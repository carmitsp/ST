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EF3" w:themeColor="background2"/>
  <w:body>
    <w:p w14:paraId="4371450C" w14:textId="77777777" w:rsidR="00E56F86" w:rsidRDefault="00E56F86" w:rsidP="00F41D5F">
      <w:pPr>
        <w:rPr>
          <w:rtl/>
        </w:rPr>
      </w:pPr>
    </w:p>
    <w:p w14:paraId="024BE053" w14:textId="77777777" w:rsidR="00C27DE0" w:rsidRPr="00E32424" w:rsidRDefault="001C150B" w:rsidP="00F976F7">
      <w:pPr>
        <w:pStyle w:val="Title"/>
        <w:jc w:val="center"/>
        <w:rPr>
          <w:rStyle w:val="BookTitle"/>
          <w:rFonts w:asciiTheme="minorBidi" w:hAnsiTheme="minorBidi" w:cstheme="minorBidi"/>
          <w:b w:val="0"/>
          <w:smallCaps w:val="0"/>
          <w:color w:val="94B6D2"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2">
              <w14:alpha w14:val="26000"/>
              <w14:lumMod w14:val="5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bookmarkStart w:id="0" w:name="_Hlk28010885"/>
      <w:r w:rsidRPr="00E32424">
        <w:rPr>
          <w:rStyle w:val="BookTitle"/>
          <w:rFonts w:asciiTheme="minorBidi" w:hAnsiTheme="minorBidi" w:cstheme="minorBidi"/>
          <w:b w:val="0"/>
          <w:smallCaps w:val="0"/>
          <w:color w:val="94B6D2"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2">
              <w14:alpha w14:val="26000"/>
              <w14:lumMod w14:val="5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ספר שני</w:t>
      </w:r>
      <w:bookmarkEnd w:id="0"/>
    </w:p>
    <w:p w14:paraId="6B72AA29" w14:textId="27975484" w:rsidR="00335555" w:rsidRPr="00E32424" w:rsidRDefault="00C27DE0" w:rsidP="00F976F7">
      <w:pPr>
        <w:pStyle w:val="Title"/>
        <w:jc w:val="center"/>
        <w:rPr>
          <w:rStyle w:val="BookTitle"/>
          <w:rFonts w:asciiTheme="minorBidi" w:hAnsiTheme="minorBidi" w:cstheme="minorBidi"/>
          <w:b w:val="0"/>
          <w:smallCaps w:val="0"/>
          <w:color w:val="94B6D2"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2">
              <w14:alpha w14:val="26000"/>
              <w14:lumMod w14:val="5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pPr>
      <w:r w:rsidRPr="00E32424">
        <w:rPr>
          <w:rStyle w:val="BookTitle"/>
          <w:rFonts w:asciiTheme="minorBidi" w:hAnsiTheme="minorBidi" w:cstheme="minorBidi" w:hint="cs"/>
          <w:b w:val="0"/>
          <w:smallCaps w:val="0"/>
          <w:color w:val="94B6D2" w:themeColor="accent1"/>
          <w:spacing w:val="0"/>
          <w:sz w:val="144"/>
          <w:szCs w:val="144"/>
          <w:rtl/>
          <w14:glow w14:rad="63500">
            <w14:schemeClr w14:val="accent5">
              <w14:alpha w14:val="40000"/>
              <w14:lumMod w14:val="20000"/>
              <w14:lumOff w14:val="80000"/>
            </w14:schemeClr>
          </w14:glow>
          <w14:shadow w14:blurRad="101600" w14:dist="76200" w14:dir="5400000" w14:sx="0" w14:sy="0" w14:kx="0" w14:ky="0" w14:algn="none">
            <w14:schemeClr w14:val="accent2">
              <w14:alpha w14:val="26000"/>
              <w14:lumMod w14:val="50000"/>
            </w14:schemeClr>
          </w14:shadow>
          <w14:textOutline w14:w="444" w14:cap="flat" w14:cmpd="sng" w14:algn="ctr">
            <w14:solidFill>
              <w14:schemeClr w14:val="accent1">
                <w14:alpha w14:val="45000"/>
                <w14:satMod w14:val="190000"/>
              </w14:schemeClr>
            </w14:solidFill>
            <w14:prstDash w14:val="solid"/>
            <w14:round/>
          </w14:textOutline>
          <w14:textFill>
            <w14:solidFill>
              <w14:schemeClr w14:val="accent1">
                <w14:satMod w14:val="200000"/>
                <w14:tint w14:val="3000"/>
              </w14:schemeClr>
            </w14:solidFill>
          </w14:textFill>
        </w:rPr>
        <w:t>פאניק בייבי</w:t>
      </w:r>
    </w:p>
    <w:p w14:paraId="02768D8C" w14:textId="1920E17E" w:rsidR="00E90B98" w:rsidRDefault="00E90B98" w:rsidP="00250000">
      <w:pPr>
        <w:rPr>
          <w:rtl/>
        </w:rPr>
      </w:pPr>
    </w:p>
    <w:p w14:paraId="217EC9E0" w14:textId="066F1B20" w:rsidR="0041109C" w:rsidRDefault="0041109C" w:rsidP="0041109C">
      <w:pPr>
        <w:pStyle w:val="Heading1"/>
        <w:rPr>
          <w:rtl/>
        </w:rPr>
      </w:pPr>
      <w:r>
        <w:t>Deleted</w:t>
      </w:r>
    </w:p>
    <w:p w14:paraId="0F3F229B" w14:textId="530804D8" w:rsidR="0041109C" w:rsidRDefault="0041109C" w:rsidP="0041109C">
      <w:pPr>
        <w:rPr>
          <w:rtl/>
        </w:rPr>
      </w:pPr>
    </w:p>
    <w:p w14:paraId="75AEC75B" w14:textId="4D22D5AF" w:rsidR="00B44A21" w:rsidRDefault="00B44A21" w:rsidP="0041109C">
      <w:pPr>
        <w:rPr>
          <w:rtl/>
        </w:rPr>
      </w:pPr>
    </w:p>
    <w:p w14:paraId="30C124C4" w14:textId="77777777" w:rsidR="00B44A21" w:rsidRDefault="00B44A21" w:rsidP="00B44A21">
      <w:pPr>
        <w:rPr>
          <w:rtl/>
        </w:rPr>
      </w:pPr>
      <w:r>
        <w:rPr>
          <w:rFonts w:cs="Times New Roman"/>
          <w:rtl/>
        </w:rPr>
        <w:t>[דימה רוצה להפליל את הבן זוג ה</w:t>
      </w:r>
      <w:r>
        <w:t>abusive</w:t>
      </w:r>
      <w:r>
        <w:rPr>
          <w:rFonts w:cs="Times New Roman"/>
          <w:rtl/>
        </w:rPr>
        <w:t xml:space="preserve"> של אימו, בשביל שהמשטרה תיקח אותו ואולי האם תעזור גם תשלול ממנו את תעודת התושב והוא יסולק מהארץ. יש לו תכנית מאד מסובכת עם לשתול עליו סמים. הרפג נתפס. קוראים לו סלאבה.</w:t>
      </w:r>
    </w:p>
    <w:p w14:paraId="7CAC3D14" w14:textId="77777777" w:rsidR="00B44A21" w:rsidRDefault="00B44A21" w:rsidP="00B44A21">
      <w:pPr>
        <w:rPr>
          <w:rtl/>
        </w:rPr>
      </w:pPr>
      <w:r>
        <w:rPr>
          <w:rFonts w:cs="Times New Roman"/>
          <w:rtl/>
        </w:rPr>
        <w:t>אולי האב מתעסק עם דימה, ועכשו כשדימה בצבא הוא מתחיל להתעסק עם האח הקטן שלו. לכן דימה ברח מהצבא, הוא גר עם אחיו בבית של אלכס. לא אכפת לו ללכת לכלא, כל עוד האח יהיה מוגן. כל מה שצריך זה להפליל באופן כלשהו את האבא. אולי בדרך כלשהי לגרום לו לאבד את עבודתו? כי הוא אמר כבר כמה פעמים שאם לא ימצא עבודה הוא חוזר לרוסיה / אוקראינה. אולי הוא נהג משאית?</w:t>
      </w:r>
    </w:p>
    <w:p w14:paraId="76B02C36" w14:textId="77777777" w:rsidR="00B44A21" w:rsidRDefault="00B44A21" w:rsidP="00B44A21">
      <w:pPr>
        <w:rPr>
          <w:rtl/>
        </w:rPr>
      </w:pPr>
      <w:r>
        <w:rPr>
          <w:rFonts w:cs="Times New Roman"/>
          <w:rtl/>
        </w:rPr>
        <w:t>ואכן דימה נכלא, ובינתיים אחיו גר אצל אלכס והאמא באה כמה פעמים לדרוש שהבן יחזור / באה להתחנן שישאירו שם את האח?</w:t>
      </w:r>
    </w:p>
    <w:p w14:paraId="4C6C7C81" w14:textId="27507993" w:rsidR="00B44A21" w:rsidRDefault="00B44A21" w:rsidP="00B44A21">
      <w:pPr>
        <w:rPr>
          <w:rFonts w:cs="Times New Roman"/>
          <w:rtl/>
        </w:rPr>
      </w:pPr>
      <w:r>
        <w:rPr>
          <w:rFonts w:cs="Times New Roman"/>
          <w:rtl/>
        </w:rPr>
        <w:t>]</w:t>
      </w:r>
    </w:p>
    <w:p w14:paraId="7DB25590" w14:textId="77777777" w:rsidR="00B91485" w:rsidRDefault="00B91485" w:rsidP="00B44A21">
      <w:pPr>
        <w:rPr>
          <w:rFonts w:cs="Times New Roman"/>
          <w:rtl/>
        </w:rPr>
      </w:pPr>
    </w:p>
    <w:p w14:paraId="5E906D90" w14:textId="735A1648" w:rsidR="00B91485" w:rsidRDefault="00B91485" w:rsidP="00B91485">
      <w:pPr>
        <w:pStyle w:val="Heading2"/>
        <w:rPr>
          <w:rtl/>
        </w:rPr>
      </w:pPr>
      <w:r>
        <w:rPr>
          <w:rFonts w:hint="cs"/>
          <w:rtl/>
        </w:rPr>
        <w:t>קולר ורוד</w:t>
      </w:r>
    </w:p>
    <w:p w14:paraId="79DDEE44" w14:textId="77777777" w:rsidR="00B91485" w:rsidRDefault="00B91485" w:rsidP="00B44A21">
      <w:pPr>
        <w:rPr>
          <w:rFonts w:cs="Times New Roman"/>
          <w:rtl/>
        </w:rPr>
      </w:pPr>
    </w:p>
    <w:p w14:paraId="6DB76D25" w14:textId="77777777" w:rsidR="00B91485" w:rsidRDefault="00B91485" w:rsidP="00B91485">
      <w:pPr>
        <w:rPr>
          <w:rFonts w:cs="Times New Roman"/>
        </w:rPr>
      </w:pPr>
      <w:r w:rsidRPr="00232E80">
        <w:rPr>
          <w:rFonts w:cs="Times New Roman"/>
          <w:rtl/>
        </w:rPr>
        <w:t>[[</w:t>
      </w:r>
    </w:p>
    <w:p w14:paraId="30E31177" w14:textId="77777777" w:rsidR="00B91485" w:rsidRDefault="00B91485" w:rsidP="00B91485">
      <w:pPr>
        <w:rPr>
          <w:rFonts w:cs="Times New Roman"/>
          <w:rtl/>
        </w:rPr>
      </w:pPr>
      <w:r>
        <w:rPr>
          <w:rFonts w:hint="cs"/>
          <w:rtl/>
        </w:rPr>
        <w:t xml:space="preserve">בחופשת הקיץ בלונדון </w:t>
      </w:r>
      <w:r>
        <w:rPr>
          <w:rFonts w:cs="Times New Roman" w:hint="cs"/>
          <w:rtl/>
        </w:rPr>
        <w:t>אלכס</w:t>
      </w:r>
      <w:r>
        <w:rPr>
          <w:rFonts w:cs="Times New Roman"/>
          <w:rtl/>
        </w:rPr>
        <w:t xml:space="preserve"> </w:t>
      </w:r>
      <w:r>
        <w:rPr>
          <w:rFonts w:cs="Times New Roman" w:hint="cs"/>
          <w:rtl/>
        </w:rPr>
        <w:t>היה זה מבין חבריו ש</w:t>
      </w:r>
      <w:r>
        <w:rPr>
          <w:rFonts w:cs="Times New Roman"/>
          <w:rtl/>
        </w:rPr>
        <w:t>צחק הכי הרבה</w:t>
      </w:r>
      <w:r>
        <w:rPr>
          <w:rFonts w:cs="Times New Roman" w:hint="cs"/>
          <w:rtl/>
        </w:rPr>
        <w:t xml:space="preserve"> (כי הוא שב הביתה)</w:t>
      </w:r>
      <w:r>
        <w:rPr>
          <w:rFonts w:cs="Times New Roman"/>
          <w:rtl/>
        </w:rPr>
        <w:t xml:space="preserve">, </w:t>
      </w:r>
      <w:r>
        <w:rPr>
          <w:rFonts w:cs="Times New Roman" w:hint="cs"/>
          <w:rtl/>
        </w:rPr>
        <w:t xml:space="preserve">התלהב </w:t>
      </w:r>
      <w:r>
        <w:rPr>
          <w:rFonts w:cs="Times New Roman"/>
          <w:rtl/>
        </w:rPr>
        <w:t xml:space="preserve">בקול </w:t>
      </w:r>
      <w:r>
        <w:rPr>
          <w:rFonts w:cs="Times New Roman" w:hint="cs"/>
          <w:rtl/>
        </w:rPr>
        <w:t xml:space="preserve">הכי </w:t>
      </w:r>
      <w:r>
        <w:rPr>
          <w:rFonts w:cs="Times New Roman"/>
          <w:rtl/>
        </w:rPr>
        <w:t>חזק</w:t>
      </w:r>
      <w:r>
        <w:rPr>
          <w:rFonts w:cs="Times New Roman" w:hint="cs"/>
          <w:rtl/>
        </w:rPr>
        <w:t xml:space="preserve"> (כי הוא שוב היה שייך)</w:t>
      </w:r>
      <w:r>
        <w:rPr>
          <w:rFonts w:cs="Times New Roman"/>
          <w:rtl/>
        </w:rPr>
        <w:t xml:space="preserve">, אבל כשדיברו על </w:t>
      </w:r>
      <w:r>
        <w:rPr>
          <w:rFonts w:cs="Times New Roman" w:hint="cs"/>
          <w:rtl/>
        </w:rPr>
        <w:t>הרפורמה בבחינות הבגרות ברמה המתקדמת [</w:t>
      </w:r>
      <w:hyperlink r:id="rId8" w:history="1">
        <w:r w:rsidRPr="001F1596">
          <w:rPr>
            <w:rStyle w:val="Hyperlink"/>
            <w:rFonts w:cs="Times New Roman"/>
          </w:rPr>
          <w:t>Curriculum 2000</w:t>
        </w:r>
      </w:hyperlink>
      <w:r>
        <w:rPr>
          <w:rFonts w:cs="Times New Roman" w:hint="cs"/>
          <w:rtl/>
        </w:rPr>
        <w:t>] ועל סקנדלים</w:t>
      </w:r>
      <w:r w:rsidRPr="00551E7B">
        <w:rPr>
          <w:rFonts w:cs="Times New Roman"/>
          <w:rtl/>
        </w:rPr>
        <w:t xml:space="preserve"> </w:t>
      </w:r>
      <w:r>
        <w:rPr>
          <w:rFonts w:cs="Times New Roman" w:hint="cs"/>
          <w:rtl/>
        </w:rPr>
        <w:t xml:space="preserve">וסלבס </w:t>
      </w:r>
      <w:r>
        <w:rPr>
          <w:rFonts w:cs="Times New Roman" w:hint="cs"/>
          <w:rtl/>
        </w:rPr>
        <w:lastRenderedPageBreak/>
        <w:t xml:space="preserve">שהתפרסמו בשנה שבה הוגלה על-ידי הוריו לישראל, </w:t>
      </w:r>
      <w:r>
        <w:rPr>
          <w:rFonts w:cs="Times New Roman"/>
          <w:rtl/>
        </w:rPr>
        <w:t xml:space="preserve">היה </w:t>
      </w:r>
      <w:r>
        <w:rPr>
          <w:rFonts w:cs="Times New Roman" w:hint="cs"/>
          <w:rtl/>
        </w:rPr>
        <w:t xml:space="preserve">מתנצל </w:t>
      </w:r>
      <w:r>
        <w:rPr>
          <w:rFonts w:cs="Times New Roman"/>
          <w:rtl/>
        </w:rPr>
        <w:t xml:space="preserve">- הו, את זה לא הכרתי, את זה לא ידעתי, ומהברה להברה </w:t>
      </w:r>
      <w:r>
        <w:rPr>
          <w:rFonts w:cs="Times New Roman" w:hint="cs"/>
          <w:rtl/>
        </w:rPr>
        <w:t xml:space="preserve">היה </w:t>
      </w:r>
      <w:r>
        <w:rPr>
          <w:rFonts w:cs="Times New Roman"/>
          <w:rtl/>
        </w:rPr>
        <w:t xml:space="preserve">קולו </w:t>
      </w:r>
      <w:r>
        <w:rPr>
          <w:rFonts w:cs="Times New Roman" w:hint="cs"/>
          <w:rtl/>
        </w:rPr>
        <w:t>הולך ו</w:t>
      </w:r>
      <w:r>
        <w:rPr>
          <w:rFonts w:cs="Times New Roman"/>
          <w:rtl/>
        </w:rPr>
        <w:t>נ</w:t>
      </w:r>
      <w:r>
        <w:rPr>
          <w:rFonts w:cs="Times New Roman" w:hint="cs"/>
          <w:rtl/>
        </w:rPr>
        <w:t>ו</w:t>
      </w:r>
      <w:r>
        <w:rPr>
          <w:rFonts w:cs="Times New Roman"/>
          <w:rtl/>
        </w:rPr>
        <w:t xml:space="preserve">בל. </w:t>
      </w:r>
    </w:p>
    <w:p w14:paraId="1221C0CC" w14:textId="77777777" w:rsidR="00B91485" w:rsidRDefault="00B91485" w:rsidP="00B91485">
      <w:pPr>
        <w:rPr>
          <w:rtl/>
        </w:rPr>
      </w:pPr>
      <w:r>
        <w:rPr>
          <w:rFonts w:cs="Times New Roman"/>
          <w:rtl/>
        </w:rPr>
        <w:t xml:space="preserve">לו היתה יודעת יסמין לדבר, היתה אומרת - אולי </w:t>
      </w:r>
      <w:r>
        <w:rPr>
          <w:rFonts w:cs="Times New Roman" w:hint="cs"/>
          <w:rtl/>
        </w:rPr>
        <w:t>לזה לא התוודעת</w:t>
      </w:r>
      <w:r>
        <w:rPr>
          <w:rFonts w:cs="Times New Roman"/>
          <w:rtl/>
        </w:rPr>
        <w:t>, כי באותו זמן הכרת אותי, היו דברים טובים השנה, אל תינבול ככה! אבל היא לא ידעה לדבר, גם עם עצמה לא</w:t>
      </w:r>
      <w:r>
        <w:rPr>
          <w:rFonts w:cs="Times New Roman" w:hint="cs"/>
          <w:rtl/>
        </w:rPr>
        <w:t>.</w:t>
      </w:r>
      <w:r>
        <w:rPr>
          <w:rFonts w:cs="Times New Roman"/>
          <w:rtl/>
        </w:rPr>
        <w:t xml:space="preserve"> </w:t>
      </w:r>
    </w:p>
    <w:p w14:paraId="33EE1F49" w14:textId="77777777" w:rsidR="00B91485" w:rsidRDefault="00B91485" w:rsidP="00B91485">
      <w:pPr>
        <w:rPr>
          <w:rFonts w:cs="Times New Roman"/>
          <w:rtl/>
        </w:rPr>
      </w:pPr>
      <w:r>
        <w:rPr>
          <w:rFonts w:cs="Times New Roman" w:hint="cs"/>
          <w:rtl/>
        </w:rPr>
        <w:t>"</w:t>
      </w:r>
      <w:r>
        <w:rPr>
          <w:rFonts w:cs="Times New Roman"/>
          <w:rtl/>
        </w:rPr>
        <w:t xml:space="preserve">אולי אפשר היה – </w:t>
      </w:r>
      <w:r>
        <w:rPr>
          <w:rFonts w:cs="Times New Roman" w:hint="cs"/>
          <w:rtl/>
        </w:rPr>
        <w:t xml:space="preserve">" </w:t>
      </w:r>
      <w:r>
        <w:rPr>
          <w:rFonts w:cs="Times New Roman"/>
          <w:rtl/>
        </w:rPr>
        <w:t xml:space="preserve">היא החלה להגיד, </w:t>
      </w:r>
      <w:r>
        <w:rPr>
          <w:rFonts w:cs="Times New Roman" w:hint="cs"/>
          <w:rtl/>
        </w:rPr>
        <w:t>כי היו</w:t>
      </w:r>
      <w:r>
        <w:rPr>
          <w:rFonts w:cs="Times New Roman"/>
          <w:rtl/>
        </w:rPr>
        <w:t xml:space="preserve"> דרכים </w:t>
      </w:r>
      <w:r>
        <w:rPr>
          <w:rFonts w:cs="Times New Roman" w:hint="cs"/>
          <w:rtl/>
        </w:rPr>
        <w:t>ל</w:t>
      </w:r>
      <w:r>
        <w:rPr>
          <w:rFonts w:cs="Times New Roman"/>
          <w:rtl/>
        </w:rPr>
        <w:t>שמור על קשר עם ה</w:t>
      </w:r>
      <w:r>
        <w:rPr>
          <w:rFonts w:cs="Times New Roman" w:hint="cs"/>
          <w:rtl/>
        </w:rPr>
        <w:t>מתרחש</w:t>
      </w:r>
      <w:r>
        <w:rPr>
          <w:rFonts w:cs="Times New Roman"/>
          <w:rtl/>
        </w:rPr>
        <w:t xml:space="preserve"> באנגליה, לפחות בנושאים שעניינו אותו, </w:t>
      </w:r>
      <w:r>
        <w:rPr>
          <w:rFonts w:cs="Times New Roman" w:hint="cs"/>
          <w:rtl/>
        </w:rPr>
        <w:t>[</w:t>
      </w:r>
      <w:r>
        <w:rPr>
          <w:rFonts w:cs="Times New Roman"/>
          <w:rtl/>
        </w:rPr>
        <w:t>למצא משהו ספציפי שקרה באותה שנה באנגליה,</w:t>
      </w:r>
      <w:r>
        <w:rPr>
          <w:rFonts w:cs="Times New Roman" w:hint="cs"/>
          <w:rtl/>
        </w:rPr>
        <w:t>]</w:t>
      </w:r>
      <w:r w:rsidRPr="00AA6149">
        <w:rPr>
          <w:rFonts w:cs="Times New Roman" w:hint="cs"/>
          <w:rtl/>
        </w:rPr>
        <w:t xml:space="preserve"> </w:t>
      </w:r>
      <w:r>
        <w:rPr>
          <w:rFonts w:cs="Times New Roman" w:hint="cs"/>
          <w:rtl/>
        </w:rPr>
        <w:t xml:space="preserve">ההורים אפילו הסכימו לקנות לו טלפון נייד, [('אבל רק כשאתה ממש צריך נחמה. ולהתקשר לאנגלה רק מהקווי')] </w:t>
      </w:r>
      <w:r>
        <w:rPr>
          <w:rFonts w:cs="Times New Roman"/>
          <w:rtl/>
        </w:rPr>
        <w:t xml:space="preserve"> אבל </w:t>
      </w:r>
      <w:r>
        <w:rPr>
          <w:rFonts w:cs="Times New Roman" w:hint="cs"/>
          <w:rtl/>
        </w:rPr>
        <w:t xml:space="preserve">כשהמריאו </w:t>
      </w:r>
      <w:r>
        <w:rPr>
          <w:rFonts w:cs="Times New Roman"/>
          <w:rtl/>
        </w:rPr>
        <w:t xml:space="preserve">הוא פלט, </w:t>
      </w:r>
    </w:p>
    <w:p w14:paraId="513310CE" w14:textId="77777777" w:rsidR="00B91485" w:rsidRDefault="00B91485" w:rsidP="00B91485">
      <w:pPr>
        <w:rPr>
          <w:rFonts w:cs="Times New Roman"/>
          <w:rtl/>
        </w:rPr>
      </w:pPr>
      <w:r>
        <w:rPr>
          <w:rFonts w:cs="Times New Roman" w:hint="cs"/>
          <w:rtl/>
        </w:rPr>
        <w:t>]]</w:t>
      </w:r>
    </w:p>
    <w:p w14:paraId="19F65660" w14:textId="77777777" w:rsidR="00C4466E" w:rsidRDefault="00C4466E" w:rsidP="00B91485">
      <w:pPr>
        <w:rPr>
          <w:rFonts w:cs="Times New Roman"/>
          <w:rtl/>
        </w:rPr>
      </w:pPr>
    </w:p>
    <w:p w14:paraId="678D01AA" w14:textId="77777777" w:rsidR="00C4466E" w:rsidRDefault="00C4466E" w:rsidP="00C4466E">
      <w:pPr>
        <w:rPr>
          <w:rtl/>
        </w:rPr>
      </w:pPr>
      <w:r>
        <w:rPr>
          <w:rFonts w:cs="Times New Roman" w:hint="cs"/>
          <w:rtl/>
        </w:rPr>
        <w:t>[</w:t>
      </w:r>
      <w:r>
        <w:rPr>
          <w:rFonts w:cs="Times New Roman"/>
          <w:rtl/>
        </w:rPr>
        <w:t>במגירה בחדרו של אלכס בבית הוריו</w:t>
      </w:r>
      <w:r w:rsidRPr="008E0736">
        <w:rPr>
          <w:rFonts w:cs="Times New Roman"/>
          <w:rtl/>
        </w:rPr>
        <w:t xml:space="preserve"> </w:t>
      </w:r>
      <w:r>
        <w:rPr>
          <w:rFonts w:cs="Times New Roman"/>
          <w:rtl/>
        </w:rPr>
        <w:t xml:space="preserve">בלונדון, היכן שיסמין מצאה חיבור על אָקסל, היא מצאה גם סיכת ביטחון עצומה, מעוצבת, </w:t>
      </w:r>
      <w:r>
        <w:rPr>
          <w:rFonts w:cs="Times New Roman" w:hint="cs"/>
          <w:rtl/>
        </w:rPr>
        <w:t>שנועדה</w:t>
      </w:r>
      <w:r w:rsidRPr="008E0736">
        <w:rPr>
          <w:rFonts w:cs="Times New Roman" w:hint="cs"/>
          <w:rtl/>
        </w:rPr>
        <w:t xml:space="preserve"> </w:t>
      </w:r>
      <w:r>
        <w:rPr>
          <w:rFonts w:cs="Times New Roman" w:hint="cs"/>
          <w:rtl/>
        </w:rPr>
        <w:t>לאחוז בשולי חצאית הצמר של התלבושת האחידה של הבנות בבית ספרו באנגליה, (</w:t>
      </w:r>
      <w:r w:rsidRPr="004F5F00">
        <w:rPr>
          <w:rFonts w:cs="Times New Roman"/>
          <w:rtl/>
        </w:rPr>
        <w:t>חצאית הצמר של תלמידה אחת</w:t>
      </w:r>
      <w:r>
        <w:rPr>
          <w:rFonts w:cs="Times New Roman" w:hint="cs"/>
          <w:rtl/>
        </w:rPr>
        <w:t>)</w:t>
      </w:r>
      <w:r w:rsidRPr="004F5F00">
        <w:rPr>
          <w:rFonts w:cs="Times New Roman"/>
          <w:rtl/>
        </w:rPr>
        <w:t xml:space="preserve"> </w:t>
      </w:r>
      <w:r>
        <w:rPr>
          <w:rFonts w:cs="Times New Roman"/>
          <w:rtl/>
        </w:rPr>
        <w:t xml:space="preserve">והיא לקחה אותה איתה. וכך אחזה אותה בכף ידה כשהם התהלכו ברחבי לונדון </w:t>
      </w:r>
      <w:r>
        <w:rPr>
          <w:rFonts w:cs="Times New Roman" w:hint="cs"/>
          <w:rtl/>
        </w:rPr>
        <w:t>ו</w:t>
      </w:r>
      <w:r>
        <w:rPr>
          <w:rFonts w:hint="cs"/>
          <w:rtl/>
        </w:rPr>
        <w:t>בתורים בדרך למטוס ובמשך כל הטיסה,</w:t>
      </w:r>
      <w:r>
        <w:rPr>
          <w:rFonts w:cs="Times New Roman"/>
          <w:rtl/>
        </w:rPr>
        <w:t xml:space="preserve"> סיכה בצבע כסוף </w:t>
      </w:r>
      <w:r>
        <w:rPr>
          <w:rFonts w:cs="Times New Roman" w:hint="cs"/>
          <w:rtl/>
        </w:rPr>
        <w:t>שהתמוססה מה</w:t>
      </w:r>
      <w:r>
        <w:rPr>
          <w:rFonts w:cs="Times New Roman"/>
          <w:rtl/>
        </w:rPr>
        <w:t>זיעה שלה ו</w:t>
      </w:r>
      <w:r>
        <w:rPr>
          <w:rFonts w:cs="Times New Roman" w:hint="cs"/>
          <w:rtl/>
        </w:rPr>
        <w:t xml:space="preserve">היתה </w:t>
      </w:r>
      <w:r>
        <w:rPr>
          <w:rFonts w:cs="Times New Roman"/>
          <w:rtl/>
        </w:rPr>
        <w:t xml:space="preserve">משחררת </w:t>
      </w:r>
      <w:r>
        <w:rPr>
          <w:rFonts w:cs="Times New Roman" w:hint="cs"/>
          <w:rtl/>
        </w:rPr>
        <w:t>לכ</w:t>
      </w:r>
      <w:r>
        <w:rPr>
          <w:rFonts w:cs="Times New Roman"/>
          <w:rtl/>
        </w:rPr>
        <w:t xml:space="preserve">ף ידה ריח מתכתי חמוץ. היא לא שיקרה </w:t>
      </w:r>
      <w:r>
        <w:rPr>
          <w:rFonts w:cs="Times New Roman" w:hint="cs"/>
          <w:rtl/>
        </w:rPr>
        <w:t>ב</w:t>
      </w:r>
      <w:r>
        <w:rPr>
          <w:rFonts w:cs="Times New Roman"/>
          <w:rtl/>
        </w:rPr>
        <w:t xml:space="preserve">בדיקה הביטחונית בשדה התעופה כשאמרה שאין </w:t>
      </w:r>
      <w:r>
        <w:rPr>
          <w:rFonts w:cs="Times New Roman" w:hint="cs"/>
          <w:rtl/>
        </w:rPr>
        <w:t>ע</w:t>
      </w:r>
      <w:r>
        <w:rPr>
          <w:rFonts w:cs="Times New Roman"/>
          <w:rtl/>
        </w:rPr>
        <w:t>ל</w:t>
      </w:r>
      <w:r>
        <w:rPr>
          <w:rFonts w:cs="Times New Roman" w:hint="cs"/>
          <w:rtl/>
        </w:rPr>
        <w:t>י</w:t>
      </w:r>
      <w:r>
        <w:rPr>
          <w:rFonts w:cs="Times New Roman"/>
          <w:rtl/>
        </w:rPr>
        <w:t>ה שום כלי נשק</w:t>
      </w:r>
      <w:r>
        <w:rPr>
          <w:rFonts w:cs="Times New Roman" w:hint="cs"/>
          <w:rtl/>
        </w:rPr>
        <w:t>,</w:t>
      </w:r>
      <w:r>
        <w:rPr>
          <w:rFonts w:cs="Times New Roman"/>
          <w:rtl/>
        </w:rPr>
        <w:t xml:space="preserve"> כי עדיין לא רצתה להחליט איך תשתמש בסיכה הזאת. </w:t>
      </w:r>
    </w:p>
    <w:p w14:paraId="2785BFF5" w14:textId="77777777" w:rsidR="00C4466E" w:rsidRDefault="00C4466E" w:rsidP="00C4466E">
      <w:pPr>
        <w:rPr>
          <w:rFonts w:cs="Times New Roman"/>
          <w:rtl/>
        </w:rPr>
      </w:pPr>
      <w:r>
        <w:rPr>
          <w:rFonts w:cs="Times New Roman"/>
          <w:rtl/>
        </w:rPr>
        <w:t xml:space="preserve">בלונדון הסיכה פצעה אותה רק בנוכחותה אבל הגיע הרגע </w:t>
      </w:r>
      <w:r>
        <w:rPr>
          <w:rFonts w:cs="Times New Roman" w:hint="cs"/>
          <w:rtl/>
        </w:rPr>
        <w:t>בטיסה</w:t>
      </w:r>
      <w:r>
        <w:rPr>
          <w:rFonts w:cs="Times New Roman"/>
          <w:rtl/>
        </w:rPr>
        <w:t xml:space="preserve"> והוא הגיע מהר מאוד, שבו החוד </w:t>
      </w:r>
      <w:r>
        <w:rPr>
          <w:rFonts w:cs="Times New Roman" w:hint="cs"/>
          <w:rtl/>
        </w:rPr>
        <w:t xml:space="preserve"> / שפיץ? </w:t>
      </w:r>
      <w:r>
        <w:rPr>
          <w:rFonts w:cs="Times New Roman"/>
          <w:rtl/>
        </w:rPr>
        <w:t>החד עצמו, זה שנועד לנקב חצאיות צמר, פצע אותה במקומות נסתרים. איזה יופי היא פצעה! ובמקומות חדשים ויפים.</w:t>
      </w:r>
    </w:p>
    <w:p w14:paraId="5121F4BE" w14:textId="77777777" w:rsidR="00C4466E" w:rsidRDefault="00C4466E" w:rsidP="00C4466E">
      <w:pPr>
        <w:rPr>
          <w:rtl/>
        </w:rPr>
      </w:pPr>
      <w:r>
        <w:rPr>
          <w:rFonts w:hint="cs"/>
          <w:rtl/>
        </w:rPr>
        <w:t>]</w:t>
      </w:r>
    </w:p>
    <w:p w14:paraId="63EBC90E" w14:textId="77777777" w:rsidR="00C4466E" w:rsidRDefault="00C4466E" w:rsidP="00B91485">
      <w:pPr>
        <w:rPr>
          <w:rFonts w:cs="Times New Roman"/>
          <w:rtl/>
        </w:rPr>
      </w:pPr>
    </w:p>
    <w:p w14:paraId="7C6FF282" w14:textId="77777777" w:rsidR="00B91485" w:rsidRDefault="00B91485" w:rsidP="00B44A21">
      <w:pPr>
        <w:rPr>
          <w:rFonts w:cs="Times New Roman"/>
          <w:rtl/>
        </w:rPr>
      </w:pPr>
    </w:p>
    <w:p w14:paraId="5B70DD80" w14:textId="77777777" w:rsidR="00E62ABE" w:rsidRDefault="00E62ABE" w:rsidP="00B44A21">
      <w:pPr>
        <w:rPr>
          <w:rFonts w:cs="Times New Roman"/>
          <w:rtl/>
        </w:rPr>
      </w:pPr>
    </w:p>
    <w:p w14:paraId="3CEC17A7" w14:textId="622427E3" w:rsidR="00E62ABE" w:rsidRDefault="00E62ABE" w:rsidP="00E62ABE">
      <w:pPr>
        <w:pStyle w:val="Heading2"/>
        <w:rPr>
          <w:rtl/>
        </w:rPr>
      </w:pPr>
      <w:r>
        <w:rPr>
          <w:rFonts w:hint="cs"/>
          <w:rtl/>
        </w:rPr>
        <w:t>העברית ממשיכה להתעמר</w:t>
      </w:r>
    </w:p>
    <w:p w14:paraId="4A714DCA" w14:textId="77777777" w:rsidR="00E62ABE" w:rsidRDefault="00E62ABE" w:rsidP="00B44A21">
      <w:pPr>
        <w:rPr>
          <w:rFonts w:cs="Times New Roman"/>
          <w:rtl/>
        </w:rPr>
      </w:pPr>
    </w:p>
    <w:p w14:paraId="49F75FC1" w14:textId="77777777" w:rsidR="00E62ABE" w:rsidRDefault="00E62ABE" w:rsidP="00E62ABE">
      <w:pPr>
        <w:rPr>
          <w:rtl/>
        </w:rPr>
      </w:pPr>
    </w:p>
    <w:p w14:paraId="322150D2" w14:textId="77777777" w:rsidR="00E62ABE" w:rsidRDefault="00E62ABE" w:rsidP="00E62ABE">
      <w:pPr>
        <w:pStyle w:val="Heading3"/>
        <w:rPr>
          <w:rtl/>
        </w:rPr>
      </w:pPr>
      <w:r>
        <w:rPr>
          <w:rFonts w:hint="cs"/>
          <w:rtl/>
        </w:rPr>
        <w:t>לבטא מילים</w:t>
      </w:r>
    </w:p>
    <w:p w14:paraId="43265CBC" w14:textId="77777777" w:rsidR="00E62ABE" w:rsidRDefault="00E62ABE" w:rsidP="00E62ABE">
      <w:pPr>
        <w:rPr>
          <w:rtl/>
        </w:rPr>
      </w:pPr>
      <w:r>
        <w:rPr>
          <w:rFonts w:cs="Times New Roman" w:hint="cs"/>
          <w:rtl/>
        </w:rPr>
        <w:t>[</w:t>
      </w:r>
      <w:r>
        <w:rPr>
          <w:rFonts w:cs="Times New Roman"/>
          <w:rtl/>
        </w:rPr>
        <w:t>ככל שהיכולת של אלכס בעברית השתפרה, כך התבלטו יותר הקשיים שלו.</w:t>
      </w:r>
    </w:p>
    <w:p w14:paraId="31C066F9" w14:textId="77777777" w:rsidR="00E62ABE" w:rsidRDefault="00E62ABE" w:rsidP="00E62ABE">
      <w:pPr>
        <w:rPr>
          <w:rtl/>
        </w:rPr>
      </w:pPr>
      <w:r>
        <w:rPr>
          <w:rFonts w:cs="Times New Roman"/>
          <w:rtl/>
        </w:rPr>
        <w:t>ובעיקר - מילים עם יותר מדי שווא מוטמן במקומות אסטרטגיים.</w:t>
      </w:r>
    </w:p>
    <w:p w14:paraId="3D3B2DA8" w14:textId="77777777" w:rsidR="00E62ABE" w:rsidRDefault="00E62ABE" w:rsidP="00E62ABE">
      <w:pPr>
        <w:rPr>
          <w:rtl/>
        </w:rPr>
      </w:pPr>
      <w:r>
        <w:rPr>
          <w:rFonts w:cs="Times New Roman"/>
          <w:rtl/>
        </w:rPr>
        <w:t>למשל את השם צְבִי, שהיה שם אביה של הדס, הוא לא הצליח לבטא. "צֶבִי, [משהו שאפשר להגיד לו]," הוא היה אומר. ולעיתים כשהיה מצליח לומר "צְ" היה מתפעם מעצמו עד כדי כך שאת שאר השם שכח לגמרי, וה-צְ היה תלוי כך באויר עד קץ הימים.</w:t>
      </w:r>
    </w:p>
    <w:p w14:paraId="22535FA6" w14:textId="77777777" w:rsidR="00E62ABE" w:rsidRDefault="00E62ABE" w:rsidP="00E62ABE">
      <w:pPr>
        <w:rPr>
          <w:rtl/>
        </w:rPr>
      </w:pPr>
      <w:r>
        <w:rPr>
          <w:rFonts w:cs="Times New Roman"/>
          <w:rtl/>
        </w:rPr>
        <w:t>או המילה "הקדשה", והמילה "הדגשה" שהיו מתערבבות בהברותיהן ובינן לבין עצמן באופנים שהלשון העברית לא חוותה מעודה.</w:t>
      </w:r>
    </w:p>
    <w:p w14:paraId="73892012" w14:textId="77777777" w:rsidR="00E62ABE" w:rsidRDefault="00E62ABE" w:rsidP="00E62ABE">
      <w:pPr>
        <w:rPr>
          <w:rtl/>
        </w:rPr>
      </w:pPr>
      <w:r>
        <w:rPr>
          <w:rFonts w:cs="Times New Roman"/>
          <w:rtl/>
        </w:rPr>
        <w:lastRenderedPageBreak/>
        <w:t>גם משפטי-תנאי התערבבו אצלו עם משפטי-עבר ועתיד וכל סוג זמן שייתכן כי היה קיים או שיכול היה להתקיים או שלוּ רק היה מקבל את ההזדמנות הנכונה מבעלי השררה הפריבילגים אין ספק כי היה מתפרץ במלוא עוזו כמו פרח טפילי על עץ מזדקן.</w:t>
      </w:r>
    </w:p>
    <w:p w14:paraId="6EA0384A" w14:textId="77777777" w:rsidR="00E62ABE" w:rsidRDefault="00E62ABE" w:rsidP="00E62ABE">
      <w:pPr>
        <w:rPr>
          <w:rtl/>
        </w:rPr>
      </w:pPr>
      <w:r>
        <w:rPr>
          <w:rFonts w:hint="cs"/>
          <w:rtl/>
        </w:rPr>
        <w:t>]</w:t>
      </w:r>
    </w:p>
    <w:p w14:paraId="139C6280" w14:textId="77777777" w:rsidR="00E62ABE" w:rsidRDefault="00E62ABE" w:rsidP="00E62ABE">
      <w:pPr>
        <w:pStyle w:val="Heading3"/>
        <w:rPr>
          <w:rtl/>
        </w:rPr>
      </w:pPr>
      <w:r>
        <w:rPr>
          <w:rFonts w:hint="cs"/>
          <w:rtl/>
        </w:rPr>
        <w:t>מתרגם ישירות מאנגלית</w:t>
      </w:r>
    </w:p>
    <w:p w14:paraId="717B8677" w14:textId="77777777" w:rsidR="00E62ABE" w:rsidRDefault="00E62ABE" w:rsidP="00E62ABE">
      <w:pPr>
        <w:rPr>
          <w:rFonts w:cs="Times New Roman"/>
          <w:rtl/>
        </w:rPr>
      </w:pPr>
      <w:r>
        <w:rPr>
          <w:rFonts w:cs="Times New Roman" w:hint="cs"/>
          <w:rtl/>
        </w:rPr>
        <w:t>[</w:t>
      </w:r>
    </w:p>
    <w:p w14:paraId="2AE26563" w14:textId="77777777" w:rsidR="00E62ABE" w:rsidRDefault="00E62ABE" w:rsidP="00E62ABE">
      <w:pPr>
        <w:rPr>
          <w:rFonts w:cs="Times New Roman"/>
          <w:rtl/>
        </w:rPr>
      </w:pPr>
      <w:r w:rsidRPr="00866E98">
        <w:rPr>
          <w:rFonts w:cs="Times New Roman"/>
        </w:rPr>
        <w:t>I was in a right state</w:t>
      </w:r>
    </w:p>
    <w:p w14:paraId="4A585F01" w14:textId="77777777" w:rsidR="00E62ABE" w:rsidRPr="00866E98" w:rsidRDefault="00E62ABE" w:rsidP="00E62ABE">
      <w:pPr>
        <w:rPr>
          <w:rFonts w:cs="Times New Roman"/>
          <w:rtl/>
        </w:rPr>
      </w:pPr>
      <w:r w:rsidRPr="00866E98">
        <w:rPr>
          <w:rFonts w:cs="Times New Roman"/>
          <w:rtl/>
        </w:rPr>
        <w:t>אלכס אומר - הייתי במצב נכון</w:t>
      </w:r>
    </w:p>
    <w:p w14:paraId="3B41939D" w14:textId="77777777" w:rsidR="00E62ABE" w:rsidRPr="00866E98" w:rsidRDefault="00E62ABE" w:rsidP="00E62ABE">
      <w:pPr>
        <w:rPr>
          <w:rFonts w:cs="Times New Roman"/>
          <w:rtl/>
        </w:rPr>
      </w:pPr>
      <w:r w:rsidRPr="00866E98">
        <w:rPr>
          <w:rFonts w:cs="Times New Roman"/>
          <w:rtl/>
        </w:rPr>
        <w:t>לא מבינים</w:t>
      </w:r>
    </w:p>
    <w:p w14:paraId="5DC8B73D" w14:textId="77777777" w:rsidR="00E62ABE" w:rsidRDefault="00E62ABE" w:rsidP="00E62ABE">
      <w:pPr>
        <w:rPr>
          <w:rFonts w:cs="Times New Roman"/>
          <w:rtl/>
        </w:rPr>
      </w:pPr>
      <w:r w:rsidRPr="00866E98">
        <w:rPr>
          <w:rFonts w:cs="Times New Roman"/>
          <w:rtl/>
        </w:rPr>
        <w:t>מצב ימני?</w:t>
      </w:r>
    </w:p>
    <w:p w14:paraId="782A8AC1" w14:textId="77777777" w:rsidR="00E62ABE" w:rsidRDefault="00E62ABE" w:rsidP="00E62ABE">
      <w:pPr>
        <w:rPr>
          <w:rFonts w:cs="Times New Roman"/>
          <w:rtl/>
        </w:rPr>
      </w:pPr>
    </w:p>
    <w:p w14:paraId="131A0806" w14:textId="77777777" w:rsidR="00E62ABE" w:rsidRPr="00BC0738" w:rsidRDefault="00E62ABE" w:rsidP="00E62ABE">
      <w:pPr>
        <w:rPr>
          <w:rFonts w:cs="Times New Roman"/>
        </w:rPr>
      </w:pPr>
      <w:r w:rsidRPr="00BC0738">
        <w:rPr>
          <w:rFonts w:cs="Times New Roman"/>
          <w:rtl/>
        </w:rPr>
        <w:t xml:space="preserve"> </w:t>
      </w:r>
      <w:r w:rsidRPr="00BC0738">
        <w:rPr>
          <w:rFonts w:cs="Times New Roman"/>
        </w:rPr>
        <w:t>It was touch and go whether he’d remember to brake</w:t>
      </w:r>
    </w:p>
    <w:p w14:paraId="68B29609" w14:textId="77777777" w:rsidR="00E62ABE" w:rsidRDefault="00E62ABE" w:rsidP="00E62ABE">
      <w:pPr>
        <w:rPr>
          <w:rFonts w:cs="Times New Roman"/>
          <w:rtl/>
        </w:rPr>
      </w:pPr>
      <w:r w:rsidRPr="00BC0738">
        <w:rPr>
          <w:rFonts w:cs="Times New Roman"/>
          <w:rtl/>
        </w:rPr>
        <w:t>זה היה תיגע ותלך... בעצם כזה מין... כאן אלכס נעצר כי עוד ביטוי שהיה טבוע בו הכזיב.</w:t>
      </w:r>
    </w:p>
    <w:p w14:paraId="2632B887" w14:textId="77777777" w:rsidR="00E62ABE" w:rsidRDefault="00E62ABE" w:rsidP="00E62ABE">
      <w:pPr>
        <w:rPr>
          <w:rFonts w:cs="Times New Roman"/>
          <w:rtl/>
        </w:rPr>
      </w:pPr>
      <w:r>
        <w:rPr>
          <w:rFonts w:cs="Times New Roman" w:hint="cs"/>
          <w:rtl/>
        </w:rPr>
        <w:t>]</w:t>
      </w:r>
    </w:p>
    <w:p w14:paraId="02DDE40B" w14:textId="77777777" w:rsidR="00E62ABE" w:rsidRDefault="00E62ABE" w:rsidP="00E62ABE">
      <w:pPr>
        <w:rPr>
          <w:rFonts w:cs="Times New Roman"/>
          <w:rtl/>
        </w:rPr>
      </w:pPr>
    </w:p>
    <w:p w14:paraId="15823B09" w14:textId="77777777" w:rsidR="00E62ABE" w:rsidRDefault="00E62ABE" w:rsidP="00E62ABE">
      <w:pPr>
        <w:rPr>
          <w:rFonts w:cs="Times New Roman"/>
          <w:rtl/>
        </w:rPr>
      </w:pPr>
      <w:r>
        <w:rPr>
          <w:rFonts w:cs="Times New Roman" w:hint="cs"/>
          <w:rtl/>
        </w:rPr>
        <w:t>[[</w:t>
      </w:r>
    </w:p>
    <w:p w14:paraId="401F9539" w14:textId="77777777" w:rsidR="00E62ABE" w:rsidRDefault="00E62ABE" w:rsidP="00E62ABE">
      <w:pPr>
        <w:rPr>
          <w:rtl/>
        </w:rPr>
      </w:pPr>
      <w:r>
        <w:rPr>
          <w:rFonts w:cs="Times New Roman"/>
          <w:rtl/>
        </w:rPr>
        <w:t>מכיוון שחי במעין מצב של הבנה עד כדי גבול מסויים מאד שתו</w:t>
      </w:r>
      <w:r>
        <w:rPr>
          <w:rFonts w:cs="Times New Roman" w:hint="cs"/>
          <w:rtl/>
        </w:rPr>
        <w:t>ּ</w:t>
      </w:r>
      <w:r>
        <w:rPr>
          <w:rFonts w:cs="Times New Roman"/>
          <w:rtl/>
        </w:rPr>
        <w:t xml:space="preserve">חם על-ידי העברית הבוסרית שאיתה נאבק לא אחת </w:t>
      </w:r>
      <w:r>
        <w:rPr>
          <w:rFonts w:cs="Times New Roman" w:hint="cs"/>
          <w:rtl/>
        </w:rPr>
        <w:t>[</w:t>
      </w:r>
      <w:r>
        <w:rPr>
          <w:rFonts w:cs="Times New Roman"/>
          <w:rtl/>
        </w:rPr>
        <w:t>ושצלקות המאבק וחבורותיו עדיין ניכרו בבירור על גופו בעיקר על מיצחו וסביב אזניו,</w:t>
      </w:r>
      <w:r>
        <w:rPr>
          <w:rFonts w:cs="Times New Roman" w:hint="cs"/>
          <w:rtl/>
        </w:rPr>
        <w:t>]</w:t>
      </w:r>
      <w:r>
        <w:rPr>
          <w:rFonts w:cs="Times New Roman"/>
          <w:rtl/>
        </w:rPr>
        <w:t xml:space="preserve"> הוא הניח שכל מילה שהכיר - כולם הכירו, לו רק יעברת אותה</w:t>
      </w:r>
      <w:r w:rsidRPr="00EC6718">
        <w:rPr>
          <w:rFonts w:cs="Times New Roman"/>
          <w:rtl/>
        </w:rPr>
        <w:t xml:space="preserve"> </w:t>
      </w:r>
      <w:r>
        <w:rPr>
          <w:rFonts w:cs="Times New Roman"/>
          <w:rtl/>
        </w:rPr>
        <w:t xml:space="preserve">ויבטא במבטא קשיח. </w:t>
      </w:r>
    </w:p>
    <w:p w14:paraId="16AC8B18" w14:textId="77777777" w:rsidR="00E62ABE" w:rsidRDefault="00E62ABE" w:rsidP="00E62ABE">
      <w:pPr>
        <w:rPr>
          <w:rtl/>
        </w:rPr>
      </w:pPr>
      <w:r>
        <w:rPr>
          <w:rFonts w:cs="Times New Roman"/>
          <w:rtl/>
        </w:rPr>
        <w:t>והוא עשה זאת בעיקר למילים הקשות ביותר באנגלית, כי הוא לא היה דביל, הוא ידע שלמילים הקלות ב</w:t>
      </w:r>
      <w:r>
        <w:rPr>
          <w:rFonts w:cs="Times New Roman" w:hint="cs"/>
          <w:rtl/>
        </w:rPr>
        <w:t>וודאי</w:t>
      </w:r>
      <w:r>
        <w:rPr>
          <w:rFonts w:cs="Times New Roman"/>
          <w:rtl/>
        </w:rPr>
        <w:t xml:space="preserve"> שיש גירסה עברית משלהן, רק למילים היותר </w:t>
      </w:r>
      <w:r>
        <w:rPr>
          <w:rFonts w:cs="Times New Roman" w:hint="cs"/>
          <w:rtl/>
        </w:rPr>
        <w:t>קומפלקסיות</w:t>
      </w:r>
      <w:r>
        <w:rPr>
          <w:rFonts w:cs="Times New Roman"/>
          <w:rtl/>
        </w:rPr>
        <w:t xml:space="preserve">, יותר </w:t>
      </w:r>
      <w:r>
        <w:rPr>
          <w:rFonts w:cs="Times New Roman" w:hint="cs"/>
          <w:rtl/>
        </w:rPr>
        <w:t>ספצפיות</w:t>
      </w:r>
      <w:r>
        <w:rPr>
          <w:rFonts w:cs="Times New Roman"/>
          <w:rtl/>
        </w:rPr>
        <w:t>, העברית מרשה לעצמה ל</w:t>
      </w:r>
      <w:r>
        <w:rPr>
          <w:rFonts w:cs="Times New Roman" w:hint="cs"/>
          <w:rtl/>
        </w:rPr>
        <w:t>בצע אסימילציה של</w:t>
      </w:r>
      <w:r>
        <w:rPr>
          <w:rFonts w:cs="Times New Roman"/>
          <w:rtl/>
        </w:rPr>
        <w:t xml:space="preserve"> מילה לועזית אקוויוולנטית.</w:t>
      </w:r>
    </w:p>
    <w:p w14:paraId="7460D3F5" w14:textId="77777777" w:rsidR="00E62ABE" w:rsidRDefault="00E62ABE" w:rsidP="00E62ABE">
      <w:pPr>
        <w:rPr>
          <w:rFonts w:cs="Times New Roman"/>
          <w:rtl/>
        </w:rPr>
      </w:pPr>
      <w:r>
        <w:rPr>
          <w:rFonts w:cs="Times New Roman" w:hint="cs"/>
          <w:rtl/>
        </w:rPr>
        <w:t>[</w:t>
      </w:r>
      <w:r>
        <w:rPr>
          <w:rFonts w:cs="Times New Roman"/>
          <w:rtl/>
        </w:rPr>
        <w:t>זאת פָּטֶרניצָה מ</w:t>
      </w:r>
      <w:r>
        <w:rPr>
          <w:rFonts w:cs="Times New Roman" w:hint="cs"/>
          <w:rtl/>
        </w:rPr>
        <w:t>כּ</w:t>
      </w:r>
      <w:r>
        <w:rPr>
          <w:rFonts w:cs="Times New Roman"/>
          <w:rtl/>
        </w:rPr>
        <w:t>ו</w:t>
      </w:r>
      <w:r>
        <w:rPr>
          <w:rFonts w:cs="Times New Roman" w:hint="cs"/>
          <w:rtl/>
        </w:rPr>
        <w:t>ּ</w:t>
      </w:r>
      <w:r>
        <w:rPr>
          <w:rFonts w:cs="Times New Roman"/>
          <w:rtl/>
        </w:rPr>
        <w:t xml:space="preserve">ררת, הוא </w:t>
      </w:r>
      <w:r>
        <w:rPr>
          <w:rFonts w:cs="Times New Roman" w:hint="cs"/>
          <w:rtl/>
        </w:rPr>
        <w:t>[</w:t>
      </w:r>
      <w:r>
        <w:t>remarked</w:t>
      </w:r>
      <w:r>
        <w:rPr>
          <w:rFonts w:hint="cs"/>
          <w:rtl/>
        </w:rPr>
        <w:t>] העיר</w:t>
      </w:r>
      <w:r>
        <w:rPr>
          <w:rFonts w:cs="Times New Roman"/>
          <w:rtl/>
        </w:rPr>
        <w:t xml:space="preserve"> לא פעם, כשהתכוון לומר - </w:t>
      </w:r>
      <w:r>
        <w:t>It's a recurring pattetn</w:t>
      </w:r>
      <w:r>
        <w:rPr>
          <w:rFonts w:cs="Times New Roman"/>
          <w:rtl/>
        </w:rPr>
        <w:t xml:space="preserve">. </w:t>
      </w:r>
      <w:r>
        <w:rPr>
          <w:rFonts w:cs="Times New Roman" w:hint="cs"/>
          <w:rtl/>
        </w:rPr>
        <w:t>]</w:t>
      </w:r>
    </w:p>
    <w:p w14:paraId="41B05FB4" w14:textId="77777777" w:rsidR="00E62ABE" w:rsidRDefault="00E62ABE" w:rsidP="00E62ABE">
      <w:pPr>
        <w:rPr>
          <w:rFonts w:cs="Times New Roman"/>
          <w:rtl/>
        </w:rPr>
      </w:pPr>
      <w:r>
        <w:rPr>
          <w:rFonts w:cs="Times New Roman" w:hint="cs"/>
          <w:rtl/>
        </w:rPr>
        <w:t>[</w:t>
      </w:r>
      <w:r>
        <w:rPr>
          <w:rFonts w:cs="Times New Roman"/>
          <w:rtl/>
        </w:rPr>
        <w:t xml:space="preserve">הוא החל לסגל לעצמו מנהג שהיה בטוח שזה דבר טוב אבל היה </w:t>
      </w:r>
      <w:r>
        <w:t>gravely mistaken</w:t>
      </w:r>
      <w:r>
        <w:rPr>
          <w:rFonts w:cs="Times New Roman"/>
          <w:rtl/>
        </w:rPr>
        <w:t>. הוא חשב שאם ישתמש במילים הקשות ביותר באנגלית, הוא יובן טוב יותר.</w:t>
      </w:r>
      <w:r>
        <w:rPr>
          <w:rFonts w:cs="Times New Roman" w:hint="cs"/>
          <w:rtl/>
        </w:rPr>
        <w:t>]</w:t>
      </w:r>
      <w:r>
        <w:rPr>
          <w:rFonts w:cs="Times New Roman"/>
          <w:rtl/>
        </w:rPr>
        <w:t xml:space="preserve"> </w:t>
      </w:r>
    </w:p>
    <w:p w14:paraId="2654666B" w14:textId="77777777" w:rsidR="00E62ABE" w:rsidRDefault="00E62ABE" w:rsidP="00E62ABE">
      <w:pPr>
        <w:rPr>
          <w:rFonts w:cs="Times New Roman"/>
          <w:rtl/>
        </w:rPr>
      </w:pPr>
      <w:r>
        <w:rPr>
          <w:rFonts w:cs="Times New Roman"/>
          <w:rtl/>
        </w:rPr>
        <w:t>אמנם ניתן לומר 'חרצית' למי שזוכר</w:t>
      </w:r>
      <w:r>
        <w:rPr>
          <w:rFonts w:cs="Times New Roman" w:hint="cs"/>
          <w:rtl/>
        </w:rPr>
        <w:t xml:space="preserve"> את המילה</w:t>
      </w:r>
      <w:r>
        <w:rPr>
          <w:rFonts w:cs="Times New Roman"/>
          <w:rtl/>
        </w:rPr>
        <w:t xml:space="preserve">, אבל גם 'כריזנטמה' יכולה להעביר את הסנטימנט. הוא חשב שאם יאמר </w:t>
      </w:r>
      <w:r>
        <w:rPr>
          <w:rFonts w:cs="Times New Roman" w:hint="cs"/>
          <w:rtl/>
        </w:rPr>
        <w:t xml:space="preserve">לארקדי שהיועצת ממש </w:t>
      </w:r>
      <w:r w:rsidRPr="00C01DAC">
        <w:rPr>
          <w:rFonts w:cs="Times New Roman"/>
          <w:rtl/>
        </w:rPr>
        <w:t>פוגנציוזי</w:t>
      </w:r>
      <w:r>
        <w:rPr>
          <w:rFonts w:cs="Times New Roman" w:hint="cs"/>
          <w:rtl/>
        </w:rPr>
        <w:t>ת</w:t>
      </w:r>
      <w:r w:rsidRPr="00C01DAC">
        <w:rPr>
          <w:rFonts w:cs="Times New Roman"/>
          <w:rtl/>
        </w:rPr>
        <w:t xml:space="preserve"> לאחרונה</w:t>
      </w:r>
      <w:r>
        <w:rPr>
          <w:rFonts w:cs="Times New Roman"/>
          <w:rtl/>
        </w:rPr>
        <w:t xml:space="preserve"> </w:t>
      </w:r>
      <w:r>
        <w:rPr>
          <w:rFonts w:cs="Times New Roman" w:hint="cs"/>
          <w:rtl/>
        </w:rPr>
        <w:t>ויבהיר שהוא אירסיבילית</w:t>
      </w:r>
      <w:r>
        <w:rPr>
          <w:rFonts w:cs="Times New Roman"/>
          <w:rtl/>
        </w:rPr>
        <w:t xml:space="preserve"> – הוא יובן</w:t>
      </w:r>
      <w:r>
        <w:rPr>
          <w:rFonts w:cs="Times New Roman" w:hint="cs"/>
          <w:rtl/>
        </w:rPr>
        <w:t>,</w:t>
      </w:r>
      <w:r>
        <w:rPr>
          <w:rFonts w:cs="Times New Roman"/>
          <w:rtl/>
        </w:rPr>
        <w:t xml:space="preserve"> </w:t>
      </w:r>
      <w:r>
        <w:rPr>
          <w:rFonts w:cs="Times New Roman" w:hint="cs"/>
          <w:rtl/>
        </w:rPr>
        <w:t>אבל</w:t>
      </w:r>
      <w:r>
        <w:rPr>
          <w:rFonts w:cs="Times New Roman"/>
          <w:rtl/>
        </w:rPr>
        <w:t xml:space="preserve"> אפילו מארק לא הכיר את המילים האלו באנגלית</w:t>
      </w:r>
      <w:r>
        <w:rPr>
          <w:rFonts w:cs="Times New Roman" w:hint="cs"/>
          <w:rtl/>
        </w:rPr>
        <w:t>[</w:t>
      </w:r>
      <w:r>
        <w:rPr>
          <w:rFonts w:cs="Times New Roman"/>
          <w:rtl/>
        </w:rPr>
        <w:t>, ולכן הוא נודה במקצת מהשיחות המעניינות אותו באמת – על פוליטיקה, על צדק, על גיוס</w:t>
      </w:r>
      <w:r>
        <w:rPr>
          <w:rFonts w:cs="Times New Roman" w:hint="cs"/>
          <w:rtl/>
        </w:rPr>
        <w:t>]</w:t>
      </w:r>
      <w:r>
        <w:rPr>
          <w:rFonts w:cs="Times New Roman"/>
          <w:rtl/>
        </w:rPr>
        <w:t>.</w:t>
      </w:r>
    </w:p>
    <w:p w14:paraId="0EE9CB2D" w14:textId="77777777" w:rsidR="00E62ABE" w:rsidRDefault="00E62ABE" w:rsidP="00E62ABE">
      <w:pPr>
        <w:rPr>
          <w:rFonts w:cs="Times New Roman"/>
          <w:rtl/>
        </w:rPr>
      </w:pPr>
      <w:r>
        <w:rPr>
          <w:rFonts w:cs="Times New Roman" w:hint="cs"/>
          <w:rtl/>
        </w:rPr>
        <w:t>[</w:t>
      </w:r>
      <w:r w:rsidRPr="00C01DAC">
        <w:rPr>
          <w:rFonts w:cs="Times New Roman"/>
        </w:rPr>
        <w:t>Pugnacious</w:t>
      </w:r>
      <w:r>
        <w:rPr>
          <w:rFonts w:cs="Times New Roman" w:hint="cs"/>
          <w:rtl/>
        </w:rPr>
        <w:t xml:space="preserve">, </w:t>
      </w:r>
      <w:r w:rsidRPr="00C01DAC">
        <w:rPr>
          <w:rFonts w:cs="Times New Roman"/>
        </w:rPr>
        <w:t>irascible</w:t>
      </w:r>
      <w:r>
        <w:rPr>
          <w:rFonts w:cs="Times New Roman" w:hint="cs"/>
          <w:rtl/>
        </w:rPr>
        <w:t>]</w:t>
      </w:r>
    </w:p>
    <w:p w14:paraId="3A242895" w14:textId="77777777" w:rsidR="00E62ABE" w:rsidRPr="00285E6F" w:rsidRDefault="00E62ABE" w:rsidP="00E62ABE">
      <w:pPr>
        <w:rPr>
          <w:rFonts w:cs="Times New Roman"/>
          <w:rtl/>
        </w:rPr>
      </w:pPr>
      <w:r w:rsidRPr="00285E6F">
        <w:rPr>
          <w:rFonts w:cs="Times New Roman"/>
          <w:rtl/>
        </w:rPr>
        <w:t xml:space="preserve">יסמין אמרה – </w:t>
      </w:r>
      <w:r>
        <w:rPr>
          <w:rFonts w:cs="Times New Roman" w:hint="cs"/>
          <w:rtl/>
        </w:rPr>
        <w:t>"</w:t>
      </w:r>
      <w:r w:rsidRPr="00285E6F">
        <w:rPr>
          <w:rFonts w:cs="Times New Roman"/>
          <w:rtl/>
        </w:rPr>
        <w:t xml:space="preserve">גם אני מכירה מילה קשה שאני בטוחה שאתה לא מכיר: </w:t>
      </w:r>
      <w:r w:rsidRPr="00285E6F">
        <w:rPr>
          <w:rFonts w:cs="Times New Roman"/>
        </w:rPr>
        <w:t>surcease</w:t>
      </w:r>
      <w:r>
        <w:rPr>
          <w:rFonts w:cs="Times New Roman" w:hint="cs"/>
          <w:rtl/>
        </w:rPr>
        <w:t>."</w:t>
      </w:r>
    </w:p>
    <w:p w14:paraId="1835AE8E" w14:textId="77777777" w:rsidR="00E62ABE" w:rsidRPr="00285E6F" w:rsidRDefault="00E62ABE" w:rsidP="00E62ABE">
      <w:pPr>
        <w:rPr>
          <w:rFonts w:cs="Times New Roman"/>
          <w:rtl/>
        </w:rPr>
      </w:pPr>
      <w:r>
        <w:rPr>
          <w:rFonts w:cs="Times New Roman" w:hint="cs"/>
          <w:rtl/>
        </w:rPr>
        <w:t>"</w:t>
      </w:r>
      <w:r w:rsidRPr="00285E6F">
        <w:rPr>
          <w:rFonts w:cs="Times New Roman"/>
          <w:rtl/>
        </w:rPr>
        <w:t>בחרת מילה מהפואמה המוכרת ביותר בצפון אמריקה. למה נראה לך שאני לא אכיר אותה?</w:t>
      </w:r>
      <w:r>
        <w:rPr>
          <w:rFonts w:cs="Times New Roman" w:hint="cs"/>
          <w:rtl/>
        </w:rPr>
        <w:t>"</w:t>
      </w:r>
    </w:p>
    <w:p w14:paraId="5E762991" w14:textId="77777777" w:rsidR="00E62ABE" w:rsidRDefault="00E62ABE" w:rsidP="00E62ABE">
      <w:pPr>
        <w:rPr>
          <w:rFonts w:cs="Times New Roman"/>
          <w:rtl/>
        </w:rPr>
      </w:pPr>
      <w:r w:rsidRPr="00285E6F">
        <w:rPr>
          <w:rFonts w:cs="Times New Roman"/>
          <w:rtl/>
        </w:rPr>
        <w:t>[</w:t>
      </w:r>
      <w:r w:rsidRPr="00285E6F">
        <w:rPr>
          <w:rFonts w:cs="Times New Roman"/>
        </w:rPr>
        <w:t>The Raven, Edgar Allan Poe</w:t>
      </w:r>
      <w:r w:rsidRPr="00285E6F">
        <w:rPr>
          <w:rFonts w:cs="Times New Roman"/>
          <w:rtl/>
        </w:rPr>
        <w:t>]</w:t>
      </w:r>
    </w:p>
    <w:p w14:paraId="7625916A" w14:textId="77777777" w:rsidR="00E62ABE" w:rsidRDefault="00E62ABE" w:rsidP="00E62ABE">
      <w:pPr>
        <w:rPr>
          <w:rtl/>
        </w:rPr>
      </w:pPr>
      <w:r>
        <w:rPr>
          <w:rFonts w:hint="cs"/>
          <w:rtl/>
        </w:rPr>
        <w:t>]]</w:t>
      </w:r>
    </w:p>
    <w:p w14:paraId="1A48855F" w14:textId="77777777" w:rsidR="00E62ABE" w:rsidRDefault="00E62ABE" w:rsidP="00E62ABE">
      <w:pPr>
        <w:rPr>
          <w:rFonts w:cs="Times New Roman"/>
          <w:rtl/>
        </w:rPr>
      </w:pPr>
    </w:p>
    <w:p w14:paraId="2E06E192" w14:textId="77777777" w:rsidR="00E62ABE" w:rsidRDefault="00E62ABE" w:rsidP="00E62ABE">
      <w:pPr>
        <w:rPr>
          <w:rFonts w:cs="Times New Roman"/>
          <w:rtl/>
        </w:rPr>
      </w:pPr>
    </w:p>
    <w:p w14:paraId="5908709C" w14:textId="77777777" w:rsidR="00E62ABE" w:rsidRDefault="00E62ABE" w:rsidP="00E62ABE">
      <w:pPr>
        <w:pStyle w:val="Heading3"/>
        <w:rPr>
          <w:rtl/>
        </w:rPr>
      </w:pPr>
      <w:r>
        <w:rPr>
          <w:rFonts w:hint="cs"/>
          <w:rtl/>
        </w:rPr>
        <w:t>חייזר / שעועית</w:t>
      </w:r>
    </w:p>
    <w:p w14:paraId="33D4F0F5" w14:textId="77777777" w:rsidR="00E62ABE" w:rsidRDefault="00E62ABE" w:rsidP="00E62ABE">
      <w:pPr>
        <w:rPr>
          <w:rFonts w:cs="Times New Roman"/>
          <w:rtl/>
        </w:rPr>
      </w:pPr>
      <w:r>
        <w:rPr>
          <w:rFonts w:cs="Times New Roman" w:hint="cs"/>
          <w:rtl/>
        </w:rPr>
        <w:t>[[</w:t>
      </w:r>
    </w:p>
    <w:p w14:paraId="0B2CAA25" w14:textId="77777777" w:rsidR="00E62ABE" w:rsidRPr="000B692B" w:rsidRDefault="00E62ABE" w:rsidP="00E62ABE">
      <w:pPr>
        <w:rPr>
          <w:rFonts w:cs="Times New Roman"/>
          <w:rtl/>
        </w:rPr>
      </w:pPr>
      <w:r w:rsidRPr="000B692B">
        <w:rPr>
          <w:rFonts w:cs="Times New Roman"/>
          <w:rtl/>
        </w:rPr>
        <w:t xml:space="preserve">הוא ניסה לספר לאחת התלמידות בכיתה שלו, שהיתה החרוצה ביותר בשכבה, [בעלת הציונים הגבוהים ביותר בהסטוריה ובאזרחות,] על ספר שקרא (משום מה הוא חשב שגם היא קוראת הרבה ספרים, דבר שהתברר בדיעבד כשגוי. היא ביצעה את משימותיה, בהחלט, אבל מעבר לכך ביקשה מנוחה, שיעזבו אותה בשקט עם חומר שצריך להשקיע בו). הוא ניסה להסביר שהיה שם חיזר ושכח את המילה. הוא ניסה – חבר מכוכב אחר, והיא לא הבינה של מי החבר, הוא אמר </w:t>
      </w:r>
      <w:r w:rsidRPr="000B692B">
        <w:rPr>
          <w:rFonts w:cs="Times New Roman"/>
        </w:rPr>
        <w:t>alien</w:t>
      </w:r>
      <w:r w:rsidRPr="000B692B">
        <w:rPr>
          <w:rFonts w:cs="Times New Roman"/>
          <w:rtl/>
        </w:rPr>
        <w:t xml:space="preserve"> והיא לא הבינה והוא כתב אבל בכתב מחובר (הוא חשב שתלמידה מצטיינת תיעלב אם יכתוב באופן שאינו טבעי, אופן שנראה כאילו הוא מתאמץ עבורה ואינו מאמין ביכולתה) והיא קראה </w:t>
      </w:r>
      <w:r w:rsidRPr="000B692B">
        <w:rPr>
          <w:rFonts w:cs="Times New Roman"/>
        </w:rPr>
        <w:t>a lion</w:t>
      </w:r>
      <w:r w:rsidRPr="000B692B">
        <w:rPr>
          <w:rFonts w:cs="Times New Roman"/>
          <w:rtl/>
        </w:rPr>
        <w:t xml:space="preserve"> – היא כנראה חשבה שכך מאייתים 'אריה'. או אולי לא התעניינה בסיפורים על ספרים שאחרים קראו.</w:t>
      </w:r>
    </w:p>
    <w:p w14:paraId="4B87F753" w14:textId="77777777" w:rsidR="00E62ABE" w:rsidRDefault="00E62ABE" w:rsidP="00E62ABE">
      <w:pPr>
        <w:rPr>
          <w:rFonts w:cs="Times New Roman"/>
          <w:rtl/>
        </w:rPr>
      </w:pPr>
      <w:r w:rsidRPr="000B692B">
        <w:rPr>
          <w:rFonts w:cs="Times New Roman"/>
          <w:rtl/>
        </w:rPr>
        <w:t xml:space="preserve">אלכס היה יכול לפטור את כל העניין כפארסה משעשעת שניתן להמשיך את חוסר ההבנה בה עוד ועוד ולהעמיק עד שזה ממש משעשע. אבל הוא לא השתעשע אלא היה </w:t>
      </w:r>
      <w:r w:rsidRPr="000B692B">
        <w:rPr>
          <w:rFonts w:cs="Times New Roman"/>
        </w:rPr>
        <w:t>mortified</w:t>
      </w:r>
      <w:r w:rsidRPr="000B692B">
        <w:rPr>
          <w:rFonts w:cs="Times New Roman"/>
          <w:rtl/>
        </w:rPr>
        <w:t xml:space="preserve"> מעצמו. זאת היתה שנת הבגרויות. על מי הוא 'עבד'&amp;? הוא היה כל-כך רחוק ממה שהיה צריך לדעת בשביל להצליח ולקבל תעודת בגרות.</w:t>
      </w:r>
    </w:p>
    <w:p w14:paraId="3A281999" w14:textId="77777777" w:rsidR="00E62ABE" w:rsidRDefault="00E62ABE" w:rsidP="00E62ABE">
      <w:pPr>
        <w:rPr>
          <w:rFonts w:cs="Times New Roman"/>
          <w:rtl/>
        </w:rPr>
      </w:pPr>
      <w:r>
        <w:rPr>
          <w:rFonts w:cs="Times New Roman" w:hint="cs"/>
          <w:rtl/>
        </w:rPr>
        <w:t>]]</w:t>
      </w:r>
    </w:p>
    <w:p w14:paraId="6C6471A9" w14:textId="77777777" w:rsidR="00E62ABE" w:rsidRDefault="00E62ABE" w:rsidP="00B44A21">
      <w:pPr>
        <w:rPr>
          <w:rFonts w:cs="Times New Roman"/>
          <w:rtl/>
        </w:rPr>
      </w:pPr>
    </w:p>
    <w:p w14:paraId="39C6CBFB" w14:textId="77777777" w:rsidR="00E62ABE" w:rsidRDefault="00E62ABE" w:rsidP="00E62ABE">
      <w:pPr>
        <w:rPr>
          <w:rFonts w:cs="Times New Roman"/>
          <w:rtl/>
        </w:rPr>
      </w:pPr>
    </w:p>
    <w:p w14:paraId="1A8C2E88" w14:textId="77777777" w:rsidR="00E62ABE" w:rsidRDefault="00E62ABE" w:rsidP="00E62ABE">
      <w:pPr>
        <w:pStyle w:val="Heading3"/>
        <w:rPr>
          <w:rtl/>
        </w:rPr>
      </w:pPr>
      <w:r>
        <w:rPr>
          <w:rFonts w:hint="cs"/>
          <w:rtl/>
        </w:rPr>
        <w:t>גובה</w:t>
      </w:r>
    </w:p>
    <w:p w14:paraId="0EE1E2CA" w14:textId="77777777" w:rsidR="00E62ABE" w:rsidRDefault="00E62ABE" w:rsidP="00E62ABE">
      <w:pPr>
        <w:rPr>
          <w:rFonts w:cs="Times New Roman"/>
          <w:rtl/>
        </w:rPr>
      </w:pPr>
      <w:r>
        <w:rPr>
          <w:rFonts w:cs="Times New Roman" w:hint="cs"/>
          <w:rtl/>
        </w:rPr>
        <w:t>[[</w:t>
      </w:r>
      <w:r w:rsidRPr="0057128F">
        <w:rPr>
          <w:rFonts w:cs="Times New Roman"/>
          <w:rtl/>
        </w:rPr>
        <w:t xml:space="preserve">כשהם ביקרו באנגליה </w:t>
      </w:r>
      <w:r>
        <w:rPr>
          <w:rFonts w:cs="Times New Roman" w:hint="cs"/>
          <w:rtl/>
        </w:rPr>
        <w:t>בקיץ</w:t>
      </w:r>
      <w:r w:rsidRPr="0057128F">
        <w:rPr>
          <w:rFonts w:cs="Times New Roman"/>
          <w:rtl/>
        </w:rPr>
        <w:t>, כל חברי</w:t>
      </w:r>
      <w:r>
        <w:rPr>
          <w:rFonts w:cs="Times New Roman" w:hint="cs"/>
          <w:rtl/>
        </w:rPr>
        <w:t>ו</w:t>
      </w:r>
      <w:r w:rsidRPr="0057128F">
        <w:rPr>
          <w:rFonts w:cs="Times New Roman"/>
          <w:rtl/>
        </w:rPr>
        <w:t xml:space="preserve"> היו כבר גבוהים ממנו מאוד, ובלתי מורגלים בגובהם. לעיתים רכנו במעין חצי כיפוף כאילו להציץ </w:t>
      </w:r>
      <w:r>
        <w:rPr>
          <w:rFonts w:cs="Times New Roman" w:hint="cs"/>
          <w:rtl/>
        </w:rPr>
        <w:t>על העולם מ</w:t>
      </w:r>
      <w:r w:rsidRPr="0057128F">
        <w:rPr>
          <w:rFonts w:cs="Times New Roman"/>
          <w:rtl/>
        </w:rPr>
        <w:t>גובהם הקודם, המורגל, ואילו אלכס שלא היה מוותר ולו על סנטימטר אחד מגובהו הצנוע חשש שמא הוא הופך למעין פוץ אדיוט ומיוזע כשהוא מסתובב בגו מתוח. הוא השתדל לעמוד זקוף אבל לא מתוח. קומתו הנמוכה היתה בלתי ניתנת להסתרה / הסוואה, עוד סנטימטר לפה או לשם לא שינה דבר</w:t>
      </w:r>
      <w:r>
        <w:rPr>
          <w:rFonts w:cs="Times New Roman" w:hint="cs"/>
          <w:rtl/>
        </w:rPr>
        <w:t>.</w:t>
      </w:r>
      <w:r w:rsidRPr="0057128F">
        <w:rPr>
          <w:rFonts w:cs="Times New Roman"/>
          <w:rtl/>
        </w:rPr>
        <w:t xml:space="preserve"> </w:t>
      </w:r>
      <w:r>
        <w:rPr>
          <w:rFonts w:cs="Times New Roman" w:hint="cs"/>
          <w:rtl/>
        </w:rPr>
        <w:t>[</w:t>
      </w:r>
      <w:r w:rsidRPr="0057128F">
        <w:rPr>
          <w:rFonts w:cs="Times New Roman"/>
          <w:rtl/>
        </w:rPr>
        <w:t>והוא ייחל או השתדל / קיווה לא לשכוח להמשיך במאמץ לקבל את עצמו ולהשלים עם גובהו.</w:t>
      </w:r>
      <w:r>
        <w:rPr>
          <w:rFonts w:cs="Times New Roman" w:hint="cs"/>
          <w:rtl/>
        </w:rPr>
        <w:t>]</w:t>
      </w:r>
    </w:p>
    <w:p w14:paraId="0AC60886" w14:textId="77777777" w:rsidR="00E62ABE" w:rsidRDefault="00E62ABE" w:rsidP="00E62ABE">
      <w:pPr>
        <w:rPr>
          <w:rFonts w:cs="Times New Roman"/>
          <w:rtl/>
        </w:rPr>
      </w:pPr>
      <w:r>
        <w:rPr>
          <w:rFonts w:cs="Times New Roman" w:hint="cs"/>
          <w:rtl/>
        </w:rPr>
        <w:t>]]</w:t>
      </w:r>
    </w:p>
    <w:p w14:paraId="281B48DB" w14:textId="77777777" w:rsidR="00E62ABE" w:rsidRDefault="00E62ABE" w:rsidP="00B44A21">
      <w:pPr>
        <w:rPr>
          <w:rFonts w:cs="Times New Roman"/>
          <w:rtl/>
        </w:rPr>
      </w:pPr>
    </w:p>
    <w:p w14:paraId="5554B9D8" w14:textId="2E6A6B36" w:rsidR="00B44A21" w:rsidRDefault="00B44A21" w:rsidP="00B44A21">
      <w:pPr>
        <w:rPr>
          <w:rtl/>
        </w:rPr>
      </w:pPr>
    </w:p>
    <w:p w14:paraId="439FC4FE" w14:textId="77777777" w:rsidR="00B44A21" w:rsidRDefault="00B44A21" w:rsidP="00B44A21">
      <w:pPr>
        <w:rPr>
          <w:rtl/>
        </w:rPr>
      </w:pPr>
    </w:p>
    <w:p w14:paraId="041F3DAC" w14:textId="77777777" w:rsidR="0041109C" w:rsidRDefault="0041109C" w:rsidP="0041109C">
      <w:pPr>
        <w:pStyle w:val="Heading2"/>
        <w:rPr>
          <w:rtl/>
        </w:rPr>
      </w:pPr>
      <w:r>
        <w:rPr>
          <w:rtl/>
        </w:rPr>
        <w:t>חלום חוזר של אלכס:</w:t>
      </w:r>
    </w:p>
    <w:p w14:paraId="3D8DAD27" w14:textId="77777777" w:rsidR="0041109C" w:rsidRDefault="0041109C" w:rsidP="0041109C">
      <w:pPr>
        <w:rPr>
          <w:rtl/>
        </w:rPr>
      </w:pPr>
      <w:r>
        <w:rPr>
          <w:rFonts w:cs="Times New Roman" w:hint="cs"/>
          <w:rtl/>
        </w:rPr>
        <w:t>[</w:t>
      </w:r>
      <w:r>
        <w:rPr>
          <w:rFonts w:cs="Times New Roman"/>
          <w:rtl/>
        </w:rPr>
        <w:t>הוא משתכן במלון כמו אלו שהיה משתכן בהם עם משפחתו, דהיינו - מלון או פנסיון נוח, נקי, משובח. הסדינים ללא רבב, ארוחת הבוקר מוגשת בכלי נירוסטה נוצצים, השירותים בוהקים מלובן.</w:t>
      </w:r>
    </w:p>
    <w:p w14:paraId="7F387772" w14:textId="77777777" w:rsidR="0041109C" w:rsidRDefault="0041109C" w:rsidP="0041109C">
      <w:pPr>
        <w:rPr>
          <w:rtl/>
        </w:rPr>
      </w:pPr>
      <w:r>
        <w:rPr>
          <w:rFonts w:cs="Times New Roman"/>
          <w:rtl/>
        </w:rPr>
        <w:lastRenderedPageBreak/>
        <w:t xml:space="preserve">אבל כמה דקות לאחר שהתרווח בחדרו מתברר שמתחת למעטפת - הכל מתפורר. הביוב דולף לתוך החדר, השמיכות אכולות עש, בסדינים פשפשים, מעבר לחלון במקום הנוף שהובטח - מגרש גרוטאות. </w:t>
      </w:r>
    </w:p>
    <w:p w14:paraId="344B5F27" w14:textId="77777777" w:rsidR="0041109C" w:rsidRDefault="0041109C" w:rsidP="0041109C">
      <w:pPr>
        <w:rPr>
          <w:rtl/>
        </w:rPr>
      </w:pPr>
      <w:r>
        <w:rPr>
          <w:rFonts w:cs="Times New Roman"/>
          <w:rtl/>
        </w:rPr>
        <w:t>זה היה החלום. והוא מנסה להתלונן להנהלה אבל אין למי. כך נמשך החלום. וכך הוא חזר, לא כל יום, גם לא כל שבוע, אותו חלום. לא תמיד אותו מלון, לא תמיד אותן תקלות ואותו ביוב לפעמים ארוחת בוקר קרה ועבשה, מישהו אחר חטף את הכעך האחרון, אבל תמיד זה היה מלון שהוא ניסה לשכנע את עצמו שזה אכן כפי שהובטח, מלון מפואר ומהודר אף על פי שמכל פינה זה זעק והיה ברור - הכל מתפורר, רקוב, מתמוטט.</w:t>
      </w:r>
    </w:p>
    <w:p w14:paraId="4A8E360E" w14:textId="77777777" w:rsidR="0041109C" w:rsidRDefault="0041109C" w:rsidP="0041109C">
      <w:pPr>
        <w:rPr>
          <w:rtl/>
        </w:rPr>
      </w:pPr>
      <w:r>
        <w:rPr>
          <w:rFonts w:hint="cs"/>
          <w:rtl/>
        </w:rPr>
        <w:t>]</w:t>
      </w:r>
    </w:p>
    <w:p w14:paraId="3710815A" w14:textId="77777777" w:rsidR="0041109C" w:rsidRDefault="0041109C" w:rsidP="00DE5B96">
      <w:pPr>
        <w:rPr>
          <w:rFonts w:cs="Times New Roman"/>
          <w:rtl/>
        </w:rPr>
      </w:pPr>
    </w:p>
    <w:p w14:paraId="66150275" w14:textId="5A8FC992" w:rsidR="00E96DAB" w:rsidRDefault="00905681" w:rsidP="00905681">
      <w:pPr>
        <w:pStyle w:val="Heading2"/>
        <w:rPr>
          <w:rtl/>
        </w:rPr>
      </w:pPr>
      <w:r>
        <w:rPr>
          <w:rFonts w:hint="cs"/>
          <w:rtl/>
        </w:rPr>
        <w:t>קטקה או קטייה?</w:t>
      </w:r>
    </w:p>
    <w:p w14:paraId="0AC9981B" w14:textId="77777777" w:rsidR="00905681" w:rsidRPr="00905681" w:rsidRDefault="00905681" w:rsidP="00905681">
      <w:pPr>
        <w:rPr>
          <w:rFonts w:cs="Times New Roman"/>
          <w:rtl/>
        </w:rPr>
      </w:pPr>
      <w:r w:rsidRPr="00905681">
        <w:rPr>
          <w:rFonts w:cs="Times New Roman"/>
          <w:rtl/>
        </w:rPr>
        <w:t>[[</w:t>
      </w:r>
    </w:p>
    <w:p w14:paraId="72DD0AD6" w14:textId="77777777" w:rsidR="00905681" w:rsidRPr="00905681" w:rsidRDefault="00905681" w:rsidP="00905681">
      <w:pPr>
        <w:rPr>
          <w:rFonts w:cs="Times New Roman"/>
          <w:rtl/>
        </w:rPr>
      </w:pPr>
      <w:r w:rsidRPr="00905681">
        <w:rPr>
          <w:rFonts w:cs="Times New Roman"/>
          <w:rtl/>
        </w:rPr>
        <w:t>[זה לא כ"כ מוליך לשום מקום וגם נראה לי שציינתי את זה בספר הקודם]</w:t>
      </w:r>
    </w:p>
    <w:p w14:paraId="24F5BB70" w14:textId="77777777" w:rsidR="00905681" w:rsidRPr="00905681" w:rsidRDefault="00905681" w:rsidP="00905681">
      <w:pPr>
        <w:rPr>
          <w:rFonts w:cs="Times New Roman"/>
          <w:rtl/>
        </w:rPr>
      </w:pPr>
      <w:r w:rsidRPr="00905681">
        <w:rPr>
          <w:rFonts w:cs="Times New Roman"/>
          <w:rtl/>
        </w:rPr>
        <w:t>"למה קטקה שלך נראית כל הזמן מרוגזת עלי?" אלכס שאל, ויסמין נדרכה, מכינה את עצמה להתקף הכאב הבא.</w:t>
      </w:r>
    </w:p>
    <w:p w14:paraId="02248FBB" w14:textId="77777777" w:rsidR="00905681" w:rsidRPr="00905681" w:rsidRDefault="00905681" w:rsidP="00905681">
      <w:pPr>
        <w:rPr>
          <w:rFonts w:cs="Times New Roman"/>
          <w:rtl/>
        </w:rPr>
      </w:pPr>
      <w:r w:rsidRPr="00905681">
        <w:rPr>
          <w:rFonts w:cs="Times New Roman"/>
          <w:rtl/>
        </w:rPr>
        <w:t>"היא לא קטקה שלי," ארקדי "התקומם" כמתבקש, "ומה אכפת לך ממנה?"</w:t>
      </w:r>
    </w:p>
    <w:p w14:paraId="4FAABCD1" w14:textId="77777777" w:rsidR="00905681" w:rsidRPr="00905681" w:rsidRDefault="00905681" w:rsidP="00905681">
      <w:pPr>
        <w:rPr>
          <w:rFonts w:cs="Times New Roman"/>
          <w:rtl/>
        </w:rPr>
      </w:pPr>
      <w:r w:rsidRPr="00905681">
        <w:rPr>
          <w:rFonts w:cs="Times New Roman"/>
          <w:rtl/>
        </w:rPr>
        <w:t>"כי היא שלך, היא אחותך."</w:t>
      </w:r>
    </w:p>
    <w:p w14:paraId="641A8D7F" w14:textId="77777777" w:rsidR="00905681" w:rsidRPr="00905681" w:rsidRDefault="00905681" w:rsidP="00905681">
      <w:pPr>
        <w:rPr>
          <w:rFonts w:cs="Times New Roman"/>
          <w:rtl/>
        </w:rPr>
      </w:pPr>
      <w:r w:rsidRPr="00905681">
        <w:rPr>
          <w:rFonts w:cs="Times New Roman"/>
          <w:rtl/>
        </w:rPr>
        <w:t xml:space="preserve">נכון, היא אחותו, ולכן הוא הוסיף </w:t>
      </w:r>
      <w:r w:rsidRPr="00905681">
        <w:rPr>
          <w:rFonts w:cs="Times New Roman"/>
        </w:rPr>
        <w:t>impart</w:t>
      </w:r>
      <w:r w:rsidRPr="00905681">
        <w:rPr>
          <w:rFonts w:cs="Times New Roman"/>
          <w:rtl/>
        </w:rPr>
        <w:t xml:space="preserve"> בנדיבות את פיסת האנפורמציה שאלכס לא השכיל להבין בעצמו, "השם שלה לא קטקה. קטקה זה כינוי כשכועסים עליה, במין חיבה... זה קשה להסביר," בעליונות של אדם שנחת לקרקע הקשה מתרבות גבוהה ורבודה מדי, "זה כשכועסים בגלל הקירבה, כשרוצים לגעור בה במליון צורות שונות והכול מסתכם למילה אחת, לסירוס של השם שלה."</w:t>
      </w:r>
    </w:p>
    <w:p w14:paraId="69B31D5F" w14:textId="77777777" w:rsidR="00905681" w:rsidRPr="00905681" w:rsidRDefault="00905681" w:rsidP="00905681">
      <w:pPr>
        <w:rPr>
          <w:rFonts w:cs="Times New Roman"/>
          <w:rtl/>
        </w:rPr>
      </w:pPr>
      <w:r w:rsidRPr="00905681">
        <w:rPr>
          <w:rFonts w:cs="Times New Roman"/>
          <w:rtl/>
        </w:rPr>
        <w:t>אלכס תמיד נבהל כשפגע באנשים שלא מדעת, והרגע הזה שבו יסמין בבירור לא הייתה בראש מעייניו, נספג בתוכה עם כל הכאב הנלווה לכך.</w:t>
      </w:r>
    </w:p>
    <w:p w14:paraId="177AB65B" w14:textId="77777777" w:rsidR="00905681" w:rsidRPr="00905681" w:rsidRDefault="00905681" w:rsidP="00905681">
      <w:pPr>
        <w:rPr>
          <w:rFonts w:cs="Times New Roman"/>
          <w:rtl/>
        </w:rPr>
      </w:pPr>
      <w:r w:rsidRPr="00905681">
        <w:rPr>
          <w:rFonts w:cs="Times New Roman"/>
          <w:rtl/>
        </w:rPr>
        <w:t>"אז איך לקרא לה?" אלכס שאל, "שם שיהיה מקובל עליה."</w:t>
      </w:r>
    </w:p>
    <w:p w14:paraId="59B289AA" w14:textId="77777777" w:rsidR="00905681" w:rsidRPr="00905681" w:rsidRDefault="00905681" w:rsidP="00905681">
      <w:pPr>
        <w:rPr>
          <w:rFonts w:cs="Times New Roman"/>
          <w:rtl/>
        </w:rPr>
      </w:pPr>
      <w:r w:rsidRPr="00905681">
        <w:rPr>
          <w:rFonts w:cs="Times New Roman"/>
          <w:rtl/>
        </w:rPr>
        <w:t>["אתה יכול לקרא לה קטיה. כולם קוראים לה כך."]</w:t>
      </w:r>
    </w:p>
    <w:p w14:paraId="315818F9" w14:textId="77777777" w:rsidR="00905681" w:rsidRPr="00905681" w:rsidRDefault="00905681" w:rsidP="00905681">
      <w:pPr>
        <w:rPr>
          <w:rFonts w:cs="Times New Roman"/>
          <w:rtl/>
        </w:rPr>
      </w:pPr>
      <w:r w:rsidRPr="00905681">
        <w:rPr>
          <w:rFonts w:cs="Times New Roman"/>
          <w:rtl/>
        </w:rPr>
        <w:t>"תמשיך לקרא לה קטקה," יסמין אמרה.</w:t>
      </w:r>
    </w:p>
    <w:p w14:paraId="6704C13E" w14:textId="2CB32ED5" w:rsidR="00905681" w:rsidRDefault="00905681" w:rsidP="00905681">
      <w:pPr>
        <w:rPr>
          <w:rFonts w:cs="Times New Roman"/>
          <w:rtl/>
        </w:rPr>
      </w:pPr>
      <w:r w:rsidRPr="00905681">
        <w:rPr>
          <w:rFonts w:cs="Times New Roman"/>
          <w:rtl/>
        </w:rPr>
        <w:t>]]</w:t>
      </w:r>
    </w:p>
    <w:p w14:paraId="71186569" w14:textId="4FF76AA6" w:rsidR="00A44920" w:rsidRDefault="00A44920" w:rsidP="00905681">
      <w:pPr>
        <w:rPr>
          <w:rFonts w:cs="Times New Roman"/>
          <w:rtl/>
        </w:rPr>
      </w:pPr>
    </w:p>
    <w:p w14:paraId="61C345BC" w14:textId="1B571890" w:rsidR="00A44920" w:rsidRDefault="00A44920" w:rsidP="00905681">
      <w:pPr>
        <w:rPr>
          <w:rFonts w:cs="Times New Roman"/>
          <w:rtl/>
        </w:rPr>
      </w:pPr>
    </w:p>
    <w:p w14:paraId="775608ED" w14:textId="3AA16A47" w:rsidR="00A44920" w:rsidRDefault="00A44920" w:rsidP="00905681">
      <w:pPr>
        <w:rPr>
          <w:rFonts w:cs="Times New Roman"/>
          <w:rtl/>
        </w:rPr>
      </w:pPr>
    </w:p>
    <w:p w14:paraId="388D4349" w14:textId="77777777" w:rsidR="00A44920" w:rsidRDefault="00A44920" w:rsidP="00A44920">
      <w:pPr>
        <w:rPr>
          <w:rtl/>
        </w:rPr>
      </w:pPr>
    </w:p>
    <w:p w14:paraId="5EC8272B" w14:textId="77777777" w:rsidR="00E75B3D" w:rsidRDefault="00E75B3D" w:rsidP="00E75B3D">
      <w:pPr>
        <w:pStyle w:val="Heading2"/>
        <w:rPr>
          <w:rtl/>
        </w:rPr>
      </w:pPr>
      <w:r>
        <w:rPr>
          <w:rFonts w:hint="cs"/>
          <w:rtl/>
        </w:rPr>
        <w:t>אלכס ילדותי</w:t>
      </w:r>
    </w:p>
    <w:p w14:paraId="3F9395DB" w14:textId="77777777" w:rsidR="00E75B3D" w:rsidRDefault="00E75B3D" w:rsidP="00E75B3D">
      <w:pPr>
        <w:rPr>
          <w:rtl/>
        </w:rPr>
      </w:pPr>
      <w:r>
        <w:rPr>
          <w:rFonts w:cs="Times New Roman" w:hint="cs"/>
          <w:rtl/>
        </w:rPr>
        <w:t>[</w:t>
      </w:r>
      <w:r>
        <w:rPr>
          <w:rFonts w:cs="Times New Roman"/>
          <w:rtl/>
        </w:rPr>
        <w:t>עוד דבר שהוא נורא רצה היה לגלות איך אדם יכול ללקק את המרפק של עצמו.</w:t>
      </w:r>
    </w:p>
    <w:p w14:paraId="1BE8C85B" w14:textId="77777777" w:rsidR="00E75B3D" w:rsidRDefault="00E75B3D" w:rsidP="00E75B3D">
      <w:pPr>
        <w:rPr>
          <w:rtl/>
        </w:rPr>
      </w:pPr>
      <w:r>
        <w:rPr>
          <w:rFonts w:cs="Times New Roman"/>
          <w:rtl/>
        </w:rPr>
        <w:t>איזה קיפול, מעל הסנטר, מתחת לסנטר. הוא אמר שעם כל מה שהיה ידוע על יוגה בטח כבר גילו את כל ה</w:t>
      </w:r>
      <w:r>
        <w:t>contortions</w:t>
      </w:r>
      <w:r>
        <w:rPr>
          <w:rFonts w:cs="Times New Roman"/>
          <w:rtl/>
        </w:rPr>
        <w:t xml:space="preserve"> שאדם יכול לעשות עם גופו.</w:t>
      </w:r>
    </w:p>
    <w:p w14:paraId="4C5AFDB6" w14:textId="77777777" w:rsidR="00E75B3D" w:rsidRDefault="00E75B3D" w:rsidP="00E75B3D">
      <w:pPr>
        <w:rPr>
          <w:rFonts w:cs="Times New Roman"/>
          <w:rtl/>
        </w:rPr>
      </w:pPr>
      <w:r>
        <w:rPr>
          <w:rFonts w:cs="Times New Roman"/>
          <w:rtl/>
        </w:rPr>
        <w:lastRenderedPageBreak/>
        <w:t>ובכל זאת יש סיכוי שבכל זאת יש איזה קיפול שאף אחד עד היום לא חשב עליו.</w:t>
      </w:r>
    </w:p>
    <w:p w14:paraId="59C400DD" w14:textId="77777777" w:rsidR="00E75B3D" w:rsidRDefault="00E75B3D" w:rsidP="00E75B3D">
      <w:pPr>
        <w:rPr>
          <w:rtl/>
        </w:rPr>
      </w:pPr>
      <w:r>
        <w:rPr>
          <w:rFonts w:hint="cs"/>
          <w:rtl/>
        </w:rPr>
        <w:t>]</w:t>
      </w:r>
    </w:p>
    <w:p w14:paraId="4F61FEA4" w14:textId="77777777" w:rsidR="00E75B3D" w:rsidRDefault="00E75B3D" w:rsidP="00E75B3D">
      <w:pPr>
        <w:rPr>
          <w:rtl/>
        </w:rPr>
      </w:pPr>
    </w:p>
    <w:p w14:paraId="7D72CA0B" w14:textId="77777777" w:rsidR="00E75B3D" w:rsidRDefault="00E75B3D" w:rsidP="00E75B3D">
      <w:pPr>
        <w:rPr>
          <w:rtl/>
        </w:rPr>
      </w:pPr>
      <w:r w:rsidRPr="00C50C2D">
        <w:rPr>
          <w:rFonts w:cs="Times New Roman"/>
          <w:rtl/>
        </w:rPr>
        <w:t xml:space="preserve">מארק או תיאו לא יודעים איך אומרים באנגלית אקדח מים כי הם עזבו את אנגליה לפני שלמדו את המילה או שכחו אותה וכו' ואז הם אומרים – נשאל את אלכס (כי רק אלכס יודע) ואז הוא אומר – </w:t>
      </w:r>
      <w:r w:rsidRPr="00C50C2D">
        <w:t>squirt gun</w:t>
      </w:r>
      <w:r w:rsidRPr="00C50C2D">
        <w:rPr>
          <w:rFonts w:cs="Times New Roman"/>
          <w:rtl/>
        </w:rPr>
        <w:t xml:space="preserve"> (מראה כמה הוא ילדותי).</w:t>
      </w:r>
    </w:p>
    <w:p w14:paraId="37BDFA7D" w14:textId="77777777" w:rsidR="00E75B3D" w:rsidRDefault="00E75B3D" w:rsidP="00E75B3D">
      <w:pPr>
        <w:rPr>
          <w:rtl/>
        </w:rPr>
      </w:pPr>
    </w:p>
    <w:p w14:paraId="0E3F55DF" w14:textId="77777777" w:rsidR="00E75B3D" w:rsidRDefault="00E75B3D" w:rsidP="00E75B3D">
      <w:pPr>
        <w:rPr>
          <w:rtl/>
        </w:rPr>
      </w:pPr>
    </w:p>
    <w:p w14:paraId="6AB308DD" w14:textId="77777777" w:rsidR="002062C1" w:rsidRDefault="002062C1" w:rsidP="002062C1">
      <w:pPr>
        <w:pStyle w:val="Heading3"/>
        <w:rPr>
          <w:rtl/>
        </w:rPr>
      </w:pPr>
      <w:r>
        <w:rPr>
          <w:rFonts w:hint="cs"/>
          <w:rtl/>
        </w:rPr>
        <w:t>אלכס נחנק</w:t>
      </w:r>
    </w:p>
    <w:p w14:paraId="716805BC" w14:textId="77777777" w:rsidR="002062C1" w:rsidRDefault="002062C1" w:rsidP="002062C1">
      <w:pPr>
        <w:rPr>
          <w:rtl/>
        </w:rPr>
      </w:pPr>
      <w:r>
        <w:rPr>
          <w:rFonts w:hint="cs"/>
          <w:rtl/>
        </w:rPr>
        <w:t>[[</w:t>
      </w:r>
    </w:p>
    <w:p w14:paraId="3EB0FC60" w14:textId="77777777" w:rsidR="002062C1" w:rsidRPr="00634566" w:rsidRDefault="002062C1" w:rsidP="002062C1">
      <w:pPr>
        <w:rPr>
          <w:rtl/>
        </w:rPr>
      </w:pPr>
      <w:r w:rsidRPr="00634566">
        <w:rPr>
          <w:rtl/>
        </w:rPr>
        <w:t>במבט בלתי בוחן נראה כאילו יסמין היא זאת בעלת הצרכים האינסופיים ואלכס נטול כל צרכים הוא, ולא זאת. אלכס מלא צרכים, הוא מלא רצונות [למצא לזה מילים נרדפות], למשל – הוא מסרב (בשום פנים ואופן איננו מסכים) להיחנק.</w:t>
      </w:r>
    </w:p>
    <w:p w14:paraId="26CECB1D" w14:textId="77777777" w:rsidR="002062C1" w:rsidRPr="00634566" w:rsidRDefault="002062C1" w:rsidP="002062C1">
      <w:pPr>
        <w:rPr>
          <w:rtl/>
        </w:rPr>
      </w:pPr>
      <w:r w:rsidRPr="00634566">
        <w:rPr>
          <w:rtl/>
        </w:rPr>
        <w:t xml:space="preserve">לכאורה – צורך לגיטימי ביותר לכל יצור חי באשר הוא, </w:t>
      </w:r>
      <w:r>
        <w:rPr>
          <w:rFonts w:hint="cs"/>
          <w:rtl/>
        </w:rPr>
        <w:t>(</w:t>
      </w:r>
      <w:r w:rsidRPr="00634566">
        <w:rPr>
          <w:rtl/>
        </w:rPr>
        <w:t>חוץ מ</w:t>
      </w:r>
      <w:r>
        <w:rPr>
          <w:rFonts w:hint="cs"/>
          <w:rtl/>
        </w:rPr>
        <w:t>מיקרובים המצויים במעמקי האוקיינוס אולי)</w:t>
      </w:r>
      <w:r w:rsidRPr="00634566">
        <w:rPr>
          <w:rtl/>
        </w:rPr>
        <w:t xml:space="preserve"> </w:t>
      </w:r>
      <w:r>
        <w:rPr>
          <w:rFonts w:hint="cs"/>
          <w:rtl/>
        </w:rPr>
        <w:t>[</w:t>
      </w:r>
      <w:r w:rsidRPr="00634566">
        <w:rPr>
          <w:rtl/>
        </w:rPr>
        <w:t>אוכלות-החנקן המצויות בלועיהם של הרי געש,</w:t>
      </w:r>
      <w:r>
        <w:rPr>
          <w:rFonts w:hint="cs"/>
          <w:rtl/>
        </w:rPr>
        <w:t>)</w:t>
      </w:r>
      <w:r w:rsidRPr="00634566">
        <w:rPr>
          <w:rtl/>
        </w:rPr>
        <w:t xml:space="preserve"> לבדוק] אבל איך השתרבבו למחשבותיה </w:t>
      </w:r>
      <w:r>
        <w:rPr>
          <w:rFonts w:hint="cs"/>
          <w:rtl/>
        </w:rPr>
        <w:t>מעמקיהם של אוקיינוסים</w:t>
      </w:r>
      <w:r w:rsidRPr="00634566">
        <w:rPr>
          <w:rtl/>
        </w:rPr>
        <w:t>, והרי ידוע לכל כי אלכס יצור צורך-חמצן הינו. ועם זאת – מה</w:t>
      </w:r>
      <w:r>
        <w:rPr>
          <w:rFonts w:hint="cs"/>
          <w:rtl/>
        </w:rPr>
        <w:t>י</w:t>
      </w:r>
      <w:r w:rsidRPr="00634566">
        <w:rPr>
          <w:rtl/>
        </w:rPr>
        <w:t xml:space="preserve"> בדיוק הדרישה לא להיחנק?</w:t>
      </w:r>
    </w:p>
    <w:p w14:paraId="6652E203" w14:textId="77777777" w:rsidR="002062C1" w:rsidRPr="00634566" w:rsidRDefault="002062C1" w:rsidP="002062C1">
      <w:pPr>
        <w:rPr>
          <w:rtl/>
        </w:rPr>
      </w:pPr>
      <w:r w:rsidRPr="00634566">
        <w:rPr>
          <w:rtl/>
        </w:rPr>
        <w:t xml:space="preserve">ובכן, למשל – אלכס אוהב לישון בחלון פתוח, גם בחורף כשקר, </w:t>
      </w:r>
      <w:r w:rsidRPr="003359FB">
        <w:rPr>
          <w:rFonts w:cs="Times New Roman"/>
          <w:rtl/>
        </w:rPr>
        <w:t>גם ברוח, גם בגשם,</w:t>
      </w:r>
      <w:r w:rsidRPr="00634566">
        <w:rPr>
          <w:rtl/>
        </w:rPr>
        <w:t>אבל ליסמין לא קר כי היא נצמדת אליו וחם איתו.</w:t>
      </w:r>
    </w:p>
    <w:p w14:paraId="14B57C10" w14:textId="77777777" w:rsidR="002062C1" w:rsidRDefault="002062C1" w:rsidP="002062C1">
      <w:pPr>
        <w:rPr>
          <w:rtl/>
        </w:rPr>
      </w:pPr>
      <w:r w:rsidRPr="003359FB">
        <w:rPr>
          <w:rFonts w:cs="Times New Roman"/>
          <w:rtl/>
        </w:rPr>
        <w:t xml:space="preserve">תמיד חדר אור </w:t>
      </w:r>
      <w:r>
        <w:rPr>
          <w:rFonts w:cs="Times New Roman" w:hint="cs"/>
          <w:rtl/>
        </w:rPr>
        <w:t>לחדרם</w:t>
      </w:r>
      <w:r w:rsidRPr="003359FB">
        <w:rPr>
          <w:rFonts w:cs="Times New Roman"/>
          <w:rtl/>
        </w:rPr>
        <w:t xml:space="preserve"> – מהחלון של הקומה מעליהם, מפנס הרחוב, מפנסי מכוניות. אור הירח הכסוף ואור הזריחה, כל זה הפריע לשנתה אבל הוא הסביר – האורות המשתנים הם כמו לגור לצידה של חיית יער עצומה.</w:t>
      </w:r>
      <w:r>
        <w:rPr>
          <w:rFonts w:cs="Times New Roman" w:hint="cs"/>
          <w:rtl/>
        </w:rPr>
        <w:t xml:space="preserve"> [לא ברור]</w:t>
      </w:r>
      <w:r w:rsidRPr="003359FB">
        <w:rPr>
          <w:rFonts w:cs="Times New Roman"/>
          <w:rtl/>
        </w:rPr>
        <w:t xml:space="preserve"> לעיתים היא מפנה אליך אל עיניה המנצנצות, לעיתים היא מנפנפת בזנבה. הנה היא חופרת בכפותיה האחוריות ורגבים מתעופפים עליך, היא מתחככת בגזעו של עץ ופיסות פרווה ישנה נושרות ונישאות ברוח-פתאם. לא בחדר חשוך וממוזג אלכס חפץ ללון, לא בחדר חשוך איתה [עם יסמין].</w:t>
      </w:r>
    </w:p>
    <w:p w14:paraId="116525AB" w14:textId="77777777" w:rsidR="002062C1" w:rsidRDefault="002062C1" w:rsidP="002062C1">
      <w:pPr>
        <w:rPr>
          <w:rtl/>
        </w:rPr>
      </w:pPr>
      <w:r>
        <w:rPr>
          <w:rFonts w:hint="cs"/>
          <w:rtl/>
        </w:rPr>
        <w:t>]]</w:t>
      </w:r>
    </w:p>
    <w:p w14:paraId="2ECDF1ED" w14:textId="77777777" w:rsidR="00E75B3D" w:rsidRDefault="00E75B3D" w:rsidP="00E75B3D">
      <w:pPr>
        <w:rPr>
          <w:rtl/>
        </w:rPr>
      </w:pPr>
    </w:p>
    <w:p w14:paraId="2DC6E77E" w14:textId="77777777" w:rsidR="00E75B3D" w:rsidRDefault="00E75B3D" w:rsidP="00E75B3D">
      <w:pPr>
        <w:rPr>
          <w:rtl/>
        </w:rPr>
      </w:pPr>
    </w:p>
    <w:p w14:paraId="566D0BA9" w14:textId="77777777" w:rsidR="000A31EC" w:rsidRDefault="000A31EC" w:rsidP="000A31EC">
      <w:pPr>
        <w:pStyle w:val="Heading2"/>
        <w:rPr>
          <w:rtl/>
        </w:rPr>
      </w:pPr>
      <w:r>
        <w:rPr>
          <w:rFonts w:hint="cs"/>
          <w:rtl/>
        </w:rPr>
        <w:t>יש דרך לגרש את דימה?? להעביר למקום יותר מתאים:</w:t>
      </w:r>
    </w:p>
    <w:p w14:paraId="30652DE2" w14:textId="77777777" w:rsidR="000A31EC" w:rsidRDefault="000A31EC" w:rsidP="000A31EC">
      <w:pPr>
        <w:rPr>
          <w:rtl/>
        </w:rPr>
      </w:pPr>
      <w:r>
        <w:rPr>
          <w:rFonts w:cs="Times New Roman"/>
          <w:rtl/>
        </w:rPr>
        <w:t>"מה אפשר לעשות? אם הוא לא יחיה כאן, גם אחיו יצטרך לעזוב..."</w:t>
      </w:r>
    </w:p>
    <w:p w14:paraId="349E08A0" w14:textId="77777777" w:rsidR="000A31EC" w:rsidRDefault="000A31EC" w:rsidP="000A31EC">
      <w:pPr>
        <w:rPr>
          <w:rtl/>
        </w:rPr>
      </w:pPr>
      <w:r>
        <w:rPr>
          <w:rFonts w:cs="Times New Roman"/>
          <w:rtl/>
        </w:rPr>
        <w:t>יש דרך להרחיק אותו מהבית?</w:t>
      </w:r>
    </w:p>
    <w:p w14:paraId="2DBDAD94" w14:textId="77777777" w:rsidR="000A31EC" w:rsidRDefault="000A31EC" w:rsidP="000A31EC">
      <w:pPr>
        <w:rPr>
          <w:rtl/>
        </w:rPr>
      </w:pPr>
      <w:r>
        <w:rPr>
          <w:rFonts w:cs="Times New Roman"/>
          <w:rtl/>
        </w:rPr>
        <w:t>כן, יש דרך. האב היה באובססיה מטורפת לנקום במישהו. אותו אדם היה חבר קרוב שלו, החבר הכי קרוב בתקופת איטליה, כי ...</w:t>
      </w:r>
    </w:p>
    <w:p w14:paraId="60B8DD3B" w14:textId="77777777" w:rsidR="000A31EC" w:rsidRDefault="000A31EC" w:rsidP="000A31EC">
      <w:pPr>
        <w:rPr>
          <w:rtl/>
        </w:rPr>
      </w:pPr>
      <w:r>
        <w:rPr>
          <w:rFonts w:cs="Times New Roman"/>
          <w:rtl/>
        </w:rPr>
        <w:t>האבא יכול להישאר בארץ רק בזכות הבנים שלו, כי הוא לא יהודי, ואם הוא כבר לא יצטרך להשאר בארץ כי לא תהיה לו בעיית הנקמה או סידור החשבונות שלו, הוא יוכל לעזוב ולוותר עליהם, להמשיך את מעשיו הבלתי חוקיים באירופה בלי הילדים שלו.</w:t>
      </w:r>
    </w:p>
    <w:p w14:paraId="2F0C11CD" w14:textId="77777777" w:rsidR="000A31EC" w:rsidRDefault="000A31EC" w:rsidP="000A31EC">
      <w:pPr>
        <w:rPr>
          <w:rtl/>
        </w:rPr>
      </w:pPr>
      <w:r>
        <w:rPr>
          <w:rFonts w:cs="Times New Roman"/>
          <w:rtl/>
        </w:rPr>
        <w:lastRenderedPageBreak/>
        <w:t>אלכס לא יודע כלום על אבות ולמה הם מסוגלים או לא מסוגלים, אבל הוא כן יודע משהו על אדם עם אובססיה.</w:t>
      </w:r>
    </w:p>
    <w:p w14:paraId="7D13B87D" w14:textId="77777777" w:rsidR="000A31EC" w:rsidRDefault="000A31EC" w:rsidP="000A31EC">
      <w:pPr>
        <w:rPr>
          <w:rtl/>
        </w:rPr>
      </w:pPr>
    </w:p>
    <w:p w14:paraId="78999D80" w14:textId="77777777" w:rsidR="000A31EC" w:rsidRDefault="000A31EC" w:rsidP="000A31EC">
      <w:pPr>
        <w:rPr>
          <w:rtl/>
        </w:rPr>
      </w:pPr>
    </w:p>
    <w:p w14:paraId="0F7F0C08" w14:textId="77777777" w:rsidR="004F7C79" w:rsidRDefault="004F7C79" w:rsidP="004F7C79">
      <w:pPr>
        <w:pStyle w:val="Heading2"/>
        <w:rPr>
          <w:rtl/>
        </w:rPr>
      </w:pPr>
      <w:r>
        <w:rPr>
          <w:rFonts w:hint="cs"/>
          <w:rtl/>
        </w:rPr>
        <w:t>מארק מגלה ליסמין על חברות קודמות של אלכס</w:t>
      </w:r>
    </w:p>
    <w:p w14:paraId="17FD4216" w14:textId="77777777" w:rsidR="004F7C79" w:rsidRDefault="004F7C79" w:rsidP="004F7C79">
      <w:pPr>
        <w:rPr>
          <w:rFonts w:cs="Times New Roman"/>
          <w:rtl/>
        </w:rPr>
      </w:pPr>
      <w:r>
        <w:rPr>
          <w:rFonts w:cs="Times New Roman" w:hint="cs"/>
          <w:rtl/>
        </w:rPr>
        <w:t>[[</w:t>
      </w:r>
    </w:p>
    <w:p w14:paraId="69DCFBCA" w14:textId="77777777" w:rsidR="004F7C79" w:rsidRPr="00E7065B" w:rsidRDefault="004F7C79" w:rsidP="004F7C79">
      <w:pPr>
        <w:rPr>
          <w:rFonts w:cs="Times New Roman"/>
          <w:rtl/>
        </w:rPr>
      </w:pPr>
      <w:r w:rsidRPr="00E7065B">
        <w:rPr>
          <w:rFonts w:cs="Times New Roman"/>
          <w:rtl/>
        </w:rPr>
        <w:t>כש</w:t>
      </w:r>
      <w:r>
        <w:rPr>
          <w:rFonts w:hint="cs"/>
          <w:rtl/>
        </w:rPr>
        <w:t xml:space="preserve">החליטה שעדיף לדעת על פני להמשיך לסבול, </w:t>
      </w:r>
      <w:r>
        <w:rPr>
          <w:rFonts w:cs="Times New Roman" w:hint="cs"/>
          <w:rtl/>
        </w:rPr>
        <w:t xml:space="preserve">הצליחה להתגבר [על כל מני </w:t>
      </w:r>
      <w:r>
        <w:rPr>
          <w:rFonts w:cs="Times New Roman"/>
        </w:rPr>
        <w:t>hangups</w:t>
      </w:r>
      <w:r>
        <w:rPr>
          <w:rFonts w:cs="Times New Roman" w:hint="cs"/>
          <w:rtl/>
        </w:rPr>
        <w:t xml:space="preserve"> שהיו לה בנוגע לשאלה] והתעניינה אצל</w:t>
      </w:r>
      <w:r w:rsidRPr="00E7065B">
        <w:rPr>
          <w:rFonts w:cs="Times New Roman"/>
          <w:rtl/>
        </w:rPr>
        <w:t xml:space="preserve"> מארק על </w:t>
      </w:r>
      <w:r>
        <w:rPr>
          <w:rFonts w:cs="Times New Roman"/>
          <w:rtl/>
        </w:rPr>
        <w:t>מעלליו של אלכס</w:t>
      </w:r>
      <w:r>
        <w:rPr>
          <w:rFonts w:cs="Times New Roman" w:hint="cs"/>
          <w:rtl/>
        </w:rPr>
        <w:t xml:space="preserve"> לפני שהכירה אותו</w:t>
      </w:r>
      <w:r>
        <w:rPr>
          <w:rFonts w:cs="Times New Roman"/>
          <w:rtl/>
        </w:rPr>
        <w:t xml:space="preserve">, כבר </w:t>
      </w:r>
      <w:r>
        <w:rPr>
          <w:rFonts w:cs="Times New Roman" w:hint="cs"/>
          <w:rtl/>
        </w:rPr>
        <w:t>היה</w:t>
      </w:r>
      <w:r>
        <w:rPr>
          <w:rFonts w:cs="Times New Roman"/>
          <w:rtl/>
        </w:rPr>
        <w:t xml:space="preserve"> </w:t>
      </w:r>
      <w:r>
        <w:rPr>
          <w:rFonts w:cs="Times New Roman" w:hint="cs"/>
          <w:rtl/>
        </w:rPr>
        <w:t>ל</w:t>
      </w:r>
      <w:r w:rsidRPr="00E7065B">
        <w:rPr>
          <w:rFonts w:cs="Times New Roman"/>
          <w:rtl/>
        </w:rPr>
        <w:t>ה מושג, הוא לא ח</w:t>
      </w:r>
      <w:r>
        <w:rPr>
          <w:rFonts w:cs="Times New Roman" w:hint="cs"/>
          <w:rtl/>
        </w:rPr>
        <w:t>י</w:t>
      </w:r>
      <w:r w:rsidRPr="00E7065B">
        <w:rPr>
          <w:rFonts w:cs="Times New Roman"/>
          <w:rtl/>
        </w:rPr>
        <w:t xml:space="preserve">דש לה יותר מדי: </w:t>
      </w:r>
      <w:r>
        <w:rPr>
          <w:rFonts w:hint="cs"/>
          <w:rtl/>
        </w:rPr>
        <w:t>היו לה חשדות, היא ידעה על סאקורה.</w:t>
      </w:r>
      <w:r w:rsidRPr="00E7065B">
        <w:rPr>
          <w:rFonts w:cs="Times New Roman"/>
          <w:rtl/>
        </w:rPr>
        <w:t xml:space="preserve"> בפעם הראשונה שלהם, היא שמה לב לזה, קופסת הקונדומים שנשל</w:t>
      </w:r>
      <w:r>
        <w:rPr>
          <w:rFonts w:cs="Times New Roman" w:hint="cs"/>
          <w:rtl/>
        </w:rPr>
        <w:t>פ</w:t>
      </w:r>
      <w:r w:rsidRPr="00E7065B">
        <w:rPr>
          <w:rFonts w:cs="Times New Roman"/>
          <w:rtl/>
        </w:rPr>
        <w:t xml:space="preserve">ה כ''כ בזמינות גבוהה </w:t>
      </w:r>
      <w:r>
        <w:rPr>
          <w:rFonts w:cs="Times New Roman"/>
          <w:rtl/>
        </w:rPr>
        <w:t>הייתה</w:t>
      </w:r>
      <w:r w:rsidRPr="00E7065B">
        <w:rPr>
          <w:rFonts w:cs="Times New Roman"/>
          <w:rtl/>
        </w:rPr>
        <w:t xml:space="preserve"> </w:t>
      </w:r>
      <w:r>
        <w:rPr>
          <w:rFonts w:cs="Times New Roman" w:hint="cs"/>
          <w:rtl/>
        </w:rPr>
        <w:t>כבר פתוחה</w:t>
      </w:r>
      <w:r w:rsidRPr="00E7065B">
        <w:rPr>
          <w:rFonts w:cs="Times New Roman"/>
          <w:rtl/>
        </w:rPr>
        <w:t>.</w:t>
      </w:r>
    </w:p>
    <w:p w14:paraId="5DB45E41" w14:textId="77777777" w:rsidR="004F7C79" w:rsidRDefault="004F7C79" w:rsidP="004F7C79">
      <w:pPr>
        <w:rPr>
          <w:rFonts w:cs="Times New Roman"/>
          <w:rtl/>
        </w:rPr>
      </w:pPr>
      <w:r>
        <w:rPr>
          <w:rFonts w:cs="Times New Roman" w:hint="cs"/>
          <w:rtl/>
        </w:rPr>
        <w:t>[</w:t>
      </w:r>
      <w:r w:rsidRPr="00E7065B">
        <w:rPr>
          <w:rFonts w:cs="Times New Roman"/>
          <w:rtl/>
        </w:rPr>
        <w:t>היא ניסתה להאמין שאולי זה בגלל שהוא התאמן בלהלביש קונדום, אבל היה גם העניין שמאז שהם היו ביחד, לא עבר לילה בלי זה ולא עבר בוקר בלי זה. אז איך היה קודם? כלום לא???? היא לא יכלה להאמין לזה.</w:t>
      </w:r>
      <w:r>
        <w:rPr>
          <w:rFonts w:cs="Times New Roman" w:hint="cs"/>
          <w:rtl/>
        </w:rPr>
        <w:t>]</w:t>
      </w:r>
    </w:p>
    <w:p w14:paraId="6B90D6B3" w14:textId="77777777" w:rsidR="004F7C79" w:rsidRDefault="004F7C79" w:rsidP="004F7C79">
      <w:pPr>
        <w:rPr>
          <w:rtl/>
        </w:rPr>
      </w:pPr>
      <w:r>
        <w:rPr>
          <w:rFonts w:hint="cs"/>
          <w:rtl/>
        </w:rPr>
        <w:t xml:space="preserve">מארק לא ידע הרבה כי לא גילה עניין בנושא / מטעמי&amp; חוסר עניין, אבל מה שסיפר לה הספיק. רוב זמנו הוא היה שקוע בלימוד והבנת העולם </w:t>
      </w:r>
      <w:r>
        <w:rPr>
          <w:rtl/>
        </w:rPr>
        <w:t>–</w:t>
      </w:r>
      <w:r>
        <w:rPr>
          <w:rFonts w:hint="cs"/>
          <w:rtl/>
        </w:rPr>
        <w:t xml:space="preserve"> </w:t>
      </w:r>
      <w:r>
        <w:t>praiseworthy pastime</w:t>
      </w:r>
      <w:r>
        <w:rPr>
          <w:rFonts w:hint="cs"/>
          <w:rtl/>
        </w:rPr>
        <w:t xml:space="preserve"> ללא ספק. ולו הקדיש מחשבה מדי פעם לאחרים, בוודאי האמין כי הם מנסים להבין את העולם, כמותו, בדרכם הם. אולי לא בהכרח דרך [אופרטורים&amp; לגרנג'יאנים משוואות וגו'], אבל גם לכך יגיעו לאחר שיתאמצו מספיק. לא הכול ניתן להסתיר מפניו, ואלכס מעולם גם לא ניסה</w:t>
      </w:r>
      <w:r w:rsidRPr="005E39D1">
        <w:rPr>
          <w:rFonts w:hint="cs"/>
          <w:rtl/>
        </w:rPr>
        <w:t xml:space="preserve"> </w:t>
      </w:r>
      <w:r>
        <w:rPr>
          <w:rFonts w:hint="cs"/>
          <w:rtl/>
        </w:rPr>
        <w:t xml:space="preserve">ולא ביקש ממנו לשמור על משהו בסוד. לזכותו של מארק יש לאמר שלא חש שבגד באחיו, ובאמת ובתמים השתומם על כי יסמין לא ידעה את כל זה. איך ניתן לעשות בחירה רציונלית אם לא יודעים הכל? הוא תמיד דגל בלדעת הכל, בלי סודות, הכול פתוח. אחרת </w:t>
      </w:r>
      <w:r>
        <w:rPr>
          <w:rtl/>
        </w:rPr>
        <w:t>–</w:t>
      </w:r>
      <w:r>
        <w:rPr>
          <w:rFonts w:hint="cs"/>
          <w:rtl/>
        </w:rPr>
        <w:t xml:space="preserve"> איך אפשר להבין משהו? [אם ניתן להגיד היכן אלכס היה באותו זמן] </w:t>
      </w:r>
    </w:p>
    <w:p w14:paraId="2E89913B" w14:textId="77777777" w:rsidR="004F7C79" w:rsidRDefault="004F7C79" w:rsidP="004F7C79">
      <w:pPr>
        <w:rPr>
          <w:rtl/>
        </w:rPr>
      </w:pPr>
      <w:r>
        <w:rPr>
          <w:rFonts w:hint="cs"/>
          <w:rtl/>
        </w:rPr>
        <w:t xml:space="preserve">ומארק סיפר את כל מה שידע, הוא לא ידע הכול אבל מה שאמר היה מספיק, המציאות כפי שמארק הכיר אותה וסיפר בחדווה ליסמין הייתה מעל ומעבר לכל מה שהייתה מסוגלת לדמיין. </w:t>
      </w:r>
    </w:p>
    <w:p w14:paraId="6E95562E" w14:textId="77777777" w:rsidR="004F7C79" w:rsidRDefault="004F7C79" w:rsidP="004F7C79">
      <w:pPr>
        <w:rPr>
          <w:rtl/>
        </w:rPr>
      </w:pPr>
      <w:r>
        <w:rPr>
          <w:rFonts w:hint="cs"/>
          <w:rtl/>
        </w:rPr>
        <w:t>זהו האח שאלכס התברך בו.</w:t>
      </w:r>
    </w:p>
    <w:p w14:paraId="72180311" w14:textId="77777777" w:rsidR="004F7C79" w:rsidRDefault="004F7C79" w:rsidP="004F7C79">
      <w:pPr>
        <w:rPr>
          <w:rtl/>
        </w:rPr>
      </w:pPr>
      <w:r>
        <w:rPr>
          <w:rFonts w:hint="cs"/>
          <w:rtl/>
        </w:rPr>
        <w:t>]]</w:t>
      </w:r>
    </w:p>
    <w:p w14:paraId="1E3A93CC" w14:textId="77777777" w:rsidR="004F7C79" w:rsidRDefault="004F7C79" w:rsidP="004F7C79">
      <w:pPr>
        <w:rPr>
          <w:rtl/>
        </w:rPr>
      </w:pPr>
    </w:p>
    <w:p w14:paraId="4844ACE2" w14:textId="77777777" w:rsidR="004F7C79" w:rsidRDefault="004F7C79" w:rsidP="004F7C79">
      <w:pPr>
        <w:rPr>
          <w:rtl/>
        </w:rPr>
      </w:pPr>
      <w:r>
        <w:rPr>
          <w:rFonts w:hint="cs"/>
          <w:rtl/>
        </w:rPr>
        <w:t>[[</w:t>
      </w:r>
    </w:p>
    <w:p w14:paraId="0DA947A6" w14:textId="77777777" w:rsidR="004F7C79" w:rsidRDefault="004F7C79" w:rsidP="004F7C79">
      <w:pPr>
        <w:rPr>
          <w:rtl/>
        </w:rPr>
      </w:pPr>
      <w:r>
        <w:rPr>
          <w:rFonts w:cs="Times New Roman"/>
          <w:rtl/>
        </w:rPr>
        <w:t xml:space="preserve">יסמין התייחסה אליו כאל מקור הרשע, והוא לא היה יכול להתמם יותר, הוא ידע למה היא מתכוונת. כי לא כל דבר שהוא רצה גם היא רצתה. היא מן הסתם היתה מסתפקת בחיבוק. חודשים של חיבוק ואז אולי נישוק. חודשים של נישוק ואז אולי ליקוק? וגם לאחר שעשתה איתו הכל, דבר שלקח ימים ספורים שבהם היתה שבויה שלו בביתו ולא יצאה משם (אז מה אם שבויה רק </w:t>
      </w:r>
      <w:r>
        <w:rPr>
          <w:rFonts w:cs="Times New Roman" w:hint="cs"/>
          <w:rtl/>
        </w:rPr>
        <w:t>ב</w:t>
      </w:r>
      <w:r>
        <w:rPr>
          <w:rFonts w:cs="Times New Roman"/>
          <w:rtl/>
        </w:rPr>
        <w:t>קסם האישי שלו שהיה לו כה קל</w:t>
      </w:r>
      <w:r>
        <w:rPr>
          <w:rFonts w:cs="Times New Roman" w:hint="cs"/>
          <w:rtl/>
        </w:rPr>
        <w:t xml:space="preserve"> / טיבעי אשר שפע ממנו</w:t>
      </w:r>
      <w:r>
        <w:rPr>
          <w:rFonts w:cs="Times New Roman"/>
          <w:rtl/>
        </w:rPr>
        <w:t xml:space="preserve"> וה</w:t>
      </w:r>
      <w:r>
        <w:rPr>
          <w:rFonts w:cs="Times New Roman" w:hint="cs"/>
          <w:rtl/>
        </w:rPr>
        <w:t>שפיע</w:t>
      </w:r>
      <w:r>
        <w:rPr>
          <w:rFonts w:cs="Times New Roman"/>
          <w:rtl/>
        </w:rPr>
        <w:t xml:space="preserve"> בכ''כ טבעיות</w:t>
      </w:r>
      <w:r>
        <w:rPr>
          <w:rFonts w:cs="Times New Roman" w:hint="cs"/>
          <w:rtl/>
        </w:rPr>
        <w:t xml:space="preserve">&amp; </w:t>
      </w:r>
      <w:r>
        <w:rPr>
          <w:rFonts w:cs="Times New Roman"/>
        </w:rPr>
        <w:t>completely</w:t>
      </w:r>
      <w:r>
        <w:rPr>
          <w:rFonts w:cs="Times New Roman"/>
          <w:rtl/>
        </w:rPr>
        <w:t xml:space="preserve"> עליה - במה זה שונה משלשלאות פיזיות?) גם לאחר מכן תמיד היה משהו חדש, משהו נוסף שהוא המציא, שבא לו, משהו שפתאם עלה בראשו. וכנראה היה צריך </w:t>
      </w:r>
      <w:r>
        <w:rPr>
          <w:rFonts w:cs="Times New Roman" w:hint="cs"/>
          <w:rtl/>
        </w:rPr>
        <w:t>ל</w:t>
      </w:r>
      <w:r>
        <w:rPr>
          <w:rFonts w:cs="Times New Roman"/>
          <w:rtl/>
        </w:rPr>
        <w:t>דחות את יישומו לגיל בשל ובוגר, אולי 35 - גיל של אנשים שחיו כבר כל-כך הרבה שכל שבוע שעובר אינו יותר מאשר רוטינה, שחייהם אינם תלויים על בלימה, כי זה מגיע מתישהו, שאתה נמצא עמוק בקונצנזוס באיזה מטבח נוצץ</w:t>
      </w:r>
      <w:r>
        <w:rPr>
          <w:rFonts w:cs="Times New Roman" w:hint="cs"/>
          <w:rtl/>
        </w:rPr>
        <w:t xml:space="preserve"> ומאובזר</w:t>
      </w:r>
      <w:r>
        <w:rPr>
          <w:rFonts w:cs="Times New Roman"/>
          <w:rtl/>
        </w:rPr>
        <w:t>, ולא תקוע על מדף נוכח התהום.</w:t>
      </w:r>
    </w:p>
    <w:p w14:paraId="322E7436" w14:textId="77777777" w:rsidR="004F7C79" w:rsidRDefault="004F7C79" w:rsidP="004F7C79">
      <w:pPr>
        <w:rPr>
          <w:rFonts w:cs="Times New Roman"/>
          <w:rtl/>
        </w:rPr>
      </w:pPr>
      <w:r>
        <w:rPr>
          <w:rFonts w:cs="Times New Roman"/>
          <w:rtl/>
        </w:rPr>
        <w:lastRenderedPageBreak/>
        <w:t xml:space="preserve">אבל איך אפשר לדעת אם יש טעם להגיע למטבח הזה אם לא עושים כל מה שרוצים לפני כן? אולי היה עליו להבין או להסכין עם כך שדברים לא יקרו, היא אמרה לו מדי </w:t>
      </w:r>
      <w:r>
        <w:rPr>
          <w:rFonts w:cs="Times New Roman" w:hint="cs"/>
          <w:rtl/>
        </w:rPr>
        <w:t>פ</w:t>
      </w:r>
      <w:r>
        <w:rPr>
          <w:rFonts w:cs="Times New Roman"/>
          <w:rtl/>
        </w:rPr>
        <w:t>עם כביכול בצחוק שאינה מסוגלת לעמוד בפניו.</w:t>
      </w:r>
    </w:p>
    <w:p w14:paraId="3B2D0B57" w14:textId="77777777" w:rsidR="004F7C79" w:rsidRDefault="004F7C79" w:rsidP="004F7C79">
      <w:pPr>
        <w:rPr>
          <w:rtl/>
        </w:rPr>
      </w:pPr>
    </w:p>
    <w:p w14:paraId="4A18ECA2" w14:textId="77777777" w:rsidR="004F7C79" w:rsidRDefault="004F7C79" w:rsidP="004F7C79">
      <w:pPr>
        <w:rPr>
          <w:rtl/>
        </w:rPr>
      </w:pPr>
      <w:r>
        <w:rPr>
          <w:rFonts w:hint="cs"/>
          <w:rtl/>
        </w:rPr>
        <w:t xml:space="preserve">מושג שהם לא יודעים מה המילה עבורו, נניח 'להזדיין' או משהו שזה לא מילה יפה </w:t>
      </w:r>
      <w:r>
        <w:rPr>
          <w:rtl/>
        </w:rPr>
        <w:t>–</w:t>
      </w:r>
      <w:r>
        <w:rPr>
          <w:rFonts w:hint="cs"/>
          <w:rtl/>
        </w:rPr>
        <w:t xml:space="preserve"> אלכס אומר, "בוא נקרא לזה 'יפת'."</w:t>
      </w:r>
    </w:p>
    <w:p w14:paraId="393AEF80" w14:textId="77777777" w:rsidR="004F7C79" w:rsidRDefault="004F7C79" w:rsidP="004F7C79">
      <w:pPr>
        <w:rPr>
          <w:rtl/>
        </w:rPr>
      </w:pPr>
      <w:r>
        <w:rPr>
          <w:rFonts w:hint="cs"/>
          <w:rtl/>
        </w:rPr>
        <w:t>"יפת?? מה פתאום יפת?"</w:t>
      </w:r>
    </w:p>
    <w:p w14:paraId="2502C384" w14:textId="77777777" w:rsidR="004F7C79" w:rsidRDefault="004F7C79" w:rsidP="004F7C79">
      <w:pPr>
        <w:rPr>
          <w:rtl/>
        </w:rPr>
      </w:pPr>
      <w:r>
        <w:rPr>
          <w:rFonts w:hint="cs"/>
          <w:rtl/>
        </w:rPr>
        <w:t>"לא יודע," הוא נסוג. "תמיד לא הבנתי איך זה שמתוך שלושת הבנים של נח, לשניים יש שמות שהם מילים כל-כך שגורות ורק אחד אחרון קיבל שם שהוא נידח היום, הוא לא שם שניתן והוא גם לא מילה שגורה בכלל. אז אולי נגאל אותו ממחשכי השיכחה&amp; והנידחות שלו."</w:t>
      </w:r>
    </w:p>
    <w:p w14:paraId="76135366" w14:textId="77777777" w:rsidR="004F7C79" w:rsidRDefault="004F7C79" w:rsidP="004F7C79">
      <w:pPr>
        <w:rPr>
          <w:rtl/>
        </w:rPr>
      </w:pPr>
      <w:r>
        <w:rPr>
          <w:rFonts w:hint="cs"/>
          <w:rtl/>
        </w:rPr>
        <w:t>"זה דווקא כן שם, לכל מני נוצרים אדוקים מאד, ובישראל זה שם משפחה."</w:t>
      </w:r>
    </w:p>
    <w:p w14:paraId="5E7375F3" w14:textId="77777777" w:rsidR="004F7C79" w:rsidRDefault="004F7C79" w:rsidP="004F7C79">
      <w:pPr>
        <w:rPr>
          <w:rtl/>
        </w:rPr>
      </w:pPr>
      <w:r>
        <w:rPr>
          <w:rFonts w:hint="cs"/>
          <w:rtl/>
        </w:rPr>
        <w:t>אלכס לא השתכנע.</w:t>
      </w:r>
    </w:p>
    <w:p w14:paraId="0E80DBE6" w14:textId="77777777" w:rsidR="004F7C79" w:rsidRDefault="004F7C79" w:rsidP="004F7C79">
      <w:pPr>
        <w:rPr>
          <w:rtl/>
        </w:rPr>
      </w:pPr>
      <w:r>
        <w:rPr>
          <w:rFonts w:hint="cs"/>
          <w:rtl/>
        </w:rPr>
        <w:t>"בכל זאת," יסמין עודדה אותו, "ה</w:t>
      </w:r>
      <w:r w:rsidRPr="009F39B7">
        <w:rPr>
          <w:rFonts w:cs="Times New Roman"/>
          <w:rtl/>
        </w:rPr>
        <w:t xml:space="preserve">סנטימנט יפה אבל </w:t>
      </w:r>
      <w:r>
        <w:rPr>
          <w:rFonts w:cs="Times New Roman" w:hint="cs"/>
          <w:rtl/>
        </w:rPr>
        <w:t>ה</w:t>
      </w:r>
      <w:r w:rsidRPr="009F39B7">
        <w:rPr>
          <w:rFonts w:cs="Times New Roman"/>
          <w:rtl/>
        </w:rPr>
        <w:t>ביצוע כושל</w:t>
      </w:r>
      <w:r>
        <w:rPr>
          <w:rFonts w:cs="Times New Roman" w:hint="cs"/>
          <w:rtl/>
        </w:rPr>
        <w:t>."</w:t>
      </w:r>
    </w:p>
    <w:p w14:paraId="0080BA42" w14:textId="77777777" w:rsidR="004F7C79" w:rsidRDefault="004F7C79" w:rsidP="004F7C79">
      <w:pPr>
        <w:rPr>
          <w:rtl/>
        </w:rPr>
      </w:pPr>
      <w:r>
        <w:rPr>
          <w:rFonts w:hint="cs"/>
          <w:rtl/>
        </w:rPr>
        <w:t>]]</w:t>
      </w:r>
    </w:p>
    <w:p w14:paraId="65763630" w14:textId="77777777" w:rsidR="004F7C79" w:rsidRDefault="004F7C79" w:rsidP="004F7C79">
      <w:pPr>
        <w:rPr>
          <w:rtl/>
        </w:rPr>
      </w:pPr>
    </w:p>
    <w:p w14:paraId="1E5B0BA2" w14:textId="77777777" w:rsidR="00A44920" w:rsidRDefault="00A44920" w:rsidP="00A44920">
      <w:pPr>
        <w:pStyle w:val="Heading2"/>
        <w:rPr>
          <w:rtl/>
        </w:rPr>
      </w:pPr>
      <w:r>
        <w:rPr>
          <w:rFonts w:hint="cs"/>
          <w:rtl/>
        </w:rPr>
        <w:t>שיחת טלפון עם אבא של אלכס</w:t>
      </w:r>
    </w:p>
    <w:p w14:paraId="25D9FD9A" w14:textId="77777777" w:rsidR="00A44920" w:rsidRDefault="00A44920" w:rsidP="00A44920">
      <w:pPr>
        <w:rPr>
          <w:rFonts w:cs="Times New Roman"/>
          <w:rtl/>
        </w:rPr>
      </w:pPr>
    </w:p>
    <w:p w14:paraId="36E2B5D1" w14:textId="77777777" w:rsidR="00A44920" w:rsidRDefault="00A44920" w:rsidP="00A44920">
      <w:pPr>
        <w:rPr>
          <w:rtl/>
        </w:rPr>
      </w:pPr>
      <w:r>
        <w:rPr>
          <w:rFonts w:cs="Times New Roman"/>
          <w:rtl/>
        </w:rPr>
        <w:t xml:space="preserve">תראה מה קורה איתך – פעם היית באמת אתלט. פעם היה לך עתיד היתה לך תקווה ותראה את עצמך עכשו! עפת מהנבחרת כדורגל, עפת מהנבחרת פולו-מים, לנבחרת האתלטיקה אין לך שום סיכוי להתקבל, בשום דבר אתה לא מתמיד. </w:t>
      </w:r>
    </w:p>
    <w:p w14:paraId="3265E799" w14:textId="77777777" w:rsidR="00A44920" w:rsidRDefault="00A44920" w:rsidP="00A44920">
      <w:pPr>
        <w:rPr>
          <w:rtl/>
        </w:rPr>
      </w:pPr>
      <w:r>
        <w:rPr>
          <w:rFonts w:cs="Times New Roman"/>
          <w:rtl/>
        </w:rPr>
        <w:t xml:space="preserve">נכון, אני לא מתמיד! נכון! </w:t>
      </w:r>
    </w:p>
    <w:p w14:paraId="0A7295CD" w14:textId="77777777" w:rsidR="00A44920" w:rsidRDefault="00A44920" w:rsidP="00A44920">
      <w:pPr>
        <w:rPr>
          <w:rtl/>
        </w:rPr>
      </w:pPr>
      <w:r>
        <w:rPr>
          <w:rFonts w:cs="Times New Roman"/>
          <w:rtl/>
        </w:rPr>
        <w:t>"זה מה שאני אומר – אתה פשוט אפס! מקבל הכל על מגש של כסף וזורק את זה לפח!"</w:t>
      </w:r>
    </w:p>
    <w:p w14:paraId="68E99C4E" w14:textId="77777777" w:rsidR="00A44920" w:rsidRDefault="00A44920" w:rsidP="00A44920">
      <w:pPr>
        <w:rPr>
          <w:rtl/>
        </w:rPr>
      </w:pPr>
      <w:r>
        <w:rPr>
          <w:rFonts w:cs="Times New Roman"/>
          <w:rtl/>
        </w:rPr>
        <w:t xml:space="preserve">המגש, הוא הכיר את המגש החל מגיל 8, את היציאה מהבית כל יום ב-5 לפנות בוקר, קור אימים, המדרכות חלקלקות מקרח, נסיעה לאימונים לבד, ומשם לבית-ספר. </w:t>
      </w:r>
    </w:p>
    <w:p w14:paraId="651E5D6F" w14:textId="77777777" w:rsidR="00A44920" w:rsidRDefault="00A44920" w:rsidP="00A44920">
      <w:pPr>
        <w:rPr>
          <w:rtl/>
        </w:rPr>
      </w:pPr>
      <w:r>
        <w:rPr>
          <w:rFonts w:cs="Times New Roman"/>
          <w:rtl/>
        </w:rPr>
        <w:t>"למה עזבת?"</w:t>
      </w:r>
    </w:p>
    <w:p w14:paraId="58F36A40" w14:textId="77777777" w:rsidR="00A44920" w:rsidRDefault="00A44920" w:rsidP="00A44920">
      <w:pPr>
        <w:rPr>
          <w:rtl/>
        </w:rPr>
      </w:pPr>
      <w:r>
        <w:rPr>
          <w:rFonts w:cs="Times New Roman"/>
          <w:rtl/>
        </w:rPr>
        <w:t>"ככה."</w:t>
      </w:r>
    </w:p>
    <w:p w14:paraId="0D400DEB" w14:textId="77777777" w:rsidR="00A44920" w:rsidRDefault="00A44920" w:rsidP="00A44920">
      <w:pPr>
        <w:rPr>
          <w:rtl/>
        </w:rPr>
      </w:pPr>
      <w:r>
        <w:rPr>
          <w:rFonts w:cs="Times New Roman"/>
          <w:rtl/>
        </w:rPr>
        <w:t>"לא אני לא תופס," אמר הדוד. הדודה ניסתה להסות אותו, עזוב כבר, והוא ממשיך. "אז שנים קרעת את עצמך כן? והיה לך סיכוי אמיתי. השווית את השיא הארצי ל-200 מטר מעורב [???]. השיא של בריטניה עד גיל 15, וזה היה בגיל 13. לא? ובמחנות אימונים שברת את השיא ב[---???]. איך עוזבים דבר כזה? מה, את מארק אתה רואה עוזב את כל ההישגים שלו? פתאום קם והולך?"</w:t>
      </w:r>
    </w:p>
    <w:p w14:paraId="6D629CBA" w14:textId="77777777" w:rsidR="00A44920" w:rsidRDefault="00A44920" w:rsidP="00A44920">
      <w:pPr>
        <w:rPr>
          <w:rtl/>
        </w:rPr>
      </w:pPr>
      <w:r>
        <w:rPr>
          <w:rFonts w:cs="Times New Roman"/>
          <w:rtl/>
        </w:rPr>
        <w:t>"עברתי לשחיית מים פתוחים."</w:t>
      </w:r>
    </w:p>
    <w:p w14:paraId="7B2379C9" w14:textId="77777777" w:rsidR="00A44920" w:rsidRDefault="00A44920" w:rsidP="00A44920">
      <w:pPr>
        <w:rPr>
          <w:rtl/>
        </w:rPr>
      </w:pPr>
      <w:r>
        <w:rPr>
          <w:rFonts w:cs="Times New Roman"/>
          <w:rtl/>
        </w:rPr>
        <w:t>"עזוב מים פתוחים. פתוחים הוא אומר לי! את מי המקצוע הזה מעניין? אין בו אפילו שיא עולם. המפתח להצלחה הוא התמדה, אתה יודע? זה המפתח אלכס, זאת כל התורה על רגל אחת – התמדה."</w:t>
      </w:r>
    </w:p>
    <w:p w14:paraId="1B041BB8" w14:textId="77777777" w:rsidR="00A44920" w:rsidRDefault="00A44920" w:rsidP="00A44920">
      <w:pPr>
        <w:rPr>
          <w:rtl/>
        </w:rPr>
      </w:pPr>
      <w:r>
        <w:rPr>
          <w:rFonts w:cs="Times New Roman"/>
          <w:rtl/>
        </w:rPr>
        <w:t>[לא מתאים שהדוד יגיד את זה. אולי הדודה?]</w:t>
      </w:r>
    </w:p>
    <w:p w14:paraId="07A81386" w14:textId="77777777" w:rsidR="00A44920" w:rsidRDefault="00A44920" w:rsidP="00A44920">
      <w:pPr>
        <w:rPr>
          <w:rtl/>
        </w:rPr>
      </w:pPr>
      <w:r>
        <w:rPr>
          <w:rFonts w:cs="Times New Roman"/>
          <w:rtl/>
        </w:rPr>
        <w:lastRenderedPageBreak/>
        <w:t>כן. שנה שלמה קרעתי את עצמי שם. כאילו – מה זה שנה. אבל זה שוב האימונים לפני הלימודים, האימונים אחרי הלימודים, האימונים בסופי שבוע, ואם אתה חוזר מהאימון ואתה לא כואב, לא פצוע, לא חבול, ובמקרה האופטימלי לא שבור – סימן שלא התאמצת מספיק. צריך שיכאב אחרת זה לא נחשב. ובסוף, אחרי שהתקבלתי, שלחו אותי לישראל. אז כבר מה יש להשקיע? בשביל מה? עוד פעם לקרוע את עצמי? מה הטעם?</w:t>
      </w:r>
    </w:p>
    <w:p w14:paraId="5601BF90" w14:textId="4A898F92" w:rsidR="00A44920" w:rsidRDefault="00A44920" w:rsidP="00A44920">
      <w:pPr>
        <w:rPr>
          <w:rtl/>
        </w:rPr>
      </w:pPr>
    </w:p>
    <w:p w14:paraId="16D9B610" w14:textId="77777777" w:rsidR="00E56169" w:rsidRDefault="00E56169" w:rsidP="00A44920">
      <w:pPr>
        <w:rPr>
          <w:rtl/>
        </w:rPr>
      </w:pPr>
    </w:p>
    <w:p w14:paraId="3A99E279" w14:textId="77777777" w:rsidR="00E56169" w:rsidRDefault="00E56169" w:rsidP="00E56169">
      <w:pPr>
        <w:rPr>
          <w:rtl/>
        </w:rPr>
      </w:pPr>
    </w:p>
    <w:p w14:paraId="3C920C95" w14:textId="77777777" w:rsidR="00E56169" w:rsidRDefault="00E56169" w:rsidP="00E56169">
      <w:pPr>
        <w:pStyle w:val="Heading3"/>
        <w:rPr>
          <w:rtl/>
        </w:rPr>
      </w:pPr>
      <w:r>
        <w:rPr>
          <w:rFonts w:hint="cs"/>
          <w:rtl/>
        </w:rPr>
        <w:t>למחוק - שיחה פוליטית</w:t>
      </w:r>
    </w:p>
    <w:p w14:paraId="49F974B0" w14:textId="77777777" w:rsidR="00E56169" w:rsidRDefault="00E56169" w:rsidP="00E56169">
      <w:pPr>
        <w:rPr>
          <w:rtl/>
        </w:rPr>
      </w:pPr>
      <w:r>
        <w:rPr>
          <w:rFonts w:cs="Times New Roman" w:hint="cs"/>
          <w:rtl/>
        </w:rPr>
        <w:t>[[</w:t>
      </w:r>
      <w:r>
        <w:rPr>
          <w:rFonts w:cs="Times New Roman"/>
          <w:rtl/>
        </w:rPr>
        <w:t>ארקדי מדבר אנגלית: היה רק מקרה אחד שדיבר עברית - כשאלכס הזכיר את הצבא.</w:t>
      </w:r>
    </w:p>
    <w:p w14:paraId="01FE6580" w14:textId="77777777" w:rsidR="00E56169" w:rsidRDefault="00E56169" w:rsidP="00E56169">
      <w:pPr>
        <w:rPr>
          <w:rtl/>
        </w:rPr>
      </w:pPr>
      <w:r>
        <w:rPr>
          <w:rFonts w:cs="Times New Roman"/>
          <w:rtl/>
        </w:rPr>
        <w:t>מה אתה רץ ישר לתוך הבלגן? הוא היה גוער, ישר לתוך הכפרים הכי צפופים, לגבעות הכי מסוכנות? ואם לא תהיה הלוחם הכי לוחמני, אם תהיה לוחם בשורה השניה?</w:t>
      </w:r>
    </w:p>
    <w:p w14:paraId="17887FA6" w14:textId="77777777" w:rsidR="00E56169" w:rsidRDefault="00E56169" w:rsidP="00E56169">
      <w:pPr>
        <w:rPr>
          <w:rtl/>
        </w:rPr>
      </w:pPr>
      <w:r>
        <w:rPr>
          <w:rFonts w:cs="Times New Roman"/>
          <w:rtl/>
        </w:rPr>
        <w:t>מה זה השורה השנייה?</w:t>
      </w:r>
    </w:p>
    <w:p w14:paraId="6A95B3DC" w14:textId="77777777" w:rsidR="00E56169" w:rsidRDefault="00E56169" w:rsidP="00E56169">
      <w:pPr>
        <w:rPr>
          <w:rtl/>
        </w:rPr>
      </w:pPr>
      <w:r>
        <w:rPr>
          <w:rFonts w:cs="Times New Roman"/>
          <w:rtl/>
        </w:rPr>
        <w:t>לפחות תתגייס לשריון! למה להסתכן?</w:t>
      </w:r>
    </w:p>
    <w:p w14:paraId="0C21E461" w14:textId="77777777" w:rsidR="00E56169" w:rsidRDefault="00E56169" w:rsidP="00E56169">
      <w:pPr>
        <w:rPr>
          <w:rtl/>
        </w:rPr>
      </w:pPr>
      <w:r>
        <w:rPr>
          <w:rFonts w:cs="Times New Roman"/>
          <w:rtl/>
        </w:rPr>
        <w:t>אז מי יסתכן? מישהו אחר? זה יהיה יותר בסדר בעיניך?</w:t>
      </w:r>
    </w:p>
    <w:p w14:paraId="0B430E78" w14:textId="77777777" w:rsidR="00E56169" w:rsidRDefault="00E56169" w:rsidP="00E56169">
      <w:pPr>
        <w:rPr>
          <w:rtl/>
        </w:rPr>
      </w:pPr>
      <w:r>
        <w:rPr>
          <w:rFonts w:cs="Times New Roman"/>
          <w:rtl/>
        </w:rPr>
        <w:t>הויכוח היה נזנח, ואיתו גם העברית.</w:t>
      </w:r>
    </w:p>
    <w:p w14:paraId="268ED209" w14:textId="77777777" w:rsidR="00E56169" w:rsidRPr="00CD067C" w:rsidRDefault="00E56169" w:rsidP="00E56169">
      <w:pPr>
        <w:rPr>
          <w:rtl/>
        </w:rPr>
      </w:pPr>
      <w:r>
        <w:rPr>
          <w:rFonts w:hint="cs"/>
          <w:rtl/>
        </w:rPr>
        <w:t>]]</w:t>
      </w:r>
    </w:p>
    <w:p w14:paraId="1A55A885" w14:textId="2749AE06" w:rsidR="00E50696" w:rsidRDefault="00E50696" w:rsidP="00E50696">
      <w:pPr>
        <w:pStyle w:val="Heading2"/>
        <w:rPr>
          <w:rtl/>
        </w:rPr>
      </w:pPr>
      <w:r w:rsidRPr="00A52EF3">
        <w:rPr>
          <w:lang w:val="fr-FR"/>
        </w:rPr>
        <w:t>La Pittura è Cosa Mentale</w:t>
      </w:r>
    </w:p>
    <w:p w14:paraId="10CA1BB2" w14:textId="5B2C1674" w:rsidR="00E50696" w:rsidRDefault="00E50696" w:rsidP="00A44920">
      <w:pPr>
        <w:rPr>
          <w:rtl/>
        </w:rPr>
      </w:pPr>
      <w:r>
        <w:rPr>
          <w:rFonts w:hint="cs"/>
          <w:rtl/>
        </w:rPr>
        <w:t>גגג</w:t>
      </w:r>
    </w:p>
    <w:p w14:paraId="456651CF" w14:textId="4D3ADED0" w:rsidR="00E50696" w:rsidRDefault="00145497" w:rsidP="00A44920">
      <w:pPr>
        <w:rPr>
          <w:rtl/>
        </w:rPr>
      </w:pPr>
      <w:r>
        <w:rPr>
          <w:rFonts w:cs="Times New Roman" w:hint="cs"/>
          <w:rtl/>
        </w:rPr>
        <w:t>[[</w:t>
      </w:r>
      <w:r>
        <w:rPr>
          <w:rFonts w:cs="Times New Roman"/>
          <w:rtl/>
        </w:rPr>
        <w:t>דילמה ש</w:t>
      </w:r>
      <w:r>
        <w:t>pose to him</w:t>
      </w:r>
      <w:r>
        <w:rPr>
          <w:rFonts w:cs="Times New Roman"/>
          <w:rtl/>
        </w:rPr>
        <w:t xml:space="preserve"> אחד מהמתאמנים - בעל הפרעת קשב חמורה, לא מפסיק לדבר ולהפריע וגם להתבדח (לא משהו מצחיק) ולאלכס יש הרבה רעיונות אבל האפקטיביים ביותר הם עונשים - לא להשתתף במחניים, לא להשתתף בגלישה (להשאר במועדון עם המזכירה) שזה עונש לא טוב</w:t>
      </w:r>
      <w:r>
        <w:rPr>
          <w:rFonts w:cs="Times New Roman" w:hint="cs"/>
          <w:rtl/>
        </w:rPr>
        <w:t>&amp; / שימושי??</w:t>
      </w:r>
      <w:r>
        <w:rPr>
          <w:rFonts w:cs="Times New Roman"/>
          <w:rtl/>
        </w:rPr>
        <w:t xml:space="preserve"> כי אלכס מוגבל מאוד עם מתי לסיים את העונש, זה רק כשכולם יוצאים מהמים. להורים לא אכפת כל עוד מישהו אחר אחראי עליו אפילו לשעה. יסמין מצידה שואלת האם ניתן להשאיר את הגולשים עם המדריכה השנייה ולצאת להחזיר אותו לאימון והאם יש טעם להעניש אותו כ''כ הרבה ויסמין מציעה דרכים אחרות לטפל</w:t>
      </w:r>
      <w:r>
        <w:rPr>
          <w:rFonts w:cs="Times New Roman" w:hint="cs"/>
          <w:rtl/>
        </w:rPr>
        <w:t>]]</w:t>
      </w:r>
    </w:p>
    <w:p w14:paraId="5D76FB23" w14:textId="7BFE3D55" w:rsidR="00A44920" w:rsidRDefault="00A44920" w:rsidP="00905681">
      <w:pPr>
        <w:rPr>
          <w:rFonts w:cs="Times New Roman"/>
          <w:rtl/>
        </w:rPr>
      </w:pPr>
    </w:p>
    <w:p w14:paraId="3A82BA37" w14:textId="77777777" w:rsidR="00183C21" w:rsidRDefault="00183C21" w:rsidP="00183C21">
      <w:pPr>
        <w:pStyle w:val="Heading3"/>
        <w:rPr>
          <w:rtl/>
        </w:rPr>
      </w:pPr>
      <w:r w:rsidRPr="00710E39">
        <w:rPr>
          <w:rtl/>
        </w:rPr>
        <w:t>סוסלוז'יביץ</w:t>
      </w:r>
      <w:r>
        <w:rPr>
          <w:rFonts w:hint="cs"/>
          <w:rtl/>
        </w:rPr>
        <w:t xml:space="preserve"> נכנס</w:t>
      </w:r>
    </w:p>
    <w:p w14:paraId="442E998F" w14:textId="77777777" w:rsidR="00183C21" w:rsidRDefault="00183C21" w:rsidP="00183C21">
      <w:pPr>
        <w:rPr>
          <w:rFonts w:cs="Times New Roman"/>
          <w:rtl/>
        </w:rPr>
      </w:pPr>
      <w:r>
        <w:rPr>
          <w:rFonts w:cs="Times New Roman" w:hint="cs"/>
          <w:rtl/>
        </w:rPr>
        <w:t xml:space="preserve"> </w:t>
      </w:r>
    </w:p>
    <w:p w14:paraId="4AC5EB06" w14:textId="77777777" w:rsidR="00183C21" w:rsidRDefault="00183C21" w:rsidP="00183C21">
      <w:pPr>
        <w:rPr>
          <w:rFonts w:cs="Times New Roman"/>
          <w:rtl/>
        </w:rPr>
      </w:pPr>
      <w:r>
        <w:rPr>
          <w:rFonts w:cs="Times New Roman" w:hint="cs"/>
          <w:rtl/>
        </w:rPr>
        <w:t xml:space="preserve">[החבר רצה שהוא יזייף ציורים קלים, הוא רצה לזייף ציורים קשים </w:t>
      </w:r>
      <w:r>
        <w:rPr>
          <w:rFonts w:cs="Times New Roman"/>
          <w:rtl/>
        </w:rPr>
        <w:t>–</w:t>
      </w:r>
      <w:r>
        <w:rPr>
          <w:rFonts w:cs="Times New Roman" w:hint="cs"/>
          <w:rtl/>
        </w:rPr>
        <w:t xml:space="preserve"> לא היה ברור וגם לא עניין.]</w:t>
      </w:r>
    </w:p>
    <w:p w14:paraId="25D62A7C" w14:textId="77777777" w:rsidR="00183C21" w:rsidRDefault="00183C21" w:rsidP="00183C21">
      <w:pPr>
        <w:rPr>
          <w:rFonts w:cs="Times New Roman"/>
          <w:rtl/>
        </w:rPr>
      </w:pPr>
      <w:r>
        <w:rPr>
          <w:rFonts w:cs="Times New Roman" w:hint="cs"/>
          <w:rtl/>
        </w:rPr>
        <w:t xml:space="preserve">מהר מאוד התברר שהם לא באמת אלכוהוליסטים אלא רק חובבי אלכוהול מיומנים. וכל יכולותיהם וכישוריהם האינטלקטואלים עדיין היו במותנם, אם כי נותבו לדבר אחד ויחיד </w:t>
      </w:r>
      <w:r>
        <w:rPr>
          <w:rFonts w:cs="Times New Roman"/>
          <w:rtl/>
        </w:rPr>
        <w:t>–</w:t>
      </w:r>
      <w:r>
        <w:rPr>
          <w:rFonts w:cs="Times New Roman" w:hint="cs"/>
          <w:rtl/>
        </w:rPr>
        <w:t xml:space="preserve"> הזיוף. </w:t>
      </w:r>
    </w:p>
    <w:p w14:paraId="2428A0B4" w14:textId="77777777" w:rsidR="00183C21" w:rsidRDefault="00183C21" w:rsidP="00183C21">
      <w:pPr>
        <w:rPr>
          <w:rFonts w:cs="Times New Roman"/>
          <w:rtl/>
        </w:rPr>
      </w:pPr>
      <w:r>
        <w:rPr>
          <w:rFonts w:cs="Times New Roman" w:hint="cs"/>
          <w:rtl/>
        </w:rPr>
        <w:t>זיוף של מה? ואיך זה קרה בכלל?</w:t>
      </w:r>
    </w:p>
    <w:p w14:paraId="45A9E212" w14:textId="77777777" w:rsidR="00183C21" w:rsidRDefault="00183C21" w:rsidP="00183C21">
      <w:pPr>
        <w:rPr>
          <w:rFonts w:cs="Times New Roman"/>
          <w:rtl/>
        </w:rPr>
      </w:pPr>
      <w:r w:rsidRPr="00710E39">
        <w:rPr>
          <w:rFonts w:cs="Times New Roman"/>
          <w:rtl/>
        </w:rPr>
        <w:lastRenderedPageBreak/>
        <w:t>סוסלוז'יביץ</w:t>
      </w:r>
      <w:r>
        <w:rPr>
          <w:rFonts w:cs="Times New Roman" w:hint="cs"/>
          <w:rtl/>
        </w:rPr>
        <w:t xml:space="preserve"> שמח להסביר. הוא היה הדובר הרהוט והקולח מבין שניהם.</w:t>
      </w:r>
    </w:p>
    <w:p w14:paraId="2152ADB9" w14:textId="77777777" w:rsidR="00183C21" w:rsidRDefault="00183C21" w:rsidP="00183C21">
      <w:pPr>
        <w:rPr>
          <w:rFonts w:cs="Times New Roman"/>
          <w:rtl/>
        </w:rPr>
      </w:pPr>
      <w:r>
        <w:rPr>
          <w:rFonts w:cs="Times New Roman" w:hint="cs"/>
          <w:rtl/>
        </w:rPr>
        <w:t xml:space="preserve">[בזמן שהותם בתחנת המעבר שבה הכירו באיטליה הם </w:t>
      </w:r>
    </w:p>
    <w:p w14:paraId="7BDF5C3C" w14:textId="77777777" w:rsidR="00183C21" w:rsidRDefault="00183C21" w:rsidP="00183C21">
      <w:pPr>
        <w:rPr>
          <w:rFonts w:cs="Times New Roman"/>
          <w:rtl/>
        </w:rPr>
      </w:pPr>
      <w:r w:rsidRPr="00710E39">
        <w:rPr>
          <w:rFonts w:cs="Times New Roman"/>
          <w:rtl/>
        </w:rPr>
        <w:t>מהר מאוד למדתי שכמות לא מבוטלת של הונאה הייתה נוהג מקובל בעולם האמנות</w:t>
      </w:r>
    </w:p>
    <w:p w14:paraId="42E25552" w14:textId="77777777" w:rsidR="00183C21" w:rsidRDefault="00183C21" w:rsidP="00183C21">
      <w:pPr>
        <w:rPr>
          <w:rtl/>
        </w:rPr>
      </w:pPr>
      <w:r>
        <w:rPr>
          <w:rFonts w:hint="cs"/>
          <w:rtl/>
        </w:rPr>
        <w:t>]</w:t>
      </w:r>
    </w:p>
    <w:p w14:paraId="7FEFF770" w14:textId="77777777" w:rsidR="00183C21" w:rsidRDefault="00183C21" w:rsidP="00183C21">
      <w:pPr>
        <w:rPr>
          <w:rtl/>
        </w:rPr>
      </w:pPr>
    </w:p>
    <w:p w14:paraId="0F3713A2" w14:textId="77777777" w:rsidR="001A1909" w:rsidRDefault="001A1909" w:rsidP="001A1909">
      <w:pPr>
        <w:pStyle w:val="Heading3"/>
        <w:rPr>
          <w:rtl/>
        </w:rPr>
      </w:pPr>
      <w:r w:rsidRPr="006D1CED">
        <w:t>La Pittura è Cosa Mentale</w:t>
      </w:r>
    </w:p>
    <w:p w14:paraId="4EF8EF57" w14:textId="77777777" w:rsidR="001A1909" w:rsidRDefault="001A1909" w:rsidP="001A1909">
      <w:pPr>
        <w:rPr>
          <w:rtl/>
        </w:rPr>
      </w:pPr>
      <w:r>
        <w:rPr>
          <w:rFonts w:cs="Times New Roman" w:hint="cs"/>
          <w:rtl/>
        </w:rPr>
        <w:t>[</w:t>
      </w:r>
      <w:r>
        <w:rPr>
          <w:rFonts w:cs="Times New Roman"/>
          <w:rtl/>
        </w:rPr>
        <w:t xml:space="preserve">ישנם מקסימום 20 ציורים מאת לאונרדו ששרדו, רק על 14 מתוכם מוסכם בתום לב על ידי ליאונרדו, ואתה יכול לצמצם את זה ל-9 אם אתה ממש בררן. </w:t>
      </w:r>
    </w:p>
    <w:p w14:paraId="3F02AD01" w14:textId="77777777" w:rsidR="001A1909" w:rsidRDefault="001A1909" w:rsidP="001A1909">
      <w:pPr>
        <w:rPr>
          <w:rtl/>
        </w:rPr>
      </w:pPr>
      <w:r>
        <w:rPr>
          <w:rFonts w:cs="Times New Roman"/>
          <w:rtl/>
        </w:rPr>
        <w:t xml:space="preserve">למה כל כך מעט? </w:t>
      </w:r>
    </w:p>
    <w:p w14:paraId="64B3D561" w14:textId="77777777" w:rsidR="001A1909" w:rsidRDefault="001A1909" w:rsidP="001A1909">
      <w:pPr>
        <w:rPr>
          <w:rtl/>
        </w:rPr>
      </w:pPr>
      <w:r>
        <w:rPr>
          <w:rFonts w:cs="Times New Roman"/>
          <w:rtl/>
        </w:rPr>
        <w:t xml:space="preserve">הציור שיעמם אותו, הוא הקדיש את זמנו למחקר מדעי. הוא אמר </w:t>
      </w:r>
      <w:r>
        <w:t>La pintura e cosa mentale</w:t>
      </w:r>
      <w:r>
        <w:rPr>
          <w:rFonts w:cs="Times New Roman"/>
          <w:rtl/>
        </w:rPr>
        <w:t xml:space="preserve"> -. הציור הוא דבר של הנפש.</w:t>
      </w:r>
    </w:p>
    <w:p w14:paraId="620DD828" w14:textId="77777777" w:rsidR="001A1909" w:rsidRDefault="001A1909" w:rsidP="001A1909">
      <w:pPr>
        <w:rPr>
          <w:rtl/>
        </w:rPr>
      </w:pPr>
    </w:p>
    <w:p w14:paraId="482A6247" w14:textId="77777777" w:rsidR="001A1909" w:rsidRDefault="001A1909" w:rsidP="001A1909">
      <w:pPr>
        <w:rPr>
          <w:rtl/>
        </w:rPr>
      </w:pPr>
      <w:r w:rsidRPr="00DA4A35">
        <w:rPr>
          <w:rFonts w:cs="Times New Roman"/>
          <w:rtl/>
        </w:rPr>
        <w:t>אחד היתרונות הגדולים</w:t>
      </w:r>
      <w:r>
        <w:rPr>
          <w:rFonts w:cs="Times New Roman" w:hint="cs"/>
          <w:rtl/>
        </w:rPr>
        <w:t xml:space="preserve"> הוא</w:t>
      </w:r>
      <w:r w:rsidRPr="00DA4A35">
        <w:rPr>
          <w:rFonts w:cs="Times New Roman"/>
          <w:rtl/>
        </w:rPr>
        <w:t>, שכיום מתמעטים מאוד אספנים האומנות של תקופת המאסטרים הגדולים, ובמקביל אין חוקרים באוניברסיטאות שמתמחים רק בהם.</w:t>
      </w:r>
    </w:p>
    <w:p w14:paraId="1D091F47" w14:textId="77777777" w:rsidR="001A1909" w:rsidRDefault="001A1909" w:rsidP="001A1909">
      <w:pPr>
        <w:rPr>
          <w:rtl/>
        </w:rPr>
      </w:pPr>
      <w:r>
        <w:rPr>
          <w:rFonts w:hint="cs"/>
          <w:rtl/>
        </w:rPr>
        <w:t>]</w:t>
      </w:r>
    </w:p>
    <w:p w14:paraId="0201A656" w14:textId="77777777" w:rsidR="001A1909" w:rsidRDefault="001A1909" w:rsidP="001A1909">
      <w:pPr>
        <w:rPr>
          <w:rtl/>
        </w:rPr>
      </w:pPr>
    </w:p>
    <w:p w14:paraId="1456E5EB" w14:textId="77777777" w:rsidR="001A1909" w:rsidRDefault="001A1909" w:rsidP="001A1909">
      <w:pPr>
        <w:rPr>
          <w:rtl/>
        </w:rPr>
      </w:pPr>
      <w:r>
        <w:rPr>
          <w:rFonts w:hint="cs"/>
          <w:rtl/>
        </w:rPr>
        <w:t xml:space="preserve"> </w:t>
      </w:r>
    </w:p>
    <w:p w14:paraId="47610C6B" w14:textId="77777777" w:rsidR="00301571" w:rsidRDefault="00301571" w:rsidP="00301571">
      <w:pPr>
        <w:rPr>
          <w:rFonts w:cs="Times New Roman"/>
          <w:rtl/>
        </w:rPr>
      </w:pPr>
    </w:p>
    <w:p w14:paraId="71263292" w14:textId="77777777" w:rsidR="00301571" w:rsidRDefault="00301571" w:rsidP="00301571">
      <w:pPr>
        <w:pStyle w:val="Heading3"/>
        <w:rPr>
          <w:rtl/>
        </w:rPr>
      </w:pPr>
      <w:r>
        <w:rPr>
          <w:rFonts w:hint="cs"/>
          <w:rtl/>
        </w:rPr>
        <w:t>סחר באומנות הוא סודי</w:t>
      </w:r>
    </w:p>
    <w:p w14:paraId="616EF2BD" w14:textId="77777777" w:rsidR="00301571" w:rsidRDefault="00301571" w:rsidP="00301571">
      <w:pPr>
        <w:rPr>
          <w:rFonts w:cs="Times New Roman"/>
          <w:rtl/>
        </w:rPr>
      </w:pPr>
      <w:r>
        <w:rPr>
          <w:rFonts w:cs="Times New Roman" w:hint="cs"/>
          <w:rtl/>
        </w:rPr>
        <w:t>[[</w:t>
      </w:r>
    </w:p>
    <w:p w14:paraId="7863257B" w14:textId="77777777" w:rsidR="00301571" w:rsidRDefault="00301571" w:rsidP="00301571">
      <w:pPr>
        <w:rPr>
          <w:rFonts w:cs="Times New Roman"/>
          <w:rtl/>
        </w:rPr>
      </w:pPr>
      <w:r>
        <w:rPr>
          <w:rFonts w:cs="Times New Roman" w:hint="cs"/>
          <w:rtl/>
        </w:rPr>
        <w:t>הקולגה פתח בדבריו עד שהאלכוהול יפסיק להתעלל האב ויחזור לערסל אותו בצלילותו המוכרת. עד אז, הקולגה נאנח ופתח בהסבר מלומדים.</w:t>
      </w:r>
    </w:p>
    <w:p w14:paraId="0EA1E44F" w14:textId="77777777" w:rsidR="00301571" w:rsidRDefault="00301571" w:rsidP="00301571">
      <w:pPr>
        <w:rPr>
          <w:rtl/>
        </w:rPr>
      </w:pPr>
      <w:r>
        <w:rPr>
          <w:rFonts w:cs="Times New Roman"/>
          <w:rtl/>
        </w:rPr>
        <w:t>סוחר אומנות אינו רשאי לדבר על הסחורה שלו, כי זה החומר שממנו עשויים חלומות.</w:t>
      </w:r>
    </w:p>
    <w:p w14:paraId="73C071A7" w14:textId="77777777" w:rsidR="00301571" w:rsidRDefault="00301571" w:rsidP="00301571">
      <w:pPr>
        <w:rPr>
          <w:rtl/>
        </w:rPr>
      </w:pPr>
    </w:p>
    <w:p w14:paraId="38D51465" w14:textId="77777777" w:rsidR="00301571" w:rsidRDefault="00301571" w:rsidP="00301571">
      <w:pPr>
        <w:rPr>
          <w:rtl/>
        </w:rPr>
      </w:pPr>
      <w:r>
        <w:rPr>
          <w:rFonts w:cs="Times New Roman"/>
          <w:rtl/>
        </w:rPr>
        <w:t>בתחום הזה הכל צריך להיות מאוד סודי ולהשאר סודי, כי אחרת - מחירים מאמירים לפני שהסוחרים הספיקו לקנות את התמונה, מתחילים להגיע עוד אנשים שנדחפים ואומרים שהם גם גילו את התמונה ומורידים ממך את כל ה</w:t>
      </w:r>
      <w:r>
        <w:t>glory</w:t>
      </w:r>
      <w:r>
        <w:rPr>
          <w:rFonts w:cs="Times New Roman"/>
          <w:rtl/>
        </w:rPr>
        <w:t xml:space="preserve"> שבלהיות הסוחר עם העין הכי חדה מכולם שהצליח איפה שכל האחרים נכשלו. ולכן יש המון יוקרה והמון כסף שגורמות לכך שהכל סודי שם.</w:t>
      </w:r>
    </w:p>
    <w:p w14:paraId="617C42ED" w14:textId="77777777" w:rsidR="00301571" w:rsidRDefault="00301571" w:rsidP="00301571">
      <w:pPr>
        <w:rPr>
          <w:rFonts w:cs="Times New Roman"/>
          <w:rtl/>
        </w:rPr>
      </w:pPr>
      <w:r>
        <w:rPr>
          <w:rFonts w:cs="Times New Roman" w:hint="cs"/>
          <w:rtl/>
        </w:rPr>
        <w:t>ה</w:t>
      </w:r>
      <w:r w:rsidRPr="00B84599">
        <w:rPr>
          <w:rFonts w:cs="Times New Roman"/>
          <w:rtl/>
        </w:rPr>
        <w:t xml:space="preserve">נמל </w:t>
      </w:r>
      <w:r>
        <w:rPr>
          <w:rFonts w:cs="Times New Roman" w:hint="cs"/>
          <w:rtl/>
        </w:rPr>
        <w:t>ה</w:t>
      </w:r>
      <w:r w:rsidRPr="00B84599">
        <w:rPr>
          <w:rFonts w:cs="Times New Roman"/>
          <w:rtl/>
        </w:rPr>
        <w:t xml:space="preserve">חופשי </w:t>
      </w:r>
      <w:r>
        <w:rPr>
          <w:rFonts w:cs="Times New Roman" w:hint="cs"/>
          <w:rtl/>
        </w:rPr>
        <w:t>ב</w:t>
      </w:r>
      <w:r w:rsidRPr="00B84599">
        <w:rPr>
          <w:rFonts w:cs="Times New Roman"/>
          <w:rtl/>
        </w:rPr>
        <w:t xml:space="preserve">ז'נבה - מתחם </w:t>
      </w:r>
      <w:r>
        <w:rPr>
          <w:rFonts w:cs="Times New Roman" w:hint="cs"/>
          <w:rtl/>
        </w:rPr>
        <w:t xml:space="preserve">עצום, </w:t>
      </w:r>
      <w:r w:rsidRPr="00B84599">
        <w:rPr>
          <w:rFonts w:cs="Times New Roman"/>
          <w:rtl/>
        </w:rPr>
        <w:t xml:space="preserve">דמוי כלא של אחסון </w:t>
      </w:r>
      <w:r>
        <w:rPr>
          <w:rFonts w:cs="Times New Roman" w:hint="cs"/>
          <w:rtl/>
        </w:rPr>
        <w:t xml:space="preserve">ברמת </w:t>
      </w:r>
      <w:r w:rsidRPr="00B84599">
        <w:rPr>
          <w:rFonts w:cs="Times New Roman"/>
          <w:rtl/>
        </w:rPr>
        <w:t>אבטחה גבוה</w:t>
      </w:r>
      <w:r>
        <w:rPr>
          <w:rFonts w:cs="Times New Roman" w:hint="cs"/>
          <w:rtl/>
        </w:rPr>
        <w:t>ה</w:t>
      </w:r>
      <w:r w:rsidRPr="00B84599">
        <w:rPr>
          <w:rFonts w:cs="Times New Roman"/>
          <w:rtl/>
        </w:rPr>
        <w:t xml:space="preserve"> </w:t>
      </w:r>
      <w:r>
        <w:rPr>
          <w:rFonts w:cs="Times New Roman" w:hint="cs"/>
          <w:rtl/>
        </w:rPr>
        <w:t>מאוד</w:t>
      </w:r>
      <w:r w:rsidRPr="00B84599">
        <w:rPr>
          <w:rFonts w:cs="Times New Roman"/>
          <w:rtl/>
        </w:rPr>
        <w:t>, שנאמר כי מכיל יותר</w:t>
      </w:r>
      <w:r>
        <w:rPr>
          <w:rFonts w:cs="Times New Roman" w:hint="cs"/>
          <w:rtl/>
        </w:rPr>
        <w:t xml:space="preserve"> עבודות</w:t>
      </w:r>
      <w:r w:rsidRPr="00B84599">
        <w:rPr>
          <w:rFonts w:cs="Times New Roman"/>
          <w:rtl/>
        </w:rPr>
        <w:t xml:space="preserve"> אמנות מאשר הלובר. ללא תלות בסמכות שיפוט לאומית כלשהי, נמלים חופשיים מאפשרים לסוחרים לשלוח ולאחסן רכוש מבלי לשלם מיסים או מכס.</w:t>
      </w:r>
    </w:p>
    <w:p w14:paraId="77206EF0" w14:textId="77777777" w:rsidR="00301571" w:rsidRDefault="00301571" w:rsidP="00301571">
      <w:pPr>
        <w:rPr>
          <w:rFonts w:cs="Times New Roman"/>
          <w:rtl/>
        </w:rPr>
      </w:pPr>
      <w:r w:rsidRPr="00B84599">
        <w:rPr>
          <w:rFonts w:cs="Times New Roman"/>
          <w:rtl/>
        </w:rPr>
        <w:lastRenderedPageBreak/>
        <w:t>משפחה שמתמחה באמן מסויים למשל אנדי וורהול או פקאסו קונים מהאומנות שלו ויש להם את האוסף הגדול ביותר בעולם, הם מאחסנים אותו ב</w:t>
      </w:r>
      <w:r w:rsidRPr="00B84599">
        <w:t>Geneva free port</w:t>
      </w:r>
      <w:r w:rsidRPr="00B84599">
        <w:rPr>
          <w:rFonts w:cs="Times New Roman"/>
          <w:rtl/>
        </w:rPr>
        <w:t xml:space="preserve"> שם האוסף צובר ערך כשהמחירים מאמירים. הרבה פעמים הם נותנים הצעות במחירות פומביות של אותו אומן גם אם הם לא מתכוונים לקנות, בשביל שערכו יעלה.</w:t>
      </w:r>
    </w:p>
    <w:p w14:paraId="324CDC28" w14:textId="77777777" w:rsidR="00301571" w:rsidRDefault="00301571" w:rsidP="00301571">
      <w:pPr>
        <w:rPr>
          <w:rtl/>
        </w:rPr>
      </w:pPr>
    </w:p>
    <w:p w14:paraId="49A6C4D2" w14:textId="77777777" w:rsidR="00301571" w:rsidRDefault="00301571" w:rsidP="00301571">
      <w:pPr>
        <w:rPr>
          <w:rtl/>
        </w:rPr>
      </w:pPr>
      <w:r>
        <w:rPr>
          <w:rFonts w:cs="Times New Roman" w:hint="cs"/>
          <w:rtl/>
        </w:rPr>
        <w:t>בתור</w:t>
      </w:r>
      <w:r w:rsidRPr="00B84599">
        <w:rPr>
          <w:rFonts w:cs="Times New Roman"/>
          <w:rtl/>
        </w:rPr>
        <w:t xml:space="preserve"> </w:t>
      </w:r>
      <w:r>
        <w:rPr>
          <w:rFonts w:cs="Times New Roman" w:hint="cs"/>
          <w:rtl/>
        </w:rPr>
        <w:t xml:space="preserve">תחום </w:t>
      </w:r>
      <w:r w:rsidRPr="00B84599">
        <w:rPr>
          <w:rFonts w:cs="Times New Roman"/>
          <w:rtl/>
        </w:rPr>
        <w:t>ש</w:t>
      </w:r>
      <w:r>
        <w:rPr>
          <w:rFonts w:cs="Times New Roman" w:hint="cs"/>
          <w:rtl/>
        </w:rPr>
        <w:t>מתרחש</w:t>
      </w:r>
      <w:r w:rsidRPr="00B84599">
        <w:rPr>
          <w:rFonts w:cs="Times New Roman"/>
          <w:rtl/>
        </w:rPr>
        <w:t xml:space="preserve"> באופן שגרתי בחושך ובמחתרת</w:t>
      </w:r>
      <w:r>
        <w:rPr>
          <w:rFonts w:cs="Times New Roman" w:hint="cs"/>
          <w:rtl/>
        </w:rPr>
        <w:t>,</w:t>
      </w:r>
      <w:r w:rsidRPr="00DA4A35">
        <w:rPr>
          <w:rFonts w:cs="Times New Roman"/>
          <w:rtl/>
        </w:rPr>
        <w:t xml:space="preserve"> </w:t>
      </w:r>
      <w:r w:rsidRPr="00B84599">
        <w:rPr>
          <w:rFonts w:cs="Times New Roman"/>
          <w:rtl/>
        </w:rPr>
        <w:t xml:space="preserve">פשוטו כמשמעו, מחסור מיוצר </w:t>
      </w:r>
      <w:r>
        <w:rPr>
          <w:rFonts w:cs="Times New Roman" w:hint="cs"/>
          <w:rtl/>
        </w:rPr>
        <w:t xml:space="preserve">אופן מלאכותי, </w:t>
      </w:r>
      <w:r w:rsidRPr="00B84599">
        <w:rPr>
          <w:rFonts w:cs="Times New Roman"/>
          <w:rtl/>
        </w:rPr>
        <w:t>והערך מוכתב על ידי מה שמישהו מוכן לשלם.</w:t>
      </w:r>
    </w:p>
    <w:p w14:paraId="1DD98169" w14:textId="77777777" w:rsidR="00301571" w:rsidRDefault="00301571" w:rsidP="00301571">
      <w:pPr>
        <w:rPr>
          <w:rtl/>
        </w:rPr>
      </w:pPr>
    </w:p>
    <w:p w14:paraId="3C4659CF" w14:textId="77777777" w:rsidR="00301571" w:rsidRDefault="00301571" w:rsidP="00301571">
      <w:pPr>
        <w:rPr>
          <w:rtl/>
        </w:rPr>
      </w:pPr>
    </w:p>
    <w:p w14:paraId="71F02AAB" w14:textId="77777777" w:rsidR="00301571" w:rsidRDefault="00301571" w:rsidP="00301571">
      <w:pPr>
        <w:rPr>
          <w:rtl/>
        </w:rPr>
      </w:pPr>
    </w:p>
    <w:p w14:paraId="25A1E579" w14:textId="77777777" w:rsidR="00301571" w:rsidRDefault="00301571" w:rsidP="00301571">
      <w:pPr>
        <w:rPr>
          <w:rFonts w:cs="Times New Roman"/>
        </w:rPr>
      </w:pPr>
    </w:p>
    <w:p w14:paraId="4EED1678" w14:textId="77777777" w:rsidR="00301571" w:rsidRDefault="00301571" w:rsidP="00301571">
      <w:pPr>
        <w:rPr>
          <w:rFonts w:cs="Times New Roman"/>
          <w:rtl/>
        </w:rPr>
      </w:pPr>
    </w:p>
    <w:p w14:paraId="7883C651" w14:textId="77777777" w:rsidR="00301571" w:rsidRDefault="00301571" w:rsidP="00301571">
      <w:pPr>
        <w:rPr>
          <w:rFonts w:cs="Times New Roman"/>
          <w:rtl/>
        </w:rPr>
      </w:pPr>
      <w:r>
        <w:rPr>
          <w:rFonts w:cs="Times New Roman" w:hint="cs"/>
          <w:rtl/>
        </w:rPr>
        <w:t xml:space="preserve">כנראה בין 10 ל-40 אחוז </w:t>
      </w:r>
      <w:r w:rsidRPr="00C61161">
        <w:rPr>
          <w:rFonts w:cs="Times New Roman"/>
          <w:rtl/>
        </w:rPr>
        <w:t xml:space="preserve">של תמונות של אמנים משמעותיים למכירה הן מזויפות, או משוחזרות </w:t>
      </w:r>
      <w:r>
        <w:rPr>
          <w:rFonts w:cs="Times New Roman" w:hint="cs"/>
          <w:rtl/>
        </w:rPr>
        <w:t>כל-כך בהגזמה [</w:t>
      </w:r>
      <w:r>
        <w:rPr>
          <w:rFonts w:cs="Times New Roman"/>
        </w:rPr>
        <w:t>overrestored</w:t>
      </w:r>
      <w:r>
        <w:rPr>
          <w:rFonts w:cs="Times New Roman" w:hint="cs"/>
          <w:rtl/>
        </w:rPr>
        <w:t xml:space="preserve">] </w:t>
      </w:r>
      <w:r w:rsidRPr="00C61161">
        <w:rPr>
          <w:rFonts w:cs="Times New Roman"/>
          <w:rtl/>
        </w:rPr>
        <w:t>עד כדי כך שהופכות אותן לשקולות לזיוף</w:t>
      </w:r>
      <w:r>
        <w:rPr>
          <w:rFonts w:cs="Times New Roman" w:hint="cs"/>
          <w:rtl/>
        </w:rPr>
        <w:t>.</w:t>
      </w:r>
    </w:p>
    <w:p w14:paraId="725C11A0" w14:textId="77777777" w:rsidR="00301571" w:rsidRDefault="00301571" w:rsidP="00301571">
      <w:pPr>
        <w:rPr>
          <w:rFonts w:cs="Times New Roman"/>
          <w:rtl/>
        </w:rPr>
      </w:pPr>
      <w:r w:rsidRPr="00C61161">
        <w:rPr>
          <w:rFonts w:cs="Times New Roman"/>
          <w:rtl/>
        </w:rPr>
        <w:t>מנהל לשעבר של מוזיאון המטרופוליטן לאמנות, אמר כי במהלך כהונתו, 40 אחוז מלאים מיצירות האמנות שנחשבו לרכישה על ידי המוזיאון היו מזויפות או שוחזרו יתר על המידה</w:t>
      </w:r>
      <w:r>
        <w:rPr>
          <w:rFonts w:cs="Times New Roman" w:hint="cs"/>
          <w:rtl/>
        </w:rPr>
        <w:t>.</w:t>
      </w:r>
    </w:p>
    <w:p w14:paraId="511D1F3C" w14:textId="77777777" w:rsidR="00301571" w:rsidRDefault="00301571" w:rsidP="00301571">
      <w:pPr>
        <w:rPr>
          <w:rFonts w:cs="Times New Roman"/>
          <w:rtl/>
        </w:rPr>
      </w:pPr>
      <w:r>
        <w:rPr>
          <w:rFonts w:cs="Times New Roman" w:hint="cs"/>
          <w:rtl/>
        </w:rPr>
        <w:t>בבתי המכירות הפומביות כנראה 15 אחוז מהציורים הם זיופים.</w:t>
      </w:r>
    </w:p>
    <w:p w14:paraId="6544213A" w14:textId="77777777" w:rsidR="00301571" w:rsidRDefault="00301571" w:rsidP="00301571">
      <w:pPr>
        <w:rPr>
          <w:rFonts w:cs="Times New Roman"/>
          <w:rtl/>
        </w:rPr>
      </w:pPr>
      <w:r w:rsidRPr="00C61161">
        <w:rPr>
          <w:rFonts w:cs="Times New Roman"/>
          <w:rtl/>
        </w:rPr>
        <w:t>לפחות 10 אחוז מהתמונות שנעשו לכאורה על ידי אימפרסיוניסטים גדולים הן מזויפות</w:t>
      </w:r>
      <w:r>
        <w:rPr>
          <w:rFonts w:cs="Times New Roman" w:hint="cs"/>
          <w:rtl/>
        </w:rPr>
        <w:t>, וכנראה ש-60 אחוז מהג'יאקומטי בשוּק.</w:t>
      </w:r>
    </w:p>
    <w:p w14:paraId="01BBA583" w14:textId="77777777" w:rsidR="00301571" w:rsidRDefault="00301571" w:rsidP="00301571">
      <w:pPr>
        <w:rPr>
          <w:rFonts w:cs="Times New Roman"/>
          <w:rtl/>
        </w:rPr>
      </w:pPr>
      <w:r w:rsidRPr="00C61161">
        <w:rPr>
          <w:rFonts w:cs="Times New Roman"/>
          <w:rtl/>
        </w:rPr>
        <w:t xml:space="preserve">ארבעים אחוז מהתמונות מתקופת האוונגרד הרוסי כביכול הן כמעט בוודאות זיופים. בטוויסט עצוב בצורה גרוטסקית, הצייר האיטלקי ג'ורג'יו דה צ'ריקו נתפס כשהוא </w:t>
      </w:r>
      <w:r>
        <w:rPr>
          <w:rFonts w:cs="Times New Roman" w:hint="cs"/>
          <w:rtl/>
        </w:rPr>
        <w:t>מתארך</w:t>
      </w:r>
      <w:r w:rsidRPr="00C61161">
        <w:rPr>
          <w:rFonts w:cs="Times New Roman"/>
          <w:rtl/>
        </w:rPr>
        <w:t xml:space="preserve"> תמונות חדשות לתקופה</w:t>
      </w:r>
      <w:r>
        <w:rPr>
          <w:rFonts w:cs="Times New Roman" w:hint="cs"/>
          <w:rtl/>
        </w:rPr>
        <w:t xml:space="preserve"> של</w:t>
      </w:r>
      <w:r w:rsidRPr="00C61161">
        <w:rPr>
          <w:rFonts w:cs="Times New Roman"/>
          <w:rtl/>
        </w:rPr>
        <w:t xml:space="preserve"> 20 שנה קודם לכן, שבה עבודתו הייתה פופולרית וזוכה לביקוש רב, ולמעשה </w:t>
      </w:r>
      <w:r>
        <w:rPr>
          <w:rFonts w:cs="Times New Roman" w:hint="cs"/>
          <w:rtl/>
        </w:rPr>
        <w:t>זייף</w:t>
      </w:r>
      <w:r w:rsidRPr="00C61161">
        <w:rPr>
          <w:rFonts w:cs="Times New Roman"/>
          <w:rtl/>
        </w:rPr>
        <w:t xml:space="preserve"> את עצמו.</w:t>
      </w:r>
    </w:p>
    <w:p w14:paraId="16C9343C" w14:textId="77777777" w:rsidR="00301571" w:rsidRDefault="00301571" w:rsidP="00301571">
      <w:pPr>
        <w:rPr>
          <w:rtl/>
        </w:rPr>
      </w:pPr>
      <w:r>
        <w:rPr>
          <w:rFonts w:hint="cs"/>
          <w:rtl/>
        </w:rPr>
        <w:t>]]</w:t>
      </w:r>
    </w:p>
    <w:p w14:paraId="64BF3672" w14:textId="77777777" w:rsidR="001A1909" w:rsidRDefault="001A1909" w:rsidP="001A1909">
      <w:pPr>
        <w:rPr>
          <w:rtl/>
        </w:rPr>
      </w:pPr>
    </w:p>
    <w:p w14:paraId="7F81192E" w14:textId="77777777" w:rsidR="00A52EF3" w:rsidRDefault="00A52EF3" w:rsidP="001A1909">
      <w:pPr>
        <w:rPr>
          <w:rtl/>
        </w:rPr>
      </w:pPr>
    </w:p>
    <w:p w14:paraId="79C84418" w14:textId="53071CFF" w:rsidR="00A52EF3" w:rsidRDefault="00A52EF3" w:rsidP="00A52EF3">
      <w:pPr>
        <w:pStyle w:val="Heading3"/>
        <w:rPr>
          <w:rtl/>
        </w:rPr>
      </w:pPr>
      <w:r>
        <w:rPr>
          <w:rFonts w:hint="cs"/>
          <w:rtl/>
        </w:rPr>
        <w:t>בשבח הזיוף</w:t>
      </w:r>
    </w:p>
    <w:p w14:paraId="161C7875" w14:textId="77777777" w:rsidR="00A52EF3" w:rsidRDefault="00A52EF3" w:rsidP="00A52EF3">
      <w:pPr>
        <w:rPr>
          <w:rFonts w:cs="Times New Roman"/>
          <w:rtl/>
        </w:rPr>
      </w:pPr>
      <w:r>
        <w:rPr>
          <w:rFonts w:cs="Times New Roman" w:hint="cs"/>
          <w:rtl/>
        </w:rPr>
        <w:t>[[</w:t>
      </w:r>
    </w:p>
    <w:p w14:paraId="5D45E6B6" w14:textId="77777777" w:rsidR="00A52EF3" w:rsidRDefault="00A52EF3" w:rsidP="00A52EF3">
      <w:pPr>
        <w:rPr>
          <w:rFonts w:cs="Times New Roman"/>
          <w:rtl/>
        </w:rPr>
      </w:pPr>
      <w:r>
        <w:rPr>
          <w:rFonts w:cs="Times New Roman" w:hint="cs"/>
          <w:rtl/>
        </w:rPr>
        <w:t>"אבא שלך לומד ציור דימה?"</w:t>
      </w:r>
    </w:p>
    <w:p w14:paraId="5DB0B586" w14:textId="77777777" w:rsidR="00A52EF3" w:rsidRDefault="00A52EF3" w:rsidP="00A52EF3">
      <w:pPr>
        <w:rPr>
          <w:rFonts w:cs="Times New Roman"/>
          <w:rtl/>
        </w:rPr>
      </w:pPr>
      <w:r>
        <w:rPr>
          <w:rFonts w:cs="Times New Roman" w:hint="cs"/>
          <w:rtl/>
        </w:rPr>
        <w:t>"ציור? מה ציור?"</w:t>
      </w:r>
    </w:p>
    <w:p w14:paraId="5F30B49D" w14:textId="77777777" w:rsidR="00A52EF3" w:rsidRDefault="00A52EF3" w:rsidP="00A52EF3">
      <w:pPr>
        <w:rPr>
          <w:rFonts w:cs="Times New Roman"/>
          <w:rtl/>
        </w:rPr>
      </w:pPr>
      <w:r>
        <w:rPr>
          <w:rFonts w:cs="Times New Roman" w:hint="cs"/>
          <w:rtl/>
        </w:rPr>
        <w:t>ארקדי תרגם את דברי אלכס וכך גם לאורך כל אותו ערב. "זה לא בשביל ללמוד ציור, זה בשביל לתכנן זיוף."</w:t>
      </w:r>
    </w:p>
    <w:p w14:paraId="6A8DCA31" w14:textId="77777777" w:rsidR="00A52EF3" w:rsidRDefault="00A52EF3" w:rsidP="00A52EF3">
      <w:pPr>
        <w:rPr>
          <w:rFonts w:cs="Times New Roman"/>
          <w:rtl/>
        </w:rPr>
      </w:pPr>
      <w:r>
        <w:rPr>
          <w:rFonts w:cs="Times New Roman" w:hint="cs"/>
          <w:rtl/>
        </w:rPr>
        <w:t>"אבא שלך מזייף תמונות??"</w:t>
      </w:r>
    </w:p>
    <w:p w14:paraId="5C92ADDD" w14:textId="77777777" w:rsidR="00A52EF3" w:rsidRDefault="00A52EF3" w:rsidP="00A52EF3">
      <w:pPr>
        <w:rPr>
          <w:rFonts w:cs="Times New Roman"/>
          <w:rtl/>
        </w:rPr>
      </w:pPr>
      <w:r>
        <w:rPr>
          <w:rFonts w:cs="Times New Roman" w:hint="cs"/>
          <w:rtl/>
        </w:rPr>
        <w:t xml:space="preserve">כאן התערב האב. הוא כבר היה שרוע בתנוחה נוחה מאוד על הכורסה היחידה בסלון, שהיתה שקועה בדיוק לפי מידותיו. "גדולי הציירים זייפו. מגריט כידוע זייף את טיציאן, את פיקאסו, את מקס ארנסט." </w:t>
      </w:r>
    </w:p>
    <w:p w14:paraId="0224DEFD" w14:textId="77777777" w:rsidR="00A52EF3" w:rsidRDefault="00A52EF3" w:rsidP="00A52EF3">
      <w:pPr>
        <w:rPr>
          <w:rFonts w:cs="Times New Roman"/>
          <w:rtl/>
        </w:rPr>
      </w:pPr>
      <w:r>
        <w:rPr>
          <w:rFonts w:cs="Times New Roman" w:hint="cs"/>
          <w:rtl/>
        </w:rPr>
        <w:t>"זייף? אולי למד מהעתקה..."</w:t>
      </w:r>
    </w:p>
    <w:p w14:paraId="5B8B525F" w14:textId="77777777" w:rsidR="00A52EF3" w:rsidRDefault="00A52EF3" w:rsidP="00A52EF3">
      <w:pPr>
        <w:rPr>
          <w:rFonts w:cs="Times New Roman"/>
          <w:rtl/>
        </w:rPr>
      </w:pPr>
      <w:r>
        <w:rPr>
          <w:rFonts w:cs="Times New Roman" w:hint="cs"/>
          <w:rtl/>
        </w:rPr>
        <w:lastRenderedPageBreak/>
        <w:t>האב הפסיק אותו בנחרת-בוז ששלחה חלחלות בעלות יכולת גימוד קטלניות. "כן, זה היה בזמן הכיבוש הנאצי ופחות בדקו מן הסתם..." [</w:t>
      </w:r>
      <w:hyperlink r:id="rId9" w:history="1">
        <w:r w:rsidRPr="00D05842">
          <w:rPr>
            <w:rStyle w:val="Hyperlink"/>
            <w:rFonts w:cs="Times New Roman" w:hint="cs"/>
            <w:rtl/>
          </w:rPr>
          <w:t>כאן</w:t>
        </w:r>
      </w:hyperlink>
      <w:r>
        <w:rPr>
          <w:rFonts w:cs="Times New Roman" w:hint="cs"/>
          <w:rtl/>
        </w:rPr>
        <w:t>]</w:t>
      </w:r>
    </w:p>
    <w:p w14:paraId="0AE3E4C7" w14:textId="77777777" w:rsidR="00A52EF3" w:rsidRDefault="00A52EF3" w:rsidP="00A52EF3">
      <w:pPr>
        <w:rPr>
          <w:rFonts w:cs="Times New Roman"/>
          <w:rtl/>
        </w:rPr>
      </w:pPr>
      <w:r>
        <w:rPr>
          <w:rFonts w:cs="Times New Roman" w:hint="cs"/>
          <w:rtl/>
        </w:rPr>
        <w:t>"אבל למה לך לזייף? למה?"</w:t>
      </w:r>
    </w:p>
    <w:p w14:paraId="63CC5DBD" w14:textId="77777777" w:rsidR="00A52EF3" w:rsidRDefault="00A52EF3" w:rsidP="00A52EF3">
      <w:pPr>
        <w:rPr>
          <w:rFonts w:cs="Times New Roman"/>
          <w:rtl/>
        </w:rPr>
      </w:pPr>
      <w:r>
        <w:rPr>
          <w:rFonts w:cs="Times New Roman" w:hint="cs"/>
          <w:rtl/>
        </w:rPr>
        <w:t>"בשביל למכור," האב גיחך. הוא אהב לגחך, והיתה לו דרך נחרתית-ייחודית לעשות זאת.</w:t>
      </w:r>
    </w:p>
    <w:p w14:paraId="32350563" w14:textId="77777777" w:rsidR="00A52EF3" w:rsidRDefault="00A52EF3" w:rsidP="00A52EF3">
      <w:pPr>
        <w:rPr>
          <w:rFonts w:cs="Times New Roman"/>
          <w:rtl/>
        </w:rPr>
      </w:pPr>
      <w:r>
        <w:rPr>
          <w:rFonts w:cs="Times New Roman" w:hint="cs"/>
          <w:rtl/>
        </w:rPr>
        <w:t>"למי??" אלכס קפץ בתרעומת, נכון לשים פעמיו בזה הרגע אל אותם קונים מרומים, להאיר את עיניהם.</w:t>
      </w:r>
    </w:p>
    <w:p w14:paraId="371C65C1" w14:textId="77777777" w:rsidR="00A52EF3" w:rsidRDefault="00A52EF3" w:rsidP="00A52EF3">
      <w:pPr>
        <w:rPr>
          <w:rFonts w:cs="Times New Roman"/>
          <w:rtl/>
        </w:rPr>
      </w:pPr>
      <w:r>
        <w:rPr>
          <w:rFonts w:cs="Times New Roman" w:hint="cs"/>
          <w:rtl/>
        </w:rPr>
        <w:t xml:space="preserve">התוכי שרק ברוגז והתעופף מכתפו, לתור אחר מקום-אחיזה קבוע יותר. </w:t>
      </w:r>
    </w:p>
    <w:p w14:paraId="57787F31" w14:textId="77777777" w:rsidR="00A52EF3" w:rsidRDefault="00A52EF3" w:rsidP="00A52EF3">
      <w:pPr>
        <w:rPr>
          <w:rFonts w:cs="Times New Roman"/>
          <w:rtl/>
        </w:rPr>
      </w:pPr>
      <w:r>
        <w:rPr>
          <w:rFonts w:cs="Times New Roman" w:hint="cs"/>
          <w:rtl/>
        </w:rPr>
        <w:t>"למי מוכר?? לגדולים ביותר,"</w:t>
      </w:r>
      <w:r w:rsidRPr="00ED12A7">
        <w:rPr>
          <w:rFonts w:cs="Times New Roman"/>
          <w:rtl/>
        </w:rPr>
        <w:t xml:space="preserve"> </w:t>
      </w:r>
      <w:r>
        <w:rPr>
          <w:rFonts w:cs="Times New Roman" w:hint="cs"/>
          <w:rtl/>
        </w:rPr>
        <w:t xml:space="preserve">האב פסק. </w:t>
      </w:r>
      <w:r w:rsidRPr="00A21260">
        <w:rPr>
          <w:rFonts w:cs="Times New Roman"/>
          <w:rtl/>
        </w:rPr>
        <w:t>ומכיוון שסירבו בנימוס להזמנתו שהובעה רק בחצי-פה, לשארית האלכוהול מהבקבוק שמפייתו שתה ישירות, הוא נהיה פתוח ונינוח בהרבה לדבר, בעיקר מכיוון שהם ביקשו לדבר איתו על הנושא היחיד שעניין אותו והסתבר שתפס את כל הווייתו, שלא לומר לפת אותה באגרוף ברזל - סיפור העוול שנעשה לו והכאתו המאוחרת מדי על חטא תמימותו ואמונו באחרים.</w:t>
      </w:r>
      <w:r>
        <w:rPr>
          <w:rFonts w:cs="Times New Roman" w:hint="cs"/>
          <w:rtl/>
        </w:rPr>
        <w:t>]]</w:t>
      </w:r>
    </w:p>
    <w:p w14:paraId="1033F53A" w14:textId="77777777" w:rsidR="00A52EF3" w:rsidRDefault="00A52EF3" w:rsidP="00A52EF3">
      <w:pPr>
        <w:rPr>
          <w:rFonts w:cs="Times New Roman"/>
          <w:rtl/>
        </w:rPr>
      </w:pPr>
      <w:r>
        <w:rPr>
          <w:rFonts w:cs="Times New Roman" w:hint="cs"/>
          <w:rtl/>
        </w:rPr>
        <w:t>[[רסטורציה זה בסדר, נכון? אתה מודע לכך ש</w:t>
      </w:r>
      <w:r w:rsidRPr="00ED12A7">
        <w:rPr>
          <w:rFonts w:cs="Times New Roman"/>
          <w:rtl/>
        </w:rPr>
        <w:t>לרוב התמונות במוזיאונים יש הרבה יותר נזקים ממה שאתה חושב. קצת שיקום זה בסדר, יש לך חורים בתמונות. אז זה די בסדר למלא את הפער בין שני הצדדים</w:t>
      </w:r>
      <w:r>
        <w:rPr>
          <w:rFonts w:cs="Times New Roman" w:hint="cs"/>
          <w:rtl/>
        </w:rPr>
        <w:t xml:space="preserve"> של החור</w:t>
      </w:r>
      <w:r w:rsidRPr="00ED12A7">
        <w:rPr>
          <w:rFonts w:cs="Times New Roman"/>
          <w:rtl/>
        </w:rPr>
        <w:t xml:space="preserve">, </w:t>
      </w:r>
      <w:r>
        <w:rPr>
          <w:rFonts w:cs="Times New Roman" w:hint="cs"/>
          <w:rtl/>
        </w:rPr>
        <w:t>[</w:t>
      </w:r>
      <w:r w:rsidRPr="00ED12A7">
        <w:rPr>
          <w:rFonts w:cs="Times New Roman"/>
          <w:rtl/>
        </w:rPr>
        <w:t xml:space="preserve">זה שנקרא </w:t>
      </w:r>
      <w:r w:rsidRPr="00ED12A7">
        <w:rPr>
          <w:rFonts w:cs="Times New Roman"/>
        </w:rPr>
        <w:t>inpainting</w:t>
      </w:r>
      <w:r w:rsidRPr="00ED12A7">
        <w:rPr>
          <w:rFonts w:cs="Times New Roman"/>
          <w:rtl/>
        </w:rPr>
        <w:t xml:space="preserve"> או </w:t>
      </w:r>
      <w:r w:rsidRPr="00ED12A7">
        <w:rPr>
          <w:rFonts w:cs="Times New Roman"/>
        </w:rPr>
        <w:t>bridging</w:t>
      </w:r>
      <w:r w:rsidRPr="00ED12A7">
        <w:rPr>
          <w:rFonts w:cs="Times New Roman"/>
          <w:rtl/>
        </w:rPr>
        <w:t>,</w:t>
      </w:r>
      <w:r>
        <w:rPr>
          <w:rFonts w:cs="Times New Roman" w:hint="cs"/>
          <w:rtl/>
        </w:rPr>
        <w:t>]</w:t>
      </w:r>
      <w:r w:rsidRPr="00ED12A7">
        <w:rPr>
          <w:rFonts w:cs="Times New Roman"/>
          <w:rtl/>
        </w:rPr>
        <w:t xml:space="preserve"> </w:t>
      </w:r>
      <w:r>
        <w:rPr>
          <w:rFonts w:cs="Times New Roman" w:hint="cs"/>
          <w:rtl/>
        </w:rPr>
        <w:t xml:space="preserve">את הנזק באיזור הבגד או הנוף. </w:t>
      </w:r>
      <w:r w:rsidRPr="00ED12A7">
        <w:rPr>
          <w:rFonts w:cs="Times New Roman"/>
          <w:rtl/>
        </w:rPr>
        <w:t>אבל זה יותר קשה כשאתה מגיע לתמונה כל כך פגומ</w:t>
      </w:r>
      <w:r>
        <w:rPr>
          <w:rFonts w:cs="Times New Roman" w:hint="cs"/>
          <w:rtl/>
        </w:rPr>
        <w:t>ה</w:t>
      </w:r>
      <w:r w:rsidRPr="00ED12A7">
        <w:rPr>
          <w:rFonts w:cs="Times New Roman"/>
          <w:rtl/>
        </w:rPr>
        <w:t xml:space="preserve">, </w:t>
      </w:r>
      <w:r>
        <w:rPr>
          <w:rFonts w:cs="Times New Roman" w:hint="cs"/>
          <w:rtl/>
        </w:rPr>
        <w:t>ש</w:t>
      </w:r>
      <w:r w:rsidRPr="00ED12A7">
        <w:rPr>
          <w:rFonts w:cs="Times New Roman"/>
          <w:rtl/>
        </w:rPr>
        <w:t>אתה לא יודע מה היה שם מלכתחילה</w:t>
      </w:r>
      <w:r>
        <w:rPr>
          <w:rFonts w:cs="Times New Roman" w:hint="cs"/>
          <w:rtl/>
        </w:rPr>
        <w:t>, נניח עין שהתפוררה לגמרי, פה שנמחק</w:t>
      </w:r>
      <w:r w:rsidRPr="00ED12A7">
        <w:rPr>
          <w:rFonts w:cs="Times New Roman"/>
          <w:rtl/>
        </w:rPr>
        <w:t>.</w:t>
      </w:r>
      <w:r>
        <w:rPr>
          <w:rFonts w:cs="Times New Roman" w:hint="cs"/>
          <w:rtl/>
        </w:rPr>
        <w:t xml:space="preserve"> </w:t>
      </w:r>
    </w:p>
    <w:p w14:paraId="34536758" w14:textId="77777777" w:rsidR="00A52EF3" w:rsidRDefault="00A52EF3" w:rsidP="00A52EF3">
      <w:pPr>
        <w:rPr>
          <w:rFonts w:cs="Times New Roman"/>
          <w:rtl/>
        </w:rPr>
      </w:pPr>
      <w:r>
        <w:rPr>
          <w:rFonts w:cs="Times New Roman" w:hint="cs"/>
          <w:rtl/>
        </w:rPr>
        <w:t>]]</w:t>
      </w:r>
    </w:p>
    <w:p w14:paraId="7F22EDA1" w14:textId="77777777" w:rsidR="00A52EF3" w:rsidRDefault="00A52EF3" w:rsidP="00A52EF3">
      <w:pPr>
        <w:rPr>
          <w:rFonts w:cs="Times New Roman"/>
          <w:rtl/>
        </w:rPr>
      </w:pPr>
      <w:r>
        <w:rPr>
          <w:rFonts w:cs="Times New Roman" w:hint="cs"/>
          <w:rtl/>
        </w:rPr>
        <w:t xml:space="preserve">["ואם הציור גם התקלף? צריך להשלים חלקים מהציור שאינם </w:t>
      </w:r>
      <w:r>
        <w:rPr>
          <w:rFonts w:cs="Times New Roman"/>
          <w:rtl/>
        </w:rPr>
        <w:t>–</w:t>
      </w:r>
      <w:r>
        <w:rPr>
          <w:rFonts w:cs="Times New Roman" w:hint="cs"/>
          <w:rtl/>
        </w:rPr>
        <w:t xml:space="preserve"> להמציא! בסגנון של הצייר, כן, מחפשים רמזים, חוקרים בתמונות אחרות </w:t>
      </w:r>
      <w:r>
        <w:rPr>
          <w:rFonts w:cs="Times New Roman"/>
          <w:rtl/>
        </w:rPr>
        <w:t>–</w:t>
      </w:r>
      <w:r>
        <w:rPr>
          <w:rFonts w:cs="Times New Roman" w:hint="cs"/>
          <w:rtl/>
        </w:rPr>
        <w:t xml:space="preserve"> איך צייר עיניים? איך העין המקולפת היתה נראית? מנחשים!"</w:t>
      </w:r>
    </w:p>
    <w:p w14:paraId="7A032349" w14:textId="77777777" w:rsidR="00A52EF3" w:rsidRDefault="00A52EF3" w:rsidP="00A52EF3">
      <w:pPr>
        <w:rPr>
          <w:rFonts w:cs="Times New Roman"/>
          <w:rtl/>
        </w:rPr>
      </w:pPr>
      <w:r>
        <w:rPr>
          <w:rFonts w:cs="Times New Roman" w:hint="cs"/>
          <w:rtl/>
        </w:rPr>
        <w:t>"ואז אני בא למוזיאון ורואה ציור שיש בו חלקים מומצאים?"]</w:t>
      </w:r>
    </w:p>
    <w:p w14:paraId="13864761" w14:textId="77777777" w:rsidR="00A52EF3" w:rsidRDefault="00A52EF3" w:rsidP="00A52EF3">
      <w:pPr>
        <w:rPr>
          <w:rFonts w:cs="Times New Roman"/>
          <w:rtl/>
        </w:rPr>
      </w:pPr>
    </w:p>
    <w:p w14:paraId="0D30B2CF" w14:textId="77777777" w:rsidR="008B58AA" w:rsidRDefault="008B58AA" w:rsidP="00A52EF3">
      <w:pPr>
        <w:rPr>
          <w:rFonts w:cs="Times New Roman"/>
          <w:rtl/>
        </w:rPr>
      </w:pPr>
    </w:p>
    <w:p w14:paraId="6EFEA6F4" w14:textId="7F80F3A1" w:rsidR="00A52EF3" w:rsidRDefault="00A52EF3" w:rsidP="00A52EF3">
      <w:pPr>
        <w:pStyle w:val="Heading3"/>
        <w:rPr>
          <w:rtl/>
        </w:rPr>
      </w:pPr>
      <w:r>
        <w:rPr>
          <w:rFonts w:hint="cs"/>
          <w:rtl/>
        </w:rPr>
        <w:t>למה לזייף ולא לצייר משהו משלך</w:t>
      </w:r>
    </w:p>
    <w:p w14:paraId="1BFAF121" w14:textId="77777777" w:rsidR="00A52EF3" w:rsidRDefault="00A52EF3" w:rsidP="00A52EF3">
      <w:pPr>
        <w:rPr>
          <w:rtl/>
        </w:rPr>
      </w:pPr>
      <w:r>
        <w:rPr>
          <w:rFonts w:hint="cs"/>
          <w:rtl/>
        </w:rPr>
        <w:t>["למה לזייף ולא לצייר את הציורים שלך? במקום לצייר בשם אחרים יכולת להביע את עצמך."</w:t>
      </w:r>
    </w:p>
    <w:p w14:paraId="05013205" w14:textId="77777777" w:rsidR="00A52EF3" w:rsidRDefault="00A52EF3" w:rsidP="00A52EF3">
      <w:pPr>
        <w:rPr>
          <w:rtl/>
        </w:rPr>
      </w:pPr>
      <w:r>
        <w:rPr>
          <w:rFonts w:hint="cs"/>
          <w:rtl/>
        </w:rPr>
        <w:t xml:space="preserve">"כי החיים של צייר מקצועי הם קשים מאוד. אתה מרוויח מעט, לפחות בעשורים הראשונים של הקריירה. ולעבוד על הביטוי שלך, לחשוף את עצמך ולחפור בתוך עצמך כל הזמן </w:t>
      </w:r>
      <w:r>
        <w:rPr>
          <w:rtl/>
        </w:rPr>
        <w:t>–</w:t>
      </w:r>
      <w:r>
        <w:rPr>
          <w:rFonts w:hint="cs"/>
          <w:rtl/>
        </w:rPr>
        <w:t xml:space="preserve"> זה קשה, זה רק למי שממש בוער בו משהו שחייב ביטוי. אם אין את זה </w:t>
      </w:r>
      <w:r>
        <w:rPr>
          <w:rtl/>
        </w:rPr>
        <w:t>–</w:t>
      </w:r>
      <w:r>
        <w:rPr>
          <w:rFonts w:hint="cs"/>
          <w:rtl/>
        </w:rPr>
        <w:t xml:space="preserve"> אין טעם במאמץ, בשנים של בניית שם לעצמך, בשנים הארוכות של עוני."</w:t>
      </w:r>
    </w:p>
    <w:p w14:paraId="19E891AE" w14:textId="77777777" w:rsidR="00A52EF3" w:rsidRDefault="00A52EF3" w:rsidP="00A52EF3">
      <w:pPr>
        <w:rPr>
          <w:rFonts w:cs="Times New Roman"/>
          <w:rtl/>
        </w:rPr>
      </w:pPr>
      <w:r>
        <w:rPr>
          <w:rFonts w:cs="Times New Roman" w:hint="cs"/>
          <w:rtl/>
        </w:rPr>
        <w:t>]</w:t>
      </w:r>
    </w:p>
    <w:p w14:paraId="17713E65" w14:textId="77777777" w:rsidR="00A52EF3" w:rsidRDefault="00A52EF3" w:rsidP="00A52EF3">
      <w:pPr>
        <w:rPr>
          <w:rFonts w:cs="Times New Roman"/>
          <w:rtl/>
        </w:rPr>
      </w:pPr>
    </w:p>
    <w:p w14:paraId="677D6CC6" w14:textId="77777777" w:rsidR="00A52EF3" w:rsidRDefault="00A52EF3" w:rsidP="001A1909">
      <w:pPr>
        <w:rPr>
          <w:rtl/>
        </w:rPr>
      </w:pPr>
    </w:p>
    <w:p w14:paraId="0B41C0BE" w14:textId="77777777" w:rsidR="004C5D61" w:rsidRDefault="004C5D61" w:rsidP="004C5D61">
      <w:pPr>
        <w:pStyle w:val="Heading3"/>
        <w:rPr>
          <w:rtl/>
        </w:rPr>
      </w:pPr>
      <w:r>
        <w:rPr>
          <w:rFonts w:hint="cs"/>
          <w:rtl/>
        </w:rPr>
        <w:t>להכניס זיופים לקטלוג</w:t>
      </w:r>
    </w:p>
    <w:p w14:paraId="748BDDCF" w14:textId="77777777" w:rsidR="004C5D61" w:rsidRDefault="004C5D61" w:rsidP="004C5D61">
      <w:pPr>
        <w:rPr>
          <w:rFonts w:cs="Times New Roman"/>
          <w:rtl/>
        </w:rPr>
      </w:pPr>
      <w:r w:rsidRPr="00A13973">
        <w:rPr>
          <w:rFonts w:cs="Times New Roman" w:hint="cs"/>
          <w:highlight w:val="magenta"/>
          <w:rtl/>
        </w:rPr>
        <w:t>הקולגה אמר את זה:</w:t>
      </w:r>
    </w:p>
    <w:p w14:paraId="34C95585" w14:textId="77777777" w:rsidR="004C5D61" w:rsidRDefault="004C5D61" w:rsidP="004C5D61">
      <w:pPr>
        <w:rPr>
          <w:rFonts w:cs="Times New Roman"/>
          <w:rtl/>
        </w:rPr>
      </w:pPr>
      <w:r>
        <w:rPr>
          <w:rFonts w:cs="Times New Roman" w:hint="cs"/>
          <w:rtl/>
        </w:rPr>
        <w:t xml:space="preserve">"יודע? אני אומן הזיופים. אומן מספר אחד בעולם. זה צריך להיות כל-כך חכם, כל-כך מלומד ומעמיק לזייף ציור של אומן קלאסי. אבל זיוף טוב זה לא מספיק בכלל. למשל </w:t>
      </w:r>
      <w:r w:rsidRPr="00B45EF5">
        <w:rPr>
          <w:rFonts w:cs="Times New Roman"/>
          <w:rtl/>
        </w:rPr>
        <w:t xml:space="preserve">קלימט, </w:t>
      </w:r>
      <w:r>
        <w:rPr>
          <w:rFonts w:cs="Times New Roman" w:hint="cs"/>
          <w:rtl/>
        </w:rPr>
        <w:t xml:space="preserve">בתור דוגמה, יש יותר קלים ממנו נגיד מירו קל אבל אפילו </w:t>
      </w:r>
      <w:r>
        <w:rPr>
          <w:rFonts w:cs="Times New Roman" w:hint="cs"/>
          <w:rtl/>
        </w:rPr>
        <w:lastRenderedPageBreak/>
        <w:t xml:space="preserve">קלימט </w:t>
      </w:r>
      <w:r w:rsidRPr="00B45EF5">
        <w:rPr>
          <w:rFonts w:cs="Times New Roman"/>
          <w:rtl/>
        </w:rPr>
        <w:t xml:space="preserve">זה טכניקה זה קל זה, אבל אז </w:t>
      </w:r>
      <w:r>
        <w:rPr>
          <w:rFonts w:cs="Times New Roman" w:hint="cs"/>
          <w:rtl/>
        </w:rPr>
        <w:t xml:space="preserve">בשביל שיהיה נחשב שקלימט צייר </w:t>
      </w:r>
      <w:r w:rsidRPr="00B45EF5">
        <w:rPr>
          <w:rFonts w:cs="Times New Roman"/>
          <w:rtl/>
        </w:rPr>
        <w:t xml:space="preserve">צריך להכניס לספר, לקטלוג, ואי אפשר. </w:t>
      </w:r>
      <w:r>
        <w:rPr>
          <w:rFonts w:cs="Times New Roman" w:hint="cs"/>
          <w:rtl/>
        </w:rPr>
        <w:t xml:space="preserve">היום אי אפשר כי יש מחשב יש מדידות. היום משלמים המון כסף, אז הכל צריך להיות מאוד מסודר. אבל פעם! אח, פעם זאת היתה חגיגה של בלבול ובלגן. </w:t>
      </w:r>
      <w:r w:rsidRPr="00B45EF5">
        <w:rPr>
          <w:rFonts w:cs="Times New Roman"/>
          <w:rtl/>
        </w:rPr>
        <w:t>בעבר ספרי</w:t>
      </w:r>
      <w:r>
        <w:rPr>
          <w:rFonts w:cs="Times New Roman" w:hint="cs"/>
          <w:rtl/>
        </w:rPr>
        <w:t xml:space="preserve"> האומנות</w:t>
      </w:r>
      <w:r w:rsidRPr="00B45EF5">
        <w:rPr>
          <w:rFonts w:cs="Times New Roman"/>
          <w:rtl/>
        </w:rPr>
        <w:t xml:space="preserve"> והקטלוגים היו </w:t>
      </w:r>
      <w:r>
        <w:rPr>
          <w:rFonts w:cs="Times New Roman" w:hint="cs"/>
          <w:rtl/>
        </w:rPr>
        <w:t>[</w:t>
      </w:r>
      <w:r w:rsidRPr="00B45EF5">
        <w:rPr>
          <w:rFonts w:cs="Times New Roman"/>
        </w:rPr>
        <w:t>hazy</w:t>
      </w:r>
      <w:r>
        <w:rPr>
          <w:rFonts w:cs="Times New Roman" w:hint="cs"/>
          <w:rtl/>
        </w:rPr>
        <w:t>]</w:t>
      </w:r>
      <w:r w:rsidRPr="00B45EF5">
        <w:rPr>
          <w:rFonts w:cs="Times New Roman"/>
          <w:rtl/>
        </w:rPr>
        <w:t xml:space="preserve"> </w:t>
      </w:r>
      <w:r>
        <w:rPr>
          <w:rFonts w:cs="Times New Roman" w:hint="cs"/>
          <w:rtl/>
        </w:rPr>
        <w:t>מעורפלים</w:t>
      </w:r>
      <w:r w:rsidRPr="00B45EF5">
        <w:rPr>
          <w:rFonts w:cs="Times New Roman"/>
          <w:rtl/>
        </w:rPr>
        <w:t xml:space="preserve"> ומלאי שגיאות של המחבר שאי אפשר לאמת או להפריך. וכך יש </w:t>
      </w:r>
      <w:r>
        <w:rPr>
          <w:rFonts w:cs="Times New Roman" w:hint="cs"/>
          <w:rtl/>
        </w:rPr>
        <w:t>ל</w:t>
      </w:r>
      <w:r w:rsidRPr="00B45EF5">
        <w:rPr>
          <w:rFonts w:cs="Times New Roman"/>
          <w:rtl/>
        </w:rPr>
        <w:t>כל אומן מהעית</w:t>
      </w:r>
      <w:r>
        <w:rPr>
          <w:rFonts w:cs="Times New Roman" w:hint="cs"/>
          <w:rtl/>
        </w:rPr>
        <w:t>ות</w:t>
      </w:r>
      <w:r w:rsidRPr="00B45EF5">
        <w:rPr>
          <w:rFonts w:cs="Times New Roman"/>
          <w:rtl/>
        </w:rPr>
        <w:t xml:space="preserve"> ה</w:t>
      </w:r>
      <w:r>
        <w:rPr>
          <w:rFonts w:cs="Times New Roman" w:hint="cs"/>
          <w:rtl/>
        </w:rPr>
        <w:t>קדומו</w:t>
      </w:r>
      <w:r w:rsidRPr="00B45EF5">
        <w:rPr>
          <w:rFonts w:cs="Times New Roman"/>
          <w:rtl/>
        </w:rPr>
        <w:t xml:space="preserve">ת איזה סדק להכנס דרכו. קטלוג איטלקי </w:t>
      </w:r>
      <w:r>
        <w:rPr>
          <w:rFonts w:cs="Times New Roman" w:hint="cs"/>
          <w:rtl/>
        </w:rPr>
        <w:t>ש</w:t>
      </w:r>
      <w:r w:rsidRPr="00B45EF5">
        <w:rPr>
          <w:rFonts w:cs="Times New Roman"/>
          <w:rtl/>
        </w:rPr>
        <w:t xml:space="preserve">ל צייר אנגלי - זה הכי טוב, איזה מומחה איטלקי שכותב על צייר בריטי, </w:t>
      </w:r>
      <w:r>
        <w:rPr>
          <w:rFonts w:cs="Times New Roman" w:hint="cs"/>
          <w:rtl/>
        </w:rPr>
        <w:t>[</w:t>
      </w:r>
      <w:r w:rsidRPr="00B45EF5">
        <w:rPr>
          <w:rFonts w:cs="Times New Roman"/>
          <w:rtl/>
        </w:rPr>
        <w:t>הו</w:t>
      </w:r>
      <w:r>
        <w:rPr>
          <w:rFonts w:cs="Times New Roman" w:hint="cs"/>
          <w:rtl/>
        </w:rPr>
        <w:t>א</w:t>
      </w:r>
      <w:r w:rsidRPr="00B45EF5">
        <w:rPr>
          <w:rFonts w:cs="Times New Roman"/>
          <w:rtl/>
        </w:rPr>
        <w:t xml:space="preserve"> בטוח שהוא מומחה </w:t>
      </w:r>
      <w:r>
        <w:rPr>
          <w:rFonts w:cs="Times New Roman" w:hint="cs"/>
          <w:rtl/>
        </w:rPr>
        <w:t xml:space="preserve">אף על פי שהוא מרוחק. מה שבטוח זה שהוא </w:t>
      </w:r>
      <w:r w:rsidRPr="00B45EF5">
        <w:rPr>
          <w:rFonts w:cs="Times New Roman"/>
          <w:rtl/>
        </w:rPr>
        <w:t>יעשה טעויות.</w:t>
      </w:r>
      <w:r>
        <w:rPr>
          <w:rFonts w:cs="Times New Roman" w:hint="cs"/>
          <w:rtl/>
        </w:rPr>
        <w:t>]</w:t>
      </w:r>
      <w:r w:rsidRPr="00B45EF5">
        <w:rPr>
          <w:rFonts w:cs="Times New Roman"/>
          <w:rtl/>
        </w:rPr>
        <w:t xml:space="preserve"> זאת הכניסה שלי - היוהרה של מי שיודע מעט מאוד ובטוח שהוא כבר יכול לכתוב ספר, והכי טוב - סידרת ספרים על תחום שהוא לא מבין בו. הבנתם? תחום שהוא אוהב, תחום שהוא חשב עליו, כל הכבוד בהחלט, אבל בכל זאת לא מבין כלום, ומי שמבין הרבה יותר ממנו יודע כמה עוד יש ללמוד ולכן לא כותב את הסידרה הזאת!</w:t>
      </w:r>
      <w:r>
        <w:rPr>
          <w:rFonts w:cs="Times New Roman" w:hint="cs"/>
          <w:rtl/>
        </w:rPr>
        <w:t>"</w:t>
      </w:r>
    </w:p>
    <w:p w14:paraId="2AE2AAF5" w14:textId="77777777" w:rsidR="004C5D61" w:rsidRDefault="004C5D61" w:rsidP="004C5D61">
      <w:pPr>
        <w:rPr>
          <w:rFonts w:cs="Times New Roman"/>
          <w:rtl/>
        </w:rPr>
      </w:pPr>
      <w:r w:rsidRPr="00B45EF5">
        <w:rPr>
          <w:rFonts w:cs="Times New Roman"/>
          <w:rtl/>
        </w:rPr>
        <w:t xml:space="preserve">, </w:t>
      </w:r>
      <w:r>
        <w:rPr>
          <w:rFonts w:cs="Times New Roman" w:hint="cs"/>
          <w:rtl/>
        </w:rPr>
        <w:t>"</w:t>
      </w:r>
      <w:r w:rsidRPr="00B45EF5">
        <w:rPr>
          <w:rFonts w:cs="Times New Roman"/>
          <w:rtl/>
        </w:rPr>
        <w:t>מי שכותב את הספר הוא זה שהכי יומרני, הכי לא יודע, הכי עושה את השגיאות הכי בוטות, והמומחה האמיתי עושה משהו אחר לגמרי באותו זמן.</w:t>
      </w:r>
      <w:r>
        <w:rPr>
          <w:rFonts w:cs="Times New Roman" w:hint="cs"/>
          <w:rtl/>
        </w:rPr>
        <w:t>"</w:t>
      </w:r>
    </w:p>
    <w:p w14:paraId="1CDAA6E8" w14:textId="77777777" w:rsidR="004C5D61" w:rsidRDefault="004C5D61" w:rsidP="001A1909">
      <w:pPr>
        <w:rPr>
          <w:rtl/>
        </w:rPr>
      </w:pPr>
    </w:p>
    <w:p w14:paraId="0E582706" w14:textId="77777777" w:rsidR="004C5D61" w:rsidRDefault="004C5D61" w:rsidP="004C5D61">
      <w:pPr>
        <w:pStyle w:val="Heading3"/>
        <w:rPr>
          <w:rtl/>
        </w:rPr>
      </w:pPr>
      <w:r>
        <w:rPr>
          <w:rFonts w:hint="cs"/>
          <w:rtl/>
        </w:rPr>
        <w:t>זיוף פרובננס</w:t>
      </w:r>
    </w:p>
    <w:p w14:paraId="66DDD8F5" w14:textId="77777777" w:rsidR="004C5D61" w:rsidRDefault="004C5D61" w:rsidP="004C5D61">
      <w:pPr>
        <w:rPr>
          <w:rtl/>
        </w:rPr>
      </w:pPr>
      <w:r>
        <w:rPr>
          <w:rFonts w:cs="Times New Roman"/>
          <w:rtl/>
        </w:rPr>
        <w:t xml:space="preserve">הדרך הקלה ביותר להוציא זיוף </w:t>
      </w:r>
      <w:r>
        <w:rPr>
          <w:rFonts w:cs="Times New Roman" w:hint="cs"/>
          <w:rtl/>
        </w:rPr>
        <w:t xml:space="preserve">עם פרובננס בלתי ניתן לעירעור לשוק, </w:t>
      </w:r>
      <w:r>
        <w:rPr>
          <w:rFonts w:cs="Times New Roman"/>
          <w:rtl/>
        </w:rPr>
        <w:t>היא למצוא יורש של האומן שמוכן לעשות את זה - הוא תמיד יוכל לטעון שהציור ניתן לו במתנה.</w:t>
      </w:r>
    </w:p>
    <w:p w14:paraId="67D92FA7" w14:textId="77777777" w:rsidR="004C5D61" w:rsidRDefault="004C5D61" w:rsidP="004C5D61">
      <w:pPr>
        <w:rPr>
          <w:rFonts w:cs="Times New Roman"/>
          <w:rtl/>
        </w:rPr>
      </w:pPr>
      <w:r>
        <w:rPr>
          <w:rFonts w:cs="Times New Roman" w:hint="cs"/>
          <w:rtl/>
        </w:rPr>
        <w:t xml:space="preserve">או </w:t>
      </w:r>
      <w:r>
        <w:rPr>
          <w:rFonts w:cs="Times New Roman"/>
          <w:rtl/>
        </w:rPr>
        <w:t xml:space="preserve">לחילופין - מי שגר בדירתו הקודמת, (מצא במקרה מאחורי כמה שידות ישנות), </w:t>
      </w:r>
      <w:r>
        <w:rPr>
          <w:rFonts w:cs="Times New Roman" w:hint="cs"/>
          <w:rtl/>
        </w:rPr>
        <w:t>הקצב שלו או הירקן שלו</w:t>
      </w:r>
      <w:r>
        <w:rPr>
          <w:rFonts w:cs="Times New Roman"/>
          <w:rtl/>
        </w:rPr>
        <w:t xml:space="preserve"> (כביכול הציור היה חלק מהתשלום</w:t>
      </w:r>
      <w:r>
        <w:rPr>
          <w:rFonts w:cs="Times New Roman" w:hint="cs"/>
          <w:rtl/>
        </w:rPr>
        <w:t xml:space="preserve"> </w:t>
      </w:r>
      <w:r>
        <w:rPr>
          <w:rFonts w:cs="Times New Roman"/>
          <w:rtl/>
        </w:rPr>
        <w:t>–</w:t>
      </w:r>
      <w:r>
        <w:rPr>
          <w:rFonts w:cs="Times New Roman" w:hint="cs"/>
          <w:rtl/>
        </w:rPr>
        <w:t xml:space="preserve"> כי גם אמנים גדולים צריכים לאכול, על כך לא ניתן לערער</w:t>
      </w:r>
      <w:r>
        <w:rPr>
          <w:rFonts w:cs="Times New Roman"/>
          <w:rtl/>
        </w:rPr>
        <w:t>) וכו'.</w:t>
      </w:r>
    </w:p>
    <w:p w14:paraId="28793775" w14:textId="77777777" w:rsidR="004C5D61" w:rsidRDefault="004C5D61" w:rsidP="001A1909">
      <w:pPr>
        <w:rPr>
          <w:rtl/>
        </w:rPr>
      </w:pPr>
    </w:p>
    <w:p w14:paraId="3AD7282A" w14:textId="77777777" w:rsidR="009F6154" w:rsidRDefault="009F6154" w:rsidP="009F6154">
      <w:pPr>
        <w:pStyle w:val="Heading3"/>
        <w:rPr>
          <w:rtl/>
        </w:rPr>
      </w:pPr>
      <w:r>
        <w:rPr>
          <w:rFonts w:hint="cs"/>
          <w:rtl/>
        </w:rPr>
        <w:t>זיוף בכתיבה ובציור עפ"י תתי-אלמנטים</w:t>
      </w:r>
    </w:p>
    <w:p w14:paraId="403A43A7" w14:textId="77777777" w:rsidR="009F6154" w:rsidRDefault="009F6154" w:rsidP="001A1909">
      <w:pPr>
        <w:rPr>
          <w:rtl/>
        </w:rPr>
      </w:pPr>
    </w:p>
    <w:p w14:paraId="6003E09D" w14:textId="77777777" w:rsidR="009F6154" w:rsidRDefault="009F6154" w:rsidP="009F6154">
      <w:pPr>
        <w:rPr>
          <w:rFonts w:cs="Times New Roman"/>
          <w:rtl/>
        </w:rPr>
      </w:pPr>
      <w:r>
        <w:rPr>
          <w:rFonts w:cs="Times New Roman" w:hint="cs"/>
          <w:rtl/>
        </w:rPr>
        <w:t>[[</w:t>
      </w:r>
    </w:p>
    <w:p w14:paraId="0FCCC4C6" w14:textId="77777777" w:rsidR="009F6154" w:rsidRDefault="009F6154" w:rsidP="009F6154">
      <w:pPr>
        <w:rPr>
          <w:rFonts w:cs="Times New Roman"/>
          <w:rtl/>
        </w:rPr>
      </w:pPr>
      <w:r w:rsidRPr="00B45AFB">
        <w:rPr>
          <w:rFonts w:cs="Times New Roman"/>
          <w:rtl/>
        </w:rPr>
        <w:t xml:space="preserve">"נגיד, אתה רוצה לזייף סיפור כאילו נמצא חדש של סופר מוכר. למה? סתם, לכיף שלך. לשגע קצת את האינטלקטואלים החשובים-בעיני עצמם האלה, שמסתובבים באקדמיה </w:t>
      </w:r>
      <w:r>
        <w:rPr>
          <w:rFonts w:cs="Times New Roman" w:hint="cs"/>
          <w:rtl/>
        </w:rPr>
        <w:t>שצריכים</w:t>
      </w:r>
      <w:r w:rsidRPr="00B45AFB">
        <w:rPr>
          <w:rFonts w:cs="Times New Roman"/>
          <w:rtl/>
        </w:rPr>
        <w:t xml:space="preserve"> להתחבר לסופר, להבין את כל הרמזים, כל האיזכורים, כל הבדיחות הפנימיות, כל מה שאמר ומה שהתכוון להגיד ומה שאפילו לא ידע שהתכוון אבל זה מה שיוצא. </w:t>
      </w:r>
    </w:p>
    <w:p w14:paraId="3DA59C53" w14:textId="77777777" w:rsidR="009F6154" w:rsidRDefault="009F6154" w:rsidP="009F6154">
      <w:pPr>
        <w:rPr>
          <w:rFonts w:cs="Times New Roman"/>
          <w:rtl/>
        </w:rPr>
      </w:pPr>
      <w:r>
        <w:rPr>
          <w:rFonts w:cs="Times New Roman" w:hint="cs"/>
          <w:rtl/>
        </w:rPr>
        <w:t xml:space="preserve">זיוף טוב מורכב משלושה אלמנטים. הוא צריך להצמד לאותם נושאים, אותן מניירות ואותו סגנון. </w:t>
      </w:r>
    </w:p>
    <w:p w14:paraId="156ADF11" w14:textId="77777777" w:rsidR="009F6154" w:rsidRDefault="009F6154" w:rsidP="009F6154">
      <w:pPr>
        <w:rPr>
          <w:rFonts w:cs="Times New Roman"/>
          <w:rtl/>
        </w:rPr>
      </w:pPr>
    </w:p>
    <w:p w14:paraId="3FFC4A85" w14:textId="77777777" w:rsidR="009F6154" w:rsidRDefault="009F6154" w:rsidP="009F6154">
      <w:pPr>
        <w:rPr>
          <w:rFonts w:cs="Times New Roman"/>
          <w:rtl/>
        </w:rPr>
      </w:pPr>
      <w:r w:rsidRPr="00DE484D">
        <w:rPr>
          <w:rFonts w:cs="Times New Roman"/>
          <w:rtl/>
        </w:rPr>
        <w:t xml:space="preserve">אני אתן לך אנלוגיה. כשאתה בא לכתוב בסגנון של משורר אחר, על מה אתה צריך להקפיד? </w:t>
      </w:r>
      <w:r>
        <w:rPr>
          <w:rFonts w:cs="Times New Roman" w:hint="cs"/>
          <w:rtl/>
        </w:rPr>
        <w:t xml:space="preserve">לכתוב על אותם נושאים, זה ברור. </w:t>
      </w:r>
      <w:r w:rsidRPr="00DE484D">
        <w:rPr>
          <w:rFonts w:cs="Times New Roman"/>
          <w:rtl/>
        </w:rPr>
        <w:t>בגלל זה, הציור היחיד של נוף ימי שרמברנדט צייר הוא כל-כך מיוחד.</w:t>
      </w:r>
    </w:p>
    <w:p w14:paraId="4CC3A4C3" w14:textId="77777777" w:rsidR="009F6154" w:rsidRDefault="009F6154" w:rsidP="009F6154">
      <w:pPr>
        <w:rPr>
          <w:rFonts w:cs="Times New Roman"/>
          <w:rtl/>
        </w:rPr>
      </w:pPr>
      <w:r>
        <w:rPr>
          <w:rFonts w:cs="Times New Roman" w:hint="cs"/>
          <w:rtl/>
        </w:rPr>
        <w:t>נוף ימי של רמברנדט? בחיים לא שמעתי עליו.</w:t>
      </w:r>
    </w:p>
    <w:p w14:paraId="08949B85" w14:textId="77777777" w:rsidR="009F6154" w:rsidRDefault="009F6154" w:rsidP="009F6154">
      <w:pPr>
        <w:rPr>
          <w:rFonts w:cs="Times New Roman"/>
          <w:rtl/>
        </w:rPr>
      </w:pPr>
      <w:r>
        <w:rPr>
          <w:rFonts w:cs="Times New Roman" w:hint="cs"/>
          <w:rtl/>
        </w:rPr>
        <w:t xml:space="preserve">וגם לא תשמע. הוא נגנב ומן הסתם לעולם לא יתגלה (אנחה). אבל בזיוף שלנו נצמד לאותם נושאים. </w:t>
      </w:r>
    </w:p>
    <w:p w14:paraId="481EE627" w14:textId="77777777" w:rsidR="009F6154" w:rsidRDefault="009F6154" w:rsidP="009F6154">
      <w:pPr>
        <w:rPr>
          <w:rFonts w:cs="Times New Roman"/>
          <w:rtl/>
        </w:rPr>
      </w:pPr>
      <w:r>
        <w:rPr>
          <w:rFonts w:cs="Times New Roman" w:hint="cs"/>
          <w:rtl/>
        </w:rPr>
        <w:t xml:space="preserve">אחר-כך המניירות. </w:t>
      </w:r>
      <w:r w:rsidRPr="00B45AFB">
        <w:rPr>
          <w:rFonts w:cs="Times New Roman"/>
          <w:rtl/>
        </w:rPr>
        <w:t>מניירה זה למשל ל</w:t>
      </w:r>
      <w:r>
        <w:rPr>
          <w:rFonts w:cs="Times New Roman" w:hint="cs"/>
          <w:rtl/>
        </w:rPr>
        <w:t xml:space="preserve">א לחתוך לפרקים. האכזריים שבסופרים כותבים </w:t>
      </w:r>
      <w:r w:rsidRPr="00B45AFB">
        <w:rPr>
          <w:rFonts w:cs="Times New Roman"/>
          <w:rtl/>
        </w:rPr>
        <w:t xml:space="preserve">את </w:t>
      </w:r>
      <w:r>
        <w:rPr>
          <w:rFonts w:cs="Times New Roman" w:hint="cs"/>
          <w:rtl/>
        </w:rPr>
        <w:t xml:space="preserve">כל </w:t>
      </w:r>
      <w:r w:rsidRPr="00B45AFB">
        <w:rPr>
          <w:rFonts w:cs="Times New Roman"/>
          <w:rtl/>
        </w:rPr>
        <w:t xml:space="preserve">הספר בפיסקה אחת, או אפילו במשפט אחד. או משפטים ארוכים ותיאורים ואלוזיות והיקשים והיגדים ופילוסופיות - ייאוש טוטלי, כלומר, בלי הפוגה. מבין? זה מנייריזם, את זה חייבים לשכפל בטקסט המזוייף. וזה קל. אבל </w:t>
      </w:r>
      <w:r>
        <w:rPr>
          <w:rFonts w:cs="Times New Roman" w:hint="cs"/>
          <w:rtl/>
        </w:rPr>
        <w:t xml:space="preserve">קח נניח את </w:t>
      </w:r>
      <w:r w:rsidRPr="00B45AFB">
        <w:rPr>
          <w:rFonts w:cs="Times New Roman"/>
          <w:rtl/>
        </w:rPr>
        <w:t xml:space="preserve">טולסטוי? כתב מושלם, מושלם, בלי </w:t>
      </w:r>
      <w:r w:rsidRPr="00B45AFB">
        <w:rPr>
          <w:rFonts w:cs="Times New Roman"/>
          <w:rtl/>
        </w:rPr>
        <w:lastRenderedPageBreak/>
        <w:t xml:space="preserve">שום מנייריזם חיצוני. לזייף אותו אתה צריך להכיר לעומק את כל המכלול היצירתי שלו, אתה חייב למקם את הסיפור איפשהו ברצף היצירה שלו מבחינה סגנונית ותימתית ובדרגת הבשלות המתאימה. אבל זה נניח רק טכני, זה נניח אפשרי. ואתה מוצא דברים קטנים, רמזים, אולי </w:t>
      </w:r>
      <w:r>
        <w:rPr>
          <w:rFonts w:cs="Times New Roman" w:hint="cs"/>
          <w:rtl/>
        </w:rPr>
        <w:t>תימה</w:t>
      </w:r>
      <w:r w:rsidRPr="00B45AFB">
        <w:rPr>
          <w:rFonts w:cs="Times New Roman"/>
          <w:rtl/>
        </w:rPr>
        <w:t xml:space="preserve"> שמפותח</w:t>
      </w:r>
      <w:r>
        <w:rPr>
          <w:rFonts w:cs="Times New Roman" w:hint="cs"/>
          <w:rtl/>
        </w:rPr>
        <w:t>ת</w:t>
      </w:r>
      <w:r w:rsidRPr="00B45AFB">
        <w:rPr>
          <w:rFonts w:cs="Times New Roman"/>
          <w:rtl/>
        </w:rPr>
        <w:t xml:space="preserve"> בסיפור מאוחר שבו אתה רק רומז עליו כאילו בבוסריות. מבין? שיהיה למומחים האלה על מה להתפס.</w:t>
      </w:r>
    </w:p>
    <w:p w14:paraId="64703FC8" w14:textId="77777777" w:rsidR="009F6154" w:rsidRDefault="009F6154" w:rsidP="009F6154">
      <w:pPr>
        <w:rPr>
          <w:rFonts w:cs="Times New Roman"/>
          <w:rtl/>
        </w:rPr>
      </w:pPr>
      <w:r>
        <w:rPr>
          <w:rFonts w:cs="Times New Roman" w:hint="cs"/>
          <w:rtl/>
        </w:rPr>
        <w:t xml:space="preserve">"עכשו חיקוי הסיגנון - </w:t>
      </w:r>
      <w:r w:rsidRPr="00DE484D">
        <w:rPr>
          <w:rFonts w:cs="Times New Roman"/>
          <w:rtl/>
        </w:rPr>
        <w:t>מה זה בעצם הסיגנון הזה?</w:t>
      </w:r>
      <w:r>
        <w:rPr>
          <w:rFonts w:cs="Times New Roman" w:hint="cs"/>
          <w:rtl/>
        </w:rPr>
        <w:t xml:space="preserve"> </w:t>
      </w:r>
      <w:r w:rsidRPr="00DE484D">
        <w:rPr>
          <w:rFonts w:cs="Times New Roman"/>
          <w:rtl/>
        </w:rPr>
        <w:t xml:space="preserve">זה אומר למשל, אורך </w:t>
      </w:r>
      <w:r>
        <w:rPr>
          <w:rFonts w:cs="Times New Roman" w:hint="cs"/>
          <w:rtl/>
        </w:rPr>
        <w:t>ה</w:t>
      </w:r>
      <w:r w:rsidRPr="00DE484D">
        <w:rPr>
          <w:rFonts w:cs="Times New Roman"/>
          <w:rtl/>
        </w:rPr>
        <w:t>משפטים</w:t>
      </w:r>
      <w:r>
        <w:rPr>
          <w:rFonts w:cs="Times New Roman" w:hint="cs"/>
          <w:rtl/>
        </w:rPr>
        <w:t xml:space="preserve"> (על-פי מילים, על-פי הברות), התפלגות מופעי המילים, אפילו מילות החיבור הבנאליות," הוא המשיך כששלף מערמת פנקסים </w:t>
      </w:r>
      <w:r w:rsidRPr="00DE484D">
        <w:rPr>
          <w:rFonts w:cs="Times New Roman"/>
          <w:rtl/>
        </w:rPr>
        <w:t xml:space="preserve">אחד </w:t>
      </w:r>
      <w:r>
        <w:rPr>
          <w:rFonts w:cs="Times New Roman" w:hint="cs"/>
          <w:rtl/>
        </w:rPr>
        <w:t>מהם, שה</w:t>
      </w:r>
      <w:r w:rsidRPr="00DE484D">
        <w:rPr>
          <w:rFonts w:cs="Times New Roman"/>
          <w:rtl/>
        </w:rPr>
        <w:t xml:space="preserve">יה כתוב עליו - </w:t>
      </w:r>
      <w:r w:rsidRPr="00DE484D">
        <w:rPr>
          <w:rFonts w:cs="Times New Roman"/>
        </w:rPr>
        <w:t>Дикенсон</w:t>
      </w:r>
      <w:r w:rsidRPr="00DE484D">
        <w:rPr>
          <w:rFonts w:cs="Times New Roman"/>
          <w:rtl/>
        </w:rPr>
        <w:t xml:space="preserve"> [דיקנסון]. </w:t>
      </w:r>
      <w:r>
        <w:rPr>
          <w:rFonts w:cs="Times New Roman" w:hint="cs"/>
          <w:rtl/>
        </w:rPr>
        <w:t>ונתן לאלכס. הפנקס היה מלא בספירות של התפלגויות מרובות, וגרפים של התוצאות. "אלה תיאורים</w:t>
      </w:r>
      <w:r w:rsidRPr="00DE484D">
        <w:rPr>
          <w:rFonts w:cs="Times New Roman"/>
          <w:rtl/>
        </w:rPr>
        <w:t xml:space="preserve"> טכני</w:t>
      </w:r>
      <w:r>
        <w:rPr>
          <w:rFonts w:cs="Times New Roman" w:hint="cs"/>
          <w:rtl/>
        </w:rPr>
        <w:t>ים</w:t>
      </w:r>
      <w:r w:rsidRPr="00DE484D">
        <w:rPr>
          <w:rFonts w:cs="Times New Roman"/>
          <w:rtl/>
        </w:rPr>
        <w:t xml:space="preserve"> מאוד </w:t>
      </w:r>
      <w:r>
        <w:rPr>
          <w:rFonts w:cs="Times New Roman" w:hint="cs"/>
          <w:rtl/>
        </w:rPr>
        <w:t xml:space="preserve">של </w:t>
      </w:r>
      <w:r w:rsidRPr="00DE484D">
        <w:rPr>
          <w:rFonts w:cs="Times New Roman"/>
          <w:rtl/>
        </w:rPr>
        <w:t>סיגנון</w:t>
      </w:r>
      <w:r>
        <w:rPr>
          <w:rFonts w:cs="Times New Roman" w:hint="cs"/>
          <w:rtl/>
        </w:rPr>
        <w:t>,</w:t>
      </w:r>
      <w:r w:rsidRPr="00DE484D">
        <w:rPr>
          <w:rFonts w:cs="Times New Roman"/>
          <w:rtl/>
        </w:rPr>
        <w:t xml:space="preserve"> אלמנטים כביכול לא משמעותיים, אבל </w:t>
      </w:r>
      <w:r>
        <w:rPr>
          <w:rFonts w:cs="Times New Roman" w:hint="cs"/>
          <w:rtl/>
        </w:rPr>
        <w:t>כש</w:t>
      </w:r>
      <w:r w:rsidRPr="00DE484D">
        <w:rPr>
          <w:rFonts w:cs="Times New Roman"/>
          <w:rtl/>
        </w:rPr>
        <w:t>מאל</w:t>
      </w:r>
      <w:r>
        <w:rPr>
          <w:rFonts w:cs="Times New Roman" w:hint="cs"/>
          <w:rtl/>
        </w:rPr>
        <w:t>צים</w:t>
      </w:r>
      <w:r w:rsidRPr="00DE484D">
        <w:rPr>
          <w:rFonts w:cs="Times New Roman"/>
          <w:rtl/>
        </w:rPr>
        <w:t xml:space="preserve"> את היצירה לאותן התפלגויות - זהו זה. </w:t>
      </w:r>
      <w:r>
        <w:rPr>
          <w:rFonts w:cs="Times New Roman" w:hint="cs"/>
          <w:rtl/>
        </w:rPr>
        <w:t xml:space="preserve">[שיחקת אותה] </w:t>
      </w:r>
    </w:p>
    <w:p w14:paraId="414BBEC9" w14:textId="77777777" w:rsidR="009F6154" w:rsidRDefault="009F6154" w:rsidP="009F6154">
      <w:pPr>
        <w:rPr>
          <w:rtl/>
        </w:rPr>
      </w:pPr>
      <w:r>
        <w:rPr>
          <w:rFonts w:hint="cs"/>
          <w:rtl/>
        </w:rPr>
        <w:t>]]</w:t>
      </w:r>
    </w:p>
    <w:p w14:paraId="4F68FCFC" w14:textId="77777777" w:rsidR="009F6154" w:rsidRDefault="009F6154" w:rsidP="009F6154">
      <w:pPr>
        <w:rPr>
          <w:rFonts w:cs="Times New Roman"/>
          <w:rtl/>
        </w:rPr>
      </w:pPr>
      <w:r>
        <w:rPr>
          <w:rFonts w:cs="Times New Roman" w:hint="cs"/>
          <w:rtl/>
        </w:rPr>
        <w:t>[</w:t>
      </w:r>
    </w:p>
    <w:p w14:paraId="09BE300F" w14:textId="77777777" w:rsidR="009F6154" w:rsidRPr="0052480D" w:rsidRDefault="009F6154" w:rsidP="009F6154">
      <w:pPr>
        <w:rPr>
          <w:rFonts w:cs="Times New Roman"/>
          <w:rtl/>
        </w:rPr>
      </w:pPr>
      <w:r w:rsidRPr="0052480D">
        <w:rPr>
          <w:rFonts w:cs="Times New Roman"/>
          <w:rtl/>
        </w:rPr>
        <w:t>עם כל הכבוד למומחים שפשוט "מרגישים בבטן" אם זה ציור אמיתי או לא, מה לעשות כשמומחה אחד כזה מרגיש והשני לא מרגיש? כשיש חוסר הסכמה בין המומחים.</w:t>
      </w:r>
    </w:p>
    <w:p w14:paraId="60466120" w14:textId="77777777" w:rsidR="009F6154" w:rsidRPr="0052480D" w:rsidRDefault="009F6154" w:rsidP="009F6154">
      <w:pPr>
        <w:rPr>
          <w:rFonts w:cs="Times New Roman"/>
          <w:rtl/>
        </w:rPr>
      </w:pPr>
      <w:r w:rsidRPr="0052480D">
        <w:rPr>
          <w:rFonts w:cs="Times New Roman"/>
          <w:rtl/>
        </w:rPr>
        <w:t>אז תלך למומחה הכי ידען.</w:t>
      </w:r>
    </w:p>
    <w:p w14:paraId="0708F2E1" w14:textId="77777777" w:rsidR="009F6154" w:rsidRPr="0052480D" w:rsidRDefault="009F6154" w:rsidP="009F6154">
      <w:pPr>
        <w:rPr>
          <w:rFonts w:cs="Times New Roman"/>
          <w:rtl/>
        </w:rPr>
      </w:pPr>
      <w:r w:rsidRPr="0052480D">
        <w:rPr>
          <w:rFonts w:cs="Times New Roman"/>
          <w:rtl/>
        </w:rPr>
        <w:t>זה לא כל כך פשוט. המלומד הגדול ביותר של אמן אינו נחשב בהכרח למומחה הגדול ביותר, ועם גוף יצירה מגוון יכולות להיות סמכויות שונות לכל מדיום.</w:t>
      </w:r>
    </w:p>
    <w:p w14:paraId="7D5A4494" w14:textId="77777777" w:rsidR="009F6154" w:rsidRPr="0052480D" w:rsidRDefault="009F6154" w:rsidP="009F6154">
      <w:pPr>
        <w:rPr>
          <w:rFonts w:cs="Times New Roman"/>
          <w:rtl/>
        </w:rPr>
      </w:pPr>
      <w:r w:rsidRPr="0052480D">
        <w:rPr>
          <w:rFonts w:cs="Times New Roman"/>
          <w:rtl/>
        </w:rPr>
        <w:t>מה זה אומר, משיכות מכחול?</w:t>
      </w:r>
    </w:p>
    <w:p w14:paraId="0B05CD5E" w14:textId="77777777" w:rsidR="009F6154" w:rsidRPr="0052480D" w:rsidRDefault="009F6154" w:rsidP="009F6154">
      <w:pPr>
        <w:rPr>
          <w:rFonts w:cs="Times New Roman"/>
        </w:rPr>
      </w:pPr>
      <w:r w:rsidRPr="0052480D">
        <w:rPr>
          <w:rFonts w:cs="Times New Roman"/>
          <w:rtl/>
        </w:rPr>
        <w:t xml:space="preserve">זה אומר, ואני סתם נותן דוגמה פה, בשביל שהתמונה תהיה של לאונרדו דה וינצי - </w:t>
      </w:r>
    </w:p>
    <w:p w14:paraId="78A43C54" w14:textId="77777777" w:rsidR="009F6154" w:rsidRDefault="009F6154" w:rsidP="009F6154">
      <w:pPr>
        <w:rPr>
          <w:rFonts w:cs="Times New Roman"/>
          <w:rtl/>
        </w:rPr>
      </w:pPr>
      <w:r>
        <w:rPr>
          <w:rFonts w:cs="Times New Roman" w:hint="cs"/>
          <w:rtl/>
        </w:rPr>
        <w:t>]</w:t>
      </w:r>
    </w:p>
    <w:p w14:paraId="0BEE7500" w14:textId="77777777" w:rsidR="009F6154" w:rsidRDefault="009F6154" w:rsidP="009F6154">
      <w:pPr>
        <w:rPr>
          <w:rFonts w:cs="Times New Roman"/>
          <w:rtl/>
        </w:rPr>
      </w:pPr>
      <w:r>
        <w:rPr>
          <w:rFonts w:cs="Times New Roman" w:hint="cs"/>
          <w:rtl/>
        </w:rPr>
        <w:t>[[הוא הסתיר במשך שנים את סוד הכישרון האדיר שלו, שהפתיע והדהים [</w:t>
      </w:r>
      <w:r>
        <w:rPr>
          <w:rFonts w:cs="Times New Roman"/>
        </w:rPr>
        <w:t>staggered</w:t>
      </w:r>
      <w:r>
        <w:rPr>
          <w:rFonts w:cs="Times New Roman" w:hint="cs"/>
          <w:rtl/>
        </w:rPr>
        <w:t>] אפילו אותו עצמו. ועכשו מכיוון שדיבר ודיבר לא היה מסוגל להתגבר על עצמו. ]]</w:t>
      </w:r>
    </w:p>
    <w:p w14:paraId="560B41F6" w14:textId="77777777" w:rsidR="009F6154" w:rsidRDefault="009F6154" w:rsidP="009F6154">
      <w:pPr>
        <w:rPr>
          <w:rFonts w:cs="Times New Roman"/>
          <w:rtl/>
        </w:rPr>
      </w:pPr>
      <w:r>
        <w:rPr>
          <w:rFonts w:cs="Times New Roman" w:hint="cs"/>
          <w:rtl/>
        </w:rPr>
        <w:t xml:space="preserve">[[אתה הולך במוזיאון ורואה רובנס </w:t>
      </w:r>
      <w:r>
        <w:rPr>
          <w:rFonts w:cs="Times New Roman"/>
          <w:rtl/>
        </w:rPr>
        <w:t>–</w:t>
      </w:r>
      <w:r>
        <w:rPr>
          <w:rFonts w:cs="Times New Roman" w:hint="cs"/>
          <w:rtl/>
        </w:rPr>
        <w:t xml:space="preserve"> מכיר טכניקה של רובנס, יכול לזהות סיגנון. עכשו על-פי הסיגנון שלו בוא תצייר ילדה בשמלה לבנה עם משרתות ועם גמדה וכלב. מכיר סיגנון של ולסקס </w:t>
      </w:r>
      <w:r>
        <w:rPr>
          <w:rFonts w:cs="Times New Roman"/>
          <w:rtl/>
        </w:rPr>
        <w:t>–</w:t>
      </w:r>
      <w:r>
        <w:rPr>
          <w:rFonts w:cs="Times New Roman" w:hint="cs"/>
          <w:rtl/>
        </w:rPr>
        <w:t xml:space="preserve"> לך צייר בסגנון שלו את מלך הטיטאנים</w:t>
      </w:r>
      <w:r w:rsidRPr="00832E15">
        <w:rPr>
          <w:rFonts w:cs="Times New Roman"/>
          <w:rtl/>
        </w:rPr>
        <w:t xml:space="preserve"> טורף אחד מבניו</w:t>
      </w:r>
      <w:r>
        <w:rPr>
          <w:rFonts w:cs="Times New Roman" w:hint="cs"/>
          <w:rtl/>
        </w:rPr>
        <w:t xml:space="preserve">. כמו שגויה עשה. מבינים? זה הכי מאתגר. וזה מה שיש לי. </w:t>
      </w:r>
    </w:p>
    <w:p w14:paraId="08EE66B8" w14:textId="77777777" w:rsidR="009F6154" w:rsidRDefault="009F6154" w:rsidP="009F6154">
      <w:pPr>
        <w:rPr>
          <w:rFonts w:cs="Times New Roman"/>
          <w:rtl/>
        </w:rPr>
      </w:pPr>
      <w:r>
        <w:rPr>
          <w:rFonts w:cs="Times New Roman" w:hint="cs"/>
          <w:rtl/>
        </w:rPr>
        <w:t>[</w:t>
      </w:r>
      <w:hyperlink r:id="rId10" w:history="1">
        <w:r w:rsidRPr="00832E15">
          <w:rPr>
            <w:rStyle w:val="Hyperlink"/>
            <w:rFonts w:cs="Times New Roman" w:hint="cs"/>
            <w:rtl/>
          </w:rPr>
          <w:t>הציור של ולסקס</w:t>
        </w:r>
      </w:hyperlink>
      <w:r>
        <w:rPr>
          <w:rFonts w:cs="Times New Roman" w:hint="cs"/>
          <w:rtl/>
        </w:rPr>
        <w:t xml:space="preserve">, </w:t>
      </w:r>
      <w:hyperlink r:id="rId11" w:history="1">
        <w:r w:rsidRPr="00832E15">
          <w:rPr>
            <w:rStyle w:val="Hyperlink"/>
            <w:rFonts w:cs="Times New Roman" w:hint="cs"/>
            <w:rtl/>
          </w:rPr>
          <w:t xml:space="preserve">הציור של </w:t>
        </w:r>
        <w:r>
          <w:rPr>
            <w:rStyle w:val="Hyperlink"/>
            <w:rFonts w:cs="Times New Roman" w:hint="cs"/>
            <w:rtl/>
          </w:rPr>
          <w:t xml:space="preserve">גויה ושל </w:t>
        </w:r>
        <w:r w:rsidRPr="00832E15">
          <w:rPr>
            <w:rStyle w:val="Hyperlink"/>
            <w:rFonts w:cs="Times New Roman" w:hint="cs"/>
            <w:rtl/>
          </w:rPr>
          <w:t>רובנס</w:t>
        </w:r>
      </w:hyperlink>
      <w:r>
        <w:rPr>
          <w:rFonts w:cs="Times New Roman" w:hint="cs"/>
          <w:rtl/>
        </w:rPr>
        <w:t>]</w:t>
      </w:r>
    </w:p>
    <w:p w14:paraId="3CE746FC" w14:textId="77777777" w:rsidR="009F6154" w:rsidRDefault="009F6154" w:rsidP="009F6154">
      <w:pPr>
        <w:rPr>
          <w:rFonts w:cs="Times New Roman"/>
          <w:rtl/>
        </w:rPr>
      </w:pPr>
      <w:r>
        <w:rPr>
          <w:rFonts w:cs="Times New Roman" w:hint="cs"/>
          <w:rtl/>
        </w:rPr>
        <w:t>]]</w:t>
      </w:r>
    </w:p>
    <w:p w14:paraId="20486706" w14:textId="77777777" w:rsidR="008B58AA" w:rsidRDefault="008B58AA" w:rsidP="008B58AA">
      <w:pPr>
        <w:rPr>
          <w:rFonts w:cs="Times New Roman"/>
          <w:rtl/>
        </w:rPr>
      </w:pPr>
      <w:r>
        <w:rPr>
          <w:rFonts w:cs="Times New Roman" w:hint="cs"/>
          <w:rtl/>
        </w:rPr>
        <w:t xml:space="preserve">"איך זה </w:t>
      </w:r>
      <w:r w:rsidRPr="00035A46">
        <w:rPr>
          <w:rFonts w:cs="Times New Roman"/>
          <w:rtl/>
        </w:rPr>
        <w:t>בציור</w:t>
      </w:r>
      <w:r>
        <w:rPr>
          <w:rFonts w:cs="Times New Roman" w:hint="cs"/>
          <w:rtl/>
        </w:rPr>
        <w:t>?</w:t>
      </w:r>
      <w:r w:rsidRPr="00035A46">
        <w:rPr>
          <w:rFonts w:cs="Times New Roman"/>
          <w:rtl/>
        </w:rPr>
        <w:t xml:space="preserve"> אתה מחלק את הציור לאלמנטים הכי קטנים. לא רק התימה, לא רק פלטת הצבעים</w:t>
      </w:r>
      <w:r>
        <w:rPr>
          <w:rFonts w:cs="Times New Roman" w:hint="cs"/>
          <w:rtl/>
        </w:rPr>
        <w:t xml:space="preserve"> הנכונה</w:t>
      </w:r>
      <w:r w:rsidRPr="00035A46">
        <w:rPr>
          <w:rFonts w:cs="Times New Roman"/>
          <w:rtl/>
        </w:rPr>
        <w:t xml:space="preserve">, </w:t>
      </w:r>
      <w:r>
        <w:rPr>
          <w:rFonts w:cs="Times New Roman" w:hint="cs"/>
          <w:rtl/>
        </w:rPr>
        <w:t xml:space="preserve">לא רק </w:t>
      </w:r>
      <w:r w:rsidRPr="00035A46">
        <w:rPr>
          <w:rFonts w:cs="Times New Roman"/>
          <w:rtl/>
        </w:rPr>
        <w:t>משיכת המכחול</w:t>
      </w:r>
      <w:r>
        <w:rPr>
          <w:rFonts w:cs="Times New Roman" w:hint="cs"/>
          <w:rtl/>
        </w:rPr>
        <w:t xml:space="preserve"> המותאמת במדוייק:</w:t>
      </w:r>
      <w:r w:rsidRPr="00035A46">
        <w:rPr>
          <w:rFonts w:cs="Times New Roman"/>
          <w:rtl/>
        </w:rPr>
        <w:t xml:space="preserve"> כל זה פשוט. </w:t>
      </w:r>
      <w:r>
        <w:rPr>
          <w:rFonts w:cs="Times New Roman" w:hint="cs"/>
          <w:rtl/>
        </w:rPr>
        <w:t xml:space="preserve">גם אנליזה של האובייקטים הכי בסיסיים: </w:t>
      </w:r>
      <w:r w:rsidRPr="00035A46">
        <w:rPr>
          <w:rFonts w:cs="Times New Roman"/>
          <w:rtl/>
        </w:rPr>
        <w:t xml:space="preserve">כמה קוים ישרים? וכל קו - באיזו זוית? </w:t>
      </w:r>
      <w:r>
        <w:rPr>
          <w:rFonts w:cs="Times New Roman" w:hint="cs"/>
          <w:rtl/>
        </w:rPr>
        <w:t>[</w:t>
      </w:r>
      <w:r w:rsidRPr="00035A46">
        <w:rPr>
          <w:rFonts w:cs="Times New Roman"/>
          <w:rtl/>
        </w:rPr>
        <w:t>מה התפלגות הזויות?</w:t>
      </w:r>
      <w:r>
        <w:rPr>
          <w:rFonts w:cs="Times New Roman" w:hint="cs"/>
          <w:rtl/>
        </w:rPr>
        <w:t>]</w:t>
      </w:r>
      <w:r w:rsidRPr="00035A46">
        <w:rPr>
          <w:rFonts w:cs="Times New Roman"/>
          <w:rtl/>
        </w:rPr>
        <w:t xml:space="preserve"> </w:t>
      </w:r>
      <w:r>
        <w:rPr>
          <w:rFonts w:cs="Times New Roman" w:hint="cs"/>
          <w:rtl/>
        </w:rPr>
        <w:t>באיזו עקמומיות? ופתאום,</w:t>
      </w:r>
      <w:r w:rsidRPr="00257CC5">
        <w:rPr>
          <w:rFonts w:cs="Times New Roman" w:hint="cs"/>
          <w:rtl/>
        </w:rPr>
        <w:t xml:space="preserve"> </w:t>
      </w:r>
      <w:r>
        <w:rPr>
          <w:rFonts w:cs="Times New Roman" w:hint="cs"/>
          <w:rtl/>
        </w:rPr>
        <w:t xml:space="preserve">רק מתוך אילוצים גיאומטריים שכפית על עצמך, בלי שתתאמץ, ייצרת את תנוחת המרפק שטיפוסית לצייר, את המבע בעיניים, את בשרנות השפתיים. כל זה." </w:t>
      </w:r>
    </w:p>
    <w:p w14:paraId="14A51106" w14:textId="77777777" w:rsidR="008B58AA" w:rsidRPr="00035A46" w:rsidRDefault="008B58AA" w:rsidP="008B58AA">
      <w:pPr>
        <w:rPr>
          <w:rFonts w:cs="Times New Roman"/>
          <w:rtl/>
        </w:rPr>
      </w:pPr>
      <w:r>
        <w:rPr>
          <w:rFonts w:cs="Times New Roman" w:hint="cs"/>
          <w:rtl/>
        </w:rPr>
        <w:t>[</w:t>
      </w:r>
      <w:hyperlink r:id="rId12" w:history="1">
        <w:r w:rsidRPr="00BF6932">
          <w:rPr>
            <w:rStyle w:val="Hyperlink"/>
            <w:rFonts w:cs="Times New Roman" w:hint="cs"/>
            <w:rtl/>
          </w:rPr>
          <w:t>מכאן</w:t>
        </w:r>
      </w:hyperlink>
      <w:r>
        <w:rPr>
          <w:rFonts w:cs="Times New Roman" w:hint="cs"/>
          <w:rtl/>
        </w:rPr>
        <w:t>]</w:t>
      </w:r>
    </w:p>
    <w:p w14:paraId="1B8ABD5E" w14:textId="77777777" w:rsidR="008B58AA" w:rsidRPr="00035A46" w:rsidRDefault="008B58AA" w:rsidP="008B58AA">
      <w:pPr>
        <w:rPr>
          <w:rFonts w:cs="Times New Roman"/>
          <w:rtl/>
        </w:rPr>
      </w:pPr>
      <w:r>
        <w:rPr>
          <w:rFonts w:cs="Times New Roman" w:hint="cs"/>
          <w:rtl/>
        </w:rPr>
        <w:t xml:space="preserve">דימה שעדיין לא מצא היכן ישב, שלף מתחת לערמת קנבסים </w:t>
      </w:r>
      <w:r w:rsidRPr="00035A46">
        <w:rPr>
          <w:rFonts w:cs="Times New Roman"/>
          <w:rtl/>
        </w:rPr>
        <w:t>ספר אמנות והראה ל</w:t>
      </w:r>
      <w:r>
        <w:rPr>
          <w:rFonts w:cs="Times New Roman" w:hint="cs"/>
          <w:rtl/>
        </w:rPr>
        <w:t>אלכס את מדידות הקוים</w:t>
      </w:r>
      <w:r w:rsidRPr="00035A46">
        <w:rPr>
          <w:rFonts w:cs="Times New Roman"/>
          <w:rtl/>
        </w:rPr>
        <w:t>, מ</w:t>
      </w:r>
      <w:r>
        <w:rPr>
          <w:rFonts w:cs="Times New Roman" w:hint="cs"/>
          <w:rtl/>
        </w:rPr>
        <w:t>סווגים</w:t>
      </w:r>
      <w:r w:rsidRPr="00035A46">
        <w:rPr>
          <w:rFonts w:cs="Times New Roman"/>
          <w:rtl/>
        </w:rPr>
        <w:t xml:space="preserve"> לפי זויות, </w:t>
      </w:r>
      <w:r>
        <w:rPr>
          <w:rFonts w:cs="Times New Roman" w:hint="cs"/>
          <w:rtl/>
        </w:rPr>
        <w:t>לפי עקמומיות</w:t>
      </w:r>
      <w:r w:rsidRPr="00035A46">
        <w:rPr>
          <w:rFonts w:cs="Times New Roman"/>
          <w:rtl/>
        </w:rPr>
        <w:t xml:space="preserve"> </w:t>
      </w:r>
      <w:r>
        <w:rPr>
          <w:rFonts w:cs="Times New Roman" w:hint="cs"/>
          <w:rtl/>
        </w:rPr>
        <w:t>ו</w:t>
      </w:r>
      <w:r w:rsidRPr="00035A46">
        <w:rPr>
          <w:rFonts w:cs="Times New Roman"/>
          <w:rtl/>
        </w:rPr>
        <w:t>עובי</w:t>
      </w:r>
      <w:r>
        <w:rPr>
          <w:rFonts w:cs="Times New Roman" w:hint="cs"/>
          <w:rtl/>
        </w:rPr>
        <w:t>ים</w:t>
      </w:r>
      <w:r w:rsidRPr="00035A46">
        <w:rPr>
          <w:rFonts w:cs="Times New Roman"/>
          <w:rtl/>
        </w:rPr>
        <w:t>, כל משיכות המכחול הנראות לעין</w:t>
      </w:r>
      <w:r>
        <w:rPr>
          <w:rFonts w:cs="Times New Roman" w:hint="cs"/>
          <w:rtl/>
        </w:rPr>
        <w:t xml:space="preserve"> </w:t>
      </w:r>
      <w:r>
        <w:rPr>
          <w:rFonts w:cs="Times New Roman"/>
          <w:rtl/>
        </w:rPr>
        <w:t>–</w:t>
      </w:r>
      <w:r>
        <w:rPr>
          <w:rFonts w:cs="Times New Roman" w:hint="cs"/>
          <w:rtl/>
        </w:rPr>
        <w:t xml:space="preserve"> על כל יצירה ויצירה</w:t>
      </w:r>
      <w:r w:rsidRPr="00035A46">
        <w:rPr>
          <w:rFonts w:cs="Times New Roman"/>
          <w:rtl/>
        </w:rPr>
        <w:t>.</w:t>
      </w:r>
      <w:r>
        <w:rPr>
          <w:rFonts w:cs="Times New Roman" w:hint="cs"/>
          <w:rtl/>
        </w:rPr>
        <w:t xml:space="preserve"> זאת כשלעצמה היתה עבודה מונומנטלית.</w:t>
      </w:r>
    </w:p>
    <w:p w14:paraId="348F7CBE" w14:textId="77777777" w:rsidR="008B58AA" w:rsidRDefault="008B58AA" w:rsidP="008B58AA">
      <w:pPr>
        <w:rPr>
          <w:rFonts w:cs="Times New Roman"/>
          <w:rtl/>
        </w:rPr>
      </w:pPr>
      <w:r>
        <w:rPr>
          <w:rFonts w:cs="Times New Roman" w:hint="cs"/>
          <w:rtl/>
        </w:rPr>
        <w:lastRenderedPageBreak/>
        <w:t>"</w:t>
      </w:r>
      <w:r w:rsidRPr="00035A46">
        <w:rPr>
          <w:rFonts w:cs="Times New Roman"/>
          <w:rtl/>
        </w:rPr>
        <w:t>כשאתה מ</w:t>
      </w:r>
      <w:r>
        <w:rPr>
          <w:rFonts w:cs="Times New Roman" w:hint="cs"/>
          <w:rtl/>
        </w:rPr>
        <w:t>צייר עפ"י</w:t>
      </w:r>
      <w:r w:rsidRPr="00035A46">
        <w:rPr>
          <w:rFonts w:cs="Times New Roman"/>
          <w:rtl/>
        </w:rPr>
        <w:t xml:space="preserve"> האילוצים האלה - גם בלי שתרצה יצא לך ציור של רמברנ</w:t>
      </w:r>
      <w:r>
        <w:rPr>
          <w:rFonts w:cs="Times New Roman" w:hint="cs"/>
          <w:rtl/>
        </w:rPr>
        <w:t>ד</w:t>
      </w:r>
      <w:r w:rsidRPr="00035A46">
        <w:rPr>
          <w:rFonts w:cs="Times New Roman"/>
          <w:rtl/>
        </w:rPr>
        <w:t>ט</w:t>
      </w:r>
      <w:r>
        <w:rPr>
          <w:rFonts w:cs="Times New Roman" w:hint="cs"/>
          <w:rtl/>
        </w:rPr>
        <w:t>," המשיך האב והזדקף בכורסתו. הוא בכל זאת עשה משהו בחייו, ועוד יעשה, ללא ספק. "</w:t>
      </w:r>
      <w:r w:rsidRPr="00BA25A1">
        <w:rPr>
          <w:rFonts w:cs="Times New Roman"/>
          <w:rtl/>
        </w:rPr>
        <w:t>ואז – אתה יודע מה אתה עושה? את המומחים מאושרים. המומחים יקראו להרגשה הזאת – [</w:t>
      </w:r>
      <w:r w:rsidRPr="00BA25A1">
        <w:rPr>
          <w:rFonts w:cs="Times New Roman"/>
        </w:rPr>
        <w:t>Rembrandtness</w:t>
      </w:r>
      <w:r w:rsidRPr="00BA25A1">
        <w:rPr>
          <w:rFonts w:cs="Times New Roman"/>
          <w:rtl/>
        </w:rPr>
        <w:t xml:space="preserve">] </w:t>
      </w:r>
      <w:r>
        <w:rPr>
          <w:rFonts w:cs="Times New Roman" w:hint="cs"/>
          <w:rtl/>
        </w:rPr>
        <w:t>'</w:t>
      </w:r>
      <w:r w:rsidRPr="00BA25A1">
        <w:rPr>
          <w:rFonts w:cs="Times New Roman"/>
          <w:rtl/>
        </w:rPr>
        <w:t>רמברנדטיות</w:t>
      </w:r>
      <w:r>
        <w:rPr>
          <w:rFonts w:cs="Times New Roman" w:hint="cs"/>
          <w:rtl/>
        </w:rPr>
        <w:t xml:space="preserve">'. </w:t>
      </w:r>
      <w:r w:rsidRPr="00BA25A1">
        <w:rPr>
          <w:rFonts w:cs="Times New Roman"/>
          <w:rtl/>
        </w:rPr>
        <w:t xml:space="preserve">בעיקר </w:t>
      </w:r>
      <w:r>
        <w:rPr>
          <w:rFonts w:cs="Times New Roman" w:hint="cs"/>
          <w:rtl/>
        </w:rPr>
        <w:t>ה</w:t>
      </w:r>
      <w:r w:rsidRPr="00BA25A1">
        <w:rPr>
          <w:rFonts w:cs="Times New Roman"/>
          <w:rtl/>
        </w:rPr>
        <w:t xml:space="preserve">מומחים </w:t>
      </w:r>
      <w:r>
        <w:rPr>
          <w:rFonts w:cs="Times New Roman" w:hint="cs"/>
          <w:rtl/>
        </w:rPr>
        <w:t>הגדולים ש</w:t>
      </w:r>
      <w:r w:rsidRPr="00BA25A1">
        <w:rPr>
          <w:rFonts w:cs="Times New Roman"/>
          <w:rtl/>
        </w:rPr>
        <w:t>מאמינים ש</w:t>
      </w:r>
      <w:r>
        <w:rPr>
          <w:rFonts w:cs="Times New Roman" w:hint="cs"/>
          <w:rtl/>
        </w:rPr>
        <w:t>'</w:t>
      </w:r>
      <w:r w:rsidRPr="00BA25A1">
        <w:rPr>
          <w:rFonts w:cs="Times New Roman"/>
          <w:rtl/>
        </w:rPr>
        <w:t>יש ל</w:t>
      </w:r>
      <w:r>
        <w:rPr>
          <w:rFonts w:cs="Times New Roman" w:hint="cs"/>
          <w:rtl/>
        </w:rPr>
        <w:t>הם</w:t>
      </w:r>
      <w:r w:rsidRPr="00BA25A1">
        <w:rPr>
          <w:rFonts w:cs="Times New Roman"/>
          <w:rtl/>
        </w:rPr>
        <w:t xml:space="preserve"> עין</w:t>
      </w:r>
      <w:r>
        <w:rPr>
          <w:rFonts w:cs="Times New Roman" w:hint="cs"/>
          <w:rtl/>
        </w:rPr>
        <w:t>'</w:t>
      </w:r>
      <w:r w:rsidRPr="00BA25A1">
        <w:rPr>
          <w:rFonts w:cs="Times New Roman"/>
          <w:rtl/>
        </w:rPr>
        <w:t>, רק אותם ניתן (וקל) להפיל בפח.</w:t>
      </w:r>
      <w:r>
        <w:rPr>
          <w:rFonts w:cs="Times New Roman" w:hint="cs"/>
          <w:rtl/>
        </w:rPr>
        <w:t>"</w:t>
      </w:r>
    </w:p>
    <w:p w14:paraId="04A8EFCB" w14:textId="77777777" w:rsidR="009F6154" w:rsidRDefault="009F6154" w:rsidP="001A1909">
      <w:pPr>
        <w:rPr>
          <w:rtl/>
        </w:rPr>
      </w:pPr>
    </w:p>
    <w:p w14:paraId="181D1E8D" w14:textId="77777777" w:rsidR="008B58AA" w:rsidRDefault="008B58AA" w:rsidP="008B58AA">
      <w:pPr>
        <w:rPr>
          <w:rFonts w:cs="Times New Roman"/>
          <w:rtl/>
        </w:rPr>
      </w:pPr>
      <w:r>
        <w:rPr>
          <w:rFonts w:cs="Times New Roman" w:hint="cs"/>
          <w:rtl/>
        </w:rPr>
        <w:t>"אתה יכול לזייף כל צייר שתרצה?"</w:t>
      </w:r>
    </w:p>
    <w:p w14:paraId="3029C890" w14:textId="77777777" w:rsidR="008B58AA" w:rsidRDefault="008B58AA" w:rsidP="008B58AA">
      <w:pPr>
        <w:rPr>
          <w:rFonts w:cs="Times New Roman"/>
          <w:rtl/>
        </w:rPr>
      </w:pPr>
      <w:r>
        <w:rPr>
          <w:rFonts w:cs="Times New Roman" w:hint="cs"/>
          <w:rtl/>
        </w:rPr>
        <w:t>[</w:t>
      </w:r>
      <w:hyperlink r:id="rId13" w:history="1">
        <w:r w:rsidRPr="00B45EF5">
          <w:rPr>
            <w:rStyle w:val="Hyperlink"/>
            <w:rFonts w:cs="Times New Roman" w:hint="cs"/>
            <w:rtl/>
          </w:rPr>
          <w:t>קלימט</w:t>
        </w:r>
      </w:hyperlink>
      <w:r>
        <w:rPr>
          <w:rFonts w:cs="Times New Roman" w:hint="cs"/>
          <w:rtl/>
        </w:rPr>
        <w:t xml:space="preserve">] "לא, </w:t>
      </w:r>
      <w:r w:rsidRPr="00B45EF5">
        <w:rPr>
          <w:rFonts w:cs="Times New Roman"/>
          <w:rtl/>
        </w:rPr>
        <w:t xml:space="preserve">לא כל דבר אפשר לזייף. ציורים הכי קלים לזיוף זה </w:t>
      </w:r>
      <w:r>
        <w:rPr>
          <w:rFonts w:cs="Times New Roman" w:hint="cs"/>
          <w:rtl/>
        </w:rPr>
        <w:t xml:space="preserve">צייר שיש לו המון טכניקה, מבין? שאפילו אדיוט רואה מרחוק ואומר </w:t>
      </w:r>
      <w:r>
        <w:rPr>
          <w:rFonts w:cs="Times New Roman"/>
          <w:rtl/>
        </w:rPr>
        <w:t>–</w:t>
      </w:r>
      <w:r>
        <w:rPr>
          <w:rFonts w:cs="Times New Roman" w:hint="cs"/>
          <w:rtl/>
        </w:rPr>
        <w:t xml:space="preserve"> זה קלימט! (אולי זה לא קלימט אלא רק מישהו שחיקה את קלימט, או הושפע מקלימט או העריץ את קלימט) זה פיקאסו! (רק שפיקאסו זה לא תמיד פיקאסו, יש פיקאסו של ההתחלה, יש של תקופות ושל התנסויות בטכניקות אינספור, ויש של הסוף) [לבדוק כי זה לא מבוסס על כלום] זה מושונויץ [מישהו] זה! (אולי זה רק זיוף של מושוניביץ) ומי שקל הכי לזייף זה האומן הכי מודרני, עם הכי הרבה מנייריזם מובחן [ו-</w:t>
      </w:r>
      <w:r>
        <w:rPr>
          <w:rFonts w:cs="Times New Roman"/>
        </w:rPr>
        <w:t>characteristic</w:t>
      </w:r>
      <w:r>
        <w:rPr>
          <w:rFonts w:cs="Times New Roman" w:hint="cs"/>
          <w:rtl/>
        </w:rPr>
        <w:t xml:space="preserve"> בטכניקה] [לא יודעת איך בדיוק להגיד]."</w:t>
      </w:r>
    </w:p>
    <w:p w14:paraId="4DFFFEC6" w14:textId="77777777" w:rsidR="008B58AA" w:rsidRDefault="008B58AA" w:rsidP="008B58AA">
      <w:pPr>
        <w:rPr>
          <w:rFonts w:cs="Times New Roman"/>
          <w:rtl/>
        </w:rPr>
      </w:pPr>
      <w:r>
        <w:rPr>
          <w:rFonts w:cs="Times New Roman" w:hint="cs"/>
          <w:rtl/>
        </w:rPr>
        <w:t>"אז אתה יודע לזייף כל צייר."</w:t>
      </w:r>
    </w:p>
    <w:p w14:paraId="70DDD030" w14:textId="77777777" w:rsidR="008B58AA" w:rsidRDefault="008B58AA" w:rsidP="008B58AA">
      <w:pPr>
        <w:rPr>
          <w:rtl/>
        </w:rPr>
      </w:pPr>
      <w:r>
        <w:rPr>
          <w:rFonts w:cs="Times New Roman" w:hint="cs"/>
          <w:rtl/>
        </w:rPr>
        <w:t xml:space="preserve">"כמעט. כמעט כל צייר. </w:t>
      </w:r>
      <w:r>
        <w:rPr>
          <w:rFonts w:cs="Times New Roman"/>
          <w:rtl/>
        </w:rPr>
        <w:t>למשל, זיוף של ברויגל לא יכולתי לעשות וזיוף של רמברנדט כן יכולתי.</w:t>
      </w:r>
      <w:r>
        <w:rPr>
          <w:rFonts w:cs="Times New Roman" w:hint="cs"/>
          <w:rtl/>
        </w:rPr>
        <w:t>"</w:t>
      </w:r>
    </w:p>
    <w:p w14:paraId="0888AE9D" w14:textId="77777777" w:rsidR="008B58AA" w:rsidRDefault="008B58AA" w:rsidP="008B58AA">
      <w:pPr>
        <w:rPr>
          <w:rtl/>
        </w:rPr>
      </w:pPr>
      <w:r>
        <w:rPr>
          <w:rFonts w:cs="Times New Roman" w:hint="cs"/>
          <w:rtl/>
        </w:rPr>
        <w:t>"</w:t>
      </w:r>
      <w:r>
        <w:rPr>
          <w:rFonts w:cs="Times New Roman"/>
          <w:rtl/>
        </w:rPr>
        <w:t>איך זה? הרי רמברנדט נחשב כצייר הטוב יותר, לא?</w:t>
      </w:r>
      <w:r>
        <w:rPr>
          <w:rFonts w:cs="Times New Roman" w:hint="cs"/>
          <w:rtl/>
        </w:rPr>
        <w:t>"</w:t>
      </w:r>
    </w:p>
    <w:p w14:paraId="7E9F632C" w14:textId="77777777" w:rsidR="008B58AA" w:rsidRDefault="008B58AA" w:rsidP="008B58AA">
      <w:pPr>
        <w:rPr>
          <w:rtl/>
        </w:rPr>
      </w:pPr>
      <w:r>
        <w:rPr>
          <w:rFonts w:cs="Times New Roman" w:hint="cs"/>
          <w:rtl/>
        </w:rPr>
        <w:t>"</w:t>
      </w:r>
      <w:r>
        <w:rPr>
          <w:rFonts w:cs="Times New Roman"/>
          <w:rtl/>
        </w:rPr>
        <w:t>המזייף לא צריך את הכישרון של האמן, את זה אפשר להעתיק מציורים אחרים שלו.</w:t>
      </w:r>
      <w:r>
        <w:rPr>
          <w:rFonts w:cs="Times New Roman" w:hint="cs"/>
          <w:rtl/>
        </w:rPr>
        <w:t>"</w:t>
      </w:r>
    </w:p>
    <w:p w14:paraId="43AC7A48" w14:textId="77777777" w:rsidR="008B58AA" w:rsidRDefault="008B58AA" w:rsidP="008B58AA">
      <w:pPr>
        <w:rPr>
          <w:rtl/>
        </w:rPr>
      </w:pPr>
      <w:r>
        <w:rPr>
          <w:rFonts w:cs="Times New Roman" w:hint="cs"/>
          <w:rtl/>
        </w:rPr>
        <w:t>"</w:t>
      </w:r>
      <w:r>
        <w:rPr>
          <w:rFonts w:cs="Times New Roman"/>
          <w:rtl/>
        </w:rPr>
        <w:t>אז מה כן צריך?</w:t>
      </w:r>
      <w:r>
        <w:rPr>
          <w:rFonts w:cs="Times New Roman" w:hint="cs"/>
          <w:rtl/>
        </w:rPr>
        <w:t>"</w:t>
      </w:r>
    </w:p>
    <w:p w14:paraId="4ADBFA31" w14:textId="77777777" w:rsidR="008B58AA" w:rsidRDefault="008B58AA" w:rsidP="008B58AA">
      <w:pPr>
        <w:rPr>
          <w:rtl/>
        </w:rPr>
      </w:pPr>
      <w:r>
        <w:rPr>
          <w:rFonts w:cs="Times New Roman" w:hint="cs"/>
          <w:rtl/>
        </w:rPr>
        <w:t>"</w:t>
      </w:r>
      <w:r>
        <w:rPr>
          <w:rFonts w:cs="Times New Roman"/>
          <w:rtl/>
        </w:rPr>
        <w:t>צריך להפנים אותו, להיות קצת כמותו. ברויגל היה קפריציוזי, קונדסי, בעל אלף המצאות, מקפץ, מרקד. ורמברנדט צלל לעומק, היה הומניסטי הרי. להיות כמו ברויגל אי אפשר, מי שהוא כמו ברויגל כבר ימציא את המצאותיו</w:t>
      </w:r>
      <w:r>
        <w:rPr>
          <w:rFonts w:cs="Times New Roman" w:hint="cs"/>
          <w:rtl/>
        </w:rPr>
        <w:t xml:space="preserve"> שלו</w:t>
      </w:r>
      <w:r>
        <w:rPr>
          <w:rFonts w:cs="Times New Roman"/>
          <w:rtl/>
        </w:rPr>
        <w:t xml:space="preserve">, לא יזייף את ברויגל. אבל עבור מי שחי קצת, הוצלף קצת, נמעך קצת, אחד כזה שקצת לשו אותו וקצת הוא לש אחרים - ומי בימנו לא הוצלף קצת, מי לא </w:t>
      </w:r>
      <w:r>
        <w:rPr>
          <w:rFonts w:cs="Times New Roman" w:hint="cs"/>
          <w:rtl/>
        </w:rPr>
        <w:t>נמעך</w:t>
      </w:r>
      <w:r>
        <w:rPr>
          <w:rFonts w:cs="Times New Roman"/>
          <w:rtl/>
        </w:rPr>
        <w:t>, אפילו במתי מעט? לאחד שכזה, להיות כמו רמברנדט - זה קל.</w:t>
      </w:r>
      <w:r>
        <w:rPr>
          <w:rFonts w:cs="Times New Roman" w:hint="cs"/>
          <w:rtl/>
        </w:rPr>
        <w:t>"</w:t>
      </w:r>
    </w:p>
    <w:p w14:paraId="741A0210" w14:textId="77777777" w:rsidR="008B58AA" w:rsidRDefault="008B58AA" w:rsidP="008B58AA">
      <w:pPr>
        <w:rPr>
          <w:rtl/>
        </w:rPr>
      </w:pPr>
      <w:r>
        <w:rPr>
          <w:rFonts w:cs="Times New Roman" w:hint="cs"/>
          <w:rtl/>
        </w:rPr>
        <w:t>[</w:t>
      </w:r>
      <w:r w:rsidRPr="001C2885">
        <w:rPr>
          <w:rFonts w:cs="Times New Roman"/>
          <w:rtl/>
        </w:rPr>
        <w:t xml:space="preserve">בקורפוס </w:t>
      </w:r>
      <w:r>
        <w:rPr>
          <w:rFonts w:cs="Times New Roman" w:hint="cs"/>
          <w:rtl/>
        </w:rPr>
        <w:t xml:space="preserve">המוסכם </w:t>
      </w:r>
      <w:r w:rsidRPr="001C2885">
        <w:rPr>
          <w:rFonts w:cs="Times New Roman"/>
          <w:rtl/>
        </w:rPr>
        <w:t>של רמברנדט יש 341 יצירות</w:t>
      </w:r>
      <w:r>
        <w:rPr>
          <w:rFonts w:cs="Times New Roman" w:hint="cs"/>
          <w:rtl/>
        </w:rPr>
        <w:t>.]</w:t>
      </w:r>
    </w:p>
    <w:p w14:paraId="1698AE99" w14:textId="77777777" w:rsidR="001A1909" w:rsidRDefault="001A1909" w:rsidP="001A1909">
      <w:pPr>
        <w:rPr>
          <w:rtl/>
        </w:rPr>
      </w:pPr>
    </w:p>
    <w:p w14:paraId="285D22B6" w14:textId="77777777" w:rsidR="001A1909" w:rsidRDefault="001A1909" w:rsidP="001A1909">
      <w:pPr>
        <w:pStyle w:val="Heading3"/>
        <w:rPr>
          <w:rtl/>
        </w:rPr>
      </w:pPr>
      <w:r>
        <w:rPr>
          <w:rFonts w:hint="cs"/>
          <w:rtl/>
        </w:rPr>
        <w:t xml:space="preserve">הזיוף בשכבות - </w:t>
      </w:r>
      <w:r w:rsidRPr="00F716BA">
        <w:t>Pentimenti</w:t>
      </w:r>
    </w:p>
    <w:p w14:paraId="180962BB" w14:textId="77777777" w:rsidR="001A1909" w:rsidRDefault="001A1909" w:rsidP="001A1909">
      <w:pPr>
        <w:rPr>
          <w:rtl/>
        </w:rPr>
      </w:pPr>
      <w:r>
        <w:rPr>
          <w:rFonts w:hint="cs"/>
          <w:rtl/>
        </w:rPr>
        <w:t xml:space="preserve">אלכס התעייף כבר מהיצור המאוס הזה. והאב, שראה שאור הזרקורים (אם כי זרקורים עמומים ביותר במקרה זה, ובכל זאת הבהירים ביותר שיוכל לזכות להם בעתיד הנראה לעין) נשלל ממנו, הוסיף עוד פיסות ידע יקר שכלל לא התכוון להפגין </w:t>
      </w:r>
      <w:r>
        <w:rPr>
          <w:rtl/>
        </w:rPr>
        <w:t>–</w:t>
      </w:r>
      <w:r>
        <w:rPr>
          <w:rFonts w:hint="cs"/>
          <w:rtl/>
        </w:rPr>
        <w:t xml:space="preserve"> מכל מקור אני מלקט משהו. ממומחה לקרווג'יו הבנתי, שבצילום רנטגן של ציור עם שלושה אנשים יושבים מאחורי שולחן התגלה שהברך של אחד מהם, שמוסתרת על-ידי המפה, היתה פעם חשופה. למומחה היו לו כל כך הרבה הסברים למה קרווג'יו החליט בסופו של דבר להסתיר אותה, שזה מעצים חלקים אחרים בציור, שזה מקנה נופך דרמטי, ואני כל מה ששמעתי זה שלא משנה מה </w:t>
      </w:r>
      <w:r w:rsidRPr="00AF78C6">
        <w:rPr>
          <w:rFonts w:cs="Times New Roman"/>
          <w:rtl/>
        </w:rPr>
        <w:t>קאראווג'ו</w:t>
      </w:r>
      <w:r>
        <w:rPr>
          <w:rFonts w:hint="cs"/>
          <w:rtl/>
        </w:rPr>
        <w:t xml:space="preserve"> יעשה, תמיד יצוץ איזה פרופסור עלוב-נפש שיצדיק את הבחירה. זה נתן לי את הרעיון המבריק, לראות עד לאן אני יכול לקחת את הזיופים האלה. אז גם אני מתקן חלקים מהתמונה שלי בשכבות. </w:t>
      </w:r>
    </w:p>
    <w:p w14:paraId="3B1D65C4" w14:textId="77777777" w:rsidR="001A1909" w:rsidRDefault="001A1909" w:rsidP="001A1909">
      <w:pPr>
        <w:rPr>
          <w:rtl/>
        </w:rPr>
      </w:pPr>
      <w:r>
        <w:rPr>
          <w:rFonts w:hint="cs"/>
          <w:rtl/>
        </w:rPr>
        <w:t>[</w:t>
      </w:r>
      <w:hyperlink r:id="rId14" w:history="1">
        <w:r w:rsidRPr="00AF78C6">
          <w:rPr>
            <w:rStyle w:val="Hyperlink"/>
            <w:rFonts w:hint="cs"/>
            <w:rtl/>
          </w:rPr>
          <w:t>ההרצאה</w:t>
        </w:r>
      </w:hyperlink>
      <w:r>
        <w:rPr>
          <w:rFonts w:hint="cs"/>
          <w:rtl/>
        </w:rPr>
        <w:t xml:space="preserve"> ו</w:t>
      </w:r>
      <w:hyperlink r:id="rId15" w:history="1">
        <w:r w:rsidRPr="00AF78C6">
          <w:rPr>
            <w:rStyle w:val="Hyperlink"/>
            <w:rFonts w:hint="cs"/>
            <w:rtl/>
          </w:rPr>
          <w:t>הציור</w:t>
        </w:r>
      </w:hyperlink>
      <w:r>
        <w:rPr>
          <w:rFonts w:hint="cs"/>
          <w:rtl/>
        </w:rPr>
        <w:t xml:space="preserve"> של </w:t>
      </w:r>
      <w:hyperlink r:id="rId16" w:history="1">
        <w:r w:rsidRPr="00AF78C6">
          <w:rPr>
            <w:rStyle w:val="Hyperlink"/>
            <w:rFonts w:cs="Times New Roman"/>
            <w:rtl/>
          </w:rPr>
          <w:t>קאראווג'ו</w:t>
        </w:r>
      </w:hyperlink>
      <w:r>
        <w:rPr>
          <w:rFonts w:hint="cs"/>
          <w:rtl/>
        </w:rPr>
        <w:t>]</w:t>
      </w:r>
    </w:p>
    <w:p w14:paraId="71D5F521" w14:textId="77777777" w:rsidR="001A1909" w:rsidRDefault="001A1909" w:rsidP="001A1909">
      <w:pPr>
        <w:rPr>
          <w:rtl/>
        </w:rPr>
      </w:pPr>
      <w:r>
        <w:rPr>
          <w:rFonts w:hint="cs"/>
          <w:rtl/>
        </w:rPr>
        <w:t>]]</w:t>
      </w:r>
    </w:p>
    <w:p w14:paraId="7DACE373" w14:textId="77777777" w:rsidR="001A1909" w:rsidRPr="0001397B" w:rsidRDefault="001A1909" w:rsidP="001A1909">
      <w:pPr>
        <w:pStyle w:val="Heading3"/>
      </w:pPr>
      <w:r>
        <w:rPr>
          <w:rFonts w:hint="cs"/>
          <w:rtl/>
        </w:rPr>
        <w:lastRenderedPageBreak/>
        <w:t>איכות אומנותית כערך</w:t>
      </w:r>
    </w:p>
    <w:p w14:paraId="6C9E9E72" w14:textId="77777777" w:rsidR="001A1909" w:rsidRDefault="001A1909" w:rsidP="001A1909">
      <w:pPr>
        <w:rPr>
          <w:rFonts w:cs="Times New Roman"/>
          <w:rtl/>
        </w:rPr>
      </w:pPr>
    </w:p>
    <w:p w14:paraId="1C317C5E" w14:textId="77777777" w:rsidR="001A1909" w:rsidRPr="0001397B" w:rsidRDefault="001A1909" w:rsidP="001A1909">
      <w:pPr>
        <w:rPr>
          <w:rFonts w:cs="Times New Roman"/>
        </w:rPr>
      </w:pPr>
      <w:r>
        <w:rPr>
          <w:rFonts w:cs="Times New Roman" w:hint="cs"/>
          <w:rtl/>
        </w:rPr>
        <w:t>[</w:t>
      </w:r>
    </w:p>
    <w:p w14:paraId="317CECDA" w14:textId="77777777" w:rsidR="001A1909" w:rsidRPr="0001397B" w:rsidRDefault="001A1909" w:rsidP="001A1909">
      <w:pPr>
        <w:rPr>
          <w:rFonts w:cs="Times New Roman"/>
        </w:rPr>
      </w:pPr>
      <w:hyperlink r:id="rId17" w:history="1">
        <w:r w:rsidRPr="0001397B">
          <w:rPr>
            <w:rStyle w:val="Hyperlink"/>
            <w:rFonts w:cs="Times New Roman"/>
          </w:rPr>
          <w:t>A Painting That Hung for Generations in a Family’s Living Room in Spain Has Been Identified as a Van Dyck Masterpiece</w:t>
        </w:r>
      </w:hyperlink>
    </w:p>
    <w:p w14:paraId="209744B5" w14:textId="77777777" w:rsidR="001A1909" w:rsidRPr="0001397B" w:rsidRDefault="001A1909" w:rsidP="001A1909">
      <w:pPr>
        <w:rPr>
          <w:rFonts w:cs="Times New Roman"/>
        </w:rPr>
      </w:pPr>
      <w:r w:rsidRPr="0001397B">
        <w:rPr>
          <w:rFonts w:cs="Times New Roman"/>
        </w:rPr>
        <w:t>“If, as it seems, it is a Van Dyck, anything that enriches the collection of the Museum of Fine Arts is of interest to us, of course it is,” a spokesperson for the Andalusian Ministry of Culture, which manages the Museum of Fine Arts of Seville, told El País, confirming that the museum has been in touch with the family.</w:t>
      </w:r>
    </w:p>
    <w:p w14:paraId="6633A19A" w14:textId="77777777" w:rsidR="001A1909" w:rsidRDefault="001A1909" w:rsidP="001A1909">
      <w:pPr>
        <w:rPr>
          <w:rFonts w:cs="Times New Roman"/>
          <w:rtl/>
        </w:rPr>
      </w:pPr>
      <w:r>
        <w:rPr>
          <w:rFonts w:cs="Times New Roman" w:hint="cs"/>
          <w:rtl/>
        </w:rPr>
        <w:t>]</w:t>
      </w:r>
    </w:p>
    <w:p w14:paraId="65CB8695" w14:textId="77777777" w:rsidR="001A1909" w:rsidRDefault="001A1909" w:rsidP="001A1909">
      <w:pPr>
        <w:rPr>
          <w:rFonts w:cs="Times New Roman"/>
          <w:rtl/>
        </w:rPr>
      </w:pPr>
    </w:p>
    <w:p w14:paraId="4BF6E2B6" w14:textId="77777777" w:rsidR="001A1909" w:rsidRDefault="001A1909" w:rsidP="001A1909">
      <w:pPr>
        <w:rPr>
          <w:rFonts w:cs="Times New Roman"/>
          <w:rtl/>
        </w:rPr>
      </w:pPr>
    </w:p>
    <w:p w14:paraId="59643F20" w14:textId="77777777" w:rsidR="001A1909" w:rsidRDefault="001A1909" w:rsidP="001A1909">
      <w:pPr>
        <w:rPr>
          <w:rFonts w:cs="Times New Roman"/>
          <w:rtl/>
        </w:rPr>
      </w:pPr>
      <w:r>
        <w:rPr>
          <w:rFonts w:cs="Times New Roman" w:hint="cs"/>
          <w:rtl/>
        </w:rPr>
        <w:t>[</w:t>
      </w:r>
      <w:r w:rsidRPr="0001397B">
        <w:rPr>
          <w:rFonts w:cs="Times New Roman"/>
          <w:rtl/>
        </w:rPr>
        <w:t xml:space="preserve">ואותו דבר גם בכל סוג אומנות אחר. נניח שיתגלה פתאום טקסט לא ידוע של וירג'יניה וולף. או של - </w:t>
      </w:r>
      <w:r>
        <w:rPr>
          <w:rFonts w:cs="Times New Roman" w:hint="cs"/>
          <w:rtl/>
        </w:rPr>
        <w:t xml:space="preserve">] </w:t>
      </w:r>
    </w:p>
    <w:p w14:paraId="75D694C0" w14:textId="77777777" w:rsidR="001A1909" w:rsidRPr="0001397B" w:rsidRDefault="001A1909" w:rsidP="001A1909">
      <w:pPr>
        <w:rPr>
          <w:rFonts w:cs="Times New Roman"/>
          <w:rtl/>
        </w:rPr>
      </w:pPr>
      <w:r>
        <w:rPr>
          <w:rFonts w:cs="Times New Roman" w:hint="cs"/>
          <w:rtl/>
        </w:rPr>
        <w:t>[[</w:t>
      </w:r>
      <w:r w:rsidRPr="0001397B">
        <w:rPr>
          <w:rFonts w:cs="Times New Roman"/>
          <w:rtl/>
        </w:rPr>
        <w:t>"למה וירג'יניה וולף דווקא?"</w:t>
      </w:r>
    </w:p>
    <w:p w14:paraId="441579B1" w14:textId="77777777" w:rsidR="001A1909" w:rsidRDefault="001A1909" w:rsidP="001A1909">
      <w:pPr>
        <w:rPr>
          <w:rFonts w:cs="Times New Roman"/>
          <w:rtl/>
        </w:rPr>
      </w:pPr>
      <w:r w:rsidRPr="0001397B">
        <w:rPr>
          <w:rFonts w:cs="Times New Roman"/>
          <w:rtl/>
        </w:rPr>
        <w:t xml:space="preserve">"יקירת הפמניסטיות. פוליטיקה טובה. או </w:t>
      </w:r>
      <w:r>
        <w:rPr>
          <w:rFonts w:cs="Times New Roman" w:hint="cs"/>
          <w:rtl/>
        </w:rPr>
        <w:t xml:space="preserve">לעומתה סיפור </w:t>
      </w:r>
      <w:r w:rsidRPr="0001397B">
        <w:rPr>
          <w:rFonts w:cs="Times New Roman"/>
          <w:rtl/>
        </w:rPr>
        <w:t>רגיש</w:t>
      </w:r>
      <w:r>
        <w:rPr>
          <w:rFonts w:cs="Times New Roman" w:hint="cs"/>
          <w:rtl/>
        </w:rPr>
        <w:t xml:space="preserve"> ו</w:t>
      </w:r>
      <w:r w:rsidRPr="0001397B">
        <w:rPr>
          <w:rFonts w:cs="Times New Roman"/>
          <w:rtl/>
        </w:rPr>
        <w:t xml:space="preserve">כובש של </w:t>
      </w:r>
      <w:r>
        <w:rPr>
          <w:rFonts w:cs="Times New Roman" w:hint="cs"/>
          <w:rtl/>
        </w:rPr>
        <w:t>איזה מיילוץ' שוטיטביץ' אחד</w:t>
      </w:r>
      <w:r w:rsidRPr="0001397B">
        <w:rPr>
          <w:rFonts w:cs="Times New Roman"/>
          <w:rtl/>
        </w:rPr>
        <w:t xml:space="preserve">. איזה סיפור ידפיסו בניו יורקר? </w:t>
      </w:r>
      <w:r>
        <w:rPr>
          <w:rFonts w:cs="Times New Roman" w:hint="cs"/>
          <w:rtl/>
        </w:rPr>
        <w:t>רגיש וכובש</w:t>
      </w:r>
      <w:r w:rsidRPr="0001397B">
        <w:rPr>
          <w:rFonts w:cs="Times New Roman"/>
          <w:rtl/>
        </w:rPr>
        <w:t>? או זה שאולי כובש במידה פחותה במקצת?"</w:t>
      </w:r>
    </w:p>
    <w:p w14:paraId="06EA6388" w14:textId="77777777" w:rsidR="001A1909" w:rsidRDefault="001A1909" w:rsidP="001A1909">
      <w:pPr>
        <w:rPr>
          <w:rFonts w:cs="Times New Roman"/>
          <w:rtl/>
        </w:rPr>
      </w:pPr>
      <w:r>
        <w:rPr>
          <w:rFonts w:cs="Times New Roman" w:hint="cs"/>
          <w:rtl/>
        </w:rPr>
        <w:t>[</w:t>
      </w:r>
    </w:p>
    <w:p w14:paraId="68F8FEEB" w14:textId="77777777" w:rsidR="001A1909" w:rsidRDefault="001A1909" w:rsidP="001A1909">
      <w:pPr>
        <w:bidi w:val="0"/>
        <w:rPr>
          <w:rFonts w:cs="Times New Roman"/>
        </w:rPr>
      </w:pPr>
      <w:r>
        <w:rPr>
          <w:rFonts w:cs="Times New Roman"/>
        </w:rPr>
        <w:t>мелочь</w:t>
      </w:r>
      <w:r>
        <w:rPr>
          <w:rFonts w:cs="Times New Roman" w:hint="cs"/>
          <w:rtl/>
        </w:rPr>
        <w:t xml:space="preserve"> </w:t>
      </w:r>
      <w:r w:rsidRPr="00A53946">
        <w:rPr>
          <w:rFonts w:cs="Times New Roman"/>
        </w:rPr>
        <w:t>meloch'</w:t>
      </w:r>
      <w:r>
        <w:rPr>
          <w:rFonts w:cs="Times New Roman"/>
        </w:rPr>
        <w:t xml:space="preserve"> – trifle</w:t>
      </w:r>
    </w:p>
    <w:p w14:paraId="33586526" w14:textId="77777777" w:rsidR="001A1909" w:rsidRPr="0001397B" w:rsidRDefault="001A1909" w:rsidP="001A1909">
      <w:pPr>
        <w:bidi w:val="0"/>
        <w:rPr>
          <w:rFonts w:cs="Times New Roman"/>
          <w:rtl/>
        </w:rPr>
      </w:pPr>
      <w:r w:rsidRPr="00955B83">
        <w:rPr>
          <w:rFonts w:cs="Times New Roman"/>
        </w:rPr>
        <w:t>шутить</w:t>
      </w:r>
      <w:r>
        <w:rPr>
          <w:rFonts w:cs="Times New Roman"/>
        </w:rPr>
        <w:t xml:space="preserve"> </w:t>
      </w:r>
      <w:r w:rsidRPr="00955B83">
        <w:rPr>
          <w:rFonts w:cs="Times New Roman"/>
        </w:rPr>
        <w:t>shutit'</w:t>
      </w:r>
      <w:r>
        <w:rPr>
          <w:rFonts w:cs="Times New Roman"/>
        </w:rPr>
        <w:t xml:space="preserve"> – </w:t>
      </w:r>
      <w:r w:rsidRPr="00955B83">
        <w:rPr>
          <w:rFonts w:cs="Times New Roman"/>
        </w:rPr>
        <w:t>​joke</w:t>
      </w:r>
    </w:p>
    <w:p w14:paraId="612D2C3C" w14:textId="77777777" w:rsidR="001A1909" w:rsidRDefault="001A1909" w:rsidP="001A1909">
      <w:pPr>
        <w:rPr>
          <w:rFonts w:cs="Times New Roman"/>
          <w:rtl/>
        </w:rPr>
      </w:pPr>
      <w:r>
        <w:rPr>
          <w:rFonts w:cs="Times New Roman" w:hint="cs"/>
          <w:rtl/>
        </w:rPr>
        <w:t>]</w:t>
      </w:r>
    </w:p>
    <w:p w14:paraId="1D06D3F0" w14:textId="77777777" w:rsidR="001A1909" w:rsidRPr="0001397B" w:rsidRDefault="001A1909" w:rsidP="001A1909">
      <w:pPr>
        <w:rPr>
          <w:rFonts w:cs="Times New Roman"/>
          <w:rtl/>
        </w:rPr>
      </w:pPr>
      <w:r w:rsidRPr="0001397B">
        <w:rPr>
          <w:rFonts w:cs="Times New Roman"/>
          <w:rtl/>
        </w:rPr>
        <w:t>"אבל לא ניתן למדוד את מידת הכיבוש."</w:t>
      </w:r>
    </w:p>
    <w:p w14:paraId="29FD655F" w14:textId="77777777" w:rsidR="001A1909" w:rsidRPr="0001397B" w:rsidRDefault="001A1909" w:rsidP="001A1909">
      <w:pPr>
        <w:rPr>
          <w:rFonts w:cs="Times New Roman"/>
          <w:rtl/>
        </w:rPr>
      </w:pPr>
      <w:r w:rsidRPr="0001397B">
        <w:rPr>
          <w:rFonts w:cs="Times New Roman"/>
          <w:rtl/>
        </w:rPr>
        <w:t>"נכון! נכון, זאת טענתי לאורך כל הדרך."</w:t>
      </w:r>
    </w:p>
    <w:p w14:paraId="7926B66A" w14:textId="77777777" w:rsidR="001A1909" w:rsidRPr="0001397B" w:rsidRDefault="001A1909" w:rsidP="001A1909">
      <w:pPr>
        <w:rPr>
          <w:rFonts w:cs="Times New Roman"/>
          <w:rtl/>
        </w:rPr>
      </w:pPr>
      <w:r w:rsidRPr="0001397B">
        <w:rPr>
          <w:rFonts w:cs="Times New Roman"/>
          <w:rtl/>
        </w:rPr>
        <w:t xml:space="preserve">"תגיד רגע משהו," אלכס </w:t>
      </w:r>
      <w:r>
        <w:rPr>
          <w:rFonts w:cs="Times New Roman" w:hint="cs"/>
          <w:rtl/>
        </w:rPr>
        <w:t>אמר&amp;</w:t>
      </w:r>
      <w:r w:rsidRPr="0001397B">
        <w:rPr>
          <w:rFonts w:cs="Times New Roman"/>
          <w:rtl/>
        </w:rPr>
        <w:t>, "אתה באמת תרגמת את ג'ונסון? מילה במילה?"</w:t>
      </w:r>
    </w:p>
    <w:p w14:paraId="5D30F698" w14:textId="77777777" w:rsidR="001A1909" w:rsidRPr="0001397B" w:rsidRDefault="001A1909" w:rsidP="001A1909">
      <w:pPr>
        <w:rPr>
          <w:rFonts w:cs="Times New Roman"/>
          <w:rtl/>
        </w:rPr>
      </w:pPr>
      <w:r w:rsidRPr="0001397B">
        <w:rPr>
          <w:rFonts w:cs="Times New Roman"/>
          <w:rtl/>
        </w:rPr>
        <w:t>"בתרגום אין מילה במילה," הוא התרעם. "אין אפילו פסוק בפסוק."</w:t>
      </w:r>
    </w:p>
    <w:p w14:paraId="3A710940" w14:textId="77777777" w:rsidR="001A1909" w:rsidRPr="0001397B" w:rsidRDefault="001A1909" w:rsidP="001A1909">
      <w:pPr>
        <w:rPr>
          <w:rFonts w:cs="Times New Roman"/>
          <w:rtl/>
        </w:rPr>
      </w:pPr>
      <w:r w:rsidRPr="0001397B">
        <w:rPr>
          <w:rFonts w:cs="Times New Roman"/>
          <w:rtl/>
        </w:rPr>
        <w:t>"פסוק בפסוק נראה לי שדווקא יש."</w:t>
      </w:r>
    </w:p>
    <w:p w14:paraId="1D7CA289" w14:textId="77777777" w:rsidR="001A1909" w:rsidRPr="0001397B" w:rsidRDefault="001A1909" w:rsidP="001A1909">
      <w:pPr>
        <w:rPr>
          <w:rFonts w:cs="Times New Roman"/>
          <w:rtl/>
        </w:rPr>
      </w:pPr>
      <w:r w:rsidRPr="0001397B">
        <w:rPr>
          <w:rFonts w:cs="Times New Roman"/>
          <w:rtl/>
        </w:rPr>
        <w:t xml:space="preserve">"כן?? כן??? מומחה לתרגום מצאנו." </w:t>
      </w:r>
      <w:r>
        <w:rPr>
          <w:rFonts w:cs="Times New Roman" w:hint="cs"/>
          <w:rtl/>
        </w:rPr>
        <w:t>ומכיוון שלא נראה לו שאלכס נרעש מספיק מנסיון ההשפלה הוא המשיך,</w:t>
      </w:r>
      <w:r w:rsidRPr="0001397B">
        <w:rPr>
          <w:rFonts w:cs="Times New Roman"/>
          <w:rtl/>
        </w:rPr>
        <w:t xml:space="preserve"> "אז איך תתרגם את:</w:t>
      </w:r>
    </w:p>
    <w:p w14:paraId="517423C8" w14:textId="77777777" w:rsidR="001A1909" w:rsidRPr="0001397B" w:rsidRDefault="001A1909" w:rsidP="001A1909">
      <w:pPr>
        <w:bidi w:val="0"/>
        <w:ind w:left="1950"/>
        <w:rPr>
          <w:rFonts w:cs="Times New Roman"/>
          <w:rtl/>
        </w:rPr>
      </w:pPr>
      <w:r w:rsidRPr="0001397B">
        <w:rPr>
          <w:rFonts w:cs="Times New Roman"/>
        </w:rPr>
        <w:t>The lark, that tirra-lirra chants,</w:t>
      </w:r>
    </w:p>
    <w:p w14:paraId="6F8D8A77" w14:textId="77777777" w:rsidR="001A1909" w:rsidRPr="0001397B" w:rsidRDefault="001A1909" w:rsidP="001A1909">
      <w:pPr>
        <w:bidi w:val="0"/>
        <w:ind w:left="1950"/>
        <w:rPr>
          <w:rFonts w:cs="Times New Roman"/>
        </w:rPr>
      </w:pPr>
      <w:r w:rsidRPr="0001397B">
        <w:rPr>
          <w:rFonts w:cs="Times New Roman"/>
        </w:rPr>
        <w:t>With, heigh! with, heigh! the thrush and the jay,</w:t>
      </w:r>
    </w:p>
    <w:p w14:paraId="2405FD21" w14:textId="77777777" w:rsidR="001A1909" w:rsidRPr="0001397B" w:rsidRDefault="001A1909" w:rsidP="001A1909">
      <w:pPr>
        <w:bidi w:val="0"/>
        <w:ind w:left="1950"/>
        <w:rPr>
          <w:rFonts w:cs="Times New Roman"/>
        </w:rPr>
      </w:pPr>
      <w:r w:rsidRPr="0001397B">
        <w:rPr>
          <w:rFonts w:cs="Times New Roman"/>
        </w:rPr>
        <w:t>Are summer songs for me and my aunts,</w:t>
      </w:r>
    </w:p>
    <w:p w14:paraId="14CCA53F" w14:textId="77777777" w:rsidR="001A1909" w:rsidRPr="0001397B" w:rsidRDefault="001A1909" w:rsidP="001A1909">
      <w:pPr>
        <w:bidi w:val="0"/>
        <w:ind w:left="1950"/>
        <w:rPr>
          <w:rFonts w:cs="Times New Roman"/>
        </w:rPr>
      </w:pPr>
      <w:r w:rsidRPr="0001397B">
        <w:rPr>
          <w:rFonts w:cs="Times New Roman"/>
        </w:rPr>
        <w:t>While we lie tumbling in the hay.</w:t>
      </w:r>
    </w:p>
    <w:p w14:paraId="09EC1597" w14:textId="77777777" w:rsidR="001A1909" w:rsidRPr="0001397B" w:rsidRDefault="001A1909" w:rsidP="001A1909">
      <w:pPr>
        <w:bidi w:val="0"/>
        <w:ind w:left="1950"/>
        <w:rPr>
          <w:rFonts w:cs="Times New Roman"/>
        </w:rPr>
      </w:pPr>
      <w:r w:rsidRPr="0001397B">
        <w:rPr>
          <w:rFonts w:cs="Times New Roman"/>
        </w:rPr>
        <w:t>[The Winter's Tale, Act IV. Scene II.]</w:t>
      </w:r>
    </w:p>
    <w:p w14:paraId="41050212" w14:textId="77777777" w:rsidR="001A1909" w:rsidRPr="0001397B" w:rsidRDefault="001A1909" w:rsidP="001A1909">
      <w:pPr>
        <w:rPr>
          <w:rFonts w:cs="Times New Roman"/>
        </w:rPr>
      </w:pPr>
      <w:r w:rsidRPr="0001397B">
        <w:rPr>
          <w:rFonts w:cs="Times New Roman"/>
          <w:rtl/>
        </w:rPr>
        <w:t>אה? תגיד!"</w:t>
      </w:r>
    </w:p>
    <w:p w14:paraId="782D3990" w14:textId="77777777" w:rsidR="001A1909" w:rsidRDefault="001A1909" w:rsidP="001A1909">
      <w:pPr>
        <w:rPr>
          <w:rFonts w:cs="Times New Roman"/>
          <w:rtl/>
        </w:rPr>
      </w:pPr>
      <w:r>
        <w:rPr>
          <w:rFonts w:cs="Times New Roman" w:hint="cs"/>
          <w:rtl/>
        </w:rPr>
        <w:lastRenderedPageBreak/>
        <w:t xml:space="preserve">הוא דיקלם בשטף ובלי טעויות (אולי עם כמה טעויות, אבל כפי שאלכס תיקן או תרגם או עשה קומפנסציה / קיזז / תיקן / פיצה לכל המבטא העשיר והמועשר שלו והכבד כך הוא גם עשה קומפנסציה לכל שגיאות הדיקלום אם היו&amp;&amp;) </w:t>
      </w:r>
      <w:r w:rsidRPr="0001397B">
        <w:rPr>
          <w:rFonts w:cs="Times New Roman"/>
          <w:rtl/>
        </w:rPr>
        <w:t xml:space="preserve">היה מוזר&amp; </w:t>
      </w:r>
      <w:r>
        <w:rPr>
          <w:rFonts w:cs="Times New Roman" w:hint="cs"/>
          <w:rtl/>
        </w:rPr>
        <w:t>[</w:t>
      </w:r>
      <w:r>
        <w:rPr>
          <w:rFonts w:cs="Times New Roman"/>
        </w:rPr>
        <w:t>disconcerted</w:t>
      </w:r>
      <w:r>
        <w:rPr>
          <w:rFonts w:cs="Times New Roman" w:hint="cs"/>
          <w:rtl/>
        </w:rPr>
        <w:t xml:space="preserve">] מבולבל&amp; </w:t>
      </w:r>
      <w:r w:rsidRPr="0001397B">
        <w:rPr>
          <w:rFonts w:cs="Times New Roman"/>
          <w:rtl/>
        </w:rPr>
        <w:t>לשמוע את הפסוקים הקייציים, הקלילים ביותר אולי שנכתבו בשפת אימו מבוטאים בדירה המצחינה הזאת, שלעולם לא ניתן לאוורר כי התוכי יברח, והחתול שתום העין / קטום האוזן יקפוץ אל מותו. </w:t>
      </w:r>
    </w:p>
    <w:p w14:paraId="7A063F06" w14:textId="77777777" w:rsidR="001A1909" w:rsidRPr="0001397B" w:rsidRDefault="001A1909" w:rsidP="001A1909">
      <w:pPr>
        <w:rPr>
          <w:rFonts w:cs="Times New Roman"/>
          <w:rtl/>
        </w:rPr>
      </w:pPr>
      <w:r>
        <w:rPr>
          <w:rFonts w:cs="Times New Roman" w:hint="cs"/>
          <w:rtl/>
        </w:rPr>
        <w:t>"אה??" האב אמר כשאלכס לא פצה פיו במשך דקות ארוכות. "תגיד לי!!"</w:t>
      </w:r>
    </w:p>
    <w:p w14:paraId="5CACB0CE" w14:textId="77777777" w:rsidR="001A1909" w:rsidRPr="0001397B" w:rsidRDefault="001A1909" w:rsidP="001A1909">
      <w:pPr>
        <w:rPr>
          <w:rFonts w:cs="Times New Roman"/>
          <w:rtl/>
        </w:rPr>
      </w:pPr>
      <w:r w:rsidRPr="0001397B">
        <w:rPr>
          <w:rFonts w:cs="Times New Roman"/>
          <w:rtl/>
        </w:rPr>
        <w:t>"זה לא ג'ונסון…"</w:t>
      </w:r>
    </w:p>
    <w:p w14:paraId="6807B0C4" w14:textId="77777777" w:rsidR="001A1909" w:rsidRDefault="001A1909" w:rsidP="001A1909">
      <w:pPr>
        <w:rPr>
          <w:rFonts w:cs="Times New Roman"/>
          <w:rtl/>
        </w:rPr>
      </w:pPr>
      <w:r w:rsidRPr="0001397B">
        <w:rPr>
          <w:rFonts w:cs="Times New Roman"/>
          <w:rtl/>
        </w:rPr>
        <w:t>"זה לא. זה מוכר מדי. אפילו לקהל הרוסי."</w:t>
      </w:r>
    </w:p>
    <w:p w14:paraId="0A15388E" w14:textId="77777777" w:rsidR="001A1909" w:rsidRDefault="001A1909" w:rsidP="001A1909">
      <w:pPr>
        <w:rPr>
          <w:rFonts w:cs="Times New Roman"/>
          <w:rtl/>
        </w:rPr>
      </w:pPr>
      <w:r w:rsidRPr="0001397B">
        <w:rPr>
          <w:rFonts w:cs="Times New Roman"/>
          <w:rtl/>
        </w:rPr>
        <w:t>"לא היית רוצה לקרוא מחזה חדש לגמרי של שייקספיר, לו היה בדיוק אותו שייקספיר אבל גדל וחי וכותב ברוסיה?"</w:t>
      </w:r>
    </w:p>
    <w:p w14:paraId="6B2761E5" w14:textId="77777777" w:rsidR="001A1909" w:rsidRPr="0001397B" w:rsidRDefault="001A1909" w:rsidP="001A1909">
      <w:pPr>
        <w:rPr>
          <w:rFonts w:cs="Times New Roman"/>
          <w:rtl/>
        </w:rPr>
      </w:pPr>
      <w:r w:rsidRPr="0001397B">
        <w:rPr>
          <w:rFonts w:cs="Times New Roman"/>
          <w:rtl/>
        </w:rPr>
        <w:t>"</w:t>
      </w:r>
      <w:r>
        <w:rPr>
          <w:rFonts w:cs="Times New Roman" w:hint="cs"/>
          <w:rtl/>
        </w:rPr>
        <w:t xml:space="preserve">אבל למה לתרגם ותוך כדי כך לזייף? </w:t>
      </w:r>
      <w:r w:rsidRPr="0001397B">
        <w:rPr>
          <w:rFonts w:cs="Times New Roman"/>
          <w:rtl/>
        </w:rPr>
        <w:t>הכל אצלך זה עניין של זיוף? גם השירים של ג'ונסון?"</w:t>
      </w:r>
    </w:p>
    <w:p w14:paraId="60E384E0" w14:textId="77777777" w:rsidR="001A1909" w:rsidRDefault="001A1909" w:rsidP="001A1909">
      <w:pPr>
        <w:rPr>
          <w:rFonts w:cs="Times New Roman"/>
          <w:rtl/>
        </w:rPr>
      </w:pPr>
      <w:r w:rsidRPr="0001397B">
        <w:rPr>
          <w:rFonts w:cs="Times New Roman"/>
          <w:rtl/>
        </w:rPr>
        <w:t xml:space="preserve">"מי ישלם </w:t>
      </w:r>
      <w:r>
        <w:rPr>
          <w:rFonts w:cs="Times New Roman" w:hint="cs"/>
          <w:rtl/>
        </w:rPr>
        <w:t xml:space="preserve">לי </w:t>
      </w:r>
      <w:r w:rsidRPr="0001397B">
        <w:rPr>
          <w:rFonts w:cs="Times New Roman"/>
          <w:rtl/>
        </w:rPr>
        <w:t xml:space="preserve">על </w:t>
      </w:r>
      <w:r>
        <w:rPr>
          <w:rFonts w:cs="Times New Roman" w:hint="cs"/>
          <w:rtl/>
        </w:rPr>
        <w:t>מחזה</w:t>
      </w:r>
      <w:r w:rsidRPr="0001397B">
        <w:rPr>
          <w:rFonts w:cs="Times New Roman"/>
          <w:rtl/>
        </w:rPr>
        <w:t xml:space="preserve"> שלי</w:t>
      </w:r>
      <w:r>
        <w:rPr>
          <w:rFonts w:cs="Times New Roman" w:hint="cs"/>
          <w:rtl/>
        </w:rPr>
        <w:t xml:space="preserve"> או על פואמה שאני כתבתי</w:t>
      </w:r>
      <w:r w:rsidRPr="0001397B">
        <w:rPr>
          <w:rFonts w:cs="Times New Roman"/>
          <w:rtl/>
        </w:rPr>
        <w:t>? אה?</w:t>
      </w:r>
    </w:p>
    <w:p w14:paraId="136D7ACA" w14:textId="77777777" w:rsidR="001A1909" w:rsidRDefault="001A1909" w:rsidP="001A1909">
      <w:pPr>
        <w:rPr>
          <w:rFonts w:cs="Times New Roman"/>
          <w:rtl/>
        </w:rPr>
      </w:pPr>
      <w:r>
        <w:rPr>
          <w:rFonts w:cs="Times New Roman" w:hint="cs"/>
          <w:rtl/>
        </w:rPr>
        <w:t>]]</w:t>
      </w:r>
    </w:p>
    <w:p w14:paraId="6A0C630F" w14:textId="77777777" w:rsidR="001A1909" w:rsidRDefault="001A1909" w:rsidP="001A1909">
      <w:pPr>
        <w:rPr>
          <w:rFonts w:cs="Times New Roman"/>
          <w:rtl/>
        </w:rPr>
      </w:pPr>
    </w:p>
    <w:p w14:paraId="0102EF3D" w14:textId="77777777" w:rsidR="00E50696" w:rsidRDefault="00E50696" w:rsidP="00E50696">
      <w:pPr>
        <w:pStyle w:val="Heading3"/>
        <w:rPr>
          <w:rtl/>
        </w:rPr>
      </w:pPr>
      <w:r w:rsidRPr="0056040E">
        <w:rPr>
          <w:rtl/>
        </w:rPr>
        <w:t>איך הכל התחיל</w:t>
      </w:r>
    </w:p>
    <w:p w14:paraId="68A0B07A" w14:textId="77777777" w:rsidR="00E50696" w:rsidRDefault="00E50696" w:rsidP="00E50696">
      <w:pPr>
        <w:rPr>
          <w:rtl/>
        </w:rPr>
      </w:pPr>
      <w:r>
        <w:rPr>
          <w:rFonts w:hint="cs"/>
          <w:rtl/>
        </w:rPr>
        <w:t xml:space="preserve">[אולי פרדיננד </w:t>
      </w:r>
      <w:r>
        <w:t>←</w:t>
      </w:r>
      <w:r>
        <w:rPr>
          <w:rFonts w:hint="cs"/>
          <w:rtl/>
        </w:rPr>
        <w:t xml:space="preserve"> </w:t>
      </w:r>
      <w:hyperlink r:id="rId18" w:history="1">
        <w:r w:rsidRPr="001F624E">
          <w:rPr>
            <w:rStyle w:val="Hyperlink"/>
            <w:rFonts w:hint="cs"/>
            <w:rtl/>
          </w:rPr>
          <w:t>בוגדן</w:t>
        </w:r>
      </w:hyperlink>
      <w:r>
        <w:rPr>
          <w:rFonts w:hint="cs"/>
          <w:rtl/>
        </w:rPr>
        <w:t>]</w:t>
      </w:r>
    </w:p>
    <w:p w14:paraId="779F36CC" w14:textId="77777777" w:rsidR="00E50696" w:rsidRDefault="00E50696" w:rsidP="00E50696">
      <w:pPr>
        <w:rPr>
          <w:rtl/>
        </w:rPr>
      </w:pPr>
      <w:r>
        <w:rPr>
          <w:rFonts w:hint="cs"/>
          <w:rtl/>
        </w:rPr>
        <w:t>אלכס פגש את האב יחד עם ארקדי בשביל שיסביר לו מה היה שם בדיוק:</w:t>
      </w:r>
    </w:p>
    <w:p w14:paraId="32062CCB" w14:textId="77777777" w:rsidR="00E50696" w:rsidRDefault="00E50696" w:rsidP="00E50696">
      <w:pPr>
        <w:rPr>
          <w:rtl/>
        </w:rPr>
      </w:pPr>
      <w:r>
        <w:rPr>
          <w:rFonts w:hint="cs"/>
          <w:rtl/>
        </w:rPr>
        <w:t xml:space="preserve">האב אף שהתפרנס בברית המועצות מתרגום יצירות של המאה ה-18 מאנגלית וצרפתית, עיקר אהבתו היתה ציור וליתר דיוק העתקת הסיגנון של ציירים מוכרים לדברים שהוא חשב. כמו בתרגום. היו לו כמה ציורים שעליהם היתה גאוותו העצומה </w:t>
      </w:r>
      <w:r>
        <w:rPr>
          <w:rtl/>
        </w:rPr>
        <w:t>–</w:t>
      </w:r>
      <w:r>
        <w:rPr>
          <w:rFonts w:hint="cs"/>
          <w:rtl/>
        </w:rPr>
        <w:t xml:space="preserve"> הוא אמר שאיש לא יוכל להבחין לעולם שהם זיופים. </w:t>
      </w:r>
    </w:p>
    <w:p w14:paraId="31F124D0" w14:textId="77777777" w:rsidR="00E50696" w:rsidRDefault="00E50696" w:rsidP="00E50696">
      <w:pPr>
        <w:rPr>
          <w:rtl/>
        </w:rPr>
      </w:pPr>
      <w:r>
        <w:rPr>
          <w:rFonts w:hint="cs"/>
          <w:rtl/>
        </w:rPr>
        <w:t xml:space="preserve">דרך בוגדן היו לו גישה לקנבסים ישנים ופיגמנטים ישנים. ומעבר לכך היו לו עוד כמה טכניקות </w:t>
      </w:r>
      <w:r>
        <w:rPr>
          <w:rtl/>
        </w:rPr>
        <w:t>–</w:t>
      </w:r>
      <w:r>
        <w:rPr>
          <w:rFonts w:hint="cs"/>
          <w:rtl/>
        </w:rPr>
        <w:t xml:space="preserve"> למשל, בציור החדש שלו שבסיגנון צייר מוכר, להעתיק את השפתיים של ציור מוכר מאוד </w:t>
      </w:r>
      <w:r>
        <w:t>iconic</w:t>
      </w:r>
      <w:r>
        <w:rPr>
          <w:rFonts w:hint="cs"/>
          <w:rtl/>
        </w:rPr>
        <w:t xml:space="preserve"> של אותו צייר, את תנוחת המרפק מציור אחר. לתת למי שבאמת מתמחה באותו צייר כל מני </w:t>
      </w:r>
      <w:r>
        <w:t>hooks</w:t>
      </w:r>
      <w:r>
        <w:rPr>
          <w:rFonts w:hint="cs"/>
          <w:rtl/>
        </w:rPr>
        <w:t xml:space="preserve"> מלכודות. זה העניין </w:t>
      </w:r>
      <w:r>
        <w:rPr>
          <w:rtl/>
        </w:rPr>
        <w:t>–</w:t>
      </w:r>
      <w:r>
        <w:rPr>
          <w:rFonts w:hint="cs"/>
          <w:rtl/>
        </w:rPr>
        <w:t xml:space="preserve"> מי שיבחן את הציורים זה כל מני אנשים מרירים עם תואר באומנות שאין בו הרבה מה לעשות, יש בו מומחיות עצומה וידע נרחב אבל רוב הידע הזה מיותר&amp; / לא מוסיף כלום ולא מעניין אף אחד, והאדם מרגיש נעלה על פני כולם כי הוא באמת יודע המון אבל אין לו למי לבשר את כל הידע הזה, להתבסם בו, הוא מכיר את צורת השפתיים, את ההצללה בלחיים ויודע מה המשמעות של זה בקונטקסט היסטורי ובקונטקסט פוליטי וכלכלי, מה הייחוד והחדשנות והגאונות אפילו </w:t>
      </w:r>
      <w:r>
        <w:rPr>
          <w:rtl/>
        </w:rPr>
        <w:t>–</w:t>
      </w:r>
      <w:r>
        <w:rPr>
          <w:rFonts w:hint="cs"/>
          <w:rtl/>
        </w:rPr>
        <w:t xml:space="preserve"> אבל זה לא מעניין אף אחד חוץ ממנו והוא נשאר בכל הידע הזה מתוסכל ובודד. ופתאום </w:t>
      </w:r>
      <w:r>
        <w:rPr>
          <w:rtl/>
        </w:rPr>
        <w:t>–</w:t>
      </w:r>
      <w:r>
        <w:rPr>
          <w:rFonts w:hint="cs"/>
          <w:rtl/>
        </w:rPr>
        <w:t xml:space="preserve"> הציור החדש הזה שמתגלה מנבכי השיכחה כביכול (ובעצם - הזיוף הזה של אבא של דימה שמלא במלכודות), זה מישהו אחר שמדבר בשפה שלו, שמכיר את מה שהוא מכיר והוא נשבה. כשיראה את המלכודות הוא כל-כך יוחמא מכך שסופסוף הידע שלו בא לידי ביטוי -  כן! הנה המומחיות שלי ועכשו כולם יקשיבו לי!! אני אדבר ואנאם את כל הידע שלי וכולם ישתו בצמא את דברי, והידע שלי יהיה שווה מליונים לכל מני משקיעים ובנקאים ואנליסטים שחשבו שהם יותר טובים ממני כי הם הלכו ללמוד כלכלה וסטטיסטיקה כשאני למדתי סתם תולדות האומנות ו"</w:t>
      </w:r>
      <w:r w:rsidRPr="00F62BF3">
        <w:rPr>
          <w:rFonts w:cs="Times New Roman"/>
          <w:rtl/>
        </w:rPr>
        <w:t>פענוח אמצעי הבעה חזותיים</w:t>
      </w:r>
      <w:r>
        <w:rPr>
          <w:rFonts w:cs="Times New Roman" w:hint="cs"/>
          <w:rtl/>
        </w:rPr>
        <w:t xml:space="preserve">" </w:t>
      </w:r>
      <w:r>
        <w:rPr>
          <w:rFonts w:hint="cs"/>
          <w:rtl/>
        </w:rPr>
        <w:t xml:space="preserve">ואיך הם מצאו עבודה והרוויחו בה מליונים. אבל עכשו הם יקשיבו לי בדממה, פעורי פה, הם יזמינו אותי לארוחות צהריים במסעדות פאר, למסיבות קוקטייל על גגות בבירות העולם (ומנהטן, ולוס אנג'לס ומונקו כי רק ערי בירה זה לא מספיק), הם ידרשו חוות דעת, הם יטיסו אותי למכון מחקר בשוודיה. ככה צריך למצוא איך לפתות אותו וללכוד אותו, את הפרופסור </w:t>
      </w:r>
      <w:r>
        <w:rPr>
          <w:rFonts w:hint="cs"/>
          <w:rtl/>
        </w:rPr>
        <w:lastRenderedPageBreak/>
        <w:t>ה</w:t>
      </w:r>
      <w:r w:rsidRPr="00CB133F">
        <w:rPr>
          <w:rFonts w:hint="cs"/>
          <w:highlight w:val="green"/>
          <w:rtl/>
        </w:rPr>
        <w:t>עלוב</w:t>
      </w:r>
      <w:r>
        <w:rPr>
          <w:rFonts w:hint="cs"/>
          <w:rtl/>
        </w:rPr>
        <w:t xml:space="preserve"> / מר הנפש הזה לאומנות אמר האבא של דימה וצחק צחוק גדול בדירה ה</w:t>
      </w:r>
      <w:r w:rsidRPr="00CB133F">
        <w:rPr>
          <w:rFonts w:hint="cs"/>
          <w:highlight w:val="green"/>
          <w:rtl/>
        </w:rPr>
        <w:t>עלובה</w:t>
      </w:r>
      <w:r>
        <w:rPr>
          <w:rFonts w:hint="cs"/>
          <w:rtl/>
        </w:rPr>
        <w:t xml:space="preserve"> שלו בראשון לציון, עם הקירות הדקים (הקבלן המנוול השתמש בלבנים דקים של קירות פנמיים גם בבניית הקירות החיצוניים!) </w:t>
      </w:r>
    </w:p>
    <w:p w14:paraId="0B1E1AD4" w14:textId="77777777" w:rsidR="00E50696" w:rsidRDefault="00E50696" w:rsidP="00E50696">
      <w:pPr>
        <w:rPr>
          <w:rtl/>
        </w:rPr>
      </w:pPr>
      <w:r>
        <w:rPr>
          <w:rFonts w:hint="cs"/>
          <w:rtl/>
        </w:rPr>
        <w:t>[</w:t>
      </w:r>
      <w:hyperlink r:id="rId19" w:history="1">
        <w:r w:rsidRPr="00F62BF3">
          <w:rPr>
            <w:rStyle w:val="Hyperlink"/>
            <w:rFonts w:hint="cs"/>
            <w:rtl/>
          </w:rPr>
          <w:t>רשימת קורסים בתולדות האומנות תואר ראשון</w:t>
        </w:r>
      </w:hyperlink>
      <w:r>
        <w:rPr>
          <w:rFonts w:hint="cs"/>
          <w:rtl/>
        </w:rPr>
        <w:t>]</w:t>
      </w:r>
    </w:p>
    <w:p w14:paraId="1CF7F3A3" w14:textId="142B2678" w:rsidR="00E50696" w:rsidRDefault="00E50696" w:rsidP="00E50696">
      <w:pPr>
        <w:rPr>
          <w:rtl/>
        </w:rPr>
      </w:pPr>
    </w:p>
    <w:p w14:paraId="566F78DF" w14:textId="0D7CF475" w:rsidR="00E50696" w:rsidRDefault="00E50696" w:rsidP="00E50696">
      <w:pPr>
        <w:rPr>
          <w:rtl/>
        </w:rPr>
      </w:pPr>
    </w:p>
    <w:p w14:paraId="0DBAE022" w14:textId="55353199" w:rsidR="00E50696" w:rsidRDefault="00E50696" w:rsidP="00E50696">
      <w:pPr>
        <w:rPr>
          <w:rtl/>
        </w:rPr>
      </w:pPr>
    </w:p>
    <w:p w14:paraId="74BC8BBA" w14:textId="77777777" w:rsidR="00E50696" w:rsidRDefault="00E50696" w:rsidP="00E50696">
      <w:pPr>
        <w:rPr>
          <w:rtl/>
        </w:rPr>
      </w:pPr>
    </w:p>
    <w:p w14:paraId="6F4A65AA" w14:textId="77777777" w:rsidR="00E50696" w:rsidRDefault="00E50696" w:rsidP="00E50696">
      <w:pPr>
        <w:rPr>
          <w:rtl/>
        </w:rPr>
      </w:pPr>
    </w:p>
    <w:p w14:paraId="22CC521A" w14:textId="77777777" w:rsidR="00BE7ACA" w:rsidRDefault="00BE7ACA" w:rsidP="00BE7ACA">
      <w:pPr>
        <w:pStyle w:val="Heading3"/>
        <w:rPr>
          <w:rtl/>
        </w:rPr>
      </w:pPr>
      <w:r>
        <w:rPr>
          <w:rFonts w:hint="cs"/>
          <w:rtl/>
        </w:rPr>
        <w:t>לוודא שיצירה אותנטית</w:t>
      </w:r>
    </w:p>
    <w:p w14:paraId="13767B20" w14:textId="77777777" w:rsidR="00BE7ACA" w:rsidRDefault="00BE7ACA" w:rsidP="00BE7ACA">
      <w:pPr>
        <w:rPr>
          <w:rFonts w:cs="Times New Roman"/>
          <w:rtl/>
        </w:rPr>
      </w:pPr>
      <w:r>
        <w:rPr>
          <w:rFonts w:cs="Times New Roman" w:hint="cs"/>
          <w:rtl/>
        </w:rPr>
        <w:t xml:space="preserve">[[אלכס </w:t>
      </w:r>
      <w:r>
        <w:rPr>
          <w:rFonts w:cs="Times New Roman"/>
          <w:rtl/>
        </w:rPr>
        <w:t>–</w:t>
      </w:r>
      <w:r>
        <w:rPr>
          <w:rFonts w:cs="Times New Roman" w:hint="cs"/>
          <w:rtl/>
        </w:rPr>
        <w:t xml:space="preserve"> זה לא ייתכן שאי אפשר לוודא. נניח תמונה במוזיאון לא עברה בדיקות כאלה?</w:t>
      </w:r>
    </w:p>
    <w:p w14:paraId="435E3FA2" w14:textId="77777777" w:rsidR="00BE7ACA" w:rsidRDefault="00BE7ACA" w:rsidP="00BE7ACA">
      <w:pPr>
        <w:rPr>
          <w:rFonts w:cs="Times New Roman"/>
          <w:rtl/>
        </w:rPr>
      </w:pPr>
      <w:r>
        <w:rPr>
          <w:rFonts w:cs="Times New Roman" w:hint="cs"/>
          <w:rtl/>
        </w:rPr>
        <w:t>לא תמיד, ולא כל תמונה.</w:t>
      </w:r>
    </w:p>
    <w:p w14:paraId="11BC0EDC" w14:textId="77777777" w:rsidR="00BE7ACA" w:rsidRDefault="00BE7ACA" w:rsidP="00BE7ACA">
      <w:pPr>
        <w:rPr>
          <w:rFonts w:cs="Times New Roman"/>
          <w:rtl/>
        </w:rPr>
      </w:pPr>
      <w:r>
        <w:rPr>
          <w:rFonts w:cs="Times New Roman" w:hint="cs"/>
          <w:rtl/>
        </w:rPr>
        <w:t>אל נניח, נניח שכן. אני לוקח בדיוק לאותן מעבדות את הציור שלי והן מבצעות אותן בדיקות, בשביל לוודא.</w:t>
      </w:r>
    </w:p>
    <w:p w14:paraId="7692BBB3" w14:textId="77777777" w:rsidR="00BE7ACA" w:rsidRDefault="00BE7ACA" w:rsidP="00BE7ACA">
      <w:pPr>
        <w:rPr>
          <w:rFonts w:cs="Times New Roman"/>
          <w:rtl/>
        </w:rPr>
      </w:pPr>
      <w:r>
        <w:rPr>
          <w:rFonts w:cs="Times New Roman" w:hint="cs"/>
          <w:rtl/>
        </w:rPr>
        <w:t>איזה בדיקות תבצע?</w:t>
      </w:r>
    </w:p>
    <w:p w14:paraId="7637C18D" w14:textId="77777777" w:rsidR="00BE7ACA" w:rsidRDefault="00BE7ACA" w:rsidP="00BE7ACA">
      <w:pPr>
        <w:rPr>
          <w:rFonts w:cs="Times New Roman"/>
          <w:rtl/>
        </w:rPr>
      </w:pPr>
      <w:r>
        <w:rPr>
          <w:rFonts w:cs="Times New Roman" w:hint="cs"/>
          <w:rtl/>
        </w:rPr>
        <w:t>את כולן!</w:t>
      </w:r>
    </w:p>
    <w:p w14:paraId="5409446B" w14:textId="77777777" w:rsidR="00BE7ACA" w:rsidRDefault="00BE7ACA" w:rsidP="00BE7ACA">
      <w:pPr>
        <w:rPr>
          <w:rFonts w:cs="Times New Roman"/>
          <w:rtl/>
        </w:rPr>
      </w:pPr>
      <w:r>
        <w:rPr>
          <w:rFonts w:cs="Times New Roman" w:hint="cs"/>
          <w:rtl/>
        </w:rPr>
        <w:t xml:space="preserve">תבצע </w:t>
      </w:r>
      <w:r w:rsidRPr="00366D66">
        <w:rPr>
          <w:rFonts w:cs="Times New Roman"/>
          <w:rtl/>
        </w:rPr>
        <w:t xml:space="preserve">סריקת קרני רנטגן מאקרו </w:t>
      </w:r>
      <w:r>
        <w:rPr>
          <w:rFonts w:cs="Times New Roman" w:hint="cs"/>
          <w:rtl/>
        </w:rPr>
        <w:t>[</w:t>
      </w:r>
      <w:r w:rsidRPr="00366D66">
        <w:rPr>
          <w:rFonts w:cs="Times New Roman"/>
        </w:rPr>
        <w:t>macro X-ray fluorescence scan</w:t>
      </w:r>
      <w:r>
        <w:rPr>
          <w:rFonts w:cs="Times New Roman" w:hint="cs"/>
          <w:rtl/>
        </w:rPr>
        <w:t xml:space="preserve">] </w:t>
      </w:r>
      <w:r w:rsidRPr="00366D66">
        <w:rPr>
          <w:rFonts w:cs="Times New Roman"/>
          <w:rtl/>
        </w:rPr>
        <w:t>של הציור</w:t>
      </w:r>
      <w:r>
        <w:rPr>
          <w:rFonts w:cs="Times New Roman" w:hint="cs"/>
          <w:rtl/>
        </w:rPr>
        <w:t>?</w:t>
      </w:r>
    </w:p>
    <w:p w14:paraId="0292A301" w14:textId="77777777" w:rsidR="00BE7ACA" w:rsidRDefault="00BE7ACA" w:rsidP="00BE7ACA">
      <w:pPr>
        <w:rPr>
          <w:rFonts w:cs="Times New Roman"/>
          <w:rtl/>
        </w:rPr>
      </w:pPr>
      <w:r>
        <w:rPr>
          <w:rFonts w:cs="Times New Roman" w:hint="cs"/>
          <w:rtl/>
        </w:rPr>
        <w:t>מה זה?</w:t>
      </w:r>
    </w:p>
    <w:p w14:paraId="4E840094" w14:textId="77777777" w:rsidR="00BE7ACA" w:rsidRDefault="00BE7ACA" w:rsidP="00BE7ACA">
      <w:pPr>
        <w:rPr>
          <w:rFonts w:cs="Times New Roman"/>
          <w:rtl/>
        </w:rPr>
      </w:pPr>
      <w:r>
        <w:rPr>
          <w:rFonts w:cs="Times New Roman" w:hint="cs"/>
          <w:rtl/>
        </w:rPr>
        <w:t>זה</w:t>
      </w:r>
      <w:r w:rsidRPr="00366D66">
        <w:rPr>
          <w:rFonts w:cs="Times New Roman"/>
          <w:rtl/>
        </w:rPr>
        <w:t xml:space="preserve"> טכנולוגיה שחודרת לשכבות צבע ומאפשרת ניתוח מתוחכם של יצירה, ובכך של תהליך האמן</w:t>
      </w:r>
      <w:r>
        <w:rPr>
          <w:rFonts w:cs="Times New Roman" w:hint="cs"/>
          <w:rtl/>
        </w:rPr>
        <w:t>.</w:t>
      </w:r>
    </w:p>
    <w:p w14:paraId="391715D8" w14:textId="77777777" w:rsidR="00BE7ACA" w:rsidRDefault="00BE7ACA" w:rsidP="00BE7ACA">
      <w:pPr>
        <w:rPr>
          <w:rFonts w:cs="Times New Roman"/>
          <w:rtl/>
        </w:rPr>
      </w:pPr>
      <w:r>
        <w:rPr>
          <w:rFonts w:cs="Times New Roman" w:hint="cs"/>
          <w:rtl/>
        </w:rPr>
        <w:t>]]</w:t>
      </w:r>
    </w:p>
    <w:p w14:paraId="29FB2D1B" w14:textId="77777777" w:rsidR="00E56169" w:rsidRDefault="00E56169" w:rsidP="00BE7ACA">
      <w:pPr>
        <w:rPr>
          <w:rFonts w:cs="Times New Roman"/>
          <w:rtl/>
        </w:rPr>
      </w:pPr>
    </w:p>
    <w:p w14:paraId="6C7DEBDB" w14:textId="77777777" w:rsidR="00E56169" w:rsidRDefault="00E56169" w:rsidP="00E56169">
      <w:pPr>
        <w:rPr>
          <w:rtl/>
        </w:rPr>
      </w:pPr>
      <w:r>
        <w:rPr>
          <w:rFonts w:hint="cs"/>
          <w:rtl/>
        </w:rPr>
        <w:t>[</w:t>
      </w:r>
    </w:p>
    <w:p w14:paraId="35CE0FB8" w14:textId="77777777" w:rsidR="00E56169" w:rsidRDefault="00E56169" w:rsidP="00E56169">
      <w:pPr>
        <w:rPr>
          <w:rtl/>
        </w:rPr>
      </w:pPr>
      <w:r>
        <w:rPr>
          <w:rFonts w:cs="Times New Roman"/>
          <w:rtl/>
        </w:rPr>
        <w:t>מי ירצה להחזיק אצלו חפץ שהאינטרפול מחפש אותו?</w:t>
      </w:r>
    </w:p>
    <w:p w14:paraId="3D3DD3B2" w14:textId="77777777" w:rsidR="00E56169" w:rsidRDefault="00E56169" w:rsidP="00E56169">
      <w:pPr>
        <w:rPr>
          <w:rFonts w:cs="Times New Roman"/>
          <w:rtl/>
        </w:rPr>
      </w:pPr>
      <w:r>
        <w:rPr>
          <w:rFonts w:cs="Times New Roman"/>
          <w:rtl/>
        </w:rPr>
        <w:t xml:space="preserve">בעיקר אנשים שהם עצמם מבוקשים על-ידי האינטרפול. זאת תעודת הביטוח שלהם וכבר היו מקרים מעולם – השבת היצירה תמורת חסינות מלאה. </w:t>
      </w:r>
    </w:p>
    <w:p w14:paraId="07EF22F1" w14:textId="77777777" w:rsidR="00E56169" w:rsidRDefault="00E56169" w:rsidP="00E56169">
      <w:pPr>
        <w:rPr>
          <w:rFonts w:cs="Times New Roman"/>
          <w:rtl/>
        </w:rPr>
      </w:pPr>
    </w:p>
    <w:p w14:paraId="7C1C31C4" w14:textId="77777777" w:rsidR="00E56169" w:rsidRDefault="00E56169" w:rsidP="00E56169">
      <w:pPr>
        <w:rPr>
          <w:rtl/>
        </w:rPr>
      </w:pPr>
      <w:r>
        <w:rPr>
          <w:rFonts w:hint="cs"/>
          <w:rtl/>
        </w:rPr>
        <w:t>למה בעצם יש לבוגדן אומנות גנובה?</w:t>
      </w:r>
    </w:p>
    <w:p w14:paraId="60AE3193" w14:textId="77777777" w:rsidR="00E56169" w:rsidRDefault="00E56169" w:rsidP="00E56169">
      <w:pPr>
        <w:rPr>
          <w:rFonts w:cs="Times New Roman"/>
          <w:rtl/>
        </w:rPr>
      </w:pPr>
      <w:r w:rsidRPr="00064476">
        <w:rPr>
          <w:rFonts w:cs="Times New Roman"/>
          <w:rtl/>
        </w:rPr>
        <w:t xml:space="preserve">עבור </w:t>
      </w:r>
      <w:r>
        <w:rPr>
          <w:rFonts w:cs="Times New Roman" w:hint="cs"/>
          <w:rtl/>
        </w:rPr>
        <w:t>ה</w:t>
      </w:r>
      <w:r w:rsidRPr="00064476">
        <w:rPr>
          <w:rFonts w:cs="Times New Roman"/>
          <w:rtl/>
        </w:rPr>
        <w:t xml:space="preserve">פשע </w:t>
      </w:r>
      <w:r>
        <w:rPr>
          <w:rFonts w:cs="Times New Roman" w:hint="cs"/>
          <w:rtl/>
        </w:rPr>
        <w:t>ה</w:t>
      </w:r>
      <w:r w:rsidRPr="00064476">
        <w:rPr>
          <w:rFonts w:cs="Times New Roman"/>
          <w:rtl/>
        </w:rPr>
        <w:t>מאורג</w:t>
      </w:r>
      <w:r>
        <w:rPr>
          <w:rFonts w:cs="Times New Roman" w:hint="cs"/>
          <w:rtl/>
        </w:rPr>
        <w:t>ן</w:t>
      </w:r>
      <w:r w:rsidRPr="00064476">
        <w:rPr>
          <w:rFonts w:cs="Times New Roman"/>
          <w:rtl/>
        </w:rPr>
        <w:t xml:space="preserve">, שלל </w:t>
      </w:r>
      <w:r>
        <w:rPr>
          <w:rFonts w:cs="Times New Roman" w:hint="cs"/>
          <w:rtl/>
        </w:rPr>
        <w:t>גנוב יקר ערך</w:t>
      </w:r>
      <w:r w:rsidRPr="00064476">
        <w:rPr>
          <w:rFonts w:cs="Times New Roman"/>
          <w:rtl/>
        </w:rPr>
        <w:t xml:space="preserve"> הוא שימושי ביותר כבַּטּוּחָה</w:t>
      </w:r>
      <w:r>
        <w:rPr>
          <w:rFonts w:cs="Times New Roman" w:hint="cs"/>
          <w:rtl/>
        </w:rPr>
        <w:t xml:space="preserve"> או עירבון</w:t>
      </w:r>
      <w:r w:rsidRPr="00064476">
        <w:rPr>
          <w:rFonts w:cs="Times New Roman"/>
          <w:rtl/>
        </w:rPr>
        <w:t xml:space="preserve">; אמנם </w:t>
      </w:r>
      <w:r>
        <w:rPr>
          <w:rFonts w:cs="Times New Roman" w:hint="cs"/>
          <w:rtl/>
        </w:rPr>
        <w:t>כמעט לא ניתן</w:t>
      </w:r>
      <w:r w:rsidRPr="00064476">
        <w:rPr>
          <w:rFonts w:cs="Times New Roman"/>
          <w:rtl/>
        </w:rPr>
        <w:t xml:space="preserve"> למכור יצירות מופת </w:t>
      </w:r>
      <w:r>
        <w:rPr>
          <w:rFonts w:cs="Times New Roman" w:hint="cs"/>
          <w:rtl/>
        </w:rPr>
        <w:t>גנובות עבור ה</w:t>
      </w:r>
      <w:r w:rsidRPr="00064476">
        <w:rPr>
          <w:rFonts w:cs="Times New Roman"/>
          <w:rtl/>
        </w:rPr>
        <w:t xml:space="preserve">סכום </w:t>
      </w:r>
      <w:r>
        <w:rPr>
          <w:rFonts w:cs="Times New Roman" w:hint="cs"/>
          <w:rtl/>
        </w:rPr>
        <w:t>שהן שוות</w:t>
      </w:r>
      <w:r w:rsidRPr="00064476">
        <w:rPr>
          <w:rFonts w:cs="Times New Roman"/>
          <w:rtl/>
        </w:rPr>
        <w:t xml:space="preserve">, אך מידע על מקום הימצאן יכול לשמש כדי למנף עונשים קצרים יותר במקרה שהגנבים ימצאו את עצמם עומדים בפני אישומים פליליים, בין אם קשורים לאמנות או </w:t>
      </w:r>
      <w:r>
        <w:rPr>
          <w:rFonts w:cs="Times New Roman" w:hint="cs"/>
          <w:rtl/>
        </w:rPr>
        <w:t>לא</w:t>
      </w:r>
      <w:r w:rsidRPr="00064476">
        <w:rPr>
          <w:rFonts w:cs="Times New Roman"/>
          <w:rtl/>
        </w:rPr>
        <w:t>. רוב בתי המשפט באירופה מקבלים הסדרי טיעון מסוג זה, אם כי משא ומתן דומה אינו מותר בארה"ב.</w:t>
      </w:r>
    </w:p>
    <w:p w14:paraId="15B0BA88" w14:textId="77777777" w:rsidR="00E56169" w:rsidRDefault="00E56169" w:rsidP="00E56169">
      <w:pPr>
        <w:rPr>
          <w:rFonts w:cs="Times New Roman"/>
          <w:rtl/>
        </w:rPr>
      </w:pPr>
      <w:r>
        <w:rPr>
          <w:rFonts w:cs="Times New Roman" w:hint="cs"/>
          <w:rtl/>
        </w:rPr>
        <w:t>בשביל מה? לסחוט</w:t>
      </w:r>
      <w:r w:rsidRPr="009D68BA">
        <w:rPr>
          <w:rFonts w:cs="Times New Roman"/>
          <w:rtl/>
        </w:rPr>
        <w:t xml:space="preserve"> את הבעלים או חברת הביטוח</w:t>
      </w:r>
      <w:r>
        <w:rPr>
          <w:rFonts w:cs="Times New Roman" w:hint="cs"/>
          <w:rtl/>
        </w:rPr>
        <w:t>?</w:t>
      </w:r>
    </w:p>
    <w:p w14:paraId="37F0BCFD" w14:textId="77777777" w:rsidR="00E56169" w:rsidRDefault="00E56169" w:rsidP="00E56169">
      <w:pPr>
        <w:rPr>
          <w:rtl/>
        </w:rPr>
      </w:pPr>
      <w:r>
        <w:rPr>
          <w:rFonts w:cs="Times New Roman" w:hint="cs"/>
          <w:rtl/>
        </w:rPr>
        <w:t xml:space="preserve">אולי. </w:t>
      </w:r>
      <w:r w:rsidRPr="009D68BA">
        <w:rPr>
          <w:rFonts w:cs="Times New Roman"/>
          <w:rtl/>
        </w:rPr>
        <w:t xml:space="preserve">סביר יותר שהם ישתמשו באמנות </w:t>
      </w:r>
      <w:r>
        <w:rPr>
          <w:rFonts w:cs="Times New Roman" w:hint="cs"/>
          <w:rtl/>
        </w:rPr>
        <w:t xml:space="preserve">גנובה </w:t>
      </w:r>
      <w:r w:rsidRPr="009D68BA">
        <w:rPr>
          <w:rFonts w:cs="Times New Roman"/>
          <w:rtl/>
        </w:rPr>
        <w:t>כבטוחה ניידת יחסית בעסקאות נשק וסמים.</w:t>
      </w:r>
    </w:p>
    <w:p w14:paraId="298EF7A0" w14:textId="77777777" w:rsidR="00E56169" w:rsidRDefault="00E56169" w:rsidP="00E56169">
      <w:pPr>
        <w:rPr>
          <w:rtl/>
        </w:rPr>
      </w:pPr>
      <w:r>
        <w:rPr>
          <w:rFonts w:cs="Times New Roman" w:hint="cs"/>
          <w:rtl/>
        </w:rPr>
        <w:t xml:space="preserve">יצירות </w:t>
      </w:r>
      <w:r w:rsidRPr="00270DDB">
        <w:rPr>
          <w:rFonts w:cs="Times New Roman"/>
          <w:rtl/>
        </w:rPr>
        <w:t xml:space="preserve">אמנות </w:t>
      </w:r>
      <w:r>
        <w:rPr>
          <w:rFonts w:cs="Times New Roman" w:hint="cs"/>
          <w:rtl/>
        </w:rPr>
        <w:t xml:space="preserve">הן </w:t>
      </w:r>
      <w:r w:rsidRPr="00270DDB">
        <w:rPr>
          <w:rFonts w:cs="Times New Roman"/>
          <w:rtl/>
        </w:rPr>
        <w:t>נייד</w:t>
      </w:r>
      <w:r>
        <w:rPr>
          <w:rFonts w:cs="Times New Roman" w:hint="cs"/>
          <w:rtl/>
        </w:rPr>
        <w:t>ו</w:t>
      </w:r>
      <w:r w:rsidRPr="00270DDB">
        <w:rPr>
          <w:rFonts w:cs="Times New Roman"/>
          <w:rtl/>
        </w:rPr>
        <w:t>ת, בעל</w:t>
      </w:r>
      <w:r>
        <w:rPr>
          <w:rFonts w:cs="Times New Roman" w:hint="cs"/>
          <w:rtl/>
        </w:rPr>
        <w:t>ו</w:t>
      </w:r>
      <w:r w:rsidRPr="00270DDB">
        <w:rPr>
          <w:rFonts w:cs="Times New Roman"/>
          <w:rtl/>
        </w:rPr>
        <w:t>ת ערך עצום, וניתנ</w:t>
      </w:r>
      <w:r>
        <w:rPr>
          <w:rFonts w:cs="Times New Roman" w:hint="cs"/>
          <w:rtl/>
        </w:rPr>
        <w:t>ו</w:t>
      </w:r>
      <w:r w:rsidRPr="00270DDB">
        <w:rPr>
          <w:rFonts w:cs="Times New Roman"/>
          <w:rtl/>
        </w:rPr>
        <w:t xml:space="preserve">ת לזיהוי רק על ידי מומחה, </w:t>
      </w:r>
      <w:r>
        <w:rPr>
          <w:rFonts w:cs="Times New Roman" w:hint="cs"/>
          <w:rtl/>
        </w:rPr>
        <w:t>לכן זאת ד</w:t>
      </w:r>
      <w:r w:rsidRPr="00270DDB">
        <w:rPr>
          <w:rFonts w:cs="Times New Roman"/>
          <w:rtl/>
        </w:rPr>
        <w:t>רך נוחה יותר ויותר עבור פושעים להעביר סכומי כסף גדולים מבלי להתגלות.</w:t>
      </w:r>
    </w:p>
    <w:p w14:paraId="6CBE7410" w14:textId="77777777" w:rsidR="00E56169" w:rsidRDefault="00E56169" w:rsidP="00E56169">
      <w:pPr>
        <w:rPr>
          <w:rtl/>
        </w:rPr>
      </w:pPr>
      <w:r>
        <w:rPr>
          <w:rFonts w:hint="cs"/>
          <w:rtl/>
        </w:rPr>
        <w:lastRenderedPageBreak/>
        <w:t>]</w:t>
      </w:r>
    </w:p>
    <w:p w14:paraId="07B1FA5C" w14:textId="77777777" w:rsidR="00E56169" w:rsidRDefault="00E56169" w:rsidP="00E56169">
      <w:pPr>
        <w:rPr>
          <w:rtl/>
        </w:rPr>
      </w:pPr>
    </w:p>
    <w:p w14:paraId="61C94FBF" w14:textId="77777777" w:rsidR="00E56169" w:rsidRDefault="00E56169" w:rsidP="00E56169">
      <w:pPr>
        <w:rPr>
          <w:rFonts w:cs="Times New Roman"/>
          <w:rtl/>
        </w:rPr>
      </w:pPr>
      <w:r>
        <w:rPr>
          <w:rFonts w:cs="Times New Roman" w:hint="cs"/>
          <w:rtl/>
        </w:rPr>
        <w:t>[[</w:t>
      </w:r>
    </w:p>
    <w:p w14:paraId="030536F2" w14:textId="77777777" w:rsidR="00E56169" w:rsidRPr="00927772" w:rsidRDefault="00E56169" w:rsidP="00E56169">
      <w:pPr>
        <w:rPr>
          <w:rFonts w:cs="Times New Roman"/>
          <w:rtl/>
          <w:lang w:bidi="ar-SA"/>
        </w:rPr>
      </w:pPr>
      <w:r w:rsidRPr="00927772">
        <w:rPr>
          <w:rFonts w:cs="Times New Roman"/>
          <w:rtl/>
        </w:rPr>
        <w:t>משהו בקשר לאומנות שנעשית ע</w:t>
      </w:r>
      <w:r w:rsidRPr="00927772">
        <w:rPr>
          <w:rFonts w:cs="Times New Roman"/>
          <w:rtl/>
          <w:lang w:bidi="ar-SA"/>
        </w:rPr>
        <w:t>"</w:t>
      </w:r>
      <w:r w:rsidRPr="00927772">
        <w:rPr>
          <w:rFonts w:cs="Times New Roman"/>
          <w:rtl/>
        </w:rPr>
        <w:t>י מחשב.</w:t>
      </w:r>
    </w:p>
    <w:p w14:paraId="7A198C3F" w14:textId="77777777" w:rsidR="00E56169" w:rsidRPr="00927772" w:rsidRDefault="00E56169" w:rsidP="00E56169">
      <w:pPr>
        <w:rPr>
          <w:rFonts w:cs="Times New Roman"/>
          <w:rtl/>
          <w:lang w:bidi="ar-SA"/>
        </w:rPr>
      </w:pPr>
      <w:hyperlink r:id="rId20" w:history="1">
        <w:r w:rsidRPr="00927772">
          <w:rPr>
            <w:rStyle w:val="Hyperlink"/>
            <w:rFonts w:cs="Times New Roman"/>
            <w:lang w:val="en-IL"/>
          </w:rPr>
          <w:t>https://www.youtube.com/watch?v=70iLB1DFmd8</w:t>
        </w:r>
      </w:hyperlink>
    </w:p>
    <w:p w14:paraId="41263EC8" w14:textId="77777777" w:rsidR="00E56169" w:rsidRDefault="00E56169" w:rsidP="00E56169">
      <w:pPr>
        <w:rPr>
          <w:rFonts w:cs="Times New Roman"/>
          <w:rtl/>
        </w:rPr>
      </w:pPr>
      <w:r w:rsidRPr="00927772">
        <w:rPr>
          <w:rFonts w:cs="Times New Roman"/>
          <w:rtl/>
        </w:rPr>
        <w:t xml:space="preserve">אם היינו יכולים להעלות את כל המוח של מישהו [צייר מפורסם] למחשב, ואז היינו אומרים לו לצייר משהו, הוא לא היה מצייר ציור חדש או אינסוף ציורים חדשים שבעצם מכל בחינה אפשרית (חוץ מהחומרים) זה בדיוק ציור חדש של אותו צייר? </w:t>
      </w:r>
    </w:p>
    <w:p w14:paraId="73434CCE" w14:textId="77777777" w:rsidR="00E56169" w:rsidRDefault="00E56169" w:rsidP="00E56169">
      <w:pPr>
        <w:rPr>
          <w:rFonts w:cs="Times New Roman"/>
          <w:rtl/>
        </w:rPr>
      </w:pPr>
      <w:r>
        <w:rPr>
          <w:rFonts w:cs="Times New Roman" w:hint="cs"/>
          <w:rtl/>
        </w:rPr>
        <w:t>"שטויות!" פסק האבא של דימה, שהתייגע מהכמות הבלתי מקובלת של בני אדם בדירתו. הוא כבר הצליח להעיף משם את הילדים ולקבל קצת שקט. זה כל מה שהוא ביקש, קצת שקט, ועכשו גם מאלכס התייגע.</w:t>
      </w:r>
    </w:p>
    <w:p w14:paraId="77E665FB" w14:textId="77777777" w:rsidR="00E56169" w:rsidRDefault="00E56169" w:rsidP="00E56169">
      <w:pPr>
        <w:rPr>
          <w:rFonts w:cs="Times New Roman"/>
          <w:rtl/>
        </w:rPr>
      </w:pPr>
      <w:r w:rsidRPr="00927772">
        <w:rPr>
          <w:rFonts w:cs="Times New Roman"/>
          <w:rtl/>
        </w:rPr>
        <w:t>נניח שהיו שומרים את המוח של טיציאן בפורמלין ומוציאים אותו היום ומייצרים בדיוק את אותם חיבורים, האם לא היינו מקבלים ציור חדש של טיציאן,</w:t>
      </w:r>
      <w:r>
        <w:rPr>
          <w:rFonts w:cs="Times New Roman" w:hint="cs"/>
          <w:rtl/>
        </w:rPr>
        <w:t xml:space="preserve"> מאות</w:t>
      </w:r>
      <w:r w:rsidRPr="00927772">
        <w:rPr>
          <w:rFonts w:cs="Times New Roman"/>
          <w:rtl/>
        </w:rPr>
        <w:t xml:space="preserve"> שנ</w:t>
      </w:r>
      <w:r>
        <w:rPr>
          <w:rFonts w:cs="Times New Roman" w:hint="cs"/>
          <w:rtl/>
        </w:rPr>
        <w:t>ים</w:t>
      </w:r>
      <w:r w:rsidRPr="00927772">
        <w:rPr>
          <w:rFonts w:cs="Times New Roman"/>
          <w:rtl/>
        </w:rPr>
        <w:t xml:space="preserve"> לאחר שמת?</w:t>
      </w:r>
    </w:p>
    <w:p w14:paraId="5CE344CB" w14:textId="77777777" w:rsidR="00E56169" w:rsidRDefault="00E56169" w:rsidP="00E56169">
      <w:pPr>
        <w:rPr>
          <w:rFonts w:cs="Times New Roman"/>
          <w:rtl/>
          <w:lang w:val="en-IL"/>
        </w:rPr>
      </w:pPr>
      <w:r>
        <w:rPr>
          <w:rFonts w:cs="Times New Roman" w:hint="cs"/>
          <w:rtl/>
          <w:lang w:val="en-IL"/>
        </w:rPr>
        <w:t>טיציאן? מה אני יודע על טיציאן?</w:t>
      </w:r>
    </w:p>
    <w:p w14:paraId="15D30E45" w14:textId="77777777" w:rsidR="00E56169" w:rsidRDefault="00E56169" w:rsidP="00E56169">
      <w:pPr>
        <w:rPr>
          <w:rFonts w:cs="Times New Roman"/>
          <w:rtl/>
          <w:lang w:val="en-IL"/>
        </w:rPr>
      </w:pPr>
      <w:r>
        <w:rPr>
          <w:rFonts w:cs="Times New Roman" w:hint="cs"/>
          <w:rtl/>
          <w:lang w:val="en-IL"/>
        </w:rPr>
        <w:t>אז על מי אתה יודע?</w:t>
      </w:r>
    </w:p>
    <w:p w14:paraId="5CD71D78" w14:textId="77777777" w:rsidR="00E56169" w:rsidRDefault="00E56169" w:rsidP="00E56169">
      <w:pPr>
        <w:rPr>
          <w:rFonts w:cs="Times New Roman"/>
          <w:lang w:val="en-IL"/>
        </w:rPr>
      </w:pPr>
      <w:r>
        <w:rPr>
          <w:rFonts w:cs="Times New Roman" w:hint="cs"/>
          <w:rtl/>
          <w:lang w:val="en-IL"/>
        </w:rPr>
        <w:t>]]</w:t>
      </w:r>
    </w:p>
    <w:p w14:paraId="5A574A46" w14:textId="77777777" w:rsidR="00E56169" w:rsidRDefault="00E56169" w:rsidP="00E56169">
      <w:pPr>
        <w:rPr>
          <w:rtl/>
        </w:rPr>
      </w:pPr>
    </w:p>
    <w:p w14:paraId="68C519DC" w14:textId="77777777" w:rsidR="00E56169" w:rsidRDefault="00E56169" w:rsidP="00BE7ACA">
      <w:pPr>
        <w:rPr>
          <w:rFonts w:cs="Times New Roman"/>
          <w:rtl/>
        </w:rPr>
      </w:pPr>
    </w:p>
    <w:p w14:paraId="2D68E22A" w14:textId="77777777" w:rsidR="001A1909" w:rsidRDefault="001A1909" w:rsidP="001A1909">
      <w:pPr>
        <w:pStyle w:val="Heading3"/>
        <w:rPr>
          <w:rtl/>
        </w:rPr>
      </w:pPr>
      <w:r>
        <w:rPr>
          <w:rFonts w:hint="cs"/>
          <w:rtl/>
        </w:rPr>
        <w:t>זיוף של פיקאסו</w:t>
      </w:r>
    </w:p>
    <w:p w14:paraId="2BB9350F" w14:textId="77777777" w:rsidR="001A1909" w:rsidRDefault="001A1909" w:rsidP="001A1909">
      <w:pPr>
        <w:rPr>
          <w:rFonts w:cs="Times New Roman"/>
          <w:rtl/>
        </w:rPr>
      </w:pPr>
      <w:r>
        <w:rPr>
          <w:rFonts w:hint="cs"/>
          <w:rtl/>
        </w:rPr>
        <w:t>[[פיקאסו לזייף זה קל. זה מאוד קל. אתה זוכר מה כתוב ב-</w:t>
      </w:r>
      <w:r w:rsidRPr="00B01720">
        <w:t>Bénézit</w:t>
      </w:r>
      <w:r>
        <w:rPr>
          <w:rFonts w:hint="cs"/>
          <w:rtl/>
        </w:rPr>
        <w:t xml:space="preserve"> על פיקאסו? משהו כזה, '</w:t>
      </w:r>
      <w:r w:rsidRPr="0056040E">
        <w:rPr>
          <w:rFonts w:cs="Times New Roman"/>
          <w:rtl/>
        </w:rPr>
        <w:t xml:space="preserve">לאורך הקריירה הארוכה מאוד שלו, הוא </w:t>
      </w:r>
      <w:r>
        <w:rPr>
          <w:rFonts w:cs="Times New Roman" w:hint="cs"/>
          <w:rtl/>
        </w:rPr>
        <w:t>תמיד חתר</w:t>
      </w:r>
      <w:r w:rsidRPr="0056040E">
        <w:rPr>
          <w:rFonts w:cs="Times New Roman"/>
          <w:rtl/>
        </w:rPr>
        <w:t xml:space="preserve"> לעשות את מה שלא ידע לעשות קודם לכן</w:t>
      </w:r>
      <w:r>
        <w:rPr>
          <w:rFonts w:cs="Times New Roman" w:hint="cs"/>
          <w:rtl/>
        </w:rPr>
        <w:t>,</w:t>
      </w:r>
      <w:r w:rsidRPr="0056040E">
        <w:rPr>
          <w:rFonts w:cs="Times New Roman"/>
          <w:rtl/>
        </w:rPr>
        <w:t xml:space="preserve"> ובסופו של דבר, התברר שהוא יודע לעשות הכל.</w:t>
      </w:r>
      <w:r>
        <w:rPr>
          <w:rFonts w:cs="Times New Roman" w:hint="cs"/>
          <w:rtl/>
        </w:rPr>
        <w:t>'</w:t>
      </w:r>
      <w:r w:rsidRPr="0056040E">
        <w:rPr>
          <w:rFonts w:cs="Times New Roman"/>
          <w:rtl/>
        </w:rPr>
        <w:t xml:space="preserve"> </w:t>
      </w:r>
      <w:r>
        <w:rPr>
          <w:rFonts w:cs="Times New Roman" w:hint="cs"/>
          <w:rtl/>
        </w:rPr>
        <w:t>חהחהחה!! אתה מבין? זה מה שנקרא '</w:t>
      </w:r>
      <w:r w:rsidRPr="0056040E">
        <w:rPr>
          <w:rFonts w:cs="Times New Roman"/>
          <w:rtl/>
        </w:rPr>
        <w:t>סקרנות אמנותית</w:t>
      </w:r>
      <w:r>
        <w:rPr>
          <w:rFonts w:cs="Times New Roman" w:hint="cs"/>
          <w:rtl/>
        </w:rPr>
        <w:t xml:space="preserve">' או מה שהאדם הפשוט יגדיר </w:t>
      </w:r>
      <w:r>
        <w:rPr>
          <w:rFonts w:cs="Times New Roman"/>
          <w:rtl/>
        </w:rPr>
        <w:t>–</w:t>
      </w:r>
      <w:r>
        <w:rPr>
          <w:rFonts w:cs="Times New Roman" w:hint="cs"/>
          <w:rtl/>
        </w:rPr>
        <w:t xml:space="preserve"> גאונות. חוסר פחד. חוסר פחד לטעות, חוסר פחד להכשל. כמו תינוק שלומד ללכת או לדבר ולא מפחד ליפול, כי ללכת זה כיף! זה סגנון חדש של תנועה. וגם פיקאסו </w:t>
      </w:r>
      <w:r w:rsidRPr="0056040E">
        <w:rPr>
          <w:rFonts w:cs="Times New Roman"/>
          <w:rtl/>
        </w:rPr>
        <w:t>התנסה ב סגנונות וטכניקות</w:t>
      </w:r>
      <w:r>
        <w:rPr>
          <w:rFonts w:cs="Times New Roman" w:hint="cs"/>
          <w:rtl/>
        </w:rPr>
        <w:t xml:space="preserve"> שהוא לא הכיר.</w:t>
      </w:r>
      <w:r w:rsidRPr="0056040E">
        <w:rPr>
          <w:rFonts w:cs="Times New Roman"/>
          <w:rtl/>
        </w:rPr>
        <w:t xml:space="preserve"> ו</w:t>
      </w:r>
      <w:r>
        <w:rPr>
          <w:rFonts w:cs="Times New Roman" w:hint="cs"/>
          <w:rtl/>
        </w:rPr>
        <w:t>תוסיף לזה את</w:t>
      </w:r>
      <w:r w:rsidRPr="0056040E">
        <w:rPr>
          <w:rFonts w:cs="Times New Roman"/>
          <w:rtl/>
        </w:rPr>
        <w:t xml:space="preserve"> קצב העבודה יוצא הדופן שלו, </w:t>
      </w:r>
      <w:r>
        <w:rPr>
          <w:rFonts w:cs="Times New Roman" w:hint="cs"/>
          <w:rtl/>
        </w:rPr>
        <w:t xml:space="preserve">כמה הוא יצר? לאורך קריירה של 75 שנה בממוצע שתי יצירות ביום. הבנת? אז פה יצרת את </w:t>
      </w:r>
      <w:r w:rsidRPr="0056040E">
        <w:rPr>
          <w:rFonts w:cs="Times New Roman"/>
          <w:rtl/>
        </w:rPr>
        <w:t xml:space="preserve">הנסיבות האידיאליות לגילוי פתאומי של </w:t>
      </w:r>
      <w:r>
        <w:rPr>
          <w:rFonts w:cs="Times New Roman" w:hint="cs"/>
          <w:rtl/>
        </w:rPr>
        <w:t>איזה זיוף בתור '</w:t>
      </w:r>
      <w:r w:rsidRPr="0056040E">
        <w:rPr>
          <w:rFonts w:cs="Times New Roman"/>
          <w:rtl/>
        </w:rPr>
        <w:t>יצירה אבודה</w:t>
      </w:r>
      <w:r>
        <w:rPr>
          <w:rFonts w:cs="Times New Roman" w:hint="cs"/>
          <w:rtl/>
        </w:rPr>
        <w:t>'</w:t>
      </w:r>
      <w:r w:rsidRPr="0056040E">
        <w:rPr>
          <w:rFonts w:cs="Times New Roman"/>
          <w:rtl/>
        </w:rPr>
        <w:t xml:space="preserve"> </w:t>
      </w:r>
      <w:r>
        <w:rPr>
          <w:rFonts w:cs="Times New Roman" w:hint="cs"/>
          <w:rtl/>
        </w:rPr>
        <w:t>שלו</w:t>
      </w:r>
      <w:r w:rsidRPr="0056040E">
        <w:rPr>
          <w:rFonts w:cs="Times New Roman"/>
          <w:rtl/>
        </w:rPr>
        <w:t>.</w:t>
      </w:r>
    </w:p>
    <w:p w14:paraId="7B354515" w14:textId="77777777" w:rsidR="001A1909" w:rsidRDefault="001A1909" w:rsidP="001A1909">
      <w:pPr>
        <w:rPr>
          <w:rFonts w:cs="Times New Roman"/>
          <w:rtl/>
        </w:rPr>
      </w:pPr>
      <w:r>
        <w:rPr>
          <w:rFonts w:cs="Times New Roman" w:hint="cs"/>
          <w:rtl/>
        </w:rPr>
        <w:t>מה זה בנזי בכלל?</w:t>
      </w:r>
    </w:p>
    <w:p w14:paraId="45A81F27" w14:textId="77777777" w:rsidR="001A1909" w:rsidRDefault="001A1909" w:rsidP="001A1909">
      <w:pPr>
        <w:rPr>
          <w:rFonts w:cs="Times New Roman"/>
          <w:rtl/>
        </w:rPr>
      </w:pPr>
      <w:r>
        <w:rPr>
          <w:rFonts w:cs="Times New Roman" w:hint="cs"/>
          <w:rtl/>
        </w:rPr>
        <w:t>זה מילון של כל הציירים. מצאנו בספרייה בטורינו כשהתחלנו. אבל הוא בצרפתית. שמעתי שיצאה עכשו מהדורה חדשה, אבל איפה נמצא אותו בישראל? אין. צריך לחזור לאירופה.</w:t>
      </w:r>
    </w:p>
    <w:p w14:paraId="5DC003FE" w14:textId="77777777" w:rsidR="001A1909" w:rsidRDefault="001A1909" w:rsidP="001A1909">
      <w:pPr>
        <w:rPr>
          <w:rFonts w:cs="Times New Roman"/>
          <w:rtl/>
        </w:rPr>
      </w:pPr>
      <w:r>
        <w:rPr>
          <w:rFonts w:cs="Times New Roman" w:hint="cs"/>
          <w:rtl/>
        </w:rPr>
        <w:t>אלכס חשב על כמה מקומות שבהם אפשר להתעניין לגבי בנזי זה, אבל החליט שעדיף לא לשתף אותו במידע זה. "אתה מתכנן לחזור לאירופה?"</w:t>
      </w:r>
    </w:p>
    <w:p w14:paraId="2A660589" w14:textId="77777777" w:rsidR="001A1909" w:rsidRDefault="001A1909" w:rsidP="001A1909">
      <w:pPr>
        <w:rPr>
          <w:rFonts w:cs="Times New Roman"/>
          <w:rtl/>
        </w:rPr>
      </w:pPr>
      <w:r>
        <w:rPr>
          <w:rFonts w:cs="Times New Roman" w:hint="cs"/>
          <w:rtl/>
        </w:rPr>
        <w:t>"אירופה, אמריקה. איפה שיהיה. רק צריך את הכסף..."</w:t>
      </w:r>
    </w:p>
    <w:p w14:paraId="26EF1F94" w14:textId="77777777" w:rsidR="001A1909" w:rsidRDefault="001A1909" w:rsidP="001A1909">
      <w:pPr>
        <w:rPr>
          <w:rFonts w:cs="Times New Roman"/>
          <w:rtl/>
        </w:rPr>
      </w:pPr>
      <w:r>
        <w:rPr>
          <w:rFonts w:cs="Times New Roman" w:hint="cs"/>
          <w:rtl/>
        </w:rPr>
        <w:t>"וקוסטיה?"</w:t>
      </w:r>
    </w:p>
    <w:p w14:paraId="3E9B3D31" w14:textId="77777777" w:rsidR="001A1909" w:rsidRDefault="001A1909" w:rsidP="001A1909">
      <w:pPr>
        <w:rPr>
          <w:rFonts w:cs="Times New Roman"/>
          <w:rtl/>
        </w:rPr>
      </w:pPr>
      <w:r>
        <w:rPr>
          <w:rFonts w:cs="Times New Roman" w:hint="cs"/>
          <w:rtl/>
        </w:rPr>
        <w:t>"קוסטיה??" הוא התרעם.</w:t>
      </w:r>
    </w:p>
    <w:p w14:paraId="64876521" w14:textId="77777777" w:rsidR="001A1909" w:rsidRDefault="001A1909" w:rsidP="001A1909">
      <w:pPr>
        <w:rPr>
          <w:rtl/>
        </w:rPr>
      </w:pPr>
      <w:r>
        <w:rPr>
          <w:rFonts w:hint="cs"/>
          <w:rtl/>
        </w:rPr>
        <w:lastRenderedPageBreak/>
        <w:t>]]</w:t>
      </w:r>
    </w:p>
    <w:p w14:paraId="44212775" w14:textId="77777777" w:rsidR="004312C4" w:rsidRDefault="004312C4" w:rsidP="001A1909">
      <w:pPr>
        <w:rPr>
          <w:rtl/>
        </w:rPr>
      </w:pPr>
    </w:p>
    <w:p w14:paraId="38505C10" w14:textId="77777777" w:rsidR="004312C4" w:rsidRDefault="004312C4" w:rsidP="004312C4">
      <w:pPr>
        <w:pStyle w:val="Heading3"/>
        <w:rPr>
          <w:rtl/>
        </w:rPr>
      </w:pPr>
      <w:r>
        <w:rPr>
          <w:rFonts w:hint="cs"/>
          <w:rtl/>
        </w:rPr>
        <w:t>יתרונות של זיוף ציורים מודרניים</w:t>
      </w:r>
    </w:p>
    <w:p w14:paraId="7DE89C4A" w14:textId="77777777" w:rsidR="004312C4" w:rsidRDefault="004312C4" w:rsidP="004312C4">
      <w:pPr>
        <w:rPr>
          <w:rtl/>
        </w:rPr>
      </w:pPr>
      <w:r>
        <w:rPr>
          <w:rFonts w:hint="cs"/>
          <w:rtl/>
        </w:rPr>
        <w:t>האבא שלך, הוא פנה לדימה, רוצה להכנס לעסקי ליאונרדו.</w:t>
      </w:r>
    </w:p>
    <w:p w14:paraId="5FC0B1DA" w14:textId="77777777" w:rsidR="004312C4" w:rsidRDefault="004312C4" w:rsidP="004312C4">
      <w:pPr>
        <w:rPr>
          <w:rtl/>
        </w:rPr>
      </w:pPr>
      <w:r>
        <w:rPr>
          <w:rFonts w:hint="cs"/>
          <w:rtl/>
        </w:rPr>
        <w:t>מה אתה עושה?? השתגעת? אמרנו שלא תדבר על זה!!</w:t>
      </w:r>
    </w:p>
    <w:p w14:paraId="7E73D27B" w14:textId="77777777" w:rsidR="004312C4" w:rsidRDefault="004312C4" w:rsidP="004312C4">
      <w:pPr>
        <w:rPr>
          <w:rtl/>
        </w:rPr>
      </w:pPr>
      <w:r>
        <w:rPr>
          <w:rFonts w:hint="cs"/>
          <w:rtl/>
        </w:rPr>
        <w:t>אתה עוד מתכנן ללכת על זה??</w:t>
      </w:r>
    </w:p>
    <w:p w14:paraId="3C5EB42A" w14:textId="77777777" w:rsidR="004312C4" w:rsidRDefault="004312C4" w:rsidP="004312C4">
      <w:pPr>
        <w:rPr>
          <w:rtl/>
        </w:rPr>
      </w:pPr>
      <w:r>
        <w:rPr>
          <w:rFonts w:hint="cs"/>
          <w:rtl/>
        </w:rPr>
        <w:t>אל אז מבטו נפל על הבקבוק, שנותר בו אולי שליש, ומכיוון שאיש לא אמר דבר כשלקח אותו, הוא לגם ממנו ארוכות, ושקט. וגו'</w:t>
      </w:r>
    </w:p>
    <w:p w14:paraId="18329649" w14:textId="77777777" w:rsidR="004312C4" w:rsidRDefault="004312C4" w:rsidP="004312C4">
      <w:pPr>
        <w:rPr>
          <w:rFonts w:cs="Times New Roman"/>
          <w:rtl/>
        </w:rPr>
      </w:pPr>
      <w:r>
        <w:rPr>
          <w:rFonts w:hint="cs"/>
          <w:rtl/>
        </w:rPr>
        <w:t xml:space="preserve">בעשור האחרון, </w:t>
      </w:r>
      <w:r w:rsidRPr="00A06C7A">
        <w:rPr>
          <w:rFonts w:cs="Times New Roman"/>
          <w:rtl/>
        </w:rPr>
        <w:t>השוק של אמנות עכשווית החל לעקוף את המחירים של אמנות אימפרסיוניסטית ומודרנית.</w:t>
      </w:r>
    </w:p>
    <w:p w14:paraId="67BC3EFE" w14:textId="77777777" w:rsidR="004312C4" w:rsidRDefault="004312C4" w:rsidP="004312C4">
      <w:pPr>
        <w:rPr>
          <w:rtl/>
        </w:rPr>
      </w:pPr>
    </w:p>
    <w:p w14:paraId="3BC97343" w14:textId="77777777" w:rsidR="004312C4" w:rsidRDefault="004312C4" w:rsidP="004312C4">
      <w:pPr>
        <w:rPr>
          <w:rtl/>
        </w:rPr>
      </w:pPr>
    </w:p>
    <w:p w14:paraId="3A5794C7" w14:textId="77777777" w:rsidR="004312C4" w:rsidRDefault="004312C4" w:rsidP="004312C4">
      <w:pPr>
        <w:rPr>
          <w:rtl/>
        </w:rPr>
      </w:pPr>
      <w:r w:rsidRPr="001324AB">
        <w:rPr>
          <w:rFonts w:cs="Times New Roman"/>
          <w:rtl/>
        </w:rPr>
        <w:t>יש קצת בעיה עם הזיוף, כי בשביל לזייף ממש טוב אתה צריך להכיר את הצייר מעולה, להתמחות בו, אבל אסור לייצר זיופים רק של צייר אחד - זה לא הגיוני אם אין לך קשר לקרובי משפחה שלו שיכולים להגיד שהיה להם כמה ציורים שלו בבית. אתה צריך להתפזר בזיופים, על פני כמה ציירים, אבל אז אתה בוודאי תעשה טעויות - כי לזייף באיכות טובה דורש התמחות.</w:t>
      </w:r>
    </w:p>
    <w:p w14:paraId="4CF35C0D" w14:textId="77777777" w:rsidR="004312C4" w:rsidRDefault="004312C4" w:rsidP="004312C4">
      <w:pPr>
        <w:rPr>
          <w:rtl/>
        </w:rPr>
      </w:pPr>
    </w:p>
    <w:p w14:paraId="2F1F3CAF" w14:textId="77777777" w:rsidR="004312C4" w:rsidRDefault="004312C4" w:rsidP="004312C4">
      <w:pPr>
        <w:rPr>
          <w:rtl/>
        </w:rPr>
      </w:pPr>
      <w:r>
        <w:rPr>
          <w:rFonts w:hint="cs"/>
          <w:rtl/>
        </w:rPr>
        <w:t>[</w:t>
      </w:r>
    </w:p>
    <w:p w14:paraId="5C67D6DF" w14:textId="77777777" w:rsidR="004312C4" w:rsidRDefault="004312C4" w:rsidP="004312C4">
      <w:pPr>
        <w:rPr>
          <w:rtl/>
        </w:rPr>
      </w:pPr>
      <w:r w:rsidRPr="0095068D">
        <w:rPr>
          <w:lang w:val="fr-FR"/>
        </w:rPr>
        <w:t>Giacometti, Chagall, Braque, Dubuffet, Le Corbusier, Ben Nicholson, Nicolas de Staël, Roger Bissière</w:t>
      </w:r>
    </w:p>
    <w:p w14:paraId="16AB05ED" w14:textId="77777777" w:rsidR="004312C4" w:rsidRDefault="004312C4" w:rsidP="004312C4">
      <w:pPr>
        <w:rPr>
          <w:rtl/>
        </w:rPr>
      </w:pPr>
      <w:r>
        <w:rPr>
          <w:rFonts w:hint="cs"/>
          <w:rtl/>
        </w:rPr>
        <w:t>]</w:t>
      </w:r>
    </w:p>
    <w:p w14:paraId="3A0F1191" w14:textId="77777777" w:rsidR="004312C4" w:rsidRDefault="004312C4" w:rsidP="004312C4">
      <w:pPr>
        <w:rPr>
          <w:rtl/>
        </w:rPr>
      </w:pPr>
    </w:p>
    <w:p w14:paraId="6F21B18D" w14:textId="77777777" w:rsidR="004312C4" w:rsidRDefault="004312C4" w:rsidP="004312C4">
      <w:pPr>
        <w:rPr>
          <w:rtl/>
        </w:rPr>
      </w:pPr>
    </w:p>
    <w:p w14:paraId="7AA5722B" w14:textId="77777777" w:rsidR="004312C4" w:rsidRDefault="004312C4" w:rsidP="004312C4">
      <w:pPr>
        <w:rPr>
          <w:rFonts w:cs="Times New Roman"/>
          <w:rtl/>
        </w:rPr>
      </w:pPr>
      <w:r w:rsidRPr="00684FCB">
        <w:rPr>
          <w:rFonts w:cs="Times New Roman"/>
          <w:rtl/>
        </w:rPr>
        <w:t xml:space="preserve">סוסלוז'יביץ </w:t>
      </w:r>
      <w:r>
        <w:rPr>
          <w:rFonts w:cs="Times New Roman" w:hint="cs"/>
          <w:rtl/>
        </w:rPr>
        <w:t xml:space="preserve"> אמר:</w:t>
      </w:r>
    </w:p>
    <w:p w14:paraId="3819D6E1" w14:textId="77777777" w:rsidR="004312C4" w:rsidRDefault="004312C4" w:rsidP="004312C4">
      <w:pPr>
        <w:rPr>
          <w:rFonts w:cs="Times New Roman"/>
          <w:rtl/>
        </w:rPr>
      </w:pPr>
      <w:r w:rsidRPr="00684FCB">
        <w:rPr>
          <w:rFonts w:cs="Times New Roman"/>
          <w:rtl/>
        </w:rPr>
        <w:t xml:space="preserve">המוטיבציה העיקרית של זייפן היא בדרך כלל משחק אינטלקטואלי. </w:t>
      </w:r>
      <w:r>
        <w:rPr>
          <w:rFonts w:cs="Times New Roman" w:hint="cs"/>
          <w:rtl/>
        </w:rPr>
        <w:t xml:space="preserve">הוא </w:t>
      </w:r>
      <w:r w:rsidRPr="00684FCB">
        <w:rPr>
          <w:rFonts w:cs="Times New Roman"/>
          <w:rtl/>
        </w:rPr>
        <w:t>ממורמר מ</w:t>
      </w:r>
      <w:r>
        <w:rPr>
          <w:rFonts w:cs="Times New Roman" w:hint="cs"/>
          <w:rtl/>
        </w:rPr>
        <w:t>חוסר ההכרה ב</w:t>
      </w:r>
      <w:r w:rsidRPr="00684FCB">
        <w:rPr>
          <w:rFonts w:cs="Times New Roman"/>
          <w:rtl/>
        </w:rPr>
        <w:t xml:space="preserve">יצירתו שלו, </w:t>
      </w:r>
      <w:r>
        <w:rPr>
          <w:rFonts w:cs="Times New Roman" w:hint="cs"/>
          <w:rtl/>
        </w:rPr>
        <w:t>ו</w:t>
      </w:r>
      <w:r w:rsidRPr="00684FCB">
        <w:rPr>
          <w:rFonts w:cs="Times New Roman"/>
          <w:rtl/>
        </w:rPr>
        <w:t>הוא מסתפק בל</w:t>
      </w:r>
      <w:r>
        <w:rPr>
          <w:rFonts w:cs="Times New Roman" w:hint="cs"/>
          <w:rtl/>
        </w:rPr>
        <w:t xml:space="preserve">הונות </w:t>
      </w:r>
      <w:r w:rsidRPr="00684FCB">
        <w:rPr>
          <w:rFonts w:cs="Times New Roman"/>
          <w:rtl/>
        </w:rPr>
        <w:t xml:space="preserve">את כל </w:t>
      </w:r>
      <w:r>
        <w:rPr>
          <w:rFonts w:cs="Times New Roman" w:hint="cs"/>
          <w:rtl/>
        </w:rPr>
        <w:t xml:space="preserve">מומחי </w:t>
      </w:r>
      <w:r w:rsidRPr="00684FCB">
        <w:rPr>
          <w:rFonts w:cs="Times New Roman"/>
          <w:rtl/>
        </w:rPr>
        <w:t xml:space="preserve">עולם האמנות, ואז מסיט את הווילון, חושף את עצמו כגאון </w:t>
      </w:r>
      <w:r>
        <w:rPr>
          <w:rFonts w:cs="Times New Roman" w:hint="cs"/>
          <w:rtl/>
        </w:rPr>
        <w:t>מורד [</w:t>
      </w:r>
      <w:r>
        <w:rPr>
          <w:rFonts w:cs="Times New Roman"/>
        </w:rPr>
        <w:t>renegade</w:t>
      </w:r>
      <w:r>
        <w:rPr>
          <w:rFonts w:cs="Times New Roman" w:hint="cs"/>
          <w:rtl/>
        </w:rPr>
        <w:t>]</w:t>
      </w:r>
      <w:r w:rsidRPr="00684FCB">
        <w:rPr>
          <w:rFonts w:cs="Times New Roman"/>
          <w:rtl/>
        </w:rPr>
        <w:t xml:space="preserve"> ואת מומחי האמנות כרמאים ושוטים</w:t>
      </w:r>
      <w:r>
        <w:rPr>
          <w:rFonts w:cs="Times New Roman" w:hint="cs"/>
          <w:rtl/>
        </w:rPr>
        <w:t>.</w:t>
      </w:r>
    </w:p>
    <w:p w14:paraId="525547EF" w14:textId="77777777" w:rsidR="004312C4" w:rsidRDefault="004312C4" w:rsidP="004312C4">
      <w:pPr>
        <w:rPr>
          <w:rFonts w:cs="Times New Roman"/>
          <w:rtl/>
        </w:rPr>
      </w:pPr>
      <w:r>
        <w:rPr>
          <w:rFonts w:hint="cs"/>
          <w:rtl/>
        </w:rPr>
        <w:t xml:space="preserve">אני נוקט שיטה אחרת </w:t>
      </w:r>
      <w:r>
        <w:rPr>
          <w:rtl/>
        </w:rPr>
        <w:t>–</w:t>
      </w:r>
      <w:r>
        <w:rPr>
          <w:rFonts w:hint="cs"/>
          <w:rtl/>
        </w:rPr>
        <w:t xml:space="preserve"> הרבה </w:t>
      </w:r>
      <w:r w:rsidRPr="00684FCB">
        <w:rPr>
          <w:rFonts w:cs="Times New Roman"/>
          <w:rtl/>
        </w:rPr>
        <w:t>ציורים בעלי פרופיל נמוך</w:t>
      </w:r>
      <w:r>
        <w:rPr>
          <w:rFonts w:cs="Times New Roman" w:hint="cs"/>
          <w:rtl/>
        </w:rPr>
        <w:t xml:space="preserve"> שאין עליהם בדיקות מדוקדקות</w:t>
      </w:r>
      <w:r w:rsidRPr="00684FCB">
        <w:rPr>
          <w:rFonts w:cs="Times New Roman"/>
          <w:rtl/>
        </w:rPr>
        <w:t xml:space="preserve">, </w:t>
      </w:r>
      <w:r>
        <w:rPr>
          <w:rFonts w:cs="Times New Roman" w:hint="cs"/>
          <w:rtl/>
        </w:rPr>
        <w:t>ו</w:t>
      </w:r>
      <w:r w:rsidRPr="00684FCB">
        <w:rPr>
          <w:rFonts w:cs="Times New Roman"/>
          <w:rtl/>
        </w:rPr>
        <w:t>שלא ימשכו תשומת לב בלתי רצויה</w:t>
      </w:r>
      <w:r>
        <w:rPr>
          <w:rFonts w:cs="Times New Roman" w:hint="cs"/>
          <w:rtl/>
        </w:rPr>
        <w:t xml:space="preserve"> בטווח המחירים של</w:t>
      </w:r>
      <w:r w:rsidRPr="00684FCB">
        <w:rPr>
          <w:rFonts w:cs="Times New Roman"/>
          <w:rtl/>
        </w:rPr>
        <w:t xml:space="preserve"> מאות אלפי דולרים - במקום </w:t>
      </w:r>
      <w:r>
        <w:rPr>
          <w:rFonts w:cs="Times New Roman" w:hint="cs"/>
          <w:rtl/>
        </w:rPr>
        <w:t>יצירות משמעותיות אחדות</w:t>
      </w:r>
      <w:r w:rsidRPr="00684FCB">
        <w:rPr>
          <w:rFonts w:cs="Times New Roman"/>
          <w:rtl/>
        </w:rPr>
        <w:t xml:space="preserve"> בשווי מיליונים. </w:t>
      </w:r>
      <w:r>
        <w:rPr>
          <w:rFonts w:cs="Times New Roman" w:hint="cs"/>
          <w:rtl/>
        </w:rPr>
        <w:t>כמובן</w:t>
      </w:r>
      <w:r w:rsidRPr="00684FCB">
        <w:rPr>
          <w:rFonts w:cs="Times New Roman"/>
          <w:rtl/>
        </w:rPr>
        <w:t xml:space="preserve"> </w:t>
      </w:r>
      <w:r>
        <w:rPr>
          <w:rFonts w:cs="Times New Roman" w:hint="cs"/>
          <w:rtl/>
        </w:rPr>
        <w:t>ש</w:t>
      </w:r>
      <w:r w:rsidRPr="00684FCB">
        <w:rPr>
          <w:rFonts w:cs="Times New Roman"/>
          <w:rtl/>
        </w:rPr>
        <w:t xml:space="preserve">כדי להצליח, </w:t>
      </w:r>
      <w:r>
        <w:rPr>
          <w:rFonts w:cs="Times New Roman" w:hint="cs"/>
          <w:rtl/>
        </w:rPr>
        <w:t>יש צורך</w:t>
      </w:r>
      <w:r w:rsidRPr="00684FCB">
        <w:rPr>
          <w:rFonts w:cs="Times New Roman"/>
          <w:rtl/>
        </w:rPr>
        <w:t xml:space="preserve"> ליצור </w:t>
      </w:r>
      <w:r>
        <w:rPr>
          <w:rFonts w:cs="Times New Roman" w:hint="cs"/>
          <w:rtl/>
        </w:rPr>
        <w:t>פרובננס</w:t>
      </w:r>
      <w:r w:rsidRPr="00684FCB">
        <w:rPr>
          <w:rFonts w:cs="Times New Roman"/>
          <w:rtl/>
        </w:rPr>
        <w:t xml:space="preserve"> שאין לעמוד בפניו.</w:t>
      </w:r>
    </w:p>
    <w:p w14:paraId="2CB57FA1" w14:textId="77777777" w:rsidR="004312C4" w:rsidRDefault="004312C4" w:rsidP="004312C4">
      <w:pPr>
        <w:rPr>
          <w:rFonts w:cs="Times New Roman"/>
          <w:rtl/>
        </w:rPr>
      </w:pPr>
      <w:r w:rsidRPr="00684FCB">
        <w:rPr>
          <w:rFonts w:cs="Times New Roman"/>
          <w:rtl/>
        </w:rPr>
        <w:t>זאת האסטרטגיה הטובה ביותר להרוויח כסף - לא ציור אחד שעושה המון גלים, מזמין המון בדיקות ולוכד בעיקר אנשים עם המון כסף שהם צריכים להלבין.</w:t>
      </w:r>
    </w:p>
    <w:p w14:paraId="5CCDCAB3" w14:textId="77777777" w:rsidR="00624679" w:rsidRDefault="00624679" w:rsidP="004312C4">
      <w:pPr>
        <w:rPr>
          <w:rFonts w:cs="Times New Roman"/>
          <w:rtl/>
        </w:rPr>
      </w:pPr>
    </w:p>
    <w:p w14:paraId="4D9CC32D" w14:textId="77777777" w:rsidR="00624679" w:rsidRDefault="00624679" w:rsidP="00624679">
      <w:pPr>
        <w:rPr>
          <w:rFonts w:cs="Times New Roman"/>
          <w:rtl/>
        </w:rPr>
      </w:pPr>
    </w:p>
    <w:p w14:paraId="11F86500" w14:textId="77777777" w:rsidR="00624679" w:rsidRDefault="00624679" w:rsidP="00624679">
      <w:pPr>
        <w:pStyle w:val="Heading3"/>
        <w:rPr>
          <w:rtl/>
        </w:rPr>
      </w:pPr>
      <w:r>
        <w:rPr>
          <w:rFonts w:hint="cs"/>
          <w:rtl/>
        </w:rPr>
        <w:lastRenderedPageBreak/>
        <w:t>הפרובננס</w:t>
      </w:r>
    </w:p>
    <w:p w14:paraId="014767B4" w14:textId="77777777" w:rsidR="00624679" w:rsidRDefault="00624679" w:rsidP="00624679">
      <w:pPr>
        <w:rPr>
          <w:rFonts w:cs="Times New Roman"/>
          <w:rtl/>
        </w:rPr>
      </w:pPr>
      <w:r>
        <w:rPr>
          <w:rFonts w:cs="Times New Roman" w:hint="cs"/>
          <w:rtl/>
        </w:rPr>
        <w:t>"</w:t>
      </w:r>
      <w:r w:rsidRPr="00E91DF2">
        <w:rPr>
          <w:rFonts w:cs="Times New Roman"/>
          <w:rtl/>
        </w:rPr>
        <w:t>הציור זאת לא הבעיה</w:t>
      </w:r>
      <w:r>
        <w:rPr>
          <w:rFonts w:cs="Times New Roman" w:hint="cs"/>
          <w:rtl/>
        </w:rPr>
        <w:t>," סוסלוזיביץ שחק ברוחב לב, כי סופסוף הצליח לנתב את השיחה לנושא היחיד שהיה כדאי לדבר עליו</w:t>
      </w:r>
      <w:r w:rsidRPr="00E91DF2">
        <w:rPr>
          <w:rFonts w:cs="Times New Roman"/>
          <w:rtl/>
        </w:rPr>
        <w:t>.</w:t>
      </w:r>
    </w:p>
    <w:p w14:paraId="2B62086F" w14:textId="77777777" w:rsidR="00624679" w:rsidRDefault="00624679" w:rsidP="00624679">
      <w:pPr>
        <w:rPr>
          <w:rFonts w:cs="Times New Roman"/>
          <w:rtl/>
        </w:rPr>
      </w:pPr>
      <w:r>
        <w:rPr>
          <w:rFonts w:cs="Times New Roman" w:hint="cs"/>
          <w:rtl/>
        </w:rPr>
        <w:t>"אז מה הבעיה?" אמר אלכס.</w:t>
      </w:r>
    </w:p>
    <w:p w14:paraId="6AEA4BF6" w14:textId="77777777" w:rsidR="00624679" w:rsidRDefault="00624679" w:rsidP="00624679">
      <w:pPr>
        <w:rPr>
          <w:rFonts w:cs="Times New Roman"/>
          <w:rtl/>
        </w:rPr>
      </w:pPr>
      <w:r>
        <w:rPr>
          <w:rFonts w:cs="Times New Roman" w:hint="cs"/>
          <w:rtl/>
        </w:rPr>
        <w:t>"הבעיה היא כל מה שמסביב. כל האנליזות האחרות."</w:t>
      </w:r>
    </w:p>
    <w:p w14:paraId="39710634" w14:textId="77777777" w:rsidR="00624679" w:rsidRDefault="00624679" w:rsidP="00624679">
      <w:pPr>
        <w:rPr>
          <w:rFonts w:cs="Times New Roman"/>
          <w:rtl/>
        </w:rPr>
      </w:pPr>
      <w:r>
        <w:rPr>
          <w:rFonts w:cs="Times New Roman" w:hint="cs"/>
          <w:rtl/>
        </w:rPr>
        <w:t>"הפיגמנטים?"</w:t>
      </w:r>
    </w:p>
    <w:p w14:paraId="4007D56D" w14:textId="77777777" w:rsidR="00624679" w:rsidRDefault="00624679" w:rsidP="00624679">
      <w:pPr>
        <w:rPr>
          <w:rFonts w:cs="Times New Roman"/>
          <w:rtl/>
        </w:rPr>
      </w:pPr>
      <w:r>
        <w:rPr>
          <w:rFonts w:cs="Times New Roman" w:hint="cs"/>
          <w:rtl/>
        </w:rPr>
        <w:t xml:space="preserve">"רגע לפני הפיגמנטים. האנליזה של הפיגמנטים והקנבס עולה המון כסף. על תמונה ששווה פחות מכמה מליונים לא יעשו בדיקות כאלו. בוא נתחיל מבדיקות פשוטות יותר. </w:t>
      </w:r>
      <w:r w:rsidRPr="002E6175">
        <w:rPr>
          <w:rFonts w:cs="Times New Roman"/>
          <w:rtl/>
        </w:rPr>
        <w:t xml:space="preserve">על גב הקנבס </w:t>
      </w:r>
      <w:r>
        <w:rPr>
          <w:rFonts w:cs="Times New Roman" w:hint="cs"/>
          <w:rtl/>
        </w:rPr>
        <w:t>צריך שיה</w:t>
      </w:r>
      <w:r w:rsidRPr="002E6175">
        <w:rPr>
          <w:rFonts w:cs="Times New Roman"/>
          <w:rtl/>
        </w:rPr>
        <w:t>יו כתמי שמן שהעידו שהציור שהה בסטו</w:t>
      </w:r>
      <w:r>
        <w:rPr>
          <w:rFonts w:cs="Times New Roman" w:hint="cs"/>
          <w:rtl/>
        </w:rPr>
        <w:t>ד</w:t>
      </w:r>
      <w:r w:rsidRPr="002E6175">
        <w:rPr>
          <w:rFonts w:cs="Times New Roman"/>
          <w:rtl/>
        </w:rPr>
        <w:t xml:space="preserve">יו ציור, </w:t>
      </w:r>
      <w:r>
        <w:rPr>
          <w:rFonts w:cs="Times New Roman" w:hint="cs"/>
          <w:rtl/>
        </w:rPr>
        <w:t>צריך שי</w:t>
      </w:r>
      <w:r w:rsidRPr="002E6175">
        <w:rPr>
          <w:rFonts w:cs="Times New Roman"/>
          <w:rtl/>
        </w:rPr>
        <w:t>היו מדבקות ישנות</w:t>
      </w:r>
      <w:r>
        <w:rPr>
          <w:rFonts w:cs="Times New Roman" w:hint="cs"/>
          <w:rtl/>
        </w:rPr>
        <w:t>,</w:t>
      </w:r>
      <w:r w:rsidRPr="002E6175">
        <w:rPr>
          <w:rFonts w:cs="Times New Roman"/>
          <w:rtl/>
        </w:rPr>
        <w:t xml:space="preserve"> </w:t>
      </w:r>
      <w:r>
        <w:rPr>
          <w:rFonts w:cs="Times New Roman" w:hint="cs"/>
          <w:rtl/>
        </w:rPr>
        <w:t>צריך מ</w:t>
      </w:r>
      <w:r w:rsidRPr="002E6175">
        <w:rPr>
          <w:rFonts w:cs="Times New Roman"/>
          <w:rtl/>
        </w:rPr>
        <w:t>יספוּר.</w:t>
      </w:r>
    </w:p>
    <w:p w14:paraId="07939CF4" w14:textId="77777777" w:rsidR="00624679" w:rsidRDefault="00624679" w:rsidP="00624679">
      <w:pPr>
        <w:rPr>
          <w:rFonts w:cs="Times New Roman"/>
          <w:rtl/>
        </w:rPr>
      </w:pPr>
      <w:r>
        <w:rPr>
          <w:rFonts w:cs="Times New Roman" w:hint="cs"/>
          <w:rtl/>
        </w:rPr>
        <w:t xml:space="preserve">[נניח אם </w:t>
      </w:r>
      <w:r w:rsidRPr="0004176F">
        <w:rPr>
          <w:rFonts w:cs="Times New Roman"/>
          <w:rtl/>
        </w:rPr>
        <w:t>מוצאים את קופסת הצבעים של הצייר, ניתן לקחת משם דוגמיות ולהשוות לפיגמנטים של הצבע בציור.</w:t>
      </w:r>
      <w:r>
        <w:rPr>
          <w:rFonts w:cs="Times New Roman" w:hint="cs"/>
          <w:rtl/>
        </w:rPr>
        <w:t xml:space="preserve"> זה אפשרי אצל ציירים שפעלו לפני חמישים שנה, אולי.]</w:t>
      </w:r>
    </w:p>
    <w:p w14:paraId="44F8F4C3" w14:textId="77777777" w:rsidR="00624679" w:rsidRDefault="00624679" w:rsidP="00624679">
      <w:pPr>
        <w:rPr>
          <w:rFonts w:cs="Times New Roman"/>
          <w:rtl/>
        </w:rPr>
      </w:pPr>
      <w:r>
        <w:rPr>
          <w:rFonts w:cs="Times New Roman" w:hint="cs"/>
          <w:rtl/>
        </w:rPr>
        <w:t xml:space="preserve">"אתה קולט בכלל את היקף המחקר שצריך לעשות פה? זה לא לקום בוקר ולשלוף מכחול. מה שהאבא של דימה עושה, זה בתחום האבסטרקטי, הרוחני. אני בתחום הקונקרטי, של הקיום הממשי, הכימי, של האטומים והמולקולות. לא רק של הפיגמנטים, גם המדבקות, הפרובננס. כל מה שמעגן את הציור בעולם הממשי. כי ציור כזה כמו כל רעיון אבסטרקטי גדול, הוא הרי משאיר חותמת בעולם. הפרובננס </w:t>
      </w:r>
      <w:r>
        <w:rPr>
          <w:rFonts w:cs="Times New Roman"/>
          <w:rtl/>
        </w:rPr>
        <w:t>–</w:t>
      </w:r>
      <w:r>
        <w:rPr>
          <w:rFonts w:cs="Times New Roman" w:hint="cs"/>
          <w:rtl/>
        </w:rPr>
        <w:t xml:space="preserve"> זה החותמת. הבנת? כמו שיש רוח חזקה </w:t>
      </w:r>
      <w:r>
        <w:rPr>
          <w:rFonts w:cs="Times New Roman"/>
          <w:rtl/>
        </w:rPr>
        <w:t>–</w:t>
      </w:r>
      <w:r>
        <w:rPr>
          <w:rFonts w:cs="Times New Roman" w:hint="cs"/>
          <w:rtl/>
        </w:rPr>
        <w:t xml:space="preserve"> היא משאירה גלים על המים. ככל שהרוח יותר חזקה (תמונה יותר משמעותית) הגלים צריכים להיות יותר חזקים. הבנת?"</w:t>
      </w:r>
    </w:p>
    <w:p w14:paraId="1DD2B88E" w14:textId="77777777" w:rsidR="00624679" w:rsidRPr="00E92086" w:rsidRDefault="00624679" w:rsidP="00624679">
      <w:pPr>
        <w:rPr>
          <w:rFonts w:cs="Times New Roman"/>
          <w:rtl/>
        </w:rPr>
      </w:pPr>
      <w:r w:rsidRPr="00E92086">
        <w:rPr>
          <w:rFonts w:cs="Times New Roman"/>
          <w:rtl/>
        </w:rPr>
        <w:t>"מה זה הפרובננס הזה?" אמר אלכס.</w:t>
      </w:r>
    </w:p>
    <w:p w14:paraId="37FEDFA7" w14:textId="77777777" w:rsidR="00624679" w:rsidRPr="00E92086" w:rsidRDefault="00624679" w:rsidP="00624679">
      <w:pPr>
        <w:rPr>
          <w:rFonts w:cs="Times New Roman"/>
          <w:rtl/>
        </w:rPr>
      </w:pPr>
      <w:r w:rsidRPr="00E92086">
        <w:rPr>
          <w:rFonts w:cs="Times New Roman"/>
          <w:rtl/>
        </w:rPr>
        <w:t>"שובל של חשבוניות, רשימות קטלוגים או רשומות אחרות שיכולות לאפשר מעקב אחר יצירה לאומן. אי אפשר למכור ציור שהגיע משום מקום.</w:t>
      </w:r>
      <w:r>
        <w:rPr>
          <w:rFonts w:cs="Times New Roman" w:hint="cs"/>
          <w:rtl/>
        </w:rPr>
        <w:t>"</w:t>
      </w:r>
    </w:p>
    <w:p w14:paraId="47D6C8C2" w14:textId="77777777" w:rsidR="00624679" w:rsidRPr="00E92086" w:rsidRDefault="00624679" w:rsidP="00624679">
      <w:pPr>
        <w:rPr>
          <w:rFonts w:cs="Times New Roman"/>
          <w:rtl/>
        </w:rPr>
      </w:pPr>
      <w:r>
        <w:rPr>
          <w:rFonts w:cs="Times New Roman" w:hint="cs"/>
          <w:rtl/>
        </w:rPr>
        <w:t>[</w:t>
      </w:r>
      <w:r w:rsidRPr="00E92086">
        <w:rPr>
          <w:rFonts w:cs="Times New Roman"/>
          <w:rtl/>
        </w:rPr>
        <w:t>ואם כן הגיע משום מקום?</w:t>
      </w:r>
    </w:p>
    <w:p w14:paraId="15E09212" w14:textId="77777777" w:rsidR="00624679" w:rsidRPr="00E92086" w:rsidRDefault="00624679" w:rsidP="00624679">
      <w:pPr>
        <w:rPr>
          <w:rFonts w:cs="Times New Roman"/>
          <w:rtl/>
        </w:rPr>
      </w:pPr>
      <w:r w:rsidRPr="00E92086">
        <w:rPr>
          <w:rFonts w:cs="Times New Roman"/>
          <w:rtl/>
        </w:rPr>
        <w:t>כן? ככה סתם, חמק על פני כמה מהמלומדים והאספנים המוערכים ביותר בעולם? השוק הוא מקום יעיל למדי. זו תהיה החמצה מדהימה.</w:t>
      </w:r>
    </w:p>
    <w:p w14:paraId="63507CFA" w14:textId="77777777" w:rsidR="00624679" w:rsidRDefault="00624679" w:rsidP="00624679">
      <w:pPr>
        <w:rPr>
          <w:rFonts w:cs="Times New Roman"/>
          <w:rtl/>
        </w:rPr>
      </w:pPr>
      <w:r w:rsidRPr="00E92086">
        <w:rPr>
          <w:rFonts w:cs="Times New Roman"/>
          <w:rtl/>
        </w:rPr>
        <w:t>נכון זה קורה.</w:t>
      </w:r>
      <w:r>
        <w:rPr>
          <w:rFonts w:cs="Times New Roman" w:hint="cs"/>
          <w:rtl/>
        </w:rPr>
        <w:t>]</w:t>
      </w:r>
    </w:p>
    <w:p w14:paraId="61532419" w14:textId="77777777" w:rsidR="00624679" w:rsidRDefault="00624679" w:rsidP="004312C4">
      <w:pPr>
        <w:rPr>
          <w:rFonts w:cs="Times New Roman"/>
          <w:rtl/>
        </w:rPr>
      </w:pPr>
    </w:p>
    <w:p w14:paraId="49EE1B3B" w14:textId="77777777" w:rsidR="004312C4" w:rsidRDefault="004312C4" w:rsidP="004312C4">
      <w:pPr>
        <w:rPr>
          <w:rtl/>
        </w:rPr>
      </w:pPr>
    </w:p>
    <w:p w14:paraId="4E9774CF" w14:textId="77777777" w:rsidR="004312C4" w:rsidRDefault="004312C4" w:rsidP="004312C4">
      <w:pPr>
        <w:pStyle w:val="Heading3"/>
        <w:rPr>
          <w:rtl/>
        </w:rPr>
      </w:pPr>
      <w:r>
        <w:rPr>
          <w:rFonts w:hint="cs"/>
          <w:rtl/>
        </w:rPr>
        <w:t>זיוף פרובננס</w:t>
      </w:r>
    </w:p>
    <w:p w14:paraId="236902E4" w14:textId="77777777" w:rsidR="004312C4" w:rsidRDefault="004312C4" w:rsidP="004312C4">
      <w:pPr>
        <w:rPr>
          <w:rtl/>
        </w:rPr>
      </w:pPr>
      <w:r>
        <w:rPr>
          <w:rFonts w:hint="cs"/>
          <w:rtl/>
        </w:rPr>
        <w:t>ואיך תזייף פרובננס של ציור מודרני?</w:t>
      </w:r>
    </w:p>
    <w:p w14:paraId="0EA0A891" w14:textId="77777777" w:rsidR="004312C4" w:rsidRDefault="004312C4" w:rsidP="004312C4">
      <w:pPr>
        <w:rPr>
          <w:rFonts w:cs="Times New Roman"/>
          <w:rtl/>
        </w:rPr>
      </w:pPr>
      <w:r>
        <w:rPr>
          <w:rFonts w:hint="cs"/>
          <w:rtl/>
        </w:rPr>
        <w:t>הבעיה היא תמיד הבעלים האחרון. כי הוא כנראה עדיין בחיים. ב</w:t>
      </w:r>
      <w:r>
        <w:rPr>
          <w:rFonts w:cs="Times New Roman" w:hint="cs"/>
          <w:rtl/>
        </w:rPr>
        <w:t>שביל</w:t>
      </w:r>
      <w:r w:rsidRPr="00326875">
        <w:rPr>
          <w:rFonts w:cs="Times New Roman"/>
          <w:rtl/>
        </w:rPr>
        <w:t xml:space="preserve"> הבעלים של </w:t>
      </w:r>
      <w:r>
        <w:rPr>
          <w:rFonts w:cs="Times New Roman" w:hint="cs"/>
          <w:rtl/>
        </w:rPr>
        <w:t>ה</w:t>
      </w:r>
      <w:r w:rsidRPr="00326875">
        <w:rPr>
          <w:rFonts w:cs="Times New Roman"/>
          <w:rtl/>
        </w:rPr>
        <w:t>ציור בשנות ה-50 - פשוט השתמש באנשים מתים</w:t>
      </w:r>
      <w:r>
        <w:rPr>
          <w:rFonts w:cs="Times New Roman" w:hint="cs"/>
          <w:rtl/>
        </w:rPr>
        <w:t xml:space="preserve">, </w:t>
      </w:r>
      <w:r w:rsidRPr="00326875">
        <w:rPr>
          <w:rFonts w:cs="Times New Roman"/>
          <w:rtl/>
        </w:rPr>
        <w:t>אבל הבעלים האחרון בדרך כלל חי.</w:t>
      </w:r>
      <w:r>
        <w:rPr>
          <w:rFonts w:cs="Times New Roman" w:hint="cs"/>
          <w:rtl/>
        </w:rPr>
        <w:t xml:space="preserve"> </w:t>
      </w:r>
    </w:p>
    <w:p w14:paraId="446F7DF2" w14:textId="77777777" w:rsidR="004312C4" w:rsidRDefault="004312C4" w:rsidP="004312C4">
      <w:pPr>
        <w:rPr>
          <w:rtl/>
        </w:rPr>
      </w:pPr>
      <w:r>
        <w:rPr>
          <w:rFonts w:hint="cs"/>
          <w:rtl/>
        </w:rPr>
        <w:t>אז מה נעשה?</w:t>
      </w:r>
    </w:p>
    <w:p w14:paraId="043F7A65" w14:textId="77777777" w:rsidR="004312C4" w:rsidRDefault="004312C4" w:rsidP="004312C4">
      <w:pPr>
        <w:rPr>
          <w:rtl/>
        </w:rPr>
      </w:pPr>
      <w:r>
        <w:rPr>
          <w:rFonts w:hint="cs"/>
          <w:rtl/>
        </w:rPr>
        <w:t>נמצא אנשים, שמוכנים לעשות הכל תמורת כמה מאות דולרים. אתה צריך להבין שזה כלל לא נראה להם רמאות גדולה כל-כך. מה, הם לא היו יכולים להיות בעלים של ציור? למה לא בעצם?</w:t>
      </w:r>
    </w:p>
    <w:p w14:paraId="12472121" w14:textId="77777777" w:rsidR="004312C4" w:rsidRDefault="004312C4" w:rsidP="004312C4">
      <w:pPr>
        <w:rPr>
          <w:rtl/>
        </w:rPr>
      </w:pPr>
      <w:r>
        <w:rPr>
          <w:rFonts w:hint="cs"/>
          <w:rtl/>
        </w:rPr>
        <w:lastRenderedPageBreak/>
        <w:t xml:space="preserve">ואיך לזייף את הקטלוגים בספריות האומנות המובילות? לכך הוא לא הסכים להכנס, אבל דיבר על החלפת דפים בקטלוגים קיימים ובעצם זיהום ההיסטוריה של האומנות. הוא כינה זאת </w:t>
      </w:r>
      <w:r>
        <w:rPr>
          <w:rtl/>
        </w:rPr>
        <w:t>–</w:t>
      </w:r>
      <w:r>
        <w:rPr>
          <w:rFonts w:hint="cs"/>
          <w:rtl/>
        </w:rPr>
        <w:t xml:space="preserve"> שינוי או שיכתוב ההיסטוריה.</w:t>
      </w:r>
    </w:p>
    <w:p w14:paraId="4DCE9773" w14:textId="77777777" w:rsidR="004312C4" w:rsidRDefault="004312C4" w:rsidP="004312C4">
      <w:pPr>
        <w:rPr>
          <w:rtl/>
        </w:rPr>
      </w:pPr>
      <w:r>
        <w:rPr>
          <w:rFonts w:hint="cs"/>
          <w:rtl/>
        </w:rPr>
        <w:t>אבל זאת היתה זוהמה.</w:t>
      </w:r>
    </w:p>
    <w:p w14:paraId="0994F3EB" w14:textId="77777777" w:rsidR="004312C4" w:rsidRDefault="004312C4" w:rsidP="004312C4">
      <w:pPr>
        <w:rPr>
          <w:rtl/>
        </w:rPr>
      </w:pPr>
      <w:r>
        <w:rPr>
          <w:rFonts w:hint="cs"/>
          <w:rtl/>
        </w:rPr>
        <w:t>זה דברים שלעולם לא יתגלו.</w:t>
      </w:r>
    </w:p>
    <w:p w14:paraId="325E2962" w14:textId="77777777" w:rsidR="004312C4" w:rsidRDefault="004312C4" w:rsidP="004312C4">
      <w:pPr>
        <w:rPr>
          <w:rtl/>
        </w:rPr>
      </w:pPr>
      <w:r>
        <w:rPr>
          <w:rFonts w:hint="cs"/>
          <w:rtl/>
        </w:rPr>
        <w:t xml:space="preserve">אני פשוט </w:t>
      </w:r>
      <w:r w:rsidRPr="00326875">
        <w:rPr>
          <w:rFonts w:cs="Times New Roman"/>
          <w:rtl/>
        </w:rPr>
        <w:t>ח</w:t>
      </w:r>
      <w:r>
        <w:rPr>
          <w:rFonts w:cs="Times New Roman" w:hint="cs"/>
          <w:rtl/>
        </w:rPr>
        <w:t>ו</w:t>
      </w:r>
      <w:r w:rsidRPr="00326875">
        <w:rPr>
          <w:rFonts w:cs="Times New Roman"/>
          <w:rtl/>
        </w:rPr>
        <w:t xml:space="preserve">שף את תעשיית האמנות </w:t>
      </w:r>
      <w:r>
        <w:rPr>
          <w:rFonts w:cs="Times New Roman" w:hint="cs"/>
          <w:rtl/>
        </w:rPr>
        <w:t>בתור מה שהיא - ה</w:t>
      </w:r>
      <w:r w:rsidRPr="00326875">
        <w:rPr>
          <w:rFonts w:cs="Times New Roman"/>
          <w:rtl/>
        </w:rPr>
        <w:t>אויבת הגרוע</w:t>
      </w:r>
      <w:r>
        <w:rPr>
          <w:rFonts w:cs="Times New Roman" w:hint="cs"/>
          <w:rtl/>
        </w:rPr>
        <w:t>ה</w:t>
      </w:r>
      <w:r w:rsidRPr="00326875">
        <w:rPr>
          <w:rFonts w:cs="Times New Roman"/>
          <w:rtl/>
        </w:rPr>
        <w:t xml:space="preserve"> ביותר של עצמה</w:t>
      </w:r>
      <w:r>
        <w:rPr>
          <w:rFonts w:cs="Times New Roman" w:hint="cs"/>
          <w:rtl/>
        </w:rPr>
        <w:t xml:space="preserve">, ואת </w:t>
      </w:r>
      <w:r w:rsidRPr="00326875">
        <w:rPr>
          <w:rFonts w:cs="Times New Roman"/>
          <w:rtl/>
        </w:rPr>
        <w:t xml:space="preserve">הנכונות </w:t>
      </w:r>
      <w:r>
        <w:rPr>
          <w:rFonts w:cs="Times New Roman"/>
          <w:rtl/>
        </w:rPr>
        <w:t>–</w:t>
      </w:r>
      <w:r w:rsidRPr="00326875">
        <w:rPr>
          <w:rFonts w:cs="Times New Roman"/>
          <w:rtl/>
        </w:rPr>
        <w:t xml:space="preserve"> </w:t>
      </w:r>
      <w:r>
        <w:rPr>
          <w:rFonts w:cs="Times New Roman" w:hint="cs"/>
          <w:rtl/>
        </w:rPr>
        <w:t>ואפילו הרצון</w:t>
      </w:r>
      <w:r w:rsidRPr="00326875">
        <w:rPr>
          <w:rFonts w:cs="Times New Roman"/>
          <w:rtl/>
        </w:rPr>
        <w:t xml:space="preserve"> - של </w:t>
      </w:r>
      <w:r>
        <w:rPr>
          <w:rFonts w:cs="Times New Roman" w:hint="cs"/>
          <w:rtl/>
        </w:rPr>
        <w:t>תעשיית</w:t>
      </w:r>
      <w:r w:rsidRPr="00326875">
        <w:rPr>
          <w:rFonts w:cs="Times New Roman"/>
          <w:rtl/>
        </w:rPr>
        <w:t xml:space="preserve"> האמנות להיות </w:t>
      </w:r>
      <w:r>
        <w:rPr>
          <w:rFonts w:cs="Times New Roman" w:hint="cs"/>
          <w:rtl/>
        </w:rPr>
        <w:t xml:space="preserve">מולך </w:t>
      </w:r>
      <w:r w:rsidRPr="00326875">
        <w:rPr>
          <w:rFonts w:cs="Times New Roman"/>
          <w:rtl/>
        </w:rPr>
        <w:t>שולל</w:t>
      </w:r>
      <w:r>
        <w:rPr>
          <w:rFonts w:cs="Times New Roman" w:hint="cs"/>
          <w:rtl/>
        </w:rPr>
        <w:t>. היא</w:t>
      </w:r>
      <w:r w:rsidRPr="00326875">
        <w:rPr>
          <w:rFonts w:cs="Times New Roman"/>
          <w:rtl/>
        </w:rPr>
        <w:t xml:space="preserve"> מסתמכת מדי על מקורות אותנטיות שפגיעים למניפולציות</w:t>
      </w:r>
      <w:r>
        <w:rPr>
          <w:rFonts w:cs="Times New Roman" w:hint="cs"/>
          <w:rtl/>
        </w:rPr>
        <w:t>,</w:t>
      </w:r>
      <w:r w:rsidRPr="00326875">
        <w:rPr>
          <w:rFonts w:cs="Times New Roman"/>
          <w:rtl/>
        </w:rPr>
        <w:t xml:space="preserve"> ועמוס</w:t>
      </w:r>
      <w:r>
        <w:rPr>
          <w:rFonts w:cs="Times New Roman" w:hint="cs"/>
          <w:rtl/>
        </w:rPr>
        <w:t>ה</w:t>
      </w:r>
      <w:r w:rsidRPr="00326875">
        <w:rPr>
          <w:rFonts w:cs="Times New Roman"/>
          <w:rtl/>
        </w:rPr>
        <w:t xml:space="preserve"> בניגודי אינטרסים המזמינים שחיתות</w:t>
      </w:r>
      <w:r>
        <w:rPr>
          <w:rFonts w:cs="Times New Roman" w:hint="cs"/>
          <w:rtl/>
        </w:rPr>
        <w:t>.</w:t>
      </w:r>
    </w:p>
    <w:p w14:paraId="6166521E" w14:textId="77777777" w:rsidR="004312C4" w:rsidRDefault="004312C4" w:rsidP="004312C4">
      <w:pPr>
        <w:rPr>
          <w:rtl/>
        </w:rPr>
      </w:pPr>
    </w:p>
    <w:p w14:paraId="2D69279C" w14:textId="77777777" w:rsidR="004312C4" w:rsidRDefault="004312C4" w:rsidP="004312C4">
      <w:pPr>
        <w:rPr>
          <w:rtl/>
        </w:rPr>
      </w:pPr>
    </w:p>
    <w:p w14:paraId="362155ED" w14:textId="77777777" w:rsidR="004312C4" w:rsidRDefault="004312C4" w:rsidP="004312C4">
      <w:pPr>
        <w:pStyle w:val="Heading3"/>
        <w:rPr>
          <w:rtl/>
        </w:rPr>
      </w:pPr>
      <w:r>
        <w:rPr>
          <w:rFonts w:hint="cs"/>
          <w:rtl/>
        </w:rPr>
        <w:t>חוש שישי של מאמת</w:t>
      </w:r>
    </w:p>
    <w:p w14:paraId="37EA3F2A" w14:textId="77777777" w:rsidR="004312C4" w:rsidRDefault="004312C4" w:rsidP="004312C4">
      <w:pPr>
        <w:rPr>
          <w:rFonts w:cs="Times New Roman"/>
          <w:rtl/>
        </w:rPr>
      </w:pPr>
      <w:r>
        <w:rPr>
          <w:rFonts w:cs="Times New Roman" w:hint="cs"/>
          <w:rtl/>
        </w:rPr>
        <w:t xml:space="preserve">היריב המרכזי של הזייפן הוא </w:t>
      </w:r>
      <w:r w:rsidRPr="00A06C7A">
        <w:rPr>
          <w:rFonts w:cs="Times New Roman"/>
          <w:rtl/>
        </w:rPr>
        <w:t>מאמת יצירות אמנות</w:t>
      </w:r>
      <w:r>
        <w:rPr>
          <w:rFonts w:cs="Times New Roman" w:hint="cs"/>
          <w:rtl/>
        </w:rPr>
        <w:t>.</w:t>
      </w:r>
    </w:p>
    <w:p w14:paraId="3085EE79" w14:textId="77777777" w:rsidR="004312C4" w:rsidRDefault="004312C4" w:rsidP="004312C4">
      <w:pPr>
        <w:rPr>
          <w:rFonts w:cs="Times New Roman"/>
          <w:rtl/>
        </w:rPr>
      </w:pPr>
      <w:r w:rsidRPr="00A06C7A">
        <w:rPr>
          <w:rFonts w:cs="Times New Roman"/>
          <w:rtl/>
        </w:rPr>
        <w:t xml:space="preserve"> - מיומנות נדירה, מסתורית ולעתים קרובות מעוררת מחלוקת מרה. דעותיו נושאות את משקלה של ההיסטוריה; ה</w:t>
      </w:r>
      <w:r>
        <w:rPr>
          <w:rFonts w:cs="Times New Roman" w:hint="cs"/>
          <w:rtl/>
        </w:rPr>
        <w:t>וא</w:t>
      </w:r>
      <w:r w:rsidRPr="00A06C7A">
        <w:rPr>
          <w:rFonts w:cs="Times New Roman"/>
          <w:rtl/>
        </w:rPr>
        <w:t xml:space="preserve"> יכול ל</w:t>
      </w:r>
      <w:r>
        <w:rPr>
          <w:rFonts w:cs="Times New Roman" w:hint="cs"/>
          <w:rtl/>
        </w:rPr>
        <w:t>גרום</w:t>
      </w:r>
      <w:r w:rsidRPr="00A06C7A">
        <w:rPr>
          <w:rFonts w:cs="Times New Roman"/>
          <w:rtl/>
        </w:rPr>
        <w:t xml:space="preserve"> לציור לה</w:t>
      </w:r>
      <w:r>
        <w:rPr>
          <w:rFonts w:cs="Times New Roman" w:hint="cs"/>
          <w:rtl/>
        </w:rPr>
        <w:t>כנס</w:t>
      </w:r>
      <w:r w:rsidRPr="00A06C7A">
        <w:rPr>
          <w:rFonts w:cs="Times New Roman"/>
          <w:rtl/>
        </w:rPr>
        <w:t xml:space="preserve"> למורשת התרבותית העולמית</w:t>
      </w:r>
      <w:r>
        <w:rPr>
          <w:rFonts w:cs="Times New Roman" w:hint="cs"/>
          <w:rtl/>
        </w:rPr>
        <w:t>,</w:t>
      </w:r>
      <w:r w:rsidRPr="00A06C7A">
        <w:rPr>
          <w:rFonts w:cs="Times New Roman"/>
          <w:rtl/>
        </w:rPr>
        <w:t xml:space="preserve"> או להיזרק לפח. </w:t>
      </w:r>
      <w:r>
        <w:rPr>
          <w:rFonts w:cs="Times New Roman" w:hint="cs"/>
          <w:rtl/>
        </w:rPr>
        <w:t>הוא</w:t>
      </w:r>
      <w:r w:rsidRPr="00A06C7A">
        <w:rPr>
          <w:rFonts w:cs="Times New Roman"/>
          <w:rtl/>
        </w:rPr>
        <w:t xml:space="preserve"> יכול להפוך חפץ חסר ערך למשהו ששווה עשרות מיליוני דולרים. (ה</w:t>
      </w:r>
      <w:r>
        <w:rPr>
          <w:rFonts w:cs="Times New Roman" w:hint="cs"/>
          <w:rtl/>
        </w:rPr>
        <w:t>אמ</w:t>
      </w:r>
      <w:r w:rsidRPr="00A06C7A">
        <w:rPr>
          <w:rFonts w:cs="Times New Roman"/>
          <w:rtl/>
        </w:rPr>
        <w:t>ירה שלו כל כך חשובה שהוא חייב להישמר מפני נוכלים שיזי</w:t>
      </w:r>
      <w:r>
        <w:rPr>
          <w:rFonts w:cs="Times New Roman" w:hint="cs"/>
          <w:rtl/>
        </w:rPr>
        <w:t>פ</w:t>
      </w:r>
      <w:r w:rsidRPr="00A06C7A">
        <w:rPr>
          <w:rFonts w:cs="Times New Roman"/>
          <w:rtl/>
        </w:rPr>
        <w:t xml:space="preserve">ו לא רק יצירת אמנות אלא גם את חתימתו.) כדי לשמור על עצמאות, </w:t>
      </w:r>
      <w:r>
        <w:rPr>
          <w:rFonts w:cs="Times New Roman" w:hint="cs"/>
          <w:rtl/>
        </w:rPr>
        <w:t>מאמת חייב</w:t>
      </w:r>
      <w:r w:rsidRPr="00A06C7A">
        <w:rPr>
          <w:rFonts w:cs="Times New Roman"/>
          <w:rtl/>
        </w:rPr>
        <w:t xml:space="preserve"> </w:t>
      </w:r>
      <w:r>
        <w:rPr>
          <w:rFonts w:cs="Times New Roman" w:hint="cs"/>
          <w:rtl/>
        </w:rPr>
        <w:t>ל</w:t>
      </w:r>
      <w:r w:rsidRPr="00A06C7A">
        <w:rPr>
          <w:rFonts w:cs="Times New Roman"/>
          <w:rtl/>
        </w:rPr>
        <w:t>סרב לקבל תשלום עבור שירותיו.</w:t>
      </w:r>
    </w:p>
    <w:p w14:paraId="1D1A64FC" w14:textId="77777777" w:rsidR="004312C4" w:rsidRDefault="004312C4" w:rsidP="004312C4">
      <w:pPr>
        <w:rPr>
          <w:rtl/>
        </w:rPr>
      </w:pPr>
      <w:r>
        <w:rPr>
          <w:rFonts w:hint="cs"/>
          <w:rtl/>
        </w:rPr>
        <w:t>למה זאת יכולת מסתורית?</w:t>
      </w:r>
    </w:p>
    <w:p w14:paraId="18A0E6E6" w14:textId="77777777" w:rsidR="004312C4" w:rsidRDefault="004312C4" w:rsidP="004312C4">
      <w:pPr>
        <w:rPr>
          <w:rtl/>
        </w:rPr>
      </w:pPr>
      <w:r>
        <w:rPr>
          <w:rFonts w:hint="cs"/>
          <w:rtl/>
        </w:rPr>
        <w:t>ואם ייוודע יותר מאוחר שזה זיוף, נניח אם ימציאו עוד כמה שנים שיטה חדשה?</w:t>
      </w:r>
    </w:p>
    <w:p w14:paraId="6FC6C6BD" w14:textId="77777777" w:rsidR="004312C4" w:rsidRDefault="004312C4" w:rsidP="004312C4">
      <w:pPr>
        <w:rPr>
          <w:rtl/>
        </w:rPr>
      </w:pPr>
    </w:p>
    <w:p w14:paraId="37C341EA" w14:textId="77777777" w:rsidR="004312C4" w:rsidRDefault="004312C4" w:rsidP="004312C4">
      <w:pPr>
        <w:rPr>
          <w:rtl/>
        </w:rPr>
      </w:pPr>
      <w:r w:rsidRPr="00147852">
        <w:rPr>
          <w:rFonts w:cs="Times New Roman"/>
          <w:rtl/>
        </w:rPr>
        <w:t>ה</w:t>
      </w:r>
      <w:r>
        <w:rPr>
          <w:rFonts w:cs="Times New Roman" w:hint="cs"/>
          <w:rtl/>
        </w:rPr>
        <w:t>מומחיות</w:t>
      </w:r>
      <w:r w:rsidRPr="00147852">
        <w:rPr>
          <w:rFonts w:cs="Times New Roman"/>
          <w:rtl/>
        </w:rPr>
        <w:t xml:space="preserve"> רצופה בפגמים. ה</w:t>
      </w:r>
      <w:r>
        <w:rPr>
          <w:rFonts w:cs="Times New Roman" w:hint="cs"/>
          <w:rtl/>
        </w:rPr>
        <w:t>מומחה</w:t>
      </w:r>
      <w:r w:rsidRPr="00147852">
        <w:rPr>
          <w:rFonts w:cs="Times New Roman"/>
          <w:rtl/>
        </w:rPr>
        <w:t xml:space="preserve"> חשוף לטעות, יהירות, אפילו שחיתות</w:t>
      </w:r>
      <w:r>
        <w:rPr>
          <w:rFonts w:cs="Times New Roman" w:hint="cs"/>
          <w:rtl/>
        </w:rPr>
        <w:t>.</w:t>
      </w:r>
    </w:p>
    <w:p w14:paraId="58C46E38" w14:textId="77777777" w:rsidR="004312C4" w:rsidRDefault="004312C4" w:rsidP="004312C4">
      <w:pPr>
        <w:rPr>
          <w:rtl/>
        </w:rPr>
      </w:pPr>
      <w:r>
        <w:rPr>
          <w:rFonts w:hint="cs"/>
          <w:rtl/>
        </w:rPr>
        <w:t xml:space="preserve">מומחיות מאפשרת </w:t>
      </w:r>
      <w:r w:rsidRPr="00477358">
        <w:rPr>
          <w:rFonts w:cs="Times New Roman"/>
          <w:rtl/>
        </w:rPr>
        <w:t xml:space="preserve">באמת לראות </w:t>
      </w:r>
      <w:r>
        <w:rPr>
          <w:rFonts w:cs="Times New Roman" w:hint="cs"/>
          <w:rtl/>
        </w:rPr>
        <w:t>ל</w:t>
      </w:r>
      <w:r w:rsidRPr="00477358">
        <w:rPr>
          <w:rFonts w:cs="Times New Roman"/>
          <w:rtl/>
        </w:rPr>
        <w:t xml:space="preserve">עומק רב יותר - </w:t>
      </w:r>
      <w:r>
        <w:rPr>
          <w:rFonts w:cs="Times New Roman" w:hint="cs"/>
          <w:rtl/>
        </w:rPr>
        <w:t>המומחה</w:t>
      </w:r>
      <w:r w:rsidRPr="00477358">
        <w:rPr>
          <w:rFonts w:cs="Times New Roman"/>
          <w:rtl/>
        </w:rPr>
        <w:t xml:space="preserve">, לאחר עשרות שנים של הכשרה ולימוד והתעמקות ביצירתו של אמן, יכול לחוות תמונה בצורה שרובנו לא יכולים. </w:t>
      </w:r>
      <w:r>
        <w:rPr>
          <w:rFonts w:cs="Times New Roman" w:hint="cs"/>
          <w:rtl/>
        </w:rPr>
        <w:t>מומחיות</w:t>
      </w:r>
      <w:r w:rsidRPr="00477358">
        <w:rPr>
          <w:rFonts w:cs="Times New Roman"/>
          <w:rtl/>
        </w:rPr>
        <w:t xml:space="preserve"> ה</w:t>
      </w:r>
      <w:r>
        <w:rPr>
          <w:rFonts w:cs="Times New Roman" w:hint="cs"/>
          <w:rtl/>
        </w:rPr>
        <w:t>י</w:t>
      </w:r>
      <w:r w:rsidRPr="00477358">
        <w:rPr>
          <w:rFonts w:cs="Times New Roman"/>
          <w:rtl/>
        </w:rPr>
        <w:t>א לא רק היכולת להבחין אם יצירת אמנות היא אותנטית או מזויפת; זוהי גם היכולת לזהות אם יצירה היא יצירת מופת.</w:t>
      </w:r>
    </w:p>
    <w:p w14:paraId="02C54DBD" w14:textId="77777777" w:rsidR="004312C4" w:rsidRDefault="004312C4" w:rsidP="004312C4">
      <w:pPr>
        <w:rPr>
          <w:rtl/>
        </w:rPr>
      </w:pPr>
    </w:p>
    <w:p w14:paraId="3C8B3067" w14:textId="77777777" w:rsidR="004312C4" w:rsidRDefault="004312C4" w:rsidP="004312C4">
      <w:pPr>
        <w:rPr>
          <w:rFonts w:cs="Times New Roman"/>
          <w:rtl/>
        </w:rPr>
      </w:pPr>
    </w:p>
    <w:p w14:paraId="42CCA28E" w14:textId="77777777" w:rsidR="004312C4" w:rsidRDefault="004312C4" w:rsidP="004312C4">
      <w:pPr>
        <w:pStyle w:val="Heading3"/>
        <w:rPr>
          <w:rtl/>
        </w:rPr>
      </w:pPr>
      <w:r>
        <w:rPr>
          <w:rFonts w:hint="cs"/>
          <w:rtl/>
        </w:rPr>
        <w:t>אלכס מנסה למצוא דברים טובים בזיוף</w:t>
      </w:r>
    </w:p>
    <w:p w14:paraId="3F84F1D6" w14:textId="77777777" w:rsidR="004312C4" w:rsidRDefault="004312C4" w:rsidP="004312C4">
      <w:pPr>
        <w:rPr>
          <w:rtl/>
        </w:rPr>
      </w:pPr>
    </w:p>
    <w:p w14:paraId="6A3E66D2" w14:textId="77777777" w:rsidR="004312C4" w:rsidRDefault="004312C4" w:rsidP="004312C4">
      <w:pPr>
        <w:rPr>
          <w:rtl/>
        </w:rPr>
      </w:pPr>
      <w:r>
        <w:rPr>
          <w:rFonts w:cs="Times New Roman"/>
          <w:rtl/>
        </w:rPr>
        <w:t>זיוף יכול להיות העתק מושלם של האורגינל, או ציור חדש לגמרי.</w:t>
      </w:r>
    </w:p>
    <w:p w14:paraId="76FB7C73" w14:textId="77777777" w:rsidR="004312C4" w:rsidRDefault="004312C4" w:rsidP="004312C4">
      <w:pPr>
        <w:rPr>
          <w:rtl/>
        </w:rPr>
      </w:pPr>
      <w:r>
        <w:rPr>
          <w:rFonts w:cs="Times New Roman"/>
          <w:rtl/>
        </w:rPr>
        <w:t>למה שמישהו יקנה העתק מושלם?</w:t>
      </w:r>
    </w:p>
    <w:p w14:paraId="28E232C7" w14:textId="77777777" w:rsidR="004312C4" w:rsidRDefault="004312C4" w:rsidP="004312C4">
      <w:pPr>
        <w:rPr>
          <w:rtl/>
        </w:rPr>
      </w:pPr>
      <w:r>
        <w:rPr>
          <w:rFonts w:cs="Times New Roman"/>
          <w:rtl/>
        </w:rPr>
        <w:t>כי נניח שגנבת את האורגינל. הבנת? נניח שאתה יוצר קשר עם עובד במוזיאון. זה יכול להיות שומר הלילה. וזה יכול להיות גם המנהל הראשי, האוצֶר עם גישה לכל האוסף. גם במוזיאונים הכי גדולים בעולם. אתה יודע כמה יצירות יש להם במחסנים? ויש אנשים עם המפתח למחסנים האלה. והם יודעים טוב כמה מהאוסף במחסנים מתועד, ובאיזה דיוק. ככה גונבים. אבל אפשר גם לגנוב יצירה שתלויה על הקיר - אם יש לך זיוף מספיק טוב שלה. והדבר הכי מצחיק, זה לא צריך אפילו להיות זיוף מושלם, כי מי ילך כל בוקר להעביר את כל היצירות שתלויות על הקיר בדיקת איזוטופים? את זה עושים רק ליצירות שקונים.</w:t>
      </w:r>
    </w:p>
    <w:p w14:paraId="08C2BE75" w14:textId="77777777" w:rsidR="004312C4" w:rsidRDefault="004312C4" w:rsidP="004312C4">
      <w:pPr>
        <w:rPr>
          <w:rtl/>
        </w:rPr>
      </w:pPr>
      <w:r>
        <w:rPr>
          <w:rFonts w:cs="Times New Roman"/>
          <w:rtl/>
        </w:rPr>
        <w:t>אז זה רק לגנבים…</w:t>
      </w:r>
    </w:p>
    <w:p w14:paraId="321150E4" w14:textId="77777777" w:rsidR="004312C4" w:rsidRDefault="004312C4" w:rsidP="004312C4">
      <w:pPr>
        <w:rPr>
          <w:rtl/>
        </w:rPr>
      </w:pPr>
      <w:r>
        <w:rPr>
          <w:rFonts w:cs="Times New Roman"/>
          <w:rtl/>
        </w:rPr>
        <w:lastRenderedPageBreak/>
        <w:t xml:space="preserve"> לא, לא בהכרח. אם יש לך (כשאנחנו מדברים על הליכים&amp; חוקיים לא נקרא לזה זיוף אלא העתק. אתה מבין - יש לנו מילים שונות לאותו דבר בדיק, אם משתמשים בו למטרות רעות או טובות) עותק מושלם. אתה יודע איך אפשר לבדוק ציור בצילום רנטגן, בלייזר - להביט/ לבחון על כל סדק בצבע, כל משיחת מכחול אינדיבידואלית. אני הייתי ממציא איזה לייזר שעובר על כל מילימטר מרובע של הציור וממפה אותו לגמרי, ואז מדפסת עם צבעי אקריל שמוציאה באופן מדוייק את הצבעים כפי שהם בציור האורגינלי.</w:t>
      </w:r>
    </w:p>
    <w:p w14:paraId="5D59121E" w14:textId="77777777" w:rsidR="004312C4" w:rsidRDefault="004312C4" w:rsidP="004312C4">
      <w:pPr>
        <w:rPr>
          <w:rtl/>
        </w:rPr>
      </w:pPr>
      <w:r>
        <w:rPr>
          <w:rFonts w:cs="Times New Roman"/>
          <w:rtl/>
        </w:rPr>
        <w:t>כן, יש לי הרבה המצאות.</w:t>
      </w:r>
    </w:p>
    <w:p w14:paraId="3D18FA31" w14:textId="77777777" w:rsidR="004312C4" w:rsidRDefault="004312C4" w:rsidP="004312C4">
      <w:pPr>
        <w:rPr>
          <w:rtl/>
        </w:rPr>
      </w:pPr>
      <w:r>
        <w:rPr>
          <w:rFonts w:cs="Times New Roman"/>
          <w:rtl/>
        </w:rPr>
        <w:t>ואז, אפשר למכור את העותק המדוייק הזה לכל מני אנשים שאין להם כסף לשלם מליונים אבל הם יכולים לשלם אלפים. במקום ליתוגרפיות והדפסים, יש לך העתק מושלם. שאם אתה מביט בו אתה לא רואה שום הבדל - צריך אנליזה במעבדה בשביל לדעת שזה העתק.</w:t>
      </w:r>
    </w:p>
    <w:p w14:paraId="0242F5DB" w14:textId="77777777" w:rsidR="004312C4" w:rsidRDefault="004312C4" w:rsidP="004312C4">
      <w:pPr>
        <w:rPr>
          <w:rtl/>
        </w:rPr>
      </w:pPr>
      <w:r>
        <w:rPr>
          <w:rFonts w:cs="Times New Roman"/>
          <w:rtl/>
        </w:rPr>
        <w:t>בשביל מה צריך כזה דבר?</w:t>
      </w:r>
    </w:p>
    <w:p w14:paraId="5DDE940B" w14:textId="77777777" w:rsidR="004312C4" w:rsidRDefault="004312C4" w:rsidP="004312C4">
      <w:pPr>
        <w:rPr>
          <w:rtl/>
        </w:rPr>
      </w:pPr>
      <w:r>
        <w:rPr>
          <w:rFonts w:cs="Times New Roman"/>
          <w:rtl/>
        </w:rPr>
        <w:t xml:space="preserve">נניח </w:t>
      </w:r>
      <w:r>
        <w:rPr>
          <w:rFonts w:cs="Times New Roman" w:hint="cs"/>
          <w:rtl/>
        </w:rPr>
        <w:t>מוזיאון</w:t>
      </w:r>
      <w:r>
        <w:rPr>
          <w:rFonts w:cs="Times New Roman"/>
          <w:rtl/>
        </w:rPr>
        <w:t xml:space="preserve"> רוצה לעשות רטרוספקטיבה של האמן. זה תערוכה מסובכת נורא, כי כתלות בעד כמה הוא מוכר, התמונות שלו מפוזרות במוזיאונים ברחבי העולם, ולא כל מוזיאון מוכן להפרד מהתמונה שלו מתי שאתה מתכנן. או לשלוח אותה אליך. אז תמיד ברטרוספקטיבה יהיו תמונות חסרות, ובמקומן רק צילום בשחור-לבן. וזה מבאס. אתה יכול להעמיד העתק מושלם ולהגיד - כן זה העתק אבל מושלם. כמו שבפירנצה יש את הפסל דויד ועוד העתקים של דויד.</w:t>
      </w:r>
    </w:p>
    <w:p w14:paraId="3EE260C3" w14:textId="77777777" w:rsidR="004312C4" w:rsidRDefault="004312C4" w:rsidP="004312C4">
      <w:pPr>
        <w:rPr>
          <w:rtl/>
        </w:rPr>
      </w:pPr>
      <w:r>
        <w:rPr>
          <w:rFonts w:cs="Times New Roman"/>
          <w:rtl/>
        </w:rPr>
        <w:t>זה מקרה ששקר יכול לפעול לטובת האמת. כשכולם מודעים לכך שזה שקר, ויודעים מהי האמת.</w:t>
      </w:r>
    </w:p>
    <w:p w14:paraId="0DA6DF80" w14:textId="77777777" w:rsidR="004312C4" w:rsidRDefault="004312C4" w:rsidP="004312C4">
      <w:pPr>
        <w:rPr>
          <w:rtl/>
        </w:rPr>
      </w:pPr>
      <w:r>
        <w:rPr>
          <w:rFonts w:cs="Times New Roman"/>
          <w:rtl/>
        </w:rPr>
        <w:t>ואני משער שיגיע רגע שכבר לא תגע מה המקורי ומה ההעתק. או שתעדיף את ההעתק.</w:t>
      </w:r>
    </w:p>
    <w:p w14:paraId="55D8EFFD" w14:textId="77777777" w:rsidR="004312C4" w:rsidRDefault="004312C4" w:rsidP="004312C4">
      <w:pPr>
        <w:rPr>
          <w:rtl/>
        </w:rPr>
      </w:pPr>
      <w:r>
        <w:rPr>
          <w:rFonts w:cs="Times New Roman"/>
          <w:rtl/>
        </w:rPr>
        <w:t>איך זה יכול להיות?</w:t>
      </w:r>
    </w:p>
    <w:p w14:paraId="7E7BA97A" w14:textId="77777777" w:rsidR="004312C4" w:rsidRDefault="004312C4" w:rsidP="004312C4">
      <w:pPr>
        <w:rPr>
          <w:rtl/>
        </w:rPr>
      </w:pPr>
      <w:r>
        <w:rPr>
          <w:rFonts w:cs="Times New Roman"/>
          <w:rtl/>
        </w:rPr>
        <w:t>אם איזה מבקר מטורף הורס את התמונה האורגינלית. או הצבעים באורגינלית ממשיכים לדהות ולהסדק, בעוד שהצבעים בהעתק הם מודרניים ולא נסדקים או דוהים. או [וזה רעיון אורגינלי שלי כרמית פרטי] אתה יודע איך תמיד בתהליך רסטורציה דבר ראשון צריך לקלף את הרסטורציה הקודמת, שהיתה בכלים המודרניים והמתקדמים ביותר שהיו אז, אבל הטכנולוגיה התקדמה מאד מאז. והרסטורציה הקודמת הרסה את הציור. זה תמיד ככה, תמיד חלק מהרסטורציה הוא לתקן נזקים שקרו ברסטורציה הקודמת. והטכנולוגיה תמשיך להתקדם. אני מציע לבצע את כל הרסטורציה רק על ההעתק ולא לגעת במקור, כי בהכרח אתה תהרוס שם דברים שבטכנולוגיה מתקדמת יותר היו עושים יותר טוב. ואז הציור היפה, המושלם, יהיה ההעתק ולא המקור.</w:t>
      </w:r>
    </w:p>
    <w:p w14:paraId="6921B517" w14:textId="77777777" w:rsidR="004312C4" w:rsidRDefault="004312C4" w:rsidP="004312C4">
      <w:pPr>
        <w:rPr>
          <w:rtl/>
        </w:rPr>
      </w:pPr>
      <w:r>
        <w:rPr>
          <w:rFonts w:cs="Times New Roman"/>
          <w:rtl/>
        </w:rPr>
        <w:t>אבל הוא תמיד יהיה נחות.</w:t>
      </w:r>
    </w:p>
    <w:p w14:paraId="4D2D124A" w14:textId="77777777" w:rsidR="004312C4" w:rsidRDefault="004312C4" w:rsidP="004312C4">
      <w:pPr>
        <w:rPr>
          <w:rtl/>
        </w:rPr>
      </w:pPr>
      <w:r>
        <w:rPr>
          <w:rFonts w:cs="Times New Roman"/>
          <w:rtl/>
        </w:rPr>
        <w:t>למה?? להיפך, ההעתק יכול להיות עדיף. כי הוא העתק מדוייק, אין שום הבדל (עם מכונת ההדפסה שאני רוצה להמציא), והוא יפה יותר.</w:t>
      </w:r>
    </w:p>
    <w:p w14:paraId="5523800A" w14:textId="77777777" w:rsidR="004312C4" w:rsidRDefault="004312C4" w:rsidP="004312C4">
      <w:pPr>
        <w:rPr>
          <w:rtl/>
        </w:rPr>
      </w:pPr>
      <w:r>
        <w:rPr>
          <w:rFonts w:cs="Times New Roman"/>
          <w:rtl/>
        </w:rPr>
        <w:t>אבל זה לא המקור…</w:t>
      </w:r>
    </w:p>
    <w:p w14:paraId="4DF3F3B2" w14:textId="77777777" w:rsidR="004312C4" w:rsidRDefault="004312C4" w:rsidP="004312C4">
      <w:pPr>
        <w:rPr>
          <w:rtl/>
        </w:rPr>
      </w:pPr>
      <w:r>
        <w:rPr>
          <w:rFonts w:cs="Times New Roman"/>
          <w:rtl/>
        </w:rPr>
        <w:t>זה לא האטומים המקוריים, זה נכון, אבל גם הגוף שלך מורכב מאטומים שונים מאלו שהיו בו לפני חודש, ובכל זאת נשארת אתה.</w:t>
      </w:r>
    </w:p>
    <w:p w14:paraId="22D8DB5E" w14:textId="77777777" w:rsidR="004312C4" w:rsidRDefault="004312C4" w:rsidP="004312C4">
      <w:pPr>
        <w:rPr>
          <w:rtl/>
        </w:rPr>
      </w:pPr>
      <w:r>
        <w:rPr>
          <w:rFonts w:cs="Times New Roman"/>
          <w:rtl/>
        </w:rPr>
        <w:t>כן אבל אני גוף חי.</w:t>
      </w:r>
    </w:p>
    <w:p w14:paraId="7464679B" w14:textId="77777777" w:rsidR="004312C4" w:rsidRPr="008E16EB" w:rsidRDefault="004312C4" w:rsidP="004312C4">
      <w:pPr>
        <w:rPr>
          <w:rtl/>
        </w:rPr>
      </w:pPr>
      <w:r>
        <w:rPr>
          <w:rFonts w:cs="Times New Roman"/>
          <w:rtl/>
        </w:rPr>
        <w:t>גם היצירה היא גוף חי! מי אמר שלא? היא חיה בדרכה שלה - המסר שלה, האפקט שלה עלינו משתנה בכל דור.</w:t>
      </w:r>
    </w:p>
    <w:p w14:paraId="4AE7A9EE" w14:textId="77777777" w:rsidR="004312C4" w:rsidRDefault="004312C4" w:rsidP="004312C4">
      <w:pPr>
        <w:pStyle w:val="Heading3"/>
        <w:rPr>
          <w:rtl/>
        </w:rPr>
      </w:pPr>
      <w:r>
        <w:rPr>
          <w:rFonts w:hint="cs"/>
          <w:rtl/>
        </w:rPr>
        <w:lastRenderedPageBreak/>
        <w:t xml:space="preserve">שם הקולגה - </w:t>
      </w:r>
      <w:r w:rsidRPr="00CB670C">
        <w:rPr>
          <w:rtl/>
        </w:rPr>
        <w:t>סוסלוז'יביץ</w:t>
      </w:r>
    </w:p>
    <w:p w14:paraId="346EFCC8" w14:textId="77777777" w:rsidR="004312C4" w:rsidRDefault="004312C4" w:rsidP="004312C4">
      <w:pPr>
        <w:rPr>
          <w:rtl/>
        </w:rPr>
      </w:pPr>
      <w:r>
        <w:rPr>
          <w:rFonts w:hint="cs"/>
          <w:rtl/>
        </w:rPr>
        <w:t>אני אחראי שהזיוף לא יתגלה.</w:t>
      </w:r>
    </w:p>
    <w:p w14:paraId="20E45F06" w14:textId="77777777" w:rsidR="004312C4" w:rsidRDefault="004312C4" w:rsidP="004312C4">
      <w:pPr>
        <w:rPr>
          <w:rtl/>
        </w:rPr>
      </w:pPr>
      <w:r>
        <w:rPr>
          <w:rFonts w:hint="cs"/>
          <w:rtl/>
        </w:rPr>
        <w:t>יש כמה בדיקות בסיסיות שכל סוחר אומנות חייב לעשות לפני שהוא מציע את היצירה למכירה. בדיקות יקרות עושים רק על יצירות יקרות מאוד, וגם אז, רק כשיש מחלוקת.</w:t>
      </w:r>
    </w:p>
    <w:p w14:paraId="741E1EE7" w14:textId="77777777" w:rsidR="004312C4" w:rsidRDefault="004312C4" w:rsidP="004312C4">
      <w:pPr>
        <w:rPr>
          <w:rtl/>
        </w:rPr>
      </w:pPr>
    </w:p>
    <w:p w14:paraId="6E0457B5" w14:textId="77777777" w:rsidR="00FB18D6" w:rsidRDefault="00FB18D6" w:rsidP="00FB18D6">
      <w:pPr>
        <w:rPr>
          <w:rFonts w:cs="Times New Roman"/>
          <w:rtl/>
        </w:rPr>
      </w:pPr>
    </w:p>
    <w:p w14:paraId="37A5A83A" w14:textId="77777777" w:rsidR="00FB18D6" w:rsidRDefault="00FB18D6" w:rsidP="00FB18D6">
      <w:pPr>
        <w:pStyle w:val="Heading3"/>
        <w:rPr>
          <w:rtl/>
        </w:rPr>
      </w:pPr>
      <w:r>
        <w:rPr>
          <w:rFonts w:hint="cs"/>
          <w:rtl/>
        </w:rPr>
        <w:t xml:space="preserve">תגלית זיוף </w:t>
      </w:r>
    </w:p>
    <w:p w14:paraId="69337B14" w14:textId="77777777" w:rsidR="00FB18D6" w:rsidRDefault="00FB18D6" w:rsidP="00FB18D6">
      <w:pPr>
        <w:rPr>
          <w:rFonts w:cs="Times New Roman"/>
          <w:rtl/>
        </w:rPr>
      </w:pPr>
      <w:r>
        <w:rPr>
          <w:rFonts w:cs="Times New Roman" w:hint="cs"/>
          <w:rtl/>
        </w:rPr>
        <w:t xml:space="preserve">לפני כמה שנים </w:t>
      </w:r>
      <w:r>
        <w:rPr>
          <w:rFonts w:cs="Times New Roman"/>
          <w:rtl/>
        </w:rPr>
        <w:t>–</w:t>
      </w:r>
      <w:r>
        <w:rPr>
          <w:rFonts w:cs="Times New Roman" w:hint="cs"/>
          <w:rtl/>
        </w:rPr>
        <w:t xml:space="preserve"> כמה זה היה? התפוצץ סקנדל זיוף שגרם לנו הרבה מתח. הרבה מאוד מתח. כי הם עשו את התכנון שלי. זייפו מדבקות, זייפו פרובננס. וזייפו קטלוגים. קראו לזה "תרמית הזיוף הגדול ביותר" אבל זה לא נכון. זה הכי גדול שהם תפסו. המשטרה לא לומדת. תמיד כשמתגלה תרמית, תדע שיש תרמית יותר גדולה שלא גילית.</w:t>
      </w:r>
    </w:p>
    <w:p w14:paraId="7705AF70" w14:textId="77777777" w:rsidR="00FB18D6" w:rsidRDefault="00FB18D6" w:rsidP="00FB18D6">
      <w:pPr>
        <w:rPr>
          <w:rFonts w:cs="Times New Roman"/>
          <w:rtl/>
        </w:rPr>
      </w:pPr>
      <w:r>
        <w:rPr>
          <w:rFonts w:cs="Times New Roman" w:hint="cs"/>
          <w:rtl/>
        </w:rPr>
        <w:t>התרמית שלכם?</w:t>
      </w:r>
    </w:p>
    <w:p w14:paraId="30286196" w14:textId="77777777" w:rsidR="00FB18D6" w:rsidRDefault="00FB18D6" w:rsidP="00FB18D6">
      <w:pPr>
        <w:rPr>
          <w:rFonts w:cs="Times New Roman"/>
          <w:rtl/>
        </w:rPr>
      </w:pPr>
      <w:r>
        <w:rPr>
          <w:rFonts w:cs="Times New Roman" w:hint="cs"/>
          <w:rtl/>
        </w:rPr>
        <w:t>לא, אנחנו רק בתחילת הדרך.</w:t>
      </w:r>
    </w:p>
    <w:p w14:paraId="183481C0" w14:textId="77777777" w:rsidR="00FB18D6" w:rsidRDefault="00FB18D6" w:rsidP="00FB18D6">
      <w:pPr>
        <w:rPr>
          <w:rtl/>
        </w:rPr>
      </w:pPr>
    </w:p>
    <w:p w14:paraId="31625674" w14:textId="77777777" w:rsidR="00FB18D6" w:rsidRDefault="00FB18D6" w:rsidP="00FB18D6">
      <w:pPr>
        <w:rPr>
          <w:rtl/>
        </w:rPr>
      </w:pPr>
      <w:r>
        <w:rPr>
          <w:rFonts w:hint="cs"/>
          <w:rtl/>
        </w:rPr>
        <w:t>מה אפשר לעשות כשאנליסט מגלה זיוף?</w:t>
      </w:r>
    </w:p>
    <w:p w14:paraId="249B605B" w14:textId="77777777" w:rsidR="00FB18D6" w:rsidRDefault="00FB18D6" w:rsidP="00FB18D6">
      <w:pPr>
        <w:rPr>
          <w:rFonts w:cs="Times New Roman"/>
          <w:rtl/>
        </w:rPr>
      </w:pPr>
      <w:r>
        <w:rPr>
          <w:rFonts w:hint="cs"/>
          <w:rtl/>
        </w:rPr>
        <w:t>הוא לא חורץ דיעה, הוא לא מגלה זיוף אלא 'חריגה', וקורא לזה "אנומליה". בעיקר למשל פיגמנטים שלא הומצאו</w:t>
      </w:r>
      <w:r w:rsidRPr="00A06C7A">
        <w:rPr>
          <w:rFonts w:cs="Times New Roman"/>
          <w:rtl/>
        </w:rPr>
        <w:t xml:space="preserve"> עד הרבה אחרי התאריכים המשוערים על הציורים. </w:t>
      </w:r>
      <w:r>
        <w:rPr>
          <w:rFonts w:cs="Times New Roman" w:hint="cs"/>
          <w:rtl/>
        </w:rPr>
        <w:t>וסוחר האומנות</w:t>
      </w:r>
      <w:r w:rsidRPr="00A06C7A">
        <w:rPr>
          <w:rFonts w:cs="Times New Roman"/>
          <w:rtl/>
        </w:rPr>
        <w:t xml:space="preserve"> ד</w:t>
      </w:r>
      <w:r>
        <w:rPr>
          <w:rFonts w:cs="Times New Roman" w:hint="cs"/>
          <w:rtl/>
        </w:rPr>
        <w:t>ו</w:t>
      </w:r>
      <w:r w:rsidRPr="00A06C7A">
        <w:rPr>
          <w:rFonts w:cs="Times New Roman"/>
          <w:rtl/>
        </w:rPr>
        <w:t>חה את הדיווחים כ"רחב</w:t>
      </w:r>
      <w:r>
        <w:rPr>
          <w:rFonts w:cs="Times New Roman" w:hint="cs"/>
          <w:rtl/>
        </w:rPr>
        <w:t xml:space="preserve">ים </w:t>
      </w:r>
      <w:r w:rsidRPr="00A06C7A">
        <w:rPr>
          <w:rFonts w:cs="Times New Roman"/>
          <w:rtl/>
        </w:rPr>
        <w:t xml:space="preserve">מדי" </w:t>
      </w:r>
      <w:r>
        <w:rPr>
          <w:rFonts w:cs="Times New Roman" w:hint="cs"/>
          <w:rtl/>
        </w:rPr>
        <w:t xml:space="preserve">או </w:t>
      </w:r>
      <w:r w:rsidRPr="00A06C7A">
        <w:rPr>
          <w:rFonts w:cs="Times New Roman"/>
          <w:rtl/>
        </w:rPr>
        <w:t>"שלילי</w:t>
      </w:r>
      <w:r>
        <w:rPr>
          <w:rFonts w:cs="Times New Roman" w:hint="cs"/>
          <w:rtl/>
        </w:rPr>
        <w:t>ים</w:t>
      </w:r>
      <w:r w:rsidRPr="00A06C7A">
        <w:rPr>
          <w:rFonts w:cs="Times New Roman"/>
          <w:rtl/>
        </w:rPr>
        <w:t>".</w:t>
      </w:r>
    </w:p>
    <w:p w14:paraId="77CC5015" w14:textId="77777777" w:rsidR="00FB18D6" w:rsidRDefault="00FB18D6" w:rsidP="00FB18D6">
      <w:pPr>
        <w:rPr>
          <w:rtl/>
        </w:rPr>
      </w:pPr>
      <w:r w:rsidRPr="00A06C7A">
        <w:rPr>
          <w:rFonts w:cs="Times New Roman"/>
          <w:rtl/>
        </w:rPr>
        <w:t>כך אפשר פשוט לא להתייחס לאנליזה מדעית.</w:t>
      </w:r>
    </w:p>
    <w:p w14:paraId="08657BF0" w14:textId="7E7C6082" w:rsidR="004312C4" w:rsidRDefault="00B336C0" w:rsidP="00B336C0">
      <w:pPr>
        <w:pStyle w:val="Heading3"/>
        <w:rPr>
          <w:rtl/>
        </w:rPr>
      </w:pPr>
      <w:r>
        <w:rPr>
          <w:rFonts w:hint="cs"/>
          <w:rtl/>
        </w:rPr>
        <w:t>כמיה</w:t>
      </w:r>
    </w:p>
    <w:p w14:paraId="74644EE9" w14:textId="77777777" w:rsidR="00B336C0" w:rsidRDefault="00B336C0" w:rsidP="00B336C0">
      <w:pPr>
        <w:rPr>
          <w:rtl/>
        </w:rPr>
      </w:pPr>
      <w:r>
        <w:rPr>
          <w:rFonts w:hint="cs"/>
          <w:rtl/>
        </w:rPr>
        <w:t>[[</w:t>
      </w:r>
    </w:p>
    <w:p w14:paraId="47342C2B" w14:textId="77777777" w:rsidR="00B336C0" w:rsidRPr="008E16EB" w:rsidRDefault="00B336C0" w:rsidP="00B336C0">
      <w:pPr>
        <w:rPr>
          <w:rtl/>
        </w:rPr>
      </w:pPr>
      <w:r w:rsidRPr="008E16EB">
        <w:rPr>
          <w:rFonts w:hint="cs"/>
          <w:rtl/>
        </w:rPr>
        <w:t xml:space="preserve">וזה מה שצריך בשביל לצייר כמו צייר אחר </w:t>
      </w:r>
      <w:r w:rsidRPr="008E16EB">
        <w:rPr>
          <w:rtl/>
        </w:rPr>
        <w:t>–</w:t>
      </w:r>
      <w:r w:rsidRPr="008E16EB">
        <w:rPr>
          <w:rFonts w:hint="cs"/>
          <w:rtl/>
        </w:rPr>
        <w:t xml:space="preserve"> ההנדסה נותנת לך את היכולת האנליטית להבין מה הוא ומי הוא. ואיך זה הוא יותר מכל אחד אחר. כי צייר מורח את עצמו על הקנווס. ואתה אוסף את זה </w:t>
      </w:r>
      <w:r w:rsidRPr="008E16EB">
        <w:rPr>
          <w:rtl/>
        </w:rPr>
        <w:t>–</w:t>
      </w:r>
      <w:r w:rsidRPr="008E16EB">
        <w:rPr>
          <w:rFonts w:hint="cs"/>
          <w:rtl/>
        </w:rPr>
        <w:t xml:space="preserve"> אלו השפתיים, אתה לא מבין איזה חקר אני עושה. כי אם אתה רוצה להכניס ציור חדש של אמן מוכר. אמן שכולם למדו ויש עליו קטלוגים ומאות ספרים ואלפי מחקרים והתמונות שלו תלויות בכל המוזיאונים ונחקרו כבר </w:t>
      </w:r>
      <w:r>
        <w:rPr>
          <w:rFonts w:hint="cs"/>
          <w:rtl/>
        </w:rPr>
        <w:t>מא</w:t>
      </w:r>
      <w:r w:rsidRPr="008E16EB">
        <w:rPr>
          <w:rFonts w:hint="cs"/>
          <w:rtl/>
        </w:rPr>
        <w:t>ות שנים. איך תכניס ציור חדש?</w:t>
      </w:r>
    </w:p>
    <w:p w14:paraId="378F3A46" w14:textId="77777777" w:rsidR="00B336C0" w:rsidRPr="008E16EB" w:rsidRDefault="00B336C0" w:rsidP="00B336C0">
      <w:pPr>
        <w:rPr>
          <w:rtl/>
        </w:rPr>
      </w:pPr>
      <w:r w:rsidRPr="008E16EB">
        <w:rPr>
          <w:rFonts w:hint="cs"/>
          <w:rtl/>
        </w:rPr>
        <w:t>איך?</w:t>
      </w:r>
    </w:p>
    <w:p w14:paraId="0CBB624E" w14:textId="77777777" w:rsidR="00B336C0" w:rsidRPr="008E16EB" w:rsidRDefault="00B336C0" w:rsidP="00B336C0">
      <w:pPr>
        <w:rPr>
          <w:rtl/>
        </w:rPr>
      </w:pPr>
      <w:r w:rsidRPr="008E16EB">
        <w:rPr>
          <w:rFonts w:hint="cs"/>
          <w:rtl/>
        </w:rPr>
        <w:t>[</w:t>
      </w:r>
      <w:hyperlink r:id="rId21" w:history="1">
        <w:r w:rsidRPr="008E16EB">
          <w:rPr>
            <w:rStyle w:val="Hyperlink"/>
            <w:rFonts w:hint="cs"/>
            <w:rtl/>
          </w:rPr>
          <w:t>מתוך</w:t>
        </w:r>
      </w:hyperlink>
      <w:r w:rsidRPr="008E16EB">
        <w:rPr>
          <w:rFonts w:hint="cs"/>
          <w:rtl/>
        </w:rPr>
        <w:t xml:space="preserve"> </w:t>
      </w:r>
      <w:r w:rsidRPr="008E16EB">
        <w:rPr>
          <w:rtl/>
        </w:rPr>
        <w:t>–</w:t>
      </w:r>
      <w:r w:rsidRPr="008E16EB">
        <w:rPr>
          <w:rFonts w:hint="cs"/>
          <w:rtl/>
        </w:rPr>
        <w:t xml:space="preserve"> אי אפשר להוריד אבל יש לי את הטקסט]</w:t>
      </w:r>
    </w:p>
    <w:p w14:paraId="0BB6F9C5" w14:textId="77777777" w:rsidR="00B336C0" w:rsidRPr="008E16EB" w:rsidRDefault="00B336C0" w:rsidP="00B336C0">
      <w:pPr>
        <w:rPr>
          <w:rtl/>
        </w:rPr>
      </w:pPr>
      <w:r w:rsidRPr="008E16EB">
        <w:rPr>
          <w:rFonts w:hint="cs"/>
          <w:rtl/>
        </w:rPr>
        <w:t xml:space="preserve">אתה חייב ללמוד הכל על תקופת הנעורים שלו, או ימיו הראשונים בתור צייר לפני שהוא היה מוכר. למשל </w:t>
      </w:r>
      <w:r w:rsidRPr="008E16EB">
        <w:rPr>
          <w:rtl/>
        </w:rPr>
        <w:t>–</w:t>
      </w:r>
      <w:r w:rsidRPr="008E16EB">
        <w:rPr>
          <w:rFonts w:hint="cs"/>
          <w:rtl/>
        </w:rPr>
        <w:t xml:space="preserve"> יש לי משהו (הוא חייך בעונג מושלם ונשך שפתיו אבל לא הצליח להתגבר) למשל מצאתי צווארון. </w:t>
      </w:r>
    </w:p>
    <w:p w14:paraId="0598AD39" w14:textId="77777777" w:rsidR="00B336C0" w:rsidRPr="008E16EB" w:rsidRDefault="00B336C0" w:rsidP="00B336C0">
      <w:pPr>
        <w:rPr>
          <w:rtl/>
        </w:rPr>
      </w:pPr>
      <w:r w:rsidRPr="008E16EB">
        <w:rPr>
          <w:rFonts w:hint="cs"/>
          <w:rtl/>
        </w:rPr>
        <w:t>צווארון?</w:t>
      </w:r>
    </w:p>
    <w:p w14:paraId="4D3A0F17" w14:textId="77777777" w:rsidR="00B336C0" w:rsidRPr="008E16EB" w:rsidRDefault="00B336C0" w:rsidP="00B336C0">
      <w:pPr>
        <w:rPr>
          <w:rtl/>
        </w:rPr>
      </w:pPr>
      <w:r w:rsidRPr="008E16EB">
        <w:rPr>
          <w:rFonts w:hint="cs"/>
          <w:rtl/>
        </w:rPr>
        <w:t xml:space="preserve">כן, צווארון. שהיה אופנתי רק בשנים מסויימות שמתאימות לתקופה שהוא היה צעיר. זאת התגלית הכי עצומה שלי, כי מי שילך לנתח את הציור יגלה את כל זה, ואני חייב לטמון את המלכודות האלו שישמנו את הידע העלוב שלו. והצווארון הזה, זה מה שיוציא אותי מפה. </w:t>
      </w:r>
    </w:p>
    <w:p w14:paraId="4761C5B7" w14:textId="77777777" w:rsidR="00B336C0" w:rsidRPr="008E16EB" w:rsidRDefault="00B336C0" w:rsidP="00B336C0">
      <w:pPr>
        <w:rPr>
          <w:rtl/>
        </w:rPr>
      </w:pPr>
      <w:r w:rsidRPr="008E16EB">
        <w:rPr>
          <w:rFonts w:hint="cs"/>
          <w:rtl/>
        </w:rPr>
        <w:t>אז תצייר כבר את הצווארון!</w:t>
      </w:r>
    </w:p>
    <w:p w14:paraId="0CEAC797" w14:textId="77777777" w:rsidR="00B336C0" w:rsidRPr="008E16EB" w:rsidRDefault="00B336C0" w:rsidP="00B336C0">
      <w:pPr>
        <w:rPr>
          <w:rtl/>
        </w:rPr>
      </w:pPr>
      <w:r w:rsidRPr="008E16EB">
        <w:rPr>
          <w:rFonts w:hint="cs"/>
          <w:rtl/>
        </w:rPr>
        <w:lastRenderedPageBreak/>
        <w:t xml:space="preserve">אי אפשר, לא אי אפשר פה. נו, תצייר! נו, תיקח מכחול, תיקח צבעים! תיקח תצבע. צריך צבעים ישנים, צריך קנווס עתיק. זה אין פה, זה יקר. </w:t>
      </w:r>
    </w:p>
    <w:p w14:paraId="25F7919F" w14:textId="77777777" w:rsidR="00B336C0" w:rsidRPr="008E16EB" w:rsidRDefault="00B336C0" w:rsidP="00B336C0">
      <w:pPr>
        <w:rPr>
          <w:rtl/>
        </w:rPr>
      </w:pPr>
      <w:r w:rsidRPr="008E16EB">
        <w:rPr>
          <w:rFonts w:hint="cs"/>
          <w:rtl/>
        </w:rPr>
        <w:t>כך הוא הסביר איך הוא הולך לבצע שקר שייגרר אחר-כך עד סוף האנושות. ואיך אלכס, אם יעזור לו, יתרום לשקר.</w:t>
      </w:r>
    </w:p>
    <w:p w14:paraId="259A4938" w14:textId="77777777" w:rsidR="00B336C0" w:rsidRPr="008E16EB" w:rsidRDefault="00B336C0" w:rsidP="00B336C0">
      <w:pPr>
        <w:rPr>
          <w:rtl/>
        </w:rPr>
      </w:pPr>
      <w:r w:rsidRPr="008E16EB">
        <w:rPr>
          <w:rFonts w:hint="cs"/>
          <w:rtl/>
        </w:rPr>
        <w:t>זה עניין של כימיה הפיגמנטים. אחרי ה</w:t>
      </w:r>
      <w:r>
        <w:rPr>
          <w:rFonts w:hint="cs"/>
          <w:rtl/>
        </w:rPr>
        <w:t>ערך ה</w:t>
      </w:r>
      <w:r w:rsidRPr="008E16EB">
        <w:rPr>
          <w:rFonts w:hint="cs"/>
          <w:rtl/>
        </w:rPr>
        <w:t>אומנות</w:t>
      </w:r>
      <w:r>
        <w:rPr>
          <w:rFonts w:hint="cs"/>
          <w:rtl/>
        </w:rPr>
        <w:t>י והפרובננס</w:t>
      </w:r>
      <w:r w:rsidRPr="008E16EB">
        <w:rPr>
          <w:rFonts w:hint="cs"/>
          <w:rtl/>
        </w:rPr>
        <w:t xml:space="preserve"> זה הדבר הראשון שהם </w:t>
      </w:r>
      <w:r>
        <w:rPr>
          <w:rFonts w:hint="cs"/>
          <w:rtl/>
        </w:rPr>
        <w:t>בודק</w:t>
      </w:r>
      <w:r w:rsidRPr="008E16EB">
        <w:rPr>
          <w:rFonts w:hint="cs"/>
          <w:rtl/>
        </w:rPr>
        <w:t>ים.</w:t>
      </w:r>
    </w:p>
    <w:p w14:paraId="2AF7B59F" w14:textId="77777777" w:rsidR="00B336C0" w:rsidRPr="008E16EB" w:rsidRDefault="00B336C0" w:rsidP="00B336C0">
      <w:pPr>
        <w:rPr>
          <w:rtl/>
        </w:rPr>
      </w:pPr>
      <w:r w:rsidRPr="008E16EB">
        <w:rPr>
          <w:rFonts w:hint="cs"/>
          <w:rtl/>
        </w:rPr>
        <w:t>ואתה יכול לצייר ברמה הזאת?</w:t>
      </w:r>
    </w:p>
    <w:p w14:paraId="7BFF6B27" w14:textId="77777777" w:rsidR="00B336C0" w:rsidRPr="008E16EB" w:rsidRDefault="00B336C0" w:rsidP="00B336C0">
      <w:pPr>
        <w:rPr>
          <w:rtl/>
        </w:rPr>
      </w:pPr>
      <w:r w:rsidRPr="008E16EB">
        <w:rPr>
          <w:rFonts w:hint="cs"/>
          <w:rtl/>
        </w:rPr>
        <w:t>אני לא יוצר שום דבר חדש, אני מעתיק. אבל בשכל, בשכל. זה לא ציור שישנה את הדיעה של מישהו לגבי הצייר, אבל זה הציור שיגאל אותי! להעתיק אני יודע. להעתיק אני מתאמן כל יום.</w:t>
      </w:r>
    </w:p>
    <w:p w14:paraId="10BEA192" w14:textId="77777777" w:rsidR="00B336C0" w:rsidRPr="008E16EB" w:rsidRDefault="00B336C0" w:rsidP="00B336C0">
      <w:pPr>
        <w:rPr>
          <w:rtl/>
        </w:rPr>
      </w:pPr>
      <w:r w:rsidRPr="008E16EB">
        <w:rPr>
          <w:rFonts w:hint="cs"/>
          <w:rtl/>
        </w:rPr>
        <w:t xml:space="preserve">ואכן כל הדירה היתה מלאה בקנווסים של העתקים של יצירות אומנות מוכרות מהמאות ה-17 וה-18. בעיקר אומנים פלמים והולנדים וגו' אין לי מושג מה אני כותבת. או של חלקי ציורים – בד מוסלין בקפלים, תחרה / טפטה?? מכווצת, תחרה מתוחה על מעיל שחור, </w:t>
      </w:r>
      <w:r>
        <w:rPr>
          <w:rFonts w:hint="cs"/>
          <w:rtl/>
        </w:rPr>
        <w:t>אור מוחזר מכד ברונזה&amp;, מכד חרס, חושך סביב להבת הנר.</w:t>
      </w:r>
    </w:p>
    <w:p w14:paraId="7C490ED0" w14:textId="77777777" w:rsidR="00B336C0" w:rsidRPr="008E16EB" w:rsidRDefault="00B336C0" w:rsidP="00B336C0">
      <w:pPr>
        <w:rPr>
          <w:rtl/>
        </w:rPr>
      </w:pPr>
      <w:r w:rsidRPr="008E16EB">
        <w:rPr>
          <w:rFonts w:hint="cs"/>
          <w:rtl/>
        </w:rPr>
        <w:t xml:space="preserve">אבל פתאום הוא נכנס למצוקה, כי גילה להם את הסוד הגדול שלו, את כל נושא הצווארון, ומסתבר שהם לא היו הראשונים שלהם גילה. הוא היה כל-כך אובססיבי לגבי זה שלא היה מסוגל לחשוב על שום דבר אחר ולדבר על שום דבר אחר, ופתאום פחד שמישהו יגנוב לו את הרעיון. כי לצייר כל אחד יכול (כך הוא אמר אם כי לצייר ברמה שלו </w:t>
      </w:r>
      <w:r>
        <w:rPr>
          <w:rFonts w:hint="cs"/>
          <w:rtl/>
        </w:rPr>
        <w:t>לא רב</w:t>
      </w:r>
      <w:r w:rsidRPr="008E16EB">
        <w:rPr>
          <w:rFonts w:hint="cs"/>
          <w:rtl/>
        </w:rPr>
        <w:t xml:space="preserve">ים היו יכולים) אבל להביא רעיון לציור חדש של </w:t>
      </w:r>
      <w:r w:rsidRPr="00855918">
        <w:rPr>
          <w:rFonts w:cs="Times New Roman"/>
          <w:rtl/>
        </w:rPr>
        <w:t>מייסטרים דגולים</w:t>
      </w:r>
      <w:r w:rsidRPr="008E16EB">
        <w:rPr>
          <w:rFonts w:hint="cs"/>
          <w:rtl/>
        </w:rPr>
        <w:t xml:space="preserve"> </w:t>
      </w:r>
      <w:r w:rsidRPr="008E16EB">
        <w:rPr>
          <w:rtl/>
        </w:rPr>
        <w:t>–</w:t>
      </w:r>
      <w:r w:rsidRPr="008E16EB">
        <w:rPr>
          <w:rFonts w:hint="cs"/>
          <w:rtl/>
        </w:rPr>
        <w:t xml:space="preserve"> לכך רק מתי-מעט היו מסוגלים.</w:t>
      </w:r>
    </w:p>
    <w:p w14:paraId="19CA4B49" w14:textId="77777777" w:rsidR="00B336C0" w:rsidRPr="008E16EB" w:rsidRDefault="00B336C0" w:rsidP="00B336C0">
      <w:pPr>
        <w:rPr>
          <w:rtl/>
        </w:rPr>
      </w:pPr>
      <w:r w:rsidRPr="008E16EB">
        <w:rPr>
          <w:rFonts w:hint="cs"/>
          <w:rtl/>
        </w:rPr>
        <w:t>שמת לב שאף פעם לא מתגלה ציור חדש של ברויגל?</w:t>
      </w:r>
      <w:r>
        <w:rPr>
          <w:rFonts w:hint="cs"/>
          <w:rtl/>
        </w:rPr>
        <w:t xml:space="preserve"> [לבדוק]</w:t>
      </w:r>
      <w:r w:rsidRPr="008E16EB">
        <w:rPr>
          <w:rFonts w:hint="cs"/>
          <w:rtl/>
        </w:rPr>
        <w:t xml:space="preserve"> כי בשביל לצייר ציור חדש שלו, זה יותר מדי עבודה ופחות מדי הכנסה. לעומת פורטרט של איש יחיד שמסתכל עליך במבט מצועף. אין כמו מבט מצועף או מבט חודרני. </w:t>
      </w:r>
      <w:r>
        <w:rPr>
          <w:rFonts w:hint="cs"/>
          <w:rtl/>
        </w:rPr>
        <w:t xml:space="preserve">או מעורסל (זה מה שארקדי תרגם, לנו אין אחריות על כך). או --. הכי טוב --. אין יותר טוב מזה. </w:t>
      </w:r>
      <w:r w:rsidRPr="008E16EB">
        <w:rPr>
          <w:rFonts w:hint="cs"/>
          <w:rtl/>
        </w:rPr>
        <w:t>אני מעתיק מבטים, מעתיק מציורים אחרים, מעתיק מהחיים עצמם. אני רוצה להעתיק את העיניים שלך.</w:t>
      </w:r>
    </w:p>
    <w:p w14:paraId="00B6DD9B" w14:textId="77777777" w:rsidR="00B336C0" w:rsidRPr="008E16EB" w:rsidRDefault="00B336C0" w:rsidP="00B336C0">
      <w:pPr>
        <w:rPr>
          <w:rtl/>
        </w:rPr>
      </w:pPr>
      <w:r w:rsidRPr="008E16EB">
        <w:rPr>
          <w:rFonts w:hint="cs"/>
          <w:rtl/>
        </w:rPr>
        <w:t xml:space="preserve">האב היה נרפה ובכל זאת היה האדם הנלהב או האנרגטי ביותר ושופע הרעיונות ביותר בחבורה שהקים. היו שם עוד שני גברים, צעירים ממנו ומפוקפקים לא פחות, שהוא הטיל עליהם את כל מלאכת הגניבה והשוד. הוא היה זקוק לפיגמנטים, לבדים, ולספרי אומנות שמהם העתיק ללא לאות. לפי שמות הספרים, אלכס הצליח להבין ללא בעיה באיזה אומנים מדובר. והצווארון המדובר </w:t>
      </w:r>
      <w:r w:rsidRPr="008E16EB">
        <w:rPr>
          <w:rtl/>
        </w:rPr>
        <w:t>–</w:t>
      </w:r>
      <w:r w:rsidRPr="008E16EB">
        <w:rPr>
          <w:rFonts w:hint="cs"/>
          <w:rtl/>
        </w:rPr>
        <w:t xml:space="preserve"> מתחרה לבנה שפרוש על כתפי המעיל השחור אשר לובש האדם בפורטרייט, אותו צווארון הוא העתיק עשרות פעמים. בעיפרון, בפחם, במכחול, מזיות שונות וכשהאדם מביט בכל מני זויות.</w:t>
      </w:r>
    </w:p>
    <w:p w14:paraId="02602BA0" w14:textId="77777777" w:rsidR="00B336C0" w:rsidRPr="008E16EB" w:rsidRDefault="00B336C0" w:rsidP="00B336C0">
      <w:pPr>
        <w:rPr>
          <w:rtl/>
        </w:rPr>
      </w:pPr>
      <w:r w:rsidRPr="008E16EB">
        <w:rPr>
          <w:rFonts w:hint="cs"/>
          <w:rtl/>
        </w:rPr>
        <w:t>"מה נראה לך הכי טוב?"</w:t>
      </w:r>
    </w:p>
    <w:p w14:paraId="3E7641F6" w14:textId="77777777" w:rsidR="00B336C0" w:rsidRPr="008E16EB" w:rsidRDefault="00B336C0" w:rsidP="00B336C0">
      <w:pPr>
        <w:rPr>
          <w:rtl/>
        </w:rPr>
      </w:pPr>
      <w:r w:rsidRPr="008E16EB">
        <w:rPr>
          <w:rFonts w:hint="cs"/>
          <w:rtl/>
        </w:rPr>
        <w:t xml:space="preserve">אלכס ידע שהוא שובר עכשו משהו שהיה שלם עד כה בידע האנושי. </w:t>
      </w:r>
    </w:p>
    <w:p w14:paraId="59CD5F7B" w14:textId="77777777" w:rsidR="00B336C0" w:rsidRPr="008E16EB" w:rsidRDefault="00B336C0" w:rsidP="00B336C0">
      <w:pPr>
        <w:rPr>
          <w:rtl/>
        </w:rPr>
      </w:pPr>
      <w:r w:rsidRPr="008E16EB">
        <w:rPr>
          <w:rFonts w:hint="cs"/>
          <w:rtl/>
        </w:rPr>
        <w:t xml:space="preserve">"הוא לא צייר את התחרה אלא את המעיל השחור שמציץ מבעד לתחרה. ומי שיגלה </w:t>
      </w:r>
      <w:r>
        <w:rPr>
          <w:rFonts w:hint="cs"/>
          <w:rtl/>
        </w:rPr>
        <w:t>שזה כך גם בזיוף שלי</w:t>
      </w:r>
      <w:r w:rsidRPr="008E16EB">
        <w:rPr>
          <w:rFonts w:hint="cs"/>
          <w:rtl/>
        </w:rPr>
        <w:t xml:space="preserve"> </w:t>
      </w:r>
      <w:r w:rsidRPr="008E16EB">
        <w:rPr>
          <w:rtl/>
        </w:rPr>
        <w:t>–</w:t>
      </w:r>
      <w:r w:rsidRPr="008E16EB">
        <w:rPr>
          <w:rFonts w:hint="cs"/>
          <w:rtl/>
        </w:rPr>
        <w:t xml:space="preserve"> הוא </w:t>
      </w:r>
      <w:r w:rsidRPr="00C04136">
        <w:rPr>
          <w:rFonts w:hint="cs"/>
          <w:i/>
          <w:iCs/>
          <w:rtl/>
        </w:rPr>
        <w:t>ירצה</w:t>
      </w:r>
      <w:r w:rsidRPr="008E16EB">
        <w:rPr>
          <w:rFonts w:hint="cs"/>
          <w:rtl/>
        </w:rPr>
        <w:t xml:space="preserve"> שזה יהיה </w:t>
      </w:r>
      <w:r>
        <w:rPr>
          <w:rFonts w:hint="cs"/>
          <w:rtl/>
        </w:rPr>
        <w:t>ציור אותנטי</w:t>
      </w:r>
      <w:r w:rsidRPr="008E16EB">
        <w:rPr>
          <w:rFonts w:hint="cs"/>
          <w:rtl/>
        </w:rPr>
        <w:t xml:space="preserve">. זה ההבדל. הוא ירצה&amp; / יערוג&amp; שזה יהיה נכון. בגלל זה </w:t>
      </w:r>
      <w:r>
        <w:rPr>
          <w:rFonts w:hint="cs"/>
          <w:rtl/>
        </w:rPr>
        <w:t xml:space="preserve">לא רק קשה לזייף אלא גם </w:t>
      </w:r>
      <w:r w:rsidRPr="008E16EB">
        <w:rPr>
          <w:rFonts w:hint="cs"/>
          <w:rtl/>
        </w:rPr>
        <w:t>כל-כך קל</w:t>
      </w:r>
      <w:r>
        <w:rPr>
          <w:rFonts w:hint="cs"/>
          <w:rtl/>
        </w:rPr>
        <w:t xml:space="preserve"> לזייף</w:t>
      </w:r>
      <w:r w:rsidRPr="008E16EB">
        <w:rPr>
          <w:rFonts w:hint="cs"/>
          <w:rtl/>
        </w:rPr>
        <w:t>. ה</w:t>
      </w:r>
      <w:r>
        <w:rPr>
          <w:rFonts w:hint="cs"/>
          <w:rtl/>
        </w:rPr>
        <w:t>מומחה כמובן</w:t>
      </w:r>
      <w:r w:rsidRPr="008E16EB">
        <w:rPr>
          <w:rFonts w:hint="cs"/>
          <w:rtl/>
        </w:rPr>
        <w:t xml:space="preserve"> לא יאמין </w:t>
      </w:r>
      <w:r>
        <w:rPr>
          <w:rFonts w:hint="cs"/>
          <w:rtl/>
        </w:rPr>
        <w:t xml:space="preserve">בהתחלה </w:t>
      </w:r>
      <w:r w:rsidRPr="008E16EB">
        <w:rPr>
          <w:rFonts w:hint="cs"/>
          <w:rtl/>
        </w:rPr>
        <w:t>אבל ברגע שזה יתפוס אותו זה יהיה כמו מכה חשמלית. ויותר לא תוכל לשכנע אותו אחרת.</w:t>
      </w:r>
    </w:p>
    <w:p w14:paraId="36D4CC7F" w14:textId="77777777" w:rsidR="00B336C0" w:rsidRPr="008E16EB" w:rsidRDefault="00B336C0" w:rsidP="00B336C0">
      <w:pPr>
        <w:rPr>
          <w:rtl/>
        </w:rPr>
      </w:pPr>
      <w:r w:rsidRPr="008E16EB">
        <w:rPr>
          <w:rFonts w:hint="cs"/>
          <w:rtl/>
        </w:rPr>
        <w:t>כל אלה ש</w:t>
      </w:r>
      <w:r w:rsidRPr="008E16EB">
        <w:t xml:space="preserve">congratulate themselves on their “extraordinarily acute visual sense” </w:t>
      </w:r>
      <w:r w:rsidRPr="008E16EB">
        <w:rPr>
          <w:rFonts w:hint="cs"/>
          <w:rtl/>
        </w:rPr>
        <w:t xml:space="preserve"> שבזכותו הם יודעים להעריך תמונות, שבזכותו הם זוכרים מחווה או תנות-גוף או מבע-פנים בציור שראו לפני שנים, אותם אני מנסה ל</w:t>
      </w:r>
      <w:r>
        <w:rPr>
          <w:rFonts w:hint="cs"/>
          <w:rtl/>
        </w:rPr>
        <w:t>הפיל במלכודת שלי</w:t>
      </w:r>
      <w:r w:rsidRPr="008E16EB">
        <w:rPr>
          <w:rFonts w:hint="cs"/>
          <w:rtl/>
        </w:rPr>
        <w:t>. לא את האנשים הפשוטים. אתה מבין??"</w:t>
      </w:r>
    </w:p>
    <w:p w14:paraId="1CB603AC" w14:textId="77777777" w:rsidR="00B336C0" w:rsidRPr="008E16EB" w:rsidRDefault="00B336C0" w:rsidP="00B336C0">
      <w:pPr>
        <w:bidi w:val="0"/>
        <w:rPr>
          <w:rtl/>
        </w:rPr>
      </w:pPr>
      <w:r w:rsidRPr="008E16EB">
        <w:t xml:space="preserve">some of the earlier Jan Sixes had an extraordinarily acute visual sense, which guided them as they amassed their collection. “This Jan Six has it, too,” he said. “It’s an exceptional talent to see </w:t>
      </w:r>
      <w:r w:rsidRPr="008E16EB">
        <w:lastRenderedPageBreak/>
        <w:t>through a painting, to remember a gesture from another painting he saw years earlier, an unbelievable memory for small details.”</w:t>
      </w:r>
    </w:p>
    <w:p w14:paraId="0DB7A7AB" w14:textId="77777777" w:rsidR="00B336C0" w:rsidRPr="008E16EB" w:rsidRDefault="00B336C0" w:rsidP="00B336C0">
      <w:pPr>
        <w:rPr>
          <w:rtl/>
        </w:rPr>
      </w:pPr>
    </w:p>
    <w:p w14:paraId="59A7F7DA" w14:textId="77777777" w:rsidR="00B336C0" w:rsidRPr="008E16EB" w:rsidRDefault="00B336C0" w:rsidP="00B336C0">
      <w:r w:rsidRPr="008E16EB">
        <w:rPr>
          <w:rFonts w:hint="cs"/>
          <w:rtl/>
        </w:rPr>
        <w:t xml:space="preserve">מתוך סרט דוקומנטרי של נטפליקס </w:t>
      </w:r>
      <w:r w:rsidRPr="008E16EB">
        <w:rPr>
          <w:rtl/>
        </w:rPr>
        <w:t>–</w:t>
      </w:r>
      <w:r w:rsidRPr="008E16EB">
        <w:rPr>
          <w:rFonts w:hint="cs"/>
          <w:rtl/>
        </w:rPr>
        <w:t xml:space="preserve"> </w:t>
      </w:r>
      <w:r w:rsidRPr="008E16EB">
        <w:t>Made You Look – A True Story About Fake Art</w:t>
      </w:r>
    </w:p>
    <w:p w14:paraId="1BDC50E5" w14:textId="77777777" w:rsidR="00B336C0" w:rsidRPr="008E16EB" w:rsidRDefault="00B336C0" w:rsidP="00B336C0">
      <w:r w:rsidRPr="008E16EB">
        <w:t>Provenance – History of ownership</w:t>
      </w:r>
    </w:p>
    <w:p w14:paraId="6E182DD7" w14:textId="77777777" w:rsidR="00B336C0" w:rsidRPr="008E16EB" w:rsidRDefault="00B336C0" w:rsidP="00B336C0">
      <w:pPr>
        <w:rPr>
          <w:rtl/>
        </w:rPr>
      </w:pPr>
      <w:r w:rsidRPr="008E16EB">
        <w:t xml:space="preserve">Catalogue raisonnés </w:t>
      </w:r>
      <w:r w:rsidRPr="008E16EB">
        <w:rPr>
          <w:rFonts w:hint="cs"/>
          <w:rtl/>
        </w:rPr>
        <w:t xml:space="preserve"> - הקטלוג של כל יצירות האומן, ה"תנ"ך".</w:t>
      </w:r>
    </w:p>
    <w:p w14:paraId="30A38A57" w14:textId="77777777" w:rsidR="00B336C0" w:rsidRPr="008E16EB" w:rsidRDefault="00B336C0" w:rsidP="00B336C0">
      <w:pPr>
        <w:rPr>
          <w:rtl/>
        </w:rPr>
      </w:pPr>
      <w:hyperlink r:id="rId22" w:history="1">
        <w:r w:rsidRPr="008E16EB">
          <w:rPr>
            <w:rStyle w:val="Hyperlink"/>
          </w:rPr>
          <w:t>IFAR</w:t>
        </w:r>
      </w:hyperlink>
      <w:r w:rsidRPr="008E16EB">
        <w:t xml:space="preserve"> – International Foundation for Art Research</w:t>
      </w:r>
    </w:p>
    <w:p w14:paraId="0CFF018D" w14:textId="77777777" w:rsidR="00B336C0" w:rsidRPr="008E16EB" w:rsidRDefault="00B336C0" w:rsidP="00B336C0">
      <w:r w:rsidRPr="008E16EB">
        <w:t>A nonprofit education and research organization dedicated to integrity in the visual arts.</w:t>
      </w:r>
    </w:p>
    <w:p w14:paraId="2DEB3ED0" w14:textId="77777777" w:rsidR="00B336C0" w:rsidRPr="008E16EB" w:rsidRDefault="00B336C0" w:rsidP="00B336C0">
      <w:pPr>
        <w:rPr>
          <w:rtl/>
        </w:rPr>
      </w:pPr>
    </w:p>
    <w:p w14:paraId="34D57B11" w14:textId="77777777" w:rsidR="00B336C0" w:rsidRPr="008E16EB" w:rsidRDefault="00B336C0" w:rsidP="00B336C0">
      <w:pPr>
        <w:rPr>
          <w:rtl/>
        </w:rPr>
      </w:pPr>
      <w:r w:rsidRPr="008E16EB">
        <w:rPr>
          <w:rFonts w:hint="cs"/>
          <w:rtl/>
        </w:rPr>
        <w:t xml:space="preserve">האקספרסיוניסטים האבסטרקטים, </w:t>
      </w:r>
      <w:r w:rsidRPr="008E16EB">
        <w:t>Abstract expressionists</w:t>
      </w:r>
      <w:r w:rsidRPr="008E16EB">
        <w:rPr>
          <w:rFonts w:hint="cs"/>
          <w:rtl/>
        </w:rPr>
        <w:t xml:space="preserve">:  </w:t>
      </w:r>
    </w:p>
    <w:p w14:paraId="7CDF1C48" w14:textId="77777777" w:rsidR="00B336C0" w:rsidRPr="008E16EB" w:rsidRDefault="00B336C0" w:rsidP="00B336C0">
      <w:pPr>
        <w:bidi w:val="0"/>
        <w:rPr>
          <w:rtl/>
        </w:rPr>
      </w:pPr>
      <w:r w:rsidRPr="008E16EB">
        <w:t>Mark Rothko, Jackson Pollock</w:t>
      </w:r>
      <w:r w:rsidRPr="008E16EB">
        <w:rPr>
          <w:rFonts w:hint="cs"/>
          <w:rtl/>
        </w:rPr>
        <w:t>,</w:t>
      </w:r>
      <w:r w:rsidRPr="008E16EB">
        <w:t xml:space="preserve"> Barnett Newman, Lee Krasner, Robert Motherwell, William de Kooning</w:t>
      </w:r>
    </w:p>
    <w:p w14:paraId="164CDF95" w14:textId="77777777" w:rsidR="00B336C0" w:rsidRPr="008E16EB" w:rsidRDefault="00B336C0" w:rsidP="00B336C0">
      <w:pPr>
        <w:rPr>
          <w:rtl/>
        </w:rPr>
      </w:pPr>
      <w:r w:rsidRPr="008E16EB">
        <w:rPr>
          <w:rtl/>
        </w:rPr>
        <w:t>–</w:t>
      </w:r>
      <w:r w:rsidRPr="008E16EB">
        <w:rPr>
          <w:rFonts w:hint="cs"/>
          <w:rtl/>
        </w:rPr>
        <w:t xml:space="preserve"> כמה קשה לזייף אותם נראה לך? </w:t>
      </w:r>
    </w:p>
    <w:p w14:paraId="1E2A207C" w14:textId="77777777" w:rsidR="00B336C0" w:rsidRPr="008E16EB" w:rsidRDefault="00B336C0" w:rsidP="00B336C0">
      <w:pPr>
        <w:rPr>
          <w:rtl/>
        </w:rPr>
      </w:pPr>
      <w:r w:rsidRPr="008E16EB">
        <w:rPr>
          <w:rFonts w:hint="cs"/>
          <w:rtl/>
        </w:rPr>
        <w:t>התשובה היא שקל, קל ממש. צריך רק ללמוד את החתימה ואיפה לשים אותה.</w:t>
      </w:r>
    </w:p>
    <w:p w14:paraId="512D0837" w14:textId="77777777" w:rsidR="00B336C0" w:rsidRPr="008E16EB" w:rsidRDefault="00B336C0" w:rsidP="00B336C0">
      <w:pPr>
        <w:rPr>
          <w:rtl/>
        </w:rPr>
      </w:pPr>
      <w:r w:rsidRPr="008E16EB">
        <w:rPr>
          <w:rFonts w:hint="cs"/>
          <w:rtl/>
        </w:rPr>
        <w:t xml:space="preserve">כי מה יש בציורים שלהם שאין בציורים אחרים? רות'קו מצייר ריבועים מטושטשים, אחד מעל השני. פולוק </w:t>
      </w:r>
      <w:r w:rsidRPr="008E16EB">
        <w:rPr>
          <w:rtl/>
        </w:rPr>
        <w:t>–</w:t>
      </w:r>
      <w:r w:rsidRPr="008E16EB">
        <w:rPr>
          <w:rFonts w:hint="cs"/>
          <w:rtl/>
        </w:rPr>
        <w:t xml:space="preserve"> ניטופים של צבע. אפשר היה להחליט שזה לא שווה כלום, אבל היו </w:t>
      </w:r>
      <w:r>
        <w:rPr>
          <w:rFonts w:hint="cs"/>
          <w:rtl/>
        </w:rPr>
        <w:t>החכמים באוניברסיטאות</w:t>
      </w:r>
      <w:r w:rsidRPr="008E16EB">
        <w:rPr>
          <w:rFonts w:hint="cs"/>
          <w:rtl/>
        </w:rPr>
        <w:t xml:space="preserve"> שהחליטו שזה דווקא כן משהו. אז לוקחים קנווס עם ניטופים ואומרים שהוא שווה מליונים. למה לא הניטופים שלי? כי זה לא הניטופים עצמם או המיקום שלהם או שום דבר שקשור אליהם </w:t>
      </w:r>
      <w:r>
        <w:rPr>
          <w:rFonts w:hint="cs"/>
          <w:rtl/>
        </w:rPr>
        <w:t xml:space="preserve">אלא רק </w:t>
      </w:r>
      <w:r w:rsidRPr="008E16EB">
        <w:rPr>
          <w:rFonts w:hint="cs"/>
          <w:rtl/>
        </w:rPr>
        <w:t xml:space="preserve">מי שניטף אותם. וגו' </w:t>
      </w:r>
      <w:r>
        <w:rPr>
          <w:rFonts w:hint="cs"/>
          <w:rtl/>
        </w:rPr>
        <w:t xml:space="preserve">אחרי ציור הניטופים הראשון (נניח שהוא היה חדשני) מה יחדש או ירגש השני? העשירי? זה רק עוד ועוד מוזיאונים שרוצים גם הם מאותו דבר, ואחר כך </w:t>
      </w:r>
      <w:r>
        <w:rPr>
          <w:rtl/>
        </w:rPr>
        <w:t>–</w:t>
      </w:r>
      <w:r>
        <w:rPr>
          <w:rFonts w:hint="cs"/>
          <w:rtl/>
        </w:rPr>
        <w:t xml:space="preserve"> עוד עשירים, שחייבים שיהיה להם מה שתלוי במוזיאון. אין אמירה מיוחדת בניטוף עצמו אלא בידיעה של המותג. והם מקבלים משהו שאין שום הבדל בינו לבין המותג המקורי, הם מקבלים את מה שהם רצו. למי מפריע אם איזה ברנש עלוב הצליח להשתכר כמה גרושים בינתיים?</w:t>
      </w:r>
    </w:p>
    <w:p w14:paraId="47A117A6" w14:textId="77777777" w:rsidR="00B336C0" w:rsidRPr="008E16EB" w:rsidRDefault="00B336C0" w:rsidP="00B336C0">
      <w:r w:rsidRPr="008E16EB">
        <w:rPr>
          <w:rFonts w:hint="cs"/>
          <w:rtl/>
        </w:rPr>
        <w:t xml:space="preserve">אבל זה לא מספיק לזייף, זה רק הצעד הראשון. עכשו צריך לדעת למי למכור </w:t>
      </w:r>
      <w:r>
        <w:rPr>
          <w:rFonts w:hint="cs"/>
          <w:rtl/>
        </w:rPr>
        <w:t xml:space="preserve">(כלומר לאיזה סוחר אומנות) </w:t>
      </w:r>
      <w:r w:rsidRPr="008E16EB">
        <w:rPr>
          <w:rFonts w:hint="cs"/>
          <w:rtl/>
        </w:rPr>
        <w:t xml:space="preserve">ואיך. למצוא את האדם שזקוק לתגלית כזאת בקריירה שלו. וכולם רוצים שהם יהיו אמיתיים </w:t>
      </w:r>
      <w:r w:rsidRPr="008E16EB">
        <w:rPr>
          <w:rtl/>
        </w:rPr>
        <w:t>–</w:t>
      </w:r>
      <w:r w:rsidRPr="008E16EB">
        <w:rPr>
          <w:rFonts w:hint="cs"/>
          <w:rtl/>
        </w:rPr>
        <w:t xml:space="preserve"> זה טוב לכולם אם הם אמיתיים, למזייפים כמובן אבל גם ל</w:t>
      </w:r>
      <w:r w:rsidRPr="008E16EB">
        <w:t>art dealers</w:t>
      </w:r>
      <w:r w:rsidRPr="008E16EB">
        <w:rPr>
          <w:rFonts w:hint="cs"/>
          <w:rtl/>
        </w:rPr>
        <w:t xml:space="preserve"> ולכל עולם האומנות וזה גם סיפור טוב שכולם רוצים לקרוא ולחשוב </w:t>
      </w:r>
      <w:r w:rsidRPr="008E16EB">
        <w:rPr>
          <w:rtl/>
        </w:rPr>
        <w:t>–</w:t>
      </w:r>
      <w:r w:rsidRPr="008E16EB">
        <w:rPr>
          <w:rFonts w:hint="cs"/>
          <w:rtl/>
        </w:rPr>
        <w:t xml:space="preserve"> אולי איזה דוד שלי לו הי</w:t>
      </w:r>
      <w:r>
        <w:rPr>
          <w:rFonts w:hint="cs"/>
          <w:rtl/>
        </w:rPr>
        <w:t>ה</w:t>
      </w:r>
      <w:r w:rsidRPr="008E16EB">
        <w:rPr>
          <w:rFonts w:hint="cs"/>
          <w:rtl/>
        </w:rPr>
        <w:t xml:space="preserve"> </w:t>
      </w:r>
      <w:r>
        <w:rPr>
          <w:rFonts w:hint="cs"/>
          <w:rtl/>
        </w:rPr>
        <w:t xml:space="preserve">קונה </w:t>
      </w:r>
      <w:r w:rsidRPr="008E16EB">
        <w:rPr>
          <w:rFonts w:hint="cs"/>
          <w:rtl/>
        </w:rPr>
        <w:t xml:space="preserve">את הציורים האלו בפרוטות, </w:t>
      </w:r>
      <w:r w:rsidRPr="00540C1D">
        <w:rPr>
          <w:rFonts w:cs="Times New Roman"/>
          <w:rtl/>
        </w:rPr>
        <w:t>בשנות ה-50</w:t>
      </w:r>
      <w:r>
        <w:rPr>
          <w:rFonts w:cs="Times New Roman" w:hint="cs"/>
          <w:rtl/>
        </w:rPr>
        <w:t xml:space="preserve">, והייתי מוצא אותם </w:t>
      </w:r>
      <w:r w:rsidRPr="008E16EB">
        <w:rPr>
          <w:rFonts w:hint="cs"/>
          <w:rtl/>
        </w:rPr>
        <w:t>כשהייתי מ</w:t>
      </w:r>
      <w:r>
        <w:rPr>
          <w:rFonts w:hint="cs"/>
          <w:rtl/>
        </w:rPr>
        <w:t>פנה</w:t>
      </w:r>
      <w:r w:rsidRPr="008E16EB">
        <w:rPr>
          <w:rFonts w:hint="cs"/>
          <w:rtl/>
        </w:rPr>
        <w:t xml:space="preserve"> את הבית שלו לאחר מותו.... להתעשר מכלום. כי הזיוף אם הוא מושלם, אסור לו להוסיף כלום</w:t>
      </w:r>
      <w:r>
        <w:rPr>
          <w:rFonts w:hint="cs"/>
          <w:rtl/>
        </w:rPr>
        <w:t xml:space="preserve"> לידע ולהבנה של הצייר</w:t>
      </w:r>
      <w:r w:rsidRPr="008E16EB">
        <w:rPr>
          <w:rFonts w:hint="cs"/>
          <w:rtl/>
        </w:rPr>
        <w:t xml:space="preserve">. אבל אתה יודע משהו? אם הוא [יותר ממושלם </w:t>
      </w:r>
      <w:r w:rsidRPr="008E16EB">
        <w:rPr>
          <w:rtl/>
        </w:rPr>
        <w:t>–</w:t>
      </w:r>
      <w:r w:rsidRPr="008E16EB">
        <w:rPr>
          <w:rFonts w:hint="cs"/>
          <w:rtl/>
        </w:rPr>
        <w:t xml:space="preserve"> מבריק&amp;] הוא מוסיף המון. אבל זה הדבר הכי מסוכן. כי אתה נותן שנים מהחיים לזיוף הזה ובסוף אם זה מתגלה כזיוף נתת שנים מחייך לפח. ולא רק זה </w:t>
      </w:r>
      <w:r w:rsidRPr="008E16EB">
        <w:rPr>
          <w:rtl/>
        </w:rPr>
        <w:t>–</w:t>
      </w:r>
      <w:r w:rsidRPr="008E16EB">
        <w:rPr>
          <w:rFonts w:hint="cs"/>
          <w:rtl/>
        </w:rPr>
        <w:t xml:space="preserve"> לא תוכל לעבוד כזייפן של יצירות מהשורה הראשו</w:t>
      </w:r>
      <w:r>
        <w:rPr>
          <w:rFonts w:hint="cs"/>
          <w:rtl/>
        </w:rPr>
        <w:t>נ</w:t>
      </w:r>
      <w:r w:rsidRPr="008E16EB">
        <w:rPr>
          <w:rFonts w:hint="cs"/>
          <w:rtl/>
        </w:rPr>
        <w:t>ה יותר לעולם</w:t>
      </w:r>
      <w:r>
        <w:rPr>
          <w:rFonts w:hint="cs"/>
          <w:rtl/>
        </w:rPr>
        <w:t xml:space="preserve"> באותה מדינה</w:t>
      </w:r>
      <w:r w:rsidRPr="008E16EB">
        <w:rPr>
          <w:rFonts w:hint="cs"/>
          <w:rtl/>
        </w:rPr>
        <w:t>. (אם תופסים אותך באירופה, עדיין יש את כל עולם האומנות האמריקאי לרמות.)</w:t>
      </w:r>
    </w:p>
    <w:p w14:paraId="0A1503D7" w14:textId="77777777" w:rsidR="00B336C0" w:rsidRPr="008E16EB" w:rsidRDefault="00B336C0" w:rsidP="00B336C0">
      <w:pPr>
        <w:rPr>
          <w:rtl/>
        </w:rPr>
      </w:pPr>
    </w:p>
    <w:p w14:paraId="6340FBFC" w14:textId="77777777" w:rsidR="00B336C0" w:rsidRPr="008E16EB" w:rsidRDefault="00B336C0" w:rsidP="00B336C0">
      <w:pPr>
        <w:rPr>
          <w:rtl/>
        </w:rPr>
      </w:pPr>
      <w:r w:rsidRPr="008E16EB">
        <w:rPr>
          <w:rtl/>
        </w:rPr>
        <w:t xml:space="preserve">אתה יודע, הזייפנים הסינים שהציפו את השוק, שמעתיקים אבל בלי ידע, בלי שכל, בלי מחשבה. כי גם להעתיק צריך לדעת, וגם את הניטופים והנתזים של ג'קסון פולוק. נניח הם משתמשים בפיגמנטים שלא היו קיימים בתקופת חייו. מי שנורא רוצה להאמין – תבין זה כמות מטורפת של כסף קל. </w:t>
      </w:r>
      <w:r w:rsidRPr="008E16EB">
        <w:rPr>
          <w:rFonts w:hint="cs"/>
          <w:rtl/>
        </w:rPr>
        <w:t xml:space="preserve">אין פה עלויות פיתוח או ייצור: </w:t>
      </w:r>
      <w:r w:rsidRPr="008E16EB">
        <w:rPr>
          <w:rtl/>
        </w:rPr>
        <w:t xml:space="preserve">זה לא לבנות בניין, זה לא להקים </w:t>
      </w:r>
      <w:r w:rsidRPr="008E16EB">
        <w:rPr>
          <w:rFonts w:hint="cs"/>
          <w:rtl/>
        </w:rPr>
        <w:t>בית חרושת</w:t>
      </w:r>
      <w:r w:rsidRPr="008E16EB">
        <w:rPr>
          <w:rtl/>
        </w:rPr>
        <w:t xml:space="preserve"> לייצור שואבי אבק או כפתורים ולהרוויח שני גרוש על כל חתיכת זבל שאתה מוכר. זה בד – והוא יכול להיות חסר </w:t>
      </w:r>
      <w:r w:rsidRPr="008E16EB">
        <w:rPr>
          <w:rtl/>
        </w:rPr>
        <w:lastRenderedPageBreak/>
        <w:t>ערך או שווה עשרות מליונים, לפי האמונה</w:t>
      </w:r>
      <w:r w:rsidRPr="008E16EB">
        <w:rPr>
          <w:rFonts w:hint="cs"/>
          <w:rtl/>
        </w:rPr>
        <w:t>&amp;</w:t>
      </w:r>
      <w:r w:rsidRPr="008E16EB">
        <w:rPr>
          <w:rtl/>
        </w:rPr>
        <w:t xml:space="preserve"> שלך ואיך שאתה מסוגל להעביר לאחרים את האמונה שלך ש</w:t>
      </w:r>
      <w:r w:rsidRPr="008E16EB">
        <w:rPr>
          <w:rFonts w:hint="cs"/>
          <w:rtl/>
        </w:rPr>
        <w:t>תלויה</w:t>
      </w:r>
      <w:r w:rsidRPr="008E16EB">
        <w:rPr>
          <w:rtl/>
        </w:rPr>
        <w:t xml:space="preserve"> </w:t>
      </w:r>
      <w:r w:rsidRPr="008E16EB">
        <w:rPr>
          <w:rFonts w:hint="cs"/>
          <w:rtl/>
        </w:rPr>
        <w:t>ב</w:t>
      </w:r>
      <w:r w:rsidRPr="008E16EB">
        <w:rPr>
          <w:rtl/>
        </w:rPr>
        <w:t xml:space="preserve">כריזמה שלך. </w:t>
      </w:r>
    </w:p>
    <w:p w14:paraId="4F0FEB2E" w14:textId="77777777" w:rsidR="00B336C0" w:rsidRDefault="00B336C0" w:rsidP="00B336C0">
      <w:pPr>
        <w:rPr>
          <w:rtl/>
        </w:rPr>
      </w:pPr>
      <w:r w:rsidRPr="008E16EB">
        <w:rPr>
          <w:rtl/>
        </w:rPr>
        <w:t xml:space="preserve">אז יש מי שיאמין שגם זיוף סיני </w:t>
      </w:r>
      <w:r w:rsidRPr="008E16EB">
        <w:rPr>
          <w:rFonts w:hint="cs"/>
          <w:rtl/>
        </w:rPr>
        <w:t>הוא יוכל למכור בתור</w:t>
      </w:r>
      <w:r w:rsidRPr="008E16EB">
        <w:rPr>
          <w:rtl/>
        </w:rPr>
        <w:t xml:space="preserve"> פולוק אמיתי. </w:t>
      </w:r>
      <w:r w:rsidRPr="008E16EB">
        <w:rPr>
          <w:rFonts w:hint="cs"/>
          <w:rtl/>
        </w:rPr>
        <w:t>אבל עם הציורים שלי לא צריך להסתכן</w:t>
      </w:r>
      <w:r w:rsidRPr="008E16EB">
        <w:rPr>
          <w:rtl/>
        </w:rPr>
        <w:t xml:space="preserve">, </w:t>
      </w:r>
      <w:r w:rsidRPr="008E16EB">
        <w:rPr>
          <w:rFonts w:hint="cs"/>
          <w:rtl/>
        </w:rPr>
        <w:t xml:space="preserve">כי </w:t>
      </w:r>
      <w:r w:rsidRPr="008E16EB">
        <w:rPr>
          <w:rtl/>
        </w:rPr>
        <w:t>כשאני מצייר זה לא רק זיוף, זה זיוף עם חוכמה, זה זיוף עם כל ה</w:t>
      </w:r>
      <w:r w:rsidRPr="008E16EB">
        <w:t>hooks</w:t>
      </w:r>
      <w:r w:rsidRPr="008E16EB">
        <w:rPr>
          <w:rtl/>
        </w:rPr>
        <w:t xml:space="preserve"> שיתפסו את ה</w:t>
      </w:r>
      <w:r w:rsidRPr="008E16EB">
        <w:t>art dealers</w:t>
      </w:r>
      <w:r w:rsidRPr="008E16EB">
        <w:rPr>
          <w:rtl/>
        </w:rPr>
        <w:t xml:space="preserve"> העלובים האלה, ויתנו להם על מה להשען.</w:t>
      </w:r>
    </w:p>
    <w:p w14:paraId="30BE2E7C" w14:textId="77777777" w:rsidR="00B336C0" w:rsidRDefault="00B336C0" w:rsidP="00B336C0">
      <w:pPr>
        <w:rPr>
          <w:rtl/>
        </w:rPr>
      </w:pPr>
      <w:r>
        <w:rPr>
          <w:rFonts w:hint="cs"/>
          <w:rtl/>
        </w:rPr>
        <w:t>]]</w:t>
      </w:r>
    </w:p>
    <w:p w14:paraId="0BF88EBE" w14:textId="77777777" w:rsidR="00624679" w:rsidRDefault="00624679" w:rsidP="00B336C0">
      <w:pPr>
        <w:rPr>
          <w:rtl/>
        </w:rPr>
      </w:pPr>
    </w:p>
    <w:p w14:paraId="2DAC31F3" w14:textId="77777777" w:rsidR="00624679" w:rsidRDefault="00624679" w:rsidP="00624679">
      <w:pPr>
        <w:rPr>
          <w:rtl/>
        </w:rPr>
      </w:pPr>
      <w:r>
        <w:rPr>
          <w:rFonts w:hint="cs"/>
          <w:rtl/>
        </w:rPr>
        <w:t>[[אחרי השנים הארוכות בהן אלכס [</w:t>
      </w:r>
      <w:r>
        <w:t>was subjected</w:t>
      </w:r>
      <w:r>
        <w:rPr>
          <w:rFonts w:hint="cs"/>
          <w:rtl/>
        </w:rPr>
        <w:t>] / היה נתון לשיחות מאת אחיו מארק על גדולתה של המתימטיקה על-פני כל [</w:t>
      </w:r>
      <w:r>
        <w:t>earthly pursuits</w:t>
      </w:r>
      <w:r w:rsidRPr="009A2C50">
        <w:rPr>
          <w:rFonts w:hint="cs"/>
          <w:rtl/>
        </w:rPr>
        <w:t xml:space="preserve"> </w:t>
      </w:r>
      <w:r>
        <w:rPr>
          <w:rFonts w:hint="cs"/>
          <w:rtl/>
        </w:rPr>
        <w:t>הארציים]  העיסוקים הגשמיים, והטפות מאת הוריו על הצורך להשיג מקצוע אשר יוקרה והשתכרות&amp; בצידו כדוגמת הנדסה</w:t>
      </w:r>
      <w:r w:rsidRPr="00784BA0">
        <w:rPr>
          <w:rFonts w:cs="Times New Roman"/>
          <w:rtl/>
        </w:rPr>
        <w:t xml:space="preserve"> מסוג זה או אחר</w:t>
      </w:r>
      <w:r>
        <w:rPr>
          <w:rFonts w:hint="cs"/>
          <w:rtl/>
        </w:rPr>
        <w:t xml:space="preserve">, משפטים </w:t>
      </w:r>
      <w:r w:rsidRPr="00784BA0">
        <w:rPr>
          <w:rFonts w:cs="Times New Roman"/>
          <w:rtl/>
        </w:rPr>
        <w:t>מסוג זה או אחר</w:t>
      </w:r>
      <w:r w:rsidRPr="00784BA0">
        <w:rPr>
          <w:rFonts w:cs="Times New Roman" w:hint="cs"/>
          <w:rtl/>
        </w:rPr>
        <w:t xml:space="preserve"> </w:t>
      </w:r>
      <w:r>
        <w:rPr>
          <w:rFonts w:hint="cs"/>
          <w:rtl/>
        </w:rPr>
        <w:t>או כלכלה מסוג זה או אחר, דרשה בנוגע לכימיה היתה מרעננת.</w:t>
      </w:r>
    </w:p>
    <w:p w14:paraId="420500EF" w14:textId="77777777" w:rsidR="00624679" w:rsidRDefault="00624679" w:rsidP="00624679">
      <w:pPr>
        <w:rPr>
          <w:rtl/>
        </w:rPr>
      </w:pPr>
      <w:r>
        <w:rPr>
          <w:rFonts w:hint="cs"/>
          <w:rtl/>
        </w:rPr>
        <w:t>"</w:t>
      </w:r>
      <w:r w:rsidRPr="008E16EB">
        <w:rPr>
          <w:rFonts w:hint="cs"/>
          <w:rtl/>
        </w:rPr>
        <w:t xml:space="preserve">כי </w:t>
      </w:r>
      <w:r>
        <w:rPr>
          <w:rFonts w:hint="cs"/>
          <w:rtl/>
        </w:rPr>
        <w:t>כימיה היא</w:t>
      </w:r>
      <w:r w:rsidRPr="008E16EB">
        <w:rPr>
          <w:rFonts w:hint="cs"/>
          <w:rtl/>
        </w:rPr>
        <w:t xml:space="preserve"> העולם האמיתי. </w:t>
      </w:r>
      <w:r>
        <w:rPr>
          <w:rFonts w:hint="cs"/>
          <w:rtl/>
        </w:rPr>
        <w:t xml:space="preserve">לא פילוסופיה </w:t>
      </w:r>
      <w:r>
        <w:rPr>
          <w:rtl/>
        </w:rPr>
        <w:t>–</w:t>
      </w:r>
      <w:r>
        <w:rPr>
          <w:rFonts w:hint="cs"/>
          <w:rtl/>
        </w:rPr>
        <w:t xml:space="preserve"> נגיעה! חישה! כל האמת </w:t>
      </w:r>
      <w:r>
        <w:rPr>
          <w:rtl/>
        </w:rPr>
        <w:t>–</w:t>
      </w:r>
      <w:r>
        <w:rPr>
          <w:rFonts w:hint="cs"/>
          <w:rtl/>
        </w:rPr>
        <w:t xml:space="preserve"> זה כימיה.[</w:t>
      </w:r>
      <w:r w:rsidRPr="008E16EB">
        <w:rPr>
          <w:rFonts w:hint="cs"/>
          <w:rtl/>
        </w:rPr>
        <w:t>כל מה שעשוי ממשהו, זה כימיה.</w:t>
      </w:r>
      <w:r>
        <w:rPr>
          <w:rFonts w:hint="cs"/>
          <w:rtl/>
        </w:rPr>
        <w:t>]"</w:t>
      </w:r>
    </w:p>
    <w:p w14:paraId="55019981" w14:textId="77777777" w:rsidR="00624679" w:rsidRDefault="00624679" w:rsidP="00624679">
      <w:pPr>
        <w:rPr>
          <w:rtl/>
        </w:rPr>
      </w:pPr>
      <w:r>
        <w:rPr>
          <w:rFonts w:hint="cs"/>
          <w:rtl/>
        </w:rPr>
        <w:t>[סקרנותו של אלכס ירדה באופן תלול, ואביו של דימה הבחין בכך מייד. הוא שינה אסטרטגיה:]</w:t>
      </w:r>
      <w:r w:rsidRPr="008E16EB">
        <w:rPr>
          <w:rFonts w:hint="cs"/>
          <w:rtl/>
        </w:rPr>
        <w:t xml:space="preserve"> </w:t>
      </w:r>
    </w:p>
    <w:p w14:paraId="396ACB0C" w14:textId="77777777" w:rsidR="00624679" w:rsidRDefault="00624679" w:rsidP="00624679">
      <w:pPr>
        <w:rPr>
          <w:rtl/>
        </w:rPr>
      </w:pPr>
      <w:r>
        <w:rPr>
          <w:rFonts w:hint="cs"/>
          <w:rtl/>
        </w:rPr>
        <w:t>]]</w:t>
      </w:r>
    </w:p>
    <w:p w14:paraId="6D4FE90B" w14:textId="77777777" w:rsidR="00624679" w:rsidRDefault="00624679" w:rsidP="00B336C0">
      <w:pPr>
        <w:rPr>
          <w:rtl/>
        </w:rPr>
      </w:pPr>
    </w:p>
    <w:p w14:paraId="7BF1555A" w14:textId="77777777" w:rsidR="00B336C0" w:rsidRPr="00B336C0" w:rsidRDefault="00B336C0" w:rsidP="00B336C0">
      <w:pPr>
        <w:rPr>
          <w:rtl/>
        </w:rPr>
      </w:pPr>
    </w:p>
    <w:p w14:paraId="48A42C06" w14:textId="77777777" w:rsidR="00084959" w:rsidRPr="008E16EB" w:rsidRDefault="00084959" w:rsidP="00084959">
      <w:pPr>
        <w:pStyle w:val="Heading3"/>
      </w:pPr>
      <w:r>
        <w:rPr>
          <w:rFonts w:hint="cs"/>
          <w:rtl/>
        </w:rPr>
        <w:t>גניבות באומנות</w:t>
      </w:r>
    </w:p>
    <w:p w14:paraId="5D39BEF1" w14:textId="77777777" w:rsidR="00084959" w:rsidRDefault="00084959" w:rsidP="00084959">
      <w:pPr>
        <w:rPr>
          <w:rtl/>
        </w:rPr>
      </w:pPr>
      <w:r>
        <w:rPr>
          <w:rFonts w:hint="cs"/>
          <w:rtl/>
        </w:rPr>
        <w:t>[[</w:t>
      </w:r>
    </w:p>
    <w:p w14:paraId="0B5EF873" w14:textId="77777777" w:rsidR="00084959" w:rsidRPr="008E16EB" w:rsidRDefault="00084959" w:rsidP="00084959">
      <w:r w:rsidRPr="008E16EB">
        <w:rPr>
          <w:rFonts w:hint="cs"/>
          <w:rtl/>
        </w:rPr>
        <w:t xml:space="preserve">מתוך סדרה דוקומנטרית בנטפליקס </w:t>
      </w:r>
      <w:r w:rsidRPr="008E16EB">
        <w:rPr>
          <w:rtl/>
        </w:rPr>
        <w:t>–</w:t>
      </w:r>
      <w:r w:rsidRPr="008E16EB">
        <w:rPr>
          <w:rFonts w:hint="cs"/>
          <w:rtl/>
        </w:rPr>
        <w:t xml:space="preserve"> </w:t>
      </w:r>
      <w:r w:rsidRPr="008E16EB">
        <w:t>This Is a Robbery – The World’s Biggest Art Heist</w:t>
      </w:r>
    </w:p>
    <w:p w14:paraId="556DFF89" w14:textId="77777777" w:rsidR="00084959" w:rsidRPr="008E16EB" w:rsidRDefault="00084959" w:rsidP="00084959">
      <w:pPr>
        <w:rPr>
          <w:rtl/>
        </w:rPr>
      </w:pPr>
      <w:r w:rsidRPr="008E16EB">
        <w:rPr>
          <w:rFonts w:hint="cs"/>
          <w:rtl/>
        </w:rPr>
        <w:t>על שוד האומנות במוזיאון גרדנר בבוסטון, 18 מרץ 1990</w:t>
      </w:r>
    </w:p>
    <w:p w14:paraId="77F1079A" w14:textId="77777777" w:rsidR="00084959" w:rsidRPr="008E16EB" w:rsidRDefault="00084959" w:rsidP="00084959">
      <w:pPr>
        <w:rPr>
          <w:rtl/>
        </w:rPr>
      </w:pPr>
      <w:r w:rsidRPr="008E16EB">
        <w:rPr>
          <w:rFonts w:hint="cs"/>
          <w:rtl/>
        </w:rPr>
        <w:t xml:space="preserve">אני ראיתי במו עיני את הציור של רמברנדט </w:t>
      </w:r>
      <w:r w:rsidRPr="008E16EB">
        <w:t>seascape</w:t>
      </w:r>
      <w:r w:rsidRPr="008E16EB">
        <w:rPr>
          <w:rFonts w:hint="cs"/>
          <w:rtl/>
        </w:rPr>
        <w:t xml:space="preserve">, מגולגל וקצותיו חתוכים בפראות. זה היה שוד האומנות הגדול&amp; / מדהים ביותר בהסטוריה, שקרה כמה ימים אחרי שיצאנו מברית המועצות. ואמרתי לו </w:t>
      </w:r>
      <w:r w:rsidRPr="008E16EB">
        <w:rPr>
          <w:rtl/>
        </w:rPr>
        <w:t>–</w:t>
      </w:r>
      <w:r w:rsidRPr="008E16EB">
        <w:rPr>
          <w:rFonts w:hint="cs"/>
          <w:rtl/>
        </w:rPr>
        <w:t xml:space="preserve"> למה לך להסתכן ככה? להסתבך עם המשטרה, ה-</w:t>
      </w:r>
      <w:r w:rsidRPr="008E16EB">
        <w:rPr>
          <w:rFonts w:hint="cs"/>
        </w:rPr>
        <w:t>FBI</w:t>
      </w:r>
      <w:r w:rsidRPr="008E16EB">
        <w:rPr>
          <w:rFonts w:hint="cs"/>
          <w:rtl/>
        </w:rPr>
        <w:t xml:space="preserve">, ואחר-כך אתה לא יכול למכור אותו למישהו רגיל במחיר שהוא שווה? למה להסתבך עם פושעים שאין לך מושג איפה הגבול שלהם? במקום לקחת תמונות קיימות, תייצר חדשות. זה הכי פשוט, במיוחד אם יש לך מישהו שיודע מה הוא עושה. </w:t>
      </w:r>
    </w:p>
    <w:p w14:paraId="74BDA12B" w14:textId="77777777" w:rsidR="00084959" w:rsidRPr="008E16EB" w:rsidRDefault="00084959" w:rsidP="00084959">
      <w:pPr>
        <w:rPr>
          <w:rtl/>
        </w:rPr>
      </w:pPr>
      <w:r w:rsidRPr="008E16EB">
        <w:rPr>
          <w:rFonts w:hint="cs"/>
          <w:rtl/>
        </w:rPr>
        <w:t xml:space="preserve">[כל החלק על זיוף סיני קשור לסרט הדוקומנטרי </w:t>
      </w:r>
      <w:r w:rsidRPr="008E16EB">
        <w:t>Made You Look</w:t>
      </w:r>
      <w:r w:rsidRPr="008E16EB">
        <w:rPr>
          <w:rFonts w:hint="cs"/>
          <w:rtl/>
        </w:rPr>
        <w:t>]</w:t>
      </w:r>
    </w:p>
    <w:p w14:paraId="29DCE323" w14:textId="77777777" w:rsidR="00084959" w:rsidRPr="008E16EB" w:rsidRDefault="00084959" w:rsidP="00084959">
      <w:pPr>
        <w:rPr>
          <w:rtl/>
        </w:rPr>
      </w:pPr>
      <w:r w:rsidRPr="008E16EB">
        <w:rPr>
          <w:rFonts w:hint="cs"/>
          <w:rtl/>
        </w:rPr>
        <w:t xml:space="preserve">אבל הוא לא הצליח להתגבר על עצמו ומדי פעם עדיין </w:t>
      </w:r>
      <w:r w:rsidRPr="008E16EB">
        <w:t>exclaimed</w:t>
      </w:r>
      <w:r w:rsidRPr="008E16EB">
        <w:rPr>
          <w:rFonts w:hint="cs"/>
          <w:rtl/>
        </w:rPr>
        <w:t xml:space="preserve"> </w:t>
      </w:r>
      <w:r w:rsidRPr="008E16EB">
        <w:rPr>
          <w:rtl/>
        </w:rPr>
        <w:t>–</w:t>
      </w:r>
      <w:r w:rsidRPr="008E16EB">
        <w:rPr>
          <w:rFonts w:hint="cs"/>
          <w:rtl/>
        </w:rPr>
        <w:t xml:space="preserve"> אתה באמת לא שמעת על השוד הכי גדול בהסטוריה? מוזיאון איזבלה סטוארט גרדנר, בבוסטון! זה היה הדבר היחיד שחשב עליו, והנוף הימי של רמברנדט, שהיה מגולגל וכשפרסו אותו חלקים נסדקו לאורך הגילגול. </w:t>
      </w:r>
      <w:r>
        <w:rPr>
          <w:rFonts w:hint="cs"/>
          <w:rtl/>
        </w:rPr>
        <w:t xml:space="preserve">בחודש </w:t>
      </w:r>
      <w:r w:rsidRPr="008E16EB">
        <w:rPr>
          <w:rFonts w:hint="cs"/>
          <w:rtl/>
        </w:rPr>
        <w:t xml:space="preserve">מרץ, בזמן תהלוכת סיינט פטריק! נו, </w:t>
      </w:r>
      <w:r w:rsidRPr="008E16EB">
        <w:t>Святой Патрик</w:t>
      </w:r>
      <w:r w:rsidRPr="008E16EB">
        <w:rPr>
          <w:rFonts w:hint="cs"/>
          <w:rtl/>
        </w:rPr>
        <w:t xml:space="preserve"> [</w:t>
      </w:r>
      <w:r w:rsidRPr="008E16EB">
        <w:t>Svyatoy Patrik</w:t>
      </w:r>
      <w:r w:rsidRPr="008E16EB">
        <w:rPr>
          <w:rFonts w:hint="cs"/>
          <w:rtl/>
        </w:rPr>
        <w:t>] והוא לא הצליח להתגבר על תדהמתו שהיו אנשים שלא שמעו על כך.</w:t>
      </w:r>
    </w:p>
    <w:p w14:paraId="1A027A94" w14:textId="77777777" w:rsidR="00084959" w:rsidRPr="008E16EB" w:rsidRDefault="00084959" w:rsidP="00084959">
      <w:pPr>
        <w:rPr>
          <w:rtl/>
        </w:rPr>
      </w:pPr>
      <w:r w:rsidRPr="008E16EB">
        <w:rPr>
          <w:rFonts w:hint="cs"/>
          <w:rtl/>
        </w:rPr>
        <w:t>למשל אם יש לך חוב לסוחר סמים או לסוכן הימורים או לפשע המאורגן. כמובן שזה משמש לרכישת נשק ע"י אירגונים טרוריסטיים למשל ה-</w:t>
      </w:r>
      <w:r w:rsidRPr="008E16EB">
        <w:rPr>
          <w:rFonts w:hint="cs"/>
        </w:rPr>
        <w:t>IRA</w:t>
      </w:r>
      <w:r w:rsidRPr="008E16EB">
        <w:rPr>
          <w:rFonts w:hint="cs"/>
          <w:rtl/>
        </w:rPr>
        <w:t xml:space="preserve"> (וזה אכן קרה).</w:t>
      </w:r>
    </w:p>
    <w:p w14:paraId="6C253077" w14:textId="77777777" w:rsidR="00084959" w:rsidRPr="008E16EB" w:rsidRDefault="00084959" w:rsidP="00084959">
      <w:pPr>
        <w:rPr>
          <w:rtl/>
        </w:rPr>
      </w:pPr>
      <w:r w:rsidRPr="008E16EB">
        <w:rPr>
          <w:rFonts w:hint="cs"/>
          <w:rtl/>
        </w:rPr>
        <w:lastRenderedPageBreak/>
        <w:t>לדוגמה: מגיע משלוח גדול של קוקאין אבל אין לך איך לשלם עליו. אתה נותן את האומנות הגנובה כ-</w:t>
      </w:r>
      <w:r w:rsidRPr="008E16EB">
        <w:t>collateral</w:t>
      </w:r>
      <w:r w:rsidRPr="008E16EB">
        <w:rPr>
          <w:rFonts w:hint="cs"/>
          <w:rtl/>
        </w:rPr>
        <w:t xml:space="preserve"> עד שתמכור את כל הקוקאין ותשיג את הכסף.</w:t>
      </w:r>
    </w:p>
    <w:p w14:paraId="69C147FA" w14:textId="77777777" w:rsidR="00084959" w:rsidRPr="008E16EB" w:rsidRDefault="00084959" w:rsidP="00084959">
      <w:pPr>
        <w:rPr>
          <w:rtl/>
        </w:rPr>
      </w:pPr>
      <w:r w:rsidRPr="008E16EB">
        <w:t>Easy to smuggle and use as international currency</w:t>
      </w:r>
    </w:p>
    <w:p w14:paraId="36F340AD" w14:textId="77777777" w:rsidR="00084959" w:rsidRDefault="00084959" w:rsidP="00084959">
      <w:pPr>
        <w:rPr>
          <w:rtl/>
        </w:rPr>
      </w:pPr>
    </w:p>
    <w:p w14:paraId="2D04F42E" w14:textId="77777777" w:rsidR="00084959" w:rsidRDefault="00084959" w:rsidP="00084959">
      <w:pPr>
        <w:rPr>
          <w:rFonts w:cs="Times New Roman"/>
          <w:rtl/>
        </w:rPr>
      </w:pPr>
      <w:r w:rsidRPr="00623E67">
        <w:rPr>
          <w:rFonts w:cs="Times New Roman"/>
          <w:rtl/>
        </w:rPr>
        <w:t>כשיש לך יצירת אומנות גנובה, זה כמו כרטיס יציאה מהכלא - אם אתה מחזיר יצירת אומנות גנובה, יסלחו לך על הכל ויוציאו אותך מהכלא, או שתקבל חסינות על פשעים שביצעת. בגלל זה כל כך חשוב לאדם המפחיד והמאפיונר שהאבא של דימה יצר איתו קשר לקבל את יצירת האומנות שהם גנבו - הוא ברח לישראל ולא יכול לצאת מפה, אבל אם יחזיר את הציור כל האישומים של האינטרפול ימחקו. כרגע הוא חבר ו/או מאיים על כל מני פוליטיקאים ביניהם ראשי עיר ועורכי דין למיניהם ולכן כרגע הוא לא מוסגר לשלטונות איטליה.</w:t>
      </w:r>
    </w:p>
    <w:p w14:paraId="32185F8E" w14:textId="77777777" w:rsidR="00084959" w:rsidRDefault="00084959" w:rsidP="00084959">
      <w:pPr>
        <w:rPr>
          <w:rtl/>
        </w:rPr>
      </w:pPr>
      <w:r>
        <w:rPr>
          <w:rFonts w:hint="cs"/>
          <w:rtl/>
        </w:rPr>
        <w:t>]]</w:t>
      </w:r>
    </w:p>
    <w:p w14:paraId="5CB6C041" w14:textId="77777777" w:rsidR="00E56169" w:rsidRDefault="00E56169" w:rsidP="00084959">
      <w:pPr>
        <w:rPr>
          <w:rtl/>
        </w:rPr>
      </w:pPr>
    </w:p>
    <w:p w14:paraId="6F0E519C" w14:textId="77777777" w:rsidR="00E56169" w:rsidRDefault="00E56169" w:rsidP="00E56169">
      <w:pPr>
        <w:rPr>
          <w:rtl/>
        </w:rPr>
      </w:pPr>
      <w:r>
        <w:rPr>
          <w:rFonts w:hint="cs"/>
          <w:rtl/>
        </w:rPr>
        <w:t>[["או שאולי אלו ציורי בוסר?" מישהו הציע הסבר חלופי.</w:t>
      </w:r>
    </w:p>
    <w:p w14:paraId="135DC99B" w14:textId="77777777" w:rsidR="00E56169" w:rsidRDefault="00E56169" w:rsidP="00E56169">
      <w:pPr>
        <w:rPr>
          <w:rtl/>
        </w:rPr>
      </w:pPr>
      <w:r>
        <w:rPr>
          <w:rFonts w:hint="cs"/>
          <w:rtl/>
        </w:rPr>
        <w:t>"כן, בדיוק. יש סדרה של ציורים שרמברנדט עשה בגיל 18, שאם הוא היה מתייאש מכמה שהם מכוערים הוא לעולם לא היה נחשב. לא על-פיהם. הוא לא ידע לצייר יד, הוא לא ידע לצייר פֶּה. אבל הוא למד מאז. אח. איך שהוא למד! בגלל זה גם הציורים האלה, המוקדמים, הבוסריים, שווים המון היום. ואל תגיד לי שזה קשור ליופי."</w:t>
      </w:r>
    </w:p>
    <w:p w14:paraId="100C0392" w14:textId="77777777" w:rsidR="00E56169" w:rsidRDefault="00E56169" w:rsidP="00E56169">
      <w:pPr>
        <w:rPr>
          <w:rtl/>
        </w:rPr>
      </w:pPr>
      <w:r>
        <w:rPr>
          <w:rFonts w:hint="cs"/>
          <w:rtl/>
        </w:rPr>
        <w:t>[</w:t>
      </w:r>
      <w:hyperlink r:id="rId23" w:history="1">
        <w:r w:rsidRPr="00670464">
          <w:rPr>
            <w:rStyle w:val="Hyperlink"/>
            <w:rFonts w:hint="cs"/>
            <w:rtl/>
          </w:rPr>
          <w:t>כאן</w:t>
        </w:r>
      </w:hyperlink>
      <w:r>
        <w:rPr>
          <w:rFonts w:hint="cs"/>
          <w:rtl/>
        </w:rPr>
        <w:t>]</w:t>
      </w:r>
    </w:p>
    <w:p w14:paraId="37F1BDB9" w14:textId="77777777" w:rsidR="00E56169" w:rsidRDefault="00E56169" w:rsidP="00E56169">
      <w:pPr>
        <w:rPr>
          <w:rtl/>
        </w:rPr>
      </w:pPr>
      <w:r>
        <w:rPr>
          <w:rFonts w:hint="cs"/>
          <w:rtl/>
        </w:rPr>
        <w:t>"אז למה זה קשור?"</w:t>
      </w:r>
    </w:p>
    <w:p w14:paraId="50083933" w14:textId="77777777" w:rsidR="00E56169" w:rsidRDefault="00E56169" w:rsidP="00E56169">
      <w:pPr>
        <w:rPr>
          <w:rtl/>
        </w:rPr>
      </w:pPr>
      <w:r>
        <w:rPr>
          <w:rFonts w:hint="cs"/>
          <w:rtl/>
        </w:rPr>
        <w:t xml:space="preserve">"לשם של הצייר. אם הפרופסור מאשר שזה אותנטי, זה שווה מליונים. אם לא אותנטי </w:t>
      </w:r>
      <w:r>
        <w:rPr>
          <w:rtl/>
        </w:rPr>
        <w:t>–</w:t>
      </w:r>
      <w:r>
        <w:rPr>
          <w:rFonts w:hint="cs"/>
          <w:rtl/>
        </w:rPr>
        <w:t xml:space="preserve"> אותו ציור בדיוק, אותו יופי, שווה רק אלפים או מאות. הכל תלוי בפרופסור."</w:t>
      </w:r>
    </w:p>
    <w:p w14:paraId="66872EF2" w14:textId="77777777" w:rsidR="00E56169" w:rsidRDefault="00E56169" w:rsidP="00E56169">
      <w:pPr>
        <w:rPr>
          <w:rtl/>
        </w:rPr>
      </w:pPr>
      <w:r>
        <w:rPr>
          <w:rFonts w:hint="cs"/>
          <w:rtl/>
        </w:rPr>
        <w:t>"איזה פרופסור?"</w:t>
      </w:r>
    </w:p>
    <w:p w14:paraId="6B20D673" w14:textId="77777777" w:rsidR="00E56169" w:rsidRDefault="00E56169" w:rsidP="00E56169">
      <w:pPr>
        <w:rPr>
          <w:rtl/>
        </w:rPr>
      </w:pPr>
      <w:r>
        <w:rPr>
          <w:rFonts w:hint="cs"/>
          <w:rtl/>
        </w:rPr>
        <w:t>]]</w:t>
      </w:r>
    </w:p>
    <w:p w14:paraId="4B47ECC7" w14:textId="77777777" w:rsidR="00E56169" w:rsidRDefault="00E56169" w:rsidP="00E56169">
      <w:pPr>
        <w:rPr>
          <w:rtl/>
        </w:rPr>
      </w:pPr>
      <w:r>
        <w:rPr>
          <w:rFonts w:hint="cs"/>
          <w:rtl/>
        </w:rPr>
        <w:t>[</w:t>
      </w:r>
    </w:p>
    <w:p w14:paraId="215376F8" w14:textId="77777777" w:rsidR="00E56169" w:rsidRDefault="00E56169" w:rsidP="00E56169">
      <w:pPr>
        <w:rPr>
          <w:rtl/>
        </w:rPr>
      </w:pPr>
      <w:r>
        <w:rPr>
          <w:rFonts w:hint="cs"/>
          <w:rtl/>
        </w:rPr>
        <w:t>"ומה אפשר לעשות?"</w:t>
      </w:r>
    </w:p>
    <w:p w14:paraId="1A07D86B" w14:textId="77777777" w:rsidR="00E56169" w:rsidRDefault="00E56169" w:rsidP="00E56169">
      <w:pPr>
        <w:rPr>
          <w:rtl/>
        </w:rPr>
      </w:pPr>
      <w:r>
        <w:rPr>
          <w:rFonts w:hint="cs"/>
          <w:rtl/>
        </w:rPr>
        <w:t>"הוא מגיע מדי פעם לישראל, בוגדן קטוע הזרת."</w:t>
      </w:r>
    </w:p>
    <w:p w14:paraId="3A064FEC" w14:textId="77777777" w:rsidR="00E56169" w:rsidRDefault="00E56169" w:rsidP="00E56169">
      <w:pPr>
        <w:rPr>
          <w:rtl/>
        </w:rPr>
      </w:pPr>
      <w:r>
        <w:rPr>
          <w:rFonts w:hint="cs"/>
          <w:rtl/>
        </w:rPr>
        <w:t>"מגיע לישראל?? אדם שיש לו עשרים ושלושה מליון דולר מטריח את עצמו להגיע לישראל?? מה בדיוק יש לו לעשות כאן?"</w:t>
      </w:r>
    </w:p>
    <w:p w14:paraId="1F34DC6A" w14:textId="77777777" w:rsidR="00E56169" w:rsidRDefault="00E56169" w:rsidP="00E56169">
      <w:pPr>
        <w:rPr>
          <w:rtl/>
        </w:rPr>
      </w:pPr>
      <w:r>
        <w:rPr>
          <w:rFonts w:hint="cs"/>
          <w:rtl/>
        </w:rPr>
        <w:t>אביו של דימה פלט כמה מילים בנימה כל-כך סלחנית ומצטחקת, שאף על פי שארקדי התקשה לתרגם את מילותיו, לא היה בכך כל צורך. "לאדם כזה לא נשאר כל-כך הרבה כסף מעשרים ושלושה מליון. יש אופרציה, יש אויבים. ובישראל קל להלבין כסף, כל-כך קל."</w:t>
      </w:r>
    </w:p>
    <w:p w14:paraId="49F89384" w14:textId="77777777" w:rsidR="00E56169" w:rsidRDefault="00E56169" w:rsidP="00E56169">
      <w:pPr>
        <w:rPr>
          <w:rtl/>
        </w:rPr>
      </w:pPr>
      <w:r>
        <w:rPr>
          <w:rFonts w:hint="cs"/>
          <w:rtl/>
        </w:rPr>
        <w:t>]</w:t>
      </w:r>
    </w:p>
    <w:p w14:paraId="45587F09" w14:textId="77777777" w:rsidR="00E56169" w:rsidRDefault="00E56169" w:rsidP="00084959">
      <w:pPr>
        <w:rPr>
          <w:rtl/>
        </w:rPr>
      </w:pPr>
    </w:p>
    <w:p w14:paraId="7EDA5BB4" w14:textId="77777777" w:rsidR="00084959" w:rsidRDefault="00084959" w:rsidP="00084959">
      <w:pPr>
        <w:pStyle w:val="Heading3"/>
        <w:rPr>
          <w:rtl/>
        </w:rPr>
      </w:pPr>
      <w:r>
        <w:rPr>
          <w:rFonts w:hint="cs"/>
          <w:rtl/>
        </w:rPr>
        <w:t>תכניות לעתיד</w:t>
      </w:r>
    </w:p>
    <w:p w14:paraId="19FCFC3C" w14:textId="77777777" w:rsidR="00084959" w:rsidRDefault="00084959" w:rsidP="00084959">
      <w:pPr>
        <w:rPr>
          <w:rFonts w:cs="Times New Roman"/>
          <w:rtl/>
        </w:rPr>
      </w:pPr>
      <w:r>
        <w:rPr>
          <w:rFonts w:cs="Times New Roman" w:hint="cs"/>
          <w:rtl/>
        </w:rPr>
        <w:t>[[</w:t>
      </w:r>
    </w:p>
    <w:p w14:paraId="19653662" w14:textId="77777777" w:rsidR="00084959" w:rsidRDefault="00084959" w:rsidP="00084959">
      <w:pPr>
        <w:rPr>
          <w:rtl/>
        </w:rPr>
      </w:pPr>
      <w:r>
        <w:rPr>
          <w:rFonts w:cs="Times New Roman"/>
          <w:rtl/>
        </w:rPr>
        <w:lastRenderedPageBreak/>
        <w:t>ומה אתה מתכנן לעשות בהמשך הזמן אם הכל יצליח?</w:t>
      </w:r>
    </w:p>
    <w:p w14:paraId="5AE40400" w14:textId="77777777" w:rsidR="00084959" w:rsidRDefault="00084959" w:rsidP="00084959">
      <w:pPr>
        <w:rPr>
          <w:rtl/>
        </w:rPr>
      </w:pPr>
      <w:r>
        <w:rPr>
          <w:rFonts w:cs="Times New Roman"/>
          <w:rtl/>
        </w:rPr>
        <w:t>אני מתכנן ליצור קשר עם הנהלות של מוזיאונים.</w:t>
      </w:r>
    </w:p>
    <w:p w14:paraId="787A48E4" w14:textId="77777777" w:rsidR="00084959" w:rsidRDefault="00084959" w:rsidP="00084959">
      <w:pPr>
        <w:rPr>
          <w:rtl/>
        </w:rPr>
      </w:pPr>
      <w:r>
        <w:rPr>
          <w:rFonts w:cs="Times New Roman"/>
          <w:rtl/>
        </w:rPr>
        <w:t>בשביל להחזיר חפצים גנובים?</w:t>
      </w:r>
    </w:p>
    <w:p w14:paraId="064B4B51" w14:textId="77777777" w:rsidR="00084959" w:rsidRDefault="00084959" w:rsidP="00084959">
      <w:pPr>
        <w:rPr>
          <w:rtl/>
        </w:rPr>
      </w:pPr>
      <w:r>
        <w:rPr>
          <w:rFonts w:cs="Times New Roman"/>
          <w:rtl/>
        </w:rPr>
        <w:t>האב שתק ומילותיו רעמו – אתם לא שומעים אותי בשעה האחרונה?? אתם בכלל לא מבינים מה אני אומר, מה אני מתכוון? מה אני מתכנן ולאן אני שואף?? ובקול הוא אמר, לא בשביל לעזור להם בגניבה.</w:t>
      </w:r>
    </w:p>
    <w:p w14:paraId="119518E7" w14:textId="77777777" w:rsidR="00084959" w:rsidRDefault="00084959" w:rsidP="00084959">
      <w:pPr>
        <w:rPr>
          <w:rtl/>
        </w:rPr>
      </w:pPr>
      <w:r>
        <w:rPr>
          <w:rFonts w:cs="Times New Roman"/>
          <w:rtl/>
        </w:rPr>
        <w:t>לעזור להנהלה??</w:t>
      </w:r>
    </w:p>
    <w:p w14:paraId="1FE90B6B" w14:textId="77777777" w:rsidR="00084959" w:rsidRDefault="00084959" w:rsidP="00084959">
      <w:pPr>
        <w:rPr>
          <w:rtl/>
        </w:rPr>
      </w:pPr>
      <w:r>
        <w:rPr>
          <w:rFonts w:cs="Times New Roman"/>
          <w:rtl/>
        </w:rPr>
        <w:t xml:space="preserve">לא להנהלה, לאחד האנשים הבכירים, אלו שנכנסים ויוצאים מהמוזיאון ומהארכיונים שלו ללא השגחה. אלו שמסתובבים בו בשקט כשכל המבקרים מובלים החוצה. הם כבר שנים בעמדה של אמון מוחלט, ויש כאלו שפשוט מרוקנים את המדפים בארכיון, יש כאלו שמסתכנים אפילו בלהחליף יצירות שנמצאות בתצוגה בזיופים. </w:t>
      </w:r>
    </w:p>
    <w:p w14:paraId="4A67D5DF" w14:textId="77777777" w:rsidR="00084959" w:rsidRDefault="00084959" w:rsidP="00084959">
      <w:pPr>
        <w:rPr>
          <w:rtl/>
        </w:rPr>
      </w:pPr>
      <w:r>
        <w:rPr>
          <w:rFonts w:cs="Times New Roman"/>
          <w:rtl/>
        </w:rPr>
        <w:t>אבל למה שיעשו זאת??</w:t>
      </w:r>
    </w:p>
    <w:p w14:paraId="0C84A93A" w14:textId="77777777" w:rsidR="00084959" w:rsidRDefault="00084959" w:rsidP="00084959">
      <w:pPr>
        <w:rPr>
          <w:rtl/>
        </w:rPr>
      </w:pPr>
      <w:r>
        <w:rPr>
          <w:rFonts w:cs="Times New Roman"/>
          <w:rtl/>
        </w:rPr>
        <w:t>למה לא? מי מפסיד מזה?</w:t>
      </w:r>
    </w:p>
    <w:p w14:paraId="585CC80C" w14:textId="77777777" w:rsidR="00084959" w:rsidRDefault="00084959" w:rsidP="00084959">
      <w:pPr>
        <w:rPr>
          <w:rtl/>
        </w:rPr>
      </w:pPr>
      <w:r>
        <w:rPr>
          <w:rFonts w:cs="Times New Roman"/>
          <w:rtl/>
        </w:rPr>
        <w:t>כל הציבור! כי זה לא האמת?</w:t>
      </w:r>
    </w:p>
    <w:p w14:paraId="7A73541D" w14:textId="77777777" w:rsidR="00084959" w:rsidRDefault="00084959" w:rsidP="00084959">
      <w:pPr>
        <w:rPr>
          <w:rtl/>
        </w:rPr>
      </w:pPr>
      <w:r>
        <w:rPr>
          <w:rFonts w:cs="Times New Roman"/>
          <w:rtl/>
        </w:rPr>
        <w:t xml:space="preserve">האמת? הוא צחק. האמת היא שהיתה רק יצירה אחת כזאת, ועכשו בעקבות הבדיקות המדעיות המתקדמות [לא ברור] </w:t>
      </w:r>
      <w:r>
        <w:rPr>
          <w:rFonts w:cs="Times New Roman" w:hint="cs"/>
          <w:rtl/>
        </w:rPr>
        <w:t xml:space="preserve">התפתחו שיטות לייצר עותקים נאמנים למקור, וכיום </w:t>
      </w:r>
      <w:r>
        <w:rPr>
          <w:rFonts w:cs="Times New Roman"/>
          <w:rtl/>
        </w:rPr>
        <w:t>יש יותר מאחת ואפילו לעיתים גם יותר מחמש. באופן מדוייק ואותנטי ביותר. אז מי מפסיד?</w:t>
      </w:r>
    </w:p>
    <w:p w14:paraId="356EE1FC" w14:textId="77777777" w:rsidR="00084959" w:rsidRDefault="00084959" w:rsidP="00084959">
      <w:pPr>
        <w:rPr>
          <w:rtl/>
        </w:rPr>
      </w:pPr>
      <w:r>
        <w:rPr>
          <w:rFonts w:cs="Times New Roman"/>
          <w:rtl/>
        </w:rPr>
        <w:t>כי אתה בא למוזיאון לראות את הצבע כפי שהמכחול של האומן ייצר ולא איזה זייפן.</w:t>
      </w:r>
    </w:p>
    <w:p w14:paraId="79E0475A" w14:textId="77777777" w:rsidR="00084959" w:rsidRDefault="00084959" w:rsidP="00084959">
      <w:pPr>
        <w:rPr>
          <w:rtl/>
        </w:rPr>
      </w:pPr>
      <w:r>
        <w:rPr>
          <w:rFonts w:cs="Times New Roman"/>
          <w:rtl/>
        </w:rPr>
        <w:t>אתה כמעט אף פעם לא רואה משיכת מכחול מלפני ארבע מאות שנה. כל ציור כזה כבר עבר רסטורציה. מה נותר אותנטי בו? ומכל פסל, אתה יכול ליצור אינספור עותקים בעזרת סורקי לייזר ועוד טכנולוגיה מתקדמת. למה לא? כי רק מי שקנה כרטיס טיסה ומלון וכניסה למוזיאון מותר לו לחזות ביצירה?</w:t>
      </w:r>
    </w:p>
    <w:p w14:paraId="2C1E3A7D" w14:textId="77777777" w:rsidR="00084959" w:rsidRDefault="00084959" w:rsidP="00084959">
      <w:pPr>
        <w:rPr>
          <w:rtl/>
        </w:rPr>
      </w:pPr>
      <w:r>
        <w:rPr>
          <w:rFonts w:cs="Times New Roman"/>
          <w:rtl/>
        </w:rPr>
        <w:t>לפחות שנדע מה היצירה האותנטית. הזיופים שלך מגדילים באופן קריטי את האנתרופיה, את הבילבול, את הריחוק מהאמת.</w:t>
      </w:r>
    </w:p>
    <w:p w14:paraId="1EB68B61" w14:textId="77777777" w:rsidR="00084959" w:rsidRDefault="00084959" w:rsidP="00084959">
      <w:pPr>
        <w:rPr>
          <w:rtl/>
        </w:rPr>
      </w:pPr>
      <w:r>
        <w:rPr>
          <w:rFonts w:cs="Times New Roman"/>
          <w:rtl/>
        </w:rPr>
        <w:t>אבל זה אחד מחוקי הטבע – האנתרופיה רק עולה. אני עושה בעצם מה שהטבע אומר לי...</w:t>
      </w:r>
    </w:p>
    <w:p w14:paraId="5C0DC408" w14:textId="77777777" w:rsidR="00084959" w:rsidRDefault="00084959" w:rsidP="00084959">
      <w:pPr>
        <w:rPr>
          <w:rtl/>
        </w:rPr>
      </w:pPr>
      <w:r>
        <w:rPr>
          <w:rFonts w:cs="Times New Roman"/>
          <w:rtl/>
        </w:rPr>
        <w:t xml:space="preserve">הם ראו שבשיחה לא יצליחו לגרום לו לתקן את דרכיו. היה עדיף לאנושות </w:t>
      </w:r>
      <w:r>
        <w:rPr>
          <w:rFonts w:cs="Times New Roman" w:hint="cs"/>
          <w:rtl/>
        </w:rPr>
        <w:t>לו</w:t>
      </w:r>
      <w:r>
        <w:rPr>
          <w:rFonts w:cs="Times New Roman"/>
          <w:rtl/>
        </w:rPr>
        <w:t xml:space="preserve"> היו מצליחים? אולי, אבל מה עם עוד מאות ואלפי הזייפנים האחרים</w:t>
      </w:r>
      <w:r>
        <w:rPr>
          <w:rFonts w:cs="Times New Roman" w:hint="cs"/>
          <w:rtl/>
        </w:rPr>
        <w:t>, שהם ברמה נמוכה ממנו וזיופיהם הנחותים יתפסו את מקומות זיופיו המצויינים, לו יצליחו לעצור אותו</w:t>
      </w:r>
      <w:r>
        <w:rPr>
          <w:rFonts w:cs="Times New Roman"/>
          <w:rtl/>
        </w:rPr>
        <w:t>? מה עם כל האנשים שמנסים להתפרנס ואלו שמנסים להתעשר ולשבור את המערכת ואת המסגרת שלתוכה הם נולדו? הם רוצים להצליח! להצליח ויהי מה!</w:t>
      </w:r>
    </w:p>
    <w:p w14:paraId="17263ECD" w14:textId="77777777" w:rsidR="00084959" w:rsidRDefault="00084959" w:rsidP="00084959">
      <w:pPr>
        <w:rPr>
          <w:rtl/>
        </w:rPr>
      </w:pPr>
      <w:r>
        <w:rPr>
          <w:rFonts w:cs="Times New Roman"/>
          <w:rtl/>
        </w:rPr>
        <w:t>תראה כמה אתם עלובים, האב אמר פתאום. היה לכם דבר אחד לשמור עליו – אחד בלבד. לוחות הברית. איך אפשר לתת למישהו זר לקחת את זה? איך לא שמרתם על זה, החבאתם במערות במדבר, במחילות בהר, איך לא הטמנתם במקום מחבוא? ועכשו, הלוחות שעליהם כל הדת שלכם מושתתת נעלמו ואינם. ככה זה שאפילו הדברים והחפצים החשובים ביותר – זה לא כמו בדת שלנו, שאכן היו חפצים אבל בשנים הראשונות זאת היתה דת נרדפת – אצלכם גזלו את המנורה מבית המקדש והיא נעלמה! נעלמה לחלוטין, לגמרי. איך זה ייתכן? חשבת על זה פעם? דת של מליוני אנשים, ואין אדם אחד שישכיל ל-</w:t>
      </w:r>
      <w:r>
        <w:t>retrieve</w:t>
      </w:r>
      <w:r>
        <w:rPr>
          <w:rFonts w:cs="Times New Roman"/>
          <w:rtl/>
        </w:rPr>
        <w:t xml:space="preserve"> חפץ שנשדד. או שהיה חכם מספיק בשביל להחביא אותו מלכתחילה כך שלא היה נגנב. האם חשבת על זה אי פעם?</w:t>
      </w:r>
    </w:p>
    <w:p w14:paraId="3143F46C" w14:textId="77777777" w:rsidR="00084959" w:rsidRDefault="00084959" w:rsidP="00084959">
      <w:pPr>
        <w:rPr>
          <w:rtl/>
        </w:rPr>
      </w:pPr>
      <w:r>
        <w:rPr>
          <w:rFonts w:cs="Times New Roman"/>
          <w:rtl/>
        </w:rPr>
        <w:t>אולי צריך לסרוק טוב יותר את המערות במדבר, אמר אלכס. אולי עוד יתגלו שם הפתעות.</w:t>
      </w:r>
    </w:p>
    <w:p w14:paraId="1704A4AF" w14:textId="77777777" w:rsidR="00084959" w:rsidRDefault="00084959" w:rsidP="00084959">
      <w:pPr>
        <w:rPr>
          <w:rtl/>
        </w:rPr>
      </w:pPr>
    </w:p>
    <w:p w14:paraId="282E920F" w14:textId="77777777" w:rsidR="00084959" w:rsidRDefault="00084959" w:rsidP="00084959">
      <w:pPr>
        <w:rPr>
          <w:rtl/>
        </w:rPr>
      </w:pPr>
      <w:r>
        <w:rPr>
          <w:rFonts w:cs="Times New Roman"/>
          <w:rtl/>
        </w:rPr>
        <w:t>מה שהיה עם אבא של דימה:</w:t>
      </w:r>
    </w:p>
    <w:p w14:paraId="1DA6240A" w14:textId="77777777" w:rsidR="00084959" w:rsidRDefault="00084959" w:rsidP="00084959">
      <w:pPr>
        <w:rPr>
          <w:rtl/>
        </w:rPr>
      </w:pPr>
      <w:r>
        <w:rPr>
          <w:rFonts w:cs="Times New Roman"/>
          <w:rtl/>
        </w:rPr>
        <w:t>רימו אותו, הוא ישב שנה בכלא עבור האנשים האלה עד שישראל הסכימה לקבל אותו תמורת זה שלא יהיה לו דרכון. הוא היחיד שידע איפה התמונה השנייה שגנבו אבל סירב לומר לשותפים שלו. ובארץ היה צריך להסתנן לבניין המשרדים בשביל להטמין שם שבב של המסגרת שהיה לאבא, בשביל שאח"כ יוביל לשם את המשטרה ואז כבר ימצאו את התמונה הראשונה שהם גנבו.</w:t>
      </w:r>
    </w:p>
    <w:p w14:paraId="09C15E44" w14:textId="77777777" w:rsidR="00084959" w:rsidRDefault="00084959" w:rsidP="00084959">
      <w:pPr>
        <w:rPr>
          <w:rtl/>
        </w:rPr>
      </w:pPr>
      <w:r>
        <w:rPr>
          <w:rFonts w:cs="Times New Roman"/>
          <w:rtl/>
        </w:rPr>
        <w:t>הם לא באמת גנבו לדעתם - הם לקחו מהכנסייה שהיתה ללא שמירה וגו'.</w:t>
      </w:r>
    </w:p>
    <w:p w14:paraId="5A4A06E1" w14:textId="77777777" w:rsidR="00084959" w:rsidRDefault="00084959" w:rsidP="00084959">
      <w:pPr>
        <w:rPr>
          <w:rtl/>
        </w:rPr>
      </w:pPr>
      <w:r>
        <w:rPr>
          <w:rFonts w:hint="cs"/>
          <w:rtl/>
        </w:rPr>
        <w:t>]]</w:t>
      </w:r>
    </w:p>
    <w:p w14:paraId="64F6DE12" w14:textId="77777777" w:rsidR="00084959" w:rsidRDefault="00084959" w:rsidP="00084959">
      <w:pPr>
        <w:rPr>
          <w:rtl/>
        </w:rPr>
      </w:pPr>
    </w:p>
    <w:p w14:paraId="33E10F90" w14:textId="77777777" w:rsidR="00670A4B" w:rsidRDefault="00670A4B" w:rsidP="00670A4B">
      <w:pPr>
        <w:pStyle w:val="Heading3"/>
        <w:rPr>
          <w:rtl/>
        </w:rPr>
      </w:pPr>
      <w:r>
        <w:rPr>
          <w:rFonts w:hint="cs"/>
          <w:rtl/>
        </w:rPr>
        <w:t xml:space="preserve">תכניות לעתיד </w:t>
      </w:r>
      <w:r>
        <w:rPr>
          <w:rFonts w:cstheme="majorBidi"/>
          <w:rtl/>
        </w:rPr>
        <w:t>–</w:t>
      </w:r>
      <w:r>
        <w:rPr>
          <w:rFonts w:hint="cs"/>
          <w:rtl/>
        </w:rPr>
        <w:t xml:space="preserve"> א</w:t>
      </w:r>
    </w:p>
    <w:p w14:paraId="5C1ED217" w14:textId="77777777" w:rsidR="00670A4B" w:rsidRDefault="00670A4B" w:rsidP="00670A4B">
      <w:pPr>
        <w:rPr>
          <w:rtl/>
        </w:rPr>
      </w:pPr>
      <w:r>
        <w:rPr>
          <w:rFonts w:cs="Times New Roman"/>
          <w:rtl/>
        </w:rPr>
        <w:t>ויבוא הרגע והזיוף יתגלה. הרבה מאוד חיים ישברו, כי יש אנשים שבשבילם כמה מליוני דולרים זה המון כסף. לכן עדיף תמיד לרמות מוזיאונים - אף אחד לא באמת מפסיד מזה.</w:t>
      </w:r>
    </w:p>
    <w:p w14:paraId="256EA0D6" w14:textId="77777777" w:rsidR="00670A4B" w:rsidRDefault="00670A4B" w:rsidP="00670A4B">
      <w:pPr>
        <w:rPr>
          <w:rtl/>
        </w:rPr>
      </w:pPr>
      <w:r>
        <w:rPr>
          <w:rFonts w:cs="Times New Roman"/>
          <w:rtl/>
        </w:rPr>
        <w:t>הזיופים שלי מעולים, אותי בחיים לא יתפסו.</w:t>
      </w:r>
    </w:p>
    <w:p w14:paraId="201CFB79" w14:textId="77777777" w:rsidR="00670A4B" w:rsidRDefault="00670A4B" w:rsidP="00670A4B">
      <w:pPr>
        <w:rPr>
          <w:rtl/>
        </w:rPr>
      </w:pPr>
      <w:r>
        <w:rPr>
          <w:rFonts w:cs="Times New Roman"/>
          <w:rtl/>
        </w:rPr>
        <w:t>ואם יתפסו?</w:t>
      </w:r>
    </w:p>
    <w:p w14:paraId="12E8209C" w14:textId="77777777" w:rsidR="00670A4B" w:rsidRDefault="00670A4B" w:rsidP="00670A4B">
      <w:pPr>
        <w:rPr>
          <w:rtl/>
        </w:rPr>
      </w:pPr>
      <w:r>
        <w:rPr>
          <w:rFonts w:cs="Times New Roman"/>
          <w:rtl/>
        </w:rPr>
        <w:t xml:space="preserve">אם אני עדיין אהיה בחיים - זה לא משנה. חייתי, אני אמשיך לחיות. אני אברח לארץ שאין בה הסגרה. או שאני אחליט שחייתי מספיק. אבל מירב הסיכויים שלא יגלו. שיגלו רק הרבה אחרי שאני אמות. את כל הכסף שיהיה לי אני מוריש לדימה ולקוסטיה. [לדימיטרי ולקונסטנטין??] אל תספר להם. (אם כי היה ברור שאין לו יכולת לשמור שום סוד חוץ מהסוד של הזיופים. הסוד הזה היה כל כך גדול שהוא מחק&amp;/ סילק? את היכולת שלו לשמור אפילו על עוד סוד אחד). אבל אני עושה את זה לא רק בשביל הכסף - אצלי זה כמו פאזל. לאסוף את כל החלקים בשביל שיצטרפו ליצירה אחת מושלמת. והיא מושלמת. </w:t>
      </w:r>
    </w:p>
    <w:p w14:paraId="6E37B75E" w14:textId="77777777" w:rsidR="00670A4B" w:rsidRDefault="00670A4B" w:rsidP="00670A4B">
      <w:pPr>
        <w:rPr>
          <w:rtl/>
        </w:rPr>
      </w:pPr>
    </w:p>
    <w:p w14:paraId="6A8281EA" w14:textId="77777777" w:rsidR="00670A4B" w:rsidRDefault="00670A4B" w:rsidP="00670A4B">
      <w:pPr>
        <w:rPr>
          <w:rtl/>
        </w:rPr>
      </w:pPr>
    </w:p>
    <w:p w14:paraId="060F532F" w14:textId="77777777" w:rsidR="001A1909" w:rsidRDefault="001A1909" w:rsidP="001A1909">
      <w:pPr>
        <w:pStyle w:val="Heading3"/>
        <w:rPr>
          <w:rtl/>
        </w:rPr>
      </w:pPr>
      <w:r>
        <w:rPr>
          <w:rFonts w:hint="cs"/>
          <w:rtl/>
        </w:rPr>
        <w:t>הנקמה</w:t>
      </w:r>
    </w:p>
    <w:p w14:paraId="14F6D811" w14:textId="77777777" w:rsidR="001A1909" w:rsidRDefault="001A1909" w:rsidP="001A1909">
      <w:pPr>
        <w:rPr>
          <w:rtl/>
        </w:rPr>
      </w:pPr>
      <w:r>
        <w:rPr>
          <w:rFonts w:hint="cs"/>
          <w:rtl/>
        </w:rPr>
        <w:t>[[ ויש בלי סוף דברים לגנוב. יש עתיקות... אנשים עשירים, שלא הקימו&amp; כלום בחייהם חוץ מכסף ותככים, אתה יודע כמה הם ישלמו בשביל שריד מתקופת בית המקדש השני? מתקופת האימפריה הרומית?"</w:t>
      </w:r>
    </w:p>
    <w:p w14:paraId="5CCBBB2C" w14:textId="77777777" w:rsidR="001A1909" w:rsidRDefault="001A1909" w:rsidP="001A1909">
      <w:pPr>
        <w:rPr>
          <w:rtl/>
        </w:rPr>
      </w:pPr>
      <w:r>
        <w:rPr>
          <w:rFonts w:hint="cs"/>
          <w:rtl/>
        </w:rPr>
        <w:t>[תיאור]</w:t>
      </w:r>
    </w:p>
    <w:p w14:paraId="0ED86D44" w14:textId="77777777" w:rsidR="001A1909" w:rsidRDefault="001A1909" w:rsidP="001A1909">
      <w:pPr>
        <w:rPr>
          <w:rtl/>
        </w:rPr>
      </w:pPr>
      <w:r>
        <w:rPr>
          <w:rFonts w:hint="cs"/>
          <w:rtl/>
        </w:rPr>
        <w:t>"גונבים ממצאים ארכיאולוגיים? אני לא מאמין!"</w:t>
      </w:r>
    </w:p>
    <w:p w14:paraId="1FE47ADC" w14:textId="77777777" w:rsidR="001A1909" w:rsidRDefault="001A1909" w:rsidP="001A1909">
      <w:pPr>
        <w:rPr>
          <w:rtl/>
        </w:rPr>
      </w:pPr>
      <w:r>
        <w:rPr>
          <w:rFonts w:hint="cs"/>
          <w:rtl/>
        </w:rPr>
        <w:t>"אם היו אוספים את כל השרידים הגנובים, אתה יודע כמה ניתן היה ללמוד על התקופה הזאת? יש גם שרידים כתובים, יש מגילות, אבנים מסותתות, חריטה... כל השרידים סגורים בכספות, בחדרים ואולמות נעולים ומשוריינים ברחבי העולם. מי שיוכל אי פעם לגאול את כל זה... אבל קרוב לוודאי שעוד דור או שניים הכל ייעלם, היורשים לא יבינו. כבר היום הרבה כספות נותרו נעולות לאחר מות הבעלים ואיש לא יכול לפרוץ אותן בלי להרוס את תוכנן. וכמובן יש שרידים בידי אנשים עם אינטרסים אחרים, שלא רוצים שהשרידים יוודעו או יימצאו אי פעם..."</w:t>
      </w:r>
    </w:p>
    <w:p w14:paraId="1B4A0365" w14:textId="77777777" w:rsidR="001A1909" w:rsidRDefault="001A1909" w:rsidP="001A1909">
      <w:pPr>
        <w:rPr>
          <w:rtl/>
        </w:rPr>
      </w:pPr>
      <w:r>
        <w:rPr>
          <w:rFonts w:hint="cs"/>
          <w:rtl/>
        </w:rPr>
        <w:lastRenderedPageBreak/>
        <w:t>[עכשו אנחנו עוברים נושא]</w:t>
      </w:r>
    </w:p>
    <w:p w14:paraId="0170F962" w14:textId="77777777" w:rsidR="001A1909" w:rsidRDefault="001A1909" w:rsidP="001A1909">
      <w:pPr>
        <w:rPr>
          <w:rtl/>
        </w:rPr>
      </w:pPr>
      <w:r>
        <w:rPr>
          <w:rFonts w:hint="cs"/>
          <w:rtl/>
        </w:rPr>
        <w:t xml:space="preserve">"אפילו ממצאים מלפני אלף שנה, מלפני חמש מאות. אתה יודע כמה עולה הפוליו של שייקספיר [וגו'] עם הטקסט של --? או דנטה אלגיירי. או התנ"ך הראשון שהודפס. הרי אפשר למצוא את זה מודפס על נייר חדש, בגופן מושלם, מבואר מנותח ומוער תמורת שבריר מהסכום הזה. כלומר </w:t>
      </w:r>
      <w:r>
        <w:rPr>
          <w:rtl/>
        </w:rPr>
        <w:t>–</w:t>
      </w:r>
      <w:r>
        <w:rPr>
          <w:rFonts w:hint="cs"/>
          <w:rtl/>
        </w:rPr>
        <w:t xml:space="preserve"> הם לא מתעניינים בכלל בערך האמיתי של היצירה (שהוא המילים) אלא במשהו אחר לגמרי. וכנ"ל עם בעלות על יצירת אומנות. הם צריכים שיעמוד להם בבית רנואר מקורי, אם אפשר אז </w:t>
      </w:r>
      <w:r>
        <w:rPr>
          <w:rtl/>
        </w:rPr>
        <w:t>–</w:t>
      </w:r>
      <w:r>
        <w:rPr>
          <w:rFonts w:hint="cs"/>
          <w:rtl/>
        </w:rPr>
        <w:t xml:space="preserve"> מקורי." </w:t>
      </w:r>
    </w:p>
    <w:p w14:paraId="661BE736" w14:textId="77777777" w:rsidR="001A1909" w:rsidRDefault="001A1909" w:rsidP="001A1909">
      <w:pPr>
        <w:rPr>
          <w:rtl/>
        </w:rPr>
      </w:pPr>
      <w:r>
        <w:rPr>
          <w:rFonts w:hint="cs"/>
          <w:rtl/>
        </w:rPr>
        <w:t>אז למה הוא עושה את זה? יש לו מספיק כסף...</w:t>
      </w:r>
    </w:p>
    <w:p w14:paraId="62B669A5" w14:textId="7786B3CB" w:rsidR="001A1909" w:rsidRDefault="001A1909" w:rsidP="001A1909">
      <w:pPr>
        <w:rPr>
          <w:rFonts w:cs="Times New Roman"/>
          <w:rtl/>
        </w:rPr>
      </w:pPr>
      <w:r>
        <w:rPr>
          <w:rFonts w:cs="Times New Roman" w:hint="cs"/>
          <w:rtl/>
        </w:rPr>
        <w:t>]]</w:t>
      </w:r>
    </w:p>
    <w:p w14:paraId="33277896" w14:textId="77777777" w:rsidR="003F5944" w:rsidRDefault="003F5944" w:rsidP="003F5944">
      <w:pPr>
        <w:pStyle w:val="Heading3"/>
        <w:rPr>
          <w:rFonts w:cs="Times New Roman"/>
          <w:rtl/>
        </w:rPr>
      </w:pPr>
      <w:r>
        <w:rPr>
          <w:rFonts w:hint="cs"/>
          <w:rtl/>
        </w:rPr>
        <w:t>אובססיה לגבי שרטוט הבניין + ציורים אורגינליים</w:t>
      </w:r>
    </w:p>
    <w:p w14:paraId="0C49D9FA" w14:textId="77777777" w:rsidR="003F5944" w:rsidRDefault="003F5944" w:rsidP="003F5944">
      <w:pPr>
        <w:rPr>
          <w:rFonts w:cs="Times New Roman"/>
          <w:rtl/>
        </w:rPr>
      </w:pPr>
    </w:p>
    <w:p w14:paraId="083C0A3D" w14:textId="77777777" w:rsidR="003F5944" w:rsidRDefault="003F5944" w:rsidP="003F5944">
      <w:pPr>
        <w:rPr>
          <w:rFonts w:cs="Times New Roman"/>
          <w:rtl/>
        </w:rPr>
      </w:pPr>
    </w:p>
    <w:p w14:paraId="02618567" w14:textId="77777777" w:rsidR="003F5944" w:rsidRPr="003F5944" w:rsidRDefault="003F5944" w:rsidP="003F5944">
      <w:pPr>
        <w:rPr>
          <w:rFonts w:cs="Times New Roman"/>
          <w:rtl/>
        </w:rPr>
      </w:pPr>
      <w:r w:rsidRPr="003F5944">
        <w:rPr>
          <w:rFonts w:cs="Times New Roman"/>
          <w:rtl/>
        </w:rPr>
        <w:t>[</w:t>
      </w:r>
    </w:p>
    <w:p w14:paraId="72477F94" w14:textId="77777777" w:rsidR="003F5944" w:rsidRPr="003F5944" w:rsidRDefault="003F5944" w:rsidP="003F5944">
      <w:pPr>
        <w:rPr>
          <w:rFonts w:cs="Times New Roman"/>
          <w:rtl/>
        </w:rPr>
      </w:pPr>
      <w:r w:rsidRPr="003F5944">
        <w:rPr>
          <w:rFonts w:cs="Times New Roman"/>
          <w:rtl/>
        </w:rPr>
        <w:t xml:space="preserve">אולי אבא של דימה גנב יחד עם חבר שלו יצירת אומנות </w:t>
      </w:r>
      <w:r w:rsidRPr="003F5944">
        <w:rPr>
          <w:rFonts w:cs="Times New Roman"/>
        </w:rPr>
        <w:t>priceless</w:t>
      </w:r>
      <w:r w:rsidRPr="003F5944">
        <w:rPr>
          <w:rFonts w:cs="Times New Roman"/>
          <w:rtl/>
        </w:rPr>
        <w:t xml:space="preserve"> מכנסיה באיטליה כשהם היו שם במחנה מעבר.</w:t>
      </w:r>
    </w:p>
    <w:p w14:paraId="3BF655B1" w14:textId="77777777" w:rsidR="003F5944" w:rsidRPr="003F5944" w:rsidRDefault="003F5944" w:rsidP="003F5944">
      <w:pPr>
        <w:rPr>
          <w:rFonts w:cs="Times New Roman"/>
          <w:rtl/>
        </w:rPr>
      </w:pPr>
      <w:r w:rsidRPr="003F5944">
        <w:rPr>
          <w:rFonts w:cs="Times New Roman"/>
          <w:rtl/>
        </w:rPr>
        <w:t>אולי:</w:t>
      </w:r>
    </w:p>
    <w:p w14:paraId="74423AB1" w14:textId="77777777" w:rsidR="003F5944" w:rsidRPr="003F5944" w:rsidRDefault="003F5944" w:rsidP="003F5944">
      <w:pPr>
        <w:rPr>
          <w:rFonts w:cs="Times New Roman"/>
          <w:rtl/>
        </w:rPr>
      </w:pPr>
      <w:r w:rsidRPr="003F5944">
        <w:rPr>
          <w:rFonts w:cs="Times New Roman"/>
          <w:rtl/>
        </w:rPr>
        <w:t>האב והאב החורג של דימה נכלאו ביחד באיטליה וכך הכירו</w:t>
      </w:r>
    </w:p>
    <w:p w14:paraId="2BD29EE0" w14:textId="77777777" w:rsidR="003F5944" w:rsidRPr="003F5944" w:rsidRDefault="003F5944" w:rsidP="003F5944">
      <w:pPr>
        <w:rPr>
          <w:rFonts w:cs="Times New Roman"/>
        </w:rPr>
      </w:pPr>
      <w:r w:rsidRPr="003F5944">
        <w:rPr>
          <w:rFonts w:cs="Times New Roman"/>
        </w:rPr>
        <w:t>Threaten to expose someone's secrets</w:t>
      </w:r>
    </w:p>
    <w:p w14:paraId="4A25B38B" w14:textId="77777777" w:rsidR="003F5944" w:rsidRPr="003F5944" w:rsidRDefault="003F5944" w:rsidP="003F5944">
      <w:pPr>
        <w:rPr>
          <w:rFonts w:cs="Times New Roman"/>
          <w:rtl/>
        </w:rPr>
      </w:pPr>
      <w:r w:rsidRPr="003F5944">
        <w:rPr>
          <w:rFonts w:cs="Times New Roman"/>
          <w:rtl/>
        </w:rPr>
        <w:t xml:space="preserve">אולי אבא של דימה היה עד לגניבה של </w:t>
      </w:r>
      <w:r w:rsidRPr="003F5944">
        <w:rPr>
          <w:rFonts w:cs="Times New Roman"/>
        </w:rPr>
        <w:t>illuminated manuscripts</w:t>
      </w:r>
      <w:r w:rsidRPr="003F5944">
        <w:rPr>
          <w:rFonts w:cs="Times New Roman"/>
          <w:rtl/>
        </w:rPr>
        <w:t xml:space="preserve"> כתבי יד מוארים מכנסיה באיטליה ששם הם היו בתחנת ביניים. נשאר לו כתב יד מואר אחד ויחיד ברשותו, והוא התכוון להשתמש בו בשביל להוריד את כל הכנופייה שגנבה – הוא היה עד ולכן הם רודפים אחריו. הוא השאיר בידו את אחד מהספרים בתור הוכחה והם רוצים לגנוב את זה ממנו בשביל שלא יעיד נגדם.</w:t>
      </w:r>
    </w:p>
    <w:p w14:paraId="2365AFDE" w14:textId="77777777" w:rsidR="003F5944" w:rsidRPr="003F5944" w:rsidRDefault="003F5944" w:rsidP="003F5944">
      <w:pPr>
        <w:rPr>
          <w:rFonts w:cs="Times New Roman"/>
          <w:rtl/>
        </w:rPr>
      </w:pPr>
      <w:r w:rsidRPr="003F5944">
        <w:rPr>
          <w:rFonts w:cs="Times New Roman"/>
          <w:rtl/>
        </w:rPr>
        <w:t>זה מבולגן ומפוזר, אין לי מושג איך להמשיך.</w:t>
      </w:r>
    </w:p>
    <w:p w14:paraId="0F189F5C" w14:textId="77777777" w:rsidR="003F5944" w:rsidRPr="003F5944" w:rsidRDefault="003F5944" w:rsidP="003F5944">
      <w:pPr>
        <w:rPr>
          <w:rFonts w:cs="Times New Roman"/>
          <w:rtl/>
        </w:rPr>
      </w:pPr>
      <w:r w:rsidRPr="003F5944">
        <w:rPr>
          <w:rFonts w:cs="Times New Roman"/>
          <w:rtl/>
        </w:rPr>
        <w:t>אמא של דימה לא ידעה כלום על מה שהתרחש.</w:t>
      </w:r>
    </w:p>
    <w:p w14:paraId="3EA63961" w14:textId="77777777" w:rsidR="003F5944" w:rsidRPr="003F5944" w:rsidRDefault="003F5944" w:rsidP="003F5944">
      <w:pPr>
        <w:rPr>
          <w:rFonts w:cs="Times New Roman"/>
          <w:rtl/>
        </w:rPr>
      </w:pPr>
      <w:r w:rsidRPr="003F5944">
        <w:rPr>
          <w:rFonts w:cs="Times New Roman"/>
          <w:rtl/>
        </w:rPr>
        <w:t>המטרה - כך המתיק לו ראש הכנופיה שסובב את דעתו עליו עם סיפורי התעשרות קלה - היתה ספר מואר, כלומר ספר עתיק מימי הביניים.</w:t>
      </w:r>
    </w:p>
    <w:p w14:paraId="09F4177B" w14:textId="77777777" w:rsidR="003F5944" w:rsidRPr="003F5944" w:rsidRDefault="003F5944" w:rsidP="003F5944">
      <w:pPr>
        <w:rPr>
          <w:rFonts w:cs="Times New Roman"/>
          <w:rtl/>
        </w:rPr>
      </w:pPr>
      <w:r w:rsidRPr="003F5944">
        <w:rPr>
          <w:rFonts w:cs="Times New Roman"/>
          <w:rtl/>
        </w:rPr>
        <w:t>]</w:t>
      </w:r>
    </w:p>
    <w:p w14:paraId="743589F8" w14:textId="77777777" w:rsidR="003F5944" w:rsidRDefault="003F5944" w:rsidP="003F5944">
      <w:pPr>
        <w:rPr>
          <w:rFonts w:cs="Times New Roman"/>
          <w:rtl/>
        </w:rPr>
      </w:pPr>
      <w:r w:rsidRPr="003F5944">
        <w:rPr>
          <w:rFonts w:cs="Times New Roman"/>
          <w:rtl/>
        </w:rPr>
        <w:t>[וכך במקום לנסוע ממחנה המעבר באיטליה לאוסטרליה למשל או לקנדה הוא נאלץ לנסוע לישראל, ועכשו נודע שגם מישהו מהכנופיה פה, והוא פראנטי, הוא בפאניקה מוחלטת בשביל למצוא את האדם ולדרוש את כספו ואת כבודו, ואם אפשר גם את חלקו בשלל.]</w:t>
      </w:r>
    </w:p>
    <w:p w14:paraId="44FAE974" w14:textId="77777777" w:rsidR="003F5944" w:rsidRDefault="003F5944" w:rsidP="003F5944">
      <w:pPr>
        <w:rPr>
          <w:rFonts w:cs="Times New Roman"/>
          <w:rtl/>
        </w:rPr>
      </w:pPr>
      <w:r>
        <w:rPr>
          <w:rFonts w:cs="Times New Roman" w:hint="cs"/>
          <w:rtl/>
        </w:rPr>
        <w:t>[</w:t>
      </w:r>
    </w:p>
    <w:p w14:paraId="68DAD271" w14:textId="77777777" w:rsidR="003F5944" w:rsidRDefault="003F5944" w:rsidP="003F5944">
      <w:pPr>
        <w:rPr>
          <w:rtl/>
        </w:rPr>
      </w:pPr>
      <w:r>
        <w:rPr>
          <w:rFonts w:cs="Times New Roman"/>
          <w:rtl/>
        </w:rPr>
        <w:t>וזה עכשו או אף פעם. דימה עמד לחדור למשרדים באותו ערב כשנעצר על-ידי המשטרה הצבאית בעוון עריקות. קטוע הזרת נמצא בארץ, את זאת האב ידע. היו לו עדיין קשרים מסויימים אצל אנשים מסויימים גם הם או אפילו עוד יותר, קשרים עם אנשים כאלה שמה שהכי רצוי לגביהם זה שלא יהיו לך קשרים איתם.</w:t>
      </w:r>
    </w:p>
    <w:p w14:paraId="2DC827F2" w14:textId="77777777" w:rsidR="003F5944" w:rsidRDefault="003F5944" w:rsidP="003F5944">
      <w:pPr>
        <w:rPr>
          <w:rtl/>
        </w:rPr>
      </w:pPr>
      <w:r>
        <w:rPr>
          <w:rFonts w:hint="cs"/>
          <w:rtl/>
        </w:rPr>
        <w:t>]</w:t>
      </w:r>
    </w:p>
    <w:p w14:paraId="72B14228" w14:textId="77777777" w:rsidR="003F5944" w:rsidRDefault="003F5944" w:rsidP="003F5944">
      <w:pPr>
        <w:rPr>
          <w:rFonts w:cs="Times New Roman"/>
          <w:rtl/>
        </w:rPr>
      </w:pPr>
    </w:p>
    <w:p w14:paraId="1543F12B" w14:textId="77777777" w:rsidR="003F5944" w:rsidRDefault="003F5944" w:rsidP="003F5944">
      <w:pPr>
        <w:rPr>
          <w:rtl/>
        </w:rPr>
      </w:pPr>
      <w:r>
        <w:rPr>
          <w:rFonts w:hint="cs"/>
          <w:rtl/>
        </w:rPr>
        <w:lastRenderedPageBreak/>
        <w:t>[[</w:t>
      </w:r>
    </w:p>
    <w:p w14:paraId="6A87C32E" w14:textId="77777777" w:rsidR="003F5944" w:rsidRDefault="003F5944" w:rsidP="003F5944">
      <w:pPr>
        <w:rPr>
          <w:rFonts w:cs="Times New Roman"/>
          <w:rtl/>
        </w:rPr>
      </w:pPr>
      <w:r>
        <w:rPr>
          <w:rFonts w:cs="Times New Roman"/>
          <w:rtl/>
        </w:rPr>
        <w:t>הוא היה אבססיבי לדבר אחד ויחיד – השרטוט של בניין המשרדים. הוא עצמו הסתובב שם כשהבניין היה עדיין נגיש לו ושרטט את כולו. הוא ידע בדיוק מהם ה</w:t>
      </w:r>
      <w:r>
        <w:rPr>
          <w:rFonts w:cs="Times New Roman" w:hint="cs"/>
          <w:rtl/>
        </w:rPr>
        <w:t>משרד</w:t>
      </w:r>
      <w:r>
        <w:rPr>
          <w:rFonts w:cs="Times New Roman"/>
          <w:rtl/>
        </w:rPr>
        <w:t xml:space="preserve">ים בקומה 13 [כן העלנו קומה – האבא חסר מזל ואלכס בר מזל] שהותקנו בהם כספות, והיו לא מעט משרדים כאלו והיו לא מעט כספות. והיה עוד דבר שהוא היה מאוד אובססיבי כלפיו – תאריך שבו אחד ממנהלי האופרציה אמור להגיע ארצה, לקראת מכירה פומבית גדולה מאוד בחו"ל. הוא ניסה למכור את אחד המוצגים, שהיה </w:t>
      </w:r>
      <w:r>
        <w:t>artifact</w:t>
      </w:r>
      <w:r>
        <w:rPr>
          <w:rFonts w:cs="Times New Roman"/>
          <w:rtl/>
        </w:rPr>
        <w:t xml:space="preserve"> גנוב מאחד המוזיאונים, במכירה פומבית גדולה, רצינית, חגיגית וגו' מרכזית והצליח. ובעקבות כך הוא (או הבוס שלו) החליט לקראת המכירה הבאה למכור את החלק הארי של האוצר שהוסתר באותם משרדים. זה היה מאוד חשוב לו – כך לקבל גושפנקא רשמית על האופרציה. כי רוב הכסף הוא ציפה לעשות ממכירה של חפצים גנובים שהם מאוד מוכרים ולא ניתן להעלות אותם במכירה פומבית, לאנשים פרטיים.</w:t>
      </w:r>
      <w:r>
        <w:rPr>
          <w:rFonts w:cs="Times New Roman" w:hint="cs"/>
          <w:rtl/>
        </w:rPr>
        <w:t xml:space="preserve"> ולכן היו חייבים להכנס לשם עד אז, כי אח"כ כל האופרציה תתפרק. הכל יועבר לחו"ל ויימכר.]]</w:t>
      </w:r>
    </w:p>
    <w:p w14:paraId="75579D44" w14:textId="77777777" w:rsidR="003F5944" w:rsidRDefault="003F5944" w:rsidP="003F5944">
      <w:pPr>
        <w:rPr>
          <w:rFonts w:cs="Times New Roman"/>
          <w:rtl/>
        </w:rPr>
      </w:pPr>
    </w:p>
    <w:p w14:paraId="3D392693" w14:textId="77777777" w:rsidR="003F5944" w:rsidRDefault="003F5944" w:rsidP="003F5944">
      <w:pPr>
        <w:rPr>
          <w:rFonts w:cs="Times New Roman"/>
          <w:rtl/>
        </w:rPr>
      </w:pPr>
      <w:r>
        <w:rPr>
          <w:rFonts w:cs="Times New Roman" w:hint="cs"/>
          <w:rtl/>
        </w:rPr>
        <w:t>[[</w:t>
      </w:r>
      <w:r>
        <w:rPr>
          <w:rFonts w:cs="Times New Roman"/>
          <w:rtl/>
        </w:rPr>
        <w:t>ואם זה לא מספיק אז נוסיף עוד כמה חפצים שאותם שלטון החוק מעריך יותר מאשר את עשיית הצדק. כאן האב [שיש לו שם] צחק צחוק חלול. צחוק חלול הוא צחוק שבו היית רוצה שיצטרפו אליך אבל מתברר שאיש חוץ ממך לא מוצא את זה משמח או משובב נפש, והם אפילו מגדילים לעשות ומביטים זה בזה במבטים מלאי משמעות. ואתה יודע שלא הצחקת ואפילו לא שיעשעת איש, אלא להיפך – מילאת אותם ב</w:t>
      </w:r>
      <w:r>
        <w:t>horror</w:t>
      </w:r>
      <w:r>
        <w:rPr>
          <w:rFonts w:cs="Times New Roman"/>
          <w:rtl/>
        </w:rPr>
        <w:t xml:space="preserve"> על כי אנשים כמוך נמצאים בעולם, מסתובבים בין הבריות. ולכן אתה צוחק עוד יותר, בשביל להוכיח שאתה אדם אוטונומי עם דיעות לגיטימיות לגבי מה מצחיק ומה לא מצחיק, אם כי בתוכך לא קיים אדם אוטונומי. ולכן הצחוק יוצא חלול.</w:t>
      </w:r>
      <w:r>
        <w:rPr>
          <w:rFonts w:cs="Times New Roman" w:hint="cs"/>
          <w:rtl/>
        </w:rPr>
        <w:t>]]</w:t>
      </w:r>
    </w:p>
    <w:p w14:paraId="5489AC65" w14:textId="77777777" w:rsidR="003F5944" w:rsidRDefault="003F5944" w:rsidP="003F5944">
      <w:pPr>
        <w:rPr>
          <w:rFonts w:cs="Times New Roman"/>
          <w:rtl/>
        </w:rPr>
      </w:pPr>
    </w:p>
    <w:p w14:paraId="40A7741C" w14:textId="77777777" w:rsidR="003F5944" w:rsidRDefault="003F5944" w:rsidP="003F5944">
      <w:pPr>
        <w:rPr>
          <w:rtl/>
        </w:rPr>
      </w:pPr>
    </w:p>
    <w:p w14:paraId="4920F710" w14:textId="77777777" w:rsidR="003F5944" w:rsidRDefault="003F5944" w:rsidP="003F5944">
      <w:pPr>
        <w:pStyle w:val="Heading3"/>
        <w:rPr>
          <w:rtl/>
        </w:rPr>
      </w:pPr>
      <w:r>
        <w:rPr>
          <w:rFonts w:hint="cs"/>
          <w:rtl/>
        </w:rPr>
        <w:t>זיוף אמנים מהשורה השנייה</w:t>
      </w:r>
    </w:p>
    <w:p w14:paraId="10B30D89" w14:textId="77777777" w:rsidR="003F5944" w:rsidRDefault="003F5944" w:rsidP="003F5944">
      <w:pPr>
        <w:rPr>
          <w:rtl/>
        </w:rPr>
      </w:pPr>
      <w:r>
        <w:rPr>
          <w:rFonts w:hint="cs"/>
          <w:rtl/>
        </w:rPr>
        <w:t>ככל שהצייר שאתה מזייף חשוב יותר, הבדיקות יהיו קשוחות יותר. אם אתה הולך על זיוף אמנים מהשורה השנייה, הבדיקות הרבה פחות קשוחות.</w:t>
      </w:r>
    </w:p>
    <w:p w14:paraId="401B09C0" w14:textId="77777777" w:rsidR="003F5944" w:rsidRDefault="003F5944" w:rsidP="003F5944">
      <w:pPr>
        <w:rPr>
          <w:rtl/>
        </w:rPr>
      </w:pPr>
      <w:r>
        <w:rPr>
          <w:rFonts w:hint="cs"/>
          <w:rtl/>
        </w:rPr>
        <w:t>מי זה אומנים מהשורה השנייה? כאלו שלא מופיעים במוזיאונים?</w:t>
      </w:r>
    </w:p>
    <w:p w14:paraId="6851E171" w14:textId="77777777" w:rsidR="003F5944" w:rsidRDefault="003F5944" w:rsidP="003F5944">
      <w:pPr>
        <w:rPr>
          <w:rtl/>
        </w:rPr>
      </w:pPr>
      <w:r>
        <w:rPr>
          <w:rFonts w:hint="cs"/>
          <w:rtl/>
        </w:rPr>
        <w:t xml:space="preserve">הם מופיעים בהחלט. זה לא ואן גוך ורנואר, אלא אותם אומנים שתמונותיהם תלויות לצד ואן גוך ורנואר ואתה חולף על פניהן במהירות בין יצירה שעל-פי הקונצנזוס היא מופתית לבאה אחריה. אתה הולך על זרמים שמוכרים טוב בשוק האמנות, למשל סוראליזם הולך טוב, גם פוביזם </w:t>
      </w:r>
      <w:r>
        <w:rPr>
          <w:rtl/>
        </w:rPr>
        <w:t>–</w:t>
      </w:r>
      <w:r>
        <w:rPr>
          <w:rFonts w:hint="cs"/>
          <w:rtl/>
        </w:rPr>
        <w:t xml:space="preserve"> אתה יודע, בסיגנון מאטיס.</w:t>
      </w:r>
    </w:p>
    <w:p w14:paraId="28428BF6" w14:textId="77777777" w:rsidR="003F5944" w:rsidRDefault="003F5944" w:rsidP="003F5944">
      <w:pPr>
        <w:rPr>
          <w:rtl/>
        </w:rPr>
      </w:pPr>
      <w:r>
        <w:rPr>
          <w:rFonts w:hint="cs"/>
          <w:rtl/>
        </w:rPr>
        <w:t>[</w:t>
      </w:r>
      <w:hyperlink r:id="rId24" w:history="1">
        <w:r w:rsidRPr="001D30E2">
          <w:rPr>
            <w:rStyle w:val="Hyperlink"/>
            <w:rFonts w:hint="cs"/>
            <w:rtl/>
          </w:rPr>
          <w:t>פוביזם</w:t>
        </w:r>
      </w:hyperlink>
      <w:r>
        <w:rPr>
          <w:rFonts w:hint="cs"/>
          <w:rtl/>
        </w:rPr>
        <w:t>]</w:t>
      </w:r>
    </w:p>
    <w:p w14:paraId="1C002307" w14:textId="77777777" w:rsidR="003F5944" w:rsidRDefault="003F5944" w:rsidP="003F5944">
      <w:pPr>
        <w:bidi w:val="0"/>
        <w:rPr>
          <w:rtl/>
        </w:rPr>
      </w:pPr>
      <w:r w:rsidRPr="001D30E2">
        <w:t>sold well from a commercial point of view</w:t>
      </w:r>
      <w:r>
        <w:t>:</w:t>
      </w:r>
      <w:r w:rsidRPr="001D30E2">
        <w:t xml:space="preserve"> </w:t>
      </w:r>
      <w:r>
        <w:t>S</w:t>
      </w:r>
      <w:r w:rsidRPr="001D30E2">
        <w:t>urrealism</w:t>
      </w:r>
      <w:r>
        <w:t>,</w:t>
      </w:r>
      <w:r w:rsidRPr="001D30E2">
        <w:t xml:space="preserve"> German and Austrian art and Fauvism </w:t>
      </w:r>
    </w:p>
    <w:p w14:paraId="4C4C8208" w14:textId="77777777" w:rsidR="003F5944" w:rsidRDefault="003F5944" w:rsidP="003F5944">
      <w:pPr>
        <w:rPr>
          <w:rFonts w:cs="Times New Roman"/>
          <w:rtl/>
        </w:rPr>
      </w:pPr>
      <w:r>
        <w:rPr>
          <w:rFonts w:hint="cs"/>
          <w:rtl/>
        </w:rPr>
        <w:t>להעתיק תמונות קיימות ולנסות למכור בתור זיופים זה קשה. יותר קל לבחור מתוך ה</w:t>
      </w:r>
      <w:r w:rsidRPr="00B850C0">
        <w:rPr>
          <w:rFonts w:cs="Times New Roman"/>
          <w:rtl/>
        </w:rPr>
        <w:t>קטלוג רזו</w:t>
      </w:r>
      <w:r>
        <w:rPr>
          <w:rFonts w:cs="Times New Roman" w:hint="cs"/>
          <w:rtl/>
        </w:rPr>
        <w:t>ֹ</w:t>
      </w:r>
      <w:r w:rsidRPr="00B850C0">
        <w:rPr>
          <w:rFonts w:cs="Times New Roman"/>
          <w:rtl/>
        </w:rPr>
        <w:t>נ</w:t>
      </w:r>
      <w:r>
        <w:rPr>
          <w:rFonts w:cs="Times New Roman" w:hint="cs"/>
          <w:rtl/>
        </w:rPr>
        <w:t>ֶ</w:t>
      </w:r>
      <w:r w:rsidRPr="00B850C0">
        <w:rPr>
          <w:rFonts w:cs="Times New Roman"/>
          <w:rtl/>
        </w:rPr>
        <w:t>ה</w:t>
      </w:r>
      <w:r>
        <w:rPr>
          <w:rFonts w:cs="Times New Roman" w:hint="cs"/>
          <w:rtl/>
        </w:rPr>
        <w:t xml:space="preserve">, (שמכיל את כל היצירות שהמומחים מסכימים שהאמן יצר אי פעם, שאין עליהן מחלוקת) איזו יצירה שאין תמונה שלה כי אבדה </w:t>
      </w:r>
      <w:r>
        <w:rPr>
          <w:rFonts w:cs="Times New Roman"/>
          <w:rtl/>
        </w:rPr>
        <w:t>–</w:t>
      </w:r>
      <w:r>
        <w:rPr>
          <w:rFonts w:cs="Times New Roman" w:hint="cs"/>
          <w:rtl/>
        </w:rPr>
        <w:t xml:space="preserve"> יש רק תיאור שלה ושל הגודל שלה. מה פשוט יותר מאשר לצייר את התמונה? הכי קשה וזה כבר לא התחום שלי, זה ליצור תמונה שאיננה בקטלוג רזונה, אבל לזייף מסמכים נוספים שיעידו על האותנטיות.</w:t>
      </w:r>
    </w:p>
    <w:p w14:paraId="2E25597B" w14:textId="77777777" w:rsidR="003F5944" w:rsidRDefault="003F5944" w:rsidP="003F5944">
      <w:pPr>
        <w:bidi w:val="0"/>
        <w:rPr>
          <w:rtl/>
        </w:rPr>
      </w:pPr>
      <w:r>
        <w:lastRenderedPageBreak/>
        <w:t>Recreated paintings which had been lost but which were known to have existed at some stage. They were usually illustrated in a catalogue raisonné with blank squares</w:t>
      </w:r>
    </w:p>
    <w:p w14:paraId="69E67EBA" w14:textId="77777777" w:rsidR="003F5944" w:rsidRDefault="003F5944" w:rsidP="003F5944">
      <w:pPr>
        <w:rPr>
          <w:rtl/>
        </w:rPr>
      </w:pPr>
      <w:r>
        <w:rPr>
          <w:rFonts w:hint="cs"/>
          <w:rtl/>
        </w:rPr>
        <w:t xml:space="preserve">אבל בשביל זה צריך להכיר את האמן כל-כך טוב. לא רק את הציורים שלו לאורך כל החיים ובעיקר מאותה תקופה אלא הכל. </w:t>
      </w:r>
    </w:p>
    <w:p w14:paraId="4A988481" w14:textId="77777777" w:rsidR="003F5944" w:rsidRDefault="003F5944" w:rsidP="003F5944">
      <w:pPr>
        <w:bidi w:val="0"/>
        <w:rPr>
          <w:rtl/>
        </w:rPr>
      </w:pPr>
      <w:r>
        <w:t>he really immersed himself in the work of the artist he was copying he read a lot about them he went to various places to soak up the atmosphere and to see the landscapes for himself. No other forger had ever shown such inventiveness and imagination in their long-term plan to dupe the market.</w:t>
      </w:r>
    </w:p>
    <w:p w14:paraId="58202805" w14:textId="77777777" w:rsidR="003F5944" w:rsidRDefault="003F5944" w:rsidP="003F5944">
      <w:pPr>
        <w:rPr>
          <w:rtl/>
        </w:rPr>
      </w:pPr>
      <w:r>
        <w:rPr>
          <w:rFonts w:hint="cs"/>
          <w:rtl/>
        </w:rPr>
        <w:t>אתה יודע, הדבר הכי פשוט הוא לזייף איזה אמן מהתקופה הנאצית, מישהו שברח מפה לשם, חלק גדול מהתמונות כמובן ובאופן טבעי נעלמו. זאת לא תקופה רחוקה מדי שכמעט בלתי אפשרי למצוא קנווס וצבעים תואמים. והיא לא קרובה מדי שנשאר מישהו בחיים שיוכל לפסוק לפה או לשם. והוא לא אמן ידוע מספיק שאפילו הנינים שלו ימשיכו לתחזק את ה[</w:t>
      </w:r>
      <w:r>
        <w:t>legacy</w:t>
      </w:r>
      <w:r>
        <w:rPr>
          <w:rFonts w:hint="cs"/>
          <w:rtl/>
        </w:rPr>
        <w:t xml:space="preserve">] שלו. רק צריך סיפור מתקבל מספיק על הדעת בשביל להסביר כיצד נמצאו מחדש. אתה לא מרוויח על ציור כזה מליונים, אלא עשרות אלפים. אבל זה בהחלט מספיק. מספיק </w:t>
      </w:r>
      <w:r>
        <w:rPr>
          <w:rtl/>
        </w:rPr>
        <w:t>–</w:t>
      </w:r>
      <w:r>
        <w:rPr>
          <w:rFonts w:hint="cs"/>
          <w:rtl/>
        </w:rPr>
        <w:t xml:space="preserve"> אם לא מרמים אותך!!</w:t>
      </w:r>
    </w:p>
    <w:p w14:paraId="64AC3BE1" w14:textId="77777777" w:rsidR="003F5944" w:rsidRDefault="003F5944" w:rsidP="003F5944">
      <w:pPr>
        <w:rPr>
          <w:rtl/>
        </w:rPr>
      </w:pPr>
      <w:r>
        <w:rPr>
          <w:rFonts w:hint="cs"/>
          <w:rtl/>
        </w:rPr>
        <w:t xml:space="preserve">(ליצירות קוראים בשפה מקצועית "עבודות", אבל ארקדי לא אהב את השפה המקצועית הזאת.) </w:t>
      </w:r>
    </w:p>
    <w:p w14:paraId="3E820E70" w14:textId="77777777" w:rsidR="003F5944" w:rsidRDefault="003F5944" w:rsidP="003F5944">
      <w:pPr>
        <w:bidi w:val="0"/>
        <w:rPr>
          <w:rtl/>
        </w:rPr>
      </w:pPr>
      <w:r>
        <w:t>From the breadth of the brushstrokes down to the quantity of paint used the forger showed real precision.</w:t>
      </w:r>
    </w:p>
    <w:p w14:paraId="1E70C784" w14:textId="77777777" w:rsidR="003F5944" w:rsidRDefault="003F5944" w:rsidP="003F5944">
      <w:pPr>
        <w:rPr>
          <w:rtl/>
        </w:rPr>
      </w:pPr>
      <w:r>
        <w:rPr>
          <w:rFonts w:hint="cs"/>
          <w:rtl/>
        </w:rPr>
        <w:t>איך תופסים כזה זיוף?</w:t>
      </w:r>
    </w:p>
    <w:p w14:paraId="67A2CAD9" w14:textId="77777777" w:rsidR="003F5944" w:rsidRDefault="003F5944" w:rsidP="003F5944">
      <w:pPr>
        <w:rPr>
          <w:rtl/>
        </w:rPr>
      </w:pPr>
      <w:r>
        <w:rPr>
          <w:rFonts w:hint="cs"/>
          <w:rtl/>
        </w:rPr>
        <w:t xml:space="preserve">לא נמצאו פיגמנטים שאינם שייכים לתקופה. </w:t>
      </w:r>
    </w:p>
    <w:p w14:paraId="6B4CD400" w14:textId="77777777" w:rsidR="003F5944" w:rsidRDefault="003F5944" w:rsidP="003F5944">
      <w:pPr>
        <w:bidi w:val="0"/>
        <w:rPr>
          <w:rtl/>
        </w:rPr>
      </w:pPr>
      <w:r>
        <w:t>X-rays, carbon dating, tests on the wood, the canvas and the pigments. everything is scrutinized down to the last detail.</w:t>
      </w:r>
    </w:p>
    <w:p w14:paraId="7D6DF6C9" w14:textId="77777777" w:rsidR="003F5944" w:rsidRDefault="003F5944" w:rsidP="003F5944">
      <w:pPr>
        <w:rPr>
          <w:rtl/>
        </w:rPr>
      </w:pPr>
      <w:r>
        <w:rPr>
          <w:rFonts w:hint="cs"/>
          <w:rtl/>
        </w:rPr>
        <w:t>מאיפה אתה משיג קנווס מהתקופה?</w:t>
      </w:r>
    </w:p>
    <w:p w14:paraId="7EA187B5" w14:textId="77777777" w:rsidR="003F5944" w:rsidRDefault="003F5944" w:rsidP="003F5944">
      <w:pPr>
        <w:rPr>
          <w:rtl/>
        </w:rPr>
      </w:pPr>
      <w:r>
        <w:rPr>
          <w:rFonts w:hint="cs"/>
          <w:rtl/>
        </w:rPr>
        <w:t xml:space="preserve">אה, תמונות ישנות שאתה קונה בכמה מאות יורו[???] בשוק הפשפשים. אתה מקלף את הצבע. </w:t>
      </w:r>
    </w:p>
    <w:p w14:paraId="15E0335A" w14:textId="77777777" w:rsidR="003F5944" w:rsidRDefault="003F5944" w:rsidP="003F5944">
      <w:pPr>
        <w:rPr>
          <w:rtl/>
        </w:rPr>
      </w:pPr>
    </w:p>
    <w:p w14:paraId="551EBC44" w14:textId="77777777" w:rsidR="003F5944" w:rsidRDefault="003F5944" w:rsidP="003F5944">
      <w:pPr>
        <w:rPr>
          <w:rtl/>
        </w:rPr>
      </w:pPr>
      <w:r>
        <w:rPr>
          <w:rFonts w:hint="cs"/>
          <w:rtl/>
        </w:rPr>
        <w:t>לא בודקים אותך? לראות שזה לא זיוף?</w:t>
      </w:r>
    </w:p>
    <w:p w14:paraId="17295BDD" w14:textId="77777777" w:rsidR="003F5944" w:rsidRDefault="003F5944" w:rsidP="003F5944">
      <w:pPr>
        <w:rPr>
          <w:rtl/>
        </w:rPr>
      </w:pPr>
      <w:r>
        <w:rPr>
          <w:rFonts w:hint="cs"/>
          <w:rtl/>
        </w:rPr>
        <w:t xml:space="preserve">בודקים בטח, יש מעבדות לכל דבר, ובטח </w:t>
      </w:r>
      <w:r w:rsidRPr="00AC2A7C">
        <w:rPr>
          <w:rFonts w:cs="Times New Roman"/>
          <w:rtl/>
        </w:rPr>
        <w:t xml:space="preserve">תלוי כמה עמוק </w:t>
      </w:r>
      <w:r>
        <w:rPr>
          <w:rFonts w:cs="Times New Roman" w:hint="cs"/>
          <w:rtl/>
        </w:rPr>
        <w:t xml:space="preserve">הם </w:t>
      </w:r>
      <w:r w:rsidRPr="00AC2A7C">
        <w:rPr>
          <w:rFonts w:cs="Times New Roman"/>
          <w:rtl/>
        </w:rPr>
        <w:t xml:space="preserve">חופרים, וכמה </w:t>
      </w:r>
      <w:r>
        <w:rPr>
          <w:rFonts w:cs="Times New Roman" w:hint="cs"/>
          <w:rtl/>
        </w:rPr>
        <w:t>הזייפן</w:t>
      </w:r>
      <w:r w:rsidRPr="00AC2A7C">
        <w:rPr>
          <w:rFonts w:cs="Times New Roman"/>
          <w:rtl/>
        </w:rPr>
        <w:t xml:space="preserve"> טוב במה ש</w:t>
      </w:r>
      <w:r>
        <w:rPr>
          <w:rFonts w:cs="Times New Roman" w:hint="cs"/>
          <w:rtl/>
        </w:rPr>
        <w:t>הוא</w:t>
      </w:r>
      <w:r w:rsidRPr="00AC2A7C">
        <w:rPr>
          <w:rFonts w:cs="Times New Roman"/>
          <w:rtl/>
        </w:rPr>
        <w:t xml:space="preserve"> עושה. אם משתמש</w:t>
      </w:r>
      <w:r>
        <w:rPr>
          <w:rFonts w:cs="Times New Roman" w:hint="cs"/>
          <w:rtl/>
        </w:rPr>
        <w:t>ים</w:t>
      </w:r>
      <w:r w:rsidRPr="00AC2A7C">
        <w:rPr>
          <w:rFonts w:cs="Times New Roman"/>
          <w:rtl/>
        </w:rPr>
        <w:t xml:space="preserve"> בצבעים מהתקופה, בקנ</w:t>
      </w:r>
      <w:r>
        <w:rPr>
          <w:rFonts w:cs="Times New Roman" w:hint="cs"/>
          <w:rtl/>
        </w:rPr>
        <w:t>ב</w:t>
      </w:r>
      <w:r w:rsidRPr="00AC2A7C">
        <w:rPr>
          <w:rFonts w:cs="Times New Roman"/>
          <w:rtl/>
        </w:rPr>
        <w:t xml:space="preserve">ס מהתקופה, במדלל צבע מהתקופה – הסיכוי שיגלו את </w:t>
      </w:r>
      <w:r>
        <w:rPr>
          <w:rFonts w:cs="Times New Roman" w:hint="cs"/>
          <w:rtl/>
        </w:rPr>
        <w:t>הזיוף</w:t>
      </w:r>
      <w:r w:rsidRPr="00AC2A7C">
        <w:rPr>
          <w:rFonts w:cs="Times New Roman"/>
          <w:rtl/>
        </w:rPr>
        <w:t xml:space="preserve"> קטן מאוד. לא מפני שאי אפשר אלא מפני ש</w:t>
      </w:r>
      <w:r>
        <w:rPr>
          <w:rFonts w:cs="Times New Roman" w:hint="cs"/>
          <w:rtl/>
        </w:rPr>
        <w:t xml:space="preserve">אתה מבצע </w:t>
      </w:r>
      <w:r w:rsidRPr="00AC2A7C">
        <w:rPr>
          <w:rFonts w:cs="Times New Roman"/>
          <w:rtl/>
        </w:rPr>
        <w:t xml:space="preserve">בדיקה יקרה מאוד </w:t>
      </w:r>
      <w:r>
        <w:rPr>
          <w:rFonts w:cs="Times New Roman" w:hint="cs"/>
          <w:rtl/>
        </w:rPr>
        <w:t xml:space="preserve">ומקבל תוצאה </w:t>
      </w:r>
      <w:r w:rsidRPr="00AC2A7C">
        <w:rPr>
          <w:rFonts w:cs="Times New Roman"/>
          <w:rtl/>
        </w:rPr>
        <w:t>שהכל בסדר. השאלה היא אם תמשיך לבדיקה היקרה הבאה. בשלב מסויים הקונה או בית המכירות משתכנע</w:t>
      </w:r>
      <w:r>
        <w:rPr>
          <w:rFonts w:cs="Times New Roman" w:hint="cs"/>
          <w:rtl/>
        </w:rPr>
        <w:t>.</w:t>
      </w:r>
      <w:r>
        <w:rPr>
          <w:rFonts w:hint="cs"/>
          <w:rtl/>
        </w:rPr>
        <w:t xml:space="preserve"> היו זיופים ששלחנו בעצמנו למעבדות, ואם היו מגלים את הזיוף, היינו משפרים את הטכניקה. בוגדן השקיע בי המון כסף. המון, בשביל להפוך אותי לזייפן הכי גדול בעולם. אתה מבין, כל מי שתופסים וקוראים לו 'הזייפן הכי גדול בעולם' </w:t>
      </w:r>
      <w:r>
        <w:rPr>
          <w:rtl/>
        </w:rPr>
        <w:t>–</w:t>
      </w:r>
      <w:r>
        <w:rPr>
          <w:rFonts w:hint="cs"/>
          <w:rtl/>
        </w:rPr>
        <w:t xml:space="preserve"> הוא לא. כי תפסו אותו. אותי לא יתפסו לעולם. תמיד תזכור </w:t>
      </w:r>
      <w:r>
        <w:rPr>
          <w:rtl/>
        </w:rPr>
        <w:t>–</w:t>
      </w:r>
      <w:r>
        <w:rPr>
          <w:rFonts w:hint="cs"/>
          <w:rtl/>
        </w:rPr>
        <w:t xml:space="preserve"> לעולם לא תשמע עלי, ואני הזייפן הכי טוב בעולם.</w:t>
      </w:r>
    </w:p>
    <w:p w14:paraId="28B5FAFD" w14:textId="77777777" w:rsidR="003F5944" w:rsidRDefault="003F5944" w:rsidP="003F5944">
      <w:pPr>
        <w:rPr>
          <w:rtl/>
        </w:rPr>
      </w:pPr>
      <w:r>
        <w:rPr>
          <w:rFonts w:hint="cs"/>
          <w:rtl/>
        </w:rPr>
        <w:t>אם אתה רוצה לדעת מה לא לעשות, איך להגיע הכי גבוה שאפשר בעולם הזייפנות אבל זה דבר שאני לא מוכן לעשות. ובוגדן כשהוא הבין שאת זה אני לא אעשה, הוא העניש אותי. הוא הפסיק לשלם לי.</w:t>
      </w:r>
    </w:p>
    <w:p w14:paraId="686A7D3F" w14:textId="77777777" w:rsidR="003F5944" w:rsidRDefault="003F5944" w:rsidP="003F5944">
      <w:pPr>
        <w:bidi w:val="0"/>
      </w:pPr>
      <w:r>
        <w:t>in 1937 Hitler was against modern German art and so he gave the order to confiscate all modern art in all the German museums.</w:t>
      </w:r>
    </w:p>
    <w:p w14:paraId="5853C2B6" w14:textId="77777777" w:rsidR="003F5944" w:rsidRDefault="003F5944" w:rsidP="003F5944">
      <w:pPr>
        <w:rPr>
          <w:rtl/>
        </w:rPr>
      </w:pPr>
      <w:r>
        <w:rPr>
          <w:rFonts w:hint="cs"/>
          <w:rtl/>
        </w:rPr>
        <w:lastRenderedPageBreak/>
        <w:t>בוגדן מצא תיקי מסמכים של סוחרי אומנות יהודים שהנאצים החרימו את האוספים שלהם. ואלו תמונות שאף אחד לא ראה מאז, התיעוד שלהם באופן טבעי מעורפל. אם אתה טוען שמצאת את התמונות האלו, אתה יכול למכור אותן תמורת המון כסף. המון. זה מבצע מטורף, זה לשים אותך ישר בעין הזרקורים, וזה לרמות במקום שאני לא רוצה לרמות. זה חלק מההסטוריה שאני לא רוצה לזייף. האימא של הילדים שלי יהודיה, השותף שלי יהודי. אני לא רוצה לזייף את התמונות האלו.</w:t>
      </w:r>
    </w:p>
    <w:p w14:paraId="20619E61" w14:textId="77777777" w:rsidR="003F5944" w:rsidRDefault="003F5944" w:rsidP="003F5944">
      <w:pPr>
        <w:rPr>
          <w:rtl/>
        </w:rPr>
      </w:pPr>
      <w:r>
        <w:rPr>
          <w:rFonts w:hint="cs"/>
          <w:rtl/>
        </w:rPr>
        <w:t>אבל איך היית מביא את הציורים המזוייפים לשוק? מאיפה היית אומר שמצאת אותם?</w:t>
      </w:r>
    </w:p>
    <w:p w14:paraId="5C05B60B" w14:textId="77777777" w:rsidR="003F5944" w:rsidRDefault="003F5944" w:rsidP="003F5944">
      <w:pPr>
        <w:rPr>
          <w:rtl/>
        </w:rPr>
      </w:pPr>
      <w:r>
        <w:rPr>
          <w:rFonts w:hint="cs"/>
          <w:rtl/>
        </w:rPr>
        <w:t xml:space="preserve">זה בוגדן היה אחראי, הוא המציא סיפורים. זה קל </w:t>
      </w:r>
      <w:r>
        <w:rPr>
          <w:rtl/>
        </w:rPr>
        <w:t>–</w:t>
      </w:r>
      <w:r>
        <w:rPr>
          <w:rFonts w:hint="cs"/>
          <w:rtl/>
        </w:rPr>
        <w:t xml:space="preserve"> אתה מוצא את הנכדים של השכן מאותה תקופה (ומי זוכר בדיוק מי היה השכן של אותו סוחר אומנות יהודי משנות השלושים?), את הנכדים של המנקה שלו, של כל מי שהסוחר היה יכול אולי לסמוך עליו בשעת מצוקה איומה ולהשאיר אצלו כמה ציורים. או מישהו שאצלו התאכסן בבריחה שלו, שאמר לו היכן הציורים מוסתרים בשביל שיעזור לו לברוח. האופציות אינסופיות. אבל אתה צריך לבחור סיפור אחד וללכת איתו עד הסוף. אם אתה בונה את הסיפור מספיק טוב, עם מספיק מסמכים (אל לא יותר מדי), פנקסי רשימות. זה עבודה רצינית. מאוד. אבל מי שיודע לזייף מייסטרים גדולים יודע גם לזייף פנקס רשימות, מסמך, חוזה. </w:t>
      </w:r>
    </w:p>
    <w:p w14:paraId="6225B6C9" w14:textId="77777777" w:rsidR="003F5944" w:rsidRDefault="003F5944" w:rsidP="003F5944">
      <w:pPr>
        <w:bidi w:val="0"/>
        <w:rPr>
          <w:rtl/>
        </w:rPr>
      </w:pPr>
      <w:r>
        <w:t>Yeager supposedly hid them, because obviously these were considered during the war and under the Nazi regime to be degenerate works. Then, by force of circumstance they were discovered much later by his grandchildren who finally decided to sell them one by one. That was the gist of the story. It was the perfect scenario.</w:t>
      </w:r>
    </w:p>
    <w:p w14:paraId="5BE22159" w14:textId="77777777" w:rsidR="003F5944" w:rsidRDefault="003F5944" w:rsidP="003F5944">
      <w:pPr>
        <w:rPr>
          <w:rFonts w:cs="Times New Roman"/>
          <w:rtl/>
        </w:rPr>
      </w:pPr>
      <w:r>
        <w:rPr>
          <w:rFonts w:hint="cs"/>
          <w:rtl/>
        </w:rPr>
        <w:t xml:space="preserve">בוגדן מושך לכיוונים לא טובים. הוא אומר </w:t>
      </w:r>
      <w:r>
        <w:rPr>
          <w:rtl/>
        </w:rPr>
        <w:t>–</w:t>
      </w:r>
      <w:r>
        <w:rPr>
          <w:rFonts w:hint="cs"/>
          <w:rtl/>
        </w:rPr>
        <w:t xml:space="preserve"> אם אתה כזה טוב, נראה אותך מזייף ציירים מהשורה הראשונה. ואני אומר </w:t>
      </w:r>
      <w:r>
        <w:rPr>
          <w:rtl/>
        </w:rPr>
        <w:t>–</w:t>
      </w:r>
      <w:r>
        <w:rPr>
          <w:rFonts w:hint="cs"/>
          <w:rtl/>
        </w:rPr>
        <w:t xml:space="preserve"> אני לא אזייף את </w:t>
      </w:r>
      <w:r w:rsidRPr="00283454">
        <w:rPr>
          <w:rFonts w:cs="Times New Roman"/>
          <w:rtl/>
        </w:rPr>
        <w:t>פרנאן לז'ה</w:t>
      </w:r>
      <w:r>
        <w:rPr>
          <w:rFonts w:cs="Times New Roman" w:hint="cs"/>
          <w:rtl/>
        </w:rPr>
        <w:t xml:space="preserve">. לא לשם כך עבדנו כל-כך קשה. אם כבר </w:t>
      </w:r>
      <w:r>
        <w:rPr>
          <w:rFonts w:cs="Times New Roman"/>
          <w:rtl/>
        </w:rPr>
        <w:t>–</w:t>
      </w:r>
      <w:r>
        <w:rPr>
          <w:rFonts w:cs="Times New Roman" w:hint="cs"/>
          <w:rtl/>
        </w:rPr>
        <w:t xml:space="preserve"> בגדול.</w:t>
      </w:r>
    </w:p>
    <w:p w14:paraId="0D26357E" w14:textId="77777777" w:rsidR="003F5944" w:rsidRDefault="003F5944" w:rsidP="003F5944">
      <w:pPr>
        <w:rPr>
          <w:rtl/>
        </w:rPr>
      </w:pPr>
      <w:r>
        <w:rPr>
          <w:rFonts w:hint="cs"/>
          <w:rtl/>
        </w:rPr>
        <w:t>[</w:t>
      </w:r>
      <w:hyperlink r:id="rId25" w:history="1">
        <w:r w:rsidRPr="00283454">
          <w:rPr>
            <w:rStyle w:val="Hyperlink"/>
            <w:rFonts w:hint="cs"/>
            <w:rtl/>
          </w:rPr>
          <w:t>לז'ה</w:t>
        </w:r>
      </w:hyperlink>
      <w:r>
        <w:rPr>
          <w:rFonts w:hint="cs"/>
          <w:rtl/>
        </w:rPr>
        <w:t>]</w:t>
      </w:r>
    </w:p>
    <w:p w14:paraId="0DDED44E" w14:textId="77777777" w:rsidR="003F5944" w:rsidRDefault="003F5944" w:rsidP="003F5944">
      <w:pPr>
        <w:rPr>
          <w:rtl/>
        </w:rPr>
      </w:pPr>
      <w:r>
        <w:rPr>
          <w:rFonts w:hint="cs"/>
          <w:rtl/>
        </w:rPr>
        <w:t>ועשית את זה?</w:t>
      </w:r>
    </w:p>
    <w:p w14:paraId="38836A49" w14:textId="77777777" w:rsidR="003F5944" w:rsidRDefault="003F5944" w:rsidP="003F5944">
      <w:pPr>
        <w:rPr>
          <w:rtl/>
        </w:rPr>
      </w:pPr>
      <w:r>
        <w:rPr>
          <w:rFonts w:hint="cs"/>
          <w:rtl/>
        </w:rPr>
        <w:t>עשיתי את זה פעם אחת. אני אעשה את זה פעם שנייה. וזהו. הפעם הראשונה היתה עם בוגדן והוא רימה. אבל למדתי בדיוק מה לעשות, אני והשותף שלי (שאתה הכרת דרך אגב)</w:t>
      </w:r>
    </w:p>
    <w:p w14:paraId="249143F8" w14:textId="77777777" w:rsidR="003F5944" w:rsidRDefault="003F5944" w:rsidP="003F5944">
      <w:pPr>
        <w:rPr>
          <w:rtl/>
        </w:rPr>
      </w:pPr>
      <w:r>
        <w:rPr>
          <w:rFonts w:hint="cs"/>
          <w:rtl/>
        </w:rPr>
        <w:t>[אלכס לא היה מודאג בכלל בגלל השותף, לא היה נראה שהוא ישרוד את הזמן שיקח להפיק יצירת מופת מזוייפת.]</w:t>
      </w:r>
    </w:p>
    <w:p w14:paraId="73E94593" w14:textId="77777777" w:rsidR="003F5944" w:rsidRDefault="003F5944" w:rsidP="003F5944">
      <w:pPr>
        <w:rPr>
          <w:rtl/>
        </w:rPr>
      </w:pPr>
      <w:r>
        <w:rPr>
          <w:rFonts w:hint="cs"/>
          <w:rtl/>
        </w:rPr>
        <w:t>בפעם הבאה נרוויח אנחנו בעצמנו את המליונים. ואז ניעלם.</w:t>
      </w:r>
    </w:p>
    <w:p w14:paraId="571F195A" w14:textId="77777777" w:rsidR="003F5944" w:rsidRDefault="003F5944" w:rsidP="003F5944">
      <w:pPr>
        <w:rPr>
          <w:rtl/>
        </w:rPr>
      </w:pPr>
      <w:r>
        <w:rPr>
          <w:rFonts w:hint="cs"/>
          <w:rtl/>
        </w:rPr>
        <w:t xml:space="preserve">אבל אתה יודע עם בוגדן, איזו התרגשות היתה בשוק? כמה הם התרגשו. תראה אני אדם שעבר את כל הבדיקות הכי קשות, אני יודע לעשות הכל, לא רק את הציור </w:t>
      </w:r>
      <w:r>
        <w:rPr>
          <w:rtl/>
        </w:rPr>
        <w:t>–</w:t>
      </w:r>
      <w:r>
        <w:rPr>
          <w:rFonts w:hint="cs"/>
          <w:rtl/>
        </w:rPr>
        <w:t xml:space="preserve"> את כל המסמכים, אני יודע בדיוק למי ללכת באירופה. את הציור, הוא חקוק לי בראש, ואני יודע בדיוק. כל מה שאני צריך זה הכסף בשביל לייצר אותו. זה יהיה יקר מאוד.</w:t>
      </w:r>
    </w:p>
    <w:p w14:paraId="5F1C82C3" w14:textId="77777777" w:rsidR="003F5944" w:rsidRDefault="003F5944" w:rsidP="003F5944">
      <w:pPr>
        <w:rPr>
          <w:rtl/>
        </w:rPr>
      </w:pPr>
    </w:p>
    <w:p w14:paraId="63D15059" w14:textId="77777777" w:rsidR="003F5944" w:rsidRDefault="003F5944" w:rsidP="003F5944">
      <w:pPr>
        <w:rPr>
          <w:rtl/>
        </w:rPr>
      </w:pPr>
      <w:r>
        <w:rPr>
          <w:rFonts w:hint="cs"/>
          <w:rtl/>
        </w:rPr>
        <w:t>כל המומחים האלה, איך הם מחייכים בעונג צרוף ומושלם כי התגלתה מחדש יצירת מופת שנחשבה לאבודה. ראית פעם חיוך כזה? ורק אתה יודע את האמת, איזה נאיביות! אתם לא מסוגלים להאמין שזה נעלם לעד. הם רוצים כל-כך להאמין, ואני אפשרתי להם את האמונה, זה הכל.</w:t>
      </w:r>
    </w:p>
    <w:p w14:paraId="70045A8B" w14:textId="77777777" w:rsidR="003F5944" w:rsidRDefault="003F5944" w:rsidP="003F5944">
      <w:pPr>
        <w:bidi w:val="0"/>
      </w:pPr>
      <w:r>
        <w:t xml:space="preserve">It was human error based on a fundamental desire to believe in the story, because the story was wonderful. And thinking you've hit the jackpot or found the Holy Grail or uncovered an old collection is every dealer’s dream. That's where Wolfgang [the forger] was so clever: he knew which buttons to press to win over everyone in the art market, and to lend his works a certain credibility </w:t>
      </w:r>
    </w:p>
    <w:p w14:paraId="72127C21" w14:textId="77777777" w:rsidR="003F5944" w:rsidRDefault="003F5944" w:rsidP="003F5944">
      <w:pPr>
        <w:rPr>
          <w:rtl/>
        </w:rPr>
      </w:pPr>
      <w:r>
        <w:rPr>
          <w:rFonts w:hint="cs"/>
          <w:rtl/>
        </w:rPr>
        <w:lastRenderedPageBreak/>
        <w:t>אתה מבין? אתה הולך ישירות לאדם שכתב את הקטלוג רזונה והוא נותן לך אישור על הזיוף שלך. מה עוד אתה צריך? הוא רוצה שהזיוף יהיה אמיתי. הוא רוצה עוד בחייו לראות את הציור הזה שנעלם לפני ששים שנה. ואתה נותן לו אותו עם כל המסמכים.</w:t>
      </w:r>
    </w:p>
    <w:p w14:paraId="4A310515" w14:textId="77777777" w:rsidR="003F5944" w:rsidRDefault="003F5944" w:rsidP="003F5944">
      <w:pPr>
        <w:bidi w:val="0"/>
      </w:pPr>
      <w:r>
        <w:t>[The expert] authenticated seven works by Max Ernst which were in reality forgeries. He added them to the catalogue raisonné and issued certificates of authenticity.</w:t>
      </w:r>
    </w:p>
    <w:p w14:paraId="559CE3A6" w14:textId="77777777" w:rsidR="003F5944" w:rsidRDefault="003F5944" w:rsidP="003F5944">
      <w:pPr>
        <w:rPr>
          <w:rtl/>
        </w:rPr>
      </w:pPr>
      <w:r>
        <w:rPr>
          <w:rFonts w:hint="cs"/>
          <w:rtl/>
        </w:rPr>
        <w:t>ככה זה, מומחה יחיד מחליט על האותנטיות של ציור?</w:t>
      </w:r>
    </w:p>
    <w:p w14:paraId="7ED63C28" w14:textId="77777777" w:rsidR="003F5944" w:rsidRDefault="003F5944" w:rsidP="003F5944">
      <w:pPr>
        <w:rPr>
          <w:rtl/>
        </w:rPr>
      </w:pPr>
      <w:r>
        <w:rPr>
          <w:rFonts w:hint="cs"/>
          <w:rtl/>
        </w:rPr>
        <w:t>בדיוק, כיום יש ציירים שהנכד שלהם מחליט. היית מאמין? מליוני אם לא עשרות מליוני דולרים יושבים על החלטה של נכד שבטוח שהוא יודע. איך הוא ידע? אומן שיצר מאות יצירות חייו, גם הוא לא יזכור את כולן, ויאשר זיוף טוב מספיק. צריך ועדה של אנשים שתחליט.</w:t>
      </w:r>
    </w:p>
    <w:p w14:paraId="7BCEB719" w14:textId="77777777" w:rsidR="003F5944" w:rsidRDefault="003F5944" w:rsidP="003F5944">
      <w:pPr>
        <w:bidi w:val="0"/>
        <w:rPr>
          <w:rtl/>
        </w:rPr>
      </w:pPr>
      <w:r>
        <w:t xml:space="preserve">In 2000 the art market was experiencing a boom. In Cologne, Berlin, Geneva, Paris and London </w:t>
      </w:r>
      <w:r w:rsidRPr="004A40BB">
        <w:t>Beltracchi</w:t>
      </w:r>
      <w:r>
        <w:t xml:space="preserve"> forgries were selling like hotcakes.</w:t>
      </w:r>
    </w:p>
    <w:p w14:paraId="445341ED" w14:textId="77777777" w:rsidR="003F5944" w:rsidRDefault="003F5944" w:rsidP="003F5944">
      <w:pPr>
        <w:rPr>
          <w:rtl/>
        </w:rPr>
      </w:pPr>
      <w:r>
        <w:rPr>
          <w:rFonts w:hint="cs"/>
          <w:rtl/>
        </w:rPr>
        <w:t>יש עכשו באירופה זייפנים גדולים מאוד שעושים את זה, את העסק הזה עם ציורים שהנאצים [</w:t>
      </w:r>
      <w:r>
        <w:t>destroyed</w:t>
      </w:r>
      <w:r>
        <w:rPr>
          <w:rFonts w:hint="cs"/>
          <w:rtl/>
        </w:rPr>
        <w:t xml:space="preserve">] השמידו. אני לא חלק מזה, מקווה שהם ייתפסו. תשמע ראיתי זיופים יפהפיים. חבל שהזיופים לא נחשבים </w:t>
      </w:r>
      <w:r>
        <w:rPr>
          <w:rtl/>
        </w:rPr>
        <w:t>–</w:t>
      </w:r>
      <w:r>
        <w:rPr>
          <w:rFonts w:hint="cs"/>
          <w:rtl/>
        </w:rPr>
        <w:t xml:space="preserve"> הם לא העתק של ציור קיים אלא ציור חדש לגמרי שהאמן היה יכול לצייר. למה שלא ייחשבו גם הם חלק מהיצירה שלו?</w:t>
      </w:r>
    </w:p>
    <w:p w14:paraId="49150713" w14:textId="77777777" w:rsidR="003F5944" w:rsidRDefault="003F5944" w:rsidP="003F5944">
      <w:pPr>
        <w:rPr>
          <w:rtl/>
        </w:rPr>
      </w:pPr>
      <w:r>
        <w:rPr>
          <w:rFonts w:cs="Times New Roman"/>
          <w:rtl/>
        </w:rPr>
        <w:t>אבא של דימה - הוא אמר לי שהוא מעיף אותי אם אני לא משתתף איתו בתוכנית הנאצית. אותי!! שמעתם? מעיז להעיף אותי??</w:t>
      </w:r>
    </w:p>
    <w:p w14:paraId="46BD45E9" w14:textId="77777777" w:rsidR="003F5944" w:rsidRDefault="003F5944" w:rsidP="003F5944">
      <w:pPr>
        <w:rPr>
          <w:rtl/>
        </w:rPr>
      </w:pPr>
      <w:r>
        <w:rPr>
          <w:rFonts w:cs="Times New Roman" w:hint="cs"/>
          <w:rtl/>
        </w:rPr>
        <w:t>"</w:t>
      </w:r>
      <w:r>
        <w:rPr>
          <w:rFonts w:cs="Times New Roman"/>
          <w:rtl/>
        </w:rPr>
        <w:t>אוי למען השם,</w:t>
      </w:r>
      <w:r>
        <w:rPr>
          <w:rFonts w:cs="Times New Roman" w:hint="cs"/>
          <w:rtl/>
        </w:rPr>
        <w:t>"</w:t>
      </w:r>
      <w:r>
        <w:rPr>
          <w:rFonts w:cs="Times New Roman"/>
          <w:rtl/>
        </w:rPr>
        <w:t xml:space="preserve"> אלכס אמר</w:t>
      </w:r>
      <w:r>
        <w:rPr>
          <w:rFonts w:cs="Times New Roman" w:hint="cs"/>
          <w:rtl/>
        </w:rPr>
        <w:t>, כי קוסטיה היה צח, קוסטיה היה זך</w:t>
      </w:r>
      <w:r>
        <w:rPr>
          <w:rFonts w:cs="Times New Roman"/>
          <w:rtl/>
        </w:rPr>
        <w:t xml:space="preserve">. </w:t>
      </w:r>
      <w:r>
        <w:rPr>
          <w:rFonts w:cs="Times New Roman" w:hint="cs"/>
          <w:rtl/>
        </w:rPr>
        <w:t>"</w:t>
      </w:r>
      <w:r>
        <w:rPr>
          <w:rFonts w:cs="Times New Roman"/>
          <w:rtl/>
        </w:rPr>
        <w:t xml:space="preserve">למה תמיד כשגבר נעלב </w:t>
      </w:r>
      <w:r>
        <w:rPr>
          <w:rFonts w:cs="Times New Roman" w:hint="cs"/>
          <w:rtl/>
        </w:rPr>
        <w:t>או</w:t>
      </w:r>
      <w:r>
        <w:rPr>
          <w:rFonts w:cs="Times New Roman"/>
          <w:rtl/>
        </w:rPr>
        <w:t xml:space="preserve"> נפגע, ילד צריך לסבול?</w:t>
      </w:r>
      <w:r>
        <w:rPr>
          <w:rFonts w:cs="Times New Roman" w:hint="cs"/>
          <w:rtl/>
        </w:rPr>
        <w:t>"</w:t>
      </w:r>
    </w:p>
    <w:p w14:paraId="662FC599" w14:textId="77777777" w:rsidR="003F5944" w:rsidRDefault="003F5944" w:rsidP="003F5944">
      <w:pPr>
        <w:rPr>
          <w:rFonts w:cs="Times New Roman"/>
          <w:rtl/>
        </w:rPr>
      </w:pPr>
      <w:r>
        <w:rPr>
          <w:rFonts w:cs="Times New Roman" w:hint="cs"/>
          <w:rtl/>
        </w:rPr>
        <w:t>"</w:t>
      </w:r>
      <w:r>
        <w:rPr>
          <w:rFonts w:cs="Times New Roman"/>
          <w:rtl/>
        </w:rPr>
        <w:t>איפה הוא ימצא מישהו טוב כמוני?</w:t>
      </w:r>
      <w:r>
        <w:rPr>
          <w:rFonts w:cs="Times New Roman" w:hint="cs"/>
          <w:rtl/>
        </w:rPr>
        <w:t>"</w:t>
      </w:r>
      <w:r>
        <w:rPr>
          <w:rFonts w:cs="Times New Roman"/>
          <w:rtl/>
        </w:rPr>
        <w:t xml:space="preserve"> </w:t>
      </w:r>
      <w:r>
        <w:rPr>
          <w:rFonts w:cs="Times New Roman" w:hint="cs"/>
          <w:rtl/>
        </w:rPr>
        <w:t>האבא של דימה המשיך, בלי לשים לאלכס או לכל דבר אחר. "</w:t>
      </w:r>
      <w:r>
        <w:rPr>
          <w:rFonts w:cs="Times New Roman"/>
          <w:rtl/>
        </w:rPr>
        <w:t>אני הכי טוב שהוא ימצא.</w:t>
      </w:r>
      <w:r>
        <w:rPr>
          <w:rFonts w:cs="Times New Roman" w:hint="cs"/>
          <w:rtl/>
        </w:rPr>
        <w:t>"</w:t>
      </w:r>
    </w:p>
    <w:p w14:paraId="51BC6323" w14:textId="77777777" w:rsidR="003F5944" w:rsidRDefault="003F5944" w:rsidP="003F5944">
      <w:pPr>
        <w:rPr>
          <w:rtl/>
        </w:rPr>
      </w:pPr>
      <w:r>
        <w:rPr>
          <w:rFonts w:hint="cs"/>
          <w:rtl/>
        </w:rPr>
        <w:t>"או שסובלת אישה," אלכס הוסיף.</w:t>
      </w:r>
    </w:p>
    <w:p w14:paraId="4334066A" w14:textId="77777777" w:rsidR="003F5944" w:rsidRDefault="003F5944" w:rsidP="003F5944">
      <w:pPr>
        <w:bidi w:val="0"/>
      </w:pPr>
      <w:r>
        <w:t xml:space="preserve">One of the keys to the </w:t>
      </w:r>
      <w:r w:rsidRPr="0044355C">
        <w:t>Beltracchi</w:t>
      </w:r>
      <w:r>
        <w:t>’s success: the couple understood how opaque the art market is. Transactions are kept under wraps for fear of the taxman. The art market is for some people like a washing machine for dirty money, a laundry machine. People don't ask many questions, they don't make contracts, you just do the business by a handshake. It was a muddle which benefited everyone, especially when it came to tax evasion.</w:t>
      </w:r>
    </w:p>
    <w:p w14:paraId="3DE6DC09" w14:textId="77777777" w:rsidR="003F5944" w:rsidRDefault="003F5944" w:rsidP="003F5944">
      <w:pPr>
        <w:rPr>
          <w:rtl/>
        </w:rPr>
      </w:pPr>
      <w:r>
        <w:rPr>
          <w:rFonts w:hint="cs"/>
          <w:rtl/>
        </w:rPr>
        <w:t>הכל נגמר ברגע שאתה חושב שאתה בלתי פגיע, ואתה מתחיל להיות [</w:t>
      </w:r>
      <w:r>
        <w:t>greedy</w:t>
      </w:r>
      <w:r>
        <w:rPr>
          <w:rFonts w:hint="cs"/>
          <w:rtl/>
        </w:rPr>
        <w:t xml:space="preserve">]. כי הכסף כל כך קל. למשל, אתה משתמש בתה או בקפה בשביל ליישן את התויות שמדביקים מאחורי הקנווס בשביל להוכיח פרובננס. או משתמש בדבק שאינו מהתקופה, מסמרים. הכל, לא רק הפיגמנטים או הקנבס אלא כל מה שנוגע בו חייב להיות אותנטי. אסור שתיפול שערה מהראש שלך לציור, או קשקש. אתה לא מבין מה זה זייפנות. מה זה הקפדה על כל פרט, כי אין לך מושג מה הם יבדקו. </w:t>
      </w:r>
    </w:p>
    <w:p w14:paraId="5C9422B4" w14:textId="77777777" w:rsidR="003F5944" w:rsidRDefault="003F5944" w:rsidP="003F5944">
      <w:pPr>
        <w:bidi w:val="0"/>
        <w:rPr>
          <w:rtl/>
        </w:rPr>
      </w:pPr>
      <w:r>
        <w:t>One of the pigments that we identified is something called Titanium Dioxide White, and this is a pigment that was essentially an introduction of the 20th century. We don't typically find it on paintings before the mid 20th century.</w:t>
      </w:r>
    </w:p>
    <w:p w14:paraId="3A0440A3" w14:textId="77777777" w:rsidR="003F5944" w:rsidRDefault="003F5944" w:rsidP="003F5944">
      <w:pPr>
        <w:rPr>
          <w:rtl/>
        </w:rPr>
      </w:pPr>
      <w:r>
        <w:rPr>
          <w:rFonts w:hint="cs"/>
          <w:rtl/>
        </w:rPr>
        <w:t>זה רק חלקיקי פלסטיק, הפיגמנטים החדשים?</w:t>
      </w:r>
    </w:p>
    <w:p w14:paraId="5030809C" w14:textId="77777777" w:rsidR="003F5944" w:rsidRDefault="003F5944" w:rsidP="003F5944">
      <w:pPr>
        <w:rPr>
          <w:rtl/>
        </w:rPr>
      </w:pPr>
      <w:r>
        <w:rPr>
          <w:rFonts w:hint="cs"/>
          <w:rtl/>
        </w:rPr>
        <w:lastRenderedPageBreak/>
        <w:t xml:space="preserve">בכלל לא, למשל הפיגמנט הלבן הרווח היום ביותר, </w:t>
      </w:r>
      <w:r w:rsidRPr="00730547">
        <w:rPr>
          <w:rFonts w:cs="Times New Roman"/>
          <w:rtl/>
        </w:rPr>
        <w:t>טיטניום דיאוקסיד</w:t>
      </w:r>
      <w:r>
        <w:rPr>
          <w:rFonts w:cs="Times New Roman" w:hint="cs"/>
          <w:rtl/>
        </w:rPr>
        <w:t>, הוא בכלל לא פלסטי אלא מינרל. אלא שהוא הופק [</w:t>
      </w:r>
      <w:r>
        <w:rPr>
          <w:rFonts w:cs="Times New Roman"/>
        </w:rPr>
        <w:t>mass produced</w:t>
      </w:r>
      <w:r>
        <w:rPr>
          <w:rFonts w:cs="Times New Roman" w:hint="cs"/>
          <w:rtl/>
        </w:rPr>
        <w:t>] רק בתחילת המאה העשרים [1916], והוכנס לשימוש בתור פיגמנט מאוחר יותר. ציירים של תחילת המאה העשרים ואפילו אמצעיתה עדיין כמעט לא השתמשו בו.</w:t>
      </w:r>
    </w:p>
    <w:p w14:paraId="6FC2C0E1" w14:textId="77777777" w:rsidR="003F5944" w:rsidRDefault="003F5944" w:rsidP="003F5944">
      <w:pPr>
        <w:rPr>
          <w:rtl/>
        </w:rPr>
      </w:pPr>
      <w:r>
        <w:rPr>
          <w:rFonts w:hint="cs"/>
          <w:rtl/>
        </w:rPr>
        <w:t>[</w:t>
      </w:r>
      <w:hyperlink r:id="rId26" w:history="1">
        <w:r w:rsidRPr="00730547">
          <w:rPr>
            <w:rStyle w:val="Hyperlink"/>
          </w:rPr>
          <w:t>titanium dioxide</w:t>
        </w:r>
      </w:hyperlink>
      <w:r>
        <w:t xml:space="preserve">, </w:t>
      </w:r>
      <w:hyperlink r:id="rId27" w:history="1">
        <w:r w:rsidRPr="00730547">
          <w:rPr>
            <w:rStyle w:val="Hyperlink"/>
          </w:rPr>
          <w:t>pigment</w:t>
        </w:r>
      </w:hyperlink>
      <w:r>
        <w:rPr>
          <w:rFonts w:hint="cs"/>
          <w:rtl/>
        </w:rPr>
        <w:t>]</w:t>
      </w:r>
    </w:p>
    <w:p w14:paraId="1D6E5A45" w14:textId="77777777" w:rsidR="003F5944" w:rsidRDefault="003F5944" w:rsidP="003F5944">
      <w:pPr>
        <w:rPr>
          <w:rtl/>
        </w:rPr>
      </w:pPr>
      <w:r>
        <w:rPr>
          <w:rFonts w:hint="cs"/>
          <w:rtl/>
        </w:rPr>
        <w:t xml:space="preserve">ובסוף זה כמעט כאילו גנבת מהעשירים, לא? אף אחד לא קונה ציור במאות אלפי דולרים במקום לקנות אוכל לילדים שלו. זה אנשים עשירים שיש להם הכל. שלא להגיד </w:t>
      </w:r>
      <w:r>
        <w:rPr>
          <w:rtl/>
        </w:rPr>
        <w:t>–</w:t>
      </w:r>
      <w:r>
        <w:rPr>
          <w:rFonts w:hint="cs"/>
          <w:rtl/>
        </w:rPr>
        <w:t xml:space="preserve"> מעלימי מיסים מהעולם התחתון.</w:t>
      </w:r>
    </w:p>
    <w:p w14:paraId="2D89DD83" w14:textId="77777777" w:rsidR="003F5944" w:rsidRDefault="003F5944" w:rsidP="003F5944">
      <w:pPr>
        <w:rPr>
          <w:rtl/>
        </w:rPr>
      </w:pPr>
      <w:r>
        <w:rPr>
          <w:rFonts w:hint="cs"/>
          <w:rtl/>
        </w:rPr>
        <w:t xml:space="preserve">וגם </w:t>
      </w:r>
      <w:r>
        <w:rPr>
          <w:rtl/>
        </w:rPr>
        <w:t>–</w:t>
      </w:r>
      <w:r>
        <w:rPr>
          <w:rFonts w:hint="cs"/>
          <w:rtl/>
        </w:rPr>
        <w:t xml:space="preserve"> אף אחד לא אוהב הליכים משפטיים כאלה שנמשכים הרבה זמן, שנמרחים. שכל יום ממשיכים לספר לך על זיופים ואיך מזיייפים. עולם האומנות רוצה שתהליכים משפטיים של זיוף יגמרו כמה שיותר מהר. גם אף אחד לא רוצה שיחפרו ויתחילו ללעוג לך בתור "מומחה". </w:t>
      </w:r>
    </w:p>
    <w:p w14:paraId="1D03B944" w14:textId="77777777" w:rsidR="003F5944" w:rsidRDefault="003F5944" w:rsidP="003F5944">
      <w:pPr>
        <w:rPr>
          <w:rtl/>
        </w:rPr>
      </w:pPr>
    </w:p>
    <w:p w14:paraId="32E734E7" w14:textId="77777777" w:rsidR="003F5944" w:rsidRDefault="003F5944" w:rsidP="003F5944">
      <w:pPr>
        <w:rPr>
          <w:rtl/>
        </w:rPr>
      </w:pPr>
    </w:p>
    <w:p w14:paraId="5377ABB3" w14:textId="77777777" w:rsidR="003F5944" w:rsidRDefault="003F5944" w:rsidP="003F5944">
      <w:pPr>
        <w:pStyle w:val="Heading3"/>
        <w:rPr>
          <w:rtl/>
        </w:rPr>
      </w:pPr>
      <w:r>
        <w:rPr>
          <w:rFonts w:hint="cs"/>
          <w:rtl/>
        </w:rPr>
        <w:t>למה אומנות מודרנית פגיעה להונאה</w:t>
      </w:r>
    </w:p>
    <w:p w14:paraId="3102C2BA" w14:textId="77777777" w:rsidR="003F5944" w:rsidRDefault="003F5944" w:rsidP="003F5944">
      <w:pPr>
        <w:rPr>
          <w:rFonts w:cs="Times New Roman"/>
          <w:rtl/>
        </w:rPr>
      </w:pPr>
      <w:r w:rsidRPr="00C61161">
        <w:rPr>
          <w:rFonts w:cs="Times New Roman"/>
          <w:rtl/>
        </w:rPr>
        <w:t>אמנות מודרנית, נראית פגיעה במיוחד להונאה. ה</w:t>
      </w:r>
      <w:r>
        <w:rPr>
          <w:rFonts w:cs="Times New Roman" w:hint="cs"/>
          <w:rtl/>
        </w:rPr>
        <w:t>אבסטרקציות</w:t>
      </w:r>
      <w:r w:rsidRPr="00C61161">
        <w:rPr>
          <w:rFonts w:cs="Times New Roman"/>
          <w:rtl/>
        </w:rPr>
        <w:t xml:space="preserve"> של</w:t>
      </w:r>
      <w:r>
        <w:rPr>
          <w:rFonts w:cs="Times New Roman" w:hint="cs"/>
          <w:rtl/>
        </w:rPr>
        <w:t>ה</w:t>
      </w:r>
      <w:r w:rsidRPr="00C61161">
        <w:rPr>
          <w:rFonts w:cs="Times New Roman"/>
          <w:rtl/>
        </w:rPr>
        <w:t xml:space="preserve"> קשות לפעמים להבנה או לתפיסה, ולעתים קרובות ציור מודרני אהוב פחות בגלל איכותו הפנימית - יופיו, כפי שמקובל </w:t>
      </w:r>
      <w:r>
        <w:rPr>
          <w:rFonts w:cs="Times New Roman" w:hint="cs"/>
          <w:rtl/>
        </w:rPr>
        <w:t>לתפוס או להבין</w:t>
      </w:r>
      <w:r w:rsidRPr="00C61161">
        <w:rPr>
          <w:rFonts w:cs="Times New Roman"/>
          <w:rtl/>
        </w:rPr>
        <w:t xml:space="preserve"> - מאשר בגלל זהותו של הצייר, </w:t>
      </w:r>
      <w:r>
        <w:rPr>
          <w:rFonts w:cs="Times New Roman" w:hint="cs"/>
          <w:rtl/>
        </w:rPr>
        <w:t xml:space="preserve">שמהווה </w:t>
      </w:r>
      <w:r w:rsidRPr="00C61161">
        <w:rPr>
          <w:rFonts w:cs="Times New Roman"/>
          <w:rtl/>
        </w:rPr>
        <w:t xml:space="preserve">סימן </w:t>
      </w:r>
      <w:r>
        <w:rPr>
          <w:rFonts w:cs="Times New Roman" w:hint="cs"/>
          <w:rtl/>
        </w:rPr>
        <w:t>סטטוס של הציור</w:t>
      </w:r>
      <w:r w:rsidRPr="00C61161">
        <w:rPr>
          <w:rFonts w:cs="Times New Roman"/>
          <w:rtl/>
        </w:rPr>
        <w:t>.</w:t>
      </w:r>
    </w:p>
    <w:p w14:paraId="51F52519" w14:textId="77777777" w:rsidR="003F5944" w:rsidRDefault="003F5944" w:rsidP="003F5944">
      <w:pPr>
        <w:rPr>
          <w:rFonts w:cs="Times New Roman"/>
          <w:rtl/>
        </w:rPr>
      </w:pPr>
      <w:r>
        <w:rPr>
          <w:rFonts w:hint="cs"/>
          <w:rtl/>
        </w:rPr>
        <w:t xml:space="preserve">וישנה </w:t>
      </w:r>
      <w:r w:rsidRPr="005E533F">
        <w:rPr>
          <w:rFonts w:cs="Times New Roman"/>
          <w:rtl/>
        </w:rPr>
        <w:t>הצלבה</w:t>
      </w:r>
      <w:r>
        <w:rPr>
          <w:rFonts w:cs="Times New Roman" w:hint="cs"/>
          <w:rtl/>
        </w:rPr>
        <w:t xml:space="preserve"> [</w:t>
      </w:r>
      <w:r>
        <w:rPr>
          <w:rFonts w:cs="Times New Roman"/>
        </w:rPr>
        <w:t>crossover</w:t>
      </w:r>
      <w:r>
        <w:rPr>
          <w:rFonts w:cs="Times New Roman" w:hint="cs"/>
          <w:rtl/>
        </w:rPr>
        <w:t>]</w:t>
      </w:r>
      <w:r w:rsidRPr="005E533F">
        <w:rPr>
          <w:rFonts w:cs="Times New Roman"/>
          <w:rtl/>
        </w:rPr>
        <w:t xml:space="preserve"> בין האופן שבו </w:t>
      </w:r>
      <w:r>
        <w:rPr>
          <w:rFonts w:cs="Times New Roman" w:hint="cs"/>
          <w:rtl/>
        </w:rPr>
        <w:t>מזייפים אומנות מודרנית</w:t>
      </w:r>
      <w:r w:rsidRPr="005E533F">
        <w:rPr>
          <w:rFonts w:cs="Times New Roman"/>
          <w:rtl/>
        </w:rPr>
        <w:t xml:space="preserve"> </w:t>
      </w:r>
      <w:r>
        <w:rPr>
          <w:rFonts w:cs="Times New Roman" w:hint="cs"/>
          <w:rtl/>
        </w:rPr>
        <w:t>לבין</w:t>
      </w:r>
      <w:r w:rsidRPr="005E533F">
        <w:rPr>
          <w:rFonts w:cs="Times New Roman"/>
          <w:rtl/>
        </w:rPr>
        <w:t xml:space="preserve"> ההשקפה התרבותית לפיה ניתן לראות באמנות מודרנית </w:t>
      </w:r>
      <w:r>
        <w:rPr>
          <w:rFonts w:cs="Times New Roman" w:hint="cs"/>
          <w:rtl/>
        </w:rPr>
        <w:t>הונאה של</w:t>
      </w:r>
      <w:r w:rsidRPr="005E533F">
        <w:rPr>
          <w:rFonts w:cs="Times New Roman"/>
          <w:rtl/>
        </w:rPr>
        <w:t xml:space="preserve"> </w:t>
      </w:r>
      <w:r>
        <w:rPr>
          <w:rFonts w:cs="Times New Roman" w:hint="cs"/>
          <w:rtl/>
        </w:rPr>
        <w:t>ה</w:t>
      </w:r>
      <w:r w:rsidRPr="005E533F">
        <w:rPr>
          <w:rFonts w:cs="Times New Roman"/>
          <w:rtl/>
        </w:rPr>
        <w:t>ציבור</w:t>
      </w:r>
      <w:r>
        <w:rPr>
          <w:rFonts w:cs="Times New Roman" w:hint="cs"/>
          <w:rtl/>
        </w:rPr>
        <w:t>.</w:t>
      </w:r>
    </w:p>
    <w:p w14:paraId="449D0D85" w14:textId="77777777" w:rsidR="003F5944" w:rsidRDefault="003F5944" w:rsidP="003F5944">
      <w:pPr>
        <w:rPr>
          <w:rtl/>
        </w:rPr>
      </w:pPr>
    </w:p>
    <w:p w14:paraId="581C6E33" w14:textId="77777777" w:rsidR="003F5944" w:rsidRDefault="003F5944" w:rsidP="003F5944">
      <w:pPr>
        <w:rPr>
          <w:rFonts w:cs="Times New Roman"/>
          <w:rtl/>
        </w:rPr>
      </w:pPr>
      <w:r w:rsidRPr="00730FD7">
        <w:rPr>
          <w:rFonts w:cs="Times New Roman"/>
          <w:rtl/>
        </w:rPr>
        <w:t xml:space="preserve">כל אלה הפכו את קוני האמנות המודרנית למטרה המושלמת עבור </w:t>
      </w:r>
      <w:r>
        <w:rPr>
          <w:rFonts w:cs="Times New Roman" w:hint="cs"/>
          <w:rtl/>
        </w:rPr>
        <w:t>הזייפן</w:t>
      </w:r>
      <w:r w:rsidRPr="00730FD7">
        <w:rPr>
          <w:rFonts w:cs="Times New Roman"/>
          <w:rtl/>
        </w:rPr>
        <w:t>, שס</w:t>
      </w:r>
      <w:r>
        <w:rPr>
          <w:rFonts w:cs="Times New Roman" w:hint="cs"/>
          <w:rtl/>
        </w:rPr>
        <w:t>ו</w:t>
      </w:r>
      <w:r w:rsidRPr="00730FD7">
        <w:rPr>
          <w:rFonts w:cs="Times New Roman"/>
          <w:rtl/>
        </w:rPr>
        <w:t>מך על הרעב של קורבנותיו ל</w:t>
      </w:r>
      <w:r>
        <w:rPr>
          <w:rFonts w:cs="Times New Roman" w:hint="cs"/>
          <w:rtl/>
        </w:rPr>
        <w:t xml:space="preserve">מציאת </w:t>
      </w:r>
      <w:r w:rsidRPr="00730FD7">
        <w:rPr>
          <w:rFonts w:cs="Times New Roman"/>
          <w:rtl/>
        </w:rPr>
        <w:t>אוצר</w:t>
      </w:r>
      <w:r>
        <w:rPr>
          <w:rFonts w:cs="Times New Roman" w:hint="cs"/>
          <w:rtl/>
        </w:rPr>
        <w:t>ות</w:t>
      </w:r>
      <w:r w:rsidRPr="00730FD7">
        <w:rPr>
          <w:rFonts w:cs="Times New Roman"/>
          <w:rtl/>
        </w:rPr>
        <w:t xml:space="preserve">. אספנים רציניים ומומחי אמנות, מהמשכילים ביותר בעולם, אינם יכולים לתפוס לעתים קרובות את האפשרות </w:t>
      </w:r>
      <w:r>
        <w:rPr>
          <w:rFonts w:cs="Times New Roman" w:hint="cs"/>
          <w:rtl/>
        </w:rPr>
        <w:t>שהונו אותם</w:t>
      </w:r>
      <w:r w:rsidRPr="00730FD7">
        <w:rPr>
          <w:rFonts w:cs="Times New Roman"/>
          <w:rtl/>
        </w:rPr>
        <w:t>, ולאחר ש</w:t>
      </w:r>
      <w:r>
        <w:rPr>
          <w:rFonts w:cs="Times New Roman" w:hint="cs"/>
          <w:rtl/>
        </w:rPr>
        <w:t>רומו</w:t>
      </w:r>
      <w:r w:rsidRPr="00730FD7">
        <w:rPr>
          <w:rFonts w:cs="Times New Roman"/>
          <w:rtl/>
        </w:rPr>
        <w:t xml:space="preserve"> אינם יכולים להתמודד עם ההשפלה של הודאה בכך.</w:t>
      </w:r>
      <w:r>
        <w:rPr>
          <w:rFonts w:cs="Times New Roman" w:hint="cs"/>
          <w:rtl/>
        </w:rPr>
        <w:t xml:space="preserve"> </w:t>
      </w:r>
      <w:r w:rsidRPr="00730FD7">
        <w:rPr>
          <w:rFonts w:cs="Times New Roman"/>
          <w:rtl/>
        </w:rPr>
        <w:t>כשהאספן מקבל את מה שהוא רוצה ואומרים לו שזה לא אמיתי, הוא אומר, 'לא אכפת לי, בשבילי זה רנואר.</w:t>
      </w:r>
      <w:r>
        <w:rPr>
          <w:rFonts w:cs="Times New Roman" w:hint="cs"/>
          <w:rtl/>
        </w:rPr>
        <w:t>'</w:t>
      </w:r>
    </w:p>
    <w:p w14:paraId="55BC6DEC" w14:textId="77777777" w:rsidR="003F5944" w:rsidRDefault="003F5944" w:rsidP="003F5944">
      <w:pPr>
        <w:rPr>
          <w:rtl/>
        </w:rPr>
      </w:pPr>
    </w:p>
    <w:p w14:paraId="38D1D6F1" w14:textId="77777777" w:rsidR="003F5944" w:rsidRDefault="003F5944" w:rsidP="003F5944">
      <w:pPr>
        <w:rPr>
          <w:rtl/>
        </w:rPr>
      </w:pPr>
      <w:r w:rsidRPr="00E1014A">
        <w:rPr>
          <w:rFonts w:cs="Times New Roman"/>
          <w:rtl/>
        </w:rPr>
        <w:t xml:space="preserve">העניין של אספנים רבים באמנות </w:t>
      </w:r>
      <w:r>
        <w:rPr>
          <w:rFonts w:cs="Times New Roman" w:hint="cs"/>
          <w:rtl/>
        </w:rPr>
        <w:t>הוא</w:t>
      </w:r>
      <w:r w:rsidRPr="00E1014A">
        <w:rPr>
          <w:rFonts w:cs="Times New Roman"/>
          <w:rtl/>
        </w:rPr>
        <w:t xml:space="preserve"> השתקפויות של </w:t>
      </w:r>
      <w:r>
        <w:rPr>
          <w:rFonts w:cs="Times New Roman" w:hint="cs"/>
          <w:rtl/>
        </w:rPr>
        <w:t xml:space="preserve">הבנתם לגבי מהו </w:t>
      </w:r>
      <w:r w:rsidRPr="00E1014A">
        <w:rPr>
          <w:rFonts w:cs="Times New Roman"/>
          <w:rtl/>
        </w:rPr>
        <w:t>טיפוס חברתי ורומנט</w:t>
      </w:r>
      <w:r>
        <w:rPr>
          <w:rFonts w:cs="Times New Roman" w:hint="cs"/>
          <w:rtl/>
        </w:rPr>
        <w:t>יזצי</w:t>
      </w:r>
      <w:r w:rsidRPr="00E1014A">
        <w:rPr>
          <w:rFonts w:cs="Times New Roman"/>
          <w:rtl/>
        </w:rPr>
        <w:t xml:space="preserve">ה </w:t>
      </w:r>
      <w:r>
        <w:rPr>
          <w:rFonts w:cs="Times New Roman" w:hint="cs"/>
          <w:rtl/>
        </w:rPr>
        <w:t>ש</w:t>
      </w:r>
      <w:r w:rsidRPr="00E1014A">
        <w:rPr>
          <w:rFonts w:cs="Times New Roman"/>
          <w:rtl/>
        </w:rPr>
        <w:t>ל שמות</w:t>
      </w:r>
      <w:r>
        <w:rPr>
          <w:rFonts w:cs="Times New Roman" w:hint="cs"/>
          <w:rtl/>
        </w:rPr>
        <w:t xml:space="preserve"> מפורסמים</w:t>
      </w:r>
      <w:r w:rsidRPr="00E1014A">
        <w:rPr>
          <w:rFonts w:cs="Times New Roman"/>
          <w:rtl/>
        </w:rPr>
        <w:t>, אלף דברים שאין להם שום קשר עם פני השטח של יצירת האמנות שאתה מסתכל עליה.</w:t>
      </w:r>
    </w:p>
    <w:p w14:paraId="652FBE14" w14:textId="77777777" w:rsidR="003F5944" w:rsidRDefault="003F5944" w:rsidP="003F5944">
      <w:pPr>
        <w:rPr>
          <w:rtl/>
        </w:rPr>
      </w:pPr>
    </w:p>
    <w:p w14:paraId="51D8C581" w14:textId="77777777" w:rsidR="003F5944" w:rsidRDefault="003F5944" w:rsidP="003F5944">
      <w:pPr>
        <w:pStyle w:val="Heading3"/>
        <w:rPr>
          <w:rtl/>
        </w:rPr>
      </w:pPr>
      <w:r>
        <w:rPr>
          <w:rFonts w:hint="cs"/>
          <w:rtl/>
        </w:rPr>
        <w:t>להראות למומחים שהם אדיוטים</w:t>
      </w:r>
    </w:p>
    <w:p w14:paraId="041DB777" w14:textId="77777777" w:rsidR="003F5944" w:rsidRDefault="003F5944" w:rsidP="003F5944">
      <w:pPr>
        <w:rPr>
          <w:rtl/>
        </w:rPr>
      </w:pPr>
    </w:p>
    <w:p w14:paraId="0313FC4B" w14:textId="77777777" w:rsidR="003F5944" w:rsidRPr="001C2885" w:rsidRDefault="003F5944" w:rsidP="003F5944">
      <w:r>
        <w:rPr>
          <w:rFonts w:cs="Times New Roman" w:hint="cs"/>
          <w:rtl/>
        </w:rPr>
        <w:t>המומחים סבורים ש</w:t>
      </w:r>
      <w:r w:rsidRPr="001C2885">
        <w:rPr>
          <w:rFonts w:cs="Times New Roman"/>
          <w:rtl/>
        </w:rPr>
        <w:t xml:space="preserve">רוב </w:t>
      </w:r>
      <w:r>
        <w:rPr>
          <w:rFonts w:cs="Times New Roman" w:hint="cs"/>
          <w:rtl/>
        </w:rPr>
        <w:t>מוכרי האומנות</w:t>
      </w:r>
      <w:r w:rsidRPr="001C2885">
        <w:rPr>
          <w:rFonts w:cs="Times New Roman"/>
          <w:rtl/>
        </w:rPr>
        <w:t xml:space="preserve"> הם </w:t>
      </w:r>
      <w:r>
        <w:rPr>
          <w:rFonts w:cs="Times New Roman" w:hint="cs"/>
          <w:rtl/>
        </w:rPr>
        <w:t xml:space="preserve">חנוונים או רוכלים בנפשם, והיו </w:t>
      </w:r>
      <w:r w:rsidRPr="001C2885">
        <w:rPr>
          <w:rFonts w:cs="Times New Roman"/>
          <w:rtl/>
        </w:rPr>
        <w:t xml:space="preserve">יכולים להיות </w:t>
      </w:r>
      <w:r>
        <w:rPr>
          <w:rFonts w:cs="Times New Roman" w:hint="cs"/>
          <w:rtl/>
        </w:rPr>
        <w:t>סוחרי</w:t>
      </w:r>
      <w:r w:rsidRPr="001C2885">
        <w:rPr>
          <w:rFonts w:cs="Times New Roman"/>
          <w:rtl/>
        </w:rPr>
        <w:t xml:space="preserve"> רכב או </w:t>
      </w:r>
      <w:r>
        <w:rPr>
          <w:rFonts w:cs="Times New Roman" w:hint="cs"/>
          <w:rtl/>
        </w:rPr>
        <w:t>ברוקרי</w:t>
      </w:r>
      <w:r w:rsidRPr="001C2885">
        <w:rPr>
          <w:rFonts w:cs="Times New Roman"/>
          <w:rtl/>
        </w:rPr>
        <w:t>ם בוול סטריט</w:t>
      </w:r>
      <w:r>
        <w:rPr>
          <w:rFonts w:cs="Times New Roman" w:hint="cs"/>
          <w:rtl/>
        </w:rPr>
        <w:t>,</w:t>
      </w:r>
      <w:r w:rsidRPr="001C2885">
        <w:rPr>
          <w:rFonts w:cs="Times New Roman"/>
          <w:rtl/>
        </w:rPr>
        <w:t xml:space="preserve"> </w:t>
      </w:r>
      <w:r>
        <w:rPr>
          <w:rFonts w:cs="Times New Roman" w:hint="cs"/>
          <w:rtl/>
        </w:rPr>
        <w:t>ו</w:t>
      </w:r>
      <w:r w:rsidRPr="001C2885">
        <w:rPr>
          <w:rFonts w:cs="Times New Roman"/>
          <w:rtl/>
        </w:rPr>
        <w:t>לא באמת בעניין של השיא האסתטי.</w:t>
      </w:r>
      <w:r>
        <w:rPr>
          <w:rFonts w:cs="Times New Roman" w:hint="cs"/>
          <w:rtl/>
        </w:rPr>
        <w:t xml:space="preserve"> </w:t>
      </w:r>
      <w:r w:rsidRPr="001C2885">
        <w:rPr>
          <w:rtl/>
        </w:rPr>
        <w:t>הו איזה סנטימנט מעודן! בתור זייפנים, כמה ננצל את זה!</w:t>
      </w:r>
    </w:p>
    <w:p w14:paraId="30C2753B" w14:textId="77777777" w:rsidR="003F5944" w:rsidRPr="001C2885" w:rsidRDefault="003F5944" w:rsidP="003F5944">
      <w:pPr>
        <w:rPr>
          <w:rtl/>
        </w:rPr>
      </w:pPr>
    </w:p>
    <w:p w14:paraId="2F1823D1" w14:textId="77777777" w:rsidR="003F5944" w:rsidRDefault="003F5944" w:rsidP="003F5944">
      <w:pPr>
        <w:rPr>
          <w:rtl/>
        </w:rPr>
      </w:pPr>
    </w:p>
    <w:p w14:paraId="4C22C910" w14:textId="77777777" w:rsidR="003F5944" w:rsidRDefault="003F5944" w:rsidP="003F5944">
      <w:pPr>
        <w:rPr>
          <w:rtl/>
        </w:rPr>
      </w:pPr>
      <w:r>
        <w:rPr>
          <w:rFonts w:hint="cs"/>
          <w:rtl/>
        </w:rPr>
        <w:lastRenderedPageBreak/>
        <w:t>היית אומר שזייפן היה רוצה להתגלות? בשביל להטיח בפרצוף של כל המומחים איזה גאון הוא, כמה הוא מוכשר, איך הוא רימה אותם?</w:t>
      </w:r>
    </w:p>
    <w:p w14:paraId="6D88573B" w14:textId="77777777" w:rsidR="003F5944" w:rsidRDefault="003F5944" w:rsidP="003F5944">
      <w:pPr>
        <w:rPr>
          <w:rtl/>
        </w:rPr>
      </w:pPr>
      <w:r>
        <w:rPr>
          <w:rFonts w:hint="cs"/>
          <w:rtl/>
        </w:rPr>
        <w:t>כן, אולי.</w:t>
      </w:r>
    </w:p>
    <w:p w14:paraId="22876C45" w14:textId="77777777" w:rsidR="003F5944" w:rsidRDefault="003F5944" w:rsidP="003F5944">
      <w:pPr>
        <w:rPr>
          <w:rtl/>
        </w:rPr>
      </w:pPr>
      <w:r>
        <w:rPr>
          <w:rFonts w:hint="cs"/>
          <w:rtl/>
        </w:rPr>
        <w:t>לחילופין:</w:t>
      </w:r>
    </w:p>
    <w:p w14:paraId="40515408" w14:textId="77777777" w:rsidR="003F5944" w:rsidRDefault="003F5944" w:rsidP="003F5944">
      <w:pPr>
        <w:rPr>
          <w:rtl/>
        </w:rPr>
      </w:pPr>
      <w:r>
        <w:rPr>
          <w:rFonts w:hint="cs"/>
          <w:rtl/>
        </w:rPr>
        <w:t>אתה חושב שאתה הזייפן הכי טוב שהיה אבל אתה לא, כי אתה היית רוצה ל</w:t>
      </w:r>
      <w:r w:rsidRPr="0033435E">
        <w:rPr>
          <w:rFonts w:cs="Times New Roman"/>
          <w:rtl/>
        </w:rPr>
        <w:t>התגלות</w:t>
      </w:r>
      <w:r>
        <w:rPr>
          <w:rFonts w:cs="Times New Roman" w:hint="cs"/>
          <w:rtl/>
        </w:rPr>
        <w:t>,</w:t>
      </w:r>
      <w:r w:rsidRPr="0033435E">
        <w:rPr>
          <w:rFonts w:cs="Times New Roman"/>
          <w:rtl/>
        </w:rPr>
        <w:t xml:space="preserve"> בשביל להטיח בפרצוף של כל המומחים איזה גאון </w:t>
      </w:r>
      <w:r>
        <w:rPr>
          <w:rFonts w:cs="Times New Roman" w:hint="cs"/>
          <w:rtl/>
        </w:rPr>
        <w:t>אתה</w:t>
      </w:r>
      <w:r w:rsidRPr="0033435E">
        <w:rPr>
          <w:rFonts w:cs="Times New Roman"/>
          <w:rtl/>
        </w:rPr>
        <w:t xml:space="preserve">, כמה </w:t>
      </w:r>
      <w:r>
        <w:rPr>
          <w:rFonts w:cs="Times New Roman" w:hint="cs"/>
          <w:rtl/>
        </w:rPr>
        <w:t>אתה</w:t>
      </w:r>
      <w:r w:rsidRPr="0033435E">
        <w:rPr>
          <w:rFonts w:cs="Times New Roman"/>
          <w:rtl/>
        </w:rPr>
        <w:t xml:space="preserve"> מוכשר, איך רימ</w:t>
      </w:r>
      <w:r>
        <w:rPr>
          <w:rFonts w:cs="Times New Roman" w:hint="cs"/>
          <w:rtl/>
        </w:rPr>
        <w:t>ית</w:t>
      </w:r>
      <w:r w:rsidRPr="0033435E">
        <w:rPr>
          <w:rFonts w:cs="Times New Roman"/>
          <w:rtl/>
        </w:rPr>
        <w:t xml:space="preserve"> אותם</w:t>
      </w:r>
      <w:r>
        <w:rPr>
          <w:rFonts w:cs="Times New Roman" w:hint="cs"/>
          <w:rtl/>
        </w:rPr>
        <w:t xml:space="preserve">. זאת נקודת התורפה שלך. </w:t>
      </w:r>
    </w:p>
    <w:p w14:paraId="0B117CE5" w14:textId="77777777" w:rsidR="003F5944" w:rsidRDefault="003F5944" w:rsidP="003F5944">
      <w:pPr>
        <w:rPr>
          <w:rtl/>
        </w:rPr>
      </w:pPr>
    </w:p>
    <w:p w14:paraId="38F10355" w14:textId="77777777" w:rsidR="003F5944" w:rsidRDefault="003F5944" w:rsidP="003F5944">
      <w:pPr>
        <w:rPr>
          <w:rtl/>
        </w:rPr>
      </w:pPr>
    </w:p>
    <w:p w14:paraId="3603F82E" w14:textId="77777777" w:rsidR="00ED6702" w:rsidRDefault="00ED6702" w:rsidP="00ED6702">
      <w:pPr>
        <w:pStyle w:val="Heading3"/>
        <w:rPr>
          <w:rtl/>
        </w:rPr>
      </w:pPr>
      <w:r>
        <w:rPr>
          <w:rFonts w:hint="cs"/>
          <w:rtl/>
        </w:rPr>
        <w:t>ליפול בפח הזיוף</w:t>
      </w:r>
    </w:p>
    <w:p w14:paraId="5154C7A3" w14:textId="77777777" w:rsidR="00ED6702" w:rsidRDefault="00ED6702" w:rsidP="00ED6702">
      <w:pPr>
        <w:rPr>
          <w:rtl/>
        </w:rPr>
      </w:pPr>
      <w:r>
        <w:rPr>
          <w:rFonts w:cs="Times New Roman"/>
          <w:rtl/>
        </w:rPr>
        <w:t>איך מישהו יכול ל</w:t>
      </w:r>
      <w:r>
        <w:rPr>
          <w:rFonts w:cs="Times New Roman" w:hint="cs"/>
          <w:rtl/>
        </w:rPr>
        <w:t>לכת</w:t>
      </w:r>
      <w:r>
        <w:rPr>
          <w:rFonts w:cs="Times New Roman"/>
          <w:rtl/>
        </w:rPr>
        <w:t xml:space="preserve"> שולל על ידי משהו כל כך מזויף, כל כך חסר אמנות?</w:t>
      </w:r>
    </w:p>
    <w:p w14:paraId="3C7BAAA2" w14:textId="77777777" w:rsidR="00ED6702" w:rsidRDefault="00ED6702" w:rsidP="00ED6702">
      <w:pPr>
        <w:rPr>
          <w:rtl/>
        </w:rPr>
      </w:pPr>
      <w:r>
        <w:rPr>
          <w:rFonts w:cs="Times New Roman"/>
          <w:rtl/>
        </w:rPr>
        <w:t>הסבר לאמונה העוורת:</w:t>
      </w:r>
    </w:p>
    <w:p w14:paraId="6F4DCA56" w14:textId="77777777" w:rsidR="00ED6702" w:rsidRDefault="00ED6702" w:rsidP="00ED6702">
      <w:pPr>
        <w:rPr>
          <w:rFonts w:cs="Times New Roman"/>
          <w:rtl/>
        </w:rPr>
      </w:pPr>
      <w:r>
        <w:rPr>
          <w:rFonts w:cs="Times New Roman"/>
          <w:rtl/>
        </w:rPr>
        <w:t xml:space="preserve">זייפנים מצליחים בדרך כלל לא בגלל שהם כל כך מוכשרים, אלא בגלל שהם מספקים, ברגע בזמן, בדיוק את מה שאחרים רוצים נואשות לראות. </w:t>
      </w:r>
      <w:r>
        <w:rPr>
          <w:rFonts w:cs="Times New Roman" w:hint="cs"/>
          <w:rtl/>
        </w:rPr>
        <w:t xml:space="preserve">הם </w:t>
      </w:r>
      <w:r>
        <w:rPr>
          <w:rFonts w:cs="Times New Roman"/>
          <w:rtl/>
        </w:rPr>
        <w:t xml:space="preserve">קוסמים </w:t>
      </w:r>
      <w:r>
        <w:rPr>
          <w:rFonts w:cs="Times New Roman" w:hint="cs"/>
          <w:rtl/>
        </w:rPr>
        <w:t>[</w:t>
      </w:r>
      <w:r>
        <w:rPr>
          <w:rFonts w:cs="Times New Roman"/>
        </w:rPr>
        <w:t>conjurers</w:t>
      </w:r>
      <w:r>
        <w:rPr>
          <w:rFonts w:cs="Times New Roman" w:hint="cs"/>
          <w:rtl/>
        </w:rPr>
        <w:t>] לא פחות מ</w:t>
      </w:r>
      <w:r>
        <w:rPr>
          <w:rFonts w:cs="Times New Roman"/>
          <w:rtl/>
        </w:rPr>
        <w:t xml:space="preserve">מעתיקים, הם מגשימים משאלה או פנטזיה. וכך </w:t>
      </w:r>
      <w:r>
        <w:rPr>
          <w:rFonts w:cs="Times New Roman" w:hint="cs"/>
          <w:rtl/>
        </w:rPr>
        <w:t xml:space="preserve">המומחים </w:t>
      </w:r>
      <w:r>
        <w:rPr>
          <w:rFonts w:cs="Times New Roman"/>
          <w:rtl/>
        </w:rPr>
        <w:t>מתעלמים מחוסר העקביות - חתימות עקומות, משיכות מכחול לא אופייניות - או מ</w:t>
      </w:r>
      <w:r>
        <w:rPr>
          <w:rFonts w:cs="Times New Roman" w:hint="cs"/>
          <w:rtl/>
        </w:rPr>
        <w:t>תורצ</w:t>
      </w:r>
      <w:r>
        <w:rPr>
          <w:rFonts w:cs="Times New Roman"/>
          <w:rtl/>
        </w:rPr>
        <w:t xml:space="preserve">ות </w:t>
      </w:r>
      <w:r>
        <w:rPr>
          <w:rFonts w:cs="Times New Roman" w:hint="cs"/>
          <w:rtl/>
        </w:rPr>
        <w:t>איכשהו</w:t>
      </w:r>
      <w:r>
        <w:rPr>
          <w:rFonts w:cs="Times New Roman"/>
          <w:rtl/>
        </w:rPr>
        <w:t>.</w:t>
      </w:r>
    </w:p>
    <w:p w14:paraId="2CC0D30E" w14:textId="77777777" w:rsidR="00E56169" w:rsidRDefault="00E56169" w:rsidP="00ED6702">
      <w:pPr>
        <w:rPr>
          <w:rFonts w:cs="Times New Roman"/>
          <w:rtl/>
        </w:rPr>
      </w:pPr>
    </w:p>
    <w:p w14:paraId="1397A45A" w14:textId="70699B8C" w:rsidR="00E56169" w:rsidRDefault="00E56169" w:rsidP="00E56169">
      <w:pPr>
        <w:pStyle w:val="Heading3"/>
        <w:rPr>
          <w:rtl/>
        </w:rPr>
      </w:pPr>
      <w:r>
        <w:rPr>
          <w:rFonts w:hint="cs"/>
          <w:rtl/>
        </w:rPr>
        <w:t>חוזר מהשירותים</w:t>
      </w:r>
    </w:p>
    <w:p w14:paraId="05A77041" w14:textId="77777777" w:rsidR="00E56169" w:rsidRDefault="00E56169" w:rsidP="00E56169">
      <w:pPr>
        <w:rPr>
          <w:rtl/>
        </w:rPr>
      </w:pPr>
      <w:r>
        <w:rPr>
          <w:rFonts w:hint="cs"/>
          <w:rtl/>
        </w:rPr>
        <w:t>[[הוא לא עישן כבר זמן רב, והוא אכן נפטר לגמרי מהמנהג. הוא רק לא נפטר מהצורך, והצורך היה חוסר שניתן לשרטט את גבולו בדיוק רב (אלכס אהב לתחום בתוכו את גבולות הכאב, כל סוג של כאב, לא בשביל חלילה להגביל את הכאב אלא רק בשביל להכיר אותו, להתוודע אליו ולהתיידד אם ניתן). זה לא היה צורך שניתן היה להבין או לדבר איתו, להכנס איתו לדיאלוג כלשהו.</w:t>
      </w:r>
    </w:p>
    <w:p w14:paraId="038A28A9" w14:textId="77777777" w:rsidR="00E56169" w:rsidRDefault="00E56169" w:rsidP="00E56169">
      <w:pPr>
        <w:rPr>
          <w:rtl/>
        </w:rPr>
      </w:pPr>
      <w:r>
        <w:rPr>
          <w:rFonts w:hint="cs"/>
          <w:rtl/>
        </w:rPr>
        <w:t xml:space="preserve">כן היה דבר שהגעיל אותו </w:t>
      </w:r>
      <w:r>
        <w:rPr>
          <w:rtl/>
        </w:rPr>
        <w:t>–</w:t>
      </w:r>
      <w:r>
        <w:rPr>
          <w:rFonts w:hint="cs"/>
          <w:rtl/>
        </w:rPr>
        <w:t xml:space="preserve"> פה שחור. כמו של אמא שלו ...</w:t>
      </w:r>
    </w:p>
    <w:p w14:paraId="664693F7" w14:textId="77777777" w:rsidR="00E56169" w:rsidRDefault="00E56169" w:rsidP="00E56169">
      <w:pPr>
        <w:rPr>
          <w:rtl/>
        </w:rPr>
      </w:pPr>
      <w:r>
        <w:rPr>
          <w:rFonts w:hint="cs"/>
          <w:rtl/>
        </w:rPr>
        <w:t>וזרועותיה מונפות לצדדים, והיא מאמנת אותם בעיגולים קטנים, השרירים התלת ראשיים מתנפנפים כמו דגים המומים מחוץ למים והיא שמבחינה במבטו המזועזע, [</w:t>
      </w:r>
      <w:r>
        <w:t>chides</w:t>
      </w:r>
      <w:r>
        <w:rPr>
          <w:rFonts w:hint="cs"/>
          <w:rtl/>
        </w:rPr>
        <w:t>] מקנטרת??/ נוזפת?? בו, "תעשה איתי, נו, תעשה איתי!"</w:t>
      </w:r>
    </w:p>
    <w:p w14:paraId="3CA749E4" w14:textId="77777777" w:rsidR="00E56169" w:rsidRDefault="00E56169" w:rsidP="00E56169">
      <w:pPr>
        <w:rPr>
          <w:rtl/>
        </w:rPr>
      </w:pPr>
      <w:r>
        <w:rPr>
          <w:rFonts w:hint="cs"/>
          <w:rtl/>
        </w:rPr>
        <w:t>]]</w:t>
      </w:r>
    </w:p>
    <w:p w14:paraId="78CA7D87" w14:textId="77777777" w:rsidR="00E56169" w:rsidRPr="00F30082" w:rsidRDefault="00E56169" w:rsidP="00E56169">
      <w:pPr>
        <w:rPr>
          <w:rFonts w:cs="Times New Roman"/>
          <w:lang w:val="en-IL"/>
        </w:rPr>
      </w:pPr>
      <w:r>
        <w:rPr>
          <w:rFonts w:hint="cs"/>
          <w:rtl/>
        </w:rPr>
        <w:t xml:space="preserve"> </w:t>
      </w:r>
    </w:p>
    <w:p w14:paraId="0F7B3B87" w14:textId="77777777" w:rsidR="00E56169" w:rsidRDefault="00E56169" w:rsidP="00ED6702">
      <w:pPr>
        <w:rPr>
          <w:rtl/>
        </w:rPr>
      </w:pPr>
    </w:p>
    <w:p w14:paraId="16583C02" w14:textId="77777777" w:rsidR="00ED6702" w:rsidRDefault="00ED6702" w:rsidP="00ED6702">
      <w:pPr>
        <w:rPr>
          <w:rtl/>
        </w:rPr>
      </w:pPr>
    </w:p>
    <w:p w14:paraId="085FE189" w14:textId="77777777" w:rsidR="00ED6702" w:rsidRDefault="00ED6702" w:rsidP="00ED6702">
      <w:pPr>
        <w:pStyle w:val="Heading3"/>
        <w:rPr>
          <w:rtl/>
        </w:rPr>
      </w:pPr>
      <w:r>
        <w:rPr>
          <w:rFonts w:hint="cs"/>
          <w:rtl/>
        </w:rPr>
        <w:t>בסוף הביקור הראשון של אלכס אצל אבא של דימה</w:t>
      </w:r>
    </w:p>
    <w:p w14:paraId="615C0655" w14:textId="77777777" w:rsidR="00ED6702" w:rsidRDefault="00ED6702" w:rsidP="00ED6702">
      <w:pPr>
        <w:rPr>
          <w:rtl/>
        </w:rPr>
      </w:pPr>
      <w:r>
        <w:rPr>
          <w:rFonts w:hint="cs"/>
          <w:rtl/>
        </w:rPr>
        <w:t>[[</w:t>
      </w:r>
    </w:p>
    <w:p w14:paraId="226BC23F" w14:textId="77777777" w:rsidR="00ED6702" w:rsidRDefault="00ED6702" w:rsidP="00ED6702">
      <w:pPr>
        <w:rPr>
          <w:rtl/>
        </w:rPr>
      </w:pPr>
      <w:r>
        <w:rPr>
          <w:rFonts w:hint="cs"/>
          <w:rtl/>
        </w:rPr>
        <w:t>אנחנו יכולים פשוט להסגיר אותו למשטרה.</w:t>
      </w:r>
    </w:p>
    <w:p w14:paraId="1B07BCC9" w14:textId="77777777" w:rsidR="00ED6702" w:rsidRDefault="00ED6702" w:rsidP="00ED6702">
      <w:pPr>
        <w:rPr>
          <w:rtl/>
        </w:rPr>
      </w:pPr>
      <w:r>
        <w:rPr>
          <w:rFonts w:hint="cs"/>
          <w:rtl/>
        </w:rPr>
        <w:t>באיזה עוון?</w:t>
      </w:r>
    </w:p>
    <w:p w14:paraId="12E232F4" w14:textId="77777777" w:rsidR="00ED6702" w:rsidRDefault="00ED6702" w:rsidP="00ED6702">
      <w:pPr>
        <w:rPr>
          <w:rtl/>
        </w:rPr>
      </w:pPr>
      <w:r>
        <w:rPr>
          <w:rFonts w:hint="cs"/>
          <w:rtl/>
        </w:rPr>
        <w:lastRenderedPageBreak/>
        <w:t>באשמת זיוף ציורים.</w:t>
      </w:r>
    </w:p>
    <w:p w14:paraId="0AC97C82" w14:textId="77777777" w:rsidR="00ED6702" w:rsidRDefault="00ED6702" w:rsidP="00ED6702">
      <w:pPr>
        <w:rPr>
          <w:rtl/>
        </w:rPr>
      </w:pPr>
      <w:r>
        <w:rPr>
          <w:rFonts w:hint="cs"/>
          <w:rtl/>
        </w:rPr>
        <w:t>לא! אם נעשה את זה, בוגדן יתרגז.</w:t>
      </w:r>
    </w:p>
    <w:p w14:paraId="6EBA2DBD" w14:textId="77777777" w:rsidR="00ED6702" w:rsidRDefault="00ED6702" w:rsidP="00ED6702">
      <w:pPr>
        <w:rPr>
          <w:rtl/>
        </w:rPr>
      </w:pPr>
      <w:r>
        <w:rPr>
          <w:rFonts w:hint="cs"/>
          <w:rtl/>
        </w:rPr>
        <w:t>מה הוא יהרוג אותו? הוא יהרוג אתכם??</w:t>
      </w:r>
    </w:p>
    <w:p w14:paraId="7779936F" w14:textId="77777777" w:rsidR="00ED6702" w:rsidRDefault="00ED6702" w:rsidP="00ED6702">
      <w:pPr>
        <w:rPr>
          <w:rtl/>
        </w:rPr>
      </w:pPr>
      <w:r>
        <w:rPr>
          <w:rFonts w:hint="cs"/>
          <w:rtl/>
        </w:rPr>
        <w:t xml:space="preserve">אי אפשר לדעת מה הוא יעשה. גם מי שהוא מכר לו את הזיוף יתרגז. והוא </w:t>
      </w:r>
      <w:r>
        <w:rPr>
          <w:rtl/>
        </w:rPr>
        <w:t>–</w:t>
      </w:r>
      <w:r>
        <w:rPr>
          <w:rFonts w:hint="cs"/>
          <w:rtl/>
        </w:rPr>
        <w:t xml:space="preserve"> אותו אתם באמת לא רוצים להרגיז. וחוץ מזה אתם בכלל לא יודעים איזה ציור זה. מה תגידו ולמי תגידו.</w:t>
      </w:r>
    </w:p>
    <w:p w14:paraId="0E19F932" w14:textId="77777777" w:rsidR="00ED6702" w:rsidRDefault="00ED6702" w:rsidP="00ED6702">
      <w:pPr>
        <w:rPr>
          <w:rtl/>
        </w:rPr>
      </w:pPr>
      <w:r>
        <w:rPr>
          <w:rFonts w:hint="cs"/>
          <w:rtl/>
        </w:rPr>
        <w:t>]]</w:t>
      </w:r>
    </w:p>
    <w:p w14:paraId="1579ADFC" w14:textId="77777777" w:rsidR="00ED6702" w:rsidRDefault="00ED6702" w:rsidP="00ED6702">
      <w:pPr>
        <w:rPr>
          <w:rtl/>
        </w:rPr>
      </w:pPr>
    </w:p>
    <w:p w14:paraId="6DBEE201" w14:textId="77777777" w:rsidR="00414821" w:rsidRDefault="00414821" w:rsidP="00803890">
      <w:pPr>
        <w:pStyle w:val="Heading3"/>
        <w:rPr>
          <w:rtl/>
        </w:rPr>
      </w:pPr>
      <w:r>
        <w:rPr>
          <w:rFonts w:hint="cs"/>
          <w:rtl/>
        </w:rPr>
        <w:t>לולאה</w:t>
      </w:r>
    </w:p>
    <w:p w14:paraId="4EF12750" w14:textId="77777777" w:rsidR="00414821" w:rsidRDefault="00414821" w:rsidP="00414821">
      <w:pPr>
        <w:rPr>
          <w:rtl/>
        </w:rPr>
      </w:pPr>
      <w:r>
        <w:rPr>
          <w:rFonts w:hint="cs"/>
          <w:rtl/>
        </w:rPr>
        <w:t>הערות:</w:t>
      </w:r>
    </w:p>
    <w:p w14:paraId="147E1815" w14:textId="77777777" w:rsidR="00414821" w:rsidRDefault="00414821" w:rsidP="00414821">
      <w:pPr>
        <w:rPr>
          <w:rtl/>
        </w:rPr>
      </w:pPr>
      <w:r>
        <w:rPr>
          <w:rFonts w:hint="cs"/>
          <w:rtl/>
        </w:rPr>
        <w:t>מטלות:</w:t>
      </w:r>
    </w:p>
    <w:p w14:paraId="446EA64F" w14:textId="77777777" w:rsidR="00414821" w:rsidRDefault="00414821" w:rsidP="00414821">
      <w:pPr>
        <w:numPr>
          <w:ilvl w:val="0"/>
          <w:numId w:val="65"/>
        </w:numPr>
        <w:rPr>
          <w:rtl/>
        </w:rPr>
      </w:pPr>
      <w:r>
        <w:rPr>
          <w:rFonts w:hint="cs"/>
          <w:rtl/>
        </w:rPr>
        <w:t xml:space="preserve">את כל הפחד מזיוף בתור חבלה באמת שהאנושות מבינה </w:t>
      </w:r>
      <w:r>
        <w:rPr>
          <w:rtl/>
        </w:rPr>
        <w:t>–</w:t>
      </w:r>
      <w:r>
        <w:rPr>
          <w:rFonts w:hint="cs"/>
          <w:rtl/>
        </w:rPr>
        <w:t xml:space="preserve"> להעביר לשיחה בין אלכס למארק</w:t>
      </w:r>
    </w:p>
    <w:p w14:paraId="63EF05E1" w14:textId="77777777" w:rsidR="00414821" w:rsidRPr="007F3F8C" w:rsidRDefault="00414821" w:rsidP="00414821">
      <w:pPr>
        <w:numPr>
          <w:ilvl w:val="0"/>
          <w:numId w:val="65"/>
        </w:numPr>
      </w:pPr>
      <w:r>
        <w:rPr>
          <w:rFonts w:cs="Times New Roman" w:hint="cs"/>
          <w:rtl/>
        </w:rPr>
        <w:t xml:space="preserve">לעשות מעין לולאה: </w:t>
      </w:r>
    </w:p>
    <w:p w14:paraId="63C17921" w14:textId="77777777" w:rsidR="00414821" w:rsidRPr="007F3F8C" w:rsidRDefault="00414821" w:rsidP="00414821">
      <w:pPr>
        <w:numPr>
          <w:ilvl w:val="1"/>
          <w:numId w:val="65"/>
        </w:numPr>
      </w:pPr>
      <w:r>
        <w:rPr>
          <w:rFonts w:cs="Times New Roman" w:hint="cs"/>
          <w:rtl/>
        </w:rPr>
        <w:t>שיחה עם האבא של דימה, מבינים יותר על עולם הזיופים ומה בדיוק האבא של דימה רוצה</w:t>
      </w:r>
    </w:p>
    <w:p w14:paraId="1050D283" w14:textId="77777777" w:rsidR="00414821" w:rsidRPr="007F3F8C" w:rsidRDefault="00414821" w:rsidP="00414821">
      <w:pPr>
        <w:numPr>
          <w:ilvl w:val="1"/>
          <w:numId w:val="65"/>
        </w:numPr>
      </w:pPr>
      <w:r w:rsidRPr="007F3F8C">
        <w:rPr>
          <w:rFonts w:cs="Times New Roman"/>
          <w:rtl/>
        </w:rPr>
        <w:t xml:space="preserve">הזמן עובר ואלכס לא עושה כלום </w:t>
      </w:r>
    </w:p>
    <w:p w14:paraId="07A8B82C" w14:textId="77777777" w:rsidR="00414821" w:rsidRPr="007F3F8C" w:rsidRDefault="00414821" w:rsidP="00414821">
      <w:pPr>
        <w:numPr>
          <w:ilvl w:val="1"/>
          <w:numId w:val="65"/>
        </w:numPr>
      </w:pPr>
      <w:r w:rsidRPr="007F3F8C">
        <w:rPr>
          <w:rFonts w:cs="Times New Roman"/>
          <w:rtl/>
        </w:rPr>
        <w:t xml:space="preserve">דימה </w:t>
      </w:r>
      <w:r>
        <w:rPr>
          <w:rFonts w:cs="Times New Roman" w:hint="cs"/>
          <w:rtl/>
        </w:rPr>
        <w:t>ממשיך לה</w:t>
      </w:r>
      <w:r w:rsidRPr="007F3F8C">
        <w:rPr>
          <w:rFonts w:cs="Times New Roman"/>
          <w:rtl/>
        </w:rPr>
        <w:t xml:space="preserve">תעמר יותר ויותר ביסמין </w:t>
      </w:r>
    </w:p>
    <w:p w14:paraId="6EAE1585" w14:textId="77777777" w:rsidR="00414821" w:rsidRPr="007F3F8C" w:rsidRDefault="00414821" w:rsidP="00414821">
      <w:pPr>
        <w:numPr>
          <w:ilvl w:val="1"/>
          <w:numId w:val="65"/>
        </w:numPr>
      </w:pPr>
      <w:r w:rsidRPr="007F3F8C">
        <w:rPr>
          <w:rFonts w:cs="Times New Roman"/>
          <w:rtl/>
        </w:rPr>
        <w:t>עדיין אלכס לא עושה כלום</w:t>
      </w:r>
    </w:p>
    <w:p w14:paraId="277C8F98" w14:textId="77777777" w:rsidR="00414821" w:rsidRDefault="00414821" w:rsidP="00414821">
      <w:pPr>
        <w:numPr>
          <w:ilvl w:val="0"/>
          <w:numId w:val="65"/>
        </w:numPr>
        <w:rPr>
          <w:rtl/>
        </w:rPr>
      </w:pPr>
      <w:r>
        <w:rPr>
          <w:rFonts w:cs="Times New Roman" w:hint="cs"/>
          <w:rtl/>
        </w:rPr>
        <w:t xml:space="preserve">הלולאה נשברת כך: </w:t>
      </w:r>
      <w:r w:rsidRPr="007F3F8C">
        <w:rPr>
          <w:rFonts w:cs="Times New Roman"/>
          <w:rtl/>
        </w:rPr>
        <w:t xml:space="preserve">דימה נכלא ואז אלכס </w:t>
      </w:r>
      <w:r>
        <w:rPr>
          <w:rFonts w:cs="Times New Roman" w:hint="cs"/>
          <w:rtl/>
        </w:rPr>
        <w:t xml:space="preserve">מבין שהוא </w:t>
      </w:r>
      <w:r w:rsidRPr="007F3F8C">
        <w:rPr>
          <w:rFonts w:cs="Times New Roman"/>
          <w:rtl/>
        </w:rPr>
        <w:t xml:space="preserve">אחראי לבד על </w:t>
      </w:r>
      <w:r>
        <w:rPr>
          <w:rFonts w:cs="Times New Roman" w:hint="cs"/>
          <w:rtl/>
        </w:rPr>
        <w:t>קוסטיה.</w:t>
      </w:r>
      <w:r w:rsidRPr="007F3F8C">
        <w:rPr>
          <w:rFonts w:cs="Times New Roman"/>
          <w:rtl/>
        </w:rPr>
        <w:t xml:space="preserve"> רק אז הוא עושה את זה</w:t>
      </w:r>
    </w:p>
    <w:p w14:paraId="709D92DB" w14:textId="77777777" w:rsidR="00414821" w:rsidRDefault="00414821" w:rsidP="00414821">
      <w:pPr>
        <w:rPr>
          <w:rtl/>
        </w:rPr>
      </w:pPr>
      <w:r>
        <w:rPr>
          <w:rFonts w:hint="cs"/>
          <w:rtl/>
        </w:rPr>
        <w:t>סוף</w:t>
      </w:r>
    </w:p>
    <w:p w14:paraId="6817D730" w14:textId="77777777" w:rsidR="00414821" w:rsidRDefault="00414821" w:rsidP="00414821">
      <w:pPr>
        <w:rPr>
          <w:rtl/>
        </w:rPr>
      </w:pPr>
    </w:p>
    <w:p w14:paraId="36C2A77A" w14:textId="77777777" w:rsidR="000A0C1A" w:rsidRDefault="000A0C1A" w:rsidP="00414821">
      <w:pPr>
        <w:rPr>
          <w:rtl/>
        </w:rPr>
      </w:pPr>
    </w:p>
    <w:p w14:paraId="46609B9B" w14:textId="77777777" w:rsidR="000A0C1A" w:rsidRDefault="000A0C1A" w:rsidP="000A0C1A">
      <w:pPr>
        <w:rPr>
          <w:rtl/>
        </w:rPr>
      </w:pPr>
    </w:p>
    <w:p w14:paraId="033E7223" w14:textId="77777777" w:rsidR="000A0C1A" w:rsidRDefault="000A0C1A" w:rsidP="000A0C1A">
      <w:pPr>
        <w:pStyle w:val="Heading2"/>
        <w:rPr>
          <w:rtl/>
        </w:rPr>
      </w:pPr>
      <w:r>
        <w:rPr>
          <w:rFonts w:hint="cs"/>
          <w:rtl/>
        </w:rPr>
        <w:t xml:space="preserve">שיחה טלפונית בין אלכס להורים </w:t>
      </w:r>
    </w:p>
    <w:p w14:paraId="0DAD609D" w14:textId="77777777" w:rsidR="000A0C1A" w:rsidRDefault="000A0C1A" w:rsidP="000A0C1A">
      <w:pPr>
        <w:rPr>
          <w:rFonts w:cs="Times New Roman"/>
          <w:rtl/>
        </w:rPr>
      </w:pPr>
      <w:r>
        <w:rPr>
          <w:rFonts w:cs="Times New Roman" w:hint="cs"/>
          <w:rtl/>
        </w:rPr>
        <w:t xml:space="preserve">[האימא הרשתה לעצמה להגיד מה שרצתה, כי זאת השיחה שבה הודיעה לו שהיא מאשרת לו ולמארק להשתמש בכספים מסויימים עבור חופשת סקי שיבחרו. </w:t>
      </w:r>
    </w:p>
    <w:p w14:paraId="4F602DD8" w14:textId="77777777" w:rsidR="000A0C1A" w:rsidRDefault="000A0C1A" w:rsidP="000A0C1A">
      <w:pPr>
        <w:rPr>
          <w:rFonts w:cs="Times New Roman"/>
          <w:rtl/>
        </w:rPr>
      </w:pPr>
      <w:r>
        <w:rPr>
          <w:rFonts w:cs="Times New Roman" w:hint="cs"/>
          <w:rtl/>
        </w:rPr>
        <w:t>]</w:t>
      </w:r>
    </w:p>
    <w:p w14:paraId="37CB9AE6" w14:textId="77777777" w:rsidR="000A0C1A" w:rsidRDefault="000A0C1A" w:rsidP="000A0C1A">
      <w:pPr>
        <w:rPr>
          <w:rFonts w:cs="Times New Roman"/>
          <w:rtl/>
        </w:rPr>
      </w:pPr>
    </w:p>
    <w:p w14:paraId="190244D2" w14:textId="77777777" w:rsidR="000A0C1A" w:rsidRDefault="000A0C1A" w:rsidP="000A0C1A">
      <w:pPr>
        <w:rPr>
          <w:rFonts w:cs="Times New Roman"/>
          <w:rtl/>
        </w:rPr>
      </w:pPr>
      <w:r>
        <w:rPr>
          <w:rFonts w:cs="Times New Roman" w:hint="cs"/>
          <w:rtl/>
        </w:rPr>
        <w:t>[</w:t>
      </w:r>
    </w:p>
    <w:p w14:paraId="0716E8E9" w14:textId="77777777" w:rsidR="000A0C1A" w:rsidRDefault="000A0C1A" w:rsidP="000A0C1A">
      <w:pPr>
        <w:rPr>
          <w:rFonts w:cs="Times New Roman"/>
          <w:rtl/>
        </w:rPr>
      </w:pPr>
      <w:r>
        <w:rPr>
          <w:rFonts w:cs="Times New Roman" w:hint="cs"/>
          <w:rtl/>
        </w:rPr>
        <w:t xml:space="preserve">כל יום שבו הוריו לא התקשרו היה יום של הקלה. אבל ככל שעבר זמן והימים נקפו החשש גבר, כנראה עשה משהו לא בסדר והם מחרימים אותו והוא אפילו לא יודע (הוא עשה כמובן עשרות דברים לא בסדר), וכששיחת הטלפון היתה לבסוף מגיעה היא היתה מלווה בסערה שקשה חלהתאושש ממנה. לאחרונה העריך שעבר כבר מעל חודש מאז שיחתם האחרונה, ולבסוף לאחר שלא התקשרו אפילו ביום הולדתו, הוא החליט להתקשר אליהם בעצמו, ממש לפני שיצא לאימון. </w:t>
      </w:r>
    </w:p>
    <w:p w14:paraId="14F1E41A" w14:textId="77777777" w:rsidR="000A0C1A" w:rsidRDefault="000A0C1A" w:rsidP="000A0C1A">
      <w:pPr>
        <w:rPr>
          <w:rFonts w:cs="Times New Roman"/>
          <w:rtl/>
        </w:rPr>
      </w:pPr>
      <w:r>
        <w:rPr>
          <w:rFonts w:cs="Times New Roman" w:hint="cs"/>
          <w:rtl/>
        </w:rPr>
        <w:t>]</w:t>
      </w:r>
    </w:p>
    <w:p w14:paraId="1EC8686D" w14:textId="77777777" w:rsidR="000A0C1A" w:rsidRDefault="000A0C1A" w:rsidP="000A0C1A">
      <w:pPr>
        <w:rPr>
          <w:rFonts w:cs="Times New Roman"/>
          <w:rtl/>
        </w:rPr>
      </w:pPr>
    </w:p>
    <w:p w14:paraId="095AF32B" w14:textId="77777777" w:rsidR="000A0C1A" w:rsidRDefault="000A0C1A" w:rsidP="000A0C1A">
      <w:pPr>
        <w:rPr>
          <w:rFonts w:cs="Times New Roman"/>
          <w:rtl/>
        </w:rPr>
      </w:pPr>
      <w:r>
        <w:rPr>
          <w:rFonts w:cs="Times New Roman" w:hint="cs"/>
          <w:rtl/>
        </w:rPr>
        <w:t>[</w:t>
      </w:r>
    </w:p>
    <w:p w14:paraId="012F7CBC" w14:textId="77777777" w:rsidR="000A0C1A" w:rsidRDefault="000A0C1A" w:rsidP="000A0C1A">
      <w:pPr>
        <w:rPr>
          <w:rFonts w:cs="Times New Roman"/>
          <w:rtl/>
        </w:rPr>
      </w:pPr>
      <w:r>
        <w:rPr>
          <w:rFonts w:cs="Times New Roman" w:hint="cs"/>
          <w:rtl/>
        </w:rPr>
        <w:t xml:space="preserve">הוא חייג באומץ רב ומתוך ריכוז עמוק בכך שהמים יישאו אותו (כל ספרות הקידומת), הם יעטפו אותו עוד רגע (המחצית הראשונה של המספר) והוא יחתור בהם (הספרה האחרונה היתה 9 והחיבור הושלם). אימו ענתה, למה לא תיאו? מה היא עושה בבית בשעות כאלו? אה כמובן, זאת היתה חופשת חג המולד. </w:t>
      </w:r>
    </w:p>
    <w:p w14:paraId="15D0F00C" w14:textId="77777777" w:rsidR="000A0C1A" w:rsidRDefault="000A0C1A" w:rsidP="000A0C1A">
      <w:pPr>
        <w:rPr>
          <w:rFonts w:cs="Times New Roman"/>
          <w:rtl/>
        </w:rPr>
      </w:pPr>
      <w:r>
        <w:rPr>
          <w:rFonts w:cs="Times New Roman" w:hint="cs"/>
          <w:rtl/>
        </w:rPr>
        <w:t xml:space="preserve">היא היתה קצרת רוח ולרווחתו כלל לא שמה לב לזמן שעבר מאז שיחתם האחרונה, ורק בקושי הצליחה לגרד מקרה או שניים שבהם התנהג שלא כשורה עד שלפתע נזכרה שאחת מחברותיה הקרובות התקשרה לדווח שהופתעה מאוד לראות את הקעקוע שעל גופו, שהאם מעודה לא ראתה במלוא הדרו וגם לא התכוונה כי זה עורר בה רק גועל וצער וחרפה, זה מה שהוא גורם לה, היא מעודה לא פיללה להגיע לגילה המתקדם לאחר שהתאמצה כל חייה בכל מטלה שהציבה לעצמה והתעלתה במאמציה והצליחה - רק בשביל לחוש חרפה, ואיך בכלל החברה ראתה את גופו החשוף?^? (הוא הצליח להשחיל מילה או שתיים של הסבר טבול בהתנצלות) הוא באמת העז להתארח אצל הדודים ללא חולצה?^? איזה בושה!^! ולכבוד איזה מאורע הם הואילו להזמינו (הוא הפטיר באופן האגבי ביותר איזה מילמול בקשר ליום הולדת, הוא ממש חש בעורה מסתמר ובגווה נכון להסתערות). </w:t>
      </w:r>
    </w:p>
    <w:p w14:paraId="0B95B53C" w14:textId="77777777" w:rsidR="000A0C1A" w:rsidRPr="00681C83" w:rsidRDefault="000A0C1A" w:rsidP="000A0C1A">
      <w:pPr>
        <w:rPr>
          <w:rFonts w:cs="Times New Roman"/>
          <w:rtl/>
        </w:rPr>
      </w:pPr>
      <w:r w:rsidRPr="00681C83">
        <w:rPr>
          <w:rFonts w:cs="Times New Roman"/>
          <w:rtl/>
        </w:rPr>
        <w:t>מה אתה חושב שאני?</w:t>
      </w:r>
    </w:p>
    <w:p w14:paraId="0956789C" w14:textId="77777777" w:rsidR="000A0C1A" w:rsidRPr="00681C83" w:rsidRDefault="000A0C1A" w:rsidP="000A0C1A">
      <w:pPr>
        <w:rPr>
          <w:rFonts w:cs="Times New Roman"/>
          <w:rtl/>
        </w:rPr>
      </w:pPr>
      <w:r w:rsidRPr="00681C83">
        <w:rPr>
          <w:rFonts w:cs="Times New Roman"/>
          <w:rtl/>
        </w:rPr>
        <w:t>מה! אתה!^! חושב!^!^! שאני!^!^!^!</w:t>
      </w:r>
    </w:p>
    <w:p w14:paraId="555D9E2C" w14:textId="77777777" w:rsidR="000A0C1A" w:rsidRDefault="000A0C1A" w:rsidP="000A0C1A">
      <w:pPr>
        <w:rPr>
          <w:rFonts w:cs="Times New Roman"/>
          <w:rtl/>
        </w:rPr>
      </w:pPr>
      <w:r w:rsidRPr="00681C83">
        <w:rPr>
          <w:rFonts w:cs="Times New Roman"/>
          <w:rtl/>
        </w:rPr>
        <w:t>אדונננננננני</w:t>
      </w:r>
    </w:p>
    <w:p w14:paraId="0389E79A" w14:textId="77777777" w:rsidR="000A0C1A" w:rsidRDefault="000A0C1A" w:rsidP="000A0C1A">
      <w:pPr>
        <w:rPr>
          <w:rFonts w:cs="Times New Roman"/>
          <w:rtl/>
        </w:rPr>
      </w:pPr>
      <w:r>
        <w:rPr>
          <w:rFonts w:cs="Times New Roman" w:hint="cs"/>
          <w:rtl/>
        </w:rPr>
        <w:t>ומשם גלשה למעשיה על חברים שעברו לצרפת ובכל זאת בנם ממשיך גם שם להצטיין בלימודיו מעל ומעבר ואפילו התקבל לתכנית יוקרתית וקיבל מלגה אכסקלוסיבית וזכה בתחרות שתזניק אותו למרחביו הסרטוספריים של העתיד,  ומכאן התעשתה לגמרי,</w:t>
      </w:r>
      <w:r w:rsidRPr="006C2310">
        <w:rPr>
          <w:rFonts w:cs="Times New Roman"/>
          <w:rtl/>
        </w:rPr>
        <w:t xml:space="preserve"> ירדה על כנפי השכינה </w:t>
      </w:r>
      <w:r>
        <w:rPr>
          <w:rFonts w:cs="Times New Roman" w:hint="cs"/>
          <w:rtl/>
        </w:rPr>
        <w:t>ופרטה</w:t>
      </w:r>
      <w:r w:rsidRPr="006C2310">
        <w:rPr>
          <w:rFonts w:cs="Times New Roman"/>
          <w:rtl/>
        </w:rPr>
        <w:t xml:space="preserve"> בפני</w:t>
      </w:r>
      <w:r>
        <w:rPr>
          <w:rFonts w:cs="Times New Roman" w:hint="cs"/>
          <w:rtl/>
        </w:rPr>
        <w:t>ו</w:t>
      </w:r>
      <w:r w:rsidRPr="006C2310">
        <w:rPr>
          <w:rFonts w:cs="Times New Roman"/>
          <w:rtl/>
        </w:rPr>
        <w:t xml:space="preserve"> עוד מקרה שבו</w:t>
      </w:r>
      <w:r>
        <w:rPr>
          <w:rFonts w:cs="Times New Roman" w:hint="cs"/>
          <w:rtl/>
        </w:rPr>
        <w:t>,</w:t>
      </w:r>
      <w:r w:rsidRPr="006C2310">
        <w:rPr>
          <w:rFonts w:cs="Times New Roman"/>
          <w:rtl/>
        </w:rPr>
        <w:t xml:space="preserve"> בניגוד לתחזיות ובאופן מפתיע ובניגוד מוחלט לכל ההטפות הקודמות, </w:t>
      </w:r>
      <w:r>
        <w:rPr>
          <w:rFonts w:cs="Times New Roman" w:hint="cs"/>
          <w:rtl/>
        </w:rPr>
        <w:t>אלכס שוב אכזב, והפעם מפני שהוועדה הפדגוגית דחתה את העירעור שלא לחזור על כיתה י"ב</w:t>
      </w:r>
      <w:r w:rsidRPr="006C2310">
        <w:rPr>
          <w:rFonts w:cs="Times New Roman"/>
          <w:rtl/>
        </w:rPr>
        <w:t>.</w:t>
      </w:r>
    </w:p>
    <w:p w14:paraId="5C86A010" w14:textId="77777777" w:rsidR="000A0C1A" w:rsidRDefault="000A0C1A" w:rsidP="000A0C1A">
      <w:pPr>
        <w:rPr>
          <w:rFonts w:cs="Times New Roman"/>
          <w:rtl/>
        </w:rPr>
      </w:pPr>
      <w:r>
        <w:rPr>
          <w:rFonts w:cs="Times New Roman" w:hint="cs"/>
          <w:rtl/>
        </w:rPr>
        <w:t>]</w:t>
      </w:r>
    </w:p>
    <w:p w14:paraId="33B76A98" w14:textId="77777777" w:rsidR="000A0C1A" w:rsidRDefault="000A0C1A" w:rsidP="000A0C1A">
      <w:pPr>
        <w:rPr>
          <w:rFonts w:cs="Times New Roman"/>
          <w:rtl/>
        </w:rPr>
      </w:pPr>
    </w:p>
    <w:p w14:paraId="60CDD83B" w14:textId="77777777" w:rsidR="000A0C1A" w:rsidRDefault="000A0C1A" w:rsidP="00414821">
      <w:pPr>
        <w:rPr>
          <w:rtl/>
        </w:rPr>
      </w:pPr>
    </w:p>
    <w:p w14:paraId="4D6647D1" w14:textId="77777777" w:rsidR="000A0C1A" w:rsidRDefault="000A0C1A" w:rsidP="00414821">
      <w:pPr>
        <w:rPr>
          <w:rtl/>
        </w:rPr>
      </w:pPr>
    </w:p>
    <w:p w14:paraId="48117D3B" w14:textId="77777777" w:rsidR="000A0C1A" w:rsidRDefault="000A0C1A" w:rsidP="00414821">
      <w:pPr>
        <w:rPr>
          <w:rtl/>
        </w:rPr>
      </w:pPr>
    </w:p>
    <w:p w14:paraId="4F0C3A63" w14:textId="77777777" w:rsidR="00E96DAB" w:rsidRDefault="00E96DAB" w:rsidP="00E96DAB">
      <w:pPr>
        <w:pStyle w:val="Heading2"/>
        <w:rPr>
          <w:rtl/>
        </w:rPr>
      </w:pPr>
      <w:r>
        <w:rPr>
          <w:rFonts w:hint="cs"/>
          <w:rtl/>
        </w:rPr>
        <w:t>סיימון וסאקורה מגיעים ארצה</w:t>
      </w:r>
    </w:p>
    <w:p w14:paraId="2328D9C8" w14:textId="77777777" w:rsidR="00E96DAB" w:rsidRDefault="00E96DAB" w:rsidP="00E96DAB">
      <w:pPr>
        <w:rPr>
          <w:rtl/>
        </w:rPr>
      </w:pPr>
      <w:r>
        <w:rPr>
          <w:rFonts w:hint="cs"/>
          <w:rtl/>
        </w:rPr>
        <w:t>[[</w:t>
      </w:r>
    </w:p>
    <w:p w14:paraId="7137A41F" w14:textId="77777777" w:rsidR="00E96DAB" w:rsidRDefault="00E96DAB" w:rsidP="00E96DAB">
      <w:pPr>
        <w:rPr>
          <w:rtl/>
        </w:rPr>
      </w:pPr>
      <w:r>
        <w:rPr>
          <w:rFonts w:hint="cs"/>
          <w:rtl/>
        </w:rPr>
        <w:t>במרכז כל המערבולת / תסבוכת הזאת, הגיעו סיימון וסאקורה לישראל. זה היה בדיוק על יום ההולדת שלו, חופשת חג המולד שלהם (ועוד כמה ימים לפני), וההזדמנות היחידה שלהם לבקר אותו אי פעם, כי כשיתגייס לצבא הוא ייעלם בערפילי הקרב. הם שניהם הרגישו ייסורי מצפון מסויימים אם כי מאחר והוריו גרשוהו מאנגליה, היה נאלץ להיפרד מסאקורה בכל מקרה. ובהיותו עם יסמין נראה שהתגבר מהר על סאקורה ולא התייסר במיוחד בחבלי הפרידה.</w:t>
      </w:r>
    </w:p>
    <w:p w14:paraId="7EA02AA0" w14:textId="77777777" w:rsidR="00E96DAB" w:rsidRDefault="00E96DAB" w:rsidP="00E96DAB">
      <w:pPr>
        <w:rPr>
          <w:rtl/>
        </w:rPr>
      </w:pPr>
      <w:r>
        <w:rPr>
          <w:rFonts w:hint="cs"/>
          <w:rtl/>
        </w:rPr>
        <w:t xml:space="preserve">הוא הראה להם את ארץ חמדת אבות. הם בקרו בירושליים ובערב נכנסו לקונצרט של הדודה. לא היה לה מקום באוטו להחזיר אותם והיא קצת כעסה על אלכס שלא הודיע לה מראש. אלכס הרגיע אותה </w:t>
      </w:r>
      <w:r>
        <w:rPr>
          <w:rtl/>
        </w:rPr>
        <w:t>–</w:t>
      </w:r>
      <w:r>
        <w:rPr>
          <w:rFonts w:hint="cs"/>
          <w:rtl/>
        </w:rPr>
        <w:t xml:space="preserve"> ראית אי פעם שלא הסתדרתי? אל </w:t>
      </w:r>
      <w:r>
        <w:rPr>
          <w:rFonts w:hint="cs"/>
          <w:rtl/>
        </w:rPr>
        <w:lastRenderedPageBreak/>
        <w:t>תדאגי דודה. אנחנו נסתדר. הם שכרו איזה חדר ולמחרת ירדו למצדה ולים המלח, וביום שלאחריו העפילו לחרמון והיו די בודדים ב</w:t>
      </w:r>
      <w:r w:rsidRPr="00FD48CA">
        <w:rPr>
          <w:rFonts w:hint="cs"/>
          <w:highlight w:val="green"/>
          <w:rtl/>
        </w:rPr>
        <w:t>אתר</w:t>
      </w:r>
      <w:r>
        <w:rPr>
          <w:rFonts w:hint="cs"/>
          <w:rtl/>
        </w:rPr>
        <w:t xml:space="preserve"> ועוד יום היו בסיור ב</w:t>
      </w:r>
      <w:r w:rsidRPr="00FD48CA">
        <w:rPr>
          <w:rFonts w:hint="cs"/>
          <w:highlight w:val="green"/>
          <w:rtl/>
        </w:rPr>
        <w:t>אתר</w:t>
      </w:r>
      <w:r>
        <w:rPr>
          <w:rFonts w:hint="cs"/>
          <w:rtl/>
        </w:rPr>
        <w:t>ים נבחרים בכינרת ובירדן, כשדימה התקשר / כשחזרו היתה הודעה בהולה מדימה, מהכלא, לבוא מהר כי הוא זרק מעבר לחומת הכלא משהו דחוף וחובה עליו להגיע מהר לקחת את זה.</w:t>
      </w:r>
    </w:p>
    <w:p w14:paraId="61903595" w14:textId="77777777" w:rsidR="00E96DAB" w:rsidRDefault="00E96DAB" w:rsidP="00E96DAB">
      <w:pPr>
        <w:rPr>
          <w:rtl/>
        </w:rPr>
      </w:pPr>
      <w:r>
        <w:rPr>
          <w:rFonts w:hint="cs"/>
          <w:rtl/>
        </w:rPr>
        <w:t xml:space="preserve">החשיכה ירדה ממזמן. אלכס הציע להם להישאר בבית, או לטייל עם יסמין ברחבי העיר </w:t>
      </w:r>
      <w:r>
        <w:rPr>
          <w:rtl/>
        </w:rPr>
        <w:t>–</w:t>
      </w:r>
      <w:r>
        <w:rPr>
          <w:rFonts w:hint="cs"/>
          <w:rtl/>
        </w:rPr>
        <w:t xml:space="preserve"> במדרחוב אולי. </w:t>
      </w:r>
    </w:p>
    <w:p w14:paraId="74647FE6" w14:textId="77777777" w:rsidR="00E96DAB" w:rsidRDefault="00E96DAB" w:rsidP="00E96DAB">
      <w:pPr>
        <w:rPr>
          <w:rtl/>
        </w:rPr>
      </w:pPr>
      <w:r>
        <w:rPr>
          <w:rFonts w:hint="cs"/>
          <w:rtl/>
        </w:rPr>
        <w:t>[</w:t>
      </w:r>
      <w:hyperlink r:id="rId28" w:history="1">
        <w:r w:rsidRPr="00944F1A">
          <w:rPr>
            <w:rStyle w:val="Hyperlink"/>
          </w:rPr>
          <w:t>British Guys Shocked by ISRAELI Snacks</w:t>
        </w:r>
      </w:hyperlink>
      <w:r>
        <w:rPr>
          <w:rFonts w:hint="cs"/>
          <w:rtl/>
        </w:rPr>
        <w:t>]</w:t>
      </w:r>
    </w:p>
    <w:p w14:paraId="4E8B948A" w14:textId="77777777" w:rsidR="00E96DAB" w:rsidRDefault="00E96DAB" w:rsidP="00E96DAB">
      <w:pPr>
        <w:rPr>
          <w:rtl/>
        </w:rPr>
      </w:pPr>
      <w:r>
        <w:rPr>
          <w:rFonts w:hint="cs"/>
          <w:rtl/>
        </w:rPr>
        <w:t>[זה לא ממריא בכלל]</w:t>
      </w:r>
    </w:p>
    <w:p w14:paraId="5BCE40E2" w14:textId="77777777" w:rsidR="00E96DAB" w:rsidRDefault="00E96DAB" w:rsidP="00E96DAB">
      <w:pPr>
        <w:rPr>
          <w:rtl/>
        </w:rPr>
      </w:pPr>
    </w:p>
    <w:p w14:paraId="03F6D090" w14:textId="77777777" w:rsidR="00E96DAB" w:rsidRDefault="00E96DAB" w:rsidP="00E96DAB">
      <w:pPr>
        <w:rPr>
          <w:rtl/>
        </w:rPr>
      </w:pPr>
      <w:r>
        <w:rPr>
          <w:rFonts w:hint="cs"/>
          <w:rtl/>
        </w:rPr>
        <w:t>"מה נקרא השנה, סאקורה, מה נקרא?"</w:t>
      </w:r>
    </w:p>
    <w:p w14:paraId="2EABE175" w14:textId="77777777" w:rsidR="00E96DAB" w:rsidRDefault="00E96DAB" w:rsidP="00E96DAB">
      <w:pPr>
        <w:rPr>
          <w:rtl/>
        </w:rPr>
      </w:pPr>
      <w:r>
        <w:rPr>
          <w:rFonts w:hint="cs"/>
          <w:rtl/>
        </w:rPr>
        <w:t>"אני קצת עמוסה," היא אמרה לו באופן נוקב, "בבחינות ה-</w:t>
      </w:r>
      <w:r>
        <w:t>A levels</w:t>
      </w:r>
      <w:r>
        <w:rPr>
          <w:rFonts w:hint="cs"/>
          <w:rtl/>
        </w:rPr>
        <w:t>."</w:t>
      </w:r>
    </w:p>
    <w:p w14:paraId="12F50160" w14:textId="77777777" w:rsidR="00E96DAB" w:rsidRDefault="00E96DAB" w:rsidP="00E96DAB">
      <w:pPr>
        <w:rPr>
          <w:rtl/>
        </w:rPr>
      </w:pPr>
      <w:r>
        <w:rPr>
          <w:rFonts w:hint="cs"/>
          <w:rtl/>
        </w:rPr>
        <w:t>"ברור, כמובן!" הוא נרתע.</w:t>
      </w:r>
    </w:p>
    <w:p w14:paraId="5C42785F" w14:textId="77777777" w:rsidR="00E96DAB" w:rsidRDefault="00E96DAB" w:rsidP="00E96DAB">
      <w:pPr>
        <w:rPr>
          <w:rtl/>
        </w:rPr>
      </w:pPr>
      <w:r>
        <w:rPr>
          <w:rFonts w:hint="cs"/>
          <w:rtl/>
        </w:rPr>
        <w:t>"זאת פשוט שנה עמוסה," היא אמרה בטון יותר רך והוא חשב כמה השנה עמוסה אם אין אפילו זמן לקרוא כשממתינים בתור, כשמתעוררים באמצע הלילה, כשנוסעים באוטובוס, כשלא מצליחים להרדם. אולי אם היה גם הוא עושה את ה-</w:t>
      </w:r>
      <w:r>
        <w:t>A levels</w:t>
      </w:r>
      <w:r>
        <w:rPr>
          <w:rFonts w:hint="cs"/>
          <w:rtl/>
        </w:rPr>
        <w:t xml:space="preserve"> היה יודע.</w:t>
      </w:r>
    </w:p>
    <w:p w14:paraId="7D10ACB3" w14:textId="77777777" w:rsidR="00E96DAB" w:rsidRDefault="00E96DAB" w:rsidP="00E96DAB">
      <w:pPr>
        <w:rPr>
          <w:rtl/>
        </w:rPr>
      </w:pPr>
      <w:r>
        <w:rPr>
          <w:rFonts w:hint="cs"/>
          <w:rtl/>
        </w:rPr>
        <w:t>"אני יכול להקריא לך. קראתי את המלך ליר השנה."</w:t>
      </w:r>
    </w:p>
    <w:p w14:paraId="03BE4737" w14:textId="77777777" w:rsidR="00E96DAB" w:rsidRDefault="00E96DAB" w:rsidP="00E96DAB">
      <w:pPr>
        <w:rPr>
          <w:rtl/>
        </w:rPr>
      </w:pPr>
      <w:r>
        <w:rPr>
          <w:rFonts w:hint="cs"/>
          <w:rtl/>
        </w:rPr>
        <w:t xml:space="preserve">"בכל אופן, אני חייבת להגיד לגבי המלט </w:t>
      </w:r>
      <w:r>
        <w:rPr>
          <w:rtl/>
        </w:rPr>
        <w:t>–</w:t>
      </w:r>
    </w:p>
    <w:p w14:paraId="35BEC9F2" w14:textId="77777777" w:rsidR="00E96DAB" w:rsidRDefault="00E96DAB" w:rsidP="00E96DAB">
      <w:pPr>
        <w:rPr>
          <w:rtl/>
        </w:rPr>
      </w:pPr>
      <w:r>
        <w:rPr>
          <w:rFonts w:hint="cs"/>
          <w:rtl/>
        </w:rPr>
        <w:t>[אולי זה פשוט שיחת טלפון כי הסיור ברחבי הארץ לא ממריא]</w:t>
      </w:r>
    </w:p>
    <w:p w14:paraId="73560EE5" w14:textId="77777777" w:rsidR="00E96DAB" w:rsidRDefault="00E96DAB" w:rsidP="00E96DAB">
      <w:pPr>
        <w:rPr>
          <w:rtl/>
        </w:rPr>
      </w:pPr>
      <w:r>
        <w:rPr>
          <w:rFonts w:hint="cs"/>
          <w:rtl/>
        </w:rPr>
        <w:t>]]</w:t>
      </w:r>
    </w:p>
    <w:p w14:paraId="6E2413C2" w14:textId="7916EF7C" w:rsidR="00667991" w:rsidRDefault="00667991" w:rsidP="00DE5B96">
      <w:pPr>
        <w:rPr>
          <w:rFonts w:cs="Times New Roman"/>
          <w:rtl/>
        </w:rPr>
      </w:pPr>
    </w:p>
    <w:p w14:paraId="02A45361" w14:textId="77777777" w:rsidR="006C3948" w:rsidRDefault="006C3948" w:rsidP="00DE5B96">
      <w:pPr>
        <w:rPr>
          <w:rFonts w:cs="Times New Roman"/>
          <w:rtl/>
        </w:rPr>
      </w:pPr>
    </w:p>
    <w:p w14:paraId="3F804993" w14:textId="77777777" w:rsidR="006C3948" w:rsidRDefault="006C3948" w:rsidP="006C3948">
      <w:pPr>
        <w:rPr>
          <w:rtl/>
        </w:rPr>
      </w:pPr>
    </w:p>
    <w:p w14:paraId="37936352" w14:textId="77777777" w:rsidR="006C3948" w:rsidRDefault="006C3948" w:rsidP="006C3948">
      <w:pPr>
        <w:pStyle w:val="Heading2"/>
        <w:rPr>
          <w:rtl/>
        </w:rPr>
      </w:pPr>
      <w:r>
        <w:rPr>
          <w:rFonts w:hint="cs"/>
          <w:rtl/>
        </w:rPr>
        <w:t>דרמות ספורט</w:t>
      </w:r>
    </w:p>
    <w:p w14:paraId="2C560F3E" w14:textId="77777777" w:rsidR="006C3948" w:rsidRDefault="006C3948" w:rsidP="006C3948">
      <w:pPr>
        <w:rPr>
          <w:rtl/>
        </w:rPr>
      </w:pPr>
      <w:r>
        <w:rPr>
          <w:rFonts w:hint="cs"/>
          <w:rtl/>
        </w:rPr>
        <w:t>[</w:t>
      </w:r>
    </w:p>
    <w:p w14:paraId="7C9377D0" w14:textId="77777777" w:rsidR="006C3948" w:rsidRDefault="006C3948" w:rsidP="006C3948">
      <w:pPr>
        <w:rPr>
          <w:rtl/>
        </w:rPr>
      </w:pPr>
      <w:r>
        <w:rPr>
          <w:rFonts w:hint="cs"/>
          <w:rtl/>
        </w:rPr>
        <w:t>אלכס ממש אהב סרטים על ספורט, גם הסרטים הכי סטנדרטיים, גם על ספורט שהוא לא הכיר כמו כדורגל אמריקאי, הוא אהב את הדרמות האלה. אנשים עם גוף די שבור ופצוע באופן שמי שאינו אתלט לעולם לא יבין, נלחמים בחייהם, נלחמים על הניצחון.</w:t>
      </w:r>
    </w:p>
    <w:p w14:paraId="406872E7" w14:textId="77777777" w:rsidR="006C3948" w:rsidRDefault="006C3948" w:rsidP="006C3948">
      <w:pPr>
        <w:rPr>
          <w:rtl/>
        </w:rPr>
      </w:pPr>
      <w:r>
        <w:rPr>
          <w:rFonts w:hint="cs"/>
          <w:rtl/>
        </w:rPr>
        <w:t>]</w:t>
      </w:r>
    </w:p>
    <w:p w14:paraId="4FA31C44" w14:textId="77777777" w:rsidR="006C3948" w:rsidRDefault="006C3948" w:rsidP="00DE5B96">
      <w:pPr>
        <w:rPr>
          <w:rFonts w:cs="Times New Roman"/>
          <w:rtl/>
        </w:rPr>
      </w:pPr>
    </w:p>
    <w:p w14:paraId="7FEE6B8B" w14:textId="78A0AB4E" w:rsidR="00667991" w:rsidRDefault="00667991" w:rsidP="00DE5B96">
      <w:pPr>
        <w:rPr>
          <w:rFonts w:cs="Times New Roman"/>
          <w:rtl/>
        </w:rPr>
      </w:pPr>
    </w:p>
    <w:p w14:paraId="234A5AAF" w14:textId="77777777" w:rsidR="00F13718" w:rsidRDefault="00F13718" w:rsidP="00F13718">
      <w:pPr>
        <w:pStyle w:val="Heading2"/>
        <w:rPr>
          <w:rtl/>
        </w:rPr>
      </w:pPr>
      <w:r>
        <w:rPr>
          <w:rFonts w:hint="cs"/>
          <w:rtl/>
        </w:rPr>
        <w:t xml:space="preserve">חופשת סקי </w:t>
      </w:r>
      <w:r>
        <w:rPr>
          <w:rtl/>
        </w:rPr>
        <w:t>–</w:t>
      </w:r>
      <w:r>
        <w:rPr>
          <w:rFonts w:hint="cs"/>
          <w:rtl/>
        </w:rPr>
        <w:t xml:space="preserve"> גרסת העורכת</w:t>
      </w:r>
    </w:p>
    <w:p w14:paraId="7685A8A3" w14:textId="77777777" w:rsidR="00F13718" w:rsidRDefault="00F13718" w:rsidP="00F13718">
      <w:pPr>
        <w:rPr>
          <w:rtl/>
        </w:rPr>
      </w:pPr>
      <w:r>
        <w:rPr>
          <w:rFonts w:hint="cs"/>
          <w:rtl/>
        </w:rPr>
        <w:t>[כל השינויים הם של העורכת]</w:t>
      </w:r>
    </w:p>
    <w:p w14:paraId="00A376D8" w14:textId="77777777" w:rsidR="00F13718" w:rsidRPr="005B5D28" w:rsidRDefault="00F13718" w:rsidP="00F13718">
      <w:pPr>
        <w:rPr>
          <w:rtl/>
        </w:rPr>
      </w:pPr>
      <w:r>
        <w:rPr>
          <w:rFonts w:hint="cs"/>
          <w:rtl/>
        </w:rPr>
        <w:t>[[</w:t>
      </w:r>
    </w:p>
    <w:p w14:paraId="1A12F93D" w14:textId="77777777" w:rsidR="00F13718" w:rsidRPr="005B5D28" w:rsidRDefault="00F13718" w:rsidP="00F13718">
      <w:pPr>
        <w:rPr>
          <w:rtl/>
        </w:rPr>
      </w:pPr>
      <w:r w:rsidRPr="005B5D28">
        <w:rPr>
          <w:rtl/>
        </w:rPr>
        <w:lastRenderedPageBreak/>
        <w:t xml:space="preserve">מתנת יום ההולדת </w:t>
      </w:r>
      <w:r w:rsidRPr="005B5D28">
        <w:rPr>
          <w:rFonts w:hint="cs"/>
          <w:rtl/>
        </w:rPr>
        <w:t xml:space="preserve">של מארק </w:t>
      </w:r>
      <w:r w:rsidRPr="005B5D28">
        <w:rPr>
          <w:rtl/>
        </w:rPr>
        <w:t xml:space="preserve">ואלכס מהוריהם </w:t>
      </w:r>
      <w:r>
        <w:rPr>
          <w:rtl/>
        </w:rPr>
        <w:t>הייתה</w:t>
      </w:r>
      <w:r w:rsidRPr="005B5D28">
        <w:rPr>
          <w:rtl/>
        </w:rPr>
        <w:t xml:space="preserve"> חופשת סקי. תוספת </w:t>
      </w:r>
      <w:r w:rsidRPr="005B5D28">
        <w:rPr>
          <w:rFonts w:hint="cs"/>
          <w:rtl/>
        </w:rPr>
        <w:t xml:space="preserve">המחיר </w:t>
      </w:r>
      <w:r w:rsidRPr="005B5D28">
        <w:rPr>
          <w:rtl/>
        </w:rPr>
        <w:t xml:space="preserve">לשניים </w:t>
      </w:r>
      <w:r w:rsidRPr="005B5D28">
        <w:rPr>
          <w:rFonts w:hint="cs"/>
          <w:rtl/>
        </w:rPr>
        <w:t xml:space="preserve">נוספים </w:t>
      </w:r>
      <w:r w:rsidRPr="005B5D28">
        <w:rPr>
          <w:rtl/>
        </w:rPr>
        <w:t xml:space="preserve">בחדר </w:t>
      </w:r>
      <w:r>
        <w:rPr>
          <w:rtl/>
        </w:rPr>
        <w:t>הייתה</w:t>
      </w:r>
      <w:r w:rsidRPr="005B5D28">
        <w:rPr>
          <w:rtl/>
        </w:rPr>
        <w:t xml:space="preserve"> זניחה, ויסמין וסער הצטרפו.</w:t>
      </w:r>
    </w:p>
    <w:p w14:paraId="64F0588C" w14:textId="77777777" w:rsidR="00F13718" w:rsidRPr="005B5D28" w:rsidRDefault="00F13718" w:rsidP="00F13718">
      <w:pPr>
        <w:rPr>
          <w:rtl/>
        </w:rPr>
      </w:pPr>
      <w:r w:rsidRPr="005B5D28">
        <w:rPr>
          <w:rtl/>
        </w:rPr>
        <w:t>אלכס ה</w:t>
      </w:r>
      <w:ins w:id="1" w:author="YARRA" w:date="2018-08-05T11:10:00Z">
        <w:r w:rsidRPr="005B5D28">
          <w:rPr>
            <w:rFonts w:hint="cs"/>
            <w:rtl/>
          </w:rPr>
          <w:t xml:space="preserve">יה </w:t>
        </w:r>
      </w:ins>
      <w:del w:id="2" w:author="YARRA" w:date="2018-08-05T11:10:00Z">
        <w:r w:rsidRPr="005B5D28" w:rsidDel="00C4278A">
          <w:rPr>
            <w:rtl/>
          </w:rPr>
          <w:delText>ביט בהם</w:delText>
        </w:r>
      </w:del>
      <w:r w:rsidRPr="005B5D28">
        <w:rPr>
          <w:rtl/>
        </w:rPr>
        <w:t xml:space="preserve"> משועשע כשקנו גופיות תרמיות יקרות. </w:t>
      </w:r>
    </w:p>
    <w:p w14:paraId="7381F1D3" w14:textId="77777777" w:rsidR="00F13718" w:rsidRPr="005B5D28" w:rsidRDefault="00F13718" w:rsidP="00F13718">
      <w:pPr>
        <w:rPr>
          <w:rtl/>
        </w:rPr>
      </w:pPr>
      <w:r w:rsidRPr="005B5D28">
        <w:rPr>
          <w:rtl/>
        </w:rPr>
        <w:t>"אלכס, ז</w:t>
      </w:r>
      <w:r w:rsidRPr="005B5D28">
        <w:rPr>
          <w:rFonts w:hint="cs"/>
          <w:rtl/>
        </w:rPr>
        <w:t>את</w:t>
      </w:r>
      <w:r w:rsidRPr="005B5D28">
        <w:rPr>
          <w:rtl/>
        </w:rPr>
        <w:t xml:space="preserve"> לא בדיחה, יהיה קר.</w:t>
      </w:r>
      <w:r w:rsidRPr="005B5D28">
        <w:rPr>
          <w:rFonts w:hint="cs"/>
          <w:rtl/>
        </w:rPr>
        <w:t xml:space="preserve"> תאמין לשני קנדים.</w:t>
      </w:r>
      <w:r w:rsidRPr="005B5D28">
        <w:rPr>
          <w:rtl/>
        </w:rPr>
        <w:t>"</w:t>
      </w:r>
    </w:p>
    <w:p w14:paraId="5B2710A8" w14:textId="77777777" w:rsidR="00F13718" w:rsidRPr="005B5D28" w:rsidRDefault="00F13718" w:rsidP="00F13718">
      <w:pPr>
        <w:rPr>
          <w:rtl/>
        </w:rPr>
      </w:pPr>
      <w:r w:rsidRPr="005B5D28">
        <w:rPr>
          <w:rtl/>
        </w:rPr>
        <w:t>אלכס קנה רק את מד הדופק ש</w:t>
      </w:r>
      <w:r w:rsidRPr="005B5D28">
        <w:rPr>
          <w:rFonts w:hint="cs"/>
          <w:rtl/>
        </w:rPr>
        <w:t>חשק בו</w:t>
      </w:r>
      <w:r w:rsidRPr="005B5D28">
        <w:rPr>
          <w:rtl/>
        </w:rPr>
        <w:t xml:space="preserve"> מזמן.</w:t>
      </w:r>
    </w:p>
    <w:p w14:paraId="04B6D12E" w14:textId="77777777" w:rsidR="00F13718" w:rsidRPr="005B5D28" w:rsidRDefault="00F13718" w:rsidP="00F13718">
      <w:pPr>
        <w:rPr>
          <w:rtl/>
        </w:rPr>
      </w:pPr>
      <w:r w:rsidRPr="005B5D28">
        <w:rPr>
          <w:rtl/>
        </w:rPr>
        <w:t>"אתה תיסע לשם עם טישרט קרועה?"</w:t>
      </w:r>
    </w:p>
    <w:p w14:paraId="74838482" w14:textId="77777777" w:rsidR="00F13718" w:rsidRPr="005B5D28" w:rsidRDefault="00F13718" w:rsidP="00F13718">
      <w:pPr>
        <w:rPr>
          <w:rtl/>
        </w:rPr>
      </w:pPr>
      <w:r w:rsidRPr="005B5D28">
        <w:rPr>
          <w:rtl/>
        </w:rPr>
        <w:t>אלכס חייך.</w:t>
      </w:r>
    </w:p>
    <w:p w14:paraId="747F7545" w14:textId="77777777" w:rsidR="00F13718" w:rsidRPr="005B5D28" w:rsidRDefault="00F13718" w:rsidP="00F13718">
      <w:pPr>
        <w:rPr>
          <w:rtl/>
        </w:rPr>
      </w:pPr>
      <w:r w:rsidRPr="005B5D28">
        <w:rPr>
          <w:rtl/>
        </w:rPr>
        <w:t>"הוא רוצה לעשות עלייך רושם," מארק אמר ליסמין, "והוא ימות מקור</w:t>
      </w:r>
      <w:r w:rsidRPr="005B5D28">
        <w:rPr>
          <w:rFonts w:hint="cs"/>
          <w:rtl/>
        </w:rPr>
        <w:t xml:space="preserve"> תוך כדי</w:t>
      </w:r>
      <w:r w:rsidRPr="005B5D28">
        <w:rPr>
          <w:rtl/>
        </w:rPr>
        <w:t>."</w:t>
      </w:r>
    </w:p>
    <w:p w14:paraId="58C2D69E" w14:textId="77777777" w:rsidR="00F13718" w:rsidRPr="005B5D28" w:rsidRDefault="00F13718" w:rsidP="00F13718">
      <w:pPr>
        <w:rPr>
          <w:rtl/>
        </w:rPr>
      </w:pPr>
      <w:r w:rsidRPr="005B5D28">
        <w:rPr>
          <w:rtl/>
        </w:rPr>
        <w:t>אבל מארק ידע ש</w:t>
      </w:r>
      <w:r w:rsidRPr="005B5D28">
        <w:rPr>
          <w:rFonts w:hint="cs"/>
          <w:rtl/>
        </w:rPr>
        <w:t xml:space="preserve">זה הוא </w:t>
      </w:r>
      <w:r w:rsidRPr="005B5D28">
        <w:rPr>
          <w:rtl/>
        </w:rPr>
        <w:t xml:space="preserve">שניסה להרשים אותה. </w:t>
      </w:r>
      <w:del w:id="3" w:author="YARRA" w:date="2018-08-05T11:12:00Z">
        <w:r w:rsidRPr="005B5D28" w:rsidDel="003E3288">
          <w:rPr>
            <w:rFonts w:hint="cs"/>
            <w:rtl/>
          </w:rPr>
          <w:delText xml:space="preserve">הוא היה מקבל עליו את הדין, </w:delText>
        </w:r>
      </w:del>
      <w:r w:rsidRPr="005B5D28">
        <w:rPr>
          <w:rtl/>
        </w:rPr>
        <w:t>לו רק</w:t>
      </w:r>
      <w:r w:rsidRPr="005B5D28">
        <w:rPr>
          <w:rFonts w:hint="cs"/>
          <w:rtl/>
        </w:rPr>
        <w:t xml:space="preserve"> היה</w:t>
      </w:r>
      <w:r w:rsidRPr="005B5D28">
        <w:rPr>
          <w:rtl/>
        </w:rPr>
        <w:t xml:space="preserve"> י</w:t>
      </w:r>
      <w:r w:rsidRPr="005B5D28">
        <w:rPr>
          <w:rFonts w:hint="cs"/>
          <w:rtl/>
        </w:rPr>
        <w:t>ו</w:t>
      </w:r>
      <w:r w:rsidRPr="005B5D28">
        <w:rPr>
          <w:rtl/>
        </w:rPr>
        <w:t>דע מה הרגישה בליל אמש, כשהסירה את בגדיה ואלכס נאנח ואמר לה שהוא יכול לבכות כשהוא מביט בה מתפשטת</w:t>
      </w:r>
      <w:r w:rsidRPr="005B5D28">
        <w:rPr>
          <w:rFonts w:hint="cs"/>
          <w:rtl/>
        </w:rPr>
        <w:t>.</w:t>
      </w:r>
      <w:r w:rsidRPr="005B5D28">
        <w:rPr>
          <w:rtl/>
        </w:rPr>
        <w:t xml:space="preserve"> </w:t>
      </w:r>
      <w:r w:rsidRPr="005B5D28">
        <w:rPr>
          <w:rFonts w:hint="cs"/>
          <w:rtl/>
        </w:rPr>
        <w:t>מארק בהחלט היה נכנע סופית</w:t>
      </w:r>
      <w:r w:rsidRPr="005B5D28">
        <w:rPr>
          <w:rtl/>
        </w:rPr>
        <w:t xml:space="preserve"> לו </w:t>
      </w:r>
      <w:del w:id="4" w:author="YARRA" w:date="2018-08-05T11:12:00Z">
        <w:r w:rsidRPr="005B5D28" w:rsidDel="003E3288">
          <w:rPr>
            <w:rtl/>
          </w:rPr>
          <w:delText>רק</w:delText>
        </w:r>
      </w:del>
      <w:r w:rsidRPr="005B5D28">
        <w:rPr>
          <w:rtl/>
        </w:rPr>
        <w:t xml:space="preserve"> ידע עד כמה מלאה היא הרגישה באותו רגע, עד גדותיה ואף יותר</w:t>
      </w:r>
      <w:del w:id="5" w:author="YARRA" w:date="2018-08-05T11:12:00Z">
        <w:r w:rsidRPr="005B5D28" w:rsidDel="003E3288">
          <w:rPr>
            <w:rtl/>
          </w:rPr>
          <w:delText>, גם לו עמדה על בהונותיה אותו נוזל מופז ותזזיתי היה ניגר וגולש</w:delText>
        </w:r>
      </w:del>
      <w:ins w:id="6" w:author="YARRA" w:date="2018-08-05T11:12:00Z">
        <w:r w:rsidRPr="005B5D28">
          <w:rPr>
            <w:rFonts w:hint="cs"/>
            <w:rtl/>
          </w:rPr>
          <w:t xml:space="preserve">. </w:t>
        </w:r>
      </w:ins>
    </w:p>
    <w:p w14:paraId="45B063A9" w14:textId="77777777" w:rsidR="00F13718" w:rsidRPr="005B5D28" w:rsidRDefault="00F13718" w:rsidP="00F13718">
      <w:pPr>
        <w:rPr>
          <w:rtl/>
        </w:rPr>
      </w:pPr>
    </w:p>
    <w:p w14:paraId="1AEC1254" w14:textId="77777777" w:rsidR="00F13718" w:rsidRPr="005B5D28" w:rsidRDefault="00F13718" w:rsidP="00F13718">
      <w:pPr>
        <w:rPr>
          <w:rtl/>
        </w:rPr>
      </w:pPr>
      <w:r w:rsidRPr="005B5D28">
        <w:rPr>
          <w:rFonts w:hint="eastAsia"/>
          <w:rtl/>
        </w:rPr>
        <w:t>יסמין</w:t>
      </w:r>
      <w:r w:rsidRPr="005B5D28">
        <w:rPr>
          <w:rtl/>
        </w:rPr>
        <w:t xml:space="preserve"> לא ציפתה שאלכס יהיה צמוד אליה במשך כל החופשה, אבל לא </w:t>
      </w:r>
      <w:r w:rsidRPr="005B5D28">
        <w:rPr>
          <w:rFonts w:hint="cs"/>
          <w:rtl/>
        </w:rPr>
        <w:t>יכלה לשער</w:t>
      </w:r>
      <w:r w:rsidRPr="005B5D28">
        <w:rPr>
          <w:rtl/>
        </w:rPr>
        <w:t xml:space="preserve"> </w:t>
      </w:r>
      <w:r w:rsidRPr="005B5D28">
        <w:rPr>
          <w:rFonts w:hint="eastAsia"/>
          <w:rtl/>
        </w:rPr>
        <w:t>נטישה</w:t>
      </w:r>
      <w:r w:rsidRPr="005B5D28">
        <w:rPr>
          <w:rtl/>
        </w:rPr>
        <w:t xml:space="preserve"> כה מוחלטת. </w:t>
      </w:r>
      <w:r w:rsidRPr="005B5D28">
        <w:rPr>
          <w:rFonts w:hint="eastAsia"/>
          <w:rtl/>
        </w:rPr>
        <w:t>סער</w:t>
      </w:r>
      <w:r w:rsidRPr="005B5D28">
        <w:rPr>
          <w:rtl/>
        </w:rPr>
        <w:t xml:space="preserve"> והיא היו גולשים טובים</w:t>
      </w:r>
      <w:del w:id="7" w:author="admin" w:date="2018-08-14T00:54:00Z">
        <w:r w:rsidRPr="005B5D28" w:rsidDel="008F671A">
          <w:rPr>
            <w:rtl/>
          </w:rPr>
          <w:delText>,</w:delText>
        </w:r>
      </w:del>
      <w:r>
        <w:rPr>
          <w:rtl/>
        </w:rPr>
        <w:t xml:space="preserve"> </w:t>
      </w:r>
      <w:del w:id="8" w:author="admin" w:date="2018-08-14T00:54:00Z">
        <w:r w:rsidRPr="005B5D28" w:rsidDel="008F671A">
          <w:rPr>
            <w:rFonts w:hint="eastAsia"/>
            <w:rtl/>
          </w:rPr>
          <w:delText>אבל</w:delText>
        </w:r>
        <w:r w:rsidRPr="005B5D28" w:rsidDel="008F671A">
          <w:rPr>
            <w:rtl/>
          </w:rPr>
          <w:delText xml:space="preserve"> </w:delText>
        </w:r>
      </w:del>
      <w:del w:id="9" w:author="admin" w:date="2018-08-14T00:53:00Z">
        <w:r w:rsidRPr="005B5D28" w:rsidDel="008F671A">
          <w:rPr>
            <w:rFonts w:hint="eastAsia"/>
            <w:rtl/>
          </w:rPr>
          <w:delText>יסמין</w:delText>
        </w:r>
        <w:r w:rsidRPr="005B5D28" w:rsidDel="008F671A">
          <w:rPr>
            <w:rtl/>
          </w:rPr>
          <w:delText xml:space="preserve"> </w:delText>
        </w:r>
        <w:r w:rsidRPr="005B5D28" w:rsidDel="008F671A">
          <w:rPr>
            <w:rFonts w:hint="eastAsia"/>
            <w:rtl/>
          </w:rPr>
          <w:delText>פשוט</w:delText>
        </w:r>
        <w:r w:rsidRPr="005B5D28" w:rsidDel="008F671A">
          <w:rPr>
            <w:rtl/>
          </w:rPr>
          <w:delText xml:space="preserve"> </w:delText>
        </w:r>
        <w:r w:rsidRPr="005B5D28" w:rsidDel="008F671A">
          <w:rPr>
            <w:rFonts w:hint="eastAsia"/>
            <w:rtl/>
          </w:rPr>
          <w:delText>נהנתה</w:delText>
        </w:r>
        <w:r w:rsidRPr="005B5D28" w:rsidDel="008F671A">
          <w:rPr>
            <w:rtl/>
          </w:rPr>
          <w:delText xml:space="preserve"> </w:delText>
        </w:r>
        <w:r w:rsidRPr="005B5D28" w:rsidDel="008F671A">
          <w:rPr>
            <w:rFonts w:hint="eastAsia"/>
            <w:rtl/>
          </w:rPr>
          <w:delText>לגלוש</w:delText>
        </w:r>
        <w:r w:rsidRPr="005B5D28" w:rsidDel="008F671A">
          <w:rPr>
            <w:rtl/>
          </w:rPr>
          <w:delText xml:space="preserve"> </w:delText>
        </w:r>
        <w:r w:rsidRPr="005B5D28" w:rsidDel="008F671A">
          <w:rPr>
            <w:rFonts w:hint="eastAsia"/>
            <w:rtl/>
          </w:rPr>
          <w:delText>בנחת</w:delText>
        </w:r>
        <w:r w:rsidRPr="005B5D28" w:rsidDel="008F671A">
          <w:rPr>
            <w:rtl/>
          </w:rPr>
          <w:delText xml:space="preserve">, </w:delText>
        </w:r>
        <w:r w:rsidRPr="005B5D28" w:rsidDel="008F671A">
          <w:rPr>
            <w:rFonts w:hint="eastAsia"/>
            <w:rtl/>
          </w:rPr>
          <w:delText>ו</w:delText>
        </w:r>
      </w:del>
      <w:del w:id="10" w:author="admin" w:date="2018-08-14T00:54:00Z">
        <w:r w:rsidRPr="005B5D28" w:rsidDel="008F671A">
          <w:rPr>
            <w:rFonts w:hint="eastAsia"/>
            <w:rtl/>
          </w:rPr>
          <w:delText>האתגרים</w:delText>
        </w:r>
        <w:r w:rsidRPr="005B5D28" w:rsidDel="008F671A">
          <w:rPr>
            <w:rtl/>
          </w:rPr>
          <w:delText xml:space="preserve"> </w:delText>
        </w:r>
        <w:r w:rsidRPr="005B5D28" w:rsidDel="008F671A">
          <w:rPr>
            <w:rFonts w:hint="eastAsia"/>
            <w:rtl/>
          </w:rPr>
          <w:delText>של</w:delText>
        </w:r>
        <w:r w:rsidRPr="005B5D28" w:rsidDel="008F671A">
          <w:rPr>
            <w:rtl/>
          </w:rPr>
          <w:delText xml:space="preserve"> </w:delText>
        </w:r>
        <w:r w:rsidRPr="005B5D28" w:rsidDel="008F671A">
          <w:rPr>
            <w:rFonts w:hint="eastAsia"/>
            <w:rtl/>
          </w:rPr>
          <w:delText>המסלולים</w:delText>
        </w:r>
        <w:r w:rsidRPr="005B5D28" w:rsidDel="008F671A">
          <w:rPr>
            <w:rtl/>
          </w:rPr>
          <w:delText xml:space="preserve"> </w:delText>
        </w:r>
        <w:r w:rsidRPr="005B5D28" w:rsidDel="008F671A">
          <w:rPr>
            <w:rFonts w:hint="eastAsia"/>
            <w:rtl/>
          </w:rPr>
          <w:delText>הבינוניים</w:delText>
        </w:r>
        <w:r w:rsidRPr="005B5D28" w:rsidDel="008F671A">
          <w:rPr>
            <w:rtl/>
          </w:rPr>
          <w:delText xml:space="preserve"> </w:delText>
        </w:r>
        <w:r w:rsidRPr="005B5D28" w:rsidDel="008F671A">
          <w:rPr>
            <w:rFonts w:hint="eastAsia"/>
            <w:rtl/>
          </w:rPr>
          <w:delText>הספיקו</w:delText>
        </w:r>
        <w:r w:rsidRPr="005B5D28" w:rsidDel="008F671A">
          <w:rPr>
            <w:rtl/>
          </w:rPr>
          <w:delText xml:space="preserve"> </w:delText>
        </w:r>
        <w:r w:rsidRPr="005B5D28" w:rsidDel="008F671A">
          <w:rPr>
            <w:rFonts w:hint="eastAsia"/>
            <w:rtl/>
          </w:rPr>
          <w:delText>לה</w:delText>
        </w:r>
        <w:r w:rsidRPr="005B5D28" w:rsidDel="008F671A">
          <w:rPr>
            <w:rtl/>
          </w:rPr>
          <w:delText>.</w:delText>
        </w:r>
      </w:del>
      <w:ins w:id="11" w:author="admin" w:date="2018-08-14T00:54:00Z">
        <w:r w:rsidRPr="005B5D28">
          <w:rPr>
            <w:rFonts w:hint="cs"/>
            <w:rtl/>
          </w:rPr>
          <w:t xml:space="preserve"> </w:t>
        </w:r>
      </w:ins>
    </w:p>
    <w:p w14:paraId="6D87E260" w14:textId="77777777" w:rsidR="00F13718" w:rsidRPr="005B5D28" w:rsidRDefault="00F13718" w:rsidP="00F13718">
      <w:pPr>
        <w:rPr>
          <w:rtl/>
        </w:rPr>
      </w:pPr>
      <w:ins w:id="12" w:author="admin" w:date="2018-08-14T00:54:00Z">
        <w:r w:rsidRPr="005B5D28">
          <w:rPr>
            <w:rFonts w:hint="cs"/>
            <w:rtl/>
          </w:rPr>
          <w:t>ו</w:t>
        </w:r>
      </w:ins>
      <w:r w:rsidRPr="005B5D28">
        <w:rPr>
          <w:rFonts w:hint="eastAsia"/>
          <w:rtl/>
        </w:rPr>
        <w:t>ביום</w:t>
      </w:r>
      <w:r w:rsidRPr="005B5D28">
        <w:rPr>
          <w:rtl/>
        </w:rPr>
        <w:t xml:space="preserve"> הראשון, </w:t>
      </w:r>
      <w:r w:rsidRPr="005B5D28">
        <w:rPr>
          <w:rFonts w:hint="eastAsia"/>
          <w:rtl/>
        </w:rPr>
        <w:t>אלכס</w:t>
      </w:r>
      <w:r w:rsidRPr="005B5D28">
        <w:rPr>
          <w:rtl/>
        </w:rPr>
        <w:t xml:space="preserve"> גלש איתם במדרונות שבחרו</w:t>
      </w:r>
      <w:r w:rsidRPr="005B5D28">
        <w:rPr>
          <w:rFonts w:hint="cs"/>
          <w:rtl/>
        </w:rPr>
        <w:t xml:space="preserve">. הוא </w:t>
      </w:r>
      <w:r w:rsidRPr="005B5D28">
        <w:rPr>
          <w:rFonts w:hint="eastAsia"/>
          <w:rtl/>
        </w:rPr>
        <w:t>קיבל</w:t>
      </w:r>
      <w:r w:rsidRPr="005B5D28">
        <w:rPr>
          <w:rtl/>
        </w:rPr>
        <w:t xml:space="preserve"> </w:t>
      </w:r>
      <w:r w:rsidRPr="005B5D28">
        <w:rPr>
          <w:rFonts w:hint="eastAsia"/>
          <w:rtl/>
        </w:rPr>
        <w:t>עליו</w:t>
      </w:r>
      <w:r w:rsidRPr="005B5D28">
        <w:rPr>
          <w:rtl/>
        </w:rPr>
        <w:t xml:space="preserve"> </w:t>
      </w:r>
      <w:r w:rsidRPr="005B5D28">
        <w:rPr>
          <w:rFonts w:hint="eastAsia"/>
          <w:rtl/>
        </w:rPr>
        <w:t>את</w:t>
      </w:r>
      <w:r w:rsidRPr="005B5D28">
        <w:rPr>
          <w:rtl/>
        </w:rPr>
        <w:t xml:space="preserve"> </w:t>
      </w:r>
      <w:r w:rsidRPr="005B5D28">
        <w:rPr>
          <w:rFonts w:hint="eastAsia"/>
          <w:rtl/>
        </w:rPr>
        <w:t>הדין</w:t>
      </w:r>
      <w:r w:rsidRPr="005B5D28">
        <w:rPr>
          <w:rtl/>
        </w:rPr>
        <w:t xml:space="preserve"> </w:t>
      </w:r>
      <w:r w:rsidRPr="005B5D28">
        <w:rPr>
          <w:rFonts w:hint="eastAsia"/>
          <w:rtl/>
        </w:rPr>
        <w:t>שלפחות</w:t>
      </w:r>
      <w:r w:rsidRPr="005B5D28">
        <w:rPr>
          <w:rtl/>
        </w:rPr>
        <w:t xml:space="preserve"> </w:t>
      </w:r>
      <w:r w:rsidRPr="005B5D28">
        <w:rPr>
          <w:rFonts w:hint="eastAsia"/>
          <w:rtl/>
        </w:rPr>
        <w:t>בימים</w:t>
      </w:r>
      <w:r w:rsidRPr="005B5D28">
        <w:rPr>
          <w:rtl/>
        </w:rPr>
        <w:t xml:space="preserve"> </w:t>
      </w:r>
      <w:r w:rsidRPr="005B5D28">
        <w:rPr>
          <w:rFonts w:hint="eastAsia"/>
          <w:rtl/>
        </w:rPr>
        <w:t>הראשונים</w:t>
      </w:r>
      <w:r w:rsidRPr="005B5D28">
        <w:rPr>
          <w:rFonts w:hint="cs"/>
          <w:rtl/>
        </w:rPr>
        <w:t xml:space="preserve"> צריך</w:t>
      </w:r>
      <w:r w:rsidRPr="005B5D28">
        <w:rPr>
          <w:rtl/>
        </w:rPr>
        <w:t xml:space="preserve"> </w:t>
      </w:r>
      <w:r w:rsidRPr="005B5D28">
        <w:rPr>
          <w:rFonts w:hint="eastAsia"/>
          <w:rtl/>
        </w:rPr>
        <w:t>לגלוש</w:t>
      </w:r>
      <w:r w:rsidRPr="005B5D28">
        <w:rPr>
          <w:rtl/>
        </w:rPr>
        <w:t xml:space="preserve"> </w:t>
      </w:r>
      <w:r w:rsidRPr="005B5D28">
        <w:rPr>
          <w:rFonts w:hint="eastAsia"/>
          <w:rtl/>
        </w:rPr>
        <w:t>בהדרגה</w:t>
      </w:r>
      <w:r w:rsidRPr="005B5D28">
        <w:rPr>
          <w:rtl/>
        </w:rPr>
        <w:t xml:space="preserve"> </w:t>
      </w:r>
      <w:r w:rsidRPr="005B5D28">
        <w:rPr>
          <w:rFonts w:hint="eastAsia"/>
          <w:rtl/>
        </w:rPr>
        <w:t>בשביל</w:t>
      </w:r>
      <w:r w:rsidRPr="005B5D28">
        <w:rPr>
          <w:rtl/>
        </w:rPr>
        <w:t xml:space="preserve"> </w:t>
      </w:r>
      <w:r w:rsidRPr="005B5D28">
        <w:rPr>
          <w:rFonts w:hint="eastAsia"/>
          <w:rtl/>
        </w:rPr>
        <w:t>לא</w:t>
      </w:r>
      <w:r w:rsidRPr="005B5D28">
        <w:rPr>
          <w:rtl/>
        </w:rPr>
        <w:t xml:space="preserve"> </w:t>
      </w:r>
      <w:r w:rsidRPr="005B5D28">
        <w:rPr>
          <w:rFonts w:hint="eastAsia"/>
          <w:rtl/>
        </w:rPr>
        <w:t>להפצע</w:t>
      </w:r>
      <w:r w:rsidRPr="005B5D28">
        <w:rPr>
          <w:rtl/>
        </w:rPr>
        <w:t xml:space="preserve"> כבר בתחילת החופשה. א</w:t>
      </w:r>
      <w:ins w:id="13" w:author="admin" w:date="2018-08-14T00:54:00Z">
        <w:r w:rsidRPr="005B5D28">
          <w:rPr>
            <w:rFonts w:hint="cs"/>
            <w:rtl/>
          </w:rPr>
          <w:t xml:space="preserve">בל </w:t>
        </w:r>
      </w:ins>
      <w:del w:id="14" w:author="admin" w:date="2018-08-14T00:54:00Z">
        <w:r w:rsidRPr="005B5D28" w:rsidDel="008F671A">
          <w:rPr>
            <w:rtl/>
          </w:rPr>
          <w:delText>ף ש</w:delText>
        </w:r>
      </w:del>
      <w:r w:rsidRPr="005B5D28">
        <w:rPr>
          <w:rtl/>
        </w:rPr>
        <w:t xml:space="preserve">בשביל מה באים לחופשת סקי? </w:t>
      </w:r>
    </w:p>
    <w:p w14:paraId="1104701E" w14:textId="77777777" w:rsidR="00F13718" w:rsidRPr="005B5D28" w:rsidRDefault="00F13718" w:rsidP="00F13718">
      <w:pPr>
        <w:rPr>
          <w:rtl/>
        </w:rPr>
      </w:pPr>
      <w:r w:rsidRPr="005B5D28">
        <w:rPr>
          <w:rFonts w:hint="eastAsia"/>
          <w:rtl/>
        </w:rPr>
        <w:t>חוץ</w:t>
      </w:r>
      <w:r w:rsidRPr="005B5D28">
        <w:rPr>
          <w:rtl/>
        </w:rPr>
        <w:t xml:space="preserve"> </w:t>
      </w:r>
      <w:r w:rsidRPr="005B5D28">
        <w:rPr>
          <w:rFonts w:hint="eastAsia"/>
          <w:rtl/>
        </w:rPr>
        <w:t>ממנו</w:t>
      </w:r>
      <w:r w:rsidRPr="005B5D28">
        <w:rPr>
          <w:rtl/>
        </w:rPr>
        <w:t xml:space="preserve"> </w:t>
      </w:r>
      <w:r w:rsidRPr="005B5D28">
        <w:rPr>
          <w:rFonts w:hint="eastAsia"/>
          <w:rtl/>
        </w:rPr>
        <w:t>אף</w:t>
      </w:r>
      <w:r w:rsidRPr="005B5D28">
        <w:rPr>
          <w:rtl/>
        </w:rPr>
        <w:t xml:space="preserve"> </w:t>
      </w:r>
      <w:r w:rsidRPr="005B5D28">
        <w:rPr>
          <w:rFonts w:hint="eastAsia"/>
          <w:rtl/>
        </w:rPr>
        <w:t>אחד</w:t>
      </w:r>
      <w:r w:rsidRPr="005B5D28">
        <w:rPr>
          <w:rtl/>
        </w:rPr>
        <w:t xml:space="preserve"> </w:t>
      </w:r>
      <w:r w:rsidRPr="005B5D28">
        <w:rPr>
          <w:rFonts w:hint="eastAsia"/>
          <w:rtl/>
        </w:rPr>
        <w:t>מהם</w:t>
      </w:r>
      <w:r w:rsidRPr="005B5D28">
        <w:rPr>
          <w:rtl/>
        </w:rPr>
        <w:t xml:space="preserve"> </w:t>
      </w:r>
      <w:r w:rsidRPr="005B5D28">
        <w:rPr>
          <w:rFonts w:hint="eastAsia"/>
          <w:rtl/>
        </w:rPr>
        <w:t>לא</w:t>
      </w:r>
      <w:r w:rsidRPr="005B5D28">
        <w:rPr>
          <w:rtl/>
        </w:rPr>
        <w:t xml:space="preserve"> </w:t>
      </w:r>
      <w:r w:rsidRPr="005B5D28">
        <w:rPr>
          <w:rFonts w:hint="eastAsia"/>
          <w:rtl/>
        </w:rPr>
        <w:t>ידע</w:t>
      </w:r>
      <w:r w:rsidRPr="005B5D28">
        <w:rPr>
          <w:rtl/>
        </w:rPr>
        <w:t xml:space="preserve"> </w:t>
      </w:r>
      <w:r w:rsidRPr="005B5D28">
        <w:rPr>
          <w:rFonts w:hint="eastAsia"/>
          <w:rtl/>
        </w:rPr>
        <w:t>לגלוש</w:t>
      </w:r>
      <w:r w:rsidRPr="005B5D28">
        <w:rPr>
          <w:rtl/>
        </w:rPr>
        <w:t xml:space="preserve"> </w:t>
      </w:r>
      <w:r w:rsidRPr="005B5D28">
        <w:rPr>
          <w:rFonts w:hint="eastAsia"/>
          <w:rtl/>
        </w:rPr>
        <w:t>בסנובורד</w:t>
      </w:r>
      <w:r w:rsidRPr="005B5D28">
        <w:rPr>
          <w:rtl/>
        </w:rPr>
        <w:t xml:space="preserve"> ולא הסכים לנסות,</w:t>
      </w:r>
      <w:r w:rsidRPr="005B5D28">
        <w:rPr>
          <w:rFonts w:hint="cs"/>
          <w:rtl/>
        </w:rPr>
        <w:t xml:space="preserve"> אף שטען</w:t>
      </w:r>
      <w:r>
        <w:rPr>
          <w:rFonts w:hint="cs"/>
          <w:rtl/>
        </w:rPr>
        <w:t xml:space="preserve"> </w:t>
      </w:r>
      <w:r w:rsidRPr="005B5D28">
        <w:rPr>
          <w:rFonts w:hint="eastAsia"/>
          <w:rtl/>
        </w:rPr>
        <w:t>ש</w:t>
      </w:r>
      <w:r w:rsidRPr="005B5D28">
        <w:rPr>
          <w:rtl/>
        </w:rPr>
        <w:t xml:space="preserve">סנובורד קל </w:t>
      </w:r>
      <w:r w:rsidRPr="005B5D28">
        <w:rPr>
          <w:rFonts w:hint="eastAsia"/>
          <w:rtl/>
        </w:rPr>
        <w:t>בהרבה</w:t>
      </w:r>
      <w:r w:rsidRPr="005B5D28">
        <w:rPr>
          <w:rtl/>
        </w:rPr>
        <w:t xml:space="preserve"> מסקי </w:t>
      </w:r>
      <w:r w:rsidRPr="005B5D28">
        <w:rPr>
          <w:rFonts w:hint="eastAsia"/>
          <w:rtl/>
        </w:rPr>
        <w:t>ב</w:t>
      </w:r>
      <w:r w:rsidRPr="005B5D28">
        <w:rPr>
          <w:rtl/>
        </w:rPr>
        <w:t xml:space="preserve">שני מגלשיים, </w:t>
      </w:r>
      <w:del w:id="15" w:author="admin" w:date="2018-08-14T00:55:00Z">
        <w:r w:rsidRPr="005B5D28" w:rsidDel="008F671A">
          <w:rPr>
            <w:rtl/>
          </w:rPr>
          <w:delText xml:space="preserve">כי הרגליים קבועות בתנוחה </w:delText>
        </w:r>
        <w:r w:rsidRPr="005B5D28" w:rsidDel="008F671A">
          <w:rPr>
            <w:rFonts w:hint="eastAsia"/>
            <w:rtl/>
          </w:rPr>
          <w:delText>הנכונה</w:delText>
        </w:r>
        <w:r w:rsidRPr="005B5D28" w:rsidDel="008F671A">
          <w:rPr>
            <w:rtl/>
          </w:rPr>
          <w:delText xml:space="preserve"> ואי אפשר ל</w:delText>
        </w:r>
        <w:r w:rsidRPr="005B5D28" w:rsidDel="008F671A">
          <w:rPr>
            <w:rFonts w:hint="eastAsia"/>
            <w:rtl/>
          </w:rPr>
          <w:delText>טעות</w:delText>
        </w:r>
      </w:del>
      <w:r>
        <w:rPr>
          <w:rFonts w:hint="cs"/>
          <w:rtl/>
        </w:rPr>
        <w:t>,</w:t>
      </w:r>
      <w:r w:rsidRPr="005B5D28">
        <w:rPr>
          <w:rtl/>
        </w:rPr>
        <w:t xml:space="preserve"> ולשם ראייה הוא </w:t>
      </w:r>
      <w:r w:rsidRPr="005B5D28">
        <w:rPr>
          <w:rFonts w:hint="eastAsia"/>
          <w:rtl/>
        </w:rPr>
        <w:t>גלש</w:t>
      </w:r>
      <w:r w:rsidRPr="005B5D28">
        <w:rPr>
          <w:rtl/>
        </w:rPr>
        <w:t xml:space="preserve"> </w:t>
      </w:r>
      <w:r w:rsidRPr="005B5D28">
        <w:rPr>
          <w:rFonts w:hint="eastAsia"/>
          <w:rtl/>
        </w:rPr>
        <w:t>לצידם</w:t>
      </w:r>
      <w:r w:rsidRPr="005B5D28">
        <w:rPr>
          <w:rtl/>
        </w:rPr>
        <w:t xml:space="preserve"> </w:t>
      </w:r>
      <w:r w:rsidRPr="005B5D28">
        <w:rPr>
          <w:rFonts w:hint="eastAsia"/>
          <w:rtl/>
        </w:rPr>
        <w:t>ב</w:t>
      </w:r>
      <w:r w:rsidRPr="005B5D28">
        <w:rPr>
          <w:rtl/>
        </w:rPr>
        <w:t>סנובורד, רק מהר בהרבה.</w:t>
      </w:r>
    </w:p>
    <w:p w14:paraId="724DF075" w14:textId="77777777" w:rsidR="00F13718" w:rsidRPr="005B5D28" w:rsidRDefault="00F13718" w:rsidP="00F13718">
      <w:pPr>
        <w:rPr>
          <w:rtl/>
        </w:rPr>
      </w:pPr>
      <w:r w:rsidRPr="005B5D28">
        <w:rPr>
          <w:rFonts w:hint="eastAsia"/>
          <w:rtl/>
        </w:rPr>
        <w:t>מארק</w:t>
      </w:r>
      <w:r w:rsidRPr="005B5D28">
        <w:rPr>
          <w:rtl/>
        </w:rPr>
        <w:t xml:space="preserve"> </w:t>
      </w:r>
      <w:del w:id="16" w:author="admin" w:date="2018-08-14T00:55:00Z">
        <w:r w:rsidRPr="005B5D28" w:rsidDel="008F671A">
          <w:rPr>
            <w:rtl/>
          </w:rPr>
          <w:delText>לא התפתה, הוא</w:delText>
        </w:r>
      </w:del>
      <w:r w:rsidRPr="005B5D28">
        <w:rPr>
          <w:rtl/>
        </w:rPr>
        <w:t xml:space="preserve"> ידע שאלכס מהיר מהם גם במגלשיים, </w:t>
      </w:r>
      <w:r w:rsidRPr="005B5D28">
        <w:rPr>
          <w:rFonts w:hint="eastAsia"/>
          <w:rtl/>
        </w:rPr>
        <w:t>רק</w:t>
      </w:r>
      <w:r w:rsidRPr="005B5D28">
        <w:rPr>
          <w:rtl/>
        </w:rPr>
        <w:t xml:space="preserve"> סער </w:t>
      </w:r>
      <w:r w:rsidRPr="005B5D28">
        <w:rPr>
          <w:rFonts w:hint="eastAsia"/>
          <w:rtl/>
        </w:rPr>
        <w:t>התפתה</w:t>
      </w:r>
      <w:r w:rsidRPr="005B5D28">
        <w:rPr>
          <w:rtl/>
        </w:rPr>
        <w:t xml:space="preserve"> </w:t>
      </w:r>
      <w:r w:rsidRPr="005B5D28">
        <w:rPr>
          <w:rFonts w:hint="eastAsia"/>
          <w:rtl/>
        </w:rPr>
        <w:t>לכמה</w:t>
      </w:r>
      <w:r w:rsidRPr="005B5D28">
        <w:rPr>
          <w:rtl/>
        </w:rPr>
        <w:t xml:space="preserve"> </w:t>
      </w:r>
      <w:r w:rsidRPr="005B5D28">
        <w:rPr>
          <w:rFonts w:hint="eastAsia"/>
          <w:rtl/>
        </w:rPr>
        <w:t>שעות</w:t>
      </w:r>
      <w:r w:rsidRPr="005B5D28">
        <w:rPr>
          <w:rtl/>
        </w:rPr>
        <w:t xml:space="preserve"> </w:t>
      </w:r>
      <w:r w:rsidRPr="005B5D28">
        <w:rPr>
          <w:rFonts w:hint="eastAsia"/>
          <w:rtl/>
        </w:rPr>
        <w:t>וויתר</w:t>
      </w:r>
      <w:r w:rsidRPr="005B5D28">
        <w:rPr>
          <w:rtl/>
        </w:rPr>
        <w:t>.</w:t>
      </w:r>
    </w:p>
    <w:p w14:paraId="330EB63C" w14:textId="77777777" w:rsidR="00F13718" w:rsidRPr="005B5D28" w:rsidRDefault="00F13718" w:rsidP="00F13718">
      <w:pPr>
        <w:rPr>
          <w:rtl/>
        </w:rPr>
      </w:pPr>
      <w:del w:id="17" w:author="admin" w:date="2018-08-14T00:55:00Z">
        <w:r w:rsidRPr="005B5D28" w:rsidDel="008F671A">
          <w:rPr>
            <w:rFonts w:hint="eastAsia"/>
            <w:rtl/>
          </w:rPr>
          <w:delText>בזמן</w:delText>
        </w:r>
        <w:r w:rsidRPr="005B5D28" w:rsidDel="008F671A">
          <w:rPr>
            <w:rtl/>
          </w:rPr>
          <w:delText xml:space="preserve"> שאלכס הלך עם סער לעזור לו להירשם להדרכה, הוא נתקל </w:delText>
        </w:r>
        <w:r w:rsidRPr="005B5D28" w:rsidDel="008F671A">
          <w:rPr>
            <w:rFonts w:hint="eastAsia"/>
            <w:rtl/>
          </w:rPr>
          <w:delText>בקורס</w:delText>
        </w:r>
        <w:r w:rsidRPr="005B5D28" w:rsidDel="008F671A">
          <w:rPr>
            <w:rtl/>
          </w:rPr>
          <w:delText xml:space="preserve"> יומי, של קפיצות. </w:delText>
        </w:r>
        <w:r w:rsidRPr="005B5D28" w:rsidDel="008F671A">
          <w:rPr>
            <w:rFonts w:hint="eastAsia"/>
            <w:rtl/>
          </w:rPr>
          <w:delText>אלכס</w:delText>
        </w:r>
        <w:r w:rsidRPr="005B5D28" w:rsidDel="008F671A">
          <w:rPr>
            <w:rtl/>
          </w:rPr>
          <w:delText xml:space="preserve"> כביכול לא הצליח למצא את מארק ויסמין אחר כך, הוא הלך</w:delText>
        </w:r>
      </w:del>
      <w:ins w:id="18" w:author="admin" w:date="2018-08-14T00:55:00Z">
        <w:r w:rsidRPr="005B5D28">
          <w:rPr>
            <w:rFonts w:hint="cs"/>
            <w:rtl/>
          </w:rPr>
          <w:t>במהרה אלכס מצא את</w:t>
        </w:r>
      </w:ins>
      <w:r w:rsidRPr="005B5D28">
        <w:rPr>
          <w:rFonts w:hint="cs"/>
          <w:rtl/>
        </w:rPr>
        <w:t xml:space="preserve"> </w:t>
      </w:r>
      <w:ins w:id="19" w:author="admin" w:date="2018-08-14T00:55:00Z">
        <w:r w:rsidRPr="005B5D28">
          <w:rPr>
            <w:rFonts w:hint="cs"/>
            <w:rtl/>
          </w:rPr>
          <w:t xml:space="preserve">ה </w:t>
        </w:r>
      </w:ins>
      <w:del w:id="20" w:author="admin" w:date="2018-08-14T00:55:00Z">
        <w:r w:rsidRPr="005B5D28" w:rsidDel="008F671A">
          <w:rPr>
            <w:rtl/>
          </w:rPr>
          <w:delText>ל</w:delText>
        </w:r>
      </w:del>
      <w:r w:rsidRPr="005B5D28">
        <w:rPr>
          <w:rtl/>
        </w:rPr>
        <w:t xml:space="preserve">מסלולים </w:t>
      </w:r>
      <w:r w:rsidRPr="005B5D28">
        <w:rPr>
          <w:rFonts w:hint="eastAsia"/>
          <w:rtl/>
        </w:rPr>
        <w:t>התלולים</w:t>
      </w:r>
      <w:r w:rsidRPr="005B5D28">
        <w:rPr>
          <w:rtl/>
        </w:rPr>
        <w:t xml:space="preserve"> </w:t>
      </w:r>
      <w:r w:rsidRPr="005B5D28">
        <w:rPr>
          <w:rFonts w:hint="eastAsia"/>
          <w:rtl/>
        </w:rPr>
        <w:t>שסומנו</w:t>
      </w:r>
      <w:r w:rsidRPr="005B5D28">
        <w:rPr>
          <w:rtl/>
        </w:rPr>
        <w:t xml:space="preserve"> </w:t>
      </w:r>
      <w:r w:rsidRPr="005B5D28">
        <w:rPr>
          <w:rFonts w:hint="eastAsia"/>
          <w:rtl/>
        </w:rPr>
        <w:t>בשחור</w:t>
      </w:r>
      <w:r w:rsidRPr="005B5D28">
        <w:rPr>
          <w:rtl/>
        </w:rPr>
        <w:t xml:space="preserve">, </w:t>
      </w:r>
      <w:r w:rsidRPr="005B5D28">
        <w:rPr>
          <w:rFonts w:hint="eastAsia"/>
          <w:rtl/>
        </w:rPr>
        <w:t>ולקראת</w:t>
      </w:r>
      <w:r w:rsidRPr="005B5D28">
        <w:rPr>
          <w:rtl/>
        </w:rPr>
        <w:t xml:space="preserve"> </w:t>
      </w:r>
      <w:r w:rsidRPr="005B5D28">
        <w:rPr>
          <w:rFonts w:hint="eastAsia"/>
          <w:rtl/>
        </w:rPr>
        <w:t>סוף</w:t>
      </w:r>
      <w:r w:rsidRPr="005B5D28">
        <w:rPr>
          <w:rtl/>
        </w:rPr>
        <w:t xml:space="preserve"> </w:t>
      </w:r>
      <w:r w:rsidRPr="005B5D28">
        <w:rPr>
          <w:rFonts w:hint="eastAsia"/>
          <w:rtl/>
        </w:rPr>
        <w:t>היום</w:t>
      </w:r>
      <w:r w:rsidRPr="005B5D28">
        <w:rPr>
          <w:rtl/>
        </w:rPr>
        <w:t xml:space="preserve"> </w:t>
      </w:r>
      <w:del w:id="21" w:author="admin" w:date="2018-08-14T00:55:00Z">
        <w:r w:rsidRPr="005B5D28" w:rsidDel="008F671A">
          <w:rPr>
            <w:rFonts w:hint="eastAsia"/>
            <w:rtl/>
          </w:rPr>
          <w:delText>כשסער</w:delText>
        </w:r>
        <w:r w:rsidRPr="005B5D28" w:rsidDel="008F671A">
          <w:rPr>
            <w:rtl/>
          </w:rPr>
          <w:delText xml:space="preserve"> </w:delText>
        </w:r>
        <w:r w:rsidRPr="005B5D28" w:rsidDel="008F671A">
          <w:rPr>
            <w:rFonts w:hint="eastAsia"/>
            <w:rtl/>
          </w:rPr>
          <w:delText>ויתר</w:delText>
        </w:r>
        <w:r w:rsidRPr="005B5D28" w:rsidDel="008F671A">
          <w:rPr>
            <w:rtl/>
          </w:rPr>
          <w:delText xml:space="preserve"> </w:delText>
        </w:r>
        <w:r w:rsidRPr="005B5D28" w:rsidDel="008F671A">
          <w:rPr>
            <w:rFonts w:hint="eastAsia"/>
            <w:rtl/>
          </w:rPr>
          <w:delText>וחזר</w:delText>
        </w:r>
        <w:r w:rsidRPr="005B5D28" w:rsidDel="008F671A">
          <w:rPr>
            <w:rtl/>
          </w:rPr>
          <w:delText xml:space="preserve"> </w:delText>
        </w:r>
        <w:r w:rsidRPr="005B5D28" w:rsidDel="008F671A">
          <w:rPr>
            <w:rFonts w:hint="eastAsia"/>
            <w:rtl/>
          </w:rPr>
          <w:delText>למגלשיים</w:delText>
        </w:r>
        <w:r w:rsidRPr="005B5D28" w:rsidDel="008F671A">
          <w:rPr>
            <w:rtl/>
          </w:rPr>
          <w:delText xml:space="preserve">, </w:delText>
        </w:r>
        <w:r w:rsidRPr="005B5D28" w:rsidDel="008F671A">
          <w:rPr>
            <w:rFonts w:hint="eastAsia"/>
            <w:rtl/>
          </w:rPr>
          <w:delText>הוא</w:delText>
        </w:r>
      </w:del>
      <w:ins w:id="22" w:author="admin" w:date="2018-08-14T00:55:00Z">
        <w:r w:rsidRPr="005B5D28">
          <w:rPr>
            <w:rFonts w:hint="cs"/>
            <w:rtl/>
          </w:rPr>
          <w:t>סער</w:t>
        </w:r>
      </w:ins>
      <w:r w:rsidRPr="005B5D28">
        <w:rPr>
          <w:rtl/>
        </w:rPr>
        <w:t xml:space="preserve"> </w:t>
      </w:r>
      <w:r w:rsidRPr="005B5D28">
        <w:rPr>
          <w:rFonts w:hint="eastAsia"/>
          <w:rtl/>
        </w:rPr>
        <w:t>התלווה</w:t>
      </w:r>
      <w:r w:rsidRPr="005B5D28">
        <w:rPr>
          <w:rtl/>
        </w:rPr>
        <w:t xml:space="preserve"> </w:t>
      </w:r>
      <w:r w:rsidRPr="005B5D28">
        <w:rPr>
          <w:rFonts w:hint="eastAsia"/>
          <w:rtl/>
        </w:rPr>
        <w:t>לאלכס</w:t>
      </w:r>
      <w:r w:rsidRPr="005B5D28">
        <w:rPr>
          <w:rtl/>
        </w:rPr>
        <w:t xml:space="preserve"> </w:t>
      </w:r>
      <w:r w:rsidRPr="005B5D28">
        <w:rPr>
          <w:rFonts w:hint="eastAsia"/>
          <w:rtl/>
        </w:rPr>
        <w:t>לאחד</w:t>
      </w:r>
      <w:r w:rsidRPr="005B5D28">
        <w:rPr>
          <w:rtl/>
        </w:rPr>
        <w:t xml:space="preserve"> </w:t>
      </w:r>
      <w:r w:rsidRPr="005B5D28">
        <w:rPr>
          <w:rFonts w:hint="eastAsia"/>
          <w:rtl/>
        </w:rPr>
        <w:t>המסלולים</w:t>
      </w:r>
      <w:r w:rsidRPr="005B5D28">
        <w:rPr>
          <w:rtl/>
        </w:rPr>
        <w:t xml:space="preserve"> </w:t>
      </w:r>
      <w:r w:rsidRPr="005B5D28">
        <w:rPr>
          <w:rFonts w:hint="eastAsia"/>
          <w:rtl/>
        </w:rPr>
        <w:t>שיסמין</w:t>
      </w:r>
      <w:r w:rsidRPr="005B5D28">
        <w:rPr>
          <w:rtl/>
        </w:rPr>
        <w:t xml:space="preserve"> </w:t>
      </w:r>
      <w:r w:rsidRPr="005B5D28">
        <w:rPr>
          <w:rFonts w:hint="eastAsia"/>
          <w:rtl/>
        </w:rPr>
        <w:t>סרבה</w:t>
      </w:r>
      <w:r w:rsidRPr="005B5D28">
        <w:rPr>
          <w:rtl/>
        </w:rPr>
        <w:t xml:space="preserve"> </w:t>
      </w:r>
      <w:r w:rsidRPr="005B5D28">
        <w:rPr>
          <w:rFonts w:hint="eastAsia"/>
          <w:rtl/>
        </w:rPr>
        <w:t>להם</w:t>
      </w:r>
      <w:r w:rsidRPr="005B5D28">
        <w:rPr>
          <w:rtl/>
        </w:rPr>
        <w:t>. הם נשארו שם עד שהחשיך ולאחר הרכבל האחרון</w:t>
      </w:r>
      <w:ins w:id="23" w:author="admin" w:date="2018-08-14T00:56:00Z">
        <w:r w:rsidRPr="005B5D28">
          <w:rPr>
            <w:rFonts w:hint="cs"/>
            <w:rtl/>
          </w:rPr>
          <w:t>. סער נתקף אימה כשנותרו לבדם באפלה מוחלטת במדרון.</w:t>
        </w:r>
      </w:ins>
      <w:r>
        <w:rPr>
          <w:rFonts w:hint="cs"/>
          <w:rtl/>
        </w:rPr>
        <w:t>,</w:t>
      </w:r>
      <w:del w:id="24" w:author="admin" w:date="2018-08-14T00:56:00Z">
        <w:r w:rsidRPr="005B5D28" w:rsidDel="008F671A">
          <w:rPr>
            <w:rtl/>
          </w:rPr>
          <w:delText xml:space="preserve"> דבר שמעולם לא קרה לסער ועורר ב</w:delText>
        </w:r>
        <w:r w:rsidRPr="005B5D28" w:rsidDel="008F671A">
          <w:rPr>
            <w:rFonts w:hint="eastAsia"/>
            <w:rtl/>
          </w:rPr>
          <w:delText>ו</w:delText>
        </w:r>
        <w:r w:rsidRPr="005B5D28" w:rsidDel="008F671A">
          <w:rPr>
            <w:rtl/>
          </w:rPr>
          <w:delText xml:space="preserve"> אימה, </w:delText>
        </w:r>
        <w:r w:rsidRPr="005B5D28" w:rsidDel="008F671A">
          <w:rPr>
            <w:rFonts w:hint="eastAsia"/>
            <w:rtl/>
          </w:rPr>
          <w:delText>לבד</w:delText>
        </w:r>
        <w:r w:rsidRPr="005B5D28" w:rsidDel="008F671A">
          <w:rPr>
            <w:rtl/>
          </w:rPr>
          <w:delText xml:space="preserve"> באפלה מוחלטת </w:delText>
        </w:r>
        <w:r w:rsidRPr="005B5D28" w:rsidDel="008F671A">
          <w:rPr>
            <w:rFonts w:hint="eastAsia"/>
            <w:rtl/>
          </w:rPr>
          <w:delText>היכנשהו</w:delText>
        </w:r>
        <w:r w:rsidRPr="005B5D28" w:rsidDel="008F671A">
          <w:rPr>
            <w:rtl/>
          </w:rPr>
          <w:delText xml:space="preserve"> </w:delText>
        </w:r>
        <w:r w:rsidRPr="005B5D28" w:rsidDel="008F671A">
          <w:rPr>
            <w:rFonts w:hint="eastAsia"/>
            <w:rtl/>
          </w:rPr>
          <w:delText>על</w:delText>
        </w:r>
        <w:r w:rsidRPr="005B5D28" w:rsidDel="008F671A">
          <w:rPr>
            <w:rtl/>
          </w:rPr>
          <w:delText xml:space="preserve"> </w:delText>
        </w:r>
        <w:r w:rsidRPr="005B5D28" w:rsidDel="008F671A">
          <w:rPr>
            <w:rFonts w:hint="eastAsia"/>
            <w:rtl/>
          </w:rPr>
          <w:delText>מדרון</w:delText>
        </w:r>
        <w:r w:rsidRPr="005B5D28" w:rsidDel="008F671A">
          <w:rPr>
            <w:rtl/>
          </w:rPr>
          <w:delText xml:space="preserve"> </w:delText>
        </w:r>
        <w:r w:rsidRPr="005B5D28" w:rsidDel="008F671A">
          <w:rPr>
            <w:rFonts w:hint="eastAsia"/>
            <w:rtl/>
          </w:rPr>
          <w:delText>שלג</w:delText>
        </w:r>
        <w:r w:rsidRPr="005B5D28" w:rsidDel="008F671A">
          <w:rPr>
            <w:rtl/>
          </w:rPr>
          <w:delText xml:space="preserve"> </w:delText>
        </w:r>
        <w:r w:rsidRPr="005B5D28" w:rsidDel="008F671A">
          <w:rPr>
            <w:rFonts w:hint="eastAsia"/>
            <w:rtl/>
          </w:rPr>
          <w:delText>תלול</w:delText>
        </w:r>
        <w:r w:rsidRPr="005B5D28" w:rsidDel="008F671A">
          <w:rPr>
            <w:rtl/>
          </w:rPr>
          <w:delText xml:space="preserve"> </w:delText>
        </w:r>
        <w:r w:rsidRPr="005B5D28" w:rsidDel="008F671A">
          <w:rPr>
            <w:rFonts w:hint="eastAsia"/>
            <w:rtl/>
          </w:rPr>
          <w:delText>ומעלות</w:delText>
        </w:r>
        <w:r w:rsidRPr="005B5D28" w:rsidDel="008F671A">
          <w:rPr>
            <w:rtl/>
          </w:rPr>
          <w:delText xml:space="preserve"> החום </w:delText>
        </w:r>
        <w:r w:rsidRPr="005B5D28" w:rsidDel="008F671A">
          <w:rPr>
            <w:rFonts w:hint="eastAsia"/>
            <w:rtl/>
          </w:rPr>
          <w:delText>ירדו</w:delText>
        </w:r>
        <w:r w:rsidRPr="005B5D28" w:rsidDel="008F671A">
          <w:rPr>
            <w:rtl/>
          </w:rPr>
          <w:delText xml:space="preserve"> במ</w:delText>
        </w:r>
        <w:r w:rsidRPr="005B5D28" w:rsidDel="008F671A">
          <w:rPr>
            <w:rFonts w:hint="eastAsia"/>
            <w:rtl/>
          </w:rPr>
          <w:delText>הירות</w:delText>
        </w:r>
        <w:r w:rsidRPr="005B5D28" w:rsidDel="008F671A">
          <w:rPr>
            <w:rtl/>
          </w:rPr>
          <w:delText>,</w:delText>
        </w:r>
      </w:del>
      <w:r w:rsidRPr="005B5D28">
        <w:rPr>
          <w:rFonts w:hint="cs"/>
          <w:rtl/>
        </w:rPr>
        <w:t xml:space="preserve"> </w:t>
      </w:r>
      <w:r w:rsidRPr="005B5D28">
        <w:rPr>
          <w:rFonts w:hint="eastAsia"/>
          <w:rtl/>
        </w:rPr>
        <w:t>אבל</w:t>
      </w:r>
      <w:r w:rsidRPr="005B5D28">
        <w:rPr>
          <w:rtl/>
        </w:rPr>
        <w:t xml:space="preserve"> מה ש</w:t>
      </w:r>
      <w:r w:rsidRPr="005B5D28">
        <w:rPr>
          <w:rFonts w:hint="eastAsia"/>
          <w:rtl/>
        </w:rPr>
        <w:t>אלכס</w:t>
      </w:r>
      <w:r w:rsidRPr="005B5D28">
        <w:rPr>
          <w:rtl/>
        </w:rPr>
        <w:t xml:space="preserve"> רצה היה ליצור מפולת-שלגים עם הסנובורד שלו, ולטוס במורד ההר </w:t>
      </w:r>
      <w:del w:id="25" w:author="admin" w:date="2018-08-14T00:57:00Z">
        <w:r w:rsidRPr="005B5D28" w:rsidDel="008F671A">
          <w:rPr>
            <w:rFonts w:hint="eastAsia"/>
            <w:rtl/>
          </w:rPr>
          <w:delText>ב</w:delText>
        </w:r>
        <w:r w:rsidRPr="005B5D28" w:rsidDel="008F671A">
          <w:rPr>
            <w:rtl/>
          </w:rPr>
          <w:delText xml:space="preserve">תחרות </w:delText>
        </w:r>
        <w:r w:rsidRPr="005B5D28" w:rsidDel="008F671A">
          <w:rPr>
            <w:rFonts w:hint="eastAsia"/>
            <w:rtl/>
          </w:rPr>
          <w:delText>עם</w:delText>
        </w:r>
        <w:r w:rsidRPr="005B5D28" w:rsidDel="008F671A">
          <w:rPr>
            <w:rtl/>
          </w:rPr>
          <w:delText xml:space="preserve"> </w:delText>
        </w:r>
        <w:r w:rsidRPr="005B5D28" w:rsidDel="008F671A">
          <w:rPr>
            <w:rFonts w:hint="eastAsia"/>
            <w:rtl/>
          </w:rPr>
          <w:delText>ה</w:delText>
        </w:r>
        <w:r w:rsidRPr="005B5D28" w:rsidDel="008F671A">
          <w:rPr>
            <w:rtl/>
          </w:rPr>
          <w:delText>מפולת,</w:delText>
        </w:r>
      </w:del>
      <w:r w:rsidRPr="005B5D28">
        <w:rPr>
          <w:rFonts w:hint="cs"/>
          <w:rtl/>
        </w:rPr>
        <w:t xml:space="preserve"> </w:t>
      </w:r>
      <w:r w:rsidRPr="005B5D28">
        <w:rPr>
          <w:rtl/>
        </w:rPr>
        <w:t>כשהיא מתדרדרת במהירות קטלנית מאחוריו.</w:t>
      </w:r>
    </w:p>
    <w:p w14:paraId="5671EDD8" w14:textId="77777777" w:rsidR="00F13718" w:rsidRPr="005B5D28" w:rsidRDefault="00F13718" w:rsidP="00F13718">
      <w:pPr>
        <w:rPr>
          <w:rtl/>
        </w:rPr>
      </w:pPr>
      <w:r w:rsidRPr="005B5D28">
        <w:rPr>
          <w:rtl/>
        </w:rPr>
        <w:t>מה שהוא רצה היה לעוף ממקפצת השלג הגבוהה ביותר, לעופף ב</w:t>
      </w:r>
      <w:r>
        <w:rPr>
          <w:rtl/>
        </w:rPr>
        <w:t>אוויר</w:t>
      </w:r>
      <w:r w:rsidRPr="005B5D28">
        <w:rPr>
          <w:rtl/>
        </w:rPr>
        <w:t xml:space="preserve"> ולנחות רח</w:t>
      </w:r>
      <w:r w:rsidRPr="005B5D28">
        <w:rPr>
          <w:rFonts w:hint="eastAsia"/>
          <w:rtl/>
        </w:rPr>
        <w:t>ו</w:t>
      </w:r>
      <w:r w:rsidRPr="005B5D28">
        <w:rPr>
          <w:rtl/>
        </w:rPr>
        <w:t>ק יותר מכל יצור אנושי.</w:t>
      </w:r>
    </w:p>
    <w:p w14:paraId="6BBE4D56" w14:textId="77777777" w:rsidR="00F13718" w:rsidRPr="005B5D28" w:rsidRDefault="00F13718" w:rsidP="00F13718">
      <w:pPr>
        <w:rPr>
          <w:rtl/>
        </w:rPr>
      </w:pPr>
      <w:r w:rsidRPr="005B5D28">
        <w:rPr>
          <w:rtl/>
        </w:rPr>
        <w:t>מה שהוא רצה היה לקפוץ סיבובים בחצי-צינור,</w:t>
      </w:r>
      <w:r>
        <w:rPr>
          <w:rtl/>
        </w:rPr>
        <w:t xml:space="preserve"> </w:t>
      </w:r>
      <w:r w:rsidRPr="005B5D28">
        <w:rPr>
          <w:rtl/>
        </w:rPr>
        <w:t>זינוקים שבהם אתה מתעקל ב</w:t>
      </w:r>
      <w:r>
        <w:rPr>
          <w:rtl/>
        </w:rPr>
        <w:t>אוויר</w:t>
      </w:r>
      <w:r w:rsidRPr="005B5D28">
        <w:rPr>
          <w:rtl/>
        </w:rPr>
        <w:t xml:space="preserve"> ואם זה לא מצליח </w:t>
      </w:r>
      <w:r w:rsidRPr="005B5D28">
        <w:rPr>
          <w:rFonts w:hint="eastAsia"/>
          <w:rtl/>
        </w:rPr>
        <w:t>נהרג</w:t>
      </w:r>
      <w:r w:rsidRPr="005B5D28">
        <w:rPr>
          <w:rtl/>
        </w:rPr>
        <w:t xml:space="preserve">ים ואם זה מצליח מקבלים </w:t>
      </w:r>
      <w:r w:rsidRPr="005B5D28">
        <w:rPr>
          <w:rFonts w:hint="eastAsia"/>
          <w:rtl/>
        </w:rPr>
        <w:t>רק</w:t>
      </w:r>
      <w:r w:rsidRPr="005B5D28">
        <w:rPr>
          <w:rtl/>
        </w:rPr>
        <w:t xml:space="preserve"> זעזוע מח מינורי.</w:t>
      </w:r>
    </w:p>
    <w:p w14:paraId="7EA9BC39" w14:textId="77777777" w:rsidR="00F13718" w:rsidRPr="005B5D28" w:rsidRDefault="00F13718" w:rsidP="00F13718">
      <w:pPr>
        <w:rPr>
          <w:rtl/>
        </w:rPr>
      </w:pPr>
      <w:r w:rsidRPr="005B5D28">
        <w:rPr>
          <w:rtl/>
        </w:rPr>
        <w:t>זה מה שהוא רצה שיקרה.</w:t>
      </w:r>
    </w:p>
    <w:p w14:paraId="50A6CAC5" w14:textId="77777777" w:rsidR="00F13718" w:rsidRPr="005B5D28" w:rsidRDefault="00F13718" w:rsidP="00F13718">
      <w:pPr>
        <w:rPr>
          <w:rtl/>
        </w:rPr>
      </w:pPr>
      <w:r w:rsidRPr="005B5D28">
        <w:rPr>
          <w:rtl/>
        </w:rPr>
        <w:t>אבל הוא לא ייצר מפולת-שלגים</w:t>
      </w:r>
      <w:r>
        <w:rPr>
          <w:rtl/>
        </w:rPr>
        <w:t xml:space="preserve"> </w:t>
      </w:r>
      <w:r w:rsidRPr="005B5D28">
        <w:rPr>
          <w:rFonts w:hint="eastAsia"/>
          <w:rtl/>
        </w:rPr>
        <w:t>ואופנועי</w:t>
      </w:r>
      <w:r w:rsidRPr="005B5D28">
        <w:rPr>
          <w:rtl/>
        </w:rPr>
        <w:t xml:space="preserve"> </w:t>
      </w:r>
      <w:r w:rsidRPr="005B5D28">
        <w:rPr>
          <w:rFonts w:hint="eastAsia"/>
          <w:rtl/>
        </w:rPr>
        <w:t>שלג</w:t>
      </w:r>
      <w:r w:rsidRPr="005B5D28">
        <w:rPr>
          <w:rtl/>
        </w:rPr>
        <w:t xml:space="preserve"> </w:t>
      </w:r>
      <w:r w:rsidRPr="005B5D28">
        <w:rPr>
          <w:rFonts w:hint="eastAsia"/>
          <w:rtl/>
        </w:rPr>
        <w:t>הגיעו</w:t>
      </w:r>
      <w:r w:rsidRPr="005B5D28">
        <w:rPr>
          <w:rtl/>
        </w:rPr>
        <w:t xml:space="preserve"> </w:t>
      </w:r>
      <w:r w:rsidRPr="005B5D28">
        <w:rPr>
          <w:rFonts w:hint="eastAsia"/>
          <w:rtl/>
        </w:rPr>
        <w:t>לחלצם</w:t>
      </w:r>
      <w:r w:rsidRPr="005B5D28">
        <w:rPr>
          <w:rtl/>
        </w:rPr>
        <w:t xml:space="preserve"> עוד לפני שיסמ</w:t>
      </w:r>
      <w:r w:rsidRPr="005B5D28">
        <w:rPr>
          <w:rFonts w:hint="eastAsia"/>
          <w:rtl/>
        </w:rPr>
        <w:t>ין</w:t>
      </w:r>
      <w:r w:rsidRPr="005B5D28">
        <w:rPr>
          <w:rtl/>
        </w:rPr>
        <w:t xml:space="preserve"> </w:t>
      </w:r>
      <w:r w:rsidRPr="005B5D28">
        <w:rPr>
          <w:rFonts w:hint="eastAsia"/>
          <w:rtl/>
        </w:rPr>
        <w:t>ומארק</w:t>
      </w:r>
      <w:r w:rsidRPr="005B5D28">
        <w:rPr>
          <w:rtl/>
        </w:rPr>
        <w:t xml:space="preserve"> </w:t>
      </w:r>
      <w:r w:rsidRPr="005B5D28">
        <w:rPr>
          <w:rFonts w:hint="eastAsia"/>
          <w:rtl/>
        </w:rPr>
        <w:t>השגיחו</w:t>
      </w:r>
      <w:r w:rsidRPr="005B5D28">
        <w:rPr>
          <w:rtl/>
        </w:rPr>
        <w:t xml:space="preserve"> </w:t>
      </w:r>
      <w:r w:rsidRPr="005B5D28">
        <w:rPr>
          <w:rFonts w:hint="eastAsia"/>
          <w:rtl/>
        </w:rPr>
        <w:t>בהעדרם</w:t>
      </w:r>
      <w:r w:rsidRPr="005B5D28">
        <w:rPr>
          <w:rtl/>
        </w:rPr>
        <w:t xml:space="preserve">. </w:t>
      </w:r>
    </w:p>
    <w:p w14:paraId="29BDCF58" w14:textId="77777777" w:rsidR="00F13718" w:rsidRPr="005B5D28" w:rsidRDefault="00F13718" w:rsidP="00F13718">
      <w:pPr>
        <w:rPr>
          <w:rtl/>
        </w:rPr>
      </w:pPr>
      <w:r w:rsidRPr="005B5D28">
        <w:rPr>
          <w:rtl/>
        </w:rPr>
        <w:t xml:space="preserve">"אתה </w:t>
      </w:r>
      <w:r w:rsidRPr="005B5D28">
        <w:rPr>
          <w:rFonts w:hint="eastAsia"/>
          <w:rtl/>
        </w:rPr>
        <w:t>מבין</w:t>
      </w:r>
      <w:r w:rsidRPr="005B5D28">
        <w:rPr>
          <w:rtl/>
        </w:rPr>
        <w:t xml:space="preserve"> </w:t>
      </w:r>
      <w:r w:rsidRPr="005B5D28">
        <w:rPr>
          <w:rFonts w:hint="eastAsia"/>
          <w:rtl/>
        </w:rPr>
        <w:t>שאם</w:t>
      </w:r>
      <w:r w:rsidRPr="005B5D28">
        <w:rPr>
          <w:rtl/>
        </w:rPr>
        <w:t xml:space="preserve"> </w:t>
      </w:r>
      <w:r w:rsidRPr="005B5D28">
        <w:rPr>
          <w:rFonts w:hint="eastAsia"/>
          <w:rtl/>
        </w:rPr>
        <w:t>היינו</w:t>
      </w:r>
      <w:r w:rsidRPr="005B5D28">
        <w:rPr>
          <w:rtl/>
        </w:rPr>
        <w:t xml:space="preserve"> </w:t>
      </w:r>
      <w:r w:rsidRPr="005B5D28">
        <w:rPr>
          <w:rFonts w:hint="eastAsia"/>
          <w:rtl/>
        </w:rPr>
        <w:t>גולשים</w:t>
      </w:r>
      <w:r w:rsidRPr="005B5D28">
        <w:rPr>
          <w:rtl/>
        </w:rPr>
        <w:t xml:space="preserve"> בשבילים הלא מסומנים, </w:t>
      </w:r>
      <w:r w:rsidRPr="005B5D28">
        <w:rPr>
          <w:rFonts w:hint="eastAsia"/>
          <w:rtl/>
        </w:rPr>
        <w:t>כ</w:t>
      </w:r>
      <w:r w:rsidRPr="005B5D28">
        <w:rPr>
          <w:rFonts w:hint="cs"/>
          <w:rtl/>
        </w:rPr>
        <w:t xml:space="preserve">מו </w:t>
      </w:r>
      <w:r w:rsidRPr="005B5D28">
        <w:rPr>
          <w:rFonts w:hint="eastAsia"/>
          <w:rtl/>
        </w:rPr>
        <w:t>שרצית</w:t>
      </w:r>
      <w:r w:rsidRPr="005B5D28">
        <w:rPr>
          <w:rtl/>
        </w:rPr>
        <w:t xml:space="preserve">, </w:t>
      </w:r>
      <w:r w:rsidRPr="005B5D28">
        <w:rPr>
          <w:rFonts w:hint="eastAsia"/>
          <w:rtl/>
        </w:rPr>
        <w:t>אף</w:t>
      </w:r>
      <w:r w:rsidRPr="005B5D28">
        <w:rPr>
          <w:rtl/>
        </w:rPr>
        <w:t xml:space="preserve"> </w:t>
      </w:r>
      <w:r w:rsidRPr="005B5D28">
        <w:rPr>
          <w:rFonts w:hint="eastAsia"/>
          <w:rtl/>
        </w:rPr>
        <w:t>אחד</w:t>
      </w:r>
      <w:r w:rsidRPr="005B5D28">
        <w:rPr>
          <w:rtl/>
        </w:rPr>
        <w:t xml:space="preserve"> </w:t>
      </w:r>
      <w:r w:rsidRPr="005B5D28">
        <w:rPr>
          <w:rFonts w:hint="eastAsia"/>
          <w:rtl/>
        </w:rPr>
        <w:t>לא</w:t>
      </w:r>
      <w:r w:rsidRPr="005B5D28">
        <w:rPr>
          <w:rtl/>
        </w:rPr>
        <w:t xml:space="preserve"> </w:t>
      </w:r>
      <w:r w:rsidRPr="005B5D28">
        <w:rPr>
          <w:rFonts w:hint="eastAsia"/>
          <w:rtl/>
        </w:rPr>
        <w:t>היה</w:t>
      </w:r>
      <w:r w:rsidRPr="005B5D28">
        <w:rPr>
          <w:rtl/>
        </w:rPr>
        <w:t xml:space="preserve"> </w:t>
      </w:r>
      <w:r w:rsidRPr="005B5D28">
        <w:rPr>
          <w:rFonts w:hint="eastAsia"/>
          <w:rtl/>
        </w:rPr>
        <w:t>בא</w:t>
      </w:r>
      <w:r w:rsidRPr="005B5D28">
        <w:rPr>
          <w:rtl/>
        </w:rPr>
        <w:t xml:space="preserve"> </w:t>
      </w:r>
      <w:r w:rsidRPr="005B5D28">
        <w:rPr>
          <w:rFonts w:hint="eastAsia"/>
          <w:rtl/>
        </w:rPr>
        <w:t>לחלץ</w:t>
      </w:r>
      <w:r w:rsidRPr="005B5D28">
        <w:rPr>
          <w:rtl/>
        </w:rPr>
        <w:t xml:space="preserve"> </w:t>
      </w:r>
      <w:r w:rsidRPr="005B5D28">
        <w:rPr>
          <w:rFonts w:hint="eastAsia"/>
          <w:rtl/>
        </w:rPr>
        <w:t>אותנו</w:t>
      </w:r>
      <w:r w:rsidRPr="005B5D28">
        <w:rPr>
          <w:rtl/>
        </w:rPr>
        <w:t xml:space="preserve">?" סער אמר לו </w:t>
      </w:r>
      <w:del w:id="26" w:author="admin" w:date="2018-08-14T00:58:00Z">
        <w:r w:rsidRPr="005B5D28" w:rsidDel="008F671A">
          <w:rPr>
            <w:rtl/>
          </w:rPr>
          <w:delText>כשהם הגיעו למטה ומצאו שולחן בעמידה</w:delText>
        </w:r>
      </w:del>
      <w:ins w:id="27" w:author="admin" w:date="2018-08-14T00:58:00Z">
        <w:r w:rsidRPr="005B5D28">
          <w:rPr>
            <w:rFonts w:hint="cs"/>
            <w:rtl/>
          </w:rPr>
          <w:t>כשעמדו</w:t>
        </w:r>
      </w:ins>
      <w:r w:rsidRPr="005B5D28">
        <w:rPr>
          <w:rFonts w:hint="cs"/>
          <w:rtl/>
        </w:rPr>
        <w:t xml:space="preserve"> </w:t>
      </w:r>
      <w:r w:rsidRPr="005B5D28">
        <w:rPr>
          <w:rtl/>
        </w:rPr>
        <w:t>מחוץ לפ</w:t>
      </w:r>
      <w:r w:rsidRPr="005B5D28">
        <w:rPr>
          <w:rFonts w:hint="eastAsia"/>
          <w:rtl/>
        </w:rPr>
        <w:t>ונדק</w:t>
      </w:r>
      <w:r w:rsidRPr="005B5D28">
        <w:rPr>
          <w:rtl/>
        </w:rPr>
        <w:t xml:space="preserve"> עמוס. </w:t>
      </w:r>
      <w:r w:rsidRPr="005B5D28">
        <w:rPr>
          <w:rFonts w:hint="eastAsia"/>
          <w:rtl/>
        </w:rPr>
        <w:t>אלכס</w:t>
      </w:r>
      <w:r w:rsidRPr="005B5D28">
        <w:rPr>
          <w:rtl/>
        </w:rPr>
        <w:t xml:space="preserve"> </w:t>
      </w:r>
      <w:r w:rsidRPr="005B5D28">
        <w:rPr>
          <w:rFonts w:hint="cs"/>
          <w:rtl/>
        </w:rPr>
        <w:t>חיפש</w:t>
      </w:r>
      <w:r w:rsidRPr="005B5D28">
        <w:rPr>
          <w:rtl/>
        </w:rPr>
        <w:t xml:space="preserve"> מישהו שיקנה להם בירה, עד שמארק הזכיר לו שהוא </w:t>
      </w:r>
      <w:r w:rsidRPr="005B5D28">
        <w:rPr>
          <w:rFonts w:hint="eastAsia"/>
          <w:rtl/>
        </w:rPr>
        <w:t>עבר</w:t>
      </w:r>
      <w:r w:rsidRPr="005B5D28">
        <w:rPr>
          <w:rtl/>
        </w:rPr>
        <w:t xml:space="preserve"> כבר בכמה חודשים את גיל השתייה המינימלי בצרפת</w:t>
      </w:r>
      <w:ins w:id="28" w:author="admin" w:date="2018-08-14T00:58:00Z">
        <w:r w:rsidRPr="005B5D28">
          <w:rPr>
            <w:rFonts w:hint="cs"/>
            <w:rtl/>
          </w:rPr>
          <w:t>.</w:t>
        </w:r>
      </w:ins>
      <w:r>
        <w:rPr>
          <w:rFonts w:hint="cs"/>
          <w:rtl/>
        </w:rPr>
        <w:t>,</w:t>
      </w:r>
      <w:del w:id="29" w:author="admin" w:date="2018-08-14T00:58:00Z">
        <w:r w:rsidRPr="005B5D28" w:rsidDel="008F671A">
          <w:rPr>
            <w:rtl/>
          </w:rPr>
          <w:delText xml:space="preserve"> </w:delText>
        </w:r>
        <w:r w:rsidRPr="005B5D28" w:rsidDel="008F671A">
          <w:rPr>
            <w:rFonts w:hint="eastAsia"/>
            <w:rtl/>
          </w:rPr>
          <w:delText>זה</w:delText>
        </w:r>
        <w:r w:rsidRPr="005B5D28" w:rsidDel="008F671A">
          <w:rPr>
            <w:rtl/>
          </w:rPr>
          <w:delText xml:space="preserve"> </w:delText>
        </w:r>
        <w:r w:rsidRPr="005B5D28" w:rsidDel="008F671A">
          <w:rPr>
            <w:rFonts w:hint="eastAsia"/>
            <w:rtl/>
          </w:rPr>
          <w:delText>היה</w:delText>
        </w:r>
        <w:r w:rsidRPr="005B5D28" w:rsidDel="008F671A">
          <w:rPr>
            <w:rtl/>
          </w:rPr>
          <w:delText xml:space="preserve"> </w:delText>
        </w:r>
        <w:r w:rsidRPr="005B5D28" w:rsidDel="008F671A">
          <w:rPr>
            <w:rFonts w:hint="eastAsia"/>
            <w:rtl/>
          </w:rPr>
          <w:delText>משעשע</w:delText>
        </w:r>
        <w:r w:rsidRPr="005B5D28" w:rsidDel="008F671A">
          <w:rPr>
            <w:rtl/>
          </w:rPr>
          <w:delText xml:space="preserve"> </w:delText>
        </w:r>
        <w:r w:rsidRPr="005B5D28" w:rsidDel="008F671A">
          <w:rPr>
            <w:rFonts w:hint="eastAsia"/>
            <w:rtl/>
          </w:rPr>
          <w:delText>ביותר</w:delText>
        </w:r>
        <w:r w:rsidRPr="005B5D28" w:rsidDel="008F671A">
          <w:rPr>
            <w:rtl/>
          </w:rPr>
          <w:delText xml:space="preserve">, </w:delText>
        </w:r>
        <w:r w:rsidRPr="005B5D28" w:rsidDel="008F671A">
          <w:rPr>
            <w:rFonts w:hint="eastAsia"/>
            <w:rtl/>
          </w:rPr>
          <w:delText>כשקנה</w:delText>
        </w:r>
        <w:r w:rsidRPr="005B5D28" w:rsidDel="008F671A">
          <w:rPr>
            <w:rtl/>
          </w:rPr>
          <w:delText xml:space="preserve"> </w:delText>
        </w:r>
        <w:r w:rsidRPr="005B5D28" w:rsidDel="008F671A">
          <w:rPr>
            <w:rFonts w:hint="eastAsia"/>
            <w:rtl/>
          </w:rPr>
          <w:delText>לכולם</w:delText>
        </w:r>
        <w:r w:rsidRPr="005B5D28" w:rsidDel="008F671A">
          <w:rPr>
            <w:rtl/>
          </w:rPr>
          <w:delText xml:space="preserve"> ו</w:delText>
        </w:r>
      </w:del>
      <w:r w:rsidRPr="005B5D28">
        <w:rPr>
          <w:rtl/>
        </w:rPr>
        <w:t xml:space="preserve">לראשונה בחייו </w:t>
      </w:r>
      <w:r w:rsidRPr="005B5D28">
        <w:rPr>
          <w:rFonts w:hint="cs"/>
          <w:rtl/>
        </w:rPr>
        <w:t xml:space="preserve">קנה לכולם </w:t>
      </w:r>
      <w:r w:rsidRPr="005B5D28">
        <w:rPr>
          <w:rFonts w:hint="eastAsia"/>
          <w:rtl/>
        </w:rPr>
        <w:t>בירה</w:t>
      </w:r>
      <w:r w:rsidRPr="005B5D28">
        <w:rPr>
          <w:rtl/>
        </w:rPr>
        <w:t xml:space="preserve"> באופן חוקי.</w:t>
      </w:r>
    </w:p>
    <w:p w14:paraId="71C82C65" w14:textId="77777777" w:rsidR="00F13718" w:rsidRPr="005B5D28" w:rsidRDefault="00F13718" w:rsidP="00F13718">
      <w:pPr>
        <w:rPr>
          <w:rtl/>
        </w:rPr>
      </w:pPr>
      <w:r w:rsidRPr="005B5D28">
        <w:rPr>
          <w:rtl/>
        </w:rPr>
        <w:t xml:space="preserve">"השבילים הלא מסומנים יותר מעניינים, והם </w:t>
      </w:r>
      <w:r w:rsidRPr="005B5D28">
        <w:rPr>
          <w:rFonts w:hint="eastAsia"/>
          <w:rtl/>
        </w:rPr>
        <w:t>מכוסים</w:t>
      </w:r>
      <w:r w:rsidRPr="005B5D28">
        <w:rPr>
          <w:rtl/>
        </w:rPr>
        <w:t xml:space="preserve"> </w:t>
      </w:r>
      <w:r w:rsidRPr="005B5D28">
        <w:rPr>
          <w:rFonts w:hint="eastAsia"/>
          <w:rtl/>
        </w:rPr>
        <w:t>בשלג</w:t>
      </w:r>
      <w:r w:rsidRPr="005B5D28">
        <w:rPr>
          <w:rtl/>
        </w:rPr>
        <w:t xml:space="preserve"> </w:t>
      </w:r>
      <w:r w:rsidRPr="005B5D28">
        <w:rPr>
          <w:rFonts w:hint="eastAsia"/>
          <w:rtl/>
        </w:rPr>
        <w:t>אבקתי</w:t>
      </w:r>
      <w:r w:rsidRPr="005B5D28">
        <w:rPr>
          <w:rtl/>
        </w:rPr>
        <w:t>. בטח בקנדה אתרי הסקי עצומים ו</w:t>
      </w:r>
      <w:r w:rsidRPr="005B5D28">
        <w:rPr>
          <w:rFonts w:hint="eastAsia"/>
          <w:rtl/>
        </w:rPr>
        <w:t>מכוסים</w:t>
      </w:r>
      <w:r w:rsidRPr="005B5D28">
        <w:rPr>
          <w:rtl/>
        </w:rPr>
        <w:t xml:space="preserve"> שלג </w:t>
      </w:r>
      <w:r w:rsidRPr="005B5D28">
        <w:rPr>
          <w:rFonts w:hint="eastAsia"/>
          <w:rtl/>
        </w:rPr>
        <w:t>טרי</w:t>
      </w:r>
      <w:r w:rsidRPr="005B5D28">
        <w:rPr>
          <w:rtl/>
        </w:rPr>
        <w:t xml:space="preserve">, </w:t>
      </w:r>
      <w:r w:rsidRPr="005B5D28">
        <w:rPr>
          <w:rFonts w:hint="eastAsia"/>
          <w:rtl/>
        </w:rPr>
        <w:t>פה</w:t>
      </w:r>
      <w:r>
        <w:rPr>
          <w:rtl/>
        </w:rPr>
        <w:t xml:space="preserve"> הכול </w:t>
      </w:r>
      <w:r w:rsidRPr="005B5D28">
        <w:rPr>
          <w:rFonts w:hint="eastAsia"/>
          <w:rtl/>
        </w:rPr>
        <w:t>צפוף</w:t>
      </w:r>
      <w:r>
        <w:rPr>
          <w:rtl/>
        </w:rPr>
        <w:t xml:space="preserve"> מאוד.</w:t>
      </w:r>
      <w:r w:rsidRPr="005B5D28">
        <w:rPr>
          <w:rtl/>
        </w:rPr>
        <w:t>"</w:t>
      </w:r>
    </w:p>
    <w:p w14:paraId="275C1F32" w14:textId="77777777" w:rsidR="00F13718" w:rsidRPr="005B5D28" w:rsidRDefault="00F13718" w:rsidP="00F13718">
      <w:pPr>
        <w:rPr>
          <w:rtl/>
        </w:rPr>
      </w:pPr>
      <w:r w:rsidRPr="005B5D28">
        <w:rPr>
          <w:rtl/>
        </w:rPr>
        <w:lastRenderedPageBreak/>
        <w:t xml:space="preserve">"נראה </w:t>
      </w:r>
      <w:r w:rsidRPr="005B5D28">
        <w:rPr>
          <w:rFonts w:hint="eastAsia"/>
          <w:rtl/>
        </w:rPr>
        <w:t>לי</w:t>
      </w:r>
      <w:r w:rsidRPr="005B5D28">
        <w:rPr>
          <w:rtl/>
        </w:rPr>
        <w:t xml:space="preserve"> </w:t>
      </w:r>
      <w:r w:rsidRPr="005B5D28">
        <w:rPr>
          <w:rFonts w:hint="eastAsia"/>
          <w:rtl/>
        </w:rPr>
        <w:t>שאנחנו</w:t>
      </w:r>
      <w:r w:rsidRPr="005B5D28">
        <w:rPr>
          <w:rtl/>
        </w:rPr>
        <w:t xml:space="preserve"> </w:t>
      </w:r>
      <w:r w:rsidRPr="005B5D28">
        <w:rPr>
          <w:rFonts w:hint="eastAsia"/>
          <w:rtl/>
        </w:rPr>
        <w:t>נמצאים</w:t>
      </w:r>
      <w:r w:rsidRPr="005B5D28">
        <w:rPr>
          <w:rtl/>
        </w:rPr>
        <w:t xml:space="preserve"> </w:t>
      </w:r>
      <w:r w:rsidRPr="005B5D28">
        <w:rPr>
          <w:rFonts w:hint="eastAsia"/>
          <w:rtl/>
        </w:rPr>
        <w:t>באתר</w:t>
      </w:r>
      <w:r w:rsidRPr="005B5D28">
        <w:rPr>
          <w:rtl/>
        </w:rPr>
        <w:t xml:space="preserve"> </w:t>
      </w:r>
      <w:r w:rsidRPr="005B5D28">
        <w:rPr>
          <w:rFonts w:hint="eastAsia"/>
          <w:rtl/>
        </w:rPr>
        <w:t>הסקי</w:t>
      </w:r>
      <w:r w:rsidRPr="005B5D28">
        <w:rPr>
          <w:rtl/>
        </w:rPr>
        <w:t xml:space="preserve"> </w:t>
      </w:r>
      <w:r w:rsidRPr="005B5D28">
        <w:rPr>
          <w:rFonts w:hint="eastAsia"/>
          <w:rtl/>
        </w:rPr>
        <w:t>הגדול</w:t>
      </w:r>
      <w:r w:rsidRPr="005B5D28">
        <w:rPr>
          <w:rtl/>
        </w:rPr>
        <w:t xml:space="preserve"> </w:t>
      </w:r>
      <w:r w:rsidRPr="005B5D28">
        <w:rPr>
          <w:rFonts w:hint="eastAsia"/>
          <w:rtl/>
        </w:rPr>
        <w:t>בעולם</w:t>
      </w:r>
      <w:r w:rsidRPr="005B5D28">
        <w:rPr>
          <w:rtl/>
        </w:rPr>
        <w:t xml:space="preserve">," </w:t>
      </w:r>
      <w:r w:rsidRPr="005B5D28">
        <w:rPr>
          <w:rFonts w:hint="eastAsia"/>
          <w:rtl/>
        </w:rPr>
        <w:t>מארק</w:t>
      </w:r>
      <w:r w:rsidRPr="005B5D28">
        <w:rPr>
          <w:rtl/>
        </w:rPr>
        <w:t xml:space="preserve"> </w:t>
      </w:r>
      <w:r w:rsidRPr="005B5D28">
        <w:rPr>
          <w:rFonts w:hint="eastAsia"/>
          <w:rtl/>
        </w:rPr>
        <w:t>העיר</w:t>
      </w:r>
      <w:r w:rsidRPr="005B5D28">
        <w:rPr>
          <w:rtl/>
        </w:rPr>
        <w:t xml:space="preserve">, " מאות קילומטרים של מסלולים. </w:t>
      </w:r>
      <w:r w:rsidRPr="005B5D28">
        <w:rPr>
          <w:rFonts w:hint="eastAsia"/>
          <w:rtl/>
        </w:rPr>
        <w:t>ובכלל</w:t>
      </w:r>
      <w:r w:rsidRPr="005B5D28">
        <w:rPr>
          <w:rtl/>
        </w:rPr>
        <w:t xml:space="preserve"> </w:t>
      </w:r>
      <w:r w:rsidRPr="005B5D28">
        <w:rPr>
          <w:rFonts w:hint="eastAsia"/>
          <w:rtl/>
        </w:rPr>
        <w:t>לא</w:t>
      </w:r>
      <w:r w:rsidRPr="005B5D28">
        <w:rPr>
          <w:rtl/>
        </w:rPr>
        <w:t xml:space="preserve"> </w:t>
      </w:r>
      <w:r w:rsidRPr="005B5D28">
        <w:rPr>
          <w:rFonts w:hint="eastAsia"/>
          <w:rtl/>
        </w:rPr>
        <w:t>צפוף</w:t>
      </w:r>
      <w:r w:rsidRPr="005B5D28">
        <w:rPr>
          <w:rtl/>
        </w:rPr>
        <w:t>."</w:t>
      </w:r>
    </w:p>
    <w:p w14:paraId="1425886D" w14:textId="77777777" w:rsidR="00F13718" w:rsidRPr="005B5D28" w:rsidDel="008F671A" w:rsidRDefault="00F13718" w:rsidP="00F13718">
      <w:pPr>
        <w:rPr>
          <w:del w:id="30" w:author="admin" w:date="2018-08-14T00:59:00Z"/>
          <w:rtl/>
        </w:rPr>
      </w:pPr>
      <w:r w:rsidRPr="005B5D28">
        <w:rPr>
          <w:rtl/>
        </w:rPr>
        <w:t xml:space="preserve">"אלכס, </w:t>
      </w:r>
      <w:r w:rsidRPr="005B5D28">
        <w:rPr>
          <w:rFonts w:hint="eastAsia"/>
          <w:rtl/>
        </w:rPr>
        <w:t>השבילים</w:t>
      </w:r>
      <w:r w:rsidRPr="005B5D28">
        <w:rPr>
          <w:rtl/>
        </w:rPr>
        <w:t xml:space="preserve"> הלא מסומנים </w:t>
      </w:r>
      <w:r w:rsidRPr="005B5D28">
        <w:rPr>
          <w:rFonts w:hint="eastAsia"/>
          <w:rtl/>
        </w:rPr>
        <w:t>מסוכנים</w:t>
      </w:r>
      <w:r>
        <w:rPr>
          <w:rtl/>
        </w:rPr>
        <w:t xml:space="preserve"> מאוד,</w:t>
      </w:r>
      <w:r w:rsidRPr="005B5D28">
        <w:rPr>
          <w:rtl/>
        </w:rPr>
        <w:t>" יסמין אמרה</w:t>
      </w:r>
      <w:del w:id="31" w:author="admin" w:date="2018-08-14T00:59:00Z">
        <w:r w:rsidRPr="005B5D28" w:rsidDel="008F671A">
          <w:rPr>
            <w:rtl/>
          </w:rPr>
          <w:delText xml:space="preserve">, </w:delText>
        </w:r>
      </w:del>
    </w:p>
    <w:p w14:paraId="7EEF671B" w14:textId="77777777" w:rsidR="00F13718" w:rsidRPr="005B5D28" w:rsidRDefault="00F13718" w:rsidP="00F13718">
      <w:pPr>
        <w:rPr>
          <w:rtl/>
        </w:rPr>
      </w:pPr>
      <w:del w:id="32" w:author="admin" w:date="2018-08-14T00:59:00Z">
        <w:r w:rsidRPr="005B5D28" w:rsidDel="008F671A">
          <w:rPr>
            <w:rFonts w:hint="eastAsia"/>
            <w:rtl/>
          </w:rPr>
          <w:delText>עד</w:delText>
        </w:r>
        <w:r w:rsidRPr="005B5D28" w:rsidDel="008F671A">
          <w:rPr>
            <w:rtl/>
          </w:rPr>
          <w:delText xml:space="preserve"> אותו רגע </w:delText>
        </w:r>
        <w:r w:rsidRPr="005B5D28" w:rsidDel="008F671A">
          <w:rPr>
            <w:rFonts w:hint="eastAsia"/>
            <w:rtl/>
          </w:rPr>
          <w:delText>הוא</w:delText>
        </w:r>
        <w:r w:rsidRPr="005B5D28" w:rsidDel="008F671A">
          <w:rPr>
            <w:rtl/>
          </w:rPr>
          <w:delText xml:space="preserve"> </w:delText>
        </w:r>
        <w:r w:rsidRPr="005B5D28" w:rsidDel="008F671A">
          <w:rPr>
            <w:rFonts w:hint="eastAsia"/>
            <w:rtl/>
          </w:rPr>
          <w:delText>שקל</w:delText>
        </w:r>
        <w:r w:rsidRPr="005B5D28" w:rsidDel="008F671A">
          <w:rPr>
            <w:rtl/>
          </w:rPr>
          <w:delText xml:space="preserve"> </w:delText>
        </w:r>
        <w:r w:rsidRPr="005B5D28" w:rsidDel="008F671A">
          <w:rPr>
            <w:rFonts w:hint="eastAsia"/>
            <w:rtl/>
          </w:rPr>
          <w:delText>האם</w:delText>
        </w:r>
        <w:r w:rsidRPr="005B5D28" w:rsidDel="008F671A">
          <w:rPr>
            <w:rtl/>
          </w:rPr>
          <w:delText xml:space="preserve"> </w:delText>
        </w:r>
        <w:r w:rsidRPr="005B5D28" w:rsidDel="008F671A">
          <w:rPr>
            <w:rFonts w:hint="eastAsia"/>
            <w:rtl/>
          </w:rPr>
          <w:delText>כדאי</w:delText>
        </w:r>
        <w:r w:rsidRPr="005B5D28" w:rsidDel="008F671A">
          <w:rPr>
            <w:rtl/>
          </w:rPr>
          <w:delText xml:space="preserve"> להירשם לקורס הזה, כי ההסתברות לשבירת עצמות </w:delText>
        </w:r>
      </w:del>
      <w:r>
        <w:rPr>
          <w:rtl/>
        </w:rPr>
        <w:t>הייתה</w:t>
      </w:r>
      <w:del w:id="33" w:author="admin" w:date="2018-08-14T00:59:00Z">
        <w:r w:rsidRPr="005B5D28" w:rsidDel="008F671A">
          <w:rPr>
            <w:rtl/>
          </w:rPr>
          <w:delText xml:space="preserve"> רצינית וקיימת, </w:delText>
        </w:r>
        <w:r w:rsidRPr="005B5D28" w:rsidDel="008F671A">
          <w:rPr>
            <w:rFonts w:hint="eastAsia"/>
            <w:rtl/>
          </w:rPr>
          <w:delText>אבל</w:delText>
        </w:r>
        <w:r w:rsidRPr="005B5D28" w:rsidDel="008F671A">
          <w:rPr>
            <w:rtl/>
          </w:rPr>
          <w:delText xml:space="preserve"> </w:delText>
        </w:r>
        <w:r w:rsidRPr="005B5D28" w:rsidDel="008F671A">
          <w:rPr>
            <w:rFonts w:hint="eastAsia"/>
            <w:rtl/>
          </w:rPr>
          <w:delText>באותו</w:delText>
        </w:r>
        <w:r w:rsidRPr="005B5D28" w:rsidDel="008F671A">
          <w:rPr>
            <w:rtl/>
          </w:rPr>
          <w:delText xml:space="preserve"> </w:delText>
        </w:r>
        <w:r w:rsidRPr="005B5D28" w:rsidDel="008F671A">
          <w:rPr>
            <w:rFonts w:hint="eastAsia"/>
            <w:rtl/>
          </w:rPr>
          <w:delText>רגע</w:delText>
        </w:r>
        <w:r w:rsidRPr="005B5D28" w:rsidDel="008F671A">
          <w:rPr>
            <w:rtl/>
          </w:rPr>
          <w:delText xml:space="preserve"> </w:delText>
        </w:r>
        <w:r w:rsidRPr="005B5D28" w:rsidDel="008F671A">
          <w:rPr>
            <w:rFonts w:hint="eastAsia"/>
            <w:rtl/>
          </w:rPr>
          <w:delText>הוא</w:delText>
        </w:r>
        <w:r w:rsidRPr="005B5D28" w:rsidDel="008F671A">
          <w:rPr>
            <w:rtl/>
          </w:rPr>
          <w:delText xml:space="preserve"> </w:delText>
        </w:r>
        <w:r w:rsidRPr="005B5D28" w:rsidDel="008F671A">
          <w:rPr>
            <w:rFonts w:hint="eastAsia"/>
            <w:rtl/>
          </w:rPr>
          <w:delText>ראה</w:delText>
        </w:r>
        <w:r w:rsidRPr="005B5D28" w:rsidDel="008F671A">
          <w:rPr>
            <w:rtl/>
          </w:rPr>
          <w:delText xml:space="preserve"> </w:delText>
        </w:r>
        <w:r w:rsidRPr="005B5D28" w:rsidDel="008F671A">
          <w:rPr>
            <w:rFonts w:hint="eastAsia"/>
            <w:rtl/>
          </w:rPr>
          <w:delText>את</w:delText>
        </w:r>
        <w:r w:rsidRPr="005B5D28" w:rsidDel="008F671A">
          <w:rPr>
            <w:rtl/>
          </w:rPr>
          <w:delText xml:space="preserve"> </w:delText>
        </w:r>
        <w:r w:rsidRPr="005B5D28" w:rsidDel="008F671A">
          <w:rPr>
            <w:rFonts w:hint="eastAsia"/>
            <w:rtl/>
          </w:rPr>
          <w:delText>אחד</w:delText>
        </w:r>
        <w:r w:rsidRPr="005B5D28" w:rsidDel="008F671A">
          <w:rPr>
            <w:rtl/>
          </w:rPr>
          <w:delText xml:space="preserve"> </w:delText>
        </w:r>
        <w:r w:rsidRPr="005B5D28" w:rsidDel="008F671A">
          <w:rPr>
            <w:rFonts w:hint="eastAsia"/>
            <w:rtl/>
          </w:rPr>
          <w:delText>המדריכים</w:delText>
        </w:r>
        <w:r w:rsidRPr="005B5D28" w:rsidDel="008F671A">
          <w:rPr>
            <w:rtl/>
          </w:rPr>
          <w:delText xml:space="preserve">, </w:delText>
        </w:r>
        <w:r w:rsidRPr="005B5D28" w:rsidDel="008F671A">
          <w:rPr>
            <w:rFonts w:hint="eastAsia"/>
            <w:rtl/>
          </w:rPr>
          <w:delText>והלך</w:delText>
        </w:r>
        <w:r w:rsidRPr="005B5D28" w:rsidDel="008F671A">
          <w:rPr>
            <w:rtl/>
          </w:rPr>
          <w:delText xml:space="preserve"> </w:delText>
        </w:r>
        <w:r w:rsidRPr="005B5D28" w:rsidDel="008F671A">
          <w:rPr>
            <w:rFonts w:hint="eastAsia"/>
            <w:rtl/>
          </w:rPr>
          <w:delText>לדבר</w:delText>
        </w:r>
        <w:r w:rsidRPr="005B5D28" w:rsidDel="008F671A">
          <w:rPr>
            <w:rtl/>
          </w:rPr>
          <w:delText xml:space="preserve"> </w:delText>
        </w:r>
        <w:r w:rsidRPr="005B5D28" w:rsidDel="008F671A">
          <w:rPr>
            <w:rFonts w:hint="eastAsia"/>
            <w:rtl/>
          </w:rPr>
          <w:delText>איתו</w:delText>
        </w:r>
        <w:r w:rsidRPr="005B5D28" w:rsidDel="008F671A">
          <w:rPr>
            <w:rtl/>
          </w:rPr>
          <w:delText>.</w:delText>
        </w:r>
      </w:del>
      <w:ins w:id="34" w:author="admin" w:date="2018-08-14T00:59:00Z">
        <w:r w:rsidRPr="005B5D28">
          <w:rPr>
            <w:rFonts w:hint="cs"/>
            <w:rtl/>
          </w:rPr>
          <w:t xml:space="preserve"> </w:t>
        </w:r>
      </w:ins>
    </w:p>
    <w:p w14:paraId="415368C6" w14:textId="77777777" w:rsidR="00F13718" w:rsidRPr="005B5D28" w:rsidRDefault="00F13718" w:rsidP="00F13718">
      <w:pPr>
        <w:rPr>
          <w:rtl/>
        </w:rPr>
      </w:pPr>
      <w:ins w:id="35" w:author="admin" w:date="2018-08-14T00:59:00Z">
        <w:r w:rsidRPr="005B5D28">
          <w:rPr>
            <w:rFonts w:hint="cs"/>
            <w:rtl/>
          </w:rPr>
          <w:t xml:space="preserve">אבל </w:t>
        </w:r>
      </w:ins>
      <w:r w:rsidRPr="005B5D28">
        <w:rPr>
          <w:rFonts w:hint="eastAsia"/>
          <w:rtl/>
        </w:rPr>
        <w:t>מאז</w:t>
      </w:r>
      <w:r w:rsidRPr="005B5D28">
        <w:rPr>
          <w:rtl/>
        </w:rPr>
        <w:t xml:space="preserve"> ועד סוף החופשה הוא נעלם </w:t>
      </w:r>
      <w:r w:rsidRPr="005B5D28">
        <w:rPr>
          <w:rFonts w:hint="eastAsia"/>
          <w:rtl/>
        </w:rPr>
        <w:t>ב</w:t>
      </w:r>
      <w:r>
        <w:rPr>
          <w:rFonts w:hint="eastAsia"/>
          <w:rtl/>
        </w:rPr>
        <w:t>אזור</w:t>
      </w:r>
      <w:r w:rsidRPr="005B5D28">
        <w:rPr>
          <w:rtl/>
        </w:rPr>
        <w:t xml:space="preserve"> </w:t>
      </w:r>
      <w:r w:rsidRPr="005B5D28">
        <w:rPr>
          <w:rFonts w:hint="eastAsia"/>
          <w:rtl/>
        </w:rPr>
        <w:t>המקפצות</w:t>
      </w:r>
      <w:r w:rsidRPr="005B5D28">
        <w:rPr>
          <w:rtl/>
        </w:rPr>
        <w:t xml:space="preserve">, ומכיוון </w:t>
      </w:r>
      <w:r w:rsidRPr="005B5D28">
        <w:rPr>
          <w:rFonts w:hint="eastAsia"/>
          <w:rtl/>
        </w:rPr>
        <w:t>שההדרכות</w:t>
      </w:r>
      <w:r w:rsidRPr="005B5D28">
        <w:rPr>
          <w:rtl/>
        </w:rPr>
        <w:t xml:space="preserve"> </w:t>
      </w:r>
      <w:r w:rsidRPr="005B5D28">
        <w:rPr>
          <w:rFonts w:hint="eastAsia"/>
          <w:rtl/>
        </w:rPr>
        <w:t>היו</w:t>
      </w:r>
      <w:r w:rsidRPr="005B5D28">
        <w:rPr>
          <w:rtl/>
        </w:rPr>
        <w:t xml:space="preserve"> </w:t>
      </w:r>
      <w:r w:rsidRPr="005B5D28">
        <w:rPr>
          <w:rFonts w:hint="eastAsia"/>
          <w:rtl/>
        </w:rPr>
        <w:t>יקרות</w:t>
      </w:r>
      <w:r w:rsidRPr="005B5D28">
        <w:rPr>
          <w:rtl/>
        </w:rPr>
        <w:t xml:space="preserve"> ו</w:t>
      </w:r>
      <w:r w:rsidRPr="005B5D28">
        <w:rPr>
          <w:rFonts w:hint="eastAsia"/>
          <w:rtl/>
        </w:rPr>
        <w:t>כספו</w:t>
      </w:r>
      <w:r w:rsidRPr="005B5D28">
        <w:rPr>
          <w:rtl/>
        </w:rPr>
        <w:t xml:space="preserve"> נגמר, הוא עבר לישון בחדר האחורי של </w:t>
      </w:r>
      <w:r w:rsidRPr="005B5D28">
        <w:rPr>
          <w:rFonts w:hint="cs"/>
          <w:rtl/>
        </w:rPr>
        <w:t>ה</w:t>
      </w:r>
      <w:r w:rsidRPr="005B5D28">
        <w:rPr>
          <w:rtl/>
        </w:rPr>
        <w:t xml:space="preserve">פונדק, ומצא </w:t>
      </w:r>
      <w:r w:rsidRPr="005B5D28">
        <w:rPr>
          <w:rFonts w:hint="eastAsia"/>
          <w:rtl/>
        </w:rPr>
        <w:t>בחורה</w:t>
      </w:r>
      <w:r w:rsidRPr="005B5D28">
        <w:rPr>
          <w:rtl/>
        </w:rPr>
        <w:t xml:space="preserve"> </w:t>
      </w:r>
      <w:r w:rsidRPr="005B5D28">
        <w:rPr>
          <w:rFonts w:hint="eastAsia"/>
          <w:rtl/>
        </w:rPr>
        <w:t>צרפתייה</w:t>
      </w:r>
      <w:r w:rsidRPr="005B5D28">
        <w:rPr>
          <w:rtl/>
        </w:rPr>
        <w:t xml:space="preserve"> שתפסה את מקומו </w:t>
      </w:r>
      <w:r w:rsidRPr="005B5D28">
        <w:rPr>
          <w:rFonts w:hint="eastAsia"/>
          <w:rtl/>
        </w:rPr>
        <w:t>בחדרם</w:t>
      </w:r>
      <w:r w:rsidRPr="005B5D28">
        <w:rPr>
          <w:rtl/>
        </w:rPr>
        <w:t>.</w:t>
      </w:r>
    </w:p>
    <w:p w14:paraId="37E75869" w14:textId="77777777" w:rsidR="00F13718" w:rsidRPr="005B5D28" w:rsidRDefault="00F13718" w:rsidP="00F13718">
      <w:pPr>
        <w:rPr>
          <w:rtl/>
        </w:rPr>
      </w:pPr>
      <w:r w:rsidRPr="005B5D28">
        <w:rPr>
          <w:rFonts w:hint="eastAsia"/>
          <w:rtl/>
        </w:rPr>
        <w:t>יסמין</w:t>
      </w:r>
      <w:r w:rsidRPr="005B5D28">
        <w:rPr>
          <w:rtl/>
        </w:rPr>
        <w:t xml:space="preserve"> לא </w:t>
      </w:r>
      <w:r>
        <w:rPr>
          <w:rtl/>
        </w:rPr>
        <w:t>הייתה</w:t>
      </w:r>
      <w:r w:rsidRPr="005B5D28">
        <w:rPr>
          <w:rtl/>
        </w:rPr>
        <w:t xml:space="preserve"> </w:t>
      </w:r>
      <w:r w:rsidRPr="005B5D28">
        <w:rPr>
          <w:rFonts w:hint="eastAsia"/>
          <w:rtl/>
        </w:rPr>
        <w:t>משוכנעת</w:t>
      </w:r>
      <w:r w:rsidRPr="005B5D28">
        <w:rPr>
          <w:rtl/>
        </w:rPr>
        <w:t xml:space="preserve"> שזאת </w:t>
      </w:r>
      <w:r>
        <w:rPr>
          <w:rtl/>
        </w:rPr>
        <w:t>הייתה</w:t>
      </w:r>
      <w:r w:rsidRPr="005B5D28">
        <w:rPr>
          <w:rtl/>
        </w:rPr>
        <w:t xml:space="preserve"> חופשה מוצלחת, אבל אלכס </w:t>
      </w:r>
      <w:r w:rsidRPr="005B5D28">
        <w:rPr>
          <w:rFonts w:hint="cs"/>
          <w:rtl/>
        </w:rPr>
        <w:t xml:space="preserve">דווקא </w:t>
      </w:r>
      <w:r w:rsidRPr="005B5D28">
        <w:rPr>
          <w:rtl/>
        </w:rPr>
        <w:t xml:space="preserve">כן: </w:t>
      </w:r>
      <w:r w:rsidRPr="005B5D28">
        <w:rPr>
          <w:rFonts w:hint="eastAsia"/>
          <w:rtl/>
        </w:rPr>
        <w:t>ביום</w:t>
      </w:r>
      <w:r w:rsidRPr="005B5D28">
        <w:rPr>
          <w:rtl/>
        </w:rPr>
        <w:t xml:space="preserve"> האחרון ה</w:t>
      </w:r>
      <w:r w:rsidRPr="005B5D28">
        <w:rPr>
          <w:rFonts w:hint="cs"/>
          <w:rtl/>
        </w:rPr>
        <w:t>צליח</w:t>
      </w:r>
      <w:r w:rsidRPr="005B5D28">
        <w:rPr>
          <w:rtl/>
        </w:rPr>
        <w:t xml:space="preserve"> ל</w:t>
      </w:r>
      <w:r w:rsidRPr="005B5D28">
        <w:rPr>
          <w:rFonts w:hint="cs"/>
          <w:rtl/>
        </w:rPr>
        <w:t>קפוץ מגובה</w:t>
      </w:r>
      <w:r w:rsidRPr="005B5D28">
        <w:rPr>
          <w:rtl/>
        </w:rPr>
        <w:t xml:space="preserve"> </w:t>
      </w:r>
      <w:r w:rsidRPr="005B5D28">
        <w:rPr>
          <w:rFonts w:hint="eastAsia"/>
          <w:rtl/>
        </w:rPr>
        <w:t>חמי</w:t>
      </w:r>
      <w:r w:rsidRPr="005B5D28">
        <w:rPr>
          <w:rtl/>
        </w:rPr>
        <w:t>שים מטר.</w:t>
      </w:r>
    </w:p>
    <w:p w14:paraId="41377DE0" w14:textId="77777777" w:rsidR="00F13718" w:rsidRPr="005B5D28" w:rsidDel="0040037C" w:rsidRDefault="00F13718" w:rsidP="00F13718">
      <w:pPr>
        <w:rPr>
          <w:rtl/>
        </w:rPr>
      </w:pPr>
      <w:r>
        <w:rPr>
          <w:rFonts w:hint="cs"/>
          <w:rtl/>
        </w:rPr>
        <w:t>]]]</w:t>
      </w:r>
    </w:p>
    <w:p w14:paraId="527D71D6" w14:textId="77777777" w:rsidR="00F13718" w:rsidRDefault="00F13718" w:rsidP="00F13718">
      <w:pPr>
        <w:pStyle w:val="Heading2"/>
        <w:rPr>
          <w:rtl/>
        </w:rPr>
      </w:pPr>
      <w:r>
        <w:rPr>
          <w:rFonts w:hint="cs"/>
          <w:rtl/>
        </w:rPr>
        <w:t>חר"פ</w:t>
      </w:r>
    </w:p>
    <w:p w14:paraId="31850206" w14:textId="77777777" w:rsidR="00F13718" w:rsidRDefault="00F13718" w:rsidP="00F13718">
      <w:pPr>
        <w:rPr>
          <w:rtl/>
        </w:rPr>
      </w:pPr>
      <w:r>
        <w:rPr>
          <w:rFonts w:hint="cs"/>
          <w:rtl/>
        </w:rPr>
        <w:t>[[</w:t>
      </w:r>
    </w:p>
    <w:p w14:paraId="56AB6D81" w14:textId="77777777" w:rsidR="00F13718" w:rsidRDefault="00F13718" w:rsidP="00F13718">
      <w:pPr>
        <w:rPr>
          <w:rtl/>
        </w:rPr>
      </w:pPr>
      <w:r>
        <w:rPr>
          <w:rFonts w:hint="cs"/>
          <w:rtl/>
        </w:rPr>
        <w:t>דימה התקשר בדחיפות. "אלכס אין לי הרבה זמן לדבר."</w:t>
      </w:r>
    </w:p>
    <w:p w14:paraId="0994D917" w14:textId="77777777" w:rsidR="00F13718" w:rsidRDefault="00F13718" w:rsidP="00F13718">
      <w:pPr>
        <w:rPr>
          <w:rtl/>
        </w:rPr>
      </w:pPr>
      <w:r>
        <w:rPr>
          <w:rFonts w:hint="cs"/>
          <w:rtl/>
        </w:rPr>
        <w:t>"אתה עדיין בכלא?"</w:t>
      </w:r>
    </w:p>
    <w:p w14:paraId="2E58F80F" w14:textId="77777777" w:rsidR="00F13718" w:rsidRDefault="00F13718" w:rsidP="00F13718">
      <w:pPr>
        <w:rPr>
          <w:rtl/>
        </w:rPr>
      </w:pPr>
      <w:r>
        <w:rPr>
          <w:rFonts w:hint="cs"/>
          <w:rtl/>
        </w:rPr>
        <w:t>"לא, לא שברתי את הרגל."</w:t>
      </w:r>
    </w:p>
    <w:p w14:paraId="263133D6" w14:textId="77777777" w:rsidR="00F13718" w:rsidRDefault="00F13718" w:rsidP="00F13718">
      <w:pPr>
        <w:rPr>
          <w:rtl/>
        </w:rPr>
      </w:pPr>
      <w:r>
        <w:rPr>
          <w:rFonts w:hint="cs"/>
          <w:rtl/>
        </w:rPr>
        <w:t>"בתי הכלא הצבאיים כל- כך נוראיים?" אלכס ממש הזדעזע. זה כמו בסדרות האמריקאיות? כזהו הצבא המוסרי בעולם?</w:t>
      </w:r>
    </w:p>
    <w:p w14:paraId="489E7128" w14:textId="77777777" w:rsidR="00F13718" w:rsidRDefault="00F13718" w:rsidP="00F13718">
      <w:pPr>
        <w:rPr>
          <w:rtl/>
        </w:rPr>
      </w:pPr>
      <w:r>
        <w:rPr>
          <w:rFonts w:hint="cs"/>
          <w:rtl/>
        </w:rPr>
        <w:t>דימה התכוון לנהל שיחה קצרה ולעניין, אבל אלכס הצחיק אותו. הוא לא היה במצב רוח ובכל זאת צחק. "לא, שברתי לעצמי. נו, השתוללתי קצת. מרגיש רע מאוד, סאשה. צריך תרופות דחוף."</w:t>
      </w:r>
    </w:p>
    <w:p w14:paraId="0167F243" w14:textId="77777777" w:rsidR="00F13718" w:rsidRDefault="00F13718" w:rsidP="00F13718">
      <w:pPr>
        <w:rPr>
          <w:rtl/>
        </w:rPr>
      </w:pPr>
      <w:r>
        <w:rPr>
          <w:rFonts w:hint="cs"/>
          <w:rtl/>
        </w:rPr>
        <w:t>"אין שם תרופות?"</w:t>
      </w:r>
    </w:p>
    <w:p w14:paraId="0BC5A8F1" w14:textId="77777777" w:rsidR="00F13718" w:rsidRDefault="00F13718" w:rsidP="00F13718">
      <w:pPr>
        <w:rPr>
          <w:rtl/>
        </w:rPr>
      </w:pPr>
      <w:r>
        <w:rPr>
          <w:rFonts w:hint="cs"/>
          <w:rtl/>
        </w:rPr>
        <w:t>"סאשה נשמה אתה אדיוט. אני בחר"פ עוד יומיים. אתה חייב לבוא לשם היום. שומע? היום. תלך ליורי, הוא יביא לך את החבילה. אתה מגיע לחר"פ, עולה קומה שלישית, יש שם עציץ לייד פינת ישיבה מברזל, תשים את זה שם."</w:t>
      </w:r>
    </w:p>
    <w:p w14:paraId="38EEECA9" w14:textId="77777777" w:rsidR="00F13718" w:rsidRDefault="00F13718" w:rsidP="00F13718">
      <w:pPr>
        <w:rPr>
          <w:rtl/>
        </w:rPr>
      </w:pPr>
      <w:r>
        <w:rPr>
          <w:rFonts w:hint="cs"/>
          <w:rtl/>
        </w:rPr>
        <w:t>"אבל איך שברת את הרגל?"</w:t>
      </w:r>
    </w:p>
    <w:p w14:paraId="40F9DCD5" w14:textId="77777777" w:rsidR="00F13718" w:rsidRDefault="00F13718" w:rsidP="00F13718">
      <w:pPr>
        <w:rPr>
          <w:rtl/>
        </w:rPr>
      </w:pPr>
      <w:r>
        <w:rPr>
          <w:rFonts w:hint="cs"/>
          <w:rtl/>
        </w:rPr>
        <w:t>"תפסיק אני לא יכול לדבר יותר, נו."</w:t>
      </w:r>
    </w:p>
    <w:p w14:paraId="4C99B9D6" w14:textId="77777777" w:rsidR="00F13718" w:rsidRDefault="00F13718" w:rsidP="00F13718">
      <w:pPr>
        <w:rPr>
          <w:rtl/>
        </w:rPr>
      </w:pPr>
      <w:r>
        <w:rPr>
          <w:rFonts w:hint="cs"/>
          <w:rtl/>
        </w:rPr>
        <w:t>הוא השתולל כשהיה בגמילה כי לא היו לו סמים.</w:t>
      </w:r>
    </w:p>
    <w:p w14:paraId="407B1425" w14:textId="77777777" w:rsidR="00F13718" w:rsidRDefault="00F13718" w:rsidP="00F13718">
      <w:pPr>
        <w:rPr>
          <w:rtl/>
        </w:rPr>
      </w:pPr>
      <w:r>
        <w:rPr>
          <w:rFonts w:hint="cs"/>
          <w:rtl/>
        </w:rPr>
        <w:t>רוב הזמן הוא היה מאוד אדיב וסבלני, רק עכשיו כשלא היו לו סמים הוא היה מעוצבן וגס רוח,</w:t>
      </w:r>
      <w:r>
        <w:t xml:space="preserve"> </w:t>
      </w:r>
      <w:r>
        <w:rPr>
          <w:rFonts w:hint="cs"/>
          <w:rtl/>
        </w:rPr>
        <w:t>וקילל הרבה.</w:t>
      </w:r>
    </w:p>
    <w:p w14:paraId="4CC09B45" w14:textId="77777777" w:rsidR="00F13718" w:rsidRDefault="00F13718" w:rsidP="00F13718">
      <w:pPr>
        <w:rPr>
          <w:rtl/>
        </w:rPr>
      </w:pPr>
    </w:p>
    <w:p w14:paraId="14117904" w14:textId="77777777" w:rsidR="00F13718" w:rsidRDefault="00F13718" w:rsidP="00F13718">
      <w:pPr>
        <w:rPr>
          <w:rtl/>
        </w:rPr>
      </w:pPr>
      <w:r>
        <w:rPr>
          <w:rFonts w:cs="Times New Roman"/>
          <w:rtl/>
        </w:rPr>
        <w:t>דימה התקשר לאלכס לדרוש שיגיע מהר לחר"פ וישאיר שם שקית או מעטפה.</w:t>
      </w:r>
    </w:p>
    <w:p w14:paraId="7D5C44D9" w14:textId="74A4317A" w:rsidR="00F13718" w:rsidRDefault="00F13718" w:rsidP="00F13718">
      <w:pPr>
        <w:rPr>
          <w:rtl/>
        </w:rPr>
      </w:pPr>
      <w:r>
        <w:rPr>
          <w:rFonts w:hint="cs"/>
          <w:rtl/>
        </w:rPr>
        <w:t>]]</w:t>
      </w:r>
    </w:p>
    <w:p w14:paraId="5A0B0A5B" w14:textId="74993AC5" w:rsidR="00E62270" w:rsidRDefault="00E62270" w:rsidP="00F13718">
      <w:pPr>
        <w:rPr>
          <w:rtl/>
        </w:rPr>
      </w:pPr>
    </w:p>
    <w:p w14:paraId="35707F1E" w14:textId="37C97CF0" w:rsidR="00E62270" w:rsidRDefault="00E62270" w:rsidP="00F13718">
      <w:pPr>
        <w:rPr>
          <w:rtl/>
        </w:rPr>
      </w:pPr>
    </w:p>
    <w:p w14:paraId="47CAD143" w14:textId="4ACADB85" w:rsidR="00E62270" w:rsidRDefault="00E62270" w:rsidP="00F13718">
      <w:pPr>
        <w:rPr>
          <w:rtl/>
        </w:rPr>
      </w:pPr>
    </w:p>
    <w:p w14:paraId="63545189" w14:textId="34C8D4E7" w:rsidR="00E62270" w:rsidRDefault="00E62270" w:rsidP="00F13718">
      <w:pPr>
        <w:rPr>
          <w:rtl/>
        </w:rPr>
      </w:pPr>
    </w:p>
    <w:p w14:paraId="179C7D7C" w14:textId="6986B02C" w:rsidR="00E62270" w:rsidRDefault="00E62270" w:rsidP="00F13718">
      <w:pPr>
        <w:rPr>
          <w:rtl/>
        </w:rPr>
      </w:pPr>
    </w:p>
    <w:p w14:paraId="2FEC5EE1" w14:textId="77777777" w:rsidR="00200F6C" w:rsidRDefault="00200F6C" w:rsidP="00200F6C">
      <w:pPr>
        <w:pStyle w:val="Heading2"/>
        <w:rPr>
          <w:rtl/>
        </w:rPr>
      </w:pPr>
      <w:r>
        <w:rPr>
          <w:rFonts w:hint="cs"/>
          <w:rtl/>
        </w:rPr>
        <w:lastRenderedPageBreak/>
        <w:t>תיאורים של מתח מפחיד</w:t>
      </w:r>
    </w:p>
    <w:p w14:paraId="1A00AAFE" w14:textId="77777777" w:rsidR="00200F6C" w:rsidRDefault="00200F6C" w:rsidP="00200F6C">
      <w:pPr>
        <w:rPr>
          <w:rtl/>
        </w:rPr>
      </w:pPr>
      <w:r>
        <w:rPr>
          <w:rFonts w:cs="Times New Roman"/>
          <w:rtl/>
        </w:rPr>
        <w:t>עם דימה - מקרה שבו אלכס שומע משהו דרך הדלת או מחדר אחר או עומד למטה ושומע מהחלון, וזה מפחיד נורא, כמו בסצנה הזאת:</w:t>
      </w:r>
    </w:p>
    <w:p w14:paraId="26AC9BAB" w14:textId="77777777" w:rsidR="00200F6C" w:rsidRDefault="00200F6C" w:rsidP="00200F6C">
      <w:pPr>
        <w:bidi w:val="0"/>
      </w:pPr>
      <w:r>
        <w:t>in Stephen King’s Salem’s Lot, when Matt overhears his overnight guest Mike say to someone, “Yes. Come in,” in the upstairs bedroom. And then Matt hears the sound of the window hasp being turned and the sound of the window opening. Now, this is an upstairs window. Matt knows a vampire has entered the house via the window and by invitation from Mike. He is obviously terrified</w:t>
      </w:r>
      <w:r>
        <w:rPr>
          <w:rFonts w:cs="Times New Roman"/>
          <w:rtl/>
        </w:rPr>
        <w:t xml:space="preserve">. </w:t>
      </w:r>
    </w:p>
    <w:p w14:paraId="46DCB298" w14:textId="77777777" w:rsidR="00200F6C" w:rsidRDefault="00200F6C" w:rsidP="00200F6C">
      <w:pPr>
        <w:rPr>
          <w:rtl/>
        </w:rPr>
      </w:pPr>
      <w:r>
        <w:rPr>
          <w:rFonts w:cs="Times New Roman"/>
          <w:rtl/>
        </w:rPr>
        <w:t xml:space="preserve">מישהו שם - ארבעת השיניים הקדמיות עליונות שלו היו מתות לגמרי, אפורות-חומות ונצצו ברוק ששטף אותן כשהוא דיבר והמילים בעברית התערבלו בתוך פיו כמו דגיגים קטנים שהוא לא יתן להם להימלט - כפי שמעולם לא נתן לשום </w:t>
      </w:r>
      <w:r>
        <w:t>possession</w:t>
      </w:r>
      <w:r>
        <w:rPr>
          <w:rFonts w:cs="Times New Roman"/>
          <w:rtl/>
        </w:rPr>
        <w:t xml:space="preserve"> שלו להימלט וכפי שלא נתן לאיש, ברגע שנלכד בין מלתעותיו / </w:t>
      </w:r>
      <w:r>
        <w:t>claws</w:t>
      </w:r>
    </w:p>
    <w:p w14:paraId="1BBC4DA5" w14:textId="77777777" w:rsidR="00200F6C" w:rsidRDefault="00200F6C" w:rsidP="00200F6C">
      <w:pPr>
        <w:rPr>
          <w:rtl/>
        </w:rPr>
      </w:pPr>
    </w:p>
    <w:p w14:paraId="21FB7BA0" w14:textId="77777777" w:rsidR="00200F6C" w:rsidRDefault="00200F6C" w:rsidP="00200F6C">
      <w:pPr>
        <w:rPr>
          <w:rtl/>
        </w:rPr>
      </w:pPr>
    </w:p>
    <w:p w14:paraId="47C263F2" w14:textId="77777777" w:rsidR="00200F6C" w:rsidRDefault="00200F6C" w:rsidP="00200F6C">
      <w:pPr>
        <w:rPr>
          <w:rtl/>
        </w:rPr>
      </w:pPr>
    </w:p>
    <w:p w14:paraId="078104F2" w14:textId="77777777" w:rsidR="00200F6C" w:rsidRDefault="00200F6C" w:rsidP="00200F6C">
      <w:pPr>
        <w:bidi w:val="0"/>
      </w:pPr>
      <w:r>
        <w:rPr>
          <w:rFonts w:cs="Times New Roman"/>
          <w:rtl/>
        </w:rPr>
        <w:t>"</w:t>
      </w:r>
      <w:r>
        <w:t>When seven o'clock came, Dantes' agony really began. His hand placed upon his heart was unable to redress its throbbings, while, with the other he wiped the perspiration from his temples. From time to time chills ran through his whole body, and clutched his heart in a grasp of ice. Then he thought he was going to die. Yet the hours passed on without any unusual disturbance, and Dantes knew that he had escaped the first peril." - The Count of Monte Cristo ch. 20</w:t>
      </w:r>
    </w:p>
    <w:p w14:paraId="7BA77D12" w14:textId="77777777" w:rsidR="00200F6C" w:rsidRDefault="00200F6C" w:rsidP="00200F6C">
      <w:pPr>
        <w:rPr>
          <w:rFonts w:cs="Times New Roman"/>
          <w:rtl/>
        </w:rPr>
      </w:pPr>
      <w:r>
        <w:rPr>
          <w:rFonts w:cs="Times New Roman"/>
          <w:rtl/>
        </w:rPr>
        <w:t>דרך יפה לתאר אדם בלחץ / מתח</w:t>
      </w:r>
    </w:p>
    <w:p w14:paraId="63760E7A" w14:textId="77777777" w:rsidR="00200F6C" w:rsidRDefault="00200F6C" w:rsidP="00200F6C">
      <w:pPr>
        <w:rPr>
          <w:rtl/>
        </w:rPr>
      </w:pPr>
    </w:p>
    <w:p w14:paraId="539D8C73" w14:textId="7DFFCF6A" w:rsidR="00E62270" w:rsidRDefault="00E62270" w:rsidP="00E62270">
      <w:pPr>
        <w:pStyle w:val="Heading2"/>
        <w:rPr>
          <w:rtl/>
        </w:rPr>
      </w:pPr>
      <w:r>
        <w:rPr>
          <w:rFonts w:hint="cs"/>
          <w:rtl/>
        </w:rPr>
        <w:t>גרף של עישון</w:t>
      </w:r>
    </w:p>
    <w:p w14:paraId="5D852946" w14:textId="77777777" w:rsidR="00E62270" w:rsidRPr="00E62270" w:rsidRDefault="00E62270" w:rsidP="00E62270">
      <w:pPr>
        <w:rPr>
          <w:rtl/>
        </w:rPr>
      </w:pPr>
      <w:r w:rsidRPr="00E62270">
        <w:rPr>
          <w:rFonts w:hint="cs"/>
          <w:rtl/>
        </w:rPr>
        <w:t>[</w:t>
      </w:r>
      <w:r w:rsidRPr="00E62270">
        <w:rPr>
          <w:rtl/>
        </w:rPr>
        <w:t>4/1/2004]</w:t>
      </w:r>
    </w:p>
    <w:p w14:paraId="588D549F" w14:textId="77777777" w:rsidR="00E62270" w:rsidRPr="00E62270" w:rsidRDefault="00E62270" w:rsidP="00E62270">
      <w:pPr>
        <w:rPr>
          <w:rtl/>
        </w:rPr>
      </w:pPr>
      <w:r w:rsidRPr="00E62270">
        <w:rPr>
          <w:rtl/>
        </w:rPr>
        <w:t>עישון</w:t>
      </w:r>
    </w:p>
    <w:p w14:paraId="40F42AB5" w14:textId="77777777" w:rsidR="00E62270" w:rsidRPr="00E62270" w:rsidRDefault="00E62270" w:rsidP="00E62270">
      <w:pPr>
        <w:rPr>
          <w:rtl/>
        </w:rPr>
      </w:pPr>
      <w:r w:rsidRPr="00E62270">
        <w:rPr>
          <w:rtl/>
        </w:rPr>
        <w:t>איך זה שמעשנים כ"כ ממהרים להציע אחד לשני סיגריה.</w:t>
      </w:r>
    </w:p>
    <w:p w14:paraId="00C622DA" w14:textId="77777777" w:rsidR="00E62270" w:rsidRPr="00E62270" w:rsidRDefault="00E62270" w:rsidP="00E62270">
      <w:pPr>
        <w:rPr>
          <w:rtl/>
        </w:rPr>
      </w:pPr>
      <w:r w:rsidRPr="00E62270">
        <w:rPr>
          <w:rFonts w:hint="cs"/>
          <w:rtl/>
        </w:rPr>
        <w:t>גרף של עישון:</w:t>
      </w:r>
    </w:p>
    <w:p w14:paraId="761B3D58" w14:textId="77777777" w:rsidR="00E62270" w:rsidRPr="00E62270" w:rsidRDefault="00E62270" w:rsidP="00E62270">
      <w:pPr>
        <w:rPr>
          <w:rtl/>
        </w:rPr>
      </w:pPr>
    </w:p>
    <w:p w14:paraId="0E0D628A" w14:textId="77777777" w:rsidR="00E62270" w:rsidRPr="00E62270" w:rsidRDefault="00E62270" w:rsidP="00E62270">
      <w:pPr>
        <w:rPr>
          <w:rtl/>
        </w:rPr>
      </w:pPr>
      <w:r w:rsidRPr="00E62270">
        <w:rPr>
          <w:rtl/>
        </w:rPr>
        <w:lastRenderedPageBreak/>
        <w:drawing>
          <wp:anchor distT="0" distB="0" distL="114300" distR="114300" simplePos="0" relativeHeight="251663360" behindDoc="0" locked="0" layoutInCell="1" allowOverlap="1" wp14:anchorId="755AC0C0" wp14:editId="35A182CE">
            <wp:simplePos x="0" y="0"/>
            <wp:positionH relativeFrom="column">
              <wp:posOffset>0</wp:posOffset>
            </wp:positionH>
            <wp:positionV relativeFrom="paragraph">
              <wp:posOffset>-254000</wp:posOffset>
            </wp:positionV>
            <wp:extent cx="6188710" cy="2355850"/>
            <wp:effectExtent l="0" t="0" r="2540" b="635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191231_172255.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88710" cy="2355850"/>
                    </a:xfrm>
                    <a:prstGeom prst="rect">
                      <a:avLst/>
                    </a:prstGeom>
                  </pic:spPr>
                </pic:pic>
              </a:graphicData>
            </a:graphic>
          </wp:anchor>
        </w:drawing>
      </w:r>
      <w:r w:rsidRPr="00E62270">
        <w:rPr>
          <w:rFonts w:hint="cs"/>
          <w:rtl/>
        </w:rPr>
        <w:t xml:space="preserve">המעשן מרגיש יותר רע, אבל חוזר לעצמו (בעזרת סיגריות) יותר מהר כלומר </w:t>
      </w:r>
      <w:r w:rsidRPr="00E62270">
        <w:t>deeper &amp; faster mood swings</w:t>
      </w:r>
      <w:r w:rsidRPr="00E62270">
        <w:rPr>
          <w:rFonts w:hint="cs"/>
          <w:rtl/>
        </w:rPr>
        <w:t>. ללא מעשן יש בסוף השיחה רגע שהוא מבין לעומק מה קרה וה"מצב" יורד באופן תלול יותר.</w:t>
      </w:r>
    </w:p>
    <w:p w14:paraId="328A0E7E" w14:textId="77777777" w:rsidR="00E62270" w:rsidRPr="00E62270" w:rsidRDefault="00E62270" w:rsidP="00E62270">
      <w:pPr>
        <w:rPr>
          <w:rtl/>
        </w:rPr>
      </w:pPr>
    </w:p>
    <w:p w14:paraId="0CB9771F" w14:textId="77777777" w:rsidR="00E62270" w:rsidRDefault="00E62270" w:rsidP="00F13718">
      <w:pPr>
        <w:rPr>
          <w:rtl/>
        </w:rPr>
      </w:pPr>
    </w:p>
    <w:p w14:paraId="7E93BFA4" w14:textId="052BE267" w:rsidR="00E62270" w:rsidRDefault="00E62270" w:rsidP="00F13718">
      <w:pPr>
        <w:rPr>
          <w:rtl/>
        </w:rPr>
      </w:pPr>
    </w:p>
    <w:p w14:paraId="7F994B93" w14:textId="77777777" w:rsidR="00E62270" w:rsidRDefault="00E62270" w:rsidP="00F13718">
      <w:pPr>
        <w:rPr>
          <w:rtl/>
        </w:rPr>
      </w:pPr>
    </w:p>
    <w:p w14:paraId="7207A24D" w14:textId="77777777" w:rsidR="006D6FCC" w:rsidRDefault="006D6FCC" w:rsidP="006D6FCC">
      <w:pPr>
        <w:pStyle w:val="Heading2"/>
        <w:rPr>
          <w:rtl/>
        </w:rPr>
      </w:pPr>
      <w:r>
        <w:rPr>
          <w:rFonts w:hint="cs"/>
          <w:rtl/>
        </w:rPr>
        <w:t>סמים ומערכת העיכול</w:t>
      </w:r>
    </w:p>
    <w:p w14:paraId="29EA4D2C" w14:textId="77777777" w:rsidR="006D6FCC" w:rsidRDefault="006D6FCC" w:rsidP="006D6FCC">
      <w:pPr>
        <w:rPr>
          <w:rFonts w:cs="Times New Roman"/>
          <w:rtl/>
        </w:rPr>
      </w:pPr>
      <w:r>
        <w:rPr>
          <w:rFonts w:cs="Times New Roman" w:hint="cs"/>
          <w:rtl/>
        </w:rPr>
        <w:t>[</w:t>
      </w:r>
    </w:p>
    <w:p w14:paraId="1C9F6BBA" w14:textId="77777777" w:rsidR="006D6FCC" w:rsidRDefault="006D6FCC" w:rsidP="006D6FCC">
      <w:pPr>
        <w:rPr>
          <w:rFonts w:cs="Times New Roman"/>
          <w:rtl/>
        </w:rPr>
      </w:pPr>
      <w:r w:rsidRPr="00BE4D9B">
        <w:rPr>
          <w:rFonts w:cs="Times New Roman"/>
          <w:rtl/>
        </w:rPr>
        <w:t>לדימה היתה הרבה סחורה שהוא היה צריך להעביר אבל לפעמים הוא קיבל דברים שהיה יכול לחלוק עם אלכס. ואלכס רצה.</w:t>
      </w:r>
    </w:p>
    <w:p w14:paraId="2AF470C6" w14:textId="77777777" w:rsidR="006D6FCC" w:rsidRDefault="006D6FCC" w:rsidP="006D6FCC">
      <w:pPr>
        <w:rPr>
          <w:rFonts w:cs="Times New Roman"/>
          <w:rtl/>
        </w:rPr>
      </w:pPr>
      <w:r>
        <w:rPr>
          <w:rFonts w:cs="Times New Roman"/>
          <w:rtl/>
        </w:rPr>
        <w:t xml:space="preserve">דימה הביא לו חומרים במשורה - לא ברור אם מתוך דאגה לבריאותו או מתוך התקמצנות על האדם שפתח בפניו ובפני אחיו את ביתו. </w:t>
      </w:r>
    </w:p>
    <w:p w14:paraId="7E972A3A" w14:textId="77777777" w:rsidR="006D6FCC" w:rsidRDefault="006D6FCC" w:rsidP="006D6FCC">
      <w:pPr>
        <w:rPr>
          <w:rFonts w:cs="Times New Roman"/>
          <w:rtl/>
        </w:rPr>
      </w:pPr>
    </w:p>
    <w:p w14:paraId="083BEC28" w14:textId="77777777" w:rsidR="006D6FCC" w:rsidRDefault="006D6FCC" w:rsidP="006D6FCC">
      <w:pPr>
        <w:rPr>
          <w:rFonts w:cs="Times New Roman"/>
          <w:rtl/>
        </w:rPr>
      </w:pPr>
    </w:p>
    <w:p w14:paraId="7DDF8262" w14:textId="77777777" w:rsidR="006D6FCC" w:rsidRDefault="006D6FCC" w:rsidP="006D6FCC">
      <w:pPr>
        <w:rPr>
          <w:rFonts w:cs="Times New Roman"/>
          <w:rtl/>
        </w:rPr>
      </w:pPr>
    </w:p>
    <w:p w14:paraId="0299F13A" w14:textId="77777777" w:rsidR="006D6FCC" w:rsidRDefault="006D6FCC" w:rsidP="006D6FCC">
      <w:pPr>
        <w:rPr>
          <w:rFonts w:cs="Times New Roman"/>
          <w:rtl/>
        </w:rPr>
      </w:pPr>
      <w:r w:rsidRPr="006E0ED6">
        <w:rPr>
          <w:rFonts w:cs="Times New Roman"/>
          <w:rtl/>
        </w:rPr>
        <w:t xml:space="preserve">אלכס הרבה להגיד ליסמין שאין לו שום צורך בחומרים פסיכואקטיביים, לפעמים הידיעה שהם שם והם קיימים וממתינים לו בעוצמתם הרגילה וה- </w:t>
      </w:r>
      <w:r w:rsidRPr="006E0ED6">
        <w:rPr>
          <w:rFonts w:cs="Times New Roman"/>
        </w:rPr>
        <w:t>reliable</w:t>
      </w:r>
      <w:r w:rsidRPr="006E0ED6">
        <w:rPr>
          <w:rFonts w:cs="Times New Roman"/>
          <w:rtl/>
        </w:rPr>
        <w:t xml:space="preserve"> מספיקה, אבל האמת היא שהוא מעולם לא הסתפק בידיעת נוכחותם, הוא היה מוכרח גם לרחרח אותה עד תומה.</w:t>
      </w:r>
    </w:p>
    <w:p w14:paraId="66C7E8DA" w14:textId="77777777" w:rsidR="006D6FCC" w:rsidRDefault="006D6FCC" w:rsidP="006D6FCC">
      <w:pPr>
        <w:rPr>
          <w:rFonts w:cs="Times New Roman"/>
          <w:rtl/>
        </w:rPr>
      </w:pPr>
      <w:r>
        <w:rPr>
          <w:rFonts w:cs="Times New Roman" w:hint="cs"/>
          <w:rtl/>
        </w:rPr>
        <w:t>היא לא הבינה איך</w:t>
      </w:r>
      <w:r w:rsidRPr="00484778">
        <w:rPr>
          <w:rFonts w:cs="Times New Roman"/>
          <w:rtl/>
        </w:rPr>
        <w:t xml:space="preserve"> הוא ראה את זה, </w:t>
      </w:r>
      <w:r>
        <w:rPr>
          <w:rFonts w:cs="Times New Roman" w:hint="cs"/>
          <w:rtl/>
        </w:rPr>
        <w:t xml:space="preserve">לא כמו מעקה להישען עליו, כי המעקה היה נתון / קיים/ שריר. אלא </w:t>
      </w:r>
      <w:r w:rsidRPr="00484778">
        <w:rPr>
          <w:rFonts w:cs="Times New Roman"/>
          <w:rtl/>
        </w:rPr>
        <w:t xml:space="preserve">כמו עמודים שמחזיקים מעקה, אולי העמודים שמחברים אותו לקיר. </w:t>
      </w:r>
      <w:r>
        <w:rPr>
          <w:rFonts w:cs="Times New Roman" w:hint="cs"/>
          <w:rtl/>
        </w:rPr>
        <w:t xml:space="preserve">למשל הסיגריות היו עמודים </w:t>
      </w:r>
      <w:r w:rsidRPr="00484778">
        <w:rPr>
          <w:rFonts w:cs="Times New Roman"/>
          <w:rtl/>
        </w:rPr>
        <w:t>קטנים, דקים ולבנים. כי המעקה בפני עצמו לא נותן שום משענת&amp; אל</w:t>
      </w:r>
      <w:r>
        <w:rPr>
          <w:rFonts w:cs="Times New Roman" w:hint="cs"/>
          <w:rtl/>
        </w:rPr>
        <w:t>א אם הוא</w:t>
      </w:r>
      <w:r w:rsidRPr="00484778">
        <w:rPr>
          <w:rFonts w:cs="Times New Roman"/>
          <w:rtl/>
        </w:rPr>
        <w:t xml:space="preserve"> מחובר - לרצפה, לקיר, לסלעים&amp;.</w:t>
      </w:r>
    </w:p>
    <w:p w14:paraId="1E3CE88A" w14:textId="77777777" w:rsidR="006D6FCC" w:rsidRDefault="006D6FCC" w:rsidP="006D6FCC">
      <w:pPr>
        <w:rPr>
          <w:rFonts w:cs="Times New Roman"/>
          <w:rtl/>
        </w:rPr>
      </w:pPr>
      <w:r>
        <w:rPr>
          <w:rFonts w:cs="Times New Roman" w:hint="cs"/>
          <w:rtl/>
        </w:rPr>
        <w:t>]</w:t>
      </w:r>
    </w:p>
    <w:p w14:paraId="21B1AB7C" w14:textId="77777777" w:rsidR="006D6FCC" w:rsidRDefault="006D6FCC" w:rsidP="006D6FCC">
      <w:pPr>
        <w:rPr>
          <w:rFonts w:cs="Times New Roman"/>
          <w:rtl/>
        </w:rPr>
      </w:pPr>
    </w:p>
    <w:p w14:paraId="380C741D" w14:textId="77777777" w:rsidR="006D6FCC" w:rsidRPr="00AA0103" w:rsidRDefault="006D6FCC" w:rsidP="006D6FCC">
      <w:pPr>
        <w:rPr>
          <w:rFonts w:cs="Times New Roman"/>
          <w:rtl/>
        </w:rPr>
      </w:pPr>
      <w:r>
        <w:rPr>
          <w:rFonts w:cs="Times New Roman" w:hint="cs"/>
          <w:rtl/>
        </w:rPr>
        <w:lastRenderedPageBreak/>
        <w:t>[</w:t>
      </w:r>
      <w:r w:rsidRPr="00AA0103">
        <w:rPr>
          <w:rFonts w:cs="Times New Roman"/>
          <w:rtl/>
        </w:rPr>
        <w:t xml:space="preserve">עד כמה הסנפת דבק באמת מסוכנת? אלכס רצה לבדוק בעצמו. הוא נכנס לפורום אינטרנטי שמארק הזכיר, אבל לא מצא להסנפות דבק שום איזכור. הוא מצא לעומת זאת אינספור </w:t>
      </w:r>
      <w:r w:rsidRPr="00AA0103">
        <w:rPr>
          <w:rFonts w:cs="Times New Roman"/>
        </w:rPr>
        <w:t>posts</w:t>
      </w:r>
      <w:r w:rsidRPr="00AA0103">
        <w:rPr>
          <w:rFonts w:cs="Times New Roman"/>
          <w:rtl/>
        </w:rPr>
        <w:t xml:space="preserve"> שמאזכרים הסנפות אחרות, מהסגנון:</w:t>
      </w:r>
    </w:p>
    <w:p w14:paraId="50CF3BA0" w14:textId="77777777" w:rsidR="006D6FCC" w:rsidRDefault="006D6FCC" w:rsidP="006D6FCC">
      <w:pPr>
        <w:rPr>
          <w:rFonts w:cs="Times New Roman"/>
          <w:rtl/>
        </w:rPr>
      </w:pPr>
      <w:r w:rsidRPr="00AA0103">
        <w:rPr>
          <w:rFonts w:cs="Times New Roman"/>
          <w:rtl/>
        </w:rPr>
        <w:t>קיבלתי ברחוב ממישהו שאני לא מכיר תמיסה ירוקה-בוהקת עם אבקה כתומה צפה בתוכה, עם ריח של חומצה גופריתית וטעם של שתן של סוסים. האם ניתן להזריק את זה, או עדיף רק לאדות ולהסניף?</w:t>
      </w:r>
    </w:p>
    <w:p w14:paraId="392F40B8" w14:textId="77777777" w:rsidR="006D6FCC" w:rsidRDefault="006D6FCC" w:rsidP="006D6FCC">
      <w:pPr>
        <w:rPr>
          <w:rFonts w:cs="Times New Roman"/>
          <w:rtl/>
        </w:rPr>
      </w:pPr>
      <w:r>
        <w:rPr>
          <w:rFonts w:cs="Times New Roman" w:hint="cs"/>
          <w:rtl/>
        </w:rPr>
        <w:t>הוא היה באמת היחיד בעולם שהתגעגע לדימה ולתקופה שהתגורר אצלם בבית.</w:t>
      </w:r>
    </w:p>
    <w:p w14:paraId="64D29348" w14:textId="77777777" w:rsidR="006D6FCC" w:rsidRDefault="006D6FCC" w:rsidP="006D6FCC">
      <w:pPr>
        <w:rPr>
          <w:rtl/>
        </w:rPr>
      </w:pPr>
      <w:r>
        <w:rPr>
          <w:rFonts w:hint="cs"/>
          <w:rtl/>
        </w:rPr>
        <w:t>]</w:t>
      </w:r>
    </w:p>
    <w:p w14:paraId="7D691316" w14:textId="77777777" w:rsidR="006D6FCC" w:rsidRDefault="006D6FCC" w:rsidP="006D6FCC">
      <w:pPr>
        <w:rPr>
          <w:rFonts w:cs="Times New Roman"/>
          <w:rtl/>
        </w:rPr>
      </w:pPr>
      <w:bookmarkStart w:id="36" w:name="_Toc408762868"/>
    </w:p>
    <w:p w14:paraId="430E1C57" w14:textId="77777777" w:rsidR="006D6FCC" w:rsidRDefault="006D6FCC" w:rsidP="006D6FCC">
      <w:pPr>
        <w:rPr>
          <w:rFonts w:cs="Times New Roman"/>
          <w:rtl/>
        </w:rPr>
      </w:pPr>
      <w:r>
        <w:rPr>
          <w:rFonts w:cs="Times New Roman" w:hint="cs"/>
          <w:rtl/>
        </w:rPr>
        <w:t>[</w:t>
      </w:r>
      <w:r w:rsidRPr="000B1F45">
        <w:rPr>
          <w:rFonts w:cs="Times New Roman"/>
          <w:rtl/>
        </w:rPr>
        <w:t>לפעמים אלכס היה עם משקפי שמש גם בלילה וארקדי היה הכי רוצה לדעת למה והוא לא ידע למה</w:t>
      </w:r>
      <w:r>
        <w:rPr>
          <w:rFonts w:cs="Times New Roman" w:hint="cs"/>
          <w:rtl/>
        </w:rPr>
        <w:t>.]</w:t>
      </w:r>
    </w:p>
    <w:p w14:paraId="0F621E6F" w14:textId="77777777" w:rsidR="006D6FCC" w:rsidRDefault="006D6FCC" w:rsidP="006D6FCC">
      <w:pPr>
        <w:rPr>
          <w:rFonts w:cs="Times New Roman"/>
          <w:rtl/>
        </w:rPr>
      </w:pPr>
    </w:p>
    <w:p w14:paraId="42364039" w14:textId="77777777" w:rsidR="006D6FCC" w:rsidRDefault="006D6FCC" w:rsidP="006D6FCC">
      <w:pPr>
        <w:rPr>
          <w:rFonts w:cs="Times New Roman"/>
          <w:rtl/>
        </w:rPr>
      </w:pPr>
    </w:p>
    <w:p w14:paraId="5207263E" w14:textId="77777777" w:rsidR="009300E6" w:rsidRDefault="009300E6" w:rsidP="009300E6">
      <w:pPr>
        <w:pStyle w:val="Heading2"/>
        <w:rPr>
          <w:rtl/>
        </w:rPr>
      </w:pPr>
      <w:r>
        <w:rPr>
          <w:rFonts w:hint="cs"/>
          <w:rtl/>
        </w:rPr>
        <w:t>אלכס עוזב את השחיה התחרותית</w:t>
      </w:r>
    </w:p>
    <w:p w14:paraId="7752F3C8" w14:textId="77777777" w:rsidR="009300E6" w:rsidRDefault="009300E6" w:rsidP="009300E6">
      <w:pPr>
        <w:rPr>
          <w:rtl/>
        </w:rPr>
      </w:pPr>
      <w:r>
        <w:rPr>
          <w:rFonts w:hint="cs"/>
          <w:rtl/>
        </w:rPr>
        <w:t>בלתי אפשרי לצאת מבית כזה לאימון ברמה גבוהה. בלתי אפשרי לחזור מאימון</w:t>
      </w:r>
      <w:r w:rsidRPr="003D1777">
        <w:rPr>
          <w:rFonts w:hint="cs"/>
          <w:rtl/>
        </w:rPr>
        <w:t xml:space="preserve"> </w:t>
      </w:r>
      <w:r>
        <w:rPr>
          <w:rFonts w:hint="cs"/>
          <w:rtl/>
        </w:rPr>
        <w:t>למחויבויות כאלו..</w:t>
      </w:r>
    </w:p>
    <w:p w14:paraId="445F4900" w14:textId="77777777" w:rsidR="009300E6" w:rsidRDefault="009300E6" w:rsidP="009300E6">
      <w:pPr>
        <w:rPr>
          <w:rtl/>
        </w:rPr>
      </w:pPr>
      <w:r>
        <w:rPr>
          <w:rFonts w:hint="cs"/>
          <w:rtl/>
        </w:rPr>
        <w:t>הוא היה יכול בקלות להיפטר מכל המחויבויות, להודיע ליסמין שהיא צריכה לחזור לאימא, להגיד לדודים שהוא לא מוציא יותר את הכלב שלהם פעמיים ביום (הם דאגו להוצאה של הצהריים) להתעלם מהלכלוך בבית ולהכין רק את האוכל שהוא היה צריך לעצמו, להעיף את כל האנשים שמילאו את הבית. להתרכז בדבר אחד. אין שום דרך אחרת להצליח בזה, אלא להתרכז בדבר אחד. והוא היה יכול לעשות את כל זה.</w:t>
      </w:r>
    </w:p>
    <w:p w14:paraId="16805CE5" w14:textId="77777777" w:rsidR="009300E6" w:rsidRDefault="009300E6" w:rsidP="009300E6">
      <w:pPr>
        <w:rPr>
          <w:rtl/>
        </w:rPr>
      </w:pPr>
      <w:r>
        <w:rPr>
          <w:rFonts w:hint="cs"/>
          <w:rtl/>
        </w:rPr>
        <w:t>מה גבר אמיתי היה עושה?</w:t>
      </w:r>
    </w:p>
    <w:p w14:paraId="55787324" w14:textId="77777777" w:rsidR="009300E6" w:rsidRDefault="009300E6" w:rsidP="009300E6">
      <w:pPr>
        <w:rPr>
          <w:rtl/>
        </w:rPr>
      </w:pPr>
      <w:r>
        <w:rPr>
          <w:rFonts w:hint="cs"/>
          <w:rtl/>
        </w:rPr>
        <w:t>הוא חשק את שיניו. מאיפה זה בא? הוא כזה קטן עדיין, מה אכפת לו מגבר אמיתי. הוא לא קאובוי, מה זה השטויות על גבר אמיתי ואת מי זה מעניין. הוא עדיין רוצה לרחף, הוא רוצה לדאות. הוא רוצה גל והוא רוצה לשחות נגד נגד נגד נגד הגל. דווקא דווקא דווקא להקרע. והוא רוצה לשחות עם עם עם הגל. ככה ככה ככה להירגע. ומה זה קשור לגבר אמיתי מה?</w:t>
      </w:r>
    </w:p>
    <w:p w14:paraId="08E5FD87" w14:textId="77777777" w:rsidR="009300E6" w:rsidRDefault="009300E6" w:rsidP="009300E6">
      <w:pPr>
        <w:rPr>
          <w:rtl/>
        </w:rPr>
      </w:pPr>
      <w:r>
        <w:rPr>
          <w:rFonts w:hint="cs"/>
          <w:rtl/>
        </w:rPr>
        <w:t xml:space="preserve">או </w:t>
      </w:r>
      <w:r>
        <w:rPr>
          <w:rtl/>
        </w:rPr>
        <w:t>–</w:t>
      </w:r>
      <w:r>
        <w:rPr>
          <w:rFonts w:hint="cs"/>
          <w:rtl/>
        </w:rPr>
        <w:t xml:space="preserve"> לא קאובוי, אלא מישהו אמיתי שגם רוצה לדאות ולקפוץ את הקפיצות הכי גבוהות שיש. מה מישהו אמיתי היה עושה?</w:t>
      </w:r>
    </w:p>
    <w:p w14:paraId="7A3BE886" w14:textId="77777777" w:rsidR="009300E6" w:rsidRDefault="009300E6" w:rsidP="009300E6">
      <w:pPr>
        <w:rPr>
          <w:rtl/>
        </w:rPr>
      </w:pPr>
      <w:r>
        <w:rPr>
          <w:rFonts w:hint="cs"/>
          <w:rtl/>
        </w:rPr>
        <w:t>מישהו אמיתי היה עושה הכל בשביל להגיע לאולימפיאדה. זה נכון. אבל מישהו עוד יותר אמיתי היה</w:t>
      </w:r>
    </w:p>
    <w:p w14:paraId="67545DA1" w14:textId="77777777" w:rsidR="009300E6" w:rsidRDefault="009300E6" w:rsidP="009300E6">
      <w:pPr>
        <w:rPr>
          <w:rtl/>
        </w:rPr>
      </w:pPr>
      <w:r>
        <w:rPr>
          <w:rFonts w:hint="cs"/>
          <w:rtl/>
        </w:rPr>
        <w:t>(הוא לא רצה להיות עוד יותר אמיתי אבל זה היה הכיוון של חייו, להיות עוד יותר אמיתי והוא לא הצליח למנוע את זה.)</w:t>
      </w:r>
    </w:p>
    <w:p w14:paraId="2A98DA8F" w14:textId="77777777" w:rsidR="009300E6" w:rsidRDefault="009300E6" w:rsidP="009300E6">
      <w:pPr>
        <w:rPr>
          <w:rtl/>
        </w:rPr>
      </w:pPr>
      <w:r>
        <w:rPr>
          <w:rFonts w:hint="cs"/>
          <w:rtl/>
        </w:rPr>
        <w:t>בשבוע הראשון אחרי שפרש מאימוני השחיה במים פתוחים יסמין בכלל לא שמה לב לזה, היא היתה בתהומות משל עצמה. רק ארקדי שם לב לזה, ורק סער. [ואז בא האלקטרוליטים העיר החדשה]</w:t>
      </w:r>
    </w:p>
    <w:p w14:paraId="45055719" w14:textId="77777777" w:rsidR="009300E6" w:rsidRDefault="009300E6" w:rsidP="009300E6">
      <w:pPr>
        <w:rPr>
          <w:rtl/>
        </w:rPr>
      </w:pPr>
      <w:r>
        <w:rPr>
          <w:rFonts w:hint="cs"/>
          <w:rtl/>
        </w:rPr>
        <w:t>[למחרת בבוקר:]</w:t>
      </w:r>
    </w:p>
    <w:p w14:paraId="78EB27EE" w14:textId="77777777" w:rsidR="009300E6" w:rsidRDefault="009300E6" w:rsidP="009300E6">
      <w:pPr>
        <w:rPr>
          <w:rtl/>
        </w:rPr>
      </w:pPr>
      <w:r>
        <w:rPr>
          <w:rFonts w:cs="Times New Roman"/>
          <w:rtl/>
        </w:rPr>
        <w:t xml:space="preserve">עבור מאורעות מונומנטלים בחיי האומה – הכתרת שליטים, ניצחון במערכה מכרעת, חתימה על חוקה, שיגעון גדלות – בונים פסל עצום מימדים, </w:t>
      </w:r>
      <w:r>
        <w:t>stately</w:t>
      </w:r>
      <w:r>
        <w:rPr>
          <w:rFonts w:cs="Times New Roman"/>
          <w:rtl/>
        </w:rPr>
        <w:t xml:space="preserve"> מאסיבי וכבד, קיים, חוצבים על צלע ההר דיוקנות של אנשי-מעש ו</w:t>
      </w:r>
      <w:r>
        <w:t>consequence</w:t>
      </w:r>
      <w:r>
        <w:rPr>
          <w:rFonts w:cs="Times New Roman"/>
          <w:rtl/>
        </w:rPr>
        <w:t xml:space="preserve">, והם יושבים&amp; על שורשי-ההר המגיעים עד למגמה במעמקי כדור הארץ, נחים בכל כובד משקלם. לעיתים מקימים במרכז העיר שער אבן אדיר או מצבה [עמוד ברזל וראשו רחוק מאד מהאדמה,] שבראשו יוצקים גנרל או שר-מלחמה, מקובע לאדמה [ביציקות-בטון,] במוטות ברזל, בציפורני-פלדה – כך מקבעים גיבורים בכיכר המרכזית שבעיר הבירה המרכזית בעולם, כך </w:t>
      </w:r>
      <w:r>
        <w:rPr>
          <w:rFonts w:cs="Times New Roman"/>
          <w:rtl/>
        </w:rPr>
        <w:lastRenderedPageBreak/>
        <w:t xml:space="preserve">נוהגים בני האדם בקשר לערים שלהם, ולגיבורים שלהם, ולמתכות שהם חוצבים מבטן האדמה. כל המונומנטים האלה – לא רוח ולא גשם ולא סופה וגם לא סערת-ברקים רצחנית לא יוכלו להם. רובצים הם במקומם, באבן, בסלע, בברזל. </w:t>
      </w:r>
    </w:p>
    <w:p w14:paraId="7067CB19" w14:textId="77777777" w:rsidR="009300E6" w:rsidRDefault="009300E6" w:rsidP="009300E6">
      <w:pPr>
        <w:rPr>
          <w:rtl/>
        </w:rPr>
      </w:pPr>
      <w:r>
        <w:rPr>
          <w:rFonts w:cs="Times New Roman"/>
          <w:rtl/>
        </w:rPr>
        <w:t>ומה עם ילד, שאולי הוא כבר נער, אשר אין הקרקע המוצקה נתונה לצעדיו, אלא רק עמוד גבוה, מתנשא אל-על. והעמוד לא מקובע לאדמה אלא מתנודד בכל משב-רוח, מאיים ליפול ו</w:t>
      </w:r>
      <w:r>
        <w:rPr>
          <w:rFonts w:cs="Times New Roman" w:hint="cs"/>
          <w:rtl/>
        </w:rPr>
        <w:t>ב</w:t>
      </w:r>
      <w:r>
        <w:rPr>
          <w:rFonts w:cs="Times New Roman"/>
          <w:rtl/>
        </w:rPr>
        <w:t>ו נער משתדל להיאחז, גם הוא בציפורניו אם כי לא מפלדה הן, גם הוא מנסה לקבע שורשיו אך הם גדועים, נותן נפשו לשאוג ואין שומע, פורץ בעוד קינה ומיתרי גרונו פקועים. ואין הוא עומד ממעל ומשקיף על עורק-דרכים ראשי באחת מערי הבירה החשובות, אלא נמוך הוא, קיפח. עומד וממתח קומתו, והוא כמעט נופל&amp;/ מועד? מאותו עמוד, עמודו מאיים להחליק או להתפצח לקיסמים. [כי עמודו של נערנו, לא על האדמה הוא מונח כי אם עמוק בתוכה, וראשו מגיע אך בקושי לשפת האדמה.] וכך הולך לו הנער, מנסה לא למעוד, מנסה להתיישר, מנסה שלא להחליק וליפול לתהומות המוכרים ואין אחיזה, אין מדרך-רגל, אין מושיע.</w:t>
      </w:r>
    </w:p>
    <w:p w14:paraId="58E75ED0" w14:textId="77777777" w:rsidR="009300E6" w:rsidRDefault="009300E6" w:rsidP="009300E6">
      <w:pPr>
        <w:rPr>
          <w:rtl/>
        </w:rPr>
      </w:pPr>
      <w:r>
        <w:rPr>
          <w:rFonts w:hint="cs"/>
          <w:rtl/>
        </w:rPr>
        <w:t>מארק הגיע לתחרות (הוא לקח איתו את הספר בטופולוגיה ולמד כל הדרך), וכשהגיע לנקודת הזינוק ואלכס לא היה שם, התקשר אליו והטלפון היה מנותק.</w:t>
      </w:r>
    </w:p>
    <w:p w14:paraId="3F2D3E95" w14:textId="77777777" w:rsidR="009300E6" w:rsidRDefault="009300E6" w:rsidP="009300E6">
      <w:pPr>
        <w:rPr>
          <w:rtl/>
        </w:rPr>
      </w:pPr>
      <w:r>
        <w:rPr>
          <w:rFonts w:hint="cs"/>
          <w:rtl/>
        </w:rPr>
        <w:t>לבסוף הוא הגיע לראשון. אלכס היה שרוע במיטה וגו'... קשה לי לדמיין...</w:t>
      </w:r>
    </w:p>
    <w:p w14:paraId="45C6BEFB" w14:textId="77777777" w:rsidR="009300E6" w:rsidRDefault="009300E6" w:rsidP="009300E6">
      <w:pPr>
        <w:rPr>
          <w:rtl/>
        </w:rPr>
      </w:pPr>
      <w:r>
        <w:rPr>
          <w:rFonts w:hint="cs"/>
          <w:rtl/>
        </w:rPr>
        <w:t>שתוי כמובן.</w:t>
      </w:r>
    </w:p>
    <w:p w14:paraId="74998FC0" w14:textId="77777777" w:rsidR="009300E6" w:rsidRDefault="009300E6" w:rsidP="009300E6">
      <w:pPr>
        <w:rPr>
          <w:rtl/>
        </w:rPr>
      </w:pPr>
      <w:r>
        <w:rPr>
          <w:rFonts w:hint="cs"/>
          <w:rtl/>
        </w:rPr>
        <w:t xml:space="preserve">מארק חשב לעצמו </w:t>
      </w:r>
      <w:r>
        <w:rPr>
          <w:rtl/>
        </w:rPr>
        <w:t>–</w:t>
      </w:r>
      <w:r>
        <w:rPr>
          <w:rFonts w:hint="cs"/>
          <w:rtl/>
        </w:rPr>
        <w:t xml:space="preserve"> חייבת להיות יריעה אופטימלית, בתוך המרחב הרב-מימדי שפורשות כל המילים בעולם. לו הייתי מוצא את יריעת המילים האופטימלית הייתי יודע מה להגיד.</w:t>
      </w:r>
    </w:p>
    <w:p w14:paraId="422CC085" w14:textId="77777777" w:rsidR="009300E6" w:rsidRDefault="009300E6" w:rsidP="009300E6">
      <w:pPr>
        <w:rPr>
          <w:rtl/>
        </w:rPr>
      </w:pPr>
      <w:r>
        <w:rPr>
          <w:rFonts w:hint="cs"/>
          <w:rtl/>
        </w:rPr>
        <w:t>אני מכיר את כל המילים.</w:t>
      </w:r>
    </w:p>
    <w:p w14:paraId="49E28D40" w14:textId="77777777" w:rsidR="009300E6" w:rsidRDefault="009300E6" w:rsidP="009300E6">
      <w:pPr>
        <w:rPr>
          <w:rtl/>
        </w:rPr>
      </w:pPr>
      <w:r>
        <w:rPr>
          <w:rFonts w:hint="cs"/>
          <w:rtl/>
        </w:rPr>
        <w:t xml:space="preserve">אני מכיר קומבינציות רבות ומגוונות של מילים, ואלו שאני לא מכיר </w:t>
      </w:r>
      <w:r>
        <w:rPr>
          <w:rtl/>
        </w:rPr>
        <w:t>–</w:t>
      </w:r>
      <w:r>
        <w:rPr>
          <w:rFonts w:hint="cs"/>
          <w:rtl/>
        </w:rPr>
        <w:t xml:space="preserve"> אני יכול לחבר בעצמי.</w:t>
      </w:r>
    </w:p>
    <w:p w14:paraId="1351AF69" w14:textId="77777777" w:rsidR="009300E6" w:rsidRDefault="009300E6" w:rsidP="009300E6">
      <w:pPr>
        <w:rPr>
          <w:rtl/>
        </w:rPr>
      </w:pPr>
      <w:r>
        <w:rPr>
          <w:rFonts w:hint="cs"/>
          <w:rtl/>
        </w:rPr>
        <w:t xml:space="preserve">ומהי היריעה האופטימלית כאן? </w:t>
      </w:r>
    </w:p>
    <w:p w14:paraId="3FC31CD8" w14:textId="77777777" w:rsidR="009300E6" w:rsidRDefault="009300E6" w:rsidP="009300E6">
      <w:pPr>
        <w:rPr>
          <w:rtl/>
        </w:rPr>
      </w:pPr>
      <w:r>
        <w:rPr>
          <w:rFonts w:hint="cs"/>
          <w:rtl/>
        </w:rPr>
        <w:t xml:space="preserve">מהו החישוב? זה חייב להיות חישוב מסובך. כי קודם צריך לייצג את כל המילים באופן שהמשמעות היחסית שלהם תקבל מקום במרחב הזה. זה לא יכול להיות קידוד של המילים עצמן בלבד </w:t>
      </w:r>
      <w:r>
        <w:rPr>
          <w:rtl/>
        </w:rPr>
        <w:t>–</w:t>
      </w:r>
      <w:r>
        <w:rPr>
          <w:rFonts w:hint="cs"/>
          <w:rtl/>
        </w:rPr>
        <w:t xml:space="preserve"> כי משפט אינו המילים המרכיבות אותו אלא הסדר ביניהן, ומקבל משמעות משלו בין הרבה משפטים אחרים. קידוד כל מילה צריך להיות תוך תשומת לב ליחס בינה לכל המילים שהיא ביניהן.</w:t>
      </w:r>
    </w:p>
    <w:p w14:paraId="3B36722C" w14:textId="77777777" w:rsidR="009300E6" w:rsidRDefault="009300E6" w:rsidP="009300E6">
      <w:pPr>
        <w:rPr>
          <w:rtl/>
        </w:rPr>
      </w:pPr>
      <w:r>
        <w:rPr>
          <w:rFonts w:hint="cs"/>
          <w:rtl/>
        </w:rPr>
        <w:t xml:space="preserve">כאן הוא נתקע, ואמר לעצמו </w:t>
      </w:r>
      <w:r>
        <w:rPr>
          <w:rtl/>
        </w:rPr>
        <w:t>–</w:t>
      </w:r>
      <w:r>
        <w:rPr>
          <w:rFonts w:hint="cs"/>
          <w:rtl/>
        </w:rPr>
        <w:t xml:space="preserve"> נחזור לזה אחר-כך. ננסה לתקוף אחרת, למשל, דרך "בניית"&amp; היריעה הכי פחות אופטימלית.</w:t>
      </w:r>
    </w:p>
    <w:p w14:paraId="32C6C472" w14:textId="77777777" w:rsidR="009300E6" w:rsidRDefault="009300E6" w:rsidP="009300E6">
      <w:pPr>
        <w:rPr>
          <w:rtl/>
        </w:rPr>
      </w:pPr>
      <w:r>
        <w:rPr>
          <w:rFonts w:hint="cs"/>
          <w:rtl/>
        </w:rPr>
        <w:t xml:space="preserve">'היה ברור שלא יצא ממך כלום', 'תמיד איכזבת', 'יהיו עוד תחרויות', כמה קל לאדם שגדל בבית הופמן לבנות יריעות כאלו. עכשו צריך למצוא את היריעה האורטוגונלית לכולן. </w:t>
      </w:r>
    </w:p>
    <w:p w14:paraId="0E6B27AD" w14:textId="77777777" w:rsidR="009300E6" w:rsidRDefault="009300E6" w:rsidP="009300E6">
      <w:pPr>
        <w:rPr>
          <w:rtl/>
        </w:rPr>
      </w:pPr>
      <w:r>
        <w:rPr>
          <w:rFonts w:hint="cs"/>
          <w:rtl/>
        </w:rPr>
        <w:t xml:space="preserve">אילוץ </w:t>
      </w:r>
      <w:r>
        <w:rPr>
          <w:rtl/>
        </w:rPr>
        <w:t>–</w:t>
      </w:r>
      <w:r>
        <w:rPr>
          <w:rFonts w:hint="cs"/>
          <w:rtl/>
        </w:rPr>
        <w:t xml:space="preserve"> היריעה צריכה "להתאים" לאלכס. הבעיה היא שאת אלכס הוא לא הכיר. הוא לא הבין אותו ולא ידע עליו כלום, וכל ההחלטות שאי פעם ביצע </w:t>
      </w:r>
      <w:r>
        <w:rPr>
          <w:rtl/>
        </w:rPr>
        <w:t>–</w:t>
      </w:r>
      <w:r>
        <w:rPr>
          <w:rFonts w:hint="cs"/>
          <w:rtl/>
        </w:rPr>
        <w:t xml:space="preserve"> מארק היה עושה את ההחלטות ההפוכות. </w:t>
      </w:r>
    </w:p>
    <w:p w14:paraId="3FDDDEA8" w14:textId="77777777" w:rsidR="009300E6" w:rsidRDefault="009300E6" w:rsidP="009300E6">
      <w:pPr>
        <w:rPr>
          <w:rtl/>
        </w:rPr>
      </w:pPr>
      <w:r>
        <w:rPr>
          <w:rFonts w:hint="cs"/>
          <w:rtl/>
        </w:rPr>
        <w:t>אלכס פקח את עיניו, בקושי. הוא היה חיוור וכאילו איבד קילוגרמים ממשקלו, או התנפח מכל מני נוזלים, חלקם  רדיואקטיביים, חלקם [סטריכנין ועוד כל מני נוזלים שהגופה של אימא שלו הזכירה לו] וגו'.</w:t>
      </w:r>
    </w:p>
    <w:p w14:paraId="3DB39F75" w14:textId="77777777" w:rsidR="009300E6" w:rsidRDefault="009300E6" w:rsidP="009300E6">
      <w:pPr>
        <w:rPr>
          <w:rtl/>
        </w:rPr>
      </w:pPr>
      <w:r>
        <w:rPr>
          <w:rFonts w:hint="cs"/>
          <w:rtl/>
        </w:rPr>
        <w:t>"מה קרה פה?"</w:t>
      </w:r>
    </w:p>
    <w:p w14:paraId="2EF92FD6" w14:textId="77777777" w:rsidR="009300E6" w:rsidRDefault="009300E6" w:rsidP="009300E6">
      <w:pPr>
        <w:rPr>
          <w:rtl/>
        </w:rPr>
      </w:pPr>
      <w:r>
        <w:rPr>
          <w:rFonts w:hint="cs"/>
          <w:rtl/>
        </w:rPr>
        <w:t>"מארק," הוא ניסה לחייך אבל זה קשה כשבקושי מצליחים לפקוח את העיניים, ובכל זאת התרומם על מרפק ידו הימנית, שלא היתה פצועה. "מה אתה מחזיק שם?"</w:t>
      </w:r>
    </w:p>
    <w:p w14:paraId="28ACE089" w14:textId="77777777" w:rsidR="009300E6" w:rsidRDefault="009300E6" w:rsidP="009300E6">
      <w:pPr>
        <w:rPr>
          <w:rtl/>
        </w:rPr>
      </w:pPr>
      <w:r>
        <w:rPr>
          <w:rFonts w:hint="cs"/>
          <w:rtl/>
        </w:rPr>
        <w:t>מארק קירב אליו את ספר הטופולוגיה.</w:t>
      </w:r>
    </w:p>
    <w:p w14:paraId="0B2EBFAA" w14:textId="77777777" w:rsidR="009300E6" w:rsidRDefault="009300E6" w:rsidP="009300E6">
      <w:pPr>
        <w:rPr>
          <w:rtl/>
        </w:rPr>
      </w:pPr>
      <w:r>
        <w:rPr>
          <w:rFonts w:hint="cs"/>
          <w:rtl/>
        </w:rPr>
        <w:lastRenderedPageBreak/>
        <w:t>"טופולוגיה אלגברית. נשמע חשוב."</w:t>
      </w:r>
    </w:p>
    <w:p w14:paraId="1B7B92B5" w14:textId="77777777" w:rsidR="009300E6" w:rsidRDefault="009300E6" w:rsidP="009300E6">
      <w:pPr>
        <w:rPr>
          <w:rtl/>
        </w:rPr>
      </w:pPr>
      <w:r>
        <w:rPr>
          <w:rFonts w:hint="cs"/>
          <w:rtl/>
        </w:rPr>
        <w:t>"כן."</w:t>
      </w:r>
    </w:p>
    <w:p w14:paraId="6EB7FB33" w14:textId="77777777" w:rsidR="009300E6" w:rsidRDefault="009300E6" w:rsidP="009300E6">
      <w:pPr>
        <w:rPr>
          <w:rtl/>
        </w:rPr>
      </w:pPr>
      <w:r>
        <w:rPr>
          <w:rFonts w:hint="cs"/>
          <w:rtl/>
        </w:rPr>
        <w:t>"עם איזה בעיות אתה מתמודד!  זה לא רע, אה? לשהות על היריעות האלה. לגלוש מ</w:t>
      </w:r>
      <w:r>
        <w:rPr>
          <w:rtl/>
        </w:rPr>
        <w:t>—</w:t>
      </w:r>
      <w:r>
        <w:rPr>
          <w:rFonts w:hint="cs"/>
          <w:rtl/>
        </w:rPr>
        <w:t>ל--, לגזור להם את הנשמה."</w:t>
      </w:r>
    </w:p>
    <w:p w14:paraId="232CBE61" w14:textId="77777777" w:rsidR="009300E6" w:rsidRDefault="009300E6" w:rsidP="009300E6">
      <w:pPr>
        <w:rPr>
          <w:rtl/>
        </w:rPr>
      </w:pPr>
      <w:r>
        <w:rPr>
          <w:rFonts w:hint="cs"/>
          <w:rtl/>
        </w:rPr>
        <w:t>"ומה קרה לך? מי עשה לך את זה? דימה חזר?"</w:t>
      </w:r>
    </w:p>
    <w:p w14:paraId="0690439E" w14:textId="77777777" w:rsidR="009300E6" w:rsidRDefault="009300E6" w:rsidP="009300E6">
      <w:pPr>
        <w:rPr>
          <w:rtl/>
        </w:rPr>
      </w:pPr>
      <w:r>
        <w:rPr>
          <w:rFonts w:hint="cs"/>
          <w:rtl/>
        </w:rPr>
        <w:t>אלכס נפל על הכרית. "מה הקשר לדימה? הוא לפעמים חוזר מהקורס שלו בסופי השבוע. אבל מה הקשר אליו?"</w:t>
      </w:r>
    </w:p>
    <w:p w14:paraId="677EB699" w14:textId="77777777" w:rsidR="009300E6" w:rsidRDefault="009300E6" w:rsidP="009300E6">
      <w:pPr>
        <w:rPr>
          <w:rtl/>
        </w:rPr>
      </w:pPr>
      <w:r>
        <w:rPr>
          <w:rFonts w:hint="cs"/>
          <w:rtl/>
        </w:rPr>
        <w:t>יסמין נכנסה. היא הביאה לו שייק שהכינה אצל הדודים.</w:t>
      </w:r>
    </w:p>
    <w:p w14:paraId="03300040" w14:textId="77777777" w:rsidR="009300E6" w:rsidRDefault="009300E6" w:rsidP="009300E6">
      <w:pPr>
        <w:rPr>
          <w:rtl/>
        </w:rPr>
      </w:pPr>
      <w:r>
        <w:rPr>
          <w:rFonts w:hint="cs"/>
          <w:rtl/>
        </w:rPr>
        <w:t>"מה קרה לאלכס?"</w:t>
      </w:r>
    </w:p>
    <w:p w14:paraId="6386439B" w14:textId="77777777" w:rsidR="009300E6" w:rsidRDefault="009300E6" w:rsidP="009300E6">
      <w:pPr>
        <w:rPr>
          <w:rtl/>
        </w:rPr>
      </w:pPr>
      <w:r>
        <w:rPr>
          <w:rFonts w:hint="cs"/>
          <w:rtl/>
        </w:rPr>
        <w:t>היא האדימה. "אם הגעת להשגיח עליו, אולי אני אלך ללמוד אצל חברה..."</w:t>
      </w:r>
    </w:p>
    <w:p w14:paraId="30DC7F88" w14:textId="77777777" w:rsidR="009300E6" w:rsidRDefault="009300E6" w:rsidP="009300E6">
      <w:pPr>
        <w:rPr>
          <w:rtl/>
        </w:rPr>
      </w:pPr>
      <w:r>
        <w:rPr>
          <w:rFonts w:hint="cs"/>
          <w:rtl/>
        </w:rPr>
        <w:t>"את לא צריכה להיות איתי, אמרתי. אני בסדר גמור, הכל בסדר גמור."</w:t>
      </w:r>
    </w:p>
    <w:p w14:paraId="1615564E" w14:textId="77777777" w:rsidR="009300E6" w:rsidRDefault="009300E6" w:rsidP="009300E6">
      <w:pPr>
        <w:rPr>
          <w:rtl/>
        </w:rPr>
      </w:pPr>
      <w:r>
        <w:rPr>
          <w:rFonts w:hint="cs"/>
          <w:rtl/>
        </w:rPr>
        <w:t xml:space="preserve">היא נעלמה, עוד לפני שמארק הספיק להגיד שבכלל לא הגיע בשביל לשבת עם אלכס ולעזור לו במשהו. </w:t>
      </w:r>
    </w:p>
    <w:p w14:paraId="4B9CB644" w14:textId="77777777" w:rsidR="009300E6" w:rsidRDefault="009300E6" w:rsidP="009300E6">
      <w:pPr>
        <w:rPr>
          <w:rtl/>
        </w:rPr>
      </w:pPr>
      <w:r>
        <w:rPr>
          <w:rFonts w:hint="cs"/>
          <w:rtl/>
        </w:rPr>
        <w:t xml:space="preserve">בינתיים הגיעו עוד חברים. </w:t>
      </w:r>
    </w:p>
    <w:p w14:paraId="560936ED" w14:textId="77777777" w:rsidR="009300E6" w:rsidRDefault="009300E6" w:rsidP="009300E6">
      <w:pPr>
        <w:rPr>
          <w:rtl/>
        </w:rPr>
      </w:pPr>
      <w:r>
        <w:rPr>
          <w:rFonts w:hint="cs"/>
          <w:rtl/>
        </w:rPr>
        <w:t xml:space="preserve">"היא נראית חולנית קצת," מארק אמר. הוא השתמש במילה ששנאה </w:t>
      </w:r>
      <w:r>
        <w:rPr>
          <w:rtl/>
        </w:rPr>
        <w:t>–</w:t>
      </w:r>
      <w:r>
        <w:rPr>
          <w:rFonts w:hint="cs"/>
          <w:rtl/>
        </w:rPr>
        <w:t xml:space="preserve"> </w:t>
      </w:r>
      <w:r>
        <w:t>poorly</w:t>
      </w:r>
      <w:r>
        <w:rPr>
          <w:rFonts w:hint="cs"/>
          <w:rtl/>
        </w:rPr>
        <w:t>.</w:t>
      </w:r>
    </w:p>
    <w:p w14:paraId="3A8D1557" w14:textId="77777777" w:rsidR="009300E6" w:rsidRDefault="009300E6" w:rsidP="009300E6">
      <w:pPr>
        <w:rPr>
          <w:rtl/>
        </w:rPr>
      </w:pPr>
      <w:r>
        <w:rPr>
          <w:rFonts w:hint="cs"/>
          <w:rtl/>
        </w:rPr>
        <w:t>"זה לא קשור אליך."</w:t>
      </w:r>
    </w:p>
    <w:p w14:paraId="51786C04" w14:textId="77777777" w:rsidR="009300E6" w:rsidRDefault="009300E6" w:rsidP="009300E6">
      <w:pPr>
        <w:rPr>
          <w:rtl/>
        </w:rPr>
      </w:pPr>
      <w:r>
        <w:rPr>
          <w:rFonts w:hint="cs"/>
          <w:rtl/>
        </w:rPr>
        <w:t>"זה יכול להיות קשור אלי."</w:t>
      </w:r>
    </w:p>
    <w:p w14:paraId="13D4C540" w14:textId="77777777" w:rsidR="009300E6" w:rsidRDefault="009300E6" w:rsidP="009300E6">
      <w:pPr>
        <w:rPr>
          <w:rtl/>
        </w:rPr>
      </w:pPr>
      <w:r>
        <w:rPr>
          <w:rFonts w:hint="cs"/>
          <w:rtl/>
        </w:rPr>
        <w:t>"כן?" עיניו נפקחו לרגע קצר, שבו הוא ראה כל מה שאפשר לראות / שהיה / משמעות וגו' שלא ניתן להסתיר מאחורי שום יריעה וגו'. "אתה לא רוצה להכנס לזה מארק, זה קשה מדי."</w:t>
      </w:r>
    </w:p>
    <w:p w14:paraId="649FDC06" w14:textId="77777777" w:rsidR="009300E6" w:rsidRDefault="009300E6" w:rsidP="009300E6">
      <w:pPr>
        <w:rPr>
          <w:rtl/>
        </w:rPr>
      </w:pPr>
      <w:r>
        <w:rPr>
          <w:rFonts w:hint="cs"/>
          <w:rtl/>
        </w:rPr>
        <w:t>"זה יכול להיות הכי קל בעולם."</w:t>
      </w:r>
    </w:p>
    <w:p w14:paraId="63C8BFB9" w14:textId="77777777" w:rsidR="009300E6" w:rsidRDefault="009300E6" w:rsidP="009300E6">
      <w:pPr>
        <w:rPr>
          <w:rtl/>
        </w:rPr>
      </w:pPr>
      <w:r>
        <w:rPr>
          <w:rFonts w:hint="cs"/>
          <w:rtl/>
        </w:rPr>
        <w:t xml:space="preserve">הגיעו כל מני אנשים וגו'.... </w:t>
      </w:r>
    </w:p>
    <w:p w14:paraId="27700B7A" w14:textId="77777777" w:rsidR="009300E6" w:rsidRDefault="009300E6" w:rsidP="009300E6">
      <w:pPr>
        <w:rPr>
          <w:rtl/>
        </w:rPr>
      </w:pPr>
      <w:r>
        <w:rPr>
          <w:rFonts w:hint="cs"/>
          <w:rtl/>
        </w:rPr>
        <w:t>בסוף מארק אמר, "לי זה יהיה הכי קל בעולם."</w:t>
      </w:r>
    </w:p>
    <w:p w14:paraId="1075170C" w14:textId="77777777" w:rsidR="009300E6" w:rsidRDefault="009300E6" w:rsidP="009300E6">
      <w:pPr>
        <w:rPr>
          <w:rtl/>
        </w:rPr>
      </w:pPr>
      <w:r>
        <w:rPr>
          <w:rFonts w:hint="cs"/>
          <w:rtl/>
        </w:rPr>
        <w:t>"זאת לא הבעיה שלך. הנה הבעיה שלך," הוא הצביע על ספר הטופולוגיה. "זה הדבר היחיד שיטריד אותך השנה."</w:t>
      </w:r>
    </w:p>
    <w:p w14:paraId="7701E506" w14:textId="77777777" w:rsidR="009300E6" w:rsidRDefault="009300E6" w:rsidP="009300E6">
      <w:pPr>
        <w:rPr>
          <w:rtl/>
        </w:rPr>
      </w:pPr>
    </w:p>
    <w:p w14:paraId="1EBC03D4" w14:textId="77777777" w:rsidR="009300E6" w:rsidRDefault="009300E6" w:rsidP="009300E6">
      <w:pPr>
        <w:rPr>
          <w:rtl/>
        </w:rPr>
      </w:pPr>
    </w:p>
    <w:p w14:paraId="2A6DD4C4" w14:textId="77777777" w:rsidR="009300E6" w:rsidRDefault="009300E6" w:rsidP="009300E6">
      <w:pPr>
        <w:pStyle w:val="Heading2"/>
        <w:rPr>
          <w:rtl/>
        </w:rPr>
      </w:pPr>
      <w:r>
        <w:rPr>
          <w:rFonts w:hint="cs"/>
          <w:rtl/>
        </w:rPr>
        <w:t>שיבוא לאכול</w:t>
      </w:r>
    </w:p>
    <w:p w14:paraId="528825AA" w14:textId="77777777" w:rsidR="009300E6" w:rsidRDefault="009300E6" w:rsidP="009300E6">
      <w:pPr>
        <w:rPr>
          <w:rtl/>
        </w:rPr>
      </w:pPr>
      <w:r>
        <w:rPr>
          <w:rFonts w:hint="cs"/>
          <w:rtl/>
        </w:rPr>
        <w:t>[</w:t>
      </w:r>
    </w:p>
    <w:p w14:paraId="4C19C904" w14:textId="77777777" w:rsidR="009300E6" w:rsidRDefault="009300E6" w:rsidP="009300E6">
      <w:pPr>
        <w:rPr>
          <w:rtl/>
        </w:rPr>
      </w:pPr>
      <w:r>
        <w:rPr>
          <w:rFonts w:hint="cs"/>
          <w:rtl/>
        </w:rPr>
        <w:t>"מה אתה שוב מנסה לעשות מארק?"</w:t>
      </w:r>
    </w:p>
    <w:p w14:paraId="14418BA0" w14:textId="77777777" w:rsidR="009300E6" w:rsidRDefault="009300E6" w:rsidP="009300E6">
      <w:pPr>
        <w:rPr>
          <w:rtl/>
        </w:rPr>
      </w:pPr>
      <w:r>
        <w:rPr>
          <w:rFonts w:hint="cs"/>
          <w:rtl/>
        </w:rPr>
        <w:t>"שום דבר שאני לא אמור." הוא הוציא&amp; שלף את הסיגריה מפיו של אלכס. הוא היה היחיד שאי פעם העז לעשות את זה. "שום דבר שלא ישפר את העולם."</w:t>
      </w:r>
    </w:p>
    <w:p w14:paraId="3196458E" w14:textId="77777777" w:rsidR="009300E6" w:rsidRDefault="009300E6" w:rsidP="009300E6">
      <w:pPr>
        <w:rPr>
          <w:rtl/>
        </w:rPr>
      </w:pPr>
      <w:r>
        <w:rPr>
          <w:rFonts w:hint="cs"/>
          <w:rtl/>
        </w:rPr>
        <w:t>"איך זה ישפר האת העולם? איך זה ישפר את יאז?"</w:t>
      </w:r>
    </w:p>
    <w:p w14:paraId="6CF7168D" w14:textId="77777777" w:rsidR="009300E6" w:rsidRDefault="009300E6" w:rsidP="009300E6">
      <w:pPr>
        <w:rPr>
          <w:rtl/>
        </w:rPr>
      </w:pPr>
      <w:r>
        <w:rPr>
          <w:rFonts w:hint="cs"/>
          <w:rtl/>
        </w:rPr>
        <w:t>"כי היא לא צריכה להסתובב עם חת'כת טינופת כמוך," הוא אמר במעין חיוך דוחה.</w:t>
      </w:r>
    </w:p>
    <w:p w14:paraId="5E290161" w14:textId="77777777" w:rsidR="009300E6" w:rsidRDefault="009300E6" w:rsidP="009300E6">
      <w:pPr>
        <w:rPr>
          <w:rtl/>
        </w:rPr>
      </w:pPr>
      <w:r>
        <w:rPr>
          <w:rFonts w:hint="cs"/>
          <w:rtl/>
        </w:rPr>
        <w:t>הוא ביטא את זה בגרמנית בדיוק כמו אבא שלהם, ואת המילה 'דרעק' יסמין הכירה.</w:t>
      </w:r>
    </w:p>
    <w:p w14:paraId="6626BE47" w14:textId="77777777" w:rsidR="009300E6" w:rsidRDefault="009300E6" w:rsidP="009300E6">
      <w:pPr>
        <w:rPr>
          <w:rtl/>
        </w:rPr>
      </w:pPr>
      <w:r>
        <w:rPr>
          <w:rFonts w:hint="cs"/>
          <w:rtl/>
        </w:rPr>
        <w:t xml:space="preserve">איש מעולם לא כינה אותו כך חוץ מאביו ואימו. היה ברור מהנימה, מהכל, שמארק רק מחקה אותם, הוא לא התכוון לזה אבל אלכס בכל זאת צנח אחורה לכיסאו. מארק לא שם לב אליו אלא ליסמין שמבע פניה היה </w:t>
      </w:r>
      <w:r>
        <w:t>horrified</w:t>
      </w:r>
      <w:r>
        <w:rPr>
          <w:rFonts w:hint="cs"/>
          <w:rtl/>
        </w:rPr>
        <w:t xml:space="preserve">. </w:t>
      </w:r>
    </w:p>
    <w:p w14:paraId="775E940A" w14:textId="77777777" w:rsidR="009300E6" w:rsidRDefault="009300E6" w:rsidP="009300E6">
      <w:pPr>
        <w:rPr>
          <w:rtl/>
        </w:rPr>
      </w:pPr>
      <w:r>
        <w:rPr>
          <w:rFonts w:hint="cs"/>
          <w:rtl/>
        </w:rPr>
        <w:t>"היא לא שמעה אותם קוראים לך ככה? איך? היא גרה אצלם איזה חודש, לא?"</w:t>
      </w:r>
    </w:p>
    <w:p w14:paraId="02623335" w14:textId="77777777" w:rsidR="009300E6" w:rsidRDefault="009300E6" w:rsidP="009300E6">
      <w:pPr>
        <w:rPr>
          <w:rtl/>
        </w:rPr>
      </w:pPr>
      <w:r>
        <w:rPr>
          <w:rFonts w:hint="cs"/>
          <w:rtl/>
        </w:rPr>
        <w:lastRenderedPageBreak/>
        <w:t>"אולי התחלתי להתנהג טוב / להשתפר כשהיינו שם," אלכס לחש.</w:t>
      </w:r>
    </w:p>
    <w:p w14:paraId="0C531734" w14:textId="77777777" w:rsidR="009300E6" w:rsidRDefault="009300E6" w:rsidP="009300E6">
      <w:pPr>
        <w:rPr>
          <w:rtl/>
        </w:rPr>
      </w:pPr>
      <w:r>
        <w:rPr>
          <w:rFonts w:hint="cs"/>
          <w:rtl/>
        </w:rPr>
        <w:t xml:space="preserve">"הם קוראים לך ככה </w:t>
      </w:r>
      <w:r>
        <w:rPr>
          <w:rtl/>
        </w:rPr>
        <w:t>–</w:t>
      </w:r>
      <w:r>
        <w:rPr>
          <w:rFonts w:hint="cs"/>
          <w:rtl/>
        </w:rPr>
        <w:t xml:space="preserve"> לא בגלל שאתה מתנהג לא טוב."</w:t>
      </w:r>
    </w:p>
    <w:p w14:paraId="6AADDA0A" w14:textId="77777777" w:rsidR="009300E6" w:rsidRDefault="009300E6" w:rsidP="009300E6">
      <w:pPr>
        <w:rPr>
          <w:rtl/>
        </w:rPr>
      </w:pPr>
      <w:r>
        <w:rPr>
          <w:rFonts w:hint="cs"/>
          <w:rtl/>
        </w:rPr>
        <w:t>"אז למה?"</w:t>
      </w:r>
    </w:p>
    <w:p w14:paraId="2A92B2A7" w14:textId="77777777" w:rsidR="009300E6" w:rsidRDefault="009300E6" w:rsidP="009300E6">
      <w:pPr>
        <w:rPr>
          <w:rtl/>
        </w:rPr>
      </w:pPr>
      <w:r>
        <w:rPr>
          <w:rFonts w:hint="cs"/>
          <w:rtl/>
        </w:rPr>
        <w:t>"אתה לא מבין שהם לא יפסיקו לעולם? לעולם לא."</w:t>
      </w:r>
    </w:p>
    <w:p w14:paraId="58DC72FA" w14:textId="77777777" w:rsidR="009300E6" w:rsidRDefault="009300E6" w:rsidP="009300E6">
      <w:pPr>
        <w:rPr>
          <w:rtl/>
        </w:rPr>
      </w:pPr>
      <w:r>
        <w:rPr>
          <w:rFonts w:hint="cs"/>
          <w:rtl/>
        </w:rPr>
        <w:t>"הם הפסיקו כשהיינו שם עכשו, עובדה."</w:t>
      </w:r>
    </w:p>
    <w:p w14:paraId="1C33D782" w14:textId="77777777" w:rsidR="009300E6" w:rsidRDefault="009300E6" w:rsidP="009300E6">
      <w:pPr>
        <w:rPr>
          <w:rtl/>
        </w:rPr>
      </w:pPr>
      <w:r>
        <w:rPr>
          <w:rFonts w:hint="cs"/>
          <w:rtl/>
        </w:rPr>
        <w:t>"רק כי הם התביישו מול יסמין."</w:t>
      </w:r>
    </w:p>
    <w:p w14:paraId="0BDF6548" w14:textId="77777777" w:rsidR="009300E6" w:rsidRDefault="009300E6" w:rsidP="009300E6">
      <w:pPr>
        <w:rPr>
          <w:rtl/>
        </w:rPr>
      </w:pPr>
      <w:r>
        <w:rPr>
          <w:rFonts w:hint="cs"/>
          <w:rtl/>
        </w:rPr>
        <w:t>"לא... לא. השתפרתי."</w:t>
      </w:r>
    </w:p>
    <w:p w14:paraId="143D2079" w14:textId="77777777" w:rsidR="009300E6" w:rsidRDefault="009300E6" w:rsidP="009300E6">
      <w:pPr>
        <w:rPr>
          <w:rtl/>
        </w:rPr>
      </w:pPr>
      <w:r>
        <w:rPr>
          <w:rFonts w:hint="cs"/>
          <w:rtl/>
        </w:rPr>
        <w:t>"השתפרת?? איך השתפרת? באיזה מובן? ובאיזה מובן אתה צריך להמשיך להשתפר?"</w:t>
      </w:r>
    </w:p>
    <w:p w14:paraId="081386F8" w14:textId="77777777" w:rsidR="009300E6" w:rsidRDefault="009300E6" w:rsidP="009300E6">
      <w:pPr>
        <w:rPr>
          <w:rtl/>
        </w:rPr>
      </w:pPr>
      <w:r>
        <w:rPr>
          <w:rFonts w:hint="cs"/>
          <w:rtl/>
        </w:rPr>
        <w:t>"אני פשוט צריך להמשיך להשתפר."</w:t>
      </w:r>
    </w:p>
    <w:p w14:paraId="702D96BB" w14:textId="77777777" w:rsidR="009300E6" w:rsidRDefault="009300E6" w:rsidP="009300E6">
      <w:pPr>
        <w:rPr>
          <w:rtl/>
        </w:rPr>
      </w:pPr>
      <w:r>
        <w:rPr>
          <w:rFonts w:hint="cs"/>
          <w:rtl/>
        </w:rPr>
        <w:t>"למה זה משהו שאתה אומר? למה זה משהו שאתה מאמין בו?"</w:t>
      </w:r>
    </w:p>
    <w:p w14:paraId="1FFC7E72" w14:textId="77777777" w:rsidR="009300E6" w:rsidRDefault="009300E6" w:rsidP="009300E6">
      <w:pPr>
        <w:rPr>
          <w:rtl/>
        </w:rPr>
      </w:pPr>
      <w:r>
        <w:rPr>
          <w:rFonts w:hint="cs"/>
          <w:rtl/>
        </w:rPr>
        <w:t>[מתברר שמארק עזב את אנגליה כי לא יכל להמשיך לחיות בבית שבו יש מישהו שכל הזמן אומרים עליו שהוא פחות טוב, אע"פ שהוא לא פחות טוב, הוא עושה את המכסימום שהוא יכול.]</w:t>
      </w:r>
    </w:p>
    <w:p w14:paraId="348B8E4B" w14:textId="77777777" w:rsidR="009300E6" w:rsidRDefault="009300E6" w:rsidP="009300E6">
      <w:pPr>
        <w:rPr>
          <w:rtl/>
        </w:rPr>
      </w:pPr>
      <w:r>
        <w:rPr>
          <w:rFonts w:hint="cs"/>
          <w:rtl/>
        </w:rPr>
        <w:t xml:space="preserve"> [הוא לא מסוגל לשאת את זה שאחיו שבבירור עושה את המכסימום שהוא יכול מקבל מההורים כ"כ הרבה ירידות ושקרים וקללות והשמצות]</w:t>
      </w:r>
    </w:p>
    <w:p w14:paraId="68DE9388" w14:textId="77777777" w:rsidR="009300E6" w:rsidRDefault="009300E6" w:rsidP="009300E6">
      <w:pPr>
        <w:rPr>
          <w:rtl/>
        </w:rPr>
      </w:pPr>
      <w:r>
        <w:rPr>
          <w:rFonts w:hint="cs"/>
          <w:rtl/>
        </w:rPr>
        <w:t xml:space="preserve">[זאת היתה הנקודה הכי טובה בחייו של אלכס בכל אותה שנה, ואח"כ הוא הרגיש שהוא באמת חייב למארק על שהציל אותו ולכן מוכן לוותר על יסמין עבורו </w:t>
      </w:r>
      <w:r>
        <w:rPr>
          <w:rtl/>
        </w:rPr>
        <w:t>–</w:t>
      </w:r>
      <w:r>
        <w:rPr>
          <w:rFonts w:hint="cs"/>
          <w:rtl/>
        </w:rPr>
        <w:t xml:space="preserve"> וגם כמובן כי הוא רוצח אותה.]</w:t>
      </w:r>
    </w:p>
    <w:p w14:paraId="3DCEC2C4" w14:textId="77777777" w:rsidR="009300E6" w:rsidRDefault="009300E6" w:rsidP="009300E6">
      <w:pPr>
        <w:rPr>
          <w:rtl/>
        </w:rPr>
      </w:pPr>
      <w:r>
        <w:rPr>
          <w:rFonts w:hint="cs"/>
          <w:rtl/>
        </w:rPr>
        <w:t>"אתה זוכר את החרמות?" מארק שאל בקול רך.</w:t>
      </w:r>
    </w:p>
    <w:p w14:paraId="4012A46E" w14:textId="77777777" w:rsidR="009300E6" w:rsidRDefault="009300E6" w:rsidP="009300E6">
      <w:pPr>
        <w:rPr>
          <w:rtl/>
        </w:rPr>
      </w:pPr>
      <w:r>
        <w:rPr>
          <w:rFonts w:hint="cs"/>
          <w:rtl/>
        </w:rPr>
        <w:t>"איזה חרמות?"</w:t>
      </w:r>
    </w:p>
    <w:p w14:paraId="263AF7E3" w14:textId="77777777" w:rsidR="009300E6" w:rsidRDefault="009300E6" w:rsidP="009300E6">
      <w:pPr>
        <w:rPr>
          <w:rtl/>
        </w:rPr>
      </w:pPr>
      <w:r>
        <w:rPr>
          <w:rFonts w:hint="cs"/>
          <w:rtl/>
        </w:rPr>
        <w:t xml:space="preserve">"זה הפסיק לקרות מתישהו, אבל אתה לא זוכר? שעשית משהו מחוצף / כשהעזת לענות להם או </w:t>
      </w:r>
      <w:r>
        <w:rPr>
          <w:rtl/>
        </w:rPr>
        <w:t>–</w:t>
      </w:r>
      <w:r>
        <w:rPr>
          <w:rFonts w:hint="cs"/>
          <w:rtl/>
        </w:rPr>
        <w:t xml:space="preserve"> אני לא יודע תחת איזה קריטריונים אימא היתה מחליטה להחרים אותך עד שתבקש סליחה. ואז אימא לא דיברה איתך והיא איכשהו גרמה לזה שגם אבא לא היה מדבר איתך </w:t>
      </w:r>
      <w:r>
        <w:rPr>
          <w:rtl/>
        </w:rPr>
        <w:t>–</w:t>
      </w:r>
      <w:r>
        <w:rPr>
          <w:rFonts w:hint="cs"/>
          <w:rtl/>
        </w:rPr>
        <w:t xml:space="preserve"> הם אפילו לא היו מעיפים עליך מבט. וסופי גם היתה מצטרפת לזה."</w:t>
      </w:r>
    </w:p>
    <w:p w14:paraId="3F4496D5" w14:textId="77777777" w:rsidR="009300E6" w:rsidRDefault="009300E6" w:rsidP="009300E6">
      <w:pPr>
        <w:rPr>
          <w:rtl/>
        </w:rPr>
      </w:pPr>
      <w:r>
        <w:rPr>
          <w:rFonts w:cs="Times New Roman"/>
          <w:rtl/>
        </w:rPr>
        <w:t>"</w:t>
      </w:r>
      <w:r>
        <w:rPr>
          <w:rFonts w:cs="Times New Roman" w:hint="cs"/>
          <w:rtl/>
        </w:rPr>
        <w:t>וגם אתה.</w:t>
      </w:r>
      <w:r>
        <w:rPr>
          <w:rFonts w:cs="Times New Roman"/>
          <w:rtl/>
        </w:rPr>
        <w:t>"</w:t>
      </w:r>
      <w:r>
        <w:rPr>
          <w:rFonts w:cs="Times New Roman" w:hint="cs"/>
          <w:rtl/>
        </w:rPr>
        <w:t xml:space="preserve"> </w:t>
      </w:r>
    </w:p>
    <w:p w14:paraId="455B3B47" w14:textId="77777777" w:rsidR="009300E6" w:rsidRDefault="009300E6" w:rsidP="009300E6">
      <w:pPr>
        <w:rPr>
          <w:rtl/>
        </w:rPr>
      </w:pPr>
      <w:r>
        <w:rPr>
          <w:rFonts w:cs="Times New Roman"/>
          <w:rtl/>
        </w:rPr>
        <w:t>"חשבתי שיש צד של הטובים ושל הרעים, ורציתי להיות בטובים.</w:t>
      </w:r>
      <w:r>
        <w:rPr>
          <w:rFonts w:cs="Times New Roman" w:hint="cs"/>
          <w:rtl/>
        </w:rPr>
        <w:t xml:space="preserve"> </w:t>
      </w:r>
      <w:r>
        <w:rPr>
          <w:rFonts w:cs="Times New Roman"/>
          <w:rtl/>
        </w:rPr>
        <w:t>זה היה סוחף את כל הבית.</w:t>
      </w:r>
      <w:r>
        <w:rPr>
          <w:rFonts w:cs="Times New Roman" w:hint="cs"/>
          <w:rtl/>
        </w:rPr>
        <w:t>"</w:t>
      </w:r>
      <w:r>
        <w:rPr>
          <w:rFonts w:cs="Times New Roman"/>
          <w:rtl/>
        </w:rPr>
        <w:t xml:space="preserve"> </w:t>
      </w:r>
      <w:r w:rsidRPr="008D3191">
        <w:rPr>
          <w:rFonts w:cs="Times New Roman"/>
          <w:rtl/>
        </w:rPr>
        <w:t>עָשׂוּ לָהֶם עֵגֶל מַסֵּכָה, וַיִּשְׁתַּחֲווּ לוֹ וַיִּזְבְּחוּ לוֹ וַיֹּאמְרוּ: אֵלֶּה אֱלֹהֶיךָ יִשְׂרָאֵל</w:t>
      </w:r>
      <w:r>
        <w:rPr>
          <w:rFonts w:cs="Times New Roman" w:hint="cs"/>
          <w:rtl/>
        </w:rPr>
        <w:t>.</w:t>
      </w:r>
      <w:r w:rsidRPr="008D3191">
        <w:rPr>
          <w:rFonts w:cs="Times New Roman"/>
          <w:rtl/>
        </w:rPr>
        <w:t xml:space="preserve"> </w:t>
      </w:r>
      <w:r>
        <w:rPr>
          <w:rFonts w:cs="Times New Roman" w:hint="cs"/>
          <w:rtl/>
        </w:rPr>
        <w:t>[שמות ל"ב ח] "</w:t>
      </w:r>
      <w:r>
        <w:rPr>
          <w:rFonts w:cs="Times New Roman"/>
          <w:rtl/>
        </w:rPr>
        <w:t>זה היה יכול להמשך שבועות, עד שהיית בא אליה ל</w:t>
      </w:r>
      <w:r>
        <w:rPr>
          <w:rFonts w:cs="Times New Roman" w:hint="cs"/>
          <w:rtl/>
        </w:rPr>
        <w:t>התנצל</w:t>
      </w:r>
      <w:r>
        <w:rPr>
          <w:rFonts w:cs="Times New Roman"/>
          <w:rtl/>
        </w:rPr>
        <w:t>. זוכר?"</w:t>
      </w:r>
    </w:p>
    <w:p w14:paraId="57FDDAB9" w14:textId="77777777" w:rsidR="009300E6" w:rsidRDefault="009300E6" w:rsidP="009300E6">
      <w:pPr>
        <w:rPr>
          <w:rtl/>
        </w:rPr>
      </w:pPr>
      <w:r>
        <w:rPr>
          <w:rFonts w:cs="Times New Roman"/>
          <w:rtl/>
        </w:rPr>
        <w:t>"כן."</w:t>
      </w:r>
    </w:p>
    <w:p w14:paraId="40BCD36F" w14:textId="77777777" w:rsidR="009300E6" w:rsidRDefault="009300E6" w:rsidP="009300E6">
      <w:pPr>
        <w:rPr>
          <w:rtl/>
        </w:rPr>
      </w:pPr>
      <w:r>
        <w:rPr>
          <w:rFonts w:cs="Times New Roman" w:hint="cs"/>
          <w:rtl/>
        </w:rPr>
        <w:t>[</w:t>
      </w:r>
      <w:r>
        <w:rPr>
          <w:rFonts w:cs="Times New Roman"/>
          <w:rtl/>
        </w:rPr>
        <w:t>"ואז היה החרם האחרון. הוא נמשך קרוב לשלושה חודשים."</w:t>
      </w:r>
    </w:p>
    <w:p w14:paraId="27081634" w14:textId="77777777" w:rsidR="009300E6" w:rsidRDefault="009300E6" w:rsidP="009300E6">
      <w:pPr>
        <w:rPr>
          <w:rtl/>
        </w:rPr>
      </w:pPr>
      <w:r>
        <w:rPr>
          <w:rFonts w:cs="Times New Roman"/>
          <w:rtl/>
        </w:rPr>
        <w:t>"לא, זה לא היה החרם האחרון, היו אחריו."</w:t>
      </w:r>
    </w:p>
    <w:p w14:paraId="7C488A4D" w14:textId="77777777" w:rsidR="009300E6" w:rsidRDefault="009300E6" w:rsidP="009300E6">
      <w:pPr>
        <w:rPr>
          <w:rtl/>
        </w:rPr>
      </w:pPr>
      <w:r>
        <w:rPr>
          <w:rFonts w:cs="Times New Roman"/>
          <w:rtl/>
        </w:rPr>
        <w:t>"זה היה האחרון מבחינתי. אתה זוכר איך רבתי איתך שתבקש כבר סליחה ולא הסכמת?"</w:t>
      </w:r>
    </w:p>
    <w:p w14:paraId="05EE9BC5" w14:textId="77777777" w:rsidR="009300E6" w:rsidRDefault="009300E6" w:rsidP="009300E6">
      <w:pPr>
        <w:rPr>
          <w:rtl/>
        </w:rPr>
      </w:pPr>
      <w:r>
        <w:rPr>
          <w:rFonts w:cs="Times New Roman"/>
          <w:rtl/>
        </w:rPr>
        <w:t>"תמיד נשברתי בסוף. לא היתה פעם שהיא לא הצליחה לשבור אותי."</w:t>
      </w:r>
      <w:r>
        <w:rPr>
          <w:rFonts w:cs="Times New Roman" w:hint="cs"/>
          <w:rtl/>
        </w:rPr>
        <w:t>]</w:t>
      </w:r>
    </w:p>
    <w:p w14:paraId="2DDA8858" w14:textId="77777777" w:rsidR="009300E6" w:rsidRDefault="009300E6" w:rsidP="009300E6">
      <w:pPr>
        <w:rPr>
          <w:rFonts w:cs="Times New Roman"/>
          <w:rtl/>
        </w:rPr>
      </w:pPr>
      <w:r>
        <w:rPr>
          <w:rFonts w:cs="Times New Roman" w:hint="cs"/>
          <w:rtl/>
        </w:rPr>
        <w:t>"והתחרטת."</w:t>
      </w:r>
    </w:p>
    <w:p w14:paraId="33AD5F27" w14:textId="77777777" w:rsidR="009300E6" w:rsidRDefault="009300E6" w:rsidP="009300E6">
      <w:pPr>
        <w:rPr>
          <w:rFonts w:cs="Times New Roman"/>
          <w:rtl/>
        </w:rPr>
      </w:pPr>
      <w:r>
        <w:rPr>
          <w:rFonts w:cs="Times New Roman" w:hint="cs"/>
          <w:rtl/>
        </w:rPr>
        <w:t>"לא התחרטתי."</w:t>
      </w:r>
    </w:p>
    <w:p w14:paraId="1D282413" w14:textId="77777777" w:rsidR="009300E6" w:rsidRDefault="009300E6" w:rsidP="009300E6">
      <w:pPr>
        <w:rPr>
          <w:rtl/>
        </w:rPr>
      </w:pPr>
      <w:r>
        <w:rPr>
          <w:rFonts w:cs="Times New Roman"/>
          <w:rtl/>
        </w:rPr>
        <w:t>"וביקשת סליחה."</w:t>
      </w:r>
    </w:p>
    <w:p w14:paraId="27FCBCA1" w14:textId="77777777" w:rsidR="009300E6" w:rsidRDefault="009300E6" w:rsidP="009300E6">
      <w:pPr>
        <w:rPr>
          <w:rFonts w:cs="Times New Roman"/>
          <w:rtl/>
        </w:rPr>
      </w:pPr>
      <w:r>
        <w:rPr>
          <w:rFonts w:cs="Times New Roman"/>
          <w:rtl/>
        </w:rPr>
        <w:t>"סליחה מעצמי! שאני צריך אותה עדיין!"</w:t>
      </w:r>
    </w:p>
    <w:p w14:paraId="25DD2A28" w14:textId="77777777" w:rsidR="009300E6" w:rsidRDefault="009300E6" w:rsidP="009300E6">
      <w:pPr>
        <w:rPr>
          <w:rFonts w:cs="Times New Roman"/>
          <w:rtl/>
        </w:rPr>
      </w:pPr>
      <w:r>
        <w:rPr>
          <w:rFonts w:cs="Times New Roman" w:hint="cs"/>
          <w:rtl/>
        </w:rPr>
        <w:lastRenderedPageBreak/>
        <w:t>למה קראו לו לארוחה:</w:t>
      </w:r>
    </w:p>
    <w:p w14:paraId="30A706D1" w14:textId="77777777" w:rsidR="009300E6" w:rsidRDefault="009300E6" w:rsidP="009300E6">
      <w:pPr>
        <w:rPr>
          <w:rFonts w:cs="Times New Roman"/>
          <w:rtl/>
        </w:rPr>
      </w:pPr>
      <w:r>
        <w:rPr>
          <w:rFonts w:cs="Times New Roman" w:hint="cs"/>
          <w:rtl/>
        </w:rPr>
        <w:t>לא מפני שהיה חשוב להם שיאכל / להזין אותו וגו', ולהנות מזיו פניו אלא:</w:t>
      </w:r>
    </w:p>
    <w:p w14:paraId="12BD41F1" w14:textId="77777777" w:rsidR="009300E6" w:rsidRDefault="009300E6" w:rsidP="009300E6">
      <w:pPr>
        <w:rPr>
          <w:rFonts w:cs="Times New Roman"/>
          <w:rtl/>
        </w:rPr>
      </w:pPr>
      <w:r>
        <w:rPr>
          <w:rFonts w:cs="Times New Roman" w:hint="cs"/>
          <w:rtl/>
        </w:rPr>
        <w:t>כי הארוחה היתה הטקס שבו ההורים פקדו, בחנו, תיקנו ובחנו&amp; [</w:t>
      </w:r>
      <w:r>
        <w:rPr>
          <w:rFonts w:cs="Times New Roman"/>
        </w:rPr>
        <w:t>observe</w:t>
      </w:r>
      <w:r>
        <w:rPr>
          <w:rFonts w:cs="Times New Roman" w:hint="cs"/>
          <w:rtl/>
        </w:rPr>
        <w:t>] אמרו דעתם הבלתי מסוייגת וגו' על צאצאיהם, ואוי לו למי שמקומו נפקד.</w:t>
      </w:r>
    </w:p>
    <w:p w14:paraId="01976F01" w14:textId="77777777" w:rsidR="009300E6" w:rsidRDefault="009300E6" w:rsidP="009300E6">
      <w:pPr>
        <w:rPr>
          <w:rFonts w:cs="Times New Roman"/>
          <w:rtl/>
        </w:rPr>
      </w:pPr>
    </w:p>
    <w:p w14:paraId="298A3289" w14:textId="77777777" w:rsidR="009300E6" w:rsidRDefault="009300E6" w:rsidP="009300E6">
      <w:pPr>
        <w:rPr>
          <w:rFonts w:cs="Times New Roman"/>
          <w:rtl/>
        </w:rPr>
      </w:pPr>
      <w:r>
        <w:rPr>
          <w:rFonts w:cs="Times New Roman" w:hint="cs"/>
          <w:rtl/>
        </w:rPr>
        <w:t xml:space="preserve">והיית מגיע </w:t>
      </w:r>
      <w:r>
        <w:rPr>
          <w:rFonts w:cs="Times New Roman"/>
          <w:rtl/>
        </w:rPr>
        <w:t>–</w:t>
      </w:r>
      <w:r>
        <w:rPr>
          <w:rFonts w:cs="Times New Roman" w:hint="cs"/>
          <w:rtl/>
        </w:rPr>
        <w:t xml:space="preserve"> בדהרה. כמו גור נטוש שפרוותו נמרטה, שכפתו נמעכה. אפילו בצליעה לפעמים, ועדיין בדהרה.</w:t>
      </w:r>
    </w:p>
    <w:p w14:paraId="35C17BF3" w14:textId="77777777" w:rsidR="009300E6" w:rsidRDefault="009300E6" w:rsidP="009300E6">
      <w:pPr>
        <w:rPr>
          <w:rFonts w:cs="Times New Roman"/>
          <w:rtl/>
        </w:rPr>
      </w:pPr>
      <w:r>
        <w:rPr>
          <w:rFonts w:cs="Times New Roman" w:hint="cs"/>
          <w:rtl/>
        </w:rPr>
        <w:t xml:space="preserve"> </w:t>
      </w:r>
    </w:p>
    <w:p w14:paraId="5ABCF7DF" w14:textId="77777777" w:rsidR="009300E6" w:rsidRDefault="009300E6" w:rsidP="009300E6">
      <w:pPr>
        <w:rPr>
          <w:rtl/>
        </w:rPr>
      </w:pPr>
    </w:p>
    <w:p w14:paraId="1E7E1F66" w14:textId="77777777" w:rsidR="009300E6" w:rsidRDefault="009300E6" w:rsidP="009300E6">
      <w:pPr>
        <w:rPr>
          <w:rFonts w:cs="Times New Roman"/>
          <w:rtl/>
        </w:rPr>
      </w:pPr>
      <w:r w:rsidRPr="007544EA">
        <w:rPr>
          <w:rFonts w:cs="Times New Roman"/>
          <w:rtl/>
        </w:rPr>
        <w:t xml:space="preserve">וְעַתָּה הַנִּיחָה לִּי, וְיִחַר אַפִּי בָהֶם, אכעס עליהם וַאֲכַלֵּם, </w:t>
      </w:r>
      <w:r>
        <w:rPr>
          <w:rFonts w:cs="Times New Roman" w:hint="cs"/>
          <w:rtl/>
        </w:rPr>
        <w:t>[שמות ל"ב י']</w:t>
      </w:r>
    </w:p>
    <w:p w14:paraId="6787496B" w14:textId="77777777" w:rsidR="009300E6" w:rsidRDefault="009300E6" w:rsidP="009300E6">
      <w:pPr>
        <w:rPr>
          <w:rtl/>
        </w:rPr>
      </w:pPr>
      <w:r>
        <w:rPr>
          <w:rFonts w:hint="cs"/>
          <w:rtl/>
        </w:rPr>
        <w:t>האם גורמת לכולם  להעניש את אלכס / מענישה את אלכס:</w:t>
      </w:r>
    </w:p>
    <w:p w14:paraId="4C188502" w14:textId="77777777" w:rsidR="009300E6" w:rsidRDefault="009300E6" w:rsidP="009300E6">
      <w:pPr>
        <w:rPr>
          <w:rtl/>
        </w:rPr>
      </w:pPr>
      <w:r>
        <w:rPr>
          <w:rFonts w:cs="Times New Roman"/>
          <w:rtl/>
        </w:rPr>
        <w:t>וְעַתָּה לֵךְ נְחֵה אֶת־הָעָם אֶל אֲשֶׁר־דִּבַּרְתִּי לָךְ הִנֵּה מַלְאָכִי יֵלֵךְ לְפָנֶיךָ וּבְיוֹם פָּקְדִי וּפָקַדְתִּי עֲלֵיהֶם חַטָּאתָם׃</w:t>
      </w:r>
      <w:r>
        <w:rPr>
          <w:rFonts w:cs="Times New Roman" w:hint="cs"/>
          <w:rtl/>
        </w:rPr>
        <w:t xml:space="preserve"> [שמות ל"ב ל"ד]</w:t>
      </w:r>
    </w:p>
    <w:p w14:paraId="63B37039" w14:textId="77777777" w:rsidR="009300E6" w:rsidRDefault="009300E6" w:rsidP="009300E6">
      <w:pPr>
        <w:rPr>
          <w:rFonts w:cs="Times New Roman"/>
          <w:rtl/>
        </w:rPr>
      </w:pPr>
      <w:r>
        <w:rPr>
          <w:rFonts w:cs="Times New Roman"/>
          <w:rtl/>
        </w:rPr>
        <w:t>(לה)וַיִּגֹּף, הכה למוות במגפה ה' אֶת הָעָם, עַל אֲשֶׁר</w:t>
      </w:r>
      <w:r>
        <w:rPr>
          <w:rFonts w:cs="Times New Roman" w:hint="cs"/>
          <w:rtl/>
        </w:rPr>
        <w:t xml:space="preserve"> [שמות ל"ב ל"ד] [על אשר כל מני דברים, התחצפות, חוסר הסכמה, חוסר התבזות והסכמה להיות מושפל]</w:t>
      </w:r>
    </w:p>
    <w:p w14:paraId="75E51405" w14:textId="77777777" w:rsidR="009300E6" w:rsidRDefault="009300E6" w:rsidP="009300E6">
      <w:pPr>
        <w:rPr>
          <w:rtl/>
        </w:rPr>
      </w:pPr>
    </w:p>
    <w:p w14:paraId="703DF16F" w14:textId="77777777" w:rsidR="009300E6" w:rsidRDefault="009300E6" w:rsidP="009300E6">
      <w:pPr>
        <w:rPr>
          <w:rtl/>
        </w:rPr>
      </w:pPr>
      <w:r>
        <w:rPr>
          <w:rFonts w:hint="cs"/>
          <w:rtl/>
        </w:rPr>
        <w:t>כאילו אלכס הוא עם זר שצריך לגרש, כך האם נוטעת את האמונה במשפחה, כאילו היא מלאך ה-ה':</w:t>
      </w:r>
    </w:p>
    <w:p w14:paraId="136425A4" w14:textId="77777777" w:rsidR="009300E6" w:rsidRDefault="009300E6" w:rsidP="009300E6">
      <w:pPr>
        <w:rPr>
          <w:rFonts w:cs="Times New Roman"/>
          <w:rtl/>
        </w:rPr>
      </w:pPr>
      <w:r w:rsidRPr="00F25694">
        <w:rPr>
          <w:rFonts w:cs="Times New Roman"/>
          <w:rtl/>
        </w:rPr>
        <w:t>וְשָׁלַחְתִּי לְפָנֶיךָ מַלְאָךְ וְגֵרַשְׁתִּי אֶת־הַכְּנַעֲנִי הָאֱמֹרִי וְהַחִתִּי וְהַפְּרִזִּי הַחִוִּי וְהַיְבוּסִי׃</w:t>
      </w:r>
      <w:r>
        <w:rPr>
          <w:rFonts w:cs="Times New Roman" w:hint="cs"/>
          <w:rtl/>
        </w:rPr>
        <w:t xml:space="preserve"> [שמות ל"ג ב']</w:t>
      </w:r>
    </w:p>
    <w:p w14:paraId="0404B0DD" w14:textId="77777777" w:rsidR="009300E6" w:rsidRDefault="009300E6" w:rsidP="009300E6">
      <w:pPr>
        <w:rPr>
          <w:rtl/>
        </w:rPr>
      </w:pPr>
    </w:p>
    <w:p w14:paraId="4301CF2C" w14:textId="77777777" w:rsidR="009300E6" w:rsidRDefault="009300E6" w:rsidP="009300E6">
      <w:pPr>
        <w:rPr>
          <w:rtl/>
        </w:rPr>
      </w:pPr>
      <w:r>
        <w:rPr>
          <w:rFonts w:hint="cs"/>
          <w:rtl/>
        </w:rPr>
        <w:t>האם היא חסרת כל רחמים, מענישה את אלכס בלי אבחנה וללא חמלה:</w:t>
      </w:r>
    </w:p>
    <w:p w14:paraId="3775B05D" w14:textId="77777777" w:rsidR="009300E6" w:rsidRDefault="009300E6" w:rsidP="009300E6">
      <w:pPr>
        <w:rPr>
          <w:rtl/>
        </w:rPr>
      </w:pPr>
      <w:r>
        <w:rPr>
          <w:rFonts w:hint="cs"/>
          <w:rtl/>
        </w:rPr>
        <w:t>[שמות ל"ד ו-ח]</w:t>
      </w:r>
    </w:p>
    <w:p w14:paraId="38FBB069" w14:textId="77777777" w:rsidR="009300E6" w:rsidRDefault="009300E6" w:rsidP="009300E6">
      <w:pPr>
        <w:rPr>
          <w:rtl/>
        </w:rPr>
      </w:pPr>
      <w:r>
        <w:rPr>
          <w:rFonts w:cs="Times New Roman"/>
          <w:rtl/>
        </w:rPr>
        <w:t>רַחוּם וְחַנּוּן אֶרֶךְ אַפַּיִם וְרַב־חֶסֶד וֶאֱמֶת</w:t>
      </w:r>
    </w:p>
    <w:p w14:paraId="2AAB70B5" w14:textId="77777777" w:rsidR="009300E6" w:rsidRDefault="009300E6" w:rsidP="009300E6">
      <w:pPr>
        <w:rPr>
          <w:rFonts w:cs="Times New Roman"/>
          <w:rtl/>
        </w:rPr>
      </w:pPr>
      <w:r>
        <w:rPr>
          <w:rFonts w:cs="Times New Roman"/>
          <w:rtl/>
        </w:rPr>
        <w:t>(ז)נֹצֵר חֶסֶד לָאֲלָפִים נֹשֵׂא עָוֺן וָפֶשַׁע וְחַטָּאָה וְנַקֵּה לֹא יְנַקֶּה פֹּקֵד עֲוֺן</w:t>
      </w:r>
      <w:r>
        <w:rPr>
          <w:rFonts w:cs="Times New Roman" w:hint="cs"/>
          <w:rtl/>
        </w:rPr>
        <w:t xml:space="preserve"> </w:t>
      </w:r>
      <w:r w:rsidRPr="00BD3FF4">
        <w:rPr>
          <w:rFonts w:cs="Times New Roman"/>
          <w:rtl/>
        </w:rPr>
        <w:t>אָבוֹת עַל־בָּנִים וְעַל־בְּנֵי בָנִים עַל־שִׁלֵּשִׁים וְעַל־רִבֵּעִים׃</w:t>
      </w:r>
    </w:p>
    <w:p w14:paraId="0E0F8AF3" w14:textId="77777777" w:rsidR="009300E6" w:rsidRDefault="009300E6" w:rsidP="009300E6">
      <w:pPr>
        <w:rPr>
          <w:rFonts w:cs="Times New Roman"/>
          <w:rtl/>
        </w:rPr>
      </w:pPr>
      <w:r w:rsidRPr="00C85192">
        <w:rPr>
          <w:rFonts w:cs="Times New Roman"/>
          <w:rtl/>
        </w:rPr>
        <w:t>(ח)וַיְמַהֵר מֹשֶׁה וַיִּקֹּד אַרְצָה וַיִּשְׁתָּחוּ׃</w:t>
      </w:r>
    </w:p>
    <w:p w14:paraId="055252CA" w14:textId="77777777" w:rsidR="009300E6" w:rsidRDefault="009300E6" w:rsidP="009300E6">
      <w:pPr>
        <w:rPr>
          <w:rtl/>
        </w:rPr>
      </w:pPr>
      <w:r>
        <w:rPr>
          <w:rFonts w:hint="cs"/>
          <w:rtl/>
        </w:rPr>
        <w:t>ובלשון נקבה:</w:t>
      </w:r>
    </w:p>
    <w:p w14:paraId="423EBFF0" w14:textId="77777777" w:rsidR="009300E6" w:rsidRDefault="009300E6" w:rsidP="009300E6">
      <w:pPr>
        <w:rPr>
          <w:rtl/>
        </w:rPr>
      </w:pPr>
      <w:r>
        <w:rPr>
          <w:rFonts w:cs="Times New Roman"/>
          <w:rtl/>
        </w:rPr>
        <w:t>רַחוּ</w:t>
      </w:r>
      <w:r>
        <w:rPr>
          <w:rFonts w:cs="Times New Roman" w:hint="cs"/>
          <w:rtl/>
        </w:rPr>
        <w:t>מה</w:t>
      </w:r>
      <w:r>
        <w:rPr>
          <w:rFonts w:cs="Times New Roman"/>
          <w:rtl/>
        </w:rPr>
        <w:t xml:space="preserve"> וְחַנּוּ</w:t>
      </w:r>
      <w:r>
        <w:rPr>
          <w:rFonts w:cs="Times New Roman" w:hint="cs"/>
          <w:rtl/>
        </w:rPr>
        <w:t>נה (כך היא מאמינה על עצמה)</w:t>
      </w:r>
      <w:r>
        <w:rPr>
          <w:rFonts w:cs="Times New Roman"/>
          <w:rtl/>
        </w:rPr>
        <w:t xml:space="preserve"> אר</w:t>
      </w:r>
      <w:r>
        <w:rPr>
          <w:rFonts w:cs="Times New Roman" w:hint="cs"/>
          <w:rtl/>
        </w:rPr>
        <w:t>כת</w:t>
      </w:r>
      <w:r>
        <w:rPr>
          <w:rFonts w:cs="Times New Roman"/>
          <w:rtl/>
        </w:rPr>
        <w:t xml:space="preserve"> אַפַּיִם וְרַב</w:t>
      </w:r>
      <w:r>
        <w:rPr>
          <w:rFonts w:cs="Times New Roman" w:hint="cs"/>
          <w:rtl/>
        </w:rPr>
        <w:t>ת</w:t>
      </w:r>
      <w:r>
        <w:rPr>
          <w:rFonts w:cs="Times New Roman"/>
          <w:rtl/>
        </w:rPr>
        <w:t>־חֶסֶד וֶאֱמֶת</w:t>
      </w:r>
    </w:p>
    <w:p w14:paraId="7C5628A2" w14:textId="77777777" w:rsidR="009300E6" w:rsidRDefault="009300E6" w:rsidP="009300E6">
      <w:pPr>
        <w:rPr>
          <w:rFonts w:cs="Times New Roman"/>
          <w:rtl/>
        </w:rPr>
      </w:pPr>
      <w:r>
        <w:rPr>
          <w:rFonts w:cs="Times New Roman"/>
          <w:rtl/>
        </w:rPr>
        <w:t>נֹצֵר</w:t>
      </w:r>
      <w:r>
        <w:rPr>
          <w:rFonts w:cs="Times New Roman" w:hint="cs"/>
          <w:rtl/>
        </w:rPr>
        <w:t>ת</w:t>
      </w:r>
      <w:r>
        <w:rPr>
          <w:rFonts w:cs="Times New Roman"/>
          <w:rtl/>
        </w:rPr>
        <w:t xml:space="preserve"> חֶסֶד לָאֲלָפִים </w:t>
      </w:r>
      <w:r>
        <w:rPr>
          <w:rFonts w:cs="Times New Roman" w:hint="cs"/>
          <w:rtl/>
        </w:rPr>
        <w:t xml:space="preserve">(ולדעתה </w:t>
      </w:r>
      <w:r>
        <w:rPr>
          <w:rFonts w:cs="Times New Roman"/>
          <w:rtl/>
        </w:rPr>
        <w:t>–</w:t>
      </w:r>
      <w:r>
        <w:rPr>
          <w:rFonts w:cs="Times New Roman" w:hint="cs"/>
          <w:rtl/>
        </w:rPr>
        <w:t xml:space="preserve"> לרבבות! למליונים!!) </w:t>
      </w:r>
      <w:r>
        <w:rPr>
          <w:rFonts w:cs="Times New Roman"/>
          <w:rtl/>
        </w:rPr>
        <w:t>נֹשֵׂא</w:t>
      </w:r>
      <w:r>
        <w:rPr>
          <w:rFonts w:cs="Times New Roman" w:hint="cs"/>
          <w:rtl/>
        </w:rPr>
        <w:t>ת</w:t>
      </w:r>
      <w:r>
        <w:rPr>
          <w:rFonts w:cs="Times New Roman"/>
          <w:rtl/>
        </w:rPr>
        <w:t xml:space="preserve"> עָוֺן וָפֶשַׁע וְחַטָּאָה וְנַקֵּה לֹא </w:t>
      </w:r>
      <w:r>
        <w:rPr>
          <w:rFonts w:cs="Times New Roman" w:hint="cs"/>
          <w:rtl/>
        </w:rPr>
        <w:t>ת</w:t>
      </w:r>
      <w:r>
        <w:rPr>
          <w:rFonts w:cs="Times New Roman"/>
          <w:rtl/>
        </w:rPr>
        <w:t>נַקֶּה פֹּקֵד</w:t>
      </w:r>
      <w:r>
        <w:rPr>
          <w:rFonts w:cs="Times New Roman" w:hint="cs"/>
          <w:rtl/>
        </w:rPr>
        <w:t>ת</w:t>
      </w:r>
      <w:r>
        <w:rPr>
          <w:rFonts w:cs="Times New Roman"/>
          <w:rtl/>
        </w:rPr>
        <w:t xml:space="preserve"> עֲוֺן</w:t>
      </w:r>
      <w:r>
        <w:rPr>
          <w:rFonts w:cs="Times New Roman" w:hint="cs"/>
          <w:rtl/>
        </w:rPr>
        <w:t xml:space="preserve"> אתמול על מחר ועל מחרתיים </w:t>
      </w:r>
      <w:r w:rsidRPr="00BD3FF4">
        <w:rPr>
          <w:rFonts w:cs="Times New Roman"/>
          <w:rtl/>
        </w:rPr>
        <w:t>עַל־שִׁלֵּשִׁים וְעַל־רִבֵּעִים</w:t>
      </w:r>
    </w:p>
    <w:p w14:paraId="1061D5E0" w14:textId="77777777" w:rsidR="009300E6" w:rsidRDefault="009300E6" w:rsidP="009300E6">
      <w:pPr>
        <w:rPr>
          <w:rFonts w:cs="Times New Roman"/>
          <w:rtl/>
        </w:rPr>
      </w:pPr>
      <w:r w:rsidRPr="00C85192">
        <w:rPr>
          <w:rFonts w:cs="Times New Roman"/>
          <w:rtl/>
        </w:rPr>
        <w:t xml:space="preserve">(ח)וַיְמַהֵר </w:t>
      </w:r>
      <w:r>
        <w:rPr>
          <w:rFonts w:cs="Times New Roman" w:hint="cs"/>
          <w:rtl/>
        </w:rPr>
        <w:t>אלכס לארוחה שנקרא אליה כולו אסיר תודה</w:t>
      </w:r>
      <w:r w:rsidRPr="00C85192">
        <w:rPr>
          <w:rFonts w:cs="Times New Roman"/>
          <w:rtl/>
        </w:rPr>
        <w:t xml:space="preserve"> וַיִּקֹּד אַרְצָה וַיִּשְׁתָּחוּ׃</w:t>
      </w:r>
    </w:p>
    <w:p w14:paraId="1456B224" w14:textId="77777777" w:rsidR="009300E6" w:rsidRDefault="009300E6" w:rsidP="009300E6">
      <w:pPr>
        <w:rPr>
          <w:rtl/>
        </w:rPr>
      </w:pPr>
    </w:p>
    <w:p w14:paraId="5CFCD8A8" w14:textId="77777777" w:rsidR="009300E6" w:rsidRDefault="009300E6" w:rsidP="009300E6">
      <w:pPr>
        <w:rPr>
          <w:rtl/>
        </w:rPr>
      </w:pPr>
      <w:r>
        <w:rPr>
          <w:rFonts w:hint="cs"/>
          <w:rtl/>
        </w:rPr>
        <w:t>[שמות ל"ד ט]</w:t>
      </w:r>
    </w:p>
    <w:p w14:paraId="6B108D1B" w14:textId="77777777" w:rsidR="009300E6" w:rsidRDefault="009300E6" w:rsidP="009300E6">
      <w:pPr>
        <w:rPr>
          <w:rFonts w:cs="Times New Roman"/>
          <w:rtl/>
        </w:rPr>
      </w:pPr>
      <w:r w:rsidRPr="00C85192">
        <w:rPr>
          <w:rFonts w:cs="Times New Roman"/>
          <w:rtl/>
        </w:rPr>
        <w:t>וְסָלַחְתָּ לַעֲוֹנֵנוּ וּלְחַטָּאתֵנוּ,</w:t>
      </w:r>
    </w:p>
    <w:p w14:paraId="75022A1C" w14:textId="77777777" w:rsidR="009300E6" w:rsidRDefault="009300E6" w:rsidP="009300E6">
      <w:pPr>
        <w:rPr>
          <w:rtl/>
        </w:rPr>
      </w:pPr>
    </w:p>
    <w:p w14:paraId="6F166430" w14:textId="77777777" w:rsidR="009300E6" w:rsidRDefault="009300E6" w:rsidP="009300E6">
      <w:pPr>
        <w:rPr>
          <w:rtl/>
        </w:rPr>
      </w:pPr>
      <w:r>
        <w:rPr>
          <w:rFonts w:hint="cs"/>
          <w:rtl/>
        </w:rPr>
        <w:t>[שמות ל"ד י']</w:t>
      </w:r>
    </w:p>
    <w:p w14:paraId="490E748E" w14:textId="77777777" w:rsidR="009300E6" w:rsidRDefault="009300E6" w:rsidP="009300E6">
      <w:pPr>
        <w:rPr>
          <w:rFonts w:cs="Times New Roman"/>
          <w:rtl/>
        </w:rPr>
      </w:pPr>
      <w:r w:rsidRPr="00C85192">
        <w:rPr>
          <w:rFonts w:cs="Times New Roman"/>
          <w:rtl/>
        </w:rPr>
        <w:t>(י)וַיֹּאמֶר הִנֵּה אָנֹכִי כֹּרֵת בְּרִית נֶגֶד כָּל־עַמְּךָ אֶעֱשֶׂה נִפְלָאֹת אֲשֶׁר לֹא־נִבְרְאוּ בְכָל־הָאָרֶץ וּבְכָל־הַגּוֹיִם וְרָאָה כָל־הָעָם אֲשֶׁר־אַתָּה בְקִרְבּוֹ אֶת־מַעֲשֵׂה יְהוָה כִּי־נוֹרָא הוּא אֲשֶׁר אֲנִי עֹשֶׂה עִמָּךְ׃</w:t>
      </w:r>
    </w:p>
    <w:p w14:paraId="4A9A53D0" w14:textId="77777777" w:rsidR="009300E6" w:rsidRDefault="009300E6" w:rsidP="009300E6">
      <w:pPr>
        <w:rPr>
          <w:rtl/>
        </w:rPr>
      </w:pPr>
      <w:r>
        <w:rPr>
          <w:rFonts w:hint="cs"/>
          <w:rtl/>
        </w:rPr>
        <w:lastRenderedPageBreak/>
        <w:t xml:space="preserve">זה מה שהם חושבים על האם </w:t>
      </w:r>
      <w:r>
        <w:rPr>
          <w:rtl/>
        </w:rPr>
        <w:t>–</w:t>
      </w:r>
      <w:r>
        <w:rPr>
          <w:rFonts w:hint="cs"/>
          <w:rtl/>
        </w:rPr>
        <w:t xml:space="preserve"> היא תעשה נפלאות והמשפחה תכרות איתה ברית נגד אלכס.</w:t>
      </w:r>
    </w:p>
    <w:p w14:paraId="1D8E1F71" w14:textId="77777777" w:rsidR="009300E6" w:rsidRDefault="009300E6" w:rsidP="009300E6">
      <w:pPr>
        <w:rPr>
          <w:rtl/>
        </w:rPr>
      </w:pPr>
    </w:p>
    <w:p w14:paraId="7058F376" w14:textId="77777777" w:rsidR="009300E6" w:rsidRDefault="009300E6" w:rsidP="009300E6">
      <w:pPr>
        <w:rPr>
          <w:rtl/>
        </w:rPr>
      </w:pPr>
      <w:r>
        <w:rPr>
          <w:rFonts w:hint="cs"/>
          <w:rtl/>
        </w:rPr>
        <w:t>"בחרם האחרון הטילו&amp; עלי לקרוא לך לארוחת צהריים (כי הם לא הרעיבו אותך, הם לא ברברים), ולא הבנתי איך לעשות את זה אם אסור לי לדבר איתך, וסופי אמרה לי איך, להכנס אליך לחדר (היכן שהיית [</w:t>
      </w:r>
      <w:r>
        <w:t>confined</w:t>
      </w:r>
      <w:r>
        <w:rPr>
          <w:rFonts w:hint="cs"/>
          <w:rtl/>
        </w:rPr>
        <w:t xml:space="preserve">] ולא להישיר אליך מבט כי גם זה אסור," </w:t>
      </w:r>
      <w:r w:rsidRPr="001F6518">
        <w:rPr>
          <w:rFonts w:cs="Times New Roman"/>
          <w:rtl/>
        </w:rPr>
        <w:t>וְהִגְבַּלְתָּ אֶת הָעָם סָבִיב לֵאמֹר הִשָּׁמְרוּ לָכֶם עֲלוֹת בָּהָר וּנְגֹעַ בְּקָצֵהוּ כָּל הַנֹּגֵעַ בָּהָר מוֹת יוּמָת.</w:t>
      </w:r>
      <w:r>
        <w:rPr>
          <w:rFonts w:hint="cs"/>
          <w:rtl/>
        </w:rPr>
        <w:t xml:space="preserve"> [שמות י"ט י"ב] "היית מוקצה, היית שקץ ושרץ וטריפה." </w:t>
      </w:r>
      <w:r w:rsidRPr="001515B5">
        <w:rPr>
          <w:rFonts w:cs="Times New Roman"/>
          <w:rtl/>
        </w:rPr>
        <w:t>וְנִכְרַת הָאִישׁ הַהוּא מִקֶּרֶב עַמּוֹ</w:t>
      </w:r>
      <w:r>
        <w:rPr>
          <w:rFonts w:cs="Times New Roman" w:hint="cs"/>
          <w:rtl/>
        </w:rPr>
        <w:t xml:space="preserve"> [ויקרא י"ז ד]</w:t>
      </w:r>
    </w:p>
    <w:p w14:paraId="1F80E5AA" w14:textId="77777777" w:rsidR="009300E6" w:rsidRDefault="009300E6" w:rsidP="009300E6">
      <w:pPr>
        <w:rPr>
          <w:rtl/>
        </w:rPr>
      </w:pPr>
      <w:r>
        <w:rPr>
          <w:rFonts w:hint="cs"/>
          <w:rtl/>
        </w:rPr>
        <w:t xml:space="preserve">והיא אמרה לי להגיד, כאילו לאויר החדר, 'שיבוא לאכול.' כאילו אתה לא קיים." </w:t>
      </w:r>
      <w:r w:rsidRPr="001F6518">
        <w:rPr>
          <w:rFonts w:cs="Times New Roman"/>
          <w:rtl/>
        </w:rPr>
        <w:t>וְאִישׁ כִּי יַכֶּה כָּל נֶפֶשׁ אָדָם מוֹת יוּמָת.</w:t>
      </w:r>
      <w:r>
        <w:rPr>
          <w:rFonts w:cs="Times New Roman" w:hint="cs"/>
          <w:rtl/>
        </w:rPr>
        <w:t xml:space="preserve"> [ויקרא כ"ד י"ז]</w:t>
      </w:r>
    </w:p>
    <w:p w14:paraId="2EF75E89" w14:textId="77777777" w:rsidR="009300E6" w:rsidRDefault="009300E6" w:rsidP="009300E6">
      <w:pPr>
        <w:rPr>
          <w:rtl/>
        </w:rPr>
      </w:pPr>
      <w:r>
        <w:rPr>
          <w:rFonts w:cs="Times New Roman"/>
          <w:rtl/>
        </w:rPr>
        <w:t>"חה! 'שיבוא לאכול'. חה!"</w:t>
      </w:r>
    </w:p>
    <w:p w14:paraId="62F274F3" w14:textId="77777777" w:rsidR="009300E6" w:rsidRDefault="009300E6" w:rsidP="009300E6">
      <w:pPr>
        <w:rPr>
          <w:rFonts w:cs="Times New Roman"/>
          <w:rtl/>
        </w:rPr>
      </w:pPr>
      <w:r>
        <w:rPr>
          <w:rFonts w:cs="Times New Roman"/>
          <w:rtl/>
        </w:rPr>
        <w:t>"ככה זה היה."</w:t>
      </w:r>
    </w:p>
    <w:p w14:paraId="0A7D7D8D" w14:textId="77777777" w:rsidR="009300E6" w:rsidRDefault="009300E6" w:rsidP="009300E6">
      <w:pPr>
        <w:rPr>
          <w:rFonts w:cs="Times New Roman"/>
          <w:rtl/>
        </w:rPr>
      </w:pPr>
      <w:r>
        <w:rPr>
          <w:rFonts w:cs="Times New Roman" w:hint="cs"/>
          <w:rtl/>
        </w:rPr>
        <w:t>"</w:t>
      </w:r>
    </w:p>
    <w:p w14:paraId="0B463396" w14:textId="77777777" w:rsidR="009300E6" w:rsidRDefault="009300E6" w:rsidP="009300E6">
      <w:pPr>
        <w:rPr>
          <w:rtl/>
        </w:rPr>
      </w:pPr>
    </w:p>
    <w:p w14:paraId="1F35BF29" w14:textId="77777777" w:rsidR="009300E6" w:rsidRDefault="009300E6" w:rsidP="009300E6">
      <w:pPr>
        <w:rPr>
          <w:rtl/>
        </w:rPr>
      </w:pPr>
      <w:r>
        <w:rPr>
          <w:rFonts w:cs="Times New Roman"/>
          <w:rtl/>
        </w:rPr>
        <w:t>עם מארק אחרי שנודע לאלכס שהוא הציל אותו:</w:t>
      </w:r>
    </w:p>
    <w:p w14:paraId="6BF34E2D" w14:textId="77777777" w:rsidR="009300E6" w:rsidRDefault="009300E6" w:rsidP="009300E6">
      <w:pPr>
        <w:rPr>
          <w:rtl/>
        </w:rPr>
      </w:pPr>
      <w:r>
        <w:rPr>
          <w:rFonts w:cs="Times New Roman"/>
          <w:rtl/>
        </w:rPr>
        <w:t>אבל למה חשבת לעשות את זה?</w:t>
      </w:r>
    </w:p>
    <w:p w14:paraId="700AFCB8" w14:textId="77777777" w:rsidR="009300E6" w:rsidRDefault="009300E6" w:rsidP="009300E6">
      <w:pPr>
        <w:rPr>
          <w:rtl/>
        </w:rPr>
      </w:pPr>
      <w:r>
        <w:rPr>
          <w:rFonts w:cs="Times New Roman"/>
          <w:rtl/>
        </w:rPr>
        <w:t>אתה זוכר איך היה צריך לקרוא לך לאכול, כשהחרימו אותך? לבוא אליך לחדר ולהגיד - 'שיבוא לאכול'.</w:t>
      </w:r>
    </w:p>
    <w:p w14:paraId="708E2018" w14:textId="77777777" w:rsidR="009300E6" w:rsidRDefault="009300E6" w:rsidP="009300E6">
      <w:pPr>
        <w:rPr>
          <w:rtl/>
        </w:rPr>
      </w:pPr>
      <w:r>
        <w:rPr>
          <w:rFonts w:cs="Times New Roman"/>
          <w:rtl/>
        </w:rPr>
        <w:t>כן.</w:t>
      </w:r>
    </w:p>
    <w:p w14:paraId="17721F4C" w14:textId="77777777" w:rsidR="009300E6" w:rsidRDefault="009300E6" w:rsidP="009300E6">
      <w:pPr>
        <w:rPr>
          <w:rtl/>
        </w:rPr>
      </w:pPr>
      <w:r>
        <w:rPr>
          <w:rFonts w:cs="Times New Roman"/>
          <w:rtl/>
        </w:rPr>
        <w:t xml:space="preserve">אני לא ידעתי את זה, עד שסופי אמרה לי. וחשבתי על זה המון וזה נראה לי הפיתרון היחיד האפשרי. </w:t>
      </w:r>
    </w:p>
    <w:p w14:paraId="102773B7" w14:textId="77777777" w:rsidR="009300E6" w:rsidRDefault="009300E6" w:rsidP="009300E6">
      <w:pPr>
        <w:rPr>
          <w:rtl/>
        </w:rPr>
      </w:pPr>
      <w:r>
        <w:rPr>
          <w:rFonts w:cs="Times New Roman"/>
          <w:rtl/>
        </w:rPr>
        <w:t xml:space="preserve">אמרו לי לקרוא לך ולא הבנתי איך, אם אסור לדבר איתך. שאלתי את סופי והיא אמרה - שיבוא לאכול </w:t>
      </w:r>
    </w:p>
    <w:p w14:paraId="548EE36F" w14:textId="77777777" w:rsidR="009300E6" w:rsidRDefault="009300E6" w:rsidP="009300E6">
      <w:pPr>
        <w:rPr>
          <w:rtl/>
        </w:rPr>
      </w:pPr>
      <w:r>
        <w:rPr>
          <w:rFonts w:cs="Times New Roman"/>
          <w:rtl/>
        </w:rPr>
        <w:t>כן, אני זוכר טוב את ה- 'שיבוא לאכול' הזה.</w:t>
      </w:r>
    </w:p>
    <w:p w14:paraId="08B7FCC2" w14:textId="77777777" w:rsidR="009300E6" w:rsidRDefault="009300E6" w:rsidP="009300E6">
      <w:pPr>
        <w:rPr>
          <w:rtl/>
        </w:rPr>
      </w:pPr>
      <w:r>
        <w:rPr>
          <w:rFonts w:cs="Times New Roman"/>
          <w:rtl/>
        </w:rPr>
        <w:t xml:space="preserve">עדתי לקרוא לך ככה. </w:t>
      </w:r>
    </w:p>
    <w:p w14:paraId="15685361" w14:textId="77777777" w:rsidR="009300E6" w:rsidRDefault="009300E6" w:rsidP="009300E6">
      <w:pPr>
        <w:rPr>
          <w:rtl/>
        </w:rPr>
      </w:pPr>
      <w:r>
        <w:rPr>
          <w:rFonts w:cs="Times New Roman"/>
          <w:rtl/>
        </w:rPr>
        <w:t>אם אני לא טועה קראת לי ככה בעצמך.</w:t>
      </w:r>
    </w:p>
    <w:p w14:paraId="5E536CDB" w14:textId="77777777" w:rsidR="009300E6" w:rsidRDefault="009300E6" w:rsidP="009300E6">
      <w:pPr>
        <w:rPr>
          <w:rtl/>
        </w:rPr>
      </w:pPr>
      <w:r>
        <w:rPr>
          <w:rFonts w:cs="Times New Roman"/>
          <w:rtl/>
        </w:rPr>
        <w:t>נכון. אבל חשבתי על זה אח''כ הרבה.</w:t>
      </w:r>
    </w:p>
    <w:p w14:paraId="4183E560" w14:textId="77777777" w:rsidR="009300E6" w:rsidRDefault="009300E6" w:rsidP="009300E6">
      <w:pPr>
        <w:rPr>
          <w:rtl/>
        </w:rPr>
      </w:pPr>
    </w:p>
    <w:p w14:paraId="7C036937" w14:textId="77777777" w:rsidR="009300E6" w:rsidRDefault="009300E6" w:rsidP="009300E6">
      <w:pPr>
        <w:rPr>
          <w:rtl/>
        </w:rPr>
      </w:pPr>
      <w:r>
        <w:rPr>
          <w:rFonts w:hint="cs"/>
          <w:rtl/>
        </w:rPr>
        <w:t>"אמרתי לה, אני רוצה ללמוד בישראל. ואני צריך שאלכס יבוא איתי וידאג לי."</w:t>
      </w:r>
    </w:p>
    <w:p w14:paraId="29E85EEA" w14:textId="77777777" w:rsidR="009300E6" w:rsidRDefault="009300E6" w:rsidP="009300E6">
      <w:pPr>
        <w:rPr>
          <w:rtl/>
        </w:rPr>
      </w:pPr>
      <w:r>
        <w:rPr>
          <w:rFonts w:hint="cs"/>
          <w:rtl/>
        </w:rPr>
        <w:t>[תיאור] "הייתי מציל את עצמי בלעדיך."</w:t>
      </w:r>
    </w:p>
    <w:p w14:paraId="528DFB44" w14:textId="77777777" w:rsidR="009300E6" w:rsidRDefault="009300E6" w:rsidP="009300E6">
      <w:pPr>
        <w:rPr>
          <w:rtl/>
        </w:rPr>
      </w:pPr>
      <w:r>
        <w:rPr>
          <w:rFonts w:hint="cs"/>
          <w:rtl/>
        </w:rPr>
        <w:t>"אני לא חושב ככה."</w:t>
      </w:r>
    </w:p>
    <w:p w14:paraId="2BED4BC0" w14:textId="77777777" w:rsidR="009300E6" w:rsidRDefault="009300E6" w:rsidP="009300E6">
      <w:pPr>
        <w:rPr>
          <w:rtl/>
        </w:rPr>
      </w:pPr>
      <w:r>
        <w:rPr>
          <w:rFonts w:cs="Times New Roman"/>
          <w:rtl/>
        </w:rPr>
        <w:t>"אני לא מאמין שויתרת על קימברידג' בשביל זה."</w:t>
      </w:r>
    </w:p>
    <w:p w14:paraId="497FDBBE" w14:textId="77777777" w:rsidR="009300E6" w:rsidRDefault="009300E6" w:rsidP="009300E6">
      <w:pPr>
        <w:rPr>
          <w:rtl/>
        </w:rPr>
      </w:pPr>
      <w:r>
        <w:rPr>
          <w:rFonts w:cs="Times New Roman"/>
          <w:rtl/>
        </w:rPr>
        <w:t>"לא ויתרתי על כלום. גם באוניברסיטה העברית אפשר ללמוד את האמת. זה מה שצריך בעולם שלנו – כמה שיותר אמת. בעולם של שקר, של דו-משמעויות ושל היסוסים וטישטוש, להעמיק כמה שיותר רק לתוך האמת. וגם בעברית יש אנשים מספיק מקושרים, אני בסטנפורד או ב—[אוסטין?] כל קיץ."</w:t>
      </w:r>
    </w:p>
    <w:p w14:paraId="491DDD71" w14:textId="77777777" w:rsidR="009300E6" w:rsidRDefault="009300E6" w:rsidP="009300E6">
      <w:pPr>
        <w:rPr>
          <w:rtl/>
        </w:rPr>
      </w:pPr>
      <w:r>
        <w:rPr>
          <w:rFonts w:hint="cs"/>
          <w:rtl/>
        </w:rPr>
        <w:t>"ועכשו אחרי שהצלת אותי, אתה רוצה להציל את יסמין?"</w:t>
      </w:r>
    </w:p>
    <w:p w14:paraId="19C51497" w14:textId="77777777" w:rsidR="009300E6" w:rsidRDefault="009300E6" w:rsidP="009300E6">
      <w:pPr>
        <w:rPr>
          <w:rtl/>
        </w:rPr>
      </w:pPr>
      <w:r>
        <w:rPr>
          <w:rFonts w:hint="cs"/>
          <w:rtl/>
        </w:rPr>
        <w:t>"אני חושב שאני אצליח."</w:t>
      </w:r>
    </w:p>
    <w:p w14:paraId="38B3A4D8" w14:textId="77777777" w:rsidR="009300E6" w:rsidRDefault="009300E6" w:rsidP="009300E6">
      <w:pPr>
        <w:rPr>
          <w:rtl/>
        </w:rPr>
      </w:pPr>
      <w:r>
        <w:rPr>
          <w:rFonts w:cs="Times New Roman"/>
          <w:rtl/>
        </w:rPr>
        <w:t>כשמארק אומר לאלכס או רומז שהכריח שאלכס יבוא איתו לישראל למען השפיות שלו ושיתרחק מההורים, אלכס כ''כ מתרגש וגו' ואז כשמארק רומז איכשהו שהוא רוצה את יסמין כביכול בתור תמורה, אלכס לא יכול לסרב.</w:t>
      </w:r>
    </w:p>
    <w:p w14:paraId="5EC7D0F4" w14:textId="77777777" w:rsidR="009300E6" w:rsidRDefault="009300E6" w:rsidP="009300E6">
      <w:pPr>
        <w:rPr>
          <w:rtl/>
        </w:rPr>
      </w:pPr>
      <w:r>
        <w:rPr>
          <w:rFonts w:cs="Times New Roman"/>
          <w:rtl/>
        </w:rPr>
        <w:lastRenderedPageBreak/>
        <w:t>כשמארק אומר לו - אני ביקשתי להגיע ארצה בשביל שתבוא איתי ולא תישאר אצל ההורים, אלכס אומר לו - נראה לי כאילו אתה משכתב את ההיסטוריה… אבל מארק עומד על כך ומוכיח לו איכשהו שזה נכון.</w:t>
      </w:r>
    </w:p>
    <w:p w14:paraId="32A7FC5B" w14:textId="77777777" w:rsidR="009300E6" w:rsidRDefault="009300E6" w:rsidP="009300E6">
      <w:pPr>
        <w:rPr>
          <w:rFonts w:cs="Times New Roman"/>
          <w:rtl/>
        </w:rPr>
      </w:pPr>
      <w:r>
        <w:rPr>
          <w:rFonts w:cs="Times New Roman"/>
          <w:rtl/>
        </w:rPr>
        <w:t>ואז כשאלכס ויסמין נפרדים אלכס נוסע בכ''ז להורים - כאילו להראות למארק או אולי לעצמו שהקורבן של מארק היה מיותר, שאלכס היה מסתדר נהדר גם איתם.</w:t>
      </w:r>
    </w:p>
    <w:p w14:paraId="7188EF1F" w14:textId="77777777" w:rsidR="009300E6" w:rsidRDefault="009300E6" w:rsidP="009300E6">
      <w:pPr>
        <w:rPr>
          <w:rtl/>
        </w:rPr>
      </w:pPr>
    </w:p>
    <w:p w14:paraId="2D4A5DB7" w14:textId="77777777" w:rsidR="009300E6" w:rsidRDefault="009300E6" w:rsidP="009300E6">
      <w:pPr>
        <w:rPr>
          <w:rtl/>
        </w:rPr>
      </w:pPr>
      <w:r>
        <w:rPr>
          <w:rFonts w:hint="cs"/>
          <w:rtl/>
        </w:rPr>
        <w:t xml:space="preserve">לא ידעתי מה לעשות </w:t>
      </w:r>
      <w:r>
        <w:rPr>
          <w:rtl/>
        </w:rPr>
        <w:t>–</w:t>
      </w:r>
      <w:r>
        <w:rPr>
          <w:rFonts w:hint="cs"/>
          <w:rtl/>
        </w:rPr>
        <w:t xml:space="preserve"> חשבתי אולי שתגור עם סבא ואישתו. אבל היא קוראת לכל אחד </w:t>
      </w:r>
      <w:r>
        <w:t>pet</w:t>
      </w:r>
      <w:r>
        <w:rPr>
          <w:rFonts w:hint="cs"/>
          <w:rtl/>
        </w:rPr>
        <w:t>, וזה יכול להוציא אדם מדעתו.</w:t>
      </w:r>
    </w:p>
    <w:p w14:paraId="18FA0D39" w14:textId="77777777" w:rsidR="009300E6" w:rsidRDefault="009300E6" w:rsidP="009300E6">
      <w:pPr>
        <w:rPr>
          <w:rtl/>
        </w:rPr>
      </w:pPr>
      <w:r>
        <w:rPr>
          <w:rFonts w:hint="cs"/>
          <w:rtl/>
        </w:rPr>
        <w:t>אותי זה לא היה מוציא מדעתי, אני אוהב את זה.</w:t>
      </w:r>
    </w:p>
    <w:p w14:paraId="4BDA1215" w14:textId="77777777" w:rsidR="009300E6" w:rsidRDefault="009300E6" w:rsidP="009300E6">
      <w:pPr>
        <w:rPr>
          <w:rtl/>
        </w:rPr>
      </w:pPr>
    </w:p>
    <w:p w14:paraId="07F48952" w14:textId="77777777" w:rsidR="009300E6" w:rsidRDefault="009300E6" w:rsidP="009300E6">
      <w:pPr>
        <w:rPr>
          <w:rtl/>
        </w:rPr>
      </w:pPr>
    </w:p>
    <w:p w14:paraId="4B44D286" w14:textId="77777777" w:rsidR="009300E6" w:rsidRDefault="009300E6" w:rsidP="009300E6">
      <w:pPr>
        <w:rPr>
          <w:rtl/>
        </w:rPr>
      </w:pPr>
      <w:r>
        <w:rPr>
          <w:rFonts w:hint="cs"/>
          <w:rtl/>
        </w:rPr>
        <w:t>]]</w:t>
      </w:r>
    </w:p>
    <w:p w14:paraId="2A4D4050" w14:textId="77777777" w:rsidR="009300E6" w:rsidRDefault="009300E6" w:rsidP="009300E6">
      <w:pPr>
        <w:rPr>
          <w:rtl/>
        </w:rPr>
      </w:pPr>
    </w:p>
    <w:p w14:paraId="364A9184" w14:textId="5374B616" w:rsidR="006D6FCC" w:rsidRDefault="009300E6" w:rsidP="009300E6">
      <w:pPr>
        <w:pStyle w:val="Heading2"/>
        <w:rPr>
          <w:rtl/>
        </w:rPr>
      </w:pPr>
      <w:r>
        <w:rPr>
          <w:rFonts w:hint="cs"/>
          <w:rtl/>
        </w:rPr>
        <w:t>אלקטרוליטים בעיר החדשה</w:t>
      </w:r>
    </w:p>
    <w:p w14:paraId="3F7A3B24" w14:textId="4F3BA30D" w:rsidR="009300E6" w:rsidRDefault="009300E6" w:rsidP="009300E6">
      <w:pPr>
        <w:rPr>
          <w:rtl/>
        </w:rPr>
      </w:pPr>
    </w:p>
    <w:p w14:paraId="3DEB14CC" w14:textId="77777777" w:rsidR="009300E6" w:rsidRPr="009300E6" w:rsidRDefault="009300E6" w:rsidP="009300E6">
      <w:pPr>
        <w:rPr>
          <w:rtl/>
        </w:rPr>
      </w:pPr>
    </w:p>
    <w:bookmarkEnd w:id="36"/>
    <w:p w14:paraId="4933DD87" w14:textId="77777777" w:rsidR="00127AE6" w:rsidRDefault="00127AE6" w:rsidP="00127AE6">
      <w:pPr>
        <w:pStyle w:val="Heading4"/>
        <w:rPr>
          <w:rtl/>
        </w:rPr>
      </w:pPr>
      <w:r>
        <w:rPr>
          <w:rFonts w:hint="cs"/>
          <w:rtl/>
        </w:rPr>
        <w:t>תיאור: הכל חדש</w:t>
      </w:r>
    </w:p>
    <w:p w14:paraId="65C6733C" w14:textId="77777777" w:rsidR="00127AE6" w:rsidRPr="007863F5" w:rsidRDefault="00127AE6" w:rsidP="00127AE6">
      <w:pPr>
        <w:rPr>
          <w:rFonts w:cs="Times New Roman"/>
        </w:rPr>
      </w:pPr>
      <w:r w:rsidRPr="0076055F">
        <w:rPr>
          <w:rFonts w:cs="Times New Roman"/>
          <w:rtl/>
        </w:rPr>
        <w:t xml:space="preserve">הכי יפה בשעות הבוקר, זה הזמן שאלכס עובר שם </w:t>
      </w:r>
      <w:r>
        <w:rPr>
          <w:rFonts w:cs="Times New Roman" w:hint="cs"/>
          <w:rtl/>
        </w:rPr>
        <w:t xml:space="preserve">או במקום שדומה לו כמעט בהכל בצירופי </w:t>
      </w:r>
      <w:r>
        <w:rPr>
          <w:rFonts w:cs="Times New Roman"/>
        </w:rPr>
        <w:t>features</w:t>
      </w:r>
      <w:r>
        <w:rPr>
          <w:rFonts w:cs="Times New Roman" w:hint="cs"/>
          <w:rtl/>
        </w:rPr>
        <w:t xml:space="preserve"> החול, </w:t>
      </w:r>
      <w:r w:rsidRPr="0076055F">
        <w:rPr>
          <w:rFonts w:cs="Times New Roman"/>
          <w:rtl/>
        </w:rPr>
        <w:t>בדרכו ל</w:t>
      </w:r>
      <w:r>
        <w:rPr>
          <w:rFonts w:cs="Times New Roman" w:hint="cs"/>
          <w:rtl/>
        </w:rPr>
        <w:t>שחיית מים פתוחים וגו'</w:t>
      </w:r>
      <w:r w:rsidRPr="0076055F">
        <w:rPr>
          <w:rFonts w:cs="Times New Roman"/>
          <w:rtl/>
        </w:rPr>
        <w:t xml:space="preserve">, </w:t>
      </w:r>
      <w:r>
        <w:rPr>
          <w:rFonts w:cs="Times New Roman" w:hint="cs"/>
          <w:rtl/>
        </w:rPr>
        <w:t xml:space="preserve">או </w:t>
      </w:r>
      <w:r w:rsidRPr="0076055F">
        <w:rPr>
          <w:rFonts w:cs="Times New Roman"/>
          <w:rtl/>
        </w:rPr>
        <w:t>לגלוש</w:t>
      </w:r>
      <w:r>
        <w:rPr>
          <w:rFonts w:cs="Times New Roman" w:hint="cs"/>
          <w:rtl/>
        </w:rPr>
        <w:t>.</w:t>
      </w:r>
      <w:r w:rsidRPr="0076055F">
        <w:rPr>
          <w:rFonts w:cs="Times New Roman"/>
          <w:rtl/>
        </w:rPr>
        <w:t xml:space="preserve"> הבניינים האלה חדשים והשפרצות בטון מהשפיכות הנדיבות על פני עומקים ושטחים עצומים שנכבשו ושורטטו בקוים ישרים, הכול חדש, הגדרות והמדרכות וההשפרצות, </w:t>
      </w:r>
    </w:p>
    <w:p w14:paraId="093FB3EB" w14:textId="77777777" w:rsidR="00127AE6" w:rsidRPr="007863F5" w:rsidRDefault="00127AE6" w:rsidP="00127AE6">
      <w:pPr>
        <w:rPr>
          <w:rFonts w:cs="Times New Roman"/>
          <w:rtl/>
        </w:rPr>
      </w:pPr>
    </w:p>
    <w:p w14:paraId="6BE60028" w14:textId="77777777" w:rsidR="00127AE6" w:rsidRPr="007863F5" w:rsidRDefault="00127AE6" w:rsidP="00127AE6">
      <w:pPr>
        <w:rPr>
          <w:rFonts w:cs="Times New Roman"/>
          <w:rtl/>
        </w:rPr>
      </w:pPr>
      <w:r w:rsidRPr="007863F5">
        <w:rPr>
          <w:rFonts w:cs="Times New Roman"/>
          <w:rtl/>
        </w:rPr>
        <w:t>ובית-ספר חדש. מוטות ברזל מעוקמים מבצבצים פה ושם, הכול צבוע ומטוייח</w:t>
      </w:r>
      <w:r>
        <w:rPr>
          <w:rFonts w:cs="Times New Roman" w:hint="cs"/>
          <w:rtl/>
        </w:rPr>
        <w:t>.</w:t>
      </w:r>
    </w:p>
    <w:p w14:paraId="71A0EACD" w14:textId="77777777" w:rsidR="00127AE6" w:rsidRDefault="00127AE6" w:rsidP="00127AE6">
      <w:pPr>
        <w:rPr>
          <w:rFonts w:cs="Times New Roman"/>
          <w:rtl/>
        </w:rPr>
      </w:pPr>
      <w:r w:rsidRPr="007863F5">
        <w:rPr>
          <w:rFonts w:cs="Times New Roman"/>
          <w:rtl/>
        </w:rPr>
        <w:t xml:space="preserve">השירותים נוצצים, כל הדלתות נסגרות היטב וחפות מקשקושים ואפילו מתקני סבון עדיין לא </w:t>
      </w:r>
      <w:r w:rsidRPr="007863F5">
        <w:rPr>
          <w:rFonts w:cs="Times New Roman"/>
        </w:rPr>
        <w:t>have been affixed</w:t>
      </w:r>
      <w:r w:rsidRPr="007863F5">
        <w:rPr>
          <w:rFonts w:cs="Times New Roman"/>
          <w:rtl/>
        </w:rPr>
        <w:t>.</w:t>
      </w:r>
    </w:p>
    <w:p w14:paraId="455CA672" w14:textId="77777777" w:rsidR="00127AE6" w:rsidRDefault="00127AE6" w:rsidP="00127AE6">
      <w:pPr>
        <w:rPr>
          <w:rFonts w:cs="Times New Roman"/>
          <w:rtl/>
        </w:rPr>
      </w:pPr>
      <w:r w:rsidRPr="0085264D">
        <w:rPr>
          <w:rFonts w:cs="Times New Roman"/>
          <w:rtl/>
        </w:rPr>
        <w:t xml:space="preserve">אלכס חזר לשבת על --. הכל היה כל-כך חדש, כל הטיח צהוב בהיר מאוד ומבהיק בשמש. לא היה הרבה במה להעסיק את עצמך – השמים היו כחולים לגמרי, לא היה שם כלום חוץ ממבנים חדשים ולא מאוכלסים ולא בנויים עד תומם. רק מה שהיה צריך היה בנוי – לא הצירים, לא המשקופים, לא הריצוף. וכל בניין היה בשלבי גימור אחרים. </w:t>
      </w:r>
    </w:p>
    <w:p w14:paraId="0E6A3384" w14:textId="77777777" w:rsidR="00127AE6" w:rsidRDefault="00127AE6" w:rsidP="00127AE6">
      <w:pPr>
        <w:rPr>
          <w:rFonts w:cs="Times New Roman"/>
          <w:rtl/>
        </w:rPr>
      </w:pPr>
    </w:p>
    <w:p w14:paraId="1B47091A" w14:textId="77777777" w:rsidR="00127AE6" w:rsidRDefault="00127AE6" w:rsidP="00127AE6">
      <w:pPr>
        <w:rPr>
          <w:rFonts w:cs="Times New Roman"/>
          <w:rtl/>
        </w:rPr>
      </w:pPr>
    </w:p>
    <w:p w14:paraId="5728906F" w14:textId="77777777" w:rsidR="00127AE6" w:rsidRDefault="00127AE6" w:rsidP="00127AE6">
      <w:pPr>
        <w:pStyle w:val="Heading4"/>
        <w:rPr>
          <w:rtl/>
        </w:rPr>
      </w:pPr>
      <w:r>
        <w:rPr>
          <w:rFonts w:hint="cs"/>
          <w:rtl/>
        </w:rPr>
        <w:t>תיאור: חדש לעומת ישן</w:t>
      </w:r>
    </w:p>
    <w:p w14:paraId="4A39D6BA" w14:textId="77777777" w:rsidR="00127AE6" w:rsidRDefault="00127AE6" w:rsidP="00127AE6">
      <w:pPr>
        <w:rPr>
          <w:rFonts w:cs="Times New Roman"/>
          <w:rtl/>
        </w:rPr>
      </w:pPr>
      <w:r>
        <w:rPr>
          <w:rFonts w:cs="Times New Roman" w:hint="cs"/>
          <w:rtl/>
        </w:rPr>
        <w:t>[</w:t>
      </w:r>
    </w:p>
    <w:p w14:paraId="27EF86B2" w14:textId="77777777" w:rsidR="00127AE6" w:rsidRDefault="00127AE6" w:rsidP="00127AE6">
      <w:pPr>
        <w:rPr>
          <w:rFonts w:cs="Times New Roman"/>
          <w:rtl/>
        </w:rPr>
      </w:pPr>
      <w:r w:rsidRPr="009513A1">
        <w:rPr>
          <w:rFonts w:cs="Times New Roman"/>
          <w:rtl/>
        </w:rPr>
        <w:lastRenderedPageBreak/>
        <w:t xml:space="preserve">ללא שכבות </w:t>
      </w:r>
      <w:r w:rsidRPr="009513A1">
        <w:rPr>
          <w:rFonts w:cs="Times New Roman"/>
        </w:rPr>
        <w:t>grime</w:t>
      </w:r>
      <w:r w:rsidRPr="009513A1">
        <w:rPr>
          <w:rFonts w:cs="Times New Roman"/>
          <w:rtl/>
        </w:rPr>
        <w:t xml:space="preserve"> שדורות של בני אדם </w:t>
      </w:r>
      <w:r w:rsidRPr="009513A1">
        <w:rPr>
          <w:rFonts w:cs="Times New Roman"/>
        </w:rPr>
        <w:t>deposit</w:t>
      </w:r>
      <w:r w:rsidRPr="009513A1">
        <w:rPr>
          <w:rFonts w:cs="Times New Roman"/>
          <w:rtl/>
        </w:rPr>
        <w:t xml:space="preserve"> עליהם, סוליותיהם משפשפות את המדרגות שבין קומה ראשונה לשנייה והגומי הבטיחותי למניעת החלקה כבר שחוק וקצוותיו לא דבוקים יותר ולא מונע דבר, אלא כעת חדש ונוצץ ועומד בכל התקנים.</w:t>
      </w:r>
    </w:p>
    <w:p w14:paraId="2B0F2E6F" w14:textId="77777777" w:rsidR="00127AE6" w:rsidRPr="00275305" w:rsidRDefault="00127AE6" w:rsidP="00127AE6">
      <w:pPr>
        <w:rPr>
          <w:rFonts w:cs="Times New Roman"/>
          <w:rtl/>
        </w:rPr>
      </w:pPr>
      <w:r w:rsidRPr="00275305">
        <w:rPr>
          <w:rFonts w:cs="Times New Roman"/>
          <w:rtl/>
        </w:rPr>
        <w:t>מעקה שאלפי ידיים ליטפו, שכבת צבע מתקלפת על גבי שכבת צבע שגם היא מתקלפת.</w:t>
      </w:r>
    </w:p>
    <w:p w14:paraId="00753504" w14:textId="77777777" w:rsidR="00127AE6" w:rsidRPr="00275305" w:rsidRDefault="00127AE6" w:rsidP="00127AE6">
      <w:pPr>
        <w:rPr>
          <w:rFonts w:cs="Times New Roman"/>
          <w:rtl/>
        </w:rPr>
      </w:pPr>
      <w:r w:rsidRPr="00275305">
        <w:rPr>
          <w:rFonts w:cs="Times New Roman"/>
          <w:rtl/>
        </w:rPr>
        <w:t>כאן בדיוק צעד דיקנס לפני מאה וחמישים שנה, ושם - ג'ק המרטש וכאן הילכו אתמול ושלשום ובכל יום קבוצות תיירים מיפן ובני נוער מאמריקה שבאו לראות מה הצליחו להקים דורות על גבי דורות של אנושות, בני אדם מהעבר, שכבה מעל שכבה. שכבה מקורצפת, הדשא בצידי הדרכים רמוס על ידי אלפי סוליות ופרסות וטלפיים, שכבה מתנוססת. הקתדרלה שאנשים נפלו ואולי קפצו מהמגדל שבקצה אל רצפת השייש המפוארת - לבדוק. שכבות של יאוש וחריצות שהותירו אחריהן כה מעט אבל היו רבות רבות וצפופות מאוד.</w:t>
      </w:r>
    </w:p>
    <w:p w14:paraId="2B7F8204" w14:textId="77777777" w:rsidR="00127AE6" w:rsidRDefault="00127AE6" w:rsidP="00127AE6">
      <w:pPr>
        <w:rPr>
          <w:rFonts w:cs="Times New Roman"/>
          <w:rtl/>
        </w:rPr>
      </w:pPr>
      <w:r>
        <w:rPr>
          <w:rFonts w:cs="Times New Roman" w:hint="cs"/>
          <w:rtl/>
        </w:rPr>
        <w:t>]</w:t>
      </w:r>
    </w:p>
    <w:p w14:paraId="55ABA9B2" w14:textId="77777777" w:rsidR="00127AE6" w:rsidRDefault="00127AE6" w:rsidP="00127AE6">
      <w:pPr>
        <w:rPr>
          <w:rFonts w:cs="Times New Roman"/>
          <w:rtl/>
        </w:rPr>
      </w:pPr>
    </w:p>
    <w:p w14:paraId="69C1055F" w14:textId="77777777" w:rsidR="009300E6" w:rsidRDefault="009300E6" w:rsidP="009300E6">
      <w:pPr>
        <w:pStyle w:val="Heading4"/>
        <w:rPr>
          <w:rtl/>
        </w:rPr>
      </w:pPr>
      <w:r>
        <w:rPr>
          <w:rFonts w:hint="cs"/>
          <w:rtl/>
        </w:rPr>
        <w:t>סוף תיאור</w:t>
      </w:r>
    </w:p>
    <w:p w14:paraId="2CF7FB5C" w14:textId="77777777" w:rsidR="009300E6" w:rsidRDefault="009300E6" w:rsidP="009300E6">
      <w:pPr>
        <w:rPr>
          <w:rFonts w:cs="Times New Roman"/>
          <w:rtl/>
        </w:rPr>
      </w:pPr>
    </w:p>
    <w:p w14:paraId="4072B6D6" w14:textId="77777777" w:rsidR="009300E6" w:rsidRDefault="009300E6" w:rsidP="009300E6">
      <w:pPr>
        <w:rPr>
          <w:rFonts w:cs="Times New Roman"/>
          <w:rtl/>
        </w:rPr>
      </w:pPr>
      <w:r>
        <w:rPr>
          <w:rFonts w:cs="Times New Roman" w:hint="cs"/>
          <w:rtl/>
        </w:rPr>
        <w:t>[[</w:t>
      </w:r>
    </w:p>
    <w:p w14:paraId="0BDD1559" w14:textId="77777777" w:rsidR="009300E6" w:rsidRDefault="009300E6" w:rsidP="009300E6">
      <w:pPr>
        <w:rPr>
          <w:rFonts w:cs="Times New Roman"/>
          <w:rtl/>
        </w:rPr>
      </w:pPr>
      <w:r w:rsidRPr="0085264D">
        <w:rPr>
          <w:rFonts w:cs="Times New Roman"/>
          <w:rtl/>
        </w:rPr>
        <w:t>בתוך אלכס הילכו מחשבות במסלולן הקבוע, כבר שנים רבות, האם עשה הכול עבור השחיינים הצעירים בנבחרת שלו? מי מהם ישלם על הסתלקותו, ומה יהיה המחיר? מחשבות רמוסות ומעלות אבק במסלול קבוע.</w:t>
      </w:r>
    </w:p>
    <w:p w14:paraId="3B88B67F" w14:textId="77777777" w:rsidR="009300E6" w:rsidRDefault="009300E6" w:rsidP="009300E6">
      <w:pPr>
        <w:rPr>
          <w:rFonts w:cs="Times New Roman"/>
          <w:rtl/>
        </w:rPr>
      </w:pPr>
    </w:p>
    <w:p w14:paraId="06CE04B3" w14:textId="77777777" w:rsidR="009300E6" w:rsidRDefault="009300E6" w:rsidP="009300E6">
      <w:pPr>
        <w:rPr>
          <w:rFonts w:cs="Times New Roman"/>
          <w:rtl/>
        </w:rPr>
      </w:pPr>
      <w:r w:rsidRPr="000A0B01">
        <w:rPr>
          <w:rFonts w:cs="Times New Roman"/>
          <w:rtl/>
        </w:rPr>
        <w:t>כשאלכס בא לראשונה אל סער לרוץ את הריצה הראשונה סער אומר - איך אתה רץ, כל ה</w:t>
      </w:r>
      <w:r w:rsidRPr="000A0B01">
        <w:rPr>
          <w:rFonts w:cs="Times New Roman"/>
        </w:rPr>
        <w:t>form</w:t>
      </w:r>
      <w:r w:rsidRPr="000A0B01">
        <w:rPr>
          <w:rFonts w:cs="Times New Roman"/>
          <w:rtl/>
        </w:rPr>
        <w:t xml:space="preserve"> שלך גרוע. אתה נראה כאילו אתה מפחד להתקדם או כאילו מישהו רודף אחריך, ואתה בכלל לא רוצה לזוז. אתה צריך לרוץ כאילו אתה רוצה להתקדם הלאה, לנטוש את המקום שאתה מאכלס עכשו, לנטוש מהר, מהר, להגיע הלאה קדימה כמה שיותר מהר.</w:t>
      </w:r>
    </w:p>
    <w:p w14:paraId="28970359" w14:textId="77777777" w:rsidR="009300E6" w:rsidRDefault="009300E6" w:rsidP="009300E6">
      <w:pPr>
        <w:rPr>
          <w:rFonts w:cs="Times New Roman"/>
          <w:rtl/>
        </w:rPr>
      </w:pPr>
    </w:p>
    <w:p w14:paraId="44682946" w14:textId="77777777" w:rsidR="009300E6" w:rsidRDefault="009300E6" w:rsidP="009300E6">
      <w:pPr>
        <w:rPr>
          <w:rFonts w:cs="Times New Roman"/>
          <w:rtl/>
        </w:rPr>
      </w:pPr>
      <w:r>
        <w:rPr>
          <w:rFonts w:cs="Times New Roman" w:hint="cs"/>
          <w:rtl/>
        </w:rPr>
        <w:t>"בוא תרוץ פה קצת. תרוץ מולי, תרוץ אלי. קודם תרוץ עד [איזה משהו שהיה במרחק] ואז תחזור בריצה אלי. אבל הכי מהר שלך."</w:t>
      </w:r>
    </w:p>
    <w:p w14:paraId="6B044841" w14:textId="77777777" w:rsidR="009300E6" w:rsidRDefault="009300E6" w:rsidP="009300E6">
      <w:pPr>
        <w:rPr>
          <w:rFonts w:cs="Times New Roman"/>
          <w:rtl/>
        </w:rPr>
      </w:pPr>
    </w:p>
    <w:p w14:paraId="1E54E00C" w14:textId="77777777" w:rsidR="009300E6" w:rsidRDefault="009300E6" w:rsidP="009300E6">
      <w:pPr>
        <w:rPr>
          <w:rFonts w:cs="Times New Roman"/>
          <w:rtl/>
        </w:rPr>
      </w:pPr>
    </w:p>
    <w:p w14:paraId="3923FEB5" w14:textId="77777777" w:rsidR="009300E6" w:rsidRDefault="009300E6" w:rsidP="009300E6">
      <w:pPr>
        <w:rPr>
          <w:rFonts w:cs="Times New Roman"/>
          <w:rtl/>
        </w:rPr>
      </w:pPr>
      <w:r>
        <w:rPr>
          <w:rFonts w:cs="Times New Roman" w:hint="cs"/>
          <w:rtl/>
        </w:rPr>
        <w:t xml:space="preserve">סער החליט להתייחס למקרה כמו שאביו היה מתייחס </w:t>
      </w:r>
      <w:r>
        <w:rPr>
          <w:rFonts w:cs="Times New Roman"/>
          <w:rtl/>
        </w:rPr>
        <w:t>–</w:t>
      </w:r>
      <w:r>
        <w:rPr>
          <w:rFonts w:cs="Times New Roman" w:hint="cs"/>
          <w:rtl/>
        </w:rPr>
        <w:t xml:space="preserve"> כמו מאמן, שמחפש את הסיבה. חייב להיות משהו בריצה של אלכס, איזה צעד שגוי, איזו זוית עקומה. </w:t>
      </w:r>
    </w:p>
    <w:p w14:paraId="34EF3122" w14:textId="77777777" w:rsidR="009300E6" w:rsidRDefault="009300E6" w:rsidP="009300E6">
      <w:pPr>
        <w:rPr>
          <w:rFonts w:cs="Times New Roman"/>
          <w:rtl/>
        </w:rPr>
      </w:pPr>
      <w:r>
        <w:rPr>
          <w:rFonts w:cs="Times New Roman" w:hint="cs"/>
          <w:rtl/>
        </w:rPr>
        <w:t>אלכס לא רצה, הוא נאנח, הוא התקומם, הוא תירץ. הוא עייף, הוא כן רץ מהר.</w:t>
      </w:r>
    </w:p>
    <w:p w14:paraId="573CB4D9" w14:textId="77777777" w:rsidR="009300E6" w:rsidRDefault="009300E6" w:rsidP="009300E6">
      <w:pPr>
        <w:rPr>
          <w:rFonts w:cs="Times New Roman"/>
          <w:rtl/>
        </w:rPr>
      </w:pPr>
    </w:p>
    <w:p w14:paraId="4EF2DE52" w14:textId="77777777" w:rsidR="009300E6" w:rsidRDefault="009300E6" w:rsidP="009300E6">
      <w:pPr>
        <w:rPr>
          <w:rFonts w:cs="Times New Roman"/>
          <w:rtl/>
        </w:rPr>
      </w:pPr>
    </w:p>
    <w:p w14:paraId="5647C26F" w14:textId="77777777" w:rsidR="009300E6" w:rsidRDefault="009300E6" w:rsidP="009300E6">
      <w:pPr>
        <w:rPr>
          <w:rFonts w:cs="Times New Roman"/>
          <w:rtl/>
        </w:rPr>
      </w:pPr>
      <w:r>
        <w:rPr>
          <w:rFonts w:cs="Times New Roman" w:hint="cs"/>
          <w:rtl/>
        </w:rPr>
        <w:t>"מה עכשו?"</w:t>
      </w:r>
    </w:p>
    <w:p w14:paraId="19FB0394" w14:textId="77777777" w:rsidR="009300E6" w:rsidRDefault="009300E6" w:rsidP="009300E6">
      <w:pPr>
        <w:rPr>
          <w:rFonts w:cs="Times New Roman"/>
          <w:rtl/>
        </w:rPr>
      </w:pPr>
      <w:r>
        <w:rPr>
          <w:rFonts w:cs="Times New Roman" w:hint="cs"/>
          <w:rtl/>
        </w:rPr>
        <w:lastRenderedPageBreak/>
        <w:t xml:space="preserve">"אתה רואה את המדרגות האלה?" הן היו מדרגות </w:t>
      </w:r>
      <w:r>
        <w:rPr>
          <w:rFonts w:cs="Times New Roman"/>
          <w:rtl/>
        </w:rPr>
        <w:t>–</w:t>
      </w:r>
      <w:r>
        <w:rPr>
          <w:rFonts w:cs="Times New Roman" w:hint="cs"/>
          <w:rtl/>
        </w:rPr>
        <w:t xml:space="preserve"> אולי חיצוניות, בשלב מוקדם זה של הבניה היה קשה מאוד לדעת, חיצוניות, מאבן לבנה-אפורה / מבטון, שהובילו לשום מקום או לקיר. היו של כמה מוטות בטון שהחזיקו אותן מהצדדים, אבל לא הרבה. המדרגות הגיעו לגובה של ארבע קומות.</w:t>
      </w:r>
    </w:p>
    <w:p w14:paraId="4DC503C8" w14:textId="77777777" w:rsidR="009300E6" w:rsidRDefault="009300E6" w:rsidP="009300E6">
      <w:pPr>
        <w:rPr>
          <w:rFonts w:cs="Times New Roman"/>
          <w:rtl/>
        </w:rPr>
      </w:pPr>
      <w:r>
        <w:rPr>
          <w:rFonts w:cs="Times New Roman" w:hint="cs"/>
          <w:rtl/>
        </w:rPr>
        <w:t>"נו אז?"</w:t>
      </w:r>
    </w:p>
    <w:p w14:paraId="1A2EE048" w14:textId="77777777" w:rsidR="009300E6" w:rsidRDefault="009300E6" w:rsidP="009300E6">
      <w:pPr>
        <w:rPr>
          <w:rFonts w:cs="Times New Roman"/>
          <w:rtl/>
        </w:rPr>
      </w:pPr>
      <w:r>
        <w:rPr>
          <w:rFonts w:cs="Times New Roman" w:hint="cs"/>
          <w:rtl/>
        </w:rPr>
        <w:t>"אני רוצה לראות אותך עולה אותן. הכי מהר שאתה יכול."</w:t>
      </w:r>
    </w:p>
    <w:p w14:paraId="135EEEB8" w14:textId="77777777" w:rsidR="009300E6" w:rsidRDefault="009300E6" w:rsidP="009300E6">
      <w:pPr>
        <w:rPr>
          <w:rFonts w:cs="Times New Roman"/>
          <w:rtl/>
        </w:rPr>
      </w:pPr>
      <w:r>
        <w:rPr>
          <w:rFonts w:cs="Times New Roman" w:hint="cs"/>
          <w:rtl/>
        </w:rPr>
        <w:t xml:space="preserve">זאת היתה עוד הברקה שלו </w:t>
      </w:r>
      <w:r>
        <w:rPr>
          <w:rFonts w:cs="Times New Roman"/>
          <w:rtl/>
        </w:rPr>
        <w:t>–</w:t>
      </w:r>
      <w:r>
        <w:rPr>
          <w:rFonts w:cs="Times New Roman" w:hint="cs"/>
          <w:rtl/>
        </w:rPr>
        <w:t xml:space="preserve"> אלכס כבר הביע חוסר נכונות לרוץ, לכן צריך למצוא משהו אחר. וגם, הוא ידע שהפיתוי שהציב לפני אלכס לעשות משהו מסוכן ובוודאי לא חוקי, לו יקרה לו משהו כמה אנשים יצטרכו לשלם כסף רב לעורכי דין בשביל להצליח להימלט מעונשי כליאה ממושכים, היה משהו שקשה לעמוד בפניו.</w:t>
      </w:r>
    </w:p>
    <w:p w14:paraId="3BF8C40A" w14:textId="77777777" w:rsidR="009300E6" w:rsidRDefault="009300E6" w:rsidP="009300E6">
      <w:pPr>
        <w:rPr>
          <w:rFonts w:cs="Times New Roman"/>
          <w:rtl/>
        </w:rPr>
      </w:pPr>
      <w:r>
        <w:rPr>
          <w:rFonts w:cs="Times New Roman" w:hint="cs"/>
          <w:rtl/>
        </w:rPr>
        <w:t>אלכס קם, התקדם למדרגות, נמנע מכל מוטות הברזל שהגיחו מהאדמה בזויות בלתי צפויות וכמה שהיו סתם עקומים ונחו פה ושם. ועוד לבנים שבורות ושיירי ארוחה של מישהו, או חינגת בקבוקים מתגלגלים.</w:t>
      </w:r>
    </w:p>
    <w:p w14:paraId="51857A24" w14:textId="77777777" w:rsidR="009300E6" w:rsidRDefault="009300E6" w:rsidP="009300E6">
      <w:pPr>
        <w:rPr>
          <w:rFonts w:cs="Times New Roman"/>
          <w:rtl/>
        </w:rPr>
      </w:pPr>
      <w:r>
        <w:rPr>
          <w:rFonts w:cs="Times New Roman" w:hint="cs"/>
          <w:rtl/>
        </w:rPr>
        <w:t>הוא החל עולה.</w:t>
      </w:r>
    </w:p>
    <w:p w14:paraId="08AB8E00" w14:textId="77777777" w:rsidR="009300E6" w:rsidRDefault="009300E6" w:rsidP="009300E6">
      <w:pPr>
        <w:rPr>
          <w:rFonts w:cs="Times New Roman"/>
          <w:rtl/>
        </w:rPr>
      </w:pPr>
      <w:r>
        <w:rPr>
          <w:rFonts w:cs="Times New Roman" w:hint="cs"/>
          <w:rtl/>
        </w:rPr>
        <w:t>"מהר! הכי מהר שאתה יכול!" סער צעק מלמטה. "מה אתה עושה? תתקוף את המדרגות אלכס, תתקוף אותן, תרחף מעליהן."</w:t>
      </w:r>
    </w:p>
    <w:p w14:paraId="38733E16" w14:textId="77777777" w:rsidR="009300E6" w:rsidRDefault="009300E6" w:rsidP="009300E6">
      <w:pPr>
        <w:rPr>
          <w:rFonts w:cs="Times New Roman"/>
          <w:rtl/>
        </w:rPr>
      </w:pPr>
      <w:r>
        <w:rPr>
          <w:rFonts w:cs="Times New Roman" w:hint="cs"/>
          <w:rtl/>
        </w:rPr>
        <w:t>זה היה בלתי אפשרי כמובן, גם מכיוון שהיה מסוכן מדי. כשאלכס ירד היה ברור שסער מאוכזב ממנו מאוד (בעצם סער עטה על פניו את הבעתו של אביו).</w:t>
      </w:r>
    </w:p>
    <w:p w14:paraId="3821B2A7" w14:textId="77777777" w:rsidR="009300E6" w:rsidRDefault="009300E6" w:rsidP="009300E6">
      <w:pPr>
        <w:rPr>
          <w:rFonts w:cs="Times New Roman"/>
          <w:rtl/>
        </w:rPr>
      </w:pPr>
      <w:r>
        <w:rPr>
          <w:rFonts w:cs="Times New Roman" w:hint="cs"/>
          <w:rtl/>
        </w:rPr>
        <w:t>"בוא נחזור לכביש."</w:t>
      </w:r>
    </w:p>
    <w:p w14:paraId="7FCF7047" w14:textId="77777777" w:rsidR="009300E6" w:rsidRDefault="009300E6" w:rsidP="009300E6">
      <w:pPr>
        <w:rPr>
          <w:rFonts w:cs="Times New Roman"/>
          <w:rtl/>
        </w:rPr>
      </w:pPr>
      <w:r>
        <w:rPr>
          <w:rFonts w:cs="Times New Roman" w:hint="cs"/>
          <w:rtl/>
        </w:rPr>
        <w:t>הכביש היה דרך לא סלולה שאולי בבוא היום תהיה שביל פסטורלי בין הבניינים, אולי עם שיחי בוגונווילה שוטפים / יורדים, אבל עכשו היה דרך כורכר כבושה.</w:t>
      </w:r>
    </w:p>
    <w:p w14:paraId="54135C29" w14:textId="77777777" w:rsidR="009300E6" w:rsidRDefault="009300E6" w:rsidP="009300E6">
      <w:pPr>
        <w:rPr>
          <w:rFonts w:cs="Times New Roman"/>
          <w:rtl/>
        </w:rPr>
      </w:pPr>
    </w:p>
    <w:p w14:paraId="05C38137" w14:textId="77777777" w:rsidR="009300E6" w:rsidRDefault="009300E6" w:rsidP="009300E6">
      <w:pPr>
        <w:rPr>
          <w:rFonts w:cs="Times New Roman"/>
          <w:rtl/>
        </w:rPr>
      </w:pPr>
    </w:p>
    <w:p w14:paraId="3840D92C" w14:textId="77777777" w:rsidR="009300E6" w:rsidRDefault="009300E6" w:rsidP="009300E6">
      <w:pPr>
        <w:rPr>
          <w:rFonts w:cs="Times New Roman"/>
          <w:rtl/>
        </w:rPr>
      </w:pPr>
    </w:p>
    <w:p w14:paraId="2AD83DAF" w14:textId="77777777" w:rsidR="009300E6" w:rsidRDefault="009300E6" w:rsidP="009300E6">
      <w:pPr>
        <w:rPr>
          <w:rFonts w:cs="Times New Roman"/>
          <w:rtl/>
        </w:rPr>
      </w:pPr>
    </w:p>
    <w:p w14:paraId="44C32E1A" w14:textId="77777777" w:rsidR="009300E6" w:rsidRDefault="009300E6" w:rsidP="009300E6">
      <w:pPr>
        <w:rPr>
          <w:rFonts w:cs="Times New Roman"/>
          <w:rtl/>
        </w:rPr>
      </w:pPr>
    </w:p>
    <w:p w14:paraId="0ECC78E2" w14:textId="77777777" w:rsidR="009300E6" w:rsidRDefault="009300E6" w:rsidP="009300E6">
      <w:pPr>
        <w:rPr>
          <w:rFonts w:cs="Times New Roman"/>
          <w:rtl/>
        </w:rPr>
      </w:pPr>
    </w:p>
    <w:p w14:paraId="55463CFC" w14:textId="77777777" w:rsidR="009300E6" w:rsidRDefault="009300E6" w:rsidP="009300E6">
      <w:pPr>
        <w:rPr>
          <w:rFonts w:cs="Times New Roman"/>
          <w:rtl/>
        </w:rPr>
      </w:pPr>
      <w:r>
        <w:rPr>
          <w:rFonts w:cs="Times New Roman" w:hint="cs"/>
          <w:rtl/>
        </w:rPr>
        <w:t xml:space="preserve"> </w:t>
      </w:r>
    </w:p>
    <w:p w14:paraId="029E62F2" w14:textId="77777777" w:rsidR="009300E6" w:rsidRDefault="009300E6" w:rsidP="009300E6">
      <w:pPr>
        <w:rPr>
          <w:rFonts w:cs="Times New Roman"/>
          <w:rtl/>
        </w:rPr>
      </w:pPr>
      <w:r>
        <w:rPr>
          <w:rFonts w:cs="Times New Roman" w:hint="cs"/>
          <w:rtl/>
        </w:rPr>
        <w:t>וכך בלי להרגיש בכלל הם הגיעו לעיר החדשה.</w:t>
      </w:r>
    </w:p>
    <w:p w14:paraId="114697C3" w14:textId="77777777" w:rsidR="009300E6" w:rsidRDefault="009300E6" w:rsidP="009300E6">
      <w:pPr>
        <w:rPr>
          <w:rFonts w:cs="Times New Roman"/>
          <w:rtl/>
        </w:rPr>
      </w:pPr>
    </w:p>
    <w:p w14:paraId="5C38D002" w14:textId="77777777" w:rsidR="009300E6" w:rsidRPr="007865CE" w:rsidRDefault="009300E6" w:rsidP="009300E6">
      <w:pPr>
        <w:rPr>
          <w:rFonts w:cs="Times New Roman"/>
          <w:rtl/>
        </w:rPr>
      </w:pPr>
      <w:r w:rsidRPr="007865CE">
        <w:rPr>
          <w:rFonts w:cs="Times New Roman"/>
          <w:rtl/>
        </w:rPr>
        <w:t>היי אלכס בוא נחזור הנעליים שלנו שם. בוא נחזור ונרוץ קצת על הכביש, נראה מה קורה איתנו עכשו.</w:t>
      </w:r>
    </w:p>
    <w:p w14:paraId="0A90C81A" w14:textId="77777777" w:rsidR="009300E6" w:rsidRDefault="009300E6" w:rsidP="009300E6">
      <w:pPr>
        <w:rPr>
          <w:rFonts w:cs="Times New Roman"/>
          <w:rtl/>
        </w:rPr>
      </w:pPr>
      <w:r w:rsidRPr="007865CE">
        <w:rPr>
          <w:rFonts w:cs="Times New Roman"/>
          <w:rtl/>
        </w:rPr>
        <w:t>יש דברים אפקטיביים יותר מחומצה ספוגה בנייר? והם כולם באיבר שעכשו הוא מסיר ממנו את החול וגורב עליו את גרביו השמוטות&amp;, האפורות מכביסות אינספור.</w:t>
      </w:r>
    </w:p>
    <w:p w14:paraId="6F594C15" w14:textId="77777777" w:rsidR="009300E6" w:rsidRDefault="009300E6" w:rsidP="009300E6">
      <w:pPr>
        <w:rPr>
          <w:rFonts w:cs="Times New Roman"/>
          <w:rtl/>
        </w:rPr>
      </w:pPr>
    </w:p>
    <w:p w14:paraId="4FC8BC23" w14:textId="77777777" w:rsidR="009300E6" w:rsidRDefault="009300E6" w:rsidP="009300E6">
      <w:pPr>
        <w:rPr>
          <w:rFonts w:cs="Times New Roman"/>
          <w:rtl/>
        </w:rPr>
      </w:pPr>
    </w:p>
    <w:p w14:paraId="62E663F4" w14:textId="77777777" w:rsidR="009300E6" w:rsidRDefault="009300E6" w:rsidP="009300E6">
      <w:pPr>
        <w:rPr>
          <w:rFonts w:cs="Times New Roman"/>
          <w:rtl/>
        </w:rPr>
      </w:pPr>
      <w:r>
        <w:rPr>
          <w:rFonts w:cs="Times New Roman" w:hint="cs"/>
          <w:rtl/>
        </w:rPr>
        <w:t>[</w:t>
      </w:r>
    </w:p>
    <w:p w14:paraId="3B956E4B" w14:textId="77777777" w:rsidR="009300E6" w:rsidRDefault="009300E6" w:rsidP="009300E6">
      <w:pPr>
        <w:rPr>
          <w:rFonts w:cs="Times New Roman"/>
          <w:rtl/>
        </w:rPr>
      </w:pPr>
      <w:r w:rsidRPr="00842397">
        <w:rPr>
          <w:rFonts w:cs="Times New Roman"/>
          <w:rtl/>
        </w:rPr>
        <w:lastRenderedPageBreak/>
        <w:t>כשאלכס חוזר מחו"ל אחרי שפגש את אבא של יסמין וסער, הוא סופסוף נהיה פתוח לאימוני הריצה של האב ומסכים לבוא עם סער לריצה בחולות....</w:t>
      </w:r>
    </w:p>
    <w:p w14:paraId="6EB5073D" w14:textId="77777777" w:rsidR="009300E6" w:rsidRPr="00CD067C" w:rsidDel="0040037C" w:rsidRDefault="009300E6" w:rsidP="009300E6">
      <w:pPr>
        <w:rPr>
          <w:rtl/>
        </w:rPr>
      </w:pPr>
      <w:r w:rsidRPr="00CD067C" w:rsidDel="0040037C">
        <w:rPr>
          <w:rtl/>
        </w:rPr>
        <w:t xml:space="preserve">"מתי </w:t>
      </w:r>
      <w:r>
        <w:rPr>
          <w:rtl/>
        </w:rPr>
        <w:t>אימא</w:t>
      </w:r>
      <w:r w:rsidRPr="00CD067C" w:rsidDel="0040037C">
        <w:rPr>
          <w:rtl/>
        </w:rPr>
        <w:t xml:space="preserve"> שלך חוזרת לאנגליה?"</w:t>
      </w:r>
    </w:p>
    <w:p w14:paraId="31E3A0C1" w14:textId="77777777" w:rsidR="009300E6" w:rsidRPr="00CD067C" w:rsidDel="0040037C" w:rsidRDefault="009300E6" w:rsidP="009300E6">
      <w:pPr>
        <w:rPr>
          <w:rtl/>
        </w:rPr>
      </w:pPr>
      <w:r w:rsidRPr="00CD067C" w:rsidDel="0040037C">
        <w:rPr>
          <w:rtl/>
        </w:rPr>
        <w:t>"מחר בבוקר."</w:t>
      </w:r>
    </w:p>
    <w:p w14:paraId="049ACDAE" w14:textId="77777777" w:rsidR="009300E6" w:rsidRPr="00CD067C" w:rsidDel="0040037C" w:rsidRDefault="009300E6" w:rsidP="009300E6">
      <w:pPr>
        <w:rPr>
          <w:rtl/>
        </w:rPr>
      </w:pPr>
      <w:r w:rsidRPr="00CD067C" w:rsidDel="0040037C">
        <w:rPr>
          <w:rtl/>
        </w:rPr>
        <w:t>"אתה לא עומד להיפרד ממנה?"</w:t>
      </w:r>
    </w:p>
    <w:p w14:paraId="41D13D37" w14:textId="77777777" w:rsidR="009300E6" w:rsidRDefault="009300E6" w:rsidP="009300E6">
      <w:pPr>
        <w:rPr>
          <w:rtl/>
        </w:rPr>
      </w:pPr>
      <w:r>
        <w:rPr>
          <w:rFonts w:hint="cs"/>
          <w:rtl/>
        </w:rPr>
        <w:t>]</w:t>
      </w:r>
    </w:p>
    <w:p w14:paraId="132638E1" w14:textId="77777777" w:rsidR="009300E6" w:rsidRDefault="009300E6" w:rsidP="009300E6">
      <w:pPr>
        <w:rPr>
          <w:rtl/>
        </w:rPr>
      </w:pPr>
    </w:p>
    <w:p w14:paraId="3C60D7AC" w14:textId="77777777" w:rsidR="009300E6" w:rsidRDefault="009300E6" w:rsidP="009300E6">
      <w:pPr>
        <w:rPr>
          <w:rtl/>
        </w:rPr>
      </w:pPr>
      <w:r>
        <w:rPr>
          <w:rFonts w:hint="cs"/>
          <w:rtl/>
        </w:rPr>
        <w:t>]]</w:t>
      </w:r>
    </w:p>
    <w:p w14:paraId="6A3EA358" w14:textId="77777777" w:rsidR="009300E6" w:rsidRDefault="009300E6" w:rsidP="009300E6">
      <w:pPr>
        <w:rPr>
          <w:rtl/>
        </w:rPr>
      </w:pPr>
    </w:p>
    <w:p w14:paraId="000D5A36" w14:textId="77777777" w:rsidR="009300E6" w:rsidRDefault="009300E6" w:rsidP="009300E6">
      <w:pPr>
        <w:rPr>
          <w:rtl/>
        </w:rPr>
      </w:pPr>
      <w:r>
        <w:rPr>
          <w:rFonts w:hint="cs"/>
          <w:rtl/>
        </w:rPr>
        <w:t>[[</w:t>
      </w:r>
    </w:p>
    <w:p w14:paraId="1B4A8B08" w14:textId="77777777" w:rsidR="009300E6" w:rsidRPr="00CD067C" w:rsidDel="0040037C" w:rsidRDefault="009300E6" w:rsidP="009300E6">
      <w:pPr>
        <w:rPr>
          <w:rtl/>
        </w:rPr>
      </w:pPr>
      <w:r w:rsidRPr="00CD067C" w:rsidDel="0040037C">
        <w:rPr>
          <w:rtl/>
        </w:rPr>
        <w:t>"לא אני לא מסוגל."</w:t>
      </w:r>
    </w:p>
    <w:p w14:paraId="15C47B57" w14:textId="77777777" w:rsidR="009300E6" w:rsidDel="0040037C" w:rsidRDefault="009300E6" w:rsidP="009300E6">
      <w:pPr>
        <w:rPr>
          <w:rtl/>
        </w:rPr>
      </w:pPr>
      <w:r w:rsidDel="0040037C">
        <w:rPr>
          <w:rFonts w:cs="Times New Roman" w:hint="cs"/>
          <w:rtl/>
        </w:rPr>
        <w:t xml:space="preserve">לרוץ אתה לא מסוגל? אתה מה זה עלוב אלכס, כזה זקן. גם </w:t>
      </w:r>
      <w:r w:rsidDel="0040037C">
        <w:rPr>
          <w:rFonts w:cs="Times New Roman"/>
          <w:rtl/>
        </w:rPr>
        <w:t xml:space="preserve">שומע רק </w:t>
      </w:r>
      <w:r>
        <w:rPr>
          <w:rFonts w:cs="Times New Roman"/>
          <w:rtl/>
        </w:rPr>
        <w:t>מוזיקה</w:t>
      </w:r>
      <w:r w:rsidDel="0040037C">
        <w:rPr>
          <w:rFonts w:cs="Times New Roman"/>
          <w:rtl/>
        </w:rPr>
        <w:t xml:space="preserve"> ישנה.</w:t>
      </w:r>
    </w:p>
    <w:p w14:paraId="2DBC7A05" w14:textId="77777777" w:rsidR="009300E6" w:rsidDel="0040037C" w:rsidRDefault="009300E6" w:rsidP="009300E6">
      <w:pPr>
        <w:rPr>
          <w:rtl/>
        </w:rPr>
      </w:pPr>
      <w:r w:rsidDel="0040037C">
        <w:rPr>
          <w:rFonts w:cs="Times New Roman"/>
          <w:rtl/>
        </w:rPr>
        <w:t>אני לא</w:t>
      </w:r>
    </w:p>
    <w:p w14:paraId="32A1DB3F" w14:textId="77777777" w:rsidR="009300E6" w:rsidRPr="00921430" w:rsidRDefault="009300E6" w:rsidP="009300E6">
      <w:pPr>
        <w:rPr>
          <w:rtl/>
        </w:rPr>
      </w:pPr>
      <w:r w:rsidRPr="00921430">
        <w:rPr>
          <w:rFonts w:hint="cs"/>
          <w:highlight w:val="darkYellow"/>
          <w:rtl/>
        </w:rPr>
        <w:t>[הייתי מעדיפה שתהיה רק מוזיקה אחת ויחידה בכל הספר ושהיא תופיע בפרק האחרון]</w:t>
      </w:r>
    </w:p>
    <w:p w14:paraId="0664DA07" w14:textId="77777777" w:rsidR="009300E6" w:rsidDel="0040037C" w:rsidRDefault="009300E6" w:rsidP="009300E6">
      <w:pPr>
        <w:rPr>
          <w:rtl/>
        </w:rPr>
      </w:pPr>
      <w:r w:rsidDel="0040037C">
        <w:rPr>
          <w:rFonts w:cs="Times New Roman"/>
          <w:rtl/>
        </w:rPr>
        <w:t xml:space="preserve">אז בוא </w:t>
      </w:r>
      <w:r w:rsidDel="0040037C">
        <w:rPr>
          <w:rFonts w:cs="Times New Roman" w:hint="cs"/>
          <w:rtl/>
        </w:rPr>
        <w:t>נראה אם אתה מסוגל ל</w:t>
      </w:r>
      <w:r w:rsidDel="0040037C">
        <w:rPr>
          <w:rFonts w:cs="Times New Roman"/>
          <w:rtl/>
        </w:rPr>
        <w:t xml:space="preserve">שיר לי איזה שיר </w:t>
      </w:r>
      <w:r w:rsidDel="0040037C">
        <w:rPr>
          <w:rFonts w:cs="Times New Roman" w:hint="cs"/>
          <w:rtl/>
        </w:rPr>
        <w:t>שנכתב אחרי</w:t>
      </w:r>
      <w:r w:rsidDel="0040037C">
        <w:rPr>
          <w:rFonts w:cs="Times New Roman"/>
          <w:rtl/>
        </w:rPr>
        <w:t xml:space="preserve"> </w:t>
      </w:r>
      <w:r w:rsidDel="0040037C">
        <w:rPr>
          <w:rFonts w:cs="Times New Roman" w:hint="cs"/>
          <w:rtl/>
        </w:rPr>
        <w:t>תקופת הסווינג והפוקסטרוט הסוערות</w:t>
      </w:r>
      <w:r w:rsidDel="0040037C">
        <w:rPr>
          <w:rFonts w:cs="Times New Roman"/>
          <w:rtl/>
        </w:rPr>
        <w:t>, אם אתה יכול.</w:t>
      </w:r>
    </w:p>
    <w:p w14:paraId="660D05B9" w14:textId="77777777" w:rsidR="009300E6" w:rsidRPr="00CD067C" w:rsidDel="0040037C" w:rsidRDefault="009300E6" w:rsidP="009300E6">
      <w:pPr>
        <w:rPr>
          <w:rtl/>
        </w:rPr>
      </w:pPr>
      <w:r w:rsidRPr="00CD067C" w:rsidDel="0040037C">
        <w:rPr>
          <w:rtl/>
        </w:rPr>
        <w:t>"</w:t>
      </w:r>
      <w:r>
        <w:rPr>
          <w:rtl/>
        </w:rPr>
        <w:t>עכשיו</w:t>
      </w:r>
      <w:r w:rsidRPr="00CD067C" w:rsidDel="0040037C">
        <w:rPr>
          <w:rtl/>
        </w:rPr>
        <w:t>?"</w:t>
      </w:r>
    </w:p>
    <w:p w14:paraId="1CA1797A" w14:textId="77777777" w:rsidR="009300E6" w:rsidRPr="00CD067C" w:rsidDel="0040037C" w:rsidRDefault="009300E6" w:rsidP="009300E6">
      <w:pPr>
        <w:rPr>
          <w:rtl/>
        </w:rPr>
      </w:pPr>
      <w:r w:rsidRPr="00CD067C" w:rsidDel="0040037C">
        <w:rPr>
          <w:rtl/>
        </w:rPr>
        <w:t>"אל תתווכח."</w:t>
      </w:r>
    </w:p>
    <w:p w14:paraId="79BE0D0A" w14:textId="77777777" w:rsidR="009300E6" w:rsidDel="0040037C" w:rsidRDefault="009300E6" w:rsidP="009300E6">
      <w:pPr>
        <w:rPr>
          <w:rtl/>
        </w:rPr>
      </w:pPr>
      <w:r w:rsidRPr="00CD067C" w:rsidDel="0040037C">
        <w:rPr>
          <w:rtl/>
        </w:rPr>
        <w:t>אלכס שר</w:t>
      </w:r>
      <w:r w:rsidDel="0040037C">
        <w:rPr>
          <w:rFonts w:hint="cs"/>
          <w:rtl/>
        </w:rPr>
        <w:t xml:space="preserve"> את אחד מהימנוני אואזיס, צא החוצה הקיץ פורח, מהקונצרט האחרון שלו באנגליה, כשכבר ידע שיוגלה לישראל ובגנים של אחוזת נבוורת בין מאה אלף איש ויותר בלילה מופלא וחמים האמין בכל ליבו שזאת הפעם האחרונה שהוא חי</w:t>
      </w:r>
      <w:r w:rsidRPr="00CD067C" w:rsidDel="0040037C">
        <w:rPr>
          <w:rtl/>
        </w:rPr>
        <w:t>.</w:t>
      </w:r>
    </w:p>
    <w:p w14:paraId="0B074307" w14:textId="77777777" w:rsidR="009300E6" w:rsidDel="0040037C" w:rsidRDefault="009300E6" w:rsidP="009300E6">
      <w:pPr>
        <w:rPr>
          <w:rtl/>
        </w:rPr>
      </w:pPr>
      <w:r w:rsidDel="0040037C">
        <w:rPr>
          <w:rFonts w:hint="cs"/>
          <w:rtl/>
        </w:rPr>
        <w:t>[</w:t>
      </w:r>
      <w:r w:rsidRPr="001D524D" w:rsidDel="0040037C">
        <w:t>http://www.azlyrics.com/lyrics/oasis/dontlookbackinanger.html</w:t>
      </w:r>
    </w:p>
    <w:p w14:paraId="30A329E7" w14:textId="77777777" w:rsidR="009300E6" w:rsidDel="0040037C" w:rsidRDefault="009300E6" w:rsidP="009300E6">
      <w:pPr>
        <w:rPr>
          <w:rtl/>
        </w:rPr>
      </w:pPr>
    </w:p>
    <w:p w14:paraId="7E8B4BE5" w14:textId="77777777" w:rsidR="009300E6" w:rsidDel="0040037C" w:rsidRDefault="009300E6" w:rsidP="009300E6">
      <w:pPr>
        <w:rPr>
          <w:rtl/>
        </w:rPr>
      </w:pPr>
      <w:hyperlink r:id="rId30" w:history="1">
        <w:r w:rsidRPr="000B7225" w:rsidDel="0040037C">
          <w:rPr>
            <w:rStyle w:val="Hyperlink"/>
          </w:rPr>
          <w:t>https://en.wikipedia.org/wiki/Concerts_at_Knebworth_House</w:t>
        </w:r>
      </w:hyperlink>
    </w:p>
    <w:p w14:paraId="40EB8D3F" w14:textId="77777777" w:rsidR="009300E6" w:rsidRDefault="009300E6" w:rsidP="009300E6">
      <w:pPr>
        <w:rPr>
          <w:color w:val="FFFFFF" w:themeColor="background1"/>
          <w:highlight w:val="blue"/>
          <w:rtl/>
        </w:rPr>
      </w:pPr>
      <w:r w:rsidDel="0040037C">
        <w:rPr>
          <w:rFonts w:hint="cs"/>
          <w:rtl/>
        </w:rPr>
        <w:t xml:space="preserve">הקונצרט היה ב-10-11 לאוגוסט </w:t>
      </w:r>
      <w:r w:rsidRPr="00423D24" w:rsidDel="0040037C">
        <w:rPr>
          <w:rFonts w:hint="cs"/>
          <w:color w:val="FFFFFF" w:themeColor="background1"/>
          <w:highlight w:val="blue"/>
          <w:rtl/>
        </w:rPr>
        <w:t>1996</w:t>
      </w:r>
    </w:p>
    <w:p w14:paraId="279689DF" w14:textId="77777777" w:rsidR="009300E6" w:rsidRDefault="009300E6" w:rsidP="009300E6">
      <w:pPr>
        <w:rPr>
          <w:rtl/>
        </w:rPr>
      </w:pPr>
      <w:r>
        <w:rPr>
          <w:rFonts w:hint="cs"/>
          <w:rtl/>
        </w:rPr>
        <w:t>אולי למצוא קונצרט שהתקיים בסוף קיץ 2000</w:t>
      </w:r>
    </w:p>
    <w:p w14:paraId="5533FDA3" w14:textId="77777777" w:rsidR="009300E6" w:rsidRDefault="009300E6" w:rsidP="009300E6">
      <w:pPr>
        <w:rPr>
          <w:rtl/>
        </w:rPr>
      </w:pPr>
      <w:r>
        <w:rPr>
          <w:rFonts w:hint="cs"/>
          <w:rtl/>
        </w:rPr>
        <w:t>למשל:</w:t>
      </w:r>
    </w:p>
    <w:p w14:paraId="469636F2" w14:textId="77777777" w:rsidR="009300E6" w:rsidRDefault="009300E6" w:rsidP="009300E6">
      <w:pPr>
        <w:bidi w:val="0"/>
      </w:pPr>
      <w:hyperlink r:id="rId31" w:history="1">
        <w:r w:rsidRPr="005D1012">
          <w:rPr>
            <w:rStyle w:val="Hyperlink"/>
          </w:rPr>
          <w:t>The Reading and Leeds Festivals</w:t>
        </w:r>
      </w:hyperlink>
      <w:r w:rsidRPr="00D41D0B">
        <w:t xml:space="preserve"> are a pair of annual music festivals that take place in Reading and Leeds in England. The events take place simultaneously on the Friday, Saturday and Sunday of the August bank holiday weekend.</w:t>
      </w:r>
      <w:r>
        <w:rPr>
          <w:rFonts w:hint="cs"/>
          <w:rtl/>
        </w:rPr>
        <w:t xml:space="preserve">  </w:t>
      </w:r>
      <w:hyperlink r:id="rId32" w:history="1">
        <w:r w:rsidRPr="005D1012">
          <w:rPr>
            <w:rStyle w:val="Hyperlink"/>
          </w:rPr>
          <w:t>August Bank Holiday</w:t>
        </w:r>
      </w:hyperlink>
      <w:r>
        <w:rPr>
          <w:rFonts w:hint="cs"/>
          <w:rtl/>
        </w:rPr>
        <w:t>:</w:t>
      </w:r>
      <w:r w:rsidRPr="005D1012">
        <w:t xml:space="preserve"> Last Monday in August</w:t>
      </w:r>
      <w:r>
        <w:t>.</w:t>
      </w:r>
    </w:p>
    <w:p w14:paraId="0BC6CEDD" w14:textId="77777777" w:rsidR="009300E6" w:rsidRDefault="009300E6" w:rsidP="009300E6">
      <w:pPr>
        <w:bidi w:val="0"/>
        <w:rPr>
          <w:rtl/>
        </w:rPr>
      </w:pPr>
      <w:r w:rsidRPr="005D1012">
        <w:t>2000</w:t>
      </w:r>
      <w:r>
        <w:t xml:space="preserve"> Headliners</w:t>
      </w:r>
      <w:r w:rsidRPr="005D1012">
        <w:t>: Oasis, Pulp, Stereophonics</w:t>
      </w:r>
    </w:p>
    <w:p w14:paraId="64FAABCE" w14:textId="77777777" w:rsidR="009300E6" w:rsidRPr="00CD067C" w:rsidDel="0040037C" w:rsidRDefault="009300E6" w:rsidP="009300E6">
      <w:pPr>
        <w:rPr>
          <w:rtl/>
        </w:rPr>
      </w:pPr>
      <w:r w:rsidDel="0040037C">
        <w:rPr>
          <w:rFonts w:hint="cs"/>
          <w:rtl/>
        </w:rPr>
        <w:t>]</w:t>
      </w:r>
    </w:p>
    <w:p w14:paraId="7F9DEE86" w14:textId="77777777" w:rsidR="009300E6" w:rsidRPr="00CD067C" w:rsidDel="0040037C" w:rsidRDefault="009300E6" w:rsidP="009300E6">
      <w:pPr>
        <w:rPr>
          <w:rtl/>
        </w:rPr>
      </w:pPr>
      <w:r w:rsidRPr="00CD067C" w:rsidDel="0040037C">
        <w:rPr>
          <w:rtl/>
        </w:rPr>
        <w:t xml:space="preserve">"איזה קשקשן, </w:t>
      </w:r>
      <w:r>
        <w:rPr>
          <w:rFonts w:hint="cs"/>
          <w:rtl/>
        </w:rPr>
        <w:t>[</w:t>
      </w:r>
      <w:r w:rsidRPr="00CD067C" w:rsidDel="0040037C">
        <w:rPr>
          <w:rtl/>
        </w:rPr>
        <w:t>אתה מסוגל לדבר ואפילו לשיר!</w:t>
      </w:r>
      <w:r>
        <w:rPr>
          <w:rFonts w:hint="cs"/>
          <w:rtl/>
        </w:rPr>
        <w:t>] אתה מקשקש כל-כך הרבה,</w:t>
      </w:r>
      <w:r w:rsidRPr="00CD067C" w:rsidDel="0040037C">
        <w:rPr>
          <w:rtl/>
        </w:rPr>
        <w:t xml:space="preserve"> יש לך עוד המון ברזרוות, תוציא הכל. </w:t>
      </w:r>
      <w:r>
        <w:rPr>
          <w:rtl/>
        </w:rPr>
        <w:t>עכשיו</w:t>
      </w:r>
      <w:r w:rsidRPr="00CD067C" w:rsidDel="0040037C">
        <w:rPr>
          <w:rtl/>
        </w:rPr>
        <w:t xml:space="preserve"> לא הזמן ל</w:t>
      </w:r>
      <w:r w:rsidRPr="00CD067C" w:rsidDel="0040037C">
        <w:rPr>
          <w:rFonts w:hint="cs"/>
          <w:rtl/>
        </w:rPr>
        <w:t>קמץ</w:t>
      </w:r>
      <w:r w:rsidRPr="00CD067C" w:rsidDel="0040037C">
        <w:rPr>
          <w:rtl/>
        </w:rPr>
        <w:t xml:space="preserve">, </w:t>
      </w:r>
      <w:r>
        <w:rPr>
          <w:rtl/>
        </w:rPr>
        <w:t>עכשיו</w:t>
      </w:r>
      <w:r w:rsidRPr="00CD067C" w:rsidDel="0040037C">
        <w:rPr>
          <w:rtl/>
        </w:rPr>
        <w:t xml:space="preserve"> הזמן להשפריץ</w:t>
      </w:r>
      <w:r>
        <w:rPr>
          <w:rtl/>
        </w:rPr>
        <w:t xml:space="preserve"> הכול </w:t>
      </w:r>
      <w:r w:rsidRPr="00CD067C" w:rsidDel="0040037C">
        <w:rPr>
          <w:rtl/>
        </w:rPr>
        <w:t>החוצה."</w:t>
      </w:r>
    </w:p>
    <w:p w14:paraId="68D49213" w14:textId="77777777" w:rsidR="009300E6" w:rsidRPr="00CD067C" w:rsidDel="0040037C" w:rsidRDefault="009300E6" w:rsidP="009300E6">
      <w:pPr>
        <w:rPr>
          <w:rtl/>
        </w:rPr>
      </w:pPr>
      <w:r>
        <w:rPr>
          <w:rFonts w:hint="cs"/>
          <w:rtl/>
        </w:rPr>
        <w:t xml:space="preserve"> [</w:t>
      </w:r>
      <w:r w:rsidRPr="00CD067C" w:rsidDel="0040037C">
        <w:rPr>
          <w:rtl/>
        </w:rPr>
        <w:t xml:space="preserve">"אני לא מסוגל לחשוב על </w:t>
      </w:r>
      <w:r>
        <w:rPr>
          <w:rtl/>
        </w:rPr>
        <w:t>אימא</w:t>
      </w:r>
      <w:r w:rsidRPr="00CD067C" w:rsidDel="0040037C">
        <w:rPr>
          <w:rtl/>
        </w:rPr>
        <w:t xml:space="preserve"> שלי בכלל, רק על </w:t>
      </w:r>
      <w:r w:rsidDel="0040037C">
        <w:rPr>
          <w:rtl/>
        </w:rPr>
        <w:t>קתרין</w:t>
      </w:r>
      <w:r w:rsidRPr="00CD067C" w:rsidDel="0040037C">
        <w:rPr>
          <w:rtl/>
        </w:rPr>
        <w:t>." והכאב בחזה ירד.</w:t>
      </w:r>
    </w:p>
    <w:p w14:paraId="3DF4C56F" w14:textId="77777777" w:rsidR="009300E6" w:rsidRPr="00CD067C" w:rsidDel="0040037C" w:rsidRDefault="009300E6" w:rsidP="009300E6">
      <w:pPr>
        <w:rPr>
          <w:rtl/>
        </w:rPr>
      </w:pPr>
      <w:r w:rsidRPr="00CD067C" w:rsidDel="0040037C">
        <w:rPr>
          <w:rtl/>
        </w:rPr>
        <w:lastRenderedPageBreak/>
        <w:t>הם המשיכו לרוץ...</w:t>
      </w:r>
    </w:p>
    <w:p w14:paraId="724707B1" w14:textId="77777777" w:rsidR="009300E6" w:rsidRDefault="009300E6" w:rsidP="009300E6">
      <w:pPr>
        <w:rPr>
          <w:rtl/>
        </w:rPr>
      </w:pPr>
      <w:r>
        <w:rPr>
          <w:rFonts w:hint="cs"/>
          <w:rtl/>
        </w:rPr>
        <w:t>]</w:t>
      </w:r>
    </w:p>
    <w:p w14:paraId="29FEFF5F" w14:textId="77777777" w:rsidR="009300E6" w:rsidRDefault="009300E6" w:rsidP="009300E6">
      <w:pPr>
        <w:rPr>
          <w:rtl/>
        </w:rPr>
      </w:pPr>
      <w:r>
        <w:rPr>
          <w:rFonts w:hint="cs"/>
          <w:rtl/>
        </w:rPr>
        <w:t>]]</w:t>
      </w:r>
    </w:p>
    <w:p w14:paraId="3697B2E8" w14:textId="77777777" w:rsidR="009300E6" w:rsidRDefault="009300E6" w:rsidP="009300E6">
      <w:pPr>
        <w:rPr>
          <w:rtl/>
        </w:rPr>
      </w:pPr>
    </w:p>
    <w:p w14:paraId="74B74E7C" w14:textId="77777777" w:rsidR="009300E6" w:rsidRDefault="009300E6" w:rsidP="009300E6">
      <w:pPr>
        <w:rPr>
          <w:rtl/>
        </w:rPr>
      </w:pPr>
    </w:p>
    <w:p w14:paraId="4B094392" w14:textId="77777777" w:rsidR="00127AE6" w:rsidRDefault="00127AE6" w:rsidP="00127AE6">
      <w:pPr>
        <w:rPr>
          <w:rtl/>
        </w:rPr>
      </w:pPr>
      <w:r>
        <w:rPr>
          <w:rFonts w:cs="Times New Roman"/>
          <w:rtl/>
        </w:rPr>
        <w:t xml:space="preserve">[אלכס חזר לרוץ. </w:t>
      </w:r>
    </w:p>
    <w:p w14:paraId="3D722835" w14:textId="77777777" w:rsidR="00127AE6" w:rsidRDefault="00127AE6" w:rsidP="00127AE6">
      <w:pPr>
        <w:rPr>
          <w:rtl/>
        </w:rPr>
      </w:pPr>
      <w:r>
        <w:rPr>
          <w:rFonts w:cs="Times New Roman"/>
          <w:rtl/>
        </w:rPr>
        <w:t>כשהגיע לעמוד סער קרא לו מרחוק, "הרגשת?"</w:t>
      </w:r>
    </w:p>
    <w:p w14:paraId="5F7D4FDF" w14:textId="77777777" w:rsidR="00127AE6" w:rsidRDefault="00127AE6" w:rsidP="00127AE6">
      <w:pPr>
        <w:rPr>
          <w:rtl/>
        </w:rPr>
      </w:pPr>
      <w:r>
        <w:rPr>
          <w:rFonts w:cs="Times New Roman"/>
          <w:rtl/>
        </w:rPr>
        <w:t xml:space="preserve">אלכס הביט בו בקושי, העיניים שלו צרבו אנושות ולא היה שום דבר לנגב איתו. העיניים שלו בערו. </w:t>
      </w:r>
    </w:p>
    <w:p w14:paraId="656DF6F3" w14:textId="77777777" w:rsidR="00127AE6" w:rsidRDefault="00127AE6" w:rsidP="00127AE6">
      <w:pPr>
        <w:rPr>
          <w:rtl/>
        </w:rPr>
      </w:pPr>
      <w:r>
        <w:rPr>
          <w:rFonts w:cs="Times New Roman"/>
          <w:rtl/>
        </w:rPr>
        <w:t>ואז יותר מאי פעם, יותר מתמיד, אלכס הכיל את עצמו.</w:t>
      </w:r>
    </w:p>
    <w:p w14:paraId="374AF3F1" w14:textId="46A7B96B" w:rsidR="009300E6" w:rsidRDefault="00127AE6" w:rsidP="00127AE6">
      <w:pPr>
        <w:rPr>
          <w:rtl/>
        </w:rPr>
      </w:pPr>
      <w:r>
        <w:rPr>
          <w:rFonts w:cs="Times New Roman"/>
          <w:rtl/>
        </w:rPr>
        <w:t>]</w:t>
      </w:r>
    </w:p>
    <w:p w14:paraId="517D38FF" w14:textId="77777777" w:rsidR="009300E6" w:rsidRDefault="009300E6" w:rsidP="009300E6">
      <w:pPr>
        <w:rPr>
          <w:rtl/>
        </w:rPr>
      </w:pPr>
    </w:p>
    <w:p w14:paraId="113F74CB" w14:textId="77777777" w:rsidR="006D6FCC" w:rsidRDefault="006D6FCC" w:rsidP="006D6FCC">
      <w:pPr>
        <w:pStyle w:val="Heading2"/>
        <w:rPr>
          <w:rtl/>
        </w:rPr>
      </w:pPr>
      <w:r>
        <w:rPr>
          <w:rFonts w:hint="cs"/>
          <w:rtl/>
        </w:rPr>
        <w:t>שיחות פוליטיות</w:t>
      </w:r>
    </w:p>
    <w:p w14:paraId="4A705428" w14:textId="77777777" w:rsidR="006D6FCC" w:rsidRDefault="006D6FCC" w:rsidP="006D6FCC">
      <w:pPr>
        <w:rPr>
          <w:rtl/>
        </w:rPr>
      </w:pPr>
      <w:r>
        <w:rPr>
          <w:rFonts w:hint="cs"/>
          <w:rtl/>
        </w:rPr>
        <w:t>[[</w:t>
      </w:r>
    </w:p>
    <w:p w14:paraId="52595627" w14:textId="77777777" w:rsidR="006D6FCC" w:rsidRDefault="006D6FCC" w:rsidP="006D6FCC">
      <w:pPr>
        <w:rPr>
          <w:rtl/>
        </w:rPr>
      </w:pPr>
      <w:r>
        <w:rPr>
          <w:rFonts w:hint="cs"/>
          <w:rtl/>
        </w:rPr>
        <w:t>[בחמסין הראשון של האביב הם ויתרו על בית-הספר והלכו לים.]</w:t>
      </w:r>
    </w:p>
    <w:p w14:paraId="484AE4EB" w14:textId="77777777" w:rsidR="006D6FCC" w:rsidRDefault="006D6FCC" w:rsidP="006D6FCC">
      <w:pPr>
        <w:rPr>
          <w:rtl/>
        </w:rPr>
      </w:pPr>
      <w:r w:rsidRPr="006C2310">
        <w:rPr>
          <w:rFonts w:cs="Times New Roman"/>
          <w:rtl/>
        </w:rPr>
        <w:t>יסמין היתה צריכה לראות מישהי שהוא לא מתרפס אחריה כמו שעשה ליסמין עצמה אלא מעיף אותה, והתברר להפתעתה שהוא אכן עושה כך להדס.</w:t>
      </w:r>
    </w:p>
    <w:p w14:paraId="7C3CE189" w14:textId="77777777" w:rsidR="006D6FCC" w:rsidRDefault="006D6FCC" w:rsidP="006D6FCC">
      <w:pPr>
        <w:rPr>
          <w:rtl/>
        </w:rPr>
      </w:pPr>
      <w:r>
        <w:rPr>
          <w:rFonts w:hint="cs"/>
          <w:rtl/>
        </w:rPr>
        <w:t xml:space="preserve"> </w:t>
      </w:r>
    </w:p>
    <w:p w14:paraId="46A540A0" w14:textId="77777777" w:rsidR="006D6FCC" w:rsidRDefault="006D6FCC" w:rsidP="006D6FCC">
      <w:pPr>
        <w:rPr>
          <w:rtl/>
        </w:rPr>
      </w:pPr>
      <w:r>
        <w:rPr>
          <w:rFonts w:hint="cs"/>
          <w:rtl/>
        </w:rPr>
        <w:t xml:space="preserve">בשיחות פוליטיות, הקונצנזוס הוא חלום השלום ושיברו, ומנגד </w:t>
      </w:r>
      <w:r>
        <w:rPr>
          <w:rtl/>
        </w:rPr>
        <w:t>–</w:t>
      </w:r>
      <w:r>
        <w:rPr>
          <w:rFonts w:hint="cs"/>
          <w:rtl/>
        </w:rPr>
        <w:t xml:space="preserve"> אלכס שוב מתדיין עם חבריו על השירות הצבאי, הנתינה וכו', ההקרבה וכו', ההסתערות, ההתעלות, הרעות וכו', ועוד שפע עקרונות נעלים בפני עצמם ואשר בהתגבשם למקשה [צדקנית </w:t>
      </w:r>
      <w:r>
        <w:rPr>
          <w:rtl/>
        </w:rPr>
        <w:t>–</w:t>
      </w:r>
      <w:r>
        <w:rPr>
          <w:rFonts w:hint="cs"/>
          <w:rtl/>
        </w:rPr>
        <w:t xml:space="preserve"> מתחסדת?? אין לי שם תואר] אחת, מטרתם לנסוך תעוזה מופרזת ומסכנת חיים בקרב הנוער.</w:t>
      </w:r>
    </w:p>
    <w:p w14:paraId="4CAD1DB4" w14:textId="77777777" w:rsidR="006D6FCC" w:rsidRDefault="006D6FCC" w:rsidP="006D6FCC">
      <w:pPr>
        <w:rPr>
          <w:rtl/>
        </w:rPr>
      </w:pPr>
      <w:r w:rsidRPr="007A574F">
        <w:rPr>
          <w:rFonts w:cs="Times New Roman"/>
          <w:rtl/>
        </w:rPr>
        <w:t>והחיטה צומחת שוב</w:t>
      </w:r>
      <w:r>
        <w:rPr>
          <w:rFonts w:cs="Times New Roman" w:hint="cs"/>
          <w:rtl/>
        </w:rPr>
        <w:t>...</w:t>
      </w:r>
    </w:p>
    <w:p w14:paraId="28596B97" w14:textId="77777777" w:rsidR="006D6FCC" w:rsidRDefault="006D6FCC" w:rsidP="006D6FCC">
      <w:pPr>
        <w:rPr>
          <w:rtl/>
        </w:rPr>
      </w:pPr>
      <w:r>
        <w:rPr>
          <w:rFonts w:hint="cs"/>
          <w:rtl/>
        </w:rPr>
        <w:t>"מה בדבר המחשבות שביטאת בקיץ שעבר," סער הזכיר לו, "על כך שמי שמאבד את התקווה, סוגר בפני עצמו כל אפשרות לשינוי. כלומר אתה מאבד את התקווה באפשרות של פיתרון ובכך חוסם בעצם את האפשרות לכך שאי פעם יהיה פיתרון."</w:t>
      </w:r>
    </w:p>
    <w:p w14:paraId="09815A99" w14:textId="77777777" w:rsidR="006D6FCC" w:rsidRDefault="006D6FCC" w:rsidP="006D6FCC">
      <w:pPr>
        <w:rPr>
          <w:rtl/>
        </w:rPr>
      </w:pPr>
      <w:r>
        <w:rPr>
          <w:rFonts w:hint="cs"/>
          <w:rtl/>
        </w:rPr>
        <w:t>"אלו מחשבות של חו"ל, יש מחשבות שאי אפשר לבטא או לחשוב בארץ."</w:t>
      </w:r>
    </w:p>
    <w:p w14:paraId="427D51C9" w14:textId="77777777" w:rsidR="006D6FCC" w:rsidRDefault="006D6FCC" w:rsidP="006D6FCC">
      <w:pPr>
        <w:rPr>
          <w:rtl/>
        </w:rPr>
      </w:pPr>
      <w:r>
        <w:rPr>
          <w:rFonts w:hint="cs"/>
          <w:rtl/>
        </w:rPr>
        <w:t>"זה לא נכון," יסמין אמרה, "אתה חופשי לחשוב הכל."</w:t>
      </w:r>
    </w:p>
    <w:p w14:paraId="5CB75A51" w14:textId="77777777" w:rsidR="006D6FCC" w:rsidRDefault="006D6FCC" w:rsidP="006D6FCC">
      <w:pPr>
        <w:rPr>
          <w:rtl/>
        </w:rPr>
      </w:pPr>
      <w:r>
        <w:rPr>
          <w:rFonts w:hint="cs"/>
          <w:rtl/>
        </w:rPr>
        <w:t>"כאן יש רק סוג אחד של מחשבות שאפשר לחשוב."</w:t>
      </w:r>
    </w:p>
    <w:p w14:paraId="0110CE84" w14:textId="77777777" w:rsidR="006D6FCC" w:rsidRDefault="006D6FCC" w:rsidP="006D6FCC">
      <w:pPr>
        <w:rPr>
          <w:rtl/>
        </w:rPr>
      </w:pPr>
      <w:r>
        <w:rPr>
          <w:rFonts w:hint="cs"/>
          <w:rtl/>
        </w:rPr>
        <w:t>"אז תעזוב (כלומר, נעזוב ביחד) את המקום הזה ותעבור לארץ שבה כל מחשבה קבילה, לכל הלך-רוח יש מקום וניתן להתדיין על כל רעיון בכובד-ראש."</w:t>
      </w:r>
    </w:p>
    <w:p w14:paraId="7CCF3F71" w14:textId="77777777" w:rsidR="006D6FCC" w:rsidRDefault="006D6FCC" w:rsidP="006D6FCC">
      <w:pPr>
        <w:rPr>
          <w:rtl/>
        </w:rPr>
      </w:pPr>
      <w:r>
        <w:rPr>
          <w:rFonts w:hint="cs"/>
          <w:rtl/>
        </w:rPr>
        <w:t>"לא," הוא אמר בנחרצות. "אני לא עוזב את המקום הזה. בוודאי שלא רק בגלל שלאנשים מסוימים לא נוח פה."</w:t>
      </w:r>
    </w:p>
    <w:p w14:paraId="35C1D9AC" w14:textId="77777777" w:rsidR="006D6FCC" w:rsidRDefault="006D6FCC" w:rsidP="006D6FCC">
      <w:pPr>
        <w:rPr>
          <w:rtl/>
        </w:rPr>
      </w:pPr>
      <w:r>
        <w:rPr>
          <w:rFonts w:hint="cs"/>
          <w:rtl/>
        </w:rPr>
        <w:t xml:space="preserve">ארקדי כלל לא הופיע עוד בבית-הספר, הוא סיים את כל הבגרויות במועד חורף. תכניתו המקורית הייתה בעיקר לנוח, לאגור כוחות לקראת שנת הלימודים הבאה בפקולטה לרפואה באוניברסיטה העברית ובעיתותיו החופשיים לעזור לאלכס לעבור את הבגרויות, מטלה שנראתה על פניה כדבר בר-ביצוע, אך בפועל הייתה קשה ברמות בלתי משוערות, כי אלכס היה </w:t>
      </w:r>
      <w:r>
        <w:rPr>
          <w:rFonts w:hint="cs"/>
          <w:rtl/>
        </w:rPr>
        <w:lastRenderedPageBreak/>
        <w:t>מוציא אותו מדעתו. הוא התייחס לכל חוק דיקדוקי בעוינות כאילו היה אויבו האישי, לכל פסוק תנ"כי מפותל כאילו נמצא שם רק כדי להכשילו. הוא היה מגיע לשיעורים בביתו של ארקדי רק בשביל לנתץ או לרכך את המתח בין ארקדי לאימו החורגת, כפי שהתברר לארקדי באחד הימים כשהטיח באלכס את תיסכוליו מחוסר ההתקדמות. וכך השיעורים הפרטיים גוועו לאיטם ועכשיו שקל לשדרג&amp; להעצים? לעשות הרבה יותר מהתורנויות במד"א, שהסתכמו בעיקר בפינוי קשישים וחולי נפש לחדר המיון של בית החולים הסמוך, שם מזמן כבר היה כבן בית, [כלומר כך הוא משדרג:] או להיעתר להזמנתו של אחד הרופאים בחדר המיון להתחייב להתנדבות של כמה חודשים באחד מאירגוני הצדקה והאחווה האירופאיים האלו, שהיו מארגנים משלחות לאפריקה לחסן את הילידים ולחבוש את פצעיהם.</w:t>
      </w:r>
    </w:p>
    <w:p w14:paraId="68C87805" w14:textId="77777777" w:rsidR="006D6FCC" w:rsidRDefault="006D6FCC" w:rsidP="006D6FCC">
      <w:pPr>
        <w:rPr>
          <w:rtl/>
        </w:rPr>
      </w:pPr>
      <w:r>
        <w:rPr>
          <w:rFonts w:hint="cs"/>
          <w:rtl/>
        </w:rPr>
        <w:t>"למה שדווקא אתה תהיה לוחם?" ארקדי היה מפציר.</w:t>
      </w:r>
    </w:p>
    <w:p w14:paraId="6DB13E2A" w14:textId="77777777" w:rsidR="006D6FCC" w:rsidRDefault="006D6FCC" w:rsidP="006D6FCC">
      <w:pPr>
        <w:rPr>
          <w:rtl/>
        </w:rPr>
      </w:pPr>
      <w:r>
        <w:rPr>
          <w:rFonts w:hint="cs"/>
          <w:rtl/>
        </w:rPr>
        <w:t xml:space="preserve">"אם אדם כמוני לא ילך </w:t>
      </w:r>
      <w:r>
        <w:rPr>
          <w:rtl/>
        </w:rPr>
        <w:t>–</w:t>
      </w:r>
      <w:r>
        <w:rPr>
          <w:rFonts w:hint="cs"/>
          <w:rtl/>
        </w:rPr>
        <w:t xml:space="preserve"> מי ילך?"</w:t>
      </w:r>
    </w:p>
    <w:p w14:paraId="43AAD61B" w14:textId="77777777" w:rsidR="006D6FCC" w:rsidRDefault="006D6FCC" w:rsidP="006D6FCC">
      <w:pPr>
        <w:rPr>
          <w:rtl/>
        </w:rPr>
      </w:pPr>
      <w:r>
        <w:rPr>
          <w:rFonts w:hint="cs"/>
          <w:rtl/>
        </w:rPr>
        <w:t>"שאנשים כמוך ילכו, שכל האנשים שהם כמוך ילכו, רק לא אתה."</w:t>
      </w:r>
    </w:p>
    <w:p w14:paraId="0BE4A599" w14:textId="77777777" w:rsidR="006D6FCC" w:rsidRDefault="006D6FCC" w:rsidP="006D6FCC">
      <w:pPr>
        <w:rPr>
          <w:rtl/>
        </w:rPr>
      </w:pPr>
      <w:r>
        <w:rPr>
          <w:rFonts w:hint="cs"/>
          <w:rtl/>
        </w:rPr>
        <w:t>אלכס צחק. "אני אהיה לוחם, ארקדי."</w:t>
      </w:r>
    </w:p>
    <w:p w14:paraId="5DB1A59D" w14:textId="77777777" w:rsidR="006D6FCC" w:rsidRDefault="006D6FCC" w:rsidP="006D6FCC">
      <w:pPr>
        <w:rPr>
          <w:rtl/>
        </w:rPr>
      </w:pPr>
      <w:r>
        <w:rPr>
          <w:rFonts w:hint="cs"/>
          <w:rtl/>
        </w:rPr>
        <w:t>"בלי בגרות מלאה לא יקבלו אותך לשום יחידה מובחרת," הוא המציא ממוחו הקודח.</w:t>
      </w:r>
    </w:p>
    <w:p w14:paraId="032B595F" w14:textId="77777777" w:rsidR="006D6FCC" w:rsidRDefault="006D6FCC" w:rsidP="006D6FCC">
      <w:pPr>
        <w:rPr>
          <w:rtl/>
        </w:rPr>
      </w:pPr>
      <w:r>
        <w:rPr>
          <w:rFonts w:hint="cs"/>
          <w:rtl/>
        </w:rPr>
        <w:t>"אז אני אשרת ביחידה לא מובחרת, גם שם צריך לוחמים."</w:t>
      </w:r>
    </w:p>
    <w:p w14:paraId="3110431E" w14:textId="77777777" w:rsidR="006D6FCC" w:rsidRDefault="006D6FCC" w:rsidP="006D6FCC">
      <w:pPr>
        <w:rPr>
          <w:rtl/>
        </w:rPr>
      </w:pPr>
      <w:r>
        <w:rPr>
          <w:rFonts w:hint="cs"/>
          <w:rtl/>
        </w:rPr>
        <w:t>"אתה לא מבין... אתה סתם מחפש אקשן, בלגנים, כמו סתם איזה ערס."</w:t>
      </w:r>
    </w:p>
    <w:p w14:paraId="57EB92D1" w14:textId="77777777" w:rsidR="006D6FCC" w:rsidRDefault="006D6FCC" w:rsidP="006D6FCC">
      <w:pPr>
        <w:rPr>
          <w:rtl/>
        </w:rPr>
      </w:pPr>
      <w:r>
        <w:rPr>
          <w:rFonts w:hint="cs"/>
          <w:rtl/>
        </w:rPr>
        <w:t>"אולי. אולי אני סתם איזה ערס. ואולי אני ערס שרוצה להגן עליך בזמן שתלמד בפקולטה. אני לא יודע איזה ערס אני."</w:t>
      </w:r>
    </w:p>
    <w:p w14:paraId="036C4042" w14:textId="77777777" w:rsidR="006D6FCC" w:rsidRDefault="006D6FCC" w:rsidP="006D6FCC">
      <w:pPr>
        <w:rPr>
          <w:rtl/>
        </w:rPr>
      </w:pPr>
      <w:r>
        <w:rPr>
          <w:rFonts w:hint="cs"/>
          <w:rtl/>
        </w:rPr>
        <w:t>ארקדי רתח.</w:t>
      </w:r>
    </w:p>
    <w:p w14:paraId="6AE9DFC4" w14:textId="77777777" w:rsidR="006D6FCC" w:rsidRDefault="006D6FCC" w:rsidP="006D6FCC">
      <w:pPr>
        <w:rPr>
          <w:rFonts w:cs="Times New Roman"/>
          <w:rtl/>
        </w:rPr>
      </w:pPr>
      <w:r>
        <w:rPr>
          <w:rFonts w:cs="Times New Roman" w:hint="cs"/>
          <w:rtl/>
        </w:rPr>
        <w:t>[אבל אלכס לא נתן את ליבו לכך, כי יסמין שוב נשטפה בעגמומיות...</w:t>
      </w:r>
    </w:p>
    <w:p w14:paraId="293A6076" w14:textId="77777777" w:rsidR="006D6FCC" w:rsidRDefault="006D6FCC" w:rsidP="006D6FCC">
      <w:pPr>
        <w:rPr>
          <w:rFonts w:cs="Times New Roman"/>
          <w:rtl/>
        </w:rPr>
      </w:pPr>
      <w:r>
        <w:rPr>
          <w:rFonts w:cs="Times New Roman" w:hint="cs"/>
          <w:rtl/>
        </w:rPr>
        <w:t>"מה זה, יאזי?" הוא נשק כל עפעף מושפל.</w:t>
      </w:r>
    </w:p>
    <w:p w14:paraId="3F9344E4" w14:textId="77777777" w:rsidR="006D6FCC" w:rsidRDefault="006D6FCC" w:rsidP="006D6FCC">
      <w:pPr>
        <w:rPr>
          <w:rtl/>
        </w:rPr>
      </w:pPr>
      <w:r>
        <w:rPr>
          <w:rFonts w:cs="Times New Roman" w:hint="cs"/>
          <w:rtl/>
        </w:rPr>
        <w:t>"</w:t>
      </w:r>
      <w:r>
        <w:rPr>
          <w:rFonts w:cs="Times New Roman"/>
          <w:rtl/>
        </w:rPr>
        <w:t>אתה אוהב אותי?</w:t>
      </w:r>
      <w:r>
        <w:rPr>
          <w:rFonts w:cs="Times New Roman" w:hint="cs"/>
          <w:rtl/>
        </w:rPr>
        <w:t>"</w:t>
      </w:r>
    </w:p>
    <w:p w14:paraId="0FC6B73F" w14:textId="77777777" w:rsidR="006D6FCC" w:rsidRDefault="006D6FCC" w:rsidP="006D6FCC">
      <w:pPr>
        <w:rPr>
          <w:rtl/>
        </w:rPr>
      </w:pPr>
      <w:r>
        <w:rPr>
          <w:rFonts w:cs="Times New Roman" w:hint="cs"/>
          <w:rtl/>
        </w:rPr>
        <w:t>"</w:t>
      </w:r>
      <w:r>
        <w:rPr>
          <w:rFonts w:cs="Times New Roman"/>
          <w:rtl/>
        </w:rPr>
        <w:t>כן</w:t>
      </w:r>
      <w:r>
        <w:rPr>
          <w:rFonts w:cs="Times New Roman" w:hint="cs"/>
          <w:rtl/>
        </w:rPr>
        <w:t>."</w:t>
      </w:r>
    </w:p>
    <w:p w14:paraId="5570AC40" w14:textId="77777777" w:rsidR="006D6FCC" w:rsidRDefault="006D6FCC" w:rsidP="006D6FCC">
      <w:pPr>
        <w:rPr>
          <w:rtl/>
        </w:rPr>
      </w:pPr>
      <w:r>
        <w:rPr>
          <w:rFonts w:cs="Times New Roman" w:hint="cs"/>
          <w:rtl/>
        </w:rPr>
        <w:t>"</w:t>
      </w:r>
      <w:r>
        <w:rPr>
          <w:rFonts w:cs="Times New Roman"/>
          <w:rtl/>
        </w:rPr>
        <w:t>את כולי?</w:t>
      </w:r>
      <w:r>
        <w:rPr>
          <w:rFonts w:cs="Times New Roman" w:hint="cs"/>
          <w:rtl/>
        </w:rPr>
        <w:t>"</w:t>
      </w:r>
    </w:p>
    <w:p w14:paraId="5E8CEE36" w14:textId="77777777" w:rsidR="006D6FCC" w:rsidRDefault="006D6FCC" w:rsidP="006D6FCC">
      <w:pPr>
        <w:rPr>
          <w:rtl/>
        </w:rPr>
      </w:pPr>
      <w:r>
        <w:rPr>
          <w:rFonts w:cs="Times New Roman" w:hint="cs"/>
          <w:rtl/>
        </w:rPr>
        <w:t>"</w:t>
      </w:r>
      <w:r>
        <w:rPr>
          <w:rFonts w:cs="Times New Roman"/>
          <w:rtl/>
        </w:rPr>
        <w:t>כן</w:t>
      </w:r>
      <w:r>
        <w:rPr>
          <w:rFonts w:cs="Times New Roman" w:hint="cs"/>
          <w:rtl/>
        </w:rPr>
        <w:t>."</w:t>
      </w:r>
    </w:p>
    <w:p w14:paraId="5F9B7B16" w14:textId="77777777" w:rsidR="006D6FCC" w:rsidRDefault="006D6FCC" w:rsidP="006D6FCC">
      <w:pPr>
        <w:rPr>
          <w:rFonts w:cs="Times New Roman"/>
          <w:rtl/>
        </w:rPr>
      </w:pPr>
      <w:r>
        <w:rPr>
          <w:rFonts w:cs="Times New Roman" w:hint="cs"/>
          <w:rtl/>
        </w:rPr>
        <w:t>"אתה לא מסוגל לאהוב אותי."</w:t>
      </w:r>
    </w:p>
    <w:p w14:paraId="6ACDE34A" w14:textId="77777777" w:rsidR="006D6FCC" w:rsidRDefault="006D6FCC" w:rsidP="006D6FCC">
      <w:pPr>
        <w:rPr>
          <w:rFonts w:cs="Times New Roman"/>
          <w:rtl/>
        </w:rPr>
      </w:pPr>
      <w:r>
        <w:rPr>
          <w:rFonts w:cs="Times New Roman" w:hint="cs"/>
          <w:rtl/>
        </w:rPr>
        <w:t>"את נאהבת, יאזי, את אהובה."</w:t>
      </w:r>
    </w:p>
    <w:p w14:paraId="77958816" w14:textId="77777777" w:rsidR="006D6FCC" w:rsidRDefault="006D6FCC" w:rsidP="006D6FCC">
      <w:pPr>
        <w:rPr>
          <w:rFonts w:cs="Times New Roman"/>
          <w:rtl/>
        </w:rPr>
      </w:pPr>
      <w:r>
        <w:rPr>
          <w:rFonts w:cs="Times New Roman" w:hint="cs"/>
          <w:rtl/>
        </w:rPr>
        <w:t>]</w:t>
      </w:r>
    </w:p>
    <w:p w14:paraId="3E92BE16" w14:textId="77777777" w:rsidR="006D6FCC" w:rsidRDefault="006D6FCC" w:rsidP="006D6FCC">
      <w:pPr>
        <w:rPr>
          <w:rFonts w:cs="Times New Roman"/>
          <w:rtl/>
        </w:rPr>
      </w:pPr>
      <w:r>
        <w:rPr>
          <w:rFonts w:cs="Times New Roman"/>
          <w:rtl/>
        </w:rPr>
        <w:t xml:space="preserve">אני יודעת איך אתה מסוגל לזה, </w:t>
      </w:r>
      <w:r>
        <w:rPr>
          <w:rFonts w:cs="Times New Roman" w:hint="cs"/>
          <w:rtl/>
        </w:rPr>
        <w:t xml:space="preserve">היא אמרה לעצמה, </w:t>
      </w:r>
      <w:r>
        <w:rPr>
          <w:rFonts w:cs="Times New Roman"/>
          <w:rtl/>
        </w:rPr>
        <w:t xml:space="preserve">כי אני כל כך קטנה, </w:t>
      </w:r>
      <w:r>
        <w:rPr>
          <w:rFonts w:cs="Times New Roman" w:hint="cs"/>
          <w:rtl/>
        </w:rPr>
        <w:t xml:space="preserve">(והיא קטנה עוד יותר כשחשבה כך), </w:t>
      </w:r>
      <w:r>
        <w:rPr>
          <w:rFonts w:cs="Times New Roman"/>
          <w:rtl/>
        </w:rPr>
        <w:t>אין ממני הרבה מדי לאהוב.</w:t>
      </w:r>
    </w:p>
    <w:p w14:paraId="1E9322D8" w14:textId="77777777" w:rsidR="006D6FCC" w:rsidRDefault="006D6FCC" w:rsidP="006D6FCC">
      <w:pPr>
        <w:rPr>
          <w:rtl/>
        </w:rPr>
      </w:pPr>
    </w:p>
    <w:p w14:paraId="0DAC6B93" w14:textId="77777777" w:rsidR="006D6FCC" w:rsidRDefault="006D6FCC" w:rsidP="006D6FCC">
      <w:pPr>
        <w:rPr>
          <w:rtl/>
        </w:rPr>
      </w:pPr>
      <w:r>
        <w:rPr>
          <w:rFonts w:hint="cs"/>
          <w:rtl/>
        </w:rPr>
        <w:t>[</w:t>
      </w:r>
    </w:p>
    <w:p w14:paraId="2AA7953C" w14:textId="77777777" w:rsidR="006D6FCC" w:rsidRDefault="006D6FCC" w:rsidP="006D6FCC">
      <w:pPr>
        <w:rPr>
          <w:rtl/>
        </w:rPr>
      </w:pPr>
      <w:r>
        <w:rPr>
          <w:rFonts w:hint="cs"/>
          <w:rtl/>
        </w:rPr>
        <w:t>דג ועוד דג שווה אחד, תיאו אומר. אחד ועוד אחד שווה דג.</w:t>
      </w:r>
    </w:p>
    <w:p w14:paraId="7A14E66D" w14:textId="77777777" w:rsidR="006D6FCC" w:rsidRDefault="006D6FCC" w:rsidP="006D6FCC">
      <w:pPr>
        <w:rPr>
          <w:rtl/>
        </w:rPr>
      </w:pPr>
      <w:r>
        <w:rPr>
          <w:rFonts w:hint="cs"/>
          <w:rtl/>
        </w:rPr>
        <w:t>זאת שטות, אימא גוערת.</w:t>
      </w:r>
    </w:p>
    <w:p w14:paraId="0ED8D651" w14:textId="77777777" w:rsidR="006D6FCC" w:rsidRDefault="006D6FCC" w:rsidP="006D6FCC">
      <w:pPr>
        <w:rPr>
          <w:rtl/>
        </w:rPr>
      </w:pPr>
      <w:r>
        <w:rPr>
          <w:rFonts w:hint="cs"/>
          <w:rtl/>
        </w:rPr>
        <w:t>לא, זה נכון בבסיס הבינרי, מארק מתקן. [לא, זאת באמת שטות]\</w:t>
      </w:r>
    </w:p>
    <w:p w14:paraId="2FA29880" w14:textId="77777777" w:rsidR="006D6FCC" w:rsidRDefault="006D6FCC" w:rsidP="006D6FCC">
      <w:pPr>
        <w:rPr>
          <w:rtl/>
        </w:rPr>
      </w:pPr>
      <w:r>
        <w:rPr>
          <w:rFonts w:hint="cs"/>
          <w:rtl/>
        </w:rPr>
        <w:t>]</w:t>
      </w:r>
    </w:p>
    <w:p w14:paraId="0BC12D63" w14:textId="68747592" w:rsidR="006D6FCC" w:rsidRDefault="006D6FCC" w:rsidP="006D6FCC">
      <w:pPr>
        <w:rPr>
          <w:rtl/>
        </w:rPr>
      </w:pPr>
      <w:r>
        <w:rPr>
          <w:rFonts w:hint="cs"/>
          <w:rtl/>
        </w:rPr>
        <w:t>]]</w:t>
      </w:r>
    </w:p>
    <w:p w14:paraId="56CF5667" w14:textId="6B328AA0" w:rsidR="009B4D7A" w:rsidRDefault="009B4D7A" w:rsidP="006D6FCC">
      <w:pPr>
        <w:rPr>
          <w:rtl/>
        </w:rPr>
      </w:pPr>
    </w:p>
    <w:p w14:paraId="163CB74C" w14:textId="77777777" w:rsidR="00915F45" w:rsidRDefault="00915F45" w:rsidP="00915F45">
      <w:pPr>
        <w:pStyle w:val="Heading2"/>
        <w:rPr>
          <w:rtl/>
        </w:rPr>
      </w:pPr>
      <w:r w:rsidRPr="00A04779">
        <w:rPr>
          <w:rtl/>
        </w:rPr>
        <w:t>אם לא הייתי קיימת</w:t>
      </w:r>
      <w:r>
        <w:rPr>
          <w:rFonts w:hint="cs"/>
          <w:rtl/>
        </w:rPr>
        <w:t xml:space="preserve"> - שיחה להעביר</w:t>
      </w:r>
    </w:p>
    <w:p w14:paraId="32509B01" w14:textId="77777777" w:rsidR="00915F45" w:rsidRDefault="00915F45" w:rsidP="00915F45">
      <w:pPr>
        <w:rPr>
          <w:rFonts w:cs="Times New Roman"/>
          <w:rtl/>
        </w:rPr>
      </w:pPr>
      <w:r>
        <w:rPr>
          <w:rFonts w:cs="Times New Roman" w:hint="cs"/>
          <w:rtl/>
        </w:rPr>
        <w:t>[[</w:t>
      </w:r>
    </w:p>
    <w:p w14:paraId="59573846" w14:textId="77777777" w:rsidR="00915F45" w:rsidRDefault="00915F45" w:rsidP="00915F45">
      <w:pPr>
        <w:rPr>
          <w:rFonts w:cs="Times New Roman"/>
          <w:rtl/>
        </w:rPr>
      </w:pPr>
      <w:r>
        <w:rPr>
          <w:rFonts w:cs="Times New Roman" w:hint="cs"/>
          <w:rtl/>
        </w:rPr>
        <w:t xml:space="preserve">אלכס אולי שואל את יסמין במהלך נושא דימה משהו מהסגנון, איזה ספר היתה לוקחת לאי בודד, או איזה שיר והיא אומרת </w:t>
      </w:r>
      <w:r>
        <w:rPr>
          <w:rFonts w:cs="Times New Roman"/>
          <w:rtl/>
        </w:rPr>
        <w:t>–</w:t>
      </w:r>
      <w:r>
        <w:rPr>
          <w:rFonts w:cs="Times New Roman" w:hint="cs"/>
          <w:rtl/>
        </w:rPr>
        <w:t xml:space="preserve"> אני כבר חיה על אי בודד. אני חיה על אי בודד כבר המון זמן.</w:t>
      </w:r>
    </w:p>
    <w:p w14:paraId="0216B724" w14:textId="77777777" w:rsidR="00915F45" w:rsidRDefault="00915F45" w:rsidP="00915F45">
      <w:pPr>
        <w:rPr>
          <w:rFonts w:cs="Times New Roman"/>
          <w:rtl/>
        </w:rPr>
      </w:pPr>
      <w:r>
        <w:rPr>
          <w:rFonts w:cs="Times New Roman" w:hint="cs"/>
          <w:rtl/>
        </w:rPr>
        <w:t>"מה??" אלכס צחק אבל הצחוק גווע בפיו כל-כך מהר, ואיתו האמונה שיצליח להיות אי פעם טוב.</w:t>
      </w:r>
    </w:p>
    <w:p w14:paraId="3C7C8E29" w14:textId="77777777" w:rsidR="00915F45" w:rsidRDefault="00915F45" w:rsidP="00915F45">
      <w:pPr>
        <w:rPr>
          <w:rFonts w:cs="Times New Roman"/>
          <w:rtl/>
        </w:rPr>
      </w:pPr>
      <w:r>
        <w:rPr>
          <w:rFonts w:cs="Times New Roman" w:hint="cs"/>
          <w:rtl/>
        </w:rPr>
        <w:t>"מי היתה החברה שלך אם לא הייתי קיימת?"</w:t>
      </w:r>
    </w:p>
    <w:p w14:paraId="11668993" w14:textId="77777777" w:rsidR="00915F45" w:rsidRDefault="00915F45" w:rsidP="00915F45">
      <w:pPr>
        <w:rPr>
          <w:rtl/>
        </w:rPr>
      </w:pPr>
      <w:r>
        <w:rPr>
          <w:rFonts w:hint="cs"/>
          <w:rtl/>
        </w:rPr>
        <w:t>"למה שלא היית קיימת?"</w:t>
      </w:r>
    </w:p>
    <w:p w14:paraId="25B88C3E" w14:textId="77777777" w:rsidR="00915F45" w:rsidRDefault="00915F45" w:rsidP="00915F45">
      <w:pPr>
        <w:rPr>
          <w:rtl/>
        </w:rPr>
      </w:pPr>
      <w:r>
        <w:rPr>
          <w:rFonts w:hint="cs"/>
          <w:rtl/>
        </w:rPr>
        <w:t xml:space="preserve">"כי זה הכי מקרי בעולם שאני קיימת. וגם </w:t>
      </w:r>
      <w:r>
        <w:rPr>
          <w:rtl/>
        </w:rPr>
        <w:t>–</w:t>
      </w:r>
      <w:r>
        <w:rPr>
          <w:rFonts w:hint="cs"/>
          <w:rtl/>
        </w:rPr>
        <w:t xml:space="preserve"> שהגעתי לפה. יכולתי להגיע לכל בית-ספר אחר. או להשאר בקנדה. או שאתה היית נשאר באנגליה."</w:t>
      </w:r>
    </w:p>
    <w:p w14:paraId="33E8F713" w14:textId="77777777" w:rsidR="00915F45" w:rsidRDefault="00915F45" w:rsidP="00915F45">
      <w:pPr>
        <w:rPr>
          <w:rtl/>
        </w:rPr>
      </w:pPr>
      <w:r>
        <w:rPr>
          <w:rFonts w:hint="cs"/>
          <w:rtl/>
        </w:rPr>
        <w:t>"אה, לא. לא היו מרשים לי."</w:t>
      </w:r>
    </w:p>
    <w:p w14:paraId="0B5B517F" w14:textId="77777777" w:rsidR="00915F45" w:rsidRDefault="00915F45" w:rsidP="00915F45">
      <w:pPr>
        <w:rPr>
          <w:rtl/>
        </w:rPr>
      </w:pPr>
      <w:r>
        <w:rPr>
          <w:rFonts w:hint="cs"/>
          <w:rtl/>
        </w:rPr>
        <w:t>"ואם לא הייתי רוצה אותך בכלל?"</w:t>
      </w:r>
    </w:p>
    <w:p w14:paraId="49523473" w14:textId="77777777" w:rsidR="00915F45" w:rsidRDefault="00915F45" w:rsidP="00915F45">
      <w:pPr>
        <w:rPr>
          <w:rtl/>
        </w:rPr>
      </w:pPr>
      <w:r>
        <w:rPr>
          <w:rFonts w:hint="cs"/>
          <w:rtl/>
        </w:rPr>
        <w:t>"אבל היית אדם אחר אם לא היית רוצה אותי. האדם שהוא את רוצה אותי, וזה האדם שבו התאהבתי. האדם שהוא את."</w:t>
      </w:r>
    </w:p>
    <w:p w14:paraId="71B30C45" w14:textId="77777777" w:rsidR="00915F45" w:rsidRDefault="00915F45" w:rsidP="00915F45">
      <w:pPr>
        <w:rPr>
          <w:rtl/>
        </w:rPr>
      </w:pPr>
      <w:r>
        <w:rPr>
          <w:rFonts w:hint="cs"/>
          <w:rtl/>
        </w:rPr>
        <w:t>"ואם לא הייתי פה, מי היתה החברה שלך?"</w:t>
      </w:r>
    </w:p>
    <w:p w14:paraId="7CEAB3DD" w14:textId="77777777" w:rsidR="00915F45" w:rsidRDefault="00915F45" w:rsidP="00915F45">
      <w:pPr>
        <w:rPr>
          <w:rtl/>
        </w:rPr>
      </w:pPr>
      <w:r>
        <w:rPr>
          <w:rFonts w:hint="cs"/>
          <w:rtl/>
        </w:rPr>
        <w:t>"אף אחת."</w:t>
      </w:r>
    </w:p>
    <w:p w14:paraId="53032EC7" w14:textId="77777777" w:rsidR="00915F45" w:rsidRDefault="00915F45" w:rsidP="00915F45">
      <w:pPr>
        <w:rPr>
          <w:rtl/>
        </w:rPr>
      </w:pPr>
      <w:r>
        <w:rPr>
          <w:rFonts w:hint="cs"/>
          <w:rtl/>
        </w:rPr>
        <w:t xml:space="preserve">"לא היתה לך אף חברה?" </w:t>
      </w:r>
    </w:p>
    <w:p w14:paraId="3C266E1F" w14:textId="77777777" w:rsidR="00915F45" w:rsidRDefault="00915F45" w:rsidP="00915F45">
      <w:pPr>
        <w:rPr>
          <w:rtl/>
        </w:rPr>
      </w:pPr>
      <w:r>
        <w:rPr>
          <w:rFonts w:hint="cs"/>
          <w:rtl/>
        </w:rPr>
        <w:t xml:space="preserve">המחשבה שלה כאילו היא לא קיימת </w:t>
      </w:r>
      <w:r>
        <w:rPr>
          <w:rtl/>
        </w:rPr>
        <w:t>–</w:t>
      </w:r>
      <w:r>
        <w:rPr>
          <w:rFonts w:hint="cs"/>
          <w:rtl/>
        </w:rPr>
        <w:t xml:space="preserve"> הוא ידע באתו רגע שהיא חושבת את זה הרבה / שזאת מחשבה </w:t>
      </w:r>
      <w:r>
        <w:t>frequent</w:t>
      </w:r>
      <w:r>
        <w:rPr>
          <w:rFonts w:hint="cs"/>
          <w:rtl/>
        </w:rPr>
        <w:t xml:space="preserve"> תדירה?? שלה. איך אנשים היו, איך העולם היה בלעדיה. </w:t>
      </w:r>
    </w:p>
    <w:p w14:paraId="295B6F55" w14:textId="77777777" w:rsidR="00915F45" w:rsidRDefault="00915F45" w:rsidP="00915F45">
      <w:pPr>
        <w:rPr>
          <w:rtl/>
        </w:rPr>
      </w:pPr>
      <w:r>
        <w:rPr>
          <w:rFonts w:hint="cs"/>
          <w:rtl/>
        </w:rPr>
        <w:t xml:space="preserve">[אם היו הרבה ממנה </w:t>
      </w:r>
      <w:r>
        <w:rPr>
          <w:rtl/>
        </w:rPr>
        <w:t>–</w:t>
      </w:r>
      <w:r>
        <w:rPr>
          <w:rFonts w:hint="cs"/>
          <w:rtl/>
        </w:rPr>
        <w:t xml:space="preserve"> היה צפוף מאוד בעולם, ובעיקר בכל מקום שבו היתה נמצאת, כי אלו שהיו כמוה היו כמובן רוצות להיות באותו מקום ובאותו זמן. ובכלל יותר מדי אנשים והתפוצצות אוכלוסין בעולם הן סיבה לציפוף, למחנק, </w:t>
      </w:r>
      <w:r w:rsidRPr="00886D43">
        <w:rPr>
          <w:rFonts w:cs="Times New Roman"/>
          <w:rtl/>
        </w:rPr>
        <w:t xml:space="preserve">לחוסר מקום&amp;. </w:t>
      </w:r>
      <w:r>
        <w:rPr>
          <w:rFonts w:hint="cs"/>
          <w:rtl/>
        </w:rPr>
        <w:t>אלא אם כן בעצם יש ירידה בילודה וגם זאת סיבה לדאגה כי לא יהיו מספיק אנשים וכל אחד מאיתנו (ובעיקר יסמין) ניוותר בבדידותינו לעד.</w:t>
      </w:r>
    </w:p>
    <w:p w14:paraId="33CAE214" w14:textId="77777777" w:rsidR="00915F45" w:rsidRDefault="00915F45" w:rsidP="00915F45">
      <w:pPr>
        <w:rPr>
          <w:rtl/>
        </w:rPr>
      </w:pPr>
      <w:r>
        <w:rPr>
          <w:rFonts w:hint="cs"/>
          <w:rtl/>
        </w:rPr>
        <w:t>לחילופין, אם יסמין לא היתה קיימת, אבן המדרכת שהיא תופסת כרגע היתה מתפנה, וכל הדאגות והמועקה שהיא גורמת להם בליבות האחרים היו מתפנות. היתה הקלה בעולם.</w:t>
      </w:r>
    </w:p>
    <w:p w14:paraId="094FD6B6" w14:textId="77777777" w:rsidR="00915F45" w:rsidRDefault="00915F45" w:rsidP="00915F45">
      <w:pPr>
        <w:rPr>
          <w:rtl/>
        </w:rPr>
      </w:pPr>
      <w:r>
        <w:rPr>
          <w:rFonts w:hint="cs"/>
          <w:rtl/>
        </w:rPr>
        <w:t>]</w:t>
      </w:r>
    </w:p>
    <w:p w14:paraId="56ECB57E" w14:textId="77777777" w:rsidR="00915F45" w:rsidRDefault="00915F45" w:rsidP="00915F45">
      <w:pPr>
        <w:rPr>
          <w:rtl/>
        </w:rPr>
      </w:pPr>
      <w:r>
        <w:rPr>
          <w:rFonts w:hint="cs"/>
          <w:rtl/>
        </w:rPr>
        <w:t xml:space="preserve">אלכס ידע מייד שזה מה שהיא חושבת על קיומה ועל חוסר קיומה שנראה בעיניה מפתה עד מאוד ושיפתור בעיות רבות ומגוונות בעולם. </w:t>
      </w:r>
    </w:p>
    <w:p w14:paraId="51FB9783" w14:textId="77777777" w:rsidR="00915F45" w:rsidRDefault="00915F45" w:rsidP="00915F45">
      <w:pPr>
        <w:rPr>
          <w:rtl/>
        </w:rPr>
      </w:pPr>
    </w:p>
    <w:p w14:paraId="3BF05648" w14:textId="77777777" w:rsidR="00915F45" w:rsidRDefault="00915F45" w:rsidP="00915F45">
      <w:pPr>
        <w:rPr>
          <w:rFonts w:cs="Times New Roman"/>
          <w:rtl/>
        </w:rPr>
      </w:pPr>
      <w:r>
        <w:rPr>
          <w:rFonts w:cs="Times New Roman"/>
          <w:rtl/>
        </w:rPr>
        <w:t>כשהוא ישר מבין מה יסמין מתכוונת כשהיא שואלת עם מי היית אם לא הייתי קיימת - זאת הסיבה המדוייקת שהיא נחנקה איתו ונאלצה להפסיק להזין את עצמה. בשביל לייצר יסמין חדשה שאיש לא יכיר, שהוא לא יוכל לחלום אפילו להבין. נעלה, חסרת צרכים ואפופ</w:t>
      </w:r>
      <w:r>
        <w:rPr>
          <w:rFonts w:cs="Times New Roman" w:hint="cs"/>
          <w:rtl/>
        </w:rPr>
        <w:t>ת</w:t>
      </w:r>
      <w:r>
        <w:rPr>
          <w:rFonts w:cs="Times New Roman"/>
          <w:rtl/>
        </w:rPr>
        <w:t xml:space="preserve"> מסתורין קטלני.</w:t>
      </w:r>
    </w:p>
    <w:p w14:paraId="0E2ACBE5" w14:textId="77777777" w:rsidR="00915F45" w:rsidRDefault="00915F45" w:rsidP="00915F45">
      <w:pPr>
        <w:rPr>
          <w:rFonts w:cs="Times New Roman"/>
          <w:rtl/>
        </w:rPr>
      </w:pPr>
      <w:r>
        <w:rPr>
          <w:rFonts w:cs="Times New Roman" w:hint="cs"/>
          <w:rtl/>
        </w:rPr>
        <w:t>]]</w:t>
      </w:r>
    </w:p>
    <w:p w14:paraId="1ADCCB76" w14:textId="77777777" w:rsidR="00915F45" w:rsidRDefault="00915F45" w:rsidP="00915F45">
      <w:pPr>
        <w:rPr>
          <w:rtl/>
        </w:rPr>
      </w:pPr>
    </w:p>
    <w:p w14:paraId="72352018" w14:textId="77777777" w:rsidR="00915F45" w:rsidRDefault="00915F45" w:rsidP="00915F45">
      <w:pPr>
        <w:pStyle w:val="Heading2"/>
        <w:rPr>
          <w:rtl/>
        </w:rPr>
      </w:pPr>
      <w:r>
        <w:rPr>
          <w:rFonts w:hint="cs"/>
          <w:rtl/>
        </w:rPr>
        <w:t>שיחה של אלכס ויסמין - להעביר</w:t>
      </w:r>
    </w:p>
    <w:p w14:paraId="7B1D2FED" w14:textId="77777777" w:rsidR="00915F45" w:rsidRDefault="00915F45" w:rsidP="00915F45">
      <w:pPr>
        <w:rPr>
          <w:rtl/>
        </w:rPr>
      </w:pPr>
      <w:r>
        <w:rPr>
          <w:rFonts w:hint="cs"/>
          <w:rtl/>
        </w:rPr>
        <w:t>[</w:t>
      </w:r>
    </w:p>
    <w:p w14:paraId="29C49700" w14:textId="77777777" w:rsidR="00915F45" w:rsidRDefault="00915F45" w:rsidP="00915F45">
      <w:pPr>
        <w:rPr>
          <w:rtl/>
        </w:rPr>
      </w:pPr>
      <w:r>
        <w:rPr>
          <w:rFonts w:hint="cs"/>
          <w:rtl/>
        </w:rPr>
        <w:t>"אלכס אני רוצה שתאהב אותי."</w:t>
      </w:r>
    </w:p>
    <w:p w14:paraId="75E1B73C" w14:textId="77777777" w:rsidR="00915F45" w:rsidRDefault="00915F45" w:rsidP="00915F45">
      <w:pPr>
        <w:rPr>
          <w:rtl/>
        </w:rPr>
      </w:pPr>
      <w:r>
        <w:rPr>
          <w:rFonts w:hint="cs"/>
          <w:rtl/>
        </w:rPr>
        <w:t>"אבל אני כבר אוהב אותך."</w:t>
      </w:r>
    </w:p>
    <w:p w14:paraId="6F3F69A3" w14:textId="77777777" w:rsidR="00915F45" w:rsidRDefault="00915F45" w:rsidP="00915F45">
      <w:pPr>
        <w:rPr>
          <w:rtl/>
        </w:rPr>
      </w:pPr>
      <w:r>
        <w:rPr>
          <w:rFonts w:hint="cs"/>
          <w:rtl/>
        </w:rPr>
        <w:t>"שתאהב אותי יותר."</w:t>
      </w:r>
    </w:p>
    <w:p w14:paraId="6EC48155" w14:textId="77777777" w:rsidR="00915F45" w:rsidRDefault="00915F45" w:rsidP="00915F45">
      <w:pPr>
        <w:rPr>
          <w:rtl/>
        </w:rPr>
      </w:pPr>
      <w:r>
        <w:rPr>
          <w:rFonts w:hint="cs"/>
          <w:rtl/>
        </w:rPr>
        <w:t>"אבל אי אפשר לאהוב יותר."</w:t>
      </w:r>
    </w:p>
    <w:p w14:paraId="03A2821C" w14:textId="77777777" w:rsidR="00915F45" w:rsidRDefault="00915F45" w:rsidP="00915F45">
      <w:pPr>
        <w:rPr>
          <w:rtl/>
        </w:rPr>
      </w:pPr>
      <w:r>
        <w:rPr>
          <w:rFonts w:hint="cs"/>
          <w:rtl/>
        </w:rPr>
        <w:t>"שתאהב אותי כמו... כמו שאתה אוהב את הדרקון."</w:t>
      </w:r>
    </w:p>
    <w:p w14:paraId="0C6612C3" w14:textId="77777777" w:rsidR="00915F45" w:rsidRDefault="00915F45" w:rsidP="00915F45">
      <w:pPr>
        <w:rPr>
          <w:rtl/>
        </w:rPr>
      </w:pPr>
      <w:r>
        <w:rPr>
          <w:rFonts w:hint="cs"/>
          <w:rtl/>
        </w:rPr>
        <w:t>"אבל יאז, את מכירה את הדרקון."</w:t>
      </w:r>
    </w:p>
    <w:p w14:paraId="42EA8B39" w14:textId="77777777" w:rsidR="00915F45" w:rsidRDefault="00915F45" w:rsidP="00915F45">
      <w:pPr>
        <w:rPr>
          <w:rtl/>
        </w:rPr>
      </w:pPr>
      <w:r>
        <w:rPr>
          <w:rFonts w:hint="cs"/>
          <w:rtl/>
        </w:rPr>
        <w:t>"ספר לי עליו."</w:t>
      </w:r>
    </w:p>
    <w:p w14:paraId="3AEBCF04" w14:textId="77777777" w:rsidR="00915F45" w:rsidRDefault="00915F45" w:rsidP="00915F45">
      <w:pPr>
        <w:rPr>
          <w:rtl/>
        </w:rPr>
      </w:pPr>
      <w:r>
        <w:rPr>
          <w:rFonts w:hint="cs"/>
          <w:rtl/>
        </w:rPr>
        <w:t>"הוא בקע... את יודעת איך הוא בקע?"</w:t>
      </w:r>
    </w:p>
    <w:p w14:paraId="0371A6F8" w14:textId="77777777" w:rsidR="00915F45" w:rsidRDefault="00915F45" w:rsidP="00915F45">
      <w:pPr>
        <w:rPr>
          <w:rtl/>
        </w:rPr>
      </w:pPr>
      <w:r>
        <w:rPr>
          <w:rFonts w:hint="cs"/>
          <w:rtl/>
        </w:rPr>
        <w:t>היא נענעה בראשה כי זה היה הסיפור המוכר שלו. "כשאמא שלו בעטה בביצה."</w:t>
      </w:r>
    </w:p>
    <w:p w14:paraId="3A1F3BC1" w14:textId="77777777" w:rsidR="00915F45" w:rsidRDefault="00915F45" w:rsidP="00915F45">
      <w:pPr>
        <w:rPr>
          <w:rtl/>
        </w:rPr>
      </w:pPr>
      <w:r>
        <w:rPr>
          <w:rFonts w:hint="cs"/>
          <w:rtl/>
        </w:rPr>
        <w:t>"כשאמא שלו הלטאה בעטה בביצה."</w:t>
      </w:r>
    </w:p>
    <w:p w14:paraId="5B4435C6" w14:textId="77777777" w:rsidR="00915F45" w:rsidRDefault="00915F45" w:rsidP="00915F45">
      <w:pPr>
        <w:rPr>
          <w:rtl/>
        </w:rPr>
      </w:pPr>
      <w:r>
        <w:rPr>
          <w:rFonts w:hint="cs"/>
          <w:rtl/>
        </w:rPr>
        <w:t>"ואיך הוא... איך הוא...?"</w:t>
      </w:r>
    </w:p>
    <w:p w14:paraId="62CFE4E3" w14:textId="77777777" w:rsidR="00915F45" w:rsidRDefault="00915F45" w:rsidP="00915F45">
      <w:pPr>
        <w:rPr>
          <w:rtl/>
        </w:rPr>
      </w:pPr>
      <w:r>
        <w:rPr>
          <w:rFonts w:hint="cs"/>
          <w:rtl/>
        </w:rPr>
        <w:t>"הוא בכל זאת חי. אבל יש דברים... הרבה דברים שצריך לסלוח לו. לא בגלל הבעיטה. בגלל המאמץ שהוא משקיע מדי יום בשביל לשכוח את הבעיטה. בשביל לגרום לעצמו להאמין שהוא מלא. שהוא שווה."</w:t>
      </w:r>
    </w:p>
    <w:p w14:paraId="5C8CD13F" w14:textId="77777777" w:rsidR="00915F45" w:rsidRDefault="00915F45" w:rsidP="00915F45">
      <w:pPr>
        <w:rPr>
          <w:rtl/>
        </w:rPr>
      </w:pPr>
      <w:r>
        <w:rPr>
          <w:rFonts w:hint="cs"/>
          <w:rtl/>
        </w:rPr>
        <w:t>"ואנחנו?"</w:t>
      </w:r>
    </w:p>
    <w:p w14:paraId="21445699" w14:textId="77777777" w:rsidR="00915F45" w:rsidRDefault="00915F45" w:rsidP="00915F45">
      <w:pPr>
        <w:rPr>
          <w:rtl/>
        </w:rPr>
      </w:pPr>
      <w:r>
        <w:rPr>
          <w:rFonts w:hint="cs"/>
          <w:rtl/>
        </w:rPr>
        <w:t>"גם אנחנו מלאים."</w:t>
      </w:r>
    </w:p>
    <w:p w14:paraId="55BAF6F5" w14:textId="77777777" w:rsidR="00915F45" w:rsidRDefault="00915F45" w:rsidP="00915F45">
      <w:pPr>
        <w:rPr>
          <w:rtl/>
        </w:rPr>
      </w:pPr>
      <w:r>
        <w:rPr>
          <w:rFonts w:hint="cs"/>
          <w:rtl/>
        </w:rPr>
        <w:t>"כי אתה ממלא אותי. אבל מי ממלא אותך?"</w:t>
      </w:r>
    </w:p>
    <w:p w14:paraId="00A10ADF" w14:textId="77777777" w:rsidR="00915F45" w:rsidRDefault="00915F45" w:rsidP="00915F45">
      <w:pPr>
        <w:rPr>
          <w:rtl/>
        </w:rPr>
      </w:pPr>
      <w:r>
        <w:rPr>
          <w:rFonts w:hint="cs"/>
          <w:rtl/>
        </w:rPr>
        <w:t>"מי. ומה. ואיך. עוד נגלה את זה, בהמשך הדרך."</w:t>
      </w:r>
    </w:p>
    <w:p w14:paraId="3D2AB5C6" w14:textId="77777777" w:rsidR="00915F45" w:rsidRDefault="00915F45" w:rsidP="00915F45">
      <w:pPr>
        <w:rPr>
          <w:rtl/>
        </w:rPr>
      </w:pPr>
      <w:r>
        <w:rPr>
          <w:rFonts w:hint="cs"/>
          <w:rtl/>
        </w:rPr>
        <w:t>]</w:t>
      </w:r>
    </w:p>
    <w:p w14:paraId="2A8C3F94" w14:textId="77777777" w:rsidR="00915F45" w:rsidRDefault="00915F45" w:rsidP="00915F45">
      <w:pPr>
        <w:rPr>
          <w:rtl/>
        </w:rPr>
      </w:pPr>
    </w:p>
    <w:p w14:paraId="616FDD1E" w14:textId="77777777" w:rsidR="00915F45" w:rsidRDefault="00915F45" w:rsidP="00915F45">
      <w:pPr>
        <w:rPr>
          <w:rtl/>
        </w:rPr>
      </w:pPr>
    </w:p>
    <w:p w14:paraId="0CFD1AD5" w14:textId="4453F5FB" w:rsidR="009B4D7A" w:rsidRDefault="009B4D7A" w:rsidP="009B4D7A">
      <w:pPr>
        <w:pStyle w:val="Heading2"/>
        <w:rPr>
          <w:rtl/>
        </w:rPr>
      </w:pPr>
      <w:r>
        <w:rPr>
          <w:rFonts w:hint="cs"/>
          <w:rtl/>
        </w:rPr>
        <w:t>אנהדוניה</w:t>
      </w:r>
    </w:p>
    <w:p w14:paraId="64107DA4" w14:textId="67B0E626" w:rsidR="009B4D7A" w:rsidRDefault="009B4D7A" w:rsidP="006D6FCC">
      <w:pPr>
        <w:rPr>
          <w:rtl/>
        </w:rPr>
      </w:pPr>
    </w:p>
    <w:p w14:paraId="087A3D63" w14:textId="0525EC7F" w:rsidR="009B4D7A" w:rsidRDefault="009B4D7A" w:rsidP="006D6FCC">
      <w:pPr>
        <w:rPr>
          <w:rtl/>
        </w:rPr>
      </w:pPr>
      <w:r>
        <w:rPr>
          <w:rFonts w:hint="cs"/>
          <w:rtl/>
        </w:rPr>
        <w:t>עעע</w:t>
      </w:r>
    </w:p>
    <w:p w14:paraId="1AEE6901" w14:textId="473F0CED" w:rsidR="009B4D7A" w:rsidRDefault="009B4D7A" w:rsidP="006D6FCC">
      <w:pPr>
        <w:rPr>
          <w:rtl/>
        </w:rPr>
      </w:pPr>
    </w:p>
    <w:p w14:paraId="3DD13709" w14:textId="1557B000" w:rsidR="009B4D7A" w:rsidRDefault="009B4D7A" w:rsidP="009B4D7A">
      <w:pPr>
        <w:pStyle w:val="Heading4"/>
        <w:numPr>
          <w:ilvl w:val="3"/>
          <w:numId w:val="67"/>
        </w:numPr>
        <w:rPr>
          <w:rtl/>
        </w:rPr>
      </w:pPr>
      <w:r>
        <w:rPr>
          <w:rFonts w:hint="cs"/>
          <w:rtl/>
        </w:rPr>
        <w:t>סדרות טלויזיה</w:t>
      </w:r>
      <w:r w:rsidR="00261B6B">
        <w:rPr>
          <w:rFonts w:hint="cs"/>
          <w:rtl/>
        </w:rPr>
        <w:t xml:space="preserve"> </w:t>
      </w:r>
      <w:r w:rsidR="00261B6B">
        <w:rPr>
          <w:rtl/>
        </w:rPr>
        <w:t>–</w:t>
      </w:r>
      <w:r w:rsidR="00261B6B">
        <w:rPr>
          <w:rFonts w:hint="cs"/>
          <w:rtl/>
        </w:rPr>
        <w:t xml:space="preserve"> גירסה מקורית</w:t>
      </w:r>
    </w:p>
    <w:p w14:paraId="1E392F4F" w14:textId="77777777" w:rsidR="009B4D7A" w:rsidRDefault="009B4D7A" w:rsidP="009B4D7A">
      <w:pPr>
        <w:rPr>
          <w:rtl/>
        </w:rPr>
      </w:pPr>
      <w:r>
        <w:rPr>
          <w:rFonts w:hint="cs"/>
          <w:rtl/>
        </w:rPr>
        <w:t xml:space="preserve">ארקדי עבר את הפסיכומטרי ואת הבגרויות בהצלחה והתקבל דרך העתודה האקדמית ללימודי רפואה באוניברסיטה העברית. מאחר והיה פנוי יותר </w:t>
      </w:r>
      <w:r w:rsidRPr="00C262A9">
        <w:rPr>
          <w:rFonts w:cs="Times New Roman"/>
          <w:rtl/>
        </w:rPr>
        <w:t>באותה תקופה</w:t>
      </w:r>
      <w:r>
        <w:rPr>
          <w:rFonts w:cs="Times New Roman" w:hint="cs"/>
          <w:rtl/>
        </w:rPr>
        <w:t>,</w:t>
      </w:r>
      <w:r>
        <w:rPr>
          <w:rFonts w:hint="cs"/>
          <w:rtl/>
        </w:rPr>
        <w:t xml:space="preserve"> אלכס</w:t>
      </w:r>
      <w:r w:rsidRPr="00C46FD4">
        <w:rPr>
          <w:rtl/>
        </w:rPr>
        <w:t xml:space="preserve"> החל </w:t>
      </w:r>
      <w:r>
        <w:rPr>
          <w:rFonts w:hint="cs"/>
          <w:rtl/>
        </w:rPr>
        <w:t>לבקר אותו יותר, והם היו רואים ביחד</w:t>
      </w:r>
      <w:r w:rsidRPr="00C46FD4">
        <w:rPr>
          <w:rtl/>
        </w:rPr>
        <w:t xml:space="preserve"> דרמות בתי-חולים</w:t>
      </w:r>
      <w:r w:rsidRPr="001E7066">
        <w:rPr>
          <w:rtl/>
        </w:rPr>
        <w:t xml:space="preserve"> </w:t>
      </w:r>
      <w:r>
        <w:rPr>
          <w:rFonts w:hint="cs"/>
          <w:rtl/>
        </w:rPr>
        <w:t>ב</w:t>
      </w:r>
      <w:r w:rsidRPr="00C46FD4">
        <w:rPr>
          <w:rtl/>
        </w:rPr>
        <w:t>טלויזיה</w:t>
      </w:r>
      <w:r>
        <w:rPr>
          <w:rFonts w:hint="cs"/>
          <w:rtl/>
        </w:rPr>
        <w:t xml:space="preserve">. בהתחלה אלכס השלים עם האילוץ והרהר (בעודו מלטף את החתול האבוד של יסמין) במה יוכל להעסיק את עצמו עד שלפתע </w:t>
      </w:r>
      <w:r>
        <w:rPr>
          <w:rFonts w:hint="cs"/>
          <w:rtl/>
        </w:rPr>
        <w:lastRenderedPageBreak/>
        <w:t>התעורר -</w:t>
      </w:r>
      <w:r w:rsidRPr="00C46FD4">
        <w:rPr>
          <w:rtl/>
        </w:rPr>
        <w:t xml:space="preserve"> חולה </w:t>
      </w:r>
      <w:r>
        <w:rPr>
          <w:rFonts w:hint="cs"/>
          <w:rtl/>
        </w:rPr>
        <w:t xml:space="preserve">הגיע על סף המוות, </w:t>
      </w:r>
      <w:r w:rsidRPr="00C46FD4">
        <w:rPr>
          <w:rtl/>
        </w:rPr>
        <w:t>חסר-תקווה,</w:t>
      </w:r>
      <w:r>
        <w:rPr>
          <w:rFonts w:hint="cs"/>
          <w:rtl/>
        </w:rPr>
        <w:t xml:space="preserve"> </w:t>
      </w:r>
      <w:r w:rsidRPr="00C46FD4">
        <w:rPr>
          <w:rtl/>
        </w:rPr>
        <w:t>עם סימפטומים מוזרים או קשים במיוחד, והרופאים (או המדע, או איזו הברקה פתאומית) הצליח</w:t>
      </w:r>
      <w:r>
        <w:rPr>
          <w:rFonts w:hint="cs"/>
          <w:rtl/>
        </w:rPr>
        <w:t>ו</w:t>
      </w:r>
      <w:r w:rsidRPr="00C46FD4">
        <w:rPr>
          <w:rtl/>
        </w:rPr>
        <w:t xml:space="preserve"> להצילו. </w:t>
      </w:r>
    </w:p>
    <w:p w14:paraId="12D8B7C7" w14:textId="77777777" w:rsidR="009B4D7A" w:rsidRPr="00C46FD4" w:rsidRDefault="009B4D7A" w:rsidP="009B4D7A">
      <w:pPr>
        <w:rPr>
          <w:rtl/>
        </w:rPr>
      </w:pPr>
      <w:r>
        <w:rPr>
          <w:rFonts w:hint="cs"/>
          <w:rtl/>
        </w:rPr>
        <w:t>[</w:t>
      </w:r>
      <w:r w:rsidRPr="00C46FD4">
        <w:rPr>
          <w:rtl/>
        </w:rPr>
        <w:t>ובסוף הפרק היה אותו אדם שנראה חסר-תקווה ועל סף המוות, והנה הוא ניצל.</w:t>
      </w:r>
    </w:p>
    <w:p w14:paraId="1F0F0B1C" w14:textId="77777777" w:rsidR="009B4D7A" w:rsidRPr="00C46FD4" w:rsidRDefault="009B4D7A" w:rsidP="009B4D7A">
      <w:pPr>
        <w:rPr>
          <w:rtl/>
        </w:rPr>
      </w:pPr>
      <w:r w:rsidRPr="00C46FD4">
        <w:rPr>
          <w:rtl/>
        </w:rPr>
        <w:t xml:space="preserve">ישיבות שבהן רופאים דיברו על סיכויים נמוכים להצלחת הפרוצדורה ואז הסכימו שהסיכויים </w:t>
      </w:r>
      <w:r>
        <w:rPr>
          <w:rFonts w:hint="cs"/>
          <w:rtl/>
        </w:rPr>
        <w:t>אכן נמוכים כשהפרוצדורה מתבצעת על-ידי</w:t>
      </w:r>
      <w:r w:rsidRPr="00C46FD4">
        <w:rPr>
          <w:rtl/>
        </w:rPr>
        <w:t xml:space="preserve"> כלל הרופאים אבל הרופאים </w:t>
      </w:r>
      <w:r>
        <w:rPr>
          <w:rFonts w:hint="cs"/>
          <w:rtl/>
        </w:rPr>
        <w:t xml:space="preserve">בסדרה </w:t>
      </w:r>
      <w:r w:rsidRPr="00C46FD4">
        <w:rPr>
          <w:rtl/>
        </w:rPr>
        <w:t>מוכשרים יותר וינצחו את הסיכויים, ויצליחו היכן שאיש לא היה מאמין שההצלחה אפשרית, ויצילו אדם שנמצא מעבר לכל תקווה.</w:t>
      </w:r>
    </w:p>
    <w:p w14:paraId="1F2A0565" w14:textId="77777777" w:rsidR="009B4D7A" w:rsidRPr="00C46FD4" w:rsidRDefault="009B4D7A" w:rsidP="009B4D7A">
      <w:pPr>
        <w:rPr>
          <w:rtl/>
        </w:rPr>
      </w:pPr>
      <w:r w:rsidRPr="00C46FD4">
        <w:rPr>
          <w:rtl/>
        </w:rPr>
        <w:t xml:space="preserve">או לחילופין, הרופאים כבר ויתרו והודיעו למשפחת החולה, ואז </w:t>
      </w:r>
      <w:r>
        <w:rPr>
          <w:rFonts w:hint="cs"/>
          <w:rtl/>
        </w:rPr>
        <w:t xml:space="preserve">ברגע האחרון </w:t>
      </w:r>
      <w:r w:rsidRPr="00C46FD4">
        <w:rPr>
          <w:rtl/>
        </w:rPr>
        <w:t>כשמגיעים לשלב הניתוק ממכשירי ה</w:t>
      </w:r>
      <w:r w:rsidRPr="00C46FD4">
        <w:t>lifesupport</w:t>
      </w:r>
      <w:r w:rsidRPr="00C46FD4">
        <w:rPr>
          <w:rtl/>
        </w:rPr>
        <w:t>, פתאום המתמחה הצעירה נזכרת במקרה ניד</w:t>
      </w:r>
      <w:r>
        <w:rPr>
          <w:rFonts w:hint="cs"/>
          <w:rtl/>
        </w:rPr>
        <w:t>ח</w:t>
      </w:r>
      <w:r w:rsidRPr="00C46FD4">
        <w:rPr>
          <w:rtl/>
        </w:rPr>
        <w:t xml:space="preserve"> שקראה </w:t>
      </w:r>
      <w:r>
        <w:rPr>
          <w:rFonts w:hint="cs"/>
          <w:rtl/>
        </w:rPr>
        <w:t xml:space="preserve">במקרה </w:t>
      </w:r>
      <w:r w:rsidRPr="00C46FD4">
        <w:rPr>
          <w:rtl/>
        </w:rPr>
        <w:t>בביטאון&amp; רפואי והם מנסים את השיטה החדשה או השיטה שאיש לא חשב עליה, והחולה שהיה כבר פחות מפסע מהמוות ואשר כולם איבדו לגביו תקווה - ניצל.</w:t>
      </w:r>
    </w:p>
    <w:p w14:paraId="2A1DAD76" w14:textId="77777777" w:rsidR="009B4D7A" w:rsidRDefault="009B4D7A" w:rsidP="009B4D7A">
      <w:pPr>
        <w:rPr>
          <w:rtl/>
        </w:rPr>
      </w:pPr>
      <w:r>
        <w:rPr>
          <w:rFonts w:hint="cs"/>
          <w:rtl/>
        </w:rPr>
        <w:t>]</w:t>
      </w:r>
    </w:p>
    <w:p w14:paraId="4F94636E" w14:textId="77777777" w:rsidR="009B4D7A" w:rsidRPr="00C46FD4" w:rsidRDefault="009B4D7A" w:rsidP="009B4D7A">
      <w:pPr>
        <w:rPr>
          <w:rtl/>
        </w:rPr>
      </w:pPr>
      <w:r>
        <w:rPr>
          <w:rFonts w:hint="cs"/>
          <w:rtl/>
        </w:rPr>
        <w:t>ואלכס היה צופה מרותק</w:t>
      </w:r>
      <w:r w:rsidRPr="00C46FD4">
        <w:rPr>
          <w:rtl/>
        </w:rPr>
        <w:t xml:space="preserve"> </w:t>
      </w:r>
      <w:r>
        <w:rPr>
          <w:rtl/>
        </w:rPr>
        <w:t>–</w:t>
      </w:r>
      <w:r w:rsidRPr="00C46FD4">
        <w:rPr>
          <w:rtl/>
        </w:rPr>
        <w:t xml:space="preserve"> </w:t>
      </w:r>
      <w:r>
        <w:rPr>
          <w:rFonts w:hint="cs"/>
          <w:rtl/>
        </w:rPr>
        <w:t>בעיות מסכנות-חיים</w:t>
      </w:r>
      <w:r w:rsidRPr="00C46FD4">
        <w:rPr>
          <w:rtl/>
        </w:rPr>
        <w:t xml:space="preserve"> עם פתרון. ועוד פרק עם פתרון. ועוד פרק שבו הכל נפתר.</w:t>
      </w:r>
    </w:p>
    <w:p w14:paraId="0AB74B74" w14:textId="77777777" w:rsidR="009B4D7A" w:rsidRPr="00C46FD4" w:rsidRDefault="009B4D7A" w:rsidP="009B4D7A">
      <w:pPr>
        <w:rPr>
          <w:rtl/>
        </w:rPr>
      </w:pPr>
      <w:r w:rsidRPr="00C46FD4">
        <w:rPr>
          <w:rtl/>
        </w:rPr>
        <w:t xml:space="preserve">הוא </w:t>
      </w:r>
      <w:r>
        <w:rPr>
          <w:rFonts w:hint="cs"/>
          <w:rtl/>
        </w:rPr>
        <w:t>החל לעקוב אחר</w:t>
      </w:r>
      <w:r w:rsidRPr="00C46FD4">
        <w:rPr>
          <w:rtl/>
        </w:rPr>
        <w:t xml:space="preserve"> הסדרות האלו </w:t>
      </w:r>
      <w:r>
        <w:rPr>
          <w:rFonts w:hint="cs"/>
          <w:rtl/>
        </w:rPr>
        <w:t>ב</w:t>
      </w:r>
      <w:r w:rsidRPr="00C46FD4">
        <w:rPr>
          <w:rtl/>
        </w:rPr>
        <w:t>אובססי</w:t>
      </w:r>
      <w:r>
        <w:rPr>
          <w:rFonts w:hint="cs"/>
          <w:rtl/>
        </w:rPr>
        <w:t>ה</w:t>
      </w:r>
      <w:r w:rsidRPr="00C46FD4">
        <w:rPr>
          <w:rtl/>
        </w:rPr>
        <w:t>, אם כי את שמות גיבורי הסדרה לא זכר. ועוד פרק, ועוד סימפטומים מייאשים ועוד פיתרון.</w:t>
      </w:r>
    </w:p>
    <w:p w14:paraId="34D66879" w14:textId="77777777" w:rsidR="009B4D7A" w:rsidRPr="00C46FD4" w:rsidRDefault="009B4D7A" w:rsidP="009B4D7A">
      <w:pPr>
        <w:rPr>
          <w:rtl/>
        </w:rPr>
      </w:pPr>
      <w:r w:rsidRPr="00C46FD4">
        <w:rPr>
          <w:shd w:val="clear" w:color="auto" w:fill="D9EAD3"/>
          <w:rtl/>
        </w:rPr>
        <w:t>"אוץ לב! תת לחץ דם!" "מכווצי כלי דם ואנטיביוטיקה!" "תבדקו המטוקריט! גז בדם העורקי! תנו שתי יחידות של עירוי תאי דם אדומים!" "תכניסו עוד נוזלים וחומר אינוטרופי!" "חפשו עם הדופלר קרישים בכל כלי הדם שעבדנו עליהם!" "קריש דם גדול בעו</w:t>
      </w:r>
      <w:r>
        <w:rPr>
          <w:rFonts w:hint="cs"/>
          <w:shd w:val="clear" w:color="auto" w:fill="D9EAD3"/>
          <w:rtl/>
        </w:rPr>
        <w:t>רק</w:t>
      </w:r>
      <w:r w:rsidRPr="00C46FD4">
        <w:rPr>
          <w:shd w:val="clear" w:color="auto" w:fill="D9EAD3"/>
          <w:rtl/>
        </w:rPr>
        <w:t xml:space="preserve"> התרדמני!" "תחזירו את המלחציים! נבצע ניקוב של העורק התרדמני! ננסה לשאוב את הקריש החוצה!" </w:t>
      </w:r>
      <w:r w:rsidRPr="00C46FD4">
        <w:rPr>
          <w:rtl/>
        </w:rPr>
        <w:t xml:space="preserve">(ננסה? מה זה ננסה בסדרות האלו? ברור שתצליחו כי החולה האחד לעונה שמת כבר היה לפני שני פרקים או שלושה, כל השאר יהיו הצלחות מסחררות אף על פי שהרופא עדיין יתייסר בייסורים איומים.) </w:t>
      </w:r>
      <w:r w:rsidRPr="00C46FD4">
        <w:rPr>
          <w:shd w:val="clear" w:color="auto" w:fill="D9EAD3"/>
          <w:rtl/>
        </w:rPr>
        <w:t>"תעמדו בהיכון עם הפרין!"</w:t>
      </w:r>
      <w:r w:rsidRPr="00C46FD4">
        <w:rPr>
          <w:rtl/>
        </w:rPr>
        <w:t xml:space="preserve"> המתח בשיאו, המנתחים מכווצים גבותיהם מעל למסכות, מוזיקת הרקע עולה לגבהים שטרם נודע כמותם בפרק זה עד לרגע שהמנתח הראשי שולף מלקחיים ארוכים כלשהם ואומר בטון אסרטיבי - </w:t>
      </w:r>
      <w:r w:rsidRPr="00C46FD4">
        <w:rPr>
          <w:shd w:val="clear" w:color="auto" w:fill="D9EAD3"/>
          <w:rtl/>
        </w:rPr>
        <w:t>"הקריש מהעורק התרדמני הוסר!"</w:t>
      </w:r>
    </w:p>
    <w:p w14:paraId="2072C0CD" w14:textId="77777777" w:rsidR="009B4D7A" w:rsidRPr="00C46FD4" w:rsidRDefault="009B4D7A" w:rsidP="009B4D7A">
      <w:pPr>
        <w:rPr>
          <w:rtl/>
        </w:rPr>
      </w:pPr>
      <w:r w:rsidRPr="00C46FD4">
        <w:rPr>
          <w:rtl/>
        </w:rPr>
        <w:t xml:space="preserve">הרופאים מהנהנים, המתמחה הראשי מאשר - </w:t>
      </w:r>
      <w:r w:rsidRPr="00C46FD4">
        <w:rPr>
          <w:shd w:val="clear" w:color="auto" w:fill="D9EAD3"/>
          <w:rtl/>
        </w:rPr>
        <w:t>"הא.א.ג. נראה טוב."</w:t>
      </w:r>
      <w:r w:rsidRPr="00C46FD4">
        <w:rPr>
          <w:rtl/>
        </w:rPr>
        <w:t xml:space="preserve"> והמנתח הראשי, זה ששלף את הקריש אומר </w:t>
      </w:r>
      <w:r w:rsidRPr="00C46FD4">
        <w:rPr>
          <w:shd w:val="clear" w:color="auto" w:fill="D9EAD3"/>
          <w:rtl/>
        </w:rPr>
        <w:t>"ממשיך בחיתוך שריר החזה הגדול. עבודה טובה, כולם."</w:t>
      </w:r>
    </w:p>
    <w:p w14:paraId="6D5B3FF4" w14:textId="77777777" w:rsidR="009B4D7A" w:rsidRPr="00C46FD4" w:rsidRDefault="009B4D7A" w:rsidP="009B4D7A">
      <w:pPr>
        <w:rPr>
          <w:rtl/>
        </w:rPr>
      </w:pPr>
      <w:r w:rsidRPr="00C46FD4">
        <w:rPr>
          <w:rtl/>
        </w:rPr>
        <w:t xml:space="preserve">[הכל מ- </w:t>
      </w:r>
      <w:r w:rsidRPr="00C46FD4">
        <w:t>The Good Doctor S03E02</w:t>
      </w:r>
      <w:r w:rsidRPr="00C46FD4">
        <w:rPr>
          <w:rtl/>
        </w:rPr>
        <w:t>]</w:t>
      </w:r>
    </w:p>
    <w:p w14:paraId="60B1586B" w14:textId="77777777" w:rsidR="009B4D7A" w:rsidRPr="00C46FD4" w:rsidRDefault="009B4D7A" w:rsidP="009B4D7A">
      <w:pPr>
        <w:rPr>
          <w:rtl/>
        </w:rPr>
      </w:pPr>
      <w:r w:rsidRPr="00C46FD4">
        <w:rPr>
          <w:rtl/>
        </w:rPr>
        <w:t xml:space="preserve">[לחילופין מתוך </w:t>
      </w:r>
      <w:r w:rsidRPr="00C46FD4">
        <w:t>S03E03</w:t>
      </w:r>
      <w:r w:rsidRPr="00C46FD4">
        <w:rPr>
          <w:rtl/>
        </w:rPr>
        <w:t>]</w:t>
      </w:r>
    </w:p>
    <w:p w14:paraId="0E99E68D" w14:textId="77777777" w:rsidR="009B4D7A" w:rsidRPr="00C46FD4" w:rsidRDefault="009B4D7A" w:rsidP="009B4D7A">
      <w:pPr>
        <w:rPr>
          <w:rtl/>
        </w:rPr>
      </w:pPr>
      <w:r w:rsidRPr="00C46FD4">
        <w:rPr>
          <w:shd w:val="clear" w:color="auto" w:fill="D9EAD3"/>
          <w:rtl/>
        </w:rPr>
        <w:t>"היא מדממת!"</w:t>
      </w:r>
      <w:r w:rsidRPr="00C46FD4">
        <w:rPr>
          <w:rtl/>
        </w:rPr>
        <w:t xml:space="preserve"> המוניטור מצפצף, הקוים אדומים, האחיות מגיעות בריצה. </w:t>
      </w:r>
      <w:r w:rsidRPr="00C46FD4">
        <w:rPr>
          <w:shd w:val="clear" w:color="auto" w:fill="D9EAD3"/>
          <w:rtl/>
        </w:rPr>
        <w:t>"אני לא רואה את מקור הדימום!"</w:t>
      </w:r>
      <w:r w:rsidRPr="00C46FD4">
        <w:rPr>
          <w:rtl/>
        </w:rPr>
        <w:t xml:space="preserve"> המנתח אומר</w:t>
      </w:r>
      <w:r>
        <w:rPr>
          <w:rFonts w:hint="cs"/>
          <w:rtl/>
        </w:rPr>
        <w:t>&amp;</w:t>
      </w:r>
      <w:r w:rsidRPr="00C46FD4">
        <w:rPr>
          <w:rtl/>
        </w:rPr>
        <w:t xml:space="preserve"> מעל מוזיקת הרקע שנהיית יותר ויותר מעוררת-מתח, וטיפת דם זעירה ניתזת על מסכתו, להראות עד כמה העסק </w:t>
      </w:r>
      <w:r>
        <w:rPr>
          <w:rFonts w:hint="cs"/>
          <w:rtl/>
        </w:rPr>
        <w:t>ביש</w:t>
      </w:r>
      <w:r w:rsidRPr="00C46FD4">
        <w:rPr>
          <w:rtl/>
        </w:rPr>
        <w:t xml:space="preserve">, עד כמה הכל אבוד ונשמט מאצבעותינו האנושיות החלשות, מי אנחנו ומה כבר נצליח אי פעם </w:t>
      </w:r>
      <w:r>
        <w:rPr>
          <w:rFonts w:hint="cs"/>
          <w:rtl/>
        </w:rPr>
        <w:t xml:space="preserve">אל </w:t>
      </w:r>
      <w:r w:rsidRPr="00C46FD4">
        <w:rPr>
          <w:rtl/>
        </w:rPr>
        <w:t xml:space="preserve">מול איתני הטבע ומוראות השכינה, הכל בלתי אפשרי בעצם, וחסר תקווה. </w:t>
      </w:r>
      <w:r w:rsidRPr="00C46FD4">
        <w:rPr>
          <w:shd w:val="clear" w:color="auto" w:fill="D9EAD3"/>
          <w:rtl/>
        </w:rPr>
        <w:t>"לחץ דם עורקי 45 וממשיך לרדת!"</w:t>
      </w:r>
      <w:r w:rsidRPr="00C46FD4">
        <w:rPr>
          <w:rtl/>
        </w:rPr>
        <w:t xml:space="preserve"> המוניטור מצפצף ללא הרף, נוריות </w:t>
      </w:r>
      <w:r>
        <w:rPr>
          <w:rFonts w:hint="cs"/>
          <w:rtl/>
        </w:rPr>
        <w:t>א</w:t>
      </w:r>
      <w:r w:rsidRPr="00C46FD4">
        <w:rPr>
          <w:rtl/>
        </w:rPr>
        <w:t xml:space="preserve">דומות מהבהבות לכל עבר, והמוזיקה המלחיצה עוגבים&amp; וכינורות [לבדוק איזה כלים משתתפים שמוזיקה מלחיצה] מייללים מעל התכונה בחדר הניתוח או במחלקה לטיפול נמרץ או באיזור התאונה היכן שרופאנו הנמרץ הזדמן. תחבושות נוטפות דם מוחלפות בחדשות אבל גם אלו נספגות עד מהרה. </w:t>
      </w:r>
      <w:r w:rsidRPr="00C46FD4">
        <w:rPr>
          <w:shd w:val="clear" w:color="auto" w:fill="D9EAD3"/>
          <w:rtl/>
        </w:rPr>
        <w:t>"קצה המספריים חתך את עורק הכבד הימני!" "צריך להדק את עורק הכבד המשותף</w:t>
      </w:r>
      <w:r w:rsidRPr="00C46FD4">
        <w:rPr>
          <w:rtl/>
        </w:rPr>
        <w:t xml:space="preserve"> (הנה זה מגיע, הנה הפיתרון, הנה הישועה) </w:t>
      </w:r>
      <w:r w:rsidRPr="00C46FD4">
        <w:rPr>
          <w:shd w:val="clear" w:color="auto" w:fill="D9EAD3"/>
          <w:rtl/>
        </w:rPr>
        <w:t>לתקן את דופן העורק עם תפר פרולין 6-0."</w:t>
      </w:r>
      <w:r w:rsidRPr="00C46FD4">
        <w:rPr>
          <w:rtl/>
        </w:rPr>
        <w:t xml:space="preserve"> ואכן המוזיקה הופכת ממתוחה לנמרצת ומרוצה, כן כך בדיוק נעשה, כך נפעל, כך נתקן את כל התקלות בגוף האדם. הכל יהיה טוב, הכל יתרפא, הכל ישוב על מקומו והשפיות הברוכה תגיע.</w:t>
      </w:r>
    </w:p>
    <w:p w14:paraId="412E755B" w14:textId="77777777" w:rsidR="009B4D7A" w:rsidRPr="00C46FD4" w:rsidRDefault="009B4D7A" w:rsidP="009B4D7A">
      <w:pPr>
        <w:rPr>
          <w:rtl/>
        </w:rPr>
      </w:pPr>
      <w:r w:rsidRPr="00C46FD4">
        <w:rPr>
          <w:rtl/>
        </w:rPr>
        <w:lastRenderedPageBreak/>
        <w:t xml:space="preserve">[לחילופין מתוך </w:t>
      </w:r>
      <w:r w:rsidRPr="00C46FD4">
        <w:t>S04E01</w:t>
      </w:r>
      <w:r w:rsidRPr="00C46FD4">
        <w:rPr>
          <w:rtl/>
        </w:rPr>
        <w:t>]</w:t>
      </w:r>
    </w:p>
    <w:p w14:paraId="2E58FE80" w14:textId="77777777" w:rsidR="009B4D7A" w:rsidRPr="00C46FD4" w:rsidRDefault="009B4D7A" w:rsidP="009B4D7A">
      <w:pPr>
        <w:rPr>
          <w:rtl/>
        </w:rPr>
      </w:pPr>
      <w:r w:rsidRPr="00C46FD4">
        <w:rPr>
          <w:shd w:val="clear" w:color="auto" w:fill="D9EAD3"/>
          <w:rtl/>
        </w:rPr>
        <w:t>"למרטין יש רישרוש בלב! ייתכן שיש לו אבצס בקטריאלי על מסתם הלב!"</w:t>
      </w:r>
      <w:r w:rsidRPr="00FB6225">
        <w:rPr>
          <w:rtl/>
        </w:rPr>
        <w:t xml:space="preserve"> </w:t>
      </w:r>
      <w:r>
        <w:rPr>
          <w:rtl/>
        </w:rPr>
        <w:t>–</w:t>
      </w:r>
      <w:r>
        <w:rPr>
          <w:rFonts w:hint="cs"/>
          <w:rtl/>
        </w:rPr>
        <w:t xml:space="preserve"> והנה מתברר שלמרות כל [</w:t>
      </w:r>
      <w:r>
        <w:t>preconception</w:t>
      </w:r>
      <w:r>
        <w:rPr>
          <w:rFonts w:hint="cs"/>
          <w:rtl/>
        </w:rPr>
        <w:t xml:space="preserve"> אחר / דעת תם / דעה מוקדמת / דעה מגובשת מראש / תפיסה מוקדמת וגו' הקונצפציות] הדיעות הקדומות, חוות הדעת המוכרות והאמונות השגויות - לאבצס בקטריאלי על מסתם הלב ניתן למצוא תרופה. [ומה עם אבצס בקטריאלי על חלק שלא רוצה שהגוף ישרוד? תהרגו את האבצס הבקטריאלי הזה.] וזה לא ייאמן, זה מנוגד לכל הגיון ותפישה, זה לא ניתן להסבר ולא להנמקה, של</w:t>
      </w:r>
      <w:r w:rsidRPr="00FB6225">
        <w:rPr>
          <w:rFonts w:cs="Times New Roman"/>
          <w:rtl/>
        </w:rPr>
        <w:t>אבצס בקטריאלי על מסתם הלב ניתן למצוא תרופה</w:t>
      </w:r>
      <w:r>
        <w:rPr>
          <w:rFonts w:cs="Times New Roman" w:hint="cs"/>
          <w:rtl/>
        </w:rPr>
        <w:t>, ולחוסר הרצון לאכול סנדוויץ' עם מלפפון וביצה אין תרופה.</w:t>
      </w:r>
      <w:r>
        <w:rPr>
          <w:rFonts w:hint="cs"/>
          <w:rtl/>
        </w:rPr>
        <w:t xml:space="preserve"> </w:t>
      </w:r>
      <w:r w:rsidRPr="00C46FD4">
        <w:rPr>
          <w:shd w:val="clear" w:color="auto" w:fill="D9EAD3"/>
          <w:rtl/>
        </w:rPr>
        <w:t>"חימצון חוץ-גופי לא עובד עבורה! יש לה טכיקרדיה חדרית! אפיפן ועגלת החייאה!" "מאה ועשרים ג'ול, להתרחק!" "פירפור חדרים!</w:t>
      </w:r>
      <w:r w:rsidRPr="00C46FD4">
        <w:rPr>
          <w:rtl/>
        </w:rPr>
        <w:t xml:space="preserve"> פיצפוץ עצמות! פילפול מסתמים! פימפום של תרופות!" - לא משנה מה קורה, איזה איבר קורס ואיזה לא, מוצאים את הדרך לרפא (חוץ ממרטין בעל האבצס, אבל זה קרה לקראת אמצע הפרק כשנד</w:t>
      </w:r>
      <w:r>
        <w:rPr>
          <w:rFonts w:hint="cs"/>
          <w:rtl/>
        </w:rPr>
        <w:t>ר</w:t>
      </w:r>
      <w:r w:rsidRPr="00C46FD4">
        <w:rPr>
          <w:rtl/>
        </w:rPr>
        <w:t xml:space="preserve">ש שיא דרמטי לפני הפרסומות ואז זה פסנתר בודד ולא באקורדים אלא צלילים בודדים, פזורים וגו' של פסנתר) </w:t>
      </w:r>
      <w:r w:rsidRPr="00C46FD4">
        <w:rPr>
          <w:shd w:val="clear" w:color="auto" w:fill="D9EAD3"/>
          <w:rtl/>
        </w:rPr>
        <w:t>"מזריקה אמיודארון 300 מיליגרם! מאתיים ג'ול! להתרחק!"</w:t>
      </w:r>
    </w:p>
    <w:p w14:paraId="27283132" w14:textId="77777777" w:rsidR="009B4D7A" w:rsidRPr="00C46FD4" w:rsidRDefault="009B4D7A" w:rsidP="009B4D7A">
      <w:pPr>
        <w:rPr>
          <w:rtl/>
        </w:rPr>
      </w:pPr>
      <w:r w:rsidRPr="00C46FD4">
        <w:rPr>
          <w:rtl/>
        </w:rPr>
        <w:t>[</w:t>
      </w:r>
      <w:r w:rsidRPr="00C46FD4">
        <w:t>S04E02</w:t>
      </w:r>
      <w:r w:rsidRPr="00C46FD4">
        <w:rPr>
          <w:rtl/>
        </w:rPr>
        <w:t>]</w:t>
      </w:r>
    </w:p>
    <w:p w14:paraId="4BF40396" w14:textId="77777777" w:rsidR="009B4D7A" w:rsidRPr="00C46FD4" w:rsidRDefault="009B4D7A" w:rsidP="009B4D7A">
      <w:pPr>
        <w:rPr>
          <w:rtl/>
        </w:rPr>
      </w:pPr>
      <w:r w:rsidRPr="00C46FD4">
        <w:rPr>
          <w:shd w:val="clear" w:color="auto" w:fill="D9EAD3"/>
          <w:rtl/>
        </w:rPr>
        <w:t>"פחמן דו-חמצני סוף-נשימתי [</w:t>
      </w:r>
      <w:r w:rsidRPr="00C46FD4">
        <w:rPr>
          <w:shd w:val="clear" w:color="auto" w:fill="D9EAD3"/>
        </w:rPr>
        <w:t>End tidal CO2</w:t>
      </w:r>
      <w:r w:rsidRPr="00C46FD4">
        <w:rPr>
          <w:shd w:val="clear" w:color="auto" w:fill="D9EAD3"/>
          <w:rtl/>
        </w:rPr>
        <w:t>] נמוך מאוד ולא משתפר! יש קריש דם בריאה שלו, שמשבש את שחלוף הגזים שלו!" "תן לו הפרין בבולוס ועירוי!"</w:t>
      </w:r>
    </w:p>
    <w:p w14:paraId="6B3A62B6" w14:textId="77777777" w:rsidR="009B4D7A" w:rsidRPr="00C46FD4" w:rsidRDefault="009B4D7A" w:rsidP="009B4D7A">
      <w:pPr>
        <w:rPr>
          <w:rtl/>
        </w:rPr>
      </w:pPr>
      <w:r w:rsidRPr="00C46FD4">
        <w:rPr>
          <w:shd w:val="clear" w:color="auto" w:fill="D9EAD3"/>
          <w:rtl/>
        </w:rPr>
        <w:t>"נראה שיש לו פקקת בעורק השוקה האחורי! זו חסימה בעורק שגורמת לאיסכימיה ברקמות הגפיים התחתונות שלו בשל מחסור ב - !"</w:t>
      </w:r>
      <w:r w:rsidRPr="00C46FD4">
        <w:rPr>
          <w:rtl/>
        </w:rPr>
        <w:t xml:space="preserve"> (החולה שוב קרס והרופא לא הצליח להמשיך להסביר).</w:t>
      </w:r>
    </w:p>
    <w:p w14:paraId="39E9DC6D" w14:textId="77777777" w:rsidR="009B4D7A" w:rsidRPr="00C46FD4" w:rsidRDefault="009B4D7A" w:rsidP="009B4D7A">
      <w:pPr>
        <w:rPr>
          <w:rtl/>
        </w:rPr>
      </w:pPr>
      <w:r w:rsidRPr="00C46FD4">
        <w:rPr>
          <w:rtl/>
        </w:rPr>
        <w:t>[</w:t>
      </w:r>
      <w:r w:rsidRPr="00C46FD4">
        <w:t>S04E06</w:t>
      </w:r>
      <w:r w:rsidRPr="00C46FD4">
        <w:rPr>
          <w:rtl/>
        </w:rPr>
        <w:t>]</w:t>
      </w:r>
    </w:p>
    <w:p w14:paraId="5BBA0242" w14:textId="77777777" w:rsidR="009B4D7A" w:rsidRPr="00C46FD4" w:rsidRDefault="009B4D7A" w:rsidP="009B4D7A">
      <w:pPr>
        <w:rPr>
          <w:rtl/>
        </w:rPr>
      </w:pPr>
      <w:r w:rsidRPr="00C46FD4">
        <w:rPr>
          <w:shd w:val="clear" w:color="auto" w:fill="D9EAD3"/>
          <w:rtl/>
        </w:rPr>
        <w:t xml:space="preserve">"בטן נוקשה עם דימום פעיל! </w:t>
      </w:r>
      <w:r>
        <w:rPr>
          <w:rFonts w:hint="cs"/>
          <w:shd w:val="clear" w:color="auto" w:fill="D9EAD3"/>
          <w:rtl/>
        </w:rPr>
        <w:t>[[</w:t>
      </w:r>
      <w:r w:rsidRPr="00C46FD4">
        <w:rPr>
          <w:shd w:val="clear" w:color="auto" w:fill="D9EAD3"/>
          <w:rtl/>
        </w:rPr>
        <w:t>חזה מרפרף וחזה אויר! [</w:t>
      </w:r>
      <w:r w:rsidRPr="00C46FD4">
        <w:rPr>
          <w:shd w:val="clear" w:color="auto" w:fill="D9EAD3"/>
        </w:rPr>
        <w:t>Flail chest with pneumo</w:t>
      </w:r>
      <w:r w:rsidRPr="00C46FD4">
        <w:rPr>
          <w:shd w:val="clear" w:color="auto" w:fill="D9EAD3"/>
          <w:rtl/>
        </w:rPr>
        <w:t>] הוא צריך פתיחת בטן חוקרת [</w:t>
      </w:r>
      <w:r w:rsidRPr="00C46FD4">
        <w:rPr>
          <w:shd w:val="clear" w:color="auto" w:fill="D9EAD3"/>
        </w:rPr>
        <w:t>ex lap</w:t>
      </w:r>
      <w:r w:rsidRPr="00C46FD4">
        <w:rPr>
          <w:shd w:val="clear" w:color="auto" w:fill="D9EAD3"/>
          <w:rtl/>
        </w:rPr>
        <w:t>] עכשו!</w:t>
      </w:r>
      <w:r>
        <w:rPr>
          <w:rFonts w:hint="cs"/>
          <w:shd w:val="clear" w:color="auto" w:fill="D9EAD3"/>
          <w:rtl/>
        </w:rPr>
        <w:t>]]</w:t>
      </w:r>
      <w:r w:rsidRPr="00C46FD4">
        <w:rPr>
          <w:shd w:val="clear" w:color="auto" w:fill="D9EAD3"/>
          <w:rtl/>
        </w:rPr>
        <w:t xml:space="preserve"> יש דימום מסיבי בצפק! </w:t>
      </w:r>
      <w:r>
        <w:rPr>
          <w:rFonts w:hint="cs"/>
          <w:shd w:val="clear" w:color="auto" w:fill="D9EAD3"/>
          <w:rtl/>
        </w:rPr>
        <w:t>[</w:t>
      </w:r>
      <w:r w:rsidRPr="00C46FD4">
        <w:rPr>
          <w:shd w:val="clear" w:color="auto" w:fill="D9EAD3"/>
          <w:rtl/>
        </w:rPr>
        <w:t>שני צינורות שאיבה גדולים וגזה בכל ארבעת הרביעים!</w:t>
      </w:r>
      <w:r>
        <w:rPr>
          <w:rFonts w:hint="cs"/>
          <w:shd w:val="clear" w:color="auto" w:fill="D9EAD3"/>
          <w:rtl/>
        </w:rPr>
        <w:t>]</w:t>
      </w:r>
      <w:r w:rsidRPr="00C46FD4">
        <w:rPr>
          <w:shd w:val="clear" w:color="auto" w:fill="D9EAD3"/>
          <w:rtl/>
        </w:rPr>
        <w:t xml:space="preserve"> קרע בכבד בדרגה שלוש במקטעים הצדדיים מימין! תפר כבד, מספר אחת כרומי על מחט קהה, וגזה לקרישה מהירה! תזיזו את הכבד לבדוק אם יש פגיעות נלוות בסרעפת! לחץ הדם צונח! יש לו דימום נוסף! להוסיף גזה ולמוש את המעי!"</w:t>
      </w:r>
      <w:r w:rsidRPr="00C46FD4">
        <w:rPr>
          <w:rtl/>
        </w:rPr>
        <w:t xml:space="preserve"> איך יכול לקרות משהו רע לאדם שמציעים למוש לו את המעי?</w:t>
      </w:r>
      <w:r>
        <w:rPr>
          <w:rFonts w:hint="cs"/>
          <w:rtl/>
        </w:rPr>
        <w:t xml:space="preserve"> ואולי זה מה שיסמין זקוקה לו, מישהו שימוש את המעי</w:t>
      </w:r>
      <w:r w:rsidRPr="006954C3">
        <w:rPr>
          <w:rFonts w:hint="cs"/>
          <w:rtl/>
        </w:rPr>
        <w:t xml:space="preserve"> </w:t>
      </w:r>
      <w:r>
        <w:rPr>
          <w:rFonts w:hint="cs"/>
          <w:rtl/>
        </w:rPr>
        <w:t>שלה. כי כל איבר אחר בגופהּ אלכס כבר מש.</w:t>
      </w:r>
      <w:r w:rsidRPr="00C46FD4">
        <w:rPr>
          <w:rtl/>
        </w:rPr>
        <w:t xml:space="preserve"> </w:t>
      </w:r>
      <w:r>
        <w:rPr>
          <w:rFonts w:hint="cs"/>
          <w:rtl/>
        </w:rPr>
        <w:t>[[</w:t>
      </w:r>
      <w:r w:rsidRPr="009F47C3">
        <w:rPr>
          <w:shd w:val="clear" w:color="auto" w:fill="D9EAD3"/>
          <w:rtl/>
        </w:rPr>
        <w:t>"יש נקב לייד סוף המעי העקום [</w:t>
      </w:r>
      <w:r w:rsidRPr="009F47C3">
        <w:rPr>
          <w:shd w:val="clear" w:color="auto" w:fill="D9EAD3"/>
        </w:rPr>
        <w:t>terminal ileum</w:t>
      </w:r>
      <w:r w:rsidRPr="009F47C3">
        <w:rPr>
          <w:shd w:val="clear" w:color="auto" w:fill="D9EAD3"/>
          <w:rtl/>
        </w:rPr>
        <w:t>]! משהו חדר דרך דופן המעי!</w:t>
      </w:r>
      <w:r w:rsidRPr="009F47C3">
        <w:rPr>
          <w:rFonts w:hint="cs"/>
          <w:shd w:val="clear" w:color="auto" w:fill="D9EAD3"/>
          <w:rtl/>
        </w:rPr>
        <w:t>"</w:t>
      </w:r>
      <w:r>
        <w:rPr>
          <w:rFonts w:hint="cs"/>
          <w:shd w:val="clear" w:color="auto" w:fill="D9EAD3"/>
          <w:rtl/>
        </w:rPr>
        <w:t>]]</w:t>
      </w:r>
    </w:p>
    <w:p w14:paraId="09F594D1" w14:textId="77777777" w:rsidR="009B4D7A" w:rsidRPr="00C46FD4" w:rsidRDefault="009B4D7A" w:rsidP="009B4D7A">
      <w:pPr>
        <w:rPr>
          <w:rtl/>
        </w:rPr>
      </w:pPr>
      <w:r w:rsidRPr="00C46FD4">
        <w:rPr>
          <w:rtl/>
        </w:rPr>
        <w:t>[המודגש מצוטט מהפרק, לא אני כתבתי]</w:t>
      </w:r>
    </w:p>
    <w:p w14:paraId="2D5ACC8D" w14:textId="77777777" w:rsidR="009B4D7A" w:rsidRPr="00C46FD4" w:rsidRDefault="009B4D7A" w:rsidP="009B4D7A">
      <w:pPr>
        <w:rPr>
          <w:rtl/>
        </w:rPr>
      </w:pPr>
      <w:r w:rsidRPr="00C46FD4">
        <w:rPr>
          <w:rtl/>
        </w:rPr>
        <w:t>[סוף הלחילופין]</w:t>
      </w:r>
    </w:p>
    <w:p w14:paraId="0F6600A9" w14:textId="77777777" w:rsidR="009B4D7A" w:rsidRDefault="009B4D7A" w:rsidP="009B4D7A">
      <w:pPr>
        <w:rPr>
          <w:rtl/>
        </w:rPr>
      </w:pPr>
      <w:r w:rsidRPr="00C46FD4">
        <w:rPr>
          <w:rtl/>
        </w:rPr>
        <w:t>הוא בפירפור חדרים! הוא בשירשור מחמרים! הוא בניטור ופיטום עקרבים!</w:t>
      </w:r>
      <w:r>
        <w:rPr>
          <w:rFonts w:hint="cs"/>
          <w:rtl/>
        </w:rPr>
        <w:t xml:space="preserve"> א בירבור גירגור דירדור הירהור ו ז חירחור טירטור י כירכור ל מירמור נ ס עירעור פירפור צירצור קירקור ר שירשור</w:t>
      </w:r>
      <w:r w:rsidRPr="00C46FD4">
        <w:rPr>
          <w:rtl/>
        </w:rPr>
        <w:t xml:space="preserve"> </w:t>
      </w:r>
      <w:r>
        <w:rPr>
          <w:rFonts w:hint="cs"/>
          <w:rtl/>
        </w:rPr>
        <w:t xml:space="preserve">ת </w:t>
      </w:r>
    </w:p>
    <w:p w14:paraId="57341927" w14:textId="77777777" w:rsidR="009B4D7A" w:rsidRPr="00C46FD4" w:rsidRDefault="009B4D7A" w:rsidP="009B4D7A">
      <w:pPr>
        <w:rPr>
          <w:rtl/>
        </w:rPr>
      </w:pPr>
      <w:r w:rsidRPr="00C46FD4">
        <w:rPr>
          <w:rtl/>
        </w:rPr>
        <w:t>זה לא משנה, זה בכלל לא משנה, הוא יינצל עד סוף הפרק ועכשו נראה לכם בדיוק איך, איך אפשר להציל אדם שנמצא על סיפו של המוות. אולי זה אטרופין, אולי זה מלחציים רובוטיים / לפרוסקופיים / הידראוליים, אולי אפינפרין עם מחט ארוכה ייתכן וזה סתם חתך </w:t>
      </w:r>
    </w:p>
    <w:p w14:paraId="04B5CB22" w14:textId="77777777" w:rsidR="009B4D7A" w:rsidRPr="00C46FD4" w:rsidRDefault="009B4D7A" w:rsidP="009B4D7A">
      <w:pPr>
        <w:rPr>
          <w:rtl/>
        </w:rPr>
      </w:pPr>
      <w:r w:rsidRPr="00C46FD4">
        <w:rPr>
          <w:rtl/>
        </w:rPr>
        <w:t xml:space="preserve">הם </w:t>
      </w:r>
      <w:r>
        <w:rPr>
          <w:rFonts w:hint="cs"/>
          <w:rtl/>
        </w:rPr>
        <w:t>מ</w:t>
      </w:r>
      <w:r w:rsidRPr="00C46FD4">
        <w:rPr>
          <w:rtl/>
        </w:rPr>
        <w:t xml:space="preserve">תמוטטים ברחוב, בחדר המיון, הם מקיאים </w:t>
      </w:r>
      <w:r>
        <w:rPr>
          <w:rFonts w:hint="cs"/>
          <w:rtl/>
        </w:rPr>
        <w:t>מצי מרה</w:t>
      </w:r>
      <w:r w:rsidRPr="00C46FD4">
        <w:rPr>
          <w:rtl/>
        </w:rPr>
        <w:t xml:space="preserve">, </w:t>
      </w:r>
      <w:r>
        <w:rPr>
          <w:rFonts w:hint="cs"/>
          <w:rtl/>
        </w:rPr>
        <w:t xml:space="preserve">הם </w:t>
      </w:r>
      <w:r w:rsidRPr="00C46FD4">
        <w:rPr>
          <w:rtl/>
        </w:rPr>
        <w:t>מחרבנים דם, נוזלים ירוקים משפריצים מאוזניהם, בשרם משחיר, הם לא מגיבים בצד ימין, הם היפר-רגישים לכאב בצד שמאל! הסימפטומים לא ברורים, הדיאגנוזה לא חד-משמעית, הסימפטומים בלתי אפשריים ביחס לתוצאות הבדיקות&amp;&amp;, הגוף שלה</w:t>
      </w:r>
      <w:r>
        <w:rPr>
          <w:rFonts w:hint="cs"/>
          <w:rtl/>
        </w:rPr>
        <w:t>ם</w:t>
      </w:r>
      <w:r w:rsidRPr="00C46FD4">
        <w:rPr>
          <w:rtl/>
        </w:rPr>
        <w:t xml:space="preserve"> מתפרק בכיוונים בלתי צפויים ולא-קונסיסטנטיים, איש לא נתקל במקרה כזה בעבר, אבל בסוף כל פרק </w:t>
      </w:r>
      <w:r>
        <w:rPr>
          <w:rFonts w:hint="cs"/>
          <w:rtl/>
        </w:rPr>
        <w:t>[</w:t>
      </w:r>
      <w:r w:rsidRPr="00C46FD4">
        <w:rPr>
          <w:rtl/>
        </w:rPr>
        <w:t xml:space="preserve">(חוץ מפרק אחד באמצע כל עונה שבה החולה מת וגורר </w:t>
      </w:r>
      <w:r w:rsidRPr="00C46FD4">
        <w:rPr>
          <w:rtl/>
        </w:rPr>
        <w:lastRenderedPageBreak/>
        <w:t>אחר כך את ייסורי הצוות כולו עד לסוף העונה שבה ניצחון גדול וספקטקולרי יותר מכל האחרים מתרחש) בסוף כל פרק</w:t>
      </w:r>
      <w:r>
        <w:rPr>
          <w:rFonts w:hint="cs"/>
          <w:rtl/>
        </w:rPr>
        <w:t>]</w:t>
      </w:r>
      <w:r w:rsidRPr="00C46FD4">
        <w:rPr>
          <w:rtl/>
        </w:rPr>
        <w:t xml:space="preserve"> שב החולה לחיים, </w:t>
      </w:r>
      <w:r>
        <w:rPr>
          <w:rFonts w:hint="cs"/>
          <w:rtl/>
        </w:rPr>
        <w:t>[</w:t>
      </w:r>
      <w:r w:rsidRPr="00C46FD4">
        <w:rPr>
          <w:rtl/>
        </w:rPr>
        <w:t>מחלים ומבריא,</w:t>
      </w:r>
      <w:r>
        <w:rPr>
          <w:rFonts w:hint="cs"/>
          <w:rtl/>
        </w:rPr>
        <w:t>]</w:t>
      </w:r>
      <w:r w:rsidRPr="00C46FD4">
        <w:rPr>
          <w:rtl/>
        </w:rPr>
        <w:t xml:space="preserve"> הבשר הרקוב מחלים בעזרת תאי לחץ [חיות-מים מוצצות דם פרזיטיות </w:t>
      </w:r>
      <w:r w:rsidRPr="00C46FD4">
        <w:t>leek</w:t>
      </w:r>
      <w:r w:rsidRPr="00C46FD4">
        <w:rPr>
          <w:rtl/>
        </w:rPr>
        <w:t xml:space="preserve">???] וחבישות עם תאי-גזע רדיואקטיביים או טכנולוגיה רפואית </w:t>
      </w:r>
      <w:r>
        <w:rPr>
          <w:rFonts w:hint="cs"/>
          <w:rtl/>
        </w:rPr>
        <w:t xml:space="preserve">חדשנית </w:t>
      </w:r>
      <w:r w:rsidRPr="00C46FD4">
        <w:rPr>
          <w:rtl/>
        </w:rPr>
        <w:t>כלשהי אחרת, </w:t>
      </w:r>
    </w:p>
    <w:p w14:paraId="4D3E8249" w14:textId="77777777" w:rsidR="009B4D7A" w:rsidRDefault="009B4D7A" w:rsidP="009B4D7A">
      <w:pPr>
        <w:rPr>
          <w:rtl/>
        </w:rPr>
      </w:pPr>
      <w:r>
        <w:rPr>
          <w:rFonts w:hint="cs"/>
          <w:rtl/>
        </w:rPr>
        <w:t>[</w:t>
      </w:r>
      <w:r w:rsidRPr="00C46FD4">
        <w:rPr>
          <w:rtl/>
        </w:rPr>
        <w:t>ברגע ש</w:t>
      </w:r>
      <w:r w:rsidRPr="00B009B6">
        <w:rPr>
          <w:highlight w:val="green"/>
          <w:rtl/>
        </w:rPr>
        <w:t>הבין</w:t>
      </w:r>
      <w:r w:rsidRPr="00C46FD4">
        <w:rPr>
          <w:rtl/>
        </w:rPr>
        <w:t xml:space="preserve"> שאולי לא הוא אשם בכל זה, וחש הקלה מסויימת, </w:t>
      </w:r>
      <w:r w:rsidRPr="00087F48">
        <w:rPr>
          <w:highlight w:val="green"/>
          <w:rtl/>
        </w:rPr>
        <w:t>הבי</w:t>
      </w:r>
      <w:r w:rsidRPr="00B009B6">
        <w:rPr>
          <w:highlight w:val="green"/>
          <w:rtl/>
        </w:rPr>
        <w:t>ן</w:t>
      </w:r>
      <w:r w:rsidRPr="00C46FD4">
        <w:rPr>
          <w:rtl/>
        </w:rPr>
        <w:t xml:space="preserve"> בכל זאת שהסיכוי שיסמין תישאר בין החיים בעוד שנה הוא קלוש למדי. הדבר גרם לגוש עוד יותר </w:t>
      </w:r>
      <w:r w:rsidRPr="00C46FD4">
        <w:t>dense</w:t>
      </w:r>
      <w:r w:rsidRPr="00C46FD4">
        <w:rPr>
          <w:rtl/>
        </w:rPr>
        <w:t xml:space="preserve"> מהאשמה להיצמד לגופו, לחזהו, לרגליו, הוא קרס, הוא קרס, הוא קרס.</w:t>
      </w:r>
      <w:r>
        <w:rPr>
          <w:rFonts w:hint="cs"/>
          <w:rtl/>
        </w:rPr>
        <w:t>]</w:t>
      </w:r>
    </w:p>
    <w:p w14:paraId="58DFB776" w14:textId="77777777" w:rsidR="009B4D7A" w:rsidRDefault="009B4D7A" w:rsidP="006D6FCC">
      <w:pPr>
        <w:rPr>
          <w:rtl/>
        </w:rPr>
      </w:pPr>
    </w:p>
    <w:p w14:paraId="0CF6DC00" w14:textId="77777777" w:rsidR="006D6FCC" w:rsidRDefault="006D6FCC" w:rsidP="006D6FCC">
      <w:pPr>
        <w:rPr>
          <w:rtl/>
        </w:rPr>
      </w:pPr>
    </w:p>
    <w:p w14:paraId="4430F777" w14:textId="77777777" w:rsidR="00E327FD" w:rsidRPr="00C46FD4" w:rsidRDefault="00E327FD" w:rsidP="00E327FD">
      <w:pPr>
        <w:pStyle w:val="Heading2"/>
      </w:pPr>
      <w:r>
        <w:rPr>
          <w:rFonts w:hint="cs"/>
          <w:rtl/>
        </w:rPr>
        <w:t xml:space="preserve">אלכס מתכסה בגוש בשר בגלל </w:t>
      </w:r>
      <w:r w:rsidRPr="00C46FD4">
        <w:rPr>
          <w:rtl/>
        </w:rPr>
        <w:t xml:space="preserve">יסמין </w:t>
      </w:r>
      <w:r>
        <w:rPr>
          <w:rFonts w:hint="cs"/>
          <w:rtl/>
        </w:rPr>
        <w:t>ו</w:t>
      </w:r>
      <w:r w:rsidRPr="00C46FD4">
        <w:rPr>
          <w:rtl/>
        </w:rPr>
        <w:t>אנורק</w:t>
      </w:r>
      <w:r>
        <w:rPr>
          <w:rFonts w:hint="cs"/>
          <w:rtl/>
        </w:rPr>
        <w:t>סיה</w:t>
      </w:r>
      <w:r w:rsidRPr="00C46FD4">
        <w:rPr>
          <w:rtl/>
        </w:rPr>
        <w:t> </w:t>
      </w:r>
    </w:p>
    <w:p w14:paraId="25926C18" w14:textId="77777777" w:rsidR="00E327FD" w:rsidRDefault="00E327FD" w:rsidP="00E327FD">
      <w:pPr>
        <w:rPr>
          <w:rtl/>
        </w:rPr>
      </w:pPr>
    </w:p>
    <w:p w14:paraId="7D49A2B7" w14:textId="77777777" w:rsidR="00E327FD" w:rsidRPr="00C46FD4" w:rsidRDefault="00E327FD" w:rsidP="00E327FD">
      <w:pPr>
        <w:rPr>
          <w:rtl/>
        </w:rPr>
      </w:pPr>
      <w:r>
        <w:rPr>
          <w:rFonts w:hint="cs"/>
          <w:rtl/>
        </w:rPr>
        <w:t>[</w:t>
      </w:r>
      <w:r w:rsidRPr="00C46FD4">
        <w:rPr>
          <w:rtl/>
        </w:rPr>
        <w:t>ניתן היה לחשוב שמהרגע שדימה ואחיו יצאו מהדירה יחל העתיד</w:t>
      </w:r>
      <w:r>
        <w:rPr>
          <w:rFonts w:hint="cs"/>
          <w:rtl/>
        </w:rPr>
        <w:t>,</w:t>
      </w:r>
      <w:r w:rsidRPr="00C46FD4">
        <w:rPr>
          <w:rtl/>
        </w:rPr>
        <w:t xml:space="preserve"> והעתיד יהיה צח וצונן וממורק אבל זה לא קרה. נפלו המסכים&amp; רדידים האחרונים של הבושה.</w:t>
      </w:r>
    </w:p>
    <w:p w14:paraId="0CF44A0F" w14:textId="77777777" w:rsidR="00E327FD" w:rsidRPr="00C46FD4" w:rsidRDefault="00E327FD" w:rsidP="00E327FD">
      <w:pPr>
        <w:rPr>
          <w:rtl/>
        </w:rPr>
      </w:pPr>
      <w:r w:rsidRPr="00C46FD4">
        <w:rPr>
          <w:rtl/>
        </w:rPr>
        <w:t>היא אמרה לו שהוא לא פנוי רגשית אליה, והוא אמר שהיא חשובה לו והוא בוכה בגללה בלילות כשהיא לא רואה והיא אמרה לו - אל תתקרבן. אני הקורבן פה אז אל תתקרבן.</w:t>
      </w:r>
    </w:p>
    <w:p w14:paraId="12C9D36E" w14:textId="77777777" w:rsidR="00E327FD" w:rsidRPr="00C46FD4" w:rsidRDefault="00E327FD" w:rsidP="00E327FD">
      <w:pPr>
        <w:rPr>
          <w:rtl/>
        </w:rPr>
      </w:pPr>
      <w:r w:rsidRPr="00C46FD4">
        <w:rPr>
          <w:rtl/>
        </w:rPr>
        <w:t xml:space="preserve">והוא אמר - זה רק בשביל להראות לך כמה את חשובה לי והיא אמרה - היא אמרה ולא הביטה בו בכלל, מבטה היה מופנה </w:t>
      </w:r>
      <w:r>
        <w:rPr>
          <w:rFonts w:hint="cs"/>
          <w:rtl/>
        </w:rPr>
        <w:t xml:space="preserve">ממנו </w:t>
      </w:r>
      <w:r w:rsidRPr="00C46FD4">
        <w:rPr>
          <w:rtl/>
        </w:rPr>
        <w:t>ופיה מעוות בגועל.</w:t>
      </w:r>
    </w:p>
    <w:p w14:paraId="63C0DC5B" w14:textId="77777777" w:rsidR="00E327FD" w:rsidRPr="00C46FD4" w:rsidRDefault="00E327FD" w:rsidP="00E327FD">
      <w:pPr>
        <w:rPr>
          <w:rtl/>
        </w:rPr>
      </w:pPr>
    </w:p>
    <w:p w14:paraId="78D26E24" w14:textId="77777777" w:rsidR="00E327FD" w:rsidRDefault="00E327FD" w:rsidP="00E327FD">
      <w:pPr>
        <w:rPr>
          <w:rtl/>
        </w:rPr>
      </w:pPr>
      <w:r>
        <w:rPr>
          <w:rFonts w:hint="cs"/>
          <w:rtl/>
        </w:rPr>
        <w:t xml:space="preserve">הערה </w:t>
      </w:r>
      <w:r>
        <w:rPr>
          <w:rtl/>
        </w:rPr>
        <w:t>–</w:t>
      </w:r>
      <w:r>
        <w:rPr>
          <w:rFonts w:hint="cs"/>
          <w:rtl/>
        </w:rPr>
        <w:t xml:space="preserve"> עדיף לכתוב את גוש הבשר בתור נקבה או דרך אחרת להראות שזה שונה ונפרד מאלכס, כי כרגע זה לא מובחן כ"כ ולא ברור כ"כ. שמות לגוש בנקבה </w:t>
      </w:r>
      <w:r>
        <w:rPr>
          <w:rtl/>
        </w:rPr>
        <w:t>–</w:t>
      </w:r>
      <w:r>
        <w:rPr>
          <w:rFonts w:hint="cs"/>
          <w:rtl/>
        </w:rPr>
        <w:t xml:space="preserve"> מרה, כתיתה, בחילה, נחמה</w:t>
      </w:r>
    </w:p>
    <w:p w14:paraId="3BD8482D" w14:textId="77777777" w:rsidR="00E327FD" w:rsidRDefault="00E327FD" w:rsidP="00E327FD">
      <w:pPr>
        <w:rPr>
          <w:rtl/>
        </w:rPr>
      </w:pPr>
      <w:r>
        <w:rPr>
          <w:rFonts w:hint="cs"/>
          <w:rtl/>
        </w:rPr>
        <w:t>]</w:t>
      </w:r>
    </w:p>
    <w:p w14:paraId="7355ABCE" w14:textId="77777777" w:rsidR="00E327FD" w:rsidRPr="00C46FD4" w:rsidRDefault="00E327FD" w:rsidP="00E327FD">
      <w:pPr>
        <w:rPr>
          <w:rtl/>
        </w:rPr>
      </w:pPr>
      <w:r w:rsidRPr="00C46FD4">
        <w:rPr>
          <w:rtl/>
        </w:rPr>
        <w:t xml:space="preserve">דרקון זה דבר מעורר אימה, אבל מה שרובץ מעליו זה לא דבר מעורר אימה. </w:t>
      </w:r>
      <w:r>
        <w:rPr>
          <w:rFonts w:hint="cs"/>
          <w:rtl/>
        </w:rPr>
        <w:t xml:space="preserve">זה </w:t>
      </w:r>
      <w:r w:rsidRPr="00392378">
        <w:rPr>
          <w:rFonts w:cs="Times New Roman"/>
          <w:rtl/>
        </w:rPr>
        <w:t xml:space="preserve">יצור חסר-צורה, גוש נאלח, אפילו לא אוחז באלכס אפילו לא מתגושש בו. ללא שריון-קשקשים, ללא זנב שחוד&amp; מורעל בקצהו, לא בברקים, לא בהתנפלות, לא באגרסיות&amp; / לא תוקף, רק רובץ&amp; ונע </w:t>
      </w:r>
      <w:r>
        <w:rPr>
          <w:rFonts w:cs="Times New Roman" w:hint="cs"/>
          <w:rtl/>
        </w:rPr>
        <w:t xml:space="preserve">תוך כדי </w:t>
      </w:r>
      <w:r w:rsidRPr="00392378">
        <w:rPr>
          <w:rFonts w:cs="Times New Roman"/>
          <w:rtl/>
        </w:rPr>
        <w:t xml:space="preserve">רביצתו כך שלא יהיה ניתן להתרגל למשקל האדירים שלו, לא ניתן יהיה לשכוח </w:t>
      </w:r>
      <w:r>
        <w:rPr>
          <w:rFonts w:cs="Times New Roman" w:hint="cs"/>
          <w:rtl/>
        </w:rPr>
        <w:t xml:space="preserve">אף </w:t>
      </w:r>
      <w:r w:rsidRPr="00392378">
        <w:rPr>
          <w:rFonts w:cs="Times New Roman"/>
          <w:rtl/>
        </w:rPr>
        <w:t>לרגע אחד שיסמין מיואשת / איבדה תקווה / &amp;&amp; שתאי העצב שלה / שגידיה ו</w:t>
      </w:r>
      <w:r w:rsidRPr="00392378">
        <w:t>sinews</w:t>
      </w:r>
      <w:r w:rsidRPr="00392378">
        <w:rPr>
          <w:rFonts w:cs="Times New Roman"/>
          <w:rtl/>
        </w:rPr>
        <w:t xml:space="preserve"> נשרפו או נמסו.</w:t>
      </w:r>
      <w:r>
        <w:rPr>
          <w:rFonts w:cs="Times New Roman" w:hint="cs"/>
          <w:rtl/>
        </w:rPr>
        <w:t xml:space="preserve"> </w:t>
      </w:r>
      <w:r w:rsidRPr="00C46FD4">
        <w:rPr>
          <w:rtl/>
        </w:rPr>
        <w:t xml:space="preserve">זה לא דבר שמעורר </w:t>
      </w:r>
      <w:r>
        <w:rPr>
          <w:rFonts w:hint="cs"/>
          <w:rtl/>
        </w:rPr>
        <w:t xml:space="preserve">(אפילו לא אימה) </w:t>
      </w:r>
      <w:r w:rsidRPr="00C46FD4">
        <w:rPr>
          <w:rtl/>
        </w:rPr>
        <w:t xml:space="preserve">אלא מכבה, חונק על-ידי לחיצה, מרסק בעזרת חניקה, </w:t>
      </w:r>
      <w:r>
        <w:rPr>
          <w:rFonts w:hint="cs"/>
          <w:rtl/>
        </w:rPr>
        <w:t xml:space="preserve">לא מאפשר תזוזה, </w:t>
      </w:r>
      <w:r w:rsidRPr="00C46FD4">
        <w:rPr>
          <w:rtl/>
        </w:rPr>
        <w:t>רובץ והבשר של הדבר הזה - אפשר לראות את הורידים העצומים שלו פוע</w:t>
      </w:r>
      <w:r>
        <w:rPr>
          <w:rFonts w:hint="cs"/>
          <w:rtl/>
        </w:rPr>
        <w:t>מ</w:t>
      </w:r>
      <w:r w:rsidRPr="00C46FD4">
        <w:rPr>
          <w:rtl/>
        </w:rPr>
        <w:t>ים בתוך הבשר הלח שעוטף אותו מכל הכיוונים ובעיקר רובץ עליו, לא מתכנן ללכת לשום מקום ואלכס רוכן, אבל זה לא עוזר הוא קורס על הקרקע וזה בכלל לא מספק את היצור כי כלום לא יספק אותו, הוא רופס ברפיסות בלתי ניתנת לשיעור ולמידה, הבשר כל כך קשה, צפוד לגמרי במקומות והוא רובץ ומתגלגל עליו כמו מפולת סלעים הררית אבל הוא כל כך עצום הוא לא זז כמו שהההר לא זז גם כשהסלעים מתדרדרים לתהומות.</w:t>
      </w:r>
    </w:p>
    <w:p w14:paraId="38ACE649" w14:textId="77777777" w:rsidR="00E327FD" w:rsidRPr="00C46FD4" w:rsidRDefault="00E327FD" w:rsidP="00E327FD">
      <w:pPr>
        <w:rPr>
          <w:rtl/>
        </w:rPr>
      </w:pPr>
      <w:r w:rsidRPr="00C46FD4">
        <w:rPr>
          <w:rtl/>
        </w:rPr>
        <w:t xml:space="preserve">הבשר </w:t>
      </w:r>
      <w:r>
        <w:rPr>
          <w:rFonts w:hint="cs"/>
          <w:rtl/>
        </w:rPr>
        <w:t xml:space="preserve">של היצור שעטף אותו </w:t>
      </w:r>
      <w:r w:rsidRPr="00C46FD4">
        <w:rPr>
          <w:rtl/>
        </w:rPr>
        <w:t xml:space="preserve">היה אטום כך שלא ניתן היה לראות דבר והוא היה עמום כך שלא היה אפשר לשמוע כלום. מוכרחים להמיס אותו איכשהו את היצור אבל הוא עיכל את כל האלכוהול שאלכס הערה לתוכו, שום דבר ששאף לא עזר </w:t>
      </w:r>
      <w:r>
        <w:rPr>
          <w:rFonts w:hint="cs"/>
          <w:rtl/>
        </w:rPr>
        <w:t>[</w:t>
      </w:r>
      <w:r w:rsidRPr="00C46FD4">
        <w:rPr>
          <w:rtl/>
        </w:rPr>
        <w:t>חוץ מאשר למלא איזה חוסר</w:t>
      </w:r>
      <w:r>
        <w:rPr>
          <w:rFonts w:hint="cs"/>
          <w:rtl/>
        </w:rPr>
        <w:t>]</w:t>
      </w:r>
      <w:r w:rsidRPr="00C46FD4">
        <w:rPr>
          <w:rtl/>
        </w:rPr>
        <w:t>, והוא חשב - יש עוד אופציות, היו כדורים</w:t>
      </w:r>
      <w:r>
        <w:rPr>
          <w:rFonts w:hint="cs"/>
          <w:rtl/>
        </w:rPr>
        <w:t xml:space="preserve"> שניתן לרסק ל</w:t>
      </w:r>
      <w:r w:rsidRPr="00EB6337">
        <w:rPr>
          <w:rFonts w:hint="cs"/>
          <w:highlight w:val="green"/>
          <w:rtl/>
        </w:rPr>
        <w:t>אבקה</w:t>
      </w:r>
      <w:r>
        <w:rPr>
          <w:rFonts w:hint="cs"/>
          <w:rtl/>
        </w:rPr>
        <w:t>,</w:t>
      </w:r>
      <w:r w:rsidRPr="00C46FD4">
        <w:rPr>
          <w:rtl/>
        </w:rPr>
        <w:t xml:space="preserve"> היו אבקות שניתן היה לשאוף כמו שהן או למוסס בכפית, הוא י</w:t>
      </w:r>
      <w:r>
        <w:rPr>
          <w:rFonts w:hint="cs"/>
          <w:rtl/>
        </w:rPr>
        <w:t>כול ל</w:t>
      </w:r>
      <w:r w:rsidRPr="00C46FD4">
        <w:rPr>
          <w:rtl/>
        </w:rPr>
        <w:t>מצ</w:t>
      </w:r>
      <w:r>
        <w:rPr>
          <w:rFonts w:hint="cs"/>
          <w:rtl/>
        </w:rPr>
        <w:t>ו</w:t>
      </w:r>
      <w:r w:rsidRPr="00C46FD4">
        <w:rPr>
          <w:rtl/>
        </w:rPr>
        <w:t>א דרך להשיג את הדברים האלו אבל אסור היה לגרש את הגוש</w:t>
      </w:r>
      <w:r>
        <w:rPr>
          <w:rFonts w:hint="cs"/>
          <w:rtl/>
        </w:rPr>
        <w:t>,</w:t>
      </w:r>
      <w:r w:rsidRPr="00C46FD4">
        <w:rPr>
          <w:rtl/>
        </w:rPr>
        <w:t xml:space="preserve"> הוא רצה </w:t>
      </w:r>
      <w:r w:rsidRPr="00C46FD4">
        <w:rPr>
          <w:rtl/>
        </w:rPr>
        <w:lastRenderedPageBreak/>
        <w:t>את זה יותר מכל אבל אסור היה לו, ו</w:t>
      </w:r>
      <w:r>
        <w:rPr>
          <w:rFonts w:hint="cs"/>
          <w:rtl/>
        </w:rPr>
        <w:t xml:space="preserve">אם </w:t>
      </w:r>
      <w:r w:rsidRPr="00C46FD4">
        <w:rPr>
          <w:rtl/>
        </w:rPr>
        <w:t>לרגע לא היה חש בו</w:t>
      </w:r>
      <w:r>
        <w:rPr>
          <w:rFonts w:hint="cs"/>
          <w:rtl/>
        </w:rPr>
        <w:t>,</w:t>
      </w:r>
      <w:r w:rsidRPr="00C46FD4">
        <w:rPr>
          <w:rtl/>
        </w:rPr>
        <w:t xml:space="preserve"> העלה בעיני רוחו את כל מה ש</w:t>
      </w:r>
      <w:r>
        <w:rPr>
          <w:rFonts w:hint="cs"/>
          <w:rtl/>
        </w:rPr>
        <w:t xml:space="preserve">לא </w:t>
      </w:r>
      <w:r w:rsidRPr="00C46FD4">
        <w:rPr>
          <w:rtl/>
        </w:rPr>
        <w:t>אכלה אתמול ו</w:t>
      </w:r>
      <w:r w:rsidRPr="00504271">
        <w:rPr>
          <w:rFonts w:cs="Times New Roman"/>
          <w:rtl/>
        </w:rPr>
        <w:t xml:space="preserve">את כל מה שלא אכלה </w:t>
      </w:r>
      <w:r w:rsidRPr="00C46FD4">
        <w:rPr>
          <w:rtl/>
        </w:rPr>
        <w:t>היום וגוש הבשר הזה חזר לרבוץ עליו בכבדות רצחנית</w:t>
      </w:r>
      <w:r>
        <w:rPr>
          <w:rFonts w:hint="cs"/>
          <w:rtl/>
        </w:rPr>
        <w:t>&amp;</w:t>
      </w:r>
      <w:r w:rsidRPr="00C46FD4">
        <w:rPr>
          <w:rtl/>
        </w:rPr>
        <w:t>, בנוחות עילאית.</w:t>
      </w:r>
    </w:p>
    <w:p w14:paraId="5C0B6073" w14:textId="77777777" w:rsidR="00E327FD" w:rsidRPr="00C46FD4" w:rsidRDefault="00E327FD" w:rsidP="00E327FD">
      <w:pPr>
        <w:rPr>
          <w:rtl/>
        </w:rPr>
      </w:pPr>
      <w:r w:rsidRPr="00C46FD4">
        <w:rPr>
          <w:rtl/>
        </w:rPr>
        <w:t xml:space="preserve">והגוש מפזר סביבו </w:t>
      </w:r>
      <w:r w:rsidRPr="00EB6337">
        <w:rPr>
          <w:highlight w:val="green"/>
          <w:rtl/>
        </w:rPr>
        <w:t>אבקה</w:t>
      </w:r>
      <w:r w:rsidRPr="00C46FD4">
        <w:rPr>
          <w:rtl/>
        </w:rPr>
        <w:t xml:space="preserve"> של מלט, אבקה של אפר&amp; / מכה של דֶבֶר, אבקה של סיד&amp; / ועצמות טחונות באבני-ריחיים. [&amp; == מילים אחרות שמתחרזות]</w:t>
      </w:r>
    </w:p>
    <w:p w14:paraId="3B800521" w14:textId="77777777" w:rsidR="00E327FD" w:rsidRPr="00C46FD4" w:rsidRDefault="00E327FD" w:rsidP="00E327FD">
      <w:pPr>
        <w:rPr>
          <w:rtl/>
        </w:rPr>
      </w:pPr>
      <w:r w:rsidRPr="00C46FD4">
        <w:rPr>
          <w:rtl/>
        </w:rPr>
        <w:t>ואלכס מיורט.</w:t>
      </w:r>
    </w:p>
    <w:p w14:paraId="3951854D" w14:textId="77777777" w:rsidR="00E327FD" w:rsidRPr="00C46FD4" w:rsidRDefault="00E327FD" w:rsidP="00E327FD">
      <w:pPr>
        <w:rPr>
          <w:rtl/>
        </w:rPr>
      </w:pPr>
      <w:r w:rsidRPr="00C46FD4">
        <w:rPr>
          <w:rtl/>
        </w:rPr>
        <w:t>לפעמים</w:t>
      </w:r>
      <w:r>
        <w:rPr>
          <w:rFonts w:hint="cs"/>
          <w:rtl/>
        </w:rPr>
        <w:t xml:space="preserve"> </w:t>
      </w:r>
      <w:r w:rsidRPr="00C46FD4">
        <w:rPr>
          <w:rtl/>
        </w:rPr>
        <w:t>גוש הבשר הזה שצמוד לגופו המחולל / המתחלחל של אלכס</w:t>
      </w:r>
      <w:r w:rsidRPr="00504271">
        <w:rPr>
          <w:rtl/>
        </w:rPr>
        <w:t xml:space="preserve"> </w:t>
      </w:r>
      <w:r w:rsidRPr="00C46FD4">
        <w:rPr>
          <w:rtl/>
        </w:rPr>
        <w:t>נופח נפיחה. והנפיחה צוננת - היא לא קרה אלא שואבת. כך היא צוננת. ואלכס מתחלחל. והנפיחה מגיעה בגלים [מילה אחרת כי אח"כ יש גלי ים] וכל גל חודר עמוק יותר, כל גל לוכח ורעב יותר, כל גל לופת ומה שהוא לופת - הוא מקפיא.</w:t>
      </w:r>
    </w:p>
    <w:p w14:paraId="0773AB4D" w14:textId="77777777" w:rsidR="00E327FD" w:rsidRPr="00C46FD4" w:rsidRDefault="00E327FD" w:rsidP="00E327FD">
      <w:pPr>
        <w:rPr>
          <w:rtl/>
        </w:rPr>
      </w:pPr>
      <w:r w:rsidRPr="00C46FD4">
        <w:rPr>
          <w:rtl/>
        </w:rPr>
        <w:t>למען האמת הגוש היה כבד מאוד. לא ניתן היה לזוז עם הגוש, לא ניתן היה להזדקף. הוא נדבק&amp; לש</w:t>
      </w:r>
      <w:r>
        <w:rPr>
          <w:rFonts w:hint="cs"/>
          <w:rtl/>
        </w:rPr>
        <w:t>י</w:t>
      </w:r>
      <w:r w:rsidRPr="00C46FD4">
        <w:rPr>
          <w:rtl/>
        </w:rPr>
        <w:t xml:space="preserve">פולי הבטן התחתונה ומשם הזדחל לו עמומות במעלה הגוף עד שהגיע ללב, לריאות, לגרון ושם נעצר. כשליטף את עורפו של אלכס, כשזלג לאורך&amp; בתי השחי ובשיפולי הגב, </w:t>
      </w:r>
      <w:r>
        <w:rPr>
          <w:rFonts w:hint="cs"/>
          <w:rtl/>
        </w:rPr>
        <w:t>אלכס היה משותק לשעות.</w:t>
      </w:r>
    </w:p>
    <w:p w14:paraId="7B7F51A8" w14:textId="77777777" w:rsidR="00E327FD" w:rsidRPr="00C46FD4" w:rsidRDefault="00E327FD" w:rsidP="00E327FD">
      <w:pPr>
        <w:rPr>
          <w:rtl/>
        </w:rPr>
      </w:pPr>
      <w:r w:rsidRPr="00C46FD4">
        <w:rPr>
          <w:rtl/>
        </w:rPr>
        <w:t>וזה כלום כל הזחילות ה</w:t>
      </w:r>
      <w:r>
        <w:rPr>
          <w:rFonts w:hint="cs"/>
          <w:rtl/>
        </w:rPr>
        <w:t>חשאיות [</w:t>
      </w:r>
      <w:r w:rsidRPr="00C46FD4">
        <w:t>clandestine</w:t>
      </w:r>
      <w:r>
        <w:rPr>
          <w:rFonts w:hint="cs"/>
          <w:rtl/>
        </w:rPr>
        <w:t>]</w:t>
      </w:r>
      <w:r w:rsidRPr="00C46FD4">
        <w:rPr>
          <w:rtl/>
        </w:rPr>
        <w:t xml:space="preserve"> האלה, לעומת מה שקורה כשהגוש מחליט להתפתל. אין לו מוח בדיוק לגוש הזה</w:t>
      </w:r>
      <w:r>
        <w:rPr>
          <w:rFonts w:hint="cs"/>
          <w:rtl/>
        </w:rPr>
        <w:t xml:space="preserve"> שיכול להחליט אופן מושכל</w:t>
      </w:r>
      <w:r w:rsidRPr="00C46FD4">
        <w:rPr>
          <w:rtl/>
        </w:rPr>
        <w:t>, זא</w:t>
      </w:r>
      <w:r>
        <w:rPr>
          <w:rFonts w:hint="cs"/>
          <w:rtl/>
        </w:rPr>
        <w:t>ת</w:t>
      </w:r>
      <w:r w:rsidRPr="00C46FD4">
        <w:rPr>
          <w:rtl/>
        </w:rPr>
        <w:t xml:space="preserve"> החלטה של נוחות, החלטה שנובעת מרצון בהתחככות עם גוף שקל כל כך לפצוע, והגוש מסתלסל, חלק זה מתכווץ והאחר נמתח ועורו הקפוא&amp; של אלכס חש בכל כיווץ - ישר לתוך הכליות, ובכל התמתחות - ישר לריאות והמוּסר [מוסר כליות] שלו נשבר</w:t>
      </w:r>
      <w:r>
        <w:rPr>
          <w:rFonts w:hint="cs"/>
          <w:rtl/>
        </w:rPr>
        <w:t>/ ורוחו נשברת</w:t>
      </w:r>
      <w:r w:rsidRPr="00C46FD4">
        <w:rPr>
          <w:rtl/>
        </w:rPr>
        <w:t xml:space="preserve"> והאויר לא נכנס. יש אויר בעולם והאויר לא נכנס כי הכליות מחוררות והריאות מגובשות&amp;. והגבישים החדים האלה מזדחלים להם בגרון, הם מרים.</w:t>
      </w:r>
    </w:p>
    <w:p w14:paraId="5E6C8C12" w14:textId="77777777" w:rsidR="00E327FD" w:rsidRPr="00C46FD4" w:rsidRDefault="00E327FD" w:rsidP="00E327FD">
      <w:pPr>
        <w:rPr>
          <w:rtl/>
        </w:rPr>
      </w:pPr>
      <w:r w:rsidRPr="00C46FD4">
        <w:rPr>
          <w:rtl/>
        </w:rPr>
        <w:t xml:space="preserve">גוש </w:t>
      </w:r>
      <w:r>
        <w:rPr>
          <w:rFonts w:hint="cs"/>
          <w:rtl/>
        </w:rPr>
        <w:t>ה</w:t>
      </w:r>
      <w:r w:rsidRPr="00C46FD4">
        <w:rPr>
          <w:rtl/>
        </w:rPr>
        <w:t>בשר מפוזר כמו לחות רעילה</w:t>
      </w:r>
      <w:r>
        <w:rPr>
          <w:rFonts w:hint="cs"/>
          <w:rtl/>
        </w:rPr>
        <w:t>&amp; [מילה אחרת! דחוסה חמוצה]</w:t>
      </w:r>
      <w:r w:rsidRPr="00C46FD4">
        <w:rPr>
          <w:rtl/>
        </w:rPr>
        <w:t xml:space="preserve"> ברוחבי האטמוספירה, מקיפה יבשות וחודרת&amp; ימים, אבל זה לא ייתכן כי רק את אלכס הוא חדר, רק על אלכס הוא העיק במלוא כובדו ה-</w:t>
      </w:r>
      <w:r w:rsidRPr="00C46FD4">
        <w:t>senseless</w:t>
      </w:r>
      <w:r w:rsidRPr="00C46FD4">
        <w:rPr>
          <w:rtl/>
        </w:rPr>
        <w:t xml:space="preserve"> חסר-הבינה, רק אלכס מצמץ וכשמצמץ נזלה דמעה </w:t>
      </w:r>
      <w:r w:rsidRPr="00C46FD4">
        <w:t>dense</w:t>
      </w:r>
      <w:r w:rsidRPr="00C46FD4">
        <w:rPr>
          <w:rtl/>
        </w:rPr>
        <w:t xml:space="preserve"> ונספגה / נלגמה בשפ</w:t>
      </w:r>
      <w:r>
        <w:rPr>
          <w:rFonts w:hint="cs"/>
          <w:rtl/>
        </w:rPr>
        <w:t>תו</w:t>
      </w:r>
      <w:r w:rsidRPr="00C46FD4">
        <w:rPr>
          <w:rtl/>
        </w:rPr>
        <w:t>תיו העבות, הסגולות של הגוש.</w:t>
      </w:r>
      <w:r>
        <w:rPr>
          <w:rFonts w:hint="cs"/>
          <w:rtl/>
        </w:rPr>
        <w:t xml:space="preserve"> [נראה לי שגם לבוגדן יש שפתיים סגולות עבות!!!]</w:t>
      </w:r>
    </w:p>
    <w:p w14:paraId="05467A11" w14:textId="77777777" w:rsidR="00E327FD" w:rsidRPr="00C46FD4" w:rsidRDefault="00E327FD" w:rsidP="00E327FD">
      <w:pPr>
        <w:rPr>
          <w:rtl/>
        </w:rPr>
      </w:pPr>
      <w:r w:rsidRPr="00C46FD4">
        <w:rPr>
          <w:rtl/>
        </w:rPr>
        <w:t xml:space="preserve">מי היה גוש הבשר הזה? האם באמת זה היה משהו נפרד מאלכס, או שמא היה זה סרוג לתוך בשרו שלו, האם לא היה זה אלא חלק ממנו שלפתע התעצם וכָּבַד, כמו דלקת אבל שורף, כמו גידול אבל </w:t>
      </w:r>
      <w:r>
        <w:rPr>
          <w:rFonts w:hint="cs"/>
          <w:rtl/>
        </w:rPr>
        <w:t>מפלח</w:t>
      </w:r>
      <w:r w:rsidRPr="00C46FD4">
        <w:rPr>
          <w:rtl/>
        </w:rPr>
        <w:t>, כמו הוא עצמו אבל מעובה ומתעב.</w:t>
      </w:r>
    </w:p>
    <w:p w14:paraId="7BC58463" w14:textId="77777777" w:rsidR="00E327FD" w:rsidRPr="00C46FD4" w:rsidRDefault="00E327FD" w:rsidP="00E327FD">
      <w:pPr>
        <w:rPr>
          <w:rtl/>
        </w:rPr>
      </w:pPr>
      <w:r w:rsidRPr="00C46FD4">
        <w:rPr>
          <w:rtl/>
        </w:rPr>
        <w:t>יום אחד מישהו עם בגד-ים ירוק ועוד מישהו עם מכנסי גלישה ואחד נוסף עם חולצת ספנדקס&amp; קרועה (</w:t>
      </w:r>
      <w:r>
        <w:rPr>
          <w:rFonts w:hint="cs"/>
          <w:rtl/>
        </w:rPr>
        <w:t xml:space="preserve">בחור בעל עור בהיר </w:t>
      </w:r>
      <w:r w:rsidRPr="00C46FD4">
        <w:rPr>
          <w:rtl/>
        </w:rPr>
        <w:t>ונ</w:t>
      </w:r>
      <w:r>
        <w:rPr>
          <w:rFonts w:hint="cs"/>
          <w:rtl/>
        </w:rPr>
        <w:t>ו</w:t>
      </w:r>
      <w:r w:rsidRPr="00C46FD4">
        <w:rPr>
          <w:rtl/>
        </w:rPr>
        <w:t xml:space="preserve">טה להשרף) לקחו אותו והכניסו אותו לאיזה אוטו ונסעו איתו והם הגיעו לים והוא אמר לאלכס - "הכל שטויות," והוא אמר לאלכס, "אל תאמין למילה שהיא אומרת," והוא שם גלשן בידיו של אלכס (כן הוא עדיין לא איבד את יכולת האחיזה, גם הוא עצמו הופתע), "היא בעצמה לא מבינה על מה היא מדברת," ואלכס לא עשה כלום, הוא </w:t>
      </w:r>
      <w:r>
        <w:rPr>
          <w:rFonts w:hint="cs"/>
          <w:rtl/>
        </w:rPr>
        <w:t>היה שרוע על הגלשן ו</w:t>
      </w:r>
      <w:r w:rsidRPr="00C46FD4">
        <w:rPr>
          <w:rtl/>
        </w:rPr>
        <w:t xml:space="preserve">נתן לגלים </w:t>
      </w:r>
      <w:r>
        <w:rPr>
          <w:rFonts w:hint="cs"/>
          <w:rtl/>
        </w:rPr>
        <w:t>ל</w:t>
      </w:r>
      <w:r w:rsidRPr="00C46FD4">
        <w:rPr>
          <w:rtl/>
        </w:rPr>
        <w:t>עשות הכל, הם באו הם לא החסירו הם היו מתחתיו והוא טס מעליהם הם הגלישו אותו הם השפריצו עליו הם העיפו אותו</w:t>
      </w:r>
      <w:r>
        <w:rPr>
          <w:rFonts w:hint="cs"/>
          <w:rtl/>
        </w:rPr>
        <w:t xml:space="preserve"> (השיפשופים בכתפיים כבר לא היו עמוקים כל כך ובכל זאת צרבו במי הים)</w:t>
      </w:r>
      <w:r w:rsidRPr="00C46FD4">
        <w:rPr>
          <w:rtl/>
        </w:rPr>
        <w:t xml:space="preserve"> ולרגע אחד קצר הגוש לא רבץ עליו והוא יכל לראות אותו, את כל הבשר הנפול / הרפוי / בלוי / שלא מוחזק, את העורקים הפועמים </w:t>
      </w:r>
      <w:r w:rsidRPr="00C46FD4">
        <w:t>ominously</w:t>
      </w:r>
      <w:r w:rsidRPr="00C46FD4">
        <w:rPr>
          <w:rtl/>
        </w:rPr>
        <w:t xml:space="preserve"> באופן חורש-רע וגו' והוא ידע מי זה היצור הזה, כל הבשר הבלוי והלא מוותר&amp; הזה וזה היה ה</w:t>
      </w:r>
      <w:r w:rsidRPr="00B009B6">
        <w:rPr>
          <w:highlight w:val="green"/>
          <w:rtl/>
        </w:rPr>
        <w:t>אשמה</w:t>
      </w:r>
      <w:r w:rsidRPr="00C46FD4">
        <w:rPr>
          <w:rtl/>
        </w:rPr>
        <w:t>.</w:t>
      </w:r>
    </w:p>
    <w:p w14:paraId="6374BC3B" w14:textId="77777777" w:rsidR="00E327FD" w:rsidRPr="00C46FD4" w:rsidRDefault="00E327FD" w:rsidP="00E327FD">
      <w:pPr>
        <w:rPr>
          <w:rtl/>
        </w:rPr>
      </w:pPr>
      <w:r w:rsidRPr="00C46FD4">
        <w:rPr>
          <w:rtl/>
        </w:rPr>
        <w:t xml:space="preserve">לא היו הרבה גלים ורובם היו שבורים מדי, לפחות עד שאלכס הגיע&amp; אליהם עם הגלשן המרוט&amp; שלו הם היו שבורים מדי, הם היו נמוכים ואיטיים מדי ומנותצים לגמרי, אבל היה גל אחד, והגל הזה הטיס אותו </w:t>
      </w:r>
      <w:r>
        <w:rPr>
          <w:rFonts w:hint="cs"/>
          <w:rtl/>
        </w:rPr>
        <w:t>ו</w:t>
      </w:r>
      <w:r w:rsidRPr="00C46FD4">
        <w:rPr>
          <w:rtl/>
        </w:rPr>
        <w:t xml:space="preserve">לגל </w:t>
      </w:r>
      <w:r>
        <w:rPr>
          <w:rFonts w:hint="cs"/>
          <w:rtl/>
        </w:rPr>
        <w:t>ל</w:t>
      </w:r>
      <w:r w:rsidRPr="00C46FD4">
        <w:rPr>
          <w:rtl/>
        </w:rPr>
        <w:t xml:space="preserve">א היה איכפת </w:t>
      </w:r>
      <w:r>
        <w:rPr>
          <w:rFonts w:hint="cs"/>
          <w:rtl/>
        </w:rPr>
        <w:t>ש</w:t>
      </w:r>
      <w:r w:rsidRPr="001E7066">
        <w:rPr>
          <w:rFonts w:cs="Times New Roman"/>
          <w:rtl/>
        </w:rPr>
        <w:t xml:space="preserve">הגלשן מרוט </w:t>
      </w:r>
      <w:r w:rsidRPr="00C46FD4">
        <w:rPr>
          <w:rtl/>
        </w:rPr>
        <w:t xml:space="preserve">כל עוד אלכס התמסר לו והוא הטיס אותו כל כך מהר וכל כך גבוה ואחר כך נמוך וגוש הבשר הדביק&amp; הזה לא הצליח להדביק&amp; אותו וזאת היתה הפעם הראשונה שאלכס נוכח שהוא לא עד כדי כך דביק הגוש ויש מרווח ביניהם ואפשר להרחיב </w:t>
      </w:r>
      <w:r w:rsidRPr="00C46FD4">
        <w:rPr>
          <w:rtl/>
        </w:rPr>
        <w:lastRenderedPageBreak/>
        <w:t xml:space="preserve">את המרווח, זה מרווח שניתן להרחבה במקרה הטוב ביותר, ואפשר להרים את הראש (גם </w:t>
      </w:r>
      <w:r>
        <w:rPr>
          <w:rFonts w:hint="cs"/>
          <w:rtl/>
        </w:rPr>
        <w:t>ב</w:t>
      </w:r>
      <w:r w:rsidRPr="00C46FD4">
        <w:rPr>
          <w:rtl/>
        </w:rPr>
        <w:t xml:space="preserve">מחיר של נפילה מהגלשן) ואפשר להביט על הגוש ניכחה ואפשר בהחלט לתהות לגבי טיבו של הגוש כמה הוא שוקל (המון) איזה ריח הוא מפיץ (הוא חונק את הסימפונות, זה התברר וגם </w:t>
      </w:r>
      <w:r>
        <w:rPr>
          <w:rFonts w:hint="cs"/>
          <w:rtl/>
        </w:rPr>
        <w:t>הידע ה</w:t>
      </w:r>
      <w:r w:rsidRPr="00C46FD4">
        <w:rPr>
          <w:rtl/>
        </w:rPr>
        <w:t>זה שווה) וממה הוא עשוי כי הוא לא עשוי מבשר בכלל, גם לא ממחית ולא מעצמות, הוא עשוי מחומר הרבה יותר מזוהם ודביק והרבה יותר כבד והרבה יותר צורב&amp; וחורך וּמְפַחֶם, הוא עשוי מ</w:t>
      </w:r>
      <w:r w:rsidRPr="00B009B6">
        <w:rPr>
          <w:highlight w:val="green"/>
          <w:rtl/>
        </w:rPr>
        <w:t>אשמה</w:t>
      </w:r>
      <w:r w:rsidRPr="00C46FD4">
        <w:rPr>
          <w:rtl/>
        </w:rPr>
        <w:t>. </w:t>
      </w:r>
    </w:p>
    <w:p w14:paraId="1065FD6D" w14:textId="77777777" w:rsidR="00E327FD" w:rsidRPr="00C46FD4" w:rsidRDefault="00E327FD" w:rsidP="00E327FD">
      <w:pPr>
        <w:rPr>
          <w:rtl/>
        </w:rPr>
      </w:pPr>
      <w:r w:rsidRPr="00C46FD4">
        <w:rPr>
          <w:rtl/>
        </w:rPr>
        <w:t>באותו רגע, הגוש נעלם, כאילו כשגילה אלכס את טיבעו האמיתי נכלם. ובאותו רגע הוא היה עצמו לראשונה מזה שבועות רבים (אולי שלושה, אולי שבעה - וקשים מנשוא) ועצמו התפלא מאוד על כי הודחק בכזאת ברוטליות וסופיות, ללא יכולת להידחק איכשהו ולהופיע</w:t>
      </w:r>
      <w:r>
        <w:rPr>
          <w:rFonts w:hint="cs"/>
          <w:rtl/>
        </w:rPr>
        <w:t xml:space="preserve"> /להגיח</w:t>
      </w:r>
      <w:r w:rsidRPr="00C46FD4">
        <w:rPr>
          <w:rtl/>
        </w:rPr>
        <w:t xml:space="preserve"> בתוך החיים, ואלכס ניסה להסביר לעצמו מהו אותו גוש, אותה מועקה שדחקה אותו ולא הצליח. </w:t>
      </w:r>
    </w:p>
    <w:p w14:paraId="33B7F7D8" w14:textId="77777777" w:rsidR="00E327FD" w:rsidRPr="00C46FD4" w:rsidRDefault="00E327FD" w:rsidP="00E327FD">
      <w:pPr>
        <w:rPr>
          <w:rtl/>
        </w:rPr>
      </w:pPr>
      <w:r w:rsidRPr="00C46FD4">
        <w:rPr>
          <w:rtl/>
        </w:rPr>
        <w:t>זאת לא היתה הפעם היחידה - יסמין הצליחה בקלות לייצר מאורעות המביאים איתם את הגוש - חתך נוסף, יום נוסף שבו "לא היתה רעבה" לא בבוקר (הוא בלע טוסט כמי שכפאו שד) לא בצהריים (זה היה שד מזוויע</w:t>
      </w:r>
      <w:r>
        <w:rPr>
          <w:rFonts w:hint="cs"/>
          <w:rtl/>
        </w:rPr>
        <w:t>/ זוועתי</w:t>
      </w:r>
      <w:r w:rsidRPr="00C46FD4">
        <w:rPr>
          <w:rtl/>
        </w:rPr>
        <w:t xml:space="preserve">) וגם לא בערב (הזוועות שלו מכאיבות ובלתי ניתנות להתעלמות - הן כבדות מאוד, הן לוחצות וגם צובטות הן סוחטות), והגוש חזר. והיו עוד הבלחות קצרות שבהן המועקה נעלמה ועצמו חזר, נעלב ופגוע&amp;, ובכל פעם הוא ניסה להסביר לעצמו מה </w:t>
      </w:r>
      <w:r w:rsidRPr="00C46FD4">
        <w:rPr>
          <w:shd w:val="clear" w:color="auto" w:fill="EFEFEF"/>
          <w:rtl/>
        </w:rPr>
        <w:t>טיבו של אותו הגוש שדחק אותו, שדבק אליו וחנק אותו מה</w:t>
      </w:r>
      <w:r w:rsidRPr="00C46FD4">
        <w:rPr>
          <w:rtl/>
        </w:rPr>
        <w:t xml:space="preserve"> האפקט המדוייק של אותו גוש על הפזיולוגיה שלו, על הפזיונומיה על ה[גורם למחלות? ועוד מושגים רפואיים - איך בדיוק הוא גורם ל</w:t>
      </w:r>
      <w:hyperlink r:id="rId33" w:history="1">
        <w:r w:rsidRPr="00C46FD4">
          <w:rPr>
            <w:color w:val="1155CC"/>
            <w:u w:val="single"/>
            <w:rtl/>
          </w:rPr>
          <w:t>נוירופתיה פריפרית</w:t>
        </w:r>
      </w:hyperlink>
      <w:r w:rsidRPr="00C46FD4">
        <w:rPr>
          <w:rtl/>
        </w:rPr>
        <w:t>] ולא הצליח.</w:t>
      </w:r>
    </w:p>
    <w:p w14:paraId="33ABEA9E" w14:textId="77777777" w:rsidR="00E327FD" w:rsidRPr="00C46FD4" w:rsidRDefault="00E327FD" w:rsidP="00E327FD">
      <w:pPr>
        <w:rPr>
          <w:rtl/>
        </w:rPr>
      </w:pPr>
      <w:r w:rsidRPr="00C46FD4">
        <w:rPr>
          <w:rtl/>
        </w:rPr>
        <w:t>אם לעצמו לא הצליח לתאר את הגוש, אדם שלא חש בכך מעודו אין לו שום סיכוי להבין. אלכס היה לבד בזה, ואין עם מי לחלוק.</w:t>
      </w:r>
    </w:p>
    <w:p w14:paraId="65547E5F" w14:textId="77777777" w:rsidR="00E327FD" w:rsidRPr="00C46FD4" w:rsidRDefault="00E327FD" w:rsidP="00E327FD">
      <w:pPr>
        <w:rPr>
          <w:rtl/>
        </w:rPr>
      </w:pPr>
    </w:p>
    <w:p w14:paraId="7580ED95" w14:textId="3E83F832" w:rsidR="00E327FD" w:rsidRPr="00C46FD4" w:rsidRDefault="00E327FD" w:rsidP="00E327FD">
      <w:pPr>
        <w:rPr>
          <w:rtl/>
        </w:rPr>
      </w:pPr>
    </w:p>
    <w:p w14:paraId="6E275C9F" w14:textId="77777777" w:rsidR="00E327FD" w:rsidRDefault="00E327FD" w:rsidP="00E327FD">
      <w:pPr>
        <w:rPr>
          <w:rtl/>
        </w:rPr>
      </w:pPr>
    </w:p>
    <w:p w14:paraId="77192463" w14:textId="77777777" w:rsidR="00E327FD" w:rsidRDefault="00E327FD" w:rsidP="00E327FD">
      <w:pPr>
        <w:rPr>
          <w:rtl/>
        </w:rPr>
      </w:pPr>
    </w:p>
    <w:p w14:paraId="1A95E812" w14:textId="77777777" w:rsidR="00E327FD" w:rsidRDefault="00E327FD" w:rsidP="00E327FD">
      <w:pPr>
        <w:rPr>
          <w:rtl/>
        </w:rPr>
      </w:pPr>
    </w:p>
    <w:p w14:paraId="36D8F5B2" w14:textId="77777777" w:rsidR="00241804" w:rsidRDefault="00241804" w:rsidP="00241804">
      <w:pPr>
        <w:pStyle w:val="Heading2"/>
        <w:rPr>
          <w:rtl/>
        </w:rPr>
      </w:pPr>
      <w:r>
        <w:rPr>
          <w:rFonts w:hint="cs"/>
          <w:rtl/>
        </w:rPr>
        <w:t>ארקדי מפריד</w:t>
      </w:r>
    </w:p>
    <w:p w14:paraId="3C566BEE" w14:textId="77777777" w:rsidR="00241804" w:rsidRDefault="00241804" w:rsidP="00241804">
      <w:pPr>
        <w:rPr>
          <w:rtl/>
        </w:rPr>
      </w:pPr>
      <w:r>
        <w:rPr>
          <w:rFonts w:cs="Times New Roman"/>
          <w:rtl/>
        </w:rPr>
        <w:t>ובסופו של דבר היה זה ארקדי שהפריד ביניהם, כי ארקדי אמר לו לומר לה שתחשוב מה היא עושה לו, דבר שאלכס בחיים לא היה חושב לומר, הוא בחיים לא היה חושב "לשים את המראה מול עיניה" או הבלים מסוג זה שרק קדחו עמוק יותר בתוך נפשה הדאובה.</w:t>
      </w:r>
    </w:p>
    <w:p w14:paraId="5A776120" w14:textId="77777777" w:rsidR="00241804" w:rsidRDefault="00241804" w:rsidP="00241804">
      <w:pPr>
        <w:rPr>
          <w:rtl/>
        </w:rPr>
      </w:pPr>
      <w:r>
        <w:rPr>
          <w:rFonts w:cs="Times New Roman"/>
          <w:rtl/>
        </w:rPr>
        <w:t xml:space="preserve">וכשאלכס היה לבד [כלומר פרוד] ארקדי חשב - הכי טוב זה להיות פרוד, הכי הירואי, הכי </w:t>
      </w:r>
      <w:r>
        <w:t>self-sufficient</w:t>
      </w:r>
      <w:r>
        <w:rPr>
          <w:rFonts w:cs="Times New Roman"/>
          <w:rtl/>
        </w:rPr>
        <w:t>. מוזר שכשלאלכס היתה חברה ארקדי חשב שהכי טוב זה שיש חברה.</w:t>
      </w:r>
    </w:p>
    <w:p w14:paraId="0DED66DE" w14:textId="1590A5D9" w:rsidR="00EC44AF" w:rsidRDefault="00EC44AF" w:rsidP="00EC44AF">
      <w:pPr>
        <w:rPr>
          <w:rFonts w:cs="Times New Roman"/>
        </w:rPr>
      </w:pPr>
    </w:p>
    <w:p w14:paraId="0491A95E" w14:textId="77777777" w:rsidR="000F3CDF" w:rsidRDefault="000F3CDF" w:rsidP="00EC44AF">
      <w:pPr>
        <w:rPr>
          <w:rFonts w:cs="Times New Roman"/>
        </w:rPr>
      </w:pPr>
    </w:p>
    <w:p w14:paraId="22E1786E" w14:textId="32508DB6" w:rsidR="000F3CDF" w:rsidRDefault="007A72B5" w:rsidP="007A72B5">
      <w:pPr>
        <w:pStyle w:val="Heading1"/>
        <w:rPr>
          <w:rtl/>
        </w:rPr>
      </w:pPr>
      <w:r>
        <w:rPr>
          <w:rFonts w:hint="cs"/>
          <w:rtl/>
        </w:rPr>
        <w:t>ים של כוכבים</w:t>
      </w:r>
    </w:p>
    <w:p w14:paraId="1729FE09" w14:textId="77777777" w:rsidR="007A72B5" w:rsidRDefault="007A72B5" w:rsidP="00EC44AF">
      <w:pPr>
        <w:rPr>
          <w:rFonts w:cs="Times New Roman"/>
          <w:rtl/>
        </w:rPr>
      </w:pPr>
    </w:p>
    <w:p w14:paraId="139188F5" w14:textId="77777777" w:rsidR="007A72B5" w:rsidRDefault="007A72B5" w:rsidP="007A72B5">
      <w:pPr>
        <w:rPr>
          <w:rtl/>
        </w:rPr>
      </w:pPr>
    </w:p>
    <w:p w14:paraId="513FE80F" w14:textId="77777777" w:rsidR="007A72B5" w:rsidRDefault="007A72B5" w:rsidP="007A72B5">
      <w:pPr>
        <w:pStyle w:val="Heading2"/>
        <w:rPr>
          <w:rtl/>
        </w:rPr>
      </w:pPr>
      <w:r>
        <w:rPr>
          <w:rFonts w:hint="cs"/>
          <w:rtl/>
        </w:rPr>
        <w:t>בין ערביים</w:t>
      </w:r>
    </w:p>
    <w:p w14:paraId="1BB6651D" w14:textId="77777777" w:rsidR="007A72B5" w:rsidRDefault="007A72B5" w:rsidP="007A72B5">
      <w:pPr>
        <w:rPr>
          <w:rFonts w:cs="Times New Roman"/>
          <w:rtl/>
        </w:rPr>
      </w:pPr>
      <w:r>
        <w:rPr>
          <w:rFonts w:cs="Times New Roman" w:hint="cs"/>
          <w:rtl/>
        </w:rPr>
        <w:t>[[</w:t>
      </w:r>
    </w:p>
    <w:p w14:paraId="3F51BEF6" w14:textId="77777777" w:rsidR="007A72B5" w:rsidRDefault="007A72B5" w:rsidP="007A72B5">
      <w:pPr>
        <w:rPr>
          <w:rtl/>
        </w:rPr>
      </w:pPr>
      <w:r>
        <w:rPr>
          <w:rFonts w:cs="Times New Roman" w:hint="cs"/>
          <w:rtl/>
        </w:rPr>
        <w:t>יסמין</w:t>
      </w:r>
      <w:r>
        <w:rPr>
          <w:rFonts w:cs="Times New Roman"/>
          <w:rtl/>
        </w:rPr>
        <w:t xml:space="preserve"> - להיות בתוך המוח שלי - זה לא כמו להיות עם חבר טוב שנוח לך איתו ונעים. זה בעיקר מעייף. זה בדיוק אותן מחשבות מעייפות של תמיד, נמאס לי מהן כבר. נמאס לי עם המוח הזה.</w:t>
      </w:r>
    </w:p>
    <w:p w14:paraId="3E17AA66" w14:textId="77777777" w:rsidR="007A72B5" w:rsidRDefault="007A72B5" w:rsidP="007A72B5">
      <w:pPr>
        <w:rPr>
          <w:rtl/>
        </w:rPr>
      </w:pPr>
    </w:p>
    <w:p w14:paraId="2CF0EC63" w14:textId="77777777" w:rsidR="007A72B5" w:rsidRDefault="007A72B5" w:rsidP="007A72B5">
      <w:pPr>
        <w:rPr>
          <w:rFonts w:cs="Times New Roman"/>
          <w:rtl/>
        </w:rPr>
      </w:pPr>
      <w:r>
        <w:rPr>
          <w:rFonts w:cs="Times New Roman"/>
          <w:rtl/>
        </w:rPr>
        <w:t>אלכס אומר לכל החברים שלו - תבוא בשבע! והיא יודעת למה - שבע בערב זאת השעה שבה ה</w:t>
      </w:r>
      <w:r>
        <w:rPr>
          <w:rFonts w:cs="Times New Roman" w:hint="cs"/>
          <w:rtl/>
        </w:rPr>
        <w:t>י</w:t>
      </w:r>
      <w:r>
        <w:rPr>
          <w:rFonts w:cs="Times New Roman"/>
          <w:rtl/>
        </w:rPr>
        <w:t>א נהי</w:t>
      </w:r>
      <w:r>
        <w:rPr>
          <w:rFonts w:cs="Times New Roman" w:hint="cs"/>
          <w:rtl/>
        </w:rPr>
        <w:t>ת</w:t>
      </w:r>
      <w:r>
        <w:rPr>
          <w:rFonts w:cs="Times New Roman"/>
          <w:rtl/>
        </w:rPr>
        <w:t xml:space="preserve"> מדוכא</w:t>
      </w:r>
      <w:r>
        <w:rPr>
          <w:rFonts w:cs="Times New Roman" w:hint="cs"/>
          <w:rtl/>
        </w:rPr>
        <w:t>ת</w:t>
      </w:r>
      <w:r>
        <w:rPr>
          <w:rFonts w:cs="Times New Roman"/>
          <w:rtl/>
        </w:rPr>
        <w:t xml:space="preserve">. </w:t>
      </w:r>
      <w:r>
        <w:rPr>
          <w:rFonts w:cs="Times New Roman" w:hint="cs"/>
          <w:rtl/>
        </w:rPr>
        <w:t>[לשנות כך שזאת יסמין שמדוכאת, ואלכס לא רוצה להימשך למצולות יחד איתה] פעם היא היתה מסוגלת לשיר, כיום השירים תקועים בגרונה, ואת ספר השירים שהיתה לוקחת איתה למרפסת האמבטיה היא לא מוצאת מאז שחזרו בקיץ.</w:t>
      </w:r>
    </w:p>
    <w:p w14:paraId="31A969EF" w14:textId="77777777" w:rsidR="007A72B5" w:rsidRDefault="007A72B5" w:rsidP="007A72B5">
      <w:pPr>
        <w:rPr>
          <w:rtl/>
        </w:rPr>
      </w:pPr>
      <w:r>
        <w:rPr>
          <w:rFonts w:cs="Times New Roman" w:hint="cs"/>
          <w:rtl/>
        </w:rPr>
        <w:t>כ</w:t>
      </w:r>
      <w:r>
        <w:rPr>
          <w:rFonts w:cs="Times New Roman"/>
          <w:rtl/>
        </w:rPr>
        <w:t xml:space="preserve">שהלילה מעמיק, הכבדות </w:t>
      </w:r>
      <w:r>
        <w:t>unlifts</w:t>
      </w:r>
      <w:r>
        <w:rPr>
          <w:rFonts w:cs="Times New Roman"/>
          <w:rtl/>
        </w:rPr>
        <w:t xml:space="preserve"> כלומר מתפוגגת, הלילה מנצנץ, הוא מבריק ורועש. </w:t>
      </w:r>
      <w:r>
        <w:rPr>
          <w:rFonts w:cs="Times New Roman" w:hint="cs"/>
          <w:rtl/>
        </w:rPr>
        <w:t>אלו</w:t>
      </w:r>
      <w:r>
        <w:rPr>
          <w:rFonts w:cs="Times New Roman"/>
          <w:rtl/>
        </w:rPr>
        <w:t xml:space="preserve"> רק שעות הערב שה</w:t>
      </w:r>
      <w:r>
        <w:rPr>
          <w:rFonts w:cs="Times New Roman" w:hint="cs"/>
          <w:rtl/>
        </w:rPr>
        <w:t>י</w:t>
      </w:r>
      <w:r>
        <w:rPr>
          <w:rFonts w:cs="Times New Roman"/>
          <w:rtl/>
        </w:rPr>
        <w:t xml:space="preserve">א לא מסוגל לסבול. יש לו חבר שבא בשבע ללמד אותו לנגן על הגיטרה. </w:t>
      </w:r>
      <w:r>
        <w:rPr>
          <w:rFonts w:cs="Times New Roman" w:hint="cs"/>
          <w:rtl/>
        </w:rPr>
        <w:t>הוא לא</w:t>
      </w:r>
      <w:r>
        <w:rPr>
          <w:rFonts w:cs="Times New Roman"/>
          <w:rtl/>
        </w:rPr>
        <w:t xml:space="preserve"> </w:t>
      </w:r>
      <w:r>
        <w:rPr>
          <w:rFonts w:cs="Times New Roman" w:hint="cs"/>
          <w:rtl/>
        </w:rPr>
        <w:t>מס</w:t>
      </w:r>
      <w:r>
        <w:rPr>
          <w:rFonts w:cs="Times New Roman"/>
          <w:rtl/>
        </w:rPr>
        <w:t xml:space="preserve">ביר </w:t>
      </w:r>
      <w:r>
        <w:rPr>
          <w:rFonts w:cs="Times New Roman" w:hint="cs"/>
          <w:rtl/>
        </w:rPr>
        <w:t xml:space="preserve">כלום </w:t>
      </w:r>
      <w:r>
        <w:rPr>
          <w:rFonts w:cs="Times New Roman"/>
          <w:rtl/>
        </w:rPr>
        <w:t>לחברים שלו, כי ה</w:t>
      </w:r>
      <w:r>
        <w:rPr>
          <w:rFonts w:cs="Times New Roman" w:hint="cs"/>
          <w:rtl/>
        </w:rPr>
        <w:t>ו</w:t>
      </w:r>
      <w:r>
        <w:rPr>
          <w:rFonts w:cs="Times New Roman"/>
          <w:rtl/>
        </w:rPr>
        <w:t xml:space="preserve">א לא </w:t>
      </w:r>
      <w:r>
        <w:rPr>
          <w:rFonts w:cs="Times New Roman" w:hint="cs"/>
          <w:rtl/>
        </w:rPr>
        <w:t>י</w:t>
      </w:r>
      <w:r>
        <w:rPr>
          <w:rFonts w:cs="Times New Roman"/>
          <w:rtl/>
        </w:rPr>
        <w:t>חשוף את חולשותי</w:t>
      </w:r>
      <w:r>
        <w:rPr>
          <w:rFonts w:cs="Times New Roman" w:hint="cs"/>
          <w:rtl/>
        </w:rPr>
        <w:t>ה</w:t>
      </w:r>
      <w:r>
        <w:rPr>
          <w:rFonts w:cs="Times New Roman"/>
          <w:rtl/>
        </w:rPr>
        <w:t xml:space="preserve"> כך בפני איש, </w:t>
      </w:r>
      <w:r>
        <w:rPr>
          <w:rFonts w:cs="Times New Roman" w:hint="cs"/>
          <w:rtl/>
        </w:rPr>
        <w:t>ו</w:t>
      </w:r>
      <w:r>
        <w:rPr>
          <w:rFonts w:cs="Times New Roman"/>
          <w:rtl/>
        </w:rPr>
        <w:t xml:space="preserve">הם לא מבינים עד כמה זה חשוב, השבע הזה. אפילו רבע לשבע. בשש וחצי המצב עדיין סביר אבל ככל שהדקות נוקפות המצב מחמיר וגו'. </w:t>
      </w:r>
    </w:p>
    <w:p w14:paraId="4B51B2BE" w14:textId="77777777" w:rsidR="007A72B5" w:rsidRDefault="007A72B5" w:rsidP="007A72B5">
      <w:pPr>
        <w:rPr>
          <w:rtl/>
        </w:rPr>
      </w:pPr>
      <w:r>
        <w:rPr>
          <w:rFonts w:cs="Times New Roman"/>
          <w:rtl/>
        </w:rPr>
        <w:t>ואז הם מתחילים להגיע. יש לפעמים כאלו שנמצאים שם מהצהריים, לפעמים הם עוזרים לאלכס בשיעורים (חוץ מהפעמיים בשבוע שהוא מדריך בחוג גלשנים) ו</w:t>
      </w:r>
      <w:r>
        <w:rPr>
          <w:rFonts w:cs="Times New Roman" w:hint="cs"/>
          <w:rtl/>
        </w:rPr>
        <w:t>אותם מלמדים אינם</w:t>
      </w:r>
      <w:r>
        <w:rPr>
          <w:rFonts w:cs="Times New Roman"/>
          <w:rtl/>
        </w:rPr>
        <w:t xml:space="preserve"> </w:t>
      </w:r>
      <w:r>
        <w:rPr>
          <w:rFonts w:cs="Times New Roman" w:hint="cs"/>
          <w:rtl/>
        </w:rPr>
        <w:t xml:space="preserve">מסוגלים לעודד </w:t>
      </w:r>
      <w:r>
        <w:rPr>
          <w:rFonts w:cs="Times New Roman"/>
          <w:rtl/>
        </w:rPr>
        <w:t>כי בשבע צריך להתרומם על משהו חדש, לא להתבוסס במי האפסיים של הקיים. לפעמים כשמצב</w:t>
      </w:r>
      <w:r>
        <w:rPr>
          <w:rFonts w:cs="Times New Roman" w:hint="cs"/>
          <w:rtl/>
        </w:rPr>
        <w:t>ה</w:t>
      </w:r>
      <w:r>
        <w:rPr>
          <w:rFonts w:cs="Times New Roman"/>
          <w:rtl/>
        </w:rPr>
        <w:t xml:space="preserve"> ממש גרוע ה</w:t>
      </w:r>
      <w:r>
        <w:rPr>
          <w:rFonts w:cs="Times New Roman" w:hint="cs"/>
          <w:rtl/>
        </w:rPr>
        <w:t>ו</w:t>
      </w:r>
      <w:r>
        <w:rPr>
          <w:rFonts w:cs="Times New Roman"/>
          <w:rtl/>
        </w:rPr>
        <w:t>א לוקח אות</w:t>
      </w:r>
      <w:r>
        <w:rPr>
          <w:rFonts w:cs="Times New Roman" w:hint="cs"/>
          <w:rtl/>
        </w:rPr>
        <w:t>ה</w:t>
      </w:r>
      <w:r>
        <w:rPr>
          <w:rFonts w:cs="Times New Roman"/>
          <w:rtl/>
        </w:rPr>
        <w:t xml:space="preserve"> לחצר של בית הכנסת של חב''ד מול ביתם - יש בחצר ברושים עתיקים, גבוהי צמרת ואלכס אוהב ברושים שהשמש מסתלקת מצמרתם, וגם </w:t>
      </w:r>
      <w:r>
        <w:rPr>
          <w:rFonts w:cs="Times New Roman" w:hint="cs"/>
          <w:rtl/>
        </w:rPr>
        <w:t>ב</w:t>
      </w:r>
      <w:r>
        <w:rPr>
          <w:rFonts w:cs="Times New Roman"/>
          <w:rtl/>
        </w:rPr>
        <w:t>רושים של ב</w:t>
      </w:r>
      <w:r>
        <w:rPr>
          <w:rFonts w:cs="Times New Roman" w:hint="cs"/>
          <w:rtl/>
        </w:rPr>
        <w:t>י</w:t>
      </w:r>
      <w:r>
        <w:rPr>
          <w:rFonts w:cs="Times New Roman"/>
          <w:rtl/>
        </w:rPr>
        <w:t>ן-ערביים</w:t>
      </w:r>
      <w:r>
        <w:rPr>
          <w:rFonts w:cs="Times New Roman" w:hint="cs"/>
          <w:rtl/>
        </w:rPr>
        <w:t xml:space="preserve"> ובטוח שזה יעודד אותה</w:t>
      </w:r>
      <w:r>
        <w:rPr>
          <w:rFonts w:cs="Times New Roman"/>
          <w:rtl/>
        </w:rPr>
        <w:t>. הם יושבים על ספסל עץ רעוע בינות</w:t>
      </w:r>
      <w:r>
        <w:rPr>
          <w:rFonts w:cs="Times New Roman" w:hint="cs"/>
          <w:rtl/>
        </w:rPr>
        <w:t xml:space="preserve"> </w:t>
      </w:r>
      <w:r>
        <w:rPr>
          <w:rFonts w:cs="Times New Roman"/>
          <w:rtl/>
        </w:rPr>
        <w:t>לעצים, ולפעמים על הקרקע בין שיחי לוונד</w:t>
      </w:r>
      <w:r>
        <w:rPr>
          <w:rFonts w:cs="Times New Roman" w:hint="cs"/>
          <w:rtl/>
        </w:rPr>
        <w:t>ר</w:t>
      </w:r>
      <w:r>
        <w:rPr>
          <w:rFonts w:cs="Times New Roman"/>
          <w:rtl/>
        </w:rPr>
        <w:t xml:space="preserve"> מכסיפים ו</w:t>
      </w:r>
      <w:r>
        <w:rPr>
          <w:rFonts w:cs="Times New Roman" w:hint="cs"/>
          <w:rtl/>
        </w:rPr>
        <w:t xml:space="preserve">לפעמים </w:t>
      </w:r>
      <w:r>
        <w:rPr>
          <w:rFonts w:cs="Times New Roman"/>
          <w:rtl/>
        </w:rPr>
        <w:t>שר</w:t>
      </w:r>
      <w:r>
        <w:rPr>
          <w:rFonts w:cs="Times New Roman" w:hint="cs"/>
          <w:rtl/>
        </w:rPr>
        <w:t xml:space="preserve"> לה </w:t>
      </w:r>
      <w:r>
        <w:rPr>
          <w:rFonts w:cs="Times New Roman"/>
          <w:rtl/>
        </w:rPr>
        <w:t>שירי</w:t>
      </w:r>
      <w:r>
        <w:rPr>
          <w:rFonts w:cs="Times New Roman" w:hint="cs"/>
          <w:rtl/>
        </w:rPr>
        <w:t>ם</w:t>
      </w:r>
      <w:r>
        <w:rPr>
          <w:rFonts w:cs="Times New Roman"/>
          <w:rtl/>
        </w:rPr>
        <w:t xml:space="preserve"> בשקט-בשקט, ו</w:t>
      </w:r>
      <w:r>
        <w:rPr>
          <w:rFonts w:cs="Times New Roman" w:hint="cs"/>
          <w:rtl/>
        </w:rPr>
        <w:t xml:space="preserve">אם היא מצטרפת אז הוא שר </w:t>
      </w:r>
      <w:r>
        <w:rPr>
          <w:rFonts w:cs="Times New Roman"/>
          <w:rtl/>
        </w:rPr>
        <w:t xml:space="preserve">בצחקוקים. </w:t>
      </w:r>
    </w:p>
    <w:p w14:paraId="1842F05A" w14:textId="77777777" w:rsidR="007A72B5" w:rsidRDefault="007A72B5" w:rsidP="007A72B5">
      <w:pPr>
        <w:rPr>
          <w:rFonts w:cs="Times New Roman"/>
          <w:rtl/>
        </w:rPr>
      </w:pPr>
      <w:r>
        <w:rPr>
          <w:rFonts w:cs="Times New Roman"/>
          <w:rtl/>
        </w:rPr>
        <w:t>אבל כל זה רק לעיתים רחוקות, כשהבדידות מכה ב</w:t>
      </w:r>
      <w:r>
        <w:rPr>
          <w:rFonts w:cs="Times New Roman" w:hint="cs"/>
          <w:rtl/>
        </w:rPr>
        <w:t>ה</w:t>
      </w:r>
      <w:r>
        <w:rPr>
          <w:rFonts w:cs="Times New Roman"/>
          <w:rtl/>
        </w:rPr>
        <w:t xml:space="preserve"> בכל כוחה. בימים אחרים הוא מתקוטט עם דימה או לעיתים רץ לארקדי עד שמגיעים אנשים. ראשית נכנס ההוא מבית עובד שאימו נפטרה לאחרונה, והוא מגיע עם גיטרה כביכול ללמד את אלכס לנגן. אלכס מקרקש ומקרצץ (לעיתים מגעגע&amp; מגחגח מהגג מאוושש) על המיתרים עד שהזמן עובר, החשיכה מעמיקה ושוב </w:t>
      </w:r>
      <w:r>
        <w:rPr>
          <w:rFonts w:cs="Times New Roman" w:hint="cs"/>
          <w:rtl/>
        </w:rPr>
        <w:t>יסמין מאפשרת לו</w:t>
      </w:r>
      <w:r>
        <w:rPr>
          <w:rFonts w:cs="Times New Roman"/>
          <w:rtl/>
        </w:rPr>
        <w:t xml:space="preserve"> לנשום.</w:t>
      </w:r>
    </w:p>
    <w:p w14:paraId="5B0B718E" w14:textId="77777777" w:rsidR="007A72B5" w:rsidRDefault="007A72B5" w:rsidP="007A72B5">
      <w:pPr>
        <w:rPr>
          <w:rtl/>
        </w:rPr>
      </w:pPr>
      <w:r>
        <w:rPr>
          <w:rFonts w:hint="cs"/>
          <w:rtl/>
        </w:rPr>
        <w:t>]]</w:t>
      </w:r>
    </w:p>
    <w:p w14:paraId="39AF425C" w14:textId="77777777" w:rsidR="007A72B5" w:rsidRDefault="007A72B5" w:rsidP="00EC44AF">
      <w:pPr>
        <w:rPr>
          <w:rFonts w:cs="Times New Roman"/>
          <w:rtl/>
        </w:rPr>
      </w:pPr>
    </w:p>
    <w:p w14:paraId="084B43E5" w14:textId="77777777" w:rsidR="00901BB7" w:rsidRDefault="00901BB7" w:rsidP="00EC44AF">
      <w:pPr>
        <w:rPr>
          <w:rFonts w:cs="Times New Roman"/>
          <w:rtl/>
        </w:rPr>
      </w:pPr>
    </w:p>
    <w:p w14:paraId="11411326" w14:textId="77777777" w:rsidR="00901BB7" w:rsidRDefault="00901BB7" w:rsidP="00901BB7">
      <w:pPr>
        <w:rPr>
          <w:rtl/>
        </w:rPr>
      </w:pPr>
    </w:p>
    <w:p w14:paraId="088848D6" w14:textId="77777777" w:rsidR="00901BB7" w:rsidRDefault="00901BB7" w:rsidP="00901BB7">
      <w:pPr>
        <w:pStyle w:val="Heading2"/>
        <w:rPr>
          <w:rtl/>
        </w:rPr>
      </w:pPr>
      <w:r>
        <w:rPr>
          <w:rtl/>
        </w:rPr>
        <w:t>במועדון לילה עם ערסים</w:t>
      </w:r>
    </w:p>
    <w:p w14:paraId="6F5EFDC6" w14:textId="77777777" w:rsidR="00901BB7" w:rsidRDefault="00901BB7" w:rsidP="00901BB7">
      <w:pPr>
        <w:rPr>
          <w:rFonts w:cs="Times New Roman"/>
          <w:rtl/>
        </w:rPr>
      </w:pPr>
      <w:r>
        <w:rPr>
          <w:rFonts w:cs="Times New Roman" w:hint="cs"/>
          <w:rtl/>
        </w:rPr>
        <w:t>[[</w:t>
      </w:r>
    </w:p>
    <w:p w14:paraId="2A3A9270" w14:textId="77777777" w:rsidR="00901BB7" w:rsidRDefault="00901BB7" w:rsidP="00901BB7">
      <w:pPr>
        <w:rPr>
          <w:rtl/>
        </w:rPr>
      </w:pPr>
      <w:r>
        <w:rPr>
          <w:rFonts w:cs="Times New Roman" w:hint="cs"/>
          <w:rtl/>
        </w:rPr>
        <w:t xml:space="preserve">אלכס עדיין היה נזכר מדי פעם בפעם הראשונה שנכנס למועדון לילה, זה היה בברלין, </w:t>
      </w:r>
      <w:r>
        <w:rPr>
          <w:rFonts w:cs="Times New Roman"/>
          <w:rtl/>
        </w:rPr>
        <w:t xml:space="preserve">היה מוקדם והמועדון </w:t>
      </w:r>
      <w:r>
        <w:rPr>
          <w:rFonts w:cs="Times New Roman" w:hint="cs"/>
          <w:rtl/>
        </w:rPr>
        <w:t xml:space="preserve">עדיין לא נפתח. הם היו בני לא יותר מעשר הוא ועוד שני ילדים בגילו. הם לא רצו אבל </w:t>
      </w:r>
      <w:r>
        <w:rPr>
          <w:rFonts w:cs="Times New Roman"/>
          <w:rtl/>
        </w:rPr>
        <w:t>אלכס ה</w:t>
      </w:r>
      <w:r>
        <w:rPr>
          <w:rFonts w:cs="Times New Roman" w:hint="cs"/>
          <w:rtl/>
        </w:rPr>
        <w:t>צליח לשדל או איכשהו להכריח&amp; אותם להתגנב פנימה</w:t>
      </w:r>
      <w:r>
        <w:rPr>
          <w:rFonts w:cs="Times New Roman"/>
          <w:rtl/>
        </w:rPr>
        <w:t>, כי אלכס ה</w:t>
      </w:r>
      <w:r>
        <w:rPr>
          <w:rFonts w:cs="Times New Roman" w:hint="cs"/>
          <w:rtl/>
        </w:rPr>
        <w:t>יה</w:t>
      </w:r>
      <w:r>
        <w:rPr>
          <w:rFonts w:cs="Times New Roman"/>
          <w:rtl/>
        </w:rPr>
        <w:t xml:space="preserve"> חייב לראות איך נראה מועדון מבפנים, </w:t>
      </w:r>
      <w:r>
        <w:rPr>
          <w:rFonts w:cs="Times New Roman" w:hint="cs"/>
          <w:rtl/>
        </w:rPr>
        <w:t>להפוך ל</w:t>
      </w:r>
      <w:r>
        <w:rPr>
          <w:rFonts w:cs="Times New Roman"/>
          <w:rtl/>
        </w:rPr>
        <w:t>אדם שהיה בתוך מועדון.</w:t>
      </w:r>
    </w:p>
    <w:p w14:paraId="24108FC2" w14:textId="77777777" w:rsidR="00901BB7" w:rsidRDefault="00901BB7" w:rsidP="00901BB7">
      <w:pPr>
        <w:rPr>
          <w:rFonts w:cs="Times New Roman"/>
          <w:rtl/>
        </w:rPr>
      </w:pPr>
      <w:r>
        <w:rPr>
          <w:rFonts w:cs="Times New Roman" w:hint="cs"/>
          <w:rtl/>
        </w:rPr>
        <w:lastRenderedPageBreak/>
        <w:t xml:space="preserve">המועדון </w:t>
      </w:r>
      <w:r>
        <w:rPr>
          <w:rFonts w:cs="Times New Roman"/>
          <w:rtl/>
        </w:rPr>
        <w:t>היה ריק, והקירות שחורים ובאפלולית בקושי ראו משהו. ה</w:t>
      </w:r>
      <w:r>
        <w:rPr>
          <w:rFonts w:cs="Times New Roman" w:hint="cs"/>
          <w:rtl/>
        </w:rPr>
        <w:t>י</w:t>
      </w:r>
      <w:r>
        <w:rPr>
          <w:rFonts w:cs="Times New Roman"/>
          <w:rtl/>
        </w:rPr>
        <w:t xml:space="preserve">ה רק אור מחלון אחד קטן </w:t>
      </w:r>
      <w:r>
        <w:rPr>
          <w:rFonts w:cs="Times New Roman" w:hint="cs"/>
          <w:rtl/>
        </w:rPr>
        <w:t>מ</w:t>
      </w:r>
      <w:r>
        <w:rPr>
          <w:rFonts w:cs="Times New Roman"/>
          <w:rtl/>
        </w:rPr>
        <w:t xml:space="preserve">סורג. </w:t>
      </w:r>
      <w:r>
        <w:rPr>
          <w:rFonts w:cs="Times New Roman" w:hint="cs"/>
          <w:rtl/>
        </w:rPr>
        <w:t>ו</w:t>
      </w:r>
      <w:r>
        <w:rPr>
          <w:rFonts w:cs="Times New Roman"/>
          <w:rtl/>
        </w:rPr>
        <w:t xml:space="preserve">האויר דחוס </w:t>
      </w:r>
      <w:r>
        <w:rPr>
          <w:rFonts w:cs="Times New Roman" w:hint="cs"/>
          <w:rtl/>
        </w:rPr>
        <w:t xml:space="preserve">מאלפי לילות </w:t>
      </w:r>
      <w:r>
        <w:rPr>
          <w:rFonts w:cs="Times New Roman"/>
          <w:rtl/>
        </w:rPr>
        <w:t>עם ריחות עבשים,</w:t>
      </w:r>
      <w:r w:rsidRPr="004A4992">
        <w:rPr>
          <w:rFonts w:cs="Times New Roman"/>
          <w:rtl/>
        </w:rPr>
        <w:t xml:space="preserve"> </w:t>
      </w:r>
      <w:r>
        <w:rPr>
          <w:rFonts w:cs="Times New Roman"/>
          <w:rtl/>
        </w:rPr>
        <w:t>ריח הזֵכֶר של אנשים מבוגרים שיכלו לגעת חזק יותר, ישיר יותר בעצם, ובבשר החי</w:t>
      </w:r>
      <w:r>
        <w:rPr>
          <w:rFonts w:cs="Times New Roman" w:hint="cs"/>
          <w:rtl/>
        </w:rPr>
        <w:t>, שבינם ל</w:t>
      </w:r>
      <w:r>
        <w:rPr>
          <w:rFonts w:cs="Times New Roman"/>
          <w:rtl/>
        </w:rPr>
        <w:t xml:space="preserve">בין אלכס </w:t>
      </w:r>
      <w:r>
        <w:rPr>
          <w:rFonts w:cs="Times New Roman" w:hint="cs"/>
          <w:rtl/>
        </w:rPr>
        <w:t>ה</w:t>
      </w:r>
      <w:r>
        <w:rPr>
          <w:rFonts w:cs="Times New Roman"/>
          <w:rtl/>
        </w:rPr>
        <w:t>פרידה תהום של שנים</w:t>
      </w:r>
      <w:r>
        <w:rPr>
          <w:rFonts w:cs="Times New Roman" w:hint="cs"/>
          <w:rtl/>
        </w:rPr>
        <w:t>.</w:t>
      </w:r>
      <w:r w:rsidRPr="004A4992">
        <w:rPr>
          <w:rFonts w:cs="Times New Roman"/>
          <w:rtl/>
        </w:rPr>
        <w:t xml:space="preserve"> </w:t>
      </w:r>
      <w:r>
        <w:rPr>
          <w:rFonts w:cs="Times New Roman"/>
          <w:rtl/>
        </w:rPr>
        <w:t>זה ריח שאפשר לקבל ממנו בחילה, אפשר להיגעל ממנו אבל אפשר גם להחליט לאהוב.</w:t>
      </w:r>
    </w:p>
    <w:p w14:paraId="2A67BA61" w14:textId="77777777" w:rsidR="00901BB7" w:rsidRDefault="00901BB7" w:rsidP="00901BB7">
      <w:pPr>
        <w:rPr>
          <w:rtl/>
        </w:rPr>
      </w:pPr>
      <w:r>
        <w:rPr>
          <w:rFonts w:cs="Times New Roman"/>
          <w:rtl/>
        </w:rPr>
        <w:t>אבל עד היום הרי</w:t>
      </w:r>
      <w:r>
        <w:rPr>
          <w:rFonts w:cs="Times New Roman" w:hint="cs"/>
          <w:rtl/>
        </w:rPr>
        <w:t>ח</w:t>
      </w:r>
      <w:r>
        <w:rPr>
          <w:rFonts w:cs="Times New Roman"/>
          <w:rtl/>
        </w:rPr>
        <w:t xml:space="preserve"> העבש הזה הוא מבחינת</w:t>
      </w:r>
      <w:r>
        <w:rPr>
          <w:rFonts w:cs="Times New Roman" w:hint="cs"/>
          <w:rtl/>
        </w:rPr>
        <w:t>ו</w:t>
      </w:r>
      <w:r>
        <w:rPr>
          <w:rFonts w:cs="Times New Roman"/>
          <w:rtl/>
        </w:rPr>
        <w:t xml:space="preserve"> הריח האמיתי של מועדונים.</w:t>
      </w:r>
    </w:p>
    <w:p w14:paraId="6865D7DA" w14:textId="77777777" w:rsidR="00901BB7" w:rsidRDefault="00901BB7" w:rsidP="00901BB7">
      <w:pPr>
        <w:rPr>
          <w:rtl/>
        </w:rPr>
      </w:pPr>
      <w:r>
        <w:rPr>
          <w:rFonts w:cs="Times New Roman"/>
          <w:rtl/>
        </w:rPr>
        <w:t>כשהוא כבר לא יהיה כל כך קטן ומגוחך. כשיהיה לו גוף שאחרים יפחדו ממנו…</w:t>
      </w:r>
    </w:p>
    <w:p w14:paraId="2616C460" w14:textId="77777777" w:rsidR="00901BB7" w:rsidRDefault="00901BB7" w:rsidP="00901BB7">
      <w:pPr>
        <w:rPr>
          <w:rtl/>
        </w:rPr>
      </w:pPr>
      <w:r>
        <w:rPr>
          <w:rFonts w:cs="Times New Roman"/>
          <w:rtl/>
        </w:rPr>
        <w:t>אח''כ בסוף י''ב הוא מבין שכבר לעולם לא יהיה לו גוף שאחרים יפחדו ממנו וקשה לו להשלים עם זה…</w:t>
      </w:r>
    </w:p>
    <w:p w14:paraId="52786C38" w14:textId="77777777" w:rsidR="00901BB7" w:rsidRDefault="00901BB7" w:rsidP="00901BB7">
      <w:pPr>
        <w:rPr>
          <w:rFonts w:cs="Times New Roman"/>
          <w:rtl/>
        </w:rPr>
      </w:pPr>
    </w:p>
    <w:p w14:paraId="70DC75E9" w14:textId="77777777" w:rsidR="00901BB7" w:rsidRPr="00745A08" w:rsidRDefault="00901BB7" w:rsidP="00901BB7">
      <w:pPr>
        <w:rPr>
          <w:rFonts w:cs="Times New Roman"/>
          <w:rtl/>
        </w:rPr>
      </w:pPr>
      <w:r>
        <w:rPr>
          <w:rFonts w:cs="Times New Roman"/>
          <w:rtl/>
        </w:rPr>
        <w:t xml:space="preserve">הבחור </w:t>
      </w:r>
      <w:r>
        <w:rPr>
          <w:rFonts w:cs="Times New Roman" w:hint="cs"/>
          <w:rtl/>
        </w:rPr>
        <w:t xml:space="preserve">במועדות הלילה </w:t>
      </w:r>
      <w:r>
        <w:rPr>
          <w:rFonts w:cs="Times New Roman"/>
          <w:rtl/>
        </w:rPr>
        <w:t>התנשא ראש וחצי מעל אלכס, והוא היה רחב, אפילו הסנטר שלו היה מעוגל ומרופד&amp; בפימה אף שהיה בן לא יותר מעשרים וארבע. הוא היה מגושם, ואילו היה משתרע על אלכס בוודאי היה יכול להרדם ב</w:t>
      </w:r>
      <w:r>
        <w:rPr>
          <w:rFonts w:cs="Times New Roman" w:hint="cs"/>
          <w:rtl/>
        </w:rPr>
        <w:t>ק</w:t>
      </w:r>
      <w:r>
        <w:rPr>
          <w:rFonts w:cs="Times New Roman"/>
          <w:rtl/>
        </w:rPr>
        <w:t xml:space="preserve">לות בעוד צלעותיו של אלכס ישברו&amp; אחת אחת </w:t>
      </w:r>
      <w:r w:rsidRPr="00745A08">
        <w:rPr>
          <w:rFonts w:cs="Times New Roman"/>
          <w:rtl/>
        </w:rPr>
        <w:t>ויחדרו לריאותיו ויחוררו אותן וגו'.</w:t>
      </w:r>
    </w:p>
    <w:p w14:paraId="54A4561E" w14:textId="77777777" w:rsidR="00901BB7" w:rsidRDefault="00901BB7" w:rsidP="00901BB7">
      <w:pPr>
        <w:rPr>
          <w:rtl/>
        </w:rPr>
      </w:pPr>
      <w:r>
        <w:rPr>
          <w:rFonts w:cs="Times New Roman"/>
          <w:rtl/>
        </w:rPr>
        <w:t>"קח מרחק, אחי," אלכס אמר בטון יציב ונמוך מאוד, מבטו נעוץ ב</w:t>
      </w:r>
      <w:r>
        <w:rPr>
          <w:rFonts w:cs="Times New Roman" w:hint="cs"/>
          <w:rtl/>
        </w:rPr>
        <w:t xml:space="preserve">גב </w:t>
      </w:r>
      <w:r>
        <w:rPr>
          <w:rFonts w:cs="Times New Roman"/>
          <w:rtl/>
        </w:rPr>
        <w:t xml:space="preserve">כף ידו של הבחור, </w:t>
      </w:r>
      <w:r>
        <w:rPr>
          <w:rFonts w:cs="Times New Roman" w:hint="cs"/>
          <w:rtl/>
        </w:rPr>
        <w:t>ש</w:t>
      </w:r>
      <w:r>
        <w:rPr>
          <w:rFonts w:cs="Times New Roman"/>
          <w:rtl/>
        </w:rPr>
        <w:t>ייתכן שהסתיר בתוכה סכין וייתכן שהסכין היתה משוננת, ייתכן שסכין קומנדו עם חור בלהב בשביל לבטל את הואקום שנוצר כשהסכין ננעצת בתוך איברים פנימיים וכל השרירים מתכווצים חזק על הלהב וקשה לשלוף אותו החוצה בשביל לנעוץ שוב. אז ייתכן שהסכין הזאת שאולי הצפין בתוך כף ידו המופנית אחורה / לגב היתה בעלת להב עם חור.</w:t>
      </w:r>
    </w:p>
    <w:p w14:paraId="3F889B15" w14:textId="77777777" w:rsidR="00901BB7" w:rsidRDefault="00901BB7" w:rsidP="00901BB7">
      <w:pPr>
        <w:rPr>
          <w:rFonts w:cs="Times New Roman"/>
          <w:rtl/>
        </w:rPr>
      </w:pPr>
      <w:r>
        <w:rPr>
          <w:rFonts w:cs="Times New Roman"/>
          <w:rtl/>
        </w:rPr>
        <w:t>המקצוענים לעולם אינם נועצים את הסכין - הם משספים. כי לאחר הנעיצה הנזק מסתיים, התנועה נגמרת, יש צורך לשלוף את הסכין בשביל לבצע נזק חדש. ואילו בתנועת שיסוף וחיתוך גלית, אווירודינמית מעגלית&amp; זה פשוט תענוג כמות הנזק שניתן לבצע, מספר העורקים הקרובים לעור, גם אם כל הגוף מכוסה שכבות של שומן, מרופד ומוגן בכל הצהוב הניגר הזה שאצל אלכס לא היה, תנועות נמשכות, מעוגלות זה נהדר.</w:t>
      </w:r>
    </w:p>
    <w:p w14:paraId="76B25AD4" w14:textId="77777777" w:rsidR="00901BB7" w:rsidRDefault="00901BB7" w:rsidP="00901BB7">
      <w:pPr>
        <w:rPr>
          <w:rtl/>
        </w:rPr>
      </w:pPr>
      <w:r>
        <w:rPr>
          <w:rFonts w:cs="Times New Roman"/>
          <w:rtl/>
        </w:rPr>
        <w:t>"מה קורה יא קוקסינל מסריח," נער&amp; הבחור והוסיף עוד שטף מתנגן ומתמשך כמיטב המסורת. "מה קורה איתך, יא ערסוואת?" והוא התקרב, אבל אלכס היה זריז ממנו וגרר בתנופה מהירה שולחן קטן, נמוך, קל באופן שלא עורר לא אמון ולא נחת / ביטחון והציב בין שניהם.</w:t>
      </w:r>
    </w:p>
    <w:p w14:paraId="33536DEE" w14:textId="77777777" w:rsidR="00901BB7" w:rsidRDefault="00901BB7" w:rsidP="00901BB7">
      <w:pPr>
        <w:rPr>
          <w:rtl/>
        </w:rPr>
      </w:pPr>
      <w:r>
        <w:rPr>
          <w:rFonts w:cs="Times New Roman"/>
          <w:rtl/>
        </w:rPr>
        <w:t>"אל תתקרב," אלכס אמר בטון נמוך עוד יותר ויציב להפליא. "אני שומע אותך מפה. תגיד לי כל מה שאתה רוצה</w:t>
      </w:r>
      <w:r>
        <w:rPr>
          <w:rFonts w:cs="Times New Roman" w:hint="cs"/>
          <w:rtl/>
        </w:rPr>
        <w:t xml:space="preserve"> מפה</w:t>
      </w:r>
      <w:r>
        <w:rPr>
          <w:rFonts w:cs="Times New Roman"/>
          <w:rtl/>
        </w:rPr>
        <w:t>."</w:t>
      </w:r>
    </w:p>
    <w:p w14:paraId="22AD0121" w14:textId="77777777" w:rsidR="00901BB7" w:rsidRDefault="00901BB7" w:rsidP="00901BB7">
      <w:pPr>
        <w:rPr>
          <w:rtl/>
        </w:rPr>
      </w:pPr>
      <w:r>
        <w:rPr>
          <w:rFonts w:cs="Times New Roman"/>
          <w:rtl/>
        </w:rPr>
        <w:t xml:space="preserve">כל מה שאתה רוצה - יסמין נרעדה. היא בחיים לא היתה רוצה שאדם כמו אותו </w:t>
      </w:r>
      <w:r>
        <w:rPr>
          <w:rFonts w:cs="Times New Roman" w:hint="cs"/>
          <w:rtl/>
        </w:rPr>
        <w:t>בחור</w:t>
      </w:r>
      <w:r>
        <w:rPr>
          <w:rFonts w:cs="Times New Roman"/>
          <w:rtl/>
        </w:rPr>
        <w:t xml:space="preserve"> יאמר לה כל מה שהוא רוצה. או שכל אדם בעולם יאמר לה הכל, כל מה שהוא רוצה, עד כמה היא באמת מבחילה, עד כמה היא באמת חתיכת זבל, ובאיזה אופן אולי איננה כזאת אלא משהו אחר, איום בהרבה.</w:t>
      </w:r>
    </w:p>
    <w:p w14:paraId="62111545" w14:textId="77777777" w:rsidR="00901BB7" w:rsidRDefault="00901BB7" w:rsidP="00901BB7">
      <w:pPr>
        <w:rPr>
          <w:rtl/>
        </w:rPr>
      </w:pPr>
      <w:r w:rsidRPr="00745A08">
        <w:rPr>
          <w:rFonts w:hint="cs"/>
          <w:rtl/>
        </w:rPr>
        <w:t>הפתיע ואולי</w:t>
      </w:r>
      <w:r>
        <w:rPr>
          <w:rFonts w:hint="cs"/>
          <w:rtl/>
        </w:rPr>
        <w:t xml:space="preserve"> הפליא את אלכס עד כמה יסמין נבהלת </w:t>
      </w:r>
      <w:r>
        <w:rPr>
          <w:rtl/>
        </w:rPr>
        <w:t>–</w:t>
      </w:r>
      <w:r>
        <w:rPr>
          <w:rFonts w:hint="cs"/>
          <w:rtl/>
        </w:rPr>
        <w:t xml:space="preserve"> היא ממש פחדה משיער פנים של גברים, החל בזיפים וכלה בזקנים, ובעיקר זיפים שחורים. אלכס היה רוצה לגדל בעצמו זיפים בשביל לגמול אותה מהפחד הזה אבל לא יכל, הוא טרם היה צריך להתגלח יותר מפעם בחודש, וגם זיפיו צמחו בהירים וגו'. </w:t>
      </w:r>
    </w:p>
    <w:p w14:paraId="4469E071" w14:textId="77777777" w:rsidR="00901BB7" w:rsidRDefault="00901BB7" w:rsidP="00901BB7">
      <w:pPr>
        <w:rPr>
          <w:rtl/>
        </w:rPr>
      </w:pPr>
      <w:r>
        <w:rPr>
          <w:rFonts w:hint="cs"/>
          <w:rtl/>
        </w:rPr>
        <w:t>היא היתה מתמלאת פחד בכל אדם עם זיפים שהיה מתקרב אליהם וגם חברים ואפילו אלו שהסיעו אותם היו בעיניה בלתי רצויים ו</w:t>
      </w:r>
      <w:r>
        <w:t>repellent</w:t>
      </w:r>
      <w:r>
        <w:rPr>
          <w:rFonts w:hint="cs"/>
          <w:rtl/>
        </w:rPr>
        <w:t xml:space="preserve">. </w:t>
      </w:r>
    </w:p>
    <w:p w14:paraId="2CD429DE" w14:textId="77777777" w:rsidR="00901BB7" w:rsidRPr="00182A47" w:rsidRDefault="00901BB7" w:rsidP="00901BB7">
      <w:pPr>
        <w:rPr>
          <w:rtl/>
        </w:rPr>
      </w:pPr>
      <w:r w:rsidRPr="00182A47">
        <w:rPr>
          <w:rFonts w:cs="Times New Roman"/>
          <w:rtl/>
        </w:rPr>
        <w:t xml:space="preserve">יסמין מפחדת משיער על הפנים - זה אמנם הסתיר את הפנים אבל בעיניה זה היה חושפני - כאילו הם </w:t>
      </w:r>
      <w:r w:rsidRPr="00182A47">
        <w:t>flaunt</w:t>
      </w:r>
      <w:r w:rsidRPr="00182A47">
        <w:rPr>
          <w:rFonts w:cs="Times New Roman"/>
          <w:rtl/>
        </w:rPr>
        <w:t xml:space="preserve"> לפניה משהו שהיא לא אמורה לראות, הכמות שיער עבה ומקורזל שמתפרץ מולה, לפניה, ומתארך לגדלים בלתי אפשריים…</w:t>
      </w:r>
    </w:p>
    <w:p w14:paraId="6256E2D1" w14:textId="77777777" w:rsidR="00901BB7" w:rsidRPr="00745A08" w:rsidRDefault="00901BB7" w:rsidP="00901BB7">
      <w:pPr>
        <w:rPr>
          <w:rtl/>
        </w:rPr>
      </w:pPr>
      <w:r w:rsidRPr="00745A08">
        <w:rPr>
          <w:rFonts w:cs="Times New Roman"/>
          <w:rtl/>
        </w:rPr>
        <w:lastRenderedPageBreak/>
        <w:t xml:space="preserve">עם כל מה שאלכס עושה, יסמין אף פעם לא שותה יותר מכמה לגימות, לא משתכרת ולא עושה סמים. </w:t>
      </w:r>
      <w:r>
        <w:rPr>
          <w:rFonts w:cs="Times New Roman" w:hint="cs"/>
          <w:rtl/>
        </w:rPr>
        <w:t>[</w:t>
      </w:r>
      <w:r w:rsidRPr="00745A08">
        <w:rPr>
          <w:rFonts w:cs="Times New Roman"/>
          <w:rtl/>
        </w:rPr>
        <w:t>אני לא יודעת איך לעשות את זה</w:t>
      </w:r>
      <w:r>
        <w:rPr>
          <w:rFonts w:cs="Times New Roman" w:hint="cs"/>
          <w:rtl/>
        </w:rPr>
        <w:t xml:space="preserve"> שאלכס לא יצא מגעיל]</w:t>
      </w:r>
      <w:r w:rsidRPr="00745A08">
        <w:rPr>
          <w:rFonts w:cs="Times New Roman"/>
          <w:rtl/>
        </w:rPr>
        <w:t xml:space="preserve">. זה מתחיל מכך שהיא אומרת </w:t>
      </w:r>
      <w:r>
        <w:rPr>
          <w:rFonts w:cs="Times New Roman" w:hint="cs"/>
          <w:rtl/>
        </w:rPr>
        <w:t>ל</w:t>
      </w:r>
      <w:r w:rsidRPr="00745A08">
        <w:rPr>
          <w:rFonts w:cs="Times New Roman"/>
          <w:rtl/>
        </w:rPr>
        <w:t>ו שהיא תשמור עליו וממשיך בכך שלו מותר להצהיר כביכול שהוא זקוק לאיזו הימלטות מהחיים שלו - ובהכרח מהחיים שלו איתה, אבל לה אסור לרצות הימלטות, התפקיד שלה הוא להראות לו כמה החיים בחברתו מושלמים עבורה, דבר שיפגע אם היא תשתה או תיקח סמים.</w:t>
      </w:r>
    </w:p>
    <w:p w14:paraId="3A485C78" w14:textId="77777777" w:rsidR="00901BB7" w:rsidRPr="00745A08" w:rsidRDefault="00901BB7" w:rsidP="00901BB7">
      <w:pPr>
        <w:rPr>
          <w:rtl/>
        </w:rPr>
      </w:pPr>
    </w:p>
    <w:p w14:paraId="05103AB1" w14:textId="77777777" w:rsidR="00901BB7" w:rsidRPr="00745A08" w:rsidRDefault="00901BB7" w:rsidP="00901BB7">
      <w:pPr>
        <w:rPr>
          <w:rtl/>
        </w:rPr>
      </w:pPr>
      <w:r>
        <w:rPr>
          <w:rFonts w:hint="cs"/>
          <w:rtl/>
        </w:rPr>
        <w:t>]]</w:t>
      </w:r>
    </w:p>
    <w:p w14:paraId="04537877" w14:textId="77777777" w:rsidR="00901BB7" w:rsidRDefault="00901BB7" w:rsidP="00EC44AF">
      <w:pPr>
        <w:rPr>
          <w:rFonts w:cs="Times New Roman"/>
          <w:rtl/>
        </w:rPr>
      </w:pPr>
    </w:p>
    <w:p w14:paraId="5FF9FB14" w14:textId="77777777" w:rsidR="00901BB7" w:rsidRDefault="00901BB7" w:rsidP="00EC44AF">
      <w:pPr>
        <w:rPr>
          <w:rFonts w:cs="Times New Roman"/>
          <w:rtl/>
        </w:rPr>
      </w:pPr>
    </w:p>
    <w:p w14:paraId="357F2645" w14:textId="77777777" w:rsidR="00901BB7" w:rsidRPr="006A4B3A" w:rsidRDefault="00901BB7" w:rsidP="00901BB7">
      <w:pPr>
        <w:rPr>
          <w:rtl/>
        </w:rPr>
      </w:pPr>
    </w:p>
    <w:p w14:paraId="69EBF47D" w14:textId="77777777" w:rsidR="00901BB7" w:rsidRDefault="00901BB7" w:rsidP="00901BB7">
      <w:pPr>
        <w:pStyle w:val="Heading2"/>
        <w:rPr>
          <w:rtl/>
        </w:rPr>
      </w:pPr>
      <w:r>
        <w:rPr>
          <w:rtl/>
        </w:rPr>
        <w:t>קוים מקבילים</w:t>
      </w:r>
      <w:r>
        <w:rPr>
          <w:rFonts w:hint="cs"/>
          <w:rtl/>
        </w:rPr>
        <w:t xml:space="preserve"> </w:t>
      </w:r>
      <w:r>
        <w:rPr>
          <w:rtl/>
        </w:rPr>
        <w:t>–</w:t>
      </w:r>
      <w:r>
        <w:rPr>
          <w:rFonts w:hint="cs"/>
          <w:rtl/>
        </w:rPr>
        <w:t xml:space="preserve"> גם הזמן מעוות</w:t>
      </w:r>
    </w:p>
    <w:p w14:paraId="1C0F4DEF" w14:textId="77777777" w:rsidR="00901BB7" w:rsidRDefault="00901BB7" w:rsidP="00901BB7">
      <w:pPr>
        <w:rPr>
          <w:rFonts w:cs="Times New Roman"/>
          <w:rtl/>
        </w:rPr>
      </w:pPr>
      <w:r>
        <w:rPr>
          <w:rFonts w:cs="Times New Roman" w:hint="cs"/>
          <w:rtl/>
        </w:rPr>
        <w:t>[[</w:t>
      </w:r>
    </w:p>
    <w:p w14:paraId="122D7A3B" w14:textId="77777777" w:rsidR="00901BB7" w:rsidRDefault="00901BB7" w:rsidP="00901BB7">
      <w:pPr>
        <w:rPr>
          <w:rtl/>
        </w:rPr>
      </w:pPr>
      <w:r>
        <w:rPr>
          <w:rFonts w:cs="Times New Roman" w:hint="cs"/>
          <w:rtl/>
        </w:rPr>
        <w:t>אלכס עזר לבת הדודה בשיעורים. הוא לימד אותה</w:t>
      </w:r>
      <w:r>
        <w:rPr>
          <w:rFonts w:cs="Times New Roman"/>
          <w:rtl/>
        </w:rPr>
        <w:t xml:space="preserve"> שקוים מקבילים הם אלו שלא משנה עד כמה תמשיך אותם (והם אכן בעלי אורך אינסופי וממשיכים לעד) – הם לעולם לא יפגשו. תמשיך אותם עד מדבר סהרה, עד הפמפס בארגנטינה, עד הירח, עד אלפא סנטאורי, וה</w:t>
      </w:r>
      <w:r>
        <w:rPr>
          <w:rFonts w:cs="Times New Roman" w:hint="cs"/>
          <w:rtl/>
        </w:rPr>
        <w:t>ק</w:t>
      </w:r>
      <w:r>
        <w:rPr>
          <w:rFonts w:cs="Times New Roman"/>
          <w:rtl/>
        </w:rPr>
        <w:t xml:space="preserve">וים הענווים, המושלמים ששרטט במחברתו – </w:t>
      </w:r>
      <w:r>
        <w:rPr>
          <w:rFonts w:cs="Times New Roman" w:hint="cs"/>
          <w:rtl/>
        </w:rPr>
        <w:t>[</w:t>
      </w:r>
      <w:r>
        <w:rPr>
          <w:rFonts w:cs="Times New Roman"/>
          <w:rtl/>
        </w:rPr>
        <w:t>והנה שרטו</w:t>
      </w:r>
      <w:r>
        <w:rPr>
          <w:rFonts w:cs="Times New Roman" w:hint="cs"/>
          <w:rtl/>
        </w:rPr>
        <w:t xml:space="preserve">ט </w:t>
      </w:r>
      <w:r>
        <w:rPr>
          <w:rFonts w:cs="Times New Roman"/>
          <w:rtl/>
        </w:rPr>
        <w:t>קטן זה משרטט אותם או גורם להם להמשיך במרחב להמשיך דקיקים (אין להם עובי) וישרים באופן מושלם ברחבי החלל העצום, הוא ייצר את זה במו ידיו, קוים ש</w:t>
      </w:r>
      <w:r>
        <w:rPr>
          <w:rFonts w:cs="Times New Roman" w:hint="cs"/>
          <w:rtl/>
        </w:rPr>
        <w:t xml:space="preserve">] </w:t>
      </w:r>
      <w:r>
        <w:rPr>
          <w:rFonts w:cs="Times New Roman"/>
          <w:rtl/>
        </w:rPr>
        <w:t>ימשיכו עד אינסוף בשחור החלל, בין ובתוך פלנטות שחיות מוזרות מהלכות בהן, בין ובתוך כוכבים עצומים וגלקסיות מרוחקות ש-</w:t>
      </w:r>
      <w:r>
        <w:t>hurl</w:t>
      </w:r>
      <w:r>
        <w:rPr>
          <w:rFonts w:cs="Times New Roman"/>
          <w:rtl/>
        </w:rPr>
        <w:t xml:space="preserve"> בחלל באותו כוח של הפיצוץ הראשוני </w:t>
      </w:r>
      <w:r>
        <w:rPr>
          <w:rFonts w:cs="Times New Roman" w:hint="cs"/>
          <w:rtl/>
        </w:rPr>
        <w:t>[</w:t>
      </w:r>
      <w:r>
        <w:t>Big Bang</w:t>
      </w:r>
      <w:r>
        <w:rPr>
          <w:rFonts w:hint="cs"/>
          <w:rtl/>
        </w:rPr>
        <w:t>]</w:t>
      </w:r>
      <w:r>
        <w:rPr>
          <w:rFonts w:cs="Times New Roman"/>
          <w:rtl/>
        </w:rPr>
        <w:t>, והקוים שלו – דבר לא אכפת להם, דבר אינו נוגע אליהם, הם ממשיכים.</w:t>
      </w:r>
    </w:p>
    <w:p w14:paraId="75B6E9F2" w14:textId="77777777" w:rsidR="00901BB7" w:rsidRDefault="00901BB7" w:rsidP="00901BB7">
      <w:pPr>
        <w:rPr>
          <w:rtl/>
        </w:rPr>
      </w:pPr>
      <w:r>
        <w:rPr>
          <w:rFonts w:cs="Times New Roman" w:hint="cs"/>
          <w:rtl/>
        </w:rPr>
        <w:t>[</w:t>
      </w:r>
      <w:r>
        <w:rPr>
          <w:rFonts w:cs="Times New Roman"/>
          <w:rtl/>
        </w:rPr>
        <w:t>אולי זה אלכס למד את כל זה והתפעל איך הקוים שלו היו יכולים להמשיך כך לעד</w:t>
      </w:r>
      <w:r>
        <w:rPr>
          <w:rFonts w:cs="Times New Roman" w:hint="cs"/>
          <w:rtl/>
        </w:rPr>
        <w:t>]</w:t>
      </w:r>
      <w:r>
        <w:rPr>
          <w:rFonts w:cs="Times New Roman"/>
          <w:rtl/>
        </w:rPr>
        <w:t xml:space="preserve"> ומארק אמר – החלל עצמו מעוות, הקוים שלך לא יוכלו להמשיך ישרים.</w:t>
      </w:r>
    </w:p>
    <w:p w14:paraId="0539D1D1" w14:textId="77777777" w:rsidR="00901BB7" w:rsidRDefault="00901BB7" w:rsidP="00901BB7">
      <w:pPr>
        <w:rPr>
          <w:rtl/>
        </w:rPr>
      </w:pPr>
      <w:r>
        <w:rPr>
          <w:rFonts w:cs="Times New Roman"/>
          <w:rtl/>
        </w:rPr>
        <w:t>מעוות? מתי הוא מתעוות?</w:t>
      </w:r>
    </w:p>
    <w:p w14:paraId="1632FDCB" w14:textId="77777777" w:rsidR="00901BB7" w:rsidRDefault="00901BB7" w:rsidP="00901BB7">
      <w:pPr>
        <w:rPr>
          <w:rtl/>
        </w:rPr>
      </w:pPr>
      <w:r>
        <w:rPr>
          <w:rFonts w:cs="Times New Roman"/>
          <w:rtl/>
        </w:rPr>
        <w:t>בדיוק! גם הזמן מעוות.</w:t>
      </w:r>
    </w:p>
    <w:p w14:paraId="3D3F176F" w14:textId="77777777" w:rsidR="00901BB7" w:rsidRDefault="00901BB7" w:rsidP="00901BB7">
      <w:pPr>
        <w:rPr>
          <w:rtl/>
        </w:rPr>
      </w:pPr>
      <w:r>
        <w:rPr>
          <w:rFonts w:hint="cs"/>
          <w:rtl/>
        </w:rPr>
        <w:t>]]</w:t>
      </w:r>
    </w:p>
    <w:p w14:paraId="7B38B2F0" w14:textId="77777777" w:rsidR="00901BB7" w:rsidRDefault="00901BB7" w:rsidP="00EC44AF">
      <w:pPr>
        <w:rPr>
          <w:rFonts w:cs="Times New Roman"/>
          <w:rtl/>
        </w:rPr>
      </w:pPr>
    </w:p>
    <w:p w14:paraId="76ACE82C" w14:textId="77777777" w:rsidR="00901BB7" w:rsidRDefault="00901BB7" w:rsidP="00EC44AF">
      <w:pPr>
        <w:rPr>
          <w:rFonts w:cs="Times New Roman"/>
          <w:rtl/>
        </w:rPr>
      </w:pPr>
    </w:p>
    <w:p w14:paraId="35EBAF3E" w14:textId="77777777" w:rsidR="00901BB7" w:rsidRPr="006A4B3A" w:rsidRDefault="00901BB7" w:rsidP="00901BB7">
      <w:pPr>
        <w:rPr>
          <w:rtl/>
        </w:rPr>
      </w:pPr>
    </w:p>
    <w:p w14:paraId="2DAEBD82" w14:textId="77777777" w:rsidR="00901BB7" w:rsidRPr="00C46FD4" w:rsidRDefault="00901BB7" w:rsidP="00901BB7">
      <w:pPr>
        <w:pStyle w:val="Heading2"/>
        <w:rPr>
          <w:rtl/>
        </w:rPr>
      </w:pPr>
      <w:r>
        <w:rPr>
          <w:rFonts w:hint="cs"/>
          <w:rtl/>
        </w:rPr>
        <w:t>אלכס מתמודד עם יסמין והאנורקסיה</w:t>
      </w:r>
    </w:p>
    <w:p w14:paraId="23A8F1DB" w14:textId="77777777" w:rsidR="00901BB7" w:rsidRPr="00C46FD4" w:rsidRDefault="00901BB7" w:rsidP="00901BB7">
      <w:pPr>
        <w:rPr>
          <w:rtl/>
        </w:rPr>
      </w:pPr>
    </w:p>
    <w:p w14:paraId="235318EE" w14:textId="77777777" w:rsidR="00901BB7" w:rsidRPr="00C46FD4" w:rsidRDefault="00901BB7" w:rsidP="00901BB7">
      <w:pPr>
        <w:rPr>
          <w:rtl/>
        </w:rPr>
      </w:pPr>
      <w:r>
        <w:rPr>
          <w:rFonts w:hint="cs"/>
          <w:rtl/>
        </w:rPr>
        <w:t>[</w:t>
      </w:r>
    </w:p>
    <w:p w14:paraId="45F0290B" w14:textId="77777777" w:rsidR="00901BB7" w:rsidRDefault="00901BB7" w:rsidP="00901BB7">
      <w:pPr>
        <w:rPr>
          <w:rtl/>
        </w:rPr>
      </w:pPr>
      <w:r w:rsidRPr="00C46FD4">
        <w:rPr>
          <w:rtl/>
        </w:rPr>
        <w:t>ארקדי אומר לאלכס לדמיין נחל מפכֵּה, ואלכס משתומם מכך שאחת מהקללות הנפוצות והמטו</w:t>
      </w:r>
      <w:r>
        <w:rPr>
          <w:rFonts w:hint="cs"/>
          <w:rtl/>
        </w:rPr>
        <w:t>נ</w:t>
      </w:r>
      <w:r w:rsidRPr="00C46FD4">
        <w:rPr>
          <w:rtl/>
        </w:rPr>
        <w:t xml:space="preserve">פות ביותר בשפת-אימו </w:t>
      </w:r>
      <w:r w:rsidRPr="00C46FD4">
        <w:t>fuck</w:t>
      </w:r>
      <w:r w:rsidRPr="00C46FD4">
        <w:rPr>
          <w:rtl/>
        </w:rPr>
        <w:t> הפכה לפועל בעברית, מפכה, ואיך בדיוק הוא אמור לדמיין נחל כזה.</w:t>
      </w:r>
    </w:p>
    <w:p w14:paraId="296368E2" w14:textId="77777777" w:rsidR="00901BB7" w:rsidRDefault="00901BB7" w:rsidP="00901BB7">
      <w:pPr>
        <w:rPr>
          <w:rtl/>
        </w:rPr>
      </w:pPr>
      <w:r>
        <w:rPr>
          <w:rFonts w:hint="cs"/>
          <w:rtl/>
        </w:rPr>
        <w:t>]</w:t>
      </w:r>
    </w:p>
    <w:p w14:paraId="464DE8E0" w14:textId="77777777" w:rsidR="00901BB7" w:rsidRDefault="00901BB7" w:rsidP="00EC44AF">
      <w:pPr>
        <w:rPr>
          <w:rFonts w:cs="Times New Roman"/>
          <w:rtl/>
        </w:rPr>
      </w:pPr>
    </w:p>
    <w:p w14:paraId="3F2D559B" w14:textId="77777777" w:rsidR="00901BB7" w:rsidRDefault="00901BB7" w:rsidP="00EC44AF">
      <w:pPr>
        <w:rPr>
          <w:rFonts w:cs="Times New Roman"/>
          <w:rtl/>
        </w:rPr>
      </w:pPr>
    </w:p>
    <w:p w14:paraId="49DE3654" w14:textId="77777777" w:rsidR="00901BB7" w:rsidRDefault="00901BB7" w:rsidP="00901BB7">
      <w:pPr>
        <w:rPr>
          <w:rtl/>
        </w:rPr>
      </w:pPr>
      <w:r>
        <w:rPr>
          <w:rFonts w:hint="cs"/>
          <w:rtl/>
        </w:rPr>
        <w:t>[[</w:t>
      </w:r>
    </w:p>
    <w:p w14:paraId="6CD71685" w14:textId="77777777" w:rsidR="00901BB7" w:rsidRDefault="00901BB7" w:rsidP="00901BB7">
      <w:pPr>
        <w:rPr>
          <w:rtl/>
        </w:rPr>
      </w:pPr>
      <w:r>
        <w:rPr>
          <w:rFonts w:cs="Times New Roman"/>
          <w:rtl/>
        </w:rPr>
        <w:t>כשאלכס במעמקי חוסר האונים עם יסמין החולה באנורקסיה, הוא באמת מרגיש שהוא לא מסוגל להתמודד עם זה לבד. הוא שוקל להתייעץ עם דודתו. הוא חושב - בדיוק בשביל זה הייתי צריך את האימא שלי, אבל לא מסוגל להרגיש כלפיה כל כעס. ואז התבררה לו מיסתורין שעד אותו רגע היה נעלם ממנו - לשם מה יכול האדם להזדקק לאימא. כן, בדיוק בשביל רגע כזה, וגם א</w:t>
      </w:r>
      <w:r>
        <w:rPr>
          <w:rFonts w:cs="Times New Roman" w:hint="cs"/>
          <w:rtl/>
        </w:rPr>
        <w:t>ימא</w:t>
      </w:r>
      <w:r>
        <w:rPr>
          <w:rFonts w:cs="Times New Roman"/>
          <w:rtl/>
        </w:rPr>
        <w:t xml:space="preserve"> שלא היתה </w:t>
      </w:r>
      <w:r>
        <w:rPr>
          <w:rFonts w:cs="Times New Roman" w:hint="cs"/>
          <w:rtl/>
        </w:rPr>
        <w:t xml:space="preserve">מסוגלת לייעץ כי לא היתה </w:t>
      </w:r>
      <w:r>
        <w:rPr>
          <w:rFonts w:cs="Times New Roman"/>
          <w:rtl/>
        </w:rPr>
        <w:t>יודעת מה ניתן לעשות.</w:t>
      </w:r>
    </w:p>
    <w:p w14:paraId="1287DCA3" w14:textId="77777777" w:rsidR="00901BB7" w:rsidRDefault="00901BB7" w:rsidP="00901BB7">
      <w:pPr>
        <w:rPr>
          <w:rtl/>
        </w:rPr>
      </w:pPr>
    </w:p>
    <w:p w14:paraId="0128177C" w14:textId="77777777" w:rsidR="00901BB7" w:rsidRDefault="00901BB7" w:rsidP="00901BB7">
      <w:pPr>
        <w:rPr>
          <w:rtl/>
        </w:rPr>
      </w:pPr>
    </w:p>
    <w:p w14:paraId="7A19A159" w14:textId="77777777" w:rsidR="00901BB7" w:rsidRDefault="00901BB7" w:rsidP="00901BB7">
      <w:pPr>
        <w:rPr>
          <w:rtl/>
        </w:rPr>
      </w:pPr>
    </w:p>
    <w:p w14:paraId="444FC11A" w14:textId="77777777" w:rsidR="00901BB7" w:rsidRDefault="00901BB7" w:rsidP="00901BB7">
      <w:pPr>
        <w:rPr>
          <w:rtl/>
        </w:rPr>
      </w:pPr>
      <w:r>
        <w:rPr>
          <w:rFonts w:hint="cs"/>
          <w:rtl/>
        </w:rPr>
        <w:t>הוא קרא הרבה ואף קיבל עצות מעולות:</w:t>
      </w:r>
    </w:p>
    <w:p w14:paraId="42AFEBDF" w14:textId="77777777" w:rsidR="00901BB7" w:rsidRDefault="00901BB7" w:rsidP="00901BB7">
      <w:pPr>
        <w:rPr>
          <w:rFonts w:cs="Times New Roman"/>
          <w:rtl/>
        </w:rPr>
      </w:pPr>
      <w:r w:rsidRPr="00E002C4">
        <w:rPr>
          <w:rFonts w:cs="Times New Roman"/>
          <w:rtl/>
        </w:rPr>
        <w:t>התמקדו בפרוצדור</w:t>
      </w:r>
      <w:r>
        <w:rPr>
          <w:rFonts w:cs="Times New Roman" w:hint="cs"/>
          <w:rtl/>
        </w:rPr>
        <w:t>ה</w:t>
      </w:r>
      <w:r w:rsidRPr="00E002C4">
        <w:rPr>
          <w:rFonts w:cs="Times New Roman"/>
          <w:rtl/>
        </w:rPr>
        <w:t xml:space="preserve"> ולא בסימפטום. הן גישת ה"האכלה בכוח" הפסיכיאטרית המסורתית והן טכניקות הטיפול הקוגניטיבי עלולות לעורר ציות</w:t>
      </w:r>
      <w:r>
        <w:rPr>
          <w:rFonts w:cs="Times New Roman" w:hint="cs"/>
          <w:rtl/>
        </w:rPr>
        <w:t>-דמה</w:t>
      </w:r>
      <w:r w:rsidRPr="00E002C4">
        <w:rPr>
          <w:rFonts w:cs="Times New Roman"/>
          <w:rtl/>
        </w:rPr>
        <w:t xml:space="preserve"> והתנגדות סמויה או גלויה. </w:t>
      </w:r>
      <w:r>
        <w:rPr>
          <w:rFonts w:cs="Times New Roman" w:hint="cs"/>
          <w:rtl/>
        </w:rPr>
        <w:t>היו</w:t>
      </w:r>
      <w:r w:rsidRPr="00E002C4">
        <w:rPr>
          <w:rFonts w:cs="Times New Roman"/>
          <w:rtl/>
        </w:rPr>
        <w:t xml:space="preserve"> ש</w:t>
      </w:r>
      <w:r>
        <w:rPr>
          <w:rFonts w:cs="Times New Roman" w:hint="cs"/>
          <w:rtl/>
        </w:rPr>
        <w:t>ו</w:t>
      </w:r>
      <w:r w:rsidRPr="00E002C4">
        <w:rPr>
          <w:rFonts w:cs="Times New Roman"/>
          <w:rtl/>
        </w:rPr>
        <w:t>תפי</w:t>
      </w:r>
      <w:r>
        <w:rPr>
          <w:rFonts w:cs="Times New Roman" w:hint="cs"/>
          <w:rtl/>
        </w:rPr>
        <w:t>ם</w:t>
      </w:r>
      <w:r w:rsidRPr="00E002C4">
        <w:rPr>
          <w:rFonts w:cs="Times New Roman"/>
          <w:rtl/>
        </w:rPr>
        <w:t xml:space="preserve"> אמיתי</w:t>
      </w:r>
      <w:r>
        <w:rPr>
          <w:rFonts w:cs="Times New Roman" w:hint="cs"/>
          <w:rtl/>
        </w:rPr>
        <w:t>ים</w:t>
      </w:r>
      <w:r w:rsidRPr="00E002C4">
        <w:rPr>
          <w:rFonts w:cs="Times New Roman"/>
          <w:rtl/>
        </w:rPr>
        <w:t xml:space="preserve"> ו</w:t>
      </w:r>
      <w:r>
        <w:rPr>
          <w:rFonts w:cs="Times New Roman" w:hint="cs"/>
          <w:rtl/>
        </w:rPr>
        <w:t>ל</w:t>
      </w:r>
      <w:r w:rsidRPr="00E002C4">
        <w:rPr>
          <w:rFonts w:cs="Times New Roman"/>
          <w:rtl/>
        </w:rPr>
        <w:t>א שיפוטי</w:t>
      </w:r>
      <w:r>
        <w:rPr>
          <w:rFonts w:cs="Times New Roman" w:hint="cs"/>
          <w:rtl/>
        </w:rPr>
        <w:t>ים, ה</w:t>
      </w:r>
      <w:r w:rsidRPr="00E002C4">
        <w:rPr>
          <w:rFonts w:cs="Times New Roman"/>
          <w:rtl/>
        </w:rPr>
        <w:t>מנע</w:t>
      </w:r>
      <w:r>
        <w:rPr>
          <w:rFonts w:cs="Times New Roman" w:hint="cs"/>
          <w:rtl/>
        </w:rPr>
        <w:t>ו</w:t>
      </w:r>
      <w:r w:rsidRPr="00E002C4">
        <w:rPr>
          <w:rFonts w:cs="Times New Roman"/>
          <w:rtl/>
        </w:rPr>
        <w:t xml:space="preserve"> ממאבקי שליטה</w:t>
      </w:r>
      <w:r>
        <w:rPr>
          <w:rFonts w:cs="Times New Roman" w:hint="cs"/>
          <w:rtl/>
        </w:rPr>
        <w:t>,</w:t>
      </w:r>
      <w:r w:rsidRPr="00E002C4">
        <w:rPr>
          <w:rFonts w:cs="Times New Roman"/>
          <w:rtl/>
        </w:rPr>
        <w:t xml:space="preserve"> </w:t>
      </w:r>
      <w:r>
        <w:rPr>
          <w:rFonts w:cs="Times New Roman" w:hint="cs"/>
          <w:rtl/>
        </w:rPr>
        <w:t>זָהו</w:t>
      </w:r>
      <w:r w:rsidRPr="00E002C4">
        <w:rPr>
          <w:rFonts w:cs="Times New Roman"/>
          <w:rtl/>
        </w:rPr>
        <w:t xml:space="preserve"> ועמ</w:t>
      </w:r>
      <w:r>
        <w:rPr>
          <w:rFonts w:cs="Times New Roman" w:hint="cs"/>
          <w:rtl/>
        </w:rPr>
        <w:t>דו</w:t>
      </w:r>
      <w:r w:rsidRPr="00E002C4">
        <w:rPr>
          <w:rFonts w:cs="Times New Roman"/>
          <w:rtl/>
        </w:rPr>
        <w:t xml:space="preserve"> בפני לחצים </w:t>
      </w:r>
      <w:r>
        <w:rPr>
          <w:rFonts w:cs="Times New Roman" w:hint="cs"/>
          <w:rtl/>
        </w:rPr>
        <w:t xml:space="preserve">מצד המטופל [נגד / העומדים בפני / מתנגדים] </w:t>
      </w:r>
      <w:r w:rsidRPr="00E002C4">
        <w:rPr>
          <w:rFonts w:cs="Times New Roman"/>
          <w:rtl/>
        </w:rPr>
        <w:t>לשיתוף פעולה. לחצים כאלה משקפים בדרך כלל (א) נזקקות אינטנסיבית המעוררת אכפתיות נואשת, (ב) התנגדות פסיבית המעוררת שליטה כועסת, (ג) חוסר זמינות רגשית המ</w:t>
      </w:r>
      <w:r>
        <w:rPr>
          <w:rFonts w:cs="Times New Roman" w:hint="cs"/>
          <w:rtl/>
        </w:rPr>
        <w:t>שקפת</w:t>
      </w:r>
      <w:r w:rsidRPr="00E002C4">
        <w:rPr>
          <w:rFonts w:cs="Times New Roman"/>
          <w:rtl/>
        </w:rPr>
        <w:t xml:space="preserve"> נסיגה, (ד)  חתירה פרפקציוניסטית המובילה לתשישות. </w:t>
      </w:r>
    </w:p>
    <w:p w14:paraId="71F8934A" w14:textId="77777777" w:rsidR="00901BB7" w:rsidRDefault="00901BB7" w:rsidP="00901BB7">
      <w:pPr>
        <w:rPr>
          <w:rtl/>
        </w:rPr>
      </w:pPr>
      <w:r w:rsidRPr="00E002C4">
        <w:rPr>
          <w:rFonts w:cs="Times New Roman"/>
          <w:rtl/>
        </w:rPr>
        <w:t>זהו דפוס תכוף בניהול העצמי של המטופל.</w:t>
      </w:r>
    </w:p>
    <w:p w14:paraId="68377072" w14:textId="77777777" w:rsidR="00901BB7" w:rsidRDefault="00901BB7" w:rsidP="00901BB7">
      <w:pPr>
        <w:rPr>
          <w:rtl/>
        </w:rPr>
      </w:pPr>
    </w:p>
    <w:p w14:paraId="31E1BB47" w14:textId="77777777" w:rsidR="00901BB7" w:rsidRDefault="00901BB7" w:rsidP="00901BB7">
      <w:pPr>
        <w:rPr>
          <w:rtl/>
        </w:rPr>
      </w:pPr>
    </w:p>
    <w:p w14:paraId="3BDA61EB" w14:textId="77777777" w:rsidR="00901BB7" w:rsidRDefault="00901BB7" w:rsidP="00901BB7">
      <w:pPr>
        <w:rPr>
          <w:rtl/>
        </w:rPr>
      </w:pPr>
    </w:p>
    <w:p w14:paraId="43EB4704" w14:textId="77777777" w:rsidR="00901BB7" w:rsidRDefault="00901BB7" w:rsidP="00901BB7">
      <w:pPr>
        <w:rPr>
          <w:rFonts w:cs="Times New Roman"/>
          <w:rtl/>
        </w:rPr>
      </w:pPr>
      <w:r>
        <w:rPr>
          <w:rFonts w:cs="Times New Roman"/>
          <w:rtl/>
        </w:rPr>
        <w:t xml:space="preserve">אלכס מבין שהסיבה שיסמין שונאת את עצמה זה בגלל שגם הוא שונא את עצמו, או לפחות שהוא לא יכול להגיד לה כלום בגלל זה, והוא מחליט החלטה </w:t>
      </w:r>
      <w:r>
        <w:rPr>
          <w:rFonts w:cs="Times New Roman" w:hint="cs"/>
          <w:rtl/>
        </w:rPr>
        <w:t>[</w:t>
      </w:r>
      <w:r>
        <w:t>conscious</w:t>
      </w:r>
      <w:r>
        <w:rPr>
          <w:rFonts w:hint="cs"/>
          <w:rtl/>
        </w:rPr>
        <w:t>] מודעת</w:t>
      </w:r>
      <w:r>
        <w:rPr>
          <w:rFonts w:cs="Times New Roman"/>
          <w:rtl/>
        </w:rPr>
        <w:t xml:space="preserve"> להפסיק לשנוא את הגוף שלו.</w:t>
      </w:r>
    </w:p>
    <w:p w14:paraId="34104BB5" w14:textId="77777777" w:rsidR="00901BB7" w:rsidRDefault="00901BB7" w:rsidP="00901BB7">
      <w:pPr>
        <w:rPr>
          <w:rtl/>
        </w:rPr>
      </w:pPr>
    </w:p>
    <w:p w14:paraId="70351DC4" w14:textId="77777777" w:rsidR="00901BB7" w:rsidRDefault="00901BB7" w:rsidP="00901BB7">
      <w:pPr>
        <w:rPr>
          <w:rtl/>
        </w:rPr>
      </w:pPr>
      <w:r>
        <w:rPr>
          <w:rFonts w:cs="Times New Roman"/>
          <w:rtl/>
        </w:rPr>
        <w:t>נושם לתוך הכאב</w:t>
      </w:r>
    </w:p>
    <w:p w14:paraId="40C3DF31" w14:textId="77777777" w:rsidR="00901BB7" w:rsidRDefault="00901BB7" w:rsidP="00901BB7">
      <w:pPr>
        <w:rPr>
          <w:rFonts w:cs="Times New Roman"/>
          <w:rtl/>
        </w:rPr>
      </w:pPr>
      <w:r>
        <w:rPr>
          <w:rFonts w:cs="Times New Roman"/>
          <w:rtl/>
        </w:rPr>
        <w:t xml:space="preserve">אתלט טוב מעל רמה מסויימת חייב להיות מסוגל להתמודד עם כאב. לכל </w:t>
      </w:r>
      <w:r>
        <w:rPr>
          <w:rFonts w:cs="Times New Roman" w:hint="cs"/>
          <w:rtl/>
        </w:rPr>
        <w:t xml:space="preserve">סוג </w:t>
      </w:r>
      <w:r>
        <w:rPr>
          <w:rFonts w:cs="Times New Roman"/>
          <w:rtl/>
        </w:rPr>
        <w:t xml:space="preserve">כאב יש את ההתמודדות שלו. יש </w:t>
      </w:r>
      <w:r>
        <w:rPr>
          <w:rFonts w:cs="Times New Roman" w:hint="cs"/>
          <w:rtl/>
        </w:rPr>
        <w:t>ה</w:t>
      </w:r>
      <w:r>
        <w:rPr>
          <w:rFonts w:cs="Times New Roman"/>
          <w:rtl/>
        </w:rPr>
        <w:t xml:space="preserve">כאב </w:t>
      </w:r>
      <w:r>
        <w:rPr>
          <w:rFonts w:cs="Times New Roman" w:hint="cs"/>
          <w:rtl/>
        </w:rPr>
        <w:t xml:space="preserve">הרגיל היומיומי </w:t>
      </w:r>
      <w:r>
        <w:rPr>
          <w:rFonts w:cs="Times New Roman"/>
          <w:rtl/>
        </w:rPr>
        <w:t>של גוף שטוף</w:t>
      </w:r>
      <w:r>
        <w:rPr>
          <w:rFonts w:cs="Times New Roman" w:hint="cs"/>
          <w:rtl/>
        </w:rPr>
        <w:t>/ טבול&amp;</w:t>
      </w:r>
      <w:r>
        <w:rPr>
          <w:rFonts w:cs="Times New Roman"/>
          <w:rtl/>
        </w:rPr>
        <w:t xml:space="preserve"> בחומצה לקטית כשצריך להמשיך תוך כדי, ללמוד לסבול.</w:t>
      </w:r>
      <w:r>
        <w:rPr>
          <w:rFonts w:cs="Times New Roman" w:hint="cs"/>
          <w:rtl/>
        </w:rPr>
        <w:t xml:space="preserve"> אבל זה כאב כללי, חולשה וסבל בלתי ממוקדים, שמדרכי ההתמודדות עימם אין שום דבר שניתן להקיש לפה.</w:t>
      </w:r>
      <w:r>
        <w:rPr>
          <w:rFonts w:cs="Times New Roman"/>
          <w:rtl/>
        </w:rPr>
        <w:t xml:space="preserve"> </w:t>
      </w:r>
      <w:r>
        <w:rPr>
          <w:rFonts w:cs="Times New Roman" w:hint="cs"/>
          <w:rtl/>
        </w:rPr>
        <w:t xml:space="preserve">אבל </w:t>
      </w:r>
      <w:r>
        <w:rPr>
          <w:rFonts w:cs="Times New Roman"/>
          <w:rtl/>
        </w:rPr>
        <w:t xml:space="preserve">יש כאב של </w:t>
      </w:r>
      <w:r>
        <w:rPr>
          <w:rFonts w:cs="Times New Roman" w:hint="cs"/>
          <w:rtl/>
        </w:rPr>
        <w:t>פ</w:t>
      </w:r>
      <w:r>
        <w:rPr>
          <w:rFonts w:cs="Times New Roman"/>
          <w:rtl/>
        </w:rPr>
        <w:t>ציעה</w:t>
      </w:r>
      <w:r>
        <w:rPr>
          <w:rFonts w:cs="Times New Roman" w:hint="cs"/>
          <w:rtl/>
        </w:rPr>
        <w:t>, דלקת</w:t>
      </w:r>
      <w:r>
        <w:rPr>
          <w:rFonts w:cs="Times New Roman"/>
          <w:rtl/>
        </w:rPr>
        <w:t xml:space="preserve"> או מתיחה, כשבשביל שהפציעה לא תחמיר צריך למתוח את הגיד המודלק, את השריר התפוס. וכשהמתיחה מגיעה לסף הכאב במקום לרעוד</w:t>
      </w:r>
      <w:r>
        <w:rPr>
          <w:rFonts w:cs="Times New Roman" w:hint="cs"/>
          <w:rtl/>
        </w:rPr>
        <w:t xml:space="preserve"> ולהרפות יש</w:t>
      </w:r>
      <w:r>
        <w:rPr>
          <w:rFonts w:cs="Times New Roman"/>
          <w:rtl/>
        </w:rPr>
        <w:t xml:space="preserve"> </w:t>
      </w:r>
      <w:r>
        <w:rPr>
          <w:rFonts w:cs="Times New Roman" w:hint="cs"/>
          <w:rtl/>
        </w:rPr>
        <w:t>צו</w:t>
      </w:r>
      <w:r>
        <w:rPr>
          <w:rFonts w:cs="Times New Roman"/>
          <w:rtl/>
        </w:rPr>
        <w:t>רך לנשום</w:t>
      </w:r>
      <w:r>
        <w:rPr>
          <w:rFonts w:cs="Times New Roman" w:hint="cs"/>
          <w:rtl/>
        </w:rPr>
        <w:t xml:space="preserve"> בשקט, לשלוט בתגובה, לשלוט בעצמך ולהיות מודע לכל סיב וריקמה, להביט</w:t>
      </w:r>
      <w:r>
        <w:rPr>
          <w:rFonts w:cs="Times New Roman"/>
          <w:rtl/>
        </w:rPr>
        <w:t xml:space="preserve"> פנימה ול</w:t>
      </w:r>
      <w:r>
        <w:rPr>
          <w:rFonts w:cs="Times New Roman" w:hint="cs"/>
          <w:rtl/>
        </w:rPr>
        <w:t>אפשר</w:t>
      </w:r>
      <w:r>
        <w:rPr>
          <w:rFonts w:cs="Times New Roman"/>
          <w:rtl/>
        </w:rPr>
        <w:t xml:space="preserve"> למתיחה להמשיך…</w:t>
      </w:r>
      <w:r>
        <w:rPr>
          <w:rFonts w:cs="Times New Roman" w:hint="cs"/>
          <w:rtl/>
        </w:rPr>
        <w:t xml:space="preserve"> </w:t>
      </w:r>
    </w:p>
    <w:p w14:paraId="35561F5C" w14:textId="77777777" w:rsidR="00901BB7" w:rsidRDefault="00901BB7" w:rsidP="00901BB7">
      <w:pPr>
        <w:rPr>
          <w:rtl/>
        </w:rPr>
      </w:pPr>
    </w:p>
    <w:p w14:paraId="43FDEDFB" w14:textId="77777777" w:rsidR="00901BB7" w:rsidRDefault="00901BB7" w:rsidP="00901BB7">
      <w:pPr>
        <w:rPr>
          <w:rtl/>
        </w:rPr>
      </w:pPr>
    </w:p>
    <w:p w14:paraId="7F9F7CB0" w14:textId="77777777" w:rsidR="00901BB7" w:rsidRDefault="00901BB7" w:rsidP="00901BB7">
      <w:pPr>
        <w:rPr>
          <w:rtl/>
        </w:rPr>
      </w:pPr>
      <w:r>
        <w:rPr>
          <w:rFonts w:cs="Times New Roman"/>
          <w:rtl/>
        </w:rPr>
        <w:t>אלכס אחרי הרבה ימים של לחץ נפשי נוראי, מתח, דיכאון וחרדה עמוקים חש רגיעה:</w:t>
      </w:r>
    </w:p>
    <w:p w14:paraId="247F6938" w14:textId="77777777" w:rsidR="00901BB7" w:rsidRDefault="00901BB7" w:rsidP="00901BB7">
      <w:pPr>
        <w:rPr>
          <w:rtl/>
        </w:rPr>
      </w:pPr>
      <w:r>
        <w:rPr>
          <w:rFonts w:cs="Times New Roman"/>
          <w:rtl/>
        </w:rPr>
        <w:lastRenderedPageBreak/>
        <w:t>הוא הרגיש כאילו חזר לגינה של ילדותו, אבל לא לגינה עצמה ולילדות עצמה, כי באותה גינה ובאותה ילדות היו צעקות, היה לעג וביקורת ושיפוטיות בלתי פוסקים, או התעלמות מוחלטת. לכן לא לילדות עצמה הוא הגיע.</w:t>
      </w:r>
    </w:p>
    <w:p w14:paraId="46F457CB" w14:textId="77777777" w:rsidR="00901BB7" w:rsidRDefault="00901BB7" w:rsidP="00901BB7">
      <w:pPr>
        <w:rPr>
          <w:rtl/>
        </w:rPr>
      </w:pPr>
      <w:r>
        <w:rPr>
          <w:rFonts w:cs="Times New Roman"/>
          <w:rtl/>
        </w:rPr>
        <w:t xml:space="preserve"> הוא הגיע לאותם זמנים בילדותו בהם האמין וידע בלב שלם שלאחר שישתפר הוא כן יתקבל והוא כבר חש כאלכס שהתקבל, אלכס שנאהב ונותנים לו כבוד ומתחשבים בו ומקשיבים לדבריו. אלכס כפי שהאמין וידע שיהיה. לאותם רגעי ידיעה ואמונה שהיו לו בילדותו באותה גינה בין אותן ערוגות שהגיעו עד לבירכיו השמנמנות / החלביות ואף עברו אותן הוא שב.</w:t>
      </w:r>
    </w:p>
    <w:p w14:paraId="26D8E768" w14:textId="77777777" w:rsidR="00901BB7" w:rsidRDefault="00901BB7" w:rsidP="00901BB7">
      <w:pPr>
        <w:rPr>
          <w:rtl/>
        </w:rPr>
      </w:pPr>
      <w:r>
        <w:rPr>
          <w:rFonts w:cs="Times New Roman"/>
          <w:rtl/>
        </w:rPr>
        <w:t>הוא שב לחלק הטוב ביותר בחייו.</w:t>
      </w:r>
    </w:p>
    <w:p w14:paraId="6A324065" w14:textId="77777777" w:rsidR="00901BB7" w:rsidRDefault="00901BB7" w:rsidP="00901BB7">
      <w:pPr>
        <w:rPr>
          <w:rtl/>
        </w:rPr>
      </w:pPr>
      <w:r>
        <w:rPr>
          <w:rFonts w:hint="cs"/>
          <w:rtl/>
        </w:rPr>
        <w:t>]]</w:t>
      </w:r>
    </w:p>
    <w:p w14:paraId="4DC99822" w14:textId="77777777" w:rsidR="00901BB7" w:rsidRDefault="00901BB7" w:rsidP="00EC44AF">
      <w:pPr>
        <w:rPr>
          <w:rFonts w:cs="Times New Roman"/>
          <w:rtl/>
        </w:rPr>
      </w:pPr>
    </w:p>
    <w:p w14:paraId="40A56683" w14:textId="77777777" w:rsidR="00901BB7" w:rsidRDefault="00901BB7" w:rsidP="00EC44AF">
      <w:pPr>
        <w:rPr>
          <w:rFonts w:cs="Times New Roman"/>
          <w:rtl/>
        </w:rPr>
      </w:pPr>
    </w:p>
    <w:p w14:paraId="40069641" w14:textId="7B56D790" w:rsidR="00901BB7" w:rsidRDefault="00901BB7" w:rsidP="00901BB7">
      <w:pPr>
        <w:pStyle w:val="Heading2"/>
        <w:rPr>
          <w:rtl/>
        </w:rPr>
      </w:pPr>
      <w:r>
        <w:rPr>
          <w:rFonts w:hint="cs"/>
          <w:rtl/>
        </w:rPr>
        <w:t>הצבעים של הספרות</w:t>
      </w:r>
    </w:p>
    <w:p w14:paraId="247199A7" w14:textId="77777777" w:rsidR="00901BB7" w:rsidRDefault="00901BB7" w:rsidP="00901BB7">
      <w:pPr>
        <w:rPr>
          <w:rtl/>
        </w:rPr>
      </w:pPr>
      <w:r>
        <w:rPr>
          <w:rFonts w:hint="cs"/>
          <w:rtl/>
        </w:rPr>
        <w:t>[[</w:t>
      </w:r>
    </w:p>
    <w:p w14:paraId="35206F5D" w14:textId="77777777" w:rsidR="00901BB7" w:rsidRDefault="00901BB7" w:rsidP="00901BB7">
      <w:pPr>
        <w:rPr>
          <w:rtl/>
        </w:rPr>
      </w:pPr>
      <w:r>
        <w:rPr>
          <w:rFonts w:hint="cs"/>
          <w:rtl/>
        </w:rPr>
        <w:t>"אתה ממציא צבעים בכל פעם שאתה מספר על התיאוריה הזאת?"</w:t>
      </w:r>
    </w:p>
    <w:p w14:paraId="385D1881" w14:textId="77777777" w:rsidR="00901BB7" w:rsidRDefault="00901BB7" w:rsidP="00901BB7">
      <w:pPr>
        <w:rPr>
          <w:rtl/>
        </w:rPr>
      </w:pPr>
      <w:r>
        <w:rPr>
          <w:rFonts w:hint="cs"/>
          <w:rtl/>
        </w:rPr>
        <w:t>"הו לא," הוא נחרד, "זה חקוק בי מאז ומתמיד."</w:t>
      </w:r>
    </w:p>
    <w:p w14:paraId="6681DEE8" w14:textId="77777777" w:rsidR="00901BB7" w:rsidRDefault="00901BB7" w:rsidP="00901BB7">
      <w:pPr>
        <w:rPr>
          <w:rtl/>
        </w:rPr>
      </w:pPr>
      <w:r>
        <w:rPr>
          <w:rFonts w:hint="cs"/>
          <w:rtl/>
        </w:rPr>
        <w:t>"אז איזה צבע אמרת ששלוש?" היא אמרה וחטפה את הפתקה כדי שלא יוכל להציץ.</w:t>
      </w:r>
    </w:p>
    <w:p w14:paraId="1F516684" w14:textId="77777777" w:rsidR="00901BB7" w:rsidRDefault="00901BB7" w:rsidP="00901BB7">
      <w:pPr>
        <w:rPr>
          <w:rtl/>
        </w:rPr>
      </w:pPr>
      <w:r>
        <w:rPr>
          <w:rFonts w:hint="cs"/>
          <w:rtl/>
        </w:rPr>
        <w:t>"כחול כהה."</w:t>
      </w:r>
    </w:p>
    <w:p w14:paraId="10D68F94" w14:textId="77777777" w:rsidR="00901BB7" w:rsidRDefault="00901BB7" w:rsidP="00901BB7">
      <w:pPr>
        <w:rPr>
          <w:rtl/>
        </w:rPr>
      </w:pPr>
      <w:r>
        <w:rPr>
          <w:rFonts w:hint="cs"/>
          <w:rtl/>
        </w:rPr>
        <w:t>"אני אשאל אותך שוב בעוד כמה ימים. אתה פשוט זוכר כרגע כי כתבת את זה לפני דקה."</w:t>
      </w:r>
    </w:p>
    <w:p w14:paraId="124EC808" w14:textId="77777777" w:rsidR="00901BB7" w:rsidRDefault="00901BB7" w:rsidP="00901BB7">
      <w:pPr>
        <w:rPr>
          <w:rtl/>
        </w:rPr>
      </w:pPr>
      <w:r>
        <w:rPr>
          <w:rFonts w:hint="cs"/>
          <w:rtl/>
        </w:rPr>
        <w:t>"אני לא זוכר, אני יודע. אני יודע מהם הצבעים הנכונים&amp;."</w:t>
      </w:r>
    </w:p>
    <w:p w14:paraId="735C9546" w14:textId="77777777" w:rsidR="00901BB7" w:rsidRDefault="00901BB7" w:rsidP="00901BB7">
      <w:pPr>
        <w:rPr>
          <w:rtl/>
        </w:rPr>
      </w:pPr>
      <w:r>
        <w:rPr>
          <w:rFonts w:hint="cs"/>
          <w:rtl/>
        </w:rPr>
        <w:t>"ואילו אני מרגישה בכל גופי ששלוש הוא...." היא עצמה את עיניה והתאמצה לחוש דבר מה שעד לאותו רגע המעולם לא נדרשה אליו, "שלוש הוא חום," היא אמרה כשחזרה לפקוח את עיניה, לאחר שחשה שההשראה נחה עליה בענייני צבעים.</w:t>
      </w:r>
    </w:p>
    <w:p w14:paraId="41D78B60" w14:textId="77777777" w:rsidR="00901BB7" w:rsidRDefault="00901BB7" w:rsidP="00901BB7">
      <w:pPr>
        <w:rPr>
          <w:rtl/>
        </w:rPr>
      </w:pPr>
      <w:r>
        <w:rPr>
          <w:rFonts w:hint="cs"/>
          <w:rtl/>
        </w:rPr>
        <w:t xml:space="preserve">"אני לא </w:t>
      </w:r>
      <w:r>
        <w:t>deny</w:t>
      </w:r>
      <w:r>
        <w:rPr>
          <w:rFonts w:hint="cs"/>
          <w:rtl/>
        </w:rPr>
        <w:t xml:space="preserve"> את העובדה שייתכן ואת חשה כך," הוא אמר במאמץ רב להסתיר את אכזבתו.</w:t>
      </w:r>
    </w:p>
    <w:p w14:paraId="050ABFEA" w14:textId="77777777" w:rsidR="00901BB7" w:rsidRDefault="00901BB7" w:rsidP="00901BB7">
      <w:pPr>
        <w:rPr>
          <w:rtl/>
        </w:rPr>
      </w:pPr>
      <w:r>
        <w:rPr>
          <w:rFonts w:hint="cs"/>
          <w:rtl/>
        </w:rPr>
        <w:t>"אבל?"</w:t>
      </w:r>
    </w:p>
    <w:p w14:paraId="087125EA" w14:textId="77777777" w:rsidR="00901BB7" w:rsidRDefault="00901BB7" w:rsidP="00901BB7">
      <w:pPr>
        <w:rPr>
          <w:rtl/>
        </w:rPr>
      </w:pPr>
      <w:r>
        <w:rPr>
          <w:rFonts w:hint="cs"/>
          <w:rtl/>
        </w:rPr>
        <w:t>"אבל את טועה, כמובן. זאת לא שאלה של תחושה אלא של ידע."</w:t>
      </w:r>
    </w:p>
    <w:p w14:paraId="77C8346E" w14:textId="77777777" w:rsidR="00901BB7" w:rsidRDefault="00901BB7" w:rsidP="00901BB7">
      <w:pPr>
        <w:rPr>
          <w:rFonts w:cs="Times New Roman"/>
          <w:rtl/>
        </w:rPr>
      </w:pPr>
      <w:r>
        <w:rPr>
          <w:rFonts w:cs="Times New Roman" w:hint="cs"/>
          <w:rtl/>
        </w:rPr>
        <w:t>]]</w:t>
      </w:r>
    </w:p>
    <w:p w14:paraId="28AB7498" w14:textId="77777777" w:rsidR="00901BB7" w:rsidRDefault="00901BB7" w:rsidP="00EC44AF">
      <w:pPr>
        <w:rPr>
          <w:rFonts w:cs="Times New Roman"/>
          <w:rtl/>
        </w:rPr>
      </w:pPr>
    </w:p>
    <w:p w14:paraId="1D1AEA01" w14:textId="77777777" w:rsidR="00901BB7" w:rsidRDefault="00901BB7" w:rsidP="00EC44AF">
      <w:pPr>
        <w:rPr>
          <w:rFonts w:cs="Times New Roman"/>
          <w:rtl/>
        </w:rPr>
      </w:pPr>
    </w:p>
    <w:p w14:paraId="791C16D0" w14:textId="77777777" w:rsidR="00901BB7" w:rsidRDefault="00901BB7" w:rsidP="00901BB7">
      <w:pPr>
        <w:rPr>
          <w:rtl/>
        </w:rPr>
      </w:pPr>
      <w:r>
        <w:rPr>
          <w:rFonts w:hint="cs"/>
          <w:rtl/>
        </w:rPr>
        <w:t>[[</w:t>
      </w:r>
    </w:p>
    <w:p w14:paraId="45A43454" w14:textId="77777777" w:rsidR="00901BB7" w:rsidRDefault="00901BB7" w:rsidP="00901BB7">
      <w:pPr>
        <w:rPr>
          <w:rtl/>
        </w:rPr>
      </w:pPr>
      <w:r w:rsidRPr="00E62270">
        <w:rPr>
          <w:rFonts w:hint="cs"/>
          <w:rtl/>
        </w:rPr>
        <w:t>להפתעתו היא לא הוסיפה לחקור אותו בנידון. חבל שבשביל בנות הוא יאלץ להתפשר על האמת, ולא לעמוד על כך שהוא</w:t>
      </w:r>
      <w:r>
        <w:rPr>
          <w:rFonts w:hint="cs"/>
          <w:rtl/>
        </w:rPr>
        <w:t xml:space="preserve"> ורק הוא צודק, אבל בעבור יסמין שהייתה (גם כאן היה עניין של ידע ולא תחושה) כלילת השלמות, ומתאימה לו הרבה יותר מאשר לאחיו שנותר אדיש לכל מחוותיו של מארק לצוד אותה ברשתו, הוא היה מוכן להתפשר גם על האמת. כלומר, לוותר ליסמין ולהרשות לה להחזיק בדעות שגויות מאוד בנוגע לצבעי הספרות. הוא עוד ילמד אותה את האמת. או שלא </w:t>
      </w:r>
      <w:r>
        <w:rPr>
          <w:rtl/>
        </w:rPr>
        <w:t>–</w:t>
      </w:r>
      <w:r>
        <w:rPr>
          <w:rFonts w:hint="cs"/>
          <w:rtl/>
        </w:rPr>
        <w:t xml:space="preserve"> היא הרי מושלמת כשהיא. [אבל איכזבה אותו כשאמרה ש-3 חום וכו' </w:t>
      </w:r>
      <w:r>
        <w:rPr>
          <w:rtl/>
        </w:rPr>
        <w:t>–</w:t>
      </w:r>
      <w:r>
        <w:rPr>
          <w:rFonts w:hint="cs"/>
          <w:rtl/>
        </w:rPr>
        <w:t xml:space="preserve"> איך זה מתחבר?]</w:t>
      </w:r>
    </w:p>
    <w:p w14:paraId="477863A4" w14:textId="77777777" w:rsidR="00901BB7" w:rsidRDefault="00901BB7" w:rsidP="00901BB7">
      <w:pPr>
        <w:rPr>
          <w:rtl/>
        </w:rPr>
      </w:pPr>
      <w:r>
        <w:rPr>
          <w:rFonts w:hint="cs"/>
          <w:rtl/>
        </w:rPr>
        <w:t>]]</w:t>
      </w:r>
    </w:p>
    <w:p w14:paraId="28E876A3" w14:textId="77777777" w:rsidR="00901BB7" w:rsidRDefault="00901BB7" w:rsidP="00EC44AF">
      <w:pPr>
        <w:rPr>
          <w:rFonts w:cs="Times New Roman"/>
          <w:rtl/>
        </w:rPr>
      </w:pPr>
    </w:p>
    <w:p w14:paraId="4084ABE3" w14:textId="77777777" w:rsidR="00901BB7" w:rsidRDefault="00901BB7" w:rsidP="00EC44AF">
      <w:pPr>
        <w:rPr>
          <w:rFonts w:cs="Times New Roman"/>
          <w:rtl/>
        </w:rPr>
      </w:pPr>
    </w:p>
    <w:p w14:paraId="47E33F47" w14:textId="77777777" w:rsidR="00901BB7" w:rsidRDefault="00901BB7" w:rsidP="00901BB7">
      <w:pPr>
        <w:rPr>
          <w:rtl/>
        </w:rPr>
      </w:pPr>
      <w:r>
        <w:rPr>
          <w:rFonts w:hint="cs"/>
          <w:rtl/>
        </w:rPr>
        <w:t>[[ואולם קיימים בנמצא פתרונות שהנם בהחלט סבירים ועומדים בדרישות ההומוגניות, הגזירוּת [</w:t>
      </w:r>
      <w:r>
        <w:t>constraints</w:t>
      </w:r>
      <w:r>
        <w:rPr>
          <w:rFonts w:hint="cs"/>
          <w:rtl/>
        </w:rPr>
        <w:t>] תנאי השפה ושאר אילוצים [וכו'] אך בשל סיבות שאינן נהירות להדיוט [-</w:t>
      </w:r>
      <w:r>
        <w:t>layman</w:t>
      </w:r>
      <w:r>
        <w:rPr>
          <w:rFonts w:hint="cs"/>
          <w:rtl/>
        </w:rPr>
        <w:t xml:space="preserve">] ובכל מקרה דורשות ידע מוקדם בשיטות אופטימיזציה קומבינטורית </w:t>
      </w:r>
      <w:r>
        <w:rPr>
          <w:rtl/>
        </w:rPr>
        <w:t>–</w:t>
      </w:r>
      <w:r>
        <w:rPr>
          <w:rFonts w:hint="cs"/>
          <w:rtl/>
        </w:rPr>
        <w:t xml:space="preserve"> הן נדחות בשאט נפש על ידי כל מתמטיקאי המכבד את עצמו, הווה אומר, זה שמקטורנו </w:t>
      </w:r>
      <w:r w:rsidRPr="004447ED">
        <w:rPr>
          <w:rFonts w:cs="Times New Roman"/>
          <w:rtl/>
        </w:rPr>
        <w:t>מָהוּהַ</w:t>
      </w:r>
      <w:r>
        <w:rPr>
          <w:rFonts w:hint="cs"/>
          <w:rtl/>
        </w:rPr>
        <w:t xml:space="preserve"> וגרביו רופפות במידה הנדרשת. וכך עשה גם מארק, בעודו מטיל את האשמה מן הסתם על תיאוריות פופולריות בנות-חלוף שאין לו עימן ולא כלום. [המקובלות על ידי הקהילה המדעית של זמנו.]</w:t>
      </w:r>
    </w:p>
    <w:p w14:paraId="73FF505F" w14:textId="77777777" w:rsidR="00901BB7" w:rsidRDefault="00901BB7" w:rsidP="00901BB7">
      <w:pPr>
        <w:rPr>
          <w:rtl/>
        </w:rPr>
      </w:pPr>
      <w:r>
        <w:rPr>
          <w:rFonts w:hint="cs"/>
          <w:rtl/>
        </w:rPr>
        <w:t>]]</w:t>
      </w:r>
    </w:p>
    <w:p w14:paraId="24BB3497" w14:textId="77777777" w:rsidR="00901BB7" w:rsidRDefault="00901BB7" w:rsidP="00901BB7">
      <w:pPr>
        <w:rPr>
          <w:rtl/>
        </w:rPr>
      </w:pPr>
    </w:p>
    <w:p w14:paraId="207F1F5F" w14:textId="77777777" w:rsidR="00901BB7" w:rsidRDefault="00901BB7" w:rsidP="00EC44AF">
      <w:pPr>
        <w:rPr>
          <w:rFonts w:cs="Times New Roman"/>
          <w:rtl/>
        </w:rPr>
      </w:pPr>
    </w:p>
    <w:p w14:paraId="4B857788" w14:textId="77777777" w:rsidR="00901BB7" w:rsidRDefault="00901BB7" w:rsidP="00EC44AF">
      <w:pPr>
        <w:rPr>
          <w:rFonts w:cs="Times New Roman"/>
          <w:rtl/>
        </w:rPr>
      </w:pPr>
    </w:p>
    <w:p w14:paraId="5EA0CE6A" w14:textId="77777777" w:rsidR="00901BB7" w:rsidRDefault="00901BB7" w:rsidP="00EC44AF">
      <w:pPr>
        <w:rPr>
          <w:rFonts w:cs="Times New Roman"/>
          <w:rtl/>
        </w:rPr>
      </w:pPr>
    </w:p>
    <w:p w14:paraId="70540049" w14:textId="77777777" w:rsidR="00901BB7" w:rsidRDefault="00901BB7" w:rsidP="00EC44AF">
      <w:pPr>
        <w:rPr>
          <w:rFonts w:cs="Times New Roman"/>
          <w:rtl/>
        </w:rPr>
      </w:pPr>
    </w:p>
    <w:p w14:paraId="323E8B45" w14:textId="77777777" w:rsidR="00901BB7" w:rsidRDefault="00901BB7" w:rsidP="00EC44AF">
      <w:pPr>
        <w:rPr>
          <w:rFonts w:cs="Times New Roman"/>
          <w:rtl/>
        </w:rPr>
      </w:pPr>
    </w:p>
    <w:p w14:paraId="04986928" w14:textId="77777777" w:rsidR="00901BB7" w:rsidRDefault="00901BB7" w:rsidP="00EC44AF">
      <w:pPr>
        <w:rPr>
          <w:rFonts w:cs="Times New Roman"/>
          <w:rtl/>
        </w:rPr>
      </w:pPr>
    </w:p>
    <w:sectPr w:rsidR="00901BB7" w:rsidSect="001245B7">
      <w:footerReference w:type="even" r:id="rId34"/>
      <w:footerReference w:type="default" r:id="rId35"/>
      <w:footnotePr>
        <w:numFmt w:val="chicago"/>
      </w:footnotePr>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539A9" w14:textId="77777777" w:rsidR="00F87D83" w:rsidRDefault="00F87D83" w:rsidP="00250000">
      <w:r>
        <w:separator/>
      </w:r>
    </w:p>
  </w:endnote>
  <w:endnote w:type="continuationSeparator" w:id="0">
    <w:p w14:paraId="3337E86F" w14:textId="77777777" w:rsidR="00F87D83" w:rsidRDefault="00F87D83" w:rsidP="00250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956E1" w14:textId="77777777" w:rsidR="00672EB3" w:rsidRDefault="00672EB3" w:rsidP="00250000">
    <w:pPr>
      <w:pStyle w:val="Footer"/>
      <w:rPr>
        <w:rStyle w:val="PageNumber"/>
        <w:rtl/>
      </w:rPr>
    </w:pPr>
    <w:r>
      <w:rPr>
        <w:rStyle w:val="PageNumber"/>
        <w:rtl/>
      </w:rPr>
      <w:fldChar w:fldCharType="begin"/>
    </w:r>
    <w:r>
      <w:rPr>
        <w:rStyle w:val="PageNumber"/>
      </w:rPr>
      <w:instrText xml:space="preserve">PAGE  </w:instrText>
    </w:r>
    <w:r>
      <w:rPr>
        <w:rStyle w:val="PageNumber"/>
        <w:rtl/>
      </w:rPr>
      <w:fldChar w:fldCharType="end"/>
    </w:r>
  </w:p>
  <w:p w14:paraId="5D06BA85" w14:textId="77777777" w:rsidR="00672EB3" w:rsidRDefault="00672EB3" w:rsidP="00250000">
    <w:pPr>
      <w:pStyle w:val="Footer"/>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F90CE" w14:textId="76C80867" w:rsidR="00672EB3" w:rsidRPr="00CF66D9" w:rsidRDefault="00672EB3" w:rsidP="00250000">
    <w:pPr>
      <w:pStyle w:val="Footer"/>
      <w:rPr>
        <w:rStyle w:val="PageNumber"/>
        <w:rtl/>
      </w:rPr>
    </w:pPr>
    <w:r w:rsidRPr="00CF66D9">
      <w:rPr>
        <w:rStyle w:val="PageNumber"/>
        <w:rtl/>
      </w:rPr>
      <w:fldChar w:fldCharType="begin"/>
    </w:r>
    <w:r w:rsidRPr="00CF66D9">
      <w:rPr>
        <w:rStyle w:val="PageNumber"/>
      </w:rPr>
      <w:instrText xml:space="preserve">PAGE  </w:instrText>
    </w:r>
    <w:r w:rsidRPr="00CF66D9">
      <w:rPr>
        <w:rStyle w:val="PageNumber"/>
        <w:rtl/>
      </w:rPr>
      <w:fldChar w:fldCharType="separate"/>
    </w:r>
    <w:r>
      <w:rPr>
        <w:rStyle w:val="PageNumber"/>
        <w:rtl/>
      </w:rPr>
      <w:t>39</w:t>
    </w:r>
    <w:r w:rsidRPr="00CF66D9">
      <w:rPr>
        <w:rStyle w:val="PageNumber"/>
        <w:rtl/>
      </w:rPr>
      <w:fldChar w:fldCharType="end"/>
    </w:r>
  </w:p>
  <w:p w14:paraId="61B2E083" w14:textId="77777777" w:rsidR="00672EB3" w:rsidRDefault="00672EB3" w:rsidP="00250000">
    <w:pPr>
      <w:pStyle w:val="Footer"/>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88F31" w14:textId="77777777" w:rsidR="00F87D83" w:rsidRDefault="00F87D83" w:rsidP="00250000">
      <w:r>
        <w:separator/>
      </w:r>
    </w:p>
  </w:footnote>
  <w:footnote w:type="continuationSeparator" w:id="0">
    <w:p w14:paraId="0C68094A" w14:textId="77777777" w:rsidR="00F87D83" w:rsidRDefault="00F87D83" w:rsidP="002500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12A4C2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E7AFD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ECC7E0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280AA4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A244C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028CA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C478B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3ADF3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FFCA54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60C4C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023111"/>
    <w:multiLevelType w:val="hybridMultilevel"/>
    <w:tmpl w:val="C178C9B8"/>
    <w:lvl w:ilvl="0" w:tplc="EA4E67D4">
      <w:start w:val="1"/>
      <w:numFmt w:val="hebrew1"/>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1" w15:restartNumberingAfterBreak="0">
    <w:nsid w:val="068709ED"/>
    <w:multiLevelType w:val="hybridMultilevel"/>
    <w:tmpl w:val="CA86F21A"/>
    <w:lvl w:ilvl="0" w:tplc="53BA5644">
      <w:start w:val="1"/>
      <w:numFmt w:val="decimal"/>
      <w:lvlText w:val="%1."/>
      <w:lvlJc w:val="left"/>
      <w:pPr>
        <w:tabs>
          <w:tab w:val="num" w:pos="870"/>
        </w:tabs>
        <w:ind w:left="870" w:hanging="360"/>
      </w:pPr>
      <w:rPr>
        <w:rFonts w:hint="default"/>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12" w15:restartNumberingAfterBreak="0">
    <w:nsid w:val="097E6480"/>
    <w:multiLevelType w:val="hybridMultilevel"/>
    <w:tmpl w:val="21B8E96E"/>
    <w:lvl w:ilvl="0" w:tplc="11B6FAD4">
      <w:start w:val="5"/>
      <w:numFmt w:val="bullet"/>
      <w:lvlText w:val=""/>
      <w:lvlJc w:val="left"/>
      <w:pPr>
        <w:ind w:left="870" w:hanging="360"/>
      </w:pPr>
      <w:rPr>
        <w:rFonts w:ascii="Symbol" w:eastAsia="Times New Roman" w:hAnsi="Symbol" w:cstheme="maj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3" w15:restartNumberingAfterBreak="0">
    <w:nsid w:val="09EA111B"/>
    <w:multiLevelType w:val="hybridMultilevel"/>
    <w:tmpl w:val="CB5051CA"/>
    <w:lvl w:ilvl="0" w:tplc="0409000F">
      <w:start w:val="1"/>
      <w:numFmt w:val="decimal"/>
      <w:lvlText w:val="%1."/>
      <w:lvlJc w:val="left"/>
      <w:pPr>
        <w:tabs>
          <w:tab w:val="num" w:pos="1230"/>
        </w:tabs>
        <w:ind w:left="1230" w:hanging="360"/>
      </w:pPr>
    </w:lvl>
    <w:lvl w:ilvl="1" w:tplc="04090019" w:tentative="1">
      <w:start w:val="1"/>
      <w:numFmt w:val="lowerLetter"/>
      <w:lvlText w:val="%2."/>
      <w:lvlJc w:val="left"/>
      <w:pPr>
        <w:tabs>
          <w:tab w:val="num" w:pos="1950"/>
        </w:tabs>
        <w:ind w:left="1950" w:hanging="360"/>
      </w:pPr>
    </w:lvl>
    <w:lvl w:ilvl="2" w:tplc="0409001B" w:tentative="1">
      <w:start w:val="1"/>
      <w:numFmt w:val="lowerRoman"/>
      <w:lvlText w:val="%3."/>
      <w:lvlJc w:val="right"/>
      <w:pPr>
        <w:tabs>
          <w:tab w:val="num" w:pos="2670"/>
        </w:tabs>
        <w:ind w:left="2670" w:hanging="180"/>
      </w:pPr>
    </w:lvl>
    <w:lvl w:ilvl="3" w:tplc="0409000F" w:tentative="1">
      <w:start w:val="1"/>
      <w:numFmt w:val="decimal"/>
      <w:lvlText w:val="%4."/>
      <w:lvlJc w:val="left"/>
      <w:pPr>
        <w:tabs>
          <w:tab w:val="num" w:pos="3390"/>
        </w:tabs>
        <w:ind w:left="3390" w:hanging="360"/>
      </w:pPr>
    </w:lvl>
    <w:lvl w:ilvl="4" w:tplc="04090019" w:tentative="1">
      <w:start w:val="1"/>
      <w:numFmt w:val="lowerLetter"/>
      <w:lvlText w:val="%5."/>
      <w:lvlJc w:val="left"/>
      <w:pPr>
        <w:tabs>
          <w:tab w:val="num" w:pos="4110"/>
        </w:tabs>
        <w:ind w:left="4110" w:hanging="360"/>
      </w:pPr>
    </w:lvl>
    <w:lvl w:ilvl="5" w:tplc="0409001B" w:tentative="1">
      <w:start w:val="1"/>
      <w:numFmt w:val="lowerRoman"/>
      <w:lvlText w:val="%6."/>
      <w:lvlJc w:val="right"/>
      <w:pPr>
        <w:tabs>
          <w:tab w:val="num" w:pos="4830"/>
        </w:tabs>
        <w:ind w:left="4830" w:hanging="180"/>
      </w:pPr>
    </w:lvl>
    <w:lvl w:ilvl="6" w:tplc="0409000F" w:tentative="1">
      <w:start w:val="1"/>
      <w:numFmt w:val="decimal"/>
      <w:lvlText w:val="%7."/>
      <w:lvlJc w:val="left"/>
      <w:pPr>
        <w:tabs>
          <w:tab w:val="num" w:pos="5550"/>
        </w:tabs>
        <w:ind w:left="5550" w:hanging="360"/>
      </w:pPr>
    </w:lvl>
    <w:lvl w:ilvl="7" w:tplc="04090019" w:tentative="1">
      <w:start w:val="1"/>
      <w:numFmt w:val="lowerLetter"/>
      <w:lvlText w:val="%8."/>
      <w:lvlJc w:val="left"/>
      <w:pPr>
        <w:tabs>
          <w:tab w:val="num" w:pos="6270"/>
        </w:tabs>
        <w:ind w:left="6270" w:hanging="360"/>
      </w:pPr>
    </w:lvl>
    <w:lvl w:ilvl="8" w:tplc="0409001B" w:tentative="1">
      <w:start w:val="1"/>
      <w:numFmt w:val="lowerRoman"/>
      <w:lvlText w:val="%9."/>
      <w:lvlJc w:val="right"/>
      <w:pPr>
        <w:tabs>
          <w:tab w:val="num" w:pos="6990"/>
        </w:tabs>
        <w:ind w:left="6990" w:hanging="180"/>
      </w:pPr>
    </w:lvl>
  </w:abstractNum>
  <w:abstractNum w:abstractNumId="14" w15:restartNumberingAfterBreak="0">
    <w:nsid w:val="0CBC2CE8"/>
    <w:multiLevelType w:val="hybridMultilevel"/>
    <w:tmpl w:val="07A21D80"/>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5" w15:restartNumberingAfterBreak="0">
    <w:nsid w:val="0F586043"/>
    <w:multiLevelType w:val="hybridMultilevel"/>
    <w:tmpl w:val="4628F1D2"/>
    <w:lvl w:ilvl="0" w:tplc="26C4B35C">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6" w15:restartNumberingAfterBreak="0">
    <w:nsid w:val="104305B7"/>
    <w:multiLevelType w:val="hybridMultilevel"/>
    <w:tmpl w:val="BD2CFB92"/>
    <w:lvl w:ilvl="0" w:tplc="9ADC69D6">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7" w15:restartNumberingAfterBreak="0">
    <w:nsid w:val="160D26E5"/>
    <w:multiLevelType w:val="hybridMultilevel"/>
    <w:tmpl w:val="FD9E192A"/>
    <w:lvl w:ilvl="0" w:tplc="3794780C">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8" w15:restartNumberingAfterBreak="0">
    <w:nsid w:val="1C954621"/>
    <w:multiLevelType w:val="hybridMultilevel"/>
    <w:tmpl w:val="62221786"/>
    <w:lvl w:ilvl="0" w:tplc="DA8853EE">
      <w:start w:val="1"/>
      <w:numFmt w:val="bullet"/>
      <w:lvlText w:val=""/>
      <w:lvlJc w:val="left"/>
      <w:pPr>
        <w:tabs>
          <w:tab w:val="num" w:pos="720"/>
        </w:tabs>
        <w:ind w:left="720" w:hanging="360"/>
      </w:pPr>
      <w:rPr>
        <w:rFonts w:ascii="Symbol" w:hAnsi="Symbol" w:hint="default"/>
        <w:sz w:val="20"/>
      </w:rPr>
    </w:lvl>
    <w:lvl w:ilvl="1" w:tplc="3D8A30D2" w:tentative="1">
      <w:start w:val="1"/>
      <w:numFmt w:val="bullet"/>
      <w:lvlText w:val="o"/>
      <w:lvlJc w:val="left"/>
      <w:pPr>
        <w:tabs>
          <w:tab w:val="num" w:pos="1440"/>
        </w:tabs>
        <w:ind w:left="1440" w:hanging="360"/>
      </w:pPr>
      <w:rPr>
        <w:rFonts w:ascii="Courier New" w:hAnsi="Courier New" w:hint="default"/>
        <w:sz w:val="20"/>
      </w:rPr>
    </w:lvl>
    <w:lvl w:ilvl="2" w:tplc="51129DAE" w:tentative="1">
      <w:start w:val="1"/>
      <w:numFmt w:val="bullet"/>
      <w:lvlText w:val=""/>
      <w:lvlJc w:val="left"/>
      <w:pPr>
        <w:tabs>
          <w:tab w:val="num" w:pos="2160"/>
        </w:tabs>
        <w:ind w:left="2160" w:hanging="360"/>
      </w:pPr>
      <w:rPr>
        <w:rFonts w:ascii="Wingdings" w:hAnsi="Wingdings" w:hint="default"/>
        <w:sz w:val="20"/>
      </w:rPr>
    </w:lvl>
    <w:lvl w:ilvl="3" w:tplc="9C0262C6" w:tentative="1">
      <w:start w:val="1"/>
      <w:numFmt w:val="bullet"/>
      <w:lvlText w:val=""/>
      <w:lvlJc w:val="left"/>
      <w:pPr>
        <w:tabs>
          <w:tab w:val="num" w:pos="2880"/>
        </w:tabs>
        <w:ind w:left="2880" w:hanging="360"/>
      </w:pPr>
      <w:rPr>
        <w:rFonts w:ascii="Wingdings" w:hAnsi="Wingdings" w:hint="default"/>
        <w:sz w:val="20"/>
      </w:rPr>
    </w:lvl>
    <w:lvl w:ilvl="4" w:tplc="E5EE5B6A" w:tentative="1">
      <w:start w:val="1"/>
      <w:numFmt w:val="bullet"/>
      <w:lvlText w:val=""/>
      <w:lvlJc w:val="left"/>
      <w:pPr>
        <w:tabs>
          <w:tab w:val="num" w:pos="3600"/>
        </w:tabs>
        <w:ind w:left="3600" w:hanging="360"/>
      </w:pPr>
      <w:rPr>
        <w:rFonts w:ascii="Wingdings" w:hAnsi="Wingdings" w:hint="default"/>
        <w:sz w:val="20"/>
      </w:rPr>
    </w:lvl>
    <w:lvl w:ilvl="5" w:tplc="7AD80F68" w:tentative="1">
      <w:start w:val="1"/>
      <w:numFmt w:val="bullet"/>
      <w:lvlText w:val=""/>
      <w:lvlJc w:val="left"/>
      <w:pPr>
        <w:tabs>
          <w:tab w:val="num" w:pos="4320"/>
        </w:tabs>
        <w:ind w:left="4320" w:hanging="360"/>
      </w:pPr>
      <w:rPr>
        <w:rFonts w:ascii="Wingdings" w:hAnsi="Wingdings" w:hint="default"/>
        <w:sz w:val="20"/>
      </w:rPr>
    </w:lvl>
    <w:lvl w:ilvl="6" w:tplc="60A405CE" w:tentative="1">
      <w:start w:val="1"/>
      <w:numFmt w:val="bullet"/>
      <w:lvlText w:val=""/>
      <w:lvlJc w:val="left"/>
      <w:pPr>
        <w:tabs>
          <w:tab w:val="num" w:pos="5040"/>
        </w:tabs>
        <w:ind w:left="5040" w:hanging="360"/>
      </w:pPr>
      <w:rPr>
        <w:rFonts w:ascii="Wingdings" w:hAnsi="Wingdings" w:hint="default"/>
        <w:sz w:val="20"/>
      </w:rPr>
    </w:lvl>
    <w:lvl w:ilvl="7" w:tplc="209AFBCA" w:tentative="1">
      <w:start w:val="1"/>
      <w:numFmt w:val="bullet"/>
      <w:lvlText w:val=""/>
      <w:lvlJc w:val="left"/>
      <w:pPr>
        <w:tabs>
          <w:tab w:val="num" w:pos="5760"/>
        </w:tabs>
        <w:ind w:left="5760" w:hanging="360"/>
      </w:pPr>
      <w:rPr>
        <w:rFonts w:ascii="Wingdings" w:hAnsi="Wingdings" w:hint="default"/>
        <w:sz w:val="20"/>
      </w:rPr>
    </w:lvl>
    <w:lvl w:ilvl="8" w:tplc="2E0A9C4A"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6313BC"/>
    <w:multiLevelType w:val="hybridMultilevel"/>
    <w:tmpl w:val="68ECB264"/>
    <w:lvl w:ilvl="0" w:tplc="053E948C">
      <w:start w:val="202"/>
      <w:numFmt w:val="bullet"/>
      <w:lvlText w:val=""/>
      <w:lvlJc w:val="left"/>
      <w:pPr>
        <w:ind w:left="1230" w:hanging="360"/>
      </w:pPr>
      <w:rPr>
        <w:rFonts w:ascii="Wingdings" w:eastAsia="Times New Roman" w:hAnsi="Wingdings" w:cstheme="majorBidi"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20" w15:restartNumberingAfterBreak="0">
    <w:nsid w:val="1D7F41F0"/>
    <w:multiLevelType w:val="hybridMultilevel"/>
    <w:tmpl w:val="9DC0590C"/>
    <w:lvl w:ilvl="0" w:tplc="9196BDC4">
      <w:start w:val="1"/>
      <w:numFmt w:val="bullet"/>
      <w:lvlText w:val=""/>
      <w:lvlJc w:val="left"/>
      <w:pPr>
        <w:tabs>
          <w:tab w:val="num" w:pos="720"/>
        </w:tabs>
        <w:ind w:left="720" w:hanging="360"/>
      </w:pPr>
      <w:rPr>
        <w:rFonts w:ascii="Symbol" w:hAnsi="Symbol" w:hint="default"/>
        <w:sz w:val="20"/>
      </w:rPr>
    </w:lvl>
    <w:lvl w:ilvl="1" w:tplc="BE5A2A56" w:tentative="1">
      <w:start w:val="1"/>
      <w:numFmt w:val="bullet"/>
      <w:lvlText w:val="o"/>
      <w:lvlJc w:val="left"/>
      <w:pPr>
        <w:tabs>
          <w:tab w:val="num" w:pos="1440"/>
        </w:tabs>
        <w:ind w:left="1440" w:hanging="360"/>
      </w:pPr>
      <w:rPr>
        <w:rFonts w:ascii="Courier New" w:hAnsi="Courier New" w:hint="default"/>
        <w:sz w:val="20"/>
      </w:rPr>
    </w:lvl>
    <w:lvl w:ilvl="2" w:tplc="77C4FD10" w:tentative="1">
      <w:start w:val="1"/>
      <w:numFmt w:val="bullet"/>
      <w:lvlText w:val=""/>
      <w:lvlJc w:val="left"/>
      <w:pPr>
        <w:tabs>
          <w:tab w:val="num" w:pos="2160"/>
        </w:tabs>
        <w:ind w:left="2160" w:hanging="360"/>
      </w:pPr>
      <w:rPr>
        <w:rFonts w:ascii="Wingdings" w:hAnsi="Wingdings" w:hint="default"/>
        <w:sz w:val="20"/>
      </w:rPr>
    </w:lvl>
    <w:lvl w:ilvl="3" w:tplc="FC9484FA" w:tentative="1">
      <w:start w:val="1"/>
      <w:numFmt w:val="bullet"/>
      <w:lvlText w:val=""/>
      <w:lvlJc w:val="left"/>
      <w:pPr>
        <w:tabs>
          <w:tab w:val="num" w:pos="2880"/>
        </w:tabs>
        <w:ind w:left="2880" w:hanging="360"/>
      </w:pPr>
      <w:rPr>
        <w:rFonts w:ascii="Wingdings" w:hAnsi="Wingdings" w:hint="default"/>
        <w:sz w:val="20"/>
      </w:rPr>
    </w:lvl>
    <w:lvl w:ilvl="4" w:tplc="F27C22FC" w:tentative="1">
      <w:start w:val="1"/>
      <w:numFmt w:val="bullet"/>
      <w:lvlText w:val=""/>
      <w:lvlJc w:val="left"/>
      <w:pPr>
        <w:tabs>
          <w:tab w:val="num" w:pos="3600"/>
        </w:tabs>
        <w:ind w:left="3600" w:hanging="360"/>
      </w:pPr>
      <w:rPr>
        <w:rFonts w:ascii="Wingdings" w:hAnsi="Wingdings" w:hint="default"/>
        <w:sz w:val="20"/>
      </w:rPr>
    </w:lvl>
    <w:lvl w:ilvl="5" w:tplc="66E6E4DC" w:tentative="1">
      <w:start w:val="1"/>
      <w:numFmt w:val="bullet"/>
      <w:lvlText w:val=""/>
      <w:lvlJc w:val="left"/>
      <w:pPr>
        <w:tabs>
          <w:tab w:val="num" w:pos="4320"/>
        </w:tabs>
        <w:ind w:left="4320" w:hanging="360"/>
      </w:pPr>
      <w:rPr>
        <w:rFonts w:ascii="Wingdings" w:hAnsi="Wingdings" w:hint="default"/>
        <w:sz w:val="20"/>
      </w:rPr>
    </w:lvl>
    <w:lvl w:ilvl="6" w:tplc="8EACECB0" w:tentative="1">
      <w:start w:val="1"/>
      <w:numFmt w:val="bullet"/>
      <w:lvlText w:val=""/>
      <w:lvlJc w:val="left"/>
      <w:pPr>
        <w:tabs>
          <w:tab w:val="num" w:pos="5040"/>
        </w:tabs>
        <w:ind w:left="5040" w:hanging="360"/>
      </w:pPr>
      <w:rPr>
        <w:rFonts w:ascii="Wingdings" w:hAnsi="Wingdings" w:hint="default"/>
        <w:sz w:val="20"/>
      </w:rPr>
    </w:lvl>
    <w:lvl w:ilvl="7" w:tplc="B15C8B02" w:tentative="1">
      <w:start w:val="1"/>
      <w:numFmt w:val="bullet"/>
      <w:lvlText w:val=""/>
      <w:lvlJc w:val="left"/>
      <w:pPr>
        <w:tabs>
          <w:tab w:val="num" w:pos="5760"/>
        </w:tabs>
        <w:ind w:left="5760" w:hanging="360"/>
      </w:pPr>
      <w:rPr>
        <w:rFonts w:ascii="Wingdings" w:hAnsi="Wingdings" w:hint="default"/>
        <w:sz w:val="20"/>
      </w:rPr>
    </w:lvl>
    <w:lvl w:ilvl="8" w:tplc="5EE86DBE"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277CD"/>
    <w:multiLevelType w:val="hybridMultilevel"/>
    <w:tmpl w:val="5FA25D50"/>
    <w:lvl w:ilvl="0" w:tplc="70E8EFD4">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2" w15:restartNumberingAfterBreak="0">
    <w:nsid w:val="215B5A47"/>
    <w:multiLevelType w:val="hybridMultilevel"/>
    <w:tmpl w:val="7F50B750"/>
    <w:lvl w:ilvl="0" w:tplc="5304102A">
      <w:start w:val="1"/>
      <w:numFmt w:val="hebrew1"/>
      <w:lvlText w:val="%1."/>
      <w:lvlJc w:val="left"/>
      <w:pPr>
        <w:ind w:left="870" w:hanging="360"/>
      </w:pPr>
      <w:rPr>
        <w:rFonts w:hint="default"/>
      </w:rPr>
    </w:lvl>
    <w:lvl w:ilvl="1" w:tplc="04090019">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3" w15:restartNumberingAfterBreak="0">
    <w:nsid w:val="21A90594"/>
    <w:multiLevelType w:val="multilevel"/>
    <w:tmpl w:val="6B7E1FCA"/>
    <w:lvl w:ilvl="0">
      <w:start w:val="1"/>
      <w:numFmt w:val="decimal"/>
      <w:pStyle w:val="Heading1"/>
      <w:lvlText w:val="%1"/>
      <w:lvlJc w:val="left"/>
      <w:pPr>
        <w:ind w:left="432" w:hanging="432"/>
      </w:pPr>
    </w:lvl>
    <w:lvl w:ilvl="1">
      <w:start w:val="1"/>
      <w:numFmt w:val="decimal"/>
      <w:pStyle w:val="Heading2"/>
      <w:lvlText w:val="%1.%2"/>
      <w:lvlJc w:val="left"/>
      <w:pPr>
        <w:ind w:left="3695"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color w:val="FF000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27E24E44"/>
    <w:multiLevelType w:val="hybridMultilevel"/>
    <w:tmpl w:val="B4F6B910"/>
    <w:lvl w:ilvl="0" w:tplc="04090005">
      <w:start w:val="1"/>
      <w:numFmt w:val="bullet"/>
      <w:lvlText w:val=""/>
      <w:lvlJc w:val="left"/>
      <w:pPr>
        <w:tabs>
          <w:tab w:val="num" w:pos="870"/>
        </w:tabs>
        <w:ind w:left="870" w:hanging="360"/>
      </w:pPr>
      <w:rPr>
        <w:rFonts w:ascii="Wingdings" w:hAnsi="Wingdings" w:hint="default"/>
      </w:rPr>
    </w:lvl>
    <w:lvl w:ilvl="1" w:tplc="04090003" w:tentative="1">
      <w:start w:val="1"/>
      <w:numFmt w:val="bullet"/>
      <w:lvlText w:val="o"/>
      <w:lvlJc w:val="left"/>
      <w:pPr>
        <w:tabs>
          <w:tab w:val="num" w:pos="1590"/>
        </w:tabs>
        <w:ind w:left="1590" w:hanging="360"/>
      </w:pPr>
      <w:rPr>
        <w:rFonts w:ascii="Courier New" w:hAnsi="Courier New" w:cs="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cs="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cs="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25" w15:restartNumberingAfterBreak="0">
    <w:nsid w:val="29C51FAD"/>
    <w:multiLevelType w:val="hybridMultilevel"/>
    <w:tmpl w:val="8354D694"/>
    <w:lvl w:ilvl="0" w:tplc="9F26E840">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6" w15:restartNumberingAfterBreak="0">
    <w:nsid w:val="2D5F5E09"/>
    <w:multiLevelType w:val="hybridMultilevel"/>
    <w:tmpl w:val="F3C68252"/>
    <w:lvl w:ilvl="0" w:tplc="EA3A448A">
      <w:start w:val="1"/>
      <w:numFmt w:val="decimal"/>
      <w:lvlText w:val="%1."/>
      <w:lvlJc w:val="left"/>
      <w:pPr>
        <w:tabs>
          <w:tab w:val="num" w:pos="1245"/>
        </w:tabs>
        <w:ind w:left="1245" w:hanging="735"/>
      </w:pPr>
      <w:rPr>
        <w:rFonts w:hint="cs"/>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27" w15:restartNumberingAfterBreak="0">
    <w:nsid w:val="2FAF0805"/>
    <w:multiLevelType w:val="hybridMultilevel"/>
    <w:tmpl w:val="2D66ED8A"/>
    <w:lvl w:ilvl="0" w:tplc="7F1E2928">
      <w:start w:val="1"/>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8" w15:restartNumberingAfterBreak="0">
    <w:nsid w:val="31582A5D"/>
    <w:multiLevelType w:val="hybridMultilevel"/>
    <w:tmpl w:val="FD566012"/>
    <w:lvl w:ilvl="0" w:tplc="0409000F">
      <w:start w:val="1"/>
      <w:numFmt w:val="decimal"/>
      <w:lvlText w:val="%1."/>
      <w:lvlJc w:val="left"/>
      <w:pPr>
        <w:tabs>
          <w:tab w:val="num" w:pos="1230"/>
        </w:tabs>
        <w:ind w:left="1230" w:hanging="360"/>
      </w:pPr>
    </w:lvl>
    <w:lvl w:ilvl="1" w:tplc="04090019">
      <w:start w:val="1"/>
      <w:numFmt w:val="lowerLetter"/>
      <w:lvlText w:val="%2."/>
      <w:lvlJc w:val="left"/>
      <w:pPr>
        <w:tabs>
          <w:tab w:val="num" w:pos="1950"/>
        </w:tabs>
        <w:ind w:left="1950" w:hanging="360"/>
      </w:pPr>
    </w:lvl>
    <w:lvl w:ilvl="2" w:tplc="0409001B">
      <w:start w:val="1"/>
      <w:numFmt w:val="lowerRoman"/>
      <w:lvlText w:val="%3."/>
      <w:lvlJc w:val="right"/>
      <w:pPr>
        <w:tabs>
          <w:tab w:val="num" w:pos="2670"/>
        </w:tabs>
        <w:ind w:left="2670" w:hanging="180"/>
      </w:pPr>
    </w:lvl>
    <w:lvl w:ilvl="3" w:tplc="0409000F" w:tentative="1">
      <w:start w:val="1"/>
      <w:numFmt w:val="decimal"/>
      <w:lvlText w:val="%4."/>
      <w:lvlJc w:val="left"/>
      <w:pPr>
        <w:tabs>
          <w:tab w:val="num" w:pos="3390"/>
        </w:tabs>
        <w:ind w:left="3390" w:hanging="360"/>
      </w:pPr>
    </w:lvl>
    <w:lvl w:ilvl="4" w:tplc="04090019" w:tentative="1">
      <w:start w:val="1"/>
      <w:numFmt w:val="lowerLetter"/>
      <w:lvlText w:val="%5."/>
      <w:lvlJc w:val="left"/>
      <w:pPr>
        <w:tabs>
          <w:tab w:val="num" w:pos="4110"/>
        </w:tabs>
        <w:ind w:left="4110" w:hanging="360"/>
      </w:pPr>
    </w:lvl>
    <w:lvl w:ilvl="5" w:tplc="0409001B" w:tentative="1">
      <w:start w:val="1"/>
      <w:numFmt w:val="lowerRoman"/>
      <w:lvlText w:val="%6."/>
      <w:lvlJc w:val="right"/>
      <w:pPr>
        <w:tabs>
          <w:tab w:val="num" w:pos="4830"/>
        </w:tabs>
        <w:ind w:left="4830" w:hanging="180"/>
      </w:pPr>
    </w:lvl>
    <w:lvl w:ilvl="6" w:tplc="0409000F" w:tentative="1">
      <w:start w:val="1"/>
      <w:numFmt w:val="decimal"/>
      <w:lvlText w:val="%7."/>
      <w:lvlJc w:val="left"/>
      <w:pPr>
        <w:tabs>
          <w:tab w:val="num" w:pos="5550"/>
        </w:tabs>
        <w:ind w:left="5550" w:hanging="360"/>
      </w:pPr>
    </w:lvl>
    <w:lvl w:ilvl="7" w:tplc="04090019" w:tentative="1">
      <w:start w:val="1"/>
      <w:numFmt w:val="lowerLetter"/>
      <w:lvlText w:val="%8."/>
      <w:lvlJc w:val="left"/>
      <w:pPr>
        <w:tabs>
          <w:tab w:val="num" w:pos="6270"/>
        </w:tabs>
        <w:ind w:left="6270" w:hanging="360"/>
      </w:pPr>
    </w:lvl>
    <w:lvl w:ilvl="8" w:tplc="0409001B" w:tentative="1">
      <w:start w:val="1"/>
      <w:numFmt w:val="lowerRoman"/>
      <w:lvlText w:val="%9."/>
      <w:lvlJc w:val="right"/>
      <w:pPr>
        <w:tabs>
          <w:tab w:val="num" w:pos="6990"/>
        </w:tabs>
        <w:ind w:left="6990" w:hanging="180"/>
      </w:pPr>
    </w:lvl>
  </w:abstractNum>
  <w:abstractNum w:abstractNumId="29" w15:restartNumberingAfterBreak="0">
    <w:nsid w:val="33311288"/>
    <w:multiLevelType w:val="hybridMultilevel"/>
    <w:tmpl w:val="32067198"/>
    <w:lvl w:ilvl="0" w:tplc="50309DC0">
      <w:start w:val="1"/>
      <w:numFmt w:val="bullet"/>
      <w:lvlText w:val=""/>
      <w:lvlJc w:val="left"/>
      <w:pPr>
        <w:tabs>
          <w:tab w:val="num" w:pos="720"/>
        </w:tabs>
        <w:ind w:left="720" w:hanging="360"/>
      </w:pPr>
      <w:rPr>
        <w:rFonts w:ascii="Symbol" w:hAnsi="Symbol" w:hint="default"/>
        <w:sz w:val="20"/>
      </w:rPr>
    </w:lvl>
    <w:lvl w:ilvl="1" w:tplc="38CC57EC" w:tentative="1">
      <w:start w:val="1"/>
      <w:numFmt w:val="bullet"/>
      <w:lvlText w:val="o"/>
      <w:lvlJc w:val="left"/>
      <w:pPr>
        <w:tabs>
          <w:tab w:val="num" w:pos="1440"/>
        </w:tabs>
        <w:ind w:left="1440" w:hanging="360"/>
      </w:pPr>
      <w:rPr>
        <w:rFonts w:ascii="Courier New" w:hAnsi="Courier New" w:hint="default"/>
        <w:sz w:val="20"/>
      </w:rPr>
    </w:lvl>
    <w:lvl w:ilvl="2" w:tplc="52A4C274" w:tentative="1">
      <w:start w:val="1"/>
      <w:numFmt w:val="bullet"/>
      <w:lvlText w:val=""/>
      <w:lvlJc w:val="left"/>
      <w:pPr>
        <w:tabs>
          <w:tab w:val="num" w:pos="2160"/>
        </w:tabs>
        <w:ind w:left="2160" w:hanging="360"/>
      </w:pPr>
      <w:rPr>
        <w:rFonts w:ascii="Wingdings" w:hAnsi="Wingdings" w:hint="default"/>
        <w:sz w:val="20"/>
      </w:rPr>
    </w:lvl>
    <w:lvl w:ilvl="3" w:tplc="77D00986" w:tentative="1">
      <w:start w:val="1"/>
      <w:numFmt w:val="bullet"/>
      <w:lvlText w:val=""/>
      <w:lvlJc w:val="left"/>
      <w:pPr>
        <w:tabs>
          <w:tab w:val="num" w:pos="2880"/>
        </w:tabs>
        <w:ind w:left="2880" w:hanging="360"/>
      </w:pPr>
      <w:rPr>
        <w:rFonts w:ascii="Wingdings" w:hAnsi="Wingdings" w:hint="default"/>
        <w:sz w:val="20"/>
      </w:rPr>
    </w:lvl>
    <w:lvl w:ilvl="4" w:tplc="A2DECADE" w:tentative="1">
      <w:start w:val="1"/>
      <w:numFmt w:val="bullet"/>
      <w:lvlText w:val=""/>
      <w:lvlJc w:val="left"/>
      <w:pPr>
        <w:tabs>
          <w:tab w:val="num" w:pos="3600"/>
        </w:tabs>
        <w:ind w:left="3600" w:hanging="360"/>
      </w:pPr>
      <w:rPr>
        <w:rFonts w:ascii="Wingdings" w:hAnsi="Wingdings" w:hint="default"/>
        <w:sz w:val="20"/>
      </w:rPr>
    </w:lvl>
    <w:lvl w:ilvl="5" w:tplc="1DE432C0" w:tentative="1">
      <w:start w:val="1"/>
      <w:numFmt w:val="bullet"/>
      <w:lvlText w:val=""/>
      <w:lvlJc w:val="left"/>
      <w:pPr>
        <w:tabs>
          <w:tab w:val="num" w:pos="4320"/>
        </w:tabs>
        <w:ind w:left="4320" w:hanging="360"/>
      </w:pPr>
      <w:rPr>
        <w:rFonts w:ascii="Wingdings" w:hAnsi="Wingdings" w:hint="default"/>
        <w:sz w:val="20"/>
      </w:rPr>
    </w:lvl>
    <w:lvl w:ilvl="6" w:tplc="6908D8BE" w:tentative="1">
      <w:start w:val="1"/>
      <w:numFmt w:val="bullet"/>
      <w:lvlText w:val=""/>
      <w:lvlJc w:val="left"/>
      <w:pPr>
        <w:tabs>
          <w:tab w:val="num" w:pos="5040"/>
        </w:tabs>
        <w:ind w:left="5040" w:hanging="360"/>
      </w:pPr>
      <w:rPr>
        <w:rFonts w:ascii="Wingdings" w:hAnsi="Wingdings" w:hint="default"/>
        <w:sz w:val="20"/>
      </w:rPr>
    </w:lvl>
    <w:lvl w:ilvl="7" w:tplc="7B588600" w:tentative="1">
      <w:start w:val="1"/>
      <w:numFmt w:val="bullet"/>
      <w:lvlText w:val=""/>
      <w:lvlJc w:val="left"/>
      <w:pPr>
        <w:tabs>
          <w:tab w:val="num" w:pos="5760"/>
        </w:tabs>
        <w:ind w:left="5760" w:hanging="360"/>
      </w:pPr>
      <w:rPr>
        <w:rFonts w:ascii="Wingdings" w:hAnsi="Wingdings" w:hint="default"/>
        <w:sz w:val="20"/>
      </w:rPr>
    </w:lvl>
    <w:lvl w:ilvl="8" w:tplc="119CF004"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4B00AB"/>
    <w:multiLevelType w:val="hybridMultilevel"/>
    <w:tmpl w:val="F0047F9A"/>
    <w:lvl w:ilvl="0" w:tplc="9A1EE9C6">
      <w:start w:val="1"/>
      <w:numFmt w:val="hebrew1"/>
      <w:lvlText w:val="%1."/>
      <w:lvlJc w:val="left"/>
      <w:pPr>
        <w:ind w:left="1230" w:hanging="360"/>
      </w:pPr>
      <w:rPr>
        <w:rFonts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31" w15:restartNumberingAfterBreak="0">
    <w:nsid w:val="340267BB"/>
    <w:multiLevelType w:val="hybridMultilevel"/>
    <w:tmpl w:val="5DE80210"/>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32" w15:restartNumberingAfterBreak="0">
    <w:nsid w:val="34F31D25"/>
    <w:multiLevelType w:val="hybridMultilevel"/>
    <w:tmpl w:val="E95614E2"/>
    <w:lvl w:ilvl="0" w:tplc="63948084">
      <w:start w:val="1"/>
      <w:numFmt w:val="hebrew1"/>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33" w15:restartNumberingAfterBreak="0">
    <w:nsid w:val="38084378"/>
    <w:multiLevelType w:val="multilevel"/>
    <w:tmpl w:val="6B529C74"/>
    <w:lvl w:ilvl="0">
      <w:start w:val="1"/>
      <w:numFmt w:val="bullet"/>
      <w:lvlText w:val=""/>
      <w:lvlJc w:val="left"/>
      <w:pPr>
        <w:tabs>
          <w:tab w:val="num" w:pos="870"/>
        </w:tabs>
        <w:ind w:left="870" w:hanging="360"/>
      </w:pPr>
      <w:rPr>
        <w:rFonts w:ascii="Symbol" w:hAnsi="Symbol" w:hint="default"/>
      </w:rPr>
    </w:lvl>
    <w:lvl w:ilvl="1">
      <w:start w:val="1"/>
      <w:numFmt w:val="bullet"/>
      <w:lvlText w:val="o"/>
      <w:lvlJc w:val="left"/>
      <w:pPr>
        <w:tabs>
          <w:tab w:val="num" w:pos="1590"/>
        </w:tabs>
        <w:ind w:left="1590" w:hanging="360"/>
      </w:pPr>
      <w:rPr>
        <w:rFonts w:ascii="Courier New" w:hAnsi="Courier New" w:cs="Courier New" w:hint="default"/>
      </w:rPr>
    </w:lvl>
    <w:lvl w:ilvl="2">
      <w:start w:val="1"/>
      <w:numFmt w:val="bullet"/>
      <w:lvlText w:val=""/>
      <w:lvlJc w:val="left"/>
      <w:pPr>
        <w:tabs>
          <w:tab w:val="num" w:pos="2310"/>
        </w:tabs>
        <w:ind w:left="2310" w:hanging="360"/>
      </w:pPr>
      <w:rPr>
        <w:rFonts w:ascii="Wingdings" w:hAnsi="Wingdings" w:hint="default"/>
      </w:rPr>
    </w:lvl>
    <w:lvl w:ilvl="3">
      <w:start w:val="1"/>
      <w:numFmt w:val="bullet"/>
      <w:lvlText w:val=""/>
      <w:lvlJc w:val="left"/>
      <w:pPr>
        <w:tabs>
          <w:tab w:val="num" w:pos="3030"/>
        </w:tabs>
        <w:ind w:left="3030" w:hanging="360"/>
      </w:pPr>
      <w:rPr>
        <w:rFonts w:ascii="Symbol" w:hAnsi="Symbol" w:hint="default"/>
      </w:rPr>
    </w:lvl>
    <w:lvl w:ilvl="4">
      <w:start w:val="1"/>
      <w:numFmt w:val="bullet"/>
      <w:lvlText w:val="o"/>
      <w:lvlJc w:val="left"/>
      <w:pPr>
        <w:tabs>
          <w:tab w:val="num" w:pos="3750"/>
        </w:tabs>
        <w:ind w:left="3750" w:hanging="360"/>
      </w:pPr>
      <w:rPr>
        <w:rFonts w:ascii="Courier New" w:hAnsi="Courier New" w:cs="Courier New" w:hint="default"/>
      </w:rPr>
    </w:lvl>
    <w:lvl w:ilvl="5">
      <w:start w:val="1"/>
      <w:numFmt w:val="bullet"/>
      <w:lvlText w:val=""/>
      <w:lvlJc w:val="left"/>
      <w:pPr>
        <w:tabs>
          <w:tab w:val="num" w:pos="4470"/>
        </w:tabs>
        <w:ind w:left="4470" w:hanging="360"/>
      </w:pPr>
      <w:rPr>
        <w:rFonts w:ascii="Wingdings" w:hAnsi="Wingdings" w:hint="default"/>
      </w:rPr>
    </w:lvl>
    <w:lvl w:ilvl="6">
      <w:start w:val="1"/>
      <w:numFmt w:val="bullet"/>
      <w:lvlText w:val=""/>
      <w:lvlJc w:val="left"/>
      <w:pPr>
        <w:tabs>
          <w:tab w:val="num" w:pos="5190"/>
        </w:tabs>
        <w:ind w:left="5190" w:hanging="360"/>
      </w:pPr>
      <w:rPr>
        <w:rFonts w:ascii="Symbol" w:hAnsi="Symbol" w:hint="default"/>
      </w:rPr>
    </w:lvl>
    <w:lvl w:ilvl="7">
      <w:start w:val="1"/>
      <w:numFmt w:val="bullet"/>
      <w:lvlText w:val="o"/>
      <w:lvlJc w:val="left"/>
      <w:pPr>
        <w:tabs>
          <w:tab w:val="num" w:pos="5910"/>
        </w:tabs>
        <w:ind w:left="5910" w:hanging="360"/>
      </w:pPr>
      <w:rPr>
        <w:rFonts w:ascii="Courier New" w:hAnsi="Courier New" w:cs="Courier New" w:hint="default"/>
      </w:rPr>
    </w:lvl>
    <w:lvl w:ilvl="8">
      <w:start w:val="1"/>
      <w:numFmt w:val="bullet"/>
      <w:lvlText w:val=""/>
      <w:lvlJc w:val="left"/>
      <w:pPr>
        <w:tabs>
          <w:tab w:val="num" w:pos="6630"/>
        </w:tabs>
        <w:ind w:left="6630" w:hanging="360"/>
      </w:pPr>
      <w:rPr>
        <w:rFonts w:ascii="Wingdings" w:hAnsi="Wingdings" w:hint="default"/>
      </w:rPr>
    </w:lvl>
  </w:abstractNum>
  <w:abstractNum w:abstractNumId="34" w15:restartNumberingAfterBreak="0">
    <w:nsid w:val="3A3E2C2A"/>
    <w:multiLevelType w:val="hybridMultilevel"/>
    <w:tmpl w:val="16B47606"/>
    <w:lvl w:ilvl="0" w:tplc="124EA400">
      <w:start w:val="1"/>
      <w:numFmt w:val="decimal"/>
      <w:lvlText w:val="%1."/>
      <w:lvlJc w:val="left"/>
      <w:pPr>
        <w:tabs>
          <w:tab w:val="num" w:pos="1290"/>
        </w:tabs>
        <w:ind w:left="1290" w:hanging="780"/>
      </w:pPr>
      <w:rPr>
        <w:rFonts w:hint="cs"/>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35" w15:restartNumberingAfterBreak="0">
    <w:nsid w:val="3BFE310A"/>
    <w:multiLevelType w:val="hybridMultilevel"/>
    <w:tmpl w:val="1BFAB3AA"/>
    <w:lvl w:ilvl="0" w:tplc="204094E4">
      <w:start w:val="1"/>
      <w:numFmt w:val="bullet"/>
      <w:lvlText w:val=""/>
      <w:lvlJc w:val="left"/>
      <w:pPr>
        <w:tabs>
          <w:tab w:val="num" w:pos="720"/>
        </w:tabs>
        <w:ind w:left="720" w:hanging="360"/>
      </w:pPr>
      <w:rPr>
        <w:rFonts w:ascii="Symbol" w:hAnsi="Symbol" w:hint="default"/>
        <w:sz w:val="20"/>
      </w:rPr>
    </w:lvl>
    <w:lvl w:ilvl="1" w:tplc="6BA0498C" w:tentative="1">
      <w:start w:val="1"/>
      <w:numFmt w:val="bullet"/>
      <w:lvlText w:val="o"/>
      <w:lvlJc w:val="left"/>
      <w:pPr>
        <w:tabs>
          <w:tab w:val="num" w:pos="1440"/>
        </w:tabs>
        <w:ind w:left="1440" w:hanging="360"/>
      </w:pPr>
      <w:rPr>
        <w:rFonts w:ascii="Courier New" w:hAnsi="Courier New" w:hint="default"/>
        <w:sz w:val="20"/>
      </w:rPr>
    </w:lvl>
    <w:lvl w:ilvl="2" w:tplc="D4345B7C" w:tentative="1">
      <w:start w:val="1"/>
      <w:numFmt w:val="bullet"/>
      <w:lvlText w:val=""/>
      <w:lvlJc w:val="left"/>
      <w:pPr>
        <w:tabs>
          <w:tab w:val="num" w:pos="2160"/>
        </w:tabs>
        <w:ind w:left="2160" w:hanging="360"/>
      </w:pPr>
      <w:rPr>
        <w:rFonts w:ascii="Wingdings" w:hAnsi="Wingdings" w:hint="default"/>
        <w:sz w:val="20"/>
      </w:rPr>
    </w:lvl>
    <w:lvl w:ilvl="3" w:tplc="10F267A0" w:tentative="1">
      <w:start w:val="1"/>
      <w:numFmt w:val="bullet"/>
      <w:lvlText w:val=""/>
      <w:lvlJc w:val="left"/>
      <w:pPr>
        <w:tabs>
          <w:tab w:val="num" w:pos="2880"/>
        </w:tabs>
        <w:ind w:left="2880" w:hanging="360"/>
      </w:pPr>
      <w:rPr>
        <w:rFonts w:ascii="Wingdings" w:hAnsi="Wingdings" w:hint="default"/>
        <w:sz w:val="20"/>
      </w:rPr>
    </w:lvl>
    <w:lvl w:ilvl="4" w:tplc="E36093BC" w:tentative="1">
      <w:start w:val="1"/>
      <w:numFmt w:val="bullet"/>
      <w:lvlText w:val=""/>
      <w:lvlJc w:val="left"/>
      <w:pPr>
        <w:tabs>
          <w:tab w:val="num" w:pos="3600"/>
        </w:tabs>
        <w:ind w:left="3600" w:hanging="360"/>
      </w:pPr>
      <w:rPr>
        <w:rFonts w:ascii="Wingdings" w:hAnsi="Wingdings" w:hint="default"/>
        <w:sz w:val="20"/>
      </w:rPr>
    </w:lvl>
    <w:lvl w:ilvl="5" w:tplc="12D288F8" w:tentative="1">
      <w:start w:val="1"/>
      <w:numFmt w:val="bullet"/>
      <w:lvlText w:val=""/>
      <w:lvlJc w:val="left"/>
      <w:pPr>
        <w:tabs>
          <w:tab w:val="num" w:pos="4320"/>
        </w:tabs>
        <w:ind w:left="4320" w:hanging="360"/>
      </w:pPr>
      <w:rPr>
        <w:rFonts w:ascii="Wingdings" w:hAnsi="Wingdings" w:hint="default"/>
        <w:sz w:val="20"/>
      </w:rPr>
    </w:lvl>
    <w:lvl w:ilvl="6" w:tplc="334E8D18" w:tentative="1">
      <w:start w:val="1"/>
      <w:numFmt w:val="bullet"/>
      <w:lvlText w:val=""/>
      <w:lvlJc w:val="left"/>
      <w:pPr>
        <w:tabs>
          <w:tab w:val="num" w:pos="5040"/>
        </w:tabs>
        <w:ind w:left="5040" w:hanging="360"/>
      </w:pPr>
      <w:rPr>
        <w:rFonts w:ascii="Wingdings" w:hAnsi="Wingdings" w:hint="default"/>
        <w:sz w:val="20"/>
      </w:rPr>
    </w:lvl>
    <w:lvl w:ilvl="7" w:tplc="41BC2212" w:tentative="1">
      <w:start w:val="1"/>
      <w:numFmt w:val="bullet"/>
      <w:lvlText w:val=""/>
      <w:lvlJc w:val="left"/>
      <w:pPr>
        <w:tabs>
          <w:tab w:val="num" w:pos="5760"/>
        </w:tabs>
        <w:ind w:left="5760" w:hanging="360"/>
      </w:pPr>
      <w:rPr>
        <w:rFonts w:ascii="Wingdings" w:hAnsi="Wingdings" w:hint="default"/>
        <w:sz w:val="20"/>
      </w:rPr>
    </w:lvl>
    <w:lvl w:ilvl="8" w:tplc="919E031C"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9E370C"/>
    <w:multiLevelType w:val="hybridMultilevel"/>
    <w:tmpl w:val="3866F1C4"/>
    <w:lvl w:ilvl="0" w:tplc="109A40DE">
      <w:start w:val="1"/>
      <w:numFmt w:val="decimal"/>
      <w:lvlText w:val="%1."/>
      <w:lvlJc w:val="left"/>
      <w:pPr>
        <w:ind w:left="1230" w:hanging="360"/>
      </w:p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37" w15:restartNumberingAfterBreak="0">
    <w:nsid w:val="443318D0"/>
    <w:multiLevelType w:val="hybridMultilevel"/>
    <w:tmpl w:val="EBFE16E6"/>
    <w:lvl w:ilvl="0" w:tplc="01F21730">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38" w15:restartNumberingAfterBreak="0">
    <w:nsid w:val="46D759C9"/>
    <w:multiLevelType w:val="hybridMultilevel"/>
    <w:tmpl w:val="699AA020"/>
    <w:lvl w:ilvl="0" w:tplc="0409000F">
      <w:start w:val="1"/>
      <w:numFmt w:val="decimal"/>
      <w:lvlText w:val="%1."/>
      <w:lvlJc w:val="left"/>
      <w:pPr>
        <w:ind w:left="1230" w:hanging="360"/>
      </w:pPr>
    </w:lvl>
    <w:lvl w:ilvl="1" w:tplc="04090019">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39" w15:restartNumberingAfterBreak="0">
    <w:nsid w:val="47874E44"/>
    <w:multiLevelType w:val="hybridMultilevel"/>
    <w:tmpl w:val="738A0AF0"/>
    <w:lvl w:ilvl="0" w:tplc="E5965802">
      <w:start w:val="1"/>
      <w:numFmt w:val="bullet"/>
      <w:lvlText w:val=""/>
      <w:lvlJc w:val="left"/>
      <w:pPr>
        <w:tabs>
          <w:tab w:val="num" w:pos="720"/>
        </w:tabs>
        <w:ind w:left="720" w:hanging="360"/>
      </w:pPr>
      <w:rPr>
        <w:rFonts w:ascii="Symbol" w:hAnsi="Symbol" w:hint="default"/>
        <w:sz w:val="20"/>
      </w:rPr>
    </w:lvl>
    <w:lvl w:ilvl="1" w:tplc="C4581A76" w:tentative="1">
      <w:start w:val="1"/>
      <w:numFmt w:val="bullet"/>
      <w:lvlText w:val="o"/>
      <w:lvlJc w:val="left"/>
      <w:pPr>
        <w:tabs>
          <w:tab w:val="num" w:pos="1440"/>
        </w:tabs>
        <w:ind w:left="1440" w:hanging="360"/>
      </w:pPr>
      <w:rPr>
        <w:rFonts w:ascii="Courier New" w:hAnsi="Courier New" w:hint="default"/>
        <w:sz w:val="20"/>
      </w:rPr>
    </w:lvl>
    <w:lvl w:ilvl="2" w:tplc="85AA350E" w:tentative="1">
      <w:start w:val="1"/>
      <w:numFmt w:val="bullet"/>
      <w:lvlText w:val=""/>
      <w:lvlJc w:val="left"/>
      <w:pPr>
        <w:tabs>
          <w:tab w:val="num" w:pos="2160"/>
        </w:tabs>
        <w:ind w:left="2160" w:hanging="360"/>
      </w:pPr>
      <w:rPr>
        <w:rFonts w:ascii="Wingdings" w:hAnsi="Wingdings" w:hint="default"/>
        <w:sz w:val="20"/>
      </w:rPr>
    </w:lvl>
    <w:lvl w:ilvl="3" w:tplc="AFFE4498" w:tentative="1">
      <w:start w:val="1"/>
      <w:numFmt w:val="bullet"/>
      <w:lvlText w:val=""/>
      <w:lvlJc w:val="left"/>
      <w:pPr>
        <w:tabs>
          <w:tab w:val="num" w:pos="2880"/>
        </w:tabs>
        <w:ind w:left="2880" w:hanging="360"/>
      </w:pPr>
      <w:rPr>
        <w:rFonts w:ascii="Wingdings" w:hAnsi="Wingdings" w:hint="default"/>
        <w:sz w:val="20"/>
      </w:rPr>
    </w:lvl>
    <w:lvl w:ilvl="4" w:tplc="E50474CA" w:tentative="1">
      <w:start w:val="1"/>
      <w:numFmt w:val="bullet"/>
      <w:lvlText w:val=""/>
      <w:lvlJc w:val="left"/>
      <w:pPr>
        <w:tabs>
          <w:tab w:val="num" w:pos="3600"/>
        </w:tabs>
        <w:ind w:left="3600" w:hanging="360"/>
      </w:pPr>
      <w:rPr>
        <w:rFonts w:ascii="Wingdings" w:hAnsi="Wingdings" w:hint="default"/>
        <w:sz w:val="20"/>
      </w:rPr>
    </w:lvl>
    <w:lvl w:ilvl="5" w:tplc="DFB240AC" w:tentative="1">
      <w:start w:val="1"/>
      <w:numFmt w:val="bullet"/>
      <w:lvlText w:val=""/>
      <w:lvlJc w:val="left"/>
      <w:pPr>
        <w:tabs>
          <w:tab w:val="num" w:pos="4320"/>
        </w:tabs>
        <w:ind w:left="4320" w:hanging="360"/>
      </w:pPr>
      <w:rPr>
        <w:rFonts w:ascii="Wingdings" w:hAnsi="Wingdings" w:hint="default"/>
        <w:sz w:val="20"/>
      </w:rPr>
    </w:lvl>
    <w:lvl w:ilvl="6" w:tplc="91EA4B5E" w:tentative="1">
      <w:start w:val="1"/>
      <w:numFmt w:val="bullet"/>
      <w:lvlText w:val=""/>
      <w:lvlJc w:val="left"/>
      <w:pPr>
        <w:tabs>
          <w:tab w:val="num" w:pos="5040"/>
        </w:tabs>
        <w:ind w:left="5040" w:hanging="360"/>
      </w:pPr>
      <w:rPr>
        <w:rFonts w:ascii="Wingdings" w:hAnsi="Wingdings" w:hint="default"/>
        <w:sz w:val="20"/>
      </w:rPr>
    </w:lvl>
    <w:lvl w:ilvl="7" w:tplc="A47EFAC0" w:tentative="1">
      <w:start w:val="1"/>
      <w:numFmt w:val="bullet"/>
      <w:lvlText w:val=""/>
      <w:lvlJc w:val="left"/>
      <w:pPr>
        <w:tabs>
          <w:tab w:val="num" w:pos="5760"/>
        </w:tabs>
        <w:ind w:left="5760" w:hanging="360"/>
      </w:pPr>
      <w:rPr>
        <w:rFonts w:ascii="Wingdings" w:hAnsi="Wingdings" w:hint="default"/>
        <w:sz w:val="20"/>
      </w:rPr>
    </w:lvl>
    <w:lvl w:ilvl="8" w:tplc="5F6C39FE"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006AEF"/>
    <w:multiLevelType w:val="hybridMultilevel"/>
    <w:tmpl w:val="67C43DC0"/>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41" w15:restartNumberingAfterBreak="0">
    <w:nsid w:val="4A0310BD"/>
    <w:multiLevelType w:val="hybridMultilevel"/>
    <w:tmpl w:val="9FFE4B4A"/>
    <w:lvl w:ilvl="0" w:tplc="CECCF574">
      <w:start w:val="1"/>
      <w:numFmt w:val="bullet"/>
      <w:lvlText w:val=""/>
      <w:lvlJc w:val="left"/>
      <w:pPr>
        <w:tabs>
          <w:tab w:val="num" w:pos="720"/>
        </w:tabs>
        <w:ind w:left="720" w:hanging="360"/>
      </w:pPr>
      <w:rPr>
        <w:rFonts w:ascii="Symbol" w:hAnsi="Symbol" w:hint="default"/>
        <w:sz w:val="20"/>
      </w:rPr>
    </w:lvl>
    <w:lvl w:ilvl="1" w:tplc="245ADD54" w:tentative="1">
      <w:start w:val="1"/>
      <w:numFmt w:val="bullet"/>
      <w:lvlText w:val="o"/>
      <w:lvlJc w:val="left"/>
      <w:pPr>
        <w:tabs>
          <w:tab w:val="num" w:pos="1440"/>
        </w:tabs>
        <w:ind w:left="1440" w:hanging="360"/>
      </w:pPr>
      <w:rPr>
        <w:rFonts w:ascii="Courier New" w:hAnsi="Courier New" w:hint="default"/>
        <w:sz w:val="20"/>
      </w:rPr>
    </w:lvl>
    <w:lvl w:ilvl="2" w:tplc="94E0FCFA" w:tentative="1">
      <w:start w:val="1"/>
      <w:numFmt w:val="bullet"/>
      <w:lvlText w:val=""/>
      <w:lvlJc w:val="left"/>
      <w:pPr>
        <w:tabs>
          <w:tab w:val="num" w:pos="2160"/>
        </w:tabs>
        <w:ind w:left="2160" w:hanging="360"/>
      </w:pPr>
      <w:rPr>
        <w:rFonts w:ascii="Wingdings" w:hAnsi="Wingdings" w:hint="default"/>
        <w:sz w:val="20"/>
      </w:rPr>
    </w:lvl>
    <w:lvl w:ilvl="3" w:tplc="A7F60010" w:tentative="1">
      <w:start w:val="1"/>
      <w:numFmt w:val="bullet"/>
      <w:lvlText w:val=""/>
      <w:lvlJc w:val="left"/>
      <w:pPr>
        <w:tabs>
          <w:tab w:val="num" w:pos="2880"/>
        </w:tabs>
        <w:ind w:left="2880" w:hanging="360"/>
      </w:pPr>
      <w:rPr>
        <w:rFonts w:ascii="Wingdings" w:hAnsi="Wingdings" w:hint="default"/>
        <w:sz w:val="20"/>
      </w:rPr>
    </w:lvl>
    <w:lvl w:ilvl="4" w:tplc="AA98250A" w:tentative="1">
      <w:start w:val="1"/>
      <w:numFmt w:val="bullet"/>
      <w:lvlText w:val=""/>
      <w:lvlJc w:val="left"/>
      <w:pPr>
        <w:tabs>
          <w:tab w:val="num" w:pos="3600"/>
        </w:tabs>
        <w:ind w:left="3600" w:hanging="360"/>
      </w:pPr>
      <w:rPr>
        <w:rFonts w:ascii="Wingdings" w:hAnsi="Wingdings" w:hint="default"/>
        <w:sz w:val="20"/>
      </w:rPr>
    </w:lvl>
    <w:lvl w:ilvl="5" w:tplc="3E164F92" w:tentative="1">
      <w:start w:val="1"/>
      <w:numFmt w:val="bullet"/>
      <w:lvlText w:val=""/>
      <w:lvlJc w:val="left"/>
      <w:pPr>
        <w:tabs>
          <w:tab w:val="num" w:pos="4320"/>
        </w:tabs>
        <w:ind w:left="4320" w:hanging="360"/>
      </w:pPr>
      <w:rPr>
        <w:rFonts w:ascii="Wingdings" w:hAnsi="Wingdings" w:hint="default"/>
        <w:sz w:val="20"/>
      </w:rPr>
    </w:lvl>
    <w:lvl w:ilvl="6" w:tplc="20D28A5C" w:tentative="1">
      <w:start w:val="1"/>
      <w:numFmt w:val="bullet"/>
      <w:lvlText w:val=""/>
      <w:lvlJc w:val="left"/>
      <w:pPr>
        <w:tabs>
          <w:tab w:val="num" w:pos="5040"/>
        </w:tabs>
        <w:ind w:left="5040" w:hanging="360"/>
      </w:pPr>
      <w:rPr>
        <w:rFonts w:ascii="Wingdings" w:hAnsi="Wingdings" w:hint="default"/>
        <w:sz w:val="20"/>
      </w:rPr>
    </w:lvl>
    <w:lvl w:ilvl="7" w:tplc="7F2C2BDC" w:tentative="1">
      <w:start w:val="1"/>
      <w:numFmt w:val="bullet"/>
      <w:lvlText w:val=""/>
      <w:lvlJc w:val="left"/>
      <w:pPr>
        <w:tabs>
          <w:tab w:val="num" w:pos="5760"/>
        </w:tabs>
        <w:ind w:left="5760" w:hanging="360"/>
      </w:pPr>
      <w:rPr>
        <w:rFonts w:ascii="Wingdings" w:hAnsi="Wingdings" w:hint="default"/>
        <w:sz w:val="20"/>
      </w:rPr>
    </w:lvl>
    <w:lvl w:ilvl="8" w:tplc="EC76ED20"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A553B5"/>
    <w:multiLevelType w:val="hybridMultilevel"/>
    <w:tmpl w:val="22E07246"/>
    <w:lvl w:ilvl="0" w:tplc="44887AD6">
      <w:start w:val="1"/>
      <w:numFmt w:val="bullet"/>
      <w:lvlText w:val=""/>
      <w:lvlJc w:val="left"/>
      <w:pPr>
        <w:tabs>
          <w:tab w:val="num" w:pos="720"/>
        </w:tabs>
        <w:ind w:left="720" w:hanging="360"/>
      </w:pPr>
      <w:rPr>
        <w:rFonts w:ascii="Symbol" w:hAnsi="Symbol" w:hint="default"/>
        <w:sz w:val="20"/>
      </w:rPr>
    </w:lvl>
    <w:lvl w:ilvl="1" w:tplc="CA2215DC" w:tentative="1">
      <w:start w:val="1"/>
      <w:numFmt w:val="bullet"/>
      <w:lvlText w:val="o"/>
      <w:lvlJc w:val="left"/>
      <w:pPr>
        <w:tabs>
          <w:tab w:val="num" w:pos="1440"/>
        </w:tabs>
        <w:ind w:left="1440" w:hanging="360"/>
      </w:pPr>
      <w:rPr>
        <w:rFonts w:ascii="Courier New" w:hAnsi="Courier New" w:hint="default"/>
        <w:sz w:val="20"/>
      </w:rPr>
    </w:lvl>
    <w:lvl w:ilvl="2" w:tplc="1842DF34" w:tentative="1">
      <w:start w:val="1"/>
      <w:numFmt w:val="bullet"/>
      <w:lvlText w:val=""/>
      <w:lvlJc w:val="left"/>
      <w:pPr>
        <w:tabs>
          <w:tab w:val="num" w:pos="2160"/>
        </w:tabs>
        <w:ind w:left="2160" w:hanging="360"/>
      </w:pPr>
      <w:rPr>
        <w:rFonts w:ascii="Wingdings" w:hAnsi="Wingdings" w:hint="default"/>
        <w:sz w:val="20"/>
      </w:rPr>
    </w:lvl>
    <w:lvl w:ilvl="3" w:tplc="7DC6773A" w:tentative="1">
      <w:start w:val="1"/>
      <w:numFmt w:val="bullet"/>
      <w:lvlText w:val=""/>
      <w:lvlJc w:val="left"/>
      <w:pPr>
        <w:tabs>
          <w:tab w:val="num" w:pos="2880"/>
        </w:tabs>
        <w:ind w:left="2880" w:hanging="360"/>
      </w:pPr>
      <w:rPr>
        <w:rFonts w:ascii="Wingdings" w:hAnsi="Wingdings" w:hint="default"/>
        <w:sz w:val="20"/>
      </w:rPr>
    </w:lvl>
    <w:lvl w:ilvl="4" w:tplc="8632CE38" w:tentative="1">
      <w:start w:val="1"/>
      <w:numFmt w:val="bullet"/>
      <w:lvlText w:val=""/>
      <w:lvlJc w:val="left"/>
      <w:pPr>
        <w:tabs>
          <w:tab w:val="num" w:pos="3600"/>
        </w:tabs>
        <w:ind w:left="3600" w:hanging="360"/>
      </w:pPr>
      <w:rPr>
        <w:rFonts w:ascii="Wingdings" w:hAnsi="Wingdings" w:hint="default"/>
        <w:sz w:val="20"/>
      </w:rPr>
    </w:lvl>
    <w:lvl w:ilvl="5" w:tplc="B4D260BE" w:tentative="1">
      <w:start w:val="1"/>
      <w:numFmt w:val="bullet"/>
      <w:lvlText w:val=""/>
      <w:lvlJc w:val="left"/>
      <w:pPr>
        <w:tabs>
          <w:tab w:val="num" w:pos="4320"/>
        </w:tabs>
        <w:ind w:left="4320" w:hanging="360"/>
      </w:pPr>
      <w:rPr>
        <w:rFonts w:ascii="Wingdings" w:hAnsi="Wingdings" w:hint="default"/>
        <w:sz w:val="20"/>
      </w:rPr>
    </w:lvl>
    <w:lvl w:ilvl="6" w:tplc="F3F0014A" w:tentative="1">
      <w:start w:val="1"/>
      <w:numFmt w:val="bullet"/>
      <w:lvlText w:val=""/>
      <w:lvlJc w:val="left"/>
      <w:pPr>
        <w:tabs>
          <w:tab w:val="num" w:pos="5040"/>
        </w:tabs>
        <w:ind w:left="5040" w:hanging="360"/>
      </w:pPr>
      <w:rPr>
        <w:rFonts w:ascii="Wingdings" w:hAnsi="Wingdings" w:hint="default"/>
        <w:sz w:val="20"/>
      </w:rPr>
    </w:lvl>
    <w:lvl w:ilvl="7" w:tplc="C2B66C9E" w:tentative="1">
      <w:start w:val="1"/>
      <w:numFmt w:val="bullet"/>
      <w:lvlText w:val=""/>
      <w:lvlJc w:val="left"/>
      <w:pPr>
        <w:tabs>
          <w:tab w:val="num" w:pos="5760"/>
        </w:tabs>
        <w:ind w:left="5760" w:hanging="360"/>
      </w:pPr>
      <w:rPr>
        <w:rFonts w:ascii="Wingdings" w:hAnsi="Wingdings" w:hint="default"/>
        <w:sz w:val="20"/>
      </w:rPr>
    </w:lvl>
    <w:lvl w:ilvl="8" w:tplc="6666D83C"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7336A2"/>
    <w:multiLevelType w:val="hybridMultilevel"/>
    <w:tmpl w:val="0000570E"/>
    <w:lvl w:ilvl="0" w:tplc="2438D04E">
      <w:start w:val="1"/>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4" w15:restartNumberingAfterBreak="0">
    <w:nsid w:val="511E3A35"/>
    <w:multiLevelType w:val="hybridMultilevel"/>
    <w:tmpl w:val="7E82E068"/>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5" w15:restartNumberingAfterBreak="0">
    <w:nsid w:val="55125085"/>
    <w:multiLevelType w:val="hybridMultilevel"/>
    <w:tmpl w:val="7EB8FAF8"/>
    <w:lvl w:ilvl="0" w:tplc="942E442E">
      <w:start w:val="1"/>
      <w:numFmt w:val="bullet"/>
      <w:lvlText w:val=""/>
      <w:lvlJc w:val="left"/>
      <w:pPr>
        <w:tabs>
          <w:tab w:val="num" w:pos="360"/>
        </w:tabs>
        <w:ind w:left="360" w:hanging="360"/>
      </w:pPr>
      <w:rPr>
        <w:rFonts w:ascii="Symbol" w:hAnsi="Symbol" w:hint="default"/>
        <w:sz w:val="20"/>
      </w:rPr>
    </w:lvl>
    <w:lvl w:ilvl="1" w:tplc="0A36151C" w:tentative="1">
      <w:start w:val="1"/>
      <w:numFmt w:val="bullet"/>
      <w:lvlText w:val="o"/>
      <w:lvlJc w:val="left"/>
      <w:pPr>
        <w:tabs>
          <w:tab w:val="num" w:pos="1080"/>
        </w:tabs>
        <w:ind w:left="1080" w:hanging="360"/>
      </w:pPr>
      <w:rPr>
        <w:rFonts w:ascii="Courier New" w:hAnsi="Courier New" w:hint="default"/>
        <w:sz w:val="20"/>
      </w:rPr>
    </w:lvl>
    <w:lvl w:ilvl="2" w:tplc="3B78D042" w:tentative="1">
      <w:start w:val="1"/>
      <w:numFmt w:val="bullet"/>
      <w:lvlText w:val=""/>
      <w:lvlJc w:val="left"/>
      <w:pPr>
        <w:tabs>
          <w:tab w:val="num" w:pos="1800"/>
        </w:tabs>
        <w:ind w:left="1800" w:hanging="360"/>
      </w:pPr>
      <w:rPr>
        <w:rFonts w:ascii="Wingdings" w:hAnsi="Wingdings" w:hint="default"/>
        <w:sz w:val="20"/>
      </w:rPr>
    </w:lvl>
    <w:lvl w:ilvl="3" w:tplc="15526166" w:tentative="1">
      <w:start w:val="1"/>
      <w:numFmt w:val="bullet"/>
      <w:lvlText w:val=""/>
      <w:lvlJc w:val="left"/>
      <w:pPr>
        <w:tabs>
          <w:tab w:val="num" w:pos="2520"/>
        </w:tabs>
        <w:ind w:left="2520" w:hanging="360"/>
      </w:pPr>
      <w:rPr>
        <w:rFonts w:ascii="Wingdings" w:hAnsi="Wingdings" w:hint="default"/>
        <w:sz w:val="20"/>
      </w:rPr>
    </w:lvl>
    <w:lvl w:ilvl="4" w:tplc="E6445E12" w:tentative="1">
      <w:start w:val="1"/>
      <w:numFmt w:val="bullet"/>
      <w:lvlText w:val=""/>
      <w:lvlJc w:val="left"/>
      <w:pPr>
        <w:tabs>
          <w:tab w:val="num" w:pos="3240"/>
        </w:tabs>
        <w:ind w:left="3240" w:hanging="360"/>
      </w:pPr>
      <w:rPr>
        <w:rFonts w:ascii="Wingdings" w:hAnsi="Wingdings" w:hint="default"/>
        <w:sz w:val="20"/>
      </w:rPr>
    </w:lvl>
    <w:lvl w:ilvl="5" w:tplc="5BBEFCDA" w:tentative="1">
      <w:start w:val="1"/>
      <w:numFmt w:val="bullet"/>
      <w:lvlText w:val=""/>
      <w:lvlJc w:val="left"/>
      <w:pPr>
        <w:tabs>
          <w:tab w:val="num" w:pos="3960"/>
        </w:tabs>
        <w:ind w:left="3960" w:hanging="360"/>
      </w:pPr>
      <w:rPr>
        <w:rFonts w:ascii="Wingdings" w:hAnsi="Wingdings" w:hint="default"/>
        <w:sz w:val="20"/>
      </w:rPr>
    </w:lvl>
    <w:lvl w:ilvl="6" w:tplc="FB84A1D2" w:tentative="1">
      <w:start w:val="1"/>
      <w:numFmt w:val="bullet"/>
      <w:lvlText w:val=""/>
      <w:lvlJc w:val="left"/>
      <w:pPr>
        <w:tabs>
          <w:tab w:val="num" w:pos="4680"/>
        </w:tabs>
        <w:ind w:left="4680" w:hanging="360"/>
      </w:pPr>
      <w:rPr>
        <w:rFonts w:ascii="Wingdings" w:hAnsi="Wingdings" w:hint="default"/>
        <w:sz w:val="20"/>
      </w:rPr>
    </w:lvl>
    <w:lvl w:ilvl="7" w:tplc="88CEA608" w:tentative="1">
      <w:start w:val="1"/>
      <w:numFmt w:val="bullet"/>
      <w:lvlText w:val=""/>
      <w:lvlJc w:val="left"/>
      <w:pPr>
        <w:tabs>
          <w:tab w:val="num" w:pos="5400"/>
        </w:tabs>
        <w:ind w:left="5400" w:hanging="360"/>
      </w:pPr>
      <w:rPr>
        <w:rFonts w:ascii="Wingdings" w:hAnsi="Wingdings" w:hint="default"/>
        <w:sz w:val="20"/>
      </w:rPr>
    </w:lvl>
    <w:lvl w:ilvl="8" w:tplc="14044634"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7A6A1C"/>
    <w:multiLevelType w:val="hybridMultilevel"/>
    <w:tmpl w:val="FB885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60C56C5"/>
    <w:multiLevelType w:val="hybridMultilevel"/>
    <w:tmpl w:val="91DE8B9E"/>
    <w:lvl w:ilvl="0" w:tplc="83305D02">
      <w:start w:val="2"/>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8" w15:restartNumberingAfterBreak="0">
    <w:nsid w:val="56F3785C"/>
    <w:multiLevelType w:val="hybridMultilevel"/>
    <w:tmpl w:val="6B529C74"/>
    <w:lvl w:ilvl="0" w:tplc="04090001">
      <w:start w:val="1"/>
      <w:numFmt w:val="bullet"/>
      <w:lvlText w:val=""/>
      <w:lvlJc w:val="left"/>
      <w:pPr>
        <w:tabs>
          <w:tab w:val="num" w:pos="870"/>
        </w:tabs>
        <w:ind w:left="870" w:hanging="360"/>
      </w:pPr>
      <w:rPr>
        <w:rFonts w:ascii="Symbol" w:hAnsi="Symbol" w:hint="default"/>
      </w:rPr>
    </w:lvl>
    <w:lvl w:ilvl="1" w:tplc="04090003" w:tentative="1">
      <w:start w:val="1"/>
      <w:numFmt w:val="bullet"/>
      <w:lvlText w:val="o"/>
      <w:lvlJc w:val="left"/>
      <w:pPr>
        <w:tabs>
          <w:tab w:val="num" w:pos="1590"/>
        </w:tabs>
        <w:ind w:left="1590" w:hanging="360"/>
      </w:pPr>
      <w:rPr>
        <w:rFonts w:ascii="Courier New" w:hAnsi="Courier New" w:cs="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cs="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cs="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49" w15:restartNumberingAfterBreak="0">
    <w:nsid w:val="5A6819C4"/>
    <w:multiLevelType w:val="hybridMultilevel"/>
    <w:tmpl w:val="3CD88168"/>
    <w:lvl w:ilvl="0" w:tplc="F278A98C">
      <w:start w:val="1"/>
      <w:numFmt w:val="bullet"/>
      <w:lvlText w:val=""/>
      <w:lvlJc w:val="left"/>
      <w:pPr>
        <w:tabs>
          <w:tab w:val="num" w:pos="720"/>
        </w:tabs>
        <w:ind w:left="720" w:hanging="360"/>
      </w:pPr>
      <w:rPr>
        <w:rFonts w:ascii="Symbol" w:hAnsi="Symbol" w:hint="default"/>
        <w:sz w:val="20"/>
      </w:rPr>
    </w:lvl>
    <w:lvl w:ilvl="1" w:tplc="EDF0CB8A">
      <w:start w:val="1"/>
      <w:numFmt w:val="bullet"/>
      <w:lvlText w:val="o"/>
      <w:lvlJc w:val="left"/>
      <w:pPr>
        <w:tabs>
          <w:tab w:val="num" w:pos="1440"/>
        </w:tabs>
        <w:ind w:left="1440" w:hanging="360"/>
      </w:pPr>
      <w:rPr>
        <w:rFonts w:ascii="Courier New" w:hAnsi="Courier New" w:hint="default"/>
        <w:sz w:val="20"/>
      </w:rPr>
    </w:lvl>
    <w:lvl w:ilvl="2" w:tplc="2446DB70" w:tentative="1">
      <w:start w:val="1"/>
      <w:numFmt w:val="bullet"/>
      <w:lvlText w:val=""/>
      <w:lvlJc w:val="left"/>
      <w:pPr>
        <w:tabs>
          <w:tab w:val="num" w:pos="2160"/>
        </w:tabs>
        <w:ind w:left="2160" w:hanging="360"/>
      </w:pPr>
      <w:rPr>
        <w:rFonts w:ascii="Wingdings" w:hAnsi="Wingdings" w:hint="default"/>
        <w:sz w:val="20"/>
      </w:rPr>
    </w:lvl>
    <w:lvl w:ilvl="3" w:tplc="D2DCB912" w:tentative="1">
      <w:start w:val="1"/>
      <w:numFmt w:val="bullet"/>
      <w:lvlText w:val=""/>
      <w:lvlJc w:val="left"/>
      <w:pPr>
        <w:tabs>
          <w:tab w:val="num" w:pos="2880"/>
        </w:tabs>
        <w:ind w:left="2880" w:hanging="360"/>
      </w:pPr>
      <w:rPr>
        <w:rFonts w:ascii="Wingdings" w:hAnsi="Wingdings" w:hint="default"/>
        <w:sz w:val="20"/>
      </w:rPr>
    </w:lvl>
    <w:lvl w:ilvl="4" w:tplc="8724E794" w:tentative="1">
      <w:start w:val="1"/>
      <w:numFmt w:val="bullet"/>
      <w:lvlText w:val=""/>
      <w:lvlJc w:val="left"/>
      <w:pPr>
        <w:tabs>
          <w:tab w:val="num" w:pos="3600"/>
        </w:tabs>
        <w:ind w:left="3600" w:hanging="360"/>
      </w:pPr>
      <w:rPr>
        <w:rFonts w:ascii="Wingdings" w:hAnsi="Wingdings" w:hint="default"/>
        <w:sz w:val="20"/>
      </w:rPr>
    </w:lvl>
    <w:lvl w:ilvl="5" w:tplc="A912AF98" w:tentative="1">
      <w:start w:val="1"/>
      <w:numFmt w:val="bullet"/>
      <w:lvlText w:val=""/>
      <w:lvlJc w:val="left"/>
      <w:pPr>
        <w:tabs>
          <w:tab w:val="num" w:pos="4320"/>
        </w:tabs>
        <w:ind w:left="4320" w:hanging="360"/>
      </w:pPr>
      <w:rPr>
        <w:rFonts w:ascii="Wingdings" w:hAnsi="Wingdings" w:hint="default"/>
        <w:sz w:val="20"/>
      </w:rPr>
    </w:lvl>
    <w:lvl w:ilvl="6" w:tplc="C57A79E2" w:tentative="1">
      <w:start w:val="1"/>
      <w:numFmt w:val="bullet"/>
      <w:lvlText w:val=""/>
      <w:lvlJc w:val="left"/>
      <w:pPr>
        <w:tabs>
          <w:tab w:val="num" w:pos="5040"/>
        </w:tabs>
        <w:ind w:left="5040" w:hanging="360"/>
      </w:pPr>
      <w:rPr>
        <w:rFonts w:ascii="Wingdings" w:hAnsi="Wingdings" w:hint="default"/>
        <w:sz w:val="20"/>
      </w:rPr>
    </w:lvl>
    <w:lvl w:ilvl="7" w:tplc="3CAAA75A" w:tentative="1">
      <w:start w:val="1"/>
      <w:numFmt w:val="bullet"/>
      <w:lvlText w:val=""/>
      <w:lvlJc w:val="left"/>
      <w:pPr>
        <w:tabs>
          <w:tab w:val="num" w:pos="5760"/>
        </w:tabs>
        <w:ind w:left="5760" w:hanging="360"/>
      </w:pPr>
      <w:rPr>
        <w:rFonts w:ascii="Wingdings" w:hAnsi="Wingdings" w:hint="default"/>
        <w:sz w:val="20"/>
      </w:rPr>
    </w:lvl>
    <w:lvl w:ilvl="8" w:tplc="C78611F2"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B357BC"/>
    <w:multiLevelType w:val="hybridMultilevel"/>
    <w:tmpl w:val="74207916"/>
    <w:lvl w:ilvl="0" w:tplc="F012764A">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51" w15:restartNumberingAfterBreak="0">
    <w:nsid w:val="5C335E71"/>
    <w:multiLevelType w:val="hybridMultilevel"/>
    <w:tmpl w:val="3B3A7128"/>
    <w:lvl w:ilvl="0" w:tplc="14A2DCE0">
      <w:start w:val="1"/>
      <w:numFmt w:val="decimal"/>
      <w:lvlText w:val="%1."/>
      <w:lvlJc w:val="left"/>
      <w:pPr>
        <w:tabs>
          <w:tab w:val="num" w:pos="870"/>
        </w:tabs>
        <w:ind w:left="870" w:hanging="360"/>
      </w:pPr>
      <w:rPr>
        <w:rFonts w:hint="cs"/>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52" w15:restartNumberingAfterBreak="0">
    <w:nsid w:val="5CAF68D2"/>
    <w:multiLevelType w:val="hybridMultilevel"/>
    <w:tmpl w:val="B45A7B06"/>
    <w:lvl w:ilvl="0" w:tplc="09FE95D6">
      <w:numFmt w:val="bullet"/>
      <w:lvlText w:val="-"/>
      <w:lvlJc w:val="left"/>
      <w:pPr>
        <w:tabs>
          <w:tab w:val="num" w:pos="870"/>
        </w:tabs>
        <w:ind w:left="870" w:hanging="360"/>
      </w:pPr>
      <w:rPr>
        <w:rFonts w:ascii="Times New Roman" w:eastAsia="Times New Roman" w:hAnsi="Times New Roman" w:cs="Narkisim" w:hint="default"/>
      </w:rPr>
    </w:lvl>
    <w:lvl w:ilvl="1" w:tplc="04090003" w:tentative="1">
      <w:start w:val="1"/>
      <w:numFmt w:val="bullet"/>
      <w:lvlText w:val="o"/>
      <w:lvlJc w:val="left"/>
      <w:pPr>
        <w:tabs>
          <w:tab w:val="num" w:pos="1590"/>
        </w:tabs>
        <w:ind w:left="1590" w:hanging="360"/>
      </w:pPr>
      <w:rPr>
        <w:rFonts w:ascii="Courier New" w:hAnsi="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53" w15:restartNumberingAfterBreak="0">
    <w:nsid w:val="5FAD3CD7"/>
    <w:multiLevelType w:val="hybridMultilevel"/>
    <w:tmpl w:val="DB0E56E4"/>
    <w:lvl w:ilvl="0" w:tplc="94762196">
      <w:start w:val="1"/>
      <w:numFmt w:val="decimal"/>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54" w15:restartNumberingAfterBreak="0">
    <w:nsid w:val="61555686"/>
    <w:multiLevelType w:val="hybridMultilevel"/>
    <w:tmpl w:val="C5027416"/>
    <w:lvl w:ilvl="0" w:tplc="5DDC212A">
      <w:start w:val="202"/>
      <w:numFmt w:val="bullet"/>
      <w:lvlText w:val=""/>
      <w:lvlJc w:val="left"/>
      <w:pPr>
        <w:ind w:left="870" w:hanging="360"/>
      </w:pPr>
      <w:rPr>
        <w:rFonts w:ascii="Wingdings" w:eastAsia="Times New Roman" w:hAnsi="Wingdings" w:cstheme="maj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55" w15:restartNumberingAfterBreak="0">
    <w:nsid w:val="65250562"/>
    <w:multiLevelType w:val="hybridMultilevel"/>
    <w:tmpl w:val="DAF20D24"/>
    <w:lvl w:ilvl="0" w:tplc="E08C1BE8">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56" w15:restartNumberingAfterBreak="0">
    <w:nsid w:val="656060F5"/>
    <w:multiLevelType w:val="hybridMultilevel"/>
    <w:tmpl w:val="AA783F08"/>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57" w15:restartNumberingAfterBreak="0">
    <w:nsid w:val="66A45EB6"/>
    <w:multiLevelType w:val="hybridMultilevel"/>
    <w:tmpl w:val="E878D830"/>
    <w:lvl w:ilvl="0" w:tplc="2A3EED1E">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58" w15:restartNumberingAfterBreak="0">
    <w:nsid w:val="689B4A3D"/>
    <w:multiLevelType w:val="hybridMultilevel"/>
    <w:tmpl w:val="8502060E"/>
    <w:lvl w:ilvl="0" w:tplc="C60E7A8A">
      <w:start w:val="1"/>
      <w:numFmt w:val="bullet"/>
      <w:lvlText w:val=""/>
      <w:lvlJc w:val="left"/>
      <w:pPr>
        <w:tabs>
          <w:tab w:val="num" w:pos="720"/>
        </w:tabs>
        <w:ind w:left="720" w:hanging="360"/>
      </w:pPr>
      <w:rPr>
        <w:rFonts w:ascii="Symbol" w:hAnsi="Symbol" w:hint="default"/>
        <w:sz w:val="20"/>
      </w:rPr>
    </w:lvl>
    <w:lvl w:ilvl="1" w:tplc="6FB87592" w:tentative="1">
      <w:start w:val="1"/>
      <w:numFmt w:val="bullet"/>
      <w:lvlText w:val="o"/>
      <w:lvlJc w:val="left"/>
      <w:pPr>
        <w:tabs>
          <w:tab w:val="num" w:pos="1440"/>
        </w:tabs>
        <w:ind w:left="1440" w:hanging="360"/>
      </w:pPr>
      <w:rPr>
        <w:rFonts w:ascii="Courier New" w:hAnsi="Courier New" w:hint="default"/>
        <w:sz w:val="20"/>
      </w:rPr>
    </w:lvl>
    <w:lvl w:ilvl="2" w:tplc="E2CAF0CA" w:tentative="1">
      <w:start w:val="1"/>
      <w:numFmt w:val="bullet"/>
      <w:lvlText w:val=""/>
      <w:lvlJc w:val="left"/>
      <w:pPr>
        <w:tabs>
          <w:tab w:val="num" w:pos="2160"/>
        </w:tabs>
        <w:ind w:left="2160" w:hanging="360"/>
      </w:pPr>
      <w:rPr>
        <w:rFonts w:ascii="Wingdings" w:hAnsi="Wingdings" w:hint="default"/>
        <w:sz w:val="20"/>
      </w:rPr>
    </w:lvl>
    <w:lvl w:ilvl="3" w:tplc="2BE097CC" w:tentative="1">
      <w:start w:val="1"/>
      <w:numFmt w:val="bullet"/>
      <w:lvlText w:val=""/>
      <w:lvlJc w:val="left"/>
      <w:pPr>
        <w:tabs>
          <w:tab w:val="num" w:pos="2880"/>
        </w:tabs>
        <w:ind w:left="2880" w:hanging="360"/>
      </w:pPr>
      <w:rPr>
        <w:rFonts w:ascii="Wingdings" w:hAnsi="Wingdings" w:hint="default"/>
        <w:sz w:val="20"/>
      </w:rPr>
    </w:lvl>
    <w:lvl w:ilvl="4" w:tplc="EFA8B75E" w:tentative="1">
      <w:start w:val="1"/>
      <w:numFmt w:val="bullet"/>
      <w:lvlText w:val=""/>
      <w:lvlJc w:val="left"/>
      <w:pPr>
        <w:tabs>
          <w:tab w:val="num" w:pos="3600"/>
        </w:tabs>
        <w:ind w:left="3600" w:hanging="360"/>
      </w:pPr>
      <w:rPr>
        <w:rFonts w:ascii="Wingdings" w:hAnsi="Wingdings" w:hint="default"/>
        <w:sz w:val="20"/>
      </w:rPr>
    </w:lvl>
    <w:lvl w:ilvl="5" w:tplc="37C016E8" w:tentative="1">
      <w:start w:val="1"/>
      <w:numFmt w:val="bullet"/>
      <w:lvlText w:val=""/>
      <w:lvlJc w:val="left"/>
      <w:pPr>
        <w:tabs>
          <w:tab w:val="num" w:pos="4320"/>
        </w:tabs>
        <w:ind w:left="4320" w:hanging="360"/>
      </w:pPr>
      <w:rPr>
        <w:rFonts w:ascii="Wingdings" w:hAnsi="Wingdings" w:hint="default"/>
        <w:sz w:val="20"/>
      </w:rPr>
    </w:lvl>
    <w:lvl w:ilvl="6" w:tplc="36769C7A" w:tentative="1">
      <w:start w:val="1"/>
      <w:numFmt w:val="bullet"/>
      <w:lvlText w:val=""/>
      <w:lvlJc w:val="left"/>
      <w:pPr>
        <w:tabs>
          <w:tab w:val="num" w:pos="5040"/>
        </w:tabs>
        <w:ind w:left="5040" w:hanging="360"/>
      </w:pPr>
      <w:rPr>
        <w:rFonts w:ascii="Wingdings" w:hAnsi="Wingdings" w:hint="default"/>
        <w:sz w:val="20"/>
      </w:rPr>
    </w:lvl>
    <w:lvl w:ilvl="7" w:tplc="8CA28B1C" w:tentative="1">
      <w:start w:val="1"/>
      <w:numFmt w:val="bullet"/>
      <w:lvlText w:val=""/>
      <w:lvlJc w:val="left"/>
      <w:pPr>
        <w:tabs>
          <w:tab w:val="num" w:pos="5760"/>
        </w:tabs>
        <w:ind w:left="5760" w:hanging="360"/>
      </w:pPr>
      <w:rPr>
        <w:rFonts w:ascii="Wingdings" w:hAnsi="Wingdings" w:hint="default"/>
        <w:sz w:val="20"/>
      </w:rPr>
    </w:lvl>
    <w:lvl w:ilvl="8" w:tplc="209C74C4"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37213F"/>
    <w:multiLevelType w:val="hybridMultilevel"/>
    <w:tmpl w:val="48CAD5B4"/>
    <w:lvl w:ilvl="0" w:tplc="0409000F">
      <w:start w:val="1"/>
      <w:numFmt w:val="decimal"/>
      <w:lvlText w:val="%1."/>
      <w:lvlJc w:val="left"/>
      <w:pPr>
        <w:tabs>
          <w:tab w:val="num" w:pos="1230"/>
        </w:tabs>
        <w:ind w:left="1230" w:hanging="360"/>
      </w:pPr>
    </w:lvl>
    <w:lvl w:ilvl="1" w:tplc="04090019" w:tentative="1">
      <w:start w:val="1"/>
      <w:numFmt w:val="lowerLetter"/>
      <w:lvlText w:val="%2."/>
      <w:lvlJc w:val="left"/>
      <w:pPr>
        <w:tabs>
          <w:tab w:val="num" w:pos="1950"/>
        </w:tabs>
        <w:ind w:left="1950" w:hanging="360"/>
      </w:pPr>
    </w:lvl>
    <w:lvl w:ilvl="2" w:tplc="0409001B" w:tentative="1">
      <w:start w:val="1"/>
      <w:numFmt w:val="lowerRoman"/>
      <w:lvlText w:val="%3."/>
      <w:lvlJc w:val="right"/>
      <w:pPr>
        <w:tabs>
          <w:tab w:val="num" w:pos="2670"/>
        </w:tabs>
        <w:ind w:left="2670" w:hanging="180"/>
      </w:pPr>
    </w:lvl>
    <w:lvl w:ilvl="3" w:tplc="0409000F" w:tentative="1">
      <w:start w:val="1"/>
      <w:numFmt w:val="decimal"/>
      <w:lvlText w:val="%4."/>
      <w:lvlJc w:val="left"/>
      <w:pPr>
        <w:tabs>
          <w:tab w:val="num" w:pos="3390"/>
        </w:tabs>
        <w:ind w:left="3390" w:hanging="360"/>
      </w:pPr>
    </w:lvl>
    <w:lvl w:ilvl="4" w:tplc="04090019" w:tentative="1">
      <w:start w:val="1"/>
      <w:numFmt w:val="lowerLetter"/>
      <w:lvlText w:val="%5."/>
      <w:lvlJc w:val="left"/>
      <w:pPr>
        <w:tabs>
          <w:tab w:val="num" w:pos="4110"/>
        </w:tabs>
        <w:ind w:left="4110" w:hanging="360"/>
      </w:pPr>
    </w:lvl>
    <w:lvl w:ilvl="5" w:tplc="0409001B" w:tentative="1">
      <w:start w:val="1"/>
      <w:numFmt w:val="lowerRoman"/>
      <w:lvlText w:val="%6."/>
      <w:lvlJc w:val="right"/>
      <w:pPr>
        <w:tabs>
          <w:tab w:val="num" w:pos="4830"/>
        </w:tabs>
        <w:ind w:left="4830" w:hanging="180"/>
      </w:pPr>
    </w:lvl>
    <w:lvl w:ilvl="6" w:tplc="0409000F" w:tentative="1">
      <w:start w:val="1"/>
      <w:numFmt w:val="decimal"/>
      <w:lvlText w:val="%7."/>
      <w:lvlJc w:val="left"/>
      <w:pPr>
        <w:tabs>
          <w:tab w:val="num" w:pos="5550"/>
        </w:tabs>
        <w:ind w:left="5550" w:hanging="360"/>
      </w:pPr>
    </w:lvl>
    <w:lvl w:ilvl="7" w:tplc="04090019" w:tentative="1">
      <w:start w:val="1"/>
      <w:numFmt w:val="lowerLetter"/>
      <w:lvlText w:val="%8."/>
      <w:lvlJc w:val="left"/>
      <w:pPr>
        <w:tabs>
          <w:tab w:val="num" w:pos="6270"/>
        </w:tabs>
        <w:ind w:left="6270" w:hanging="360"/>
      </w:pPr>
    </w:lvl>
    <w:lvl w:ilvl="8" w:tplc="0409001B" w:tentative="1">
      <w:start w:val="1"/>
      <w:numFmt w:val="lowerRoman"/>
      <w:lvlText w:val="%9."/>
      <w:lvlJc w:val="right"/>
      <w:pPr>
        <w:tabs>
          <w:tab w:val="num" w:pos="6990"/>
        </w:tabs>
        <w:ind w:left="6990" w:hanging="180"/>
      </w:pPr>
    </w:lvl>
  </w:abstractNum>
  <w:abstractNum w:abstractNumId="60" w15:restartNumberingAfterBreak="0">
    <w:nsid w:val="6B9F7A76"/>
    <w:multiLevelType w:val="hybridMultilevel"/>
    <w:tmpl w:val="DE564490"/>
    <w:lvl w:ilvl="0" w:tplc="9DB6EBA0">
      <w:start w:val="1"/>
      <w:numFmt w:val="decimal"/>
      <w:lvlText w:val="%1."/>
      <w:lvlJc w:val="left"/>
      <w:pPr>
        <w:tabs>
          <w:tab w:val="num" w:pos="1275"/>
        </w:tabs>
        <w:ind w:left="1275" w:hanging="765"/>
      </w:pPr>
      <w:rPr>
        <w:rFonts w:hint="cs"/>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61" w15:restartNumberingAfterBreak="0">
    <w:nsid w:val="730269BF"/>
    <w:multiLevelType w:val="hybridMultilevel"/>
    <w:tmpl w:val="A09294F2"/>
    <w:lvl w:ilvl="0" w:tplc="ABECF062">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62" w15:restartNumberingAfterBreak="0">
    <w:nsid w:val="73391B7B"/>
    <w:multiLevelType w:val="hybridMultilevel"/>
    <w:tmpl w:val="955688DE"/>
    <w:lvl w:ilvl="0" w:tplc="B6820C2E">
      <w:start w:val="1"/>
      <w:numFmt w:val="hebrew1"/>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63" w15:restartNumberingAfterBreak="0">
    <w:nsid w:val="75256EF3"/>
    <w:multiLevelType w:val="hybridMultilevel"/>
    <w:tmpl w:val="75CA48DC"/>
    <w:lvl w:ilvl="0" w:tplc="91563574">
      <w:start w:val="1"/>
      <w:numFmt w:val="bullet"/>
      <w:lvlText w:val=""/>
      <w:lvlJc w:val="left"/>
      <w:pPr>
        <w:tabs>
          <w:tab w:val="num" w:pos="720"/>
        </w:tabs>
        <w:ind w:left="720" w:hanging="360"/>
      </w:pPr>
      <w:rPr>
        <w:rFonts w:ascii="Symbol" w:hAnsi="Symbol" w:hint="default"/>
        <w:sz w:val="20"/>
      </w:rPr>
    </w:lvl>
    <w:lvl w:ilvl="1" w:tplc="FE34DABC" w:tentative="1">
      <w:start w:val="1"/>
      <w:numFmt w:val="bullet"/>
      <w:lvlText w:val="o"/>
      <w:lvlJc w:val="left"/>
      <w:pPr>
        <w:tabs>
          <w:tab w:val="num" w:pos="1440"/>
        </w:tabs>
        <w:ind w:left="1440" w:hanging="360"/>
      </w:pPr>
      <w:rPr>
        <w:rFonts w:ascii="Courier New" w:hAnsi="Courier New" w:hint="default"/>
        <w:sz w:val="20"/>
      </w:rPr>
    </w:lvl>
    <w:lvl w:ilvl="2" w:tplc="05F86B90" w:tentative="1">
      <w:start w:val="1"/>
      <w:numFmt w:val="bullet"/>
      <w:lvlText w:val=""/>
      <w:lvlJc w:val="left"/>
      <w:pPr>
        <w:tabs>
          <w:tab w:val="num" w:pos="2160"/>
        </w:tabs>
        <w:ind w:left="2160" w:hanging="360"/>
      </w:pPr>
      <w:rPr>
        <w:rFonts w:ascii="Wingdings" w:hAnsi="Wingdings" w:hint="default"/>
        <w:sz w:val="20"/>
      </w:rPr>
    </w:lvl>
    <w:lvl w:ilvl="3" w:tplc="F69AF21A" w:tentative="1">
      <w:start w:val="1"/>
      <w:numFmt w:val="bullet"/>
      <w:lvlText w:val=""/>
      <w:lvlJc w:val="left"/>
      <w:pPr>
        <w:tabs>
          <w:tab w:val="num" w:pos="2880"/>
        </w:tabs>
        <w:ind w:left="2880" w:hanging="360"/>
      </w:pPr>
      <w:rPr>
        <w:rFonts w:ascii="Wingdings" w:hAnsi="Wingdings" w:hint="default"/>
        <w:sz w:val="20"/>
      </w:rPr>
    </w:lvl>
    <w:lvl w:ilvl="4" w:tplc="91C831F4" w:tentative="1">
      <w:start w:val="1"/>
      <w:numFmt w:val="bullet"/>
      <w:lvlText w:val=""/>
      <w:lvlJc w:val="left"/>
      <w:pPr>
        <w:tabs>
          <w:tab w:val="num" w:pos="3600"/>
        </w:tabs>
        <w:ind w:left="3600" w:hanging="360"/>
      </w:pPr>
      <w:rPr>
        <w:rFonts w:ascii="Wingdings" w:hAnsi="Wingdings" w:hint="default"/>
        <w:sz w:val="20"/>
      </w:rPr>
    </w:lvl>
    <w:lvl w:ilvl="5" w:tplc="BE8E096E" w:tentative="1">
      <w:start w:val="1"/>
      <w:numFmt w:val="bullet"/>
      <w:lvlText w:val=""/>
      <w:lvlJc w:val="left"/>
      <w:pPr>
        <w:tabs>
          <w:tab w:val="num" w:pos="4320"/>
        </w:tabs>
        <w:ind w:left="4320" w:hanging="360"/>
      </w:pPr>
      <w:rPr>
        <w:rFonts w:ascii="Wingdings" w:hAnsi="Wingdings" w:hint="default"/>
        <w:sz w:val="20"/>
      </w:rPr>
    </w:lvl>
    <w:lvl w:ilvl="6" w:tplc="328211EE" w:tentative="1">
      <w:start w:val="1"/>
      <w:numFmt w:val="bullet"/>
      <w:lvlText w:val=""/>
      <w:lvlJc w:val="left"/>
      <w:pPr>
        <w:tabs>
          <w:tab w:val="num" w:pos="5040"/>
        </w:tabs>
        <w:ind w:left="5040" w:hanging="360"/>
      </w:pPr>
      <w:rPr>
        <w:rFonts w:ascii="Wingdings" w:hAnsi="Wingdings" w:hint="default"/>
        <w:sz w:val="20"/>
      </w:rPr>
    </w:lvl>
    <w:lvl w:ilvl="7" w:tplc="40488C40" w:tentative="1">
      <w:start w:val="1"/>
      <w:numFmt w:val="bullet"/>
      <w:lvlText w:val=""/>
      <w:lvlJc w:val="left"/>
      <w:pPr>
        <w:tabs>
          <w:tab w:val="num" w:pos="5760"/>
        </w:tabs>
        <w:ind w:left="5760" w:hanging="360"/>
      </w:pPr>
      <w:rPr>
        <w:rFonts w:ascii="Wingdings" w:hAnsi="Wingdings" w:hint="default"/>
        <w:sz w:val="20"/>
      </w:rPr>
    </w:lvl>
    <w:lvl w:ilvl="8" w:tplc="EBD6226A"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233543"/>
    <w:multiLevelType w:val="hybridMultilevel"/>
    <w:tmpl w:val="09707F48"/>
    <w:lvl w:ilvl="0" w:tplc="7B3C46F6">
      <w:start w:val="1"/>
      <w:numFmt w:val="bullet"/>
      <w:lvlText w:val=""/>
      <w:lvlJc w:val="left"/>
      <w:pPr>
        <w:tabs>
          <w:tab w:val="num" w:pos="720"/>
        </w:tabs>
        <w:ind w:left="720" w:hanging="360"/>
      </w:pPr>
      <w:rPr>
        <w:rFonts w:ascii="Symbol" w:hAnsi="Symbol" w:hint="default"/>
        <w:sz w:val="20"/>
      </w:rPr>
    </w:lvl>
    <w:lvl w:ilvl="1" w:tplc="DBE2E8B2" w:tentative="1">
      <w:start w:val="1"/>
      <w:numFmt w:val="bullet"/>
      <w:lvlText w:val="o"/>
      <w:lvlJc w:val="left"/>
      <w:pPr>
        <w:tabs>
          <w:tab w:val="num" w:pos="1440"/>
        </w:tabs>
        <w:ind w:left="1440" w:hanging="360"/>
      </w:pPr>
      <w:rPr>
        <w:rFonts w:ascii="Courier New" w:hAnsi="Courier New" w:hint="default"/>
        <w:sz w:val="20"/>
      </w:rPr>
    </w:lvl>
    <w:lvl w:ilvl="2" w:tplc="7F984E7C" w:tentative="1">
      <w:start w:val="1"/>
      <w:numFmt w:val="bullet"/>
      <w:lvlText w:val=""/>
      <w:lvlJc w:val="left"/>
      <w:pPr>
        <w:tabs>
          <w:tab w:val="num" w:pos="2160"/>
        </w:tabs>
        <w:ind w:left="2160" w:hanging="360"/>
      </w:pPr>
      <w:rPr>
        <w:rFonts w:ascii="Wingdings" w:hAnsi="Wingdings" w:hint="default"/>
        <w:sz w:val="20"/>
      </w:rPr>
    </w:lvl>
    <w:lvl w:ilvl="3" w:tplc="7E8C2568" w:tentative="1">
      <w:start w:val="1"/>
      <w:numFmt w:val="bullet"/>
      <w:lvlText w:val=""/>
      <w:lvlJc w:val="left"/>
      <w:pPr>
        <w:tabs>
          <w:tab w:val="num" w:pos="2880"/>
        </w:tabs>
        <w:ind w:left="2880" w:hanging="360"/>
      </w:pPr>
      <w:rPr>
        <w:rFonts w:ascii="Wingdings" w:hAnsi="Wingdings" w:hint="default"/>
        <w:sz w:val="20"/>
      </w:rPr>
    </w:lvl>
    <w:lvl w:ilvl="4" w:tplc="8362B510" w:tentative="1">
      <w:start w:val="1"/>
      <w:numFmt w:val="bullet"/>
      <w:lvlText w:val=""/>
      <w:lvlJc w:val="left"/>
      <w:pPr>
        <w:tabs>
          <w:tab w:val="num" w:pos="3600"/>
        </w:tabs>
        <w:ind w:left="3600" w:hanging="360"/>
      </w:pPr>
      <w:rPr>
        <w:rFonts w:ascii="Wingdings" w:hAnsi="Wingdings" w:hint="default"/>
        <w:sz w:val="20"/>
      </w:rPr>
    </w:lvl>
    <w:lvl w:ilvl="5" w:tplc="C3925F2A" w:tentative="1">
      <w:start w:val="1"/>
      <w:numFmt w:val="bullet"/>
      <w:lvlText w:val=""/>
      <w:lvlJc w:val="left"/>
      <w:pPr>
        <w:tabs>
          <w:tab w:val="num" w:pos="4320"/>
        </w:tabs>
        <w:ind w:left="4320" w:hanging="360"/>
      </w:pPr>
      <w:rPr>
        <w:rFonts w:ascii="Wingdings" w:hAnsi="Wingdings" w:hint="default"/>
        <w:sz w:val="20"/>
      </w:rPr>
    </w:lvl>
    <w:lvl w:ilvl="6" w:tplc="33AE0F88" w:tentative="1">
      <w:start w:val="1"/>
      <w:numFmt w:val="bullet"/>
      <w:lvlText w:val=""/>
      <w:lvlJc w:val="left"/>
      <w:pPr>
        <w:tabs>
          <w:tab w:val="num" w:pos="5040"/>
        </w:tabs>
        <w:ind w:left="5040" w:hanging="360"/>
      </w:pPr>
      <w:rPr>
        <w:rFonts w:ascii="Wingdings" w:hAnsi="Wingdings" w:hint="default"/>
        <w:sz w:val="20"/>
      </w:rPr>
    </w:lvl>
    <w:lvl w:ilvl="7" w:tplc="41221BC6" w:tentative="1">
      <w:start w:val="1"/>
      <w:numFmt w:val="bullet"/>
      <w:lvlText w:val=""/>
      <w:lvlJc w:val="left"/>
      <w:pPr>
        <w:tabs>
          <w:tab w:val="num" w:pos="5760"/>
        </w:tabs>
        <w:ind w:left="5760" w:hanging="360"/>
      </w:pPr>
      <w:rPr>
        <w:rFonts w:ascii="Wingdings" w:hAnsi="Wingdings" w:hint="default"/>
        <w:sz w:val="20"/>
      </w:rPr>
    </w:lvl>
    <w:lvl w:ilvl="8" w:tplc="FD1820FA" w:tentative="1">
      <w:start w:val="1"/>
      <w:numFmt w:val="bullet"/>
      <w:lvlText w:val=""/>
      <w:lvlJc w:val="left"/>
      <w:pPr>
        <w:tabs>
          <w:tab w:val="num" w:pos="6480"/>
        </w:tabs>
        <w:ind w:left="6480" w:hanging="360"/>
      </w:pPr>
      <w:rPr>
        <w:rFonts w:ascii="Wingdings" w:hAnsi="Wingdings" w:hint="default"/>
        <w:sz w:val="20"/>
      </w:rPr>
    </w:lvl>
  </w:abstractNum>
  <w:num w:numId="1" w16cid:durableId="2034113365">
    <w:abstractNumId w:val="9"/>
  </w:num>
  <w:num w:numId="2" w16cid:durableId="1767848441">
    <w:abstractNumId w:val="59"/>
  </w:num>
  <w:num w:numId="3" w16cid:durableId="1527400673">
    <w:abstractNumId w:val="13"/>
  </w:num>
  <w:num w:numId="4" w16cid:durableId="1413046080">
    <w:abstractNumId w:val="34"/>
  </w:num>
  <w:num w:numId="5" w16cid:durableId="104082489">
    <w:abstractNumId w:val="52"/>
  </w:num>
  <w:num w:numId="6" w16cid:durableId="1146819601">
    <w:abstractNumId w:val="26"/>
  </w:num>
  <w:num w:numId="7" w16cid:durableId="1676423628">
    <w:abstractNumId w:val="51"/>
  </w:num>
  <w:num w:numId="8" w16cid:durableId="520512573">
    <w:abstractNumId w:val="28"/>
  </w:num>
  <w:num w:numId="9" w16cid:durableId="1779370940">
    <w:abstractNumId w:val="60"/>
  </w:num>
  <w:num w:numId="10" w16cid:durableId="265383041">
    <w:abstractNumId w:val="48"/>
  </w:num>
  <w:num w:numId="11" w16cid:durableId="103113705">
    <w:abstractNumId w:val="33"/>
  </w:num>
  <w:num w:numId="12" w16cid:durableId="1994528628">
    <w:abstractNumId w:val="24"/>
  </w:num>
  <w:num w:numId="13" w16cid:durableId="1023630801">
    <w:abstractNumId w:val="11"/>
  </w:num>
  <w:num w:numId="14" w16cid:durableId="1892617646">
    <w:abstractNumId w:val="7"/>
  </w:num>
  <w:num w:numId="15" w16cid:durableId="1805343364">
    <w:abstractNumId w:val="6"/>
  </w:num>
  <w:num w:numId="16" w16cid:durableId="1084571932">
    <w:abstractNumId w:val="5"/>
  </w:num>
  <w:num w:numId="17" w16cid:durableId="1924365277">
    <w:abstractNumId w:val="4"/>
  </w:num>
  <w:num w:numId="18" w16cid:durableId="1225490258">
    <w:abstractNumId w:val="8"/>
  </w:num>
  <w:num w:numId="19" w16cid:durableId="1604798630">
    <w:abstractNumId w:val="3"/>
  </w:num>
  <w:num w:numId="20" w16cid:durableId="534971218">
    <w:abstractNumId w:val="2"/>
  </w:num>
  <w:num w:numId="21" w16cid:durableId="44911886">
    <w:abstractNumId w:val="1"/>
  </w:num>
  <w:num w:numId="22" w16cid:durableId="663507733">
    <w:abstractNumId w:val="0"/>
  </w:num>
  <w:num w:numId="23" w16cid:durableId="1807309749">
    <w:abstractNumId w:val="39"/>
  </w:num>
  <w:num w:numId="24" w16cid:durableId="2071686361">
    <w:abstractNumId w:val="18"/>
  </w:num>
  <w:num w:numId="25" w16cid:durableId="282853905">
    <w:abstractNumId w:val="20"/>
  </w:num>
  <w:num w:numId="26" w16cid:durableId="451022313">
    <w:abstractNumId w:val="41"/>
  </w:num>
  <w:num w:numId="27" w16cid:durableId="2023583104">
    <w:abstractNumId w:val="45"/>
  </w:num>
  <w:num w:numId="28" w16cid:durableId="799496126">
    <w:abstractNumId w:val="42"/>
  </w:num>
  <w:num w:numId="29" w16cid:durableId="1084257678">
    <w:abstractNumId w:val="64"/>
  </w:num>
  <w:num w:numId="30" w16cid:durableId="124665321">
    <w:abstractNumId w:val="29"/>
  </w:num>
  <w:num w:numId="31" w16cid:durableId="504632221">
    <w:abstractNumId w:val="35"/>
  </w:num>
  <w:num w:numId="32" w16cid:durableId="305205388">
    <w:abstractNumId w:val="49"/>
  </w:num>
  <w:num w:numId="33" w16cid:durableId="1173573003">
    <w:abstractNumId w:val="58"/>
  </w:num>
  <w:num w:numId="34" w16cid:durableId="1232499460">
    <w:abstractNumId w:val="63"/>
  </w:num>
  <w:num w:numId="35" w16cid:durableId="1259095845">
    <w:abstractNumId w:val="15"/>
  </w:num>
  <w:num w:numId="36" w16cid:durableId="393622288">
    <w:abstractNumId w:val="53"/>
  </w:num>
  <w:num w:numId="37" w16cid:durableId="1400666086">
    <w:abstractNumId w:val="16"/>
  </w:num>
  <w:num w:numId="38" w16cid:durableId="215971202">
    <w:abstractNumId w:val="22"/>
  </w:num>
  <w:num w:numId="39" w16cid:durableId="2091345657">
    <w:abstractNumId w:val="10"/>
  </w:num>
  <w:num w:numId="40" w16cid:durableId="1277635012">
    <w:abstractNumId w:val="44"/>
  </w:num>
  <w:num w:numId="41" w16cid:durableId="1101682819">
    <w:abstractNumId w:val="36"/>
  </w:num>
  <w:num w:numId="42" w16cid:durableId="1233466832">
    <w:abstractNumId w:val="23"/>
  </w:num>
  <w:num w:numId="43" w16cid:durableId="1313103238">
    <w:abstractNumId w:val="31"/>
  </w:num>
  <w:num w:numId="44" w16cid:durableId="912156931">
    <w:abstractNumId w:val="23"/>
  </w:num>
  <w:num w:numId="45" w16cid:durableId="407775087">
    <w:abstractNumId w:val="17"/>
  </w:num>
  <w:num w:numId="46" w16cid:durableId="4290097">
    <w:abstractNumId w:val="25"/>
  </w:num>
  <w:num w:numId="47" w16cid:durableId="359626798">
    <w:abstractNumId w:val="57"/>
  </w:num>
  <w:num w:numId="48" w16cid:durableId="2039508673">
    <w:abstractNumId w:val="61"/>
  </w:num>
  <w:num w:numId="49" w16cid:durableId="63643666">
    <w:abstractNumId w:val="54"/>
  </w:num>
  <w:num w:numId="50" w16cid:durableId="1635329882">
    <w:abstractNumId w:val="19"/>
  </w:num>
  <w:num w:numId="51" w16cid:durableId="681973519">
    <w:abstractNumId w:val="32"/>
  </w:num>
  <w:num w:numId="52" w16cid:durableId="1716848471">
    <w:abstractNumId w:val="50"/>
  </w:num>
  <w:num w:numId="53" w16cid:durableId="1856338009">
    <w:abstractNumId w:val="62"/>
  </w:num>
  <w:num w:numId="54" w16cid:durableId="640841449">
    <w:abstractNumId w:val="37"/>
  </w:num>
  <w:num w:numId="55" w16cid:durableId="1574660696">
    <w:abstractNumId w:val="21"/>
  </w:num>
  <w:num w:numId="56" w16cid:durableId="174195772">
    <w:abstractNumId w:val="46"/>
  </w:num>
  <w:num w:numId="57" w16cid:durableId="189799356">
    <w:abstractNumId w:val="27"/>
  </w:num>
  <w:num w:numId="58" w16cid:durableId="983975215">
    <w:abstractNumId w:val="43"/>
  </w:num>
  <w:num w:numId="59" w16cid:durableId="1947152405">
    <w:abstractNumId w:val="47"/>
  </w:num>
  <w:num w:numId="60" w16cid:durableId="1397313084">
    <w:abstractNumId w:val="55"/>
  </w:num>
  <w:num w:numId="61" w16cid:durableId="2095978245">
    <w:abstractNumId w:val="40"/>
  </w:num>
  <w:num w:numId="62" w16cid:durableId="1253929092">
    <w:abstractNumId w:val="30"/>
  </w:num>
  <w:num w:numId="63" w16cid:durableId="547378739">
    <w:abstractNumId w:val="12"/>
  </w:num>
  <w:num w:numId="64" w16cid:durableId="601953643">
    <w:abstractNumId w:val="56"/>
  </w:num>
  <w:num w:numId="65" w16cid:durableId="847331305">
    <w:abstractNumId w:val="38"/>
  </w:num>
  <w:num w:numId="66" w16cid:durableId="646784096">
    <w:abstractNumId w:val="14"/>
  </w:num>
  <w:num w:numId="67" w16cid:durableId="6694068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hideGrammaticalErrors/>
  <w:proofState w:spelling="clean" w:grammar="clean"/>
  <w:defaultTabStop w:val="720"/>
  <w:drawingGridHorizontalSpacing w:val="120"/>
  <w:displayHorizont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247"/>
    <w:rsid w:val="00000136"/>
    <w:rsid w:val="00000380"/>
    <w:rsid w:val="00000397"/>
    <w:rsid w:val="00000547"/>
    <w:rsid w:val="0000056A"/>
    <w:rsid w:val="000007E8"/>
    <w:rsid w:val="00000801"/>
    <w:rsid w:val="00000951"/>
    <w:rsid w:val="000009A0"/>
    <w:rsid w:val="00001178"/>
    <w:rsid w:val="000012BB"/>
    <w:rsid w:val="00001307"/>
    <w:rsid w:val="00001345"/>
    <w:rsid w:val="00001508"/>
    <w:rsid w:val="0000165A"/>
    <w:rsid w:val="00001A63"/>
    <w:rsid w:val="00001DF2"/>
    <w:rsid w:val="00001FD4"/>
    <w:rsid w:val="0000215A"/>
    <w:rsid w:val="000022D0"/>
    <w:rsid w:val="00002411"/>
    <w:rsid w:val="0000248F"/>
    <w:rsid w:val="000024A5"/>
    <w:rsid w:val="0000267F"/>
    <w:rsid w:val="00002688"/>
    <w:rsid w:val="000029F5"/>
    <w:rsid w:val="00002A9F"/>
    <w:rsid w:val="00002CD3"/>
    <w:rsid w:val="00002ED9"/>
    <w:rsid w:val="00002FDD"/>
    <w:rsid w:val="00003094"/>
    <w:rsid w:val="00003227"/>
    <w:rsid w:val="00003293"/>
    <w:rsid w:val="00003737"/>
    <w:rsid w:val="00003796"/>
    <w:rsid w:val="00003848"/>
    <w:rsid w:val="000038B2"/>
    <w:rsid w:val="00003951"/>
    <w:rsid w:val="00003B8C"/>
    <w:rsid w:val="00003BB3"/>
    <w:rsid w:val="00003C51"/>
    <w:rsid w:val="00003D40"/>
    <w:rsid w:val="00003D44"/>
    <w:rsid w:val="00003E7B"/>
    <w:rsid w:val="00003F42"/>
    <w:rsid w:val="00003FBB"/>
    <w:rsid w:val="00003FD3"/>
    <w:rsid w:val="00004427"/>
    <w:rsid w:val="00004537"/>
    <w:rsid w:val="000048BF"/>
    <w:rsid w:val="00004932"/>
    <w:rsid w:val="000049AD"/>
    <w:rsid w:val="00004BD1"/>
    <w:rsid w:val="00004D47"/>
    <w:rsid w:val="00004DF6"/>
    <w:rsid w:val="00005092"/>
    <w:rsid w:val="0000515F"/>
    <w:rsid w:val="000053F7"/>
    <w:rsid w:val="00005447"/>
    <w:rsid w:val="000058EE"/>
    <w:rsid w:val="00005B40"/>
    <w:rsid w:val="00005B58"/>
    <w:rsid w:val="00005D39"/>
    <w:rsid w:val="00005E74"/>
    <w:rsid w:val="00005FBA"/>
    <w:rsid w:val="000060F6"/>
    <w:rsid w:val="00006128"/>
    <w:rsid w:val="000061A1"/>
    <w:rsid w:val="0000647B"/>
    <w:rsid w:val="0000648B"/>
    <w:rsid w:val="00006818"/>
    <w:rsid w:val="00006AA7"/>
    <w:rsid w:val="00006F1F"/>
    <w:rsid w:val="000070E2"/>
    <w:rsid w:val="00007551"/>
    <w:rsid w:val="00007E1D"/>
    <w:rsid w:val="000101E2"/>
    <w:rsid w:val="000108E2"/>
    <w:rsid w:val="00010A63"/>
    <w:rsid w:val="00010A9E"/>
    <w:rsid w:val="00010B2F"/>
    <w:rsid w:val="00010BF3"/>
    <w:rsid w:val="00010E6A"/>
    <w:rsid w:val="00010FE2"/>
    <w:rsid w:val="000112AE"/>
    <w:rsid w:val="0001170B"/>
    <w:rsid w:val="0001174C"/>
    <w:rsid w:val="0001175B"/>
    <w:rsid w:val="00011833"/>
    <w:rsid w:val="00011A4C"/>
    <w:rsid w:val="00011C4E"/>
    <w:rsid w:val="00011C9B"/>
    <w:rsid w:val="00011D52"/>
    <w:rsid w:val="00011FED"/>
    <w:rsid w:val="00012135"/>
    <w:rsid w:val="00012251"/>
    <w:rsid w:val="0001254F"/>
    <w:rsid w:val="00012A14"/>
    <w:rsid w:val="00012C23"/>
    <w:rsid w:val="00012E42"/>
    <w:rsid w:val="00012EF7"/>
    <w:rsid w:val="00012FC9"/>
    <w:rsid w:val="00013136"/>
    <w:rsid w:val="000131A2"/>
    <w:rsid w:val="00013546"/>
    <w:rsid w:val="00013693"/>
    <w:rsid w:val="0001388F"/>
    <w:rsid w:val="0001397B"/>
    <w:rsid w:val="000139E2"/>
    <w:rsid w:val="00013E04"/>
    <w:rsid w:val="000141BF"/>
    <w:rsid w:val="000148C1"/>
    <w:rsid w:val="000149E4"/>
    <w:rsid w:val="00014A3D"/>
    <w:rsid w:val="00014D93"/>
    <w:rsid w:val="00014E97"/>
    <w:rsid w:val="00014ED1"/>
    <w:rsid w:val="00015147"/>
    <w:rsid w:val="0001545F"/>
    <w:rsid w:val="000159BE"/>
    <w:rsid w:val="00015A1D"/>
    <w:rsid w:val="00015F3C"/>
    <w:rsid w:val="00015F64"/>
    <w:rsid w:val="00015F80"/>
    <w:rsid w:val="00016040"/>
    <w:rsid w:val="000161CC"/>
    <w:rsid w:val="00016268"/>
    <w:rsid w:val="00016537"/>
    <w:rsid w:val="000166F8"/>
    <w:rsid w:val="00016784"/>
    <w:rsid w:val="000167D3"/>
    <w:rsid w:val="00016A78"/>
    <w:rsid w:val="00016ABA"/>
    <w:rsid w:val="00016B58"/>
    <w:rsid w:val="00016C86"/>
    <w:rsid w:val="00016EE7"/>
    <w:rsid w:val="00017161"/>
    <w:rsid w:val="000172D9"/>
    <w:rsid w:val="00017334"/>
    <w:rsid w:val="000175DA"/>
    <w:rsid w:val="0001764B"/>
    <w:rsid w:val="000176BE"/>
    <w:rsid w:val="00017822"/>
    <w:rsid w:val="000178E8"/>
    <w:rsid w:val="00017B22"/>
    <w:rsid w:val="00017C17"/>
    <w:rsid w:val="00017C35"/>
    <w:rsid w:val="00017C47"/>
    <w:rsid w:val="0002004E"/>
    <w:rsid w:val="00020124"/>
    <w:rsid w:val="000201BF"/>
    <w:rsid w:val="000201F1"/>
    <w:rsid w:val="000202EE"/>
    <w:rsid w:val="000203E1"/>
    <w:rsid w:val="0002043E"/>
    <w:rsid w:val="0002063F"/>
    <w:rsid w:val="00020A74"/>
    <w:rsid w:val="00020DB8"/>
    <w:rsid w:val="00020E78"/>
    <w:rsid w:val="00020E9B"/>
    <w:rsid w:val="00020F0F"/>
    <w:rsid w:val="00021005"/>
    <w:rsid w:val="00021253"/>
    <w:rsid w:val="000212FB"/>
    <w:rsid w:val="0002133F"/>
    <w:rsid w:val="00021534"/>
    <w:rsid w:val="000215E1"/>
    <w:rsid w:val="00021991"/>
    <w:rsid w:val="00021B35"/>
    <w:rsid w:val="00021D47"/>
    <w:rsid w:val="00021D6F"/>
    <w:rsid w:val="0002219C"/>
    <w:rsid w:val="000223B4"/>
    <w:rsid w:val="000224D8"/>
    <w:rsid w:val="000225E2"/>
    <w:rsid w:val="00022843"/>
    <w:rsid w:val="00022A80"/>
    <w:rsid w:val="00022B68"/>
    <w:rsid w:val="00022EA3"/>
    <w:rsid w:val="00023004"/>
    <w:rsid w:val="000230FA"/>
    <w:rsid w:val="000231D0"/>
    <w:rsid w:val="0002325E"/>
    <w:rsid w:val="0002336D"/>
    <w:rsid w:val="0002339A"/>
    <w:rsid w:val="000233FB"/>
    <w:rsid w:val="00023400"/>
    <w:rsid w:val="0002341E"/>
    <w:rsid w:val="000234C2"/>
    <w:rsid w:val="000234FB"/>
    <w:rsid w:val="00023676"/>
    <w:rsid w:val="000236AE"/>
    <w:rsid w:val="0002375B"/>
    <w:rsid w:val="00023D99"/>
    <w:rsid w:val="00023DE6"/>
    <w:rsid w:val="00023F21"/>
    <w:rsid w:val="00024303"/>
    <w:rsid w:val="00024305"/>
    <w:rsid w:val="00024823"/>
    <w:rsid w:val="000248F8"/>
    <w:rsid w:val="00024A84"/>
    <w:rsid w:val="00024B63"/>
    <w:rsid w:val="00024E9C"/>
    <w:rsid w:val="000250F7"/>
    <w:rsid w:val="00025131"/>
    <w:rsid w:val="000251BF"/>
    <w:rsid w:val="0002537B"/>
    <w:rsid w:val="00025394"/>
    <w:rsid w:val="000253E2"/>
    <w:rsid w:val="000256E4"/>
    <w:rsid w:val="000257E6"/>
    <w:rsid w:val="000258AE"/>
    <w:rsid w:val="00025928"/>
    <w:rsid w:val="00025935"/>
    <w:rsid w:val="00025ABC"/>
    <w:rsid w:val="00025B45"/>
    <w:rsid w:val="00025B68"/>
    <w:rsid w:val="00025DB6"/>
    <w:rsid w:val="00025DCE"/>
    <w:rsid w:val="00025E9B"/>
    <w:rsid w:val="00025FA4"/>
    <w:rsid w:val="000260C0"/>
    <w:rsid w:val="0002658A"/>
    <w:rsid w:val="000267CC"/>
    <w:rsid w:val="00026896"/>
    <w:rsid w:val="00026B2D"/>
    <w:rsid w:val="00026DCC"/>
    <w:rsid w:val="0002714D"/>
    <w:rsid w:val="00027416"/>
    <w:rsid w:val="00027606"/>
    <w:rsid w:val="000276AF"/>
    <w:rsid w:val="000277E3"/>
    <w:rsid w:val="000277FE"/>
    <w:rsid w:val="000278B3"/>
    <w:rsid w:val="00027D7D"/>
    <w:rsid w:val="00027E20"/>
    <w:rsid w:val="00027ED3"/>
    <w:rsid w:val="00030078"/>
    <w:rsid w:val="000303ED"/>
    <w:rsid w:val="0003044B"/>
    <w:rsid w:val="000305D4"/>
    <w:rsid w:val="00030801"/>
    <w:rsid w:val="00030938"/>
    <w:rsid w:val="00030A9F"/>
    <w:rsid w:val="00030B54"/>
    <w:rsid w:val="00030D69"/>
    <w:rsid w:val="00030F2F"/>
    <w:rsid w:val="00031060"/>
    <w:rsid w:val="000311C6"/>
    <w:rsid w:val="00031586"/>
    <w:rsid w:val="00031596"/>
    <w:rsid w:val="000315A7"/>
    <w:rsid w:val="00031792"/>
    <w:rsid w:val="00031A23"/>
    <w:rsid w:val="00031C3B"/>
    <w:rsid w:val="00031CBC"/>
    <w:rsid w:val="00031DAF"/>
    <w:rsid w:val="00031F03"/>
    <w:rsid w:val="00031F7F"/>
    <w:rsid w:val="000320DF"/>
    <w:rsid w:val="00032494"/>
    <w:rsid w:val="00032C5D"/>
    <w:rsid w:val="0003300D"/>
    <w:rsid w:val="000331A0"/>
    <w:rsid w:val="000332DB"/>
    <w:rsid w:val="00033354"/>
    <w:rsid w:val="0003345C"/>
    <w:rsid w:val="0003358C"/>
    <w:rsid w:val="0003377B"/>
    <w:rsid w:val="0003379F"/>
    <w:rsid w:val="000337BB"/>
    <w:rsid w:val="00033992"/>
    <w:rsid w:val="00033BD8"/>
    <w:rsid w:val="00033C75"/>
    <w:rsid w:val="00033F99"/>
    <w:rsid w:val="0003448F"/>
    <w:rsid w:val="000345BB"/>
    <w:rsid w:val="000345C0"/>
    <w:rsid w:val="0003476A"/>
    <w:rsid w:val="000347B2"/>
    <w:rsid w:val="00034808"/>
    <w:rsid w:val="000348D1"/>
    <w:rsid w:val="000348E1"/>
    <w:rsid w:val="00034A91"/>
    <w:rsid w:val="00034AEB"/>
    <w:rsid w:val="00034BF4"/>
    <w:rsid w:val="00034C5B"/>
    <w:rsid w:val="00034CE3"/>
    <w:rsid w:val="00034E2D"/>
    <w:rsid w:val="00034F6E"/>
    <w:rsid w:val="00035058"/>
    <w:rsid w:val="0003510D"/>
    <w:rsid w:val="00035117"/>
    <w:rsid w:val="0003511C"/>
    <w:rsid w:val="000351B8"/>
    <w:rsid w:val="000352F5"/>
    <w:rsid w:val="00035320"/>
    <w:rsid w:val="00035839"/>
    <w:rsid w:val="00035A46"/>
    <w:rsid w:val="00035BFC"/>
    <w:rsid w:val="00035DF9"/>
    <w:rsid w:val="00035FE3"/>
    <w:rsid w:val="00036092"/>
    <w:rsid w:val="000361F2"/>
    <w:rsid w:val="000367C3"/>
    <w:rsid w:val="00036937"/>
    <w:rsid w:val="00036ADE"/>
    <w:rsid w:val="00036EFF"/>
    <w:rsid w:val="0003719A"/>
    <w:rsid w:val="0003732F"/>
    <w:rsid w:val="00037346"/>
    <w:rsid w:val="00037374"/>
    <w:rsid w:val="000374B0"/>
    <w:rsid w:val="000374D1"/>
    <w:rsid w:val="00037752"/>
    <w:rsid w:val="00037A6F"/>
    <w:rsid w:val="00037ADB"/>
    <w:rsid w:val="00037D91"/>
    <w:rsid w:val="00037DA5"/>
    <w:rsid w:val="00037DD1"/>
    <w:rsid w:val="00037F0E"/>
    <w:rsid w:val="00040030"/>
    <w:rsid w:val="000405D8"/>
    <w:rsid w:val="00040A64"/>
    <w:rsid w:val="00040B5E"/>
    <w:rsid w:val="00040B66"/>
    <w:rsid w:val="00040BE5"/>
    <w:rsid w:val="00040DA1"/>
    <w:rsid w:val="00041130"/>
    <w:rsid w:val="000412DE"/>
    <w:rsid w:val="0004176F"/>
    <w:rsid w:val="000417FD"/>
    <w:rsid w:val="0004182C"/>
    <w:rsid w:val="00041C32"/>
    <w:rsid w:val="00041C4D"/>
    <w:rsid w:val="00041D8D"/>
    <w:rsid w:val="00041E49"/>
    <w:rsid w:val="00041E5B"/>
    <w:rsid w:val="00041F45"/>
    <w:rsid w:val="000420F3"/>
    <w:rsid w:val="0004213E"/>
    <w:rsid w:val="000421B7"/>
    <w:rsid w:val="0004225A"/>
    <w:rsid w:val="000423E0"/>
    <w:rsid w:val="0004247D"/>
    <w:rsid w:val="00042532"/>
    <w:rsid w:val="00042712"/>
    <w:rsid w:val="000427C0"/>
    <w:rsid w:val="00042896"/>
    <w:rsid w:val="00042A38"/>
    <w:rsid w:val="00042C56"/>
    <w:rsid w:val="00042D1A"/>
    <w:rsid w:val="00042E08"/>
    <w:rsid w:val="00042F36"/>
    <w:rsid w:val="0004305F"/>
    <w:rsid w:val="000430D8"/>
    <w:rsid w:val="000436A2"/>
    <w:rsid w:val="0004371D"/>
    <w:rsid w:val="00043726"/>
    <w:rsid w:val="00043A7C"/>
    <w:rsid w:val="00043B2A"/>
    <w:rsid w:val="00043B7C"/>
    <w:rsid w:val="00043B91"/>
    <w:rsid w:val="00043D1E"/>
    <w:rsid w:val="00043FB3"/>
    <w:rsid w:val="00044197"/>
    <w:rsid w:val="00044223"/>
    <w:rsid w:val="00044410"/>
    <w:rsid w:val="0004460A"/>
    <w:rsid w:val="000446D4"/>
    <w:rsid w:val="00044710"/>
    <w:rsid w:val="00044DE6"/>
    <w:rsid w:val="00044E1F"/>
    <w:rsid w:val="00044E89"/>
    <w:rsid w:val="000452C6"/>
    <w:rsid w:val="000452D8"/>
    <w:rsid w:val="000453AB"/>
    <w:rsid w:val="00045A09"/>
    <w:rsid w:val="00045AEC"/>
    <w:rsid w:val="00045B2F"/>
    <w:rsid w:val="00045BA0"/>
    <w:rsid w:val="00045CFD"/>
    <w:rsid w:val="00045DF6"/>
    <w:rsid w:val="00045EA0"/>
    <w:rsid w:val="00046119"/>
    <w:rsid w:val="00046642"/>
    <w:rsid w:val="000466B1"/>
    <w:rsid w:val="00046999"/>
    <w:rsid w:val="00046C94"/>
    <w:rsid w:val="00046ED6"/>
    <w:rsid w:val="00047196"/>
    <w:rsid w:val="000474DA"/>
    <w:rsid w:val="00047A97"/>
    <w:rsid w:val="00047BCB"/>
    <w:rsid w:val="00047CA9"/>
    <w:rsid w:val="000505C9"/>
    <w:rsid w:val="000506A1"/>
    <w:rsid w:val="000506AC"/>
    <w:rsid w:val="00050787"/>
    <w:rsid w:val="00050B1F"/>
    <w:rsid w:val="00050C2D"/>
    <w:rsid w:val="00050EB3"/>
    <w:rsid w:val="00051084"/>
    <w:rsid w:val="00051198"/>
    <w:rsid w:val="0005158D"/>
    <w:rsid w:val="000516F2"/>
    <w:rsid w:val="00051706"/>
    <w:rsid w:val="00051A13"/>
    <w:rsid w:val="00051ED0"/>
    <w:rsid w:val="00052001"/>
    <w:rsid w:val="000520F7"/>
    <w:rsid w:val="000521DB"/>
    <w:rsid w:val="0005244C"/>
    <w:rsid w:val="000524B3"/>
    <w:rsid w:val="0005255A"/>
    <w:rsid w:val="000525E9"/>
    <w:rsid w:val="0005265B"/>
    <w:rsid w:val="0005290A"/>
    <w:rsid w:val="00052A0D"/>
    <w:rsid w:val="00052B7D"/>
    <w:rsid w:val="00052D8F"/>
    <w:rsid w:val="00052EDD"/>
    <w:rsid w:val="000532B2"/>
    <w:rsid w:val="000533B3"/>
    <w:rsid w:val="0005352C"/>
    <w:rsid w:val="0005372A"/>
    <w:rsid w:val="00053808"/>
    <w:rsid w:val="00053A25"/>
    <w:rsid w:val="00053B76"/>
    <w:rsid w:val="00053BFB"/>
    <w:rsid w:val="00053F3D"/>
    <w:rsid w:val="00054437"/>
    <w:rsid w:val="0005456F"/>
    <w:rsid w:val="000545EB"/>
    <w:rsid w:val="00054667"/>
    <w:rsid w:val="000547CD"/>
    <w:rsid w:val="00054892"/>
    <w:rsid w:val="000548D5"/>
    <w:rsid w:val="00054A88"/>
    <w:rsid w:val="00054B3A"/>
    <w:rsid w:val="00054EB8"/>
    <w:rsid w:val="00054FDA"/>
    <w:rsid w:val="00055054"/>
    <w:rsid w:val="00055172"/>
    <w:rsid w:val="0005527E"/>
    <w:rsid w:val="00055337"/>
    <w:rsid w:val="000553A1"/>
    <w:rsid w:val="00055416"/>
    <w:rsid w:val="000557FC"/>
    <w:rsid w:val="00055951"/>
    <w:rsid w:val="00055A37"/>
    <w:rsid w:val="00055E9C"/>
    <w:rsid w:val="00055EEA"/>
    <w:rsid w:val="00056105"/>
    <w:rsid w:val="000561AF"/>
    <w:rsid w:val="000562C6"/>
    <w:rsid w:val="00056553"/>
    <w:rsid w:val="000565F6"/>
    <w:rsid w:val="00056801"/>
    <w:rsid w:val="0005693D"/>
    <w:rsid w:val="00056A71"/>
    <w:rsid w:val="00056AAB"/>
    <w:rsid w:val="00056AEB"/>
    <w:rsid w:val="00056CF3"/>
    <w:rsid w:val="00056E48"/>
    <w:rsid w:val="0005737D"/>
    <w:rsid w:val="00057531"/>
    <w:rsid w:val="00057864"/>
    <w:rsid w:val="000579F2"/>
    <w:rsid w:val="00057A47"/>
    <w:rsid w:val="00057C6F"/>
    <w:rsid w:val="00057CC9"/>
    <w:rsid w:val="0006008B"/>
    <w:rsid w:val="000602A6"/>
    <w:rsid w:val="000603A0"/>
    <w:rsid w:val="000604BB"/>
    <w:rsid w:val="000605BE"/>
    <w:rsid w:val="0006086B"/>
    <w:rsid w:val="0006088F"/>
    <w:rsid w:val="000609C3"/>
    <w:rsid w:val="00060AF8"/>
    <w:rsid w:val="00060B06"/>
    <w:rsid w:val="00060D85"/>
    <w:rsid w:val="00060F9F"/>
    <w:rsid w:val="00061324"/>
    <w:rsid w:val="000613B2"/>
    <w:rsid w:val="000615E3"/>
    <w:rsid w:val="000616CE"/>
    <w:rsid w:val="00061726"/>
    <w:rsid w:val="00061731"/>
    <w:rsid w:val="00061911"/>
    <w:rsid w:val="00061B36"/>
    <w:rsid w:val="00061D68"/>
    <w:rsid w:val="00061EA3"/>
    <w:rsid w:val="00062045"/>
    <w:rsid w:val="0006221C"/>
    <w:rsid w:val="000624EF"/>
    <w:rsid w:val="00062526"/>
    <w:rsid w:val="0006270D"/>
    <w:rsid w:val="000627E1"/>
    <w:rsid w:val="00062A92"/>
    <w:rsid w:val="00062CEF"/>
    <w:rsid w:val="00062E52"/>
    <w:rsid w:val="00063093"/>
    <w:rsid w:val="00063319"/>
    <w:rsid w:val="0006334D"/>
    <w:rsid w:val="00063378"/>
    <w:rsid w:val="0006346C"/>
    <w:rsid w:val="0006387B"/>
    <w:rsid w:val="000638BD"/>
    <w:rsid w:val="00063B62"/>
    <w:rsid w:val="00063B9D"/>
    <w:rsid w:val="00063CED"/>
    <w:rsid w:val="00063DCC"/>
    <w:rsid w:val="00064042"/>
    <w:rsid w:val="00064321"/>
    <w:rsid w:val="00064383"/>
    <w:rsid w:val="00064476"/>
    <w:rsid w:val="00064716"/>
    <w:rsid w:val="0006492C"/>
    <w:rsid w:val="00064A28"/>
    <w:rsid w:val="00064C0B"/>
    <w:rsid w:val="00064F11"/>
    <w:rsid w:val="000655BB"/>
    <w:rsid w:val="000656F7"/>
    <w:rsid w:val="00065739"/>
    <w:rsid w:val="000657D9"/>
    <w:rsid w:val="00065950"/>
    <w:rsid w:val="00065A58"/>
    <w:rsid w:val="00065B7F"/>
    <w:rsid w:val="00065BD3"/>
    <w:rsid w:val="00065D63"/>
    <w:rsid w:val="00065EBA"/>
    <w:rsid w:val="00065F30"/>
    <w:rsid w:val="00066058"/>
    <w:rsid w:val="000660A4"/>
    <w:rsid w:val="0006618A"/>
    <w:rsid w:val="0006619E"/>
    <w:rsid w:val="00066224"/>
    <w:rsid w:val="00066317"/>
    <w:rsid w:val="00066739"/>
    <w:rsid w:val="000668C1"/>
    <w:rsid w:val="00066954"/>
    <w:rsid w:val="00066956"/>
    <w:rsid w:val="00066BE7"/>
    <w:rsid w:val="00066DDB"/>
    <w:rsid w:val="00066FA5"/>
    <w:rsid w:val="00067BB3"/>
    <w:rsid w:val="00067BC3"/>
    <w:rsid w:val="00067BEB"/>
    <w:rsid w:val="00067CE0"/>
    <w:rsid w:val="00067D2D"/>
    <w:rsid w:val="00067F56"/>
    <w:rsid w:val="0007000C"/>
    <w:rsid w:val="0007006F"/>
    <w:rsid w:val="00070338"/>
    <w:rsid w:val="00070353"/>
    <w:rsid w:val="000704CC"/>
    <w:rsid w:val="000704CF"/>
    <w:rsid w:val="00070546"/>
    <w:rsid w:val="00070701"/>
    <w:rsid w:val="00070714"/>
    <w:rsid w:val="00070716"/>
    <w:rsid w:val="00070992"/>
    <w:rsid w:val="00071112"/>
    <w:rsid w:val="00071164"/>
    <w:rsid w:val="0007141A"/>
    <w:rsid w:val="0007213F"/>
    <w:rsid w:val="000721AA"/>
    <w:rsid w:val="000722D8"/>
    <w:rsid w:val="000723AB"/>
    <w:rsid w:val="000723D9"/>
    <w:rsid w:val="000723E8"/>
    <w:rsid w:val="000725D3"/>
    <w:rsid w:val="00072703"/>
    <w:rsid w:val="00072718"/>
    <w:rsid w:val="000728D4"/>
    <w:rsid w:val="00072906"/>
    <w:rsid w:val="00072947"/>
    <w:rsid w:val="00072C35"/>
    <w:rsid w:val="00072F3C"/>
    <w:rsid w:val="00072F46"/>
    <w:rsid w:val="000732E1"/>
    <w:rsid w:val="0007343A"/>
    <w:rsid w:val="0007383B"/>
    <w:rsid w:val="00073C9D"/>
    <w:rsid w:val="00074532"/>
    <w:rsid w:val="0007458E"/>
    <w:rsid w:val="00074634"/>
    <w:rsid w:val="000747E3"/>
    <w:rsid w:val="0007486C"/>
    <w:rsid w:val="000748F1"/>
    <w:rsid w:val="0007492B"/>
    <w:rsid w:val="00074C29"/>
    <w:rsid w:val="00075027"/>
    <w:rsid w:val="00075131"/>
    <w:rsid w:val="00075229"/>
    <w:rsid w:val="00075291"/>
    <w:rsid w:val="000753EA"/>
    <w:rsid w:val="00075485"/>
    <w:rsid w:val="000754CE"/>
    <w:rsid w:val="000755B2"/>
    <w:rsid w:val="00075667"/>
    <w:rsid w:val="000756A6"/>
    <w:rsid w:val="000756CC"/>
    <w:rsid w:val="000757FB"/>
    <w:rsid w:val="000757FD"/>
    <w:rsid w:val="0007593F"/>
    <w:rsid w:val="00075A9C"/>
    <w:rsid w:val="00075D3A"/>
    <w:rsid w:val="0007605D"/>
    <w:rsid w:val="000760C9"/>
    <w:rsid w:val="000760E9"/>
    <w:rsid w:val="00076134"/>
    <w:rsid w:val="000761B2"/>
    <w:rsid w:val="00076224"/>
    <w:rsid w:val="0007628E"/>
    <w:rsid w:val="00076378"/>
    <w:rsid w:val="00076689"/>
    <w:rsid w:val="0007668F"/>
    <w:rsid w:val="000768BE"/>
    <w:rsid w:val="00076984"/>
    <w:rsid w:val="00076AD6"/>
    <w:rsid w:val="00076AFD"/>
    <w:rsid w:val="00076F02"/>
    <w:rsid w:val="00076FA4"/>
    <w:rsid w:val="0007709E"/>
    <w:rsid w:val="000772F8"/>
    <w:rsid w:val="0007731C"/>
    <w:rsid w:val="00077342"/>
    <w:rsid w:val="00077593"/>
    <w:rsid w:val="0007760D"/>
    <w:rsid w:val="0007784F"/>
    <w:rsid w:val="00077AE0"/>
    <w:rsid w:val="00077C8A"/>
    <w:rsid w:val="00077EBF"/>
    <w:rsid w:val="00077F46"/>
    <w:rsid w:val="00077F58"/>
    <w:rsid w:val="00080006"/>
    <w:rsid w:val="00080407"/>
    <w:rsid w:val="0008041B"/>
    <w:rsid w:val="000804EF"/>
    <w:rsid w:val="00080569"/>
    <w:rsid w:val="00080943"/>
    <w:rsid w:val="00080A1A"/>
    <w:rsid w:val="00080B61"/>
    <w:rsid w:val="00080B64"/>
    <w:rsid w:val="00080B9F"/>
    <w:rsid w:val="00080BB8"/>
    <w:rsid w:val="00080C1F"/>
    <w:rsid w:val="00080E47"/>
    <w:rsid w:val="00080EB7"/>
    <w:rsid w:val="00081384"/>
    <w:rsid w:val="000813CE"/>
    <w:rsid w:val="00081716"/>
    <w:rsid w:val="00081D93"/>
    <w:rsid w:val="00081EFE"/>
    <w:rsid w:val="00082055"/>
    <w:rsid w:val="00082061"/>
    <w:rsid w:val="00082115"/>
    <w:rsid w:val="00082465"/>
    <w:rsid w:val="00082935"/>
    <w:rsid w:val="00082AD7"/>
    <w:rsid w:val="00082C80"/>
    <w:rsid w:val="00082F11"/>
    <w:rsid w:val="00083165"/>
    <w:rsid w:val="0008328B"/>
    <w:rsid w:val="000834BB"/>
    <w:rsid w:val="00083527"/>
    <w:rsid w:val="0008382E"/>
    <w:rsid w:val="00083B4B"/>
    <w:rsid w:val="00083BA8"/>
    <w:rsid w:val="00083FDE"/>
    <w:rsid w:val="00084435"/>
    <w:rsid w:val="00084959"/>
    <w:rsid w:val="00084A8B"/>
    <w:rsid w:val="000853C1"/>
    <w:rsid w:val="0008540B"/>
    <w:rsid w:val="000854BC"/>
    <w:rsid w:val="00085691"/>
    <w:rsid w:val="00085884"/>
    <w:rsid w:val="0008592D"/>
    <w:rsid w:val="00085D08"/>
    <w:rsid w:val="00085E57"/>
    <w:rsid w:val="00085F10"/>
    <w:rsid w:val="00086860"/>
    <w:rsid w:val="00086D47"/>
    <w:rsid w:val="00086D76"/>
    <w:rsid w:val="00086D90"/>
    <w:rsid w:val="00086D9E"/>
    <w:rsid w:val="000871CD"/>
    <w:rsid w:val="000872F4"/>
    <w:rsid w:val="000874A1"/>
    <w:rsid w:val="000874F1"/>
    <w:rsid w:val="0008786A"/>
    <w:rsid w:val="000878BD"/>
    <w:rsid w:val="00087994"/>
    <w:rsid w:val="00087DEA"/>
    <w:rsid w:val="00087F48"/>
    <w:rsid w:val="00090206"/>
    <w:rsid w:val="0009052A"/>
    <w:rsid w:val="000905C1"/>
    <w:rsid w:val="000905E4"/>
    <w:rsid w:val="0009070B"/>
    <w:rsid w:val="000908FD"/>
    <w:rsid w:val="00090CD2"/>
    <w:rsid w:val="00090D39"/>
    <w:rsid w:val="00090DD6"/>
    <w:rsid w:val="00090FC9"/>
    <w:rsid w:val="00091684"/>
    <w:rsid w:val="00091A81"/>
    <w:rsid w:val="00091AAB"/>
    <w:rsid w:val="00091B36"/>
    <w:rsid w:val="00091C11"/>
    <w:rsid w:val="00091DC3"/>
    <w:rsid w:val="00091EB8"/>
    <w:rsid w:val="00091F8A"/>
    <w:rsid w:val="000926BF"/>
    <w:rsid w:val="00092707"/>
    <w:rsid w:val="00092736"/>
    <w:rsid w:val="00092977"/>
    <w:rsid w:val="00092A92"/>
    <w:rsid w:val="00093051"/>
    <w:rsid w:val="00093225"/>
    <w:rsid w:val="0009333E"/>
    <w:rsid w:val="000936BA"/>
    <w:rsid w:val="000938D4"/>
    <w:rsid w:val="00093A5E"/>
    <w:rsid w:val="00093D6A"/>
    <w:rsid w:val="00093E40"/>
    <w:rsid w:val="000940AE"/>
    <w:rsid w:val="000941F8"/>
    <w:rsid w:val="00094343"/>
    <w:rsid w:val="00094414"/>
    <w:rsid w:val="00094521"/>
    <w:rsid w:val="0009474F"/>
    <w:rsid w:val="00094A9E"/>
    <w:rsid w:val="00094B65"/>
    <w:rsid w:val="00094C6A"/>
    <w:rsid w:val="00094C90"/>
    <w:rsid w:val="00094CF1"/>
    <w:rsid w:val="00094F92"/>
    <w:rsid w:val="00094FA9"/>
    <w:rsid w:val="000951B6"/>
    <w:rsid w:val="000952D4"/>
    <w:rsid w:val="0009530B"/>
    <w:rsid w:val="000953D5"/>
    <w:rsid w:val="0009566C"/>
    <w:rsid w:val="00095AF3"/>
    <w:rsid w:val="00095AF5"/>
    <w:rsid w:val="00095BDD"/>
    <w:rsid w:val="00095E1A"/>
    <w:rsid w:val="00095F5B"/>
    <w:rsid w:val="0009600B"/>
    <w:rsid w:val="000960E4"/>
    <w:rsid w:val="0009635B"/>
    <w:rsid w:val="0009653F"/>
    <w:rsid w:val="000965A1"/>
    <w:rsid w:val="000965B5"/>
    <w:rsid w:val="0009670E"/>
    <w:rsid w:val="000969E5"/>
    <w:rsid w:val="00096C0C"/>
    <w:rsid w:val="00096F9D"/>
    <w:rsid w:val="00096FFE"/>
    <w:rsid w:val="000970F1"/>
    <w:rsid w:val="0009717A"/>
    <w:rsid w:val="00097460"/>
    <w:rsid w:val="000974B5"/>
    <w:rsid w:val="000974E0"/>
    <w:rsid w:val="00097641"/>
    <w:rsid w:val="00097707"/>
    <w:rsid w:val="0009797C"/>
    <w:rsid w:val="00097985"/>
    <w:rsid w:val="000A0041"/>
    <w:rsid w:val="000A0178"/>
    <w:rsid w:val="000A021B"/>
    <w:rsid w:val="000A02EF"/>
    <w:rsid w:val="000A0562"/>
    <w:rsid w:val="000A0651"/>
    <w:rsid w:val="000A06A7"/>
    <w:rsid w:val="000A095C"/>
    <w:rsid w:val="000A09B0"/>
    <w:rsid w:val="000A09FE"/>
    <w:rsid w:val="000A0A3D"/>
    <w:rsid w:val="000A0B01"/>
    <w:rsid w:val="000A0C1A"/>
    <w:rsid w:val="000A0C4F"/>
    <w:rsid w:val="000A1017"/>
    <w:rsid w:val="000A1DC3"/>
    <w:rsid w:val="000A1F93"/>
    <w:rsid w:val="000A21C0"/>
    <w:rsid w:val="000A23AE"/>
    <w:rsid w:val="000A261C"/>
    <w:rsid w:val="000A2624"/>
    <w:rsid w:val="000A2880"/>
    <w:rsid w:val="000A296C"/>
    <w:rsid w:val="000A2A34"/>
    <w:rsid w:val="000A2B17"/>
    <w:rsid w:val="000A2EDE"/>
    <w:rsid w:val="000A302E"/>
    <w:rsid w:val="000A3033"/>
    <w:rsid w:val="000A30CA"/>
    <w:rsid w:val="000A3174"/>
    <w:rsid w:val="000A31EC"/>
    <w:rsid w:val="000A347D"/>
    <w:rsid w:val="000A3655"/>
    <w:rsid w:val="000A381C"/>
    <w:rsid w:val="000A38ED"/>
    <w:rsid w:val="000A395C"/>
    <w:rsid w:val="000A39C7"/>
    <w:rsid w:val="000A3C05"/>
    <w:rsid w:val="000A3D31"/>
    <w:rsid w:val="000A3DED"/>
    <w:rsid w:val="000A3F1C"/>
    <w:rsid w:val="000A4551"/>
    <w:rsid w:val="000A479E"/>
    <w:rsid w:val="000A4988"/>
    <w:rsid w:val="000A4AF3"/>
    <w:rsid w:val="000A4C2B"/>
    <w:rsid w:val="000A4CB9"/>
    <w:rsid w:val="000A4D64"/>
    <w:rsid w:val="000A4EFF"/>
    <w:rsid w:val="000A4F7A"/>
    <w:rsid w:val="000A51C9"/>
    <w:rsid w:val="000A5214"/>
    <w:rsid w:val="000A530D"/>
    <w:rsid w:val="000A532D"/>
    <w:rsid w:val="000A538D"/>
    <w:rsid w:val="000A549C"/>
    <w:rsid w:val="000A54C3"/>
    <w:rsid w:val="000A55A4"/>
    <w:rsid w:val="000A58A0"/>
    <w:rsid w:val="000A5C0D"/>
    <w:rsid w:val="000A5CAC"/>
    <w:rsid w:val="000A5E4C"/>
    <w:rsid w:val="000A66A9"/>
    <w:rsid w:val="000A6748"/>
    <w:rsid w:val="000A6836"/>
    <w:rsid w:val="000A69FE"/>
    <w:rsid w:val="000A6B15"/>
    <w:rsid w:val="000A6BE6"/>
    <w:rsid w:val="000A6DFA"/>
    <w:rsid w:val="000A6ECD"/>
    <w:rsid w:val="000A7118"/>
    <w:rsid w:val="000A7298"/>
    <w:rsid w:val="000A75AF"/>
    <w:rsid w:val="000A7651"/>
    <w:rsid w:val="000A7777"/>
    <w:rsid w:val="000A79CA"/>
    <w:rsid w:val="000A7BF4"/>
    <w:rsid w:val="000B009C"/>
    <w:rsid w:val="000B012B"/>
    <w:rsid w:val="000B050B"/>
    <w:rsid w:val="000B0582"/>
    <w:rsid w:val="000B0583"/>
    <w:rsid w:val="000B05E3"/>
    <w:rsid w:val="000B06B6"/>
    <w:rsid w:val="000B0870"/>
    <w:rsid w:val="000B0A6F"/>
    <w:rsid w:val="000B0BC2"/>
    <w:rsid w:val="000B0C70"/>
    <w:rsid w:val="000B0EAE"/>
    <w:rsid w:val="000B0EE0"/>
    <w:rsid w:val="000B1245"/>
    <w:rsid w:val="000B1297"/>
    <w:rsid w:val="000B130B"/>
    <w:rsid w:val="000B1708"/>
    <w:rsid w:val="000B1720"/>
    <w:rsid w:val="000B1868"/>
    <w:rsid w:val="000B1A86"/>
    <w:rsid w:val="000B1A8F"/>
    <w:rsid w:val="000B1BA5"/>
    <w:rsid w:val="000B1C0E"/>
    <w:rsid w:val="000B1CE6"/>
    <w:rsid w:val="000B1DC8"/>
    <w:rsid w:val="000B1F45"/>
    <w:rsid w:val="000B22C5"/>
    <w:rsid w:val="000B23E9"/>
    <w:rsid w:val="000B261A"/>
    <w:rsid w:val="000B2648"/>
    <w:rsid w:val="000B2770"/>
    <w:rsid w:val="000B2840"/>
    <w:rsid w:val="000B2A5C"/>
    <w:rsid w:val="000B2CB9"/>
    <w:rsid w:val="000B2DE3"/>
    <w:rsid w:val="000B2F42"/>
    <w:rsid w:val="000B319C"/>
    <w:rsid w:val="000B3316"/>
    <w:rsid w:val="000B34C9"/>
    <w:rsid w:val="000B3718"/>
    <w:rsid w:val="000B37D9"/>
    <w:rsid w:val="000B382E"/>
    <w:rsid w:val="000B3870"/>
    <w:rsid w:val="000B3900"/>
    <w:rsid w:val="000B396D"/>
    <w:rsid w:val="000B3BDC"/>
    <w:rsid w:val="000B3C5B"/>
    <w:rsid w:val="000B3E53"/>
    <w:rsid w:val="000B3E81"/>
    <w:rsid w:val="000B4435"/>
    <w:rsid w:val="000B44CA"/>
    <w:rsid w:val="000B47B3"/>
    <w:rsid w:val="000B4ACE"/>
    <w:rsid w:val="000B4C3F"/>
    <w:rsid w:val="000B4DDA"/>
    <w:rsid w:val="000B53DD"/>
    <w:rsid w:val="000B55F4"/>
    <w:rsid w:val="000B5669"/>
    <w:rsid w:val="000B56A2"/>
    <w:rsid w:val="000B581C"/>
    <w:rsid w:val="000B586A"/>
    <w:rsid w:val="000B58EF"/>
    <w:rsid w:val="000B597D"/>
    <w:rsid w:val="000B5B25"/>
    <w:rsid w:val="000B5D96"/>
    <w:rsid w:val="000B5FC6"/>
    <w:rsid w:val="000B5FFA"/>
    <w:rsid w:val="000B6130"/>
    <w:rsid w:val="000B661C"/>
    <w:rsid w:val="000B66DD"/>
    <w:rsid w:val="000B692B"/>
    <w:rsid w:val="000B696D"/>
    <w:rsid w:val="000B6D28"/>
    <w:rsid w:val="000B6D9D"/>
    <w:rsid w:val="000B6F3E"/>
    <w:rsid w:val="000B7201"/>
    <w:rsid w:val="000B737A"/>
    <w:rsid w:val="000B77B3"/>
    <w:rsid w:val="000B795C"/>
    <w:rsid w:val="000B7998"/>
    <w:rsid w:val="000B7A94"/>
    <w:rsid w:val="000B7AEF"/>
    <w:rsid w:val="000C0139"/>
    <w:rsid w:val="000C0142"/>
    <w:rsid w:val="000C05E6"/>
    <w:rsid w:val="000C0766"/>
    <w:rsid w:val="000C07A6"/>
    <w:rsid w:val="000C09F9"/>
    <w:rsid w:val="000C0CD8"/>
    <w:rsid w:val="000C0F1F"/>
    <w:rsid w:val="000C0F5D"/>
    <w:rsid w:val="000C1005"/>
    <w:rsid w:val="000C1318"/>
    <w:rsid w:val="000C1492"/>
    <w:rsid w:val="000C175A"/>
    <w:rsid w:val="000C194B"/>
    <w:rsid w:val="000C1966"/>
    <w:rsid w:val="000C1988"/>
    <w:rsid w:val="000C1B00"/>
    <w:rsid w:val="000C1DF4"/>
    <w:rsid w:val="000C20E8"/>
    <w:rsid w:val="000C2337"/>
    <w:rsid w:val="000C25EB"/>
    <w:rsid w:val="000C2B3D"/>
    <w:rsid w:val="000C2BFF"/>
    <w:rsid w:val="000C2EEE"/>
    <w:rsid w:val="000C2F39"/>
    <w:rsid w:val="000C3313"/>
    <w:rsid w:val="000C33B2"/>
    <w:rsid w:val="000C33B6"/>
    <w:rsid w:val="000C3483"/>
    <w:rsid w:val="000C34D6"/>
    <w:rsid w:val="000C3871"/>
    <w:rsid w:val="000C3B69"/>
    <w:rsid w:val="000C3BBD"/>
    <w:rsid w:val="000C4040"/>
    <w:rsid w:val="000C421D"/>
    <w:rsid w:val="000C44D5"/>
    <w:rsid w:val="000C44FC"/>
    <w:rsid w:val="000C4824"/>
    <w:rsid w:val="000C489A"/>
    <w:rsid w:val="000C48C9"/>
    <w:rsid w:val="000C4C50"/>
    <w:rsid w:val="000C4C5B"/>
    <w:rsid w:val="000C5112"/>
    <w:rsid w:val="000C5189"/>
    <w:rsid w:val="000C518C"/>
    <w:rsid w:val="000C56B9"/>
    <w:rsid w:val="000C5743"/>
    <w:rsid w:val="000C58BB"/>
    <w:rsid w:val="000C58EB"/>
    <w:rsid w:val="000C5ADC"/>
    <w:rsid w:val="000C5ADF"/>
    <w:rsid w:val="000C5B48"/>
    <w:rsid w:val="000C5CE1"/>
    <w:rsid w:val="000C5EBC"/>
    <w:rsid w:val="000C5F73"/>
    <w:rsid w:val="000C5FC6"/>
    <w:rsid w:val="000C6066"/>
    <w:rsid w:val="000C61B2"/>
    <w:rsid w:val="000C62FE"/>
    <w:rsid w:val="000C6499"/>
    <w:rsid w:val="000C6C29"/>
    <w:rsid w:val="000C6C87"/>
    <w:rsid w:val="000C6D05"/>
    <w:rsid w:val="000C6D69"/>
    <w:rsid w:val="000C6DD9"/>
    <w:rsid w:val="000C6FA1"/>
    <w:rsid w:val="000C6FC0"/>
    <w:rsid w:val="000C7389"/>
    <w:rsid w:val="000C74C0"/>
    <w:rsid w:val="000C7592"/>
    <w:rsid w:val="000C767D"/>
    <w:rsid w:val="000C77D8"/>
    <w:rsid w:val="000C7966"/>
    <w:rsid w:val="000C7A1A"/>
    <w:rsid w:val="000C7F71"/>
    <w:rsid w:val="000D00E0"/>
    <w:rsid w:val="000D03B4"/>
    <w:rsid w:val="000D052B"/>
    <w:rsid w:val="000D05B6"/>
    <w:rsid w:val="000D0B23"/>
    <w:rsid w:val="000D0B9A"/>
    <w:rsid w:val="000D0FD2"/>
    <w:rsid w:val="000D124E"/>
    <w:rsid w:val="000D1283"/>
    <w:rsid w:val="000D14A5"/>
    <w:rsid w:val="000D1516"/>
    <w:rsid w:val="000D1652"/>
    <w:rsid w:val="000D197E"/>
    <w:rsid w:val="000D1E7E"/>
    <w:rsid w:val="000D1F74"/>
    <w:rsid w:val="000D2120"/>
    <w:rsid w:val="000D2402"/>
    <w:rsid w:val="000D242E"/>
    <w:rsid w:val="000D280A"/>
    <w:rsid w:val="000D2B89"/>
    <w:rsid w:val="000D2BAB"/>
    <w:rsid w:val="000D2BE1"/>
    <w:rsid w:val="000D2C10"/>
    <w:rsid w:val="000D2CB2"/>
    <w:rsid w:val="000D2E14"/>
    <w:rsid w:val="000D2FF7"/>
    <w:rsid w:val="000D30BE"/>
    <w:rsid w:val="000D326C"/>
    <w:rsid w:val="000D32F4"/>
    <w:rsid w:val="000D3316"/>
    <w:rsid w:val="000D336C"/>
    <w:rsid w:val="000D3B16"/>
    <w:rsid w:val="000D3E1F"/>
    <w:rsid w:val="000D4053"/>
    <w:rsid w:val="000D4058"/>
    <w:rsid w:val="000D4144"/>
    <w:rsid w:val="000D46B8"/>
    <w:rsid w:val="000D48B7"/>
    <w:rsid w:val="000D4979"/>
    <w:rsid w:val="000D49EF"/>
    <w:rsid w:val="000D4C24"/>
    <w:rsid w:val="000D4C2F"/>
    <w:rsid w:val="000D4E3C"/>
    <w:rsid w:val="000D4E8F"/>
    <w:rsid w:val="000D53BA"/>
    <w:rsid w:val="000D57FC"/>
    <w:rsid w:val="000D5C2B"/>
    <w:rsid w:val="000D5C8C"/>
    <w:rsid w:val="000D5F7C"/>
    <w:rsid w:val="000D6725"/>
    <w:rsid w:val="000D6A0A"/>
    <w:rsid w:val="000D6D4D"/>
    <w:rsid w:val="000D6D99"/>
    <w:rsid w:val="000D6F63"/>
    <w:rsid w:val="000D70AC"/>
    <w:rsid w:val="000D7283"/>
    <w:rsid w:val="000D76FD"/>
    <w:rsid w:val="000D786E"/>
    <w:rsid w:val="000D7884"/>
    <w:rsid w:val="000D78F2"/>
    <w:rsid w:val="000D7929"/>
    <w:rsid w:val="000D7AAE"/>
    <w:rsid w:val="000D7E11"/>
    <w:rsid w:val="000D7EB7"/>
    <w:rsid w:val="000E009B"/>
    <w:rsid w:val="000E0392"/>
    <w:rsid w:val="000E03CD"/>
    <w:rsid w:val="000E0441"/>
    <w:rsid w:val="000E084B"/>
    <w:rsid w:val="000E0929"/>
    <w:rsid w:val="000E09B1"/>
    <w:rsid w:val="000E0D19"/>
    <w:rsid w:val="000E0D8B"/>
    <w:rsid w:val="000E0E11"/>
    <w:rsid w:val="000E0EE9"/>
    <w:rsid w:val="000E11C6"/>
    <w:rsid w:val="000E137D"/>
    <w:rsid w:val="000E155C"/>
    <w:rsid w:val="000E1708"/>
    <w:rsid w:val="000E17E1"/>
    <w:rsid w:val="000E1BEE"/>
    <w:rsid w:val="000E2A40"/>
    <w:rsid w:val="000E2B8A"/>
    <w:rsid w:val="000E2F64"/>
    <w:rsid w:val="000E3074"/>
    <w:rsid w:val="000E3129"/>
    <w:rsid w:val="000E3157"/>
    <w:rsid w:val="000E3359"/>
    <w:rsid w:val="000E35CC"/>
    <w:rsid w:val="000E380F"/>
    <w:rsid w:val="000E3946"/>
    <w:rsid w:val="000E3A00"/>
    <w:rsid w:val="000E3DB8"/>
    <w:rsid w:val="000E3DEB"/>
    <w:rsid w:val="000E3EDA"/>
    <w:rsid w:val="000E3F68"/>
    <w:rsid w:val="000E400C"/>
    <w:rsid w:val="000E40E7"/>
    <w:rsid w:val="000E4111"/>
    <w:rsid w:val="000E4124"/>
    <w:rsid w:val="000E45EA"/>
    <w:rsid w:val="000E47AF"/>
    <w:rsid w:val="000E48EE"/>
    <w:rsid w:val="000E49AA"/>
    <w:rsid w:val="000E4AD3"/>
    <w:rsid w:val="000E4B28"/>
    <w:rsid w:val="000E4B62"/>
    <w:rsid w:val="000E4BE4"/>
    <w:rsid w:val="000E4C92"/>
    <w:rsid w:val="000E4DAB"/>
    <w:rsid w:val="000E4DC0"/>
    <w:rsid w:val="000E5229"/>
    <w:rsid w:val="000E52F7"/>
    <w:rsid w:val="000E5677"/>
    <w:rsid w:val="000E5794"/>
    <w:rsid w:val="000E5816"/>
    <w:rsid w:val="000E5C6A"/>
    <w:rsid w:val="000E5D66"/>
    <w:rsid w:val="000E5D8D"/>
    <w:rsid w:val="000E5E4E"/>
    <w:rsid w:val="000E5FA2"/>
    <w:rsid w:val="000E6038"/>
    <w:rsid w:val="000E616A"/>
    <w:rsid w:val="000E6470"/>
    <w:rsid w:val="000E649A"/>
    <w:rsid w:val="000E68B4"/>
    <w:rsid w:val="000E6BCC"/>
    <w:rsid w:val="000E6C03"/>
    <w:rsid w:val="000E75C3"/>
    <w:rsid w:val="000E78E8"/>
    <w:rsid w:val="000E7B83"/>
    <w:rsid w:val="000E7D91"/>
    <w:rsid w:val="000E7E6C"/>
    <w:rsid w:val="000E7F57"/>
    <w:rsid w:val="000E7F5B"/>
    <w:rsid w:val="000F00E2"/>
    <w:rsid w:val="000F0320"/>
    <w:rsid w:val="000F03E1"/>
    <w:rsid w:val="000F0701"/>
    <w:rsid w:val="000F0935"/>
    <w:rsid w:val="000F093E"/>
    <w:rsid w:val="000F0E45"/>
    <w:rsid w:val="000F0F6C"/>
    <w:rsid w:val="000F13D8"/>
    <w:rsid w:val="000F14B0"/>
    <w:rsid w:val="000F15E0"/>
    <w:rsid w:val="000F1856"/>
    <w:rsid w:val="000F1935"/>
    <w:rsid w:val="000F1A87"/>
    <w:rsid w:val="000F1AFD"/>
    <w:rsid w:val="000F1B93"/>
    <w:rsid w:val="000F1C6C"/>
    <w:rsid w:val="000F1F0C"/>
    <w:rsid w:val="000F20F8"/>
    <w:rsid w:val="000F21B9"/>
    <w:rsid w:val="000F23A8"/>
    <w:rsid w:val="000F28A8"/>
    <w:rsid w:val="000F2C43"/>
    <w:rsid w:val="000F2C60"/>
    <w:rsid w:val="000F340A"/>
    <w:rsid w:val="000F347D"/>
    <w:rsid w:val="000F3510"/>
    <w:rsid w:val="000F39C3"/>
    <w:rsid w:val="000F3AFB"/>
    <w:rsid w:val="000F3B24"/>
    <w:rsid w:val="000F3BC5"/>
    <w:rsid w:val="000F3CDF"/>
    <w:rsid w:val="000F403D"/>
    <w:rsid w:val="000F4806"/>
    <w:rsid w:val="000F4998"/>
    <w:rsid w:val="000F504E"/>
    <w:rsid w:val="000F50B7"/>
    <w:rsid w:val="000F50B9"/>
    <w:rsid w:val="000F53F5"/>
    <w:rsid w:val="000F5507"/>
    <w:rsid w:val="000F5509"/>
    <w:rsid w:val="000F55FC"/>
    <w:rsid w:val="000F5860"/>
    <w:rsid w:val="000F5E9A"/>
    <w:rsid w:val="000F608A"/>
    <w:rsid w:val="000F60B7"/>
    <w:rsid w:val="000F6102"/>
    <w:rsid w:val="000F62F8"/>
    <w:rsid w:val="000F6406"/>
    <w:rsid w:val="000F65BB"/>
    <w:rsid w:val="000F6630"/>
    <w:rsid w:val="000F66D5"/>
    <w:rsid w:val="000F6A3A"/>
    <w:rsid w:val="000F6A5F"/>
    <w:rsid w:val="000F6A81"/>
    <w:rsid w:val="000F6ABE"/>
    <w:rsid w:val="000F6B76"/>
    <w:rsid w:val="000F6D57"/>
    <w:rsid w:val="000F6DD4"/>
    <w:rsid w:val="000F713A"/>
    <w:rsid w:val="000F74F6"/>
    <w:rsid w:val="000F7570"/>
    <w:rsid w:val="000F7924"/>
    <w:rsid w:val="000F796D"/>
    <w:rsid w:val="000F7B1D"/>
    <w:rsid w:val="000F7CEB"/>
    <w:rsid w:val="000F7D0C"/>
    <w:rsid w:val="000F7D32"/>
    <w:rsid w:val="000F7DA7"/>
    <w:rsid w:val="000F7E32"/>
    <w:rsid w:val="000F7F2C"/>
    <w:rsid w:val="000F7FD9"/>
    <w:rsid w:val="0010033B"/>
    <w:rsid w:val="00100392"/>
    <w:rsid w:val="00100499"/>
    <w:rsid w:val="00100611"/>
    <w:rsid w:val="00100739"/>
    <w:rsid w:val="0010078D"/>
    <w:rsid w:val="00100790"/>
    <w:rsid w:val="001008C5"/>
    <w:rsid w:val="0010132D"/>
    <w:rsid w:val="00101389"/>
    <w:rsid w:val="00101772"/>
    <w:rsid w:val="001017A2"/>
    <w:rsid w:val="00101B6A"/>
    <w:rsid w:val="00101C19"/>
    <w:rsid w:val="00101DF4"/>
    <w:rsid w:val="00101E23"/>
    <w:rsid w:val="00101ED0"/>
    <w:rsid w:val="0010225E"/>
    <w:rsid w:val="00102293"/>
    <w:rsid w:val="0010255F"/>
    <w:rsid w:val="001027C3"/>
    <w:rsid w:val="001028B0"/>
    <w:rsid w:val="001029A7"/>
    <w:rsid w:val="00102B55"/>
    <w:rsid w:val="00102E4B"/>
    <w:rsid w:val="00102EB8"/>
    <w:rsid w:val="00103157"/>
    <w:rsid w:val="001032AA"/>
    <w:rsid w:val="001034CF"/>
    <w:rsid w:val="0010375B"/>
    <w:rsid w:val="001037E1"/>
    <w:rsid w:val="00103A30"/>
    <w:rsid w:val="00103A7D"/>
    <w:rsid w:val="00103B08"/>
    <w:rsid w:val="00103B95"/>
    <w:rsid w:val="00103DA3"/>
    <w:rsid w:val="00103F0B"/>
    <w:rsid w:val="00103FAB"/>
    <w:rsid w:val="00104355"/>
    <w:rsid w:val="001043B1"/>
    <w:rsid w:val="001044AC"/>
    <w:rsid w:val="001045F8"/>
    <w:rsid w:val="0010486E"/>
    <w:rsid w:val="00104882"/>
    <w:rsid w:val="001048AA"/>
    <w:rsid w:val="00104904"/>
    <w:rsid w:val="00104A22"/>
    <w:rsid w:val="00104D2E"/>
    <w:rsid w:val="00104F44"/>
    <w:rsid w:val="00104F82"/>
    <w:rsid w:val="001050D4"/>
    <w:rsid w:val="00105562"/>
    <w:rsid w:val="001055D4"/>
    <w:rsid w:val="0010566E"/>
    <w:rsid w:val="00105865"/>
    <w:rsid w:val="00105954"/>
    <w:rsid w:val="001059A4"/>
    <w:rsid w:val="001059D1"/>
    <w:rsid w:val="00105EF4"/>
    <w:rsid w:val="00105F1A"/>
    <w:rsid w:val="00105F52"/>
    <w:rsid w:val="00105FA6"/>
    <w:rsid w:val="0010601E"/>
    <w:rsid w:val="001060D2"/>
    <w:rsid w:val="001060FF"/>
    <w:rsid w:val="001061A9"/>
    <w:rsid w:val="001067E6"/>
    <w:rsid w:val="00106803"/>
    <w:rsid w:val="001069B1"/>
    <w:rsid w:val="00106A3F"/>
    <w:rsid w:val="00106A74"/>
    <w:rsid w:val="00106D6E"/>
    <w:rsid w:val="00107141"/>
    <w:rsid w:val="0010715A"/>
    <w:rsid w:val="001071B9"/>
    <w:rsid w:val="001072F1"/>
    <w:rsid w:val="0010730A"/>
    <w:rsid w:val="00107406"/>
    <w:rsid w:val="0010753D"/>
    <w:rsid w:val="0010760C"/>
    <w:rsid w:val="0010770D"/>
    <w:rsid w:val="00107782"/>
    <w:rsid w:val="001078F5"/>
    <w:rsid w:val="001079C6"/>
    <w:rsid w:val="00107A11"/>
    <w:rsid w:val="00107C91"/>
    <w:rsid w:val="00107CB3"/>
    <w:rsid w:val="00107D0A"/>
    <w:rsid w:val="00107F1C"/>
    <w:rsid w:val="00110015"/>
    <w:rsid w:val="0011025A"/>
    <w:rsid w:val="00110969"/>
    <w:rsid w:val="00110C87"/>
    <w:rsid w:val="001111E9"/>
    <w:rsid w:val="00111560"/>
    <w:rsid w:val="00111860"/>
    <w:rsid w:val="001118AF"/>
    <w:rsid w:val="00111915"/>
    <w:rsid w:val="00111AE7"/>
    <w:rsid w:val="00111BCA"/>
    <w:rsid w:val="00111C5D"/>
    <w:rsid w:val="00111CA5"/>
    <w:rsid w:val="00111D17"/>
    <w:rsid w:val="00111F2F"/>
    <w:rsid w:val="00112158"/>
    <w:rsid w:val="001123FC"/>
    <w:rsid w:val="00112482"/>
    <w:rsid w:val="001124DD"/>
    <w:rsid w:val="001124E4"/>
    <w:rsid w:val="00112594"/>
    <w:rsid w:val="001125DB"/>
    <w:rsid w:val="0011273C"/>
    <w:rsid w:val="00112AD7"/>
    <w:rsid w:val="00112CC8"/>
    <w:rsid w:val="00112D62"/>
    <w:rsid w:val="00112D6D"/>
    <w:rsid w:val="00112E2A"/>
    <w:rsid w:val="00112F37"/>
    <w:rsid w:val="0011313C"/>
    <w:rsid w:val="00113161"/>
    <w:rsid w:val="00113314"/>
    <w:rsid w:val="0011395A"/>
    <w:rsid w:val="00113A9A"/>
    <w:rsid w:val="00113A9F"/>
    <w:rsid w:val="00113C61"/>
    <w:rsid w:val="00113F8F"/>
    <w:rsid w:val="001142F7"/>
    <w:rsid w:val="00114445"/>
    <w:rsid w:val="001145CF"/>
    <w:rsid w:val="0011474F"/>
    <w:rsid w:val="00114A60"/>
    <w:rsid w:val="00114A63"/>
    <w:rsid w:val="00114A80"/>
    <w:rsid w:val="00114C0E"/>
    <w:rsid w:val="00114C7E"/>
    <w:rsid w:val="00114CFE"/>
    <w:rsid w:val="00114E8B"/>
    <w:rsid w:val="00114F4F"/>
    <w:rsid w:val="00114F7F"/>
    <w:rsid w:val="001153E5"/>
    <w:rsid w:val="00115471"/>
    <w:rsid w:val="001154AD"/>
    <w:rsid w:val="001155B2"/>
    <w:rsid w:val="0011565D"/>
    <w:rsid w:val="001159C2"/>
    <w:rsid w:val="00115CA9"/>
    <w:rsid w:val="0011602E"/>
    <w:rsid w:val="00116230"/>
    <w:rsid w:val="00116341"/>
    <w:rsid w:val="00116406"/>
    <w:rsid w:val="00116B3D"/>
    <w:rsid w:val="00116B5E"/>
    <w:rsid w:val="00116D77"/>
    <w:rsid w:val="00116DCC"/>
    <w:rsid w:val="00116EB9"/>
    <w:rsid w:val="00116F5C"/>
    <w:rsid w:val="0011709F"/>
    <w:rsid w:val="00117332"/>
    <w:rsid w:val="00117937"/>
    <w:rsid w:val="00117993"/>
    <w:rsid w:val="00117B6D"/>
    <w:rsid w:val="00117C9D"/>
    <w:rsid w:val="00117D4E"/>
    <w:rsid w:val="001202C2"/>
    <w:rsid w:val="00120476"/>
    <w:rsid w:val="001204D3"/>
    <w:rsid w:val="001204F2"/>
    <w:rsid w:val="00120735"/>
    <w:rsid w:val="00120741"/>
    <w:rsid w:val="001208E6"/>
    <w:rsid w:val="00120BD6"/>
    <w:rsid w:val="00120C80"/>
    <w:rsid w:val="00120F37"/>
    <w:rsid w:val="00120FED"/>
    <w:rsid w:val="00121016"/>
    <w:rsid w:val="0012139E"/>
    <w:rsid w:val="001216B9"/>
    <w:rsid w:val="00121F96"/>
    <w:rsid w:val="001223C6"/>
    <w:rsid w:val="0012259B"/>
    <w:rsid w:val="00122682"/>
    <w:rsid w:val="00122787"/>
    <w:rsid w:val="00122871"/>
    <w:rsid w:val="001228E9"/>
    <w:rsid w:val="00122C25"/>
    <w:rsid w:val="00122CBE"/>
    <w:rsid w:val="00122DD8"/>
    <w:rsid w:val="0012311C"/>
    <w:rsid w:val="001231ED"/>
    <w:rsid w:val="00123250"/>
    <w:rsid w:val="0012329A"/>
    <w:rsid w:val="00123322"/>
    <w:rsid w:val="00123341"/>
    <w:rsid w:val="00123458"/>
    <w:rsid w:val="00123559"/>
    <w:rsid w:val="0012390D"/>
    <w:rsid w:val="00123B35"/>
    <w:rsid w:val="00123D19"/>
    <w:rsid w:val="00123D9F"/>
    <w:rsid w:val="00123E1B"/>
    <w:rsid w:val="00123EEC"/>
    <w:rsid w:val="00123F2C"/>
    <w:rsid w:val="00123FEE"/>
    <w:rsid w:val="00124363"/>
    <w:rsid w:val="00124442"/>
    <w:rsid w:val="001245B7"/>
    <w:rsid w:val="0012460B"/>
    <w:rsid w:val="0012484C"/>
    <w:rsid w:val="001249E3"/>
    <w:rsid w:val="00124C31"/>
    <w:rsid w:val="00125150"/>
    <w:rsid w:val="001252FE"/>
    <w:rsid w:val="0012543C"/>
    <w:rsid w:val="0012553C"/>
    <w:rsid w:val="0012572D"/>
    <w:rsid w:val="00125872"/>
    <w:rsid w:val="001258A2"/>
    <w:rsid w:val="001258EF"/>
    <w:rsid w:val="00125B1B"/>
    <w:rsid w:val="00125E18"/>
    <w:rsid w:val="001264BD"/>
    <w:rsid w:val="0012685C"/>
    <w:rsid w:val="00126A0B"/>
    <w:rsid w:val="00126B54"/>
    <w:rsid w:val="00126E23"/>
    <w:rsid w:val="00126F79"/>
    <w:rsid w:val="00126F97"/>
    <w:rsid w:val="00127312"/>
    <w:rsid w:val="0012745A"/>
    <w:rsid w:val="001276A7"/>
    <w:rsid w:val="0012783B"/>
    <w:rsid w:val="0012787A"/>
    <w:rsid w:val="00127920"/>
    <w:rsid w:val="00127AE6"/>
    <w:rsid w:val="00127DB3"/>
    <w:rsid w:val="00127E60"/>
    <w:rsid w:val="00127F73"/>
    <w:rsid w:val="0013007D"/>
    <w:rsid w:val="001300B1"/>
    <w:rsid w:val="001302FE"/>
    <w:rsid w:val="00130325"/>
    <w:rsid w:val="0013039D"/>
    <w:rsid w:val="001303A8"/>
    <w:rsid w:val="00130574"/>
    <w:rsid w:val="001305F1"/>
    <w:rsid w:val="00130849"/>
    <w:rsid w:val="00130D6C"/>
    <w:rsid w:val="00130D74"/>
    <w:rsid w:val="00130EA6"/>
    <w:rsid w:val="00130F48"/>
    <w:rsid w:val="00131052"/>
    <w:rsid w:val="0013132A"/>
    <w:rsid w:val="0013148D"/>
    <w:rsid w:val="001316B9"/>
    <w:rsid w:val="0013176B"/>
    <w:rsid w:val="001319CF"/>
    <w:rsid w:val="001319E0"/>
    <w:rsid w:val="001321D4"/>
    <w:rsid w:val="00132253"/>
    <w:rsid w:val="0013244E"/>
    <w:rsid w:val="001324AB"/>
    <w:rsid w:val="001324E6"/>
    <w:rsid w:val="00132540"/>
    <w:rsid w:val="0013270D"/>
    <w:rsid w:val="001328DE"/>
    <w:rsid w:val="00132918"/>
    <w:rsid w:val="00132965"/>
    <w:rsid w:val="00132B22"/>
    <w:rsid w:val="00132C04"/>
    <w:rsid w:val="00132EF0"/>
    <w:rsid w:val="0013314A"/>
    <w:rsid w:val="001335C7"/>
    <w:rsid w:val="00133887"/>
    <w:rsid w:val="00133E14"/>
    <w:rsid w:val="00133EAB"/>
    <w:rsid w:val="00133F2F"/>
    <w:rsid w:val="0013403F"/>
    <w:rsid w:val="0013414D"/>
    <w:rsid w:val="00134172"/>
    <w:rsid w:val="001341FD"/>
    <w:rsid w:val="00134566"/>
    <w:rsid w:val="001347EC"/>
    <w:rsid w:val="0013499E"/>
    <w:rsid w:val="00134BD9"/>
    <w:rsid w:val="00134BE3"/>
    <w:rsid w:val="00134C5E"/>
    <w:rsid w:val="00134E83"/>
    <w:rsid w:val="0013503E"/>
    <w:rsid w:val="0013510A"/>
    <w:rsid w:val="001357BA"/>
    <w:rsid w:val="00135805"/>
    <w:rsid w:val="00135856"/>
    <w:rsid w:val="0013585B"/>
    <w:rsid w:val="00135876"/>
    <w:rsid w:val="0013587D"/>
    <w:rsid w:val="001358B5"/>
    <w:rsid w:val="00135933"/>
    <w:rsid w:val="00135960"/>
    <w:rsid w:val="0013599E"/>
    <w:rsid w:val="00135B31"/>
    <w:rsid w:val="00135D36"/>
    <w:rsid w:val="0013603D"/>
    <w:rsid w:val="001362DC"/>
    <w:rsid w:val="0013636A"/>
    <w:rsid w:val="001363C0"/>
    <w:rsid w:val="001364CF"/>
    <w:rsid w:val="001364FF"/>
    <w:rsid w:val="00136931"/>
    <w:rsid w:val="001369BD"/>
    <w:rsid w:val="00136A18"/>
    <w:rsid w:val="00136B48"/>
    <w:rsid w:val="00137354"/>
    <w:rsid w:val="001376C9"/>
    <w:rsid w:val="00137AC5"/>
    <w:rsid w:val="00137C04"/>
    <w:rsid w:val="00137F31"/>
    <w:rsid w:val="00137F76"/>
    <w:rsid w:val="001401D1"/>
    <w:rsid w:val="00140219"/>
    <w:rsid w:val="00140530"/>
    <w:rsid w:val="00140592"/>
    <w:rsid w:val="00140B92"/>
    <w:rsid w:val="0014146C"/>
    <w:rsid w:val="00141489"/>
    <w:rsid w:val="00141544"/>
    <w:rsid w:val="00141D55"/>
    <w:rsid w:val="00141D5D"/>
    <w:rsid w:val="00141F74"/>
    <w:rsid w:val="00142002"/>
    <w:rsid w:val="001421B0"/>
    <w:rsid w:val="00142C5C"/>
    <w:rsid w:val="00142D6A"/>
    <w:rsid w:val="00142E17"/>
    <w:rsid w:val="00143031"/>
    <w:rsid w:val="001430BA"/>
    <w:rsid w:val="00143297"/>
    <w:rsid w:val="00143458"/>
    <w:rsid w:val="001435FE"/>
    <w:rsid w:val="0014371C"/>
    <w:rsid w:val="001437C1"/>
    <w:rsid w:val="00143A94"/>
    <w:rsid w:val="00143C00"/>
    <w:rsid w:val="00143C91"/>
    <w:rsid w:val="00143CAF"/>
    <w:rsid w:val="00143DCC"/>
    <w:rsid w:val="001442D8"/>
    <w:rsid w:val="00144464"/>
    <w:rsid w:val="0014459C"/>
    <w:rsid w:val="001445AB"/>
    <w:rsid w:val="00144762"/>
    <w:rsid w:val="00144767"/>
    <w:rsid w:val="00144855"/>
    <w:rsid w:val="001449A3"/>
    <w:rsid w:val="00144D65"/>
    <w:rsid w:val="00144D85"/>
    <w:rsid w:val="00144DFD"/>
    <w:rsid w:val="00144F93"/>
    <w:rsid w:val="00144FBD"/>
    <w:rsid w:val="00145060"/>
    <w:rsid w:val="00145230"/>
    <w:rsid w:val="00145497"/>
    <w:rsid w:val="001456BD"/>
    <w:rsid w:val="001456D2"/>
    <w:rsid w:val="00145899"/>
    <w:rsid w:val="00145B7F"/>
    <w:rsid w:val="00145D6C"/>
    <w:rsid w:val="00145E24"/>
    <w:rsid w:val="0014623D"/>
    <w:rsid w:val="001465F2"/>
    <w:rsid w:val="0014661F"/>
    <w:rsid w:val="001466E9"/>
    <w:rsid w:val="0014679E"/>
    <w:rsid w:val="00146872"/>
    <w:rsid w:val="00146A6C"/>
    <w:rsid w:val="00146BD8"/>
    <w:rsid w:val="00146E0F"/>
    <w:rsid w:val="00146E4D"/>
    <w:rsid w:val="00146FAE"/>
    <w:rsid w:val="00147021"/>
    <w:rsid w:val="00147065"/>
    <w:rsid w:val="00147131"/>
    <w:rsid w:val="0014715B"/>
    <w:rsid w:val="00147852"/>
    <w:rsid w:val="00147867"/>
    <w:rsid w:val="001478C1"/>
    <w:rsid w:val="00147DFB"/>
    <w:rsid w:val="00147E17"/>
    <w:rsid w:val="00147EA1"/>
    <w:rsid w:val="00147F01"/>
    <w:rsid w:val="001504F6"/>
    <w:rsid w:val="00150529"/>
    <w:rsid w:val="00150609"/>
    <w:rsid w:val="0015064A"/>
    <w:rsid w:val="00150A5A"/>
    <w:rsid w:val="00150C62"/>
    <w:rsid w:val="00150E49"/>
    <w:rsid w:val="001515B5"/>
    <w:rsid w:val="0015196B"/>
    <w:rsid w:val="00151B3A"/>
    <w:rsid w:val="00151B6E"/>
    <w:rsid w:val="00151C28"/>
    <w:rsid w:val="00151CCC"/>
    <w:rsid w:val="00151E36"/>
    <w:rsid w:val="00152220"/>
    <w:rsid w:val="00152247"/>
    <w:rsid w:val="0015238F"/>
    <w:rsid w:val="001524E0"/>
    <w:rsid w:val="00152650"/>
    <w:rsid w:val="0015281A"/>
    <w:rsid w:val="00152AAE"/>
    <w:rsid w:val="00152B53"/>
    <w:rsid w:val="00152C66"/>
    <w:rsid w:val="00152E9C"/>
    <w:rsid w:val="00152F68"/>
    <w:rsid w:val="001531C7"/>
    <w:rsid w:val="0015330E"/>
    <w:rsid w:val="0015348C"/>
    <w:rsid w:val="0015355B"/>
    <w:rsid w:val="00153601"/>
    <w:rsid w:val="00153697"/>
    <w:rsid w:val="001538E2"/>
    <w:rsid w:val="001538FF"/>
    <w:rsid w:val="00153C66"/>
    <w:rsid w:val="00153D5F"/>
    <w:rsid w:val="001543C3"/>
    <w:rsid w:val="001545AD"/>
    <w:rsid w:val="001547B4"/>
    <w:rsid w:val="00154ACC"/>
    <w:rsid w:val="00154C0F"/>
    <w:rsid w:val="001553CD"/>
    <w:rsid w:val="001553D3"/>
    <w:rsid w:val="00155403"/>
    <w:rsid w:val="0015578A"/>
    <w:rsid w:val="001559B0"/>
    <w:rsid w:val="001559D4"/>
    <w:rsid w:val="001559DD"/>
    <w:rsid w:val="00155ABF"/>
    <w:rsid w:val="00155C05"/>
    <w:rsid w:val="00155F0F"/>
    <w:rsid w:val="00155F40"/>
    <w:rsid w:val="00155F5C"/>
    <w:rsid w:val="0015600A"/>
    <w:rsid w:val="0015625A"/>
    <w:rsid w:val="0015668C"/>
    <w:rsid w:val="00156C65"/>
    <w:rsid w:val="00156E86"/>
    <w:rsid w:val="001570F7"/>
    <w:rsid w:val="001572C5"/>
    <w:rsid w:val="0015735D"/>
    <w:rsid w:val="001573FE"/>
    <w:rsid w:val="00157B7E"/>
    <w:rsid w:val="00157BD1"/>
    <w:rsid w:val="001602CD"/>
    <w:rsid w:val="001603C6"/>
    <w:rsid w:val="00160413"/>
    <w:rsid w:val="001605BA"/>
    <w:rsid w:val="00160771"/>
    <w:rsid w:val="00160876"/>
    <w:rsid w:val="001609C0"/>
    <w:rsid w:val="00160C32"/>
    <w:rsid w:val="00160D29"/>
    <w:rsid w:val="00161143"/>
    <w:rsid w:val="0016172A"/>
    <w:rsid w:val="00161880"/>
    <w:rsid w:val="00161B01"/>
    <w:rsid w:val="00161C33"/>
    <w:rsid w:val="00161F4E"/>
    <w:rsid w:val="001622DF"/>
    <w:rsid w:val="001622E6"/>
    <w:rsid w:val="001623A8"/>
    <w:rsid w:val="001623DE"/>
    <w:rsid w:val="00162531"/>
    <w:rsid w:val="0016254E"/>
    <w:rsid w:val="001625F9"/>
    <w:rsid w:val="0016297F"/>
    <w:rsid w:val="00162988"/>
    <w:rsid w:val="00162B3F"/>
    <w:rsid w:val="00162CC8"/>
    <w:rsid w:val="00162D49"/>
    <w:rsid w:val="00162F89"/>
    <w:rsid w:val="00163208"/>
    <w:rsid w:val="00163369"/>
    <w:rsid w:val="001633C0"/>
    <w:rsid w:val="001634D9"/>
    <w:rsid w:val="00163578"/>
    <w:rsid w:val="0016358A"/>
    <w:rsid w:val="00163652"/>
    <w:rsid w:val="00163734"/>
    <w:rsid w:val="001638E8"/>
    <w:rsid w:val="0016393A"/>
    <w:rsid w:val="00163C50"/>
    <w:rsid w:val="00163C80"/>
    <w:rsid w:val="00163F64"/>
    <w:rsid w:val="001642C8"/>
    <w:rsid w:val="0016433E"/>
    <w:rsid w:val="00164494"/>
    <w:rsid w:val="00164887"/>
    <w:rsid w:val="00164AB5"/>
    <w:rsid w:val="00164ACE"/>
    <w:rsid w:val="00164ADE"/>
    <w:rsid w:val="00164D14"/>
    <w:rsid w:val="00164F1D"/>
    <w:rsid w:val="00164F68"/>
    <w:rsid w:val="0016507E"/>
    <w:rsid w:val="00165245"/>
    <w:rsid w:val="00165314"/>
    <w:rsid w:val="00165564"/>
    <w:rsid w:val="00165587"/>
    <w:rsid w:val="00165590"/>
    <w:rsid w:val="00165A21"/>
    <w:rsid w:val="00165AA1"/>
    <w:rsid w:val="00165CDE"/>
    <w:rsid w:val="00165D5C"/>
    <w:rsid w:val="00165DC0"/>
    <w:rsid w:val="00165E2B"/>
    <w:rsid w:val="00165E83"/>
    <w:rsid w:val="00165ED1"/>
    <w:rsid w:val="0016604F"/>
    <w:rsid w:val="00166430"/>
    <w:rsid w:val="001668FB"/>
    <w:rsid w:val="00166ABB"/>
    <w:rsid w:val="00166C2B"/>
    <w:rsid w:val="00166CA0"/>
    <w:rsid w:val="00166D58"/>
    <w:rsid w:val="00166F26"/>
    <w:rsid w:val="0016709A"/>
    <w:rsid w:val="001670AB"/>
    <w:rsid w:val="001670E9"/>
    <w:rsid w:val="00167793"/>
    <w:rsid w:val="00167842"/>
    <w:rsid w:val="00167BFD"/>
    <w:rsid w:val="00167E07"/>
    <w:rsid w:val="001700A8"/>
    <w:rsid w:val="001700F7"/>
    <w:rsid w:val="00170186"/>
    <w:rsid w:val="001702EE"/>
    <w:rsid w:val="001703DB"/>
    <w:rsid w:val="0017056A"/>
    <w:rsid w:val="001708BD"/>
    <w:rsid w:val="00170C13"/>
    <w:rsid w:val="00170DF9"/>
    <w:rsid w:val="00170E8B"/>
    <w:rsid w:val="0017105E"/>
    <w:rsid w:val="0017111D"/>
    <w:rsid w:val="00171235"/>
    <w:rsid w:val="00171286"/>
    <w:rsid w:val="001712B3"/>
    <w:rsid w:val="001714AC"/>
    <w:rsid w:val="0017159E"/>
    <w:rsid w:val="0017175C"/>
    <w:rsid w:val="0017176B"/>
    <w:rsid w:val="00171948"/>
    <w:rsid w:val="00171C5A"/>
    <w:rsid w:val="00171C7B"/>
    <w:rsid w:val="00171D89"/>
    <w:rsid w:val="0017201D"/>
    <w:rsid w:val="001723A1"/>
    <w:rsid w:val="001725BA"/>
    <w:rsid w:val="001727FB"/>
    <w:rsid w:val="00172823"/>
    <w:rsid w:val="00172B6C"/>
    <w:rsid w:val="00172BC4"/>
    <w:rsid w:val="00172D92"/>
    <w:rsid w:val="00172DC8"/>
    <w:rsid w:val="00172EF7"/>
    <w:rsid w:val="0017314D"/>
    <w:rsid w:val="0017316C"/>
    <w:rsid w:val="001731A7"/>
    <w:rsid w:val="0017325F"/>
    <w:rsid w:val="00173636"/>
    <w:rsid w:val="001736C0"/>
    <w:rsid w:val="00173890"/>
    <w:rsid w:val="00173ED3"/>
    <w:rsid w:val="00173F30"/>
    <w:rsid w:val="001740A6"/>
    <w:rsid w:val="001747FE"/>
    <w:rsid w:val="00174854"/>
    <w:rsid w:val="001748BA"/>
    <w:rsid w:val="00174E5C"/>
    <w:rsid w:val="00174FF0"/>
    <w:rsid w:val="001750BA"/>
    <w:rsid w:val="0017582E"/>
    <w:rsid w:val="001759BD"/>
    <w:rsid w:val="001759D8"/>
    <w:rsid w:val="00175B65"/>
    <w:rsid w:val="00175D42"/>
    <w:rsid w:val="00176121"/>
    <w:rsid w:val="00176398"/>
    <w:rsid w:val="001764F4"/>
    <w:rsid w:val="001766CE"/>
    <w:rsid w:val="001766E1"/>
    <w:rsid w:val="00176794"/>
    <w:rsid w:val="00176916"/>
    <w:rsid w:val="00176B44"/>
    <w:rsid w:val="00176BBF"/>
    <w:rsid w:val="00176C47"/>
    <w:rsid w:val="00177056"/>
    <w:rsid w:val="001774F8"/>
    <w:rsid w:val="00177515"/>
    <w:rsid w:val="00177574"/>
    <w:rsid w:val="00177618"/>
    <w:rsid w:val="00177737"/>
    <w:rsid w:val="001777EB"/>
    <w:rsid w:val="00177B1F"/>
    <w:rsid w:val="00177B63"/>
    <w:rsid w:val="00177B93"/>
    <w:rsid w:val="00177BD6"/>
    <w:rsid w:val="00177E65"/>
    <w:rsid w:val="001801CB"/>
    <w:rsid w:val="001803E4"/>
    <w:rsid w:val="001808BA"/>
    <w:rsid w:val="0018095A"/>
    <w:rsid w:val="00180A6B"/>
    <w:rsid w:val="00180CDE"/>
    <w:rsid w:val="00180D6C"/>
    <w:rsid w:val="00180E53"/>
    <w:rsid w:val="00180F1D"/>
    <w:rsid w:val="00180F9B"/>
    <w:rsid w:val="00180F9F"/>
    <w:rsid w:val="0018111E"/>
    <w:rsid w:val="0018122B"/>
    <w:rsid w:val="001815E6"/>
    <w:rsid w:val="00181A7C"/>
    <w:rsid w:val="00181C48"/>
    <w:rsid w:val="0018201D"/>
    <w:rsid w:val="001821EC"/>
    <w:rsid w:val="001824B8"/>
    <w:rsid w:val="0018253D"/>
    <w:rsid w:val="001828FC"/>
    <w:rsid w:val="00182998"/>
    <w:rsid w:val="00182A47"/>
    <w:rsid w:val="00182A4D"/>
    <w:rsid w:val="00182EF3"/>
    <w:rsid w:val="00182F61"/>
    <w:rsid w:val="00182FA1"/>
    <w:rsid w:val="0018310D"/>
    <w:rsid w:val="0018318C"/>
    <w:rsid w:val="001831F4"/>
    <w:rsid w:val="00183404"/>
    <w:rsid w:val="00183423"/>
    <w:rsid w:val="001835C3"/>
    <w:rsid w:val="001836EC"/>
    <w:rsid w:val="00183847"/>
    <w:rsid w:val="001839CF"/>
    <w:rsid w:val="00183B1D"/>
    <w:rsid w:val="00183B77"/>
    <w:rsid w:val="00183C21"/>
    <w:rsid w:val="00183D7D"/>
    <w:rsid w:val="00183DF2"/>
    <w:rsid w:val="00183E3B"/>
    <w:rsid w:val="00183F31"/>
    <w:rsid w:val="001840BF"/>
    <w:rsid w:val="001841FB"/>
    <w:rsid w:val="001850D5"/>
    <w:rsid w:val="001852A2"/>
    <w:rsid w:val="001858F4"/>
    <w:rsid w:val="00185B2C"/>
    <w:rsid w:val="00185D5F"/>
    <w:rsid w:val="00185E06"/>
    <w:rsid w:val="00185E07"/>
    <w:rsid w:val="00185ED1"/>
    <w:rsid w:val="00185EEF"/>
    <w:rsid w:val="00186022"/>
    <w:rsid w:val="001860F5"/>
    <w:rsid w:val="00186189"/>
    <w:rsid w:val="001861FA"/>
    <w:rsid w:val="001865DC"/>
    <w:rsid w:val="00186846"/>
    <w:rsid w:val="00186B8F"/>
    <w:rsid w:val="00186D5B"/>
    <w:rsid w:val="00187007"/>
    <w:rsid w:val="00187075"/>
    <w:rsid w:val="0018709D"/>
    <w:rsid w:val="001878E3"/>
    <w:rsid w:val="00187C9B"/>
    <w:rsid w:val="0019002E"/>
    <w:rsid w:val="001900AC"/>
    <w:rsid w:val="0019050D"/>
    <w:rsid w:val="00190616"/>
    <w:rsid w:val="00190625"/>
    <w:rsid w:val="001906D4"/>
    <w:rsid w:val="00190AB6"/>
    <w:rsid w:val="00190AC4"/>
    <w:rsid w:val="00190B5D"/>
    <w:rsid w:val="00190C46"/>
    <w:rsid w:val="00190C71"/>
    <w:rsid w:val="00190E42"/>
    <w:rsid w:val="00190F82"/>
    <w:rsid w:val="00191024"/>
    <w:rsid w:val="00191149"/>
    <w:rsid w:val="00191200"/>
    <w:rsid w:val="001913E8"/>
    <w:rsid w:val="0019159E"/>
    <w:rsid w:val="0019177D"/>
    <w:rsid w:val="00191826"/>
    <w:rsid w:val="001919B7"/>
    <w:rsid w:val="00191A67"/>
    <w:rsid w:val="00191AB6"/>
    <w:rsid w:val="00191AC1"/>
    <w:rsid w:val="001920D8"/>
    <w:rsid w:val="0019214B"/>
    <w:rsid w:val="00192AEB"/>
    <w:rsid w:val="00192BB0"/>
    <w:rsid w:val="00192C6E"/>
    <w:rsid w:val="0019327E"/>
    <w:rsid w:val="00193304"/>
    <w:rsid w:val="001937C0"/>
    <w:rsid w:val="00193850"/>
    <w:rsid w:val="0019396B"/>
    <w:rsid w:val="00193A2C"/>
    <w:rsid w:val="00193BD8"/>
    <w:rsid w:val="00193DB3"/>
    <w:rsid w:val="00193F64"/>
    <w:rsid w:val="00194218"/>
    <w:rsid w:val="00194744"/>
    <w:rsid w:val="0019477F"/>
    <w:rsid w:val="00194792"/>
    <w:rsid w:val="00194A44"/>
    <w:rsid w:val="00194A9A"/>
    <w:rsid w:val="00194ADB"/>
    <w:rsid w:val="00194C69"/>
    <w:rsid w:val="00194E1B"/>
    <w:rsid w:val="00194F0C"/>
    <w:rsid w:val="0019507F"/>
    <w:rsid w:val="0019513F"/>
    <w:rsid w:val="00195356"/>
    <w:rsid w:val="00195383"/>
    <w:rsid w:val="0019539B"/>
    <w:rsid w:val="00195406"/>
    <w:rsid w:val="00195689"/>
    <w:rsid w:val="001956FE"/>
    <w:rsid w:val="00195702"/>
    <w:rsid w:val="00195802"/>
    <w:rsid w:val="00195872"/>
    <w:rsid w:val="00195927"/>
    <w:rsid w:val="0019594C"/>
    <w:rsid w:val="00195AC1"/>
    <w:rsid w:val="00195E4F"/>
    <w:rsid w:val="00195FAC"/>
    <w:rsid w:val="00196091"/>
    <w:rsid w:val="00196447"/>
    <w:rsid w:val="001967D2"/>
    <w:rsid w:val="00196967"/>
    <w:rsid w:val="00196A38"/>
    <w:rsid w:val="00196F10"/>
    <w:rsid w:val="00196F2C"/>
    <w:rsid w:val="001973DB"/>
    <w:rsid w:val="00197400"/>
    <w:rsid w:val="0019741F"/>
    <w:rsid w:val="00197420"/>
    <w:rsid w:val="001976A2"/>
    <w:rsid w:val="001978C2"/>
    <w:rsid w:val="00197D6F"/>
    <w:rsid w:val="00197E77"/>
    <w:rsid w:val="00197FA6"/>
    <w:rsid w:val="001A02C7"/>
    <w:rsid w:val="001A042B"/>
    <w:rsid w:val="001A07E9"/>
    <w:rsid w:val="001A0A2A"/>
    <w:rsid w:val="001A0FF0"/>
    <w:rsid w:val="001A11FB"/>
    <w:rsid w:val="001A134A"/>
    <w:rsid w:val="001A14E4"/>
    <w:rsid w:val="001A15B9"/>
    <w:rsid w:val="001A1722"/>
    <w:rsid w:val="001A1909"/>
    <w:rsid w:val="001A2293"/>
    <w:rsid w:val="001A24D3"/>
    <w:rsid w:val="001A285F"/>
    <w:rsid w:val="001A28E2"/>
    <w:rsid w:val="001A2AF0"/>
    <w:rsid w:val="001A2C4B"/>
    <w:rsid w:val="001A306C"/>
    <w:rsid w:val="001A37C4"/>
    <w:rsid w:val="001A3923"/>
    <w:rsid w:val="001A396D"/>
    <w:rsid w:val="001A3AF0"/>
    <w:rsid w:val="001A3D1E"/>
    <w:rsid w:val="001A3EAE"/>
    <w:rsid w:val="001A3ECA"/>
    <w:rsid w:val="001A3FC2"/>
    <w:rsid w:val="001A4214"/>
    <w:rsid w:val="001A4370"/>
    <w:rsid w:val="001A460B"/>
    <w:rsid w:val="001A4642"/>
    <w:rsid w:val="001A46CE"/>
    <w:rsid w:val="001A46FA"/>
    <w:rsid w:val="001A4C79"/>
    <w:rsid w:val="001A4CB4"/>
    <w:rsid w:val="001A4E5F"/>
    <w:rsid w:val="001A4F02"/>
    <w:rsid w:val="001A5158"/>
    <w:rsid w:val="001A53F9"/>
    <w:rsid w:val="001A5426"/>
    <w:rsid w:val="001A56D6"/>
    <w:rsid w:val="001A57EB"/>
    <w:rsid w:val="001A5AA4"/>
    <w:rsid w:val="001A5C09"/>
    <w:rsid w:val="001A5C2F"/>
    <w:rsid w:val="001A5E45"/>
    <w:rsid w:val="001A5ED8"/>
    <w:rsid w:val="001A5FBA"/>
    <w:rsid w:val="001A601F"/>
    <w:rsid w:val="001A6636"/>
    <w:rsid w:val="001A686C"/>
    <w:rsid w:val="001A6A20"/>
    <w:rsid w:val="001A70C7"/>
    <w:rsid w:val="001A714B"/>
    <w:rsid w:val="001A71F0"/>
    <w:rsid w:val="001A72C4"/>
    <w:rsid w:val="001A7599"/>
    <w:rsid w:val="001A780C"/>
    <w:rsid w:val="001A7914"/>
    <w:rsid w:val="001A795F"/>
    <w:rsid w:val="001A7A0F"/>
    <w:rsid w:val="001A7ABB"/>
    <w:rsid w:val="001A7D9B"/>
    <w:rsid w:val="001A7F1A"/>
    <w:rsid w:val="001B01B3"/>
    <w:rsid w:val="001B03C4"/>
    <w:rsid w:val="001B0A10"/>
    <w:rsid w:val="001B0B96"/>
    <w:rsid w:val="001B0F40"/>
    <w:rsid w:val="001B0FA3"/>
    <w:rsid w:val="001B1291"/>
    <w:rsid w:val="001B14DA"/>
    <w:rsid w:val="001B1643"/>
    <w:rsid w:val="001B1675"/>
    <w:rsid w:val="001B16A8"/>
    <w:rsid w:val="001B178A"/>
    <w:rsid w:val="001B182A"/>
    <w:rsid w:val="001B1976"/>
    <w:rsid w:val="001B1B3D"/>
    <w:rsid w:val="001B1F16"/>
    <w:rsid w:val="001B2088"/>
    <w:rsid w:val="001B20DA"/>
    <w:rsid w:val="001B21F2"/>
    <w:rsid w:val="001B2283"/>
    <w:rsid w:val="001B250A"/>
    <w:rsid w:val="001B275A"/>
    <w:rsid w:val="001B2BCF"/>
    <w:rsid w:val="001B2C4C"/>
    <w:rsid w:val="001B2C4E"/>
    <w:rsid w:val="001B2D03"/>
    <w:rsid w:val="001B3210"/>
    <w:rsid w:val="001B34FB"/>
    <w:rsid w:val="001B35C3"/>
    <w:rsid w:val="001B37A4"/>
    <w:rsid w:val="001B38D6"/>
    <w:rsid w:val="001B399B"/>
    <w:rsid w:val="001B3C55"/>
    <w:rsid w:val="001B4837"/>
    <w:rsid w:val="001B4A21"/>
    <w:rsid w:val="001B4A95"/>
    <w:rsid w:val="001B4B74"/>
    <w:rsid w:val="001B4C65"/>
    <w:rsid w:val="001B4D17"/>
    <w:rsid w:val="001B4DE8"/>
    <w:rsid w:val="001B4F41"/>
    <w:rsid w:val="001B509D"/>
    <w:rsid w:val="001B54DD"/>
    <w:rsid w:val="001B55B2"/>
    <w:rsid w:val="001B582A"/>
    <w:rsid w:val="001B5A0A"/>
    <w:rsid w:val="001B5B5C"/>
    <w:rsid w:val="001B5D55"/>
    <w:rsid w:val="001B5E22"/>
    <w:rsid w:val="001B615B"/>
    <w:rsid w:val="001B6561"/>
    <w:rsid w:val="001B67A8"/>
    <w:rsid w:val="001B688C"/>
    <w:rsid w:val="001B69F6"/>
    <w:rsid w:val="001B6B23"/>
    <w:rsid w:val="001B6C10"/>
    <w:rsid w:val="001B6D3E"/>
    <w:rsid w:val="001B6DCF"/>
    <w:rsid w:val="001B6F28"/>
    <w:rsid w:val="001B6FE4"/>
    <w:rsid w:val="001B7390"/>
    <w:rsid w:val="001B7506"/>
    <w:rsid w:val="001B754E"/>
    <w:rsid w:val="001B768B"/>
    <w:rsid w:val="001B77DB"/>
    <w:rsid w:val="001B77DE"/>
    <w:rsid w:val="001B78EB"/>
    <w:rsid w:val="001B7A03"/>
    <w:rsid w:val="001B7A16"/>
    <w:rsid w:val="001B7A3A"/>
    <w:rsid w:val="001B7DD5"/>
    <w:rsid w:val="001C0386"/>
    <w:rsid w:val="001C05A7"/>
    <w:rsid w:val="001C0AA4"/>
    <w:rsid w:val="001C0D0F"/>
    <w:rsid w:val="001C0D34"/>
    <w:rsid w:val="001C0E18"/>
    <w:rsid w:val="001C109F"/>
    <w:rsid w:val="001C1327"/>
    <w:rsid w:val="001C150B"/>
    <w:rsid w:val="001C15AA"/>
    <w:rsid w:val="001C17EC"/>
    <w:rsid w:val="001C19C7"/>
    <w:rsid w:val="001C19D3"/>
    <w:rsid w:val="001C1A42"/>
    <w:rsid w:val="001C1AE9"/>
    <w:rsid w:val="001C1E28"/>
    <w:rsid w:val="001C1E35"/>
    <w:rsid w:val="001C1E71"/>
    <w:rsid w:val="001C20C8"/>
    <w:rsid w:val="001C2208"/>
    <w:rsid w:val="001C22E4"/>
    <w:rsid w:val="001C2441"/>
    <w:rsid w:val="001C2737"/>
    <w:rsid w:val="001C2885"/>
    <w:rsid w:val="001C293F"/>
    <w:rsid w:val="001C2A10"/>
    <w:rsid w:val="001C2A45"/>
    <w:rsid w:val="001C2C26"/>
    <w:rsid w:val="001C2C48"/>
    <w:rsid w:val="001C2EFC"/>
    <w:rsid w:val="001C2F99"/>
    <w:rsid w:val="001C3121"/>
    <w:rsid w:val="001C312D"/>
    <w:rsid w:val="001C31A4"/>
    <w:rsid w:val="001C3245"/>
    <w:rsid w:val="001C32C7"/>
    <w:rsid w:val="001C3520"/>
    <w:rsid w:val="001C3857"/>
    <w:rsid w:val="001C3973"/>
    <w:rsid w:val="001C3B2F"/>
    <w:rsid w:val="001C3E01"/>
    <w:rsid w:val="001C3E1B"/>
    <w:rsid w:val="001C3EDE"/>
    <w:rsid w:val="001C3F3A"/>
    <w:rsid w:val="001C4074"/>
    <w:rsid w:val="001C4106"/>
    <w:rsid w:val="001C452E"/>
    <w:rsid w:val="001C45E8"/>
    <w:rsid w:val="001C468A"/>
    <w:rsid w:val="001C4BF3"/>
    <w:rsid w:val="001C4C0F"/>
    <w:rsid w:val="001C4C37"/>
    <w:rsid w:val="001C4DF8"/>
    <w:rsid w:val="001C4E25"/>
    <w:rsid w:val="001C4EDA"/>
    <w:rsid w:val="001C5438"/>
    <w:rsid w:val="001C552D"/>
    <w:rsid w:val="001C5552"/>
    <w:rsid w:val="001C59E7"/>
    <w:rsid w:val="001C5A04"/>
    <w:rsid w:val="001C5B2B"/>
    <w:rsid w:val="001C5B3E"/>
    <w:rsid w:val="001C5DDB"/>
    <w:rsid w:val="001C5E0C"/>
    <w:rsid w:val="001C5F26"/>
    <w:rsid w:val="001C5F4A"/>
    <w:rsid w:val="001C614E"/>
    <w:rsid w:val="001C6447"/>
    <w:rsid w:val="001C6741"/>
    <w:rsid w:val="001C6947"/>
    <w:rsid w:val="001C69D7"/>
    <w:rsid w:val="001C6A02"/>
    <w:rsid w:val="001C6A6E"/>
    <w:rsid w:val="001C6B63"/>
    <w:rsid w:val="001C6EFF"/>
    <w:rsid w:val="001C7409"/>
    <w:rsid w:val="001C78FC"/>
    <w:rsid w:val="001C79C6"/>
    <w:rsid w:val="001C7A57"/>
    <w:rsid w:val="001C7AF4"/>
    <w:rsid w:val="001C7C39"/>
    <w:rsid w:val="001D011C"/>
    <w:rsid w:val="001D015E"/>
    <w:rsid w:val="001D0226"/>
    <w:rsid w:val="001D037C"/>
    <w:rsid w:val="001D0587"/>
    <w:rsid w:val="001D05DE"/>
    <w:rsid w:val="001D05F7"/>
    <w:rsid w:val="001D0899"/>
    <w:rsid w:val="001D0BE1"/>
    <w:rsid w:val="001D0C7D"/>
    <w:rsid w:val="001D0EC9"/>
    <w:rsid w:val="001D12C2"/>
    <w:rsid w:val="001D12C6"/>
    <w:rsid w:val="001D13B8"/>
    <w:rsid w:val="001D183F"/>
    <w:rsid w:val="001D18BC"/>
    <w:rsid w:val="001D18E7"/>
    <w:rsid w:val="001D1B3D"/>
    <w:rsid w:val="001D1BE1"/>
    <w:rsid w:val="001D1C88"/>
    <w:rsid w:val="001D1CD7"/>
    <w:rsid w:val="001D1D83"/>
    <w:rsid w:val="001D1EFD"/>
    <w:rsid w:val="001D1F48"/>
    <w:rsid w:val="001D2043"/>
    <w:rsid w:val="001D239A"/>
    <w:rsid w:val="001D26A4"/>
    <w:rsid w:val="001D29F3"/>
    <w:rsid w:val="001D2A8B"/>
    <w:rsid w:val="001D2B69"/>
    <w:rsid w:val="001D2D67"/>
    <w:rsid w:val="001D2DDA"/>
    <w:rsid w:val="001D2E3F"/>
    <w:rsid w:val="001D2FEB"/>
    <w:rsid w:val="001D30E2"/>
    <w:rsid w:val="001D358B"/>
    <w:rsid w:val="001D358E"/>
    <w:rsid w:val="001D36E2"/>
    <w:rsid w:val="001D36FB"/>
    <w:rsid w:val="001D3700"/>
    <w:rsid w:val="001D3748"/>
    <w:rsid w:val="001D3CA3"/>
    <w:rsid w:val="001D4248"/>
    <w:rsid w:val="001D447F"/>
    <w:rsid w:val="001D478E"/>
    <w:rsid w:val="001D47B6"/>
    <w:rsid w:val="001D485C"/>
    <w:rsid w:val="001D486D"/>
    <w:rsid w:val="001D4B94"/>
    <w:rsid w:val="001D4C4D"/>
    <w:rsid w:val="001D4CBC"/>
    <w:rsid w:val="001D4DEA"/>
    <w:rsid w:val="001D4F70"/>
    <w:rsid w:val="001D50A7"/>
    <w:rsid w:val="001D524D"/>
    <w:rsid w:val="001D552E"/>
    <w:rsid w:val="001D5AA4"/>
    <w:rsid w:val="001D5B06"/>
    <w:rsid w:val="001D5CB3"/>
    <w:rsid w:val="001D5FB4"/>
    <w:rsid w:val="001D6170"/>
    <w:rsid w:val="001D6380"/>
    <w:rsid w:val="001D64D8"/>
    <w:rsid w:val="001D68AC"/>
    <w:rsid w:val="001D699A"/>
    <w:rsid w:val="001D6A57"/>
    <w:rsid w:val="001D6DC1"/>
    <w:rsid w:val="001D6E81"/>
    <w:rsid w:val="001D6F7D"/>
    <w:rsid w:val="001D71DA"/>
    <w:rsid w:val="001D71E7"/>
    <w:rsid w:val="001D7537"/>
    <w:rsid w:val="001D7994"/>
    <w:rsid w:val="001D7D9E"/>
    <w:rsid w:val="001D7F07"/>
    <w:rsid w:val="001D7F44"/>
    <w:rsid w:val="001E0374"/>
    <w:rsid w:val="001E0684"/>
    <w:rsid w:val="001E0C5E"/>
    <w:rsid w:val="001E0CB1"/>
    <w:rsid w:val="001E0CCA"/>
    <w:rsid w:val="001E109B"/>
    <w:rsid w:val="001E11F7"/>
    <w:rsid w:val="001E12F7"/>
    <w:rsid w:val="001E1518"/>
    <w:rsid w:val="001E17AF"/>
    <w:rsid w:val="001E18F8"/>
    <w:rsid w:val="001E1B55"/>
    <w:rsid w:val="001E1B62"/>
    <w:rsid w:val="001E1E2E"/>
    <w:rsid w:val="001E1EDE"/>
    <w:rsid w:val="001E1F88"/>
    <w:rsid w:val="001E1F9D"/>
    <w:rsid w:val="001E1FD7"/>
    <w:rsid w:val="001E217E"/>
    <w:rsid w:val="001E2185"/>
    <w:rsid w:val="001E2387"/>
    <w:rsid w:val="001E248A"/>
    <w:rsid w:val="001E24F8"/>
    <w:rsid w:val="001E2559"/>
    <w:rsid w:val="001E27AA"/>
    <w:rsid w:val="001E2987"/>
    <w:rsid w:val="001E2ADF"/>
    <w:rsid w:val="001E2BE1"/>
    <w:rsid w:val="001E2BE4"/>
    <w:rsid w:val="001E2F13"/>
    <w:rsid w:val="001E2F42"/>
    <w:rsid w:val="001E3067"/>
    <w:rsid w:val="001E31F2"/>
    <w:rsid w:val="001E3321"/>
    <w:rsid w:val="001E3418"/>
    <w:rsid w:val="001E3CCB"/>
    <w:rsid w:val="001E3CE7"/>
    <w:rsid w:val="001E4008"/>
    <w:rsid w:val="001E4092"/>
    <w:rsid w:val="001E426A"/>
    <w:rsid w:val="001E4271"/>
    <w:rsid w:val="001E4311"/>
    <w:rsid w:val="001E4392"/>
    <w:rsid w:val="001E478A"/>
    <w:rsid w:val="001E4A8B"/>
    <w:rsid w:val="001E4D4C"/>
    <w:rsid w:val="001E4D98"/>
    <w:rsid w:val="001E4E12"/>
    <w:rsid w:val="001E4EA1"/>
    <w:rsid w:val="001E4F67"/>
    <w:rsid w:val="001E5881"/>
    <w:rsid w:val="001E5B80"/>
    <w:rsid w:val="001E603B"/>
    <w:rsid w:val="001E6286"/>
    <w:rsid w:val="001E639E"/>
    <w:rsid w:val="001E66E1"/>
    <w:rsid w:val="001E6856"/>
    <w:rsid w:val="001E6878"/>
    <w:rsid w:val="001E68AC"/>
    <w:rsid w:val="001E6AD4"/>
    <w:rsid w:val="001E6B03"/>
    <w:rsid w:val="001E6C84"/>
    <w:rsid w:val="001E6CFE"/>
    <w:rsid w:val="001E6EA1"/>
    <w:rsid w:val="001E6F42"/>
    <w:rsid w:val="001E6F48"/>
    <w:rsid w:val="001E7066"/>
    <w:rsid w:val="001E70ED"/>
    <w:rsid w:val="001E70F5"/>
    <w:rsid w:val="001E7179"/>
    <w:rsid w:val="001E7494"/>
    <w:rsid w:val="001E74E2"/>
    <w:rsid w:val="001E75AE"/>
    <w:rsid w:val="001E78CE"/>
    <w:rsid w:val="001E78F8"/>
    <w:rsid w:val="001E7984"/>
    <w:rsid w:val="001E79D9"/>
    <w:rsid w:val="001E7A3F"/>
    <w:rsid w:val="001E7C46"/>
    <w:rsid w:val="001E7F9F"/>
    <w:rsid w:val="001F0177"/>
    <w:rsid w:val="001F0786"/>
    <w:rsid w:val="001F085F"/>
    <w:rsid w:val="001F0879"/>
    <w:rsid w:val="001F0970"/>
    <w:rsid w:val="001F0A16"/>
    <w:rsid w:val="001F0B06"/>
    <w:rsid w:val="001F0C2F"/>
    <w:rsid w:val="001F0C3A"/>
    <w:rsid w:val="001F0DD1"/>
    <w:rsid w:val="001F0F65"/>
    <w:rsid w:val="001F120C"/>
    <w:rsid w:val="001F1543"/>
    <w:rsid w:val="001F1596"/>
    <w:rsid w:val="001F15AC"/>
    <w:rsid w:val="001F17D7"/>
    <w:rsid w:val="001F199B"/>
    <w:rsid w:val="001F19F8"/>
    <w:rsid w:val="001F1AC5"/>
    <w:rsid w:val="001F1AF8"/>
    <w:rsid w:val="001F1C90"/>
    <w:rsid w:val="001F1DA3"/>
    <w:rsid w:val="001F21DD"/>
    <w:rsid w:val="001F22DE"/>
    <w:rsid w:val="001F2380"/>
    <w:rsid w:val="001F243C"/>
    <w:rsid w:val="001F2538"/>
    <w:rsid w:val="001F2565"/>
    <w:rsid w:val="001F2591"/>
    <w:rsid w:val="001F261B"/>
    <w:rsid w:val="001F265E"/>
    <w:rsid w:val="001F26E0"/>
    <w:rsid w:val="001F2766"/>
    <w:rsid w:val="001F27D0"/>
    <w:rsid w:val="001F2AFE"/>
    <w:rsid w:val="001F2B29"/>
    <w:rsid w:val="001F2B92"/>
    <w:rsid w:val="001F2E6B"/>
    <w:rsid w:val="001F2F0E"/>
    <w:rsid w:val="001F2FA2"/>
    <w:rsid w:val="001F38B6"/>
    <w:rsid w:val="001F38E4"/>
    <w:rsid w:val="001F3949"/>
    <w:rsid w:val="001F39B8"/>
    <w:rsid w:val="001F3A21"/>
    <w:rsid w:val="001F3B31"/>
    <w:rsid w:val="001F3EAB"/>
    <w:rsid w:val="001F3F71"/>
    <w:rsid w:val="001F3FB1"/>
    <w:rsid w:val="001F443B"/>
    <w:rsid w:val="001F46E9"/>
    <w:rsid w:val="001F47F5"/>
    <w:rsid w:val="001F4881"/>
    <w:rsid w:val="001F49D2"/>
    <w:rsid w:val="001F4B2A"/>
    <w:rsid w:val="001F4B4D"/>
    <w:rsid w:val="001F4ED6"/>
    <w:rsid w:val="001F4F9E"/>
    <w:rsid w:val="001F50D4"/>
    <w:rsid w:val="001F5372"/>
    <w:rsid w:val="001F5796"/>
    <w:rsid w:val="001F5B10"/>
    <w:rsid w:val="001F6005"/>
    <w:rsid w:val="001F60B9"/>
    <w:rsid w:val="001F624E"/>
    <w:rsid w:val="001F62F1"/>
    <w:rsid w:val="001F6518"/>
    <w:rsid w:val="001F6993"/>
    <w:rsid w:val="001F6AF3"/>
    <w:rsid w:val="001F7176"/>
    <w:rsid w:val="001F71E2"/>
    <w:rsid w:val="001F7278"/>
    <w:rsid w:val="001F743E"/>
    <w:rsid w:val="001F75E5"/>
    <w:rsid w:val="001F772A"/>
    <w:rsid w:val="001F7749"/>
    <w:rsid w:val="001F793B"/>
    <w:rsid w:val="001F7BA6"/>
    <w:rsid w:val="001F7C90"/>
    <w:rsid w:val="001F7DB2"/>
    <w:rsid w:val="001F7E1A"/>
    <w:rsid w:val="00200326"/>
    <w:rsid w:val="0020033B"/>
    <w:rsid w:val="0020034F"/>
    <w:rsid w:val="0020050B"/>
    <w:rsid w:val="002005FE"/>
    <w:rsid w:val="0020084D"/>
    <w:rsid w:val="0020087C"/>
    <w:rsid w:val="00200A9F"/>
    <w:rsid w:val="00200BF4"/>
    <w:rsid w:val="00200F6C"/>
    <w:rsid w:val="00200FBA"/>
    <w:rsid w:val="00201022"/>
    <w:rsid w:val="002015A6"/>
    <w:rsid w:val="002015B2"/>
    <w:rsid w:val="00201668"/>
    <w:rsid w:val="002018FB"/>
    <w:rsid w:val="00201966"/>
    <w:rsid w:val="002019C9"/>
    <w:rsid w:val="002019D2"/>
    <w:rsid w:val="00201AAD"/>
    <w:rsid w:val="00201BC3"/>
    <w:rsid w:val="00201DB4"/>
    <w:rsid w:val="00201DE9"/>
    <w:rsid w:val="00201E31"/>
    <w:rsid w:val="00201F47"/>
    <w:rsid w:val="00201FE3"/>
    <w:rsid w:val="0020209F"/>
    <w:rsid w:val="00202129"/>
    <w:rsid w:val="00202203"/>
    <w:rsid w:val="002022BB"/>
    <w:rsid w:val="002026F9"/>
    <w:rsid w:val="00202A65"/>
    <w:rsid w:val="00202AE0"/>
    <w:rsid w:val="00202B37"/>
    <w:rsid w:val="00202F46"/>
    <w:rsid w:val="00202F8B"/>
    <w:rsid w:val="00203730"/>
    <w:rsid w:val="00203921"/>
    <w:rsid w:val="00203D2B"/>
    <w:rsid w:val="00203D5B"/>
    <w:rsid w:val="00203E1F"/>
    <w:rsid w:val="00204547"/>
    <w:rsid w:val="002045CB"/>
    <w:rsid w:val="002045CD"/>
    <w:rsid w:val="00204700"/>
    <w:rsid w:val="00204723"/>
    <w:rsid w:val="00204948"/>
    <w:rsid w:val="00204A68"/>
    <w:rsid w:val="00204AEF"/>
    <w:rsid w:val="0020503E"/>
    <w:rsid w:val="0020565F"/>
    <w:rsid w:val="0020581D"/>
    <w:rsid w:val="002058A7"/>
    <w:rsid w:val="002058F4"/>
    <w:rsid w:val="00205A1D"/>
    <w:rsid w:val="00205AFE"/>
    <w:rsid w:val="00205BE6"/>
    <w:rsid w:val="00206024"/>
    <w:rsid w:val="002062C1"/>
    <w:rsid w:val="00206B7A"/>
    <w:rsid w:val="00206F67"/>
    <w:rsid w:val="0020700B"/>
    <w:rsid w:val="002073A0"/>
    <w:rsid w:val="00207469"/>
    <w:rsid w:val="00207861"/>
    <w:rsid w:val="002079B7"/>
    <w:rsid w:val="00207ABC"/>
    <w:rsid w:val="00207B04"/>
    <w:rsid w:val="00207F00"/>
    <w:rsid w:val="00210003"/>
    <w:rsid w:val="00210304"/>
    <w:rsid w:val="002103F6"/>
    <w:rsid w:val="00210402"/>
    <w:rsid w:val="00210789"/>
    <w:rsid w:val="00210B69"/>
    <w:rsid w:val="00210B70"/>
    <w:rsid w:val="00210D19"/>
    <w:rsid w:val="00210DA3"/>
    <w:rsid w:val="00210F58"/>
    <w:rsid w:val="002114AA"/>
    <w:rsid w:val="0021155D"/>
    <w:rsid w:val="00211584"/>
    <w:rsid w:val="00211B14"/>
    <w:rsid w:val="00211BAE"/>
    <w:rsid w:val="00211E2D"/>
    <w:rsid w:val="00211F04"/>
    <w:rsid w:val="00212054"/>
    <w:rsid w:val="002121A0"/>
    <w:rsid w:val="002121E6"/>
    <w:rsid w:val="002123EA"/>
    <w:rsid w:val="002123F1"/>
    <w:rsid w:val="00212698"/>
    <w:rsid w:val="002126EE"/>
    <w:rsid w:val="00212823"/>
    <w:rsid w:val="0021289D"/>
    <w:rsid w:val="00212946"/>
    <w:rsid w:val="00212A1F"/>
    <w:rsid w:val="00212C78"/>
    <w:rsid w:val="0021368D"/>
    <w:rsid w:val="002136F9"/>
    <w:rsid w:val="002139E8"/>
    <w:rsid w:val="00213B72"/>
    <w:rsid w:val="00213D7C"/>
    <w:rsid w:val="002140F3"/>
    <w:rsid w:val="00214131"/>
    <w:rsid w:val="00214580"/>
    <w:rsid w:val="002145E4"/>
    <w:rsid w:val="002148A0"/>
    <w:rsid w:val="00214B08"/>
    <w:rsid w:val="00214D32"/>
    <w:rsid w:val="00214D44"/>
    <w:rsid w:val="00214D62"/>
    <w:rsid w:val="00214EDB"/>
    <w:rsid w:val="00214F3E"/>
    <w:rsid w:val="00215538"/>
    <w:rsid w:val="0021560B"/>
    <w:rsid w:val="002156D1"/>
    <w:rsid w:val="00215775"/>
    <w:rsid w:val="00215A9F"/>
    <w:rsid w:val="00215B49"/>
    <w:rsid w:val="00215B5F"/>
    <w:rsid w:val="00215C4C"/>
    <w:rsid w:val="00215D2A"/>
    <w:rsid w:val="00215F7F"/>
    <w:rsid w:val="00216157"/>
    <w:rsid w:val="00216175"/>
    <w:rsid w:val="0021617F"/>
    <w:rsid w:val="002161BC"/>
    <w:rsid w:val="0021633C"/>
    <w:rsid w:val="002163AB"/>
    <w:rsid w:val="002165AE"/>
    <w:rsid w:val="002166F7"/>
    <w:rsid w:val="00216706"/>
    <w:rsid w:val="00216984"/>
    <w:rsid w:val="00217024"/>
    <w:rsid w:val="00217160"/>
    <w:rsid w:val="0021721B"/>
    <w:rsid w:val="0021727D"/>
    <w:rsid w:val="00217331"/>
    <w:rsid w:val="002173B4"/>
    <w:rsid w:val="002173BB"/>
    <w:rsid w:val="00217429"/>
    <w:rsid w:val="0021748D"/>
    <w:rsid w:val="00217609"/>
    <w:rsid w:val="002177BB"/>
    <w:rsid w:val="0021793D"/>
    <w:rsid w:val="00217D1C"/>
    <w:rsid w:val="00220042"/>
    <w:rsid w:val="002204AD"/>
    <w:rsid w:val="00220823"/>
    <w:rsid w:val="002208B3"/>
    <w:rsid w:val="00220A52"/>
    <w:rsid w:val="00220A58"/>
    <w:rsid w:val="00220BA5"/>
    <w:rsid w:val="00220E2C"/>
    <w:rsid w:val="0022101F"/>
    <w:rsid w:val="00221299"/>
    <w:rsid w:val="0022140E"/>
    <w:rsid w:val="0022182A"/>
    <w:rsid w:val="00221936"/>
    <w:rsid w:val="00221C72"/>
    <w:rsid w:val="00221E35"/>
    <w:rsid w:val="00221F76"/>
    <w:rsid w:val="0022222E"/>
    <w:rsid w:val="00222355"/>
    <w:rsid w:val="0022248C"/>
    <w:rsid w:val="00222AFB"/>
    <w:rsid w:val="00222D72"/>
    <w:rsid w:val="00222F5B"/>
    <w:rsid w:val="002233E3"/>
    <w:rsid w:val="00223513"/>
    <w:rsid w:val="00223544"/>
    <w:rsid w:val="002235C0"/>
    <w:rsid w:val="002235F1"/>
    <w:rsid w:val="002235F8"/>
    <w:rsid w:val="00223654"/>
    <w:rsid w:val="00223880"/>
    <w:rsid w:val="00223935"/>
    <w:rsid w:val="00223A0A"/>
    <w:rsid w:val="00223B00"/>
    <w:rsid w:val="00223C2F"/>
    <w:rsid w:val="00223DF4"/>
    <w:rsid w:val="00223E7F"/>
    <w:rsid w:val="0022405F"/>
    <w:rsid w:val="0022454E"/>
    <w:rsid w:val="00224A66"/>
    <w:rsid w:val="00224B6E"/>
    <w:rsid w:val="00224DCD"/>
    <w:rsid w:val="00224F99"/>
    <w:rsid w:val="00224FAB"/>
    <w:rsid w:val="00224FB1"/>
    <w:rsid w:val="00225284"/>
    <w:rsid w:val="002252F8"/>
    <w:rsid w:val="002252FA"/>
    <w:rsid w:val="0022548F"/>
    <w:rsid w:val="002256FC"/>
    <w:rsid w:val="00226061"/>
    <w:rsid w:val="00226179"/>
    <w:rsid w:val="0022621B"/>
    <w:rsid w:val="002262D7"/>
    <w:rsid w:val="00226489"/>
    <w:rsid w:val="00226924"/>
    <w:rsid w:val="00226A7E"/>
    <w:rsid w:val="00226C00"/>
    <w:rsid w:val="00226CA8"/>
    <w:rsid w:val="00226E31"/>
    <w:rsid w:val="00226ED1"/>
    <w:rsid w:val="00226F50"/>
    <w:rsid w:val="002271CA"/>
    <w:rsid w:val="002274EF"/>
    <w:rsid w:val="002275D1"/>
    <w:rsid w:val="002277E8"/>
    <w:rsid w:val="002279F9"/>
    <w:rsid w:val="00227A0C"/>
    <w:rsid w:val="00227B84"/>
    <w:rsid w:val="00227CC1"/>
    <w:rsid w:val="00227FFA"/>
    <w:rsid w:val="0023017F"/>
    <w:rsid w:val="00230259"/>
    <w:rsid w:val="002302EC"/>
    <w:rsid w:val="0023060C"/>
    <w:rsid w:val="0023067F"/>
    <w:rsid w:val="002307C6"/>
    <w:rsid w:val="00230964"/>
    <w:rsid w:val="002309F9"/>
    <w:rsid w:val="00230A61"/>
    <w:rsid w:val="00230E63"/>
    <w:rsid w:val="0023108B"/>
    <w:rsid w:val="002311D1"/>
    <w:rsid w:val="0023120A"/>
    <w:rsid w:val="0023133D"/>
    <w:rsid w:val="002318B0"/>
    <w:rsid w:val="0023199B"/>
    <w:rsid w:val="00231B54"/>
    <w:rsid w:val="00231C2B"/>
    <w:rsid w:val="00231E44"/>
    <w:rsid w:val="00231F3C"/>
    <w:rsid w:val="00231F4C"/>
    <w:rsid w:val="00231FAE"/>
    <w:rsid w:val="0023209F"/>
    <w:rsid w:val="002326C2"/>
    <w:rsid w:val="0023270F"/>
    <w:rsid w:val="002327FF"/>
    <w:rsid w:val="00232D21"/>
    <w:rsid w:val="00232D83"/>
    <w:rsid w:val="00232E80"/>
    <w:rsid w:val="0023301E"/>
    <w:rsid w:val="0023351B"/>
    <w:rsid w:val="0023356D"/>
    <w:rsid w:val="00233850"/>
    <w:rsid w:val="00233997"/>
    <w:rsid w:val="00233E37"/>
    <w:rsid w:val="00233FB1"/>
    <w:rsid w:val="00233FFD"/>
    <w:rsid w:val="0023407E"/>
    <w:rsid w:val="0023437C"/>
    <w:rsid w:val="002347CB"/>
    <w:rsid w:val="002347DE"/>
    <w:rsid w:val="00234835"/>
    <w:rsid w:val="002349F1"/>
    <w:rsid w:val="00234BA5"/>
    <w:rsid w:val="00234C09"/>
    <w:rsid w:val="00235018"/>
    <w:rsid w:val="00235034"/>
    <w:rsid w:val="0023507C"/>
    <w:rsid w:val="0023518D"/>
    <w:rsid w:val="002351FD"/>
    <w:rsid w:val="002352C2"/>
    <w:rsid w:val="00235365"/>
    <w:rsid w:val="0023558D"/>
    <w:rsid w:val="00235804"/>
    <w:rsid w:val="00235AB4"/>
    <w:rsid w:val="00235BEC"/>
    <w:rsid w:val="00235E7B"/>
    <w:rsid w:val="00235EC3"/>
    <w:rsid w:val="00235EEC"/>
    <w:rsid w:val="00236140"/>
    <w:rsid w:val="0023626F"/>
    <w:rsid w:val="002363EF"/>
    <w:rsid w:val="002364DF"/>
    <w:rsid w:val="002366C5"/>
    <w:rsid w:val="00236850"/>
    <w:rsid w:val="002368CB"/>
    <w:rsid w:val="00236A51"/>
    <w:rsid w:val="00236ACA"/>
    <w:rsid w:val="00236B01"/>
    <w:rsid w:val="00236BC4"/>
    <w:rsid w:val="00236E3B"/>
    <w:rsid w:val="00236F09"/>
    <w:rsid w:val="00236FB2"/>
    <w:rsid w:val="002371D0"/>
    <w:rsid w:val="00237222"/>
    <w:rsid w:val="002376CA"/>
    <w:rsid w:val="002376E1"/>
    <w:rsid w:val="0023798E"/>
    <w:rsid w:val="00237C3B"/>
    <w:rsid w:val="00237DEE"/>
    <w:rsid w:val="00237ECF"/>
    <w:rsid w:val="00237EF1"/>
    <w:rsid w:val="002400BB"/>
    <w:rsid w:val="0024040B"/>
    <w:rsid w:val="002404C5"/>
    <w:rsid w:val="002404D5"/>
    <w:rsid w:val="00240C3B"/>
    <w:rsid w:val="00240C67"/>
    <w:rsid w:val="00240E49"/>
    <w:rsid w:val="00240FEE"/>
    <w:rsid w:val="002412B0"/>
    <w:rsid w:val="002415C1"/>
    <w:rsid w:val="002415E4"/>
    <w:rsid w:val="0024163C"/>
    <w:rsid w:val="002417D4"/>
    <w:rsid w:val="00241804"/>
    <w:rsid w:val="002418E0"/>
    <w:rsid w:val="00241AB2"/>
    <w:rsid w:val="00241CD0"/>
    <w:rsid w:val="00241D0A"/>
    <w:rsid w:val="00241D9A"/>
    <w:rsid w:val="00242805"/>
    <w:rsid w:val="002428E5"/>
    <w:rsid w:val="00242A53"/>
    <w:rsid w:val="00242B29"/>
    <w:rsid w:val="00242BA1"/>
    <w:rsid w:val="00242CBF"/>
    <w:rsid w:val="00242E73"/>
    <w:rsid w:val="00242EE1"/>
    <w:rsid w:val="00243011"/>
    <w:rsid w:val="00243062"/>
    <w:rsid w:val="00243071"/>
    <w:rsid w:val="00243251"/>
    <w:rsid w:val="00243D77"/>
    <w:rsid w:val="00243DE4"/>
    <w:rsid w:val="00243E55"/>
    <w:rsid w:val="00243E69"/>
    <w:rsid w:val="00243FFE"/>
    <w:rsid w:val="0024406C"/>
    <w:rsid w:val="002440A7"/>
    <w:rsid w:val="00244660"/>
    <w:rsid w:val="00244835"/>
    <w:rsid w:val="002448EE"/>
    <w:rsid w:val="00244D0C"/>
    <w:rsid w:val="0024518C"/>
    <w:rsid w:val="002452CC"/>
    <w:rsid w:val="00245351"/>
    <w:rsid w:val="00245552"/>
    <w:rsid w:val="002457AE"/>
    <w:rsid w:val="00245E06"/>
    <w:rsid w:val="00245F72"/>
    <w:rsid w:val="002460B0"/>
    <w:rsid w:val="00246165"/>
    <w:rsid w:val="002466DC"/>
    <w:rsid w:val="0024674D"/>
    <w:rsid w:val="002468A4"/>
    <w:rsid w:val="00246A84"/>
    <w:rsid w:val="00246AF6"/>
    <w:rsid w:val="00246B18"/>
    <w:rsid w:val="00246B94"/>
    <w:rsid w:val="00247000"/>
    <w:rsid w:val="002476F5"/>
    <w:rsid w:val="00247886"/>
    <w:rsid w:val="002478A6"/>
    <w:rsid w:val="0024791B"/>
    <w:rsid w:val="0024795D"/>
    <w:rsid w:val="00247C0F"/>
    <w:rsid w:val="00247C7A"/>
    <w:rsid w:val="00247F23"/>
    <w:rsid w:val="00250000"/>
    <w:rsid w:val="002501CF"/>
    <w:rsid w:val="00250494"/>
    <w:rsid w:val="0025060A"/>
    <w:rsid w:val="0025071E"/>
    <w:rsid w:val="00250809"/>
    <w:rsid w:val="002508DB"/>
    <w:rsid w:val="002508ED"/>
    <w:rsid w:val="00250A82"/>
    <w:rsid w:val="00250AE9"/>
    <w:rsid w:val="00250C2A"/>
    <w:rsid w:val="00250D4B"/>
    <w:rsid w:val="00250E2E"/>
    <w:rsid w:val="00250F08"/>
    <w:rsid w:val="0025114F"/>
    <w:rsid w:val="00251327"/>
    <w:rsid w:val="0025134F"/>
    <w:rsid w:val="002514A0"/>
    <w:rsid w:val="0025173E"/>
    <w:rsid w:val="00251971"/>
    <w:rsid w:val="00251BBF"/>
    <w:rsid w:val="00251D02"/>
    <w:rsid w:val="00251D82"/>
    <w:rsid w:val="00251D93"/>
    <w:rsid w:val="002521B5"/>
    <w:rsid w:val="00252215"/>
    <w:rsid w:val="0025252B"/>
    <w:rsid w:val="00252742"/>
    <w:rsid w:val="0025284C"/>
    <w:rsid w:val="00252887"/>
    <w:rsid w:val="00252A9A"/>
    <w:rsid w:val="00252FF3"/>
    <w:rsid w:val="00253282"/>
    <w:rsid w:val="002532CD"/>
    <w:rsid w:val="00253505"/>
    <w:rsid w:val="002536EA"/>
    <w:rsid w:val="002538F2"/>
    <w:rsid w:val="00253E01"/>
    <w:rsid w:val="00253FB4"/>
    <w:rsid w:val="00253FB5"/>
    <w:rsid w:val="002541BD"/>
    <w:rsid w:val="002543D7"/>
    <w:rsid w:val="00254448"/>
    <w:rsid w:val="00254454"/>
    <w:rsid w:val="002546CF"/>
    <w:rsid w:val="002547E4"/>
    <w:rsid w:val="00254B7B"/>
    <w:rsid w:val="00254BBD"/>
    <w:rsid w:val="002551BD"/>
    <w:rsid w:val="002554F1"/>
    <w:rsid w:val="00255679"/>
    <w:rsid w:val="00255E6A"/>
    <w:rsid w:val="00256008"/>
    <w:rsid w:val="00256021"/>
    <w:rsid w:val="0025613E"/>
    <w:rsid w:val="00256265"/>
    <w:rsid w:val="002562D9"/>
    <w:rsid w:val="00256302"/>
    <w:rsid w:val="002565B1"/>
    <w:rsid w:val="002566E9"/>
    <w:rsid w:val="0025679C"/>
    <w:rsid w:val="0025684C"/>
    <w:rsid w:val="00256A9B"/>
    <w:rsid w:val="00256C47"/>
    <w:rsid w:val="00256DAC"/>
    <w:rsid w:val="00257252"/>
    <w:rsid w:val="0025735E"/>
    <w:rsid w:val="0025756D"/>
    <w:rsid w:val="00257737"/>
    <w:rsid w:val="0025775E"/>
    <w:rsid w:val="0025799D"/>
    <w:rsid w:val="00257A84"/>
    <w:rsid w:val="00257ADE"/>
    <w:rsid w:val="00257BD1"/>
    <w:rsid w:val="00257CD1"/>
    <w:rsid w:val="00257CFA"/>
    <w:rsid w:val="00260046"/>
    <w:rsid w:val="002604AF"/>
    <w:rsid w:val="00260811"/>
    <w:rsid w:val="00260A60"/>
    <w:rsid w:val="00260BBF"/>
    <w:rsid w:val="00260CF9"/>
    <w:rsid w:val="00260FEE"/>
    <w:rsid w:val="00261003"/>
    <w:rsid w:val="00261180"/>
    <w:rsid w:val="002611BE"/>
    <w:rsid w:val="0026139D"/>
    <w:rsid w:val="002613C3"/>
    <w:rsid w:val="002616BE"/>
    <w:rsid w:val="0026171B"/>
    <w:rsid w:val="00261B6B"/>
    <w:rsid w:val="00261B7C"/>
    <w:rsid w:val="00261E68"/>
    <w:rsid w:val="00261F6B"/>
    <w:rsid w:val="00261FC5"/>
    <w:rsid w:val="00262010"/>
    <w:rsid w:val="002621E0"/>
    <w:rsid w:val="00262209"/>
    <w:rsid w:val="0026246E"/>
    <w:rsid w:val="00262503"/>
    <w:rsid w:val="00262611"/>
    <w:rsid w:val="0026277B"/>
    <w:rsid w:val="002627AD"/>
    <w:rsid w:val="00262B48"/>
    <w:rsid w:val="00262E8F"/>
    <w:rsid w:val="0026361F"/>
    <w:rsid w:val="002636FF"/>
    <w:rsid w:val="00263781"/>
    <w:rsid w:val="002638E1"/>
    <w:rsid w:val="00263B66"/>
    <w:rsid w:val="00263C14"/>
    <w:rsid w:val="00263CD7"/>
    <w:rsid w:val="00263D51"/>
    <w:rsid w:val="00263F25"/>
    <w:rsid w:val="00263F7C"/>
    <w:rsid w:val="0026467C"/>
    <w:rsid w:val="00264750"/>
    <w:rsid w:val="002647FF"/>
    <w:rsid w:val="0026480C"/>
    <w:rsid w:val="00264D01"/>
    <w:rsid w:val="00264D4E"/>
    <w:rsid w:val="00264DCF"/>
    <w:rsid w:val="00264E07"/>
    <w:rsid w:val="00264FD9"/>
    <w:rsid w:val="00265005"/>
    <w:rsid w:val="00265721"/>
    <w:rsid w:val="002658F3"/>
    <w:rsid w:val="00265971"/>
    <w:rsid w:val="00265EEE"/>
    <w:rsid w:val="00265F9A"/>
    <w:rsid w:val="00266361"/>
    <w:rsid w:val="00266489"/>
    <w:rsid w:val="00266882"/>
    <w:rsid w:val="00266A0B"/>
    <w:rsid w:val="00266A17"/>
    <w:rsid w:val="00266C40"/>
    <w:rsid w:val="00266C8D"/>
    <w:rsid w:val="00266FD6"/>
    <w:rsid w:val="00267088"/>
    <w:rsid w:val="0026710A"/>
    <w:rsid w:val="00267159"/>
    <w:rsid w:val="0026736C"/>
    <w:rsid w:val="00267520"/>
    <w:rsid w:val="002676C4"/>
    <w:rsid w:val="00267891"/>
    <w:rsid w:val="002679A0"/>
    <w:rsid w:val="002679C7"/>
    <w:rsid w:val="00267AA6"/>
    <w:rsid w:val="00267AAD"/>
    <w:rsid w:val="00270716"/>
    <w:rsid w:val="00270747"/>
    <w:rsid w:val="00270774"/>
    <w:rsid w:val="00270AA0"/>
    <w:rsid w:val="00270CDA"/>
    <w:rsid w:val="00270DDB"/>
    <w:rsid w:val="00270F04"/>
    <w:rsid w:val="002710B2"/>
    <w:rsid w:val="00271403"/>
    <w:rsid w:val="002717A4"/>
    <w:rsid w:val="00271919"/>
    <w:rsid w:val="00271B12"/>
    <w:rsid w:val="00271C3B"/>
    <w:rsid w:val="00271C41"/>
    <w:rsid w:val="00271C42"/>
    <w:rsid w:val="00271CF1"/>
    <w:rsid w:val="00271EE4"/>
    <w:rsid w:val="00271F6C"/>
    <w:rsid w:val="00271F95"/>
    <w:rsid w:val="00272097"/>
    <w:rsid w:val="0027229F"/>
    <w:rsid w:val="002723C3"/>
    <w:rsid w:val="002725A6"/>
    <w:rsid w:val="00272A1C"/>
    <w:rsid w:val="00272BB5"/>
    <w:rsid w:val="00272C4A"/>
    <w:rsid w:val="00272CE6"/>
    <w:rsid w:val="00272DC6"/>
    <w:rsid w:val="0027310E"/>
    <w:rsid w:val="00273116"/>
    <w:rsid w:val="002732EE"/>
    <w:rsid w:val="00273320"/>
    <w:rsid w:val="002735FB"/>
    <w:rsid w:val="00273745"/>
    <w:rsid w:val="00273781"/>
    <w:rsid w:val="00273A50"/>
    <w:rsid w:val="00273BA0"/>
    <w:rsid w:val="00273CA7"/>
    <w:rsid w:val="002740DB"/>
    <w:rsid w:val="0027412D"/>
    <w:rsid w:val="00274225"/>
    <w:rsid w:val="002745A1"/>
    <w:rsid w:val="00274B6F"/>
    <w:rsid w:val="00274E04"/>
    <w:rsid w:val="00274F58"/>
    <w:rsid w:val="00274F67"/>
    <w:rsid w:val="00274F72"/>
    <w:rsid w:val="00274F94"/>
    <w:rsid w:val="00275058"/>
    <w:rsid w:val="00275064"/>
    <w:rsid w:val="002750DA"/>
    <w:rsid w:val="0027515D"/>
    <w:rsid w:val="00275305"/>
    <w:rsid w:val="00275310"/>
    <w:rsid w:val="00275383"/>
    <w:rsid w:val="002756BA"/>
    <w:rsid w:val="00275752"/>
    <w:rsid w:val="002759FA"/>
    <w:rsid w:val="00275C1B"/>
    <w:rsid w:val="00275C9F"/>
    <w:rsid w:val="00276126"/>
    <w:rsid w:val="00276365"/>
    <w:rsid w:val="00276555"/>
    <w:rsid w:val="002765BE"/>
    <w:rsid w:val="00276780"/>
    <w:rsid w:val="0027687F"/>
    <w:rsid w:val="00276881"/>
    <w:rsid w:val="00276A21"/>
    <w:rsid w:val="00276D3C"/>
    <w:rsid w:val="00276DB4"/>
    <w:rsid w:val="00276E55"/>
    <w:rsid w:val="00277121"/>
    <w:rsid w:val="002771C9"/>
    <w:rsid w:val="00277244"/>
    <w:rsid w:val="0027737E"/>
    <w:rsid w:val="002775A6"/>
    <w:rsid w:val="002778D9"/>
    <w:rsid w:val="002778F3"/>
    <w:rsid w:val="00277A45"/>
    <w:rsid w:val="00277B02"/>
    <w:rsid w:val="00277C2C"/>
    <w:rsid w:val="00277ECE"/>
    <w:rsid w:val="00277FA0"/>
    <w:rsid w:val="00280649"/>
    <w:rsid w:val="002806D8"/>
    <w:rsid w:val="002808B2"/>
    <w:rsid w:val="0028095E"/>
    <w:rsid w:val="00280BC1"/>
    <w:rsid w:val="0028107A"/>
    <w:rsid w:val="00281252"/>
    <w:rsid w:val="002815F9"/>
    <w:rsid w:val="002816E3"/>
    <w:rsid w:val="0028172F"/>
    <w:rsid w:val="00281749"/>
    <w:rsid w:val="00281B8D"/>
    <w:rsid w:val="00281C48"/>
    <w:rsid w:val="00281D1E"/>
    <w:rsid w:val="00281D5C"/>
    <w:rsid w:val="00281DEE"/>
    <w:rsid w:val="00282064"/>
    <w:rsid w:val="002821B0"/>
    <w:rsid w:val="00282281"/>
    <w:rsid w:val="00282395"/>
    <w:rsid w:val="0028254A"/>
    <w:rsid w:val="00282794"/>
    <w:rsid w:val="002828EF"/>
    <w:rsid w:val="0028290E"/>
    <w:rsid w:val="00282941"/>
    <w:rsid w:val="002829C4"/>
    <w:rsid w:val="00282AF5"/>
    <w:rsid w:val="00282C23"/>
    <w:rsid w:val="00282C80"/>
    <w:rsid w:val="00282F11"/>
    <w:rsid w:val="00283109"/>
    <w:rsid w:val="0028338F"/>
    <w:rsid w:val="00283429"/>
    <w:rsid w:val="00283454"/>
    <w:rsid w:val="00283634"/>
    <w:rsid w:val="00283859"/>
    <w:rsid w:val="002839A8"/>
    <w:rsid w:val="00283B04"/>
    <w:rsid w:val="00283BAF"/>
    <w:rsid w:val="00283C47"/>
    <w:rsid w:val="00283C71"/>
    <w:rsid w:val="00283D2F"/>
    <w:rsid w:val="00283D54"/>
    <w:rsid w:val="00283DEF"/>
    <w:rsid w:val="00283E32"/>
    <w:rsid w:val="00283E91"/>
    <w:rsid w:val="00283F71"/>
    <w:rsid w:val="00283F73"/>
    <w:rsid w:val="00283F8B"/>
    <w:rsid w:val="002840F7"/>
    <w:rsid w:val="00284339"/>
    <w:rsid w:val="002844A0"/>
    <w:rsid w:val="002845CA"/>
    <w:rsid w:val="00284813"/>
    <w:rsid w:val="00284959"/>
    <w:rsid w:val="00284E60"/>
    <w:rsid w:val="00284F3E"/>
    <w:rsid w:val="0028525B"/>
    <w:rsid w:val="00285520"/>
    <w:rsid w:val="002855BD"/>
    <w:rsid w:val="00285632"/>
    <w:rsid w:val="002857BA"/>
    <w:rsid w:val="00285E6F"/>
    <w:rsid w:val="002860C8"/>
    <w:rsid w:val="002861EE"/>
    <w:rsid w:val="0028622B"/>
    <w:rsid w:val="002862F4"/>
    <w:rsid w:val="00286311"/>
    <w:rsid w:val="002863A2"/>
    <w:rsid w:val="00286496"/>
    <w:rsid w:val="002864BB"/>
    <w:rsid w:val="002867A8"/>
    <w:rsid w:val="0028695F"/>
    <w:rsid w:val="00286A4D"/>
    <w:rsid w:val="00286AF2"/>
    <w:rsid w:val="00286E33"/>
    <w:rsid w:val="00286E6F"/>
    <w:rsid w:val="00287179"/>
    <w:rsid w:val="002872B4"/>
    <w:rsid w:val="002875CE"/>
    <w:rsid w:val="00287671"/>
    <w:rsid w:val="002877F3"/>
    <w:rsid w:val="002878C7"/>
    <w:rsid w:val="00287BCC"/>
    <w:rsid w:val="00287CB8"/>
    <w:rsid w:val="00290288"/>
    <w:rsid w:val="00290409"/>
    <w:rsid w:val="00290960"/>
    <w:rsid w:val="00290A9E"/>
    <w:rsid w:val="00290B05"/>
    <w:rsid w:val="00290CFA"/>
    <w:rsid w:val="00291094"/>
    <w:rsid w:val="002912AF"/>
    <w:rsid w:val="00291355"/>
    <w:rsid w:val="00291496"/>
    <w:rsid w:val="0029159D"/>
    <w:rsid w:val="002915A7"/>
    <w:rsid w:val="002916F6"/>
    <w:rsid w:val="00291729"/>
    <w:rsid w:val="00291A0B"/>
    <w:rsid w:val="00291A9D"/>
    <w:rsid w:val="00291BA5"/>
    <w:rsid w:val="00291C00"/>
    <w:rsid w:val="00291D15"/>
    <w:rsid w:val="00291EA7"/>
    <w:rsid w:val="00291EB2"/>
    <w:rsid w:val="00292030"/>
    <w:rsid w:val="00292131"/>
    <w:rsid w:val="00292168"/>
    <w:rsid w:val="002921C0"/>
    <w:rsid w:val="00292596"/>
    <w:rsid w:val="0029273D"/>
    <w:rsid w:val="00292987"/>
    <w:rsid w:val="00292A58"/>
    <w:rsid w:val="00292BD1"/>
    <w:rsid w:val="00292EE6"/>
    <w:rsid w:val="00292F74"/>
    <w:rsid w:val="002930B0"/>
    <w:rsid w:val="002931A4"/>
    <w:rsid w:val="0029334D"/>
    <w:rsid w:val="002935CE"/>
    <w:rsid w:val="00293679"/>
    <w:rsid w:val="0029367F"/>
    <w:rsid w:val="002937DD"/>
    <w:rsid w:val="00293972"/>
    <w:rsid w:val="00293D9B"/>
    <w:rsid w:val="00293F25"/>
    <w:rsid w:val="00293FAA"/>
    <w:rsid w:val="00293FD3"/>
    <w:rsid w:val="002940F1"/>
    <w:rsid w:val="00294489"/>
    <w:rsid w:val="00294737"/>
    <w:rsid w:val="00294899"/>
    <w:rsid w:val="0029493E"/>
    <w:rsid w:val="002949AA"/>
    <w:rsid w:val="00294B39"/>
    <w:rsid w:val="00294C86"/>
    <w:rsid w:val="00294F8F"/>
    <w:rsid w:val="00295066"/>
    <w:rsid w:val="002950E0"/>
    <w:rsid w:val="00295196"/>
    <w:rsid w:val="002953F9"/>
    <w:rsid w:val="0029547E"/>
    <w:rsid w:val="002954AA"/>
    <w:rsid w:val="00295A02"/>
    <w:rsid w:val="00296017"/>
    <w:rsid w:val="00296639"/>
    <w:rsid w:val="00296716"/>
    <w:rsid w:val="002967DF"/>
    <w:rsid w:val="0029689B"/>
    <w:rsid w:val="002969C8"/>
    <w:rsid w:val="00296C89"/>
    <w:rsid w:val="00296FD3"/>
    <w:rsid w:val="00297040"/>
    <w:rsid w:val="00297907"/>
    <w:rsid w:val="00297C45"/>
    <w:rsid w:val="00297D38"/>
    <w:rsid w:val="00297DC8"/>
    <w:rsid w:val="00297E15"/>
    <w:rsid w:val="002A018B"/>
    <w:rsid w:val="002A0349"/>
    <w:rsid w:val="002A050C"/>
    <w:rsid w:val="002A053C"/>
    <w:rsid w:val="002A0D45"/>
    <w:rsid w:val="002A0E95"/>
    <w:rsid w:val="002A0EDC"/>
    <w:rsid w:val="002A0F85"/>
    <w:rsid w:val="002A127A"/>
    <w:rsid w:val="002A1357"/>
    <w:rsid w:val="002A1396"/>
    <w:rsid w:val="002A1572"/>
    <w:rsid w:val="002A169D"/>
    <w:rsid w:val="002A1BD0"/>
    <w:rsid w:val="002A2096"/>
    <w:rsid w:val="002A210F"/>
    <w:rsid w:val="002A2134"/>
    <w:rsid w:val="002A22F3"/>
    <w:rsid w:val="002A2342"/>
    <w:rsid w:val="002A258B"/>
    <w:rsid w:val="002A25EB"/>
    <w:rsid w:val="002A26E2"/>
    <w:rsid w:val="002A2741"/>
    <w:rsid w:val="002A2D41"/>
    <w:rsid w:val="002A2FD5"/>
    <w:rsid w:val="002A330D"/>
    <w:rsid w:val="002A3429"/>
    <w:rsid w:val="002A34A6"/>
    <w:rsid w:val="002A34BB"/>
    <w:rsid w:val="002A35DF"/>
    <w:rsid w:val="002A383C"/>
    <w:rsid w:val="002A393A"/>
    <w:rsid w:val="002A3B4C"/>
    <w:rsid w:val="002A3B57"/>
    <w:rsid w:val="002A3F57"/>
    <w:rsid w:val="002A427F"/>
    <w:rsid w:val="002A4460"/>
    <w:rsid w:val="002A4624"/>
    <w:rsid w:val="002A4685"/>
    <w:rsid w:val="002A46D4"/>
    <w:rsid w:val="002A48B9"/>
    <w:rsid w:val="002A497C"/>
    <w:rsid w:val="002A49F4"/>
    <w:rsid w:val="002A4AEB"/>
    <w:rsid w:val="002A4CF0"/>
    <w:rsid w:val="002A4E57"/>
    <w:rsid w:val="002A5010"/>
    <w:rsid w:val="002A5099"/>
    <w:rsid w:val="002A5186"/>
    <w:rsid w:val="002A54BB"/>
    <w:rsid w:val="002A5591"/>
    <w:rsid w:val="002A5728"/>
    <w:rsid w:val="002A59BE"/>
    <w:rsid w:val="002A5A4D"/>
    <w:rsid w:val="002A5AA9"/>
    <w:rsid w:val="002A5C2B"/>
    <w:rsid w:val="002A5CA4"/>
    <w:rsid w:val="002A5D1D"/>
    <w:rsid w:val="002A62D9"/>
    <w:rsid w:val="002A62EA"/>
    <w:rsid w:val="002A6395"/>
    <w:rsid w:val="002A63A4"/>
    <w:rsid w:val="002A6405"/>
    <w:rsid w:val="002A6636"/>
    <w:rsid w:val="002A6737"/>
    <w:rsid w:val="002A67C0"/>
    <w:rsid w:val="002A6842"/>
    <w:rsid w:val="002A6BB4"/>
    <w:rsid w:val="002A6D79"/>
    <w:rsid w:val="002A6DA3"/>
    <w:rsid w:val="002A6E37"/>
    <w:rsid w:val="002A6FE7"/>
    <w:rsid w:val="002A705D"/>
    <w:rsid w:val="002A7609"/>
    <w:rsid w:val="002A785A"/>
    <w:rsid w:val="002A7A41"/>
    <w:rsid w:val="002A7A84"/>
    <w:rsid w:val="002A7C94"/>
    <w:rsid w:val="002A7D9E"/>
    <w:rsid w:val="002A7E1D"/>
    <w:rsid w:val="002A7FB6"/>
    <w:rsid w:val="002B00BF"/>
    <w:rsid w:val="002B0143"/>
    <w:rsid w:val="002B0288"/>
    <w:rsid w:val="002B02A7"/>
    <w:rsid w:val="002B0464"/>
    <w:rsid w:val="002B047B"/>
    <w:rsid w:val="002B0ABC"/>
    <w:rsid w:val="002B0CDC"/>
    <w:rsid w:val="002B0DBF"/>
    <w:rsid w:val="002B12B2"/>
    <w:rsid w:val="002B1377"/>
    <w:rsid w:val="002B1408"/>
    <w:rsid w:val="002B1A99"/>
    <w:rsid w:val="002B1C9B"/>
    <w:rsid w:val="002B1E26"/>
    <w:rsid w:val="002B2079"/>
    <w:rsid w:val="002B20CD"/>
    <w:rsid w:val="002B24D3"/>
    <w:rsid w:val="002B251B"/>
    <w:rsid w:val="002B2527"/>
    <w:rsid w:val="002B27A9"/>
    <w:rsid w:val="002B2F97"/>
    <w:rsid w:val="002B2FC4"/>
    <w:rsid w:val="002B2FF3"/>
    <w:rsid w:val="002B37A2"/>
    <w:rsid w:val="002B38B6"/>
    <w:rsid w:val="002B4043"/>
    <w:rsid w:val="002B4221"/>
    <w:rsid w:val="002B4509"/>
    <w:rsid w:val="002B4712"/>
    <w:rsid w:val="002B4767"/>
    <w:rsid w:val="002B4800"/>
    <w:rsid w:val="002B4D77"/>
    <w:rsid w:val="002B4E9F"/>
    <w:rsid w:val="002B5004"/>
    <w:rsid w:val="002B5028"/>
    <w:rsid w:val="002B5133"/>
    <w:rsid w:val="002B5230"/>
    <w:rsid w:val="002B5292"/>
    <w:rsid w:val="002B5375"/>
    <w:rsid w:val="002B53E3"/>
    <w:rsid w:val="002B57A0"/>
    <w:rsid w:val="002B592C"/>
    <w:rsid w:val="002B5A4A"/>
    <w:rsid w:val="002B5B2A"/>
    <w:rsid w:val="002B5C8F"/>
    <w:rsid w:val="002B5CF4"/>
    <w:rsid w:val="002B5E89"/>
    <w:rsid w:val="002B626B"/>
    <w:rsid w:val="002B64B6"/>
    <w:rsid w:val="002B64D9"/>
    <w:rsid w:val="002B660F"/>
    <w:rsid w:val="002B6616"/>
    <w:rsid w:val="002B662E"/>
    <w:rsid w:val="002B6663"/>
    <w:rsid w:val="002B68B6"/>
    <w:rsid w:val="002B695E"/>
    <w:rsid w:val="002B6A97"/>
    <w:rsid w:val="002B6BC6"/>
    <w:rsid w:val="002B6C77"/>
    <w:rsid w:val="002B6CB3"/>
    <w:rsid w:val="002B6E6B"/>
    <w:rsid w:val="002B7180"/>
    <w:rsid w:val="002B7661"/>
    <w:rsid w:val="002B7B8B"/>
    <w:rsid w:val="002B7E1C"/>
    <w:rsid w:val="002B7F19"/>
    <w:rsid w:val="002C0047"/>
    <w:rsid w:val="002C0056"/>
    <w:rsid w:val="002C035A"/>
    <w:rsid w:val="002C090C"/>
    <w:rsid w:val="002C090F"/>
    <w:rsid w:val="002C0A0D"/>
    <w:rsid w:val="002C0A4B"/>
    <w:rsid w:val="002C0C04"/>
    <w:rsid w:val="002C0D15"/>
    <w:rsid w:val="002C0E8A"/>
    <w:rsid w:val="002C0F62"/>
    <w:rsid w:val="002C10A0"/>
    <w:rsid w:val="002C1345"/>
    <w:rsid w:val="002C1470"/>
    <w:rsid w:val="002C15ED"/>
    <w:rsid w:val="002C163A"/>
    <w:rsid w:val="002C174C"/>
    <w:rsid w:val="002C1769"/>
    <w:rsid w:val="002C18A4"/>
    <w:rsid w:val="002C1973"/>
    <w:rsid w:val="002C1A70"/>
    <w:rsid w:val="002C1BD2"/>
    <w:rsid w:val="002C202A"/>
    <w:rsid w:val="002C21D1"/>
    <w:rsid w:val="002C232F"/>
    <w:rsid w:val="002C2378"/>
    <w:rsid w:val="002C23EA"/>
    <w:rsid w:val="002C2474"/>
    <w:rsid w:val="002C2588"/>
    <w:rsid w:val="002C2926"/>
    <w:rsid w:val="002C2948"/>
    <w:rsid w:val="002C296D"/>
    <w:rsid w:val="002C2DB5"/>
    <w:rsid w:val="002C2EFB"/>
    <w:rsid w:val="002C31F5"/>
    <w:rsid w:val="002C324D"/>
    <w:rsid w:val="002C356C"/>
    <w:rsid w:val="002C35F9"/>
    <w:rsid w:val="002C360F"/>
    <w:rsid w:val="002C3654"/>
    <w:rsid w:val="002C36A5"/>
    <w:rsid w:val="002C36E7"/>
    <w:rsid w:val="002C38D5"/>
    <w:rsid w:val="002C3D82"/>
    <w:rsid w:val="002C3DA7"/>
    <w:rsid w:val="002C3E56"/>
    <w:rsid w:val="002C42F5"/>
    <w:rsid w:val="002C4415"/>
    <w:rsid w:val="002C448F"/>
    <w:rsid w:val="002C451D"/>
    <w:rsid w:val="002C4574"/>
    <w:rsid w:val="002C4D30"/>
    <w:rsid w:val="002C4EA7"/>
    <w:rsid w:val="002C4F12"/>
    <w:rsid w:val="002C5177"/>
    <w:rsid w:val="002C5188"/>
    <w:rsid w:val="002C52D8"/>
    <w:rsid w:val="002C53F4"/>
    <w:rsid w:val="002C565C"/>
    <w:rsid w:val="002C57CB"/>
    <w:rsid w:val="002C5C42"/>
    <w:rsid w:val="002C5C8E"/>
    <w:rsid w:val="002C5FB6"/>
    <w:rsid w:val="002C61FA"/>
    <w:rsid w:val="002C6217"/>
    <w:rsid w:val="002C6384"/>
    <w:rsid w:val="002C67F8"/>
    <w:rsid w:val="002C6914"/>
    <w:rsid w:val="002C6A30"/>
    <w:rsid w:val="002C6BC5"/>
    <w:rsid w:val="002C6CD2"/>
    <w:rsid w:val="002C6F4B"/>
    <w:rsid w:val="002C7250"/>
    <w:rsid w:val="002C7321"/>
    <w:rsid w:val="002C74D2"/>
    <w:rsid w:val="002C74FB"/>
    <w:rsid w:val="002C76C9"/>
    <w:rsid w:val="002C7998"/>
    <w:rsid w:val="002C7D3D"/>
    <w:rsid w:val="002D005F"/>
    <w:rsid w:val="002D0309"/>
    <w:rsid w:val="002D0850"/>
    <w:rsid w:val="002D090D"/>
    <w:rsid w:val="002D0AFC"/>
    <w:rsid w:val="002D0CB6"/>
    <w:rsid w:val="002D0CC9"/>
    <w:rsid w:val="002D104D"/>
    <w:rsid w:val="002D10F6"/>
    <w:rsid w:val="002D119C"/>
    <w:rsid w:val="002D11C9"/>
    <w:rsid w:val="002D125F"/>
    <w:rsid w:val="002D126C"/>
    <w:rsid w:val="002D1278"/>
    <w:rsid w:val="002D1369"/>
    <w:rsid w:val="002D143F"/>
    <w:rsid w:val="002D1753"/>
    <w:rsid w:val="002D1939"/>
    <w:rsid w:val="002D1B20"/>
    <w:rsid w:val="002D1BB5"/>
    <w:rsid w:val="002D216F"/>
    <w:rsid w:val="002D23A8"/>
    <w:rsid w:val="002D252E"/>
    <w:rsid w:val="002D25E4"/>
    <w:rsid w:val="002D2A49"/>
    <w:rsid w:val="002D2B0B"/>
    <w:rsid w:val="002D2BD9"/>
    <w:rsid w:val="002D2C77"/>
    <w:rsid w:val="002D2D03"/>
    <w:rsid w:val="002D30E6"/>
    <w:rsid w:val="002D3160"/>
    <w:rsid w:val="002D3162"/>
    <w:rsid w:val="002D31CF"/>
    <w:rsid w:val="002D31FE"/>
    <w:rsid w:val="002D3231"/>
    <w:rsid w:val="002D3A2E"/>
    <w:rsid w:val="002D3AAB"/>
    <w:rsid w:val="002D3BA1"/>
    <w:rsid w:val="002D3C90"/>
    <w:rsid w:val="002D3E2C"/>
    <w:rsid w:val="002D4370"/>
    <w:rsid w:val="002D4382"/>
    <w:rsid w:val="002D4551"/>
    <w:rsid w:val="002D4583"/>
    <w:rsid w:val="002D4616"/>
    <w:rsid w:val="002D46CD"/>
    <w:rsid w:val="002D4916"/>
    <w:rsid w:val="002D495B"/>
    <w:rsid w:val="002D4BEA"/>
    <w:rsid w:val="002D4D33"/>
    <w:rsid w:val="002D4E2E"/>
    <w:rsid w:val="002D4E3A"/>
    <w:rsid w:val="002D4F74"/>
    <w:rsid w:val="002D51BF"/>
    <w:rsid w:val="002D5608"/>
    <w:rsid w:val="002D567F"/>
    <w:rsid w:val="002D56B2"/>
    <w:rsid w:val="002D56D3"/>
    <w:rsid w:val="002D5841"/>
    <w:rsid w:val="002D59CB"/>
    <w:rsid w:val="002D5CDC"/>
    <w:rsid w:val="002D5D0F"/>
    <w:rsid w:val="002D5DD5"/>
    <w:rsid w:val="002D60E6"/>
    <w:rsid w:val="002D6576"/>
    <w:rsid w:val="002D65C2"/>
    <w:rsid w:val="002D6D1D"/>
    <w:rsid w:val="002D704E"/>
    <w:rsid w:val="002D72BA"/>
    <w:rsid w:val="002D748F"/>
    <w:rsid w:val="002D78FA"/>
    <w:rsid w:val="002D7996"/>
    <w:rsid w:val="002D7A70"/>
    <w:rsid w:val="002D7BF7"/>
    <w:rsid w:val="002D7C30"/>
    <w:rsid w:val="002D7C3E"/>
    <w:rsid w:val="002D7D49"/>
    <w:rsid w:val="002D7DE2"/>
    <w:rsid w:val="002D7E70"/>
    <w:rsid w:val="002D7FCD"/>
    <w:rsid w:val="002E01D1"/>
    <w:rsid w:val="002E02E9"/>
    <w:rsid w:val="002E030E"/>
    <w:rsid w:val="002E0381"/>
    <w:rsid w:val="002E05AA"/>
    <w:rsid w:val="002E0AEB"/>
    <w:rsid w:val="002E0D38"/>
    <w:rsid w:val="002E0E39"/>
    <w:rsid w:val="002E0E41"/>
    <w:rsid w:val="002E0F82"/>
    <w:rsid w:val="002E0FC9"/>
    <w:rsid w:val="002E1083"/>
    <w:rsid w:val="002E1175"/>
    <w:rsid w:val="002E11F3"/>
    <w:rsid w:val="002E1287"/>
    <w:rsid w:val="002E132E"/>
    <w:rsid w:val="002E13EE"/>
    <w:rsid w:val="002E142C"/>
    <w:rsid w:val="002E1567"/>
    <w:rsid w:val="002E1B69"/>
    <w:rsid w:val="002E1C1E"/>
    <w:rsid w:val="002E1D9C"/>
    <w:rsid w:val="002E22CA"/>
    <w:rsid w:val="002E24F6"/>
    <w:rsid w:val="002E26BB"/>
    <w:rsid w:val="002E2835"/>
    <w:rsid w:val="002E2859"/>
    <w:rsid w:val="002E291E"/>
    <w:rsid w:val="002E2C26"/>
    <w:rsid w:val="002E2DC6"/>
    <w:rsid w:val="002E2ECF"/>
    <w:rsid w:val="002E2F17"/>
    <w:rsid w:val="002E2F6C"/>
    <w:rsid w:val="002E3021"/>
    <w:rsid w:val="002E30DE"/>
    <w:rsid w:val="002E328A"/>
    <w:rsid w:val="002E3307"/>
    <w:rsid w:val="002E35AE"/>
    <w:rsid w:val="002E363E"/>
    <w:rsid w:val="002E370B"/>
    <w:rsid w:val="002E3979"/>
    <w:rsid w:val="002E3AB6"/>
    <w:rsid w:val="002E3BE4"/>
    <w:rsid w:val="002E3CA9"/>
    <w:rsid w:val="002E3F08"/>
    <w:rsid w:val="002E40D7"/>
    <w:rsid w:val="002E4224"/>
    <w:rsid w:val="002E426A"/>
    <w:rsid w:val="002E440F"/>
    <w:rsid w:val="002E46B2"/>
    <w:rsid w:val="002E470D"/>
    <w:rsid w:val="002E4933"/>
    <w:rsid w:val="002E4BA0"/>
    <w:rsid w:val="002E4E82"/>
    <w:rsid w:val="002E4FA0"/>
    <w:rsid w:val="002E506A"/>
    <w:rsid w:val="002E51EA"/>
    <w:rsid w:val="002E54C5"/>
    <w:rsid w:val="002E569D"/>
    <w:rsid w:val="002E590E"/>
    <w:rsid w:val="002E5949"/>
    <w:rsid w:val="002E5FE7"/>
    <w:rsid w:val="002E6175"/>
    <w:rsid w:val="002E6A73"/>
    <w:rsid w:val="002E6BD1"/>
    <w:rsid w:val="002E73F4"/>
    <w:rsid w:val="002E750E"/>
    <w:rsid w:val="002E765B"/>
    <w:rsid w:val="002E76CF"/>
    <w:rsid w:val="002E76F2"/>
    <w:rsid w:val="002E7B30"/>
    <w:rsid w:val="002E7E4C"/>
    <w:rsid w:val="002E7EDB"/>
    <w:rsid w:val="002F0169"/>
    <w:rsid w:val="002F0235"/>
    <w:rsid w:val="002F026E"/>
    <w:rsid w:val="002F035A"/>
    <w:rsid w:val="002F0547"/>
    <w:rsid w:val="002F0662"/>
    <w:rsid w:val="002F06D8"/>
    <w:rsid w:val="002F08B4"/>
    <w:rsid w:val="002F0A27"/>
    <w:rsid w:val="002F0B89"/>
    <w:rsid w:val="002F0CF3"/>
    <w:rsid w:val="002F12EC"/>
    <w:rsid w:val="002F1748"/>
    <w:rsid w:val="002F174E"/>
    <w:rsid w:val="002F178E"/>
    <w:rsid w:val="002F17C8"/>
    <w:rsid w:val="002F18C5"/>
    <w:rsid w:val="002F1E48"/>
    <w:rsid w:val="002F2618"/>
    <w:rsid w:val="002F261B"/>
    <w:rsid w:val="002F2722"/>
    <w:rsid w:val="002F2DB6"/>
    <w:rsid w:val="002F2E74"/>
    <w:rsid w:val="002F2EEA"/>
    <w:rsid w:val="002F2F09"/>
    <w:rsid w:val="002F3031"/>
    <w:rsid w:val="002F3098"/>
    <w:rsid w:val="002F3729"/>
    <w:rsid w:val="002F373D"/>
    <w:rsid w:val="002F3762"/>
    <w:rsid w:val="002F381D"/>
    <w:rsid w:val="002F38B5"/>
    <w:rsid w:val="002F38B9"/>
    <w:rsid w:val="002F3AA7"/>
    <w:rsid w:val="002F3B42"/>
    <w:rsid w:val="002F3C0A"/>
    <w:rsid w:val="002F3D0C"/>
    <w:rsid w:val="002F40D7"/>
    <w:rsid w:val="002F423C"/>
    <w:rsid w:val="002F437D"/>
    <w:rsid w:val="002F45AB"/>
    <w:rsid w:val="002F487F"/>
    <w:rsid w:val="002F48C6"/>
    <w:rsid w:val="002F4B3B"/>
    <w:rsid w:val="002F4E8C"/>
    <w:rsid w:val="002F4EDC"/>
    <w:rsid w:val="002F501F"/>
    <w:rsid w:val="002F5212"/>
    <w:rsid w:val="002F52A7"/>
    <w:rsid w:val="002F54C6"/>
    <w:rsid w:val="002F554F"/>
    <w:rsid w:val="002F55D5"/>
    <w:rsid w:val="002F5609"/>
    <w:rsid w:val="002F56A1"/>
    <w:rsid w:val="002F573A"/>
    <w:rsid w:val="002F5BD0"/>
    <w:rsid w:val="002F5D62"/>
    <w:rsid w:val="002F5EF7"/>
    <w:rsid w:val="002F5FCE"/>
    <w:rsid w:val="002F60EC"/>
    <w:rsid w:val="002F65F1"/>
    <w:rsid w:val="002F661D"/>
    <w:rsid w:val="002F6885"/>
    <w:rsid w:val="002F6953"/>
    <w:rsid w:val="002F6AD4"/>
    <w:rsid w:val="002F6B3D"/>
    <w:rsid w:val="002F6DB0"/>
    <w:rsid w:val="002F6F46"/>
    <w:rsid w:val="002F704E"/>
    <w:rsid w:val="002F70CE"/>
    <w:rsid w:val="002F70D3"/>
    <w:rsid w:val="002F711F"/>
    <w:rsid w:val="002F7557"/>
    <w:rsid w:val="002F7678"/>
    <w:rsid w:val="002F78FE"/>
    <w:rsid w:val="002F7AED"/>
    <w:rsid w:val="002F7BE0"/>
    <w:rsid w:val="002F7C36"/>
    <w:rsid w:val="002F7E43"/>
    <w:rsid w:val="002F7FB0"/>
    <w:rsid w:val="0030020F"/>
    <w:rsid w:val="00300329"/>
    <w:rsid w:val="003003F0"/>
    <w:rsid w:val="00300605"/>
    <w:rsid w:val="0030069F"/>
    <w:rsid w:val="003007BE"/>
    <w:rsid w:val="003007CC"/>
    <w:rsid w:val="00300AAD"/>
    <w:rsid w:val="00300B42"/>
    <w:rsid w:val="00300E4F"/>
    <w:rsid w:val="00301449"/>
    <w:rsid w:val="00301571"/>
    <w:rsid w:val="0030171F"/>
    <w:rsid w:val="003018C8"/>
    <w:rsid w:val="00301F71"/>
    <w:rsid w:val="003021B2"/>
    <w:rsid w:val="003024BF"/>
    <w:rsid w:val="003024F7"/>
    <w:rsid w:val="00302580"/>
    <w:rsid w:val="0030260B"/>
    <w:rsid w:val="003026CE"/>
    <w:rsid w:val="0030276B"/>
    <w:rsid w:val="00302797"/>
    <w:rsid w:val="00302831"/>
    <w:rsid w:val="00302E1E"/>
    <w:rsid w:val="00302E5B"/>
    <w:rsid w:val="00302E9B"/>
    <w:rsid w:val="00302EF6"/>
    <w:rsid w:val="00303213"/>
    <w:rsid w:val="0030326C"/>
    <w:rsid w:val="003032B3"/>
    <w:rsid w:val="00303381"/>
    <w:rsid w:val="003033C9"/>
    <w:rsid w:val="00303587"/>
    <w:rsid w:val="00303845"/>
    <w:rsid w:val="00303BE1"/>
    <w:rsid w:val="00304358"/>
    <w:rsid w:val="00304419"/>
    <w:rsid w:val="003045BD"/>
    <w:rsid w:val="00304660"/>
    <w:rsid w:val="003046AB"/>
    <w:rsid w:val="00304838"/>
    <w:rsid w:val="00304A8F"/>
    <w:rsid w:val="00304BBF"/>
    <w:rsid w:val="00304EC5"/>
    <w:rsid w:val="00305028"/>
    <w:rsid w:val="0030537D"/>
    <w:rsid w:val="00305B92"/>
    <w:rsid w:val="00305CB5"/>
    <w:rsid w:val="003061FC"/>
    <w:rsid w:val="003062E3"/>
    <w:rsid w:val="00306560"/>
    <w:rsid w:val="003069E3"/>
    <w:rsid w:val="00306F3F"/>
    <w:rsid w:val="00306F95"/>
    <w:rsid w:val="00307183"/>
    <w:rsid w:val="003071E8"/>
    <w:rsid w:val="003071F9"/>
    <w:rsid w:val="00307364"/>
    <w:rsid w:val="00307504"/>
    <w:rsid w:val="00307590"/>
    <w:rsid w:val="00307850"/>
    <w:rsid w:val="00307961"/>
    <w:rsid w:val="0030798B"/>
    <w:rsid w:val="00307C9C"/>
    <w:rsid w:val="00307CC1"/>
    <w:rsid w:val="00307DB4"/>
    <w:rsid w:val="00307FF2"/>
    <w:rsid w:val="003100CB"/>
    <w:rsid w:val="0031057E"/>
    <w:rsid w:val="003106A9"/>
    <w:rsid w:val="003108C1"/>
    <w:rsid w:val="00310A6E"/>
    <w:rsid w:val="00310ABA"/>
    <w:rsid w:val="00310E87"/>
    <w:rsid w:val="00310EBD"/>
    <w:rsid w:val="00310FEB"/>
    <w:rsid w:val="00311034"/>
    <w:rsid w:val="0031117F"/>
    <w:rsid w:val="003111D1"/>
    <w:rsid w:val="00311338"/>
    <w:rsid w:val="003113DE"/>
    <w:rsid w:val="00311446"/>
    <w:rsid w:val="0031146F"/>
    <w:rsid w:val="0031148C"/>
    <w:rsid w:val="003114AB"/>
    <w:rsid w:val="00311609"/>
    <w:rsid w:val="00311754"/>
    <w:rsid w:val="00311814"/>
    <w:rsid w:val="00311931"/>
    <w:rsid w:val="00311DB1"/>
    <w:rsid w:val="00311E38"/>
    <w:rsid w:val="00311EBC"/>
    <w:rsid w:val="00311F16"/>
    <w:rsid w:val="003120E0"/>
    <w:rsid w:val="00312ADC"/>
    <w:rsid w:val="00312B54"/>
    <w:rsid w:val="00312E65"/>
    <w:rsid w:val="00312FB3"/>
    <w:rsid w:val="00312FE3"/>
    <w:rsid w:val="003131F1"/>
    <w:rsid w:val="00313441"/>
    <w:rsid w:val="003134CF"/>
    <w:rsid w:val="00313746"/>
    <w:rsid w:val="0031383C"/>
    <w:rsid w:val="00313AAE"/>
    <w:rsid w:val="00313B6C"/>
    <w:rsid w:val="003141F4"/>
    <w:rsid w:val="00314560"/>
    <w:rsid w:val="0031464C"/>
    <w:rsid w:val="00314714"/>
    <w:rsid w:val="0031479E"/>
    <w:rsid w:val="00314813"/>
    <w:rsid w:val="00314825"/>
    <w:rsid w:val="0031490B"/>
    <w:rsid w:val="00314999"/>
    <w:rsid w:val="00314A3B"/>
    <w:rsid w:val="00314A80"/>
    <w:rsid w:val="00314B2E"/>
    <w:rsid w:val="00314C7E"/>
    <w:rsid w:val="00314CB9"/>
    <w:rsid w:val="00314EB6"/>
    <w:rsid w:val="00314F18"/>
    <w:rsid w:val="00314F4D"/>
    <w:rsid w:val="00314F5D"/>
    <w:rsid w:val="00314FB2"/>
    <w:rsid w:val="00315008"/>
    <w:rsid w:val="00315330"/>
    <w:rsid w:val="003153F6"/>
    <w:rsid w:val="0031551B"/>
    <w:rsid w:val="0031578A"/>
    <w:rsid w:val="0031591B"/>
    <w:rsid w:val="0031593A"/>
    <w:rsid w:val="00315D57"/>
    <w:rsid w:val="00315E01"/>
    <w:rsid w:val="00315F75"/>
    <w:rsid w:val="00316292"/>
    <w:rsid w:val="003162B0"/>
    <w:rsid w:val="003162D6"/>
    <w:rsid w:val="00316473"/>
    <w:rsid w:val="0031674E"/>
    <w:rsid w:val="00317201"/>
    <w:rsid w:val="00317354"/>
    <w:rsid w:val="00317394"/>
    <w:rsid w:val="00317572"/>
    <w:rsid w:val="00317748"/>
    <w:rsid w:val="0031797B"/>
    <w:rsid w:val="00317CB5"/>
    <w:rsid w:val="00317E5D"/>
    <w:rsid w:val="00317F57"/>
    <w:rsid w:val="00317F9F"/>
    <w:rsid w:val="0032011B"/>
    <w:rsid w:val="00320175"/>
    <w:rsid w:val="0032024B"/>
    <w:rsid w:val="003202A3"/>
    <w:rsid w:val="003202D2"/>
    <w:rsid w:val="003205E8"/>
    <w:rsid w:val="0032066F"/>
    <w:rsid w:val="0032084B"/>
    <w:rsid w:val="00320869"/>
    <w:rsid w:val="00320AFD"/>
    <w:rsid w:val="00320FF4"/>
    <w:rsid w:val="003211C2"/>
    <w:rsid w:val="0032124B"/>
    <w:rsid w:val="003212E1"/>
    <w:rsid w:val="00321351"/>
    <w:rsid w:val="0032136A"/>
    <w:rsid w:val="0032136F"/>
    <w:rsid w:val="00321522"/>
    <w:rsid w:val="003215F7"/>
    <w:rsid w:val="00321654"/>
    <w:rsid w:val="003220AB"/>
    <w:rsid w:val="0032221C"/>
    <w:rsid w:val="00322593"/>
    <w:rsid w:val="003225AF"/>
    <w:rsid w:val="00322957"/>
    <w:rsid w:val="00322B53"/>
    <w:rsid w:val="00322B76"/>
    <w:rsid w:val="00322C3B"/>
    <w:rsid w:val="00322C7D"/>
    <w:rsid w:val="00322E9F"/>
    <w:rsid w:val="00322F84"/>
    <w:rsid w:val="00322FD3"/>
    <w:rsid w:val="0032303A"/>
    <w:rsid w:val="00323201"/>
    <w:rsid w:val="00323227"/>
    <w:rsid w:val="00323244"/>
    <w:rsid w:val="00323376"/>
    <w:rsid w:val="0032342C"/>
    <w:rsid w:val="003235D3"/>
    <w:rsid w:val="0032371F"/>
    <w:rsid w:val="00323A14"/>
    <w:rsid w:val="00323BAB"/>
    <w:rsid w:val="00323D31"/>
    <w:rsid w:val="00323E07"/>
    <w:rsid w:val="0032402D"/>
    <w:rsid w:val="00324201"/>
    <w:rsid w:val="00324213"/>
    <w:rsid w:val="00324301"/>
    <w:rsid w:val="0032445D"/>
    <w:rsid w:val="00324536"/>
    <w:rsid w:val="00324589"/>
    <w:rsid w:val="003247F5"/>
    <w:rsid w:val="00324941"/>
    <w:rsid w:val="003249FE"/>
    <w:rsid w:val="00324CAF"/>
    <w:rsid w:val="0032511A"/>
    <w:rsid w:val="0032545A"/>
    <w:rsid w:val="0032594A"/>
    <w:rsid w:val="00325A5D"/>
    <w:rsid w:val="00325AF4"/>
    <w:rsid w:val="00325B2B"/>
    <w:rsid w:val="00325BD5"/>
    <w:rsid w:val="00325C21"/>
    <w:rsid w:val="00325D5C"/>
    <w:rsid w:val="00325E28"/>
    <w:rsid w:val="0032606C"/>
    <w:rsid w:val="0032634B"/>
    <w:rsid w:val="0032635C"/>
    <w:rsid w:val="00326393"/>
    <w:rsid w:val="00326875"/>
    <w:rsid w:val="00326916"/>
    <w:rsid w:val="003269C2"/>
    <w:rsid w:val="00326B4A"/>
    <w:rsid w:val="00326B52"/>
    <w:rsid w:val="00326C78"/>
    <w:rsid w:val="00326CFE"/>
    <w:rsid w:val="00326E47"/>
    <w:rsid w:val="00326F6A"/>
    <w:rsid w:val="00326FED"/>
    <w:rsid w:val="00326FF5"/>
    <w:rsid w:val="0032702A"/>
    <w:rsid w:val="00327335"/>
    <w:rsid w:val="00327506"/>
    <w:rsid w:val="00327985"/>
    <w:rsid w:val="00327AB0"/>
    <w:rsid w:val="00327BAA"/>
    <w:rsid w:val="00327BC4"/>
    <w:rsid w:val="00330038"/>
    <w:rsid w:val="00330148"/>
    <w:rsid w:val="00330544"/>
    <w:rsid w:val="003307CD"/>
    <w:rsid w:val="0033093F"/>
    <w:rsid w:val="00330C5B"/>
    <w:rsid w:val="00330E9B"/>
    <w:rsid w:val="0033105C"/>
    <w:rsid w:val="0033151A"/>
    <w:rsid w:val="00331535"/>
    <w:rsid w:val="00331553"/>
    <w:rsid w:val="0033158B"/>
    <w:rsid w:val="00331B07"/>
    <w:rsid w:val="00331B7C"/>
    <w:rsid w:val="00331F6A"/>
    <w:rsid w:val="003323FA"/>
    <w:rsid w:val="00332798"/>
    <w:rsid w:val="003327CC"/>
    <w:rsid w:val="00332B5E"/>
    <w:rsid w:val="00332D6D"/>
    <w:rsid w:val="00332E20"/>
    <w:rsid w:val="0033301A"/>
    <w:rsid w:val="003330FE"/>
    <w:rsid w:val="00333162"/>
    <w:rsid w:val="003335C0"/>
    <w:rsid w:val="0033363B"/>
    <w:rsid w:val="0033372C"/>
    <w:rsid w:val="003338E0"/>
    <w:rsid w:val="003339FD"/>
    <w:rsid w:val="00333A6C"/>
    <w:rsid w:val="00333A9D"/>
    <w:rsid w:val="00333BCD"/>
    <w:rsid w:val="00333E77"/>
    <w:rsid w:val="003341FD"/>
    <w:rsid w:val="0033420B"/>
    <w:rsid w:val="0033435E"/>
    <w:rsid w:val="003346D0"/>
    <w:rsid w:val="003346FF"/>
    <w:rsid w:val="00334760"/>
    <w:rsid w:val="00334CDE"/>
    <w:rsid w:val="00334E80"/>
    <w:rsid w:val="00334E84"/>
    <w:rsid w:val="00335416"/>
    <w:rsid w:val="003354C7"/>
    <w:rsid w:val="00335511"/>
    <w:rsid w:val="00335555"/>
    <w:rsid w:val="003357C7"/>
    <w:rsid w:val="003357C8"/>
    <w:rsid w:val="00335891"/>
    <w:rsid w:val="00335964"/>
    <w:rsid w:val="003359F8"/>
    <w:rsid w:val="003359FB"/>
    <w:rsid w:val="00335E20"/>
    <w:rsid w:val="00335FBE"/>
    <w:rsid w:val="0033601C"/>
    <w:rsid w:val="003364EB"/>
    <w:rsid w:val="003365BF"/>
    <w:rsid w:val="00336708"/>
    <w:rsid w:val="00336B33"/>
    <w:rsid w:val="00336C63"/>
    <w:rsid w:val="00336E7A"/>
    <w:rsid w:val="00336EAD"/>
    <w:rsid w:val="00337554"/>
    <w:rsid w:val="003379C0"/>
    <w:rsid w:val="00337B2F"/>
    <w:rsid w:val="00337C28"/>
    <w:rsid w:val="00337D12"/>
    <w:rsid w:val="00337D4F"/>
    <w:rsid w:val="00337DB2"/>
    <w:rsid w:val="00337E28"/>
    <w:rsid w:val="0034013E"/>
    <w:rsid w:val="003402BA"/>
    <w:rsid w:val="00340572"/>
    <w:rsid w:val="0034057C"/>
    <w:rsid w:val="003406F6"/>
    <w:rsid w:val="0034097D"/>
    <w:rsid w:val="00340CDA"/>
    <w:rsid w:val="00340E50"/>
    <w:rsid w:val="00340ED5"/>
    <w:rsid w:val="00341075"/>
    <w:rsid w:val="0034113D"/>
    <w:rsid w:val="00341366"/>
    <w:rsid w:val="00341797"/>
    <w:rsid w:val="0034181B"/>
    <w:rsid w:val="0034186D"/>
    <w:rsid w:val="003418AB"/>
    <w:rsid w:val="003419E8"/>
    <w:rsid w:val="00341B7F"/>
    <w:rsid w:val="003420C9"/>
    <w:rsid w:val="0034257D"/>
    <w:rsid w:val="00342814"/>
    <w:rsid w:val="0034287B"/>
    <w:rsid w:val="00342E58"/>
    <w:rsid w:val="00342E94"/>
    <w:rsid w:val="0034302F"/>
    <w:rsid w:val="0034309C"/>
    <w:rsid w:val="0034318F"/>
    <w:rsid w:val="00343217"/>
    <w:rsid w:val="003433A9"/>
    <w:rsid w:val="0034360E"/>
    <w:rsid w:val="003438E3"/>
    <w:rsid w:val="00343C4C"/>
    <w:rsid w:val="00343D96"/>
    <w:rsid w:val="00343E19"/>
    <w:rsid w:val="00343F9A"/>
    <w:rsid w:val="003440FC"/>
    <w:rsid w:val="003441BC"/>
    <w:rsid w:val="00344430"/>
    <w:rsid w:val="00344675"/>
    <w:rsid w:val="003446EA"/>
    <w:rsid w:val="003448CE"/>
    <w:rsid w:val="00344A3F"/>
    <w:rsid w:val="003450AC"/>
    <w:rsid w:val="00345225"/>
    <w:rsid w:val="0034529D"/>
    <w:rsid w:val="003453A1"/>
    <w:rsid w:val="00345690"/>
    <w:rsid w:val="003457EC"/>
    <w:rsid w:val="00345BE0"/>
    <w:rsid w:val="00345D99"/>
    <w:rsid w:val="00345E1D"/>
    <w:rsid w:val="00345E33"/>
    <w:rsid w:val="00345FC9"/>
    <w:rsid w:val="0034631E"/>
    <w:rsid w:val="00346720"/>
    <w:rsid w:val="00346866"/>
    <w:rsid w:val="00346D25"/>
    <w:rsid w:val="0034731D"/>
    <w:rsid w:val="00347AB5"/>
    <w:rsid w:val="00347CA3"/>
    <w:rsid w:val="00347D74"/>
    <w:rsid w:val="00347D75"/>
    <w:rsid w:val="00347F68"/>
    <w:rsid w:val="003502A8"/>
    <w:rsid w:val="003504BD"/>
    <w:rsid w:val="0035069A"/>
    <w:rsid w:val="003508D8"/>
    <w:rsid w:val="00350A2E"/>
    <w:rsid w:val="00350C80"/>
    <w:rsid w:val="00350D01"/>
    <w:rsid w:val="0035106D"/>
    <w:rsid w:val="00351174"/>
    <w:rsid w:val="00351188"/>
    <w:rsid w:val="003511D1"/>
    <w:rsid w:val="0035142E"/>
    <w:rsid w:val="0035143C"/>
    <w:rsid w:val="003516C0"/>
    <w:rsid w:val="003517B1"/>
    <w:rsid w:val="003517C9"/>
    <w:rsid w:val="0035186C"/>
    <w:rsid w:val="0035194C"/>
    <w:rsid w:val="00351B66"/>
    <w:rsid w:val="00351BEC"/>
    <w:rsid w:val="00351DA7"/>
    <w:rsid w:val="0035207B"/>
    <w:rsid w:val="0035209A"/>
    <w:rsid w:val="003521A0"/>
    <w:rsid w:val="00352290"/>
    <w:rsid w:val="00352353"/>
    <w:rsid w:val="00352481"/>
    <w:rsid w:val="0035250A"/>
    <w:rsid w:val="0035252C"/>
    <w:rsid w:val="00352863"/>
    <w:rsid w:val="003531A5"/>
    <w:rsid w:val="003532CE"/>
    <w:rsid w:val="00353398"/>
    <w:rsid w:val="00353540"/>
    <w:rsid w:val="0035363B"/>
    <w:rsid w:val="00353790"/>
    <w:rsid w:val="003538BC"/>
    <w:rsid w:val="003538D7"/>
    <w:rsid w:val="00353CAA"/>
    <w:rsid w:val="003540E5"/>
    <w:rsid w:val="0035459D"/>
    <w:rsid w:val="0035460C"/>
    <w:rsid w:val="003549C0"/>
    <w:rsid w:val="00354D4B"/>
    <w:rsid w:val="00354DC6"/>
    <w:rsid w:val="00354F3F"/>
    <w:rsid w:val="0035534B"/>
    <w:rsid w:val="003557CB"/>
    <w:rsid w:val="003559D8"/>
    <w:rsid w:val="00355A37"/>
    <w:rsid w:val="00355B57"/>
    <w:rsid w:val="00355F36"/>
    <w:rsid w:val="0035601B"/>
    <w:rsid w:val="00356165"/>
    <w:rsid w:val="003569A5"/>
    <w:rsid w:val="003569B5"/>
    <w:rsid w:val="00356BDF"/>
    <w:rsid w:val="0035715E"/>
    <w:rsid w:val="0035739B"/>
    <w:rsid w:val="0035741E"/>
    <w:rsid w:val="00357597"/>
    <w:rsid w:val="00357CBE"/>
    <w:rsid w:val="00357F83"/>
    <w:rsid w:val="00360494"/>
    <w:rsid w:val="0036053A"/>
    <w:rsid w:val="0036063D"/>
    <w:rsid w:val="00360765"/>
    <w:rsid w:val="00360D8D"/>
    <w:rsid w:val="00360F11"/>
    <w:rsid w:val="00360F23"/>
    <w:rsid w:val="00360F7C"/>
    <w:rsid w:val="00360FCD"/>
    <w:rsid w:val="003612D2"/>
    <w:rsid w:val="0036145B"/>
    <w:rsid w:val="00361464"/>
    <w:rsid w:val="00361773"/>
    <w:rsid w:val="00361D77"/>
    <w:rsid w:val="00361F3D"/>
    <w:rsid w:val="00362250"/>
    <w:rsid w:val="0036246B"/>
    <w:rsid w:val="00362898"/>
    <w:rsid w:val="0036296D"/>
    <w:rsid w:val="00362C65"/>
    <w:rsid w:val="00362CE8"/>
    <w:rsid w:val="00362D74"/>
    <w:rsid w:val="0036310F"/>
    <w:rsid w:val="00363170"/>
    <w:rsid w:val="003632CC"/>
    <w:rsid w:val="0036331B"/>
    <w:rsid w:val="003635C6"/>
    <w:rsid w:val="003635E8"/>
    <w:rsid w:val="00363692"/>
    <w:rsid w:val="003637E1"/>
    <w:rsid w:val="003637F2"/>
    <w:rsid w:val="003639F2"/>
    <w:rsid w:val="00363D44"/>
    <w:rsid w:val="00363D6D"/>
    <w:rsid w:val="0036401F"/>
    <w:rsid w:val="00364408"/>
    <w:rsid w:val="003645AB"/>
    <w:rsid w:val="003645F5"/>
    <w:rsid w:val="00364738"/>
    <w:rsid w:val="0036492D"/>
    <w:rsid w:val="00364A3C"/>
    <w:rsid w:val="00364E52"/>
    <w:rsid w:val="00365056"/>
    <w:rsid w:val="00365290"/>
    <w:rsid w:val="0036552D"/>
    <w:rsid w:val="003658B0"/>
    <w:rsid w:val="0036602B"/>
    <w:rsid w:val="0036620C"/>
    <w:rsid w:val="0036632F"/>
    <w:rsid w:val="0036637E"/>
    <w:rsid w:val="00366798"/>
    <w:rsid w:val="0036682D"/>
    <w:rsid w:val="003669D7"/>
    <w:rsid w:val="00366A44"/>
    <w:rsid w:val="00366A51"/>
    <w:rsid w:val="00366D66"/>
    <w:rsid w:val="0036738C"/>
    <w:rsid w:val="003673DC"/>
    <w:rsid w:val="0036753E"/>
    <w:rsid w:val="0036776B"/>
    <w:rsid w:val="00367966"/>
    <w:rsid w:val="00367D5D"/>
    <w:rsid w:val="00367E2D"/>
    <w:rsid w:val="00367E50"/>
    <w:rsid w:val="003700BA"/>
    <w:rsid w:val="003702CE"/>
    <w:rsid w:val="0037043F"/>
    <w:rsid w:val="0037057D"/>
    <w:rsid w:val="0037076F"/>
    <w:rsid w:val="003707E7"/>
    <w:rsid w:val="00370DB6"/>
    <w:rsid w:val="00370E89"/>
    <w:rsid w:val="00370EE8"/>
    <w:rsid w:val="00370F6F"/>
    <w:rsid w:val="00370FC3"/>
    <w:rsid w:val="00371140"/>
    <w:rsid w:val="0037117B"/>
    <w:rsid w:val="00371453"/>
    <w:rsid w:val="003714FC"/>
    <w:rsid w:val="00371768"/>
    <w:rsid w:val="00371D1F"/>
    <w:rsid w:val="00371D3E"/>
    <w:rsid w:val="00371EE2"/>
    <w:rsid w:val="00371FF9"/>
    <w:rsid w:val="00372068"/>
    <w:rsid w:val="00372256"/>
    <w:rsid w:val="00372406"/>
    <w:rsid w:val="003725DC"/>
    <w:rsid w:val="00372849"/>
    <w:rsid w:val="0037285E"/>
    <w:rsid w:val="00372C72"/>
    <w:rsid w:val="00372C8B"/>
    <w:rsid w:val="00372DF7"/>
    <w:rsid w:val="00372E2A"/>
    <w:rsid w:val="00372E39"/>
    <w:rsid w:val="00373206"/>
    <w:rsid w:val="00373318"/>
    <w:rsid w:val="0037331A"/>
    <w:rsid w:val="00373526"/>
    <w:rsid w:val="0037370A"/>
    <w:rsid w:val="00373762"/>
    <w:rsid w:val="00373A2A"/>
    <w:rsid w:val="00373B07"/>
    <w:rsid w:val="00373BA7"/>
    <w:rsid w:val="00373D78"/>
    <w:rsid w:val="0037444C"/>
    <w:rsid w:val="0037471C"/>
    <w:rsid w:val="00374B84"/>
    <w:rsid w:val="00374BD6"/>
    <w:rsid w:val="00374BDE"/>
    <w:rsid w:val="00374DEC"/>
    <w:rsid w:val="00374E16"/>
    <w:rsid w:val="003751A7"/>
    <w:rsid w:val="0037561A"/>
    <w:rsid w:val="0037563D"/>
    <w:rsid w:val="003757C0"/>
    <w:rsid w:val="003758AA"/>
    <w:rsid w:val="00375ED1"/>
    <w:rsid w:val="0037632D"/>
    <w:rsid w:val="003763FC"/>
    <w:rsid w:val="003764DE"/>
    <w:rsid w:val="00376586"/>
    <w:rsid w:val="003765FF"/>
    <w:rsid w:val="00376622"/>
    <w:rsid w:val="00376641"/>
    <w:rsid w:val="003766F5"/>
    <w:rsid w:val="00376983"/>
    <w:rsid w:val="00376D79"/>
    <w:rsid w:val="00376DB5"/>
    <w:rsid w:val="00376E6E"/>
    <w:rsid w:val="00376FED"/>
    <w:rsid w:val="003770C0"/>
    <w:rsid w:val="003770DE"/>
    <w:rsid w:val="0037723F"/>
    <w:rsid w:val="00377B4A"/>
    <w:rsid w:val="00377B61"/>
    <w:rsid w:val="003800B8"/>
    <w:rsid w:val="00380145"/>
    <w:rsid w:val="00380398"/>
    <w:rsid w:val="003803B2"/>
    <w:rsid w:val="003803FE"/>
    <w:rsid w:val="00380940"/>
    <w:rsid w:val="00380A30"/>
    <w:rsid w:val="00380D5B"/>
    <w:rsid w:val="00381157"/>
    <w:rsid w:val="00381173"/>
    <w:rsid w:val="00381264"/>
    <w:rsid w:val="003817A9"/>
    <w:rsid w:val="003819B1"/>
    <w:rsid w:val="003819C1"/>
    <w:rsid w:val="00381AEF"/>
    <w:rsid w:val="00381B2E"/>
    <w:rsid w:val="00381BC2"/>
    <w:rsid w:val="00381F68"/>
    <w:rsid w:val="0038209E"/>
    <w:rsid w:val="00382232"/>
    <w:rsid w:val="00382371"/>
    <w:rsid w:val="0038239C"/>
    <w:rsid w:val="00382660"/>
    <w:rsid w:val="0038283D"/>
    <w:rsid w:val="0038285C"/>
    <w:rsid w:val="00382CB7"/>
    <w:rsid w:val="00382CFD"/>
    <w:rsid w:val="00382E6F"/>
    <w:rsid w:val="0038314E"/>
    <w:rsid w:val="0038344A"/>
    <w:rsid w:val="003834C4"/>
    <w:rsid w:val="0038351F"/>
    <w:rsid w:val="0038352A"/>
    <w:rsid w:val="0038357A"/>
    <w:rsid w:val="003835A9"/>
    <w:rsid w:val="003836EB"/>
    <w:rsid w:val="00383CE1"/>
    <w:rsid w:val="00383E07"/>
    <w:rsid w:val="00383E60"/>
    <w:rsid w:val="003840B4"/>
    <w:rsid w:val="00384166"/>
    <w:rsid w:val="00384763"/>
    <w:rsid w:val="00384840"/>
    <w:rsid w:val="00384B46"/>
    <w:rsid w:val="00384C2B"/>
    <w:rsid w:val="00384EC3"/>
    <w:rsid w:val="0038543F"/>
    <w:rsid w:val="003855B4"/>
    <w:rsid w:val="003855C8"/>
    <w:rsid w:val="00385873"/>
    <w:rsid w:val="00385920"/>
    <w:rsid w:val="00385B63"/>
    <w:rsid w:val="00385C88"/>
    <w:rsid w:val="00385FCD"/>
    <w:rsid w:val="0038603D"/>
    <w:rsid w:val="003860B7"/>
    <w:rsid w:val="0038620D"/>
    <w:rsid w:val="00386280"/>
    <w:rsid w:val="003862B7"/>
    <w:rsid w:val="003864B4"/>
    <w:rsid w:val="00386509"/>
    <w:rsid w:val="00386574"/>
    <w:rsid w:val="0038661F"/>
    <w:rsid w:val="003866C1"/>
    <w:rsid w:val="00386738"/>
    <w:rsid w:val="003868E0"/>
    <w:rsid w:val="00386AF4"/>
    <w:rsid w:val="00386E61"/>
    <w:rsid w:val="0038731D"/>
    <w:rsid w:val="003878F4"/>
    <w:rsid w:val="00387958"/>
    <w:rsid w:val="00387AAB"/>
    <w:rsid w:val="00387BCE"/>
    <w:rsid w:val="00387CED"/>
    <w:rsid w:val="00387D7F"/>
    <w:rsid w:val="00390017"/>
    <w:rsid w:val="0039005E"/>
    <w:rsid w:val="003900F8"/>
    <w:rsid w:val="00390422"/>
    <w:rsid w:val="00390567"/>
    <w:rsid w:val="003905BB"/>
    <w:rsid w:val="003905BF"/>
    <w:rsid w:val="00390863"/>
    <w:rsid w:val="00390D2F"/>
    <w:rsid w:val="00391316"/>
    <w:rsid w:val="00391401"/>
    <w:rsid w:val="00391485"/>
    <w:rsid w:val="003916AE"/>
    <w:rsid w:val="0039176E"/>
    <w:rsid w:val="003918B7"/>
    <w:rsid w:val="0039196F"/>
    <w:rsid w:val="00391BAD"/>
    <w:rsid w:val="00391C63"/>
    <w:rsid w:val="00391CE0"/>
    <w:rsid w:val="00392378"/>
    <w:rsid w:val="003925CE"/>
    <w:rsid w:val="00392D73"/>
    <w:rsid w:val="00392E33"/>
    <w:rsid w:val="003930C6"/>
    <w:rsid w:val="00393124"/>
    <w:rsid w:val="00393309"/>
    <w:rsid w:val="00393387"/>
    <w:rsid w:val="003933BB"/>
    <w:rsid w:val="00393467"/>
    <w:rsid w:val="003934BC"/>
    <w:rsid w:val="003935C1"/>
    <w:rsid w:val="0039363C"/>
    <w:rsid w:val="003936E9"/>
    <w:rsid w:val="003938FC"/>
    <w:rsid w:val="00393991"/>
    <w:rsid w:val="00393C13"/>
    <w:rsid w:val="00393C9C"/>
    <w:rsid w:val="00393F02"/>
    <w:rsid w:val="00394063"/>
    <w:rsid w:val="003940EA"/>
    <w:rsid w:val="0039413E"/>
    <w:rsid w:val="00394420"/>
    <w:rsid w:val="0039450B"/>
    <w:rsid w:val="00394518"/>
    <w:rsid w:val="003945DD"/>
    <w:rsid w:val="003946A2"/>
    <w:rsid w:val="00394706"/>
    <w:rsid w:val="003948F3"/>
    <w:rsid w:val="00394979"/>
    <w:rsid w:val="00394A37"/>
    <w:rsid w:val="00394CD3"/>
    <w:rsid w:val="00394D12"/>
    <w:rsid w:val="00394DFD"/>
    <w:rsid w:val="003950CF"/>
    <w:rsid w:val="003951F8"/>
    <w:rsid w:val="003953C7"/>
    <w:rsid w:val="00395988"/>
    <w:rsid w:val="00395A84"/>
    <w:rsid w:val="00395C40"/>
    <w:rsid w:val="00395E1B"/>
    <w:rsid w:val="00396093"/>
    <w:rsid w:val="003961B8"/>
    <w:rsid w:val="0039622B"/>
    <w:rsid w:val="003966BF"/>
    <w:rsid w:val="003968A8"/>
    <w:rsid w:val="00396A00"/>
    <w:rsid w:val="00396A7E"/>
    <w:rsid w:val="00396AF7"/>
    <w:rsid w:val="003976C4"/>
    <w:rsid w:val="003977D5"/>
    <w:rsid w:val="00397839"/>
    <w:rsid w:val="00397B72"/>
    <w:rsid w:val="00397BD3"/>
    <w:rsid w:val="00397F68"/>
    <w:rsid w:val="00397FA9"/>
    <w:rsid w:val="00397FB0"/>
    <w:rsid w:val="003A004F"/>
    <w:rsid w:val="003A06B3"/>
    <w:rsid w:val="003A07C1"/>
    <w:rsid w:val="003A09B7"/>
    <w:rsid w:val="003A0D28"/>
    <w:rsid w:val="003A0F63"/>
    <w:rsid w:val="003A0FCD"/>
    <w:rsid w:val="003A1044"/>
    <w:rsid w:val="003A1054"/>
    <w:rsid w:val="003A114F"/>
    <w:rsid w:val="003A1552"/>
    <w:rsid w:val="003A1C28"/>
    <w:rsid w:val="003A1D3A"/>
    <w:rsid w:val="003A1E0B"/>
    <w:rsid w:val="003A1F20"/>
    <w:rsid w:val="003A1F82"/>
    <w:rsid w:val="003A206D"/>
    <w:rsid w:val="003A2239"/>
    <w:rsid w:val="003A236D"/>
    <w:rsid w:val="003A2967"/>
    <w:rsid w:val="003A302D"/>
    <w:rsid w:val="003A31B0"/>
    <w:rsid w:val="003A31CF"/>
    <w:rsid w:val="003A32E0"/>
    <w:rsid w:val="003A3342"/>
    <w:rsid w:val="003A33C2"/>
    <w:rsid w:val="003A3648"/>
    <w:rsid w:val="003A3765"/>
    <w:rsid w:val="003A3AD8"/>
    <w:rsid w:val="003A3B5B"/>
    <w:rsid w:val="003A3BD5"/>
    <w:rsid w:val="003A457C"/>
    <w:rsid w:val="003A46CF"/>
    <w:rsid w:val="003A470A"/>
    <w:rsid w:val="003A4CAE"/>
    <w:rsid w:val="003A4EC9"/>
    <w:rsid w:val="003A52BB"/>
    <w:rsid w:val="003A55B0"/>
    <w:rsid w:val="003A5618"/>
    <w:rsid w:val="003A5809"/>
    <w:rsid w:val="003A58B7"/>
    <w:rsid w:val="003A5C76"/>
    <w:rsid w:val="003A5E0B"/>
    <w:rsid w:val="003A5ED7"/>
    <w:rsid w:val="003A5F42"/>
    <w:rsid w:val="003A5FA2"/>
    <w:rsid w:val="003A5FA9"/>
    <w:rsid w:val="003A628A"/>
    <w:rsid w:val="003A6674"/>
    <w:rsid w:val="003A6C3E"/>
    <w:rsid w:val="003A6ECE"/>
    <w:rsid w:val="003A722A"/>
    <w:rsid w:val="003A7379"/>
    <w:rsid w:val="003A73AE"/>
    <w:rsid w:val="003A74C8"/>
    <w:rsid w:val="003A76D3"/>
    <w:rsid w:val="003A7890"/>
    <w:rsid w:val="003A7A9C"/>
    <w:rsid w:val="003A7AB2"/>
    <w:rsid w:val="003A7AE1"/>
    <w:rsid w:val="003A7AEA"/>
    <w:rsid w:val="003A7AFF"/>
    <w:rsid w:val="003A7E9C"/>
    <w:rsid w:val="003B0128"/>
    <w:rsid w:val="003B032C"/>
    <w:rsid w:val="003B0493"/>
    <w:rsid w:val="003B04CE"/>
    <w:rsid w:val="003B0612"/>
    <w:rsid w:val="003B0649"/>
    <w:rsid w:val="003B0A6F"/>
    <w:rsid w:val="003B0E17"/>
    <w:rsid w:val="003B0E88"/>
    <w:rsid w:val="003B0EB6"/>
    <w:rsid w:val="003B0F93"/>
    <w:rsid w:val="003B1481"/>
    <w:rsid w:val="003B1772"/>
    <w:rsid w:val="003B17AB"/>
    <w:rsid w:val="003B1913"/>
    <w:rsid w:val="003B1E3B"/>
    <w:rsid w:val="003B1EA9"/>
    <w:rsid w:val="003B1EFC"/>
    <w:rsid w:val="003B2198"/>
    <w:rsid w:val="003B2366"/>
    <w:rsid w:val="003B2565"/>
    <w:rsid w:val="003B2606"/>
    <w:rsid w:val="003B297D"/>
    <w:rsid w:val="003B2BDF"/>
    <w:rsid w:val="003B2CB5"/>
    <w:rsid w:val="003B2D13"/>
    <w:rsid w:val="003B2D28"/>
    <w:rsid w:val="003B2F4B"/>
    <w:rsid w:val="003B30FE"/>
    <w:rsid w:val="003B317C"/>
    <w:rsid w:val="003B3309"/>
    <w:rsid w:val="003B3414"/>
    <w:rsid w:val="003B34A6"/>
    <w:rsid w:val="003B360F"/>
    <w:rsid w:val="003B3770"/>
    <w:rsid w:val="003B398E"/>
    <w:rsid w:val="003B39A9"/>
    <w:rsid w:val="003B3D37"/>
    <w:rsid w:val="003B3E22"/>
    <w:rsid w:val="003B3E2D"/>
    <w:rsid w:val="003B3EB5"/>
    <w:rsid w:val="003B3F0C"/>
    <w:rsid w:val="003B3F4D"/>
    <w:rsid w:val="003B486C"/>
    <w:rsid w:val="003B4926"/>
    <w:rsid w:val="003B4AFA"/>
    <w:rsid w:val="003B4D77"/>
    <w:rsid w:val="003B4D97"/>
    <w:rsid w:val="003B4E03"/>
    <w:rsid w:val="003B503D"/>
    <w:rsid w:val="003B5064"/>
    <w:rsid w:val="003B511D"/>
    <w:rsid w:val="003B5135"/>
    <w:rsid w:val="003B514E"/>
    <w:rsid w:val="003B5264"/>
    <w:rsid w:val="003B545B"/>
    <w:rsid w:val="003B555B"/>
    <w:rsid w:val="003B5801"/>
    <w:rsid w:val="003B58D2"/>
    <w:rsid w:val="003B5B6A"/>
    <w:rsid w:val="003B5D02"/>
    <w:rsid w:val="003B5DCF"/>
    <w:rsid w:val="003B5FA9"/>
    <w:rsid w:val="003B6412"/>
    <w:rsid w:val="003B6639"/>
    <w:rsid w:val="003B6659"/>
    <w:rsid w:val="003B674D"/>
    <w:rsid w:val="003B68F2"/>
    <w:rsid w:val="003B6959"/>
    <w:rsid w:val="003B71A4"/>
    <w:rsid w:val="003B71BE"/>
    <w:rsid w:val="003B7213"/>
    <w:rsid w:val="003B76D2"/>
    <w:rsid w:val="003B76F9"/>
    <w:rsid w:val="003B7AD6"/>
    <w:rsid w:val="003B7C9B"/>
    <w:rsid w:val="003B7DFD"/>
    <w:rsid w:val="003C005B"/>
    <w:rsid w:val="003C08A9"/>
    <w:rsid w:val="003C0E33"/>
    <w:rsid w:val="003C135C"/>
    <w:rsid w:val="003C13CD"/>
    <w:rsid w:val="003C13F7"/>
    <w:rsid w:val="003C148E"/>
    <w:rsid w:val="003C155E"/>
    <w:rsid w:val="003C1929"/>
    <w:rsid w:val="003C1DB5"/>
    <w:rsid w:val="003C1E5F"/>
    <w:rsid w:val="003C20B3"/>
    <w:rsid w:val="003C212E"/>
    <w:rsid w:val="003C23E6"/>
    <w:rsid w:val="003C23FC"/>
    <w:rsid w:val="003C25C6"/>
    <w:rsid w:val="003C26D8"/>
    <w:rsid w:val="003C2933"/>
    <w:rsid w:val="003C2CBB"/>
    <w:rsid w:val="003C2E11"/>
    <w:rsid w:val="003C2E1D"/>
    <w:rsid w:val="003C2F58"/>
    <w:rsid w:val="003C2F8E"/>
    <w:rsid w:val="003C34A2"/>
    <w:rsid w:val="003C36FA"/>
    <w:rsid w:val="003C3776"/>
    <w:rsid w:val="003C3A90"/>
    <w:rsid w:val="003C3B76"/>
    <w:rsid w:val="003C3EBA"/>
    <w:rsid w:val="003C3ECE"/>
    <w:rsid w:val="003C43AD"/>
    <w:rsid w:val="003C457B"/>
    <w:rsid w:val="003C4C0E"/>
    <w:rsid w:val="003C4CD7"/>
    <w:rsid w:val="003C4D4C"/>
    <w:rsid w:val="003C4D53"/>
    <w:rsid w:val="003C51D1"/>
    <w:rsid w:val="003C532A"/>
    <w:rsid w:val="003C532E"/>
    <w:rsid w:val="003C53AA"/>
    <w:rsid w:val="003C5514"/>
    <w:rsid w:val="003C597D"/>
    <w:rsid w:val="003C599B"/>
    <w:rsid w:val="003C5A3E"/>
    <w:rsid w:val="003C5E62"/>
    <w:rsid w:val="003C5F5E"/>
    <w:rsid w:val="003C6453"/>
    <w:rsid w:val="003C653F"/>
    <w:rsid w:val="003C660C"/>
    <w:rsid w:val="003C6817"/>
    <w:rsid w:val="003C684C"/>
    <w:rsid w:val="003C68C5"/>
    <w:rsid w:val="003C6938"/>
    <w:rsid w:val="003C6A85"/>
    <w:rsid w:val="003C6C85"/>
    <w:rsid w:val="003C6F60"/>
    <w:rsid w:val="003C7089"/>
    <w:rsid w:val="003C7098"/>
    <w:rsid w:val="003C7156"/>
    <w:rsid w:val="003C72E8"/>
    <w:rsid w:val="003C73F2"/>
    <w:rsid w:val="003C73F6"/>
    <w:rsid w:val="003C7464"/>
    <w:rsid w:val="003C75C3"/>
    <w:rsid w:val="003C7828"/>
    <w:rsid w:val="003C7919"/>
    <w:rsid w:val="003C7A2E"/>
    <w:rsid w:val="003C7D71"/>
    <w:rsid w:val="003C7F01"/>
    <w:rsid w:val="003C7F11"/>
    <w:rsid w:val="003D02A3"/>
    <w:rsid w:val="003D0333"/>
    <w:rsid w:val="003D0441"/>
    <w:rsid w:val="003D06F8"/>
    <w:rsid w:val="003D096F"/>
    <w:rsid w:val="003D0999"/>
    <w:rsid w:val="003D0AC1"/>
    <w:rsid w:val="003D0ADD"/>
    <w:rsid w:val="003D0C88"/>
    <w:rsid w:val="003D0EDE"/>
    <w:rsid w:val="003D0FA7"/>
    <w:rsid w:val="003D108D"/>
    <w:rsid w:val="003D131D"/>
    <w:rsid w:val="003D1347"/>
    <w:rsid w:val="003D138F"/>
    <w:rsid w:val="003D1516"/>
    <w:rsid w:val="003D16DF"/>
    <w:rsid w:val="003D1743"/>
    <w:rsid w:val="003D1777"/>
    <w:rsid w:val="003D18E8"/>
    <w:rsid w:val="003D1AB4"/>
    <w:rsid w:val="003D1ABB"/>
    <w:rsid w:val="003D1BC9"/>
    <w:rsid w:val="003D1C25"/>
    <w:rsid w:val="003D20D1"/>
    <w:rsid w:val="003D2385"/>
    <w:rsid w:val="003D2660"/>
    <w:rsid w:val="003D2789"/>
    <w:rsid w:val="003D2803"/>
    <w:rsid w:val="003D285A"/>
    <w:rsid w:val="003D286D"/>
    <w:rsid w:val="003D28D8"/>
    <w:rsid w:val="003D29AE"/>
    <w:rsid w:val="003D2D6E"/>
    <w:rsid w:val="003D2DCC"/>
    <w:rsid w:val="003D2E81"/>
    <w:rsid w:val="003D3106"/>
    <w:rsid w:val="003D3179"/>
    <w:rsid w:val="003D318C"/>
    <w:rsid w:val="003D3AF1"/>
    <w:rsid w:val="003D3CDE"/>
    <w:rsid w:val="003D3D7F"/>
    <w:rsid w:val="003D3E12"/>
    <w:rsid w:val="003D3E5A"/>
    <w:rsid w:val="003D3EA9"/>
    <w:rsid w:val="003D3F6D"/>
    <w:rsid w:val="003D3F97"/>
    <w:rsid w:val="003D40E3"/>
    <w:rsid w:val="003D439C"/>
    <w:rsid w:val="003D4536"/>
    <w:rsid w:val="003D46D4"/>
    <w:rsid w:val="003D481B"/>
    <w:rsid w:val="003D4D0B"/>
    <w:rsid w:val="003D4DAB"/>
    <w:rsid w:val="003D52A8"/>
    <w:rsid w:val="003D52BF"/>
    <w:rsid w:val="003D52E5"/>
    <w:rsid w:val="003D5388"/>
    <w:rsid w:val="003D53CD"/>
    <w:rsid w:val="003D5562"/>
    <w:rsid w:val="003D56F1"/>
    <w:rsid w:val="003D5772"/>
    <w:rsid w:val="003D5955"/>
    <w:rsid w:val="003D5D55"/>
    <w:rsid w:val="003D5DA6"/>
    <w:rsid w:val="003D5E0E"/>
    <w:rsid w:val="003D5EC8"/>
    <w:rsid w:val="003D5FF5"/>
    <w:rsid w:val="003D62A7"/>
    <w:rsid w:val="003D62FF"/>
    <w:rsid w:val="003D6510"/>
    <w:rsid w:val="003D6524"/>
    <w:rsid w:val="003D6705"/>
    <w:rsid w:val="003D678A"/>
    <w:rsid w:val="003D69B7"/>
    <w:rsid w:val="003D6ACE"/>
    <w:rsid w:val="003D6D32"/>
    <w:rsid w:val="003D70DB"/>
    <w:rsid w:val="003D7651"/>
    <w:rsid w:val="003D770B"/>
    <w:rsid w:val="003D78B2"/>
    <w:rsid w:val="003D78D0"/>
    <w:rsid w:val="003D7A91"/>
    <w:rsid w:val="003D7B74"/>
    <w:rsid w:val="003D7BC9"/>
    <w:rsid w:val="003D7D86"/>
    <w:rsid w:val="003D7F09"/>
    <w:rsid w:val="003E016A"/>
    <w:rsid w:val="003E0286"/>
    <w:rsid w:val="003E0327"/>
    <w:rsid w:val="003E0351"/>
    <w:rsid w:val="003E03D8"/>
    <w:rsid w:val="003E06A9"/>
    <w:rsid w:val="003E0853"/>
    <w:rsid w:val="003E08F5"/>
    <w:rsid w:val="003E0951"/>
    <w:rsid w:val="003E0B39"/>
    <w:rsid w:val="003E0BEC"/>
    <w:rsid w:val="003E0C59"/>
    <w:rsid w:val="003E0CFA"/>
    <w:rsid w:val="003E0EB3"/>
    <w:rsid w:val="003E0F4F"/>
    <w:rsid w:val="003E1666"/>
    <w:rsid w:val="003E16CB"/>
    <w:rsid w:val="003E1927"/>
    <w:rsid w:val="003E19C3"/>
    <w:rsid w:val="003E1ACD"/>
    <w:rsid w:val="003E1AF8"/>
    <w:rsid w:val="003E1B96"/>
    <w:rsid w:val="003E1BEA"/>
    <w:rsid w:val="003E1C52"/>
    <w:rsid w:val="003E1C58"/>
    <w:rsid w:val="003E1E39"/>
    <w:rsid w:val="003E21EF"/>
    <w:rsid w:val="003E2253"/>
    <w:rsid w:val="003E225A"/>
    <w:rsid w:val="003E2303"/>
    <w:rsid w:val="003E2397"/>
    <w:rsid w:val="003E2412"/>
    <w:rsid w:val="003E2855"/>
    <w:rsid w:val="003E292E"/>
    <w:rsid w:val="003E2B19"/>
    <w:rsid w:val="003E2D7E"/>
    <w:rsid w:val="003E2DEA"/>
    <w:rsid w:val="003E2E6C"/>
    <w:rsid w:val="003E2E8B"/>
    <w:rsid w:val="003E2F4B"/>
    <w:rsid w:val="003E2F82"/>
    <w:rsid w:val="003E3079"/>
    <w:rsid w:val="003E312D"/>
    <w:rsid w:val="003E322D"/>
    <w:rsid w:val="003E347B"/>
    <w:rsid w:val="003E34CC"/>
    <w:rsid w:val="003E371D"/>
    <w:rsid w:val="003E37FC"/>
    <w:rsid w:val="003E387B"/>
    <w:rsid w:val="003E3950"/>
    <w:rsid w:val="003E3961"/>
    <w:rsid w:val="003E3AD0"/>
    <w:rsid w:val="003E3AF6"/>
    <w:rsid w:val="003E3D90"/>
    <w:rsid w:val="003E41AC"/>
    <w:rsid w:val="003E4296"/>
    <w:rsid w:val="003E4516"/>
    <w:rsid w:val="003E4535"/>
    <w:rsid w:val="003E4809"/>
    <w:rsid w:val="003E480E"/>
    <w:rsid w:val="003E48CA"/>
    <w:rsid w:val="003E4907"/>
    <w:rsid w:val="003E4B8C"/>
    <w:rsid w:val="003E4C22"/>
    <w:rsid w:val="003E4E5C"/>
    <w:rsid w:val="003E4FB8"/>
    <w:rsid w:val="003E5229"/>
    <w:rsid w:val="003E550F"/>
    <w:rsid w:val="003E5544"/>
    <w:rsid w:val="003E567D"/>
    <w:rsid w:val="003E585C"/>
    <w:rsid w:val="003E58E6"/>
    <w:rsid w:val="003E596A"/>
    <w:rsid w:val="003E5AA8"/>
    <w:rsid w:val="003E5AF9"/>
    <w:rsid w:val="003E5E58"/>
    <w:rsid w:val="003E6103"/>
    <w:rsid w:val="003E640C"/>
    <w:rsid w:val="003E6659"/>
    <w:rsid w:val="003E69EE"/>
    <w:rsid w:val="003E6B04"/>
    <w:rsid w:val="003E6C1B"/>
    <w:rsid w:val="003E6EFD"/>
    <w:rsid w:val="003E6EFF"/>
    <w:rsid w:val="003E7088"/>
    <w:rsid w:val="003E712F"/>
    <w:rsid w:val="003E7172"/>
    <w:rsid w:val="003E72D0"/>
    <w:rsid w:val="003E7339"/>
    <w:rsid w:val="003E737A"/>
    <w:rsid w:val="003E75A9"/>
    <w:rsid w:val="003E7791"/>
    <w:rsid w:val="003E77F5"/>
    <w:rsid w:val="003E7808"/>
    <w:rsid w:val="003E78FD"/>
    <w:rsid w:val="003E79BE"/>
    <w:rsid w:val="003E7ED9"/>
    <w:rsid w:val="003E7F9F"/>
    <w:rsid w:val="003F01EA"/>
    <w:rsid w:val="003F025D"/>
    <w:rsid w:val="003F047F"/>
    <w:rsid w:val="003F05B4"/>
    <w:rsid w:val="003F08E0"/>
    <w:rsid w:val="003F09F9"/>
    <w:rsid w:val="003F0B7D"/>
    <w:rsid w:val="003F0D44"/>
    <w:rsid w:val="003F0EAF"/>
    <w:rsid w:val="003F0F0E"/>
    <w:rsid w:val="003F0FA6"/>
    <w:rsid w:val="003F1136"/>
    <w:rsid w:val="003F12C8"/>
    <w:rsid w:val="003F13AE"/>
    <w:rsid w:val="003F17FC"/>
    <w:rsid w:val="003F1889"/>
    <w:rsid w:val="003F1913"/>
    <w:rsid w:val="003F1947"/>
    <w:rsid w:val="003F207F"/>
    <w:rsid w:val="003F21DB"/>
    <w:rsid w:val="003F2428"/>
    <w:rsid w:val="003F2621"/>
    <w:rsid w:val="003F27AD"/>
    <w:rsid w:val="003F28ED"/>
    <w:rsid w:val="003F2930"/>
    <w:rsid w:val="003F29AD"/>
    <w:rsid w:val="003F2C70"/>
    <w:rsid w:val="003F2FC4"/>
    <w:rsid w:val="003F3095"/>
    <w:rsid w:val="003F31B6"/>
    <w:rsid w:val="003F3331"/>
    <w:rsid w:val="003F33BD"/>
    <w:rsid w:val="003F34F9"/>
    <w:rsid w:val="003F3578"/>
    <w:rsid w:val="003F3620"/>
    <w:rsid w:val="003F38FC"/>
    <w:rsid w:val="003F390D"/>
    <w:rsid w:val="003F3921"/>
    <w:rsid w:val="003F3934"/>
    <w:rsid w:val="003F3AA1"/>
    <w:rsid w:val="003F3B0C"/>
    <w:rsid w:val="003F3C7B"/>
    <w:rsid w:val="003F3EEC"/>
    <w:rsid w:val="003F4044"/>
    <w:rsid w:val="003F40BD"/>
    <w:rsid w:val="003F4389"/>
    <w:rsid w:val="003F5009"/>
    <w:rsid w:val="003F5129"/>
    <w:rsid w:val="003F553D"/>
    <w:rsid w:val="003F57C7"/>
    <w:rsid w:val="003F57E5"/>
    <w:rsid w:val="003F5944"/>
    <w:rsid w:val="003F5A01"/>
    <w:rsid w:val="003F5AC4"/>
    <w:rsid w:val="003F5C67"/>
    <w:rsid w:val="003F5F20"/>
    <w:rsid w:val="003F607D"/>
    <w:rsid w:val="003F6089"/>
    <w:rsid w:val="003F61C3"/>
    <w:rsid w:val="003F6260"/>
    <w:rsid w:val="003F6327"/>
    <w:rsid w:val="003F6456"/>
    <w:rsid w:val="003F65A6"/>
    <w:rsid w:val="003F6897"/>
    <w:rsid w:val="003F6944"/>
    <w:rsid w:val="003F6B11"/>
    <w:rsid w:val="003F6B9A"/>
    <w:rsid w:val="003F6C83"/>
    <w:rsid w:val="003F6ED4"/>
    <w:rsid w:val="003F6F07"/>
    <w:rsid w:val="003F740D"/>
    <w:rsid w:val="003F76D6"/>
    <w:rsid w:val="003F77CE"/>
    <w:rsid w:val="003F794C"/>
    <w:rsid w:val="003F7A5A"/>
    <w:rsid w:val="003F7D54"/>
    <w:rsid w:val="003F7E2F"/>
    <w:rsid w:val="003F7E9A"/>
    <w:rsid w:val="004002FC"/>
    <w:rsid w:val="0040037C"/>
    <w:rsid w:val="0040038B"/>
    <w:rsid w:val="00400603"/>
    <w:rsid w:val="004007B1"/>
    <w:rsid w:val="0040081C"/>
    <w:rsid w:val="00400825"/>
    <w:rsid w:val="004009E4"/>
    <w:rsid w:val="00400B10"/>
    <w:rsid w:val="00400CC9"/>
    <w:rsid w:val="00400FC6"/>
    <w:rsid w:val="004010A8"/>
    <w:rsid w:val="00401160"/>
    <w:rsid w:val="004012AB"/>
    <w:rsid w:val="00401574"/>
    <w:rsid w:val="004015FC"/>
    <w:rsid w:val="004017CC"/>
    <w:rsid w:val="0040183D"/>
    <w:rsid w:val="004019DE"/>
    <w:rsid w:val="00401B9D"/>
    <w:rsid w:val="00402001"/>
    <w:rsid w:val="0040204C"/>
    <w:rsid w:val="0040210A"/>
    <w:rsid w:val="00402138"/>
    <w:rsid w:val="004023ED"/>
    <w:rsid w:val="004028B2"/>
    <w:rsid w:val="00402B1A"/>
    <w:rsid w:val="00402CDA"/>
    <w:rsid w:val="00402DAB"/>
    <w:rsid w:val="00402EFD"/>
    <w:rsid w:val="00402F83"/>
    <w:rsid w:val="0040301E"/>
    <w:rsid w:val="00403448"/>
    <w:rsid w:val="0040363D"/>
    <w:rsid w:val="004036C1"/>
    <w:rsid w:val="0040388D"/>
    <w:rsid w:val="004039C2"/>
    <w:rsid w:val="004039D0"/>
    <w:rsid w:val="004039E5"/>
    <w:rsid w:val="00403BEA"/>
    <w:rsid w:val="00403D96"/>
    <w:rsid w:val="00403EF7"/>
    <w:rsid w:val="00403FE7"/>
    <w:rsid w:val="004043CB"/>
    <w:rsid w:val="00404435"/>
    <w:rsid w:val="00404528"/>
    <w:rsid w:val="004046C1"/>
    <w:rsid w:val="00404753"/>
    <w:rsid w:val="00404A92"/>
    <w:rsid w:val="00404AB5"/>
    <w:rsid w:val="00404E9F"/>
    <w:rsid w:val="00404FC6"/>
    <w:rsid w:val="0040522C"/>
    <w:rsid w:val="004052AE"/>
    <w:rsid w:val="00405423"/>
    <w:rsid w:val="00405BD9"/>
    <w:rsid w:val="00405EC0"/>
    <w:rsid w:val="00405F0A"/>
    <w:rsid w:val="00405F46"/>
    <w:rsid w:val="00406126"/>
    <w:rsid w:val="00406170"/>
    <w:rsid w:val="004061BB"/>
    <w:rsid w:val="0040624A"/>
    <w:rsid w:val="004065BE"/>
    <w:rsid w:val="004068C3"/>
    <w:rsid w:val="00406B31"/>
    <w:rsid w:val="00406CC1"/>
    <w:rsid w:val="00406FEF"/>
    <w:rsid w:val="004074C7"/>
    <w:rsid w:val="00407A4B"/>
    <w:rsid w:val="00407B20"/>
    <w:rsid w:val="00407E30"/>
    <w:rsid w:val="00410076"/>
    <w:rsid w:val="00410460"/>
    <w:rsid w:val="00410481"/>
    <w:rsid w:val="00410BD6"/>
    <w:rsid w:val="00410CFB"/>
    <w:rsid w:val="00410F21"/>
    <w:rsid w:val="0041109C"/>
    <w:rsid w:val="004112CD"/>
    <w:rsid w:val="004113B2"/>
    <w:rsid w:val="004114DE"/>
    <w:rsid w:val="00411B8D"/>
    <w:rsid w:val="00411C6F"/>
    <w:rsid w:val="00411CB2"/>
    <w:rsid w:val="00411CFE"/>
    <w:rsid w:val="0041248C"/>
    <w:rsid w:val="004124C8"/>
    <w:rsid w:val="00412625"/>
    <w:rsid w:val="004126B4"/>
    <w:rsid w:val="004127DC"/>
    <w:rsid w:val="004128F2"/>
    <w:rsid w:val="00412912"/>
    <w:rsid w:val="00412972"/>
    <w:rsid w:val="00412985"/>
    <w:rsid w:val="00412B1F"/>
    <w:rsid w:val="00412BA9"/>
    <w:rsid w:val="00412F49"/>
    <w:rsid w:val="004131CE"/>
    <w:rsid w:val="0041327F"/>
    <w:rsid w:val="004134B1"/>
    <w:rsid w:val="00413743"/>
    <w:rsid w:val="004139A0"/>
    <w:rsid w:val="00413A35"/>
    <w:rsid w:val="00413C10"/>
    <w:rsid w:val="004141DA"/>
    <w:rsid w:val="0041429A"/>
    <w:rsid w:val="004142AA"/>
    <w:rsid w:val="004143CF"/>
    <w:rsid w:val="00414410"/>
    <w:rsid w:val="004146B9"/>
    <w:rsid w:val="00414749"/>
    <w:rsid w:val="004147AD"/>
    <w:rsid w:val="004147B8"/>
    <w:rsid w:val="004147D9"/>
    <w:rsid w:val="00414821"/>
    <w:rsid w:val="0041490B"/>
    <w:rsid w:val="00414C64"/>
    <w:rsid w:val="00414E99"/>
    <w:rsid w:val="00414F70"/>
    <w:rsid w:val="00414FD1"/>
    <w:rsid w:val="0041556C"/>
    <w:rsid w:val="0041576C"/>
    <w:rsid w:val="00415C04"/>
    <w:rsid w:val="004162EA"/>
    <w:rsid w:val="004165DC"/>
    <w:rsid w:val="0041663C"/>
    <w:rsid w:val="00416643"/>
    <w:rsid w:val="004167FC"/>
    <w:rsid w:val="00416857"/>
    <w:rsid w:val="00416931"/>
    <w:rsid w:val="00416982"/>
    <w:rsid w:val="00416A74"/>
    <w:rsid w:val="00416EBD"/>
    <w:rsid w:val="00417076"/>
    <w:rsid w:val="004170FB"/>
    <w:rsid w:val="004171DD"/>
    <w:rsid w:val="00417287"/>
    <w:rsid w:val="00417512"/>
    <w:rsid w:val="004175F1"/>
    <w:rsid w:val="00417678"/>
    <w:rsid w:val="00417AA3"/>
    <w:rsid w:val="00417CA6"/>
    <w:rsid w:val="00417F28"/>
    <w:rsid w:val="00417F54"/>
    <w:rsid w:val="0042007C"/>
    <w:rsid w:val="00420213"/>
    <w:rsid w:val="004204F2"/>
    <w:rsid w:val="00420563"/>
    <w:rsid w:val="0042064C"/>
    <w:rsid w:val="004206A0"/>
    <w:rsid w:val="004207FB"/>
    <w:rsid w:val="0042092D"/>
    <w:rsid w:val="00420A84"/>
    <w:rsid w:val="00420FC9"/>
    <w:rsid w:val="00420FF6"/>
    <w:rsid w:val="0042131F"/>
    <w:rsid w:val="00421426"/>
    <w:rsid w:val="00421480"/>
    <w:rsid w:val="0042169D"/>
    <w:rsid w:val="00421788"/>
    <w:rsid w:val="004219AB"/>
    <w:rsid w:val="00421F48"/>
    <w:rsid w:val="00422155"/>
    <w:rsid w:val="00422449"/>
    <w:rsid w:val="00422A38"/>
    <w:rsid w:val="00422E0C"/>
    <w:rsid w:val="00422E90"/>
    <w:rsid w:val="00422EA5"/>
    <w:rsid w:val="00423198"/>
    <w:rsid w:val="004232C8"/>
    <w:rsid w:val="00423578"/>
    <w:rsid w:val="004239A2"/>
    <w:rsid w:val="00423D20"/>
    <w:rsid w:val="00423D24"/>
    <w:rsid w:val="00423E4F"/>
    <w:rsid w:val="00423ECE"/>
    <w:rsid w:val="00423FFD"/>
    <w:rsid w:val="004240E6"/>
    <w:rsid w:val="0042416D"/>
    <w:rsid w:val="004242C7"/>
    <w:rsid w:val="0042434B"/>
    <w:rsid w:val="004245A1"/>
    <w:rsid w:val="00424A8C"/>
    <w:rsid w:val="00424CAF"/>
    <w:rsid w:val="00424EDB"/>
    <w:rsid w:val="00425035"/>
    <w:rsid w:val="004250F2"/>
    <w:rsid w:val="004253A8"/>
    <w:rsid w:val="00425825"/>
    <w:rsid w:val="00425A6C"/>
    <w:rsid w:val="00425FA0"/>
    <w:rsid w:val="00425FA2"/>
    <w:rsid w:val="00426158"/>
    <w:rsid w:val="004266D1"/>
    <w:rsid w:val="004266EB"/>
    <w:rsid w:val="00426875"/>
    <w:rsid w:val="00426C3D"/>
    <w:rsid w:val="00426D19"/>
    <w:rsid w:val="00426D73"/>
    <w:rsid w:val="00426EBF"/>
    <w:rsid w:val="00426F0F"/>
    <w:rsid w:val="004270BB"/>
    <w:rsid w:val="0042736E"/>
    <w:rsid w:val="004273E1"/>
    <w:rsid w:val="00427630"/>
    <w:rsid w:val="004276FD"/>
    <w:rsid w:val="00427759"/>
    <w:rsid w:val="00427C8D"/>
    <w:rsid w:val="00427DCB"/>
    <w:rsid w:val="004302CC"/>
    <w:rsid w:val="00430333"/>
    <w:rsid w:val="004303F0"/>
    <w:rsid w:val="00430451"/>
    <w:rsid w:val="004307F6"/>
    <w:rsid w:val="004308E4"/>
    <w:rsid w:val="00430ABD"/>
    <w:rsid w:val="00430B3D"/>
    <w:rsid w:val="00430C2A"/>
    <w:rsid w:val="00430E10"/>
    <w:rsid w:val="00431035"/>
    <w:rsid w:val="0043122A"/>
    <w:rsid w:val="004312C4"/>
    <w:rsid w:val="004313BE"/>
    <w:rsid w:val="00431551"/>
    <w:rsid w:val="0043174E"/>
    <w:rsid w:val="00431834"/>
    <w:rsid w:val="004318BF"/>
    <w:rsid w:val="00431A0B"/>
    <w:rsid w:val="00431A3F"/>
    <w:rsid w:val="00431E97"/>
    <w:rsid w:val="00431F56"/>
    <w:rsid w:val="00432325"/>
    <w:rsid w:val="004325CE"/>
    <w:rsid w:val="00432765"/>
    <w:rsid w:val="004328D7"/>
    <w:rsid w:val="00432930"/>
    <w:rsid w:val="00432945"/>
    <w:rsid w:val="0043298F"/>
    <w:rsid w:val="00432CF8"/>
    <w:rsid w:val="00432E81"/>
    <w:rsid w:val="00432FC4"/>
    <w:rsid w:val="004330AE"/>
    <w:rsid w:val="00433471"/>
    <w:rsid w:val="004337A1"/>
    <w:rsid w:val="00433812"/>
    <w:rsid w:val="0043385F"/>
    <w:rsid w:val="00433865"/>
    <w:rsid w:val="00433982"/>
    <w:rsid w:val="00433CE8"/>
    <w:rsid w:val="00433EC9"/>
    <w:rsid w:val="00433F85"/>
    <w:rsid w:val="004342AD"/>
    <w:rsid w:val="004342FF"/>
    <w:rsid w:val="00434668"/>
    <w:rsid w:val="00434757"/>
    <w:rsid w:val="0043475C"/>
    <w:rsid w:val="00434B55"/>
    <w:rsid w:val="00434CAB"/>
    <w:rsid w:val="00434DC8"/>
    <w:rsid w:val="00434E9C"/>
    <w:rsid w:val="00435219"/>
    <w:rsid w:val="00435351"/>
    <w:rsid w:val="00435391"/>
    <w:rsid w:val="00435451"/>
    <w:rsid w:val="004357FE"/>
    <w:rsid w:val="00435809"/>
    <w:rsid w:val="00435835"/>
    <w:rsid w:val="00435904"/>
    <w:rsid w:val="00436851"/>
    <w:rsid w:val="00436D99"/>
    <w:rsid w:val="00436E16"/>
    <w:rsid w:val="00437422"/>
    <w:rsid w:val="0043747D"/>
    <w:rsid w:val="0043770B"/>
    <w:rsid w:val="00437722"/>
    <w:rsid w:val="0043776B"/>
    <w:rsid w:val="00437C35"/>
    <w:rsid w:val="00437D25"/>
    <w:rsid w:val="00437D77"/>
    <w:rsid w:val="00437DDC"/>
    <w:rsid w:val="00437FAD"/>
    <w:rsid w:val="00440225"/>
    <w:rsid w:val="0044032A"/>
    <w:rsid w:val="00440361"/>
    <w:rsid w:val="00440F11"/>
    <w:rsid w:val="00440F63"/>
    <w:rsid w:val="00441146"/>
    <w:rsid w:val="004415D6"/>
    <w:rsid w:val="00441843"/>
    <w:rsid w:val="00441915"/>
    <w:rsid w:val="004419AF"/>
    <w:rsid w:val="00441A1D"/>
    <w:rsid w:val="00441A76"/>
    <w:rsid w:val="00441AA0"/>
    <w:rsid w:val="00441D60"/>
    <w:rsid w:val="00441DEC"/>
    <w:rsid w:val="00442068"/>
    <w:rsid w:val="00442192"/>
    <w:rsid w:val="004421E7"/>
    <w:rsid w:val="004422F4"/>
    <w:rsid w:val="004424B9"/>
    <w:rsid w:val="00442516"/>
    <w:rsid w:val="0044284F"/>
    <w:rsid w:val="0044287C"/>
    <w:rsid w:val="00442948"/>
    <w:rsid w:val="00442989"/>
    <w:rsid w:val="004429B1"/>
    <w:rsid w:val="00442A3F"/>
    <w:rsid w:val="00442AAA"/>
    <w:rsid w:val="00442B09"/>
    <w:rsid w:val="00442BF4"/>
    <w:rsid w:val="00442D47"/>
    <w:rsid w:val="00442D84"/>
    <w:rsid w:val="0044317D"/>
    <w:rsid w:val="004433EB"/>
    <w:rsid w:val="004434EF"/>
    <w:rsid w:val="0044355C"/>
    <w:rsid w:val="0044357B"/>
    <w:rsid w:val="00443829"/>
    <w:rsid w:val="0044392E"/>
    <w:rsid w:val="00443AC1"/>
    <w:rsid w:val="00443F14"/>
    <w:rsid w:val="00444103"/>
    <w:rsid w:val="0044437C"/>
    <w:rsid w:val="00444448"/>
    <w:rsid w:val="00444549"/>
    <w:rsid w:val="004447ED"/>
    <w:rsid w:val="00444AC7"/>
    <w:rsid w:val="00444C2B"/>
    <w:rsid w:val="00444CDC"/>
    <w:rsid w:val="00444E50"/>
    <w:rsid w:val="00444E90"/>
    <w:rsid w:val="00444FA0"/>
    <w:rsid w:val="004450CC"/>
    <w:rsid w:val="0044522F"/>
    <w:rsid w:val="004452A9"/>
    <w:rsid w:val="00445374"/>
    <w:rsid w:val="0044540B"/>
    <w:rsid w:val="00445456"/>
    <w:rsid w:val="0044548C"/>
    <w:rsid w:val="004454FC"/>
    <w:rsid w:val="004455C5"/>
    <w:rsid w:val="004455FB"/>
    <w:rsid w:val="00445652"/>
    <w:rsid w:val="00445740"/>
    <w:rsid w:val="00445CF1"/>
    <w:rsid w:val="00445D80"/>
    <w:rsid w:val="00445D94"/>
    <w:rsid w:val="00445DBB"/>
    <w:rsid w:val="00445DEF"/>
    <w:rsid w:val="004460EE"/>
    <w:rsid w:val="00446619"/>
    <w:rsid w:val="00446719"/>
    <w:rsid w:val="0044677D"/>
    <w:rsid w:val="004467C9"/>
    <w:rsid w:val="004468D5"/>
    <w:rsid w:val="00446939"/>
    <w:rsid w:val="00446BD4"/>
    <w:rsid w:val="00446C7D"/>
    <w:rsid w:val="00446D4E"/>
    <w:rsid w:val="00446DC4"/>
    <w:rsid w:val="00446FD2"/>
    <w:rsid w:val="00447174"/>
    <w:rsid w:val="00447194"/>
    <w:rsid w:val="0044722A"/>
    <w:rsid w:val="00447264"/>
    <w:rsid w:val="0044734D"/>
    <w:rsid w:val="00447393"/>
    <w:rsid w:val="00447464"/>
    <w:rsid w:val="00447564"/>
    <w:rsid w:val="00447630"/>
    <w:rsid w:val="0044776D"/>
    <w:rsid w:val="00447789"/>
    <w:rsid w:val="00447792"/>
    <w:rsid w:val="00447891"/>
    <w:rsid w:val="004479A7"/>
    <w:rsid w:val="00447A13"/>
    <w:rsid w:val="00447A97"/>
    <w:rsid w:val="00447C9E"/>
    <w:rsid w:val="00447D79"/>
    <w:rsid w:val="00447EEF"/>
    <w:rsid w:val="004501B7"/>
    <w:rsid w:val="004501CC"/>
    <w:rsid w:val="004502F4"/>
    <w:rsid w:val="0045046A"/>
    <w:rsid w:val="00450650"/>
    <w:rsid w:val="00450764"/>
    <w:rsid w:val="00450886"/>
    <w:rsid w:val="00450A7C"/>
    <w:rsid w:val="00450B24"/>
    <w:rsid w:val="00450C9C"/>
    <w:rsid w:val="00450D59"/>
    <w:rsid w:val="00450D67"/>
    <w:rsid w:val="00451111"/>
    <w:rsid w:val="00451225"/>
    <w:rsid w:val="00451320"/>
    <w:rsid w:val="00451471"/>
    <w:rsid w:val="00451500"/>
    <w:rsid w:val="004515B5"/>
    <w:rsid w:val="00451DD8"/>
    <w:rsid w:val="00451FCC"/>
    <w:rsid w:val="00452324"/>
    <w:rsid w:val="00452368"/>
    <w:rsid w:val="00452397"/>
    <w:rsid w:val="00452567"/>
    <w:rsid w:val="00452569"/>
    <w:rsid w:val="00452640"/>
    <w:rsid w:val="00452934"/>
    <w:rsid w:val="004529E1"/>
    <w:rsid w:val="004533D0"/>
    <w:rsid w:val="00453546"/>
    <w:rsid w:val="004536E4"/>
    <w:rsid w:val="0045378D"/>
    <w:rsid w:val="00453794"/>
    <w:rsid w:val="00453C6F"/>
    <w:rsid w:val="00453CB8"/>
    <w:rsid w:val="00453D69"/>
    <w:rsid w:val="00453DEB"/>
    <w:rsid w:val="00453F40"/>
    <w:rsid w:val="004540B2"/>
    <w:rsid w:val="00454518"/>
    <w:rsid w:val="0045472E"/>
    <w:rsid w:val="004548CD"/>
    <w:rsid w:val="004548FA"/>
    <w:rsid w:val="004549BA"/>
    <w:rsid w:val="00454AEF"/>
    <w:rsid w:val="004550B8"/>
    <w:rsid w:val="00455122"/>
    <w:rsid w:val="004551C4"/>
    <w:rsid w:val="004552E3"/>
    <w:rsid w:val="004553C4"/>
    <w:rsid w:val="004554E1"/>
    <w:rsid w:val="00455642"/>
    <w:rsid w:val="0045572F"/>
    <w:rsid w:val="004557EA"/>
    <w:rsid w:val="00456055"/>
    <w:rsid w:val="0045606A"/>
    <w:rsid w:val="00456224"/>
    <w:rsid w:val="004562A5"/>
    <w:rsid w:val="00456566"/>
    <w:rsid w:val="0045663E"/>
    <w:rsid w:val="004566A7"/>
    <w:rsid w:val="004566CB"/>
    <w:rsid w:val="004566CC"/>
    <w:rsid w:val="00456EC3"/>
    <w:rsid w:val="00456F65"/>
    <w:rsid w:val="004570C8"/>
    <w:rsid w:val="00457184"/>
    <w:rsid w:val="004573CB"/>
    <w:rsid w:val="004574E1"/>
    <w:rsid w:val="00457573"/>
    <w:rsid w:val="00457638"/>
    <w:rsid w:val="00457898"/>
    <w:rsid w:val="00457984"/>
    <w:rsid w:val="00457A5E"/>
    <w:rsid w:val="00457C8F"/>
    <w:rsid w:val="00457D60"/>
    <w:rsid w:val="00460308"/>
    <w:rsid w:val="0046044D"/>
    <w:rsid w:val="0046044F"/>
    <w:rsid w:val="004605D0"/>
    <w:rsid w:val="004607F7"/>
    <w:rsid w:val="00460853"/>
    <w:rsid w:val="004608C6"/>
    <w:rsid w:val="0046095A"/>
    <w:rsid w:val="00460B72"/>
    <w:rsid w:val="00460D05"/>
    <w:rsid w:val="00460F56"/>
    <w:rsid w:val="00461212"/>
    <w:rsid w:val="00461245"/>
    <w:rsid w:val="00461318"/>
    <w:rsid w:val="0046187C"/>
    <w:rsid w:val="004618AC"/>
    <w:rsid w:val="00461BD5"/>
    <w:rsid w:val="00461C53"/>
    <w:rsid w:val="00461C5A"/>
    <w:rsid w:val="00461C65"/>
    <w:rsid w:val="00461CA8"/>
    <w:rsid w:val="00461D9C"/>
    <w:rsid w:val="00461EE9"/>
    <w:rsid w:val="00462616"/>
    <w:rsid w:val="0046267E"/>
    <w:rsid w:val="00462769"/>
    <w:rsid w:val="004627AB"/>
    <w:rsid w:val="004627BF"/>
    <w:rsid w:val="004627F9"/>
    <w:rsid w:val="0046287A"/>
    <w:rsid w:val="00462A80"/>
    <w:rsid w:val="00462B4E"/>
    <w:rsid w:val="0046336B"/>
    <w:rsid w:val="004635F5"/>
    <w:rsid w:val="00463608"/>
    <w:rsid w:val="004639F0"/>
    <w:rsid w:val="00463A57"/>
    <w:rsid w:val="00463B8E"/>
    <w:rsid w:val="00463BB4"/>
    <w:rsid w:val="00463CA9"/>
    <w:rsid w:val="00463CED"/>
    <w:rsid w:val="004640BA"/>
    <w:rsid w:val="004641E4"/>
    <w:rsid w:val="00464467"/>
    <w:rsid w:val="004644B7"/>
    <w:rsid w:val="004645A9"/>
    <w:rsid w:val="004645E6"/>
    <w:rsid w:val="00464BA9"/>
    <w:rsid w:val="00464C8C"/>
    <w:rsid w:val="00464F90"/>
    <w:rsid w:val="00465003"/>
    <w:rsid w:val="0046507A"/>
    <w:rsid w:val="0046532C"/>
    <w:rsid w:val="0046556B"/>
    <w:rsid w:val="004656B1"/>
    <w:rsid w:val="00465909"/>
    <w:rsid w:val="0046599C"/>
    <w:rsid w:val="00465C63"/>
    <w:rsid w:val="00465C8F"/>
    <w:rsid w:val="00466423"/>
    <w:rsid w:val="004664B1"/>
    <w:rsid w:val="0046656A"/>
    <w:rsid w:val="0046668F"/>
    <w:rsid w:val="00466734"/>
    <w:rsid w:val="00466783"/>
    <w:rsid w:val="00466845"/>
    <w:rsid w:val="00466959"/>
    <w:rsid w:val="00466972"/>
    <w:rsid w:val="00466A47"/>
    <w:rsid w:val="00466CEF"/>
    <w:rsid w:val="00466FDF"/>
    <w:rsid w:val="0046703E"/>
    <w:rsid w:val="00467182"/>
    <w:rsid w:val="0046720C"/>
    <w:rsid w:val="004673E8"/>
    <w:rsid w:val="004674F4"/>
    <w:rsid w:val="00467574"/>
    <w:rsid w:val="00467581"/>
    <w:rsid w:val="0046776D"/>
    <w:rsid w:val="004677F0"/>
    <w:rsid w:val="00467C1F"/>
    <w:rsid w:val="00467CCE"/>
    <w:rsid w:val="00467D0B"/>
    <w:rsid w:val="00467D80"/>
    <w:rsid w:val="004702BD"/>
    <w:rsid w:val="00470A7B"/>
    <w:rsid w:val="00470BD5"/>
    <w:rsid w:val="0047102A"/>
    <w:rsid w:val="00471075"/>
    <w:rsid w:val="004710D5"/>
    <w:rsid w:val="0047115E"/>
    <w:rsid w:val="00471247"/>
    <w:rsid w:val="0047128B"/>
    <w:rsid w:val="00471596"/>
    <w:rsid w:val="00471C8D"/>
    <w:rsid w:val="00471D2C"/>
    <w:rsid w:val="00471E02"/>
    <w:rsid w:val="004721D2"/>
    <w:rsid w:val="0047223E"/>
    <w:rsid w:val="0047240B"/>
    <w:rsid w:val="00472422"/>
    <w:rsid w:val="004724B1"/>
    <w:rsid w:val="004727DB"/>
    <w:rsid w:val="004727F3"/>
    <w:rsid w:val="0047297E"/>
    <w:rsid w:val="00472B04"/>
    <w:rsid w:val="00472E81"/>
    <w:rsid w:val="00472F35"/>
    <w:rsid w:val="004730AE"/>
    <w:rsid w:val="0047321D"/>
    <w:rsid w:val="004733B3"/>
    <w:rsid w:val="00473410"/>
    <w:rsid w:val="004734F6"/>
    <w:rsid w:val="004736EB"/>
    <w:rsid w:val="004737DF"/>
    <w:rsid w:val="00473AB1"/>
    <w:rsid w:val="00473CD0"/>
    <w:rsid w:val="00473D21"/>
    <w:rsid w:val="00473DDE"/>
    <w:rsid w:val="00473E27"/>
    <w:rsid w:val="00473E91"/>
    <w:rsid w:val="00474695"/>
    <w:rsid w:val="004747C4"/>
    <w:rsid w:val="00474993"/>
    <w:rsid w:val="00474A14"/>
    <w:rsid w:val="00474AA9"/>
    <w:rsid w:val="00474B15"/>
    <w:rsid w:val="00474C47"/>
    <w:rsid w:val="00474CCA"/>
    <w:rsid w:val="00474EC7"/>
    <w:rsid w:val="00474F30"/>
    <w:rsid w:val="00474F52"/>
    <w:rsid w:val="00475041"/>
    <w:rsid w:val="004750B4"/>
    <w:rsid w:val="004751B2"/>
    <w:rsid w:val="004753A2"/>
    <w:rsid w:val="0047542A"/>
    <w:rsid w:val="004754A4"/>
    <w:rsid w:val="00475618"/>
    <w:rsid w:val="00475627"/>
    <w:rsid w:val="004756B4"/>
    <w:rsid w:val="004757DD"/>
    <w:rsid w:val="00475892"/>
    <w:rsid w:val="00475A85"/>
    <w:rsid w:val="00475BD2"/>
    <w:rsid w:val="004760D1"/>
    <w:rsid w:val="004761A2"/>
    <w:rsid w:val="00476256"/>
    <w:rsid w:val="00476565"/>
    <w:rsid w:val="004765C1"/>
    <w:rsid w:val="0047666B"/>
    <w:rsid w:val="00476808"/>
    <w:rsid w:val="00476AA8"/>
    <w:rsid w:val="00476AD7"/>
    <w:rsid w:val="00476E16"/>
    <w:rsid w:val="00476E9C"/>
    <w:rsid w:val="00477358"/>
    <w:rsid w:val="0047749E"/>
    <w:rsid w:val="004775B6"/>
    <w:rsid w:val="00477668"/>
    <w:rsid w:val="00477717"/>
    <w:rsid w:val="004778EE"/>
    <w:rsid w:val="00480003"/>
    <w:rsid w:val="00480085"/>
    <w:rsid w:val="004803DA"/>
    <w:rsid w:val="00480436"/>
    <w:rsid w:val="00480480"/>
    <w:rsid w:val="00480596"/>
    <w:rsid w:val="00480702"/>
    <w:rsid w:val="00480940"/>
    <w:rsid w:val="00480964"/>
    <w:rsid w:val="00480A89"/>
    <w:rsid w:val="00480CA0"/>
    <w:rsid w:val="00480D41"/>
    <w:rsid w:val="00480DBF"/>
    <w:rsid w:val="00480DFD"/>
    <w:rsid w:val="0048100E"/>
    <w:rsid w:val="0048105C"/>
    <w:rsid w:val="004811B0"/>
    <w:rsid w:val="0048158A"/>
    <w:rsid w:val="0048172B"/>
    <w:rsid w:val="00481932"/>
    <w:rsid w:val="00481A22"/>
    <w:rsid w:val="00481B9F"/>
    <w:rsid w:val="00481BAE"/>
    <w:rsid w:val="00481C3E"/>
    <w:rsid w:val="00481C7D"/>
    <w:rsid w:val="00481DF3"/>
    <w:rsid w:val="00481E5F"/>
    <w:rsid w:val="0048206D"/>
    <w:rsid w:val="00482357"/>
    <w:rsid w:val="00482431"/>
    <w:rsid w:val="004827EA"/>
    <w:rsid w:val="00482878"/>
    <w:rsid w:val="0048290F"/>
    <w:rsid w:val="00482AAD"/>
    <w:rsid w:val="00482CD2"/>
    <w:rsid w:val="00482FA5"/>
    <w:rsid w:val="00483211"/>
    <w:rsid w:val="0048330A"/>
    <w:rsid w:val="00483429"/>
    <w:rsid w:val="00483461"/>
    <w:rsid w:val="00483529"/>
    <w:rsid w:val="004836EC"/>
    <w:rsid w:val="0048389A"/>
    <w:rsid w:val="0048391A"/>
    <w:rsid w:val="00483BB1"/>
    <w:rsid w:val="00483C97"/>
    <w:rsid w:val="00483CDA"/>
    <w:rsid w:val="00483EBE"/>
    <w:rsid w:val="00483F26"/>
    <w:rsid w:val="0048402A"/>
    <w:rsid w:val="00484135"/>
    <w:rsid w:val="004841CD"/>
    <w:rsid w:val="004842EA"/>
    <w:rsid w:val="00484302"/>
    <w:rsid w:val="00484574"/>
    <w:rsid w:val="00484665"/>
    <w:rsid w:val="00484778"/>
    <w:rsid w:val="004847A9"/>
    <w:rsid w:val="0048494A"/>
    <w:rsid w:val="00484A7A"/>
    <w:rsid w:val="00484E6A"/>
    <w:rsid w:val="00484ED5"/>
    <w:rsid w:val="004851BE"/>
    <w:rsid w:val="00485403"/>
    <w:rsid w:val="004854BE"/>
    <w:rsid w:val="004858E4"/>
    <w:rsid w:val="00485A73"/>
    <w:rsid w:val="00485AA4"/>
    <w:rsid w:val="00485ADE"/>
    <w:rsid w:val="00485C82"/>
    <w:rsid w:val="00485C92"/>
    <w:rsid w:val="00486227"/>
    <w:rsid w:val="00486319"/>
    <w:rsid w:val="0048641D"/>
    <w:rsid w:val="004869F5"/>
    <w:rsid w:val="00486A88"/>
    <w:rsid w:val="00486CCA"/>
    <w:rsid w:val="00486DBB"/>
    <w:rsid w:val="00486DC7"/>
    <w:rsid w:val="00486E72"/>
    <w:rsid w:val="004870F0"/>
    <w:rsid w:val="004871C2"/>
    <w:rsid w:val="00487207"/>
    <w:rsid w:val="004872B3"/>
    <w:rsid w:val="00487701"/>
    <w:rsid w:val="00487D54"/>
    <w:rsid w:val="00487D56"/>
    <w:rsid w:val="00487D88"/>
    <w:rsid w:val="00490391"/>
    <w:rsid w:val="004905F4"/>
    <w:rsid w:val="004908CC"/>
    <w:rsid w:val="0049095A"/>
    <w:rsid w:val="00490F77"/>
    <w:rsid w:val="004910AB"/>
    <w:rsid w:val="0049124B"/>
    <w:rsid w:val="00491270"/>
    <w:rsid w:val="004912B8"/>
    <w:rsid w:val="004915E1"/>
    <w:rsid w:val="00491691"/>
    <w:rsid w:val="00491829"/>
    <w:rsid w:val="004919CE"/>
    <w:rsid w:val="00491D17"/>
    <w:rsid w:val="00492161"/>
    <w:rsid w:val="00492252"/>
    <w:rsid w:val="0049258C"/>
    <w:rsid w:val="00492750"/>
    <w:rsid w:val="004929C4"/>
    <w:rsid w:val="00492A4F"/>
    <w:rsid w:val="00492EC0"/>
    <w:rsid w:val="00492FF8"/>
    <w:rsid w:val="00493095"/>
    <w:rsid w:val="004933D2"/>
    <w:rsid w:val="00493A78"/>
    <w:rsid w:val="00493AD6"/>
    <w:rsid w:val="00494074"/>
    <w:rsid w:val="0049451D"/>
    <w:rsid w:val="0049456C"/>
    <w:rsid w:val="0049469B"/>
    <w:rsid w:val="004947D7"/>
    <w:rsid w:val="004948D4"/>
    <w:rsid w:val="00494BB7"/>
    <w:rsid w:val="00494C27"/>
    <w:rsid w:val="00494C78"/>
    <w:rsid w:val="00494C91"/>
    <w:rsid w:val="00494DAA"/>
    <w:rsid w:val="00495115"/>
    <w:rsid w:val="00495419"/>
    <w:rsid w:val="0049548B"/>
    <w:rsid w:val="0049581A"/>
    <w:rsid w:val="004958CF"/>
    <w:rsid w:val="00495C06"/>
    <w:rsid w:val="00495C4B"/>
    <w:rsid w:val="00496007"/>
    <w:rsid w:val="00496035"/>
    <w:rsid w:val="004964CA"/>
    <w:rsid w:val="00496597"/>
    <w:rsid w:val="00496677"/>
    <w:rsid w:val="00496735"/>
    <w:rsid w:val="00496910"/>
    <w:rsid w:val="00496A21"/>
    <w:rsid w:val="00496A46"/>
    <w:rsid w:val="00496BE8"/>
    <w:rsid w:val="00496F3A"/>
    <w:rsid w:val="00497395"/>
    <w:rsid w:val="0049755A"/>
    <w:rsid w:val="0049758C"/>
    <w:rsid w:val="00497840"/>
    <w:rsid w:val="00497975"/>
    <w:rsid w:val="00497A15"/>
    <w:rsid w:val="00497A95"/>
    <w:rsid w:val="00497CC1"/>
    <w:rsid w:val="00497FB3"/>
    <w:rsid w:val="004A0059"/>
    <w:rsid w:val="004A0384"/>
    <w:rsid w:val="004A0406"/>
    <w:rsid w:val="004A0506"/>
    <w:rsid w:val="004A058B"/>
    <w:rsid w:val="004A0742"/>
    <w:rsid w:val="004A0848"/>
    <w:rsid w:val="004A09B5"/>
    <w:rsid w:val="004A09CF"/>
    <w:rsid w:val="004A0A4B"/>
    <w:rsid w:val="004A0C2B"/>
    <w:rsid w:val="004A0DDE"/>
    <w:rsid w:val="004A0DE4"/>
    <w:rsid w:val="004A0E6A"/>
    <w:rsid w:val="004A1114"/>
    <w:rsid w:val="004A15B9"/>
    <w:rsid w:val="004A16EE"/>
    <w:rsid w:val="004A19DB"/>
    <w:rsid w:val="004A1A07"/>
    <w:rsid w:val="004A1AD7"/>
    <w:rsid w:val="004A1DEB"/>
    <w:rsid w:val="004A1EE0"/>
    <w:rsid w:val="004A1F3A"/>
    <w:rsid w:val="004A259C"/>
    <w:rsid w:val="004A25CB"/>
    <w:rsid w:val="004A25E6"/>
    <w:rsid w:val="004A2B23"/>
    <w:rsid w:val="004A2C33"/>
    <w:rsid w:val="004A2E44"/>
    <w:rsid w:val="004A2EC3"/>
    <w:rsid w:val="004A32F5"/>
    <w:rsid w:val="004A3320"/>
    <w:rsid w:val="004A379B"/>
    <w:rsid w:val="004A38A4"/>
    <w:rsid w:val="004A38DF"/>
    <w:rsid w:val="004A3AB6"/>
    <w:rsid w:val="004A3B1F"/>
    <w:rsid w:val="004A3B56"/>
    <w:rsid w:val="004A3C25"/>
    <w:rsid w:val="004A3CA1"/>
    <w:rsid w:val="004A3D6C"/>
    <w:rsid w:val="004A3EA6"/>
    <w:rsid w:val="004A40BB"/>
    <w:rsid w:val="004A425F"/>
    <w:rsid w:val="004A4992"/>
    <w:rsid w:val="004A4A3A"/>
    <w:rsid w:val="004A4BA2"/>
    <w:rsid w:val="004A4CE7"/>
    <w:rsid w:val="004A4DB4"/>
    <w:rsid w:val="004A4DBD"/>
    <w:rsid w:val="004A4F23"/>
    <w:rsid w:val="004A4FC7"/>
    <w:rsid w:val="004A55F8"/>
    <w:rsid w:val="004A56BF"/>
    <w:rsid w:val="004A57D2"/>
    <w:rsid w:val="004A5B26"/>
    <w:rsid w:val="004A5C30"/>
    <w:rsid w:val="004A5C8F"/>
    <w:rsid w:val="004A5CAA"/>
    <w:rsid w:val="004A5CDD"/>
    <w:rsid w:val="004A6024"/>
    <w:rsid w:val="004A607C"/>
    <w:rsid w:val="004A62C7"/>
    <w:rsid w:val="004A62E9"/>
    <w:rsid w:val="004A66DA"/>
    <w:rsid w:val="004A673B"/>
    <w:rsid w:val="004A6DD9"/>
    <w:rsid w:val="004A6E73"/>
    <w:rsid w:val="004A733D"/>
    <w:rsid w:val="004A75C9"/>
    <w:rsid w:val="004A7724"/>
    <w:rsid w:val="004A77AA"/>
    <w:rsid w:val="004A7BBE"/>
    <w:rsid w:val="004A7E8A"/>
    <w:rsid w:val="004A7ED1"/>
    <w:rsid w:val="004B0010"/>
    <w:rsid w:val="004B0571"/>
    <w:rsid w:val="004B074B"/>
    <w:rsid w:val="004B0822"/>
    <w:rsid w:val="004B0843"/>
    <w:rsid w:val="004B0AA3"/>
    <w:rsid w:val="004B131B"/>
    <w:rsid w:val="004B13B3"/>
    <w:rsid w:val="004B18E9"/>
    <w:rsid w:val="004B1D79"/>
    <w:rsid w:val="004B1D95"/>
    <w:rsid w:val="004B1F34"/>
    <w:rsid w:val="004B238D"/>
    <w:rsid w:val="004B2576"/>
    <w:rsid w:val="004B2659"/>
    <w:rsid w:val="004B2770"/>
    <w:rsid w:val="004B27C9"/>
    <w:rsid w:val="004B27F6"/>
    <w:rsid w:val="004B2813"/>
    <w:rsid w:val="004B2943"/>
    <w:rsid w:val="004B2AAE"/>
    <w:rsid w:val="004B2CF6"/>
    <w:rsid w:val="004B2DE4"/>
    <w:rsid w:val="004B2F0A"/>
    <w:rsid w:val="004B3176"/>
    <w:rsid w:val="004B3523"/>
    <w:rsid w:val="004B3526"/>
    <w:rsid w:val="004B3613"/>
    <w:rsid w:val="004B3AEA"/>
    <w:rsid w:val="004B3D68"/>
    <w:rsid w:val="004B409A"/>
    <w:rsid w:val="004B459D"/>
    <w:rsid w:val="004B4648"/>
    <w:rsid w:val="004B4682"/>
    <w:rsid w:val="004B47E1"/>
    <w:rsid w:val="004B488C"/>
    <w:rsid w:val="004B4ABB"/>
    <w:rsid w:val="004B4F44"/>
    <w:rsid w:val="004B5098"/>
    <w:rsid w:val="004B5286"/>
    <w:rsid w:val="004B54A3"/>
    <w:rsid w:val="004B57CD"/>
    <w:rsid w:val="004B58F6"/>
    <w:rsid w:val="004B59BC"/>
    <w:rsid w:val="004B5B4A"/>
    <w:rsid w:val="004B5B4D"/>
    <w:rsid w:val="004B5D7F"/>
    <w:rsid w:val="004B6099"/>
    <w:rsid w:val="004B643C"/>
    <w:rsid w:val="004B67DF"/>
    <w:rsid w:val="004B6B96"/>
    <w:rsid w:val="004B6C48"/>
    <w:rsid w:val="004B6D1E"/>
    <w:rsid w:val="004B6D36"/>
    <w:rsid w:val="004B70C2"/>
    <w:rsid w:val="004B71A4"/>
    <w:rsid w:val="004B7202"/>
    <w:rsid w:val="004B746C"/>
    <w:rsid w:val="004B751F"/>
    <w:rsid w:val="004B754A"/>
    <w:rsid w:val="004B794D"/>
    <w:rsid w:val="004B79AD"/>
    <w:rsid w:val="004B7BC9"/>
    <w:rsid w:val="004B7C38"/>
    <w:rsid w:val="004C00BD"/>
    <w:rsid w:val="004C0153"/>
    <w:rsid w:val="004C0350"/>
    <w:rsid w:val="004C0527"/>
    <w:rsid w:val="004C0660"/>
    <w:rsid w:val="004C0744"/>
    <w:rsid w:val="004C09A3"/>
    <w:rsid w:val="004C0D9A"/>
    <w:rsid w:val="004C0DE7"/>
    <w:rsid w:val="004C0F38"/>
    <w:rsid w:val="004C0F7E"/>
    <w:rsid w:val="004C128C"/>
    <w:rsid w:val="004C1330"/>
    <w:rsid w:val="004C154A"/>
    <w:rsid w:val="004C1803"/>
    <w:rsid w:val="004C185F"/>
    <w:rsid w:val="004C18B0"/>
    <w:rsid w:val="004C1EA1"/>
    <w:rsid w:val="004C207A"/>
    <w:rsid w:val="004C20AA"/>
    <w:rsid w:val="004C20F2"/>
    <w:rsid w:val="004C2201"/>
    <w:rsid w:val="004C2537"/>
    <w:rsid w:val="004C2744"/>
    <w:rsid w:val="004C2959"/>
    <w:rsid w:val="004C2AEF"/>
    <w:rsid w:val="004C2BD9"/>
    <w:rsid w:val="004C2D1A"/>
    <w:rsid w:val="004C324F"/>
    <w:rsid w:val="004C3318"/>
    <w:rsid w:val="004C349C"/>
    <w:rsid w:val="004C349D"/>
    <w:rsid w:val="004C34D3"/>
    <w:rsid w:val="004C3569"/>
    <w:rsid w:val="004C36D4"/>
    <w:rsid w:val="004C36FB"/>
    <w:rsid w:val="004C396B"/>
    <w:rsid w:val="004C3CB7"/>
    <w:rsid w:val="004C3DDF"/>
    <w:rsid w:val="004C3E18"/>
    <w:rsid w:val="004C3F7C"/>
    <w:rsid w:val="004C406D"/>
    <w:rsid w:val="004C430B"/>
    <w:rsid w:val="004C4318"/>
    <w:rsid w:val="004C438D"/>
    <w:rsid w:val="004C4721"/>
    <w:rsid w:val="004C475E"/>
    <w:rsid w:val="004C490F"/>
    <w:rsid w:val="004C49C4"/>
    <w:rsid w:val="004C49C6"/>
    <w:rsid w:val="004C4A12"/>
    <w:rsid w:val="004C4B29"/>
    <w:rsid w:val="004C4D91"/>
    <w:rsid w:val="004C4E9F"/>
    <w:rsid w:val="004C4F31"/>
    <w:rsid w:val="004C526E"/>
    <w:rsid w:val="004C53BD"/>
    <w:rsid w:val="004C53DB"/>
    <w:rsid w:val="004C54B3"/>
    <w:rsid w:val="004C54B9"/>
    <w:rsid w:val="004C55AC"/>
    <w:rsid w:val="004C5666"/>
    <w:rsid w:val="004C59E0"/>
    <w:rsid w:val="004C5B65"/>
    <w:rsid w:val="004C5CD1"/>
    <w:rsid w:val="004C5D61"/>
    <w:rsid w:val="004C5F44"/>
    <w:rsid w:val="004C5F60"/>
    <w:rsid w:val="004C61AF"/>
    <w:rsid w:val="004C62AF"/>
    <w:rsid w:val="004C63E3"/>
    <w:rsid w:val="004C6819"/>
    <w:rsid w:val="004C683A"/>
    <w:rsid w:val="004C6913"/>
    <w:rsid w:val="004C693A"/>
    <w:rsid w:val="004C6E36"/>
    <w:rsid w:val="004C6F3A"/>
    <w:rsid w:val="004C6FE0"/>
    <w:rsid w:val="004C70BC"/>
    <w:rsid w:val="004C7211"/>
    <w:rsid w:val="004C758B"/>
    <w:rsid w:val="004C768A"/>
    <w:rsid w:val="004C77AC"/>
    <w:rsid w:val="004C78B2"/>
    <w:rsid w:val="004C792A"/>
    <w:rsid w:val="004C793D"/>
    <w:rsid w:val="004C79CC"/>
    <w:rsid w:val="004C7A70"/>
    <w:rsid w:val="004C7CA2"/>
    <w:rsid w:val="004C7D44"/>
    <w:rsid w:val="004C7DF9"/>
    <w:rsid w:val="004C7DFF"/>
    <w:rsid w:val="004C7EA7"/>
    <w:rsid w:val="004D00DF"/>
    <w:rsid w:val="004D00FD"/>
    <w:rsid w:val="004D0396"/>
    <w:rsid w:val="004D0706"/>
    <w:rsid w:val="004D073E"/>
    <w:rsid w:val="004D08AB"/>
    <w:rsid w:val="004D0B97"/>
    <w:rsid w:val="004D0D53"/>
    <w:rsid w:val="004D0D80"/>
    <w:rsid w:val="004D0DC7"/>
    <w:rsid w:val="004D108E"/>
    <w:rsid w:val="004D113D"/>
    <w:rsid w:val="004D122F"/>
    <w:rsid w:val="004D124E"/>
    <w:rsid w:val="004D14F2"/>
    <w:rsid w:val="004D1550"/>
    <w:rsid w:val="004D15D5"/>
    <w:rsid w:val="004D17D3"/>
    <w:rsid w:val="004D1A4C"/>
    <w:rsid w:val="004D1AD6"/>
    <w:rsid w:val="004D1B44"/>
    <w:rsid w:val="004D1C56"/>
    <w:rsid w:val="004D20BA"/>
    <w:rsid w:val="004D23C6"/>
    <w:rsid w:val="004D23FB"/>
    <w:rsid w:val="004D2697"/>
    <w:rsid w:val="004D2719"/>
    <w:rsid w:val="004D2835"/>
    <w:rsid w:val="004D2A51"/>
    <w:rsid w:val="004D2B1A"/>
    <w:rsid w:val="004D2EC4"/>
    <w:rsid w:val="004D2F17"/>
    <w:rsid w:val="004D3146"/>
    <w:rsid w:val="004D339D"/>
    <w:rsid w:val="004D339F"/>
    <w:rsid w:val="004D369C"/>
    <w:rsid w:val="004D3757"/>
    <w:rsid w:val="004D37E0"/>
    <w:rsid w:val="004D3AD2"/>
    <w:rsid w:val="004D3BD0"/>
    <w:rsid w:val="004D3C42"/>
    <w:rsid w:val="004D3F76"/>
    <w:rsid w:val="004D4043"/>
    <w:rsid w:val="004D41BA"/>
    <w:rsid w:val="004D4250"/>
    <w:rsid w:val="004D48AF"/>
    <w:rsid w:val="004D4D86"/>
    <w:rsid w:val="004D5210"/>
    <w:rsid w:val="004D5358"/>
    <w:rsid w:val="004D5417"/>
    <w:rsid w:val="004D5420"/>
    <w:rsid w:val="004D543E"/>
    <w:rsid w:val="004D5476"/>
    <w:rsid w:val="004D5535"/>
    <w:rsid w:val="004D558F"/>
    <w:rsid w:val="004D55C4"/>
    <w:rsid w:val="004D5B0C"/>
    <w:rsid w:val="004D5C64"/>
    <w:rsid w:val="004D5D67"/>
    <w:rsid w:val="004D5EE0"/>
    <w:rsid w:val="004D5F47"/>
    <w:rsid w:val="004D5FA9"/>
    <w:rsid w:val="004D60EC"/>
    <w:rsid w:val="004D6672"/>
    <w:rsid w:val="004D6677"/>
    <w:rsid w:val="004D6832"/>
    <w:rsid w:val="004D68E1"/>
    <w:rsid w:val="004D6B2A"/>
    <w:rsid w:val="004D6C8D"/>
    <w:rsid w:val="004D6CCF"/>
    <w:rsid w:val="004D6FD8"/>
    <w:rsid w:val="004D7008"/>
    <w:rsid w:val="004D71BB"/>
    <w:rsid w:val="004D724F"/>
    <w:rsid w:val="004D7433"/>
    <w:rsid w:val="004D79E2"/>
    <w:rsid w:val="004D7CCD"/>
    <w:rsid w:val="004E0022"/>
    <w:rsid w:val="004E019B"/>
    <w:rsid w:val="004E0209"/>
    <w:rsid w:val="004E0306"/>
    <w:rsid w:val="004E0597"/>
    <w:rsid w:val="004E081C"/>
    <w:rsid w:val="004E0ED4"/>
    <w:rsid w:val="004E10DD"/>
    <w:rsid w:val="004E1154"/>
    <w:rsid w:val="004E13A5"/>
    <w:rsid w:val="004E1733"/>
    <w:rsid w:val="004E17B9"/>
    <w:rsid w:val="004E18FD"/>
    <w:rsid w:val="004E1921"/>
    <w:rsid w:val="004E1C7C"/>
    <w:rsid w:val="004E2024"/>
    <w:rsid w:val="004E2386"/>
    <w:rsid w:val="004E2438"/>
    <w:rsid w:val="004E28A7"/>
    <w:rsid w:val="004E298A"/>
    <w:rsid w:val="004E2A25"/>
    <w:rsid w:val="004E2B5E"/>
    <w:rsid w:val="004E2BDB"/>
    <w:rsid w:val="004E2C07"/>
    <w:rsid w:val="004E2C48"/>
    <w:rsid w:val="004E2E50"/>
    <w:rsid w:val="004E2F0F"/>
    <w:rsid w:val="004E2F55"/>
    <w:rsid w:val="004E30A1"/>
    <w:rsid w:val="004E30B7"/>
    <w:rsid w:val="004E38C8"/>
    <w:rsid w:val="004E39D2"/>
    <w:rsid w:val="004E3CF5"/>
    <w:rsid w:val="004E3DA4"/>
    <w:rsid w:val="004E3EC8"/>
    <w:rsid w:val="004E413C"/>
    <w:rsid w:val="004E4399"/>
    <w:rsid w:val="004E465E"/>
    <w:rsid w:val="004E485E"/>
    <w:rsid w:val="004E48D4"/>
    <w:rsid w:val="004E4C03"/>
    <w:rsid w:val="004E4C52"/>
    <w:rsid w:val="004E4C59"/>
    <w:rsid w:val="004E4E6C"/>
    <w:rsid w:val="004E4EB1"/>
    <w:rsid w:val="004E56CF"/>
    <w:rsid w:val="004E5771"/>
    <w:rsid w:val="004E58D9"/>
    <w:rsid w:val="004E59C5"/>
    <w:rsid w:val="004E5A1C"/>
    <w:rsid w:val="004E5A86"/>
    <w:rsid w:val="004E5C03"/>
    <w:rsid w:val="004E60F9"/>
    <w:rsid w:val="004E64DF"/>
    <w:rsid w:val="004E66E8"/>
    <w:rsid w:val="004E6740"/>
    <w:rsid w:val="004E68B4"/>
    <w:rsid w:val="004E69A4"/>
    <w:rsid w:val="004E6C1A"/>
    <w:rsid w:val="004E6C8E"/>
    <w:rsid w:val="004E6CA8"/>
    <w:rsid w:val="004E6D34"/>
    <w:rsid w:val="004E6DB0"/>
    <w:rsid w:val="004E6E6A"/>
    <w:rsid w:val="004E74E4"/>
    <w:rsid w:val="004E7648"/>
    <w:rsid w:val="004E76B9"/>
    <w:rsid w:val="004E7735"/>
    <w:rsid w:val="004E7927"/>
    <w:rsid w:val="004E7A00"/>
    <w:rsid w:val="004E7A55"/>
    <w:rsid w:val="004E7BCC"/>
    <w:rsid w:val="004E7CD8"/>
    <w:rsid w:val="004E7DD4"/>
    <w:rsid w:val="004F0090"/>
    <w:rsid w:val="004F0189"/>
    <w:rsid w:val="004F019A"/>
    <w:rsid w:val="004F02B2"/>
    <w:rsid w:val="004F07F8"/>
    <w:rsid w:val="004F0A83"/>
    <w:rsid w:val="004F0DD7"/>
    <w:rsid w:val="004F0E81"/>
    <w:rsid w:val="004F106B"/>
    <w:rsid w:val="004F152A"/>
    <w:rsid w:val="004F1693"/>
    <w:rsid w:val="004F16EE"/>
    <w:rsid w:val="004F1960"/>
    <w:rsid w:val="004F1A54"/>
    <w:rsid w:val="004F1C71"/>
    <w:rsid w:val="004F1DCD"/>
    <w:rsid w:val="004F1E3A"/>
    <w:rsid w:val="004F1E9C"/>
    <w:rsid w:val="004F2067"/>
    <w:rsid w:val="004F20D4"/>
    <w:rsid w:val="004F216B"/>
    <w:rsid w:val="004F23FD"/>
    <w:rsid w:val="004F247B"/>
    <w:rsid w:val="004F2581"/>
    <w:rsid w:val="004F27C8"/>
    <w:rsid w:val="004F2861"/>
    <w:rsid w:val="004F2895"/>
    <w:rsid w:val="004F2962"/>
    <w:rsid w:val="004F2C58"/>
    <w:rsid w:val="004F2C91"/>
    <w:rsid w:val="004F2CA1"/>
    <w:rsid w:val="004F2ED7"/>
    <w:rsid w:val="004F3048"/>
    <w:rsid w:val="004F3414"/>
    <w:rsid w:val="004F35B3"/>
    <w:rsid w:val="004F3756"/>
    <w:rsid w:val="004F389B"/>
    <w:rsid w:val="004F3A0D"/>
    <w:rsid w:val="004F3B21"/>
    <w:rsid w:val="004F3CEF"/>
    <w:rsid w:val="004F3D17"/>
    <w:rsid w:val="004F3E2C"/>
    <w:rsid w:val="004F3F3F"/>
    <w:rsid w:val="004F4492"/>
    <w:rsid w:val="004F4571"/>
    <w:rsid w:val="004F47AF"/>
    <w:rsid w:val="004F4E48"/>
    <w:rsid w:val="004F4E55"/>
    <w:rsid w:val="004F4E63"/>
    <w:rsid w:val="004F503F"/>
    <w:rsid w:val="004F5170"/>
    <w:rsid w:val="004F5255"/>
    <w:rsid w:val="004F53AF"/>
    <w:rsid w:val="004F5450"/>
    <w:rsid w:val="004F5605"/>
    <w:rsid w:val="004F56BA"/>
    <w:rsid w:val="004F596C"/>
    <w:rsid w:val="004F5F00"/>
    <w:rsid w:val="004F6067"/>
    <w:rsid w:val="004F6673"/>
    <w:rsid w:val="004F67D7"/>
    <w:rsid w:val="004F680E"/>
    <w:rsid w:val="004F692B"/>
    <w:rsid w:val="004F6D86"/>
    <w:rsid w:val="004F6E32"/>
    <w:rsid w:val="004F6EC9"/>
    <w:rsid w:val="004F6F28"/>
    <w:rsid w:val="004F6F43"/>
    <w:rsid w:val="004F6F5F"/>
    <w:rsid w:val="004F70EE"/>
    <w:rsid w:val="004F727E"/>
    <w:rsid w:val="004F73A7"/>
    <w:rsid w:val="004F74DA"/>
    <w:rsid w:val="004F7594"/>
    <w:rsid w:val="004F772C"/>
    <w:rsid w:val="004F7773"/>
    <w:rsid w:val="004F78E4"/>
    <w:rsid w:val="004F78F4"/>
    <w:rsid w:val="004F7AEF"/>
    <w:rsid w:val="004F7C79"/>
    <w:rsid w:val="004F7F26"/>
    <w:rsid w:val="004F7FB4"/>
    <w:rsid w:val="0050002A"/>
    <w:rsid w:val="0050014E"/>
    <w:rsid w:val="0050035B"/>
    <w:rsid w:val="0050047D"/>
    <w:rsid w:val="005008DE"/>
    <w:rsid w:val="00500B44"/>
    <w:rsid w:val="00500BE6"/>
    <w:rsid w:val="00500D07"/>
    <w:rsid w:val="00500F27"/>
    <w:rsid w:val="00501071"/>
    <w:rsid w:val="00501318"/>
    <w:rsid w:val="00501665"/>
    <w:rsid w:val="00501893"/>
    <w:rsid w:val="00501986"/>
    <w:rsid w:val="00501A75"/>
    <w:rsid w:val="00501CBF"/>
    <w:rsid w:val="00502036"/>
    <w:rsid w:val="00502223"/>
    <w:rsid w:val="00502466"/>
    <w:rsid w:val="005025F9"/>
    <w:rsid w:val="00502745"/>
    <w:rsid w:val="0050275C"/>
    <w:rsid w:val="005029F8"/>
    <w:rsid w:val="00502A02"/>
    <w:rsid w:val="00502BD4"/>
    <w:rsid w:val="00502DA1"/>
    <w:rsid w:val="0050326F"/>
    <w:rsid w:val="00503335"/>
    <w:rsid w:val="005033F1"/>
    <w:rsid w:val="005034B4"/>
    <w:rsid w:val="00503564"/>
    <w:rsid w:val="005038A7"/>
    <w:rsid w:val="0050392B"/>
    <w:rsid w:val="00503E48"/>
    <w:rsid w:val="00503E73"/>
    <w:rsid w:val="00503F29"/>
    <w:rsid w:val="005041D1"/>
    <w:rsid w:val="00504271"/>
    <w:rsid w:val="00504808"/>
    <w:rsid w:val="00504BE8"/>
    <w:rsid w:val="00504C79"/>
    <w:rsid w:val="00504D55"/>
    <w:rsid w:val="00504F04"/>
    <w:rsid w:val="00504F3D"/>
    <w:rsid w:val="00504F74"/>
    <w:rsid w:val="005050E6"/>
    <w:rsid w:val="005051BD"/>
    <w:rsid w:val="005053D7"/>
    <w:rsid w:val="00505479"/>
    <w:rsid w:val="00505567"/>
    <w:rsid w:val="0050556A"/>
    <w:rsid w:val="005055AC"/>
    <w:rsid w:val="005055AE"/>
    <w:rsid w:val="005056F7"/>
    <w:rsid w:val="00505851"/>
    <w:rsid w:val="00505AFC"/>
    <w:rsid w:val="00505EF0"/>
    <w:rsid w:val="0050600C"/>
    <w:rsid w:val="005060AA"/>
    <w:rsid w:val="005067F9"/>
    <w:rsid w:val="00506858"/>
    <w:rsid w:val="00506A11"/>
    <w:rsid w:val="00506BD8"/>
    <w:rsid w:val="00506CB6"/>
    <w:rsid w:val="00506D01"/>
    <w:rsid w:val="00506D6B"/>
    <w:rsid w:val="00506EE7"/>
    <w:rsid w:val="0050701C"/>
    <w:rsid w:val="005070F6"/>
    <w:rsid w:val="00507138"/>
    <w:rsid w:val="0050714C"/>
    <w:rsid w:val="005072A8"/>
    <w:rsid w:val="0050739D"/>
    <w:rsid w:val="00507626"/>
    <w:rsid w:val="00507A5C"/>
    <w:rsid w:val="00507A62"/>
    <w:rsid w:val="00507B14"/>
    <w:rsid w:val="00507E3C"/>
    <w:rsid w:val="00510129"/>
    <w:rsid w:val="005103C9"/>
    <w:rsid w:val="00510427"/>
    <w:rsid w:val="0051072C"/>
    <w:rsid w:val="005107C8"/>
    <w:rsid w:val="005109CE"/>
    <w:rsid w:val="00510D88"/>
    <w:rsid w:val="00510F1A"/>
    <w:rsid w:val="00511040"/>
    <w:rsid w:val="00511521"/>
    <w:rsid w:val="00511BAF"/>
    <w:rsid w:val="00511BFD"/>
    <w:rsid w:val="00511D1D"/>
    <w:rsid w:val="00511E0C"/>
    <w:rsid w:val="00511F65"/>
    <w:rsid w:val="005121A2"/>
    <w:rsid w:val="0051226F"/>
    <w:rsid w:val="00512478"/>
    <w:rsid w:val="005127D2"/>
    <w:rsid w:val="005128B5"/>
    <w:rsid w:val="0051297A"/>
    <w:rsid w:val="005129A9"/>
    <w:rsid w:val="00512A66"/>
    <w:rsid w:val="00512C6C"/>
    <w:rsid w:val="0051301D"/>
    <w:rsid w:val="00513098"/>
    <w:rsid w:val="00513366"/>
    <w:rsid w:val="00513F55"/>
    <w:rsid w:val="00513F56"/>
    <w:rsid w:val="0051408A"/>
    <w:rsid w:val="0051413C"/>
    <w:rsid w:val="0051416B"/>
    <w:rsid w:val="00514B0E"/>
    <w:rsid w:val="00514BDE"/>
    <w:rsid w:val="00514EEA"/>
    <w:rsid w:val="00515320"/>
    <w:rsid w:val="00515394"/>
    <w:rsid w:val="005154A3"/>
    <w:rsid w:val="00515586"/>
    <w:rsid w:val="005156F8"/>
    <w:rsid w:val="00515709"/>
    <w:rsid w:val="005157DB"/>
    <w:rsid w:val="00515B2B"/>
    <w:rsid w:val="00515D39"/>
    <w:rsid w:val="00515D8E"/>
    <w:rsid w:val="00516076"/>
    <w:rsid w:val="0051618A"/>
    <w:rsid w:val="00516350"/>
    <w:rsid w:val="00516461"/>
    <w:rsid w:val="00516467"/>
    <w:rsid w:val="00516474"/>
    <w:rsid w:val="005164D7"/>
    <w:rsid w:val="005165E6"/>
    <w:rsid w:val="00516630"/>
    <w:rsid w:val="00516749"/>
    <w:rsid w:val="005168CA"/>
    <w:rsid w:val="00516F7C"/>
    <w:rsid w:val="0051702B"/>
    <w:rsid w:val="00517257"/>
    <w:rsid w:val="0051749E"/>
    <w:rsid w:val="0051757E"/>
    <w:rsid w:val="00517759"/>
    <w:rsid w:val="005178FC"/>
    <w:rsid w:val="00517901"/>
    <w:rsid w:val="00517959"/>
    <w:rsid w:val="00517B14"/>
    <w:rsid w:val="00517D0A"/>
    <w:rsid w:val="00520300"/>
    <w:rsid w:val="00520D33"/>
    <w:rsid w:val="00521193"/>
    <w:rsid w:val="00521357"/>
    <w:rsid w:val="005213D8"/>
    <w:rsid w:val="00521411"/>
    <w:rsid w:val="0052151C"/>
    <w:rsid w:val="0052158C"/>
    <w:rsid w:val="00521730"/>
    <w:rsid w:val="00521776"/>
    <w:rsid w:val="005219F0"/>
    <w:rsid w:val="00521C40"/>
    <w:rsid w:val="00521D5F"/>
    <w:rsid w:val="00521FAB"/>
    <w:rsid w:val="00522001"/>
    <w:rsid w:val="00522393"/>
    <w:rsid w:val="0052257F"/>
    <w:rsid w:val="005227B3"/>
    <w:rsid w:val="005228F5"/>
    <w:rsid w:val="00522C6A"/>
    <w:rsid w:val="00522E53"/>
    <w:rsid w:val="0052302B"/>
    <w:rsid w:val="005231EE"/>
    <w:rsid w:val="005232AA"/>
    <w:rsid w:val="005236F2"/>
    <w:rsid w:val="005238A8"/>
    <w:rsid w:val="005238F6"/>
    <w:rsid w:val="00523969"/>
    <w:rsid w:val="00523D17"/>
    <w:rsid w:val="00523FF7"/>
    <w:rsid w:val="00524200"/>
    <w:rsid w:val="005244E4"/>
    <w:rsid w:val="0052457C"/>
    <w:rsid w:val="0052480D"/>
    <w:rsid w:val="00524C64"/>
    <w:rsid w:val="00524E46"/>
    <w:rsid w:val="00524ECE"/>
    <w:rsid w:val="00524EEB"/>
    <w:rsid w:val="00524F66"/>
    <w:rsid w:val="0052538B"/>
    <w:rsid w:val="005254D5"/>
    <w:rsid w:val="00525765"/>
    <w:rsid w:val="005257B9"/>
    <w:rsid w:val="005257C2"/>
    <w:rsid w:val="00525EC9"/>
    <w:rsid w:val="0052604C"/>
    <w:rsid w:val="005261EA"/>
    <w:rsid w:val="0052621B"/>
    <w:rsid w:val="0052633C"/>
    <w:rsid w:val="005265E4"/>
    <w:rsid w:val="0052673D"/>
    <w:rsid w:val="00526A40"/>
    <w:rsid w:val="00526B61"/>
    <w:rsid w:val="00526C28"/>
    <w:rsid w:val="00526C84"/>
    <w:rsid w:val="00527055"/>
    <w:rsid w:val="00527057"/>
    <w:rsid w:val="005271FF"/>
    <w:rsid w:val="0052745C"/>
    <w:rsid w:val="00527466"/>
    <w:rsid w:val="00527A19"/>
    <w:rsid w:val="00527D3E"/>
    <w:rsid w:val="00527EEF"/>
    <w:rsid w:val="00527F6C"/>
    <w:rsid w:val="00530605"/>
    <w:rsid w:val="00530751"/>
    <w:rsid w:val="00530815"/>
    <w:rsid w:val="0053095E"/>
    <w:rsid w:val="00530AAE"/>
    <w:rsid w:val="00530BE5"/>
    <w:rsid w:val="00530BFF"/>
    <w:rsid w:val="00530D52"/>
    <w:rsid w:val="00530F1B"/>
    <w:rsid w:val="005311EB"/>
    <w:rsid w:val="00531346"/>
    <w:rsid w:val="005313B1"/>
    <w:rsid w:val="0053177E"/>
    <w:rsid w:val="005317BC"/>
    <w:rsid w:val="005317D2"/>
    <w:rsid w:val="00531CDE"/>
    <w:rsid w:val="00531DF5"/>
    <w:rsid w:val="00531EF8"/>
    <w:rsid w:val="00531FD6"/>
    <w:rsid w:val="005324EC"/>
    <w:rsid w:val="005325A3"/>
    <w:rsid w:val="00532871"/>
    <w:rsid w:val="00532F87"/>
    <w:rsid w:val="0053313B"/>
    <w:rsid w:val="00533814"/>
    <w:rsid w:val="0053394D"/>
    <w:rsid w:val="00533981"/>
    <w:rsid w:val="00533DBE"/>
    <w:rsid w:val="00533FF8"/>
    <w:rsid w:val="005340B0"/>
    <w:rsid w:val="005340F2"/>
    <w:rsid w:val="00534102"/>
    <w:rsid w:val="00534186"/>
    <w:rsid w:val="005341EC"/>
    <w:rsid w:val="00534213"/>
    <w:rsid w:val="0053448C"/>
    <w:rsid w:val="0053454C"/>
    <w:rsid w:val="005346C8"/>
    <w:rsid w:val="00534739"/>
    <w:rsid w:val="0053479F"/>
    <w:rsid w:val="005347EB"/>
    <w:rsid w:val="00534B37"/>
    <w:rsid w:val="00534C16"/>
    <w:rsid w:val="00534C17"/>
    <w:rsid w:val="00534CAB"/>
    <w:rsid w:val="00534DAD"/>
    <w:rsid w:val="0053501B"/>
    <w:rsid w:val="005351AD"/>
    <w:rsid w:val="00535273"/>
    <w:rsid w:val="0053532A"/>
    <w:rsid w:val="005353F3"/>
    <w:rsid w:val="00535468"/>
    <w:rsid w:val="00535EF9"/>
    <w:rsid w:val="00535F59"/>
    <w:rsid w:val="00535FD7"/>
    <w:rsid w:val="00536685"/>
    <w:rsid w:val="00536718"/>
    <w:rsid w:val="005368CD"/>
    <w:rsid w:val="00536B3F"/>
    <w:rsid w:val="00536D98"/>
    <w:rsid w:val="00537722"/>
    <w:rsid w:val="0053775F"/>
    <w:rsid w:val="005379B6"/>
    <w:rsid w:val="005379BB"/>
    <w:rsid w:val="00537B17"/>
    <w:rsid w:val="00537C64"/>
    <w:rsid w:val="00537D53"/>
    <w:rsid w:val="00537EA8"/>
    <w:rsid w:val="00537EC2"/>
    <w:rsid w:val="0054002D"/>
    <w:rsid w:val="005402EF"/>
    <w:rsid w:val="0054044D"/>
    <w:rsid w:val="005404F5"/>
    <w:rsid w:val="00540512"/>
    <w:rsid w:val="00540820"/>
    <w:rsid w:val="00540959"/>
    <w:rsid w:val="00540A8D"/>
    <w:rsid w:val="00540B42"/>
    <w:rsid w:val="00540BDD"/>
    <w:rsid w:val="00540C1D"/>
    <w:rsid w:val="00540FBA"/>
    <w:rsid w:val="00541185"/>
    <w:rsid w:val="00541390"/>
    <w:rsid w:val="00541434"/>
    <w:rsid w:val="0054144C"/>
    <w:rsid w:val="00541469"/>
    <w:rsid w:val="00541D34"/>
    <w:rsid w:val="00541DFA"/>
    <w:rsid w:val="00541E13"/>
    <w:rsid w:val="00541FE0"/>
    <w:rsid w:val="00542402"/>
    <w:rsid w:val="005425F8"/>
    <w:rsid w:val="005425FB"/>
    <w:rsid w:val="005426A9"/>
    <w:rsid w:val="0054276C"/>
    <w:rsid w:val="00542EFD"/>
    <w:rsid w:val="00542FCB"/>
    <w:rsid w:val="0054301F"/>
    <w:rsid w:val="0054306F"/>
    <w:rsid w:val="00543A62"/>
    <w:rsid w:val="00543BCA"/>
    <w:rsid w:val="00543C10"/>
    <w:rsid w:val="00543EE1"/>
    <w:rsid w:val="00543F2D"/>
    <w:rsid w:val="00543FBE"/>
    <w:rsid w:val="00544119"/>
    <w:rsid w:val="005447AE"/>
    <w:rsid w:val="005448A6"/>
    <w:rsid w:val="005448F2"/>
    <w:rsid w:val="00544927"/>
    <w:rsid w:val="005449ED"/>
    <w:rsid w:val="00544A57"/>
    <w:rsid w:val="00544EB1"/>
    <w:rsid w:val="00544FBD"/>
    <w:rsid w:val="0054502B"/>
    <w:rsid w:val="0054513E"/>
    <w:rsid w:val="0054518D"/>
    <w:rsid w:val="005451C5"/>
    <w:rsid w:val="00545279"/>
    <w:rsid w:val="00545967"/>
    <w:rsid w:val="00545D23"/>
    <w:rsid w:val="0054611A"/>
    <w:rsid w:val="005461B8"/>
    <w:rsid w:val="00546358"/>
    <w:rsid w:val="005463C7"/>
    <w:rsid w:val="005467DB"/>
    <w:rsid w:val="005467E6"/>
    <w:rsid w:val="00546BA7"/>
    <w:rsid w:val="0054723D"/>
    <w:rsid w:val="005475E0"/>
    <w:rsid w:val="005478E5"/>
    <w:rsid w:val="00547904"/>
    <w:rsid w:val="00547BB7"/>
    <w:rsid w:val="005500FF"/>
    <w:rsid w:val="0055015A"/>
    <w:rsid w:val="005501E0"/>
    <w:rsid w:val="00550348"/>
    <w:rsid w:val="005503B2"/>
    <w:rsid w:val="0055042A"/>
    <w:rsid w:val="00550449"/>
    <w:rsid w:val="005504E9"/>
    <w:rsid w:val="005506D2"/>
    <w:rsid w:val="00550771"/>
    <w:rsid w:val="00550B3B"/>
    <w:rsid w:val="00550CCA"/>
    <w:rsid w:val="005510A0"/>
    <w:rsid w:val="0055117C"/>
    <w:rsid w:val="005511F7"/>
    <w:rsid w:val="00551295"/>
    <w:rsid w:val="005512DB"/>
    <w:rsid w:val="0055133A"/>
    <w:rsid w:val="00551359"/>
    <w:rsid w:val="0055169A"/>
    <w:rsid w:val="005516B7"/>
    <w:rsid w:val="005517EB"/>
    <w:rsid w:val="0055180D"/>
    <w:rsid w:val="005519A0"/>
    <w:rsid w:val="00551A08"/>
    <w:rsid w:val="00551A4F"/>
    <w:rsid w:val="00551D78"/>
    <w:rsid w:val="00551E7B"/>
    <w:rsid w:val="0055231A"/>
    <w:rsid w:val="005523A1"/>
    <w:rsid w:val="0055262C"/>
    <w:rsid w:val="0055287C"/>
    <w:rsid w:val="005528CD"/>
    <w:rsid w:val="00552951"/>
    <w:rsid w:val="00552971"/>
    <w:rsid w:val="00552BBC"/>
    <w:rsid w:val="00552BD0"/>
    <w:rsid w:val="00552BF4"/>
    <w:rsid w:val="00553007"/>
    <w:rsid w:val="005530B3"/>
    <w:rsid w:val="005531E1"/>
    <w:rsid w:val="005533E4"/>
    <w:rsid w:val="00553415"/>
    <w:rsid w:val="00553458"/>
    <w:rsid w:val="0055352F"/>
    <w:rsid w:val="0055354B"/>
    <w:rsid w:val="00553D95"/>
    <w:rsid w:val="00553DDC"/>
    <w:rsid w:val="00554004"/>
    <w:rsid w:val="0055404C"/>
    <w:rsid w:val="005541E6"/>
    <w:rsid w:val="0055427A"/>
    <w:rsid w:val="00554381"/>
    <w:rsid w:val="005543BB"/>
    <w:rsid w:val="00554422"/>
    <w:rsid w:val="0055448E"/>
    <w:rsid w:val="005545E1"/>
    <w:rsid w:val="00554708"/>
    <w:rsid w:val="0055480C"/>
    <w:rsid w:val="00554A49"/>
    <w:rsid w:val="00554B86"/>
    <w:rsid w:val="00555218"/>
    <w:rsid w:val="005558A8"/>
    <w:rsid w:val="005558BC"/>
    <w:rsid w:val="00555B3A"/>
    <w:rsid w:val="00555B4D"/>
    <w:rsid w:val="00555D3D"/>
    <w:rsid w:val="00555DBE"/>
    <w:rsid w:val="00555EA1"/>
    <w:rsid w:val="005560F5"/>
    <w:rsid w:val="00556158"/>
    <w:rsid w:val="00556179"/>
    <w:rsid w:val="00556343"/>
    <w:rsid w:val="00556429"/>
    <w:rsid w:val="00556648"/>
    <w:rsid w:val="00556998"/>
    <w:rsid w:val="00556ACB"/>
    <w:rsid w:val="00556AD1"/>
    <w:rsid w:val="00556BDF"/>
    <w:rsid w:val="00556D3F"/>
    <w:rsid w:val="00557003"/>
    <w:rsid w:val="005570D2"/>
    <w:rsid w:val="0055735B"/>
    <w:rsid w:val="00557446"/>
    <w:rsid w:val="005576D0"/>
    <w:rsid w:val="005577CC"/>
    <w:rsid w:val="005578B0"/>
    <w:rsid w:val="005578B4"/>
    <w:rsid w:val="00557A5F"/>
    <w:rsid w:val="00557D3B"/>
    <w:rsid w:val="00557E82"/>
    <w:rsid w:val="00557FA1"/>
    <w:rsid w:val="00560013"/>
    <w:rsid w:val="0056001E"/>
    <w:rsid w:val="00560149"/>
    <w:rsid w:val="005601FC"/>
    <w:rsid w:val="005601FF"/>
    <w:rsid w:val="0056040E"/>
    <w:rsid w:val="00560737"/>
    <w:rsid w:val="005607D2"/>
    <w:rsid w:val="00560A74"/>
    <w:rsid w:val="00560D3F"/>
    <w:rsid w:val="00560DC7"/>
    <w:rsid w:val="00560F79"/>
    <w:rsid w:val="0056101D"/>
    <w:rsid w:val="00561193"/>
    <w:rsid w:val="00561381"/>
    <w:rsid w:val="00561BAD"/>
    <w:rsid w:val="0056219D"/>
    <w:rsid w:val="0056271F"/>
    <w:rsid w:val="005628CC"/>
    <w:rsid w:val="005628E4"/>
    <w:rsid w:val="00562936"/>
    <w:rsid w:val="00562B5B"/>
    <w:rsid w:val="00562B6C"/>
    <w:rsid w:val="00562F40"/>
    <w:rsid w:val="00562F58"/>
    <w:rsid w:val="00563163"/>
    <w:rsid w:val="0056327A"/>
    <w:rsid w:val="005632EB"/>
    <w:rsid w:val="0056345C"/>
    <w:rsid w:val="0056378E"/>
    <w:rsid w:val="005639E6"/>
    <w:rsid w:val="00563AFA"/>
    <w:rsid w:val="00563BAC"/>
    <w:rsid w:val="00563D3D"/>
    <w:rsid w:val="00563D54"/>
    <w:rsid w:val="0056416F"/>
    <w:rsid w:val="00564264"/>
    <w:rsid w:val="0056494E"/>
    <w:rsid w:val="00564AC2"/>
    <w:rsid w:val="00564B4C"/>
    <w:rsid w:val="00564C15"/>
    <w:rsid w:val="0056542C"/>
    <w:rsid w:val="005654E6"/>
    <w:rsid w:val="00565841"/>
    <w:rsid w:val="00565A00"/>
    <w:rsid w:val="00565A8B"/>
    <w:rsid w:val="00565B40"/>
    <w:rsid w:val="00565B89"/>
    <w:rsid w:val="00565C2C"/>
    <w:rsid w:val="00565FFF"/>
    <w:rsid w:val="00566157"/>
    <w:rsid w:val="00566696"/>
    <w:rsid w:val="005667F9"/>
    <w:rsid w:val="0056680A"/>
    <w:rsid w:val="00566968"/>
    <w:rsid w:val="00566A1E"/>
    <w:rsid w:val="00566B04"/>
    <w:rsid w:val="00566E72"/>
    <w:rsid w:val="00566ED9"/>
    <w:rsid w:val="00566FEA"/>
    <w:rsid w:val="00567039"/>
    <w:rsid w:val="005670D1"/>
    <w:rsid w:val="0056717B"/>
    <w:rsid w:val="0056745F"/>
    <w:rsid w:val="0056758A"/>
    <w:rsid w:val="00567795"/>
    <w:rsid w:val="0056787D"/>
    <w:rsid w:val="005678E2"/>
    <w:rsid w:val="00567936"/>
    <w:rsid w:val="005679C5"/>
    <w:rsid w:val="00567C24"/>
    <w:rsid w:val="00567C27"/>
    <w:rsid w:val="00567D79"/>
    <w:rsid w:val="00567E1A"/>
    <w:rsid w:val="0057028B"/>
    <w:rsid w:val="0057031E"/>
    <w:rsid w:val="005703A9"/>
    <w:rsid w:val="005705AD"/>
    <w:rsid w:val="00570665"/>
    <w:rsid w:val="0057096A"/>
    <w:rsid w:val="00570B31"/>
    <w:rsid w:val="00570E45"/>
    <w:rsid w:val="00570EB2"/>
    <w:rsid w:val="0057113B"/>
    <w:rsid w:val="00571146"/>
    <w:rsid w:val="0057128F"/>
    <w:rsid w:val="005714C7"/>
    <w:rsid w:val="005715B2"/>
    <w:rsid w:val="0057171D"/>
    <w:rsid w:val="005717AE"/>
    <w:rsid w:val="005717B1"/>
    <w:rsid w:val="00571BB1"/>
    <w:rsid w:val="00571CB9"/>
    <w:rsid w:val="0057201E"/>
    <w:rsid w:val="0057203F"/>
    <w:rsid w:val="005721FB"/>
    <w:rsid w:val="00572266"/>
    <w:rsid w:val="005722EC"/>
    <w:rsid w:val="00572339"/>
    <w:rsid w:val="00572342"/>
    <w:rsid w:val="005723F9"/>
    <w:rsid w:val="005729C6"/>
    <w:rsid w:val="00572A93"/>
    <w:rsid w:val="00572AED"/>
    <w:rsid w:val="00572B39"/>
    <w:rsid w:val="00572C78"/>
    <w:rsid w:val="00573027"/>
    <w:rsid w:val="00573074"/>
    <w:rsid w:val="00573303"/>
    <w:rsid w:val="00573408"/>
    <w:rsid w:val="0057356B"/>
    <w:rsid w:val="005738E8"/>
    <w:rsid w:val="00573A98"/>
    <w:rsid w:val="00573AF2"/>
    <w:rsid w:val="00573BB8"/>
    <w:rsid w:val="00573CE5"/>
    <w:rsid w:val="00573E36"/>
    <w:rsid w:val="00573EE6"/>
    <w:rsid w:val="00573F16"/>
    <w:rsid w:val="005742BB"/>
    <w:rsid w:val="0057432D"/>
    <w:rsid w:val="00574679"/>
    <w:rsid w:val="00574CEA"/>
    <w:rsid w:val="00575118"/>
    <w:rsid w:val="00575163"/>
    <w:rsid w:val="005751CF"/>
    <w:rsid w:val="00575218"/>
    <w:rsid w:val="00575231"/>
    <w:rsid w:val="0057532F"/>
    <w:rsid w:val="00575586"/>
    <w:rsid w:val="0057573D"/>
    <w:rsid w:val="005757B1"/>
    <w:rsid w:val="005758E1"/>
    <w:rsid w:val="00575B5F"/>
    <w:rsid w:val="00576703"/>
    <w:rsid w:val="005767D5"/>
    <w:rsid w:val="0057682E"/>
    <w:rsid w:val="00576838"/>
    <w:rsid w:val="0057684D"/>
    <w:rsid w:val="005768A0"/>
    <w:rsid w:val="005769C5"/>
    <w:rsid w:val="00576AAD"/>
    <w:rsid w:val="00576C31"/>
    <w:rsid w:val="005774ED"/>
    <w:rsid w:val="005775D6"/>
    <w:rsid w:val="00577672"/>
    <w:rsid w:val="005777B3"/>
    <w:rsid w:val="00577CA4"/>
    <w:rsid w:val="00577DAD"/>
    <w:rsid w:val="00580033"/>
    <w:rsid w:val="005800E4"/>
    <w:rsid w:val="00580134"/>
    <w:rsid w:val="00580187"/>
    <w:rsid w:val="005801DC"/>
    <w:rsid w:val="0058053D"/>
    <w:rsid w:val="0058073B"/>
    <w:rsid w:val="005808FC"/>
    <w:rsid w:val="00580939"/>
    <w:rsid w:val="00580A3B"/>
    <w:rsid w:val="00580A51"/>
    <w:rsid w:val="00580BCD"/>
    <w:rsid w:val="00580C12"/>
    <w:rsid w:val="00580D76"/>
    <w:rsid w:val="00580D8F"/>
    <w:rsid w:val="00580E57"/>
    <w:rsid w:val="00580E66"/>
    <w:rsid w:val="005811F5"/>
    <w:rsid w:val="00581280"/>
    <w:rsid w:val="0058131B"/>
    <w:rsid w:val="0058132D"/>
    <w:rsid w:val="00581342"/>
    <w:rsid w:val="005815A8"/>
    <w:rsid w:val="005817AE"/>
    <w:rsid w:val="005817AF"/>
    <w:rsid w:val="00581A19"/>
    <w:rsid w:val="00581B23"/>
    <w:rsid w:val="00581EAA"/>
    <w:rsid w:val="00582053"/>
    <w:rsid w:val="0058206E"/>
    <w:rsid w:val="00582087"/>
    <w:rsid w:val="0058224D"/>
    <w:rsid w:val="005822D1"/>
    <w:rsid w:val="00582304"/>
    <w:rsid w:val="00582321"/>
    <w:rsid w:val="005827A8"/>
    <w:rsid w:val="00582D51"/>
    <w:rsid w:val="00582D76"/>
    <w:rsid w:val="00582EA9"/>
    <w:rsid w:val="00582F10"/>
    <w:rsid w:val="00583471"/>
    <w:rsid w:val="00583724"/>
    <w:rsid w:val="0058374A"/>
    <w:rsid w:val="0058374F"/>
    <w:rsid w:val="00583908"/>
    <w:rsid w:val="00583A5F"/>
    <w:rsid w:val="00583CB5"/>
    <w:rsid w:val="0058400A"/>
    <w:rsid w:val="00584293"/>
    <w:rsid w:val="00584375"/>
    <w:rsid w:val="0058465D"/>
    <w:rsid w:val="005847CD"/>
    <w:rsid w:val="0058499A"/>
    <w:rsid w:val="0058499C"/>
    <w:rsid w:val="00584B87"/>
    <w:rsid w:val="00584BFD"/>
    <w:rsid w:val="00584C4B"/>
    <w:rsid w:val="00584C91"/>
    <w:rsid w:val="00584FDD"/>
    <w:rsid w:val="00585180"/>
    <w:rsid w:val="0058530B"/>
    <w:rsid w:val="00585741"/>
    <w:rsid w:val="005857B3"/>
    <w:rsid w:val="005859BA"/>
    <w:rsid w:val="005859FF"/>
    <w:rsid w:val="00585CC1"/>
    <w:rsid w:val="00586291"/>
    <w:rsid w:val="00586351"/>
    <w:rsid w:val="005863C1"/>
    <w:rsid w:val="00586448"/>
    <w:rsid w:val="0058646B"/>
    <w:rsid w:val="00586A3C"/>
    <w:rsid w:val="00586F1A"/>
    <w:rsid w:val="00586F54"/>
    <w:rsid w:val="005870A7"/>
    <w:rsid w:val="005875EF"/>
    <w:rsid w:val="00587627"/>
    <w:rsid w:val="005878DB"/>
    <w:rsid w:val="005878F2"/>
    <w:rsid w:val="00587A4D"/>
    <w:rsid w:val="00587E26"/>
    <w:rsid w:val="00587FC7"/>
    <w:rsid w:val="005900BF"/>
    <w:rsid w:val="00590133"/>
    <w:rsid w:val="0059021C"/>
    <w:rsid w:val="00590284"/>
    <w:rsid w:val="00590709"/>
    <w:rsid w:val="00590903"/>
    <w:rsid w:val="00590A6A"/>
    <w:rsid w:val="00590BB9"/>
    <w:rsid w:val="00590EE4"/>
    <w:rsid w:val="00591082"/>
    <w:rsid w:val="005911B1"/>
    <w:rsid w:val="00591254"/>
    <w:rsid w:val="005912D9"/>
    <w:rsid w:val="005915AE"/>
    <w:rsid w:val="005916F4"/>
    <w:rsid w:val="005918ED"/>
    <w:rsid w:val="005918F2"/>
    <w:rsid w:val="0059191B"/>
    <w:rsid w:val="00591953"/>
    <w:rsid w:val="00591A41"/>
    <w:rsid w:val="00591ACB"/>
    <w:rsid w:val="00591C8C"/>
    <w:rsid w:val="00591D9C"/>
    <w:rsid w:val="00591DC9"/>
    <w:rsid w:val="00591DFD"/>
    <w:rsid w:val="00591E27"/>
    <w:rsid w:val="00591E5B"/>
    <w:rsid w:val="00591E8C"/>
    <w:rsid w:val="00591F91"/>
    <w:rsid w:val="005922DB"/>
    <w:rsid w:val="005924AB"/>
    <w:rsid w:val="0059250D"/>
    <w:rsid w:val="00592625"/>
    <w:rsid w:val="0059277A"/>
    <w:rsid w:val="005929F4"/>
    <w:rsid w:val="00592BDB"/>
    <w:rsid w:val="00592C5B"/>
    <w:rsid w:val="00592E9C"/>
    <w:rsid w:val="00592ED6"/>
    <w:rsid w:val="0059304B"/>
    <w:rsid w:val="0059331C"/>
    <w:rsid w:val="005936BA"/>
    <w:rsid w:val="00593720"/>
    <w:rsid w:val="005938F7"/>
    <w:rsid w:val="00593B40"/>
    <w:rsid w:val="00593BAC"/>
    <w:rsid w:val="00593BC8"/>
    <w:rsid w:val="00593F16"/>
    <w:rsid w:val="00594015"/>
    <w:rsid w:val="00594302"/>
    <w:rsid w:val="005943AD"/>
    <w:rsid w:val="005946DE"/>
    <w:rsid w:val="005949E9"/>
    <w:rsid w:val="00594B7B"/>
    <w:rsid w:val="00595027"/>
    <w:rsid w:val="00595073"/>
    <w:rsid w:val="005952EF"/>
    <w:rsid w:val="0059551E"/>
    <w:rsid w:val="00595636"/>
    <w:rsid w:val="0059564E"/>
    <w:rsid w:val="005959AA"/>
    <w:rsid w:val="00595C79"/>
    <w:rsid w:val="00595E7F"/>
    <w:rsid w:val="00595FA6"/>
    <w:rsid w:val="0059632E"/>
    <w:rsid w:val="005963C7"/>
    <w:rsid w:val="0059641B"/>
    <w:rsid w:val="00596575"/>
    <w:rsid w:val="0059660D"/>
    <w:rsid w:val="00596667"/>
    <w:rsid w:val="00596C1D"/>
    <w:rsid w:val="00596F71"/>
    <w:rsid w:val="0059705E"/>
    <w:rsid w:val="005971CD"/>
    <w:rsid w:val="00597251"/>
    <w:rsid w:val="0059730C"/>
    <w:rsid w:val="0059731A"/>
    <w:rsid w:val="00597376"/>
    <w:rsid w:val="00597501"/>
    <w:rsid w:val="00597743"/>
    <w:rsid w:val="00597795"/>
    <w:rsid w:val="005977B8"/>
    <w:rsid w:val="0059780A"/>
    <w:rsid w:val="0059781C"/>
    <w:rsid w:val="0059782D"/>
    <w:rsid w:val="00597ACD"/>
    <w:rsid w:val="00597BD3"/>
    <w:rsid w:val="00597BFE"/>
    <w:rsid w:val="005A0748"/>
    <w:rsid w:val="005A0B25"/>
    <w:rsid w:val="005A0B73"/>
    <w:rsid w:val="005A0F09"/>
    <w:rsid w:val="005A12B9"/>
    <w:rsid w:val="005A14F9"/>
    <w:rsid w:val="005A15F8"/>
    <w:rsid w:val="005A173C"/>
    <w:rsid w:val="005A1760"/>
    <w:rsid w:val="005A18AA"/>
    <w:rsid w:val="005A1A5B"/>
    <w:rsid w:val="005A1C1A"/>
    <w:rsid w:val="005A1DCB"/>
    <w:rsid w:val="005A1E50"/>
    <w:rsid w:val="005A1E5E"/>
    <w:rsid w:val="005A1EFD"/>
    <w:rsid w:val="005A2181"/>
    <w:rsid w:val="005A227D"/>
    <w:rsid w:val="005A24B6"/>
    <w:rsid w:val="005A24BC"/>
    <w:rsid w:val="005A25B7"/>
    <w:rsid w:val="005A2823"/>
    <w:rsid w:val="005A2858"/>
    <w:rsid w:val="005A2A75"/>
    <w:rsid w:val="005A2AE9"/>
    <w:rsid w:val="005A2BAF"/>
    <w:rsid w:val="005A2C87"/>
    <w:rsid w:val="005A2FB9"/>
    <w:rsid w:val="005A323B"/>
    <w:rsid w:val="005A32CF"/>
    <w:rsid w:val="005A3348"/>
    <w:rsid w:val="005A3432"/>
    <w:rsid w:val="005A381F"/>
    <w:rsid w:val="005A38B3"/>
    <w:rsid w:val="005A3A5A"/>
    <w:rsid w:val="005A3B66"/>
    <w:rsid w:val="005A3CDA"/>
    <w:rsid w:val="005A3D01"/>
    <w:rsid w:val="005A3DD9"/>
    <w:rsid w:val="005A40C4"/>
    <w:rsid w:val="005A4230"/>
    <w:rsid w:val="005A4606"/>
    <w:rsid w:val="005A46A5"/>
    <w:rsid w:val="005A471D"/>
    <w:rsid w:val="005A4767"/>
    <w:rsid w:val="005A4819"/>
    <w:rsid w:val="005A4914"/>
    <w:rsid w:val="005A4A30"/>
    <w:rsid w:val="005A4B5D"/>
    <w:rsid w:val="005A4C80"/>
    <w:rsid w:val="005A4FDA"/>
    <w:rsid w:val="005A55B2"/>
    <w:rsid w:val="005A56CB"/>
    <w:rsid w:val="005A5744"/>
    <w:rsid w:val="005A5AEB"/>
    <w:rsid w:val="005A5C18"/>
    <w:rsid w:val="005A637B"/>
    <w:rsid w:val="005A6650"/>
    <w:rsid w:val="005A6677"/>
    <w:rsid w:val="005A685D"/>
    <w:rsid w:val="005A6975"/>
    <w:rsid w:val="005A6A23"/>
    <w:rsid w:val="005A6A61"/>
    <w:rsid w:val="005A6C0D"/>
    <w:rsid w:val="005A6C9B"/>
    <w:rsid w:val="005A7292"/>
    <w:rsid w:val="005A7368"/>
    <w:rsid w:val="005A754C"/>
    <w:rsid w:val="005A764B"/>
    <w:rsid w:val="005A7725"/>
    <w:rsid w:val="005A77FC"/>
    <w:rsid w:val="005A788F"/>
    <w:rsid w:val="005A7938"/>
    <w:rsid w:val="005A794B"/>
    <w:rsid w:val="005A7A6C"/>
    <w:rsid w:val="005B0360"/>
    <w:rsid w:val="005B0546"/>
    <w:rsid w:val="005B0555"/>
    <w:rsid w:val="005B061F"/>
    <w:rsid w:val="005B0642"/>
    <w:rsid w:val="005B07FD"/>
    <w:rsid w:val="005B09D0"/>
    <w:rsid w:val="005B0A89"/>
    <w:rsid w:val="005B0AB7"/>
    <w:rsid w:val="005B0F68"/>
    <w:rsid w:val="005B10BE"/>
    <w:rsid w:val="005B10FD"/>
    <w:rsid w:val="005B1127"/>
    <w:rsid w:val="005B1320"/>
    <w:rsid w:val="005B13A2"/>
    <w:rsid w:val="005B14D5"/>
    <w:rsid w:val="005B14F8"/>
    <w:rsid w:val="005B15CC"/>
    <w:rsid w:val="005B185A"/>
    <w:rsid w:val="005B1B32"/>
    <w:rsid w:val="005B1E8E"/>
    <w:rsid w:val="005B1EDD"/>
    <w:rsid w:val="005B22DB"/>
    <w:rsid w:val="005B2405"/>
    <w:rsid w:val="005B24E2"/>
    <w:rsid w:val="005B279E"/>
    <w:rsid w:val="005B2C2E"/>
    <w:rsid w:val="005B2CDF"/>
    <w:rsid w:val="005B2E1A"/>
    <w:rsid w:val="005B2E1F"/>
    <w:rsid w:val="005B2EA8"/>
    <w:rsid w:val="005B3073"/>
    <w:rsid w:val="005B355F"/>
    <w:rsid w:val="005B358F"/>
    <w:rsid w:val="005B36BE"/>
    <w:rsid w:val="005B3B90"/>
    <w:rsid w:val="005B3C08"/>
    <w:rsid w:val="005B3C47"/>
    <w:rsid w:val="005B419D"/>
    <w:rsid w:val="005B44B7"/>
    <w:rsid w:val="005B44C7"/>
    <w:rsid w:val="005B44E9"/>
    <w:rsid w:val="005B4507"/>
    <w:rsid w:val="005B465D"/>
    <w:rsid w:val="005B470E"/>
    <w:rsid w:val="005B4A40"/>
    <w:rsid w:val="005B4B16"/>
    <w:rsid w:val="005B4D51"/>
    <w:rsid w:val="005B4D67"/>
    <w:rsid w:val="005B4D83"/>
    <w:rsid w:val="005B5008"/>
    <w:rsid w:val="005B516C"/>
    <w:rsid w:val="005B5200"/>
    <w:rsid w:val="005B532F"/>
    <w:rsid w:val="005B534A"/>
    <w:rsid w:val="005B537C"/>
    <w:rsid w:val="005B5545"/>
    <w:rsid w:val="005B55E5"/>
    <w:rsid w:val="005B597F"/>
    <w:rsid w:val="005B5A29"/>
    <w:rsid w:val="005B5AF0"/>
    <w:rsid w:val="005B5AFC"/>
    <w:rsid w:val="005B5D28"/>
    <w:rsid w:val="005B607A"/>
    <w:rsid w:val="005B6335"/>
    <w:rsid w:val="005B6508"/>
    <w:rsid w:val="005B67E5"/>
    <w:rsid w:val="005B684A"/>
    <w:rsid w:val="005B6A17"/>
    <w:rsid w:val="005B6A89"/>
    <w:rsid w:val="005B6D33"/>
    <w:rsid w:val="005B6D85"/>
    <w:rsid w:val="005B6F9A"/>
    <w:rsid w:val="005B71DC"/>
    <w:rsid w:val="005B73C0"/>
    <w:rsid w:val="005B75C5"/>
    <w:rsid w:val="005B77B9"/>
    <w:rsid w:val="005B7813"/>
    <w:rsid w:val="005B7C49"/>
    <w:rsid w:val="005B7C4C"/>
    <w:rsid w:val="005B7DD9"/>
    <w:rsid w:val="005C0158"/>
    <w:rsid w:val="005C02E7"/>
    <w:rsid w:val="005C06C0"/>
    <w:rsid w:val="005C07FD"/>
    <w:rsid w:val="005C0847"/>
    <w:rsid w:val="005C0AC4"/>
    <w:rsid w:val="005C0E26"/>
    <w:rsid w:val="005C0EA3"/>
    <w:rsid w:val="005C0FA4"/>
    <w:rsid w:val="005C110B"/>
    <w:rsid w:val="005C120E"/>
    <w:rsid w:val="005C157C"/>
    <w:rsid w:val="005C18CD"/>
    <w:rsid w:val="005C1A93"/>
    <w:rsid w:val="005C1BA1"/>
    <w:rsid w:val="005C2085"/>
    <w:rsid w:val="005C22C7"/>
    <w:rsid w:val="005C2354"/>
    <w:rsid w:val="005C26B7"/>
    <w:rsid w:val="005C2821"/>
    <w:rsid w:val="005C2998"/>
    <w:rsid w:val="005C2A51"/>
    <w:rsid w:val="005C2D5C"/>
    <w:rsid w:val="005C3012"/>
    <w:rsid w:val="005C3271"/>
    <w:rsid w:val="005C3305"/>
    <w:rsid w:val="005C381F"/>
    <w:rsid w:val="005C394C"/>
    <w:rsid w:val="005C3991"/>
    <w:rsid w:val="005C39D0"/>
    <w:rsid w:val="005C3A01"/>
    <w:rsid w:val="005C3AC5"/>
    <w:rsid w:val="005C3D36"/>
    <w:rsid w:val="005C3E16"/>
    <w:rsid w:val="005C3FE6"/>
    <w:rsid w:val="005C415D"/>
    <w:rsid w:val="005C415F"/>
    <w:rsid w:val="005C4250"/>
    <w:rsid w:val="005C4307"/>
    <w:rsid w:val="005C436A"/>
    <w:rsid w:val="005C43E2"/>
    <w:rsid w:val="005C4498"/>
    <w:rsid w:val="005C44B4"/>
    <w:rsid w:val="005C4992"/>
    <w:rsid w:val="005C49F4"/>
    <w:rsid w:val="005C4ACF"/>
    <w:rsid w:val="005C4B24"/>
    <w:rsid w:val="005C4B5D"/>
    <w:rsid w:val="005C4C19"/>
    <w:rsid w:val="005C4E91"/>
    <w:rsid w:val="005C4F94"/>
    <w:rsid w:val="005C517A"/>
    <w:rsid w:val="005C5220"/>
    <w:rsid w:val="005C52C3"/>
    <w:rsid w:val="005C546F"/>
    <w:rsid w:val="005C54F5"/>
    <w:rsid w:val="005C5534"/>
    <w:rsid w:val="005C55E5"/>
    <w:rsid w:val="005C563E"/>
    <w:rsid w:val="005C56A0"/>
    <w:rsid w:val="005C5DDA"/>
    <w:rsid w:val="005C6027"/>
    <w:rsid w:val="005C6094"/>
    <w:rsid w:val="005C62EE"/>
    <w:rsid w:val="005C63E3"/>
    <w:rsid w:val="005C651A"/>
    <w:rsid w:val="005C65E8"/>
    <w:rsid w:val="005C6652"/>
    <w:rsid w:val="005C6770"/>
    <w:rsid w:val="005C69E7"/>
    <w:rsid w:val="005C6BB9"/>
    <w:rsid w:val="005C6DCF"/>
    <w:rsid w:val="005C6EDF"/>
    <w:rsid w:val="005C6F60"/>
    <w:rsid w:val="005C7234"/>
    <w:rsid w:val="005C7637"/>
    <w:rsid w:val="005C775F"/>
    <w:rsid w:val="005C7918"/>
    <w:rsid w:val="005C7A10"/>
    <w:rsid w:val="005C7E31"/>
    <w:rsid w:val="005C7F10"/>
    <w:rsid w:val="005C7F7E"/>
    <w:rsid w:val="005C7FA1"/>
    <w:rsid w:val="005D007F"/>
    <w:rsid w:val="005D01BD"/>
    <w:rsid w:val="005D01D5"/>
    <w:rsid w:val="005D0273"/>
    <w:rsid w:val="005D0408"/>
    <w:rsid w:val="005D0530"/>
    <w:rsid w:val="005D0551"/>
    <w:rsid w:val="005D0806"/>
    <w:rsid w:val="005D080A"/>
    <w:rsid w:val="005D0810"/>
    <w:rsid w:val="005D08B3"/>
    <w:rsid w:val="005D08C4"/>
    <w:rsid w:val="005D09C8"/>
    <w:rsid w:val="005D0E44"/>
    <w:rsid w:val="005D1012"/>
    <w:rsid w:val="005D1127"/>
    <w:rsid w:val="005D129E"/>
    <w:rsid w:val="005D1352"/>
    <w:rsid w:val="005D1518"/>
    <w:rsid w:val="005D15DA"/>
    <w:rsid w:val="005D1929"/>
    <w:rsid w:val="005D19EA"/>
    <w:rsid w:val="005D1A27"/>
    <w:rsid w:val="005D1C24"/>
    <w:rsid w:val="005D1D31"/>
    <w:rsid w:val="005D1E41"/>
    <w:rsid w:val="005D1FB5"/>
    <w:rsid w:val="005D1FDC"/>
    <w:rsid w:val="005D2084"/>
    <w:rsid w:val="005D214A"/>
    <w:rsid w:val="005D2222"/>
    <w:rsid w:val="005D2273"/>
    <w:rsid w:val="005D233A"/>
    <w:rsid w:val="005D23E0"/>
    <w:rsid w:val="005D2652"/>
    <w:rsid w:val="005D28FE"/>
    <w:rsid w:val="005D2990"/>
    <w:rsid w:val="005D2AFC"/>
    <w:rsid w:val="005D2B24"/>
    <w:rsid w:val="005D2C6F"/>
    <w:rsid w:val="005D2CC4"/>
    <w:rsid w:val="005D2F36"/>
    <w:rsid w:val="005D2F9F"/>
    <w:rsid w:val="005D3173"/>
    <w:rsid w:val="005D328E"/>
    <w:rsid w:val="005D34E0"/>
    <w:rsid w:val="005D351F"/>
    <w:rsid w:val="005D3586"/>
    <w:rsid w:val="005D35DB"/>
    <w:rsid w:val="005D374B"/>
    <w:rsid w:val="005D3870"/>
    <w:rsid w:val="005D4104"/>
    <w:rsid w:val="005D43CA"/>
    <w:rsid w:val="005D4407"/>
    <w:rsid w:val="005D457C"/>
    <w:rsid w:val="005D4634"/>
    <w:rsid w:val="005D47BA"/>
    <w:rsid w:val="005D47DA"/>
    <w:rsid w:val="005D4C38"/>
    <w:rsid w:val="005D4C97"/>
    <w:rsid w:val="005D4CC4"/>
    <w:rsid w:val="005D4D43"/>
    <w:rsid w:val="005D50A3"/>
    <w:rsid w:val="005D5260"/>
    <w:rsid w:val="005D53C4"/>
    <w:rsid w:val="005D54EF"/>
    <w:rsid w:val="005D58CA"/>
    <w:rsid w:val="005D59A6"/>
    <w:rsid w:val="005D59D9"/>
    <w:rsid w:val="005D59DB"/>
    <w:rsid w:val="005D5BC5"/>
    <w:rsid w:val="005D5D5C"/>
    <w:rsid w:val="005D5D82"/>
    <w:rsid w:val="005D5F14"/>
    <w:rsid w:val="005D639D"/>
    <w:rsid w:val="005D660C"/>
    <w:rsid w:val="005D6AD7"/>
    <w:rsid w:val="005D6D97"/>
    <w:rsid w:val="005D6E9D"/>
    <w:rsid w:val="005D7113"/>
    <w:rsid w:val="005D72BC"/>
    <w:rsid w:val="005D7940"/>
    <w:rsid w:val="005D79B0"/>
    <w:rsid w:val="005D79DF"/>
    <w:rsid w:val="005D7A19"/>
    <w:rsid w:val="005D7BD1"/>
    <w:rsid w:val="005D7C51"/>
    <w:rsid w:val="005D7DCD"/>
    <w:rsid w:val="005D7EDC"/>
    <w:rsid w:val="005E01BF"/>
    <w:rsid w:val="005E0512"/>
    <w:rsid w:val="005E0591"/>
    <w:rsid w:val="005E05D6"/>
    <w:rsid w:val="005E05EF"/>
    <w:rsid w:val="005E0734"/>
    <w:rsid w:val="005E09E2"/>
    <w:rsid w:val="005E0C16"/>
    <w:rsid w:val="005E0CBB"/>
    <w:rsid w:val="005E0CF8"/>
    <w:rsid w:val="005E0E2F"/>
    <w:rsid w:val="005E0F03"/>
    <w:rsid w:val="005E11D6"/>
    <w:rsid w:val="005E11FA"/>
    <w:rsid w:val="005E1250"/>
    <w:rsid w:val="005E1389"/>
    <w:rsid w:val="005E1459"/>
    <w:rsid w:val="005E14A7"/>
    <w:rsid w:val="005E17F8"/>
    <w:rsid w:val="005E1819"/>
    <w:rsid w:val="005E1A12"/>
    <w:rsid w:val="005E1AB1"/>
    <w:rsid w:val="005E1EDF"/>
    <w:rsid w:val="005E1F2A"/>
    <w:rsid w:val="005E1F49"/>
    <w:rsid w:val="005E1F75"/>
    <w:rsid w:val="005E1F9B"/>
    <w:rsid w:val="005E200C"/>
    <w:rsid w:val="005E20CC"/>
    <w:rsid w:val="005E219D"/>
    <w:rsid w:val="005E238D"/>
    <w:rsid w:val="005E2522"/>
    <w:rsid w:val="005E26B2"/>
    <w:rsid w:val="005E2855"/>
    <w:rsid w:val="005E2979"/>
    <w:rsid w:val="005E2C45"/>
    <w:rsid w:val="005E2CCE"/>
    <w:rsid w:val="005E2F6A"/>
    <w:rsid w:val="005E3213"/>
    <w:rsid w:val="005E3501"/>
    <w:rsid w:val="005E3517"/>
    <w:rsid w:val="005E3557"/>
    <w:rsid w:val="005E38CD"/>
    <w:rsid w:val="005E39D1"/>
    <w:rsid w:val="005E3A41"/>
    <w:rsid w:val="005E3A86"/>
    <w:rsid w:val="005E3C31"/>
    <w:rsid w:val="005E3CD6"/>
    <w:rsid w:val="005E3F8F"/>
    <w:rsid w:val="005E40D5"/>
    <w:rsid w:val="005E40FE"/>
    <w:rsid w:val="005E4118"/>
    <w:rsid w:val="005E45F6"/>
    <w:rsid w:val="005E484E"/>
    <w:rsid w:val="005E4890"/>
    <w:rsid w:val="005E4A86"/>
    <w:rsid w:val="005E4B2F"/>
    <w:rsid w:val="005E4E18"/>
    <w:rsid w:val="005E51D8"/>
    <w:rsid w:val="005E5296"/>
    <w:rsid w:val="005E533F"/>
    <w:rsid w:val="005E57EC"/>
    <w:rsid w:val="005E58B7"/>
    <w:rsid w:val="005E59EF"/>
    <w:rsid w:val="005E5B72"/>
    <w:rsid w:val="005E5C37"/>
    <w:rsid w:val="005E5EE9"/>
    <w:rsid w:val="005E6089"/>
    <w:rsid w:val="005E656F"/>
    <w:rsid w:val="005E666D"/>
    <w:rsid w:val="005E68B4"/>
    <w:rsid w:val="005E68C6"/>
    <w:rsid w:val="005E68FA"/>
    <w:rsid w:val="005E6A32"/>
    <w:rsid w:val="005E6E9D"/>
    <w:rsid w:val="005E6FEA"/>
    <w:rsid w:val="005E7114"/>
    <w:rsid w:val="005E77EB"/>
    <w:rsid w:val="005E77F2"/>
    <w:rsid w:val="005E793C"/>
    <w:rsid w:val="005E7A69"/>
    <w:rsid w:val="005E7B0E"/>
    <w:rsid w:val="005F013C"/>
    <w:rsid w:val="005F047C"/>
    <w:rsid w:val="005F05C4"/>
    <w:rsid w:val="005F0786"/>
    <w:rsid w:val="005F0A76"/>
    <w:rsid w:val="005F0A7D"/>
    <w:rsid w:val="005F0C95"/>
    <w:rsid w:val="005F0DA1"/>
    <w:rsid w:val="005F0EC9"/>
    <w:rsid w:val="005F12BD"/>
    <w:rsid w:val="005F1334"/>
    <w:rsid w:val="005F135E"/>
    <w:rsid w:val="005F1362"/>
    <w:rsid w:val="005F142E"/>
    <w:rsid w:val="005F1953"/>
    <w:rsid w:val="005F19F0"/>
    <w:rsid w:val="005F1B1D"/>
    <w:rsid w:val="005F1B36"/>
    <w:rsid w:val="005F1CA1"/>
    <w:rsid w:val="005F2209"/>
    <w:rsid w:val="005F22E4"/>
    <w:rsid w:val="005F2384"/>
    <w:rsid w:val="005F2537"/>
    <w:rsid w:val="005F269C"/>
    <w:rsid w:val="005F26DB"/>
    <w:rsid w:val="005F2B26"/>
    <w:rsid w:val="005F2B85"/>
    <w:rsid w:val="005F2BD3"/>
    <w:rsid w:val="005F2E7B"/>
    <w:rsid w:val="005F3022"/>
    <w:rsid w:val="005F3236"/>
    <w:rsid w:val="005F344C"/>
    <w:rsid w:val="005F3667"/>
    <w:rsid w:val="005F36A1"/>
    <w:rsid w:val="005F378A"/>
    <w:rsid w:val="005F37BE"/>
    <w:rsid w:val="005F39D8"/>
    <w:rsid w:val="005F3AD7"/>
    <w:rsid w:val="005F3B96"/>
    <w:rsid w:val="005F3F58"/>
    <w:rsid w:val="005F3FCD"/>
    <w:rsid w:val="005F411C"/>
    <w:rsid w:val="005F46E6"/>
    <w:rsid w:val="005F4B5F"/>
    <w:rsid w:val="005F4CA7"/>
    <w:rsid w:val="005F4D3B"/>
    <w:rsid w:val="005F4D4A"/>
    <w:rsid w:val="005F4EAA"/>
    <w:rsid w:val="005F4F6D"/>
    <w:rsid w:val="005F4FEF"/>
    <w:rsid w:val="005F5139"/>
    <w:rsid w:val="005F529C"/>
    <w:rsid w:val="005F564D"/>
    <w:rsid w:val="005F571D"/>
    <w:rsid w:val="005F5B70"/>
    <w:rsid w:val="005F5BCE"/>
    <w:rsid w:val="005F5DEE"/>
    <w:rsid w:val="005F5F9B"/>
    <w:rsid w:val="005F631A"/>
    <w:rsid w:val="005F68FD"/>
    <w:rsid w:val="005F6966"/>
    <w:rsid w:val="005F69EB"/>
    <w:rsid w:val="005F6A84"/>
    <w:rsid w:val="005F6B8F"/>
    <w:rsid w:val="005F6CBC"/>
    <w:rsid w:val="005F6E2E"/>
    <w:rsid w:val="005F6EBC"/>
    <w:rsid w:val="005F6EE0"/>
    <w:rsid w:val="005F70B8"/>
    <w:rsid w:val="005F7614"/>
    <w:rsid w:val="005F76FE"/>
    <w:rsid w:val="005F7722"/>
    <w:rsid w:val="005F772D"/>
    <w:rsid w:val="005F78A2"/>
    <w:rsid w:val="005F7AD7"/>
    <w:rsid w:val="005F7D11"/>
    <w:rsid w:val="006003DA"/>
    <w:rsid w:val="0060041F"/>
    <w:rsid w:val="00600466"/>
    <w:rsid w:val="006004AD"/>
    <w:rsid w:val="006004B3"/>
    <w:rsid w:val="00600613"/>
    <w:rsid w:val="006009AE"/>
    <w:rsid w:val="00600A04"/>
    <w:rsid w:val="00600ABD"/>
    <w:rsid w:val="00600BB7"/>
    <w:rsid w:val="00600F72"/>
    <w:rsid w:val="00601117"/>
    <w:rsid w:val="0060119E"/>
    <w:rsid w:val="00601259"/>
    <w:rsid w:val="0060136D"/>
    <w:rsid w:val="00601524"/>
    <w:rsid w:val="006015B5"/>
    <w:rsid w:val="00602458"/>
    <w:rsid w:val="006026F1"/>
    <w:rsid w:val="0060272F"/>
    <w:rsid w:val="00602F4A"/>
    <w:rsid w:val="00602F88"/>
    <w:rsid w:val="00603344"/>
    <w:rsid w:val="006034E0"/>
    <w:rsid w:val="00603556"/>
    <w:rsid w:val="00603697"/>
    <w:rsid w:val="0060385F"/>
    <w:rsid w:val="00603998"/>
    <w:rsid w:val="006039B5"/>
    <w:rsid w:val="00603A06"/>
    <w:rsid w:val="0060415E"/>
    <w:rsid w:val="006041AB"/>
    <w:rsid w:val="0060449C"/>
    <w:rsid w:val="006045E5"/>
    <w:rsid w:val="00604898"/>
    <w:rsid w:val="006048F9"/>
    <w:rsid w:val="00604B35"/>
    <w:rsid w:val="00604D5C"/>
    <w:rsid w:val="00604EF4"/>
    <w:rsid w:val="00604EF7"/>
    <w:rsid w:val="00604FEC"/>
    <w:rsid w:val="0060513C"/>
    <w:rsid w:val="0060520B"/>
    <w:rsid w:val="00605421"/>
    <w:rsid w:val="0060553C"/>
    <w:rsid w:val="0060554F"/>
    <w:rsid w:val="006055C8"/>
    <w:rsid w:val="00605992"/>
    <w:rsid w:val="00605A21"/>
    <w:rsid w:val="00605AB7"/>
    <w:rsid w:val="00605B63"/>
    <w:rsid w:val="00605C58"/>
    <w:rsid w:val="006060C0"/>
    <w:rsid w:val="0060662E"/>
    <w:rsid w:val="00606668"/>
    <w:rsid w:val="00606A1C"/>
    <w:rsid w:val="00606B6C"/>
    <w:rsid w:val="00606BC6"/>
    <w:rsid w:val="00606F73"/>
    <w:rsid w:val="00606FED"/>
    <w:rsid w:val="00607037"/>
    <w:rsid w:val="00607076"/>
    <w:rsid w:val="006070A8"/>
    <w:rsid w:val="00607307"/>
    <w:rsid w:val="00607465"/>
    <w:rsid w:val="006077F8"/>
    <w:rsid w:val="00607935"/>
    <w:rsid w:val="00607C01"/>
    <w:rsid w:val="0061005C"/>
    <w:rsid w:val="00610083"/>
    <w:rsid w:val="00610126"/>
    <w:rsid w:val="00610184"/>
    <w:rsid w:val="00610728"/>
    <w:rsid w:val="00610BC0"/>
    <w:rsid w:val="00610E67"/>
    <w:rsid w:val="0061130D"/>
    <w:rsid w:val="00611372"/>
    <w:rsid w:val="006113D3"/>
    <w:rsid w:val="0061141A"/>
    <w:rsid w:val="006116F9"/>
    <w:rsid w:val="00611AE2"/>
    <w:rsid w:val="00611AEB"/>
    <w:rsid w:val="0061212A"/>
    <w:rsid w:val="006125F2"/>
    <w:rsid w:val="00612762"/>
    <w:rsid w:val="00612A64"/>
    <w:rsid w:val="00612B64"/>
    <w:rsid w:val="00612C50"/>
    <w:rsid w:val="00612E15"/>
    <w:rsid w:val="00612E46"/>
    <w:rsid w:val="00612E6B"/>
    <w:rsid w:val="00612F37"/>
    <w:rsid w:val="00612FF9"/>
    <w:rsid w:val="00613042"/>
    <w:rsid w:val="0061336D"/>
    <w:rsid w:val="006133AE"/>
    <w:rsid w:val="006135D5"/>
    <w:rsid w:val="0061367F"/>
    <w:rsid w:val="0061371E"/>
    <w:rsid w:val="00613723"/>
    <w:rsid w:val="00613AF4"/>
    <w:rsid w:val="00613B92"/>
    <w:rsid w:val="0061401D"/>
    <w:rsid w:val="006140F4"/>
    <w:rsid w:val="006141B9"/>
    <w:rsid w:val="0061424A"/>
    <w:rsid w:val="0061451F"/>
    <w:rsid w:val="00614D54"/>
    <w:rsid w:val="00614E45"/>
    <w:rsid w:val="00614E5E"/>
    <w:rsid w:val="00614F3D"/>
    <w:rsid w:val="006150AC"/>
    <w:rsid w:val="006155E4"/>
    <w:rsid w:val="006156BB"/>
    <w:rsid w:val="006156F5"/>
    <w:rsid w:val="0061572D"/>
    <w:rsid w:val="0061593D"/>
    <w:rsid w:val="00615B30"/>
    <w:rsid w:val="00615C5E"/>
    <w:rsid w:val="006160A3"/>
    <w:rsid w:val="006162E9"/>
    <w:rsid w:val="00616346"/>
    <w:rsid w:val="00616509"/>
    <w:rsid w:val="0061699F"/>
    <w:rsid w:val="00616A18"/>
    <w:rsid w:val="00617192"/>
    <w:rsid w:val="006171B0"/>
    <w:rsid w:val="006175B0"/>
    <w:rsid w:val="006175DF"/>
    <w:rsid w:val="0061760E"/>
    <w:rsid w:val="00617648"/>
    <w:rsid w:val="00617B60"/>
    <w:rsid w:val="00617C50"/>
    <w:rsid w:val="00617E28"/>
    <w:rsid w:val="00617F3B"/>
    <w:rsid w:val="0062050B"/>
    <w:rsid w:val="0062081D"/>
    <w:rsid w:val="006209FC"/>
    <w:rsid w:val="006214B8"/>
    <w:rsid w:val="00621621"/>
    <w:rsid w:val="006219F1"/>
    <w:rsid w:val="00621C01"/>
    <w:rsid w:val="00621D2B"/>
    <w:rsid w:val="00622077"/>
    <w:rsid w:val="00622085"/>
    <w:rsid w:val="00622233"/>
    <w:rsid w:val="00622286"/>
    <w:rsid w:val="00622CF0"/>
    <w:rsid w:val="0062303B"/>
    <w:rsid w:val="006231E4"/>
    <w:rsid w:val="006231FC"/>
    <w:rsid w:val="006232E0"/>
    <w:rsid w:val="00623482"/>
    <w:rsid w:val="006235DB"/>
    <w:rsid w:val="00623988"/>
    <w:rsid w:val="00623A3F"/>
    <w:rsid w:val="00623B67"/>
    <w:rsid w:val="00623BA3"/>
    <w:rsid w:val="00623C10"/>
    <w:rsid w:val="00623E67"/>
    <w:rsid w:val="006240C0"/>
    <w:rsid w:val="0062427B"/>
    <w:rsid w:val="006244E6"/>
    <w:rsid w:val="00624679"/>
    <w:rsid w:val="006247B8"/>
    <w:rsid w:val="00624808"/>
    <w:rsid w:val="00624A34"/>
    <w:rsid w:val="00624CA9"/>
    <w:rsid w:val="00624F93"/>
    <w:rsid w:val="00624FB6"/>
    <w:rsid w:val="00625068"/>
    <w:rsid w:val="00625160"/>
    <w:rsid w:val="006253E7"/>
    <w:rsid w:val="00625562"/>
    <w:rsid w:val="0062558B"/>
    <w:rsid w:val="006256EB"/>
    <w:rsid w:val="0062588D"/>
    <w:rsid w:val="0062591E"/>
    <w:rsid w:val="00625F36"/>
    <w:rsid w:val="00626000"/>
    <w:rsid w:val="00626181"/>
    <w:rsid w:val="0062650A"/>
    <w:rsid w:val="00626572"/>
    <w:rsid w:val="00626618"/>
    <w:rsid w:val="0062663E"/>
    <w:rsid w:val="006266A8"/>
    <w:rsid w:val="00626940"/>
    <w:rsid w:val="00626B37"/>
    <w:rsid w:val="00626D3A"/>
    <w:rsid w:val="00626E50"/>
    <w:rsid w:val="00626ECC"/>
    <w:rsid w:val="00626F36"/>
    <w:rsid w:val="00626F38"/>
    <w:rsid w:val="00626F86"/>
    <w:rsid w:val="006270F9"/>
    <w:rsid w:val="0062726A"/>
    <w:rsid w:val="00627454"/>
    <w:rsid w:val="00627487"/>
    <w:rsid w:val="006274BF"/>
    <w:rsid w:val="0062757E"/>
    <w:rsid w:val="006275E2"/>
    <w:rsid w:val="00627608"/>
    <w:rsid w:val="0062768F"/>
    <w:rsid w:val="0062780A"/>
    <w:rsid w:val="00627934"/>
    <w:rsid w:val="00627B26"/>
    <w:rsid w:val="00627C0F"/>
    <w:rsid w:val="00627C74"/>
    <w:rsid w:val="00630138"/>
    <w:rsid w:val="00630323"/>
    <w:rsid w:val="00630368"/>
    <w:rsid w:val="00630523"/>
    <w:rsid w:val="00630724"/>
    <w:rsid w:val="0063074B"/>
    <w:rsid w:val="0063096B"/>
    <w:rsid w:val="00630C2A"/>
    <w:rsid w:val="00630C85"/>
    <w:rsid w:val="00630FF4"/>
    <w:rsid w:val="0063103B"/>
    <w:rsid w:val="0063113B"/>
    <w:rsid w:val="006313E2"/>
    <w:rsid w:val="006315ED"/>
    <w:rsid w:val="00631689"/>
    <w:rsid w:val="006316C7"/>
    <w:rsid w:val="00631819"/>
    <w:rsid w:val="00631AB6"/>
    <w:rsid w:val="00631F3A"/>
    <w:rsid w:val="00632266"/>
    <w:rsid w:val="00632469"/>
    <w:rsid w:val="0063248B"/>
    <w:rsid w:val="0063272E"/>
    <w:rsid w:val="00632B7F"/>
    <w:rsid w:val="00632BA7"/>
    <w:rsid w:val="00632E7C"/>
    <w:rsid w:val="00632EE5"/>
    <w:rsid w:val="00632F09"/>
    <w:rsid w:val="00633155"/>
    <w:rsid w:val="0063322B"/>
    <w:rsid w:val="00633372"/>
    <w:rsid w:val="006333FE"/>
    <w:rsid w:val="00633659"/>
    <w:rsid w:val="00633816"/>
    <w:rsid w:val="00633887"/>
    <w:rsid w:val="00633A05"/>
    <w:rsid w:val="00633C61"/>
    <w:rsid w:val="00633E45"/>
    <w:rsid w:val="00633EA1"/>
    <w:rsid w:val="006340B8"/>
    <w:rsid w:val="0063415E"/>
    <w:rsid w:val="006341F8"/>
    <w:rsid w:val="0063423F"/>
    <w:rsid w:val="00634473"/>
    <w:rsid w:val="00634518"/>
    <w:rsid w:val="0063451A"/>
    <w:rsid w:val="00634566"/>
    <w:rsid w:val="0063457F"/>
    <w:rsid w:val="006347A4"/>
    <w:rsid w:val="0063488F"/>
    <w:rsid w:val="006349F3"/>
    <w:rsid w:val="00634B86"/>
    <w:rsid w:val="00634CCF"/>
    <w:rsid w:val="00634D9C"/>
    <w:rsid w:val="00635486"/>
    <w:rsid w:val="006354EF"/>
    <w:rsid w:val="006356A4"/>
    <w:rsid w:val="0063589E"/>
    <w:rsid w:val="006358DB"/>
    <w:rsid w:val="00635903"/>
    <w:rsid w:val="00635A17"/>
    <w:rsid w:val="00635BE9"/>
    <w:rsid w:val="00635D97"/>
    <w:rsid w:val="00635F45"/>
    <w:rsid w:val="00635FC3"/>
    <w:rsid w:val="00636175"/>
    <w:rsid w:val="006364C4"/>
    <w:rsid w:val="0063656D"/>
    <w:rsid w:val="00636643"/>
    <w:rsid w:val="0063672F"/>
    <w:rsid w:val="00636751"/>
    <w:rsid w:val="006368A1"/>
    <w:rsid w:val="00636B9F"/>
    <w:rsid w:val="00636DE9"/>
    <w:rsid w:val="00636F92"/>
    <w:rsid w:val="0063732D"/>
    <w:rsid w:val="006374C3"/>
    <w:rsid w:val="006376CC"/>
    <w:rsid w:val="0063783C"/>
    <w:rsid w:val="00637841"/>
    <w:rsid w:val="00637A42"/>
    <w:rsid w:val="00637F21"/>
    <w:rsid w:val="006402B3"/>
    <w:rsid w:val="0064057E"/>
    <w:rsid w:val="00640911"/>
    <w:rsid w:val="00640D58"/>
    <w:rsid w:val="00640D94"/>
    <w:rsid w:val="006412B5"/>
    <w:rsid w:val="006414B8"/>
    <w:rsid w:val="00641763"/>
    <w:rsid w:val="0064183C"/>
    <w:rsid w:val="00641B1B"/>
    <w:rsid w:val="00641B8A"/>
    <w:rsid w:val="00641C18"/>
    <w:rsid w:val="00641C98"/>
    <w:rsid w:val="00641DDD"/>
    <w:rsid w:val="00641E6F"/>
    <w:rsid w:val="0064219E"/>
    <w:rsid w:val="0064237F"/>
    <w:rsid w:val="006423BD"/>
    <w:rsid w:val="006423D3"/>
    <w:rsid w:val="00642443"/>
    <w:rsid w:val="006424C8"/>
    <w:rsid w:val="006426E4"/>
    <w:rsid w:val="006429B3"/>
    <w:rsid w:val="006429F9"/>
    <w:rsid w:val="00642ADA"/>
    <w:rsid w:val="00642DA3"/>
    <w:rsid w:val="00642E0F"/>
    <w:rsid w:val="00642F4A"/>
    <w:rsid w:val="00643082"/>
    <w:rsid w:val="006432A1"/>
    <w:rsid w:val="006435C9"/>
    <w:rsid w:val="00643759"/>
    <w:rsid w:val="006437B6"/>
    <w:rsid w:val="006439E7"/>
    <w:rsid w:val="00643A31"/>
    <w:rsid w:val="00643C03"/>
    <w:rsid w:val="00643C34"/>
    <w:rsid w:val="00643E24"/>
    <w:rsid w:val="00643F79"/>
    <w:rsid w:val="0064412B"/>
    <w:rsid w:val="006441B7"/>
    <w:rsid w:val="006443A2"/>
    <w:rsid w:val="006446C9"/>
    <w:rsid w:val="00644963"/>
    <w:rsid w:val="0064496F"/>
    <w:rsid w:val="006449A7"/>
    <w:rsid w:val="00644A60"/>
    <w:rsid w:val="00644ED3"/>
    <w:rsid w:val="00644EDC"/>
    <w:rsid w:val="00644FC8"/>
    <w:rsid w:val="00645010"/>
    <w:rsid w:val="0064534A"/>
    <w:rsid w:val="0064554E"/>
    <w:rsid w:val="006457BA"/>
    <w:rsid w:val="00645857"/>
    <w:rsid w:val="006459DB"/>
    <w:rsid w:val="00645FD1"/>
    <w:rsid w:val="0064631F"/>
    <w:rsid w:val="00646552"/>
    <w:rsid w:val="006468CC"/>
    <w:rsid w:val="0064691F"/>
    <w:rsid w:val="00646BF8"/>
    <w:rsid w:val="00646E10"/>
    <w:rsid w:val="006471CE"/>
    <w:rsid w:val="00647274"/>
    <w:rsid w:val="006472DF"/>
    <w:rsid w:val="0064737D"/>
    <w:rsid w:val="0064776A"/>
    <w:rsid w:val="006478CA"/>
    <w:rsid w:val="00647A0A"/>
    <w:rsid w:val="00647ABF"/>
    <w:rsid w:val="00647E99"/>
    <w:rsid w:val="00647EC7"/>
    <w:rsid w:val="00647FE5"/>
    <w:rsid w:val="00650744"/>
    <w:rsid w:val="00650937"/>
    <w:rsid w:val="00650AF4"/>
    <w:rsid w:val="00650B0A"/>
    <w:rsid w:val="00650B2A"/>
    <w:rsid w:val="00650B2C"/>
    <w:rsid w:val="00650C27"/>
    <w:rsid w:val="00650CE9"/>
    <w:rsid w:val="00650F41"/>
    <w:rsid w:val="00650FFA"/>
    <w:rsid w:val="00651193"/>
    <w:rsid w:val="006512C6"/>
    <w:rsid w:val="00651482"/>
    <w:rsid w:val="00651530"/>
    <w:rsid w:val="0065178B"/>
    <w:rsid w:val="00651A20"/>
    <w:rsid w:val="00651AF7"/>
    <w:rsid w:val="00651BE0"/>
    <w:rsid w:val="00651ED3"/>
    <w:rsid w:val="00652034"/>
    <w:rsid w:val="006520AE"/>
    <w:rsid w:val="00652482"/>
    <w:rsid w:val="006525C6"/>
    <w:rsid w:val="006525EB"/>
    <w:rsid w:val="006526B3"/>
    <w:rsid w:val="0065293E"/>
    <w:rsid w:val="006529C2"/>
    <w:rsid w:val="00652B93"/>
    <w:rsid w:val="00652ED9"/>
    <w:rsid w:val="00653095"/>
    <w:rsid w:val="0065314A"/>
    <w:rsid w:val="00653166"/>
    <w:rsid w:val="006532A1"/>
    <w:rsid w:val="00653348"/>
    <w:rsid w:val="0065371A"/>
    <w:rsid w:val="006537E3"/>
    <w:rsid w:val="006538F4"/>
    <w:rsid w:val="00653A26"/>
    <w:rsid w:val="00653A59"/>
    <w:rsid w:val="00653AB8"/>
    <w:rsid w:val="00653BE4"/>
    <w:rsid w:val="00653C26"/>
    <w:rsid w:val="006543BE"/>
    <w:rsid w:val="00654519"/>
    <w:rsid w:val="00654562"/>
    <w:rsid w:val="00654AB9"/>
    <w:rsid w:val="00654F58"/>
    <w:rsid w:val="00654FBC"/>
    <w:rsid w:val="00655169"/>
    <w:rsid w:val="00655196"/>
    <w:rsid w:val="006551C4"/>
    <w:rsid w:val="0065539C"/>
    <w:rsid w:val="0065576C"/>
    <w:rsid w:val="0065578D"/>
    <w:rsid w:val="00655830"/>
    <w:rsid w:val="00655A46"/>
    <w:rsid w:val="00655BF9"/>
    <w:rsid w:val="00655CFC"/>
    <w:rsid w:val="00655DA3"/>
    <w:rsid w:val="00655F3A"/>
    <w:rsid w:val="00655F7F"/>
    <w:rsid w:val="006563F8"/>
    <w:rsid w:val="00656515"/>
    <w:rsid w:val="006568BF"/>
    <w:rsid w:val="006568EA"/>
    <w:rsid w:val="00656981"/>
    <w:rsid w:val="00656BF9"/>
    <w:rsid w:val="00656CB0"/>
    <w:rsid w:val="00656D28"/>
    <w:rsid w:val="00656F5F"/>
    <w:rsid w:val="00656F93"/>
    <w:rsid w:val="00656FD9"/>
    <w:rsid w:val="00657003"/>
    <w:rsid w:val="00657050"/>
    <w:rsid w:val="0065706A"/>
    <w:rsid w:val="0065725C"/>
    <w:rsid w:val="00657844"/>
    <w:rsid w:val="00657A58"/>
    <w:rsid w:val="00657A6D"/>
    <w:rsid w:val="00657A97"/>
    <w:rsid w:val="00657AFA"/>
    <w:rsid w:val="00657BFF"/>
    <w:rsid w:val="00657C60"/>
    <w:rsid w:val="00657C9F"/>
    <w:rsid w:val="00657CF9"/>
    <w:rsid w:val="00657EBC"/>
    <w:rsid w:val="00657F47"/>
    <w:rsid w:val="00657F6C"/>
    <w:rsid w:val="006600D1"/>
    <w:rsid w:val="006602B5"/>
    <w:rsid w:val="006603B2"/>
    <w:rsid w:val="006603B6"/>
    <w:rsid w:val="006603F2"/>
    <w:rsid w:val="006604D3"/>
    <w:rsid w:val="006605D1"/>
    <w:rsid w:val="00660634"/>
    <w:rsid w:val="006608CF"/>
    <w:rsid w:val="00660C4F"/>
    <w:rsid w:val="00660CEC"/>
    <w:rsid w:val="0066122B"/>
    <w:rsid w:val="00661392"/>
    <w:rsid w:val="00661782"/>
    <w:rsid w:val="00661858"/>
    <w:rsid w:val="0066192B"/>
    <w:rsid w:val="00661A98"/>
    <w:rsid w:val="00661DBA"/>
    <w:rsid w:val="00661E0A"/>
    <w:rsid w:val="00661EFB"/>
    <w:rsid w:val="00662326"/>
    <w:rsid w:val="00662501"/>
    <w:rsid w:val="0066267D"/>
    <w:rsid w:val="006626D3"/>
    <w:rsid w:val="00662B37"/>
    <w:rsid w:val="00662CDD"/>
    <w:rsid w:val="00662D83"/>
    <w:rsid w:val="0066325B"/>
    <w:rsid w:val="006633DD"/>
    <w:rsid w:val="00663590"/>
    <w:rsid w:val="00663612"/>
    <w:rsid w:val="006636B8"/>
    <w:rsid w:val="00663809"/>
    <w:rsid w:val="00663B49"/>
    <w:rsid w:val="00663BCA"/>
    <w:rsid w:val="00663DDD"/>
    <w:rsid w:val="00663E57"/>
    <w:rsid w:val="00663E64"/>
    <w:rsid w:val="00663EF0"/>
    <w:rsid w:val="00663FCC"/>
    <w:rsid w:val="006640D2"/>
    <w:rsid w:val="00664162"/>
    <w:rsid w:val="00664294"/>
    <w:rsid w:val="0066430B"/>
    <w:rsid w:val="00664390"/>
    <w:rsid w:val="006643D1"/>
    <w:rsid w:val="006647D1"/>
    <w:rsid w:val="0066489C"/>
    <w:rsid w:val="00664A95"/>
    <w:rsid w:val="00664BBB"/>
    <w:rsid w:val="006654D2"/>
    <w:rsid w:val="006656C3"/>
    <w:rsid w:val="006656EE"/>
    <w:rsid w:val="00665A67"/>
    <w:rsid w:val="00665E34"/>
    <w:rsid w:val="00665EB7"/>
    <w:rsid w:val="00665FB0"/>
    <w:rsid w:val="00666097"/>
    <w:rsid w:val="006661FD"/>
    <w:rsid w:val="00666236"/>
    <w:rsid w:val="00666431"/>
    <w:rsid w:val="006664C0"/>
    <w:rsid w:val="006665B1"/>
    <w:rsid w:val="006665B9"/>
    <w:rsid w:val="006666C9"/>
    <w:rsid w:val="0066697B"/>
    <w:rsid w:val="00666E2B"/>
    <w:rsid w:val="00666F42"/>
    <w:rsid w:val="00667059"/>
    <w:rsid w:val="00667197"/>
    <w:rsid w:val="00667321"/>
    <w:rsid w:val="0066757F"/>
    <w:rsid w:val="00667961"/>
    <w:rsid w:val="00667991"/>
    <w:rsid w:val="00667A32"/>
    <w:rsid w:val="00667BF1"/>
    <w:rsid w:val="00667D10"/>
    <w:rsid w:val="00667D78"/>
    <w:rsid w:val="00667DEF"/>
    <w:rsid w:val="00667E1A"/>
    <w:rsid w:val="00667E3A"/>
    <w:rsid w:val="00667E76"/>
    <w:rsid w:val="00667F2F"/>
    <w:rsid w:val="00667FD4"/>
    <w:rsid w:val="006700E9"/>
    <w:rsid w:val="006702BA"/>
    <w:rsid w:val="00670464"/>
    <w:rsid w:val="006705C8"/>
    <w:rsid w:val="00670716"/>
    <w:rsid w:val="0067090F"/>
    <w:rsid w:val="006709DC"/>
    <w:rsid w:val="00670A4B"/>
    <w:rsid w:val="00670ADC"/>
    <w:rsid w:val="00670E1D"/>
    <w:rsid w:val="00670FD6"/>
    <w:rsid w:val="006711FF"/>
    <w:rsid w:val="00671215"/>
    <w:rsid w:val="00671333"/>
    <w:rsid w:val="006714B2"/>
    <w:rsid w:val="00671571"/>
    <w:rsid w:val="006716BA"/>
    <w:rsid w:val="00671B45"/>
    <w:rsid w:val="00671D08"/>
    <w:rsid w:val="00671D66"/>
    <w:rsid w:val="00671E56"/>
    <w:rsid w:val="00671E7B"/>
    <w:rsid w:val="00672423"/>
    <w:rsid w:val="00672670"/>
    <w:rsid w:val="00672966"/>
    <w:rsid w:val="00672EB3"/>
    <w:rsid w:val="00672FA8"/>
    <w:rsid w:val="00673000"/>
    <w:rsid w:val="006736DB"/>
    <w:rsid w:val="006739EA"/>
    <w:rsid w:val="00673D28"/>
    <w:rsid w:val="00673D8A"/>
    <w:rsid w:val="00673E28"/>
    <w:rsid w:val="006740A8"/>
    <w:rsid w:val="00674220"/>
    <w:rsid w:val="00674227"/>
    <w:rsid w:val="00674495"/>
    <w:rsid w:val="00674549"/>
    <w:rsid w:val="006746CD"/>
    <w:rsid w:val="006749CD"/>
    <w:rsid w:val="00674A49"/>
    <w:rsid w:val="00674B56"/>
    <w:rsid w:val="00674BB5"/>
    <w:rsid w:val="00674C95"/>
    <w:rsid w:val="00674ECD"/>
    <w:rsid w:val="00675118"/>
    <w:rsid w:val="00675261"/>
    <w:rsid w:val="006752F8"/>
    <w:rsid w:val="00675392"/>
    <w:rsid w:val="006756A4"/>
    <w:rsid w:val="006757CB"/>
    <w:rsid w:val="0067582A"/>
    <w:rsid w:val="00675A54"/>
    <w:rsid w:val="00675C64"/>
    <w:rsid w:val="00675C75"/>
    <w:rsid w:val="00675CE6"/>
    <w:rsid w:val="00675FBA"/>
    <w:rsid w:val="0067613C"/>
    <w:rsid w:val="006761AD"/>
    <w:rsid w:val="006761C1"/>
    <w:rsid w:val="00676656"/>
    <w:rsid w:val="006766D1"/>
    <w:rsid w:val="00676713"/>
    <w:rsid w:val="00676873"/>
    <w:rsid w:val="0067694E"/>
    <w:rsid w:val="00676A93"/>
    <w:rsid w:val="00676D1A"/>
    <w:rsid w:val="00676DF6"/>
    <w:rsid w:val="00676F21"/>
    <w:rsid w:val="00677049"/>
    <w:rsid w:val="00677141"/>
    <w:rsid w:val="0067720D"/>
    <w:rsid w:val="0067727C"/>
    <w:rsid w:val="006772E4"/>
    <w:rsid w:val="006777F3"/>
    <w:rsid w:val="00677885"/>
    <w:rsid w:val="0067790D"/>
    <w:rsid w:val="0067791A"/>
    <w:rsid w:val="00677FBD"/>
    <w:rsid w:val="006800D5"/>
    <w:rsid w:val="00680320"/>
    <w:rsid w:val="00680430"/>
    <w:rsid w:val="00680CDB"/>
    <w:rsid w:val="00680DA4"/>
    <w:rsid w:val="00681011"/>
    <w:rsid w:val="006810B5"/>
    <w:rsid w:val="00681259"/>
    <w:rsid w:val="00681528"/>
    <w:rsid w:val="006816FF"/>
    <w:rsid w:val="0068186E"/>
    <w:rsid w:val="006819C4"/>
    <w:rsid w:val="00681C83"/>
    <w:rsid w:val="006824F9"/>
    <w:rsid w:val="0068273A"/>
    <w:rsid w:val="006827C2"/>
    <w:rsid w:val="00682AC9"/>
    <w:rsid w:val="00682CEA"/>
    <w:rsid w:val="00682D46"/>
    <w:rsid w:val="00682D65"/>
    <w:rsid w:val="00682E33"/>
    <w:rsid w:val="00682EBE"/>
    <w:rsid w:val="006830C9"/>
    <w:rsid w:val="006832E9"/>
    <w:rsid w:val="00683350"/>
    <w:rsid w:val="00683775"/>
    <w:rsid w:val="006838E7"/>
    <w:rsid w:val="00683B16"/>
    <w:rsid w:val="00683B22"/>
    <w:rsid w:val="00683C69"/>
    <w:rsid w:val="00683D6D"/>
    <w:rsid w:val="006842C1"/>
    <w:rsid w:val="0068435A"/>
    <w:rsid w:val="00684390"/>
    <w:rsid w:val="00684A3C"/>
    <w:rsid w:val="00684C4C"/>
    <w:rsid w:val="00684D58"/>
    <w:rsid w:val="00684FCB"/>
    <w:rsid w:val="00685377"/>
    <w:rsid w:val="00685583"/>
    <w:rsid w:val="006856E6"/>
    <w:rsid w:val="006857AE"/>
    <w:rsid w:val="00685869"/>
    <w:rsid w:val="00685C0C"/>
    <w:rsid w:val="00685E2E"/>
    <w:rsid w:val="00686085"/>
    <w:rsid w:val="00686217"/>
    <w:rsid w:val="0068629F"/>
    <w:rsid w:val="00686323"/>
    <w:rsid w:val="00686351"/>
    <w:rsid w:val="006863C8"/>
    <w:rsid w:val="0068643C"/>
    <w:rsid w:val="00686542"/>
    <w:rsid w:val="006867AC"/>
    <w:rsid w:val="00686E62"/>
    <w:rsid w:val="00686EE7"/>
    <w:rsid w:val="006871B2"/>
    <w:rsid w:val="00687557"/>
    <w:rsid w:val="0068755F"/>
    <w:rsid w:val="006878BD"/>
    <w:rsid w:val="0069007A"/>
    <w:rsid w:val="00690290"/>
    <w:rsid w:val="006903E7"/>
    <w:rsid w:val="00690657"/>
    <w:rsid w:val="00690698"/>
    <w:rsid w:val="00690C4F"/>
    <w:rsid w:val="00690D52"/>
    <w:rsid w:val="00690DFB"/>
    <w:rsid w:val="00690EF9"/>
    <w:rsid w:val="00691903"/>
    <w:rsid w:val="00691947"/>
    <w:rsid w:val="00691BEF"/>
    <w:rsid w:val="00691D95"/>
    <w:rsid w:val="00691E63"/>
    <w:rsid w:val="00691EAB"/>
    <w:rsid w:val="00691FA3"/>
    <w:rsid w:val="0069229B"/>
    <w:rsid w:val="006927E4"/>
    <w:rsid w:val="00692930"/>
    <w:rsid w:val="00692E69"/>
    <w:rsid w:val="00692F7C"/>
    <w:rsid w:val="0069321E"/>
    <w:rsid w:val="006933C0"/>
    <w:rsid w:val="0069352E"/>
    <w:rsid w:val="0069384D"/>
    <w:rsid w:val="00693A35"/>
    <w:rsid w:val="00693B00"/>
    <w:rsid w:val="00693BFC"/>
    <w:rsid w:val="00693D59"/>
    <w:rsid w:val="00693F2C"/>
    <w:rsid w:val="00693F93"/>
    <w:rsid w:val="00693FB9"/>
    <w:rsid w:val="00693FD4"/>
    <w:rsid w:val="0069415A"/>
    <w:rsid w:val="0069435D"/>
    <w:rsid w:val="0069468A"/>
    <w:rsid w:val="00694738"/>
    <w:rsid w:val="00694D1B"/>
    <w:rsid w:val="00694DC3"/>
    <w:rsid w:val="00694E2E"/>
    <w:rsid w:val="00694E51"/>
    <w:rsid w:val="00694E7E"/>
    <w:rsid w:val="00694FEB"/>
    <w:rsid w:val="00695167"/>
    <w:rsid w:val="006951FB"/>
    <w:rsid w:val="006952AB"/>
    <w:rsid w:val="006954C3"/>
    <w:rsid w:val="006956D9"/>
    <w:rsid w:val="0069585F"/>
    <w:rsid w:val="006958C4"/>
    <w:rsid w:val="00695B35"/>
    <w:rsid w:val="00695C43"/>
    <w:rsid w:val="00696011"/>
    <w:rsid w:val="00696143"/>
    <w:rsid w:val="006965BB"/>
    <w:rsid w:val="00696630"/>
    <w:rsid w:val="0069671F"/>
    <w:rsid w:val="0069680F"/>
    <w:rsid w:val="0069690E"/>
    <w:rsid w:val="00696969"/>
    <w:rsid w:val="006969EB"/>
    <w:rsid w:val="00696A37"/>
    <w:rsid w:val="00696B4A"/>
    <w:rsid w:val="00696C54"/>
    <w:rsid w:val="00696CB6"/>
    <w:rsid w:val="00696F8D"/>
    <w:rsid w:val="00696FE9"/>
    <w:rsid w:val="006971CA"/>
    <w:rsid w:val="006972E5"/>
    <w:rsid w:val="00697420"/>
    <w:rsid w:val="0069752F"/>
    <w:rsid w:val="006975DC"/>
    <w:rsid w:val="0069778B"/>
    <w:rsid w:val="00697799"/>
    <w:rsid w:val="00697886"/>
    <w:rsid w:val="00697993"/>
    <w:rsid w:val="00697A28"/>
    <w:rsid w:val="00697AD2"/>
    <w:rsid w:val="00697DEB"/>
    <w:rsid w:val="006A00A6"/>
    <w:rsid w:val="006A0285"/>
    <w:rsid w:val="006A0550"/>
    <w:rsid w:val="006A058A"/>
    <w:rsid w:val="006A05A0"/>
    <w:rsid w:val="006A08A8"/>
    <w:rsid w:val="006A0A34"/>
    <w:rsid w:val="006A0A75"/>
    <w:rsid w:val="006A0AAA"/>
    <w:rsid w:val="006A0BD9"/>
    <w:rsid w:val="006A0C67"/>
    <w:rsid w:val="006A11DF"/>
    <w:rsid w:val="006A1496"/>
    <w:rsid w:val="006A14D8"/>
    <w:rsid w:val="006A1540"/>
    <w:rsid w:val="006A1846"/>
    <w:rsid w:val="006A18DE"/>
    <w:rsid w:val="006A1B02"/>
    <w:rsid w:val="006A1BF4"/>
    <w:rsid w:val="006A1F2A"/>
    <w:rsid w:val="006A1F47"/>
    <w:rsid w:val="006A246E"/>
    <w:rsid w:val="006A2631"/>
    <w:rsid w:val="006A298E"/>
    <w:rsid w:val="006A2B31"/>
    <w:rsid w:val="006A2E38"/>
    <w:rsid w:val="006A2F73"/>
    <w:rsid w:val="006A2FE2"/>
    <w:rsid w:val="006A303D"/>
    <w:rsid w:val="006A3503"/>
    <w:rsid w:val="006A35F4"/>
    <w:rsid w:val="006A3948"/>
    <w:rsid w:val="006A3B9D"/>
    <w:rsid w:val="006A3D44"/>
    <w:rsid w:val="006A3D63"/>
    <w:rsid w:val="006A4172"/>
    <w:rsid w:val="006A4209"/>
    <w:rsid w:val="006A4453"/>
    <w:rsid w:val="006A484A"/>
    <w:rsid w:val="006A48CF"/>
    <w:rsid w:val="006A4B3A"/>
    <w:rsid w:val="006A4D24"/>
    <w:rsid w:val="006A4F33"/>
    <w:rsid w:val="006A50BA"/>
    <w:rsid w:val="006A517B"/>
    <w:rsid w:val="006A53A7"/>
    <w:rsid w:val="006A54F0"/>
    <w:rsid w:val="006A57DA"/>
    <w:rsid w:val="006A5816"/>
    <w:rsid w:val="006A586F"/>
    <w:rsid w:val="006A58C3"/>
    <w:rsid w:val="006A59A9"/>
    <w:rsid w:val="006A5AD8"/>
    <w:rsid w:val="006A5B79"/>
    <w:rsid w:val="006A5CBA"/>
    <w:rsid w:val="006A5D10"/>
    <w:rsid w:val="006A5E64"/>
    <w:rsid w:val="006A609C"/>
    <w:rsid w:val="006A626E"/>
    <w:rsid w:val="006A63A4"/>
    <w:rsid w:val="006A6575"/>
    <w:rsid w:val="006A6651"/>
    <w:rsid w:val="006A665B"/>
    <w:rsid w:val="006A690F"/>
    <w:rsid w:val="006A695E"/>
    <w:rsid w:val="006A6972"/>
    <w:rsid w:val="006A6AB6"/>
    <w:rsid w:val="006A6B1D"/>
    <w:rsid w:val="006A6C76"/>
    <w:rsid w:val="006A6D97"/>
    <w:rsid w:val="006A6DCF"/>
    <w:rsid w:val="006A6DDC"/>
    <w:rsid w:val="006A7031"/>
    <w:rsid w:val="006A7158"/>
    <w:rsid w:val="006A71E4"/>
    <w:rsid w:val="006A7224"/>
    <w:rsid w:val="006A75D4"/>
    <w:rsid w:val="006A75E6"/>
    <w:rsid w:val="006A7720"/>
    <w:rsid w:val="006A787C"/>
    <w:rsid w:val="006A7FEF"/>
    <w:rsid w:val="006B0055"/>
    <w:rsid w:val="006B0159"/>
    <w:rsid w:val="006B019D"/>
    <w:rsid w:val="006B01ED"/>
    <w:rsid w:val="006B0263"/>
    <w:rsid w:val="006B045F"/>
    <w:rsid w:val="006B0483"/>
    <w:rsid w:val="006B0496"/>
    <w:rsid w:val="006B055F"/>
    <w:rsid w:val="006B0584"/>
    <w:rsid w:val="006B0793"/>
    <w:rsid w:val="006B0794"/>
    <w:rsid w:val="006B0A44"/>
    <w:rsid w:val="006B0C64"/>
    <w:rsid w:val="006B0C6C"/>
    <w:rsid w:val="006B118C"/>
    <w:rsid w:val="006B131E"/>
    <w:rsid w:val="006B1431"/>
    <w:rsid w:val="006B144C"/>
    <w:rsid w:val="006B1567"/>
    <w:rsid w:val="006B15DF"/>
    <w:rsid w:val="006B194A"/>
    <w:rsid w:val="006B1BC1"/>
    <w:rsid w:val="006B1CB3"/>
    <w:rsid w:val="006B1D18"/>
    <w:rsid w:val="006B1FA2"/>
    <w:rsid w:val="006B1FDD"/>
    <w:rsid w:val="006B21CB"/>
    <w:rsid w:val="006B24A9"/>
    <w:rsid w:val="006B257D"/>
    <w:rsid w:val="006B2688"/>
    <w:rsid w:val="006B2B0D"/>
    <w:rsid w:val="006B2B3B"/>
    <w:rsid w:val="006B2C80"/>
    <w:rsid w:val="006B2D14"/>
    <w:rsid w:val="006B2DE6"/>
    <w:rsid w:val="006B2F8B"/>
    <w:rsid w:val="006B3182"/>
    <w:rsid w:val="006B31B8"/>
    <w:rsid w:val="006B3656"/>
    <w:rsid w:val="006B3706"/>
    <w:rsid w:val="006B3C80"/>
    <w:rsid w:val="006B3FD9"/>
    <w:rsid w:val="006B42C9"/>
    <w:rsid w:val="006B4322"/>
    <w:rsid w:val="006B43AC"/>
    <w:rsid w:val="006B4448"/>
    <w:rsid w:val="006B44FA"/>
    <w:rsid w:val="006B458F"/>
    <w:rsid w:val="006B459B"/>
    <w:rsid w:val="006B48B2"/>
    <w:rsid w:val="006B4ACE"/>
    <w:rsid w:val="006B4D1C"/>
    <w:rsid w:val="006B4D65"/>
    <w:rsid w:val="006B4FAB"/>
    <w:rsid w:val="006B5587"/>
    <w:rsid w:val="006B5A55"/>
    <w:rsid w:val="006B606B"/>
    <w:rsid w:val="006B6076"/>
    <w:rsid w:val="006B60D2"/>
    <w:rsid w:val="006B6222"/>
    <w:rsid w:val="006B6265"/>
    <w:rsid w:val="006B6369"/>
    <w:rsid w:val="006B6576"/>
    <w:rsid w:val="006B699E"/>
    <w:rsid w:val="006B6AAA"/>
    <w:rsid w:val="006B6F39"/>
    <w:rsid w:val="006B7042"/>
    <w:rsid w:val="006B7130"/>
    <w:rsid w:val="006B731C"/>
    <w:rsid w:val="006B7601"/>
    <w:rsid w:val="006B7666"/>
    <w:rsid w:val="006B7685"/>
    <w:rsid w:val="006B76F9"/>
    <w:rsid w:val="006B794D"/>
    <w:rsid w:val="006B7AE1"/>
    <w:rsid w:val="006B7D71"/>
    <w:rsid w:val="006B7E09"/>
    <w:rsid w:val="006C035E"/>
    <w:rsid w:val="006C059F"/>
    <w:rsid w:val="006C096E"/>
    <w:rsid w:val="006C0ADA"/>
    <w:rsid w:val="006C0B8B"/>
    <w:rsid w:val="006C0CCE"/>
    <w:rsid w:val="006C0DD7"/>
    <w:rsid w:val="006C1010"/>
    <w:rsid w:val="006C10A9"/>
    <w:rsid w:val="006C1127"/>
    <w:rsid w:val="006C1225"/>
    <w:rsid w:val="006C123E"/>
    <w:rsid w:val="006C1274"/>
    <w:rsid w:val="006C1392"/>
    <w:rsid w:val="006C13B3"/>
    <w:rsid w:val="006C13B6"/>
    <w:rsid w:val="006C1497"/>
    <w:rsid w:val="006C163E"/>
    <w:rsid w:val="006C185E"/>
    <w:rsid w:val="006C1A4F"/>
    <w:rsid w:val="006C1F30"/>
    <w:rsid w:val="006C1F55"/>
    <w:rsid w:val="006C2050"/>
    <w:rsid w:val="006C2287"/>
    <w:rsid w:val="006C2310"/>
    <w:rsid w:val="006C28F8"/>
    <w:rsid w:val="006C2AED"/>
    <w:rsid w:val="006C2B36"/>
    <w:rsid w:val="006C2F19"/>
    <w:rsid w:val="006C308E"/>
    <w:rsid w:val="006C329E"/>
    <w:rsid w:val="006C3361"/>
    <w:rsid w:val="006C33F4"/>
    <w:rsid w:val="006C35F5"/>
    <w:rsid w:val="006C3669"/>
    <w:rsid w:val="006C3682"/>
    <w:rsid w:val="006C376F"/>
    <w:rsid w:val="006C381B"/>
    <w:rsid w:val="006C3889"/>
    <w:rsid w:val="006C3948"/>
    <w:rsid w:val="006C3BE2"/>
    <w:rsid w:val="006C3C7D"/>
    <w:rsid w:val="006C4258"/>
    <w:rsid w:val="006C4384"/>
    <w:rsid w:val="006C4431"/>
    <w:rsid w:val="006C46DD"/>
    <w:rsid w:val="006C47CD"/>
    <w:rsid w:val="006C482C"/>
    <w:rsid w:val="006C4874"/>
    <w:rsid w:val="006C4A2F"/>
    <w:rsid w:val="006C4B77"/>
    <w:rsid w:val="006C4E9F"/>
    <w:rsid w:val="006C4F2F"/>
    <w:rsid w:val="006C50F8"/>
    <w:rsid w:val="006C51D3"/>
    <w:rsid w:val="006C51DB"/>
    <w:rsid w:val="006C529E"/>
    <w:rsid w:val="006C52C7"/>
    <w:rsid w:val="006C539F"/>
    <w:rsid w:val="006C56D0"/>
    <w:rsid w:val="006C5717"/>
    <w:rsid w:val="006C571D"/>
    <w:rsid w:val="006C575B"/>
    <w:rsid w:val="006C5780"/>
    <w:rsid w:val="006C5838"/>
    <w:rsid w:val="006C5980"/>
    <w:rsid w:val="006C5A7C"/>
    <w:rsid w:val="006C5C7C"/>
    <w:rsid w:val="006C5CBA"/>
    <w:rsid w:val="006C5FF8"/>
    <w:rsid w:val="006C61BF"/>
    <w:rsid w:val="006C6601"/>
    <w:rsid w:val="006C66D6"/>
    <w:rsid w:val="006C67CE"/>
    <w:rsid w:val="006C69EF"/>
    <w:rsid w:val="006C6A64"/>
    <w:rsid w:val="006C6C87"/>
    <w:rsid w:val="006C6CCD"/>
    <w:rsid w:val="006C6D29"/>
    <w:rsid w:val="006C6DB0"/>
    <w:rsid w:val="006C6EF5"/>
    <w:rsid w:val="006C6F42"/>
    <w:rsid w:val="006C7009"/>
    <w:rsid w:val="006C7159"/>
    <w:rsid w:val="006C71F5"/>
    <w:rsid w:val="006C72DA"/>
    <w:rsid w:val="006C7516"/>
    <w:rsid w:val="006C77B0"/>
    <w:rsid w:val="006C79A7"/>
    <w:rsid w:val="006C7B79"/>
    <w:rsid w:val="006C7B89"/>
    <w:rsid w:val="006C7C22"/>
    <w:rsid w:val="006C7D62"/>
    <w:rsid w:val="006C7EBF"/>
    <w:rsid w:val="006C7F82"/>
    <w:rsid w:val="006D008F"/>
    <w:rsid w:val="006D0097"/>
    <w:rsid w:val="006D028B"/>
    <w:rsid w:val="006D041E"/>
    <w:rsid w:val="006D0735"/>
    <w:rsid w:val="006D0778"/>
    <w:rsid w:val="006D082F"/>
    <w:rsid w:val="006D0880"/>
    <w:rsid w:val="006D0CC7"/>
    <w:rsid w:val="006D0F5A"/>
    <w:rsid w:val="006D0F61"/>
    <w:rsid w:val="006D1029"/>
    <w:rsid w:val="006D15DC"/>
    <w:rsid w:val="006D1902"/>
    <w:rsid w:val="006D190B"/>
    <w:rsid w:val="006D193F"/>
    <w:rsid w:val="006D19A7"/>
    <w:rsid w:val="006D1A4B"/>
    <w:rsid w:val="006D1B0D"/>
    <w:rsid w:val="006D1C8D"/>
    <w:rsid w:val="006D1CED"/>
    <w:rsid w:val="006D20A3"/>
    <w:rsid w:val="006D21EE"/>
    <w:rsid w:val="006D22AA"/>
    <w:rsid w:val="006D23E0"/>
    <w:rsid w:val="006D2692"/>
    <w:rsid w:val="006D270A"/>
    <w:rsid w:val="006D2720"/>
    <w:rsid w:val="006D28E0"/>
    <w:rsid w:val="006D2A0F"/>
    <w:rsid w:val="006D30A7"/>
    <w:rsid w:val="006D32E8"/>
    <w:rsid w:val="006D32FC"/>
    <w:rsid w:val="006D332A"/>
    <w:rsid w:val="006D36DA"/>
    <w:rsid w:val="006D379B"/>
    <w:rsid w:val="006D38E2"/>
    <w:rsid w:val="006D3B2A"/>
    <w:rsid w:val="006D3BCA"/>
    <w:rsid w:val="006D3D07"/>
    <w:rsid w:val="006D40FE"/>
    <w:rsid w:val="006D4225"/>
    <w:rsid w:val="006D4299"/>
    <w:rsid w:val="006D42A5"/>
    <w:rsid w:val="006D42EC"/>
    <w:rsid w:val="006D436D"/>
    <w:rsid w:val="006D45F6"/>
    <w:rsid w:val="006D4660"/>
    <w:rsid w:val="006D4B9E"/>
    <w:rsid w:val="006D4C0B"/>
    <w:rsid w:val="006D4DBD"/>
    <w:rsid w:val="006D4DDB"/>
    <w:rsid w:val="006D4F68"/>
    <w:rsid w:val="006D50E2"/>
    <w:rsid w:val="006D5372"/>
    <w:rsid w:val="006D5510"/>
    <w:rsid w:val="006D557A"/>
    <w:rsid w:val="006D55C2"/>
    <w:rsid w:val="006D5881"/>
    <w:rsid w:val="006D58C4"/>
    <w:rsid w:val="006D5A16"/>
    <w:rsid w:val="006D5C98"/>
    <w:rsid w:val="006D5F1D"/>
    <w:rsid w:val="006D6046"/>
    <w:rsid w:val="006D6060"/>
    <w:rsid w:val="006D6063"/>
    <w:rsid w:val="006D60F4"/>
    <w:rsid w:val="006D619C"/>
    <w:rsid w:val="006D61F6"/>
    <w:rsid w:val="006D63DA"/>
    <w:rsid w:val="006D69B9"/>
    <w:rsid w:val="006D6EFC"/>
    <w:rsid w:val="006D6FCC"/>
    <w:rsid w:val="006D704D"/>
    <w:rsid w:val="006D708A"/>
    <w:rsid w:val="006D77C1"/>
    <w:rsid w:val="006D79BB"/>
    <w:rsid w:val="006D7A80"/>
    <w:rsid w:val="006D7CD9"/>
    <w:rsid w:val="006D7F30"/>
    <w:rsid w:val="006E00C1"/>
    <w:rsid w:val="006E0555"/>
    <w:rsid w:val="006E0747"/>
    <w:rsid w:val="006E08DA"/>
    <w:rsid w:val="006E0B07"/>
    <w:rsid w:val="006E0E9C"/>
    <w:rsid w:val="006E0ED6"/>
    <w:rsid w:val="006E1055"/>
    <w:rsid w:val="006E125A"/>
    <w:rsid w:val="006E12E3"/>
    <w:rsid w:val="006E13AF"/>
    <w:rsid w:val="006E152E"/>
    <w:rsid w:val="006E156C"/>
    <w:rsid w:val="006E18F7"/>
    <w:rsid w:val="006E19FC"/>
    <w:rsid w:val="006E1C2B"/>
    <w:rsid w:val="006E1F02"/>
    <w:rsid w:val="006E25DF"/>
    <w:rsid w:val="006E2840"/>
    <w:rsid w:val="006E299C"/>
    <w:rsid w:val="006E2CAB"/>
    <w:rsid w:val="006E2D0A"/>
    <w:rsid w:val="006E31EB"/>
    <w:rsid w:val="006E3304"/>
    <w:rsid w:val="006E374B"/>
    <w:rsid w:val="006E3A0F"/>
    <w:rsid w:val="006E3D5A"/>
    <w:rsid w:val="006E3EDD"/>
    <w:rsid w:val="006E4175"/>
    <w:rsid w:val="006E43E1"/>
    <w:rsid w:val="006E46D9"/>
    <w:rsid w:val="006E493B"/>
    <w:rsid w:val="006E49CF"/>
    <w:rsid w:val="006E4A1F"/>
    <w:rsid w:val="006E4C20"/>
    <w:rsid w:val="006E4D72"/>
    <w:rsid w:val="006E506F"/>
    <w:rsid w:val="006E526C"/>
    <w:rsid w:val="006E5834"/>
    <w:rsid w:val="006E5860"/>
    <w:rsid w:val="006E5971"/>
    <w:rsid w:val="006E5988"/>
    <w:rsid w:val="006E5AC6"/>
    <w:rsid w:val="006E5B12"/>
    <w:rsid w:val="006E5C01"/>
    <w:rsid w:val="006E5E30"/>
    <w:rsid w:val="006E5F99"/>
    <w:rsid w:val="006E6069"/>
    <w:rsid w:val="006E612F"/>
    <w:rsid w:val="006E626D"/>
    <w:rsid w:val="006E62B8"/>
    <w:rsid w:val="006E671F"/>
    <w:rsid w:val="006E68AF"/>
    <w:rsid w:val="006E6CC5"/>
    <w:rsid w:val="006E7A44"/>
    <w:rsid w:val="006E7C1D"/>
    <w:rsid w:val="006E7C4E"/>
    <w:rsid w:val="006E7C93"/>
    <w:rsid w:val="006E7E8C"/>
    <w:rsid w:val="006E7EFA"/>
    <w:rsid w:val="006F0340"/>
    <w:rsid w:val="006F05D2"/>
    <w:rsid w:val="006F0654"/>
    <w:rsid w:val="006F06FC"/>
    <w:rsid w:val="006F095A"/>
    <w:rsid w:val="006F095C"/>
    <w:rsid w:val="006F0B0F"/>
    <w:rsid w:val="006F0C02"/>
    <w:rsid w:val="006F0CAE"/>
    <w:rsid w:val="006F0ECB"/>
    <w:rsid w:val="006F0F2A"/>
    <w:rsid w:val="006F11B2"/>
    <w:rsid w:val="006F1735"/>
    <w:rsid w:val="006F17CA"/>
    <w:rsid w:val="006F1806"/>
    <w:rsid w:val="006F196E"/>
    <w:rsid w:val="006F19F0"/>
    <w:rsid w:val="006F19FE"/>
    <w:rsid w:val="006F1EF3"/>
    <w:rsid w:val="006F1F1D"/>
    <w:rsid w:val="006F203F"/>
    <w:rsid w:val="006F2519"/>
    <w:rsid w:val="006F276C"/>
    <w:rsid w:val="006F28D6"/>
    <w:rsid w:val="006F2CF7"/>
    <w:rsid w:val="006F3490"/>
    <w:rsid w:val="006F35E9"/>
    <w:rsid w:val="006F3803"/>
    <w:rsid w:val="006F3B19"/>
    <w:rsid w:val="006F3B3D"/>
    <w:rsid w:val="006F3C13"/>
    <w:rsid w:val="006F3D4E"/>
    <w:rsid w:val="006F41BC"/>
    <w:rsid w:val="006F44D6"/>
    <w:rsid w:val="006F48DD"/>
    <w:rsid w:val="006F4C81"/>
    <w:rsid w:val="006F4CD0"/>
    <w:rsid w:val="006F4D05"/>
    <w:rsid w:val="006F4EB0"/>
    <w:rsid w:val="006F51B0"/>
    <w:rsid w:val="006F51DF"/>
    <w:rsid w:val="006F5397"/>
    <w:rsid w:val="006F5476"/>
    <w:rsid w:val="006F554C"/>
    <w:rsid w:val="006F55DF"/>
    <w:rsid w:val="006F564E"/>
    <w:rsid w:val="006F5737"/>
    <w:rsid w:val="006F578B"/>
    <w:rsid w:val="006F5A96"/>
    <w:rsid w:val="006F5F7B"/>
    <w:rsid w:val="006F61F2"/>
    <w:rsid w:val="006F6418"/>
    <w:rsid w:val="006F6707"/>
    <w:rsid w:val="006F68BA"/>
    <w:rsid w:val="006F6A52"/>
    <w:rsid w:val="006F6B68"/>
    <w:rsid w:val="006F6CE7"/>
    <w:rsid w:val="006F6CF8"/>
    <w:rsid w:val="006F6DAC"/>
    <w:rsid w:val="006F6DD4"/>
    <w:rsid w:val="006F7042"/>
    <w:rsid w:val="006F70A6"/>
    <w:rsid w:val="006F72CE"/>
    <w:rsid w:val="006F738F"/>
    <w:rsid w:val="006F7399"/>
    <w:rsid w:val="006F73FC"/>
    <w:rsid w:val="006F760E"/>
    <w:rsid w:val="006F7866"/>
    <w:rsid w:val="006F79EC"/>
    <w:rsid w:val="006F7DDF"/>
    <w:rsid w:val="006F7E6E"/>
    <w:rsid w:val="006F7F70"/>
    <w:rsid w:val="00700037"/>
    <w:rsid w:val="0070004C"/>
    <w:rsid w:val="0070011D"/>
    <w:rsid w:val="00700295"/>
    <w:rsid w:val="007002EA"/>
    <w:rsid w:val="007004F8"/>
    <w:rsid w:val="007007BA"/>
    <w:rsid w:val="00700A16"/>
    <w:rsid w:val="00700A9F"/>
    <w:rsid w:val="00700FF1"/>
    <w:rsid w:val="0070103D"/>
    <w:rsid w:val="00701071"/>
    <w:rsid w:val="00701208"/>
    <w:rsid w:val="0070130A"/>
    <w:rsid w:val="007013DF"/>
    <w:rsid w:val="00701514"/>
    <w:rsid w:val="00701614"/>
    <w:rsid w:val="0070179F"/>
    <w:rsid w:val="0070184D"/>
    <w:rsid w:val="007018DC"/>
    <w:rsid w:val="00701943"/>
    <w:rsid w:val="00701BF0"/>
    <w:rsid w:val="00701CCA"/>
    <w:rsid w:val="00701E17"/>
    <w:rsid w:val="00701EB7"/>
    <w:rsid w:val="00701F49"/>
    <w:rsid w:val="0070206B"/>
    <w:rsid w:val="0070252D"/>
    <w:rsid w:val="007028ED"/>
    <w:rsid w:val="00702C26"/>
    <w:rsid w:val="00702C8E"/>
    <w:rsid w:val="00703647"/>
    <w:rsid w:val="007036CC"/>
    <w:rsid w:val="007037ED"/>
    <w:rsid w:val="0070389A"/>
    <w:rsid w:val="00703989"/>
    <w:rsid w:val="00703B53"/>
    <w:rsid w:val="00703BD3"/>
    <w:rsid w:val="00703D3A"/>
    <w:rsid w:val="00703E85"/>
    <w:rsid w:val="00704099"/>
    <w:rsid w:val="0070415F"/>
    <w:rsid w:val="007043D9"/>
    <w:rsid w:val="007043F5"/>
    <w:rsid w:val="007044BF"/>
    <w:rsid w:val="007048C8"/>
    <w:rsid w:val="007049E1"/>
    <w:rsid w:val="00704B54"/>
    <w:rsid w:val="00704C2E"/>
    <w:rsid w:val="00704D6F"/>
    <w:rsid w:val="00704FD5"/>
    <w:rsid w:val="0070512A"/>
    <w:rsid w:val="00705160"/>
    <w:rsid w:val="0070533A"/>
    <w:rsid w:val="00705772"/>
    <w:rsid w:val="007058F4"/>
    <w:rsid w:val="00705B62"/>
    <w:rsid w:val="00705BF3"/>
    <w:rsid w:val="00705C42"/>
    <w:rsid w:val="00705C92"/>
    <w:rsid w:val="00705CC8"/>
    <w:rsid w:val="00705D1D"/>
    <w:rsid w:val="00705E0D"/>
    <w:rsid w:val="00705EBC"/>
    <w:rsid w:val="00706116"/>
    <w:rsid w:val="00706626"/>
    <w:rsid w:val="0070668A"/>
    <w:rsid w:val="007066A1"/>
    <w:rsid w:val="00706862"/>
    <w:rsid w:val="00706A83"/>
    <w:rsid w:val="00706B2A"/>
    <w:rsid w:val="00706BE8"/>
    <w:rsid w:val="00706C9C"/>
    <w:rsid w:val="00706D62"/>
    <w:rsid w:val="00706DBB"/>
    <w:rsid w:val="00706DDB"/>
    <w:rsid w:val="007071DD"/>
    <w:rsid w:val="00707302"/>
    <w:rsid w:val="007073C3"/>
    <w:rsid w:val="007074B3"/>
    <w:rsid w:val="00707644"/>
    <w:rsid w:val="00707C5C"/>
    <w:rsid w:val="00707F8F"/>
    <w:rsid w:val="007100BE"/>
    <w:rsid w:val="007101FA"/>
    <w:rsid w:val="0071048C"/>
    <w:rsid w:val="007105D5"/>
    <w:rsid w:val="007106A5"/>
    <w:rsid w:val="00710D7E"/>
    <w:rsid w:val="00710E39"/>
    <w:rsid w:val="00710E3C"/>
    <w:rsid w:val="00711092"/>
    <w:rsid w:val="007111F0"/>
    <w:rsid w:val="0071123C"/>
    <w:rsid w:val="00711319"/>
    <w:rsid w:val="0071152C"/>
    <w:rsid w:val="007115F2"/>
    <w:rsid w:val="00711D76"/>
    <w:rsid w:val="00711F0A"/>
    <w:rsid w:val="00712296"/>
    <w:rsid w:val="007122EF"/>
    <w:rsid w:val="007125BC"/>
    <w:rsid w:val="0071266A"/>
    <w:rsid w:val="007126C0"/>
    <w:rsid w:val="007126E9"/>
    <w:rsid w:val="00712CDB"/>
    <w:rsid w:val="00712EDE"/>
    <w:rsid w:val="00712F55"/>
    <w:rsid w:val="00712F86"/>
    <w:rsid w:val="007130BF"/>
    <w:rsid w:val="0071317E"/>
    <w:rsid w:val="007131FD"/>
    <w:rsid w:val="00713277"/>
    <w:rsid w:val="007134C5"/>
    <w:rsid w:val="007138FC"/>
    <w:rsid w:val="007138FD"/>
    <w:rsid w:val="00713D71"/>
    <w:rsid w:val="00713D7C"/>
    <w:rsid w:val="00714178"/>
    <w:rsid w:val="00714330"/>
    <w:rsid w:val="00714400"/>
    <w:rsid w:val="00714915"/>
    <w:rsid w:val="00714AC9"/>
    <w:rsid w:val="007150A2"/>
    <w:rsid w:val="0071521C"/>
    <w:rsid w:val="00715245"/>
    <w:rsid w:val="00715247"/>
    <w:rsid w:val="0071524C"/>
    <w:rsid w:val="0071525E"/>
    <w:rsid w:val="00715419"/>
    <w:rsid w:val="007154E7"/>
    <w:rsid w:val="00715799"/>
    <w:rsid w:val="0071583D"/>
    <w:rsid w:val="0071597D"/>
    <w:rsid w:val="00715982"/>
    <w:rsid w:val="00715A95"/>
    <w:rsid w:val="00715BE3"/>
    <w:rsid w:val="00715D9C"/>
    <w:rsid w:val="00715DF5"/>
    <w:rsid w:val="00715F68"/>
    <w:rsid w:val="00715FCD"/>
    <w:rsid w:val="007160EC"/>
    <w:rsid w:val="0071610C"/>
    <w:rsid w:val="007161D6"/>
    <w:rsid w:val="00716406"/>
    <w:rsid w:val="00716999"/>
    <w:rsid w:val="00716ADC"/>
    <w:rsid w:val="00716D06"/>
    <w:rsid w:val="00716D82"/>
    <w:rsid w:val="00716F5E"/>
    <w:rsid w:val="007172D7"/>
    <w:rsid w:val="0071766E"/>
    <w:rsid w:val="00717706"/>
    <w:rsid w:val="00717748"/>
    <w:rsid w:val="007178D1"/>
    <w:rsid w:val="00717946"/>
    <w:rsid w:val="00717FD5"/>
    <w:rsid w:val="00720293"/>
    <w:rsid w:val="00720746"/>
    <w:rsid w:val="007207A9"/>
    <w:rsid w:val="00720B8F"/>
    <w:rsid w:val="00720CF3"/>
    <w:rsid w:val="00720F36"/>
    <w:rsid w:val="00721099"/>
    <w:rsid w:val="0072117E"/>
    <w:rsid w:val="007213F4"/>
    <w:rsid w:val="00721643"/>
    <w:rsid w:val="0072165E"/>
    <w:rsid w:val="0072181B"/>
    <w:rsid w:val="00721936"/>
    <w:rsid w:val="00721BDA"/>
    <w:rsid w:val="00721F23"/>
    <w:rsid w:val="00721F42"/>
    <w:rsid w:val="00722031"/>
    <w:rsid w:val="00722128"/>
    <w:rsid w:val="00722172"/>
    <w:rsid w:val="0072289A"/>
    <w:rsid w:val="007229C0"/>
    <w:rsid w:val="00722ABD"/>
    <w:rsid w:val="00722B3B"/>
    <w:rsid w:val="00722E40"/>
    <w:rsid w:val="00722E85"/>
    <w:rsid w:val="00722FDD"/>
    <w:rsid w:val="0072325D"/>
    <w:rsid w:val="007235AB"/>
    <w:rsid w:val="007239EB"/>
    <w:rsid w:val="007239F1"/>
    <w:rsid w:val="00723A18"/>
    <w:rsid w:val="00724020"/>
    <w:rsid w:val="007240FA"/>
    <w:rsid w:val="0072418B"/>
    <w:rsid w:val="007242E0"/>
    <w:rsid w:val="00724A95"/>
    <w:rsid w:val="00724BF7"/>
    <w:rsid w:val="00724C8D"/>
    <w:rsid w:val="0072523C"/>
    <w:rsid w:val="00725386"/>
    <w:rsid w:val="0072542F"/>
    <w:rsid w:val="007254E1"/>
    <w:rsid w:val="007254ED"/>
    <w:rsid w:val="00725B47"/>
    <w:rsid w:val="00725D42"/>
    <w:rsid w:val="00725E9E"/>
    <w:rsid w:val="00725EE7"/>
    <w:rsid w:val="00725F29"/>
    <w:rsid w:val="00726531"/>
    <w:rsid w:val="00726551"/>
    <w:rsid w:val="007267B1"/>
    <w:rsid w:val="0072693A"/>
    <w:rsid w:val="00726B7A"/>
    <w:rsid w:val="00726BE5"/>
    <w:rsid w:val="0072719F"/>
    <w:rsid w:val="007271E6"/>
    <w:rsid w:val="00727285"/>
    <w:rsid w:val="00727661"/>
    <w:rsid w:val="007276E7"/>
    <w:rsid w:val="00727961"/>
    <w:rsid w:val="00727D55"/>
    <w:rsid w:val="00727E0D"/>
    <w:rsid w:val="00727FC2"/>
    <w:rsid w:val="007300CD"/>
    <w:rsid w:val="007301FB"/>
    <w:rsid w:val="00730202"/>
    <w:rsid w:val="007304CA"/>
    <w:rsid w:val="00730517"/>
    <w:rsid w:val="00730547"/>
    <w:rsid w:val="0073061A"/>
    <w:rsid w:val="007306BB"/>
    <w:rsid w:val="00730714"/>
    <w:rsid w:val="00730A0C"/>
    <w:rsid w:val="00730BF7"/>
    <w:rsid w:val="00730D37"/>
    <w:rsid w:val="00730E26"/>
    <w:rsid w:val="00730E84"/>
    <w:rsid w:val="00730F72"/>
    <w:rsid w:val="00730FD7"/>
    <w:rsid w:val="00731149"/>
    <w:rsid w:val="007312DA"/>
    <w:rsid w:val="00731412"/>
    <w:rsid w:val="007314A6"/>
    <w:rsid w:val="007314B3"/>
    <w:rsid w:val="007314F2"/>
    <w:rsid w:val="00731606"/>
    <w:rsid w:val="00731671"/>
    <w:rsid w:val="00731A2A"/>
    <w:rsid w:val="00731AF8"/>
    <w:rsid w:val="00731C4B"/>
    <w:rsid w:val="00731FD9"/>
    <w:rsid w:val="007321AA"/>
    <w:rsid w:val="007323AB"/>
    <w:rsid w:val="007323AF"/>
    <w:rsid w:val="0073242C"/>
    <w:rsid w:val="007324F8"/>
    <w:rsid w:val="00732501"/>
    <w:rsid w:val="00732616"/>
    <w:rsid w:val="007326F7"/>
    <w:rsid w:val="007327B9"/>
    <w:rsid w:val="0073292A"/>
    <w:rsid w:val="00732971"/>
    <w:rsid w:val="00732DD4"/>
    <w:rsid w:val="00732E6A"/>
    <w:rsid w:val="00733200"/>
    <w:rsid w:val="0073329B"/>
    <w:rsid w:val="007333C7"/>
    <w:rsid w:val="007333F4"/>
    <w:rsid w:val="00733559"/>
    <w:rsid w:val="007335DF"/>
    <w:rsid w:val="00733B22"/>
    <w:rsid w:val="00733C60"/>
    <w:rsid w:val="00733E50"/>
    <w:rsid w:val="00733EF8"/>
    <w:rsid w:val="007341F5"/>
    <w:rsid w:val="00734323"/>
    <w:rsid w:val="00734403"/>
    <w:rsid w:val="00734642"/>
    <w:rsid w:val="007347C3"/>
    <w:rsid w:val="00734906"/>
    <w:rsid w:val="00734FB0"/>
    <w:rsid w:val="0073500C"/>
    <w:rsid w:val="00735207"/>
    <w:rsid w:val="00735218"/>
    <w:rsid w:val="0073556D"/>
    <w:rsid w:val="007356E7"/>
    <w:rsid w:val="007357E0"/>
    <w:rsid w:val="00735A4A"/>
    <w:rsid w:val="00735A80"/>
    <w:rsid w:val="00735BE1"/>
    <w:rsid w:val="00735C82"/>
    <w:rsid w:val="00735D3F"/>
    <w:rsid w:val="0073606A"/>
    <w:rsid w:val="007360DF"/>
    <w:rsid w:val="007363BE"/>
    <w:rsid w:val="0073640A"/>
    <w:rsid w:val="007364E7"/>
    <w:rsid w:val="007365D6"/>
    <w:rsid w:val="0073678D"/>
    <w:rsid w:val="0073683D"/>
    <w:rsid w:val="007369B9"/>
    <w:rsid w:val="00736A06"/>
    <w:rsid w:val="00736A17"/>
    <w:rsid w:val="00736B2F"/>
    <w:rsid w:val="00736CF0"/>
    <w:rsid w:val="00736FB8"/>
    <w:rsid w:val="00736FEF"/>
    <w:rsid w:val="00737076"/>
    <w:rsid w:val="0073762E"/>
    <w:rsid w:val="00737B44"/>
    <w:rsid w:val="00737B71"/>
    <w:rsid w:val="00737C8A"/>
    <w:rsid w:val="00737E51"/>
    <w:rsid w:val="0074008A"/>
    <w:rsid w:val="00740236"/>
    <w:rsid w:val="0074027D"/>
    <w:rsid w:val="00740490"/>
    <w:rsid w:val="007405D8"/>
    <w:rsid w:val="007406C1"/>
    <w:rsid w:val="0074080F"/>
    <w:rsid w:val="007409CB"/>
    <w:rsid w:val="00740ABA"/>
    <w:rsid w:val="00740C83"/>
    <w:rsid w:val="00740E0F"/>
    <w:rsid w:val="00740E82"/>
    <w:rsid w:val="00740EB8"/>
    <w:rsid w:val="00740F16"/>
    <w:rsid w:val="007413C3"/>
    <w:rsid w:val="00741451"/>
    <w:rsid w:val="007414DB"/>
    <w:rsid w:val="007414E1"/>
    <w:rsid w:val="00741877"/>
    <w:rsid w:val="0074187A"/>
    <w:rsid w:val="00741981"/>
    <w:rsid w:val="00741AD1"/>
    <w:rsid w:val="00741B1B"/>
    <w:rsid w:val="00741DA1"/>
    <w:rsid w:val="00741F4D"/>
    <w:rsid w:val="00742012"/>
    <w:rsid w:val="007421CE"/>
    <w:rsid w:val="00742287"/>
    <w:rsid w:val="0074235C"/>
    <w:rsid w:val="007424C5"/>
    <w:rsid w:val="007426DA"/>
    <w:rsid w:val="007427C0"/>
    <w:rsid w:val="00742B33"/>
    <w:rsid w:val="00742E99"/>
    <w:rsid w:val="00742EAE"/>
    <w:rsid w:val="00742F6C"/>
    <w:rsid w:val="00743191"/>
    <w:rsid w:val="0074323E"/>
    <w:rsid w:val="00743242"/>
    <w:rsid w:val="00743531"/>
    <w:rsid w:val="00743587"/>
    <w:rsid w:val="00743808"/>
    <w:rsid w:val="00743AEC"/>
    <w:rsid w:val="00743CE2"/>
    <w:rsid w:val="00743D72"/>
    <w:rsid w:val="00743EC9"/>
    <w:rsid w:val="007440C7"/>
    <w:rsid w:val="007441E1"/>
    <w:rsid w:val="007444AE"/>
    <w:rsid w:val="00744501"/>
    <w:rsid w:val="007445A2"/>
    <w:rsid w:val="007446DD"/>
    <w:rsid w:val="0074488D"/>
    <w:rsid w:val="0074496B"/>
    <w:rsid w:val="007449B2"/>
    <w:rsid w:val="00744A5F"/>
    <w:rsid w:val="00744C3D"/>
    <w:rsid w:val="00744CBA"/>
    <w:rsid w:val="00744E50"/>
    <w:rsid w:val="007454C9"/>
    <w:rsid w:val="00745575"/>
    <w:rsid w:val="007455F0"/>
    <w:rsid w:val="00745689"/>
    <w:rsid w:val="00745972"/>
    <w:rsid w:val="007459AD"/>
    <w:rsid w:val="00745A08"/>
    <w:rsid w:val="00745C60"/>
    <w:rsid w:val="00745D2A"/>
    <w:rsid w:val="00745E31"/>
    <w:rsid w:val="00745E9C"/>
    <w:rsid w:val="00745EF9"/>
    <w:rsid w:val="00745F4B"/>
    <w:rsid w:val="0074608E"/>
    <w:rsid w:val="007460DF"/>
    <w:rsid w:val="0074614A"/>
    <w:rsid w:val="0074615A"/>
    <w:rsid w:val="00746164"/>
    <w:rsid w:val="00746394"/>
    <w:rsid w:val="0074639B"/>
    <w:rsid w:val="007465BF"/>
    <w:rsid w:val="007465CD"/>
    <w:rsid w:val="0074662E"/>
    <w:rsid w:val="007469B9"/>
    <w:rsid w:val="00746F13"/>
    <w:rsid w:val="00747308"/>
    <w:rsid w:val="007473F3"/>
    <w:rsid w:val="0074748D"/>
    <w:rsid w:val="00747777"/>
    <w:rsid w:val="00747826"/>
    <w:rsid w:val="007478C8"/>
    <w:rsid w:val="00747DF4"/>
    <w:rsid w:val="00750092"/>
    <w:rsid w:val="00750291"/>
    <w:rsid w:val="007508C0"/>
    <w:rsid w:val="00750A0D"/>
    <w:rsid w:val="00750D47"/>
    <w:rsid w:val="00750E87"/>
    <w:rsid w:val="00750FA4"/>
    <w:rsid w:val="007515DB"/>
    <w:rsid w:val="00751624"/>
    <w:rsid w:val="00751B80"/>
    <w:rsid w:val="00751BC6"/>
    <w:rsid w:val="00751C72"/>
    <w:rsid w:val="00751D34"/>
    <w:rsid w:val="00751E39"/>
    <w:rsid w:val="00751F4D"/>
    <w:rsid w:val="00751F69"/>
    <w:rsid w:val="00752247"/>
    <w:rsid w:val="007523FE"/>
    <w:rsid w:val="0075241F"/>
    <w:rsid w:val="00752506"/>
    <w:rsid w:val="0075253F"/>
    <w:rsid w:val="0075268D"/>
    <w:rsid w:val="007526D7"/>
    <w:rsid w:val="00752AFA"/>
    <w:rsid w:val="00752D73"/>
    <w:rsid w:val="00752E22"/>
    <w:rsid w:val="00753340"/>
    <w:rsid w:val="007534C9"/>
    <w:rsid w:val="0075355E"/>
    <w:rsid w:val="0075390E"/>
    <w:rsid w:val="007539CF"/>
    <w:rsid w:val="00753B6E"/>
    <w:rsid w:val="00753C73"/>
    <w:rsid w:val="00753CEB"/>
    <w:rsid w:val="00753D1B"/>
    <w:rsid w:val="00753D25"/>
    <w:rsid w:val="00753EFC"/>
    <w:rsid w:val="0075412A"/>
    <w:rsid w:val="0075443E"/>
    <w:rsid w:val="007544EA"/>
    <w:rsid w:val="0075453C"/>
    <w:rsid w:val="0075457E"/>
    <w:rsid w:val="007546BD"/>
    <w:rsid w:val="0075480C"/>
    <w:rsid w:val="007548C7"/>
    <w:rsid w:val="007549DE"/>
    <w:rsid w:val="00754B36"/>
    <w:rsid w:val="00754BA5"/>
    <w:rsid w:val="00754EA1"/>
    <w:rsid w:val="007553D5"/>
    <w:rsid w:val="007553DE"/>
    <w:rsid w:val="007554D1"/>
    <w:rsid w:val="00755653"/>
    <w:rsid w:val="0075576A"/>
    <w:rsid w:val="00755EEF"/>
    <w:rsid w:val="00756010"/>
    <w:rsid w:val="0075610D"/>
    <w:rsid w:val="0075671C"/>
    <w:rsid w:val="00756774"/>
    <w:rsid w:val="00756820"/>
    <w:rsid w:val="00756AA2"/>
    <w:rsid w:val="00756B0A"/>
    <w:rsid w:val="00756EC0"/>
    <w:rsid w:val="00756EE1"/>
    <w:rsid w:val="007571BD"/>
    <w:rsid w:val="007576E3"/>
    <w:rsid w:val="00757819"/>
    <w:rsid w:val="00757B6F"/>
    <w:rsid w:val="00757BB6"/>
    <w:rsid w:val="00760094"/>
    <w:rsid w:val="0076055F"/>
    <w:rsid w:val="00760701"/>
    <w:rsid w:val="0076072C"/>
    <w:rsid w:val="0076076C"/>
    <w:rsid w:val="00760877"/>
    <w:rsid w:val="007608CA"/>
    <w:rsid w:val="00760A22"/>
    <w:rsid w:val="00760B30"/>
    <w:rsid w:val="00760BD3"/>
    <w:rsid w:val="00760CBB"/>
    <w:rsid w:val="00760F70"/>
    <w:rsid w:val="007610C8"/>
    <w:rsid w:val="007611B1"/>
    <w:rsid w:val="00761298"/>
    <w:rsid w:val="007612CC"/>
    <w:rsid w:val="00761307"/>
    <w:rsid w:val="007618AE"/>
    <w:rsid w:val="00761CA9"/>
    <w:rsid w:val="00761CC1"/>
    <w:rsid w:val="00761D97"/>
    <w:rsid w:val="00761E7E"/>
    <w:rsid w:val="00761EDA"/>
    <w:rsid w:val="007622E9"/>
    <w:rsid w:val="0076251E"/>
    <w:rsid w:val="007625C3"/>
    <w:rsid w:val="007626C5"/>
    <w:rsid w:val="00762822"/>
    <w:rsid w:val="0076295C"/>
    <w:rsid w:val="00762AFD"/>
    <w:rsid w:val="00763034"/>
    <w:rsid w:val="00763351"/>
    <w:rsid w:val="0076335F"/>
    <w:rsid w:val="0076390E"/>
    <w:rsid w:val="00763910"/>
    <w:rsid w:val="00763969"/>
    <w:rsid w:val="00763A73"/>
    <w:rsid w:val="00763A87"/>
    <w:rsid w:val="00763AD5"/>
    <w:rsid w:val="00763BE0"/>
    <w:rsid w:val="00763D87"/>
    <w:rsid w:val="00763F78"/>
    <w:rsid w:val="007641E0"/>
    <w:rsid w:val="00764389"/>
    <w:rsid w:val="007643B5"/>
    <w:rsid w:val="007646E3"/>
    <w:rsid w:val="00764962"/>
    <w:rsid w:val="007651DB"/>
    <w:rsid w:val="00765241"/>
    <w:rsid w:val="007652ED"/>
    <w:rsid w:val="007655AB"/>
    <w:rsid w:val="00765757"/>
    <w:rsid w:val="007657C9"/>
    <w:rsid w:val="0076599C"/>
    <w:rsid w:val="00765AB5"/>
    <w:rsid w:val="00765B57"/>
    <w:rsid w:val="00765B6F"/>
    <w:rsid w:val="00765C05"/>
    <w:rsid w:val="00765C52"/>
    <w:rsid w:val="00765C69"/>
    <w:rsid w:val="00765D7D"/>
    <w:rsid w:val="00765E4B"/>
    <w:rsid w:val="007664D9"/>
    <w:rsid w:val="00766663"/>
    <w:rsid w:val="0076670F"/>
    <w:rsid w:val="007668E0"/>
    <w:rsid w:val="00766A15"/>
    <w:rsid w:val="00766BD1"/>
    <w:rsid w:val="00766C13"/>
    <w:rsid w:val="00766C49"/>
    <w:rsid w:val="00766DCC"/>
    <w:rsid w:val="00766E6D"/>
    <w:rsid w:val="00766FD2"/>
    <w:rsid w:val="007670C6"/>
    <w:rsid w:val="007671AE"/>
    <w:rsid w:val="007672D3"/>
    <w:rsid w:val="00767425"/>
    <w:rsid w:val="007675DF"/>
    <w:rsid w:val="00767CAF"/>
    <w:rsid w:val="00767CCF"/>
    <w:rsid w:val="00767CD5"/>
    <w:rsid w:val="00767D8E"/>
    <w:rsid w:val="0077003D"/>
    <w:rsid w:val="007703D3"/>
    <w:rsid w:val="0077050A"/>
    <w:rsid w:val="00770638"/>
    <w:rsid w:val="00770B3E"/>
    <w:rsid w:val="00770CAD"/>
    <w:rsid w:val="00770E96"/>
    <w:rsid w:val="0077112D"/>
    <w:rsid w:val="007712F4"/>
    <w:rsid w:val="0077151A"/>
    <w:rsid w:val="007715EB"/>
    <w:rsid w:val="0077163E"/>
    <w:rsid w:val="0077176D"/>
    <w:rsid w:val="007717F6"/>
    <w:rsid w:val="00771CCE"/>
    <w:rsid w:val="00771D6C"/>
    <w:rsid w:val="00771EAF"/>
    <w:rsid w:val="00771FB4"/>
    <w:rsid w:val="00771FEA"/>
    <w:rsid w:val="007720AE"/>
    <w:rsid w:val="00772202"/>
    <w:rsid w:val="00772227"/>
    <w:rsid w:val="007722B5"/>
    <w:rsid w:val="0077232A"/>
    <w:rsid w:val="0077263B"/>
    <w:rsid w:val="0077286C"/>
    <w:rsid w:val="0077295A"/>
    <w:rsid w:val="00772969"/>
    <w:rsid w:val="007729AE"/>
    <w:rsid w:val="00772A4D"/>
    <w:rsid w:val="00772AB3"/>
    <w:rsid w:val="00772AE3"/>
    <w:rsid w:val="00772B9B"/>
    <w:rsid w:val="00772E0A"/>
    <w:rsid w:val="00772E6A"/>
    <w:rsid w:val="007735DD"/>
    <w:rsid w:val="007736C1"/>
    <w:rsid w:val="0077386B"/>
    <w:rsid w:val="00773E65"/>
    <w:rsid w:val="0077417A"/>
    <w:rsid w:val="007741EA"/>
    <w:rsid w:val="00774289"/>
    <w:rsid w:val="007744B5"/>
    <w:rsid w:val="007746B3"/>
    <w:rsid w:val="0077473D"/>
    <w:rsid w:val="00774789"/>
    <w:rsid w:val="00774997"/>
    <w:rsid w:val="00774CF8"/>
    <w:rsid w:val="00774DD3"/>
    <w:rsid w:val="00774EDA"/>
    <w:rsid w:val="00774FA7"/>
    <w:rsid w:val="00775192"/>
    <w:rsid w:val="007753C8"/>
    <w:rsid w:val="00775514"/>
    <w:rsid w:val="007757CF"/>
    <w:rsid w:val="007758EE"/>
    <w:rsid w:val="007759B2"/>
    <w:rsid w:val="00775B27"/>
    <w:rsid w:val="00775D57"/>
    <w:rsid w:val="00775DDD"/>
    <w:rsid w:val="00775F92"/>
    <w:rsid w:val="0077604B"/>
    <w:rsid w:val="00776192"/>
    <w:rsid w:val="007762DE"/>
    <w:rsid w:val="007762F1"/>
    <w:rsid w:val="007763D3"/>
    <w:rsid w:val="00776538"/>
    <w:rsid w:val="007767F6"/>
    <w:rsid w:val="0077685C"/>
    <w:rsid w:val="00776901"/>
    <w:rsid w:val="00776A06"/>
    <w:rsid w:val="00776A1B"/>
    <w:rsid w:val="00776B5E"/>
    <w:rsid w:val="00776E22"/>
    <w:rsid w:val="00776E9C"/>
    <w:rsid w:val="0077715C"/>
    <w:rsid w:val="0077715F"/>
    <w:rsid w:val="007772EA"/>
    <w:rsid w:val="0077736A"/>
    <w:rsid w:val="00777370"/>
    <w:rsid w:val="00777400"/>
    <w:rsid w:val="00777589"/>
    <w:rsid w:val="0077763B"/>
    <w:rsid w:val="00777983"/>
    <w:rsid w:val="00777A00"/>
    <w:rsid w:val="00777AF8"/>
    <w:rsid w:val="00777D6A"/>
    <w:rsid w:val="00777E16"/>
    <w:rsid w:val="00777E47"/>
    <w:rsid w:val="00777E99"/>
    <w:rsid w:val="0078013B"/>
    <w:rsid w:val="0078041C"/>
    <w:rsid w:val="00780771"/>
    <w:rsid w:val="00780799"/>
    <w:rsid w:val="00780831"/>
    <w:rsid w:val="0078087B"/>
    <w:rsid w:val="00780954"/>
    <w:rsid w:val="00780D91"/>
    <w:rsid w:val="00780EE3"/>
    <w:rsid w:val="0078118D"/>
    <w:rsid w:val="007812A0"/>
    <w:rsid w:val="00781421"/>
    <w:rsid w:val="00781745"/>
    <w:rsid w:val="007817B0"/>
    <w:rsid w:val="0078187E"/>
    <w:rsid w:val="007818E5"/>
    <w:rsid w:val="00781968"/>
    <w:rsid w:val="00781C82"/>
    <w:rsid w:val="00781C90"/>
    <w:rsid w:val="00781F42"/>
    <w:rsid w:val="00781F6C"/>
    <w:rsid w:val="00782347"/>
    <w:rsid w:val="00782364"/>
    <w:rsid w:val="007825C3"/>
    <w:rsid w:val="00782977"/>
    <w:rsid w:val="007829A6"/>
    <w:rsid w:val="00782DB8"/>
    <w:rsid w:val="00782E24"/>
    <w:rsid w:val="00782EF7"/>
    <w:rsid w:val="00782F6D"/>
    <w:rsid w:val="00783110"/>
    <w:rsid w:val="00783148"/>
    <w:rsid w:val="007832B0"/>
    <w:rsid w:val="0078337D"/>
    <w:rsid w:val="0078349B"/>
    <w:rsid w:val="007838A3"/>
    <w:rsid w:val="00783968"/>
    <w:rsid w:val="00783C8F"/>
    <w:rsid w:val="00783CC0"/>
    <w:rsid w:val="00783ED4"/>
    <w:rsid w:val="00783F84"/>
    <w:rsid w:val="0078414C"/>
    <w:rsid w:val="007841A2"/>
    <w:rsid w:val="0078445D"/>
    <w:rsid w:val="007844D6"/>
    <w:rsid w:val="007845B6"/>
    <w:rsid w:val="007849D6"/>
    <w:rsid w:val="007849E8"/>
    <w:rsid w:val="00784B09"/>
    <w:rsid w:val="00784BA0"/>
    <w:rsid w:val="00784D0D"/>
    <w:rsid w:val="00784DCE"/>
    <w:rsid w:val="00784EAC"/>
    <w:rsid w:val="00785027"/>
    <w:rsid w:val="007851D1"/>
    <w:rsid w:val="0078531F"/>
    <w:rsid w:val="0078562D"/>
    <w:rsid w:val="00785888"/>
    <w:rsid w:val="00785A68"/>
    <w:rsid w:val="00785B48"/>
    <w:rsid w:val="00785B91"/>
    <w:rsid w:val="007863F0"/>
    <w:rsid w:val="007863F5"/>
    <w:rsid w:val="007865CE"/>
    <w:rsid w:val="00786637"/>
    <w:rsid w:val="00786740"/>
    <w:rsid w:val="0078679E"/>
    <w:rsid w:val="00786B33"/>
    <w:rsid w:val="00786D24"/>
    <w:rsid w:val="00786EC0"/>
    <w:rsid w:val="00786F41"/>
    <w:rsid w:val="007872E9"/>
    <w:rsid w:val="0078744D"/>
    <w:rsid w:val="00787672"/>
    <w:rsid w:val="00787736"/>
    <w:rsid w:val="00787AD1"/>
    <w:rsid w:val="00787CB2"/>
    <w:rsid w:val="00787E88"/>
    <w:rsid w:val="007900A9"/>
    <w:rsid w:val="007900BF"/>
    <w:rsid w:val="00790103"/>
    <w:rsid w:val="0079030E"/>
    <w:rsid w:val="00790378"/>
    <w:rsid w:val="00790397"/>
    <w:rsid w:val="007903C6"/>
    <w:rsid w:val="007905C7"/>
    <w:rsid w:val="007905CE"/>
    <w:rsid w:val="0079067F"/>
    <w:rsid w:val="00790685"/>
    <w:rsid w:val="00790AAD"/>
    <w:rsid w:val="00790C37"/>
    <w:rsid w:val="00790C4A"/>
    <w:rsid w:val="00790FCB"/>
    <w:rsid w:val="0079106E"/>
    <w:rsid w:val="00791429"/>
    <w:rsid w:val="00791787"/>
    <w:rsid w:val="00791913"/>
    <w:rsid w:val="00791940"/>
    <w:rsid w:val="00791A90"/>
    <w:rsid w:val="00791B1A"/>
    <w:rsid w:val="00791EA2"/>
    <w:rsid w:val="00792003"/>
    <w:rsid w:val="00792040"/>
    <w:rsid w:val="00792072"/>
    <w:rsid w:val="007920C0"/>
    <w:rsid w:val="007920F3"/>
    <w:rsid w:val="00792206"/>
    <w:rsid w:val="0079248F"/>
    <w:rsid w:val="007926BD"/>
    <w:rsid w:val="00792781"/>
    <w:rsid w:val="00792A5E"/>
    <w:rsid w:val="00792B6A"/>
    <w:rsid w:val="00792E1C"/>
    <w:rsid w:val="00792EE8"/>
    <w:rsid w:val="00793112"/>
    <w:rsid w:val="0079327A"/>
    <w:rsid w:val="00793467"/>
    <w:rsid w:val="007934A9"/>
    <w:rsid w:val="00793725"/>
    <w:rsid w:val="007937F0"/>
    <w:rsid w:val="00793950"/>
    <w:rsid w:val="00793AC9"/>
    <w:rsid w:val="00793AE4"/>
    <w:rsid w:val="00793E63"/>
    <w:rsid w:val="00793ED9"/>
    <w:rsid w:val="00793F0C"/>
    <w:rsid w:val="007941A7"/>
    <w:rsid w:val="007942AE"/>
    <w:rsid w:val="007942BF"/>
    <w:rsid w:val="00794368"/>
    <w:rsid w:val="00794374"/>
    <w:rsid w:val="00794498"/>
    <w:rsid w:val="00794595"/>
    <w:rsid w:val="00794610"/>
    <w:rsid w:val="00794793"/>
    <w:rsid w:val="0079483C"/>
    <w:rsid w:val="00794B9C"/>
    <w:rsid w:val="00794C4C"/>
    <w:rsid w:val="00794C60"/>
    <w:rsid w:val="00794C7F"/>
    <w:rsid w:val="00794F4B"/>
    <w:rsid w:val="00794FFB"/>
    <w:rsid w:val="00795007"/>
    <w:rsid w:val="0079513C"/>
    <w:rsid w:val="00795166"/>
    <w:rsid w:val="00795198"/>
    <w:rsid w:val="007958B3"/>
    <w:rsid w:val="0079590E"/>
    <w:rsid w:val="00795971"/>
    <w:rsid w:val="00795D58"/>
    <w:rsid w:val="00795E5B"/>
    <w:rsid w:val="00795EE0"/>
    <w:rsid w:val="007965E6"/>
    <w:rsid w:val="00796A02"/>
    <w:rsid w:val="00796A11"/>
    <w:rsid w:val="00796B52"/>
    <w:rsid w:val="00796BA2"/>
    <w:rsid w:val="00796C87"/>
    <w:rsid w:val="00796CEC"/>
    <w:rsid w:val="00796FFB"/>
    <w:rsid w:val="00797589"/>
    <w:rsid w:val="007976E2"/>
    <w:rsid w:val="0079774A"/>
    <w:rsid w:val="00797855"/>
    <w:rsid w:val="0079786B"/>
    <w:rsid w:val="0079797E"/>
    <w:rsid w:val="00797D6B"/>
    <w:rsid w:val="007A00F9"/>
    <w:rsid w:val="007A0183"/>
    <w:rsid w:val="007A03A9"/>
    <w:rsid w:val="007A05DD"/>
    <w:rsid w:val="007A07A7"/>
    <w:rsid w:val="007A07AA"/>
    <w:rsid w:val="007A07E9"/>
    <w:rsid w:val="007A08A2"/>
    <w:rsid w:val="007A0B0B"/>
    <w:rsid w:val="007A0B40"/>
    <w:rsid w:val="007A0B62"/>
    <w:rsid w:val="007A0CBC"/>
    <w:rsid w:val="007A0DF8"/>
    <w:rsid w:val="007A11FA"/>
    <w:rsid w:val="007A1219"/>
    <w:rsid w:val="007A1303"/>
    <w:rsid w:val="007A15F7"/>
    <w:rsid w:val="007A16D2"/>
    <w:rsid w:val="007A177B"/>
    <w:rsid w:val="007A1D0B"/>
    <w:rsid w:val="007A2075"/>
    <w:rsid w:val="007A2138"/>
    <w:rsid w:val="007A23B5"/>
    <w:rsid w:val="007A2436"/>
    <w:rsid w:val="007A246D"/>
    <w:rsid w:val="007A24E7"/>
    <w:rsid w:val="007A2515"/>
    <w:rsid w:val="007A27D2"/>
    <w:rsid w:val="007A285D"/>
    <w:rsid w:val="007A288A"/>
    <w:rsid w:val="007A2C2F"/>
    <w:rsid w:val="007A2E02"/>
    <w:rsid w:val="007A2EAF"/>
    <w:rsid w:val="007A2FEB"/>
    <w:rsid w:val="007A308F"/>
    <w:rsid w:val="007A314A"/>
    <w:rsid w:val="007A31D0"/>
    <w:rsid w:val="007A31D7"/>
    <w:rsid w:val="007A34BF"/>
    <w:rsid w:val="007A369E"/>
    <w:rsid w:val="007A36F4"/>
    <w:rsid w:val="007A38BC"/>
    <w:rsid w:val="007A3A06"/>
    <w:rsid w:val="007A3A37"/>
    <w:rsid w:val="007A3AE5"/>
    <w:rsid w:val="007A3AF3"/>
    <w:rsid w:val="007A3B00"/>
    <w:rsid w:val="007A3DD0"/>
    <w:rsid w:val="007A3FCD"/>
    <w:rsid w:val="007A41CF"/>
    <w:rsid w:val="007A429F"/>
    <w:rsid w:val="007A45A0"/>
    <w:rsid w:val="007A4792"/>
    <w:rsid w:val="007A4D7B"/>
    <w:rsid w:val="007A4D81"/>
    <w:rsid w:val="007A4EB1"/>
    <w:rsid w:val="007A4EFF"/>
    <w:rsid w:val="007A4FD4"/>
    <w:rsid w:val="007A5119"/>
    <w:rsid w:val="007A518E"/>
    <w:rsid w:val="007A527F"/>
    <w:rsid w:val="007A568B"/>
    <w:rsid w:val="007A5721"/>
    <w:rsid w:val="007A574F"/>
    <w:rsid w:val="007A59C8"/>
    <w:rsid w:val="007A5B38"/>
    <w:rsid w:val="007A5C4A"/>
    <w:rsid w:val="007A5D9B"/>
    <w:rsid w:val="007A60DF"/>
    <w:rsid w:val="007A6696"/>
    <w:rsid w:val="007A672D"/>
    <w:rsid w:val="007A6853"/>
    <w:rsid w:val="007A6871"/>
    <w:rsid w:val="007A6907"/>
    <w:rsid w:val="007A6B09"/>
    <w:rsid w:val="007A6CB4"/>
    <w:rsid w:val="007A6E1A"/>
    <w:rsid w:val="007A71E0"/>
    <w:rsid w:val="007A72B5"/>
    <w:rsid w:val="007A73CD"/>
    <w:rsid w:val="007A768B"/>
    <w:rsid w:val="007A7BC4"/>
    <w:rsid w:val="007A7BEC"/>
    <w:rsid w:val="007A7C01"/>
    <w:rsid w:val="007A7CD3"/>
    <w:rsid w:val="007A7E62"/>
    <w:rsid w:val="007B0077"/>
    <w:rsid w:val="007B00EF"/>
    <w:rsid w:val="007B00FC"/>
    <w:rsid w:val="007B0159"/>
    <w:rsid w:val="007B01C1"/>
    <w:rsid w:val="007B0301"/>
    <w:rsid w:val="007B0457"/>
    <w:rsid w:val="007B0618"/>
    <w:rsid w:val="007B06FC"/>
    <w:rsid w:val="007B07EF"/>
    <w:rsid w:val="007B081A"/>
    <w:rsid w:val="007B08BF"/>
    <w:rsid w:val="007B0AC6"/>
    <w:rsid w:val="007B0BFD"/>
    <w:rsid w:val="007B1344"/>
    <w:rsid w:val="007B1462"/>
    <w:rsid w:val="007B154A"/>
    <w:rsid w:val="007B171E"/>
    <w:rsid w:val="007B18C3"/>
    <w:rsid w:val="007B1B3A"/>
    <w:rsid w:val="007B1B7A"/>
    <w:rsid w:val="007B1C18"/>
    <w:rsid w:val="007B1DB1"/>
    <w:rsid w:val="007B1F6E"/>
    <w:rsid w:val="007B22A0"/>
    <w:rsid w:val="007B2501"/>
    <w:rsid w:val="007B2672"/>
    <w:rsid w:val="007B273B"/>
    <w:rsid w:val="007B294D"/>
    <w:rsid w:val="007B2B52"/>
    <w:rsid w:val="007B2C7E"/>
    <w:rsid w:val="007B2CB4"/>
    <w:rsid w:val="007B3109"/>
    <w:rsid w:val="007B3511"/>
    <w:rsid w:val="007B3700"/>
    <w:rsid w:val="007B376C"/>
    <w:rsid w:val="007B37FD"/>
    <w:rsid w:val="007B3A14"/>
    <w:rsid w:val="007B3C00"/>
    <w:rsid w:val="007B3D5A"/>
    <w:rsid w:val="007B3DF5"/>
    <w:rsid w:val="007B3FD5"/>
    <w:rsid w:val="007B40A8"/>
    <w:rsid w:val="007B4110"/>
    <w:rsid w:val="007B41DE"/>
    <w:rsid w:val="007B432D"/>
    <w:rsid w:val="007B472E"/>
    <w:rsid w:val="007B47CC"/>
    <w:rsid w:val="007B4875"/>
    <w:rsid w:val="007B48B1"/>
    <w:rsid w:val="007B4BAB"/>
    <w:rsid w:val="007B4EDB"/>
    <w:rsid w:val="007B5046"/>
    <w:rsid w:val="007B5574"/>
    <w:rsid w:val="007B5682"/>
    <w:rsid w:val="007B56F4"/>
    <w:rsid w:val="007B5783"/>
    <w:rsid w:val="007B579D"/>
    <w:rsid w:val="007B5800"/>
    <w:rsid w:val="007B5BCE"/>
    <w:rsid w:val="007B6012"/>
    <w:rsid w:val="007B60EE"/>
    <w:rsid w:val="007B60F4"/>
    <w:rsid w:val="007B61B2"/>
    <w:rsid w:val="007B639C"/>
    <w:rsid w:val="007B64D8"/>
    <w:rsid w:val="007B69B5"/>
    <w:rsid w:val="007B6AB4"/>
    <w:rsid w:val="007B6B2E"/>
    <w:rsid w:val="007B6BDF"/>
    <w:rsid w:val="007B6BE4"/>
    <w:rsid w:val="007B6BEA"/>
    <w:rsid w:val="007B6EC7"/>
    <w:rsid w:val="007B72B1"/>
    <w:rsid w:val="007B74A5"/>
    <w:rsid w:val="007B756A"/>
    <w:rsid w:val="007B75BC"/>
    <w:rsid w:val="007B7B9E"/>
    <w:rsid w:val="007B7BE8"/>
    <w:rsid w:val="007B7DCE"/>
    <w:rsid w:val="007B7EA2"/>
    <w:rsid w:val="007C0061"/>
    <w:rsid w:val="007C0375"/>
    <w:rsid w:val="007C03EF"/>
    <w:rsid w:val="007C046A"/>
    <w:rsid w:val="007C0481"/>
    <w:rsid w:val="007C04CA"/>
    <w:rsid w:val="007C0A5B"/>
    <w:rsid w:val="007C0BD2"/>
    <w:rsid w:val="007C0CFA"/>
    <w:rsid w:val="007C0F4D"/>
    <w:rsid w:val="007C12AF"/>
    <w:rsid w:val="007C12C5"/>
    <w:rsid w:val="007C12DC"/>
    <w:rsid w:val="007C12EA"/>
    <w:rsid w:val="007C135E"/>
    <w:rsid w:val="007C13F5"/>
    <w:rsid w:val="007C1A8A"/>
    <w:rsid w:val="007C1C5E"/>
    <w:rsid w:val="007C21CB"/>
    <w:rsid w:val="007C2439"/>
    <w:rsid w:val="007C26D5"/>
    <w:rsid w:val="007C2757"/>
    <w:rsid w:val="007C275A"/>
    <w:rsid w:val="007C2911"/>
    <w:rsid w:val="007C29B3"/>
    <w:rsid w:val="007C2A49"/>
    <w:rsid w:val="007C2D49"/>
    <w:rsid w:val="007C2DC3"/>
    <w:rsid w:val="007C2EBC"/>
    <w:rsid w:val="007C2F94"/>
    <w:rsid w:val="007C3333"/>
    <w:rsid w:val="007C3367"/>
    <w:rsid w:val="007C3603"/>
    <w:rsid w:val="007C36E1"/>
    <w:rsid w:val="007C3750"/>
    <w:rsid w:val="007C3846"/>
    <w:rsid w:val="007C3928"/>
    <w:rsid w:val="007C3C7E"/>
    <w:rsid w:val="007C3F16"/>
    <w:rsid w:val="007C3F31"/>
    <w:rsid w:val="007C4149"/>
    <w:rsid w:val="007C429A"/>
    <w:rsid w:val="007C4431"/>
    <w:rsid w:val="007C4697"/>
    <w:rsid w:val="007C46A1"/>
    <w:rsid w:val="007C48F8"/>
    <w:rsid w:val="007C4A6F"/>
    <w:rsid w:val="007C4AD4"/>
    <w:rsid w:val="007C4B1E"/>
    <w:rsid w:val="007C4C1B"/>
    <w:rsid w:val="007C4C5F"/>
    <w:rsid w:val="007C4D04"/>
    <w:rsid w:val="007C503C"/>
    <w:rsid w:val="007C50C8"/>
    <w:rsid w:val="007C5240"/>
    <w:rsid w:val="007C5267"/>
    <w:rsid w:val="007C568F"/>
    <w:rsid w:val="007C57CF"/>
    <w:rsid w:val="007C593F"/>
    <w:rsid w:val="007C5998"/>
    <w:rsid w:val="007C59B9"/>
    <w:rsid w:val="007C5A94"/>
    <w:rsid w:val="007C5E72"/>
    <w:rsid w:val="007C5EE1"/>
    <w:rsid w:val="007C5EF0"/>
    <w:rsid w:val="007C6124"/>
    <w:rsid w:val="007C6153"/>
    <w:rsid w:val="007C6166"/>
    <w:rsid w:val="007C616E"/>
    <w:rsid w:val="007C63DC"/>
    <w:rsid w:val="007C64F6"/>
    <w:rsid w:val="007C65C6"/>
    <w:rsid w:val="007C6655"/>
    <w:rsid w:val="007C67A1"/>
    <w:rsid w:val="007C67FA"/>
    <w:rsid w:val="007C6979"/>
    <w:rsid w:val="007C69DA"/>
    <w:rsid w:val="007C6A54"/>
    <w:rsid w:val="007C6C27"/>
    <w:rsid w:val="007C6C8C"/>
    <w:rsid w:val="007C6E9A"/>
    <w:rsid w:val="007C7022"/>
    <w:rsid w:val="007C72F7"/>
    <w:rsid w:val="007C763C"/>
    <w:rsid w:val="007C788F"/>
    <w:rsid w:val="007C7AAB"/>
    <w:rsid w:val="007C7DA3"/>
    <w:rsid w:val="007C7DAA"/>
    <w:rsid w:val="007D0249"/>
    <w:rsid w:val="007D0487"/>
    <w:rsid w:val="007D05F6"/>
    <w:rsid w:val="007D0621"/>
    <w:rsid w:val="007D0703"/>
    <w:rsid w:val="007D0785"/>
    <w:rsid w:val="007D08A4"/>
    <w:rsid w:val="007D0A3E"/>
    <w:rsid w:val="007D0BD0"/>
    <w:rsid w:val="007D11A9"/>
    <w:rsid w:val="007D14FD"/>
    <w:rsid w:val="007D1640"/>
    <w:rsid w:val="007D1682"/>
    <w:rsid w:val="007D1755"/>
    <w:rsid w:val="007D1B18"/>
    <w:rsid w:val="007D1D9E"/>
    <w:rsid w:val="007D1EF4"/>
    <w:rsid w:val="007D2023"/>
    <w:rsid w:val="007D230F"/>
    <w:rsid w:val="007D2442"/>
    <w:rsid w:val="007D2568"/>
    <w:rsid w:val="007D265B"/>
    <w:rsid w:val="007D2681"/>
    <w:rsid w:val="007D27D1"/>
    <w:rsid w:val="007D2CBF"/>
    <w:rsid w:val="007D2CC0"/>
    <w:rsid w:val="007D2D9D"/>
    <w:rsid w:val="007D2E9A"/>
    <w:rsid w:val="007D315C"/>
    <w:rsid w:val="007D3537"/>
    <w:rsid w:val="007D3553"/>
    <w:rsid w:val="007D364D"/>
    <w:rsid w:val="007D3796"/>
    <w:rsid w:val="007D37B3"/>
    <w:rsid w:val="007D3C52"/>
    <w:rsid w:val="007D3D42"/>
    <w:rsid w:val="007D3EFA"/>
    <w:rsid w:val="007D3F31"/>
    <w:rsid w:val="007D4160"/>
    <w:rsid w:val="007D44CB"/>
    <w:rsid w:val="007D45B7"/>
    <w:rsid w:val="007D45B9"/>
    <w:rsid w:val="007D4641"/>
    <w:rsid w:val="007D49C6"/>
    <w:rsid w:val="007D4A38"/>
    <w:rsid w:val="007D4C93"/>
    <w:rsid w:val="007D4E74"/>
    <w:rsid w:val="007D4F09"/>
    <w:rsid w:val="007D4F51"/>
    <w:rsid w:val="007D4FA6"/>
    <w:rsid w:val="007D532D"/>
    <w:rsid w:val="007D5534"/>
    <w:rsid w:val="007D5588"/>
    <w:rsid w:val="007D55C0"/>
    <w:rsid w:val="007D585D"/>
    <w:rsid w:val="007D593C"/>
    <w:rsid w:val="007D5B43"/>
    <w:rsid w:val="007D5BA8"/>
    <w:rsid w:val="007D5C5C"/>
    <w:rsid w:val="007D5C79"/>
    <w:rsid w:val="007D5E8B"/>
    <w:rsid w:val="007D5ED7"/>
    <w:rsid w:val="007D5FFC"/>
    <w:rsid w:val="007D60EB"/>
    <w:rsid w:val="007D6141"/>
    <w:rsid w:val="007D616E"/>
    <w:rsid w:val="007D63EA"/>
    <w:rsid w:val="007D6743"/>
    <w:rsid w:val="007D686D"/>
    <w:rsid w:val="007D6930"/>
    <w:rsid w:val="007D6AA9"/>
    <w:rsid w:val="007D6B43"/>
    <w:rsid w:val="007D6F51"/>
    <w:rsid w:val="007D7296"/>
    <w:rsid w:val="007D72B1"/>
    <w:rsid w:val="007D7320"/>
    <w:rsid w:val="007D75E1"/>
    <w:rsid w:val="007D7A2A"/>
    <w:rsid w:val="007D7E2D"/>
    <w:rsid w:val="007D7F1B"/>
    <w:rsid w:val="007E011C"/>
    <w:rsid w:val="007E040F"/>
    <w:rsid w:val="007E04A2"/>
    <w:rsid w:val="007E04F6"/>
    <w:rsid w:val="007E06CC"/>
    <w:rsid w:val="007E0730"/>
    <w:rsid w:val="007E078A"/>
    <w:rsid w:val="007E07C6"/>
    <w:rsid w:val="007E0BF6"/>
    <w:rsid w:val="007E0F56"/>
    <w:rsid w:val="007E0FA4"/>
    <w:rsid w:val="007E13F0"/>
    <w:rsid w:val="007E1553"/>
    <w:rsid w:val="007E183E"/>
    <w:rsid w:val="007E1B2E"/>
    <w:rsid w:val="007E1C53"/>
    <w:rsid w:val="007E1C69"/>
    <w:rsid w:val="007E1EC4"/>
    <w:rsid w:val="007E24CE"/>
    <w:rsid w:val="007E255E"/>
    <w:rsid w:val="007E2910"/>
    <w:rsid w:val="007E2B5A"/>
    <w:rsid w:val="007E2B69"/>
    <w:rsid w:val="007E2B89"/>
    <w:rsid w:val="007E3078"/>
    <w:rsid w:val="007E319F"/>
    <w:rsid w:val="007E3205"/>
    <w:rsid w:val="007E33B9"/>
    <w:rsid w:val="007E33FF"/>
    <w:rsid w:val="007E3586"/>
    <w:rsid w:val="007E36CB"/>
    <w:rsid w:val="007E3A42"/>
    <w:rsid w:val="007E3A91"/>
    <w:rsid w:val="007E3C02"/>
    <w:rsid w:val="007E3C2B"/>
    <w:rsid w:val="007E3FA6"/>
    <w:rsid w:val="007E4092"/>
    <w:rsid w:val="007E4151"/>
    <w:rsid w:val="007E42DE"/>
    <w:rsid w:val="007E447F"/>
    <w:rsid w:val="007E44B7"/>
    <w:rsid w:val="007E4608"/>
    <w:rsid w:val="007E4613"/>
    <w:rsid w:val="007E4693"/>
    <w:rsid w:val="007E46F3"/>
    <w:rsid w:val="007E47B3"/>
    <w:rsid w:val="007E4916"/>
    <w:rsid w:val="007E4A3C"/>
    <w:rsid w:val="007E4B2E"/>
    <w:rsid w:val="007E4BB2"/>
    <w:rsid w:val="007E4C0A"/>
    <w:rsid w:val="007E4D55"/>
    <w:rsid w:val="007E4EF9"/>
    <w:rsid w:val="007E4F37"/>
    <w:rsid w:val="007E5399"/>
    <w:rsid w:val="007E5482"/>
    <w:rsid w:val="007E550B"/>
    <w:rsid w:val="007E55F1"/>
    <w:rsid w:val="007E5F94"/>
    <w:rsid w:val="007E627E"/>
    <w:rsid w:val="007E6396"/>
    <w:rsid w:val="007E6967"/>
    <w:rsid w:val="007E6ACB"/>
    <w:rsid w:val="007E6BDD"/>
    <w:rsid w:val="007E6CA9"/>
    <w:rsid w:val="007E6E7F"/>
    <w:rsid w:val="007E6E87"/>
    <w:rsid w:val="007E701B"/>
    <w:rsid w:val="007E71AB"/>
    <w:rsid w:val="007E732A"/>
    <w:rsid w:val="007E7632"/>
    <w:rsid w:val="007E7688"/>
    <w:rsid w:val="007E7770"/>
    <w:rsid w:val="007E78E2"/>
    <w:rsid w:val="007E79A7"/>
    <w:rsid w:val="007E79FA"/>
    <w:rsid w:val="007E7B90"/>
    <w:rsid w:val="007E7E06"/>
    <w:rsid w:val="007E7E1F"/>
    <w:rsid w:val="007E7F1A"/>
    <w:rsid w:val="007F007D"/>
    <w:rsid w:val="007F0121"/>
    <w:rsid w:val="007F01C3"/>
    <w:rsid w:val="007F05AC"/>
    <w:rsid w:val="007F097C"/>
    <w:rsid w:val="007F0B7C"/>
    <w:rsid w:val="007F0BBB"/>
    <w:rsid w:val="007F0EDC"/>
    <w:rsid w:val="007F10C0"/>
    <w:rsid w:val="007F122D"/>
    <w:rsid w:val="007F12CC"/>
    <w:rsid w:val="007F136A"/>
    <w:rsid w:val="007F1709"/>
    <w:rsid w:val="007F1A0E"/>
    <w:rsid w:val="007F1B8E"/>
    <w:rsid w:val="007F1EE9"/>
    <w:rsid w:val="007F2148"/>
    <w:rsid w:val="007F22BE"/>
    <w:rsid w:val="007F22E6"/>
    <w:rsid w:val="007F2387"/>
    <w:rsid w:val="007F23A6"/>
    <w:rsid w:val="007F2829"/>
    <w:rsid w:val="007F29F2"/>
    <w:rsid w:val="007F2A78"/>
    <w:rsid w:val="007F2AA8"/>
    <w:rsid w:val="007F2D43"/>
    <w:rsid w:val="007F2D53"/>
    <w:rsid w:val="007F2D66"/>
    <w:rsid w:val="007F2E47"/>
    <w:rsid w:val="007F2EEA"/>
    <w:rsid w:val="007F3392"/>
    <w:rsid w:val="007F36E0"/>
    <w:rsid w:val="007F3803"/>
    <w:rsid w:val="007F39C7"/>
    <w:rsid w:val="007F3A94"/>
    <w:rsid w:val="007F3B2E"/>
    <w:rsid w:val="007F3C52"/>
    <w:rsid w:val="007F3D4A"/>
    <w:rsid w:val="007F3E19"/>
    <w:rsid w:val="007F3F31"/>
    <w:rsid w:val="007F3F8C"/>
    <w:rsid w:val="007F3FD3"/>
    <w:rsid w:val="007F418C"/>
    <w:rsid w:val="007F458B"/>
    <w:rsid w:val="007F45E5"/>
    <w:rsid w:val="007F474B"/>
    <w:rsid w:val="007F4A77"/>
    <w:rsid w:val="007F4D74"/>
    <w:rsid w:val="007F4EC3"/>
    <w:rsid w:val="007F4F12"/>
    <w:rsid w:val="007F4FD2"/>
    <w:rsid w:val="007F4FDF"/>
    <w:rsid w:val="007F514B"/>
    <w:rsid w:val="007F54BD"/>
    <w:rsid w:val="007F5AFA"/>
    <w:rsid w:val="007F5C22"/>
    <w:rsid w:val="007F5E70"/>
    <w:rsid w:val="007F5EB7"/>
    <w:rsid w:val="007F6016"/>
    <w:rsid w:val="007F6106"/>
    <w:rsid w:val="007F61A0"/>
    <w:rsid w:val="007F652D"/>
    <w:rsid w:val="007F67F4"/>
    <w:rsid w:val="007F698C"/>
    <w:rsid w:val="007F6A9C"/>
    <w:rsid w:val="007F6CD3"/>
    <w:rsid w:val="007F6E39"/>
    <w:rsid w:val="007F6E71"/>
    <w:rsid w:val="007F7242"/>
    <w:rsid w:val="007F7316"/>
    <w:rsid w:val="007F7DE1"/>
    <w:rsid w:val="007F7EF1"/>
    <w:rsid w:val="0080002D"/>
    <w:rsid w:val="00800366"/>
    <w:rsid w:val="00800535"/>
    <w:rsid w:val="00800616"/>
    <w:rsid w:val="0080082B"/>
    <w:rsid w:val="00800A18"/>
    <w:rsid w:val="00800C75"/>
    <w:rsid w:val="00800D0D"/>
    <w:rsid w:val="00800DE0"/>
    <w:rsid w:val="00800FF3"/>
    <w:rsid w:val="008011B1"/>
    <w:rsid w:val="00801291"/>
    <w:rsid w:val="00801297"/>
    <w:rsid w:val="00801691"/>
    <w:rsid w:val="00801B33"/>
    <w:rsid w:val="00801B5A"/>
    <w:rsid w:val="00801B8E"/>
    <w:rsid w:val="00801DF2"/>
    <w:rsid w:val="00801E1C"/>
    <w:rsid w:val="00801FCC"/>
    <w:rsid w:val="0080223C"/>
    <w:rsid w:val="00802873"/>
    <w:rsid w:val="008029AF"/>
    <w:rsid w:val="00802BB2"/>
    <w:rsid w:val="00802F26"/>
    <w:rsid w:val="00803205"/>
    <w:rsid w:val="0080333B"/>
    <w:rsid w:val="00803781"/>
    <w:rsid w:val="00803890"/>
    <w:rsid w:val="0080394E"/>
    <w:rsid w:val="00803960"/>
    <w:rsid w:val="00803AA4"/>
    <w:rsid w:val="00803BAB"/>
    <w:rsid w:val="00803BE9"/>
    <w:rsid w:val="00803E02"/>
    <w:rsid w:val="00803EA1"/>
    <w:rsid w:val="00803FA5"/>
    <w:rsid w:val="00804008"/>
    <w:rsid w:val="008040B2"/>
    <w:rsid w:val="008040CD"/>
    <w:rsid w:val="008042F6"/>
    <w:rsid w:val="00804452"/>
    <w:rsid w:val="008044B9"/>
    <w:rsid w:val="0080464E"/>
    <w:rsid w:val="00804884"/>
    <w:rsid w:val="008048D1"/>
    <w:rsid w:val="0080493A"/>
    <w:rsid w:val="00804B32"/>
    <w:rsid w:val="00804B8B"/>
    <w:rsid w:val="0080501A"/>
    <w:rsid w:val="00805058"/>
    <w:rsid w:val="008054DF"/>
    <w:rsid w:val="008058DA"/>
    <w:rsid w:val="00805D41"/>
    <w:rsid w:val="008060F1"/>
    <w:rsid w:val="008064A8"/>
    <w:rsid w:val="0080654D"/>
    <w:rsid w:val="00806790"/>
    <w:rsid w:val="00806825"/>
    <w:rsid w:val="008068C2"/>
    <w:rsid w:val="00806B19"/>
    <w:rsid w:val="00806C68"/>
    <w:rsid w:val="00806E2D"/>
    <w:rsid w:val="00806F20"/>
    <w:rsid w:val="00806F9C"/>
    <w:rsid w:val="00806FF2"/>
    <w:rsid w:val="0080714F"/>
    <w:rsid w:val="00807403"/>
    <w:rsid w:val="008074CF"/>
    <w:rsid w:val="00807621"/>
    <w:rsid w:val="00807803"/>
    <w:rsid w:val="00807805"/>
    <w:rsid w:val="00807A76"/>
    <w:rsid w:val="00807EFE"/>
    <w:rsid w:val="00807FA6"/>
    <w:rsid w:val="008100B6"/>
    <w:rsid w:val="00810619"/>
    <w:rsid w:val="008107B3"/>
    <w:rsid w:val="00810949"/>
    <w:rsid w:val="00810D79"/>
    <w:rsid w:val="00810FAB"/>
    <w:rsid w:val="0081102A"/>
    <w:rsid w:val="00811032"/>
    <w:rsid w:val="008111B1"/>
    <w:rsid w:val="008115DA"/>
    <w:rsid w:val="008116A1"/>
    <w:rsid w:val="00811786"/>
    <w:rsid w:val="00811842"/>
    <w:rsid w:val="00811928"/>
    <w:rsid w:val="00811958"/>
    <w:rsid w:val="00811996"/>
    <w:rsid w:val="00811B03"/>
    <w:rsid w:val="00811B4E"/>
    <w:rsid w:val="00811B51"/>
    <w:rsid w:val="00811CC0"/>
    <w:rsid w:val="00811F6A"/>
    <w:rsid w:val="00812137"/>
    <w:rsid w:val="008123D7"/>
    <w:rsid w:val="00812680"/>
    <w:rsid w:val="00812855"/>
    <w:rsid w:val="00812B7B"/>
    <w:rsid w:val="00812DD3"/>
    <w:rsid w:val="00812E41"/>
    <w:rsid w:val="008130FD"/>
    <w:rsid w:val="00813105"/>
    <w:rsid w:val="0081319B"/>
    <w:rsid w:val="008135E3"/>
    <w:rsid w:val="0081364C"/>
    <w:rsid w:val="008138A9"/>
    <w:rsid w:val="00813CFE"/>
    <w:rsid w:val="00813DEF"/>
    <w:rsid w:val="00813F0D"/>
    <w:rsid w:val="00814446"/>
    <w:rsid w:val="008145D2"/>
    <w:rsid w:val="0081469C"/>
    <w:rsid w:val="00814799"/>
    <w:rsid w:val="008147FD"/>
    <w:rsid w:val="00814ECA"/>
    <w:rsid w:val="00814FE8"/>
    <w:rsid w:val="008150E9"/>
    <w:rsid w:val="008150EB"/>
    <w:rsid w:val="008152D7"/>
    <w:rsid w:val="00815394"/>
    <w:rsid w:val="008155DC"/>
    <w:rsid w:val="008155E0"/>
    <w:rsid w:val="0081570B"/>
    <w:rsid w:val="008157E2"/>
    <w:rsid w:val="00815821"/>
    <w:rsid w:val="008158D9"/>
    <w:rsid w:val="008159A5"/>
    <w:rsid w:val="00815B3D"/>
    <w:rsid w:val="00815EB5"/>
    <w:rsid w:val="00815EEB"/>
    <w:rsid w:val="00815F7C"/>
    <w:rsid w:val="0081606E"/>
    <w:rsid w:val="008160F0"/>
    <w:rsid w:val="00816315"/>
    <w:rsid w:val="0081648E"/>
    <w:rsid w:val="008168E5"/>
    <w:rsid w:val="00816946"/>
    <w:rsid w:val="00816C61"/>
    <w:rsid w:val="00816DB7"/>
    <w:rsid w:val="00816DCE"/>
    <w:rsid w:val="00816FE8"/>
    <w:rsid w:val="00817375"/>
    <w:rsid w:val="008173E2"/>
    <w:rsid w:val="00817733"/>
    <w:rsid w:val="0081775F"/>
    <w:rsid w:val="00817854"/>
    <w:rsid w:val="008179AA"/>
    <w:rsid w:val="00817A61"/>
    <w:rsid w:val="00817B74"/>
    <w:rsid w:val="00817D78"/>
    <w:rsid w:val="00817E77"/>
    <w:rsid w:val="00817EA9"/>
    <w:rsid w:val="0082006A"/>
    <w:rsid w:val="0082018C"/>
    <w:rsid w:val="0082021B"/>
    <w:rsid w:val="00820298"/>
    <w:rsid w:val="008202B5"/>
    <w:rsid w:val="008206A2"/>
    <w:rsid w:val="008206BD"/>
    <w:rsid w:val="00820B6B"/>
    <w:rsid w:val="00820CF8"/>
    <w:rsid w:val="00820D67"/>
    <w:rsid w:val="008211D9"/>
    <w:rsid w:val="008213E8"/>
    <w:rsid w:val="008215A4"/>
    <w:rsid w:val="00821626"/>
    <w:rsid w:val="00821988"/>
    <w:rsid w:val="00821B83"/>
    <w:rsid w:val="00821BBF"/>
    <w:rsid w:val="00821C0C"/>
    <w:rsid w:val="00821C39"/>
    <w:rsid w:val="00821EAD"/>
    <w:rsid w:val="0082210D"/>
    <w:rsid w:val="0082213C"/>
    <w:rsid w:val="008221D4"/>
    <w:rsid w:val="0082241F"/>
    <w:rsid w:val="008229B6"/>
    <w:rsid w:val="008229E2"/>
    <w:rsid w:val="00822D61"/>
    <w:rsid w:val="008231BA"/>
    <w:rsid w:val="008231C4"/>
    <w:rsid w:val="008231F1"/>
    <w:rsid w:val="008232CA"/>
    <w:rsid w:val="00823338"/>
    <w:rsid w:val="00823367"/>
    <w:rsid w:val="00823528"/>
    <w:rsid w:val="0082391D"/>
    <w:rsid w:val="00823AB0"/>
    <w:rsid w:val="00823BBF"/>
    <w:rsid w:val="00823E28"/>
    <w:rsid w:val="00823FA7"/>
    <w:rsid w:val="00823FBB"/>
    <w:rsid w:val="008242E6"/>
    <w:rsid w:val="0082440C"/>
    <w:rsid w:val="008244FC"/>
    <w:rsid w:val="0082458D"/>
    <w:rsid w:val="00824612"/>
    <w:rsid w:val="00824617"/>
    <w:rsid w:val="008246A6"/>
    <w:rsid w:val="00824A13"/>
    <w:rsid w:val="00824D05"/>
    <w:rsid w:val="00824D9C"/>
    <w:rsid w:val="00824E65"/>
    <w:rsid w:val="00824EBE"/>
    <w:rsid w:val="00825106"/>
    <w:rsid w:val="0082519C"/>
    <w:rsid w:val="00825203"/>
    <w:rsid w:val="00825836"/>
    <w:rsid w:val="00825D66"/>
    <w:rsid w:val="00826074"/>
    <w:rsid w:val="00826434"/>
    <w:rsid w:val="00826599"/>
    <w:rsid w:val="0082685F"/>
    <w:rsid w:val="008268E2"/>
    <w:rsid w:val="00826A52"/>
    <w:rsid w:val="00826AD2"/>
    <w:rsid w:val="00826B52"/>
    <w:rsid w:val="00826CCF"/>
    <w:rsid w:val="00826EE5"/>
    <w:rsid w:val="00826F89"/>
    <w:rsid w:val="00827058"/>
    <w:rsid w:val="0082710A"/>
    <w:rsid w:val="00827115"/>
    <w:rsid w:val="008271A9"/>
    <w:rsid w:val="008271FA"/>
    <w:rsid w:val="00827257"/>
    <w:rsid w:val="008274D5"/>
    <w:rsid w:val="0082776C"/>
    <w:rsid w:val="00827B50"/>
    <w:rsid w:val="00827C6C"/>
    <w:rsid w:val="00830094"/>
    <w:rsid w:val="00830447"/>
    <w:rsid w:val="0083061E"/>
    <w:rsid w:val="008308A2"/>
    <w:rsid w:val="00830A5E"/>
    <w:rsid w:val="00830B9B"/>
    <w:rsid w:val="00830D3B"/>
    <w:rsid w:val="008310D3"/>
    <w:rsid w:val="0083144C"/>
    <w:rsid w:val="008317C9"/>
    <w:rsid w:val="0083196C"/>
    <w:rsid w:val="00831AAE"/>
    <w:rsid w:val="00831D81"/>
    <w:rsid w:val="00831FEE"/>
    <w:rsid w:val="0083205D"/>
    <w:rsid w:val="008320D3"/>
    <w:rsid w:val="008321D7"/>
    <w:rsid w:val="008324F6"/>
    <w:rsid w:val="0083263B"/>
    <w:rsid w:val="0083292F"/>
    <w:rsid w:val="00832981"/>
    <w:rsid w:val="00832BCE"/>
    <w:rsid w:val="00832D6C"/>
    <w:rsid w:val="00832E15"/>
    <w:rsid w:val="00832EA1"/>
    <w:rsid w:val="00832F63"/>
    <w:rsid w:val="00833092"/>
    <w:rsid w:val="0083388B"/>
    <w:rsid w:val="00833D99"/>
    <w:rsid w:val="00833F1C"/>
    <w:rsid w:val="00833F8D"/>
    <w:rsid w:val="00834205"/>
    <w:rsid w:val="008344A7"/>
    <w:rsid w:val="008345A7"/>
    <w:rsid w:val="00834600"/>
    <w:rsid w:val="008346E6"/>
    <w:rsid w:val="008348F9"/>
    <w:rsid w:val="00834B0F"/>
    <w:rsid w:val="00834B2B"/>
    <w:rsid w:val="00834D8A"/>
    <w:rsid w:val="00834E16"/>
    <w:rsid w:val="00835015"/>
    <w:rsid w:val="0083519D"/>
    <w:rsid w:val="008351F8"/>
    <w:rsid w:val="00835469"/>
    <w:rsid w:val="00835829"/>
    <w:rsid w:val="00835DE5"/>
    <w:rsid w:val="00835E90"/>
    <w:rsid w:val="00835FB2"/>
    <w:rsid w:val="0083623B"/>
    <w:rsid w:val="00836543"/>
    <w:rsid w:val="008366E6"/>
    <w:rsid w:val="008368B9"/>
    <w:rsid w:val="00836926"/>
    <w:rsid w:val="0083695A"/>
    <w:rsid w:val="00836AB4"/>
    <w:rsid w:val="00837113"/>
    <w:rsid w:val="00837193"/>
    <w:rsid w:val="008372AB"/>
    <w:rsid w:val="00837389"/>
    <w:rsid w:val="008376DE"/>
    <w:rsid w:val="00840083"/>
    <w:rsid w:val="00840187"/>
    <w:rsid w:val="00840281"/>
    <w:rsid w:val="008403D6"/>
    <w:rsid w:val="008403F1"/>
    <w:rsid w:val="0084048B"/>
    <w:rsid w:val="00840DBF"/>
    <w:rsid w:val="00840E69"/>
    <w:rsid w:val="00840EE3"/>
    <w:rsid w:val="00841099"/>
    <w:rsid w:val="00841220"/>
    <w:rsid w:val="00841290"/>
    <w:rsid w:val="0084172D"/>
    <w:rsid w:val="0084184B"/>
    <w:rsid w:val="00841951"/>
    <w:rsid w:val="00841966"/>
    <w:rsid w:val="00841A14"/>
    <w:rsid w:val="00841ACE"/>
    <w:rsid w:val="00841E69"/>
    <w:rsid w:val="00842036"/>
    <w:rsid w:val="0084204B"/>
    <w:rsid w:val="00842146"/>
    <w:rsid w:val="00842397"/>
    <w:rsid w:val="00842458"/>
    <w:rsid w:val="008426A2"/>
    <w:rsid w:val="00842844"/>
    <w:rsid w:val="0084289F"/>
    <w:rsid w:val="00842F16"/>
    <w:rsid w:val="0084301E"/>
    <w:rsid w:val="008433C6"/>
    <w:rsid w:val="00843448"/>
    <w:rsid w:val="00843454"/>
    <w:rsid w:val="00843469"/>
    <w:rsid w:val="00843519"/>
    <w:rsid w:val="00843747"/>
    <w:rsid w:val="008437E0"/>
    <w:rsid w:val="0084386C"/>
    <w:rsid w:val="0084391B"/>
    <w:rsid w:val="008439C0"/>
    <w:rsid w:val="00843BC5"/>
    <w:rsid w:val="00843E8D"/>
    <w:rsid w:val="00843F71"/>
    <w:rsid w:val="008442D7"/>
    <w:rsid w:val="00844576"/>
    <w:rsid w:val="00844655"/>
    <w:rsid w:val="0084473A"/>
    <w:rsid w:val="00844922"/>
    <w:rsid w:val="00844A4E"/>
    <w:rsid w:val="00844EFD"/>
    <w:rsid w:val="008451C9"/>
    <w:rsid w:val="0084522D"/>
    <w:rsid w:val="008455AF"/>
    <w:rsid w:val="00845723"/>
    <w:rsid w:val="00845731"/>
    <w:rsid w:val="008458C0"/>
    <w:rsid w:val="0084593C"/>
    <w:rsid w:val="008459ED"/>
    <w:rsid w:val="00845C33"/>
    <w:rsid w:val="00845E6E"/>
    <w:rsid w:val="00845F4E"/>
    <w:rsid w:val="00846193"/>
    <w:rsid w:val="0084643B"/>
    <w:rsid w:val="00846620"/>
    <w:rsid w:val="008468D9"/>
    <w:rsid w:val="00846C62"/>
    <w:rsid w:val="00846C9A"/>
    <w:rsid w:val="00846D7C"/>
    <w:rsid w:val="00846EDA"/>
    <w:rsid w:val="00846FA7"/>
    <w:rsid w:val="00846FB7"/>
    <w:rsid w:val="00847110"/>
    <w:rsid w:val="00847222"/>
    <w:rsid w:val="008472D7"/>
    <w:rsid w:val="0084745E"/>
    <w:rsid w:val="008476CA"/>
    <w:rsid w:val="00847750"/>
    <w:rsid w:val="0084784D"/>
    <w:rsid w:val="0084786B"/>
    <w:rsid w:val="008479F7"/>
    <w:rsid w:val="00847A73"/>
    <w:rsid w:val="00847ACB"/>
    <w:rsid w:val="00847B54"/>
    <w:rsid w:val="00847BB9"/>
    <w:rsid w:val="00847C1D"/>
    <w:rsid w:val="00847ED5"/>
    <w:rsid w:val="008500A5"/>
    <w:rsid w:val="00850107"/>
    <w:rsid w:val="008501AF"/>
    <w:rsid w:val="00850312"/>
    <w:rsid w:val="0085041B"/>
    <w:rsid w:val="00850423"/>
    <w:rsid w:val="00850C50"/>
    <w:rsid w:val="00850C64"/>
    <w:rsid w:val="00850CD5"/>
    <w:rsid w:val="00850DE7"/>
    <w:rsid w:val="00850E20"/>
    <w:rsid w:val="00850FBA"/>
    <w:rsid w:val="0085121F"/>
    <w:rsid w:val="008513E5"/>
    <w:rsid w:val="00851488"/>
    <w:rsid w:val="008515E5"/>
    <w:rsid w:val="008516B7"/>
    <w:rsid w:val="0085185C"/>
    <w:rsid w:val="008518F0"/>
    <w:rsid w:val="0085194F"/>
    <w:rsid w:val="008519F7"/>
    <w:rsid w:val="00851A6C"/>
    <w:rsid w:val="00851B24"/>
    <w:rsid w:val="00851C79"/>
    <w:rsid w:val="00851DC9"/>
    <w:rsid w:val="008520AA"/>
    <w:rsid w:val="00852428"/>
    <w:rsid w:val="00852537"/>
    <w:rsid w:val="008525E8"/>
    <w:rsid w:val="00852605"/>
    <w:rsid w:val="0085264D"/>
    <w:rsid w:val="00852786"/>
    <w:rsid w:val="00852798"/>
    <w:rsid w:val="00852916"/>
    <w:rsid w:val="00852A27"/>
    <w:rsid w:val="00852ADA"/>
    <w:rsid w:val="00852D38"/>
    <w:rsid w:val="00852D4D"/>
    <w:rsid w:val="00853857"/>
    <w:rsid w:val="0085397F"/>
    <w:rsid w:val="0085398A"/>
    <w:rsid w:val="00853B06"/>
    <w:rsid w:val="00853C18"/>
    <w:rsid w:val="00853EEB"/>
    <w:rsid w:val="008544F2"/>
    <w:rsid w:val="00854560"/>
    <w:rsid w:val="00854CB1"/>
    <w:rsid w:val="00855178"/>
    <w:rsid w:val="00855213"/>
    <w:rsid w:val="0085530E"/>
    <w:rsid w:val="00855310"/>
    <w:rsid w:val="00855595"/>
    <w:rsid w:val="00855746"/>
    <w:rsid w:val="00855749"/>
    <w:rsid w:val="0085586D"/>
    <w:rsid w:val="00855918"/>
    <w:rsid w:val="0085591E"/>
    <w:rsid w:val="00855B8B"/>
    <w:rsid w:val="00855D34"/>
    <w:rsid w:val="00855E2C"/>
    <w:rsid w:val="00855F4A"/>
    <w:rsid w:val="00856061"/>
    <w:rsid w:val="008562C4"/>
    <w:rsid w:val="0085659F"/>
    <w:rsid w:val="008565A4"/>
    <w:rsid w:val="008569AA"/>
    <w:rsid w:val="00856B4C"/>
    <w:rsid w:val="0085714F"/>
    <w:rsid w:val="0085725A"/>
    <w:rsid w:val="0085736B"/>
    <w:rsid w:val="008576E8"/>
    <w:rsid w:val="008578B6"/>
    <w:rsid w:val="00857E08"/>
    <w:rsid w:val="00857F95"/>
    <w:rsid w:val="0086010B"/>
    <w:rsid w:val="0086030C"/>
    <w:rsid w:val="008603D3"/>
    <w:rsid w:val="0086063B"/>
    <w:rsid w:val="008606E3"/>
    <w:rsid w:val="008607FC"/>
    <w:rsid w:val="00860C5C"/>
    <w:rsid w:val="00860C7C"/>
    <w:rsid w:val="00860EA8"/>
    <w:rsid w:val="00860EB3"/>
    <w:rsid w:val="00860EC2"/>
    <w:rsid w:val="00860EE4"/>
    <w:rsid w:val="00860FD9"/>
    <w:rsid w:val="00861200"/>
    <w:rsid w:val="008612E8"/>
    <w:rsid w:val="00861465"/>
    <w:rsid w:val="00861986"/>
    <w:rsid w:val="00861CBB"/>
    <w:rsid w:val="00861DD8"/>
    <w:rsid w:val="00861F0C"/>
    <w:rsid w:val="00861F3B"/>
    <w:rsid w:val="00861FEB"/>
    <w:rsid w:val="00862179"/>
    <w:rsid w:val="00862381"/>
    <w:rsid w:val="00862565"/>
    <w:rsid w:val="0086256A"/>
    <w:rsid w:val="00862DF1"/>
    <w:rsid w:val="00862EFC"/>
    <w:rsid w:val="008630F0"/>
    <w:rsid w:val="008631AD"/>
    <w:rsid w:val="0086366E"/>
    <w:rsid w:val="0086367B"/>
    <w:rsid w:val="00863765"/>
    <w:rsid w:val="008637B9"/>
    <w:rsid w:val="00863875"/>
    <w:rsid w:val="00863B19"/>
    <w:rsid w:val="00863D76"/>
    <w:rsid w:val="00863F19"/>
    <w:rsid w:val="00863F9A"/>
    <w:rsid w:val="00864850"/>
    <w:rsid w:val="008649F4"/>
    <w:rsid w:val="00864E3D"/>
    <w:rsid w:val="00864EC9"/>
    <w:rsid w:val="00864EE9"/>
    <w:rsid w:val="00864FFB"/>
    <w:rsid w:val="00865359"/>
    <w:rsid w:val="00865671"/>
    <w:rsid w:val="0086580A"/>
    <w:rsid w:val="008658AF"/>
    <w:rsid w:val="00865CEB"/>
    <w:rsid w:val="00865D9E"/>
    <w:rsid w:val="00865E7B"/>
    <w:rsid w:val="00865F67"/>
    <w:rsid w:val="00865F88"/>
    <w:rsid w:val="008660C7"/>
    <w:rsid w:val="0086614F"/>
    <w:rsid w:val="00866234"/>
    <w:rsid w:val="008664EC"/>
    <w:rsid w:val="008668BA"/>
    <w:rsid w:val="00866A38"/>
    <w:rsid w:val="00866AA1"/>
    <w:rsid w:val="00866B5D"/>
    <w:rsid w:val="00866B5E"/>
    <w:rsid w:val="00866B63"/>
    <w:rsid w:val="00866E98"/>
    <w:rsid w:val="00867044"/>
    <w:rsid w:val="00867719"/>
    <w:rsid w:val="008678FD"/>
    <w:rsid w:val="0086790A"/>
    <w:rsid w:val="00867AAD"/>
    <w:rsid w:val="00867F2F"/>
    <w:rsid w:val="00867FB7"/>
    <w:rsid w:val="00870479"/>
    <w:rsid w:val="008704B6"/>
    <w:rsid w:val="00870507"/>
    <w:rsid w:val="00870AE3"/>
    <w:rsid w:val="00870B32"/>
    <w:rsid w:val="00870E7E"/>
    <w:rsid w:val="008710D3"/>
    <w:rsid w:val="008711C2"/>
    <w:rsid w:val="008711E0"/>
    <w:rsid w:val="00871471"/>
    <w:rsid w:val="008715EE"/>
    <w:rsid w:val="00871626"/>
    <w:rsid w:val="00871634"/>
    <w:rsid w:val="008719CE"/>
    <w:rsid w:val="00871A77"/>
    <w:rsid w:val="00871C58"/>
    <w:rsid w:val="00871CC8"/>
    <w:rsid w:val="00871E01"/>
    <w:rsid w:val="00872062"/>
    <w:rsid w:val="0087224D"/>
    <w:rsid w:val="00872294"/>
    <w:rsid w:val="0087232F"/>
    <w:rsid w:val="0087235D"/>
    <w:rsid w:val="00872680"/>
    <w:rsid w:val="00872782"/>
    <w:rsid w:val="00872829"/>
    <w:rsid w:val="00872995"/>
    <w:rsid w:val="00872A41"/>
    <w:rsid w:val="00872B52"/>
    <w:rsid w:val="00872B59"/>
    <w:rsid w:val="00872BC3"/>
    <w:rsid w:val="00872CB4"/>
    <w:rsid w:val="0087301F"/>
    <w:rsid w:val="0087306C"/>
    <w:rsid w:val="00873631"/>
    <w:rsid w:val="008739F3"/>
    <w:rsid w:val="00873A0A"/>
    <w:rsid w:val="00873DBD"/>
    <w:rsid w:val="008740B2"/>
    <w:rsid w:val="00874445"/>
    <w:rsid w:val="008745D5"/>
    <w:rsid w:val="0087467A"/>
    <w:rsid w:val="00874966"/>
    <w:rsid w:val="00874A49"/>
    <w:rsid w:val="00874D26"/>
    <w:rsid w:val="00874FB7"/>
    <w:rsid w:val="008752D5"/>
    <w:rsid w:val="0087540C"/>
    <w:rsid w:val="0087554E"/>
    <w:rsid w:val="008759C2"/>
    <w:rsid w:val="00876519"/>
    <w:rsid w:val="008770BF"/>
    <w:rsid w:val="008770D4"/>
    <w:rsid w:val="0087710F"/>
    <w:rsid w:val="0087747B"/>
    <w:rsid w:val="00877802"/>
    <w:rsid w:val="008778A6"/>
    <w:rsid w:val="00877A7B"/>
    <w:rsid w:val="00877C82"/>
    <w:rsid w:val="00877E12"/>
    <w:rsid w:val="0088000D"/>
    <w:rsid w:val="00880040"/>
    <w:rsid w:val="008803D0"/>
    <w:rsid w:val="00880B01"/>
    <w:rsid w:val="00880BF6"/>
    <w:rsid w:val="00880DE7"/>
    <w:rsid w:val="00880E32"/>
    <w:rsid w:val="00881322"/>
    <w:rsid w:val="00881521"/>
    <w:rsid w:val="008815EE"/>
    <w:rsid w:val="0088170F"/>
    <w:rsid w:val="00881863"/>
    <w:rsid w:val="00881BC4"/>
    <w:rsid w:val="00881C43"/>
    <w:rsid w:val="00881E89"/>
    <w:rsid w:val="00881E92"/>
    <w:rsid w:val="00882145"/>
    <w:rsid w:val="008822CE"/>
    <w:rsid w:val="0088249C"/>
    <w:rsid w:val="00882681"/>
    <w:rsid w:val="008826CC"/>
    <w:rsid w:val="0088278E"/>
    <w:rsid w:val="008827D4"/>
    <w:rsid w:val="008828C2"/>
    <w:rsid w:val="00882AB7"/>
    <w:rsid w:val="00882C18"/>
    <w:rsid w:val="00882C30"/>
    <w:rsid w:val="00882C65"/>
    <w:rsid w:val="00882CA0"/>
    <w:rsid w:val="00882CD1"/>
    <w:rsid w:val="00882CE7"/>
    <w:rsid w:val="00882CFD"/>
    <w:rsid w:val="0088341B"/>
    <w:rsid w:val="008836C6"/>
    <w:rsid w:val="00883809"/>
    <w:rsid w:val="0088395B"/>
    <w:rsid w:val="008839A5"/>
    <w:rsid w:val="00883BCD"/>
    <w:rsid w:val="00883D31"/>
    <w:rsid w:val="00883D72"/>
    <w:rsid w:val="00883D82"/>
    <w:rsid w:val="00883DD3"/>
    <w:rsid w:val="0088418C"/>
    <w:rsid w:val="008841A1"/>
    <w:rsid w:val="00884355"/>
    <w:rsid w:val="0088436F"/>
    <w:rsid w:val="008844B7"/>
    <w:rsid w:val="008844E1"/>
    <w:rsid w:val="0088477A"/>
    <w:rsid w:val="008848DF"/>
    <w:rsid w:val="00884942"/>
    <w:rsid w:val="008849CD"/>
    <w:rsid w:val="00884A12"/>
    <w:rsid w:val="00884D14"/>
    <w:rsid w:val="00885079"/>
    <w:rsid w:val="008852EB"/>
    <w:rsid w:val="008853E0"/>
    <w:rsid w:val="00885452"/>
    <w:rsid w:val="0088562B"/>
    <w:rsid w:val="008856DE"/>
    <w:rsid w:val="008857ED"/>
    <w:rsid w:val="00885D6C"/>
    <w:rsid w:val="008861F4"/>
    <w:rsid w:val="008864BD"/>
    <w:rsid w:val="00886A27"/>
    <w:rsid w:val="00886A3C"/>
    <w:rsid w:val="00886D43"/>
    <w:rsid w:val="00886E7C"/>
    <w:rsid w:val="00886F66"/>
    <w:rsid w:val="00886FC5"/>
    <w:rsid w:val="00887107"/>
    <w:rsid w:val="0088714A"/>
    <w:rsid w:val="00887200"/>
    <w:rsid w:val="0088722B"/>
    <w:rsid w:val="00887353"/>
    <w:rsid w:val="00887622"/>
    <w:rsid w:val="0088764D"/>
    <w:rsid w:val="00887A14"/>
    <w:rsid w:val="00887A64"/>
    <w:rsid w:val="00887C86"/>
    <w:rsid w:val="008901BC"/>
    <w:rsid w:val="008901F1"/>
    <w:rsid w:val="008902C9"/>
    <w:rsid w:val="008903EE"/>
    <w:rsid w:val="008904EB"/>
    <w:rsid w:val="00890825"/>
    <w:rsid w:val="008908EC"/>
    <w:rsid w:val="008909C0"/>
    <w:rsid w:val="00890AA4"/>
    <w:rsid w:val="00890B4B"/>
    <w:rsid w:val="00890B60"/>
    <w:rsid w:val="00890C2E"/>
    <w:rsid w:val="00890D07"/>
    <w:rsid w:val="00890D38"/>
    <w:rsid w:val="00891201"/>
    <w:rsid w:val="00891522"/>
    <w:rsid w:val="00891753"/>
    <w:rsid w:val="00891A8C"/>
    <w:rsid w:val="00891B84"/>
    <w:rsid w:val="00891EC8"/>
    <w:rsid w:val="0089206E"/>
    <w:rsid w:val="00892202"/>
    <w:rsid w:val="008922B4"/>
    <w:rsid w:val="0089236C"/>
    <w:rsid w:val="008924B2"/>
    <w:rsid w:val="008926EB"/>
    <w:rsid w:val="008928D8"/>
    <w:rsid w:val="00892B05"/>
    <w:rsid w:val="00892C3F"/>
    <w:rsid w:val="00892D05"/>
    <w:rsid w:val="00892EB1"/>
    <w:rsid w:val="008930FC"/>
    <w:rsid w:val="008930FD"/>
    <w:rsid w:val="00893107"/>
    <w:rsid w:val="0089361D"/>
    <w:rsid w:val="008937FE"/>
    <w:rsid w:val="00893933"/>
    <w:rsid w:val="00893A41"/>
    <w:rsid w:val="00893B1B"/>
    <w:rsid w:val="00893DD5"/>
    <w:rsid w:val="00893E48"/>
    <w:rsid w:val="00893F2B"/>
    <w:rsid w:val="00893FA0"/>
    <w:rsid w:val="00894268"/>
    <w:rsid w:val="008942B7"/>
    <w:rsid w:val="008942E9"/>
    <w:rsid w:val="0089431B"/>
    <w:rsid w:val="008947CF"/>
    <w:rsid w:val="0089487E"/>
    <w:rsid w:val="00894BFE"/>
    <w:rsid w:val="00894E5E"/>
    <w:rsid w:val="00894E84"/>
    <w:rsid w:val="00894F78"/>
    <w:rsid w:val="00894F9E"/>
    <w:rsid w:val="00895401"/>
    <w:rsid w:val="008954E8"/>
    <w:rsid w:val="008954EC"/>
    <w:rsid w:val="0089594F"/>
    <w:rsid w:val="00895C1D"/>
    <w:rsid w:val="00895C4B"/>
    <w:rsid w:val="00895F4A"/>
    <w:rsid w:val="00896051"/>
    <w:rsid w:val="00896152"/>
    <w:rsid w:val="0089627B"/>
    <w:rsid w:val="00896284"/>
    <w:rsid w:val="008962C0"/>
    <w:rsid w:val="008964ED"/>
    <w:rsid w:val="008965ED"/>
    <w:rsid w:val="00896781"/>
    <w:rsid w:val="0089692E"/>
    <w:rsid w:val="00896944"/>
    <w:rsid w:val="00896C31"/>
    <w:rsid w:val="00896D7C"/>
    <w:rsid w:val="00896E4E"/>
    <w:rsid w:val="00896EC8"/>
    <w:rsid w:val="00896FFC"/>
    <w:rsid w:val="0089707E"/>
    <w:rsid w:val="008970BD"/>
    <w:rsid w:val="00897380"/>
    <w:rsid w:val="008973AE"/>
    <w:rsid w:val="008976AC"/>
    <w:rsid w:val="008976F7"/>
    <w:rsid w:val="008977AD"/>
    <w:rsid w:val="00897995"/>
    <w:rsid w:val="00897A85"/>
    <w:rsid w:val="00897B0C"/>
    <w:rsid w:val="00897B41"/>
    <w:rsid w:val="00897BDA"/>
    <w:rsid w:val="00897BEB"/>
    <w:rsid w:val="008A0195"/>
    <w:rsid w:val="008A040C"/>
    <w:rsid w:val="008A0429"/>
    <w:rsid w:val="008A04F3"/>
    <w:rsid w:val="008A0584"/>
    <w:rsid w:val="008A080F"/>
    <w:rsid w:val="008A0FB9"/>
    <w:rsid w:val="008A1267"/>
    <w:rsid w:val="008A130C"/>
    <w:rsid w:val="008A1345"/>
    <w:rsid w:val="008A15CF"/>
    <w:rsid w:val="008A18E1"/>
    <w:rsid w:val="008A1C5F"/>
    <w:rsid w:val="008A1C7B"/>
    <w:rsid w:val="008A1D14"/>
    <w:rsid w:val="008A1D4C"/>
    <w:rsid w:val="008A20BA"/>
    <w:rsid w:val="008A225C"/>
    <w:rsid w:val="008A23AA"/>
    <w:rsid w:val="008A2811"/>
    <w:rsid w:val="008A2948"/>
    <w:rsid w:val="008A2C78"/>
    <w:rsid w:val="008A2CC4"/>
    <w:rsid w:val="008A2CEE"/>
    <w:rsid w:val="008A2E06"/>
    <w:rsid w:val="008A2E5C"/>
    <w:rsid w:val="008A2FDC"/>
    <w:rsid w:val="008A30DA"/>
    <w:rsid w:val="008A3356"/>
    <w:rsid w:val="008A3382"/>
    <w:rsid w:val="008A33C1"/>
    <w:rsid w:val="008A3AF9"/>
    <w:rsid w:val="008A3E12"/>
    <w:rsid w:val="008A4275"/>
    <w:rsid w:val="008A42DD"/>
    <w:rsid w:val="008A431F"/>
    <w:rsid w:val="008A43B3"/>
    <w:rsid w:val="008A4517"/>
    <w:rsid w:val="008A456F"/>
    <w:rsid w:val="008A467D"/>
    <w:rsid w:val="008A46F0"/>
    <w:rsid w:val="008A476C"/>
    <w:rsid w:val="008A4E9B"/>
    <w:rsid w:val="008A5468"/>
    <w:rsid w:val="008A5585"/>
    <w:rsid w:val="008A558D"/>
    <w:rsid w:val="008A56DB"/>
    <w:rsid w:val="008A59C2"/>
    <w:rsid w:val="008A5B43"/>
    <w:rsid w:val="008A5BDC"/>
    <w:rsid w:val="008A5D3E"/>
    <w:rsid w:val="008A5E0E"/>
    <w:rsid w:val="008A6090"/>
    <w:rsid w:val="008A60DF"/>
    <w:rsid w:val="008A6389"/>
    <w:rsid w:val="008A64B1"/>
    <w:rsid w:val="008A65D8"/>
    <w:rsid w:val="008A6641"/>
    <w:rsid w:val="008A6697"/>
    <w:rsid w:val="008A6C84"/>
    <w:rsid w:val="008A6CBD"/>
    <w:rsid w:val="008A7193"/>
    <w:rsid w:val="008A7641"/>
    <w:rsid w:val="008A77A2"/>
    <w:rsid w:val="008A79DF"/>
    <w:rsid w:val="008A7A2A"/>
    <w:rsid w:val="008A7BCC"/>
    <w:rsid w:val="008A7DD8"/>
    <w:rsid w:val="008B001D"/>
    <w:rsid w:val="008B0133"/>
    <w:rsid w:val="008B03E2"/>
    <w:rsid w:val="008B060F"/>
    <w:rsid w:val="008B074C"/>
    <w:rsid w:val="008B099B"/>
    <w:rsid w:val="008B0BC3"/>
    <w:rsid w:val="008B1006"/>
    <w:rsid w:val="008B100C"/>
    <w:rsid w:val="008B1032"/>
    <w:rsid w:val="008B1105"/>
    <w:rsid w:val="008B11B5"/>
    <w:rsid w:val="008B12BB"/>
    <w:rsid w:val="008B13CC"/>
    <w:rsid w:val="008B1554"/>
    <w:rsid w:val="008B16B9"/>
    <w:rsid w:val="008B184A"/>
    <w:rsid w:val="008B1B44"/>
    <w:rsid w:val="008B1BAF"/>
    <w:rsid w:val="008B1BD5"/>
    <w:rsid w:val="008B1C83"/>
    <w:rsid w:val="008B1DE5"/>
    <w:rsid w:val="008B1E8A"/>
    <w:rsid w:val="008B1F29"/>
    <w:rsid w:val="008B206B"/>
    <w:rsid w:val="008B214F"/>
    <w:rsid w:val="008B2309"/>
    <w:rsid w:val="008B234E"/>
    <w:rsid w:val="008B2413"/>
    <w:rsid w:val="008B2836"/>
    <w:rsid w:val="008B2886"/>
    <w:rsid w:val="008B2F5B"/>
    <w:rsid w:val="008B3054"/>
    <w:rsid w:val="008B3197"/>
    <w:rsid w:val="008B3209"/>
    <w:rsid w:val="008B35CE"/>
    <w:rsid w:val="008B3884"/>
    <w:rsid w:val="008B392B"/>
    <w:rsid w:val="008B39BC"/>
    <w:rsid w:val="008B3AF6"/>
    <w:rsid w:val="008B3C30"/>
    <w:rsid w:val="008B3CD7"/>
    <w:rsid w:val="008B3E86"/>
    <w:rsid w:val="008B441B"/>
    <w:rsid w:val="008B4427"/>
    <w:rsid w:val="008B45F8"/>
    <w:rsid w:val="008B4635"/>
    <w:rsid w:val="008B464A"/>
    <w:rsid w:val="008B468A"/>
    <w:rsid w:val="008B4902"/>
    <w:rsid w:val="008B49D2"/>
    <w:rsid w:val="008B4B27"/>
    <w:rsid w:val="008B4E4A"/>
    <w:rsid w:val="008B4EAB"/>
    <w:rsid w:val="008B4F29"/>
    <w:rsid w:val="008B5393"/>
    <w:rsid w:val="008B552F"/>
    <w:rsid w:val="008B58AA"/>
    <w:rsid w:val="008B58E9"/>
    <w:rsid w:val="008B5939"/>
    <w:rsid w:val="008B593A"/>
    <w:rsid w:val="008B5A2F"/>
    <w:rsid w:val="008B5AF8"/>
    <w:rsid w:val="008B5B63"/>
    <w:rsid w:val="008B5CDE"/>
    <w:rsid w:val="008B5E2C"/>
    <w:rsid w:val="008B618D"/>
    <w:rsid w:val="008B63C8"/>
    <w:rsid w:val="008B6589"/>
    <w:rsid w:val="008B661E"/>
    <w:rsid w:val="008B66FD"/>
    <w:rsid w:val="008B675A"/>
    <w:rsid w:val="008B67B6"/>
    <w:rsid w:val="008B68DE"/>
    <w:rsid w:val="008B6B97"/>
    <w:rsid w:val="008B6F65"/>
    <w:rsid w:val="008B730B"/>
    <w:rsid w:val="008B7477"/>
    <w:rsid w:val="008B754F"/>
    <w:rsid w:val="008B7598"/>
    <w:rsid w:val="008B7631"/>
    <w:rsid w:val="008B78C9"/>
    <w:rsid w:val="008B78DA"/>
    <w:rsid w:val="008B7981"/>
    <w:rsid w:val="008B79C6"/>
    <w:rsid w:val="008B7C61"/>
    <w:rsid w:val="008B7CA9"/>
    <w:rsid w:val="008B7CF9"/>
    <w:rsid w:val="008B7EB8"/>
    <w:rsid w:val="008B7ED5"/>
    <w:rsid w:val="008B7F14"/>
    <w:rsid w:val="008C0123"/>
    <w:rsid w:val="008C01F0"/>
    <w:rsid w:val="008C043C"/>
    <w:rsid w:val="008C0593"/>
    <w:rsid w:val="008C066C"/>
    <w:rsid w:val="008C06D5"/>
    <w:rsid w:val="008C0BE6"/>
    <w:rsid w:val="008C0E07"/>
    <w:rsid w:val="008C0E33"/>
    <w:rsid w:val="008C124B"/>
    <w:rsid w:val="008C13EA"/>
    <w:rsid w:val="008C1447"/>
    <w:rsid w:val="008C148A"/>
    <w:rsid w:val="008C160F"/>
    <w:rsid w:val="008C16B3"/>
    <w:rsid w:val="008C1715"/>
    <w:rsid w:val="008C19CB"/>
    <w:rsid w:val="008C1D40"/>
    <w:rsid w:val="008C2360"/>
    <w:rsid w:val="008C23FB"/>
    <w:rsid w:val="008C25CB"/>
    <w:rsid w:val="008C2601"/>
    <w:rsid w:val="008C2732"/>
    <w:rsid w:val="008C28ED"/>
    <w:rsid w:val="008C2920"/>
    <w:rsid w:val="008C2A4D"/>
    <w:rsid w:val="008C2B8F"/>
    <w:rsid w:val="008C2CA5"/>
    <w:rsid w:val="008C30D0"/>
    <w:rsid w:val="008C31CA"/>
    <w:rsid w:val="008C3372"/>
    <w:rsid w:val="008C33DF"/>
    <w:rsid w:val="008C33EE"/>
    <w:rsid w:val="008C3670"/>
    <w:rsid w:val="008C37CD"/>
    <w:rsid w:val="008C3964"/>
    <w:rsid w:val="008C3BE6"/>
    <w:rsid w:val="008C3C8B"/>
    <w:rsid w:val="008C3F62"/>
    <w:rsid w:val="008C3FE5"/>
    <w:rsid w:val="008C418C"/>
    <w:rsid w:val="008C4D97"/>
    <w:rsid w:val="008C50EE"/>
    <w:rsid w:val="008C5854"/>
    <w:rsid w:val="008C587E"/>
    <w:rsid w:val="008C5B0C"/>
    <w:rsid w:val="008C5E33"/>
    <w:rsid w:val="008C606C"/>
    <w:rsid w:val="008C6523"/>
    <w:rsid w:val="008C6C64"/>
    <w:rsid w:val="008C6F2B"/>
    <w:rsid w:val="008C6FA1"/>
    <w:rsid w:val="008C71AD"/>
    <w:rsid w:val="008C7253"/>
    <w:rsid w:val="008C739B"/>
    <w:rsid w:val="008C73BD"/>
    <w:rsid w:val="008C73F5"/>
    <w:rsid w:val="008C76C9"/>
    <w:rsid w:val="008C77BA"/>
    <w:rsid w:val="008C7844"/>
    <w:rsid w:val="008C7864"/>
    <w:rsid w:val="008C7942"/>
    <w:rsid w:val="008C7963"/>
    <w:rsid w:val="008C7A72"/>
    <w:rsid w:val="008C7C9F"/>
    <w:rsid w:val="008C7EEF"/>
    <w:rsid w:val="008C7F7D"/>
    <w:rsid w:val="008D01AE"/>
    <w:rsid w:val="008D01BF"/>
    <w:rsid w:val="008D059B"/>
    <w:rsid w:val="008D0842"/>
    <w:rsid w:val="008D09AA"/>
    <w:rsid w:val="008D0FEF"/>
    <w:rsid w:val="008D102D"/>
    <w:rsid w:val="008D1045"/>
    <w:rsid w:val="008D10B1"/>
    <w:rsid w:val="008D116C"/>
    <w:rsid w:val="008D1313"/>
    <w:rsid w:val="008D1362"/>
    <w:rsid w:val="008D16EF"/>
    <w:rsid w:val="008D1D9C"/>
    <w:rsid w:val="008D1E9A"/>
    <w:rsid w:val="008D2192"/>
    <w:rsid w:val="008D21CA"/>
    <w:rsid w:val="008D2400"/>
    <w:rsid w:val="008D243C"/>
    <w:rsid w:val="008D245B"/>
    <w:rsid w:val="008D2854"/>
    <w:rsid w:val="008D28E6"/>
    <w:rsid w:val="008D294D"/>
    <w:rsid w:val="008D2A3A"/>
    <w:rsid w:val="008D2C86"/>
    <w:rsid w:val="008D2E98"/>
    <w:rsid w:val="008D3191"/>
    <w:rsid w:val="008D332E"/>
    <w:rsid w:val="008D3566"/>
    <w:rsid w:val="008D3782"/>
    <w:rsid w:val="008D39CA"/>
    <w:rsid w:val="008D415F"/>
    <w:rsid w:val="008D41BC"/>
    <w:rsid w:val="008D43E7"/>
    <w:rsid w:val="008D446C"/>
    <w:rsid w:val="008D45FA"/>
    <w:rsid w:val="008D473F"/>
    <w:rsid w:val="008D4A05"/>
    <w:rsid w:val="008D4A41"/>
    <w:rsid w:val="008D4C42"/>
    <w:rsid w:val="008D4CF4"/>
    <w:rsid w:val="008D4FD6"/>
    <w:rsid w:val="008D4FF0"/>
    <w:rsid w:val="008D515D"/>
    <w:rsid w:val="008D519A"/>
    <w:rsid w:val="008D5246"/>
    <w:rsid w:val="008D5474"/>
    <w:rsid w:val="008D5832"/>
    <w:rsid w:val="008D59E8"/>
    <w:rsid w:val="008D5B26"/>
    <w:rsid w:val="008D5B4B"/>
    <w:rsid w:val="008D5EB4"/>
    <w:rsid w:val="008D5F1B"/>
    <w:rsid w:val="008D6379"/>
    <w:rsid w:val="008D6552"/>
    <w:rsid w:val="008D6732"/>
    <w:rsid w:val="008D673A"/>
    <w:rsid w:val="008D6EC1"/>
    <w:rsid w:val="008D702C"/>
    <w:rsid w:val="008D707C"/>
    <w:rsid w:val="008D7081"/>
    <w:rsid w:val="008D717C"/>
    <w:rsid w:val="008D71DE"/>
    <w:rsid w:val="008D730E"/>
    <w:rsid w:val="008D73D8"/>
    <w:rsid w:val="008D75E0"/>
    <w:rsid w:val="008D766A"/>
    <w:rsid w:val="008D7767"/>
    <w:rsid w:val="008D77BD"/>
    <w:rsid w:val="008D7890"/>
    <w:rsid w:val="008D7BB5"/>
    <w:rsid w:val="008D7BBF"/>
    <w:rsid w:val="008D7BD5"/>
    <w:rsid w:val="008E00E6"/>
    <w:rsid w:val="008E020A"/>
    <w:rsid w:val="008E03BB"/>
    <w:rsid w:val="008E03E3"/>
    <w:rsid w:val="008E0439"/>
    <w:rsid w:val="008E04A8"/>
    <w:rsid w:val="008E069E"/>
    <w:rsid w:val="008E0736"/>
    <w:rsid w:val="008E0AE8"/>
    <w:rsid w:val="008E0C3A"/>
    <w:rsid w:val="008E0CF0"/>
    <w:rsid w:val="008E0DC8"/>
    <w:rsid w:val="008E0E75"/>
    <w:rsid w:val="008E0F7A"/>
    <w:rsid w:val="008E1230"/>
    <w:rsid w:val="008E126A"/>
    <w:rsid w:val="008E13DB"/>
    <w:rsid w:val="008E1550"/>
    <w:rsid w:val="008E16EB"/>
    <w:rsid w:val="008E17AE"/>
    <w:rsid w:val="008E1D23"/>
    <w:rsid w:val="008E2037"/>
    <w:rsid w:val="008E2106"/>
    <w:rsid w:val="008E21F8"/>
    <w:rsid w:val="008E238A"/>
    <w:rsid w:val="008E23A6"/>
    <w:rsid w:val="008E23D8"/>
    <w:rsid w:val="008E28A4"/>
    <w:rsid w:val="008E28C7"/>
    <w:rsid w:val="008E2ABB"/>
    <w:rsid w:val="008E2AE7"/>
    <w:rsid w:val="008E2C2E"/>
    <w:rsid w:val="008E2D93"/>
    <w:rsid w:val="008E2DAE"/>
    <w:rsid w:val="008E2E82"/>
    <w:rsid w:val="008E31EF"/>
    <w:rsid w:val="008E33EC"/>
    <w:rsid w:val="008E35B2"/>
    <w:rsid w:val="008E392D"/>
    <w:rsid w:val="008E3AA6"/>
    <w:rsid w:val="008E3B94"/>
    <w:rsid w:val="008E3E9C"/>
    <w:rsid w:val="008E3F4A"/>
    <w:rsid w:val="008E41C5"/>
    <w:rsid w:val="008E4352"/>
    <w:rsid w:val="008E43D3"/>
    <w:rsid w:val="008E494D"/>
    <w:rsid w:val="008E4ABD"/>
    <w:rsid w:val="008E4D9E"/>
    <w:rsid w:val="008E4E77"/>
    <w:rsid w:val="008E4F32"/>
    <w:rsid w:val="008E4F39"/>
    <w:rsid w:val="008E5075"/>
    <w:rsid w:val="008E5130"/>
    <w:rsid w:val="008E51ED"/>
    <w:rsid w:val="008E5605"/>
    <w:rsid w:val="008E570A"/>
    <w:rsid w:val="008E5823"/>
    <w:rsid w:val="008E5B7F"/>
    <w:rsid w:val="008E5DC2"/>
    <w:rsid w:val="008E5EFE"/>
    <w:rsid w:val="008E5FCD"/>
    <w:rsid w:val="008E6128"/>
    <w:rsid w:val="008E6198"/>
    <w:rsid w:val="008E6241"/>
    <w:rsid w:val="008E6323"/>
    <w:rsid w:val="008E6390"/>
    <w:rsid w:val="008E67A0"/>
    <w:rsid w:val="008E683E"/>
    <w:rsid w:val="008E6888"/>
    <w:rsid w:val="008E68DA"/>
    <w:rsid w:val="008E68DE"/>
    <w:rsid w:val="008E6BD3"/>
    <w:rsid w:val="008E6DE2"/>
    <w:rsid w:val="008E71E9"/>
    <w:rsid w:val="008E7270"/>
    <w:rsid w:val="008E75C3"/>
    <w:rsid w:val="008E79FA"/>
    <w:rsid w:val="008E7AB3"/>
    <w:rsid w:val="008E7C86"/>
    <w:rsid w:val="008E7D05"/>
    <w:rsid w:val="008F00A9"/>
    <w:rsid w:val="008F00B3"/>
    <w:rsid w:val="008F015A"/>
    <w:rsid w:val="008F01F8"/>
    <w:rsid w:val="008F0526"/>
    <w:rsid w:val="008F07AC"/>
    <w:rsid w:val="008F0834"/>
    <w:rsid w:val="008F0A27"/>
    <w:rsid w:val="008F0C2A"/>
    <w:rsid w:val="008F0E51"/>
    <w:rsid w:val="008F117C"/>
    <w:rsid w:val="008F1523"/>
    <w:rsid w:val="008F1703"/>
    <w:rsid w:val="008F170D"/>
    <w:rsid w:val="008F1DA7"/>
    <w:rsid w:val="008F1F09"/>
    <w:rsid w:val="008F21DA"/>
    <w:rsid w:val="008F226D"/>
    <w:rsid w:val="008F23AE"/>
    <w:rsid w:val="008F23CF"/>
    <w:rsid w:val="008F2426"/>
    <w:rsid w:val="008F2511"/>
    <w:rsid w:val="008F2794"/>
    <w:rsid w:val="008F2A3A"/>
    <w:rsid w:val="008F2C3F"/>
    <w:rsid w:val="008F2D33"/>
    <w:rsid w:val="008F2D44"/>
    <w:rsid w:val="008F2E2A"/>
    <w:rsid w:val="008F3093"/>
    <w:rsid w:val="008F30E1"/>
    <w:rsid w:val="008F336E"/>
    <w:rsid w:val="008F3FE3"/>
    <w:rsid w:val="008F40A9"/>
    <w:rsid w:val="008F4109"/>
    <w:rsid w:val="008F43A4"/>
    <w:rsid w:val="008F4481"/>
    <w:rsid w:val="008F47B7"/>
    <w:rsid w:val="008F4838"/>
    <w:rsid w:val="008F499E"/>
    <w:rsid w:val="008F4BB3"/>
    <w:rsid w:val="008F4D94"/>
    <w:rsid w:val="008F4F4C"/>
    <w:rsid w:val="008F573A"/>
    <w:rsid w:val="008F59DA"/>
    <w:rsid w:val="008F5B47"/>
    <w:rsid w:val="008F5BE6"/>
    <w:rsid w:val="008F5DDA"/>
    <w:rsid w:val="008F5E3C"/>
    <w:rsid w:val="008F5E65"/>
    <w:rsid w:val="008F5E78"/>
    <w:rsid w:val="008F5EAA"/>
    <w:rsid w:val="008F5F31"/>
    <w:rsid w:val="008F605C"/>
    <w:rsid w:val="008F6159"/>
    <w:rsid w:val="008F61C3"/>
    <w:rsid w:val="008F6270"/>
    <w:rsid w:val="008F641B"/>
    <w:rsid w:val="008F650C"/>
    <w:rsid w:val="008F65CB"/>
    <w:rsid w:val="008F661C"/>
    <w:rsid w:val="008F668A"/>
    <w:rsid w:val="008F66F5"/>
    <w:rsid w:val="008F687B"/>
    <w:rsid w:val="008F699D"/>
    <w:rsid w:val="008F6DFF"/>
    <w:rsid w:val="008F6F2F"/>
    <w:rsid w:val="008F736C"/>
    <w:rsid w:val="008F7609"/>
    <w:rsid w:val="008F7765"/>
    <w:rsid w:val="008F77B8"/>
    <w:rsid w:val="00900058"/>
    <w:rsid w:val="00900074"/>
    <w:rsid w:val="009000A2"/>
    <w:rsid w:val="00900160"/>
    <w:rsid w:val="0090021D"/>
    <w:rsid w:val="00900255"/>
    <w:rsid w:val="0090026D"/>
    <w:rsid w:val="00900486"/>
    <w:rsid w:val="0090052F"/>
    <w:rsid w:val="00900B56"/>
    <w:rsid w:val="00900C0A"/>
    <w:rsid w:val="00900CE3"/>
    <w:rsid w:val="009011ED"/>
    <w:rsid w:val="0090128F"/>
    <w:rsid w:val="009012B7"/>
    <w:rsid w:val="00901345"/>
    <w:rsid w:val="00901385"/>
    <w:rsid w:val="009014DE"/>
    <w:rsid w:val="009015AD"/>
    <w:rsid w:val="00901650"/>
    <w:rsid w:val="009017F6"/>
    <w:rsid w:val="009019AD"/>
    <w:rsid w:val="00901BB7"/>
    <w:rsid w:val="00901CDC"/>
    <w:rsid w:val="00901D2D"/>
    <w:rsid w:val="00902045"/>
    <w:rsid w:val="00902246"/>
    <w:rsid w:val="00902600"/>
    <w:rsid w:val="0090260A"/>
    <w:rsid w:val="00902619"/>
    <w:rsid w:val="00902673"/>
    <w:rsid w:val="0090270C"/>
    <w:rsid w:val="0090283D"/>
    <w:rsid w:val="00902A30"/>
    <w:rsid w:val="00902ACD"/>
    <w:rsid w:val="00902B8C"/>
    <w:rsid w:val="00902D3B"/>
    <w:rsid w:val="00902F74"/>
    <w:rsid w:val="00903041"/>
    <w:rsid w:val="0090315A"/>
    <w:rsid w:val="00903162"/>
    <w:rsid w:val="00903339"/>
    <w:rsid w:val="00903460"/>
    <w:rsid w:val="009035A1"/>
    <w:rsid w:val="009035ED"/>
    <w:rsid w:val="0090365B"/>
    <w:rsid w:val="009036F4"/>
    <w:rsid w:val="009037A6"/>
    <w:rsid w:val="009037C8"/>
    <w:rsid w:val="00903F08"/>
    <w:rsid w:val="00903F5D"/>
    <w:rsid w:val="0090423B"/>
    <w:rsid w:val="009043C7"/>
    <w:rsid w:val="0090449B"/>
    <w:rsid w:val="00904686"/>
    <w:rsid w:val="0090473F"/>
    <w:rsid w:val="00904869"/>
    <w:rsid w:val="009048F8"/>
    <w:rsid w:val="00904937"/>
    <w:rsid w:val="00904B79"/>
    <w:rsid w:val="00904C39"/>
    <w:rsid w:val="00904D43"/>
    <w:rsid w:val="00904E8B"/>
    <w:rsid w:val="00904EBB"/>
    <w:rsid w:val="009050C1"/>
    <w:rsid w:val="00905175"/>
    <w:rsid w:val="0090550A"/>
    <w:rsid w:val="009055A6"/>
    <w:rsid w:val="00905681"/>
    <w:rsid w:val="00905B01"/>
    <w:rsid w:val="00905E3C"/>
    <w:rsid w:val="00905F11"/>
    <w:rsid w:val="0090628A"/>
    <w:rsid w:val="00906AF6"/>
    <w:rsid w:val="00906B9D"/>
    <w:rsid w:val="009071C9"/>
    <w:rsid w:val="0090744F"/>
    <w:rsid w:val="0090748A"/>
    <w:rsid w:val="00907690"/>
    <w:rsid w:val="009076E0"/>
    <w:rsid w:val="00907EE1"/>
    <w:rsid w:val="00907FA6"/>
    <w:rsid w:val="00910056"/>
    <w:rsid w:val="00910060"/>
    <w:rsid w:val="009100DA"/>
    <w:rsid w:val="0091021F"/>
    <w:rsid w:val="00910315"/>
    <w:rsid w:val="0091040C"/>
    <w:rsid w:val="0091043C"/>
    <w:rsid w:val="009106A2"/>
    <w:rsid w:val="00910732"/>
    <w:rsid w:val="00910858"/>
    <w:rsid w:val="009108D0"/>
    <w:rsid w:val="009108F0"/>
    <w:rsid w:val="00910950"/>
    <w:rsid w:val="00910A77"/>
    <w:rsid w:val="00910AB3"/>
    <w:rsid w:val="00910BA8"/>
    <w:rsid w:val="00910BA9"/>
    <w:rsid w:val="00910C4D"/>
    <w:rsid w:val="00910D12"/>
    <w:rsid w:val="00910EE4"/>
    <w:rsid w:val="00910F78"/>
    <w:rsid w:val="009112F9"/>
    <w:rsid w:val="0091139B"/>
    <w:rsid w:val="00911411"/>
    <w:rsid w:val="00911608"/>
    <w:rsid w:val="00911B5B"/>
    <w:rsid w:val="00911C24"/>
    <w:rsid w:val="00911C30"/>
    <w:rsid w:val="00911F75"/>
    <w:rsid w:val="00912285"/>
    <w:rsid w:val="0091247E"/>
    <w:rsid w:val="009124A6"/>
    <w:rsid w:val="00912636"/>
    <w:rsid w:val="009128E2"/>
    <w:rsid w:val="00912A05"/>
    <w:rsid w:val="00912ED6"/>
    <w:rsid w:val="00913053"/>
    <w:rsid w:val="0091305C"/>
    <w:rsid w:val="00913295"/>
    <w:rsid w:val="009133CD"/>
    <w:rsid w:val="009133E7"/>
    <w:rsid w:val="009133F5"/>
    <w:rsid w:val="0091343A"/>
    <w:rsid w:val="009138F6"/>
    <w:rsid w:val="0091392D"/>
    <w:rsid w:val="00913BEB"/>
    <w:rsid w:val="00913C61"/>
    <w:rsid w:val="00913CE0"/>
    <w:rsid w:val="00913D8C"/>
    <w:rsid w:val="00913DF8"/>
    <w:rsid w:val="00913E23"/>
    <w:rsid w:val="00913E61"/>
    <w:rsid w:val="00913ECC"/>
    <w:rsid w:val="00914380"/>
    <w:rsid w:val="00914506"/>
    <w:rsid w:val="0091474E"/>
    <w:rsid w:val="009148AF"/>
    <w:rsid w:val="00914BA5"/>
    <w:rsid w:val="00914BF3"/>
    <w:rsid w:val="00914E93"/>
    <w:rsid w:val="009152F8"/>
    <w:rsid w:val="009153BA"/>
    <w:rsid w:val="0091564A"/>
    <w:rsid w:val="009156D5"/>
    <w:rsid w:val="0091598E"/>
    <w:rsid w:val="00915C9A"/>
    <w:rsid w:val="00915D4C"/>
    <w:rsid w:val="00915E85"/>
    <w:rsid w:val="00915F45"/>
    <w:rsid w:val="00915F56"/>
    <w:rsid w:val="0091624A"/>
    <w:rsid w:val="00916424"/>
    <w:rsid w:val="009164E7"/>
    <w:rsid w:val="0091673F"/>
    <w:rsid w:val="00916CD1"/>
    <w:rsid w:val="00916ED8"/>
    <w:rsid w:val="00917272"/>
    <w:rsid w:val="00917488"/>
    <w:rsid w:val="009174EC"/>
    <w:rsid w:val="0091760B"/>
    <w:rsid w:val="00917910"/>
    <w:rsid w:val="00917962"/>
    <w:rsid w:val="00917A5A"/>
    <w:rsid w:val="00917B8A"/>
    <w:rsid w:val="00917C99"/>
    <w:rsid w:val="00917E1D"/>
    <w:rsid w:val="009200FF"/>
    <w:rsid w:val="009202D2"/>
    <w:rsid w:val="00920313"/>
    <w:rsid w:val="009205C0"/>
    <w:rsid w:val="009205EC"/>
    <w:rsid w:val="0092067D"/>
    <w:rsid w:val="00920939"/>
    <w:rsid w:val="00920AE6"/>
    <w:rsid w:val="00920B31"/>
    <w:rsid w:val="00920F65"/>
    <w:rsid w:val="0092105B"/>
    <w:rsid w:val="00921100"/>
    <w:rsid w:val="00921105"/>
    <w:rsid w:val="00921140"/>
    <w:rsid w:val="00921219"/>
    <w:rsid w:val="00921430"/>
    <w:rsid w:val="00921969"/>
    <w:rsid w:val="00921D68"/>
    <w:rsid w:val="00922179"/>
    <w:rsid w:val="00922186"/>
    <w:rsid w:val="0092222B"/>
    <w:rsid w:val="00922255"/>
    <w:rsid w:val="0092256D"/>
    <w:rsid w:val="009225DA"/>
    <w:rsid w:val="00922977"/>
    <w:rsid w:val="00922A8A"/>
    <w:rsid w:val="00922A9D"/>
    <w:rsid w:val="00922CC9"/>
    <w:rsid w:val="00922D4F"/>
    <w:rsid w:val="00922E12"/>
    <w:rsid w:val="0092318B"/>
    <w:rsid w:val="00923903"/>
    <w:rsid w:val="00923D27"/>
    <w:rsid w:val="00923D5A"/>
    <w:rsid w:val="00923E64"/>
    <w:rsid w:val="00923EB9"/>
    <w:rsid w:val="00923F29"/>
    <w:rsid w:val="00923F2D"/>
    <w:rsid w:val="00924004"/>
    <w:rsid w:val="009240CB"/>
    <w:rsid w:val="009242CC"/>
    <w:rsid w:val="00924349"/>
    <w:rsid w:val="00924548"/>
    <w:rsid w:val="00924582"/>
    <w:rsid w:val="0092459B"/>
    <w:rsid w:val="0092466B"/>
    <w:rsid w:val="00924983"/>
    <w:rsid w:val="00924A10"/>
    <w:rsid w:val="00924A47"/>
    <w:rsid w:val="00924DE6"/>
    <w:rsid w:val="00925061"/>
    <w:rsid w:val="00925084"/>
    <w:rsid w:val="0092517E"/>
    <w:rsid w:val="009251BD"/>
    <w:rsid w:val="0092533C"/>
    <w:rsid w:val="00925518"/>
    <w:rsid w:val="0092567C"/>
    <w:rsid w:val="00925854"/>
    <w:rsid w:val="00925B37"/>
    <w:rsid w:val="00925E10"/>
    <w:rsid w:val="00925F41"/>
    <w:rsid w:val="00926351"/>
    <w:rsid w:val="009264B0"/>
    <w:rsid w:val="00926695"/>
    <w:rsid w:val="0092683D"/>
    <w:rsid w:val="0092695B"/>
    <w:rsid w:val="00926EC6"/>
    <w:rsid w:val="009270FB"/>
    <w:rsid w:val="00927138"/>
    <w:rsid w:val="009271F0"/>
    <w:rsid w:val="00927204"/>
    <w:rsid w:val="0092732D"/>
    <w:rsid w:val="009274F4"/>
    <w:rsid w:val="0092750B"/>
    <w:rsid w:val="00927772"/>
    <w:rsid w:val="00927791"/>
    <w:rsid w:val="009277FB"/>
    <w:rsid w:val="00927922"/>
    <w:rsid w:val="009279B9"/>
    <w:rsid w:val="00927A04"/>
    <w:rsid w:val="00927BA7"/>
    <w:rsid w:val="00927DE4"/>
    <w:rsid w:val="00927FC3"/>
    <w:rsid w:val="009300A0"/>
    <w:rsid w:val="009300E6"/>
    <w:rsid w:val="00930B6B"/>
    <w:rsid w:val="00930BB1"/>
    <w:rsid w:val="00930DBF"/>
    <w:rsid w:val="00930E66"/>
    <w:rsid w:val="00931468"/>
    <w:rsid w:val="009315DD"/>
    <w:rsid w:val="00931674"/>
    <w:rsid w:val="009319FA"/>
    <w:rsid w:val="00931EC2"/>
    <w:rsid w:val="00931EFD"/>
    <w:rsid w:val="00931F74"/>
    <w:rsid w:val="0093216D"/>
    <w:rsid w:val="009321D6"/>
    <w:rsid w:val="0093244F"/>
    <w:rsid w:val="0093246E"/>
    <w:rsid w:val="00932748"/>
    <w:rsid w:val="00932958"/>
    <w:rsid w:val="00932AE4"/>
    <w:rsid w:val="00932B64"/>
    <w:rsid w:val="00932C2C"/>
    <w:rsid w:val="00932C75"/>
    <w:rsid w:val="00932D8C"/>
    <w:rsid w:val="00933321"/>
    <w:rsid w:val="0093340E"/>
    <w:rsid w:val="009335EE"/>
    <w:rsid w:val="0093367B"/>
    <w:rsid w:val="00933AB6"/>
    <w:rsid w:val="00933C38"/>
    <w:rsid w:val="00933D7C"/>
    <w:rsid w:val="00933EB3"/>
    <w:rsid w:val="00934119"/>
    <w:rsid w:val="00934345"/>
    <w:rsid w:val="00934379"/>
    <w:rsid w:val="009343FA"/>
    <w:rsid w:val="00934426"/>
    <w:rsid w:val="00934655"/>
    <w:rsid w:val="009348A3"/>
    <w:rsid w:val="009349A6"/>
    <w:rsid w:val="009349BB"/>
    <w:rsid w:val="00934A6E"/>
    <w:rsid w:val="00934B98"/>
    <w:rsid w:val="00934CC1"/>
    <w:rsid w:val="00934DD3"/>
    <w:rsid w:val="00934EA2"/>
    <w:rsid w:val="009350BA"/>
    <w:rsid w:val="00935188"/>
    <w:rsid w:val="0093526B"/>
    <w:rsid w:val="0093550C"/>
    <w:rsid w:val="009356BA"/>
    <w:rsid w:val="00935826"/>
    <w:rsid w:val="00935B90"/>
    <w:rsid w:val="00935FF9"/>
    <w:rsid w:val="0093607F"/>
    <w:rsid w:val="00936102"/>
    <w:rsid w:val="0093624C"/>
    <w:rsid w:val="00936BB0"/>
    <w:rsid w:val="00936F2C"/>
    <w:rsid w:val="00937007"/>
    <w:rsid w:val="00937083"/>
    <w:rsid w:val="009372C3"/>
    <w:rsid w:val="00937484"/>
    <w:rsid w:val="009374C3"/>
    <w:rsid w:val="009377BE"/>
    <w:rsid w:val="00937967"/>
    <w:rsid w:val="009379EC"/>
    <w:rsid w:val="00937B4D"/>
    <w:rsid w:val="00937C58"/>
    <w:rsid w:val="00937CCD"/>
    <w:rsid w:val="00937D59"/>
    <w:rsid w:val="00937F35"/>
    <w:rsid w:val="00937F81"/>
    <w:rsid w:val="0094013E"/>
    <w:rsid w:val="009403D4"/>
    <w:rsid w:val="009404CF"/>
    <w:rsid w:val="009405F2"/>
    <w:rsid w:val="00940BFE"/>
    <w:rsid w:val="00940E47"/>
    <w:rsid w:val="00940EA2"/>
    <w:rsid w:val="00941256"/>
    <w:rsid w:val="009412F6"/>
    <w:rsid w:val="00941455"/>
    <w:rsid w:val="0094185F"/>
    <w:rsid w:val="0094196E"/>
    <w:rsid w:val="00941A37"/>
    <w:rsid w:val="00941F48"/>
    <w:rsid w:val="00942298"/>
    <w:rsid w:val="00942478"/>
    <w:rsid w:val="00942631"/>
    <w:rsid w:val="0094263F"/>
    <w:rsid w:val="009427F7"/>
    <w:rsid w:val="009429B5"/>
    <w:rsid w:val="00942A0F"/>
    <w:rsid w:val="00942CB4"/>
    <w:rsid w:val="00943146"/>
    <w:rsid w:val="00943211"/>
    <w:rsid w:val="0094340E"/>
    <w:rsid w:val="009435B4"/>
    <w:rsid w:val="0094376F"/>
    <w:rsid w:val="00943878"/>
    <w:rsid w:val="00943955"/>
    <w:rsid w:val="00943BD6"/>
    <w:rsid w:val="00943C28"/>
    <w:rsid w:val="00943C32"/>
    <w:rsid w:val="00943C81"/>
    <w:rsid w:val="00943E1F"/>
    <w:rsid w:val="00944047"/>
    <w:rsid w:val="0094410B"/>
    <w:rsid w:val="009443F6"/>
    <w:rsid w:val="009446B1"/>
    <w:rsid w:val="009447C7"/>
    <w:rsid w:val="00944C00"/>
    <w:rsid w:val="00944C53"/>
    <w:rsid w:val="00944D87"/>
    <w:rsid w:val="00944F1A"/>
    <w:rsid w:val="00944F69"/>
    <w:rsid w:val="00945460"/>
    <w:rsid w:val="00945679"/>
    <w:rsid w:val="009458DB"/>
    <w:rsid w:val="0094597D"/>
    <w:rsid w:val="00945A73"/>
    <w:rsid w:val="00945BEB"/>
    <w:rsid w:val="0094612A"/>
    <w:rsid w:val="0094618C"/>
    <w:rsid w:val="0094631E"/>
    <w:rsid w:val="00946654"/>
    <w:rsid w:val="00946685"/>
    <w:rsid w:val="00946C54"/>
    <w:rsid w:val="00946DC8"/>
    <w:rsid w:val="00946E0F"/>
    <w:rsid w:val="00946FAA"/>
    <w:rsid w:val="009471CC"/>
    <w:rsid w:val="00947576"/>
    <w:rsid w:val="00947631"/>
    <w:rsid w:val="009476C6"/>
    <w:rsid w:val="009476C8"/>
    <w:rsid w:val="00947A7F"/>
    <w:rsid w:val="00947BD4"/>
    <w:rsid w:val="00947DDC"/>
    <w:rsid w:val="00947FCB"/>
    <w:rsid w:val="009502A2"/>
    <w:rsid w:val="009502DD"/>
    <w:rsid w:val="0095049C"/>
    <w:rsid w:val="0095068D"/>
    <w:rsid w:val="00950815"/>
    <w:rsid w:val="00950992"/>
    <w:rsid w:val="00950A3B"/>
    <w:rsid w:val="00950B64"/>
    <w:rsid w:val="00950B7A"/>
    <w:rsid w:val="00950C2B"/>
    <w:rsid w:val="00950F81"/>
    <w:rsid w:val="00950FAF"/>
    <w:rsid w:val="00951147"/>
    <w:rsid w:val="0095117B"/>
    <w:rsid w:val="009512B8"/>
    <w:rsid w:val="009513A1"/>
    <w:rsid w:val="0095151E"/>
    <w:rsid w:val="009515D9"/>
    <w:rsid w:val="0095160B"/>
    <w:rsid w:val="009516C7"/>
    <w:rsid w:val="0095194A"/>
    <w:rsid w:val="00951A45"/>
    <w:rsid w:val="00951E81"/>
    <w:rsid w:val="0095200B"/>
    <w:rsid w:val="00952563"/>
    <w:rsid w:val="00952760"/>
    <w:rsid w:val="009527B9"/>
    <w:rsid w:val="009528BB"/>
    <w:rsid w:val="009529B9"/>
    <w:rsid w:val="00952C64"/>
    <w:rsid w:val="00952D09"/>
    <w:rsid w:val="0095323A"/>
    <w:rsid w:val="00953397"/>
    <w:rsid w:val="00953469"/>
    <w:rsid w:val="009534BD"/>
    <w:rsid w:val="0095361E"/>
    <w:rsid w:val="0095395C"/>
    <w:rsid w:val="00953B05"/>
    <w:rsid w:val="00953B66"/>
    <w:rsid w:val="00953ED7"/>
    <w:rsid w:val="00953F0B"/>
    <w:rsid w:val="00953FC2"/>
    <w:rsid w:val="0095439D"/>
    <w:rsid w:val="00954676"/>
    <w:rsid w:val="0095473B"/>
    <w:rsid w:val="00954782"/>
    <w:rsid w:val="00954E10"/>
    <w:rsid w:val="00954E5E"/>
    <w:rsid w:val="00955055"/>
    <w:rsid w:val="009550D2"/>
    <w:rsid w:val="0095516B"/>
    <w:rsid w:val="00955196"/>
    <w:rsid w:val="009551A8"/>
    <w:rsid w:val="0095526B"/>
    <w:rsid w:val="00955445"/>
    <w:rsid w:val="009554C6"/>
    <w:rsid w:val="009554D8"/>
    <w:rsid w:val="00955566"/>
    <w:rsid w:val="009558A7"/>
    <w:rsid w:val="00955A00"/>
    <w:rsid w:val="00955AD4"/>
    <w:rsid w:val="00955B83"/>
    <w:rsid w:val="00955E58"/>
    <w:rsid w:val="009560B7"/>
    <w:rsid w:val="009563D0"/>
    <w:rsid w:val="009564E3"/>
    <w:rsid w:val="009565A4"/>
    <w:rsid w:val="009565A9"/>
    <w:rsid w:val="00956815"/>
    <w:rsid w:val="0095684D"/>
    <w:rsid w:val="00956916"/>
    <w:rsid w:val="009569D5"/>
    <w:rsid w:val="00956BBD"/>
    <w:rsid w:val="00956CB7"/>
    <w:rsid w:val="00956D80"/>
    <w:rsid w:val="00956E12"/>
    <w:rsid w:val="00956E26"/>
    <w:rsid w:val="00956F13"/>
    <w:rsid w:val="00957121"/>
    <w:rsid w:val="009571A2"/>
    <w:rsid w:val="009578F3"/>
    <w:rsid w:val="00957AC9"/>
    <w:rsid w:val="00957E29"/>
    <w:rsid w:val="00957E76"/>
    <w:rsid w:val="00957EA9"/>
    <w:rsid w:val="009600E5"/>
    <w:rsid w:val="009602F3"/>
    <w:rsid w:val="009607EA"/>
    <w:rsid w:val="009608CE"/>
    <w:rsid w:val="00960AF2"/>
    <w:rsid w:val="00960E39"/>
    <w:rsid w:val="009610F1"/>
    <w:rsid w:val="00961323"/>
    <w:rsid w:val="00961502"/>
    <w:rsid w:val="00961963"/>
    <w:rsid w:val="00961A46"/>
    <w:rsid w:val="00961C6E"/>
    <w:rsid w:val="00962138"/>
    <w:rsid w:val="0096219E"/>
    <w:rsid w:val="009621BC"/>
    <w:rsid w:val="009622F9"/>
    <w:rsid w:val="0096265B"/>
    <w:rsid w:val="009626E8"/>
    <w:rsid w:val="0096282A"/>
    <w:rsid w:val="00962B6F"/>
    <w:rsid w:val="00962D65"/>
    <w:rsid w:val="00962E05"/>
    <w:rsid w:val="00962EDA"/>
    <w:rsid w:val="00962FC5"/>
    <w:rsid w:val="0096315D"/>
    <w:rsid w:val="00963256"/>
    <w:rsid w:val="00963284"/>
    <w:rsid w:val="00963798"/>
    <w:rsid w:val="009639BC"/>
    <w:rsid w:val="00963C93"/>
    <w:rsid w:val="00963D1B"/>
    <w:rsid w:val="00963EB0"/>
    <w:rsid w:val="00964079"/>
    <w:rsid w:val="009641FC"/>
    <w:rsid w:val="00964298"/>
    <w:rsid w:val="009643D6"/>
    <w:rsid w:val="009643DE"/>
    <w:rsid w:val="00964A7C"/>
    <w:rsid w:val="00964CAC"/>
    <w:rsid w:val="00964EC2"/>
    <w:rsid w:val="009650B5"/>
    <w:rsid w:val="00965168"/>
    <w:rsid w:val="009651CC"/>
    <w:rsid w:val="009652B5"/>
    <w:rsid w:val="009652B6"/>
    <w:rsid w:val="00965502"/>
    <w:rsid w:val="00965514"/>
    <w:rsid w:val="00965946"/>
    <w:rsid w:val="00965B8F"/>
    <w:rsid w:val="00965C3F"/>
    <w:rsid w:val="00965D88"/>
    <w:rsid w:val="00966041"/>
    <w:rsid w:val="00966148"/>
    <w:rsid w:val="009661D5"/>
    <w:rsid w:val="00966647"/>
    <w:rsid w:val="0096664E"/>
    <w:rsid w:val="00966676"/>
    <w:rsid w:val="009668CA"/>
    <w:rsid w:val="00966A1D"/>
    <w:rsid w:val="00966A81"/>
    <w:rsid w:val="00966B7A"/>
    <w:rsid w:val="00966BCB"/>
    <w:rsid w:val="00966D56"/>
    <w:rsid w:val="00966E1A"/>
    <w:rsid w:val="00966F3C"/>
    <w:rsid w:val="0096709E"/>
    <w:rsid w:val="0096741D"/>
    <w:rsid w:val="00967602"/>
    <w:rsid w:val="00967742"/>
    <w:rsid w:val="009679F0"/>
    <w:rsid w:val="00967C1A"/>
    <w:rsid w:val="0097020E"/>
    <w:rsid w:val="00970549"/>
    <w:rsid w:val="00970618"/>
    <w:rsid w:val="00970649"/>
    <w:rsid w:val="009709C5"/>
    <w:rsid w:val="00970A11"/>
    <w:rsid w:val="00970A4E"/>
    <w:rsid w:val="00970AEC"/>
    <w:rsid w:val="00970BFB"/>
    <w:rsid w:val="00970C3A"/>
    <w:rsid w:val="00971142"/>
    <w:rsid w:val="00971311"/>
    <w:rsid w:val="009716E5"/>
    <w:rsid w:val="00971840"/>
    <w:rsid w:val="009718E0"/>
    <w:rsid w:val="00971BD6"/>
    <w:rsid w:val="00971CD4"/>
    <w:rsid w:val="00971E23"/>
    <w:rsid w:val="00971E47"/>
    <w:rsid w:val="00971E69"/>
    <w:rsid w:val="009720C3"/>
    <w:rsid w:val="0097237E"/>
    <w:rsid w:val="00972405"/>
    <w:rsid w:val="00972511"/>
    <w:rsid w:val="0097258F"/>
    <w:rsid w:val="00972609"/>
    <w:rsid w:val="0097268C"/>
    <w:rsid w:val="00972838"/>
    <w:rsid w:val="0097286D"/>
    <w:rsid w:val="00972F7E"/>
    <w:rsid w:val="00972FAE"/>
    <w:rsid w:val="009730B8"/>
    <w:rsid w:val="00973341"/>
    <w:rsid w:val="00973387"/>
    <w:rsid w:val="00973441"/>
    <w:rsid w:val="00973459"/>
    <w:rsid w:val="00973933"/>
    <w:rsid w:val="00973983"/>
    <w:rsid w:val="00973B43"/>
    <w:rsid w:val="00973D91"/>
    <w:rsid w:val="00973DF4"/>
    <w:rsid w:val="00973F63"/>
    <w:rsid w:val="0097413B"/>
    <w:rsid w:val="00974576"/>
    <w:rsid w:val="00974651"/>
    <w:rsid w:val="009747A8"/>
    <w:rsid w:val="00974C36"/>
    <w:rsid w:val="00974DAF"/>
    <w:rsid w:val="00974DDC"/>
    <w:rsid w:val="00974E68"/>
    <w:rsid w:val="00974F03"/>
    <w:rsid w:val="00974F9A"/>
    <w:rsid w:val="009750F8"/>
    <w:rsid w:val="0097512D"/>
    <w:rsid w:val="0097517A"/>
    <w:rsid w:val="0097520B"/>
    <w:rsid w:val="00975264"/>
    <w:rsid w:val="0097546F"/>
    <w:rsid w:val="0097549D"/>
    <w:rsid w:val="009754FE"/>
    <w:rsid w:val="00975503"/>
    <w:rsid w:val="00975522"/>
    <w:rsid w:val="00975779"/>
    <w:rsid w:val="009757AA"/>
    <w:rsid w:val="009757D0"/>
    <w:rsid w:val="00975874"/>
    <w:rsid w:val="00975B3B"/>
    <w:rsid w:val="00975C3C"/>
    <w:rsid w:val="00975E97"/>
    <w:rsid w:val="00975ED6"/>
    <w:rsid w:val="009760BA"/>
    <w:rsid w:val="009763D5"/>
    <w:rsid w:val="00976554"/>
    <w:rsid w:val="0097666E"/>
    <w:rsid w:val="00976951"/>
    <w:rsid w:val="00976ABC"/>
    <w:rsid w:val="00976D03"/>
    <w:rsid w:val="00976FCA"/>
    <w:rsid w:val="009772E1"/>
    <w:rsid w:val="009776DF"/>
    <w:rsid w:val="009778EA"/>
    <w:rsid w:val="00977C05"/>
    <w:rsid w:val="00977D6B"/>
    <w:rsid w:val="00977D87"/>
    <w:rsid w:val="0098006F"/>
    <w:rsid w:val="009800B3"/>
    <w:rsid w:val="0098087C"/>
    <w:rsid w:val="0098090C"/>
    <w:rsid w:val="00980938"/>
    <w:rsid w:val="00980AD0"/>
    <w:rsid w:val="00980AE0"/>
    <w:rsid w:val="00980AF6"/>
    <w:rsid w:val="009810CD"/>
    <w:rsid w:val="0098135B"/>
    <w:rsid w:val="009814EC"/>
    <w:rsid w:val="00981560"/>
    <w:rsid w:val="00981C98"/>
    <w:rsid w:val="00981CC2"/>
    <w:rsid w:val="0098203E"/>
    <w:rsid w:val="0098230C"/>
    <w:rsid w:val="00982664"/>
    <w:rsid w:val="00982882"/>
    <w:rsid w:val="009830E0"/>
    <w:rsid w:val="009830E8"/>
    <w:rsid w:val="00983114"/>
    <w:rsid w:val="009832A7"/>
    <w:rsid w:val="00983351"/>
    <w:rsid w:val="0098340B"/>
    <w:rsid w:val="00983613"/>
    <w:rsid w:val="0098378D"/>
    <w:rsid w:val="009837E4"/>
    <w:rsid w:val="009837F5"/>
    <w:rsid w:val="009839B8"/>
    <w:rsid w:val="00983A5A"/>
    <w:rsid w:val="00983BAF"/>
    <w:rsid w:val="00983F39"/>
    <w:rsid w:val="00983F59"/>
    <w:rsid w:val="00984150"/>
    <w:rsid w:val="009841B0"/>
    <w:rsid w:val="00984243"/>
    <w:rsid w:val="00984246"/>
    <w:rsid w:val="0098429D"/>
    <w:rsid w:val="009844C0"/>
    <w:rsid w:val="00984943"/>
    <w:rsid w:val="009849F5"/>
    <w:rsid w:val="00984AAC"/>
    <w:rsid w:val="00984AC8"/>
    <w:rsid w:val="00984F94"/>
    <w:rsid w:val="00984FEB"/>
    <w:rsid w:val="009853AA"/>
    <w:rsid w:val="009857D4"/>
    <w:rsid w:val="009858DA"/>
    <w:rsid w:val="00985928"/>
    <w:rsid w:val="00985ACD"/>
    <w:rsid w:val="00986030"/>
    <w:rsid w:val="009860C1"/>
    <w:rsid w:val="009861EF"/>
    <w:rsid w:val="009863FD"/>
    <w:rsid w:val="00986635"/>
    <w:rsid w:val="00986708"/>
    <w:rsid w:val="009867FC"/>
    <w:rsid w:val="00986925"/>
    <w:rsid w:val="00986AFB"/>
    <w:rsid w:val="00986DD2"/>
    <w:rsid w:val="00986DEB"/>
    <w:rsid w:val="00987026"/>
    <w:rsid w:val="00987A1D"/>
    <w:rsid w:val="00987B44"/>
    <w:rsid w:val="00987B91"/>
    <w:rsid w:val="00987C15"/>
    <w:rsid w:val="00987E0B"/>
    <w:rsid w:val="00987FE4"/>
    <w:rsid w:val="009900F8"/>
    <w:rsid w:val="00990151"/>
    <w:rsid w:val="009902F8"/>
    <w:rsid w:val="00990322"/>
    <w:rsid w:val="0099041F"/>
    <w:rsid w:val="00990488"/>
    <w:rsid w:val="009909A6"/>
    <w:rsid w:val="009909F4"/>
    <w:rsid w:val="00990C92"/>
    <w:rsid w:val="00990E70"/>
    <w:rsid w:val="009913F5"/>
    <w:rsid w:val="009914C1"/>
    <w:rsid w:val="00991518"/>
    <w:rsid w:val="0099169A"/>
    <w:rsid w:val="00991821"/>
    <w:rsid w:val="0099193A"/>
    <w:rsid w:val="00991B3D"/>
    <w:rsid w:val="00991B64"/>
    <w:rsid w:val="00991CFF"/>
    <w:rsid w:val="00991DBD"/>
    <w:rsid w:val="00991E26"/>
    <w:rsid w:val="00991F7C"/>
    <w:rsid w:val="00992243"/>
    <w:rsid w:val="0099234B"/>
    <w:rsid w:val="0099238C"/>
    <w:rsid w:val="00992463"/>
    <w:rsid w:val="00992483"/>
    <w:rsid w:val="00992543"/>
    <w:rsid w:val="009926B2"/>
    <w:rsid w:val="00992A42"/>
    <w:rsid w:val="00992B20"/>
    <w:rsid w:val="00992E06"/>
    <w:rsid w:val="00992EA6"/>
    <w:rsid w:val="00992EBB"/>
    <w:rsid w:val="00992F45"/>
    <w:rsid w:val="00993019"/>
    <w:rsid w:val="009933F4"/>
    <w:rsid w:val="009936C5"/>
    <w:rsid w:val="00993765"/>
    <w:rsid w:val="00993856"/>
    <w:rsid w:val="009938E6"/>
    <w:rsid w:val="0099390F"/>
    <w:rsid w:val="00993913"/>
    <w:rsid w:val="00993C24"/>
    <w:rsid w:val="00993C90"/>
    <w:rsid w:val="00994161"/>
    <w:rsid w:val="00994204"/>
    <w:rsid w:val="00994246"/>
    <w:rsid w:val="009943A5"/>
    <w:rsid w:val="00994621"/>
    <w:rsid w:val="00994661"/>
    <w:rsid w:val="009946C9"/>
    <w:rsid w:val="0099479E"/>
    <w:rsid w:val="00994860"/>
    <w:rsid w:val="00994D68"/>
    <w:rsid w:val="00994E2C"/>
    <w:rsid w:val="00995195"/>
    <w:rsid w:val="00995210"/>
    <w:rsid w:val="009952F1"/>
    <w:rsid w:val="009954AF"/>
    <w:rsid w:val="009958B6"/>
    <w:rsid w:val="00995B61"/>
    <w:rsid w:val="00995D8F"/>
    <w:rsid w:val="00995DA6"/>
    <w:rsid w:val="00995DD7"/>
    <w:rsid w:val="00995F1E"/>
    <w:rsid w:val="009963F0"/>
    <w:rsid w:val="009964F3"/>
    <w:rsid w:val="00996623"/>
    <w:rsid w:val="00996A47"/>
    <w:rsid w:val="00996BDE"/>
    <w:rsid w:val="00996BF8"/>
    <w:rsid w:val="00996E78"/>
    <w:rsid w:val="00996ED9"/>
    <w:rsid w:val="009971BF"/>
    <w:rsid w:val="00997283"/>
    <w:rsid w:val="009973CD"/>
    <w:rsid w:val="00997781"/>
    <w:rsid w:val="009979A5"/>
    <w:rsid w:val="00997C14"/>
    <w:rsid w:val="009A00D4"/>
    <w:rsid w:val="009A021D"/>
    <w:rsid w:val="009A027E"/>
    <w:rsid w:val="009A04D7"/>
    <w:rsid w:val="009A051D"/>
    <w:rsid w:val="009A0842"/>
    <w:rsid w:val="009A088E"/>
    <w:rsid w:val="009A0913"/>
    <w:rsid w:val="009A0A08"/>
    <w:rsid w:val="009A0B5A"/>
    <w:rsid w:val="009A0BEE"/>
    <w:rsid w:val="009A103F"/>
    <w:rsid w:val="009A1043"/>
    <w:rsid w:val="009A109E"/>
    <w:rsid w:val="009A1196"/>
    <w:rsid w:val="009A161A"/>
    <w:rsid w:val="009A1C00"/>
    <w:rsid w:val="009A1DD0"/>
    <w:rsid w:val="009A1E00"/>
    <w:rsid w:val="009A1F5A"/>
    <w:rsid w:val="009A1FBE"/>
    <w:rsid w:val="009A211D"/>
    <w:rsid w:val="009A24E6"/>
    <w:rsid w:val="009A26F1"/>
    <w:rsid w:val="009A289F"/>
    <w:rsid w:val="009A28D8"/>
    <w:rsid w:val="009A2942"/>
    <w:rsid w:val="009A2C50"/>
    <w:rsid w:val="009A2D10"/>
    <w:rsid w:val="009A2F29"/>
    <w:rsid w:val="009A343A"/>
    <w:rsid w:val="009A3AEB"/>
    <w:rsid w:val="009A3F1A"/>
    <w:rsid w:val="009A3F37"/>
    <w:rsid w:val="009A3FA8"/>
    <w:rsid w:val="009A40A0"/>
    <w:rsid w:val="009A423C"/>
    <w:rsid w:val="009A42D2"/>
    <w:rsid w:val="009A42F4"/>
    <w:rsid w:val="009A44FF"/>
    <w:rsid w:val="009A4658"/>
    <w:rsid w:val="009A4888"/>
    <w:rsid w:val="009A4A66"/>
    <w:rsid w:val="009A4E20"/>
    <w:rsid w:val="009A4ED2"/>
    <w:rsid w:val="009A5011"/>
    <w:rsid w:val="009A50C0"/>
    <w:rsid w:val="009A522B"/>
    <w:rsid w:val="009A52E4"/>
    <w:rsid w:val="009A52E6"/>
    <w:rsid w:val="009A5335"/>
    <w:rsid w:val="009A54DE"/>
    <w:rsid w:val="009A558D"/>
    <w:rsid w:val="009A5741"/>
    <w:rsid w:val="009A57B3"/>
    <w:rsid w:val="009A59D5"/>
    <w:rsid w:val="009A5BC5"/>
    <w:rsid w:val="009A5CFA"/>
    <w:rsid w:val="009A6254"/>
    <w:rsid w:val="009A633A"/>
    <w:rsid w:val="009A6973"/>
    <w:rsid w:val="009A6C53"/>
    <w:rsid w:val="009A6C55"/>
    <w:rsid w:val="009A6D46"/>
    <w:rsid w:val="009A6E90"/>
    <w:rsid w:val="009A6F45"/>
    <w:rsid w:val="009A745A"/>
    <w:rsid w:val="009A772C"/>
    <w:rsid w:val="009A7B82"/>
    <w:rsid w:val="009B0069"/>
    <w:rsid w:val="009B04B5"/>
    <w:rsid w:val="009B04E0"/>
    <w:rsid w:val="009B04F3"/>
    <w:rsid w:val="009B05A9"/>
    <w:rsid w:val="009B08EB"/>
    <w:rsid w:val="009B0A8C"/>
    <w:rsid w:val="009B0CBB"/>
    <w:rsid w:val="009B0D1D"/>
    <w:rsid w:val="009B0F3F"/>
    <w:rsid w:val="009B1650"/>
    <w:rsid w:val="009B1722"/>
    <w:rsid w:val="009B1BA6"/>
    <w:rsid w:val="009B1D3B"/>
    <w:rsid w:val="009B1E9E"/>
    <w:rsid w:val="009B1FAE"/>
    <w:rsid w:val="009B1FD1"/>
    <w:rsid w:val="009B20C2"/>
    <w:rsid w:val="009B2289"/>
    <w:rsid w:val="009B2300"/>
    <w:rsid w:val="009B230D"/>
    <w:rsid w:val="009B2415"/>
    <w:rsid w:val="009B265B"/>
    <w:rsid w:val="009B2709"/>
    <w:rsid w:val="009B274C"/>
    <w:rsid w:val="009B29EF"/>
    <w:rsid w:val="009B2A6F"/>
    <w:rsid w:val="009B2AA4"/>
    <w:rsid w:val="009B2C78"/>
    <w:rsid w:val="009B2D44"/>
    <w:rsid w:val="009B2E53"/>
    <w:rsid w:val="009B2F01"/>
    <w:rsid w:val="009B2FA5"/>
    <w:rsid w:val="009B31E8"/>
    <w:rsid w:val="009B34A2"/>
    <w:rsid w:val="009B35A5"/>
    <w:rsid w:val="009B364D"/>
    <w:rsid w:val="009B36E6"/>
    <w:rsid w:val="009B3835"/>
    <w:rsid w:val="009B38D3"/>
    <w:rsid w:val="009B38E5"/>
    <w:rsid w:val="009B3977"/>
    <w:rsid w:val="009B3E9E"/>
    <w:rsid w:val="009B3EBC"/>
    <w:rsid w:val="009B3FF6"/>
    <w:rsid w:val="009B40BE"/>
    <w:rsid w:val="009B4890"/>
    <w:rsid w:val="009B4B44"/>
    <w:rsid w:val="009B4CA2"/>
    <w:rsid w:val="009B4D7A"/>
    <w:rsid w:val="009B5042"/>
    <w:rsid w:val="009B50B2"/>
    <w:rsid w:val="009B50DF"/>
    <w:rsid w:val="009B524F"/>
    <w:rsid w:val="009B558A"/>
    <w:rsid w:val="009B559F"/>
    <w:rsid w:val="009B58C8"/>
    <w:rsid w:val="009B5C19"/>
    <w:rsid w:val="009B5E0C"/>
    <w:rsid w:val="009B5E3A"/>
    <w:rsid w:val="009B63DB"/>
    <w:rsid w:val="009B6C34"/>
    <w:rsid w:val="009B6C61"/>
    <w:rsid w:val="009B6C84"/>
    <w:rsid w:val="009B722A"/>
    <w:rsid w:val="009B74EF"/>
    <w:rsid w:val="009B768F"/>
    <w:rsid w:val="009B76AB"/>
    <w:rsid w:val="009B7706"/>
    <w:rsid w:val="009B7ABE"/>
    <w:rsid w:val="009B7B16"/>
    <w:rsid w:val="009B7EA0"/>
    <w:rsid w:val="009B7FC6"/>
    <w:rsid w:val="009C0003"/>
    <w:rsid w:val="009C0147"/>
    <w:rsid w:val="009C0339"/>
    <w:rsid w:val="009C07FF"/>
    <w:rsid w:val="009C0C5C"/>
    <w:rsid w:val="009C0CE0"/>
    <w:rsid w:val="009C0D04"/>
    <w:rsid w:val="009C0D61"/>
    <w:rsid w:val="009C0E11"/>
    <w:rsid w:val="009C147B"/>
    <w:rsid w:val="009C15C6"/>
    <w:rsid w:val="009C1A61"/>
    <w:rsid w:val="009C1C9C"/>
    <w:rsid w:val="009C1D27"/>
    <w:rsid w:val="009C1F4C"/>
    <w:rsid w:val="009C21FD"/>
    <w:rsid w:val="009C23EE"/>
    <w:rsid w:val="009C240F"/>
    <w:rsid w:val="009C28A4"/>
    <w:rsid w:val="009C2921"/>
    <w:rsid w:val="009C29C4"/>
    <w:rsid w:val="009C2A70"/>
    <w:rsid w:val="009C2B58"/>
    <w:rsid w:val="009C2C3D"/>
    <w:rsid w:val="009C2C51"/>
    <w:rsid w:val="009C2CBD"/>
    <w:rsid w:val="009C2EC6"/>
    <w:rsid w:val="009C304D"/>
    <w:rsid w:val="009C320D"/>
    <w:rsid w:val="009C34B9"/>
    <w:rsid w:val="009C36CD"/>
    <w:rsid w:val="009C378A"/>
    <w:rsid w:val="009C396B"/>
    <w:rsid w:val="009C3ABD"/>
    <w:rsid w:val="009C3BF2"/>
    <w:rsid w:val="009C3EB8"/>
    <w:rsid w:val="009C3F9A"/>
    <w:rsid w:val="009C41C0"/>
    <w:rsid w:val="009C4208"/>
    <w:rsid w:val="009C423D"/>
    <w:rsid w:val="009C46C5"/>
    <w:rsid w:val="009C4A47"/>
    <w:rsid w:val="009C4A57"/>
    <w:rsid w:val="009C4BC1"/>
    <w:rsid w:val="009C4F55"/>
    <w:rsid w:val="009C510E"/>
    <w:rsid w:val="009C5120"/>
    <w:rsid w:val="009C56A6"/>
    <w:rsid w:val="009C5712"/>
    <w:rsid w:val="009C5720"/>
    <w:rsid w:val="009C581A"/>
    <w:rsid w:val="009C593B"/>
    <w:rsid w:val="009C5B67"/>
    <w:rsid w:val="009C5C5F"/>
    <w:rsid w:val="009C5D05"/>
    <w:rsid w:val="009C5D8F"/>
    <w:rsid w:val="009C5E89"/>
    <w:rsid w:val="009C6131"/>
    <w:rsid w:val="009C615D"/>
    <w:rsid w:val="009C630C"/>
    <w:rsid w:val="009C6580"/>
    <w:rsid w:val="009C67DF"/>
    <w:rsid w:val="009C6857"/>
    <w:rsid w:val="009C69C8"/>
    <w:rsid w:val="009C6A19"/>
    <w:rsid w:val="009C6A93"/>
    <w:rsid w:val="009C6D33"/>
    <w:rsid w:val="009C6EDB"/>
    <w:rsid w:val="009C7057"/>
    <w:rsid w:val="009C7139"/>
    <w:rsid w:val="009C7311"/>
    <w:rsid w:val="009C73EC"/>
    <w:rsid w:val="009C744F"/>
    <w:rsid w:val="009C75FC"/>
    <w:rsid w:val="009C77BC"/>
    <w:rsid w:val="009C793D"/>
    <w:rsid w:val="009C7989"/>
    <w:rsid w:val="009C7A7A"/>
    <w:rsid w:val="009C7A9A"/>
    <w:rsid w:val="009C7C7C"/>
    <w:rsid w:val="009C7FC4"/>
    <w:rsid w:val="009C7FE0"/>
    <w:rsid w:val="009D0332"/>
    <w:rsid w:val="009D038F"/>
    <w:rsid w:val="009D054F"/>
    <w:rsid w:val="009D05A0"/>
    <w:rsid w:val="009D0A50"/>
    <w:rsid w:val="009D0B1C"/>
    <w:rsid w:val="009D0D6C"/>
    <w:rsid w:val="009D0EB2"/>
    <w:rsid w:val="009D0F36"/>
    <w:rsid w:val="009D0F80"/>
    <w:rsid w:val="009D13D0"/>
    <w:rsid w:val="009D1786"/>
    <w:rsid w:val="009D17E8"/>
    <w:rsid w:val="009D1924"/>
    <w:rsid w:val="009D198A"/>
    <w:rsid w:val="009D1A95"/>
    <w:rsid w:val="009D1AE9"/>
    <w:rsid w:val="009D1C38"/>
    <w:rsid w:val="009D1E64"/>
    <w:rsid w:val="009D1FA8"/>
    <w:rsid w:val="009D20DE"/>
    <w:rsid w:val="009D20FC"/>
    <w:rsid w:val="009D220C"/>
    <w:rsid w:val="009D26C3"/>
    <w:rsid w:val="009D27EF"/>
    <w:rsid w:val="009D28EA"/>
    <w:rsid w:val="009D29E3"/>
    <w:rsid w:val="009D2CB3"/>
    <w:rsid w:val="009D2D3D"/>
    <w:rsid w:val="009D2ED7"/>
    <w:rsid w:val="009D304F"/>
    <w:rsid w:val="009D333F"/>
    <w:rsid w:val="009D3464"/>
    <w:rsid w:val="009D346A"/>
    <w:rsid w:val="009D3710"/>
    <w:rsid w:val="009D37B8"/>
    <w:rsid w:val="009D3B78"/>
    <w:rsid w:val="009D3DC6"/>
    <w:rsid w:val="009D3DF5"/>
    <w:rsid w:val="009D3E52"/>
    <w:rsid w:val="009D43E8"/>
    <w:rsid w:val="009D4623"/>
    <w:rsid w:val="009D4630"/>
    <w:rsid w:val="009D497E"/>
    <w:rsid w:val="009D4CA0"/>
    <w:rsid w:val="009D4F4A"/>
    <w:rsid w:val="009D50FD"/>
    <w:rsid w:val="009D5136"/>
    <w:rsid w:val="009D51A4"/>
    <w:rsid w:val="009D5396"/>
    <w:rsid w:val="009D5451"/>
    <w:rsid w:val="009D5618"/>
    <w:rsid w:val="009D571C"/>
    <w:rsid w:val="009D5852"/>
    <w:rsid w:val="009D5912"/>
    <w:rsid w:val="009D5A2F"/>
    <w:rsid w:val="009D5CDA"/>
    <w:rsid w:val="009D5F1E"/>
    <w:rsid w:val="009D5F53"/>
    <w:rsid w:val="009D62D7"/>
    <w:rsid w:val="009D6795"/>
    <w:rsid w:val="009D68BA"/>
    <w:rsid w:val="009D68D7"/>
    <w:rsid w:val="009D68E6"/>
    <w:rsid w:val="009D6EF8"/>
    <w:rsid w:val="009D701B"/>
    <w:rsid w:val="009D734C"/>
    <w:rsid w:val="009D74F0"/>
    <w:rsid w:val="009D7547"/>
    <w:rsid w:val="009D765D"/>
    <w:rsid w:val="009D7992"/>
    <w:rsid w:val="009D7AB5"/>
    <w:rsid w:val="009D7B1E"/>
    <w:rsid w:val="009D7D27"/>
    <w:rsid w:val="009D7DD6"/>
    <w:rsid w:val="009E01AF"/>
    <w:rsid w:val="009E0427"/>
    <w:rsid w:val="009E0959"/>
    <w:rsid w:val="009E0965"/>
    <w:rsid w:val="009E0B47"/>
    <w:rsid w:val="009E0BB4"/>
    <w:rsid w:val="009E0E74"/>
    <w:rsid w:val="009E0E8C"/>
    <w:rsid w:val="009E143D"/>
    <w:rsid w:val="009E1742"/>
    <w:rsid w:val="009E1823"/>
    <w:rsid w:val="009E230E"/>
    <w:rsid w:val="009E23D8"/>
    <w:rsid w:val="009E2567"/>
    <w:rsid w:val="009E25D1"/>
    <w:rsid w:val="009E25E3"/>
    <w:rsid w:val="009E264E"/>
    <w:rsid w:val="009E2656"/>
    <w:rsid w:val="009E2683"/>
    <w:rsid w:val="009E2776"/>
    <w:rsid w:val="009E29F0"/>
    <w:rsid w:val="009E2A2F"/>
    <w:rsid w:val="009E2B9C"/>
    <w:rsid w:val="009E2C04"/>
    <w:rsid w:val="009E2CD9"/>
    <w:rsid w:val="009E2DC3"/>
    <w:rsid w:val="009E2FD7"/>
    <w:rsid w:val="009E3285"/>
    <w:rsid w:val="009E3568"/>
    <w:rsid w:val="009E35AA"/>
    <w:rsid w:val="009E3831"/>
    <w:rsid w:val="009E39AA"/>
    <w:rsid w:val="009E3A43"/>
    <w:rsid w:val="009E3D48"/>
    <w:rsid w:val="009E3EA6"/>
    <w:rsid w:val="009E3F89"/>
    <w:rsid w:val="009E4114"/>
    <w:rsid w:val="009E4141"/>
    <w:rsid w:val="009E429A"/>
    <w:rsid w:val="009E43EC"/>
    <w:rsid w:val="009E45AB"/>
    <w:rsid w:val="009E4604"/>
    <w:rsid w:val="009E4809"/>
    <w:rsid w:val="009E4ACF"/>
    <w:rsid w:val="009E4AFA"/>
    <w:rsid w:val="009E4E9D"/>
    <w:rsid w:val="009E51B3"/>
    <w:rsid w:val="009E5421"/>
    <w:rsid w:val="009E5686"/>
    <w:rsid w:val="009E57BC"/>
    <w:rsid w:val="009E57F6"/>
    <w:rsid w:val="009E586F"/>
    <w:rsid w:val="009E5969"/>
    <w:rsid w:val="009E59DF"/>
    <w:rsid w:val="009E5A0C"/>
    <w:rsid w:val="009E5A78"/>
    <w:rsid w:val="009E5C8C"/>
    <w:rsid w:val="009E5CBF"/>
    <w:rsid w:val="009E5D47"/>
    <w:rsid w:val="009E5E38"/>
    <w:rsid w:val="009E6002"/>
    <w:rsid w:val="009E6325"/>
    <w:rsid w:val="009E65E8"/>
    <w:rsid w:val="009E67B3"/>
    <w:rsid w:val="009E682D"/>
    <w:rsid w:val="009E6BD1"/>
    <w:rsid w:val="009E6E37"/>
    <w:rsid w:val="009E7044"/>
    <w:rsid w:val="009E708C"/>
    <w:rsid w:val="009E71D2"/>
    <w:rsid w:val="009E723D"/>
    <w:rsid w:val="009E726C"/>
    <w:rsid w:val="009E754B"/>
    <w:rsid w:val="009E77A2"/>
    <w:rsid w:val="009E787E"/>
    <w:rsid w:val="009E7880"/>
    <w:rsid w:val="009E78CB"/>
    <w:rsid w:val="009E7936"/>
    <w:rsid w:val="009E7A3F"/>
    <w:rsid w:val="009E7B9D"/>
    <w:rsid w:val="009E7BF0"/>
    <w:rsid w:val="009E7C33"/>
    <w:rsid w:val="009E7D36"/>
    <w:rsid w:val="009E7D4C"/>
    <w:rsid w:val="009E7E5C"/>
    <w:rsid w:val="009E7F0E"/>
    <w:rsid w:val="009E7F39"/>
    <w:rsid w:val="009E7FAF"/>
    <w:rsid w:val="009F0039"/>
    <w:rsid w:val="009F00C1"/>
    <w:rsid w:val="009F024C"/>
    <w:rsid w:val="009F0419"/>
    <w:rsid w:val="009F052B"/>
    <w:rsid w:val="009F07CB"/>
    <w:rsid w:val="009F0859"/>
    <w:rsid w:val="009F0ADF"/>
    <w:rsid w:val="009F0B79"/>
    <w:rsid w:val="009F0B90"/>
    <w:rsid w:val="009F0DC4"/>
    <w:rsid w:val="009F0E62"/>
    <w:rsid w:val="009F0E9E"/>
    <w:rsid w:val="009F100C"/>
    <w:rsid w:val="009F108D"/>
    <w:rsid w:val="009F1123"/>
    <w:rsid w:val="009F130B"/>
    <w:rsid w:val="009F1617"/>
    <w:rsid w:val="009F1623"/>
    <w:rsid w:val="009F1B41"/>
    <w:rsid w:val="009F1DDB"/>
    <w:rsid w:val="009F1E49"/>
    <w:rsid w:val="009F1F1B"/>
    <w:rsid w:val="009F1F89"/>
    <w:rsid w:val="009F2150"/>
    <w:rsid w:val="009F224C"/>
    <w:rsid w:val="009F26CE"/>
    <w:rsid w:val="009F296F"/>
    <w:rsid w:val="009F2992"/>
    <w:rsid w:val="009F2A1A"/>
    <w:rsid w:val="009F2A75"/>
    <w:rsid w:val="009F2AA0"/>
    <w:rsid w:val="009F2D1B"/>
    <w:rsid w:val="009F2E12"/>
    <w:rsid w:val="009F2F97"/>
    <w:rsid w:val="009F31F0"/>
    <w:rsid w:val="009F3488"/>
    <w:rsid w:val="009F35AA"/>
    <w:rsid w:val="009F35CD"/>
    <w:rsid w:val="009F37D4"/>
    <w:rsid w:val="009F39B7"/>
    <w:rsid w:val="009F3E5D"/>
    <w:rsid w:val="009F3EF3"/>
    <w:rsid w:val="009F42C5"/>
    <w:rsid w:val="009F4601"/>
    <w:rsid w:val="009F4694"/>
    <w:rsid w:val="009F4714"/>
    <w:rsid w:val="009F47C3"/>
    <w:rsid w:val="009F47C5"/>
    <w:rsid w:val="009F4809"/>
    <w:rsid w:val="009F483D"/>
    <w:rsid w:val="009F4A38"/>
    <w:rsid w:val="009F4AF3"/>
    <w:rsid w:val="009F4BCA"/>
    <w:rsid w:val="009F4BD5"/>
    <w:rsid w:val="009F4E19"/>
    <w:rsid w:val="009F4EB7"/>
    <w:rsid w:val="009F5158"/>
    <w:rsid w:val="009F5180"/>
    <w:rsid w:val="009F5433"/>
    <w:rsid w:val="009F5452"/>
    <w:rsid w:val="009F5453"/>
    <w:rsid w:val="009F558A"/>
    <w:rsid w:val="009F560D"/>
    <w:rsid w:val="009F58A7"/>
    <w:rsid w:val="009F5A83"/>
    <w:rsid w:val="009F5BF6"/>
    <w:rsid w:val="009F5FBA"/>
    <w:rsid w:val="009F6154"/>
    <w:rsid w:val="009F6345"/>
    <w:rsid w:val="009F64FE"/>
    <w:rsid w:val="009F65D2"/>
    <w:rsid w:val="009F67B5"/>
    <w:rsid w:val="009F68AB"/>
    <w:rsid w:val="009F69C6"/>
    <w:rsid w:val="009F6AFC"/>
    <w:rsid w:val="009F6B7E"/>
    <w:rsid w:val="009F6BEB"/>
    <w:rsid w:val="009F6BF3"/>
    <w:rsid w:val="009F6CCC"/>
    <w:rsid w:val="009F6D8B"/>
    <w:rsid w:val="009F6DBA"/>
    <w:rsid w:val="009F6F11"/>
    <w:rsid w:val="009F7089"/>
    <w:rsid w:val="009F7285"/>
    <w:rsid w:val="009F785B"/>
    <w:rsid w:val="009F79F3"/>
    <w:rsid w:val="009F7A9A"/>
    <w:rsid w:val="009F7E97"/>
    <w:rsid w:val="00A00096"/>
    <w:rsid w:val="00A0032A"/>
    <w:rsid w:val="00A00434"/>
    <w:rsid w:val="00A0043A"/>
    <w:rsid w:val="00A00463"/>
    <w:rsid w:val="00A004EE"/>
    <w:rsid w:val="00A00A1A"/>
    <w:rsid w:val="00A00AE4"/>
    <w:rsid w:val="00A00CA2"/>
    <w:rsid w:val="00A01226"/>
    <w:rsid w:val="00A016D9"/>
    <w:rsid w:val="00A01705"/>
    <w:rsid w:val="00A018C8"/>
    <w:rsid w:val="00A019F6"/>
    <w:rsid w:val="00A01A88"/>
    <w:rsid w:val="00A01C81"/>
    <w:rsid w:val="00A01E40"/>
    <w:rsid w:val="00A01FA1"/>
    <w:rsid w:val="00A021C6"/>
    <w:rsid w:val="00A02337"/>
    <w:rsid w:val="00A023C6"/>
    <w:rsid w:val="00A025DA"/>
    <w:rsid w:val="00A02704"/>
    <w:rsid w:val="00A0279D"/>
    <w:rsid w:val="00A027F9"/>
    <w:rsid w:val="00A02879"/>
    <w:rsid w:val="00A0294C"/>
    <w:rsid w:val="00A02AD0"/>
    <w:rsid w:val="00A02E36"/>
    <w:rsid w:val="00A02FE8"/>
    <w:rsid w:val="00A03082"/>
    <w:rsid w:val="00A03190"/>
    <w:rsid w:val="00A033CB"/>
    <w:rsid w:val="00A034ED"/>
    <w:rsid w:val="00A03724"/>
    <w:rsid w:val="00A037F3"/>
    <w:rsid w:val="00A03801"/>
    <w:rsid w:val="00A0392F"/>
    <w:rsid w:val="00A03C63"/>
    <w:rsid w:val="00A04203"/>
    <w:rsid w:val="00A042A2"/>
    <w:rsid w:val="00A042E1"/>
    <w:rsid w:val="00A044A5"/>
    <w:rsid w:val="00A046B5"/>
    <w:rsid w:val="00A04779"/>
    <w:rsid w:val="00A04848"/>
    <w:rsid w:val="00A04ACD"/>
    <w:rsid w:val="00A04AD9"/>
    <w:rsid w:val="00A0518C"/>
    <w:rsid w:val="00A05569"/>
    <w:rsid w:val="00A05612"/>
    <w:rsid w:val="00A057AD"/>
    <w:rsid w:val="00A058AF"/>
    <w:rsid w:val="00A05B38"/>
    <w:rsid w:val="00A05D25"/>
    <w:rsid w:val="00A05DE3"/>
    <w:rsid w:val="00A05EA3"/>
    <w:rsid w:val="00A05FA6"/>
    <w:rsid w:val="00A06125"/>
    <w:rsid w:val="00A061DE"/>
    <w:rsid w:val="00A0628B"/>
    <w:rsid w:val="00A067DC"/>
    <w:rsid w:val="00A06902"/>
    <w:rsid w:val="00A0698E"/>
    <w:rsid w:val="00A06C1F"/>
    <w:rsid w:val="00A06C23"/>
    <w:rsid w:val="00A06C7A"/>
    <w:rsid w:val="00A06EA3"/>
    <w:rsid w:val="00A074ED"/>
    <w:rsid w:val="00A076BE"/>
    <w:rsid w:val="00A0787E"/>
    <w:rsid w:val="00A07993"/>
    <w:rsid w:val="00A079B1"/>
    <w:rsid w:val="00A079C1"/>
    <w:rsid w:val="00A07A83"/>
    <w:rsid w:val="00A07B33"/>
    <w:rsid w:val="00A10105"/>
    <w:rsid w:val="00A10138"/>
    <w:rsid w:val="00A101AC"/>
    <w:rsid w:val="00A103EA"/>
    <w:rsid w:val="00A10BBB"/>
    <w:rsid w:val="00A10D37"/>
    <w:rsid w:val="00A10EC3"/>
    <w:rsid w:val="00A11150"/>
    <w:rsid w:val="00A11295"/>
    <w:rsid w:val="00A11394"/>
    <w:rsid w:val="00A11435"/>
    <w:rsid w:val="00A11A17"/>
    <w:rsid w:val="00A11A7B"/>
    <w:rsid w:val="00A11AB3"/>
    <w:rsid w:val="00A11B19"/>
    <w:rsid w:val="00A11C40"/>
    <w:rsid w:val="00A11ECF"/>
    <w:rsid w:val="00A11F5F"/>
    <w:rsid w:val="00A1200D"/>
    <w:rsid w:val="00A1214B"/>
    <w:rsid w:val="00A121BA"/>
    <w:rsid w:val="00A122D0"/>
    <w:rsid w:val="00A123B5"/>
    <w:rsid w:val="00A12F27"/>
    <w:rsid w:val="00A13033"/>
    <w:rsid w:val="00A13094"/>
    <w:rsid w:val="00A130BA"/>
    <w:rsid w:val="00A13288"/>
    <w:rsid w:val="00A1335B"/>
    <w:rsid w:val="00A133DA"/>
    <w:rsid w:val="00A136B4"/>
    <w:rsid w:val="00A137E3"/>
    <w:rsid w:val="00A13973"/>
    <w:rsid w:val="00A139F0"/>
    <w:rsid w:val="00A13A9C"/>
    <w:rsid w:val="00A13B87"/>
    <w:rsid w:val="00A13F0C"/>
    <w:rsid w:val="00A13F1E"/>
    <w:rsid w:val="00A14046"/>
    <w:rsid w:val="00A14145"/>
    <w:rsid w:val="00A1431D"/>
    <w:rsid w:val="00A143A8"/>
    <w:rsid w:val="00A14AEA"/>
    <w:rsid w:val="00A14B2F"/>
    <w:rsid w:val="00A14BC1"/>
    <w:rsid w:val="00A14DF5"/>
    <w:rsid w:val="00A14EC5"/>
    <w:rsid w:val="00A150AE"/>
    <w:rsid w:val="00A152CD"/>
    <w:rsid w:val="00A1537F"/>
    <w:rsid w:val="00A15653"/>
    <w:rsid w:val="00A15820"/>
    <w:rsid w:val="00A15837"/>
    <w:rsid w:val="00A15AFD"/>
    <w:rsid w:val="00A15B80"/>
    <w:rsid w:val="00A15C53"/>
    <w:rsid w:val="00A15CB0"/>
    <w:rsid w:val="00A15E33"/>
    <w:rsid w:val="00A1628F"/>
    <w:rsid w:val="00A162A9"/>
    <w:rsid w:val="00A16317"/>
    <w:rsid w:val="00A16708"/>
    <w:rsid w:val="00A16D69"/>
    <w:rsid w:val="00A17114"/>
    <w:rsid w:val="00A17466"/>
    <w:rsid w:val="00A1777B"/>
    <w:rsid w:val="00A177F1"/>
    <w:rsid w:val="00A17A6E"/>
    <w:rsid w:val="00A17C49"/>
    <w:rsid w:val="00A17D71"/>
    <w:rsid w:val="00A2001B"/>
    <w:rsid w:val="00A204B6"/>
    <w:rsid w:val="00A20992"/>
    <w:rsid w:val="00A20CD5"/>
    <w:rsid w:val="00A20E02"/>
    <w:rsid w:val="00A20F4C"/>
    <w:rsid w:val="00A2103E"/>
    <w:rsid w:val="00A21140"/>
    <w:rsid w:val="00A21184"/>
    <w:rsid w:val="00A21260"/>
    <w:rsid w:val="00A2129B"/>
    <w:rsid w:val="00A2133B"/>
    <w:rsid w:val="00A2133F"/>
    <w:rsid w:val="00A21620"/>
    <w:rsid w:val="00A2166B"/>
    <w:rsid w:val="00A21A42"/>
    <w:rsid w:val="00A21C08"/>
    <w:rsid w:val="00A21C16"/>
    <w:rsid w:val="00A21F0D"/>
    <w:rsid w:val="00A22022"/>
    <w:rsid w:val="00A221CB"/>
    <w:rsid w:val="00A22250"/>
    <w:rsid w:val="00A22292"/>
    <w:rsid w:val="00A222AB"/>
    <w:rsid w:val="00A222BC"/>
    <w:rsid w:val="00A225C4"/>
    <w:rsid w:val="00A226E2"/>
    <w:rsid w:val="00A228F9"/>
    <w:rsid w:val="00A22A77"/>
    <w:rsid w:val="00A22C32"/>
    <w:rsid w:val="00A22D51"/>
    <w:rsid w:val="00A230E2"/>
    <w:rsid w:val="00A23361"/>
    <w:rsid w:val="00A233E7"/>
    <w:rsid w:val="00A235BE"/>
    <w:rsid w:val="00A23644"/>
    <w:rsid w:val="00A23650"/>
    <w:rsid w:val="00A23AAD"/>
    <w:rsid w:val="00A23B32"/>
    <w:rsid w:val="00A23E5C"/>
    <w:rsid w:val="00A23F24"/>
    <w:rsid w:val="00A23F29"/>
    <w:rsid w:val="00A23FB4"/>
    <w:rsid w:val="00A23FE1"/>
    <w:rsid w:val="00A24106"/>
    <w:rsid w:val="00A2435E"/>
    <w:rsid w:val="00A24450"/>
    <w:rsid w:val="00A245C1"/>
    <w:rsid w:val="00A24A41"/>
    <w:rsid w:val="00A24B5A"/>
    <w:rsid w:val="00A24D01"/>
    <w:rsid w:val="00A25001"/>
    <w:rsid w:val="00A25461"/>
    <w:rsid w:val="00A25502"/>
    <w:rsid w:val="00A2558D"/>
    <w:rsid w:val="00A255B0"/>
    <w:rsid w:val="00A25B26"/>
    <w:rsid w:val="00A25DE6"/>
    <w:rsid w:val="00A25F58"/>
    <w:rsid w:val="00A25FC6"/>
    <w:rsid w:val="00A262DE"/>
    <w:rsid w:val="00A2639E"/>
    <w:rsid w:val="00A263BE"/>
    <w:rsid w:val="00A264D1"/>
    <w:rsid w:val="00A268AD"/>
    <w:rsid w:val="00A26920"/>
    <w:rsid w:val="00A26B0F"/>
    <w:rsid w:val="00A26B2C"/>
    <w:rsid w:val="00A26EA2"/>
    <w:rsid w:val="00A26FB1"/>
    <w:rsid w:val="00A26FDB"/>
    <w:rsid w:val="00A271D3"/>
    <w:rsid w:val="00A272C0"/>
    <w:rsid w:val="00A276DA"/>
    <w:rsid w:val="00A27A25"/>
    <w:rsid w:val="00A27A3D"/>
    <w:rsid w:val="00A27B8F"/>
    <w:rsid w:val="00A3004C"/>
    <w:rsid w:val="00A30121"/>
    <w:rsid w:val="00A30382"/>
    <w:rsid w:val="00A30464"/>
    <w:rsid w:val="00A30537"/>
    <w:rsid w:val="00A306FC"/>
    <w:rsid w:val="00A30BFF"/>
    <w:rsid w:val="00A31010"/>
    <w:rsid w:val="00A31061"/>
    <w:rsid w:val="00A312F6"/>
    <w:rsid w:val="00A31352"/>
    <w:rsid w:val="00A3135E"/>
    <w:rsid w:val="00A3140B"/>
    <w:rsid w:val="00A314EE"/>
    <w:rsid w:val="00A3172F"/>
    <w:rsid w:val="00A31781"/>
    <w:rsid w:val="00A317D6"/>
    <w:rsid w:val="00A31AA1"/>
    <w:rsid w:val="00A31B31"/>
    <w:rsid w:val="00A31E81"/>
    <w:rsid w:val="00A31E9A"/>
    <w:rsid w:val="00A31F0C"/>
    <w:rsid w:val="00A32415"/>
    <w:rsid w:val="00A324B2"/>
    <w:rsid w:val="00A32627"/>
    <w:rsid w:val="00A326C1"/>
    <w:rsid w:val="00A326F4"/>
    <w:rsid w:val="00A32806"/>
    <w:rsid w:val="00A32C04"/>
    <w:rsid w:val="00A32C65"/>
    <w:rsid w:val="00A32CB5"/>
    <w:rsid w:val="00A32CFE"/>
    <w:rsid w:val="00A32F44"/>
    <w:rsid w:val="00A3310F"/>
    <w:rsid w:val="00A3329E"/>
    <w:rsid w:val="00A3387A"/>
    <w:rsid w:val="00A33A10"/>
    <w:rsid w:val="00A33C96"/>
    <w:rsid w:val="00A33D93"/>
    <w:rsid w:val="00A3415C"/>
    <w:rsid w:val="00A341C7"/>
    <w:rsid w:val="00A34275"/>
    <w:rsid w:val="00A342A7"/>
    <w:rsid w:val="00A3469E"/>
    <w:rsid w:val="00A34703"/>
    <w:rsid w:val="00A347C1"/>
    <w:rsid w:val="00A3488B"/>
    <w:rsid w:val="00A34AA6"/>
    <w:rsid w:val="00A34B3F"/>
    <w:rsid w:val="00A34D7C"/>
    <w:rsid w:val="00A34E4B"/>
    <w:rsid w:val="00A34E8C"/>
    <w:rsid w:val="00A350FF"/>
    <w:rsid w:val="00A351F2"/>
    <w:rsid w:val="00A35271"/>
    <w:rsid w:val="00A352FC"/>
    <w:rsid w:val="00A354C4"/>
    <w:rsid w:val="00A35856"/>
    <w:rsid w:val="00A359B1"/>
    <w:rsid w:val="00A35B73"/>
    <w:rsid w:val="00A35BED"/>
    <w:rsid w:val="00A35CB7"/>
    <w:rsid w:val="00A36342"/>
    <w:rsid w:val="00A3656F"/>
    <w:rsid w:val="00A368AD"/>
    <w:rsid w:val="00A36C15"/>
    <w:rsid w:val="00A36E1D"/>
    <w:rsid w:val="00A36E3A"/>
    <w:rsid w:val="00A36E41"/>
    <w:rsid w:val="00A3725D"/>
    <w:rsid w:val="00A37524"/>
    <w:rsid w:val="00A377B6"/>
    <w:rsid w:val="00A379B8"/>
    <w:rsid w:val="00A37A30"/>
    <w:rsid w:val="00A37AC4"/>
    <w:rsid w:val="00A37EB7"/>
    <w:rsid w:val="00A37F96"/>
    <w:rsid w:val="00A40228"/>
    <w:rsid w:val="00A40501"/>
    <w:rsid w:val="00A4062C"/>
    <w:rsid w:val="00A40935"/>
    <w:rsid w:val="00A40968"/>
    <w:rsid w:val="00A40B7A"/>
    <w:rsid w:val="00A40C9F"/>
    <w:rsid w:val="00A40D13"/>
    <w:rsid w:val="00A410F3"/>
    <w:rsid w:val="00A4128A"/>
    <w:rsid w:val="00A414F6"/>
    <w:rsid w:val="00A414F7"/>
    <w:rsid w:val="00A4155E"/>
    <w:rsid w:val="00A41914"/>
    <w:rsid w:val="00A41CAF"/>
    <w:rsid w:val="00A42102"/>
    <w:rsid w:val="00A421DE"/>
    <w:rsid w:val="00A42363"/>
    <w:rsid w:val="00A42378"/>
    <w:rsid w:val="00A4240F"/>
    <w:rsid w:val="00A42533"/>
    <w:rsid w:val="00A426DF"/>
    <w:rsid w:val="00A427EE"/>
    <w:rsid w:val="00A429DE"/>
    <w:rsid w:val="00A42D82"/>
    <w:rsid w:val="00A42E86"/>
    <w:rsid w:val="00A42F19"/>
    <w:rsid w:val="00A42F5D"/>
    <w:rsid w:val="00A42F69"/>
    <w:rsid w:val="00A4340F"/>
    <w:rsid w:val="00A43596"/>
    <w:rsid w:val="00A435E2"/>
    <w:rsid w:val="00A43ABE"/>
    <w:rsid w:val="00A43B2B"/>
    <w:rsid w:val="00A43BAC"/>
    <w:rsid w:val="00A43F2D"/>
    <w:rsid w:val="00A440A4"/>
    <w:rsid w:val="00A442A2"/>
    <w:rsid w:val="00A442E1"/>
    <w:rsid w:val="00A44465"/>
    <w:rsid w:val="00A4455E"/>
    <w:rsid w:val="00A4467C"/>
    <w:rsid w:val="00A44756"/>
    <w:rsid w:val="00A44920"/>
    <w:rsid w:val="00A44925"/>
    <w:rsid w:val="00A44B07"/>
    <w:rsid w:val="00A44B7F"/>
    <w:rsid w:val="00A44CF9"/>
    <w:rsid w:val="00A44EC9"/>
    <w:rsid w:val="00A4509F"/>
    <w:rsid w:val="00A4514C"/>
    <w:rsid w:val="00A4523E"/>
    <w:rsid w:val="00A45556"/>
    <w:rsid w:val="00A4556F"/>
    <w:rsid w:val="00A455D7"/>
    <w:rsid w:val="00A456DC"/>
    <w:rsid w:val="00A457A0"/>
    <w:rsid w:val="00A45859"/>
    <w:rsid w:val="00A45A3C"/>
    <w:rsid w:val="00A45B20"/>
    <w:rsid w:val="00A45CD6"/>
    <w:rsid w:val="00A45D0A"/>
    <w:rsid w:val="00A45F1B"/>
    <w:rsid w:val="00A4629C"/>
    <w:rsid w:val="00A4630F"/>
    <w:rsid w:val="00A4659F"/>
    <w:rsid w:val="00A465B8"/>
    <w:rsid w:val="00A46688"/>
    <w:rsid w:val="00A46A67"/>
    <w:rsid w:val="00A46C54"/>
    <w:rsid w:val="00A46CDC"/>
    <w:rsid w:val="00A46CFD"/>
    <w:rsid w:val="00A46D5E"/>
    <w:rsid w:val="00A46E1C"/>
    <w:rsid w:val="00A4712E"/>
    <w:rsid w:val="00A473D7"/>
    <w:rsid w:val="00A47492"/>
    <w:rsid w:val="00A47496"/>
    <w:rsid w:val="00A474EB"/>
    <w:rsid w:val="00A477C2"/>
    <w:rsid w:val="00A477D8"/>
    <w:rsid w:val="00A477DC"/>
    <w:rsid w:val="00A47B64"/>
    <w:rsid w:val="00A47BE7"/>
    <w:rsid w:val="00A47ECB"/>
    <w:rsid w:val="00A5017E"/>
    <w:rsid w:val="00A502FD"/>
    <w:rsid w:val="00A5031C"/>
    <w:rsid w:val="00A5091C"/>
    <w:rsid w:val="00A509E9"/>
    <w:rsid w:val="00A50A36"/>
    <w:rsid w:val="00A50C59"/>
    <w:rsid w:val="00A50CFD"/>
    <w:rsid w:val="00A50DA5"/>
    <w:rsid w:val="00A50DDE"/>
    <w:rsid w:val="00A50DF8"/>
    <w:rsid w:val="00A510B1"/>
    <w:rsid w:val="00A51122"/>
    <w:rsid w:val="00A516FD"/>
    <w:rsid w:val="00A51743"/>
    <w:rsid w:val="00A51783"/>
    <w:rsid w:val="00A517E8"/>
    <w:rsid w:val="00A51B87"/>
    <w:rsid w:val="00A51BA4"/>
    <w:rsid w:val="00A51BC2"/>
    <w:rsid w:val="00A51BD8"/>
    <w:rsid w:val="00A51C22"/>
    <w:rsid w:val="00A51DB8"/>
    <w:rsid w:val="00A51E11"/>
    <w:rsid w:val="00A51E52"/>
    <w:rsid w:val="00A52016"/>
    <w:rsid w:val="00A522C9"/>
    <w:rsid w:val="00A524B9"/>
    <w:rsid w:val="00A52577"/>
    <w:rsid w:val="00A526BD"/>
    <w:rsid w:val="00A526CB"/>
    <w:rsid w:val="00A5273F"/>
    <w:rsid w:val="00A52822"/>
    <w:rsid w:val="00A5294B"/>
    <w:rsid w:val="00A529B5"/>
    <w:rsid w:val="00A52AA2"/>
    <w:rsid w:val="00A52EF3"/>
    <w:rsid w:val="00A52F70"/>
    <w:rsid w:val="00A5309D"/>
    <w:rsid w:val="00A5322B"/>
    <w:rsid w:val="00A5361E"/>
    <w:rsid w:val="00A537C9"/>
    <w:rsid w:val="00A53946"/>
    <w:rsid w:val="00A539EA"/>
    <w:rsid w:val="00A53A14"/>
    <w:rsid w:val="00A53D98"/>
    <w:rsid w:val="00A53DAD"/>
    <w:rsid w:val="00A53DEF"/>
    <w:rsid w:val="00A53E62"/>
    <w:rsid w:val="00A53F56"/>
    <w:rsid w:val="00A5404F"/>
    <w:rsid w:val="00A54112"/>
    <w:rsid w:val="00A543D1"/>
    <w:rsid w:val="00A543F1"/>
    <w:rsid w:val="00A545E2"/>
    <w:rsid w:val="00A546EA"/>
    <w:rsid w:val="00A54AC3"/>
    <w:rsid w:val="00A54BD2"/>
    <w:rsid w:val="00A54D30"/>
    <w:rsid w:val="00A54E1B"/>
    <w:rsid w:val="00A5502A"/>
    <w:rsid w:val="00A5505C"/>
    <w:rsid w:val="00A55082"/>
    <w:rsid w:val="00A550D0"/>
    <w:rsid w:val="00A5538E"/>
    <w:rsid w:val="00A553F0"/>
    <w:rsid w:val="00A55663"/>
    <w:rsid w:val="00A55808"/>
    <w:rsid w:val="00A55CB1"/>
    <w:rsid w:val="00A55E68"/>
    <w:rsid w:val="00A5607B"/>
    <w:rsid w:val="00A5634D"/>
    <w:rsid w:val="00A565FF"/>
    <w:rsid w:val="00A56678"/>
    <w:rsid w:val="00A5683F"/>
    <w:rsid w:val="00A5697A"/>
    <w:rsid w:val="00A56AEF"/>
    <w:rsid w:val="00A56C0D"/>
    <w:rsid w:val="00A56C30"/>
    <w:rsid w:val="00A56D74"/>
    <w:rsid w:val="00A56E4D"/>
    <w:rsid w:val="00A56FF6"/>
    <w:rsid w:val="00A57271"/>
    <w:rsid w:val="00A572B0"/>
    <w:rsid w:val="00A572BA"/>
    <w:rsid w:val="00A572FF"/>
    <w:rsid w:val="00A57498"/>
    <w:rsid w:val="00A575DC"/>
    <w:rsid w:val="00A576E7"/>
    <w:rsid w:val="00A576F5"/>
    <w:rsid w:val="00A57864"/>
    <w:rsid w:val="00A57942"/>
    <w:rsid w:val="00A57B7C"/>
    <w:rsid w:val="00A57EB2"/>
    <w:rsid w:val="00A57EC5"/>
    <w:rsid w:val="00A57F2F"/>
    <w:rsid w:val="00A600A1"/>
    <w:rsid w:val="00A6017A"/>
    <w:rsid w:val="00A602E0"/>
    <w:rsid w:val="00A60307"/>
    <w:rsid w:val="00A606F5"/>
    <w:rsid w:val="00A60D7B"/>
    <w:rsid w:val="00A61129"/>
    <w:rsid w:val="00A611D0"/>
    <w:rsid w:val="00A6139E"/>
    <w:rsid w:val="00A615D9"/>
    <w:rsid w:val="00A616C1"/>
    <w:rsid w:val="00A618FE"/>
    <w:rsid w:val="00A61A11"/>
    <w:rsid w:val="00A61D04"/>
    <w:rsid w:val="00A61D2A"/>
    <w:rsid w:val="00A61DBD"/>
    <w:rsid w:val="00A62149"/>
    <w:rsid w:val="00A62249"/>
    <w:rsid w:val="00A62285"/>
    <w:rsid w:val="00A62664"/>
    <w:rsid w:val="00A626B5"/>
    <w:rsid w:val="00A6288F"/>
    <w:rsid w:val="00A62C7E"/>
    <w:rsid w:val="00A62C8F"/>
    <w:rsid w:val="00A62D30"/>
    <w:rsid w:val="00A62E57"/>
    <w:rsid w:val="00A62EB2"/>
    <w:rsid w:val="00A62F25"/>
    <w:rsid w:val="00A62F34"/>
    <w:rsid w:val="00A62FC2"/>
    <w:rsid w:val="00A631D8"/>
    <w:rsid w:val="00A63413"/>
    <w:rsid w:val="00A634E6"/>
    <w:rsid w:val="00A6362D"/>
    <w:rsid w:val="00A63976"/>
    <w:rsid w:val="00A63B96"/>
    <w:rsid w:val="00A63C14"/>
    <w:rsid w:val="00A63C45"/>
    <w:rsid w:val="00A63DC2"/>
    <w:rsid w:val="00A63DEE"/>
    <w:rsid w:val="00A63E9F"/>
    <w:rsid w:val="00A63ED7"/>
    <w:rsid w:val="00A64078"/>
    <w:rsid w:val="00A64157"/>
    <w:rsid w:val="00A645CF"/>
    <w:rsid w:val="00A64692"/>
    <w:rsid w:val="00A64914"/>
    <w:rsid w:val="00A649E3"/>
    <w:rsid w:val="00A64AA6"/>
    <w:rsid w:val="00A64AC4"/>
    <w:rsid w:val="00A64B0A"/>
    <w:rsid w:val="00A64B80"/>
    <w:rsid w:val="00A64BF0"/>
    <w:rsid w:val="00A64CB7"/>
    <w:rsid w:val="00A64CF3"/>
    <w:rsid w:val="00A64E47"/>
    <w:rsid w:val="00A64EAC"/>
    <w:rsid w:val="00A650A0"/>
    <w:rsid w:val="00A65143"/>
    <w:rsid w:val="00A65169"/>
    <w:rsid w:val="00A65425"/>
    <w:rsid w:val="00A65507"/>
    <w:rsid w:val="00A656B4"/>
    <w:rsid w:val="00A65775"/>
    <w:rsid w:val="00A6598D"/>
    <w:rsid w:val="00A65BEA"/>
    <w:rsid w:val="00A65C12"/>
    <w:rsid w:val="00A65C9C"/>
    <w:rsid w:val="00A65E09"/>
    <w:rsid w:val="00A65EA2"/>
    <w:rsid w:val="00A6623F"/>
    <w:rsid w:val="00A66265"/>
    <w:rsid w:val="00A6635C"/>
    <w:rsid w:val="00A6641A"/>
    <w:rsid w:val="00A66582"/>
    <w:rsid w:val="00A66592"/>
    <w:rsid w:val="00A66598"/>
    <w:rsid w:val="00A666FE"/>
    <w:rsid w:val="00A66873"/>
    <w:rsid w:val="00A66ABD"/>
    <w:rsid w:val="00A66B7C"/>
    <w:rsid w:val="00A66D82"/>
    <w:rsid w:val="00A66E94"/>
    <w:rsid w:val="00A66E96"/>
    <w:rsid w:val="00A672F3"/>
    <w:rsid w:val="00A67362"/>
    <w:rsid w:val="00A674FD"/>
    <w:rsid w:val="00A67759"/>
    <w:rsid w:val="00A70481"/>
    <w:rsid w:val="00A70549"/>
    <w:rsid w:val="00A70572"/>
    <w:rsid w:val="00A70C95"/>
    <w:rsid w:val="00A70D86"/>
    <w:rsid w:val="00A70F36"/>
    <w:rsid w:val="00A70F92"/>
    <w:rsid w:val="00A71164"/>
    <w:rsid w:val="00A71537"/>
    <w:rsid w:val="00A71804"/>
    <w:rsid w:val="00A71828"/>
    <w:rsid w:val="00A7189E"/>
    <w:rsid w:val="00A718A9"/>
    <w:rsid w:val="00A719F0"/>
    <w:rsid w:val="00A71C9C"/>
    <w:rsid w:val="00A71EE5"/>
    <w:rsid w:val="00A72095"/>
    <w:rsid w:val="00A721BD"/>
    <w:rsid w:val="00A721F1"/>
    <w:rsid w:val="00A723EB"/>
    <w:rsid w:val="00A7295C"/>
    <w:rsid w:val="00A729B1"/>
    <w:rsid w:val="00A72ABE"/>
    <w:rsid w:val="00A72E15"/>
    <w:rsid w:val="00A7302A"/>
    <w:rsid w:val="00A7323B"/>
    <w:rsid w:val="00A73465"/>
    <w:rsid w:val="00A734D6"/>
    <w:rsid w:val="00A737E4"/>
    <w:rsid w:val="00A7380F"/>
    <w:rsid w:val="00A73821"/>
    <w:rsid w:val="00A73941"/>
    <w:rsid w:val="00A73A4D"/>
    <w:rsid w:val="00A73C79"/>
    <w:rsid w:val="00A73D94"/>
    <w:rsid w:val="00A73E24"/>
    <w:rsid w:val="00A73EC5"/>
    <w:rsid w:val="00A73F20"/>
    <w:rsid w:val="00A74107"/>
    <w:rsid w:val="00A7456B"/>
    <w:rsid w:val="00A74999"/>
    <w:rsid w:val="00A74AAC"/>
    <w:rsid w:val="00A74C7F"/>
    <w:rsid w:val="00A74E28"/>
    <w:rsid w:val="00A75113"/>
    <w:rsid w:val="00A75204"/>
    <w:rsid w:val="00A75239"/>
    <w:rsid w:val="00A7525A"/>
    <w:rsid w:val="00A752A0"/>
    <w:rsid w:val="00A75618"/>
    <w:rsid w:val="00A7574B"/>
    <w:rsid w:val="00A75810"/>
    <w:rsid w:val="00A75CF6"/>
    <w:rsid w:val="00A7600B"/>
    <w:rsid w:val="00A76140"/>
    <w:rsid w:val="00A76361"/>
    <w:rsid w:val="00A76469"/>
    <w:rsid w:val="00A76579"/>
    <w:rsid w:val="00A766D1"/>
    <w:rsid w:val="00A76761"/>
    <w:rsid w:val="00A7696C"/>
    <w:rsid w:val="00A76A1B"/>
    <w:rsid w:val="00A76AB9"/>
    <w:rsid w:val="00A76AE2"/>
    <w:rsid w:val="00A76B65"/>
    <w:rsid w:val="00A77021"/>
    <w:rsid w:val="00A77048"/>
    <w:rsid w:val="00A77170"/>
    <w:rsid w:val="00A77181"/>
    <w:rsid w:val="00A7719F"/>
    <w:rsid w:val="00A7725F"/>
    <w:rsid w:val="00A7742D"/>
    <w:rsid w:val="00A7758A"/>
    <w:rsid w:val="00A77758"/>
    <w:rsid w:val="00A7782B"/>
    <w:rsid w:val="00A7789C"/>
    <w:rsid w:val="00A77988"/>
    <w:rsid w:val="00A779F6"/>
    <w:rsid w:val="00A77E24"/>
    <w:rsid w:val="00A801C3"/>
    <w:rsid w:val="00A8024E"/>
    <w:rsid w:val="00A802DC"/>
    <w:rsid w:val="00A8039B"/>
    <w:rsid w:val="00A8063B"/>
    <w:rsid w:val="00A80BC1"/>
    <w:rsid w:val="00A80C5B"/>
    <w:rsid w:val="00A80D91"/>
    <w:rsid w:val="00A81002"/>
    <w:rsid w:val="00A8155C"/>
    <w:rsid w:val="00A815D4"/>
    <w:rsid w:val="00A8170E"/>
    <w:rsid w:val="00A818CA"/>
    <w:rsid w:val="00A819A1"/>
    <w:rsid w:val="00A81B42"/>
    <w:rsid w:val="00A81C0B"/>
    <w:rsid w:val="00A82205"/>
    <w:rsid w:val="00A8222B"/>
    <w:rsid w:val="00A822B4"/>
    <w:rsid w:val="00A82514"/>
    <w:rsid w:val="00A82829"/>
    <w:rsid w:val="00A8286A"/>
    <w:rsid w:val="00A828EC"/>
    <w:rsid w:val="00A82B8C"/>
    <w:rsid w:val="00A82C71"/>
    <w:rsid w:val="00A83013"/>
    <w:rsid w:val="00A830C4"/>
    <w:rsid w:val="00A830EA"/>
    <w:rsid w:val="00A83115"/>
    <w:rsid w:val="00A8331B"/>
    <w:rsid w:val="00A833EC"/>
    <w:rsid w:val="00A837FE"/>
    <w:rsid w:val="00A83D14"/>
    <w:rsid w:val="00A83EAB"/>
    <w:rsid w:val="00A8464C"/>
    <w:rsid w:val="00A846AC"/>
    <w:rsid w:val="00A84741"/>
    <w:rsid w:val="00A8480C"/>
    <w:rsid w:val="00A84839"/>
    <w:rsid w:val="00A848C6"/>
    <w:rsid w:val="00A84A5D"/>
    <w:rsid w:val="00A84D14"/>
    <w:rsid w:val="00A85008"/>
    <w:rsid w:val="00A85141"/>
    <w:rsid w:val="00A853CF"/>
    <w:rsid w:val="00A85716"/>
    <w:rsid w:val="00A85788"/>
    <w:rsid w:val="00A85F5F"/>
    <w:rsid w:val="00A8600F"/>
    <w:rsid w:val="00A8608F"/>
    <w:rsid w:val="00A86097"/>
    <w:rsid w:val="00A863F2"/>
    <w:rsid w:val="00A86455"/>
    <w:rsid w:val="00A86747"/>
    <w:rsid w:val="00A86749"/>
    <w:rsid w:val="00A86759"/>
    <w:rsid w:val="00A868B3"/>
    <w:rsid w:val="00A86969"/>
    <w:rsid w:val="00A86B47"/>
    <w:rsid w:val="00A86BA4"/>
    <w:rsid w:val="00A86BA9"/>
    <w:rsid w:val="00A86CAE"/>
    <w:rsid w:val="00A8701F"/>
    <w:rsid w:val="00A87425"/>
    <w:rsid w:val="00A8743F"/>
    <w:rsid w:val="00A874CA"/>
    <w:rsid w:val="00A8778F"/>
    <w:rsid w:val="00A878F6"/>
    <w:rsid w:val="00A87B7A"/>
    <w:rsid w:val="00A90088"/>
    <w:rsid w:val="00A90241"/>
    <w:rsid w:val="00A904B0"/>
    <w:rsid w:val="00A9057B"/>
    <w:rsid w:val="00A90686"/>
    <w:rsid w:val="00A90827"/>
    <w:rsid w:val="00A908C7"/>
    <w:rsid w:val="00A909EF"/>
    <w:rsid w:val="00A90C05"/>
    <w:rsid w:val="00A90C86"/>
    <w:rsid w:val="00A90CDC"/>
    <w:rsid w:val="00A90D5E"/>
    <w:rsid w:val="00A910A1"/>
    <w:rsid w:val="00A914D0"/>
    <w:rsid w:val="00A91611"/>
    <w:rsid w:val="00A9175E"/>
    <w:rsid w:val="00A91804"/>
    <w:rsid w:val="00A92005"/>
    <w:rsid w:val="00A9209B"/>
    <w:rsid w:val="00A921A6"/>
    <w:rsid w:val="00A92281"/>
    <w:rsid w:val="00A9242C"/>
    <w:rsid w:val="00A92678"/>
    <w:rsid w:val="00A92719"/>
    <w:rsid w:val="00A92753"/>
    <w:rsid w:val="00A9281E"/>
    <w:rsid w:val="00A929F6"/>
    <w:rsid w:val="00A92ACE"/>
    <w:rsid w:val="00A92E27"/>
    <w:rsid w:val="00A93188"/>
    <w:rsid w:val="00A938A9"/>
    <w:rsid w:val="00A93953"/>
    <w:rsid w:val="00A93AF0"/>
    <w:rsid w:val="00A93B67"/>
    <w:rsid w:val="00A93CAE"/>
    <w:rsid w:val="00A942E1"/>
    <w:rsid w:val="00A944E6"/>
    <w:rsid w:val="00A945EE"/>
    <w:rsid w:val="00A94645"/>
    <w:rsid w:val="00A94984"/>
    <w:rsid w:val="00A94D11"/>
    <w:rsid w:val="00A94E6D"/>
    <w:rsid w:val="00A95088"/>
    <w:rsid w:val="00A9511E"/>
    <w:rsid w:val="00A9511F"/>
    <w:rsid w:val="00A95235"/>
    <w:rsid w:val="00A95474"/>
    <w:rsid w:val="00A954B7"/>
    <w:rsid w:val="00A9552B"/>
    <w:rsid w:val="00A95779"/>
    <w:rsid w:val="00A95866"/>
    <w:rsid w:val="00A95918"/>
    <w:rsid w:val="00A95A77"/>
    <w:rsid w:val="00A95A81"/>
    <w:rsid w:val="00A95B71"/>
    <w:rsid w:val="00A95E81"/>
    <w:rsid w:val="00A95F33"/>
    <w:rsid w:val="00A9634E"/>
    <w:rsid w:val="00A9640F"/>
    <w:rsid w:val="00A9644B"/>
    <w:rsid w:val="00A96648"/>
    <w:rsid w:val="00A96726"/>
    <w:rsid w:val="00A96737"/>
    <w:rsid w:val="00A9683C"/>
    <w:rsid w:val="00A969A7"/>
    <w:rsid w:val="00A96A2D"/>
    <w:rsid w:val="00A96DC7"/>
    <w:rsid w:val="00A96FA9"/>
    <w:rsid w:val="00A97494"/>
    <w:rsid w:val="00A97762"/>
    <w:rsid w:val="00A9785B"/>
    <w:rsid w:val="00A97952"/>
    <w:rsid w:val="00A97B6D"/>
    <w:rsid w:val="00A97B86"/>
    <w:rsid w:val="00A97FD0"/>
    <w:rsid w:val="00AA0103"/>
    <w:rsid w:val="00AA0180"/>
    <w:rsid w:val="00AA03D1"/>
    <w:rsid w:val="00AA0423"/>
    <w:rsid w:val="00AA0460"/>
    <w:rsid w:val="00AA083A"/>
    <w:rsid w:val="00AA0852"/>
    <w:rsid w:val="00AA0982"/>
    <w:rsid w:val="00AA0A7D"/>
    <w:rsid w:val="00AA0B6B"/>
    <w:rsid w:val="00AA0C38"/>
    <w:rsid w:val="00AA10A8"/>
    <w:rsid w:val="00AA10E2"/>
    <w:rsid w:val="00AA1134"/>
    <w:rsid w:val="00AA11F6"/>
    <w:rsid w:val="00AA125B"/>
    <w:rsid w:val="00AA127E"/>
    <w:rsid w:val="00AA13DA"/>
    <w:rsid w:val="00AA145F"/>
    <w:rsid w:val="00AA1567"/>
    <w:rsid w:val="00AA1623"/>
    <w:rsid w:val="00AA165C"/>
    <w:rsid w:val="00AA174A"/>
    <w:rsid w:val="00AA1DF0"/>
    <w:rsid w:val="00AA1F0C"/>
    <w:rsid w:val="00AA2249"/>
    <w:rsid w:val="00AA2337"/>
    <w:rsid w:val="00AA2493"/>
    <w:rsid w:val="00AA267A"/>
    <w:rsid w:val="00AA26FE"/>
    <w:rsid w:val="00AA28C4"/>
    <w:rsid w:val="00AA2ABA"/>
    <w:rsid w:val="00AA32D1"/>
    <w:rsid w:val="00AA32DB"/>
    <w:rsid w:val="00AA3339"/>
    <w:rsid w:val="00AA3F1A"/>
    <w:rsid w:val="00AA40FE"/>
    <w:rsid w:val="00AA410D"/>
    <w:rsid w:val="00AA4135"/>
    <w:rsid w:val="00AA41BC"/>
    <w:rsid w:val="00AA44DE"/>
    <w:rsid w:val="00AA46CA"/>
    <w:rsid w:val="00AA49BC"/>
    <w:rsid w:val="00AA4DE6"/>
    <w:rsid w:val="00AA4E11"/>
    <w:rsid w:val="00AA4E27"/>
    <w:rsid w:val="00AA4EB2"/>
    <w:rsid w:val="00AA5130"/>
    <w:rsid w:val="00AA51AF"/>
    <w:rsid w:val="00AA51B2"/>
    <w:rsid w:val="00AA53D9"/>
    <w:rsid w:val="00AA5471"/>
    <w:rsid w:val="00AA5526"/>
    <w:rsid w:val="00AA55A7"/>
    <w:rsid w:val="00AA56CF"/>
    <w:rsid w:val="00AA5CBD"/>
    <w:rsid w:val="00AA5D80"/>
    <w:rsid w:val="00AA5F5D"/>
    <w:rsid w:val="00AA6117"/>
    <w:rsid w:val="00AA6149"/>
    <w:rsid w:val="00AA6605"/>
    <w:rsid w:val="00AA6851"/>
    <w:rsid w:val="00AA68C7"/>
    <w:rsid w:val="00AA69AE"/>
    <w:rsid w:val="00AA69BE"/>
    <w:rsid w:val="00AA69C2"/>
    <w:rsid w:val="00AA6BFA"/>
    <w:rsid w:val="00AA725B"/>
    <w:rsid w:val="00AA73A0"/>
    <w:rsid w:val="00AA75DE"/>
    <w:rsid w:val="00AA76D2"/>
    <w:rsid w:val="00AA7810"/>
    <w:rsid w:val="00AA7841"/>
    <w:rsid w:val="00AA79EA"/>
    <w:rsid w:val="00AA7CF0"/>
    <w:rsid w:val="00AA7EEC"/>
    <w:rsid w:val="00AB0086"/>
    <w:rsid w:val="00AB0210"/>
    <w:rsid w:val="00AB02AE"/>
    <w:rsid w:val="00AB052B"/>
    <w:rsid w:val="00AB069A"/>
    <w:rsid w:val="00AB0806"/>
    <w:rsid w:val="00AB0E33"/>
    <w:rsid w:val="00AB0E41"/>
    <w:rsid w:val="00AB0E91"/>
    <w:rsid w:val="00AB15B1"/>
    <w:rsid w:val="00AB17C6"/>
    <w:rsid w:val="00AB1A21"/>
    <w:rsid w:val="00AB1CD1"/>
    <w:rsid w:val="00AB1DDE"/>
    <w:rsid w:val="00AB1F0A"/>
    <w:rsid w:val="00AB21F0"/>
    <w:rsid w:val="00AB2265"/>
    <w:rsid w:val="00AB23D1"/>
    <w:rsid w:val="00AB25E3"/>
    <w:rsid w:val="00AB281E"/>
    <w:rsid w:val="00AB2E39"/>
    <w:rsid w:val="00AB3210"/>
    <w:rsid w:val="00AB323F"/>
    <w:rsid w:val="00AB3488"/>
    <w:rsid w:val="00AB3678"/>
    <w:rsid w:val="00AB3719"/>
    <w:rsid w:val="00AB37DA"/>
    <w:rsid w:val="00AB3810"/>
    <w:rsid w:val="00AB393C"/>
    <w:rsid w:val="00AB3A54"/>
    <w:rsid w:val="00AB3C5F"/>
    <w:rsid w:val="00AB3C7D"/>
    <w:rsid w:val="00AB419A"/>
    <w:rsid w:val="00AB4920"/>
    <w:rsid w:val="00AB49D2"/>
    <w:rsid w:val="00AB49E5"/>
    <w:rsid w:val="00AB4A17"/>
    <w:rsid w:val="00AB4A6D"/>
    <w:rsid w:val="00AB4ADE"/>
    <w:rsid w:val="00AB4B1F"/>
    <w:rsid w:val="00AB4B4E"/>
    <w:rsid w:val="00AB4BD5"/>
    <w:rsid w:val="00AB4DED"/>
    <w:rsid w:val="00AB4EC3"/>
    <w:rsid w:val="00AB5020"/>
    <w:rsid w:val="00AB504B"/>
    <w:rsid w:val="00AB5218"/>
    <w:rsid w:val="00AB521E"/>
    <w:rsid w:val="00AB5448"/>
    <w:rsid w:val="00AB546A"/>
    <w:rsid w:val="00AB582A"/>
    <w:rsid w:val="00AB5869"/>
    <w:rsid w:val="00AB5938"/>
    <w:rsid w:val="00AB59B6"/>
    <w:rsid w:val="00AB5A06"/>
    <w:rsid w:val="00AB5ABB"/>
    <w:rsid w:val="00AB5D63"/>
    <w:rsid w:val="00AB5D77"/>
    <w:rsid w:val="00AB5DD8"/>
    <w:rsid w:val="00AB5DDC"/>
    <w:rsid w:val="00AB60CA"/>
    <w:rsid w:val="00AB60CF"/>
    <w:rsid w:val="00AB649C"/>
    <w:rsid w:val="00AB684F"/>
    <w:rsid w:val="00AB68C7"/>
    <w:rsid w:val="00AB6911"/>
    <w:rsid w:val="00AB6989"/>
    <w:rsid w:val="00AB6B03"/>
    <w:rsid w:val="00AB6BC6"/>
    <w:rsid w:val="00AB6BCD"/>
    <w:rsid w:val="00AB6E19"/>
    <w:rsid w:val="00AB6EAD"/>
    <w:rsid w:val="00AB7323"/>
    <w:rsid w:val="00AB7462"/>
    <w:rsid w:val="00AB7642"/>
    <w:rsid w:val="00AB77A5"/>
    <w:rsid w:val="00AB77E3"/>
    <w:rsid w:val="00AB787A"/>
    <w:rsid w:val="00AB7922"/>
    <w:rsid w:val="00AB7A61"/>
    <w:rsid w:val="00AB7DF8"/>
    <w:rsid w:val="00AB7FA6"/>
    <w:rsid w:val="00AC0148"/>
    <w:rsid w:val="00AC01DF"/>
    <w:rsid w:val="00AC0363"/>
    <w:rsid w:val="00AC06AC"/>
    <w:rsid w:val="00AC06EF"/>
    <w:rsid w:val="00AC0738"/>
    <w:rsid w:val="00AC076C"/>
    <w:rsid w:val="00AC086C"/>
    <w:rsid w:val="00AC0945"/>
    <w:rsid w:val="00AC1126"/>
    <w:rsid w:val="00AC163D"/>
    <w:rsid w:val="00AC16EF"/>
    <w:rsid w:val="00AC17FF"/>
    <w:rsid w:val="00AC1F66"/>
    <w:rsid w:val="00AC1FAD"/>
    <w:rsid w:val="00AC2114"/>
    <w:rsid w:val="00AC22D6"/>
    <w:rsid w:val="00AC25EA"/>
    <w:rsid w:val="00AC27FD"/>
    <w:rsid w:val="00AC2A3E"/>
    <w:rsid w:val="00AC2A7C"/>
    <w:rsid w:val="00AC2D90"/>
    <w:rsid w:val="00AC2DA7"/>
    <w:rsid w:val="00AC2F7A"/>
    <w:rsid w:val="00AC2FA1"/>
    <w:rsid w:val="00AC2FF0"/>
    <w:rsid w:val="00AC3127"/>
    <w:rsid w:val="00AC3165"/>
    <w:rsid w:val="00AC32FE"/>
    <w:rsid w:val="00AC3ADB"/>
    <w:rsid w:val="00AC402D"/>
    <w:rsid w:val="00AC40C6"/>
    <w:rsid w:val="00AC43ED"/>
    <w:rsid w:val="00AC46D6"/>
    <w:rsid w:val="00AC4876"/>
    <w:rsid w:val="00AC4978"/>
    <w:rsid w:val="00AC4CA5"/>
    <w:rsid w:val="00AC4CAF"/>
    <w:rsid w:val="00AC5013"/>
    <w:rsid w:val="00AC52CB"/>
    <w:rsid w:val="00AC5346"/>
    <w:rsid w:val="00AC53A4"/>
    <w:rsid w:val="00AC547B"/>
    <w:rsid w:val="00AC5611"/>
    <w:rsid w:val="00AC5703"/>
    <w:rsid w:val="00AC59B8"/>
    <w:rsid w:val="00AC5A2B"/>
    <w:rsid w:val="00AC5B91"/>
    <w:rsid w:val="00AC5DB7"/>
    <w:rsid w:val="00AC5F0A"/>
    <w:rsid w:val="00AC5F15"/>
    <w:rsid w:val="00AC5FCF"/>
    <w:rsid w:val="00AC606E"/>
    <w:rsid w:val="00AC6380"/>
    <w:rsid w:val="00AC63CD"/>
    <w:rsid w:val="00AC669A"/>
    <w:rsid w:val="00AC6D91"/>
    <w:rsid w:val="00AC6E20"/>
    <w:rsid w:val="00AC7341"/>
    <w:rsid w:val="00AC763D"/>
    <w:rsid w:val="00AC77B6"/>
    <w:rsid w:val="00AC79BE"/>
    <w:rsid w:val="00AC7DBC"/>
    <w:rsid w:val="00AC7E3F"/>
    <w:rsid w:val="00AC7E59"/>
    <w:rsid w:val="00AC7EAE"/>
    <w:rsid w:val="00AD0101"/>
    <w:rsid w:val="00AD0154"/>
    <w:rsid w:val="00AD029D"/>
    <w:rsid w:val="00AD02A7"/>
    <w:rsid w:val="00AD02DA"/>
    <w:rsid w:val="00AD043F"/>
    <w:rsid w:val="00AD05BA"/>
    <w:rsid w:val="00AD061C"/>
    <w:rsid w:val="00AD06A6"/>
    <w:rsid w:val="00AD072C"/>
    <w:rsid w:val="00AD0768"/>
    <w:rsid w:val="00AD08A2"/>
    <w:rsid w:val="00AD08C5"/>
    <w:rsid w:val="00AD0928"/>
    <w:rsid w:val="00AD0AC0"/>
    <w:rsid w:val="00AD1139"/>
    <w:rsid w:val="00AD12F5"/>
    <w:rsid w:val="00AD1509"/>
    <w:rsid w:val="00AD16C0"/>
    <w:rsid w:val="00AD17B3"/>
    <w:rsid w:val="00AD1C10"/>
    <w:rsid w:val="00AD1C81"/>
    <w:rsid w:val="00AD1F95"/>
    <w:rsid w:val="00AD206A"/>
    <w:rsid w:val="00AD22D4"/>
    <w:rsid w:val="00AD2306"/>
    <w:rsid w:val="00AD23E0"/>
    <w:rsid w:val="00AD2456"/>
    <w:rsid w:val="00AD24CA"/>
    <w:rsid w:val="00AD250F"/>
    <w:rsid w:val="00AD27F0"/>
    <w:rsid w:val="00AD27FE"/>
    <w:rsid w:val="00AD29B1"/>
    <w:rsid w:val="00AD2AB9"/>
    <w:rsid w:val="00AD2AD2"/>
    <w:rsid w:val="00AD2CB0"/>
    <w:rsid w:val="00AD2EF7"/>
    <w:rsid w:val="00AD3081"/>
    <w:rsid w:val="00AD31E4"/>
    <w:rsid w:val="00AD3577"/>
    <w:rsid w:val="00AD368A"/>
    <w:rsid w:val="00AD36F9"/>
    <w:rsid w:val="00AD3842"/>
    <w:rsid w:val="00AD3954"/>
    <w:rsid w:val="00AD3959"/>
    <w:rsid w:val="00AD3B37"/>
    <w:rsid w:val="00AD3EE9"/>
    <w:rsid w:val="00AD3FEA"/>
    <w:rsid w:val="00AD40C6"/>
    <w:rsid w:val="00AD419F"/>
    <w:rsid w:val="00AD4294"/>
    <w:rsid w:val="00AD43F4"/>
    <w:rsid w:val="00AD441C"/>
    <w:rsid w:val="00AD46F4"/>
    <w:rsid w:val="00AD4738"/>
    <w:rsid w:val="00AD47A8"/>
    <w:rsid w:val="00AD4952"/>
    <w:rsid w:val="00AD49EC"/>
    <w:rsid w:val="00AD4A6A"/>
    <w:rsid w:val="00AD4B19"/>
    <w:rsid w:val="00AD4EF1"/>
    <w:rsid w:val="00AD5394"/>
    <w:rsid w:val="00AD5481"/>
    <w:rsid w:val="00AD55D6"/>
    <w:rsid w:val="00AD5767"/>
    <w:rsid w:val="00AD57F3"/>
    <w:rsid w:val="00AD581A"/>
    <w:rsid w:val="00AD5848"/>
    <w:rsid w:val="00AD5849"/>
    <w:rsid w:val="00AD58A3"/>
    <w:rsid w:val="00AD59AF"/>
    <w:rsid w:val="00AD5B70"/>
    <w:rsid w:val="00AD5BDB"/>
    <w:rsid w:val="00AD5CB6"/>
    <w:rsid w:val="00AD5E87"/>
    <w:rsid w:val="00AD6118"/>
    <w:rsid w:val="00AD65FD"/>
    <w:rsid w:val="00AD669C"/>
    <w:rsid w:val="00AD6878"/>
    <w:rsid w:val="00AD6A11"/>
    <w:rsid w:val="00AD6B63"/>
    <w:rsid w:val="00AD6D9B"/>
    <w:rsid w:val="00AD6EC3"/>
    <w:rsid w:val="00AD740F"/>
    <w:rsid w:val="00AD74DD"/>
    <w:rsid w:val="00AD74F4"/>
    <w:rsid w:val="00AD758C"/>
    <w:rsid w:val="00AD76CB"/>
    <w:rsid w:val="00AD782F"/>
    <w:rsid w:val="00AD795D"/>
    <w:rsid w:val="00AD7A80"/>
    <w:rsid w:val="00AD7AA5"/>
    <w:rsid w:val="00AD7B2F"/>
    <w:rsid w:val="00AD7CC0"/>
    <w:rsid w:val="00AD7EE5"/>
    <w:rsid w:val="00AD7F70"/>
    <w:rsid w:val="00AD7FEF"/>
    <w:rsid w:val="00AE02B0"/>
    <w:rsid w:val="00AE039D"/>
    <w:rsid w:val="00AE0B16"/>
    <w:rsid w:val="00AE0DDD"/>
    <w:rsid w:val="00AE1161"/>
    <w:rsid w:val="00AE1353"/>
    <w:rsid w:val="00AE143E"/>
    <w:rsid w:val="00AE1769"/>
    <w:rsid w:val="00AE18C3"/>
    <w:rsid w:val="00AE1A6C"/>
    <w:rsid w:val="00AE1CFF"/>
    <w:rsid w:val="00AE1D33"/>
    <w:rsid w:val="00AE1FE7"/>
    <w:rsid w:val="00AE208E"/>
    <w:rsid w:val="00AE2409"/>
    <w:rsid w:val="00AE272D"/>
    <w:rsid w:val="00AE2819"/>
    <w:rsid w:val="00AE2860"/>
    <w:rsid w:val="00AE296B"/>
    <w:rsid w:val="00AE2987"/>
    <w:rsid w:val="00AE2A0D"/>
    <w:rsid w:val="00AE2DDA"/>
    <w:rsid w:val="00AE2E2D"/>
    <w:rsid w:val="00AE2EEB"/>
    <w:rsid w:val="00AE2EFB"/>
    <w:rsid w:val="00AE3037"/>
    <w:rsid w:val="00AE318A"/>
    <w:rsid w:val="00AE327E"/>
    <w:rsid w:val="00AE336D"/>
    <w:rsid w:val="00AE3478"/>
    <w:rsid w:val="00AE34F1"/>
    <w:rsid w:val="00AE352C"/>
    <w:rsid w:val="00AE373B"/>
    <w:rsid w:val="00AE37B7"/>
    <w:rsid w:val="00AE3BA3"/>
    <w:rsid w:val="00AE3D15"/>
    <w:rsid w:val="00AE40A9"/>
    <w:rsid w:val="00AE41BD"/>
    <w:rsid w:val="00AE4359"/>
    <w:rsid w:val="00AE4377"/>
    <w:rsid w:val="00AE43DF"/>
    <w:rsid w:val="00AE4677"/>
    <w:rsid w:val="00AE480C"/>
    <w:rsid w:val="00AE4847"/>
    <w:rsid w:val="00AE4932"/>
    <w:rsid w:val="00AE4A37"/>
    <w:rsid w:val="00AE4E28"/>
    <w:rsid w:val="00AE4FB4"/>
    <w:rsid w:val="00AE4FE4"/>
    <w:rsid w:val="00AE50CA"/>
    <w:rsid w:val="00AE558D"/>
    <w:rsid w:val="00AE561E"/>
    <w:rsid w:val="00AE5679"/>
    <w:rsid w:val="00AE56BC"/>
    <w:rsid w:val="00AE5A61"/>
    <w:rsid w:val="00AE5BAC"/>
    <w:rsid w:val="00AE5F39"/>
    <w:rsid w:val="00AE60C2"/>
    <w:rsid w:val="00AE61A9"/>
    <w:rsid w:val="00AE63D9"/>
    <w:rsid w:val="00AE65BA"/>
    <w:rsid w:val="00AE6637"/>
    <w:rsid w:val="00AE663A"/>
    <w:rsid w:val="00AE67F7"/>
    <w:rsid w:val="00AE690F"/>
    <w:rsid w:val="00AE6EAE"/>
    <w:rsid w:val="00AE6FD3"/>
    <w:rsid w:val="00AE757B"/>
    <w:rsid w:val="00AE7695"/>
    <w:rsid w:val="00AE77BF"/>
    <w:rsid w:val="00AE7975"/>
    <w:rsid w:val="00AE7D30"/>
    <w:rsid w:val="00AE7EFF"/>
    <w:rsid w:val="00AF0002"/>
    <w:rsid w:val="00AF027E"/>
    <w:rsid w:val="00AF0299"/>
    <w:rsid w:val="00AF04E2"/>
    <w:rsid w:val="00AF062D"/>
    <w:rsid w:val="00AF06D1"/>
    <w:rsid w:val="00AF074C"/>
    <w:rsid w:val="00AF084F"/>
    <w:rsid w:val="00AF0A3E"/>
    <w:rsid w:val="00AF0AED"/>
    <w:rsid w:val="00AF0F70"/>
    <w:rsid w:val="00AF10C4"/>
    <w:rsid w:val="00AF1A7A"/>
    <w:rsid w:val="00AF1B9C"/>
    <w:rsid w:val="00AF20EF"/>
    <w:rsid w:val="00AF2283"/>
    <w:rsid w:val="00AF22CC"/>
    <w:rsid w:val="00AF2431"/>
    <w:rsid w:val="00AF252F"/>
    <w:rsid w:val="00AF271F"/>
    <w:rsid w:val="00AF2AF7"/>
    <w:rsid w:val="00AF2B64"/>
    <w:rsid w:val="00AF2B8A"/>
    <w:rsid w:val="00AF2BE0"/>
    <w:rsid w:val="00AF2C38"/>
    <w:rsid w:val="00AF2CF7"/>
    <w:rsid w:val="00AF2EF3"/>
    <w:rsid w:val="00AF3260"/>
    <w:rsid w:val="00AF3481"/>
    <w:rsid w:val="00AF3753"/>
    <w:rsid w:val="00AF375F"/>
    <w:rsid w:val="00AF3C79"/>
    <w:rsid w:val="00AF3C90"/>
    <w:rsid w:val="00AF4831"/>
    <w:rsid w:val="00AF4A2D"/>
    <w:rsid w:val="00AF4BA6"/>
    <w:rsid w:val="00AF4E9B"/>
    <w:rsid w:val="00AF4EA1"/>
    <w:rsid w:val="00AF5152"/>
    <w:rsid w:val="00AF5235"/>
    <w:rsid w:val="00AF5247"/>
    <w:rsid w:val="00AF52EC"/>
    <w:rsid w:val="00AF537D"/>
    <w:rsid w:val="00AF5749"/>
    <w:rsid w:val="00AF5A34"/>
    <w:rsid w:val="00AF5CD0"/>
    <w:rsid w:val="00AF5D0F"/>
    <w:rsid w:val="00AF5DF2"/>
    <w:rsid w:val="00AF60E8"/>
    <w:rsid w:val="00AF675F"/>
    <w:rsid w:val="00AF67C0"/>
    <w:rsid w:val="00AF69B7"/>
    <w:rsid w:val="00AF6A6F"/>
    <w:rsid w:val="00AF6B8F"/>
    <w:rsid w:val="00AF6C08"/>
    <w:rsid w:val="00AF709F"/>
    <w:rsid w:val="00AF75A1"/>
    <w:rsid w:val="00AF76CE"/>
    <w:rsid w:val="00AF7808"/>
    <w:rsid w:val="00AF780F"/>
    <w:rsid w:val="00AF78C6"/>
    <w:rsid w:val="00AF795A"/>
    <w:rsid w:val="00AF7A77"/>
    <w:rsid w:val="00AF7BE5"/>
    <w:rsid w:val="00AF7C47"/>
    <w:rsid w:val="00B00048"/>
    <w:rsid w:val="00B00326"/>
    <w:rsid w:val="00B0043E"/>
    <w:rsid w:val="00B007D1"/>
    <w:rsid w:val="00B007ED"/>
    <w:rsid w:val="00B008ED"/>
    <w:rsid w:val="00B009B6"/>
    <w:rsid w:val="00B00D1C"/>
    <w:rsid w:val="00B00D69"/>
    <w:rsid w:val="00B00D6D"/>
    <w:rsid w:val="00B01065"/>
    <w:rsid w:val="00B01325"/>
    <w:rsid w:val="00B01559"/>
    <w:rsid w:val="00B0162E"/>
    <w:rsid w:val="00B01720"/>
    <w:rsid w:val="00B0182F"/>
    <w:rsid w:val="00B01884"/>
    <w:rsid w:val="00B0189A"/>
    <w:rsid w:val="00B01B1E"/>
    <w:rsid w:val="00B01B4A"/>
    <w:rsid w:val="00B01CC6"/>
    <w:rsid w:val="00B01FFE"/>
    <w:rsid w:val="00B022FE"/>
    <w:rsid w:val="00B0244B"/>
    <w:rsid w:val="00B02548"/>
    <w:rsid w:val="00B025E5"/>
    <w:rsid w:val="00B02761"/>
    <w:rsid w:val="00B027F6"/>
    <w:rsid w:val="00B028CA"/>
    <w:rsid w:val="00B02A44"/>
    <w:rsid w:val="00B02ACA"/>
    <w:rsid w:val="00B02AE3"/>
    <w:rsid w:val="00B02C3B"/>
    <w:rsid w:val="00B02D68"/>
    <w:rsid w:val="00B02E17"/>
    <w:rsid w:val="00B02E3C"/>
    <w:rsid w:val="00B03268"/>
    <w:rsid w:val="00B03490"/>
    <w:rsid w:val="00B035CF"/>
    <w:rsid w:val="00B037DA"/>
    <w:rsid w:val="00B03852"/>
    <w:rsid w:val="00B03882"/>
    <w:rsid w:val="00B038B1"/>
    <w:rsid w:val="00B03A66"/>
    <w:rsid w:val="00B03C72"/>
    <w:rsid w:val="00B03D4A"/>
    <w:rsid w:val="00B03D71"/>
    <w:rsid w:val="00B03E34"/>
    <w:rsid w:val="00B03E6B"/>
    <w:rsid w:val="00B03FB4"/>
    <w:rsid w:val="00B0434C"/>
    <w:rsid w:val="00B046EF"/>
    <w:rsid w:val="00B0472F"/>
    <w:rsid w:val="00B04AE3"/>
    <w:rsid w:val="00B04DE0"/>
    <w:rsid w:val="00B04E21"/>
    <w:rsid w:val="00B050D2"/>
    <w:rsid w:val="00B050F6"/>
    <w:rsid w:val="00B057D4"/>
    <w:rsid w:val="00B057D5"/>
    <w:rsid w:val="00B05BB7"/>
    <w:rsid w:val="00B05C6B"/>
    <w:rsid w:val="00B05D41"/>
    <w:rsid w:val="00B05E37"/>
    <w:rsid w:val="00B05E68"/>
    <w:rsid w:val="00B05E97"/>
    <w:rsid w:val="00B06428"/>
    <w:rsid w:val="00B0658A"/>
    <w:rsid w:val="00B06757"/>
    <w:rsid w:val="00B06AF3"/>
    <w:rsid w:val="00B06DD6"/>
    <w:rsid w:val="00B06E22"/>
    <w:rsid w:val="00B070FC"/>
    <w:rsid w:val="00B0722C"/>
    <w:rsid w:val="00B0763B"/>
    <w:rsid w:val="00B078B4"/>
    <w:rsid w:val="00B07A58"/>
    <w:rsid w:val="00B07C46"/>
    <w:rsid w:val="00B07D8E"/>
    <w:rsid w:val="00B07DA3"/>
    <w:rsid w:val="00B07E01"/>
    <w:rsid w:val="00B07E63"/>
    <w:rsid w:val="00B10D5E"/>
    <w:rsid w:val="00B10ECD"/>
    <w:rsid w:val="00B10F45"/>
    <w:rsid w:val="00B110EE"/>
    <w:rsid w:val="00B116E2"/>
    <w:rsid w:val="00B117F0"/>
    <w:rsid w:val="00B118E5"/>
    <w:rsid w:val="00B1192D"/>
    <w:rsid w:val="00B1193A"/>
    <w:rsid w:val="00B119C9"/>
    <w:rsid w:val="00B11A5C"/>
    <w:rsid w:val="00B11B32"/>
    <w:rsid w:val="00B11BEF"/>
    <w:rsid w:val="00B11E38"/>
    <w:rsid w:val="00B11E66"/>
    <w:rsid w:val="00B11EAF"/>
    <w:rsid w:val="00B1239D"/>
    <w:rsid w:val="00B126D7"/>
    <w:rsid w:val="00B127EA"/>
    <w:rsid w:val="00B12884"/>
    <w:rsid w:val="00B12908"/>
    <w:rsid w:val="00B12917"/>
    <w:rsid w:val="00B12AD0"/>
    <w:rsid w:val="00B12AD2"/>
    <w:rsid w:val="00B12BE3"/>
    <w:rsid w:val="00B12C01"/>
    <w:rsid w:val="00B12D2F"/>
    <w:rsid w:val="00B12D3C"/>
    <w:rsid w:val="00B13007"/>
    <w:rsid w:val="00B1319B"/>
    <w:rsid w:val="00B133BE"/>
    <w:rsid w:val="00B136C1"/>
    <w:rsid w:val="00B13705"/>
    <w:rsid w:val="00B13A2C"/>
    <w:rsid w:val="00B13A8F"/>
    <w:rsid w:val="00B13AFC"/>
    <w:rsid w:val="00B13BB0"/>
    <w:rsid w:val="00B13BD4"/>
    <w:rsid w:val="00B13CDE"/>
    <w:rsid w:val="00B13D50"/>
    <w:rsid w:val="00B13E5C"/>
    <w:rsid w:val="00B13E97"/>
    <w:rsid w:val="00B13F2A"/>
    <w:rsid w:val="00B1403F"/>
    <w:rsid w:val="00B14701"/>
    <w:rsid w:val="00B1470F"/>
    <w:rsid w:val="00B14829"/>
    <w:rsid w:val="00B1496C"/>
    <w:rsid w:val="00B14B52"/>
    <w:rsid w:val="00B14CB4"/>
    <w:rsid w:val="00B14E1F"/>
    <w:rsid w:val="00B14E22"/>
    <w:rsid w:val="00B14FF5"/>
    <w:rsid w:val="00B15171"/>
    <w:rsid w:val="00B151B7"/>
    <w:rsid w:val="00B15384"/>
    <w:rsid w:val="00B155E1"/>
    <w:rsid w:val="00B15669"/>
    <w:rsid w:val="00B1573E"/>
    <w:rsid w:val="00B15B44"/>
    <w:rsid w:val="00B15D5E"/>
    <w:rsid w:val="00B15E4D"/>
    <w:rsid w:val="00B16431"/>
    <w:rsid w:val="00B1646F"/>
    <w:rsid w:val="00B164DD"/>
    <w:rsid w:val="00B16781"/>
    <w:rsid w:val="00B1690C"/>
    <w:rsid w:val="00B16A2A"/>
    <w:rsid w:val="00B16BF2"/>
    <w:rsid w:val="00B16C71"/>
    <w:rsid w:val="00B16D24"/>
    <w:rsid w:val="00B16FB6"/>
    <w:rsid w:val="00B1720B"/>
    <w:rsid w:val="00B1726E"/>
    <w:rsid w:val="00B1735C"/>
    <w:rsid w:val="00B175ED"/>
    <w:rsid w:val="00B17645"/>
    <w:rsid w:val="00B17747"/>
    <w:rsid w:val="00B17C56"/>
    <w:rsid w:val="00B17CA0"/>
    <w:rsid w:val="00B17D08"/>
    <w:rsid w:val="00B17D2D"/>
    <w:rsid w:val="00B17E9C"/>
    <w:rsid w:val="00B17F95"/>
    <w:rsid w:val="00B20078"/>
    <w:rsid w:val="00B2008E"/>
    <w:rsid w:val="00B201CA"/>
    <w:rsid w:val="00B2035A"/>
    <w:rsid w:val="00B20420"/>
    <w:rsid w:val="00B206A3"/>
    <w:rsid w:val="00B206AC"/>
    <w:rsid w:val="00B20966"/>
    <w:rsid w:val="00B20A3C"/>
    <w:rsid w:val="00B20AE1"/>
    <w:rsid w:val="00B20BE3"/>
    <w:rsid w:val="00B20D24"/>
    <w:rsid w:val="00B20D8C"/>
    <w:rsid w:val="00B20E6A"/>
    <w:rsid w:val="00B20E78"/>
    <w:rsid w:val="00B20FEE"/>
    <w:rsid w:val="00B215E0"/>
    <w:rsid w:val="00B21747"/>
    <w:rsid w:val="00B21A27"/>
    <w:rsid w:val="00B21A86"/>
    <w:rsid w:val="00B21E3C"/>
    <w:rsid w:val="00B223A2"/>
    <w:rsid w:val="00B225A1"/>
    <w:rsid w:val="00B227D3"/>
    <w:rsid w:val="00B2297D"/>
    <w:rsid w:val="00B22A1F"/>
    <w:rsid w:val="00B22BBD"/>
    <w:rsid w:val="00B22D99"/>
    <w:rsid w:val="00B22DC6"/>
    <w:rsid w:val="00B23380"/>
    <w:rsid w:val="00B2360B"/>
    <w:rsid w:val="00B23845"/>
    <w:rsid w:val="00B239BB"/>
    <w:rsid w:val="00B23A46"/>
    <w:rsid w:val="00B23A54"/>
    <w:rsid w:val="00B23AEE"/>
    <w:rsid w:val="00B23EF4"/>
    <w:rsid w:val="00B24152"/>
    <w:rsid w:val="00B24347"/>
    <w:rsid w:val="00B2450A"/>
    <w:rsid w:val="00B245A9"/>
    <w:rsid w:val="00B249CB"/>
    <w:rsid w:val="00B24D0D"/>
    <w:rsid w:val="00B24EBF"/>
    <w:rsid w:val="00B2513E"/>
    <w:rsid w:val="00B25273"/>
    <w:rsid w:val="00B254A6"/>
    <w:rsid w:val="00B255B0"/>
    <w:rsid w:val="00B255B4"/>
    <w:rsid w:val="00B2598C"/>
    <w:rsid w:val="00B262ED"/>
    <w:rsid w:val="00B26589"/>
    <w:rsid w:val="00B2660A"/>
    <w:rsid w:val="00B2671D"/>
    <w:rsid w:val="00B26939"/>
    <w:rsid w:val="00B26C0B"/>
    <w:rsid w:val="00B26CA0"/>
    <w:rsid w:val="00B270C1"/>
    <w:rsid w:val="00B27514"/>
    <w:rsid w:val="00B275A2"/>
    <w:rsid w:val="00B276C1"/>
    <w:rsid w:val="00B27CF6"/>
    <w:rsid w:val="00B27DA2"/>
    <w:rsid w:val="00B27E21"/>
    <w:rsid w:val="00B27F7D"/>
    <w:rsid w:val="00B27FE7"/>
    <w:rsid w:val="00B300B8"/>
    <w:rsid w:val="00B306ED"/>
    <w:rsid w:val="00B306F2"/>
    <w:rsid w:val="00B30730"/>
    <w:rsid w:val="00B3077C"/>
    <w:rsid w:val="00B30A22"/>
    <w:rsid w:val="00B30CDE"/>
    <w:rsid w:val="00B30E01"/>
    <w:rsid w:val="00B311F4"/>
    <w:rsid w:val="00B31273"/>
    <w:rsid w:val="00B31560"/>
    <w:rsid w:val="00B317A3"/>
    <w:rsid w:val="00B317AC"/>
    <w:rsid w:val="00B3188F"/>
    <w:rsid w:val="00B318A9"/>
    <w:rsid w:val="00B3194A"/>
    <w:rsid w:val="00B319A0"/>
    <w:rsid w:val="00B31E16"/>
    <w:rsid w:val="00B3227D"/>
    <w:rsid w:val="00B322F6"/>
    <w:rsid w:val="00B323B0"/>
    <w:rsid w:val="00B326B5"/>
    <w:rsid w:val="00B32D93"/>
    <w:rsid w:val="00B32E43"/>
    <w:rsid w:val="00B33181"/>
    <w:rsid w:val="00B331C6"/>
    <w:rsid w:val="00B335A6"/>
    <w:rsid w:val="00B33630"/>
    <w:rsid w:val="00B336C0"/>
    <w:rsid w:val="00B33A44"/>
    <w:rsid w:val="00B33A9B"/>
    <w:rsid w:val="00B33BA2"/>
    <w:rsid w:val="00B33DE8"/>
    <w:rsid w:val="00B33F8E"/>
    <w:rsid w:val="00B342A6"/>
    <w:rsid w:val="00B342DE"/>
    <w:rsid w:val="00B343DF"/>
    <w:rsid w:val="00B34664"/>
    <w:rsid w:val="00B346BC"/>
    <w:rsid w:val="00B3478E"/>
    <w:rsid w:val="00B34843"/>
    <w:rsid w:val="00B34945"/>
    <w:rsid w:val="00B3499E"/>
    <w:rsid w:val="00B34A3A"/>
    <w:rsid w:val="00B34E09"/>
    <w:rsid w:val="00B34E95"/>
    <w:rsid w:val="00B34F8F"/>
    <w:rsid w:val="00B34FE5"/>
    <w:rsid w:val="00B35436"/>
    <w:rsid w:val="00B3543F"/>
    <w:rsid w:val="00B35600"/>
    <w:rsid w:val="00B356D6"/>
    <w:rsid w:val="00B358CE"/>
    <w:rsid w:val="00B35A16"/>
    <w:rsid w:val="00B35BC6"/>
    <w:rsid w:val="00B35D4D"/>
    <w:rsid w:val="00B35DF1"/>
    <w:rsid w:val="00B36302"/>
    <w:rsid w:val="00B36334"/>
    <w:rsid w:val="00B3635D"/>
    <w:rsid w:val="00B369AC"/>
    <w:rsid w:val="00B36A67"/>
    <w:rsid w:val="00B36BC2"/>
    <w:rsid w:val="00B36D52"/>
    <w:rsid w:val="00B371E0"/>
    <w:rsid w:val="00B37263"/>
    <w:rsid w:val="00B37287"/>
    <w:rsid w:val="00B372A6"/>
    <w:rsid w:val="00B37A00"/>
    <w:rsid w:val="00B37B8F"/>
    <w:rsid w:val="00B37D82"/>
    <w:rsid w:val="00B400CB"/>
    <w:rsid w:val="00B401EA"/>
    <w:rsid w:val="00B40202"/>
    <w:rsid w:val="00B40224"/>
    <w:rsid w:val="00B40701"/>
    <w:rsid w:val="00B408A4"/>
    <w:rsid w:val="00B40A86"/>
    <w:rsid w:val="00B40BDC"/>
    <w:rsid w:val="00B40CFA"/>
    <w:rsid w:val="00B40D43"/>
    <w:rsid w:val="00B40DCF"/>
    <w:rsid w:val="00B40E40"/>
    <w:rsid w:val="00B40E52"/>
    <w:rsid w:val="00B40F36"/>
    <w:rsid w:val="00B410A6"/>
    <w:rsid w:val="00B410B6"/>
    <w:rsid w:val="00B41216"/>
    <w:rsid w:val="00B41420"/>
    <w:rsid w:val="00B414CB"/>
    <w:rsid w:val="00B415A6"/>
    <w:rsid w:val="00B41722"/>
    <w:rsid w:val="00B41725"/>
    <w:rsid w:val="00B41899"/>
    <w:rsid w:val="00B41A2E"/>
    <w:rsid w:val="00B41B86"/>
    <w:rsid w:val="00B42006"/>
    <w:rsid w:val="00B42036"/>
    <w:rsid w:val="00B420E7"/>
    <w:rsid w:val="00B4219F"/>
    <w:rsid w:val="00B422A3"/>
    <w:rsid w:val="00B422B9"/>
    <w:rsid w:val="00B42341"/>
    <w:rsid w:val="00B42611"/>
    <w:rsid w:val="00B4271D"/>
    <w:rsid w:val="00B42B31"/>
    <w:rsid w:val="00B42B66"/>
    <w:rsid w:val="00B42CA1"/>
    <w:rsid w:val="00B42EBB"/>
    <w:rsid w:val="00B42ED0"/>
    <w:rsid w:val="00B42FD4"/>
    <w:rsid w:val="00B430C9"/>
    <w:rsid w:val="00B431F4"/>
    <w:rsid w:val="00B432E8"/>
    <w:rsid w:val="00B434D1"/>
    <w:rsid w:val="00B436AC"/>
    <w:rsid w:val="00B43B07"/>
    <w:rsid w:val="00B43E6F"/>
    <w:rsid w:val="00B43EDA"/>
    <w:rsid w:val="00B43F82"/>
    <w:rsid w:val="00B43FD7"/>
    <w:rsid w:val="00B440EF"/>
    <w:rsid w:val="00B44191"/>
    <w:rsid w:val="00B441F6"/>
    <w:rsid w:val="00B44210"/>
    <w:rsid w:val="00B44336"/>
    <w:rsid w:val="00B4468B"/>
    <w:rsid w:val="00B4476F"/>
    <w:rsid w:val="00B447B3"/>
    <w:rsid w:val="00B44A0B"/>
    <w:rsid w:val="00B44A21"/>
    <w:rsid w:val="00B44B0E"/>
    <w:rsid w:val="00B44D7F"/>
    <w:rsid w:val="00B44E25"/>
    <w:rsid w:val="00B45069"/>
    <w:rsid w:val="00B45236"/>
    <w:rsid w:val="00B453A6"/>
    <w:rsid w:val="00B45AFB"/>
    <w:rsid w:val="00B45CA2"/>
    <w:rsid w:val="00B45DE9"/>
    <w:rsid w:val="00B45EF5"/>
    <w:rsid w:val="00B45F0B"/>
    <w:rsid w:val="00B4610F"/>
    <w:rsid w:val="00B463A0"/>
    <w:rsid w:val="00B4640D"/>
    <w:rsid w:val="00B464EF"/>
    <w:rsid w:val="00B4664E"/>
    <w:rsid w:val="00B467B0"/>
    <w:rsid w:val="00B468BA"/>
    <w:rsid w:val="00B4697C"/>
    <w:rsid w:val="00B46D5A"/>
    <w:rsid w:val="00B46EE4"/>
    <w:rsid w:val="00B47123"/>
    <w:rsid w:val="00B474B3"/>
    <w:rsid w:val="00B474CA"/>
    <w:rsid w:val="00B4750A"/>
    <w:rsid w:val="00B4769A"/>
    <w:rsid w:val="00B479D5"/>
    <w:rsid w:val="00B47CD9"/>
    <w:rsid w:val="00B47EDA"/>
    <w:rsid w:val="00B502B1"/>
    <w:rsid w:val="00B506E1"/>
    <w:rsid w:val="00B50776"/>
    <w:rsid w:val="00B50789"/>
    <w:rsid w:val="00B507D9"/>
    <w:rsid w:val="00B50923"/>
    <w:rsid w:val="00B509AE"/>
    <w:rsid w:val="00B50AB6"/>
    <w:rsid w:val="00B50AD5"/>
    <w:rsid w:val="00B50B68"/>
    <w:rsid w:val="00B50C7A"/>
    <w:rsid w:val="00B50CF6"/>
    <w:rsid w:val="00B50DCF"/>
    <w:rsid w:val="00B50DE0"/>
    <w:rsid w:val="00B50E90"/>
    <w:rsid w:val="00B50F7D"/>
    <w:rsid w:val="00B5157F"/>
    <w:rsid w:val="00B51585"/>
    <w:rsid w:val="00B51700"/>
    <w:rsid w:val="00B51913"/>
    <w:rsid w:val="00B51963"/>
    <w:rsid w:val="00B51B0B"/>
    <w:rsid w:val="00B51BA9"/>
    <w:rsid w:val="00B51DAA"/>
    <w:rsid w:val="00B52397"/>
    <w:rsid w:val="00B5259C"/>
    <w:rsid w:val="00B52882"/>
    <w:rsid w:val="00B5296D"/>
    <w:rsid w:val="00B52C2A"/>
    <w:rsid w:val="00B5318B"/>
    <w:rsid w:val="00B53535"/>
    <w:rsid w:val="00B536F1"/>
    <w:rsid w:val="00B53734"/>
    <w:rsid w:val="00B539E5"/>
    <w:rsid w:val="00B53B52"/>
    <w:rsid w:val="00B53E95"/>
    <w:rsid w:val="00B53F94"/>
    <w:rsid w:val="00B54003"/>
    <w:rsid w:val="00B541A2"/>
    <w:rsid w:val="00B5437E"/>
    <w:rsid w:val="00B543C9"/>
    <w:rsid w:val="00B54953"/>
    <w:rsid w:val="00B54A0B"/>
    <w:rsid w:val="00B54C5F"/>
    <w:rsid w:val="00B54F4A"/>
    <w:rsid w:val="00B54F58"/>
    <w:rsid w:val="00B54F77"/>
    <w:rsid w:val="00B54F7A"/>
    <w:rsid w:val="00B54F80"/>
    <w:rsid w:val="00B55277"/>
    <w:rsid w:val="00B552CF"/>
    <w:rsid w:val="00B5546F"/>
    <w:rsid w:val="00B55502"/>
    <w:rsid w:val="00B55714"/>
    <w:rsid w:val="00B558B8"/>
    <w:rsid w:val="00B55A78"/>
    <w:rsid w:val="00B55B4B"/>
    <w:rsid w:val="00B55C1A"/>
    <w:rsid w:val="00B55D3E"/>
    <w:rsid w:val="00B564E1"/>
    <w:rsid w:val="00B564FF"/>
    <w:rsid w:val="00B56640"/>
    <w:rsid w:val="00B56760"/>
    <w:rsid w:val="00B56ADC"/>
    <w:rsid w:val="00B56CEB"/>
    <w:rsid w:val="00B5705B"/>
    <w:rsid w:val="00B5710C"/>
    <w:rsid w:val="00B57275"/>
    <w:rsid w:val="00B57953"/>
    <w:rsid w:val="00B57BE3"/>
    <w:rsid w:val="00B57D94"/>
    <w:rsid w:val="00B600B6"/>
    <w:rsid w:val="00B602DB"/>
    <w:rsid w:val="00B603A6"/>
    <w:rsid w:val="00B60535"/>
    <w:rsid w:val="00B605EC"/>
    <w:rsid w:val="00B6063F"/>
    <w:rsid w:val="00B60703"/>
    <w:rsid w:val="00B607E8"/>
    <w:rsid w:val="00B609E7"/>
    <w:rsid w:val="00B60B2F"/>
    <w:rsid w:val="00B60BA5"/>
    <w:rsid w:val="00B60BA6"/>
    <w:rsid w:val="00B60F6C"/>
    <w:rsid w:val="00B60FA8"/>
    <w:rsid w:val="00B611BF"/>
    <w:rsid w:val="00B6136E"/>
    <w:rsid w:val="00B614AE"/>
    <w:rsid w:val="00B61538"/>
    <w:rsid w:val="00B6187F"/>
    <w:rsid w:val="00B61905"/>
    <w:rsid w:val="00B61A39"/>
    <w:rsid w:val="00B61B47"/>
    <w:rsid w:val="00B61CF2"/>
    <w:rsid w:val="00B61DDE"/>
    <w:rsid w:val="00B61EE9"/>
    <w:rsid w:val="00B620F2"/>
    <w:rsid w:val="00B6226E"/>
    <w:rsid w:val="00B62441"/>
    <w:rsid w:val="00B62521"/>
    <w:rsid w:val="00B628E0"/>
    <w:rsid w:val="00B629BA"/>
    <w:rsid w:val="00B62BD3"/>
    <w:rsid w:val="00B62C5C"/>
    <w:rsid w:val="00B62DD2"/>
    <w:rsid w:val="00B63223"/>
    <w:rsid w:val="00B63265"/>
    <w:rsid w:val="00B63518"/>
    <w:rsid w:val="00B6374B"/>
    <w:rsid w:val="00B63834"/>
    <w:rsid w:val="00B6385B"/>
    <w:rsid w:val="00B63B2D"/>
    <w:rsid w:val="00B642CB"/>
    <w:rsid w:val="00B642EB"/>
    <w:rsid w:val="00B643DF"/>
    <w:rsid w:val="00B64490"/>
    <w:rsid w:val="00B64498"/>
    <w:rsid w:val="00B645E1"/>
    <w:rsid w:val="00B64669"/>
    <w:rsid w:val="00B6489F"/>
    <w:rsid w:val="00B64C67"/>
    <w:rsid w:val="00B64D89"/>
    <w:rsid w:val="00B65025"/>
    <w:rsid w:val="00B65398"/>
    <w:rsid w:val="00B656F4"/>
    <w:rsid w:val="00B65914"/>
    <w:rsid w:val="00B65A23"/>
    <w:rsid w:val="00B65C4D"/>
    <w:rsid w:val="00B65C71"/>
    <w:rsid w:val="00B66961"/>
    <w:rsid w:val="00B66A37"/>
    <w:rsid w:val="00B66BAD"/>
    <w:rsid w:val="00B66D1E"/>
    <w:rsid w:val="00B66DEC"/>
    <w:rsid w:val="00B66DF0"/>
    <w:rsid w:val="00B66F4E"/>
    <w:rsid w:val="00B6711F"/>
    <w:rsid w:val="00B671CE"/>
    <w:rsid w:val="00B6727C"/>
    <w:rsid w:val="00B673FE"/>
    <w:rsid w:val="00B67480"/>
    <w:rsid w:val="00B674F4"/>
    <w:rsid w:val="00B6761F"/>
    <w:rsid w:val="00B67ECF"/>
    <w:rsid w:val="00B704CE"/>
    <w:rsid w:val="00B7068B"/>
    <w:rsid w:val="00B70AC3"/>
    <w:rsid w:val="00B70B15"/>
    <w:rsid w:val="00B70B97"/>
    <w:rsid w:val="00B7102F"/>
    <w:rsid w:val="00B711AB"/>
    <w:rsid w:val="00B71305"/>
    <w:rsid w:val="00B7134D"/>
    <w:rsid w:val="00B71552"/>
    <w:rsid w:val="00B7162E"/>
    <w:rsid w:val="00B716A1"/>
    <w:rsid w:val="00B718A5"/>
    <w:rsid w:val="00B71C33"/>
    <w:rsid w:val="00B71E9E"/>
    <w:rsid w:val="00B71EC9"/>
    <w:rsid w:val="00B722D7"/>
    <w:rsid w:val="00B72BD4"/>
    <w:rsid w:val="00B72C2B"/>
    <w:rsid w:val="00B72C92"/>
    <w:rsid w:val="00B72D74"/>
    <w:rsid w:val="00B72E72"/>
    <w:rsid w:val="00B72EA9"/>
    <w:rsid w:val="00B72FE1"/>
    <w:rsid w:val="00B73043"/>
    <w:rsid w:val="00B73217"/>
    <w:rsid w:val="00B7336F"/>
    <w:rsid w:val="00B733C1"/>
    <w:rsid w:val="00B7358D"/>
    <w:rsid w:val="00B735BE"/>
    <w:rsid w:val="00B736D2"/>
    <w:rsid w:val="00B738CA"/>
    <w:rsid w:val="00B73AE9"/>
    <w:rsid w:val="00B73B25"/>
    <w:rsid w:val="00B73E89"/>
    <w:rsid w:val="00B742D6"/>
    <w:rsid w:val="00B743FA"/>
    <w:rsid w:val="00B74465"/>
    <w:rsid w:val="00B7466E"/>
    <w:rsid w:val="00B74673"/>
    <w:rsid w:val="00B74CC4"/>
    <w:rsid w:val="00B74F8F"/>
    <w:rsid w:val="00B74FCC"/>
    <w:rsid w:val="00B752DF"/>
    <w:rsid w:val="00B752EB"/>
    <w:rsid w:val="00B754FA"/>
    <w:rsid w:val="00B75AA7"/>
    <w:rsid w:val="00B75BCE"/>
    <w:rsid w:val="00B75D1C"/>
    <w:rsid w:val="00B75DEC"/>
    <w:rsid w:val="00B75F83"/>
    <w:rsid w:val="00B76043"/>
    <w:rsid w:val="00B7639A"/>
    <w:rsid w:val="00B76427"/>
    <w:rsid w:val="00B76613"/>
    <w:rsid w:val="00B766A6"/>
    <w:rsid w:val="00B766C3"/>
    <w:rsid w:val="00B7685A"/>
    <w:rsid w:val="00B768D3"/>
    <w:rsid w:val="00B771BB"/>
    <w:rsid w:val="00B772FF"/>
    <w:rsid w:val="00B7756B"/>
    <w:rsid w:val="00B77747"/>
    <w:rsid w:val="00B77B4E"/>
    <w:rsid w:val="00B77C1D"/>
    <w:rsid w:val="00B77C4F"/>
    <w:rsid w:val="00B77F69"/>
    <w:rsid w:val="00B800D4"/>
    <w:rsid w:val="00B801FB"/>
    <w:rsid w:val="00B80336"/>
    <w:rsid w:val="00B80423"/>
    <w:rsid w:val="00B80946"/>
    <w:rsid w:val="00B80D8F"/>
    <w:rsid w:val="00B81232"/>
    <w:rsid w:val="00B812C7"/>
    <w:rsid w:val="00B81335"/>
    <w:rsid w:val="00B8135B"/>
    <w:rsid w:val="00B8139D"/>
    <w:rsid w:val="00B813DF"/>
    <w:rsid w:val="00B814F7"/>
    <w:rsid w:val="00B81501"/>
    <w:rsid w:val="00B81617"/>
    <w:rsid w:val="00B817B2"/>
    <w:rsid w:val="00B81894"/>
    <w:rsid w:val="00B81959"/>
    <w:rsid w:val="00B8199F"/>
    <w:rsid w:val="00B81A53"/>
    <w:rsid w:val="00B81B63"/>
    <w:rsid w:val="00B81E41"/>
    <w:rsid w:val="00B8204E"/>
    <w:rsid w:val="00B8215A"/>
    <w:rsid w:val="00B82274"/>
    <w:rsid w:val="00B826AF"/>
    <w:rsid w:val="00B828EE"/>
    <w:rsid w:val="00B8297B"/>
    <w:rsid w:val="00B82992"/>
    <w:rsid w:val="00B82AEB"/>
    <w:rsid w:val="00B82BEF"/>
    <w:rsid w:val="00B82C08"/>
    <w:rsid w:val="00B82C4E"/>
    <w:rsid w:val="00B830E4"/>
    <w:rsid w:val="00B831C5"/>
    <w:rsid w:val="00B83322"/>
    <w:rsid w:val="00B833EF"/>
    <w:rsid w:val="00B83503"/>
    <w:rsid w:val="00B83532"/>
    <w:rsid w:val="00B836FC"/>
    <w:rsid w:val="00B8375C"/>
    <w:rsid w:val="00B83767"/>
    <w:rsid w:val="00B83BF1"/>
    <w:rsid w:val="00B84090"/>
    <w:rsid w:val="00B840A0"/>
    <w:rsid w:val="00B84557"/>
    <w:rsid w:val="00B84599"/>
    <w:rsid w:val="00B84690"/>
    <w:rsid w:val="00B84706"/>
    <w:rsid w:val="00B8478E"/>
    <w:rsid w:val="00B84837"/>
    <w:rsid w:val="00B8486D"/>
    <w:rsid w:val="00B84AF0"/>
    <w:rsid w:val="00B84D0E"/>
    <w:rsid w:val="00B84D34"/>
    <w:rsid w:val="00B850C0"/>
    <w:rsid w:val="00B850F3"/>
    <w:rsid w:val="00B85195"/>
    <w:rsid w:val="00B851B8"/>
    <w:rsid w:val="00B8525A"/>
    <w:rsid w:val="00B8536D"/>
    <w:rsid w:val="00B857EE"/>
    <w:rsid w:val="00B85A44"/>
    <w:rsid w:val="00B85AD6"/>
    <w:rsid w:val="00B85C66"/>
    <w:rsid w:val="00B85FFB"/>
    <w:rsid w:val="00B863FC"/>
    <w:rsid w:val="00B868D7"/>
    <w:rsid w:val="00B8695E"/>
    <w:rsid w:val="00B86B26"/>
    <w:rsid w:val="00B8704C"/>
    <w:rsid w:val="00B87156"/>
    <w:rsid w:val="00B8716C"/>
    <w:rsid w:val="00B8726A"/>
    <w:rsid w:val="00B87358"/>
    <w:rsid w:val="00B87493"/>
    <w:rsid w:val="00B879CF"/>
    <w:rsid w:val="00B87C0A"/>
    <w:rsid w:val="00B87FD6"/>
    <w:rsid w:val="00B903B0"/>
    <w:rsid w:val="00B9057F"/>
    <w:rsid w:val="00B9062F"/>
    <w:rsid w:val="00B90700"/>
    <w:rsid w:val="00B907D3"/>
    <w:rsid w:val="00B907EA"/>
    <w:rsid w:val="00B90A0B"/>
    <w:rsid w:val="00B90AB8"/>
    <w:rsid w:val="00B911E9"/>
    <w:rsid w:val="00B911F0"/>
    <w:rsid w:val="00B91258"/>
    <w:rsid w:val="00B91485"/>
    <w:rsid w:val="00B91561"/>
    <w:rsid w:val="00B918EE"/>
    <w:rsid w:val="00B91924"/>
    <w:rsid w:val="00B91953"/>
    <w:rsid w:val="00B91999"/>
    <w:rsid w:val="00B91A42"/>
    <w:rsid w:val="00B91D03"/>
    <w:rsid w:val="00B91D97"/>
    <w:rsid w:val="00B91F9F"/>
    <w:rsid w:val="00B922B6"/>
    <w:rsid w:val="00B923A7"/>
    <w:rsid w:val="00B926D0"/>
    <w:rsid w:val="00B92765"/>
    <w:rsid w:val="00B92A20"/>
    <w:rsid w:val="00B92A22"/>
    <w:rsid w:val="00B92A6C"/>
    <w:rsid w:val="00B92A92"/>
    <w:rsid w:val="00B92B42"/>
    <w:rsid w:val="00B92DB4"/>
    <w:rsid w:val="00B92E81"/>
    <w:rsid w:val="00B931C3"/>
    <w:rsid w:val="00B9328C"/>
    <w:rsid w:val="00B934B6"/>
    <w:rsid w:val="00B93505"/>
    <w:rsid w:val="00B93554"/>
    <w:rsid w:val="00B93708"/>
    <w:rsid w:val="00B937BC"/>
    <w:rsid w:val="00B93881"/>
    <w:rsid w:val="00B93967"/>
    <w:rsid w:val="00B93B0D"/>
    <w:rsid w:val="00B93BDC"/>
    <w:rsid w:val="00B93E49"/>
    <w:rsid w:val="00B94248"/>
    <w:rsid w:val="00B942D7"/>
    <w:rsid w:val="00B943A5"/>
    <w:rsid w:val="00B94941"/>
    <w:rsid w:val="00B9496B"/>
    <w:rsid w:val="00B94A4C"/>
    <w:rsid w:val="00B94BB5"/>
    <w:rsid w:val="00B94BCA"/>
    <w:rsid w:val="00B94D51"/>
    <w:rsid w:val="00B9514D"/>
    <w:rsid w:val="00B95179"/>
    <w:rsid w:val="00B95448"/>
    <w:rsid w:val="00B9551D"/>
    <w:rsid w:val="00B955C9"/>
    <w:rsid w:val="00B9567A"/>
    <w:rsid w:val="00B95989"/>
    <w:rsid w:val="00B95A90"/>
    <w:rsid w:val="00B95C79"/>
    <w:rsid w:val="00B95E68"/>
    <w:rsid w:val="00B96027"/>
    <w:rsid w:val="00B96491"/>
    <w:rsid w:val="00B96559"/>
    <w:rsid w:val="00B9660B"/>
    <w:rsid w:val="00B9664E"/>
    <w:rsid w:val="00B9699F"/>
    <w:rsid w:val="00B96B12"/>
    <w:rsid w:val="00B96C9C"/>
    <w:rsid w:val="00B96D2F"/>
    <w:rsid w:val="00B96DCD"/>
    <w:rsid w:val="00B96DEB"/>
    <w:rsid w:val="00B96F3D"/>
    <w:rsid w:val="00B96FC6"/>
    <w:rsid w:val="00B96FC7"/>
    <w:rsid w:val="00B96FF6"/>
    <w:rsid w:val="00B97179"/>
    <w:rsid w:val="00B97454"/>
    <w:rsid w:val="00B9764C"/>
    <w:rsid w:val="00B97A59"/>
    <w:rsid w:val="00B97B7D"/>
    <w:rsid w:val="00B97DC2"/>
    <w:rsid w:val="00B97ED1"/>
    <w:rsid w:val="00BA02A5"/>
    <w:rsid w:val="00BA0695"/>
    <w:rsid w:val="00BA0898"/>
    <w:rsid w:val="00BA0B73"/>
    <w:rsid w:val="00BA0BDC"/>
    <w:rsid w:val="00BA0CA7"/>
    <w:rsid w:val="00BA1028"/>
    <w:rsid w:val="00BA10DC"/>
    <w:rsid w:val="00BA11AF"/>
    <w:rsid w:val="00BA14BF"/>
    <w:rsid w:val="00BA1716"/>
    <w:rsid w:val="00BA1802"/>
    <w:rsid w:val="00BA18FB"/>
    <w:rsid w:val="00BA1CDC"/>
    <w:rsid w:val="00BA24D9"/>
    <w:rsid w:val="00BA259A"/>
    <w:rsid w:val="00BA25A1"/>
    <w:rsid w:val="00BA2802"/>
    <w:rsid w:val="00BA299D"/>
    <w:rsid w:val="00BA2AEC"/>
    <w:rsid w:val="00BA2FD6"/>
    <w:rsid w:val="00BA303C"/>
    <w:rsid w:val="00BA307A"/>
    <w:rsid w:val="00BA324D"/>
    <w:rsid w:val="00BA330A"/>
    <w:rsid w:val="00BA3339"/>
    <w:rsid w:val="00BA35A8"/>
    <w:rsid w:val="00BA35F3"/>
    <w:rsid w:val="00BA364E"/>
    <w:rsid w:val="00BA397E"/>
    <w:rsid w:val="00BA3BAE"/>
    <w:rsid w:val="00BA3BB5"/>
    <w:rsid w:val="00BA3E3B"/>
    <w:rsid w:val="00BA3F99"/>
    <w:rsid w:val="00BA41A9"/>
    <w:rsid w:val="00BA41C1"/>
    <w:rsid w:val="00BA436E"/>
    <w:rsid w:val="00BA4379"/>
    <w:rsid w:val="00BA43D9"/>
    <w:rsid w:val="00BA4492"/>
    <w:rsid w:val="00BA44FD"/>
    <w:rsid w:val="00BA457A"/>
    <w:rsid w:val="00BA475E"/>
    <w:rsid w:val="00BA492C"/>
    <w:rsid w:val="00BA4F35"/>
    <w:rsid w:val="00BA4FCC"/>
    <w:rsid w:val="00BA5094"/>
    <w:rsid w:val="00BA5221"/>
    <w:rsid w:val="00BA535B"/>
    <w:rsid w:val="00BA54DA"/>
    <w:rsid w:val="00BA54F6"/>
    <w:rsid w:val="00BA56F3"/>
    <w:rsid w:val="00BA5CAC"/>
    <w:rsid w:val="00BA5E0A"/>
    <w:rsid w:val="00BA5E85"/>
    <w:rsid w:val="00BA61C2"/>
    <w:rsid w:val="00BA62B4"/>
    <w:rsid w:val="00BA6381"/>
    <w:rsid w:val="00BA63F4"/>
    <w:rsid w:val="00BA67B6"/>
    <w:rsid w:val="00BA67F8"/>
    <w:rsid w:val="00BA6824"/>
    <w:rsid w:val="00BA6839"/>
    <w:rsid w:val="00BA6A3E"/>
    <w:rsid w:val="00BA6B13"/>
    <w:rsid w:val="00BA6CF1"/>
    <w:rsid w:val="00BA6E48"/>
    <w:rsid w:val="00BA70B2"/>
    <w:rsid w:val="00BA71F2"/>
    <w:rsid w:val="00BA773F"/>
    <w:rsid w:val="00BA77D9"/>
    <w:rsid w:val="00BA7995"/>
    <w:rsid w:val="00BA7A1E"/>
    <w:rsid w:val="00BA7A99"/>
    <w:rsid w:val="00BA7C90"/>
    <w:rsid w:val="00BA7CB1"/>
    <w:rsid w:val="00BA7DFF"/>
    <w:rsid w:val="00BA7E4F"/>
    <w:rsid w:val="00BA7F5D"/>
    <w:rsid w:val="00BB0039"/>
    <w:rsid w:val="00BB02F6"/>
    <w:rsid w:val="00BB0398"/>
    <w:rsid w:val="00BB0758"/>
    <w:rsid w:val="00BB0833"/>
    <w:rsid w:val="00BB0AD8"/>
    <w:rsid w:val="00BB0BDC"/>
    <w:rsid w:val="00BB0F75"/>
    <w:rsid w:val="00BB0FE8"/>
    <w:rsid w:val="00BB1098"/>
    <w:rsid w:val="00BB1336"/>
    <w:rsid w:val="00BB1638"/>
    <w:rsid w:val="00BB1A54"/>
    <w:rsid w:val="00BB251A"/>
    <w:rsid w:val="00BB28FA"/>
    <w:rsid w:val="00BB2954"/>
    <w:rsid w:val="00BB2A00"/>
    <w:rsid w:val="00BB2AB5"/>
    <w:rsid w:val="00BB2AD3"/>
    <w:rsid w:val="00BB2D0F"/>
    <w:rsid w:val="00BB2E7C"/>
    <w:rsid w:val="00BB2F49"/>
    <w:rsid w:val="00BB2FEF"/>
    <w:rsid w:val="00BB300A"/>
    <w:rsid w:val="00BB333E"/>
    <w:rsid w:val="00BB3727"/>
    <w:rsid w:val="00BB3AE4"/>
    <w:rsid w:val="00BB3BF8"/>
    <w:rsid w:val="00BB3D9E"/>
    <w:rsid w:val="00BB3EA5"/>
    <w:rsid w:val="00BB3F1F"/>
    <w:rsid w:val="00BB3F64"/>
    <w:rsid w:val="00BB3FDD"/>
    <w:rsid w:val="00BB4185"/>
    <w:rsid w:val="00BB420E"/>
    <w:rsid w:val="00BB4528"/>
    <w:rsid w:val="00BB4736"/>
    <w:rsid w:val="00BB4AA5"/>
    <w:rsid w:val="00BB4C7F"/>
    <w:rsid w:val="00BB4F06"/>
    <w:rsid w:val="00BB51D3"/>
    <w:rsid w:val="00BB52CE"/>
    <w:rsid w:val="00BB5559"/>
    <w:rsid w:val="00BB572B"/>
    <w:rsid w:val="00BB584F"/>
    <w:rsid w:val="00BB5C97"/>
    <w:rsid w:val="00BB5EC0"/>
    <w:rsid w:val="00BB5EF3"/>
    <w:rsid w:val="00BB5F4B"/>
    <w:rsid w:val="00BB62FD"/>
    <w:rsid w:val="00BB650A"/>
    <w:rsid w:val="00BB679C"/>
    <w:rsid w:val="00BB687A"/>
    <w:rsid w:val="00BB6E59"/>
    <w:rsid w:val="00BB6E81"/>
    <w:rsid w:val="00BB6EED"/>
    <w:rsid w:val="00BB6FDE"/>
    <w:rsid w:val="00BB7497"/>
    <w:rsid w:val="00BB77C0"/>
    <w:rsid w:val="00BB7B0A"/>
    <w:rsid w:val="00BC02FE"/>
    <w:rsid w:val="00BC0335"/>
    <w:rsid w:val="00BC0447"/>
    <w:rsid w:val="00BC0738"/>
    <w:rsid w:val="00BC0915"/>
    <w:rsid w:val="00BC0AE8"/>
    <w:rsid w:val="00BC0B8E"/>
    <w:rsid w:val="00BC13A3"/>
    <w:rsid w:val="00BC1589"/>
    <w:rsid w:val="00BC15DD"/>
    <w:rsid w:val="00BC17F1"/>
    <w:rsid w:val="00BC1861"/>
    <w:rsid w:val="00BC1894"/>
    <w:rsid w:val="00BC2301"/>
    <w:rsid w:val="00BC23AC"/>
    <w:rsid w:val="00BC23BE"/>
    <w:rsid w:val="00BC242C"/>
    <w:rsid w:val="00BC24BE"/>
    <w:rsid w:val="00BC2578"/>
    <w:rsid w:val="00BC2874"/>
    <w:rsid w:val="00BC2C53"/>
    <w:rsid w:val="00BC2D44"/>
    <w:rsid w:val="00BC2E68"/>
    <w:rsid w:val="00BC33FC"/>
    <w:rsid w:val="00BC3A29"/>
    <w:rsid w:val="00BC3A4A"/>
    <w:rsid w:val="00BC3D60"/>
    <w:rsid w:val="00BC3D89"/>
    <w:rsid w:val="00BC3DED"/>
    <w:rsid w:val="00BC3EB1"/>
    <w:rsid w:val="00BC423F"/>
    <w:rsid w:val="00BC4287"/>
    <w:rsid w:val="00BC432B"/>
    <w:rsid w:val="00BC4346"/>
    <w:rsid w:val="00BC4361"/>
    <w:rsid w:val="00BC4488"/>
    <w:rsid w:val="00BC461F"/>
    <w:rsid w:val="00BC4715"/>
    <w:rsid w:val="00BC47C4"/>
    <w:rsid w:val="00BC4DE6"/>
    <w:rsid w:val="00BC4EB4"/>
    <w:rsid w:val="00BC4FC1"/>
    <w:rsid w:val="00BC4FEB"/>
    <w:rsid w:val="00BC50B1"/>
    <w:rsid w:val="00BC50FA"/>
    <w:rsid w:val="00BC51CD"/>
    <w:rsid w:val="00BC527D"/>
    <w:rsid w:val="00BC553E"/>
    <w:rsid w:val="00BC55DD"/>
    <w:rsid w:val="00BC58B3"/>
    <w:rsid w:val="00BC597B"/>
    <w:rsid w:val="00BC5AD6"/>
    <w:rsid w:val="00BC60FE"/>
    <w:rsid w:val="00BC6320"/>
    <w:rsid w:val="00BC6398"/>
    <w:rsid w:val="00BC6476"/>
    <w:rsid w:val="00BC64D0"/>
    <w:rsid w:val="00BC6905"/>
    <w:rsid w:val="00BC6963"/>
    <w:rsid w:val="00BC6CF5"/>
    <w:rsid w:val="00BC6F7D"/>
    <w:rsid w:val="00BC7009"/>
    <w:rsid w:val="00BC709B"/>
    <w:rsid w:val="00BC70DB"/>
    <w:rsid w:val="00BC7351"/>
    <w:rsid w:val="00BC74AD"/>
    <w:rsid w:val="00BC74D1"/>
    <w:rsid w:val="00BC7615"/>
    <w:rsid w:val="00BC76A7"/>
    <w:rsid w:val="00BC7973"/>
    <w:rsid w:val="00BC7A99"/>
    <w:rsid w:val="00BC7B72"/>
    <w:rsid w:val="00BC7BF1"/>
    <w:rsid w:val="00BC7D06"/>
    <w:rsid w:val="00BC7D5C"/>
    <w:rsid w:val="00BC7F0A"/>
    <w:rsid w:val="00BD00F7"/>
    <w:rsid w:val="00BD01E7"/>
    <w:rsid w:val="00BD047D"/>
    <w:rsid w:val="00BD05ED"/>
    <w:rsid w:val="00BD0738"/>
    <w:rsid w:val="00BD0E82"/>
    <w:rsid w:val="00BD0F77"/>
    <w:rsid w:val="00BD122E"/>
    <w:rsid w:val="00BD165F"/>
    <w:rsid w:val="00BD169D"/>
    <w:rsid w:val="00BD18F5"/>
    <w:rsid w:val="00BD1D01"/>
    <w:rsid w:val="00BD1D8B"/>
    <w:rsid w:val="00BD207F"/>
    <w:rsid w:val="00BD20F0"/>
    <w:rsid w:val="00BD212A"/>
    <w:rsid w:val="00BD2155"/>
    <w:rsid w:val="00BD2166"/>
    <w:rsid w:val="00BD2599"/>
    <w:rsid w:val="00BD2602"/>
    <w:rsid w:val="00BD264C"/>
    <w:rsid w:val="00BD266F"/>
    <w:rsid w:val="00BD2987"/>
    <w:rsid w:val="00BD2D30"/>
    <w:rsid w:val="00BD2F2F"/>
    <w:rsid w:val="00BD2F7A"/>
    <w:rsid w:val="00BD3064"/>
    <w:rsid w:val="00BD33FF"/>
    <w:rsid w:val="00BD358C"/>
    <w:rsid w:val="00BD35B5"/>
    <w:rsid w:val="00BD3A3C"/>
    <w:rsid w:val="00BD3C59"/>
    <w:rsid w:val="00BD3CE9"/>
    <w:rsid w:val="00BD3FF4"/>
    <w:rsid w:val="00BD4109"/>
    <w:rsid w:val="00BD4310"/>
    <w:rsid w:val="00BD43A4"/>
    <w:rsid w:val="00BD4878"/>
    <w:rsid w:val="00BD4967"/>
    <w:rsid w:val="00BD4A3F"/>
    <w:rsid w:val="00BD4A94"/>
    <w:rsid w:val="00BD4C65"/>
    <w:rsid w:val="00BD4F00"/>
    <w:rsid w:val="00BD4F62"/>
    <w:rsid w:val="00BD511C"/>
    <w:rsid w:val="00BD51F1"/>
    <w:rsid w:val="00BD54A8"/>
    <w:rsid w:val="00BD5588"/>
    <w:rsid w:val="00BD56BC"/>
    <w:rsid w:val="00BD5780"/>
    <w:rsid w:val="00BD586E"/>
    <w:rsid w:val="00BD5C7A"/>
    <w:rsid w:val="00BD5CC3"/>
    <w:rsid w:val="00BD5DCD"/>
    <w:rsid w:val="00BD5E08"/>
    <w:rsid w:val="00BD5F35"/>
    <w:rsid w:val="00BD61EA"/>
    <w:rsid w:val="00BD6330"/>
    <w:rsid w:val="00BD6340"/>
    <w:rsid w:val="00BD64BA"/>
    <w:rsid w:val="00BD65D6"/>
    <w:rsid w:val="00BD67BB"/>
    <w:rsid w:val="00BD6841"/>
    <w:rsid w:val="00BD68FC"/>
    <w:rsid w:val="00BD6D42"/>
    <w:rsid w:val="00BD71CE"/>
    <w:rsid w:val="00BD727E"/>
    <w:rsid w:val="00BD7688"/>
    <w:rsid w:val="00BD786F"/>
    <w:rsid w:val="00BD7C36"/>
    <w:rsid w:val="00BD7D8C"/>
    <w:rsid w:val="00BD7E8B"/>
    <w:rsid w:val="00BD7FAB"/>
    <w:rsid w:val="00BE0ECE"/>
    <w:rsid w:val="00BE0ED4"/>
    <w:rsid w:val="00BE0F81"/>
    <w:rsid w:val="00BE1027"/>
    <w:rsid w:val="00BE10AB"/>
    <w:rsid w:val="00BE115D"/>
    <w:rsid w:val="00BE132A"/>
    <w:rsid w:val="00BE1366"/>
    <w:rsid w:val="00BE1766"/>
    <w:rsid w:val="00BE17E1"/>
    <w:rsid w:val="00BE1866"/>
    <w:rsid w:val="00BE1B6D"/>
    <w:rsid w:val="00BE1EDC"/>
    <w:rsid w:val="00BE22F8"/>
    <w:rsid w:val="00BE2359"/>
    <w:rsid w:val="00BE236D"/>
    <w:rsid w:val="00BE248A"/>
    <w:rsid w:val="00BE2DCB"/>
    <w:rsid w:val="00BE2F2B"/>
    <w:rsid w:val="00BE2F99"/>
    <w:rsid w:val="00BE312C"/>
    <w:rsid w:val="00BE319B"/>
    <w:rsid w:val="00BE3490"/>
    <w:rsid w:val="00BE3495"/>
    <w:rsid w:val="00BE3BBA"/>
    <w:rsid w:val="00BE3EA1"/>
    <w:rsid w:val="00BE438E"/>
    <w:rsid w:val="00BE4492"/>
    <w:rsid w:val="00BE4613"/>
    <w:rsid w:val="00BE4655"/>
    <w:rsid w:val="00BE4677"/>
    <w:rsid w:val="00BE49AC"/>
    <w:rsid w:val="00BE4A8B"/>
    <w:rsid w:val="00BE4B10"/>
    <w:rsid w:val="00BE4D8F"/>
    <w:rsid w:val="00BE4D9B"/>
    <w:rsid w:val="00BE53C4"/>
    <w:rsid w:val="00BE546B"/>
    <w:rsid w:val="00BE570D"/>
    <w:rsid w:val="00BE5807"/>
    <w:rsid w:val="00BE5820"/>
    <w:rsid w:val="00BE586E"/>
    <w:rsid w:val="00BE58EB"/>
    <w:rsid w:val="00BE59B0"/>
    <w:rsid w:val="00BE5EB3"/>
    <w:rsid w:val="00BE5EB6"/>
    <w:rsid w:val="00BE631B"/>
    <w:rsid w:val="00BE63B0"/>
    <w:rsid w:val="00BE6703"/>
    <w:rsid w:val="00BE6755"/>
    <w:rsid w:val="00BE67D3"/>
    <w:rsid w:val="00BE692B"/>
    <w:rsid w:val="00BE6B98"/>
    <w:rsid w:val="00BE6EB4"/>
    <w:rsid w:val="00BE7A48"/>
    <w:rsid w:val="00BE7A6B"/>
    <w:rsid w:val="00BE7ACA"/>
    <w:rsid w:val="00BE7E74"/>
    <w:rsid w:val="00BF003F"/>
    <w:rsid w:val="00BF00C7"/>
    <w:rsid w:val="00BF0215"/>
    <w:rsid w:val="00BF02B0"/>
    <w:rsid w:val="00BF0730"/>
    <w:rsid w:val="00BF07AC"/>
    <w:rsid w:val="00BF0886"/>
    <w:rsid w:val="00BF08CC"/>
    <w:rsid w:val="00BF0911"/>
    <w:rsid w:val="00BF0A7B"/>
    <w:rsid w:val="00BF0AA0"/>
    <w:rsid w:val="00BF0CCB"/>
    <w:rsid w:val="00BF0D42"/>
    <w:rsid w:val="00BF0D75"/>
    <w:rsid w:val="00BF1349"/>
    <w:rsid w:val="00BF1778"/>
    <w:rsid w:val="00BF1786"/>
    <w:rsid w:val="00BF188D"/>
    <w:rsid w:val="00BF18DC"/>
    <w:rsid w:val="00BF19DD"/>
    <w:rsid w:val="00BF1F13"/>
    <w:rsid w:val="00BF20F0"/>
    <w:rsid w:val="00BF271A"/>
    <w:rsid w:val="00BF2955"/>
    <w:rsid w:val="00BF29A5"/>
    <w:rsid w:val="00BF29FA"/>
    <w:rsid w:val="00BF2EFE"/>
    <w:rsid w:val="00BF35C1"/>
    <w:rsid w:val="00BF36F9"/>
    <w:rsid w:val="00BF398E"/>
    <w:rsid w:val="00BF3A0C"/>
    <w:rsid w:val="00BF3EBD"/>
    <w:rsid w:val="00BF3FCE"/>
    <w:rsid w:val="00BF43BE"/>
    <w:rsid w:val="00BF44B1"/>
    <w:rsid w:val="00BF45C6"/>
    <w:rsid w:val="00BF45D2"/>
    <w:rsid w:val="00BF46A0"/>
    <w:rsid w:val="00BF4750"/>
    <w:rsid w:val="00BF4825"/>
    <w:rsid w:val="00BF4A1E"/>
    <w:rsid w:val="00BF4ACE"/>
    <w:rsid w:val="00BF4F2F"/>
    <w:rsid w:val="00BF5238"/>
    <w:rsid w:val="00BF52CC"/>
    <w:rsid w:val="00BF5607"/>
    <w:rsid w:val="00BF5675"/>
    <w:rsid w:val="00BF59C3"/>
    <w:rsid w:val="00BF5D88"/>
    <w:rsid w:val="00BF5F47"/>
    <w:rsid w:val="00BF614F"/>
    <w:rsid w:val="00BF6244"/>
    <w:rsid w:val="00BF6893"/>
    <w:rsid w:val="00BF6932"/>
    <w:rsid w:val="00BF6996"/>
    <w:rsid w:val="00BF69A6"/>
    <w:rsid w:val="00BF6E56"/>
    <w:rsid w:val="00BF6F90"/>
    <w:rsid w:val="00BF7509"/>
    <w:rsid w:val="00BF76BF"/>
    <w:rsid w:val="00BF76F7"/>
    <w:rsid w:val="00BF78D0"/>
    <w:rsid w:val="00BF7B52"/>
    <w:rsid w:val="00BF7C59"/>
    <w:rsid w:val="00BF7D12"/>
    <w:rsid w:val="00BF7D2B"/>
    <w:rsid w:val="00BF7DC7"/>
    <w:rsid w:val="00BF7EBC"/>
    <w:rsid w:val="00BF7F2C"/>
    <w:rsid w:val="00C00044"/>
    <w:rsid w:val="00C000DE"/>
    <w:rsid w:val="00C004A6"/>
    <w:rsid w:val="00C00734"/>
    <w:rsid w:val="00C00A6E"/>
    <w:rsid w:val="00C00DF8"/>
    <w:rsid w:val="00C00E4F"/>
    <w:rsid w:val="00C00FDF"/>
    <w:rsid w:val="00C01168"/>
    <w:rsid w:val="00C01583"/>
    <w:rsid w:val="00C016C1"/>
    <w:rsid w:val="00C018D9"/>
    <w:rsid w:val="00C019E1"/>
    <w:rsid w:val="00C01A30"/>
    <w:rsid w:val="00C01DAC"/>
    <w:rsid w:val="00C01DB7"/>
    <w:rsid w:val="00C01F3B"/>
    <w:rsid w:val="00C02225"/>
    <w:rsid w:val="00C0225F"/>
    <w:rsid w:val="00C022CA"/>
    <w:rsid w:val="00C02463"/>
    <w:rsid w:val="00C024A0"/>
    <w:rsid w:val="00C02730"/>
    <w:rsid w:val="00C02906"/>
    <w:rsid w:val="00C02B17"/>
    <w:rsid w:val="00C02CF3"/>
    <w:rsid w:val="00C02E25"/>
    <w:rsid w:val="00C03045"/>
    <w:rsid w:val="00C03676"/>
    <w:rsid w:val="00C037E1"/>
    <w:rsid w:val="00C038FE"/>
    <w:rsid w:val="00C039AA"/>
    <w:rsid w:val="00C03BFB"/>
    <w:rsid w:val="00C03F1C"/>
    <w:rsid w:val="00C040FC"/>
    <w:rsid w:val="00C04136"/>
    <w:rsid w:val="00C042FA"/>
    <w:rsid w:val="00C04388"/>
    <w:rsid w:val="00C046CB"/>
    <w:rsid w:val="00C04975"/>
    <w:rsid w:val="00C04A77"/>
    <w:rsid w:val="00C04AAB"/>
    <w:rsid w:val="00C04B2B"/>
    <w:rsid w:val="00C04D69"/>
    <w:rsid w:val="00C04DF8"/>
    <w:rsid w:val="00C0501C"/>
    <w:rsid w:val="00C0510A"/>
    <w:rsid w:val="00C051E0"/>
    <w:rsid w:val="00C0534D"/>
    <w:rsid w:val="00C05485"/>
    <w:rsid w:val="00C05601"/>
    <w:rsid w:val="00C056C9"/>
    <w:rsid w:val="00C0571B"/>
    <w:rsid w:val="00C05742"/>
    <w:rsid w:val="00C05763"/>
    <w:rsid w:val="00C0589B"/>
    <w:rsid w:val="00C058A6"/>
    <w:rsid w:val="00C058EF"/>
    <w:rsid w:val="00C05990"/>
    <w:rsid w:val="00C0599D"/>
    <w:rsid w:val="00C05A5F"/>
    <w:rsid w:val="00C05ADC"/>
    <w:rsid w:val="00C05CD8"/>
    <w:rsid w:val="00C05DC2"/>
    <w:rsid w:val="00C05E2B"/>
    <w:rsid w:val="00C06239"/>
    <w:rsid w:val="00C0677A"/>
    <w:rsid w:val="00C06C5E"/>
    <w:rsid w:val="00C06EDC"/>
    <w:rsid w:val="00C07101"/>
    <w:rsid w:val="00C071D7"/>
    <w:rsid w:val="00C073D4"/>
    <w:rsid w:val="00C0754E"/>
    <w:rsid w:val="00C076FC"/>
    <w:rsid w:val="00C078B1"/>
    <w:rsid w:val="00C07E0A"/>
    <w:rsid w:val="00C07E16"/>
    <w:rsid w:val="00C07E2A"/>
    <w:rsid w:val="00C07E69"/>
    <w:rsid w:val="00C07F4F"/>
    <w:rsid w:val="00C103AA"/>
    <w:rsid w:val="00C10564"/>
    <w:rsid w:val="00C10646"/>
    <w:rsid w:val="00C10B00"/>
    <w:rsid w:val="00C10BD3"/>
    <w:rsid w:val="00C10C4F"/>
    <w:rsid w:val="00C10E6E"/>
    <w:rsid w:val="00C10E7B"/>
    <w:rsid w:val="00C1152E"/>
    <w:rsid w:val="00C115DC"/>
    <w:rsid w:val="00C1182F"/>
    <w:rsid w:val="00C11D35"/>
    <w:rsid w:val="00C11D63"/>
    <w:rsid w:val="00C11DE9"/>
    <w:rsid w:val="00C12109"/>
    <w:rsid w:val="00C12274"/>
    <w:rsid w:val="00C126BB"/>
    <w:rsid w:val="00C12879"/>
    <w:rsid w:val="00C13365"/>
    <w:rsid w:val="00C1346A"/>
    <w:rsid w:val="00C13510"/>
    <w:rsid w:val="00C13607"/>
    <w:rsid w:val="00C13768"/>
    <w:rsid w:val="00C1376B"/>
    <w:rsid w:val="00C13B6D"/>
    <w:rsid w:val="00C13BF9"/>
    <w:rsid w:val="00C13DAB"/>
    <w:rsid w:val="00C13DCA"/>
    <w:rsid w:val="00C140DC"/>
    <w:rsid w:val="00C1440C"/>
    <w:rsid w:val="00C1464B"/>
    <w:rsid w:val="00C1483C"/>
    <w:rsid w:val="00C14A36"/>
    <w:rsid w:val="00C14B12"/>
    <w:rsid w:val="00C14D81"/>
    <w:rsid w:val="00C14E25"/>
    <w:rsid w:val="00C14F07"/>
    <w:rsid w:val="00C14F3B"/>
    <w:rsid w:val="00C1503B"/>
    <w:rsid w:val="00C15112"/>
    <w:rsid w:val="00C15247"/>
    <w:rsid w:val="00C1531B"/>
    <w:rsid w:val="00C1532C"/>
    <w:rsid w:val="00C158AE"/>
    <w:rsid w:val="00C15A5E"/>
    <w:rsid w:val="00C15A95"/>
    <w:rsid w:val="00C15AC9"/>
    <w:rsid w:val="00C15CA6"/>
    <w:rsid w:val="00C15E49"/>
    <w:rsid w:val="00C15F17"/>
    <w:rsid w:val="00C160F3"/>
    <w:rsid w:val="00C16128"/>
    <w:rsid w:val="00C1622E"/>
    <w:rsid w:val="00C16311"/>
    <w:rsid w:val="00C163DB"/>
    <w:rsid w:val="00C1673E"/>
    <w:rsid w:val="00C16786"/>
    <w:rsid w:val="00C16966"/>
    <w:rsid w:val="00C1698A"/>
    <w:rsid w:val="00C16A9F"/>
    <w:rsid w:val="00C16AA3"/>
    <w:rsid w:val="00C16B4E"/>
    <w:rsid w:val="00C16BC2"/>
    <w:rsid w:val="00C16BF0"/>
    <w:rsid w:val="00C16E12"/>
    <w:rsid w:val="00C16E39"/>
    <w:rsid w:val="00C16FF7"/>
    <w:rsid w:val="00C1716B"/>
    <w:rsid w:val="00C17235"/>
    <w:rsid w:val="00C172E1"/>
    <w:rsid w:val="00C172FD"/>
    <w:rsid w:val="00C1734D"/>
    <w:rsid w:val="00C17568"/>
    <w:rsid w:val="00C17817"/>
    <w:rsid w:val="00C17AB5"/>
    <w:rsid w:val="00C17AF5"/>
    <w:rsid w:val="00C17B07"/>
    <w:rsid w:val="00C17BD2"/>
    <w:rsid w:val="00C17C5F"/>
    <w:rsid w:val="00C20044"/>
    <w:rsid w:val="00C20061"/>
    <w:rsid w:val="00C200D6"/>
    <w:rsid w:val="00C2028F"/>
    <w:rsid w:val="00C20B25"/>
    <w:rsid w:val="00C20B5D"/>
    <w:rsid w:val="00C20C9A"/>
    <w:rsid w:val="00C20DE1"/>
    <w:rsid w:val="00C20F61"/>
    <w:rsid w:val="00C21004"/>
    <w:rsid w:val="00C216B0"/>
    <w:rsid w:val="00C21762"/>
    <w:rsid w:val="00C2179C"/>
    <w:rsid w:val="00C21838"/>
    <w:rsid w:val="00C21990"/>
    <w:rsid w:val="00C219DD"/>
    <w:rsid w:val="00C21B14"/>
    <w:rsid w:val="00C21C02"/>
    <w:rsid w:val="00C21D0B"/>
    <w:rsid w:val="00C21DEB"/>
    <w:rsid w:val="00C21E89"/>
    <w:rsid w:val="00C22028"/>
    <w:rsid w:val="00C222E4"/>
    <w:rsid w:val="00C22362"/>
    <w:rsid w:val="00C223DD"/>
    <w:rsid w:val="00C22AFD"/>
    <w:rsid w:val="00C22BAB"/>
    <w:rsid w:val="00C22DCA"/>
    <w:rsid w:val="00C22FE4"/>
    <w:rsid w:val="00C2307E"/>
    <w:rsid w:val="00C23104"/>
    <w:rsid w:val="00C23198"/>
    <w:rsid w:val="00C231EC"/>
    <w:rsid w:val="00C234B2"/>
    <w:rsid w:val="00C23722"/>
    <w:rsid w:val="00C23B4C"/>
    <w:rsid w:val="00C23C1D"/>
    <w:rsid w:val="00C23D5C"/>
    <w:rsid w:val="00C23D71"/>
    <w:rsid w:val="00C23DB2"/>
    <w:rsid w:val="00C23E26"/>
    <w:rsid w:val="00C24043"/>
    <w:rsid w:val="00C241D4"/>
    <w:rsid w:val="00C24301"/>
    <w:rsid w:val="00C24CCE"/>
    <w:rsid w:val="00C24DE0"/>
    <w:rsid w:val="00C25126"/>
    <w:rsid w:val="00C2536F"/>
    <w:rsid w:val="00C254BA"/>
    <w:rsid w:val="00C25592"/>
    <w:rsid w:val="00C25A87"/>
    <w:rsid w:val="00C25B01"/>
    <w:rsid w:val="00C25C00"/>
    <w:rsid w:val="00C25D4C"/>
    <w:rsid w:val="00C25E2A"/>
    <w:rsid w:val="00C26172"/>
    <w:rsid w:val="00C26176"/>
    <w:rsid w:val="00C26195"/>
    <w:rsid w:val="00C262A9"/>
    <w:rsid w:val="00C2654B"/>
    <w:rsid w:val="00C26767"/>
    <w:rsid w:val="00C26870"/>
    <w:rsid w:val="00C26AB3"/>
    <w:rsid w:val="00C26B1D"/>
    <w:rsid w:val="00C26D8D"/>
    <w:rsid w:val="00C26E7A"/>
    <w:rsid w:val="00C26EB8"/>
    <w:rsid w:val="00C26EC9"/>
    <w:rsid w:val="00C2712E"/>
    <w:rsid w:val="00C2713D"/>
    <w:rsid w:val="00C2714B"/>
    <w:rsid w:val="00C2720C"/>
    <w:rsid w:val="00C27232"/>
    <w:rsid w:val="00C2789A"/>
    <w:rsid w:val="00C2798A"/>
    <w:rsid w:val="00C27B18"/>
    <w:rsid w:val="00C27C62"/>
    <w:rsid w:val="00C27CE4"/>
    <w:rsid w:val="00C27CFA"/>
    <w:rsid w:val="00C27D20"/>
    <w:rsid w:val="00C27DE0"/>
    <w:rsid w:val="00C30141"/>
    <w:rsid w:val="00C301A3"/>
    <w:rsid w:val="00C30326"/>
    <w:rsid w:val="00C30410"/>
    <w:rsid w:val="00C30AD4"/>
    <w:rsid w:val="00C30C6B"/>
    <w:rsid w:val="00C30E15"/>
    <w:rsid w:val="00C30E6B"/>
    <w:rsid w:val="00C31111"/>
    <w:rsid w:val="00C311EB"/>
    <w:rsid w:val="00C311FC"/>
    <w:rsid w:val="00C312C9"/>
    <w:rsid w:val="00C31416"/>
    <w:rsid w:val="00C3148F"/>
    <w:rsid w:val="00C31564"/>
    <w:rsid w:val="00C3156D"/>
    <w:rsid w:val="00C3177F"/>
    <w:rsid w:val="00C31834"/>
    <w:rsid w:val="00C31886"/>
    <w:rsid w:val="00C318AA"/>
    <w:rsid w:val="00C328AB"/>
    <w:rsid w:val="00C3294E"/>
    <w:rsid w:val="00C32BC0"/>
    <w:rsid w:val="00C32DB9"/>
    <w:rsid w:val="00C32DCB"/>
    <w:rsid w:val="00C33267"/>
    <w:rsid w:val="00C332E2"/>
    <w:rsid w:val="00C336D4"/>
    <w:rsid w:val="00C33738"/>
    <w:rsid w:val="00C338A2"/>
    <w:rsid w:val="00C338BA"/>
    <w:rsid w:val="00C338F8"/>
    <w:rsid w:val="00C33A22"/>
    <w:rsid w:val="00C33CB5"/>
    <w:rsid w:val="00C33CF1"/>
    <w:rsid w:val="00C340AB"/>
    <w:rsid w:val="00C341E0"/>
    <w:rsid w:val="00C3440A"/>
    <w:rsid w:val="00C34525"/>
    <w:rsid w:val="00C34867"/>
    <w:rsid w:val="00C3487C"/>
    <w:rsid w:val="00C34A3B"/>
    <w:rsid w:val="00C34B8C"/>
    <w:rsid w:val="00C34BEF"/>
    <w:rsid w:val="00C34C4E"/>
    <w:rsid w:val="00C34D89"/>
    <w:rsid w:val="00C34FE1"/>
    <w:rsid w:val="00C351F2"/>
    <w:rsid w:val="00C35476"/>
    <w:rsid w:val="00C35485"/>
    <w:rsid w:val="00C359C0"/>
    <w:rsid w:val="00C35C44"/>
    <w:rsid w:val="00C35C66"/>
    <w:rsid w:val="00C35E83"/>
    <w:rsid w:val="00C35EED"/>
    <w:rsid w:val="00C3641B"/>
    <w:rsid w:val="00C3641D"/>
    <w:rsid w:val="00C36561"/>
    <w:rsid w:val="00C3668F"/>
    <w:rsid w:val="00C368A0"/>
    <w:rsid w:val="00C368A6"/>
    <w:rsid w:val="00C36A1D"/>
    <w:rsid w:val="00C36B69"/>
    <w:rsid w:val="00C36E6D"/>
    <w:rsid w:val="00C370F3"/>
    <w:rsid w:val="00C37247"/>
    <w:rsid w:val="00C37323"/>
    <w:rsid w:val="00C373AB"/>
    <w:rsid w:val="00C37675"/>
    <w:rsid w:val="00C37D2B"/>
    <w:rsid w:val="00C40067"/>
    <w:rsid w:val="00C40279"/>
    <w:rsid w:val="00C40292"/>
    <w:rsid w:val="00C404A1"/>
    <w:rsid w:val="00C40661"/>
    <w:rsid w:val="00C406C3"/>
    <w:rsid w:val="00C4072F"/>
    <w:rsid w:val="00C4085B"/>
    <w:rsid w:val="00C408C7"/>
    <w:rsid w:val="00C408CB"/>
    <w:rsid w:val="00C40965"/>
    <w:rsid w:val="00C40DEF"/>
    <w:rsid w:val="00C4104F"/>
    <w:rsid w:val="00C41203"/>
    <w:rsid w:val="00C412CE"/>
    <w:rsid w:val="00C413D4"/>
    <w:rsid w:val="00C415F8"/>
    <w:rsid w:val="00C416E0"/>
    <w:rsid w:val="00C416FC"/>
    <w:rsid w:val="00C4178D"/>
    <w:rsid w:val="00C41B81"/>
    <w:rsid w:val="00C41D92"/>
    <w:rsid w:val="00C42074"/>
    <w:rsid w:val="00C42199"/>
    <w:rsid w:val="00C4245D"/>
    <w:rsid w:val="00C426A7"/>
    <w:rsid w:val="00C42737"/>
    <w:rsid w:val="00C42915"/>
    <w:rsid w:val="00C42B39"/>
    <w:rsid w:val="00C42CB0"/>
    <w:rsid w:val="00C42E0F"/>
    <w:rsid w:val="00C42EBC"/>
    <w:rsid w:val="00C42FC3"/>
    <w:rsid w:val="00C4311B"/>
    <w:rsid w:val="00C4319A"/>
    <w:rsid w:val="00C431C8"/>
    <w:rsid w:val="00C43389"/>
    <w:rsid w:val="00C437F0"/>
    <w:rsid w:val="00C43910"/>
    <w:rsid w:val="00C43B67"/>
    <w:rsid w:val="00C43F33"/>
    <w:rsid w:val="00C441D0"/>
    <w:rsid w:val="00C444C0"/>
    <w:rsid w:val="00C444CC"/>
    <w:rsid w:val="00C445A6"/>
    <w:rsid w:val="00C445BA"/>
    <w:rsid w:val="00C4466E"/>
    <w:rsid w:val="00C4475B"/>
    <w:rsid w:val="00C4491F"/>
    <w:rsid w:val="00C4499A"/>
    <w:rsid w:val="00C44C4B"/>
    <w:rsid w:val="00C44CC5"/>
    <w:rsid w:val="00C44EC9"/>
    <w:rsid w:val="00C44F69"/>
    <w:rsid w:val="00C453EA"/>
    <w:rsid w:val="00C453FE"/>
    <w:rsid w:val="00C45436"/>
    <w:rsid w:val="00C45596"/>
    <w:rsid w:val="00C45A8F"/>
    <w:rsid w:val="00C45B0A"/>
    <w:rsid w:val="00C45B28"/>
    <w:rsid w:val="00C45BA3"/>
    <w:rsid w:val="00C45C9A"/>
    <w:rsid w:val="00C45F83"/>
    <w:rsid w:val="00C46029"/>
    <w:rsid w:val="00C461EB"/>
    <w:rsid w:val="00C46296"/>
    <w:rsid w:val="00C466BD"/>
    <w:rsid w:val="00C46FD4"/>
    <w:rsid w:val="00C471FF"/>
    <w:rsid w:val="00C47531"/>
    <w:rsid w:val="00C4757A"/>
    <w:rsid w:val="00C475A4"/>
    <w:rsid w:val="00C4780C"/>
    <w:rsid w:val="00C478E9"/>
    <w:rsid w:val="00C479CE"/>
    <w:rsid w:val="00C47B5A"/>
    <w:rsid w:val="00C47DAC"/>
    <w:rsid w:val="00C47DDD"/>
    <w:rsid w:val="00C47F4C"/>
    <w:rsid w:val="00C5009B"/>
    <w:rsid w:val="00C50108"/>
    <w:rsid w:val="00C50216"/>
    <w:rsid w:val="00C5047E"/>
    <w:rsid w:val="00C50BF6"/>
    <w:rsid w:val="00C50C2D"/>
    <w:rsid w:val="00C50D2D"/>
    <w:rsid w:val="00C50E9E"/>
    <w:rsid w:val="00C51519"/>
    <w:rsid w:val="00C5178B"/>
    <w:rsid w:val="00C51B40"/>
    <w:rsid w:val="00C51B46"/>
    <w:rsid w:val="00C51CCB"/>
    <w:rsid w:val="00C51EB0"/>
    <w:rsid w:val="00C5216C"/>
    <w:rsid w:val="00C524D9"/>
    <w:rsid w:val="00C529BA"/>
    <w:rsid w:val="00C52A27"/>
    <w:rsid w:val="00C52A6B"/>
    <w:rsid w:val="00C52BC0"/>
    <w:rsid w:val="00C52ED9"/>
    <w:rsid w:val="00C52F09"/>
    <w:rsid w:val="00C53087"/>
    <w:rsid w:val="00C530B8"/>
    <w:rsid w:val="00C53146"/>
    <w:rsid w:val="00C533F2"/>
    <w:rsid w:val="00C5365D"/>
    <w:rsid w:val="00C53660"/>
    <w:rsid w:val="00C53D18"/>
    <w:rsid w:val="00C53E14"/>
    <w:rsid w:val="00C53E1D"/>
    <w:rsid w:val="00C53E63"/>
    <w:rsid w:val="00C5404F"/>
    <w:rsid w:val="00C54173"/>
    <w:rsid w:val="00C54232"/>
    <w:rsid w:val="00C543A8"/>
    <w:rsid w:val="00C54675"/>
    <w:rsid w:val="00C54891"/>
    <w:rsid w:val="00C548B4"/>
    <w:rsid w:val="00C548E5"/>
    <w:rsid w:val="00C54924"/>
    <w:rsid w:val="00C54ECC"/>
    <w:rsid w:val="00C551BF"/>
    <w:rsid w:val="00C55367"/>
    <w:rsid w:val="00C55390"/>
    <w:rsid w:val="00C55480"/>
    <w:rsid w:val="00C5566F"/>
    <w:rsid w:val="00C5582F"/>
    <w:rsid w:val="00C55947"/>
    <w:rsid w:val="00C55A6E"/>
    <w:rsid w:val="00C5600A"/>
    <w:rsid w:val="00C560BB"/>
    <w:rsid w:val="00C560F7"/>
    <w:rsid w:val="00C56306"/>
    <w:rsid w:val="00C563BE"/>
    <w:rsid w:val="00C56492"/>
    <w:rsid w:val="00C56B25"/>
    <w:rsid w:val="00C56C15"/>
    <w:rsid w:val="00C56DCA"/>
    <w:rsid w:val="00C5725E"/>
    <w:rsid w:val="00C5732A"/>
    <w:rsid w:val="00C577A1"/>
    <w:rsid w:val="00C577B7"/>
    <w:rsid w:val="00C57895"/>
    <w:rsid w:val="00C5794E"/>
    <w:rsid w:val="00C57A16"/>
    <w:rsid w:val="00C57A84"/>
    <w:rsid w:val="00C57AF3"/>
    <w:rsid w:val="00C57BAB"/>
    <w:rsid w:val="00C57C0B"/>
    <w:rsid w:val="00C57D18"/>
    <w:rsid w:val="00C57DBB"/>
    <w:rsid w:val="00C57E72"/>
    <w:rsid w:val="00C60083"/>
    <w:rsid w:val="00C60137"/>
    <w:rsid w:val="00C6023A"/>
    <w:rsid w:val="00C602EC"/>
    <w:rsid w:val="00C60676"/>
    <w:rsid w:val="00C608CF"/>
    <w:rsid w:val="00C609B3"/>
    <w:rsid w:val="00C60D41"/>
    <w:rsid w:val="00C61161"/>
    <w:rsid w:val="00C611F3"/>
    <w:rsid w:val="00C613DA"/>
    <w:rsid w:val="00C6177D"/>
    <w:rsid w:val="00C617D9"/>
    <w:rsid w:val="00C6190E"/>
    <w:rsid w:val="00C61A7B"/>
    <w:rsid w:val="00C61BF5"/>
    <w:rsid w:val="00C61E00"/>
    <w:rsid w:val="00C61E03"/>
    <w:rsid w:val="00C61FB3"/>
    <w:rsid w:val="00C6223B"/>
    <w:rsid w:val="00C626AE"/>
    <w:rsid w:val="00C62BD9"/>
    <w:rsid w:val="00C62D43"/>
    <w:rsid w:val="00C62F5D"/>
    <w:rsid w:val="00C62FA0"/>
    <w:rsid w:val="00C63284"/>
    <w:rsid w:val="00C633E0"/>
    <w:rsid w:val="00C63405"/>
    <w:rsid w:val="00C635E4"/>
    <w:rsid w:val="00C639C2"/>
    <w:rsid w:val="00C639E1"/>
    <w:rsid w:val="00C63A12"/>
    <w:rsid w:val="00C63BD1"/>
    <w:rsid w:val="00C63CBA"/>
    <w:rsid w:val="00C63E21"/>
    <w:rsid w:val="00C63F12"/>
    <w:rsid w:val="00C63F3B"/>
    <w:rsid w:val="00C6403E"/>
    <w:rsid w:val="00C64120"/>
    <w:rsid w:val="00C64158"/>
    <w:rsid w:val="00C64180"/>
    <w:rsid w:val="00C641E4"/>
    <w:rsid w:val="00C6429A"/>
    <w:rsid w:val="00C642E9"/>
    <w:rsid w:val="00C6430D"/>
    <w:rsid w:val="00C643D6"/>
    <w:rsid w:val="00C64406"/>
    <w:rsid w:val="00C64442"/>
    <w:rsid w:val="00C6454B"/>
    <w:rsid w:val="00C646B4"/>
    <w:rsid w:val="00C64C5F"/>
    <w:rsid w:val="00C64CA1"/>
    <w:rsid w:val="00C64E47"/>
    <w:rsid w:val="00C64EAD"/>
    <w:rsid w:val="00C64F06"/>
    <w:rsid w:val="00C64F28"/>
    <w:rsid w:val="00C64F86"/>
    <w:rsid w:val="00C6506F"/>
    <w:rsid w:val="00C65161"/>
    <w:rsid w:val="00C661D4"/>
    <w:rsid w:val="00C661D5"/>
    <w:rsid w:val="00C66243"/>
    <w:rsid w:val="00C66274"/>
    <w:rsid w:val="00C66410"/>
    <w:rsid w:val="00C66415"/>
    <w:rsid w:val="00C6654F"/>
    <w:rsid w:val="00C66CC4"/>
    <w:rsid w:val="00C66D44"/>
    <w:rsid w:val="00C66F17"/>
    <w:rsid w:val="00C66FC7"/>
    <w:rsid w:val="00C6700A"/>
    <w:rsid w:val="00C6725F"/>
    <w:rsid w:val="00C672B5"/>
    <w:rsid w:val="00C672F4"/>
    <w:rsid w:val="00C672F7"/>
    <w:rsid w:val="00C676D7"/>
    <w:rsid w:val="00C67800"/>
    <w:rsid w:val="00C67866"/>
    <w:rsid w:val="00C678C2"/>
    <w:rsid w:val="00C67A60"/>
    <w:rsid w:val="00C67C0C"/>
    <w:rsid w:val="00C67CF5"/>
    <w:rsid w:val="00C70437"/>
    <w:rsid w:val="00C70486"/>
    <w:rsid w:val="00C70C1D"/>
    <w:rsid w:val="00C70D23"/>
    <w:rsid w:val="00C70E34"/>
    <w:rsid w:val="00C7107A"/>
    <w:rsid w:val="00C710FD"/>
    <w:rsid w:val="00C7110D"/>
    <w:rsid w:val="00C71217"/>
    <w:rsid w:val="00C7135E"/>
    <w:rsid w:val="00C7137B"/>
    <w:rsid w:val="00C7179A"/>
    <w:rsid w:val="00C718B2"/>
    <w:rsid w:val="00C71AE5"/>
    <w:rsid w:val="00C71C3B"/>
    <w:rsid w:val="00C71E44"/>
    <w:rsid w:val="00C720C5"/>
    <w:rsid w:val="00C72448"/>
    <w:rsid w:val="00C72DCF"/>
    <w:rsid w:val="00C72F5C"/>
    <w:rsid w:val="00C731AC"/>
    <w:rsid w:val="00C7359F"/>
    <w:rsid w:val="00C7361E"/>
    <w:rsid w:val="00C73C66"/>
    <w:rsid w:val="00C73DCB"/>
    <w:rsid w:val="00C73EB4"/>
    <w:rsid w:val="00C743D0"/>
    <w:rsid w:val="00C746CC"/>
    <w:rsid w:val="00C746D6"/>
    <w:rsid w:val="00C7486B"/>
    <w:rsid w:val="00C748B2"/>
    <w:rsid w:val="00C7498A"/>
    <w:rsid w:val="00C749AC"/>
    <w:rsid w:val="00C74A22"/>
    <w:rsid w:val="00C74A6C"/>
    <w:rsid w:val="00C74BE4"/>
    <w:rsid w:val="00C74D9F"/>
    <w:rsid w:val="00C74F31"/>
    <w:rsid w:val="00C75015"/>
    <w:rsid w:val="00C75333"/>
    <w:rsid w:val="00C75AE4"/>
    <w:rsid w:val="00C75C85"/>
    <w:rsid w:val="00C75E8D"/>
    <w:rsid w:val="00C75F39"/>
    <w:rsid w:val="00C763E8"/>
    <w:rsid w:val="00C76774"/>
    <w:rsid w:val="00C767DD"/>
    <w:rsid w:val="00C768F0"/>
    <w:rsid w:val="00C76956"/>
    <w:rsid w:val="00C76995"/>
    <w:rsid w:val="00C76996"/>
    <w:rsid w:val="00C769A8"/>
    <w:rsid w:val="00C76BD4"/>
    <w:rsid w:val="00C76C5C"/>
    <w:rsid w:val="00C76C98"/>
    <w:rsid w:val="00C76C9B"/>
    <w:rsid w:val="00C76D01"/>
    <w:rsid w:val="00C76D48"/>
    <w:rsid w:val="00C76DA3"/>
    <w:rsid w:val="00C76ED9"/>
    <w:rsid w:val="00C770C2"/>
    <w:rsid w:val="00C772BC"/>
    <w:rsid w:val="00C772C1"/>
    <w:rsid w:val="00C774CC"/>
    <w:rsid w:val="00C775C9"/>
    <w:rsid w:val="00C777A2"/>
    <w:rsid w:val="00C7798C"/>
    <w:rsid w:val="00C77A0F"/>
    <w:rsid w:val="00C77F51"/>
    <w:rsid w:val="00C80314"/>
    <w:rsid w:val="00C8041B"/>
    <w:rsid w:val="00C80447"/>
    <w:rsid w:val="00C80470"/>
    <w:rsid w:val="00C8082A"/>
    <w:rsid w:val="00C80A1C"/>
    <w:rsid w:val="00C80B90"/>
    <w:rsid w:val="00C80C50"/>
    <w:rsid w:val="00C80C88"/>
    <w:rsid w:val="00C80E8A"/>
    <w:rsid w:val="00C81065"/>
    <w:rsid w:val="00C812F6"/>
    <w:rsid w:val="00C813E5"/>
    <w:rsid w:val="00C81536"/>
    <w:rsid w:val="00C81643"/>
    <w:rsid w:val="00C819F8"/>
    <w:rsid w:val="00C81A07"/>
    <w:rsid w:val="00C81A1E"/>
    <w:rsid w:val="00C81AA1"/>
    <w:rsid w:val="00C81B2A"/>
    <w:rsid w:val="00C81B99"/>
    <w:rsid w:val="00C81CA5"/>
    <w:rsid w:val="00C81D00"/>
    <w:rsid w:val="00C81E34"/>
    <w:rsid w:val="00C81E82"/>
    <w:rsid w:val="00C82095"/>
    <w:rsid w:val="00C822DE"/>
    <w:rsid w:val="00C82357"/>
    <w:rsid w:val="00C82554"/>
    <w:rsid w:val="00C8268D"/>
    <w:rsid w:val="00C829C1"/>
    <w:rsid w:val="00C8309E"/>
    <w:rsid w:val="00C83318"/>
    <w:rsid w:val="00C8337E"/>
    <w:rsid w:val="00C83443"/>
    <w:rsid w:val="00C83711"/>
    <w:rsid w:val="00C83725"/>
    <w:rsid w:val="00C83811"/>
    <w:rsid w:val="00C83CB8"/>
    <w:rsid w:val="00C83D9C"/>
    <w:rsid w:val="00C83E1F"/>
    <w:rsid w:val="00C83E41"/>
    <w:rsid w:val="00C83FEB"/>
    <w:rsid w:val="00C84271"/>
    <w:rsid w:val="00C8448C"/>
    <w:rsid w:val="00C8452E"/>
    <w:rsid w:val="00C845F6"/>
    <w:rsid w:val="00C8476B"/>
    <w:rsid w:val="00C84C1E"/>
    <w:rsid w:val="00C84C8E"/>
    <w:rsid w:val="00C84F51"/>
    <w:rsid w:val="00C85192"/>
    <w:rsid w:val="00C8532F"/>
    <w:rsid w:val="00C8589B"/>
    <w:rsid w:val="00C85945"/>
    <w:rsid w:val="00C85A5B"/>
    <w:rsid w:val="00C85AC8"/>
    <w:rsid w:val="00C85B26"/>
    <w:rsid w:val="00C85D47"/>
    <w:rsid w:val="00C85E1E"/>
    <w:rsid w:val="00C862BB"/>
    <w:rsid w:val="00C8656F"/>
    <w:rsid w:val="00C865B9"/>
    <w:rsid w:val="00C86630"/>
    <w:rsid w:val="00C867A9"/>
    <w:rsid w:val="00C867CD"/>
    <w:rsid w:val="00C86978"/>
    <w:rsid w:val="00C86CCF"/>
    <w:rsid w:val="00C86EF7"/>
    <w:rsid w:val="00C86F45"/>
    <w:rsid w:val="00C871EA"/>
    <w:rsid w:val="00C872C4"/>
    <w:rsid w:val="00C87377"/>
    <w:rsid w:val="00C87380"/>
    <w:rsid w:val="00C874F2"/>
    <w:rsid w:val="00C8783F"/>
    <w:rsid w:val="00C878E3"/>
    <w:rsid w:val="00C87B5E"/>
    <w:rsid w:val="00C87BB5"/>
    <w:rsid w:val="00C87F21"/>
    <w:rsid w:val="00C90056"/>
    <w:rsid w:val="00C90181"/>
    <w:rsid w:val="00C901DB"/>
    <w:rsid w:val="00C90288"/>
    <w:rsid w:val="00C902D0"/>
    <w:rsid w:val="00C9063C"/>
    <w:rsid w:val="00C906E1"/>
    <w:rsid w:val="00C90B37"/>
    <w:rsid w:val="00C90C6C"/>
    <w:rsid w:val="00C90EB2"/>
    <w:rsid w:val="00C90FDF"/>
    <w:rsid w:val="00C91324"/>
    <w:rsid w:val="00C91432"/>
    <w:rsid w:val="00C9161E"/>
    <w:rsid w:val="00C91675"/>
    <w:rsid w:val="00C916D4"/>
    <w:rsid w:val="00C91994"/>
    <w:rsid w:val="00C91A6A"/>
    <w:rsid w:val="00C91CBF"/>
    <w:rsid w:val="00C91F52"/>
    <w:rsid w:val="00C91F83"/>
    <w:rsid w:val="00C92334"/>
    <w:rsid w:val="00C924ED"/>
    <w:rsid w:val="00C92699"/>
    <w:rsid w:val="00C92719"/>
    <w:rsid w:val="00C9278F"/>
    <w:rsid w:val="00C92801"/>
    <w:rsid w:val="00C92B06"/>
    <w:rsid w:val="00C92B5C"/>
    <w:rsid w:val="00C9318F"/>
    <w:rsid w:val="00C932D4"/>
    <w:rsid w:val="00C9333D"/>
    <w:rsid w:val="00C93390"/>
    <w:rsid w:val="00C93608"/>
    <w:rsid w:val="00C936F6"/>
    <w:rsid w:val="00C9383C"/>
    <w:rsid w:val="00C938E5"/>
    <w:rsid w:val="00C938ED"/>
    <w:rsid w:val="00C939D5"/>
    <w:rsid w:val="00C93B69"/>
    <w:rsid w:val="00C93BFD"/>
    <w:rsid w:val="00C93EFE"/>
    <w:rsid w:val="00C93F9E"/>
    <w:rsid w:val="00C93FB0"/>
    <w:rsid w:val="00C9400C"/>
    <w:rsid w:val="00C94269"/>
    <w:rsid w:val="00C944C3"/>
    <w:rsid w:val="00C9450B"/>
    <w:rsid w:val="00C945C2"/>
    <w:rsid w:val="00C94772"/>
    <w:rsid w:val="00C947A3"/>
    <w:rsid w:val="00C94AA0"/>
    <w:rsid w:val="00C94EF1"/>
    <w:rsid w:val="00C94F1D"/>
    <w:rsid w:val="00C94F33"/>
    <w:rsid w:val="00C95088"/>
    <w:rsid w:val="00C95089"/>
    <w:rsid w:val="00C953C5"/>
    <w:rsid w:val="00C95413"/>
    <w:rsid w:val="00C95527"/>
    <w:rsid w:val="00C955F6"/>
    <w:rsid w:val="00C9589B"/>
    <w:rsid w:val="00C95968"/>
    <w:rsid w:val="00C95CBB"/>
    <w:rsid w:val="00C95FBB"/>
    <w:rsid w:val="00C96003"/>
    <w:rsid w:val="00C9609E"/>
    <w:rsid w:val="00C962D0"/>
    <w:rsid w:val="00C9638D"/>
    <w:rsid w:val="00C963FF"/>
    <w:rsid w:val="00C96495"/>
    <w:rsid w:val="00C96503"/>
    <w:rsid w:val="00C96666"/>
    <w:rsid w:val="00C968B2"/>
    <w:rsid w:val="00C968C9"/>
    <w:rsid w:val="00C9694B"/>
    <w:rsid w:val="00C969A1"/>
    <w:rsid w:val="00C96A51"/>
    <w:rsid w:val="00C97645"/>
    <w:rsid w:val="00C97654"/>
    <w:rsid w:val="00C976A7"/>
    <w:rsid w:val="00C97D5F"/>
    <w:rsid w:val="00C97EBE"/>
    <w:rsid w:val="00C97EDA"/>
    <w:rsid w:val="00C97F90"/>
    <w:rsid w:val="00CA0184"/>
    <w:rsid w:val="00CA0407"/>
    <w:rsid w:val="00CA0589"/>
    <w:rsid w:val="00CA05DB"/>
    <w:rsid w:val="00CA0673"/>
    <w:rsid w:val="00CA0961"/>
    <w:rsid w:val="00CA0F63"/>
    <w:rsid w:val="00CA0F92"/>
    <w:rsid w:val="00CA116A"/>
    <w:rsid w:val="00CA1198"/>
    <w:rsid w:val="00CA1627"/>
    <w:rsid w:val="00CA1763"/>
    <w:rsid w:val="00CA19EB"/>
    <w:rsid w:val="00CA1A5C"/>
    <w:rsid w:val="00CA1B4F"/>
    <w:rsid w:val="00CA1FF2"/>
    <w:rsid w:val="00CA2144"/>
    <w:rsid w:val="00CA215E"/>
    <w:rsid w:val="00CA2673"/>
    <w:rsid w:val="00CA2863"/>
    <w:rsid w:val="00CA29C5"/>
    <w:rsid w:val="00CA2AC5"/>
    <w:rsid w:val="00CA2B97"/>
    <w:rsid w:val="00CA2CBB"/>
    <w:rsid w:val="00CA2CDF"/>
    <w:rsid w:val="00CA2D16"/>
    <w:rsid w:val="00CA2DB7"/>
    <w:rsid w:val="00CA2F88"/>
    <w:rsid w:val="00CA2FDD"/>
    <w:rsid w:val="00CA301E"/>
    <w:rsid w:val="00CA3129"/>
    <w:rsid w:val="00CA32A8"/>
    <w:rsid w:val="00CA34E7"/>
    <w:rsid w:val="00CA3614"/>
    <w:rsid w:val="00CA37A2"/>
    <w:rsid w:val="00CA3AAC"/>
    <w:rsid w:val="00CA3B7B"/>
    <w:rsid w:val="00CA3C9A"/>
    <w:rsid w:val="00CA3F15"/>
    <w:rsid w:val="00CA3F3F"/>
    <w:rsid w:val="00CA4172"/>
    <w:rsid w:val="00CA4360"/>
    <w:rsid w:val="00CA45D3"/>
    <w:rsid w:val="00CA4D53"/>
    <w:rsid w:val="00CA4DEC"/>
    <w:rsid w:val="00CA5334"/>
    <w:rsid w:val="00CA5774"/>
    <w:rsid w:val="00CA5B49"/>
    <w:rsid w:val="00CA5E18"/>
    <w:rsid w:val="00CA5E5F"/>
    <w:rsid w:val="00CA60ED"/>
    <w:rsid w:val="00CA61EF"/>
    <w:rsid w:val="00CA6260"/>
    <w:rsid w:val="00CA62CB"/>
    <w:rsid w:val="00CA62EE"/>
    <w:rsid w:val="00CA634C"/>
    <w:rsid w:val="00CA655C"/>
    <w:rsid w:val="00CA6588"/>
    <w:rsid w:val="00CA65B8"/>
    <w:rsid w:val="00CA660B"/>
    <w:rsid w:val="00CA661A"/>
    <w:rsid w:val="00CA6723"/>
    <w:rsid w:val="00CA6841"/>
    <w:rsid w:val="00CA6AEF"/>
    <w:rsid w:val="00CA6DE7"/>
    <w:rsid w:val="00CA6DE9"/>
    <w:rsid w:val="00CA6FD9"/>
    <w:rsid w:val="00CA7054"/>
    <w:rsid w:val="00CA76FD"/>
    <w:rsid w:val="00CA77B3"/>
    <w:rsid w:val="00CA7804"/>
    <w:rsid w:val="00CA7B1C"/>
    <w:rsid w:val="00CA7FFB"/>
    <w:rsid w:val="00CB045B"/>
    <w:rsid w:val="00CB049F"/>
    <w:rsid w:val="00CB05DA"/>
    <w:rsid w:val="00CB0619"/>
    <w:rsid w:val="00CB0B30"/>
    <w:rsid w:val="00CB0BB3"/>
    <w:rsid w:val="00CB0CD4"/>
    <w:rsid w:val="00CB0D3C"/>
    <w:rsid w:val="00CB0FE7"/>
    <w:rsid w:val="00CB1236"/>
    <w:rsid w:val="00CB12EE"/>
    <w:rsid w:val="00CB133D"/>
    <w:rsid w:val="00CB133F"/>
    <w:rsid w:val="00CB13A7"/>
    <w:rsid w:val="00CB13FC"/>
    <w:rsid w:val="00CB14AE"/>
    <w:rsid w:val="00CB14CD"/>
    <w:rsid w:val="00CB15F2"/>
    <w:rsid w:val="00CB181B"/>
    <w:rsid w:val="00CB1838"/>
    <w:rsid w:val="00CB18C7"/>
    <w:rsid w:val="00CB199B"/>
    <w:rsid w:val="00CB1E88"/>
    <w:rsid w:val="00CB1F63"/>
    <w:rsid w:val="00CB2042"/>
    <w:rsid w:val="00CB2112"/>
    <w:rsid w:val="00CB2118"/>
    <w:rsid w:val="00CB23E7"/>
    <w:rsid w:val="00CB2884"/>
    <w:rsid w:val="00CB2EBC"/>
    <w:rsid w:val="00CB3059"/>
    <w:rsid w:val="00CB30BA"/>
    <w:rsid w:val="00CB3221"/>
    <w:rsid w:val="00CB3288"/>
    <w:rsid w:val="00CB3342"/>
    <w:rsid w:val="00CB39BE"/>
    <w:rsid w:val="00CB3A78"/>
    <w:rsid w:val="00CB3B68"/>
    <w:rsid w:val="00CB3D10"/>
    <w:rsid w:val="00CB3F58"/>
    <w:rsid w:val="00CB4148"/>
    <w:rsid w:val="00CB4229"/>
    <w:rsid w:val="00CB440B"/>
    <w:rsid w:val="00CB4526"/>
    <w:rsid w:val="00CB45D3"/>
    <w:rsid w:val="00CB48EC"/>
    <w:rsid w:val="00CB499F"/>
    <w:rsid w:val="00CB4D43"/>
    <w:rsid w:val="00CB4F93"/>
    <w:rsid w:val="00CB53E0"/>
    <w:rsid w:val="00CB55B7"/>
    <w:rsid w:val="00CB55EF"/>
    <w:rsid w:val="00CB55F7"/>
    <w:rsid w:val="00CB56EF"/>
    <w:rsid w:val="00CB576D"/>
    <w:rsid w:val="00CB57FC"/>
    <w:rsid w:val="00CB5B10"/>
    <w:rsid w:val="00CB5C54"/>
    <w:rsid w:val="00CB5E45"/>
    <w:rsid w:val="00CB5E64"/>
    <w:rsid w:val="00CB606B"/>
    <w:rsid w:val="00CB60FB"/>
    <w:rsid w:val="00CB6154"/>
    <w:rsid w:val="00CB6227"/>
    <w:rsid w:val="00CB6373"/>
    <w:rsid w:val="00CB64FE"/>
    <w:rsid w:val="00CB6613"/>
    <w:rsid w:val="00CB6662"/>
    <w:rsid w:val="00CB670C"/>
    <w:rsid w:val="00CB6A83"/>
    <w:rsid w:val="00CB6B04"/>
    <w:rsid w:val="00CB6B84"/>
    <w:rsid w:val="00CB6D47"/>
    <w:rsid w:val="00CB6E28"/>
    <w:rsid w:val="00CB7187"/>
    <w:rsid w:val="00CB73B9"/>
    <w:rsid w:val="00CB7405"/>
    <w:rsid w:val="00CB749E"/>
    <w:rsid w:val="00CB74B1"/>
    <w:rsid w:val="00CB7581"/>
    <w:rsid w:val="00CB7584"/>
    <w:rsid w:val="00CB771C"/>
    <w:rsid w:val="00CB7748"/>
    <w:rsid w:val="00CB7A17"/>
    <w:rsid w:val="00CB7A5B"/>
    <w:rsid w:val="00CB7A87"/>
    <w:rsid w:val="00CB7B04"/>
    <w:rsid w:val="00CB7CC2"/>
    <w:rsid w:val="00CB7D60"/>
    <w:rsid w:val="00CB7DB1"/>
    <w:rsid w:val="00CB7F4A"/>
    <w:rsid w:val="00CC0018"/>
    <w:rsid w:val="00CC0093"/>
    <w:rsid w:val="00CC0228"/>
    <w:rsid w:val="00CC02A4"/>
    <w:rsid w:val="00CC045E"/>
    <w:rsid w:val="00CC04AB"/>
    <w:rsid w:val="00CC05B3"/>
    <w:rsid w:val="00CC06ED"/>
    <w:rsid w:val="00CC07E3"/>
    <w:rsid w:val="00CC0ACD"/>
    <w:rsid w:val="00CC0D13"/>
    <w:rsid w:val="00CC0EDF"/>
    <w:rsid w:val="00CC0FA3"/>
    <w:rsid w:val="00CC1088"/>
    <w:rsid w:val="00CC10C7"/>
    <w:rsid w:val="00CC1649"/>
    <w:rsid w:val="00CC17B9"/>
    <w:rsid w:val="00CC1830"/>
    <w:rsid w:val="00CC1944"/>
    <w:rsid w:val="00CC1AF2"/>
    <w:rsid w:val="00CC1CCE"/>
    <w:rsid w:val="00CC1D69"/>
    <w:rsid w:val="00CC210F"/>
    <w:rsid w:val="00CC212C"/>
    <w:rsid w:val="00CC214C"/>
    <w:rsid w:val="00CC2156"/>
    <w:rsid w:val="00CC21AA"/>
    <w:rsid w:val="00CC2391"/>
    <w:rsid w:val="00CC23DD"/>
    <w:rsid w:val="00CC2602"/>
    <w:rsid w:val="00CC2715"/>
    <w:rsid w:val="00CC27D5"/>
    <w:rsid w:val="00CC28ED"/>
    <w:rsid w:val="00CC2B8C"/>
    <w:rsid w:val="00CC3184"/>
    <w:rsid w:val="00CC33DA"/>
    <w:rsid w:val="00CC37B1"/>
    <w:rsid w:val="00CC37DD"/>
    <w:rsid w:val="00CC39AD"/>
    <w:rsid w:val="00CC3AEA"/>
    <w:rsid w:val="00CC3CCA"/>
    <w:rsid w:val="00CC403D"/>
    <w:rsid w:val="00CC40A9"/>
    <w:rsid w:val="00CC49AF"/>
    <w:rsid w:val="00CC4A51"/>
    <w:rsid w:val="00CC4A6F"/>
    <w:rsid w:val="00CC4AAE"/>
    <w:rsid w:val="00CC4AD9"/>
    <w:rsid w:val="00CC4B55"/>
    <w:rsid w:val="00CC4C53"/>
    <w:rsid w:val="00CC4D4D"/>
    <w:rsid w:val="00CC4D76"/>
    <w:rsid w:val="00CC4E7D"/>
    <w:rsid w:val="00CC4F17"/>
    <w:rsid w:val="00CC55FA"/>
    <w:rsid w:val="00CC579B"/>
    <w:rsid w:val="00CC590D"/>
    <w:rsid w:val="00CC591E"/>
    <w:rsid w:val="00CC62F4"/>
    <w:rsid w:val="00CC660D"/>
    <w:rsid w:val="00CC68C7"/>
    <w:rsid w:val="00CC6AE5"/>
    <w:rsid w:val="00CC6B91"/>
    <w:rsid w:val="00CC6CC4"/>
    <w:rsid w:val="00CC6D75"/>
    <w:rsid w:val="00CC6D7D"/>
    <w:rsid w:val="00CC7048"/>
    <w:rsid w:val="00CC7220"/>
    <w:rsid w:val="00CC72D6"/>
    <w:rsid w:val="00CC737D"/>
    <w:rsid w:val="00CC74FB"/>
    <w:rsid w:val="00CC7572"/>
    <w:rsid w:val="00CC76AF"/>
    <w:rsid w:val="00CC76C2"/>
    <w:rsid w:val="00CC7986"/>
    <w:rsid w:val="00CC7BDC"/>
    <w:rsid w:val="00CC7D6E"/>
    <w:rsid w:val="00CC7DF1"/>
    <w:rsid w:val="00CD011D"/>
    <w:rsid w:val="00CD04EC"/>
    <w:rsid w:val="00CD0543"/>
    <w:rsid w:val="00CD067C"/>
    <w:rsid w:val="00CD0726"/>
    <w:rsid w:val="00CD07D5"/>
    <w:rsid w:val="00CD0B5E"/>
    <w:rsid w:val="00CD0C93"/>
    <w:rsid w:val="00CD0D27"/>
    <w:rsid w:val="00CD0E08"/>
    <w:rsid w:val="00CD0E94"/>
    <w:rsid w:val="00CD0F60"/>
    <w:rsid w:val="00CD1288"/>
    <w:rsid w:val="00CD1431"/>
    <w:rsid w:val="00CD1513"/>
    <w:rsid w:val="00CD17A0"/>
    <w:rsid w:val="00CD1AF4"/>
    <w:rsid w:val="00CD1C35"/>
    <w:rsid w:val="00CD1F14"/>
    <w:rsid w:val="00CD2072"/>
    <w:rsid w:val="00CD22D9"/>
    <w:rsid w:val="00CD2A55"/>
    <w:rsid w:val="00CD2AE8"/>
    <w:rsid w:val="00CD2B03"/>
    <w:rsid w:val="00CD2CB8"/>
    <w:rsid w:val="00CD2DE6"/>
    <w:rsid w:val="00CD2DFD"/>
    <w:rsid w:val="00CD2F08"/>
    <w:rsid w:val="00CD32C4"/>
    <w:rsid w:val="00CD3319"/>
    <w:rsid w:val="00CD3427"/>
    <w:rsid w:val="00CD3661"/>
    <w:rsid w:val="00CD3702"/>
    <w:rsid w:val="00CD397D"/>
    <w:rsid w:val="00CD3A67"/>
    <w:rsid w:val="00CD3A6E"/>
    <w:rsid w:val="00CD3AF9"/>
    <w:rsid w:val="00CD3B8A"/>
    <w:rsid w:val="00CD3D78"/>
    <w:rsid w:val="00CD3EA8"/>
    <w:rsid w:val="00CD3F8B"/>
    <w:rsid w:val="00CD4687"/>
    <w:rsid w:val="00CD4758"/>
    <w:rsid w:val="00CD48EA"/>
    <w:rsid w:val="00CD4904"/>
    <w:rsid w:val="00CD4A1F"/>
    <w:rsid w:val="00CD4C64"/>
    <w:rsid w:val="00CD4F78"/>
    <w:rsid w:val="00CD5075"/>
    <w:rsid w:val="00CD54E3"/>
    <w:rsid w:val="00CD54EA"/>
    <w:rsid w:val="00CD5511"/>
    <w:rsid w:val="00CD56CC"/>
    <w:rsid w:val="00CD5704"/>
    <w:rsid w:val="00CD5720"/>
    <w:rsid w:val="00CD58F4"/>
    <w:rsid w:val="00CD59C1"/>
    <w:rsid w:val="00CD5A40"/>
    <w:rsid w:val="00CD5AF6"/>
    <w:rsid w:val="00CD5B82"/>
    <w:rsid w:val="00CD5BAA"/>
    <w:rsid w:val="00CD5BE6"/>
    <w:rsid w:val="00CD5C48"/>
    <w:rsid w:val="00CD5FEA"/>
    <w:rsid w:val="00CD6017"/>
    <w:rsid w:val="00CD66AB"/>
    <w:rsid w:val="00CD68E2"/>
    <w:rsid w:val="00CD691E"/>
    <w:rsid w:val="00CD69FF"/>
    <w:rsid w:val="00CD6ADC"/>
    <w:rsid w:val="00CD6CB4"/>
    <w:rsid w:val="00CD6E29"/>
    <w:rsid w:val="00CD775B"/>
    <w:rsid w:val="00CD7773"/>
    <w:rsid w:val="00CD79FC"/>
    <w:rsid w:val="00CD7D09"/>
    <w:rsid w:val="00CD7D6A"/>
    <w:rsid w:val="00CD7F0B"/>
    <w:rsid w:val="00CE0642"/>
    <w:rsid w:val="00CE068F"/>
    <w:rsid w:val="00CE09BE"/>
    <w:rsid w:val="00CE09E5"/>
    <w:rsid w:val="00CE1051"/>
    <w:rsid w:val="00CE1117"/>
    <w:rsid w:val="00CE11F1"/>
    <w:rsid w:val="00CE179F"/>
    <w:rsid w:val="00CE182D"/>
    <w:rsid w:val="00CE19EB"/>
    <w:rsid w:val="00CE1E1E"/>
    <w:rsid w:val="00CE1ED9"/>
    <w:rsid w:val="00CE215E"/>
    <w:rsid w:val="00CE2244"/>
    <w:rsid w:val="00CE2334"/>
    <w:rsid w:val="00CE26DC"/>
    <w:rsid w:val="00CE2BAD"/>
    <w:rsid w:val="00CE2D17"/>
    <w:rsid w:val="00CE2D9C"/>
    <w:rsid w:val="00CE3199"/>
    <w:rsid w:val="00CE31AD"/>
    <w:rsid w:val="00CE366D"/>
    <w:rsid w:val="00CE3732"/>
    <w:rsid w:val="00CE381F"/>
    <w:rsid w:val="00CE3D45"/>
    <w:rsid w:val="00CE3DA5"/>
    <w:rsid w:val="00CE3E5D"/>
    <w:rsid w:val="00CE3FCF"/>
    <w:rsid w:val="00CE4153"/>
    <w:rsid w:val="00CE4585"/>
    <w:rsid w:val="00CE4A03"/>
    <w:rsid w:val="00CE4D77"/>
    <w:rsid w:val="00CE525D"/>
    <w:rsid w:val="00CE53D4"/>
    <w:rsid w:val="00CE54AC"/>
    <w:rsid w:val="00CE57B2"/>
    <w:rsid w:val="00CE589B"/>
    <w:rsid w:val="00CE59BE"/>
    <w:rsid w:val="00CE5C1F"/>
    <w:rsid w:val="00CE5E32"/>
    <w:rsid w:val="00CE5E62"/>
    <w:rsid w:val="00CE5EE7"/>
    <w:rsid w:val="00CE5F12"/>
    <w:rsid w:val="00CE62C2"/>
    <w:rsid w:val="00CE6337"/>
    <w:rsid w:val="00CE63EE"/>
    <w:rsid w:val="00CE64A7"/>
    <w:rsid w:val="00CE66F0"/>
    <w:rsid w:val="00CE692D"/>
    <w:rsid w:val="00CE69A4"/>
    <w:rsid w:val="00CE6AF5"/>
    <w:rsid w:val="00CE6AF6"/>
    <w:rsid w:val="00CE6CD3"/>
    <w:rsid w:val="00CE6DE6"/>
    <w:rsid w:val="00CE6DFD"/>
    <w:rsid w:val="00CE6EEA"/>
    <w:rsid w:val="00CE6F7F"/>
    <w:rsid w:val="00CE72A0"/>
    <w:rsid w:val="00CE75D1"/>
    <w:rsid w:val="00CE76EB"/>
    <w:rsid w:val="00CE786A"/>
    <w:rsid w:val="00CE795E"/>
    <w:rsid w:val="00CE7A9E"/>
    <w:rsid w:val="00CE7BC3"/>
    <w:rsid w:val="00CE7E2D"/>
    <w:rsid w:val="00CE7EB6"/>
    <w:rsid w:val="00CF016E"/>
    <w:rsid w:val="00CF05E7"/>
    <w:rsid w:val="00CF0712"/>
    <w:rsid w:val="00CF0C78"/>
    <w:rsid w:val="00CF0EFA"/>
    <w:rsid w:val="00CF0F43"/>
    <w:rsid w:val="00CF11A9"/>
    <w:rsid w:val="00CF11F5"/>
    <w:rsid w:val="00CF12AD"/>
    <w:rsid w:val="00CF1338"/>
    <w:rsid w:val="00CF14F8"/>
    <w:rsid w:val="00CF15AB"/>
    <w:rsid w:val="00CF15BF"/>
    <w:rsid w:val="00CF1B3A"/>
    <w:rsid w:val="00CF1BA3"/>
    <w:rsid w:val="00CF1C2E"/>
    <w:rsid w:val="00CF1E29"/>
    <w:rsid w:val="00CF1F93"/>
    <w:rsid w:val="00CF1F97"/>
    <w:rsid w:val="00CF2021"/>
    <w:rsid w:val="00CF224F"/>
    <w:rsid w:val="00CF252A"/>
    <w:rsid w:val="00CF262D"/>
    <w:rsid w:val="00CF270E"/>
    <w:rsid w:val="00CF28E9"/>
    <w:rsid w:val="00CF2970"/>
    <w:rsid w:val="00CF2A63"/>
    <w:rsid w:val="00CF2E60"/>
    <w:rsid w:val="00CF2EB1"/>
    <w:rsid w:val="00CF310A"/>
    <w:rsid w:val="00CF347D"/>
    <w:rsid w:val="00CF34AD"/>
    <w:rsid w:val="00CF3738"/>
    <w:rsid w:val="00CF3A9C"/>
    <w:rsid w:val="00CF3ABB"/>
    <w:rsid w:val="00CF3C5E"/>
    <w:rsid w:val="00CF3D27"/>
    <w:rsid w:val="00CF4133"/>
    <w:rsid w:val="00CF4140"/>
    <w:rsid w:val="00CF41D9"/>
    <w:rsid w:val="00CF471D"/>
    <w:rsid w:val="00CF4894"/>
    <w:rsid w:val="00CF4909"/>
    <w:rsid w:val="00CF4C5D"/>
    <w:rsid w:val="00CF5007"/>
    <w:rsid w:val="00CF5201"/>
    <w:rsid w:val="00CF53BA"/>
    <w:rsid w:val="00CF5696"/>
    <w:rsid w:val="00CF59D2"/>
    <w:rsid w:val="00CF5A02"/>
    <w:rsid w:val="00CF5AE0"/>
    <w:rsid w:val="00CF6280"/>
    <w:rsid w:val="00CF63BB"/>
    <w:rsid w:val="00CF6402"/>
    <w:rsid w:val="00CF65B2"/>
    <w:rsid w:val="00CF65CA"/>
    <w:rsid w:val="00CF66D9"/>
    <w:rsid w:val="00CF673E"/>
    <w:rsid w:val="00CF6940"/>
    <w:rsid w:val="00CF6AFA"/>
    <w:rsid w:val="00CF6C67"/>
    <w:rsid w:val="00CF6F80"/>
    <w:rsid w:val="00CF709C"/>
    <w:rsid w:val="00CF71DD"/>
    <w:rsid w:val="00CF7211"/>
    <w:rsid w:val="00CF7321"/>
    <w:rsid w:val="00CF7520"/>
    <w:rsid w:val="00CF75BB"/>
    <w:rsid w:val="00CF75CF"/>
    <w:rsid w:val="00CF761C"/>
    <w:rsid w:val="00CF7778"/>
    <w:rsid w:val="00CF7786"/>
    <w:rsid w:val="00CF77CF"/>
    <w:rsid w:val="00CF78D8"/>
    <w:rsid w:val="00CF7B25"/>
    <w:rsid w:val="00CF7C38"/>
    <w:rsid w:val="00CF7DD5"/>
    <w:rsid w:val="00D001AC"/>
    <w:rsid w:val="00D005A3"/>
    <w:rsid w:val="00D008C0"/>
    <w:rsid w:val="00D0092C"/>
    <w:rsid w:val="00D0095E"/>
    <w:rsid w:val="00D0096D"/>
    <w:rsid w:val="00D01006"/>
    <w:rsid w:val="00D01349"/>
    <w:rsid w:val="00D013E6"/>
    <w:rsid w:val="00D01422"/>
    <w:rsid w:val="00D0174C"/>
    <w:rsid w:val="00D01A78"/>
    <w:rsid w:val="00D01C40"/>
    <w:rsid w:val="00D01C76"/>
    <w:rsid w:val="00D01DD1"/>
    <w:rsid w:val="00D01E58"/>
    <w:rsid w:val="00D02002"/>
    <w:rsid w:val="00D025C6"/>
    <w:rsid w:val="00D02627"/>
    <w:rsid w:val="00D02796"/>
    <w:rsid w:val="00D02997"/>
    <w:rsid w:val="00D02A2D"/>
    <w:rsid w:val="00D02A74"/>
    <w:rsid w:val="00D02C08"/>
    <w:rsid w:val="00D02DAD"/>
    <w:rsid w:val="00D02F71"/>
    <w:rsid w:val="00D03072"/>
    <w:rsid w:val="00D031D6"/>
    <w:rsid w:val="00D038F1"/>
    <w:rsid w:val="00D0394F"/>
    <w:rsid w:val="00D039F2"/>
    <w:rsid w:val="00D03D45"/>
    <w:rsid w:val="00D03D82"/>
    <w:rsid w:val="00D03F17"/>
    <w:rsid w:val="00D0415C"/>
    <w:rsid w:val="00D0415E"/>
    <w:rsid w:val="00D042FE"/>
    <w:rsid w:val="00D04359"/>
    <w:rsid w:val="00D04641"/>
    <w:rsid w:val="00D046C9"/>
    <w:rsid w:val="00D046D4"/>
    <w:rsid w:val="00D0476F"/>
    <w:rsid w:val="00D047EC"/>
    <w:rsid w:val="00D04B7F"/>
    <w:rsid w:val="00D04B89"/>
    <w:rsid w:val="00D04CF4"/>
    <w:rsid w:val="00D05196"/>
    <w:rsid w:val="00D051D4"/>
    <w:rsid w:val="00D05308"/>
    <w:rsid w:val="00D05570"/>
    <w:rsid w:val="00D055AE"/>
    <w:rsid w:val="00D055FD"/>
    <w:rsid w:val="00D056AB"/>
    <w:rsid w:val="00D05729"/>
    <w:rsid w:val="00D057D7"/>
    <w:rsid w:val="00D05842"/>
    <w:rsid w:val="00D05900"/>
    <w:rsid w:val="00D06366"/>
    <w:rsid w:val="00D0646F"/>
    <w:rsid w:val="00D067EE"/>
    <w:rsid w:val="00D068AE"/>
    <w:rsid w:val="00D068E4"/>
    <w:rsid w:val="00D06CBE"/>
    <w:rsid w:val="00D06D06"/>
    <w:rsid w:val="00D06E4E"/>
    <w:rsid w:val="00D06ED1"/>
    <w:rsid w:val="00D06EF8"/>
    <w:rsid w:val="00D070AB"/>
    <w:rsid w:val="00D07157"/>
    <w:rsid w:val="00D07160"/>
    <w:rsid w:val="00D07645"/>
    <w:rsid w:val="00D07713"/>
    <w:rsid w:val="00D0775C"/>
    <w:rsid w:val="00D07A04"/>
    <w:rsid w:val="00D07DF3"/>
    <w:rsid w:val="00D07E20"/>
    <w:rsid w:val="00D07E51"/>
    <w:rsid w:val="00D07EC1"/>
    <w:rsid w:val="00D07ECD"/>
    <w:rsid w:val="00D07F45"/>
    <w:rsid w:val="00D07F65"/>
    <w:rsid w:val="00D1015B"/>
    <w:rsid w:val="00D102F6"/>
    <w:rsid w:val="00D108AE"/>
    <w:rsid w:val="00D10B73"/>
    <w:rsid w:val="00D10C39"/>
    <w:rsid w:val="00D10EC2"/>
    <w:rsid w:val="00D1100D"/>
    <w:rsid w:val="00D1114B"/>
    <w:rsid w:val="00D112C0"/>
    <w:rsid w:val="00D11545"/>
    <w:rsid w:val="00D11616"/>
    <w:rsid w:val="00D1166D"/>
    <w:rsid w:val="00D116C8"/>
    <w:rsid w:val="00D11789"/>
    <w:rsid w:val="00D11A35"/>
    <w:rsid w:val="00D11CEB"/>
    <w:rsid w:val="00D11EE0"/>
    <w:rsid w:val="00D11F1C"/>
    <w:rsid w:val="00D11F8F"/>
    <w:rsid w:val="00D121C1"/>
    <w:rsid w:val="00D124BC"/>
    <w:rsid w:val="00D12774"/>
    <w:rsid w:val="00D12D55"/>
    <w:rsid w:val="00D12F39"/>
    <w:rsid w:val="00D130FE"/>
    <w:rsid w:val="00D1334E"/>
    <w:rsid w:val="00D13439"/>
    <w:rsid w:val="00D13512"/>
    <w:rsid w:val="00D13620"/>
    <w:rsid w:val="00D13641"/>
    <w:rsid w:val="00D1370C"/>
    <w:rsid w:val="00D13B64"/>
    <w:rsid w:val="00D13C30"/>
    <w:rsid w:val="00D1416C"/>
    <w:rsid w:val="00D14637"/>
    <w:rsid w:val="00D14958"/>
    <w:rsid w:val="00D1497D"/>
    <w:rsid w:val="00D14A18"/>
    <w:rsid w:val="00D14F26"/>
    <w:rsid w:val="00D14F6B"/>
    <w:rsid w:val="00D14FCA"/>
    <w:rsid w:val="00D15128"/>
    <w:rsid w:val="00D151A5"/>
    <w:rsid w:val="00D15256"/>
    <w:rsid w:val="00D1539E"/>
    <w:rsid w:val="00D15654"/>
    <w:rsid w:val="00D15663"/>
    <w:rsid w:val="00D159BA"/>
    <w:rsid w:val="00D159CB"/>
    <w:rsid w:val="00D15A48"/>
    <w:rsid w:val="00D15AC9"/>
    <w:rsid w:val="00D15B57"/>
    <w:rsid w:val="00D15B86"/>
    <w:rsid w:val="00D15B91"/>
    <w:rsid w:val="00D15DA1"/>
    <w:rsid w:val="00D165E7"/>
    <w:rsid w:val="00D1685F"/>
    <w:rsid w:val="00D169E1"/>
    <w:rsid w:val="00D16A5E"/>
    <w:rsid w:val="00D16CA4"/>
    <w:rsid w:val="00D16CA6"/>
    <w:rsid w:val="00D16DD7"/>
    <w:rsid w:val="00D16F0B"/>
    <w:rsid w:val="00D1707E"/>
    <w:rsid w:val="00D171FF"/>
    <w:rsid w:val="00D17367"/>
    <w:rsid w:val="00D1745B"/>
    <w:rsid w:val="00D174AF"/>
    <w:rsid w:val="00D17929"/>
    <w:rsid w:val="00D17ACD"/>
    <w:rsid w:val="00D17ADD"/>
    <w:rsid w:val="00D17B21"/>
    <w:rsid w:val="00D17FA1"/>
    <w:rsid w:val="00D20180"/>
    <w:rsid w:val="00D204A4"/>
    <w:rsid w:val="00D204AF"/>
    <w:rsid w:val="00D206E2"/>
    <w:rsid w:val="00D20946"/>
    <w:rsid w:val="00D20B15"/>
    <w:rsid w:val="00D21193"/>
    <w:rsid w:val="00D214B0"/>
    <w:rsid w:val="00D21548"/>
    <w:rsid w:val="00D217CA"/>
    <w:rsid w:val="00D218E6"/>
    <w:rsid w:val="00D2194A"/>
    <w:rsid w:val="00D21976"/>
    <w:rsid w:val="00D21C6E"/>
    <w:rsid w:val="00D21DCA"/>
    <w:rsid w:val="00D21FD0"/>
    <w:rsid w:val="00D22037"/>
    <w:rsid w:val="00D220B9"/>
    <w:rsid w:val="00D22368"/>
    <w:rsid w:val="00D2258F"/>
    <w:rsid w:val="00D22671"/>
    <w:rsid w:val="00D22766"/>
    <w:rsid w:val="00D22AD9"/>
    <w:rsid w:val="00D22AEB"/>
    <w:rsid w:val="00D22C40"/>
    <w:rsid w:val="00D22F36"/>
    <w:rsid w:val="00D22FA3"/>
    <w:rsid w:val="00D23253"/>
    <w:rsid w:val="00D2328F"/>
    <w:rsid w:val="00D2371D"/>
    <w:rsid w:val="00D239DC"/>
    <w:rsid w:val="00D23B6B"/>
    <w:rsid w:val="00D23BFD"/>
    <w:rsid w:val="00D24015"/>
    <w:rsid w:val="00D245B9"/>
    <w:rsid w:val="00D24744"/>
    <w:rsid w:val="00D24804"/>
    <w:rsid w:val="00D24B2A"/>
    <w:rsid w:val="00D24D4F"/>
    <w:rsid w:val="00D24D69"/>
    <w:rsid w:val="00D24D6A"/>
    <w:rsid w:val="00D24F83"/>
    <w:rsid w:val="00D24FAC"/>
    <w:rsid w:val="00D2505F"/>
    <w:rsid w:val="00D25114"/>
    <w:rsid w:val="00D253BC"/>
    <w:rsid w:val="00D253D6"/>
    <w:rsid w:val="00D25531"/>
    <w:rsid w:val="00D25561"/>
    <w:rsid w:val="00D256C2"/>
    <w:rsid w:val="00D25945"/>
    <w:rsid w:val="00D259FB"/>
    <w:rsid w:val="00D25AD3"/>
    <w:rsid w:val="00D25BCF"/>
    <w:rsid w:val="00D25D46"/>
    <w:rsid w:val="00D25D52"/>
    <w:rsid w:val="00D25DE5"/>
    <w:rsid w:val="00D25E5E"/>
    <w:rsid w:val="00D26048"/>
    <w:rsid w:val="00D260FC"/>
    <w:rsid w:val="00D2611E"/>
    <w:rsid w:val="00D2616A"/>
    <w:rsid w:val="00D261D8"/>
    <w:rsid w:val="00D2643F"/>
    <w:rsid w:val="00D26C36"/>
    <w:rsid w:val="00D26C4A"/>
    <w:rsid w:val="00D26D27"/>
    <w:rsid w:val="00D26D37"/>
    <w:rsid w:val="00D26DA6"/>
    <w:rsid w:val="00D26DED"/>
    <w:rsid w:val="00D26FBC"/>
    <w:rsid w:val="00D26FE8"/>
    <w:rsid w:val="00D2707E"/>
    <w:rsid w:val="00D27431"/>
    <w:rsid w:val="00D275B1"/>
    <w:rsid w:val="00D275FA"/>
    <w:rsid w:val="00D27618"/>
    <w:rsid w:val="00D276E0"/>
    <w:rsid w:val="00D27912"/>
    <w:rsid w:val="00D27AA7"/>
    <w:rsid w:val="00D27AD5"/>
    <w:rsid w:val="00D30179"/>
    <w:rsid w:val="00D303A9"/>
    <w:rsid w:val="00D30857"/>
    <w:rsid w:val="00D30948"/>
    <w:rsid w:val="00D30A40"/>
    <w:rsid w:val="00D30E0A"/>
    <w:rsid w:val="00D30E5A"/>
    <w:rsid w:val="00D31138"/>
    <w:rsid w:val="00D3129A"/>
    <w:rsid w:val="00D31388"/>
    <w:rsid w:val="00D314C2"/>
    <w:rsid w:val="00D31661"/>
    <w:rsid w:val="00D316CC"/>
    <w:rsid w:val="00D3196E"/>
    <w:rsid w:val="00D31990"/>
    <w:rsid w:val="00D31A20"/>
    <w:rsid w:val="00D31CAB"/>
    <w:rsid w:val="00D31DF1"/>
    <w:rsid w:val="00D31F16"/>
    <w:rsid w:val="00D31FCA"/>
    <w:rsid w:val="00D3204F"/>
    <w:rsid w:val="00D32072"/>
    <w:rsid w:val="00D32653"/>
    <w:rsid w:val="00D328BD"/>
    <w:rsid w:val="00D3296A"/>
    <w:rsid w:val="00D32ABC"/>
    <w:rsid w:val="00D32D69"/>
    <w:rsid w:val="00D32F16"/>
    <w:rsid w:val="00D32FBD"/>
    <w:rsid w:val="00D332F9"/>
    <w:rsid w:val="00D3349A"/>
    <w:rsid w:val="00D337F4"/>
    <w:rsid w:val="00D33A04"/>
    <w:rsid w:val="00D33A62"/>
    <w:rsid w:val="00D33BC0"/>
    <w:rsid w:val="00D33C81"/>
    <w:rsid w:val="00D34486"/>
    <w:rsid w:val="00D345A6"/>
    <w:rsid w:val="00D34734"/>
    <w:rsid w:val="00D34B11"/>
    <w:rsid w:val="00D35125"/>
    <w:rsid w:val="00D3580F"/>
    <w:rsid w:val="00D3585C"/>
    <w:rsid w:val="00D35948"/>
    <w:rsid w:val="00D35B9D"/>
    <w:rsid w:val="00D35D6D"/>
    <w:rsid w:val="00D36086"/>
    <w:rsid w:val="00D36442"/>
    <w:rsid w:val="00D3644A"/>
    <w:rsid w:val="00D3704A"/>
    <w:rsid w:val="00D37591"/>
    <w:rsid w:val="00D376A5"/>
    <w:rsid w:val="00D3771C"/>
    <w:rsid w:val="00D377F7"/>
    <w:rsid w:val="00D3791E"/>
    <w:rsid w:val="00D37A72"/>
    <w:rsid w:val="00D37D88"/>
    <w:rsid w:val="00D37E93"/>
    <w:rsid w:val="00D40025"/>
    <w:rsid w:val="00D401E3"/>
    <w:rsid w:val="00D40221"/>
    <w:rsid w:val="00D40310"/>
    <w:rsid w:val="00D40533"/>
    <w:rsid w:val="00D4062D"/>
    <w:rsid w:val="00D4068D"/>
    <w:rsid w:val="00D4071D"/>
    <w:rsid w:val="00D40E0F"/>
    <w:rsid w:val="00D412E5"/>
    <w:rsid w:val="00D4135C"/>
    <w:rsid w:val="00D41764"/>
    <w:rsid w:val="00D419BD"/>
    <w:rsid w:val="00D41B1D"/>
    <w:rsid w:val="00D41BB6"/>
    <w:rsid w:val="00D41D0B"/>
    <w:rsid w:val="00D41D2D"/>
    <w:rsid w:val="00D41FD6"/>
    <w:rsid w:val="00D420B9"/>
    <w:rsid w:val="00D42302"/>
    <w:rsid w:val="00D423FE"/>
    <w:rsid w:val="00D425A4"/>
    <w:rsid w:val="00D425EF"/>
    <w:rsid w:val="00D42894"/>
    <w:rsid w:val="00D42B77"/>
    <w:rsid w:val="00D42BEA"/>
    <w:rsid w:val="00D42C39"/>
    <w:rsid w:val="00D42CC2"/>
    <w:rsid w:val="00D42CE2"/>
    <w:rsid w:val="00D430F3"/>
    <w:rsid w:val="00D43115"/>
    <w:rsid w:val="00D43129"/>
    <w:rsid w:val="00D431F4"/>
    <w:rsid w:val="00D432C5"/>
    <w:rsid w:val="00D43471"/>
    <w:rsid w:val="00D435A8"/>
    <w:rsid w:val="00D435F7"/>
    <w:rsid w:val="00D43673"/>
    <w:rsid w:val="00D4368B"/>
    <w:rsid w:val="00D43715"/>
    <w:rsid w:val="00D438B8"/>
    <w:rsid w:val="00D43BFE"/>
    <w:rsid w:val="00D43EC6"/>
    <w:rsid w:val="00D43EED"/>
    <w:rsid w:val="00D43F96"/>
    <w:rsid w:val="00D43FAF"/>
    <w:rsid w:val="00D43FF6"/>
    <w:rsid w:val="00D4411E"/>
    <w:rsid w:val="00D44190"/>
    <w:rsid w:val="00D4452B"/>
    <w:rsid w:val="00D445DE"/>
    <w:rsid w:val="00D446A1"/>
    <w:rsid w:val="00D446B6"/>
    <w:rsid w:val="00D446D3"/>
    <w:rsid w:val="00D44841"/>
    <w:rsid w:val="00D4496A"/>
    <w:rsid w:val="00D449D4"/>
    <w:rsid w:val="00D449F5"/>
    <w:rsid w:val="00D44BEE"/>
    <w:rsid w:val="00D44C85"/>
    <w:rsid w:val="00D44E7E"/>
    <w:rsid w:val="00D44FA0"/>
    <w:rsid w:val="00D44FAE"/>
    <w:rsid w:val="00D4553E"/>
    <w:rsid w:val="00D455C0"/>
    <w:rsid w:val="00D45686"/>
    <w:rsid w:val="00D45791"/>
    <w:rsid w:val="00D457C9"/>
    <w:rsid w:val="00D4598E"/>
    <w:rsid w:val="00D45E79"/>
    <w:rsid w:val="00D45F0E"/>
    <w:rsid w:val="00D45F8D"/>
    <w:rsid w:val="00D45FA1"/>
    <w:rsid w:val="00D4602B"/>
    <w:rsid w:val="00D46124"/>
    <w:rsid w:val="00D4614C"/>
    <w:rsid w:val="00D4620E"/>
    <w:rsid w:val="00D462F7"/>
    <w:rsid w:val="00D46428"/>
    <w:rsid w:val="00D464D4"/>
    <w:rsid w:val="00D46899"/>
    <w:rsid w:val="00D46BA2"/>
    <w:rsid w:val="00D46C9C"/>
    <w:rsid w:val="00D470E8"/>
    <w:rsid w:val="00D471AE"/>
    <w:rsid w:val="00D474FF"/>
    <w:rsid w:val="00D47630"/>
    <w:rsid w:val="00D47719"/>
    <w:rsid w:val="00D47B16"/>
    <w:rsid w:val="00D47FCF"/>
    <w:rsid w:val="00D50466"/>
    <w:rsid w:val="00D504CF"/>
    <w:rsid w:val="00D50527"/>
    <w:rsid w:val="00D5070D"/>
    <w:rsid w:val="00D507BA"/>
    <w:rsid w:val="00D50967"/>
    <w:rsid w:val="00D50A9A"/>
    <w:rsid w:val="00D50B4A"/>
    <w:rsid w:val="00D50BE2"/>
    <w:rsid w:val="00D50C3B"/>
    <w:rsid w:val="00D50E6A"/>
    <w:rsid w:val="00D511A8"/>
    <w:rsid w:val="00D513F5"/>
    <w:rsid w:val="00D517F7"/>
    <w:rsid w:val="00D51952"/>
    <w:rsid w:val="00D519A5"/>
    <w:rsid w:val="00D51EC8"/>
    <w:rsid w:val="00D52040"/>
    <w:rsid w:val="00D52061"/>
    <w:rsid w:val="00D5211F"/>
    <w:rsid w:val="00D52164"/>
    <w:rsid w:val="00D525E7"/>
    <w:rsid w:val="00D528C1"/>
    <w:rsid w:val="00D52C41"/>
    <w:rsid w:val="00D52CAA"/>
    <w:rsid w:val="00D53205"/>
    <w:rsid w:val="00D532C5"/>
    <w:rsid w:val="00D539BC"/>
    <w:rsid w:val="00D539F4"/>
    <w:rsid w:val="00D53B59"/>
    <w:rsid w:val="00D53BDF"/>
    <w:rsid w:val="00D53D93"/>
    <w:rsid w:val="00D53EB5"/>
    <w:rsid w:val="00D54660"/>
    <w:rsid w:val="00D54907"/>
    <w:rsid w:val="00D54A29"/>
    <w:rsid w:val="00D54C3E"/>
    <w:rsid w:val="00D54EF5"/>
    <w:rsid w:val="00D54F36"/>
    <w:rsid w:val="00D555D2"/>
    <w:rsid w:val="00D55783"/>
    <w:rsid w:val="00D55ACF"/>
    <w:rsid w:val="00D55D6E"/>
    <w:rsid w:val="00D55E93"/>
    <w:rsid w:val="00D55EEE"/>
    <w:rsid w:val="00D55F16"/>
    <w:rsid w:val="00D56201"/>
    <w:rsid w:val="00D56417"/>
    <w:rsid w:val="00D5650D"/>
    <w:rsid w:val="00D568D1"/>
    <w:rsid w:val="00D569AE"/>
    <w:rsid w:val="00D569EB"/>
    <w:rsid w:val="00D56ADF"/>
    <w:rsid w:val="00D56B2B"/>
    <w:rsid w:val="00D56E25"/>
    <w:rsid w:val="00D56FED"/>
    <w:rsid w:val="00D5709A"/>
    <w:rsid w:val="00D57165"/>
    <w:rsid w:val="00D57517"/>
    <w:rsid w:val="00D57518"/>
    <w:rsid w:val="00D57528"/>
    <w:rsid w:val="00D57644"/>
    <w:rsid w:val="00D57783"/>
    <w:rsid w:val="00D57880"/>
    <w:rsid w:val="00D579EB"/>
    <w:rsid w:val="00D57A5B"/>
    <w:rsid w:val="00D57B89"/>
    <w:rsid w:val="00D57C78"/>
    <w:rsid w:val="00D57DBE"/>
    <w:rsid w:val="00D6009F"/>
    <w:rsid w:val="00D600B0"/>
    <w:rsid w:val="00D601ED"/>
    <w:rsid w:val="00D60351"/>
    <w:rsid w:val="00D609D1"/>
    <w:rsid w:val="00D609ED"/>
    <w:rsid w:val="00D60AB1"/>
    <w:rsid w:val="00D60ACE"/>
    <w:rsid w:val="00D60C00"/>
    <w:rsid w:val="00D60C26"/>
    <w:rsid w:val="00D60CDC"/>
    <w:rsid w:val="00D60FCD"/>
    <w:rsid w:val="00D614F3"/>
    <w:rsid w:val="00D619FD"/>
    <w:rsid w:val="00D61C3D"/>
    <w:rsid w:val="00D61E6B"/>
    <w:rsid w:val="00D61EA1"/>
    <w:rsid w:val="00D62270"/>
    <w:rsid w:val="00D62561"/>
    <w:rsid w:val="00D62903"/>
    <w:rsid w:val="00D62AE2"/>
    <w:rsid w:val="00D62AFB"/>
    <w:rsid w:val="00D62C67"/>
    <w:rsid w:val="00D62D11"/>
    <w:rsid w:val="00D62D32"/>
    <w:rsid w:val="00D62D3C"/>
    <w:rsid w:val="00D62F07"/>
    <w:rsid w:val="00D6321E"/>
    <w:rsid w:val="00D63345"/>
    <w:rsid w:val="00D63392"/>
    <w:rsid w:val="00D635E3"/>
    <w:rsid w:val="00D63671"/>
    <w:rsid w:val="00D63737"/>
    <w:rsid w:val="00D63CFA"/>
    <w:rsid w:val="00D641B9"/>
    <w:rsid w:val="00D643C9"/>
    <w:rsid w:val="00D643EA"/>
    <w:rsid w:val="00D64500"/>
    <w:rsid w:val="00D64691"/>
    <w:rsid w:val="00D64869"/>
    <w:rsid w:val="00D648E1"/>
    <w:rsid w:val="00D64EEA"/>
    <w:rsid w:val="00D6511A"/>
    <w:rsid w:val="00D65149"/>
    <w:rsid w:val="00D653FC"/>
    <w:rsid w:val="00D65406"/>
    <w:rsid w:val="00D65505"/>
    <w:rsid w:val="00D65535"/>
    <w:rsid w:val="00D65732"/>
    <w:rsid w:val="00D65757"/>
    <w:rsid w:val="00D65B0D"/>
    <w:rsid w:val="00D65C04"/>
    <w:rsid w:val="00D65CAD"/>
    <w:rsid w:val="00D65D2E"/>
    <w:rsid w:val="00D65E17"/>
    <w:rsid w:val="00D65F0B"/>
    <w:rsid w:val="00D660AE"/>
    <w:rsid w:val="00D664FD"/>
    <w:rsid w:val="00D6653B"/>
    <w:rsid w:val="00D66551"/>
    <w:rsid w:val="00D6657E"/>
    <w:rsid w:val="00D66610"/>
    <w:rsid w:val="00D66A90"/>
    <w:rsid w:val="00D66C6E"/>
    <w:rsid w:val="00D66E47"/>
    <w:rsid w:val="00D66FBF"/>
    <w:rsid w:val="00D67244"/>
    <w:rsid w:val="00D672E2"/>
    <w:rsid w:val="00D673DA"/>
    <w:rsid w:val="00D673EF"/>
    <w:rsid w:val="00D6741B"/>
    <w:rsid w:val="00D6778B"/>
    <w:rsid w:val="00D67B12"/>
    <w:rsid w:val="00D67B2C"/>
    <w:rsid w:val="00D67E19"/>
    <w:rsid w:val="00D7014A"/>
    <w:rsid w:val="00D7055A"/>
    <w:rsid w:val="00D705D6"/>
    <w:rsid w:val="00D70705"/>
    <w:rsid w:val="00D70A5D"/>
    <w:rsid w:val="00D70A60"/>
    <w:rsid w:val="00D70B60"/>
    <w:rsid w:val="00D70E95"/>
    <w:rsid w:val="00D7106E"/>
    <w:rsid w:val="00D710DC"/>
    <w:rsid w:val="00D7123C"/>
    <w:rsid w:val="00D71363"/>
    <w:rsid w:val="00D713F6"/>
    <w:rsid w:val="00D7151D"/>
    <w:rsid w:val="00D7158F"/>
    <w:rsid w:val="00D717FA"/>
    <w:rsid w:val="00D719DB"/>
    <w:rsid w:val="00D71C37"/>
    <w:rsid w:val="00D71D65"/>
    <w:rsid w:val="00D7208A"/>
    <w:rsid w:val="00D720FA"/>
    <w:rsid w:val="00D72528"/>
    <w:rsid w:val="00D72611"/>
    <w:rsid w:val="00D7262F"/>
    <w:rsid w:val="00D72A08"/>
    <w:rsid w:val="00D72AA0"/>
    <w:rsid w:val="00D72BEA"/>
    <w:rsid w:val="00D733D6"/>
    <w:rsid w:val="00D73619"/>
    <w:rsid w:val="00D737E4"/>
    <w:rsid w:val="00D73830"/>
    <w:rsid w:val="00D738BE"/>
    <w:rsid w:val="00D738F6"/>
    <w:rsid w:val="00D73D69"/>
    <w:rsid w:val="00D741A7"/>
    <w:rsid w:val="00D7466E"/>
    <w:rsid w:val="00D7471F"/>
    <w:rsid w:val="00D74811"/>
    <w:rsid w:val="00D74A67"/>
    <w:rsid w:val="00D75130"/>
    <w:rsid w:val="00D751CA"/>
    <w:rsid w:val="00D75362"/>
    <w:rsid w:val="00D753FC"/>
    <w:rsid w:val="00D7547B"/>
    <w:rsid w:val="00D7576E"/>
    <w:rsid w:val="00D75888"/>
    <w:rsid w:val="00D75891"/>
    <w:rsid w:val="00D75D30"/>
    <w:rsid w:val="00D75DD2"/>
    <w:rsid w:val="00D76019"/>
    <w:rsid w:val="00D76031"/>
    <w:rsid w:val="00D76149"/>
    <w:rsid w:val="00D761F9"/>
    <w:rsid w:val="00D7621E"/>
    <w:rsid w:val="00D764E8"/>
    <w:rsid w:val="00D7660B"/>
    <w:rsid w:val="00D76629"/>
    <w:rsid w:val="00D76CBC"/>
    <w:rsid w:val="00D76D80"/>
    <w:rsid w:val="00D76EE9"/>
    <w:rsid w:val="00D76F72"/>
    <w:rsid w:val="00D76F92"/>
    <w:rsid w:val="00D77101"/>
    <w:rsid w:val="00D77296"/>
    <w:rsid w:val="00D77339"/>
    <w:rsid w:val="00D774C4"/>
    <w:rsid w:val="00D77502"/>
    <w:rsid w:val="00D775FF"/>
    <w:rsid w:val="00D77649"/>
    <w:rsid w:val="00D77699"/>
    <w:rsid w:val="00D776A9"/>
    <w:rsid w:val="00D776DD"/>
    <w:rsid w:val="00D7777C"/>
    <w:rsid w:val="00D778C8"/>
    <w:rsid w:val="00D77D3C"/>
    <w:rsid w:val="00D77DFA"/>
    <w:rsid w:val="00D77E5D"/>
    <w:rsid w:val="00D77EAD"/>
    <w:rsid w:val="00D8011F"/>
    <w:rsid w:val="00D8016E"/>
    <w:rsid w:val="00D8030E"/>
    <w:rsid w:val="00D804A0"/>
    <w:rsid w:val="00D8059A"/>
    <w:rsid w:val="00D805EE"/>
    <w:rsid w:val="00D805F8"/>
    <w:rsid w:val="00D8074E"/>
    <w:rsid w:val="00D80A59"/>
    <w:rsid w:val="00D80AC9"/>
    <w:rsid w:val="00D80B01"/>
    <w:rsid w:val="00D80D21"/>
    <w:rsid w:val="00D81025"/>
    <w:rsid w:val="00D81152"/>
    <w:rsid w:val="00D81302"/>
    <w:rsid w:val="00D813D2"/>
    <w:rsid w:val="00D81452"/>
    <w:rsid w:val="00D81454"/>
    <w:rsid w:val="00D8151D"/>
    <w:rsid w:val="00D818C5"/>
    <w:rsid w:val="00D818E5"/>
    <w:rsid w:val="00D81B34"/>
    <w:rsid w:val="00D81DCB"/>
    <w:rsid w:val="00D81ED3"/>
    <w:rsid w:val="00D81FEF"/>
    <w:rsid w:val="00D823C5"/>
    <w:rsid w:val="00D824F2"/>
    <w:rsid w:val="00D82559"/>
    <w:rsid w:val="00D82609"/>
    <w:rsid w:val="00D82752"/>
    <w:rsid w:val="00D827C3"/>
    <w:rsid w:val="00D82906"/>
    <w:rsid w:val="00D82915"/>
    <w:rsid w:val="00D82AD0"/>
    <w:rsid w:val="00D82C26"/>
    <w:rsid w:val="00D82D50"/>
    <w:rsid w:val="00D83092"/>
    <w:rsid w:val="00D830FA"/>
    <w:rsid w:val="00D8326D"/>
    <w:rsid w:val="00D832BE"/>
    <w:rsid w:val="00D834FB"/>
    <w:rsid w:val="00D83744"/>
    <w:rsid w:val="00D83898"/>
    <w:rsid w:val="00D83ADC"/>
    <w:rsid w:val="00D83BA5"/>
    <w:rsid w:val="00D83BE6"/>
    <w:rsid w:val="00D83D8B"/>
    <w:rsid w:val="00D83E1E"/>
    <w:rsid w:val="00D83E83"/>
    <w:rsid w:val="00D84156"/>
    <w:rsid w:val="00D84211"/>
    <w:rsid w:val="00D84640"/>
    <w:rsid w:val="00D84741"/>
    <w:rsid w:val="00D847BF"/>
    <w:rsid w:val="00D8485A"/>
    <w:rsid w:val="00D848B5"/>
    <w:rsid w:val="00D8492D"/>
    <w:rsid w:val="00D84A08"/>
    <w:rsid w:val="00D84DC4"/>
    <w:rsid w:val="00D8504D"/>
    <w:rsid w:val="00D852EE"/>
    <w:rsid w:val="00D854A4"/>
    <w:rsid w:val="00D854A6"/>
    <w:rsid w:val="00D8562B"/>
    <w:rsid w:val="00D85A8C"/>
    <w:rsid w:val="00D85E01"/>
    <w:rsid w:val="00D8604B"/>
    <w:rsid w:val="00D86086"/>
    <w:rsid w:val="00D86213"/>
    <w:rsid w:val="00D86222"/>
    <w:rsid w:val="00D862E2"/>
    <w:rsid w:val="00D86367"/>
    <w:rsid w:val="00D86578"/>
    <w:rsid w:val="00D86D29"/>
    <w:rsid w:val="00D86FAB"/>
    <w:rsid w:val="00D86FD2"/>
    <w:rsid w:val="00D86FFC"/>
    <w:rsid w:val="00D870BC"/>
    <w:rsid w:val="00D872D6"/>
    <w:rsid w:val="00D876E3"/>
    <w:rsid w:val="00D8777C"/>
    <w:rsid w:val="00D87BCF"/>
    <w:rsid w:val="00D87EAF"/>
    <w:rsid w:val="00D87F87"/>
    <w:rsid w:val="00D87FA9"/>
    <w:rsid w:val="00D90100"/>
    <w:rsid w:val="00D902FB"/>
    <w:rsid w:val="00D903CE"/>
    <w:rsid w:val="00D907CD"/>
    <w:rsid w:val="00D90B5F"/>
    <w:rsid w:val="00D90DF8"/>
    <w:rsid w:val="00D90F88"/>
    <w:rsid w:val="00D9117E"/>
    <w:rsid w:val="00D9127E"/>
    <w:rsid w:val="00D91442"/>
    <w:rsid w:val="00D91568"/>
    <w:rsid w:val="00D91621"/>
    <w:rsid w:val="00D9165A"/>
    <w:rsid w:val="00D91727"/>
    <w:rsid w:val="00D9198B"/>
    <w:rsid w:val="00D91BB5"/>
    <w:rsid w:val="00D91D3B"/>
    <w:rsid w:val="00D91DA2"/>
    <w:rsid w:val="00D91DF7"/>
    <w:rsid w:val="00D9206F"/>
    <w:rsid w:val="00D92155"/>
    <w:rsid w:val="00D921C9"/>
    <w:rsid w:val="00D92272"/>
    <w:rsid w:val="00D9235D"/>
    <w:rsid w:val="00D923C8"/>
    <w:rsid w:val="00D92694"/>
    <w:rsid w:val="00D92C71"/>
    <w:rsid w:val="00D92FBF"/>
    <w:rsid w:val="00D93297"/>
    <w:rsid w:val="00D9332A"/>
    <w:rsid w:val="00D93337"/>
    <w:rsid w:val="00D933B2"/>
    <w:rsid w:val="00D933C2"/>
    <w:rsid w:val="00D93786"/>
    <w:rsid w:val="00D937D6"/>
    <w:rsid w:val="00D93836"/>
    <w:rsid w:val="00D93AF5"/>
    <w:rsid w:val="00D93D38"/>
    <w:rsid w:val="00D93D9D"/>
    <w:rsid w:val="00D94489"/>
    <w:rsid w:val="00D944B2"/>
    <w:rsid w:val="00D945DB"/>
    <w:rsid w:val="00D946F3"/>
    <w:rsid w:val="00D9473E"/>
    <w:rsid w:val="00D947C0"/>
    <w:rsid w:val="00D94B52"/>
    <w:rsid w:val="00D94C46"/>
    <w:rsid w:val="00D94CE6"/>
    <w:rsid w:val="00D94D07"/>
    <w:rsid w:val="00D94D0F"/>
    <w:rsid w:val="00D95062"/>
    <w:rsid w:val="00D952C2"/>
    <w:rsid w:val="00D95374"/>
    <w:rsid w:val="00D954FC"/>
    <w:rsid w:val="00D9559C"/>
    <w:rsid w:val="00D956E4"/>
    <w:rsid w:val="00D957B2"/>
    <w:rsid w:val="00D95893"/>
    <w:rsid w:val="00D95CA2"/>
    <w:rsid w:val="00D95F48"/>
    <w:rsid w:val="00D95F94"/>
    <w:rsid w:val="00D96013"/>
    <w:rsid w:val="00D96077"/>
    <w:rsid w:val="00D960F7"/>
    <w:rsid w:val="00D96159"/>
    <w:rsid w:val="00D961E2"/>
    <w:rsid w:val="00D964D3"/>
    <w:rsid w:val="00D964F9"/>
    <w:rsid w:val="00D964FB"/>
    <w:rsid w:val="00D9664D"/>
    <w:rsid w:val="00D966AB"/>
    <w:rsid w:val="00D968FC"/>
    <w:rsid w:val="00D96C5E"/>
    <w:rsid w:val="00D97093"/>
    <w:rsid w:val="00D97748"/>
    <w:rsid w:val="00D9784E"/>
    <w:rsid w:val="00D978AD"/>
    <w:rsid w:val="00D9798F"/>
    <w:rsid w:val="00DA01EA"/>
    <w:rsid w:val="00DA05B6"/>
    <w:rsid w:val="00DA0778"/>
    <w:rsid w:val="00DA0A5B"/>
    <w:rsid w:val="00DA0CAF"/>
    <w:rsid w:val="00DA0CC4"/>
    <w:rsid w:val="00DA118F"/>
    <w:rsid w:val="00DA1427"/>
    <w:rsid w:val="00DA142B"/>
    <w:rsid w:val="00DA16F1"/>
    <w:rsid w:val="00DA17A8"/>
    <w:rsid w:val="00DA180C"/>
    <w:rsid w:val="00DA188D"/>
    <w:rsid w:val="00DA18B8"/>
    <w:rsid w:val="00DA1973"/>
    <w:rsid w:val="00DA1A45"/>
    <w:rsid w:val="00DA1C10"/>
    <w:rsid w:val="00DA1D36"/>
    <w:rsid w:val="00DA1DB1"/>
    <w:rsid w:val="00DA1E54"/>
    <w:rsid w:val="00DA1FF8"/>
    <w:rsid w:val="00DA209E"/>
    <w:rsid w:val="00DA2261"/>
    <w:rsid w:val="00DA2667"/>
    <w:rsid w:val="00DA2726"/>
    <w:rsid w:val="00DA2990"/>
    <w:rsid w:val="00DA2991"/>
    <w:rsid w:val="00DA2C7F"/>
    <w:rsid w:val="00DA2F5D"/>
    <w:rsid w:val="00DA2F9A"/>
    <w:rsid w:val="00DA2FD0"/>
    <w:rsid w:val="00DA305D"/>
    <w:rsid w:val="00DA3177"/>
    <w:rsid w:val="00DA322F"/>
    <w:rsid w:val="00DA3241"/>
    <w:rsid w:val="00DA3302"/>
    <w:rsid w:val="00DA35B6"/>
    <w:rsid w:val="00DA38C6"/>
    <w:rsid w:val="00DA3B41"/>
    <w:rsid w:val="00DA3D83"/>
    <w:rsid w:val="00DA3DE1"/>
    <w:rsid w:val="00DA3E92"/>
    <w:rsid w:val="00DA40E0"/>
    <w:rsid w:val="00DA4157"/>
    <w:rsid w:val="00DA42D3"/>
    <w:rsid w:val="00DA4472"/>
    <w:rsid w:val="00DA472E"/>
    <w:rsid w:val="00DA4A35"/>
    <w:rsid w:val="00DA4A73"/>
    <w:rsid w:val="00DA4AF3"/>
    <w:rsid w:val="00DA5311"/>
    <w:rsid w:val="00DA545D"/>
    <w:rsid w:val="00DA5606"/>
    <w:rsid w:val="00DA58A7"/>
    <w:rsid w:val="00DA5B4C"/>
    <w:rsid w:val="00DA5B75"/>
    <w:rsid w:val="00DA5EEA"/>
    <w:rsid w:val="00DA5FF2"/>
    <w:rsid w:val="00DA6193"/>
    <w:rsid w:val="00DA61B0"/>
    <w:rsid w:val="00DA6263"/>
    <w:rsid w:val="00DA636D"/>
    <w:rsid w:val="00DA640D"/>
    <w:rsid w:val="00DA67C9"/>
    <w:rsid w:val="00DA6852"/>
    <w:rsid w:val="00DA6C1C"/>
    <w:rsid w:val="00DA6CA8"/>
    <w:rsid w:val="00DA6DDA"/>
    <w:rsid w:val="00DA74E8"/>
    <w:rsid w:val="00DA795B"/>
    <w:rsid w:val="00DA7A06"/>
    <w:rsid w:val="00DA7B70"/>
    <w:rsid w:val="00DA7CC6"/>
    <w:rsid w:val="00DA7E1A"/>
    <w:rsid w:val="00DA7EA4"/>
    <w:rsid w:val="00DB027A"/>
    <w:rsid w:val="00DB04BE"/>
    <w:rsid w:val="00DB04D7"/>
    <w:rsid w:val="00DB0510"/>
    <w:rsid w:val="00DB0651"/>
    <w:rsid w:val="00DB095C"/>
    <w:rsid w:val="00DB09CD"/>
    <w:rsid w:val="00DB0D0A"/>
    <w:rsid w:val="00DB11BD"/>
    <w:rsid w:val="00DB14C9"/>
    <w:rsid w:val="00DB17E6"/>
    <w:rsid w:val="00DB1873"/>
    <w:rsid w:val="00DB1904"/>
    <w:rsid w:val="00DB1A0E"/>
    <w:rsid w:val="00DB1DFB"/>
    <w:rsid w:val="00DB1E53"/>
    <w:rsid w:val="00DB1EBB"/>
    <w:rsid w:val="00DB1F9A"/>
    <w:rsid w:val="00DB2391"/>
    <w:rsid w:val="00DB2629"/>
    <w:rsid w:val="00DB28E7"/>
    <w:rsid w:val="00DB2B2B"/>
    <w:rsid w:val="00DB2C8E"/>
    <w:rsid w:val="00DB2F8B"/>
    <w:rsid w:val="00DB3102"/>
    <w:rsid w:val="00DB32C7"/>
    <w:rsid w:val="00DB32F8"/>
    <w:rsid w:val="00DB3533"/>
    <w:rsid w:val="00DB3578"/>
    <w:rsid w:val="00DB35BD"/>
    <w:rsid w:val="00DB3E1B"/>
    <w:rsid w:val="00DB3E2F"/>
    <w:rsid w:val="00DB3EA9"/>
    <w:rsid w:val="00DB412A"/>
    <w:rsid w:val="00DB4166"/>
    <w:rsid w:val="00DB43D8"/>
    <w:rsid w:val="00DB4560"/>
    <w:rsid w:val="00DB45C0"/>
    <w:rsid w:val="00DB46BA"/>
    <w:rsid w:val="00DB4765"/>
    <w:rsid w:val="00DB4A0E"/>
    <w:rsid w:val="00DB4C54"/>
    <w:rsid w:val="00DB4D7A"/>
    <w:rsid w:val="00DB4FAB"/>
    <w:rsid w:val="00DB50D0"/>
    <w:rsid w:val="00DB5136"/>
    <w:rsid w:val="00DB513E"/>
    <w:rsid w:val="00DB54E7"/>
    <w:rsid w:val="00DB54F3"/>
    <w:rsid w:val="00DB5592"/>
    <w:rsid w:val="00DB56EC"/>
    <w:rsid w:val="00DB5755"/>
    <w:rsid w:val="00DB57F1"/>
    <w:rsid w:val="00DB5BED"/>
    <w:rsid w:val="00DB5F83"/>
    <w:rsid w:val="00DB644A"/>
    <w:rsid w:val="00DB6584"/>
    <w:rsid w:val="00DB658B"/>
    <w:rsid w:val="00DB65E3"/>
    <w:rsid w:val="00DB67F1"/>
    <w:rsid w:val="00DB68CD"/>
    <w:rsid w:val="00DB68D4"/>
    <w:rsid w:val="00DB69A4"/>
    <w:rsid w:val="00DB6A60"/>
    <w:rsid w:val="00DB6C9F"/>
    <w:rsid w:val="00DB6ECB"/>
    <w:rsid w:val="00DB6F0C"/>
    <w:rsid w:val="00DB71A4"/>
    <w:rsid w:val="00DB73BB"/>
    <w:rsid w:val="00DB7878"/>
    <w:rsid w:val="00DB78CB"/>
    <w:rsid w:val="00DB79DF"/>
    <w:rsid w:val="00DB7A59"/>
    <w:rsid w:val="00DB7A9A"/>
    <w:rsid w:val="00DB7E1B"/>
    <w:rsid w:val="00DB7F2A"/>
    <w:rsid w:val="00DC00EA"/>
    <w:rsid w:val="00DC0183"/>
    <w:rsid w:val="00DC0229"/>
    <w:rsid w:val="00DC025D"/>
    <w:rsid w:val="00DC03C5"/>
    <w:rsid w:val="00DC0538"/>
    <w:rsid w:val="00DC0934"/>
    <w:rsid w:val="00DC0A7A"/>
    <w:rsid w:val="00DC0A7D"/>
    <w:rsid w:val="00DC0AE4"/>
    <w:rsid w:val="00DC0B1F"/>
    <w:rsid w:val="00DC0B6A"/>
    <w:rsid w:val="00DC137A"/>
    <w:rsid w:val="00DC1843"/>
    <w:rsid w:val="00DC19FF"/>
    <w:rsid w:val="00DC1B77"/>
    <w:rsid w:val="00DC1C0F"/>
    <w:rsid w:val="00DC208C"/>
    <w:rsid w:val="00DC276B"/>
    <w:rsid w:val="00DC2A62"/>
    <w:rsid w:val="00DC2BDA"/>
    <w:rsid w:val="00DC2C45"/>
    <w:rsid w:val="00DC2C69"/>
    <w:rsid w:val="00DC2CC7"/>
    <w:rsid w:val="00DC2EC5"/>
    <w:rsid w:val="00DC31AA"/>
    <w:rsid w:val="00DC3700"/>
    <w:rsid w:val="00DC3945"/>
    <w:rsid w:val="00DC39F5"/>
    <w:rsid w:val="00DC3A34"/>
    <w:rsid w:val="00DC3CDC"/>
    <w:rsid w:val="00DC3CDE"/>
    <w:rsid w:val="00DC3F81"/>
    <w:rsid w:val="00DC4122"/>
    <w:rsid w:val="00DC427E"/>
    <w:rsid w:val="00DC48B3"/>
    <w:rsid w:val="00DC4A88"/>
    <w:rsid w:val="00DC4BF2"/>
    <w:rsid w:val="00DC5130"/>
    <w:rsid w:val="00DC575D"/>
    <w:rsid w:val="00DC5B03"/>
    <w:rsid w:val="00DC5C11"/>
    <w:rsid w:val="00DC5C34"/>
    <w:rsid w:val="00DC5DEF"/>
    <w:rsid w:val="00DC5E11"/>
    <w:rsid w:val="00DC5EC4"/>
    <w:rsid w:val="00DC5F41"/>
    <w:rsid w:val="00DC613A"/>
    <w:rsid w:val="00DC633A"/>
    <w:rsid w:val="00DC66BF"/>
    <w:rsid w:val="00DC6728"/>
    <w:rsid w:val="00DC6AE8"/>
    <w:rsid w:val="00DC6B10"/>
    <w:rsid w:val="00DC6BE2"/>
    <w:rsid w:val="00DC7040"/>
    <w:rsid w:val="00DC71AD"/>
    <w:rsid w:val="00DC730B"/>
    <w:rsid w:val="00DC743A"/>
    <w:rsid w:val="00DC7480"/>
    <w:rsid w:val="00DC76D7"/>
    <w:rsid w:val="00DC7831"/>
    <w:rsid w:val="00DC7BC8"/>
    <w:rsid w:val="00DC7C08"/>
    <w:rsid w:val="00DC7E62"/>
    <w:rsid w:val="00DC7EF0"/>
    <w:rsid w:val="00DD047F"/>
    <w:rsid w:val="00DD0B78"/>
    <w:rsid w:val="00DD0C41"/>
    <w:rsid w:val="00DD0E17"/>
    <w:rsid w:val="00DD0E87"/>
    <w:rsid w:val="00DD0EF1"/>
    <w:rsid w:val="00DD11D5"/>
    <w:rsid w:val="00DD120A"/>
    <w:rsid w:val="00DD13E0"/>
    <w:rsid w:val="00DD166D"/>
    <w:rsid w:val="00DD17BD"/>
    <w:rsid w:val="00DD17C8"/>
    <w:rsid w:val="00DD18C6"/>
    <w:rsid w:val="00DD18F3"/>
    <w:rsid w:val="00DD1B4B"/>
    <w:rsid w:val="00DD1BB1"/>
    <w:rsid w:val="00DD1CFB"/>
    <w:rsid w:val="00DD1F6E"/>
    <w:rsid w:val="00DD1FD3"/>
    <w:rsid w:val="00DD221B"/>
    <w:rsid w:val="00DD242C"/>
    <w:rsid w:val="00DD270C"/>
    <w:rsid w:val="00DD2980"/>
    <w:rsid w:val="00DD2F6E"/>
    <w:rsid w:val="00DD3065"/>
    <w:rsid w:val="00DD334F"/>
    <w:rsid w:val="00DD378F"/>
    <w:rsid w:val="00DD37C2"/>
    <w:rsid w:val="00DD3B58"/>
    <w:rsid w:val="00DD4302"/>
    <w:rsid w:val="00DD45B8"/>
    <w:rsid w:val="00DD4654"/>
    <w:rsid w:val="00DD48B9"/>
    <w:rsid w:val="00DD4967"/>
    <w:rsid w:val="00DD496C"/>
    <w:rsid w:val="00DD4AA1"/>
    <w:rsid w:val="00DD50FA"/>
    <w:rsid w:val="00DD51AA"/>
    <w:rsid w:val="00DD51E2"/>
    <w:rsid w:val="00DD52FC"/>
    <w:rsid w:val="00DD547C"/>
    <w:rsid w:val="00DD56DA"/>
    <w:rsid w:val="00DD580A"/>
    <w:rsid w:val="00DD580D"/>
    <w:rsid w:val="00DD594D"/>
    <w:rsid w:val="00DD59DC"/>
    <w:rsid w:val="00DD5A7F"/>
    <w:rsid w:val="00DD5E88"/>
    <w:rsid w:val="00DD5F70"/>
    <w:rsid w:val="00DD60BF"/>
    <w:rsid w:val="00DD6250"/>
    <w:rsid w:val="00DD647A"/>
    <w:rsid w:val="00DD6485"/>
    <w:rsid w:val="00DD66E0"/>
    <w:rsid w:val="00DD6BA3"/>
    <w:rsid w:val="00DD6BB7"/>
    <w:rsid w:val="00DD6DB1"/>
    <w:rsid w:val="00DD6E07"/>
    <w:rsid w:val="00DD700C"/>
    <w:rsid w:val="00DD711F"/>
    <w:rsid w:val="00DD7162"/>
    <w:rsid w:val="00DD725B"/>
    <w:rsid w:val="00DD72FE"/>
    <w:rsid w:val="00DD7949"/>
    <w:rsid w:val="00DD7E9E"/>
    <w:rsid w:val="00DE02C9"/>
    <w:rsid w:val="00DE02D8"/>
    <w:rsid w:val="00DE066F"/>
    <w:rsid w:val="00DE06FD"/>
    <w:rsid w:val="00DE0A94"/>
    <w:rsid w:val="00DE0C32"/>
    <w:rsid w:val="00DE0F1C"/>
    <w:rsid w:val="00DE0FB4"/>
    <w:rsid w:val="00DE1096"/>
    <w:rsid w:val="00DE1676"/>
    <w:rsid w:val="00DE18CA"/>
    <w:rsid w:val="00DE18D6"/>
    <w:rsid w:val="00DE1D07"/>
    <w:rsid w:val="00DE20A0"/>
    <w:rsid w:val="00DE250C"/>
    <w:rsid w:val="00DE273A"/>
    <w:rsid w:val="00DE283E"/>
    <w:rsid w:val="00DE2945"/>
    <w:rsid w:val="00DE2957"/>
    <w:rsid w:val="00DE29E5"/>
    <w:rsid w:val="00DE2A9A"/>
    <w:rsid w:val="00DE2B3E"/>
    <w:rsid w:val="00DE2B9D"/>
    <w:rsid w:val="00DE2BB6"/>
    <w:rsid w:val="00DE2E85"/>
    <w:rsid w:val="00DE2F0C"/>
    <w:rsid w:val="00DE2F6C"/>
    <w:rsid w:val="00DE307F"/>
    <w:rsid w:val="00DE3153"/>
    <w:rsid w:val="00DE3162"/>
    <w:rsid w:val="00DE34D7"/>
    <w:rsid w:val="00DE3686"/>
    <w:rsid w:val="00DE36DE"/>
    <w:rsid w:val="00DE37FB"/>
    <w:rsid w:val="00DE3821"/>
    <w:rsid w:val="00DE3C1B"/>
    <w:rsid w:val="00DE3DEA"/>
    <w:rsid w:val="00DE3F20"/>
    <w:rsid w:val="00DE3F5F"/>
    <w:rsid w:val="00DE3F7E"/>
    <w:rsid w:val="00DE4108"/>
    <w:rsid w:val="00DE4149"/>
    <w:rsid w:val="00DE4506"/>
    <w:rsid w:val="00DE4595"/>
    <w:rsid w:val="00DE462E"/>
    <w:rsid w:val="00DE46EB"/>
    <w:rsid w:val="00DE472D"/>
    <w:rsid w:val="00DE477B"/>
    <w:rsid w:val="00DE484D"/>
    <w:rsid w:val="00DE49B3"/>
    <w:rsid w:val="00DE4A5C"/>
    <w:rsid w:val="00DE4B05"/>
    <w:rsid w:val="00DE4C01"/>
    <w:rsid w:val="00DE4F69"/>
    <w:rsid w:val="00DE501B"/>
    <w:rsid w:val="00DE533C"/>
    <w:rsid w:val="00DE53AC"/>
    <w:rsid w:val="00DE540C"/>
    <w:rsid w:val="00DE5722"/>
    <w:rsid w:val="00DE5866"/>
    <w:rsid w:val="00DE58C8"/>
    <w:rsid w:val="00DE5B7B"/>
    <w:rsid w:val="00DE5B96"/>
    <w:rsid w:val="00DE6111"/>
    <w:rsid w:val="00DE6171"/>
    <w:rsid w:val="00DE64BD"/>
    <w:rsid w:val="00DE68D8"/>
    <w:rsid w:val="00DE68FE"/>
    <w:rsid w:val="00DE6924"/>
    <w:rsid w:val="00DE69A1"/>
    <w:rsid w:val="00DE6A11"/>
    <w:rsid w:val="00DE6E71"/>
    <w:rsid w:val="00DE6F9A"/>
    <w:rsid w:val="00DE720F"/>
    <w:rsid w:val="00DE7342"/>
    <w:rsid w:val="00DE7540"/>
    <w:rsid w:val="00DE76A0"/>
    <w:rsid w:val="00DE791F"/>
    <w:rsid w:val="00DE7A6F"/>
    <w:rsid w:val="00DE7B84"/>
    <w:rsid w:val="00DE7D35"/>
    <w:rsid w:val="00DE7EFF"/>
    <w:rsid w:val="00DF00DC"/>
    <w:rsid w:val="00DF052C"/>
    <w:rsid w:val="00DF082F"/>
    <w:rsid w:val="00DF0B1F"/>
    <w:rsid w:val="00DF0F61"/>
    <w:rsid w:val="00DF112B"/>
    <w:rsid w:val="00DF113F"/>
    <w:rsid w:val="00DF1280"/>
    <w:rsid w:val="00DF156B"/>
    <w:rsid w:val="00DF1588"/>
    <w:rsid w:val="00DF16E5"/>
    <w:rsid w:val="00DF1A06"/>
    <w:rsid w:val="00DF1B9F"/>
    <w:rsid w:val="00DF1C3D"/>
    <w:rsid w:val="00DF1CF5"/>
    <w:rsid w:val="00DF1F51"/>
    <w:rsid w:val="00DF20E6"/>
    <w:rsid w:val="00DF2554"/>
    <w:rsid w:val="00DF261D"/>
    <w:rsid w:val="00DF26D8"/>
    <w:rsid w:val="00DF2B56"/>
    <w:rsid w:val="00DF2B76"/>
    <w:rsid w:val="00DF2D28"/>
    <w:rsid w:val="00DF2F77"/>
    <w:rsid w:val="00DF31FD"/>
    <w:rsid w:val="00DF323F"/>
    <w:rsid w:val="00DF34F2"/>
    <w:rsid w:val="00DF3626"/>
    <w:rsid w:val="00DF3A0C"/>
    <w:rsid w:val="00DF3B9B"/>
    <w:rsid w:val="00DF3C47"/>
    <w:rsid w:val="00DF3C81"/>
    <w:rsid w:val="00DF3CAC"/>
    <w:rsid w:val="00DF4246"/>
    <w:rsid w:val="00DF42BE"/>
    <w:rsid w:val="00DF4369"/>
    <w:rsid w:val="00DF44DA"/>
    <w:rsid w:val="00DF4813"/>
    <w:rsid w:val="00DF48F2"/>
    <w:rsid w:val="00DF4A13"/>
    <w:rsid w:val="00DF4ABC"/>
    <w:rsid w:val="00DF4DBC"/>
    <w:rsid w:val="00DF4E37"/>
    <w:rsid w:val="00DF4FB4"/>
    <w:rsid w:val="00DF5976"/>
    <w:rsid w:val="00DF5A65"/>
    <w:rsid w:val="00DF5B0A"/>
    <w:rsid w:val="00DF5B66"/>
    <w:rsid w:val="00DF5B89"/>
    <w:rsid w:val="00DF608E"/>
    <w:rsid w:val="00DF60BB"/>
    <w:rsid w:val="00DF61C5"/>
    <w:rsid w:val="00DF62A6"/>
    <w:rsid w:val="00DF6510"/>
    <w:rsid w:val="00DF6787"/>
    <w:rsid w:val="00DF6902"/>
    <w:rsid w:val="00DF693E"/>
    <w:rsid w:val="00DF699F"/>
    <w:rsid w:val="00DF69C9"/>
    <w:rsid w:val="00DF6AD1"/>
    <w:rsid w:val="00DF6C0B"/>
    <w:rsid w:val="00DF6C65"/>
    <w:rsid w:val="00DF6CDA"/>
    <w:rsid w:val="00DF6DA8"/>
    <w:rsid w:val="00DF6F2C"/>
    <w:rsid w:val="00DF717F"/>
    <w:rsid w:val="00DF74E0"/>
    <w:rsid w:val="00DF7A0D"/>
    <w:rsid w:val="00DF7B2F"/>
    <w:rsid w:val="00DF7C10"/>
    <w:rsid w:val="00DF7D68"/>
    <w:rsid w:val="00DF7EF0"/>
    <w:rsid w:val="00E00268"/>
    <w:rsid w:val="00E002C4"/>
    <w:rsid w:val="00E00347"/>
    <w:rsid w:val="00E0035A"/>
    <w:rsid w:val="00E003C9"/>
    <w:rsid w:val="00E0040F"/>
    <w:rsid w:val="00E00594"/>
    <w:rsid w:val="00E005EF"/>
    <w:rsid w:val="00E00A8E"/>
    <w:rsid w:val="00E00D54"/>
    <w:rsid w:val="00E00E7E"/>
    <w:rsid w:val="00E00EE2"/>
    <w:rsid w:val="00E01144"/>
    <w:rsid w:val="00E01200"/>
    <w:rsid w:val="00E0152F"/>
    <w:rsid w:val="00E015A3"/>
    <w:rsid w:val="00E01858"/>
    <w:rsid w:val="00E01960"/>
    <w:rsid w:val="00E01C20"/>
    <w:rsid w:val="00E01DC5"/>
    <w:rsid w:val="00E02084"/>
    <w:rsid w:val="00E020A9"/>
    <w:rsid w:val="00E0232D"/>
    <w:rsid w:val="00E0251D"/>
    <w:rsid w:val="00E025D0"/>
    <w:rsid w:val="00E02662"/>
    <w:rsid w:val="00E029DE"/>
    <w:rsid w:val="00E02C9B"/>
    <w:rsid w:val="00E02E49"/>
    <w:rsid w:val="00E0320C"/>
    <w:rsid w:val="00E034D7"/>
    <w:rsid w:val="00E0373D"/>
    <w:rsid w:val="00E03740"/>
    <w:rsid w:val="00E0386E"/>
    <w:rsid w:val="00E03BA9"/>
    <w:rsid w:val="00E0420A"/>
    <w:rsid w:val="00E045B8"/>
    <w:rsid w:val="00E047B3"/>
    <w:rsid w:val="00E0480F"/>
    <w:rsid w:val="00E0488B"/>
    <w:rsid w:val="00E04ACC"/>
    <w:rsid w:val="00E04C23"/>
    <w:rsid w:val="00E04ECD"/>
    <w:rsid w:val="00E04F77"/>
    <w:rsid w:val="00E050EF"/>
    <w:rsid w:val="00E0515B"/>
    <w:rsid w:val="00E05421"/>
    <w:rsid w:val="00E05C0C"/>
    <w:rsid w:val="00E05DE7"/>
    <w:rsid w:val="00E05E18"/>
    <w:rsid w:val="00E060EA"/>
    <w:rsid w:val="00E06172"/>
    <w:rsid w:val="00E06292"/>
    <w:rsid w:val="00E06320"/>
    <w:rsid w:val="00E06457"/>
    <w:rsid w:val="00E0666A"/>
    <w:rsid w:val="00E066A9"/>
    <w:rsid w:val="00E067DE"/>
    <w:rsid w:val="00E070C7"/>
    <w:rsid w:val="00E07374"/>
    <w:rsid w:val="00E0739F"/>
    <w:rsid w:val="00E0755E"/>
    <w:rsid w:val="00E07651"/>
    <w:rsid w:val="00E07909"/>
    <w:rsid w:val="00E079DB"/>
    <w:rsid w:val="00E07B3F"/>
    <w:rsid w:val="00E07B4B"/>
    <w:rsid w:val="00E07CA2"/>
    <w:rsid w:val="00E07CE5"/>
    <w:rsid w:val="00E10037"/>
    <w:rsid w:val="00E1014A"/>
    <w:rsid w:val="00E1032A"/>
    <w:rsid w:val="00E10436"/>
    <w:rsid w:val="00E10497"/>
    <w:rsid w:val="00E1071A"/>
    <w:rsid w:val="00E1095D"/>
    <w:rsid w:val="00E10A56"/>
    <w:rsid w:val="00E10AFA"/>
    <w:rsid w:val="00E10D3F"/>
    <w:rsid w:val="00E10D62"/>
    <w:rsid w:val="00E10E6D"/>
    <w:rsid w:val="00E10E71"/>
    <w:rsid w:val="00E11122"/>
    <w:rsid w:val="00E114FC"/>
    <w:rsid w:val="00E11635"/>
    <w:rsid w:val="00E11892"/>
    <w:rsid w:val="00E11AA0"/>
    <w:rsid w:val="00E120E8"/>
    <w:rsid w:val="00E12115"/>
    <w:rsid w:val="00E12240"/>
    <w:rsid w:val="00E12314"/>
    <w:rsid w:val="00E1238F"/>
    <w:rsid w:val="00E1252A"/>
    <w:rsid w:val="00E1261C"/>
    <w:rsid w:val="00E1274F"/>
    <w:rsid w:val="00E12963"/>
    <w:rsid w:val="00E12A5D"/>
    <w:rsid w:val="00E12E08"/>
    <w:rsid w:val="00E133C5"/>
    <w:rsid w:val="00E134D7"/>
    <w:rsid w:val="00E135B3"/>
    <w:rsid w:val="00E1396F"/>
    <w:rsid w:val="00E14045"/>
    <w:rsid w:val="00E140CE"/>
    <w:rsid w:val="00E1417B"/>
    <w:rsid w:val="00E14200"/>
    <w:rsid w:val="00E14305"/>
    <w:rsid w:val="00E14335"/>
    <w:rsid w:val="00E14493"/>
    <w:rsid w:val="00E144D9"/>
    <w:rsid w:val="00E14522"/>
    <w:rsid w:val="00E146D2"/>
    <w:rsid w:val="00E14D31"/>
    <w:rsid w:val="00E14D98"/>
    <w:rsid w:val="00E14DE8"/>
    <w:rsid w:val="00E150FE"/>
    <w:rsid w:val="00E1529D"/>
    <w:rsid w:val="00E15527"/>
    <w:rsid w:val="00E15591"/>
    <w:rsid w:val="00E15A73"/>
    <w:rsid w:val="00E15D6A"/>
    <w:rsid w:val="00E16145"/>
    <w:rsid w:val="00E163AA"/>
    <w:rsid w:val="00E1648A"/>
    <w:rsid w:val="00E164B7"/>
    <w:rsid w:val="00E168FE"/>
    <w:rsid w:val="00E16AE5"/>
    <w:rsid w:val="00E16E90"/>
    <w:rsid w:val="00E16EB1"/>
    <w:rsid w:val="00E16EB6"/>
    <w:rsid w:val="00E16ECF"/>
    <w:rsid w:val="00E16FC6"/>
    <w:rsid w:val="00E170E6"/>
    <w:rsid w:val="00E174CA"/>
    <w:rsid w:val="00E17632"/>
    <w:rsid w:val="00E1763B"/>
    <w:rsid w:val="00E1767A"/>
    <w:rsid w:val="00E177D9"/>
    <w:rsid w:val="00E1792C"/>
    <w:rsid w:val="00E17B4B"/>
    <w:rsid w:val="00E17B7B"/>
    <w:rsid w:val="00E17F0D"/>
    <w:rsid w:val="00E20053"/>
    <w:rsid w:val="00E200C2"/>
    <w:rsid w:val="00E20329"/>
    <w:rsid w:val="00E204DD"/>
    <w:rsid w:val="00E206E6"/>
    <w:rsid w:val="00E207CD"/>
    <w:rsid w:val="00E2097C"/>
    <w:rsid w:val="00E20B72"/>
    <w:rsid w:val="00E20E81"/>
    <w:rsid w:val="00E2105C"/>
    <w:rsid w:val="00E210BF"/>
    <w:rsid w:val="00E211D1"/>
    <w:rsid w:val="00E21339"/>
    <w:rsid w:val="00E215B2"/>
    <w:rsid w:val="00E215CA"/>
    <w:rsid w:val="00E21948"/>
    <w:rsid w:val="00E21A86"/>
    <w:rsid w:val="00E21B5A"/>
    <w:rsid w:val="00E21C2D"/>
    <w:rsid w:val="00E21CE6"/>
    <w:rsid w:val="00E21DA1"/>
    <w:rsid w:val="00E21F15"/>
    <w:rsid w:val="00E21F28"/>
    <w:rsid w:val="00E22048"/>
    <w:rsid w:val="00E22429"/>
    <w:rsid w:val="00E22581"/>
    <w:rsid w:val="00E228E4"/>
    <w:rsid w:val="00E22921"/>
    <w:rsid w:val="00E22983"/>
    <w:rsid w:val="00E22B5A"/>
    <w:rsid w:val="00E22CFC"/>
    <w:rsid w:val="00E22DC5"/>
    <w:rsid w:val="00E22E12"/>
    <w:rsid w:val="00E23174"/>
    <w:rsid w:val="00E231A2"/>
    <w:rsid w:val="00E23325"/>
    <w:rsid w:val="00E2365A"/>
    <w:rsid w:val="00E236D0"/>
    <w:rsid w:val="00E237C1"/>
    <w:rsid w:val="00E23A29"/>
    <w:rsid w:val="00E23ACA"/>
    <w:rsid w:val="00E23E68"/>
    <w:rsid w:val="00E24100"/>
    <w:rsid w:val="00E2412D"/>
    <w:rsid w:val="00E241CF"/>
    <w:rsid w:val="00E243EB"/>
    <w:rsid w:val="00E24662"/>
    <w:rsid w:val="00E246D9"/>
    <w:rsid w:val="00E24860"/>
    <w:rsid w:val="00E24A4F"/>
    <w:rsid w:val="00E24AEF"/>
    <w:rsid w:val="00E24D0E"/>
    <w:rsid w:val="00E24E92"/>
    <w:rsid w:val="00E24E9D"/>
    <w:rsid w:val="00E2538F"/>
    <w:rsid w:val="00E255DC"/>
    <w:rsid w:val="00E25914"/>
    <w:rsid w:val="00E259D4"/>
    <w:rsid w:val="00E25AEB"/>
    <w:rsid w:val="00E25C05"/>
    <w:rsid w:val="00E25D9C"/>
    <w:rsid w:val="00E25FBE"/>
    <w:rsid w:val="00E26151"/>
    <w:rsid w:val="00E261FA"/>
    <w:rsid w:val="00E264D9"/>
    <w:rsid w:val="00E26637"/>
    <w:rsid w:val="00E26646"/>
    <w:rsid w:val="00E26AAC"/>
    <w:rsid w:val="00E26EAE"/>
    <w:rsid w:val="00E27199"/>
    <w:rsid w:val="00E27469"/>
    <w:rsid w:val="00E27503"/>
    <w:rsid w:val="00E27535"/>
    <w:rsid w:val="00E2761D"/>
    <w:rsid w:val="00E27691"/>
    <w:rsid w:val="00E2777E"/>
    <w:rsid w:val="00E277DE"/>
    <w:rsid w:val="00E278CE"/>
    <w:rsid w:val="00E27A5F"/>
    <w:rsid w:val="00E27C42"/>
    <w:rsid w:val="00E27D32"/>
    <w:rsid w:val="00E30270"/>
    <w:rsid w:val="00E3030A"/>
    <w:rsid w:val="00E30891"/>
    <w:rsid w:val="00E30A31"/>
    <w:rsid w:val="00E30CB5"/>
    <w:rsid w:val="00E30D20"/>
    <w:rsid w:val="00E30DA7"/>
    <w:rsid w:val="00E30E2A"/>
    <w:rsid w:val="00E30E4E"/>
    <w:rsid w:val="00E311CF"/>
    <w:rsid w:val="00E31694"/>
    <w:rsid w:val="00E316CA"/>
    <w:rsid w:val="00E316D3"/>
    <w:rsid w:val="00E31931"/>
    <w:rsid w:val="00E31A4C"/>
    <w:rsid w:val="00E31ADE"/>
    <w:rsid w:val="00E31F09"/>
    <w:rsid w:val="00E32041"/>
    <w:rsid w:val="00E320A9"/>
    <w:rsid w:val="00E32124"/>
    <w:rsid w:val="00E32424"/>
    <w:rsid w:val="00E32476"/>
    <w:rsid w:val="00E325CB"/>
    <w:rsid w:val="00E32611"/>
    <w:rsid w:val="00E326AE"/>
    <w:rsid w:val="00E326E6"/>
    <w:rsid w:val="00E327CA"/>
    <w:rsid w:val="00E327FD"/>
    <w:rsid w:val="00E32B42"/>
    <w:rsid w:val="00E32BB6"/>
    <w:rsid w:val="00E32BD7"/>
    <w:rsid w:val="00E32CA9"/>
    <w:rsid w:val="00E32CEC"/>
    <w:rsid w:val="00E32EEC"/>
    <w:rsid w:val="00E332D8"/>
    <w:rsid w:val="00E333B9"/>
    <w:rsid w:val="00E33633"/>
    <w:rsid w:val="00E33983"/>
    <w:rsid w:val="00E339A6"/>
    <w:rsid w:val="00E339DF"/>
    <w:rsid w:val="00E33A81"/>
    <w:rsid w:val="00E33B46"/>
    <w:rsid w:val="00E33BC9"/>
    <w:rsid w:val="00E33BCA"/>
    <w:rsid w:val="00E34045"/>
    <w:rsid w:val="00E3438C"/>
    <w:rsid w:val="00E34BF0"/>
    <w:rsid w:val="00E34DF1"/>
    <w:rsid w:val="00E34E16"/>
    <w:rsid w:val="00E34E8B"/>
    <w:rsid w:val="00E35084"/>
    <w:rsid w:val="00E351CE"/>
    <w:rsid w:val="00E352D0"/>
    <w:rsid w:val="00E35470"/>
    <w:rsid w:val="00E355A9"/>
    <w:rsid w:val="00E35631"/>
    <w:rsid w:val="00E35941"/>
    <w:rsid w:val="00E35A2E"/>
    <w:rsid w:val="00E35C73"/>
    <w:rsid w:val="00E35CC3"/>
    <w:rsid w:val="00E35D2A"/>
    <w:rsid w:val="00E35DB5"/>
    <w:rsid w:val="00E35E51"/>
    <w:rsid w:val="00E35F17"/>
    <w:rsid w:val="00E35F21"/>
    <w:rsid w:val="00E35FAB"/>
    <w:rsid w:val="00E3611D"/>
    <w:rsid w:val="00E361C6"/>
    <w:rsid w:val="00E36345"/>
    <w:rsid w:val="00E36446"/>
    <w:rsid w:val="00E36759"/>
    <w:rsid w:val="00E36984"/>
    <w:rsid w:val="00E36CCC"/>
    <w:rsid w:val="00E36EDC"/>
    <w:rsid w:val="00E36FA1"/>
    <w:rsid w:val="00E37097"/>
    <w:rsid w:val="00E3744F"/>
    <w:rsid w:val="00E37B5F"/>
    <w:rsid w:val="00E37C0D"/>
    <w:rsid w:val="00E37D19"/>
    <w:rsid w:val="00E37E13"/>
    <w:rsid w:val="00E401D7"/>
    <w:rsid w:val="00E4076D"/>
    <w:rsid w:val="00E40B6B"/>
    <w:rsid w:val="00E40C9A"/>
    <w:rsid w:val="00E40CD2"/>
    <w:rsid w:val="00E40D2D"/>
    <w:rsid w:val="00E40D61"/>
    <w:rsid w:val="00E40F28"/>
    <w:rsid w:val="00E40FFD"/>
    <w:rsid w:val="00E41159"/>
    <w:rsid w:val="00E41293"/>
    <w:rsid w:val="00E4145D"/>
    <w:rsid w:val="00E4175C"/>
    <w:rsid w:val="00E41852"/>
    <w:rsid w:val="00E41893"/>
    <w:rsid w:val="00E41BB4"/>
    <w:rsid w:val="00E41C32"/>
    <w:rsid w:val="00E41F42"/>
    <w:rsid w:val="00E42174"/>
    <w:rsid w:val="00E42420"/>
    <w:rsid w:val="00E425A6"/>
    <w:rsid w:val="00E426AC"/>
    <w:rsid w:val="00E42C69"/>
    <w:rsid w:val="00E42C91"/>
    <w:rsid w:val="00E42FA7"/>
    <w:rsid w:val="00E430AB"/>
    <w:rsid w:val="00E43154"/>
    <w:rsid w:val="00E431EB"/>
    <w:rsid w:val="00E433B3"/>
    <w:rsid w:val="00E43533"/>
    <w:rsid w:val="00E4372B"/>
    <w:rsid w:val="00E4387C"/>
    <w:rsid w:val="00E438AD"/>
    <w:rsid w:val="00E43BC8"/>
    <w:rsid w:val="00E43C94"/>
    <w:rsid w:val="00E43D78"/>
    <w:rsid w:val="00E43DDF"/>
    <w:rsid w:val="00E44307"/>
    <w:rsid w:val="00E443EB"/>
    <w:rsid w:val="00E444F7"/>
    <w:rsid w:val="00E44AE9"/>
    <w:rsid w:val="00E44E51"/>
    <w:rsid w:val="00E455FC"/>
    <w:rsid w:val="00E45605"/>
    <w:rsid w:val="00E456CB"/>
    <w:rsid w:val="00E4598E"/>
    <w:rsid w:val="00E45AF4"/>
    <w:rsid w:val="00E45EAE"/>
    <w:rsid w:val="00E45F37"/>
    <w:rsid w:val="00E4623A"/>
    <w:rsid w:val="00E46268"/>
    <w:rsid w:val="00E466C5"/>
    <w:rsid w:val="00E46798"/>
    <w:rsid w:val="00E46887"/>
    <w:rsid w:val="00E46930"/>
    <w:rsid w:val="00E46BBA"/>
    <w:rsid w:val="00E46DFA"/>
    <w:rsid w:val="00E4700D"/>
    <w:rsid w:val="00E471AA"/>
    <w:rsid w:val="00E471BE"/>
    <w:rsid w:val="00E4720F"/>
    <w:rsid w:val="00E47263"/>
    <w:rsid w:val="00E474A8"/>
    <w:rsid w:val="00E474CF"/>
    <w:rsid w:val="00E474F5"/>
    <w:rsid w:val="00E475EA"/>
    <w:rsid w:val="00E475F2"/>
    <w:rsid w:val="00E4764C"/>
    <w:rsid w:val="00E47862"/>
    <w:rsid w:val="00E47871"/>
    <w:rsid w:val="00E479C4"/>
    <w:rsid w:val="00E47B26"/>
    <w:rsid w:val="00E47F08"/>
    <w:rsid w:val="00E50393"/>
    <w:rsid w:val="00E503FC"/>
    <w:rsid w:val="00E50452"/>
    <w:rsid w:val="00E504DB"/>
    <w:rsid w:val="00E50588"/>
    <w:rsid w:val="00E50696"/>
    <w:rsid w:val="00E50A88"/>
    <w:rsid w:val="00E513F3"/>
    <w:rsid w:val="00E51AE9"/>
    <w:rsid w:val="00E51DB7"/>
    <w:rsid w:val="00E51E03"/>
    <w:rsid w:val="00E51FBF"/>
    <w:rsid w:val="00E522C3"/>
    <w:rsid w:val="00E52537"/>
    <w:rsid w:val="00E5278C"/>
    <w:rsid w:val="00E527F4"/>
    <w:rsid w:val="00E52821"/>
    <w:rsid w:val="00E52E4D"/>
    <w:rsid w:val="00E52E70"/>
    <w:rsid w:val="00E52F50"/>
    <w:rsid w:val="00E530D5"/>
    <w:rsid w:val="00E5319C"/>
    <w:rsid w:val="00E5320E"/>
    <w:rsid w:val="00E53368"/>
    <w:rsid w:val="00E53C76"/>
    <w:rsid w:val="00E53E58"/>
    <w:rsid w:val="00E54112"/>
    <w:rsid w:val="00E541BC"/>
    <w:rsid w:val="00E54594"/>
    <w:rsid w:val="00E54C62"/>
    <w:rsid w:val="00E551C4"/>
    <w:rsid w:val="00E55276"/>
    <w:rsid w:val="00E552EC"/>
    <w:rsid w:val="00E55306"/>
    <w:rsid w:val="00E553E0"/>
    <w:rsid w:val="00E5556A"/>
    <w:rsid w:val="00E555CC"/>
    <w:rsid w:val="00E55954"/>
    <w:rsid w:val="00E559BB"/>
    <w:rsid w:val="00E55B67"/>
    <w:rsid w:val="00E55B87"/>
    <w:rsid w:val="00E55C90"/>
    <w:rsid w:val="00E5605F"/>
    <w:rsid w:val="00E56169"/>
    <w:rsid w:val="00E56292"/>
    <w:rsid w:val="00E562EA"/>
    <w:rsid w:val="00E5661D"/>
    <w:rsid w:val="00E566B1"/>
    <w:rsid w:val="00E56787"/>
    <w:rsid w:val="00E567A7"/>
    <w:rsid w:val="00E567D6"/>
    <w:rsid w:val="00E56867"/>
    <w:rsid w:val="00E56C1A"/>
    <w:rsid w:val="00E56DED"/>
    <w:rsid w:val="00E56F86"/>
    <w:rsid w:val="00E56FFB"/>
    <w:rsid w:val="00E57013"/>
    <w:rsid w:val="00E5712C"/>
    <w:rsid w:val="00E571C2"/>
    <w:rsid w:val="00E57371"/>
    <w:rsid w:val="00E57501"/>
    <w:rsid w:val="00E575BF"/>
    <w:rsid w:val="00E57776"/>
    <w:rsid w:val="00E577F5"/>
    <w:rsid w:val="00E57DAD"/>
    <w:rsid w:val="00E57F82"/>
    <w:rsid w:val="00E60013"/>
    <w:rsid w:val="00E604A9"/>
    <w:rsid w:val="00E60521"/>
    <w:rsid w:val="00E605F3"/>
    <w:rsid w:val="00E605F5"/>
    <w:rsid w:val="00E607A8"/>
    <w:rsid w:val="00E609F1"/>
    <w:rsid w:val="00E60A3D"/>
    <w:rsid w:val="00E60AC3"/>
    <w:rsid w:val="00E60E6F"/>
    <w:rsid w:val="00E60F7E"/>
    <w:rsid w:val="00E61155"/>
    <w:rsid w:val="00E61285"/>
    <w:rsid w:val="00E61418"/>
    <w:rsid w:val="00E61677"/>
    <w:rsid w:val="00E616BB"/>
    <w:rsid w:val="00E61733"/>
    <w:rsid w:val="00E618CE"/>
    <w:rsid w:val="00E61D62"/>
    <w:rsid w:val="00E61EA9"/>
    <w:rsid w:val="00E61EC7"/>
    <w:rsid w:val="00E62044"/>
    <w:rsid w:val="00E62270"/>
    <w:rsid w:val="00E62273"/>
    <w:rsid w:val="00E623FB"/>
    <w:rsid w:val="00E62925"/>
    <w:rsid w:val="00E62AAB"/>
    <w:rsid w:val="00E62ABE"/>
    <w:rsid w:val="00E62EAF"/>
    <w:rsid w:val="00E62EE7"/>
    <w:rsid w:val="00E62EED"/>
    <w:rsid w:val="00E62F6A"/>
    <w:rsid w:val="00E62FB1"/>
    <w:rsid w:val="00E63158"/>
    <w:rsid w:val="00E6364E"/>
    <w:rsid w:val="00E6374D"/>
    <w:rsid w:val="00E63B60"/>
    <w:rsid w:val="00E63B90"/>
    <w:rsid w:val="00E63D7B"/>
    <w:rsid w:val="00E63DBF"/>
    <w:rsid w:val="00E63E29"/>
    <w:rsid w:val="00E6418B"/>
    <w:rsid w:val="00E64291"/>
    <w:rsid w:val="00E645CD"/>
    <w:rsid w:val="00E6482E"/>
    <w:rsid w:val="00E64A51"/>
    <w:rsid w:val="00E64C28"/>
    <w:rsid w:val="00E64ED5"/>
    <w:rsid w:val="00E64EEC"/>
    <w:rsid w:val="00E64EEF"/>
    <w:rsid w:val="00E65073"/>
    <w:rsid w:val="00E650AD"/>
    <w:rsid w:val="00E65680"/>
    <w:rsid w:val="00E65739"/>
    <w:rsid w:val="00E6577F"/>
    <w:rsid w:val="00E65940"/>
    <w:rsid w:val="00E65954"/>
    <w:rsid w:val="00E65BA5"/>
    <w:rsid w:val="00E65C0B"/>
    <w:rsid w:val="00E65CD5"/>
    <w:rsid w:val="00E65F9A"/>
    <w:rsid w:val="00E66092"/>
    <w:rsid w:val="00E66145"/>
    <w:rsid w:val="00E6658F"/>
    <w:rsid w:val="00E665EA"/>
    <w:rsid w:val="00E66666"/>
    <w:rsid w:val="00E66B03"/>
    <w:rsid w:val="00E66B9F"/>
    <w:rsid w:val="00E66D3D"/>
    <w:rsid w:val="00E66D79"/>
    <w:rsid w:val="00E66DD9"/>
    <w:rsid w:val="00E66FBE"/>
    <w:rsid w:val="00E67452"/>
    <w:rsid w:val="00E6746B"/>
    <w:rsid w:val="00E676E0"/>
    <w:rsid w:val="00E6784E"/>
    <w:rsid w:val="00E679D4"/>
    <w:rsid w:val="00E67C1F"/>
    <w:rsid w:val="00E70056"/>
    <w:rsid w:val="00E70184"/>
    <w:rsid w:val="00E7020A"/>
    <w:rsid w:val="00E70289"/>
    <w:rsid w:val="00E704EF"/>
    <w:rsid w:val="00E7065B"/>
    <w:rsid w:val="00E70848"/>
    <w:rsid w:val="00E70B05"/>
    <w:rsid w:val="00E70FF7"/>
    <w:rsid w:val="00E710B7"/>
    <w:rsid w:val="00E712F1"/>
    <w:rsid w:val="00E71468"/>
    <w:rsid w:val="00E71538"/>
    <w:rsid w:val="00E716A6"/>
    <w:rsid w:val="00E717FB"/>
    <w:rsid w:val="00E71A08"/>
    <w:rsid w:val="00E71CAC"/>
    <w:rsid w:val="00E71E88"/>
    <w:rsid w:val="00E71FB1"/>
    <w:rsid w:val="00E7206E"/>
    <w:rsid w:val="00E7228E"/>
    <w:rsid w:val="00E724DB"/>
    <w:rsid w:val="00E72542"/>
    <w:rsid w:val="00E72686"/>
    <w:rsid w:val="00E726D3"/>
    <w:rsid w:val="00E72782"/>
    <w:rsid w:val="00E7281C"/>
    <w:rsid w:val="00E72A09"/>
    <w:rsid w:val="00E72B66"/>
    <w:rsid w:val="00E72C58"/>
    <w:rsid w:val="00E72D30"/>
    <w:rsid w:val="00E72DE8"/>
    <w:rsid w:val="00E73208"/>
    <w:rsid w:val="00E7323A"/>
    <w:rsid w:val="00E73465"/>
    <w:rsid w:val="00E73942"/>
    <w:rsid w:val="00E73F5F"/>
    <w:rsid w:val="00E7401D"/>
    <w:rsid w:val="00E7477C"/>
    <w:rsid w:val="00E7486A"/>
    <w:rsid w:val="00E748CF"/>
    <w:rsid w:val="00E74920"/>
    <w:rsid w:val="00E74A35"/>
    <w:rsid w:val="00E74C7C"/>
    <w:rsid w:val="00E74D55"/>
    <w:rsid w:val="00E74D96"/>
    <w:rsid w:val="00E75240"/>
    <w:rsid w:val="00E752CB"/>
    <w:rsid w:val="00E75402"/>
    <w:rsid w:val="00E75420"/>
    <w:rsid w:val="00E75741"/>
    <w:rsid w:val="00E7590A"/>
    <w:rsid w:val="00E759E0"/>
    <w:rsid w:val="00E75B3D"/>
    <w:rsid w:val="00E75E1F"/>
    <w:rsid w:val="00E75F2E"/>
    <w:rsid w:val="00E76118"/>
    <w:rsid w:val="00E762DD"/>
    <w:rsid w:val="00E762F4"/>
    <w:rsid w:val="00E76572"/>
    <w:rsid w:val="00E7658D"/>
    <w:rsid w:val="00E7675F"/>
    <w:rsid w:val="00E7694E"/>
    <w:rsid w:val="00E769D8"/>
    <w:rsid w:val="00E76B48"/>
    <w:rsid w:val="00E76B6E"/>
    <w:rsid w:val="00E76D61"/>
    <w:rsid w:val="00E76D71"/>
    <w:rsid w:val="00E7702F"/>
    <w:rsid w:val="00E7712F"/>
    <w:rsid w:val="00E77160"/>
    <w:rsid w:val="00E772B7"/>
    <w:rsid w:val="00E7753F"/>
    <w:rsid w:val="00E775E1"/>
    <w:rsid w:val="00E7763F"/>
    <w:rsid w:val="00E7786D"/>
    <w:rsid w:val="00E77A75"/>
    <w:rsid w:val="00E77A85"/>
    <w:rsid w:val="00E77C66"/>
    <w:rsid w:val="00E77E65"/>
    <w:rsid w:val="00E80049"/>
    <w:rsid w:val="00E800FD"/>
    <w:rsid w:val="00E801A4"/>
    <w:rsid w:val="00E803FD"/>
    <w:rsid w:val="00E804A8"/>
    <w:rsid w:val="00E805FB"/>
    <w:rsid w:val="00E807CB"/>
    <w:rsid w:val="00E80854"/>
    <w:rsid w:val="00E808FC"/>
    <w:rsid w:val="00E8091B"/>
    <w:rsid w:val="00E81200"/>
    <w:rsid w:val="00E8162D"/>
    <w:rsid w:val="00E81792"/>
    <w:rsid w:val="00E81820"/>
    <w:rsid w:val="00E819E7"/>
    <w:rsid w:val="00E81AEF"/>
    <w:rsid w:val="00E81E58"/>
    <w:rsid w:val="00E81FAD"/>
    <w:rsid w:val="00E8238A"/>
    <w:rsid w:val="00E82535"/>
    <w:rsid w:val="00E82545"/>
    <w:rsid w:val="00E825FB"/>
    <w:rsid w:val="00E8289F"/>
    <w:rsid w:val="00E82950"/>
    <w:rsid w:val="00E82A9A"/>
    <w:rsid w:val="00E82B7A"/>
    <w:rsid w:val="00E82E1C"/>
    <w:rsid w:val="00E83187"/>
    <w:rsid w:val="00E832CE"/>
    <w:rsid w:val="00E83466"/>
    <w:rsid w:val="00E8351F"/>
    <w:rsid w:val="00E8380D"/>
    <w:rsid w:val="00E8388C"/>
    <w:rsid w:val="00E83E40"/>
    <w:rsid w:val="00E83ED2"/>
    <w:rsid w:val="00E83F62"/>
    <w:rsid w:val="00E83F79"/>
    <w:rsid w:val="00E84271"/>
    <w:rsid w:val="00E84293"/>
    <w:rsid w:val="00E842CA"/>
    <w:rsid w:val="00E845C3"/>
    <w:rsid w:val="00E84825"/>
    <w:rsid w:val="00E84B59"/>
    <w:rsid w:val="00E84CD2"/>
    <w:rsid w:val="00E84D12"/>
    <w:rsid w:val="00E84DAB"/>
    <w:rsid w:val="00E851A9"/>
    <w:rsid w:val="00E8563E"/>
    <w:rsid w:val="00E8566E"/>
    <w:rsid w:val="00E856F6"/>
    <w:rsid w:val="00E8597C"/>
    <w:rsid w:val="00E85D47"/>
    <w:rsid w:val="00E85FB2"/>
    <w:rsid w:val="00E86028"/>
    <w:rsid w:val="00E860B9"/>
    <w:rsid w:val="00E8611B"/>
    <w:rsid w:val="00E862C1"/>
    <w:rsid w:val="00E867BD"/>
    <w:rsid w:val="00E86B2E"/>
    <w:rsid w:val="00E86C40"/>
    <w:rsid w:val="00E86D08"/>
    <w:rsid w:val="00E86D6C"/>
    <w:rsid w:val="00E872D3"/>
    <w:rsid w:val="00E873C4"/>
    <w:rsid w:val="00E87509"/>
    <w:rsid w:val="00E8777A"/>
    <w:rsid w:val="00E878E9"/>
    <w:rsid w:val="00E8797E"/>
    <w:rsid w:val="00E87DC0"/>
    <w:rsid w:val="00E901E1"/>
    <w:rsid w:val="00E902C3"/>
    <w:rsid w:val="00E902EA"/>
    <w:rsid w:val="00E90371"/>
    <w:rsid w:val="00E903E8"/>
    <w:rsid w:val="00E90503"/>
    <w:rsid w:val="00E9050A"/>
    <w:rsid w:val="00E9071B"/>
    <w:rsid w:val="00E907A0"/>
    <w:rsid w:val="00E90B98"/>
    <w:rsid w:val="00E90D1E"/>
    <w:rsid w:val="00E90D48"/>
    <w:rsid w:val="00E90F96"/>
    <w:rsid w:val="00E910D9"/>
    <w:rsid w:val="00E910E5"/>
    <w:rsid w:val="00E911D9"/>
    <w:rsid w:val="00E9130C"/>
    <w:rsid w:val="00E913F6"/>
    <w:rsid w:val="00E9170B"/>
    <w:rsid w:val="00E91C1F"/>
    <w:rsid w:val="00E91C2D"/>
    <w:rsid w:val="00E91DF2"/>
    <w:rsid w:val="00E91E24"/>
    <w:rsid w:val="00E91E88"/>
    <w:rsid w:val="00E92086"/>
    <w:rsid w:val="00E92264"/>
    <w:rsid w:val="00E923A4"/>
    <w:rsid w:val="00E92413"/>
    <w:rsid w:val="00E9244B"/>
    <w:rsid w:val="00E928BD"/>
    <w:rsid w:val="00E929CD"/>
    <w:rsid w:val="00E929D0"/>
    <w:rsid w:val="00E929F9"/>
    <w:rsid w:val="00E92F11"/>
    <w:rsid w:val="00E930F1"/>
    <w:rsid w:val="00E932B3"/>
    <w:rsid w:val="00E932F7"/>
    <w:rsid w:val="00E93574"/>
    <w:rsid w:val="00E935C5"/>
    <w:rsid w:val="00E93775"/>
    <w:rsid w:val="00E93805"/>
    <w:rsid w:val="00E93CDF"/>
    <w:rsid w:val="00E93E68"/>
    <w:rsid w:val="00E941A6"/>
    <w:rsid w:val="00E942D2"/>
    <w:rsid w:val="00E94811"/>
    <w:rsid w:val="00E94858"/>
    <w:rsid w:val="00E948CC"/>
    <w:rsid w:val="00E94EFE"/>
    <w:rsid w:val="00E9504B"/>
    <w:rsid w:val="00E95119"/>
    <w:rsid w:val="00E9512D"/>
    <w:rsid w:val="00E95348"/>
    <w:rsid w:val="00E9546D"/>
    <w:rsid w:val="00E9550D"/>
    <w:rsid w:val="00E9566D"/>
    <w:rsid w:val="00E957FF"/>
    <w:rsid w:val="00E958D2"/>
    <w:rsid w:val="00E959AC"/>
    <w:rsid w:val="00E95AE0"/>
    <w:rsid w:val="00E95B7F"/>
    <w:rsid w:val="00E95C16"/>
    <w:rsid w:val="00E95DFE"/>
    <w:rsid w:val="00E95FC5"/>
    <w:rsid w:val="00E96120"/>
    <w:rsid w:val="00E962BB"/>
    <w:rsid w:val="00E964A2"/>
    <w:rsid w:val="00E9658C"/>
    <w:rsid w:val="00E96785"/>
    <w:rsid w:val="00E967AD"/>
    <w:rsid w:val="00E96C2B"/>
    <w:rsid w:val="00E96D7E"/>
    <w:rsid w:val="00E96D9C"/>
    <w:rsid w:val="00E96DAB"/>
    <w:rsid w:val="00E9734E"/>
    <w:rsid w:val="00E9768F"/>
    <w:rsid w:val="00E9788C"/>
    <w:rsid w:val="00E97B3B"/>
    <w:rsid w:val="00E97C9A"/>
    <w:rsid w:val="00E97E45"/>
    <w:rsid w:val="00EA01D5"/>
    <w:rsid w:val="00EA021F"/>
    <w:rsid w:val="00EA047A"/>
    <w:rsid w:val="00EA0493"/>
    <w:rsid w:val="00EA064A"/>
    <w:rsid w:val="00EA0724"/>
    <w:rsid w:val="00EA0736"/>
    <w:rsid w:val="00EA0882"/>
    <w:rsid w:val="00EA08E1"/>
    <w:rsid w:val="00EA0C3E"/>
    <w:rsid w:val="00EA0D19"/>
    <w:rsid w:val="00EA0F97"/>
    <w:rsid w:val="00EA139F"/>
    <w:rsid w:val="00EA1598"/>
    <w:rsid w:val="00EA19B0"/>
    <w:rsid w:val="00EA1A62"/>
    <w:rsid w:val="00EA1B75"/>
    <w:rsid w:val="00EA1C86"/>
    <w:rsid w:val="00EA1CD5"/>
    <w:rsid w:val="00EA1D26"/>
    <w:rsid w:val="00EA1DAF"/>
    <w:rsid w:val="00EA1E96"/>
    <w:rsid w:val="00EA1E97"/>
    <w:rsid w:val="00EA2092"/>
    <w:rsid w:val="00EA20D7"/>
    <w:rsid w:val="00EA20D8"/>
    <w:rsid w:val="00EA20EA"/>
    <w:rsid w:val="00EA2185"/>
    <w:rsid w:val="00EA21D7"/>
    <w:rsid w:val="00EA24D2"/>
    <w:rsid w:val="00EA24F1"/>
    <w:rsid w:val="00EA2576"/>
    <w:rsid w:val="00EA2667"/>
    <w:rsid w:val="00EA274C"/>
    <w:rsid w:val="00EA29BD"/>
    <w:rsid w:val="00EA29FB"/>
    <w:rsid w:val="00EA2B2B"/>
    <w:rsid w:val="00EA2D63"/>
    <w:rsid w:val="00EA2E8C"/>
    <w:rsid w:val="00EA30B7"/>
    <w:rsid w:val="00EA30FC"/>
    <w:rsid w:val="00EA312E"/>
    <w:rsid w:val="00EA3399"/>
    <w:rsid w:val="00EA33CF"/>
    <w:rsid w:val="00EA34C6"/>
    <w:rsid w:val="00EA429D"/>
    <w:rsid w:val="00EA433B"/>
    <w:rsid w:val="00EA4393"/>
    <w:rsid w:val="00EA43A4"/>
    <w:rsid w:val="00EA4541"/>
    <w:rsid w:val="00EA466E"/>
    <w:rsid w:val="00EA4756"/>
    <w:rsid w:val="00EA4800"/>
    <w:rsid w:val="00EA48E9"/>
    <w:rsid w:val="00EA4A7D"/>
    <w:rsid w:val="00EA4B45"/>
    <w:rsid w:val="00EA50F2"/>
    <w:rsid w:val="00EA512A"/>
    <w:rsid w:val="00EA574A"/>
    <w:rsid w:val="00EA5A8D"/>
    <w:rsid w:val="00EA5B5F"/>
    <w:rsid w:val="00EA613A"/>
    <w:rsid w:val="00EA6267"/>
    <w:rsid w:val="00EA654A"/>
    <w:rsid w:val="00EA6615"/>
    <w:rsid w:val="00EA66A6"/>
    <w:rsid w:val="00EA6CB4"/>
    <w:rsid w:val="00EA6CFC"/>
    <w:rsid w:val="00EA704F"/>
    <w:rsid w:val="00EA7117"/>
    <w:rsid w:val="00EA75EB"/>
    <w:rsid w:val="00EA766A"/>
    <w:rsid w:val="00EA7697"/>
    <w:rsid w:val="00EA779C"/>
    <w:rsid w:val="00EA7D35"/>
    <w:rsid w:val="00EB0439"/>
    <w:rsid w:val="00EB04BD"/>
    <w:rsid w:val="00EB08CF"/>
    <w:rsid w:val="00EB090E"/>
    <w:rsid w:val="00EB0C2F"/>
    <w:rsid w:val="00EB0D78"/>
    <w:rsid w:val="00EB0E51"/>
    <w:rsid w:val="00EB0E97"/>
    <w:rsid w:val="00EB11F7"/>
    <w:rsid w:val="00EB125E"/>
    <w:rsid w:val="00EB1373"/>
    <w:rsid w:val="00EB15F6"/>
    <w:rsid w:val="00EB18E4"/>
    <w:rsid w:val="00EB1B86"/>
    <w:rsid w:val="00EB1BC2"/>
    <w:rsid w:val="00EB1BC8"/>
    <w:rsid w:val="00EB1D14"/>
    <w:rsid w:val="00EB2185"/>
    <w:rsid w:val="00EB226C"/>
    <w:rsid w:val="00EB253B"/>
    <w:rsid w:val="00EB259C"/>
    <w:rsid w:val="00EB2705"/>
    <w:rsid w:val="00EB27A7"/>
    <w:rsid w:val="00EB2868"/>
    <w:rsid w:val="00EB2A1E"/>
    <w:rsid w:val="00EB2C5A"/>
    <w:rsid w:val="00EB2C8A"/>
    <w:rsid w:val="00EB2D96"/>
    <w:rsid w:val="00EB2F09"/>
    <w:rsid w:val="00EB3209"/>
    <w:rsid w:val="00EB322A"/>
    <w:rsid w:val="00EB3424"/>
    <w:rsid w:val="00EB37F1"/>
    <w:rsid w:val="00EB38EB"/>
    <w:rsid w:val="00EB3A4F"/>
    <w:rsid w:val="00EB3C68"/>
    <w:rsid w:val="00EB3E2B"/>
    <w:rsid w:val="00EB3E39"/>
    <w:rsid w:val="00EB41D5"/>
    <w:rsid w:val="00EB420C"/>
    <w:rsid w:val="00EB42E0"/>
    <w:rsid w:val="00EB463E"/>
    <w:rsid w:val="00EB463F"/>
    <w:rsid w:val="00EB4A61"/>
    <w:rsid w:val="00EB4BCD"/>
    <w:rsid w:val="00EB4C02"/>
    <w:rsid w:val="00EB4CD3"/>
    <w:rsid w:val="00EB4ED8"/>
    <w:rsid w:val="00EB5070"/>
    <w:rsid w:val="00EB5237"/>
    <w:rsid w:val="00EB536D"/>
    <w:rsid w:val="00EB54E2"/>
    <w:rsid w:val="00EB5541"/>
    <w:rsid w:val="00EB5612"/>
    <w:rsid w:val="00EB58B4"/>
    <w:rsid w:val="00EB58C6"/>
    <w:rsid w:val="00EB59DF"/>
    <w:rsid w:val="00EB5A02"/>
    <w:rsid w:val="00EB5B89"/>
    <w:rsid w:val="00EB5D46"/>
    <w:rsid w:val="00EB60AB"/>
    <w:rsid w:val="00EB615E"/>
    <w:rsid w:val="00EB6337"/>
    <w:rsid w:val="00EB65C5"/>
    <w:rsid w:val="00EB65D0"/>
    <w:rsid w:val="00EB6810"/>
    <w:rsid w:val="00EB6855"/>
    <w:rsid w:val="00EB6879"/>
    <w:rsid w:val="00EB69F0"/>
    <w:rsid w:val="00EB6A81"/>
    <w:rsid w:val="00EB6B53"/>
    <w:rsid w:val="00EB6B8F"/>
    <w:rsid w:val="00EB6DF4"/>
    <w:rsid w:val="00EB6FFE"/>
    <w:rsid w:val="00EB70E5"/>
    <w:rsid w:val="00EB73E5"/>
    <w:rsid w:val="00EB7671"/>
    <w:rsid w:val="00EB77CA"/>
    <w:rsid w:val="00EB77E9"/>
    <w:rsid w:val="00EB7904"/>
    <w:rsid w:val="00EB7BB2"/>
    <w:rsid w:val="00EB7C0D"/>
    <w:rsid w:val="00EB7E89"/>
    <w:rsid w:val="00EC019C"/>
    <w:rsid w:val="00EC0632"/>
    <w:rsid w:val="00EC06DE"/>
    <w:rsid w:val="00EC078C"/>
    <w:rsid w:val="00EC08CD"/>
    <w:rsid w:val="00EC0ABF"/>
    <w:rsid w:val="00EC0ACA"/>
    <w:rsid w:val="00EC0BA0"/>
    <w:rsid w:val="00EC0BBB"/>
    <w:rsid w:val="00EC0BE1"/>
    <w:rsid w:val="00EC0C74"/>
    <w:rsid w:val="00EC1007"/>
    <w:rsid w:val="00EC10BC"/>
    <w:rsid w:val="00EC1117"/>
    <w:rsid w:val="00EC131F"/>
    <w:rsid w:val="00EC1389"/>
    <w:rsid w:val="00EC156E"/>
    <w:rsid w:val="00EC15CB"/>
    <w:rsid w:val="00EC18BC"/>
    <w:rsid w:val="00EC19B0"/>
    <w:rsid w:val="00EC1C7D"/>
    <w:rsid w:val="00EC1DC1"/>
    <w:rsid w:val="00EC1F10"/>
    <w:rsid w:val="00EC1F24"/>
    <w:rsid w:val="00EC2217"/>
    <w:rsid w:val="00EC236B"/>
    <w:rsid w:val="00EC23F5"/>
    <w:rsid w:val="00EC2700"/>
    <w:rsid w:val="00EC282D"/>
    <w:rsid w:val="00EC2D28"/>
    <w:rsid w:val="00EC2D51"/>
    <w:rsid w:val="00EC36B6"/>
    <w:rsid w:val="00EC3762"/>
    <w:rsid w:val="00EC38BF"/>
    <w:rsid w:val="00EC38FC"/>
    <w:rsid w:val="00EC3B80"/>
    <w:rsid w:val="00EC3ECD"/>
    <w:rsid w:val="00EC3F68"/>
    <w:rsid w:val="00EC4313"/>
    <w:rsid w:val="00EC439D"/>
    <w:rsid w:val="00EC4425"/>
    <w:rsid w:val="00EC44AF"/>
    <w:rsid w:val="00EC45F0"/>
    <w:rsid w:val="00EC4702"/>
    <w:rsid w:val="00EC4781"/>
    <w:rsid w:val="00EC4BEF"/>
    <w:rsid w:val="00EC4C52"/>
    <w:rsid w:val="00EC4C5E"/>
    <w:rsid w:val="00EC4EF8"/>
    <w:rsid w:val="00EC5158"/>
    <w:rsid w:val="00EC53F5"/>
    <w:rsid w:val="00EC547B"/>
    <w:rsid w:val="00EC557E"/>
    <w:rsid w:val="00EC5611"/>
    <w:rsid w:val="00EC5854"/>
    <w:rsid w:val="00EC5BE1"/>
    <w:rsid w:val="00EC5D52"/>
    <w:rsid w:val="00EC5F06"/>
    <w:rsid w:val="00EC6047"/>
    <w:rsid w:val="00EC60D6"/>
    <w:rsid w:val="00EC644E"/>
    <w:rsid w:val="00EC6589"/>
    <w:rsid w:val="00EC664E"/>
    <w:rsid w:val="00EC6718"/>
    <w:rsid w:val="00EC67A9"/>
    <w:rsid w:val="00EC68B0"/>
    <w:rsid w:val="00EC6908"/>
    <w:rsid w:val="00EC6B7E"/>
    <w:rsid w:val="00EC6CCA"/>
    <w:rsid w:val="00EC7266"/>
    <w:rsid w:val="00EC732D"/>
    <w:rsid w:val="00EC7396"/>
    <w:rsid w:val="00EC7606"/>
    <w:rsid w:val="00EC762A"/>
    <w:rsid w:val="00EC7E45"/>
    <w:rsid w:val="00EC7E95"/>
    <w:rsid w:val="00ED0209"/>
    <w:rsid w:val="00ED022E"/>
    <w:rsid w:val="00ED040A"/>
    <w:rsid w:val="00ED081F"/>
    <w:rsid w:val="00ED0AA2"/>
    <w:rsid w:val="00ED0B00"/>
    <w:rsid w:val="00ED0B46"/>
    <w:rsid w:val="00ED0C3B"/>
    <w:rsid w:val="00ED0C52"/>
    <w:rsid w:val="00ED0E5F"/>
    <w:rsid w:val="00ED0E6C"/>
    <w:rsid w:val="00ED0E9C"/>
    <w:rsid w:val="00ED0FCD"/>
    <w:rsid w:val="00ED1020"/>
    <w:rsid w:val="00ED10FE"/>
    <w:rsid w:val="00ED114F"/>
    <w:rsid w:val="00ED119E"/>
    <w:rsid w:val="00ED1202"/>
    <w:rsid w:val="00ED12A7"/>
    <w:rsid w:val="00ED12F9"/>
    <w:rsid w:val="00ED1737"/>
    <w:rsid w:val="00ED1A17"/>
    <w:rsid w:val="00ED2520"/>
    <w:rsid w:val="00ED258A"/>
    <w:rsid w:val="00ED2595"/>
    <w:rsid w:val="00ED27B2"/>
    <w:rsid w:val="00ED27F5"/>
    <w:rsid w:val="00ED286F"/>
    <w:rsid w:val="00ED2899"/>
    <w:rsid w:val="00ED2AF9"/>
    <w:rsid w:val="00ED2C93"/>
    <w:rsid w:val="00ED2CEA"/>
    <w:rsid w:val="00ED2EFA"/>
    <w:rsid w:val="00ED31E6"/>
    <w:rsid w:val="00ED3252"/>
    <w:rsid w:val="00ED367C"/>
    <w:rsid w:val="00ED3681"/>
    <w:rsid w:val="00ED370C"/>
    <w:rsid w:val="00ED3714"/>
    <w:rsid w:val="00ED3820"/>
    <w:rsid w:val="00ED386B"/>
    <w:rsid w:val="00ED3DCA"/>
    <w:rsid w:val="00ED3FFC"/>
    <w:rsid w:val="00ED4060"/>
    <w:rsid w:val="00ED41F8"/>
    <w:rsid w:val="00ED4335"/>
    <w:rsid w:val="00ED4402"/>
    <w:rsid w:val="00ED468A"/>
    <w:rsid w:val="00ED46F0"/>
    <w:rsid w:val="00ED477C"/>
    <w:rsid w:val="00ED4840"/>
    <w:rsid w:val="00ED495C"/>
    <w:rsid w:val="00ED4A3F"/>
    <w:rsid w:val="00ED4BD6"/>
    <w:rsid w:val="00ED4C52"/>
    <w:rsid w:val="00ED4E72"/>
    <w:rsid w:val="00ED5011"/>
    <w:rsid w:val="00ED52F9"/>
    <w:rsid w:val="00ED54F5"/>
    <w:rsid w:val="00ED55B8"/>
    <w:rsid w:val="00ED55ED"/>
    <w:rsid w:val="00ED584E"/>
    <w:rsid w:val="00ED596B"/>
    <w:rsid w:val="00ED5BF1"/>
    <w:rsid w:val="00ED5CB3"/>
    <w:rsid w:val="00ED5CBF"/>
    <w:rsid w:val="00ED5D1D"/>
    <w:rsid w:val="00ED5E59"/>
    <w:rsid w:val="00ED6317"/>
    <w:rsid w:val="00ED6702"/>
    <w:rsid w:val="00ED676A"/>
    <w:rsid w:val="00ED6853"/>
    <w:rsid w:val="00ED694B"/>
    <w:rsid w:val="00ED6A04"/>
    <w:rsid w:val="00ED6B8E"/>
    <w:rsid w:val="00ED6DAF"/>
    <w:rsid w:val="00ED6DCB"/>
    <w:rsid w:val="00ED6DCF"/>
    <w:rsid w:val="00ED6FA3"/>
    <w:rsid w:val="00ED721D"/>
    <w:rsid w:val="00ED72CE"/>
    <w:rsid w:val="00ED73AF"/>
    <w:rsid w:val="00ED74D4"/>
    <w:rsid w:val="00ED76C7"/>
    <w:rsid w:val="00ED7C15"/>
    <w:rsid w:val="00ED7D59"/>
    <w:rsid w:val="00ED7D72"/>
    <w:rsid w:val="00ED7FC7"/>
    <w:rsid w:val="00ED7FEA"/>
    <w:rsid w:val="00EE03BF"/>
    <w:rsid w:val="00EE0484"/>
    <w:rsid w:val="00EE062A"/>
    <w:rsid w:val="00EE07B4"/>
    <w:rsid w:val="00EE08F6"/>
    <w:rsid w:val="00EE0A3C"/>
    <w:rsid w:val="00EE0A6E"/>
    <w:rsid w:val="00EE0E43"/>
    <w:rsid w:val="00EE103C"/>
    <w:rsid w:val="00EE1760"/>
    <w:rsid w:val="00EE17E6"/>
    <w:rsid w:val="00EE1872"/>
    <w:rsid w:val="00EE1915"/>
    <w:rsid w:val="00EE1940"/>
    <w:rsid w:val="00EE1B1B"/>
    <w:rsid w:val="00EE1B7A"/>
    <w:rsid w:val="00EE1D51"/>
    <w:rsid w:val="00EE1EE6"/>
    <w:rsid w:val="00EE2299"/>
    <w:rsid w:val="00EE23B2"/>
    <w:rsid w:val="00EE25B0"/>
    <w:rsid w:val="00EE2693"/>
    <w:rsid w:val="00EE280A"/>
    <w:rsid w:val="00EE2AB1"/>
    <w:rsid w:val="00EE2AF9"/>
    <w:rsid w:val="00EE30C9"/>
    <w:rsid w:val="00EE322C"/>
    <w:rsid w:val="00EE34C3"/>
    <w:rsid w:val="00EE35EA"/>
    <w:rsid w:val="00EE35FE"/>
    <w:rsid w:val="00EE397B"/>
    <w:rsid w:val="00EE3A2F"/>
    <w:rsid w:val="00EE3AFA"/>
    <w:rsid w:val="00EE3BC3"/>
    <w:rsid w:val="00EE3BF1"/>
    <w:rsid w:val="00EE3C2B"/>
    <w:rsid w:val="00EE425A"/>
    <w:rsid w:val="00EE4354"/>
    <w:rsid w:val="00EE4431"/>
    <w:rsid w:val="00EE48F8"/>
    <w:rsid w:val="00EE4A06"/>
    <w:rsid w:val="00EE4B02"/>
    <w:rsid w:val="00EE4C75"/>
    <w:rsid w:val="00EE4C8B"/>
    <w:rsid w:val="00EE4CA6"/>
    <w:rsid w:val="00EE4CC3"/>
    <w:rsid w:val="00EE4D92"/>
    <w:rsid w:val="00EE4D96"/>
    <w:rsid w:val="00EE4E9F"/>
    <w:rsid w:val="00EE4FF0"/>
    <w:rsid w:val="00EE5354"/>
    <w:rsid w:val="00EE53F5"/>
    <w:rsid w:val="00EE553A"/>
    <w:rsid w:val="00EE555E"/>
    <w:rsid w:val="00EE586B"/>
    <w:rsid w:val="00EE599C"/>
    <w:rsid w:val="00EE5AF3"/>
    <w:rsid w:val="00EE5B89"/>
    <w:rsid w:val="00EE5CB1"/>
    <w:rsid w:val="00EE5DC0"/>
    <w:rsid w:val="00EE5E67"/>
    <w:rsid w:val="00EE6412"/>
    <w:rsid w:val="00EE65AA"/>
    <w:rsid w:val="00EE67C0"/>
    <w:rsid w:val="00EE68A9"/>
    <w:rsid w:val="00EE6936"/>
    <w:rsid w:val="00EE6976"/>
    <w:rsid w:val="00EE6A09"/>
    <w:rsid w:val="00EE6A4B"/>
    <w:rsid w:val="00EE6C98"/>
    <w:rsid w:val="00EE6F9D"/>
    <w:rsid w:val="00EE6FB5"/>
    <w:rsid w:val="00EE759D"/>
    <w:rsid w:val="00EE75BF"/>
    <w:rsid w:val="00EE79F3"/>
    <w:rsid w:val="00EE7C63"/>
    <w:rsid w:val="00EE7E0F"/>
    <w:rsid w:val="00EE7F92"/>
    <w:rsid w:val="00EE7FC1"/>
    <w:rsid w:val="00EF0082"/>
    <w:rsid w:val="00EF0362"/>
    <w:rsid w:val="00EF03CD"/>
    <w:rsid w:val="00EF055F"/>
    <w:rsid w:val="00EF0A8A"/>
    <w:rsid w:val="00EF0AE1"/>
    <w:rsid w:val="00EF0CB0"/>
    <w:rsid w:val="00EF0D51"/>
    <w:rsid w:val="00EF1152"/>
    <w:rsid w:val="00EF1361"/>
    <w:rsid w:val="00EF142E"/>
    <w:rsid w:val="00EF154B"/>
    <w:rsid w:val="00EF16B9"/>
    <w:rsid w:val="00EF16C7"/>
    <w:rsid w:val="00EF17E8"/>
    <w:rsid w:val="00EF1BC7"/>
    <w:rsid w:val="00EF1BD8"/>
    <w:rsid w:val="00EF2113"/>
    <w:rsid w:val="00EF23DD"/>
    <w:rsid w:val="00EF280D"/>
    <w:rsid w:val="00EF294E"/>
    <w:rsid w:val="00EF29E2"/>
    <w:rsid w:val="00EF2A44"/>
    <w:rsid w:val="00EF2AC4"/>
    <w:rsid w:val="00EF2AF8"/>
    <w:rsid w:val="00EF2FB7"/>
    <w:rsid w:val="00EF30B7"/>
    <w:rsid w:val="00EF31FC"/>
    <w:rsid w:val="00EF323B"/>
    <w:rsid w:val="00EF323F"/>
    <w:rsid w:val="00EF3247"/>
    <w:rsid w:val="00EF35A8"/>
    <w:rsid w:val="00EF36CB"/>
    <w:rsid w:val="00EF37D8"/>
    <w:rsid w:val="00EF3ACC"/>
    <w:rsid w:val="00EF3CC6"/>
    <w:rsid w:val="00EF3CCD"/>
    <w:rsid w:val="00EF3E3A"/>
    <w:rsid w:val="00EF3FAE"/>
    <w:rsid w:val="00EF3FC9"/>
    <w:rsid w:val="00EF42A0"/>
    <w:rsid w:val="00EF43DD"/>
    <w:rsid w:val="00EF46C9"/>
    <w:rsid w:val="00EF46D1"/>
    <w:rsid w:val="00EF48D7"/>
    <w:rsid w:val="00EF4A5C"/>
    <w:rsid w:val="00EF4C77"/>
    <w:rsid w:val="00EF4C7F"/>
    <w:rsid w:val="00EF4CF5"/>
    <w:rsid w:val="00EF4FBB"/>
    <w:rsid w:val="00EF4FE3"/>
    <w:rsid w:val="00EF5002"/>
    <w:rsid w:val="00EF5100"/>
    <w:rsid w:val="00EF5127"/>
    <w:rsid w:val="00EF522D"/>
    <w:rsid w:val="00EF525D"/>
    <w:rsid w:val="00EF5585"/>
    <w:rsid w:val="00EF55DD"/>
    <w:rsid w:val="00EF583F"/>
    <w:rsid w:val="00EF5ACD"/>
    <w:rsid w:val="00EF5BB5"/>
    <w:rsid w:val="00EF5DD0"/>
    <w:rsid w:val="00EF61AE"/>
    <w:rsid w:val="00EF62EA"/>
    <w:rsid w:val="00EF6369"/>
    <w:rsid w:val="00EF642A"/>
    <w:rsid w:val="00EF692B"/>
    <w:rsid w:val="00EF6A3E"/>
    <w:rsid w:val="00EF6B64"/>
    <w:rsid w:val="00EF6B9C"/>
    <w:rsid w:val="00EF6D2B"/>
    <w:rsid w:val="00EF6D30"/>
    <w:rsid w:val="00EF6F1D"/>
    <w:rsid w:val="00EF6FCC"/>
    <w:rsid w:val="00EF745D"/>
    <w:rsid w:val="00EF7671"/>
    <w:rsid w:val="00EF76DE"/>
    <w:rsid w:val="00EF788E"/>
    <w:rsid w:val="00EF7ADE"/>
    <w:rsid w:val="00EF7C22"/>
    <w:rsid w:val="00EF7C6D"/>
    <w:rsid w:val="00EF7E23"/>
    <w:rsid w:val="00F00301"/>
    <w:rsid w:val="00F0031E"/>
    <w:rsid w:val="00F0038B"/>
    <w:rsid w:val="00F00496"/>
    <w:rsid w:val="00F00647"/>
    <w:rsid w:val="00F008EE"/>
    <w:rsid w:val="00F009C1"/>
    <w:rsid w:val="00F00A2D"/>
    <w:rsid w:val="00F00B75"/>
    <w:rsid w:val="00F00BB9"/>
    <w:rsid w:val="00F00BCF"/>
    <w:rsid w:val="00F00FEF"/>
    <w:rsid w:val="00F01082"/>
    <w:rsid w:val="00F01097"/>
    <w:rsid w:val="00F0118B"/>
    <w:rsid w:val="00F015D0"/>
    <w:rsid w:val="00F01D3C"/>
    <w:rsid w:val="00F01D4C"/>
    <w:rsid w:val="00F02021"/>
    <w:rsid w:val="00F02048"/>
    <w:rsid w:val="00F02060"/>
    <w:rsid w:val="00F021B1"/>
    <w:rsid w:val="00F02297"/>
    <w:rsid w:val="00F0253E"/>
    <w:rsid w:val="00F026E4"/>
    <w:rsid w:val="00F02969"/>
    <w:rsid w:val="00F02AE2"/>
    <w:rsid w:val="00F02B54"/>
    <w:rsid w:val="00F02BE1"/>
    <w:rsid w:val="00F02BF0"/>
    <w:rsid w:val="00F02D10"/>
    <w:rsid w:val="00F02DA3"/>
    <w:rsid w:val="00F03037"/>
    <w:rsid w:val="00F03148"/>
    <w:rsid w:val="00F03269"/>
    <w:rsid w:val="00F0379E"/>
    <w:rsid w:val="00F03B79"/>
    <w:rsid w:val="00F03BDF"/>
    <w:rsid w:val="00F03E0D"/>
    <w:rsid w:val="00F03F7D"/>
    <w:rsid w:val="00F0400E"/>
    <w:rsid w:val="00F04046"/>
    <w:rsid w:val="00F040CE"/>
    <w:rsid w:val="00F04164"/>
    <w:rsid w:val="00F04530"/>
    <w:rsid w:val="00F0457A"/>
    <w:rsid w:val="00F04641"/>
    <w:rsid w:val="00F04883"/>
    <w:rsid w:val="00F04D66"/>
    <w:rsid w:val="00F04DDB"/>
    <w:rsid w:val="00F04DF3"/>
    <w:rsid w:val="00F04E00"/>
    <w:rsid w:val="00F05228"/>
    <w:rsid w:val="00F052DC"/>
    <w:rsid w:val="00F05395"/>
    <w:rsid w:val="00F05450"/>
    <w:rsid w:val="00F05477"/>
    <w:rsid w:val="00F054B0"/>
    <w:rsid w:val="00F054DF"/>
    <w:rsid w:val="00F057AC"/>
    <w:rsid w:val="00F057D6"/>
    <w:rsid w:val="00F05968"/>
    <w:rsid w:val="00F05A2B"/>
    <w:rsid w:val="00F05D24"/>
    <w:rsid w:val="00F05D7C"/>
    <w:rsid w:val="00F061CC"/>
    <w:rsid w:val="00F06243"/>
    <w:rsid w:val="00F065F1"/>
    <w:rsid w:val="00F06A3F"/>
    <w:rsid w:val="00F06B0D"/>
    <w:rsid w:val="00F06B26"/>
    <w:rsid w:val="00F06CB6"/>
    <w:rsid w:val="00F06CD4"/>
    <w:rsid w:val="00F070C8"/>
    <w:rsid w:val="00F07181"/>
    <w:rsid w:val="00F07196"/>
    <w:rsid w:val="00F07925"/>
    <w:rsid w:val="00F07CE5"/>
    <w:rsid w:val="00F07DA1"/>
    <w:rsid w:val="00F07E41"/>
    <w:rsid w:val="00F07E5C"/>
    <w:rsid w:val="00F1036C"/>
    <w:rsid w:val="00F1043C"/>
    <w:rsid w:val="00F107C1"/>
    <w:rsid w:val="00F10825"/>
    <w:rsid w:val="00F10858"/>
    <w:rsid w:val="00F10A94"/>
    <w:rsid w:val="00F10ACD"/>
    <w:rsid w:val="00F10AE5"/>
    <w:rsid w:val="00F10B16"/>
    <w:rsid w:val="00F10D2D"/>
    <w:rsid w:val="00F10DA9"/>
    <w:rsid w:val="00F10DCB"/>
    <w:rsid w:val="00F10F81"/>
    <w:rsid w:val="00F10FEC"/>
    <w:rsid w:val="00F1100E"/>
    <w:rsid w:val="00F11015"/>
    <w:rsid w:val="00F1115B"/>
    <w:rsid w:val="00F112D8"/>
    <w:rsid w:val="00F113F4"/>
    <w:rsid w:val="00F1182C"/>
    <w:rsid w:val="00F11E4A"/>
    <w:rsid w:val="00F11E82"/>
    <w:rsid w:val="00F126A2"/>
    <w:rsid w:val="00F127FD"/>
    <w:rsid w:val="00F1280D"/>
    <w:rsid w:val="00F129F3"/>
    <w:rsid w:val="00F12A35"/>
    <w:rsid w:val="00F12E58"/>
    <w:rsid w:val="00F13142"/>
    <w:rsid w:val="00F131BC"/>
    <w:rsid w:val="00F133EA"/>
    <w:rsid w:val="00F1345B"/>
    <w:rsid w:val="00F134C0"/>
    <w:rsid w:val="00F136DB"/>
    <w:rsid w:val="00F13712"/>
    <w:rsid w:val="00F13718"/>
    <w:rsid w:val="00F13A4B"/>
    <w:rsid w:val="00F13AAB"/>
    <w:rsid w:val="00F13B5A"/>
    <w:rsid w:val="00F13E6E"/>
    <w:rsid w:val="00F13F71"/>
    <w:rsid w:val="00F14024"/>
    <w:rsid w:val="00F14139"/>
    <w:rsid w:val="00F141EE"/>
    <w:rsid w:val="00F143F1"/>
    <w:rsid w:val="00F14554"/>
    <w:rsid w:val="00F1478F"/>
    <w:rsid w:val="00F14830"/>
    <w:rsid w:val="00F14AF0"/>
    <w:rsid w:val="00F14B4D"/>
    <w:rsid w:val="00F14B88"/>
    <w:rsid w:val="00F14BE0"/>
    <w:rsid w:val="00F14E4F"/>
    <w:rsid w:val="00F14E9B"/>
    <w:rsid w:val="00F15694"/>
    <w:rsid w:val="00F1593F"/>
    <w:rsid w:val="00F1596F"/>
    <w:rsid w:val="00F159FB"/>
    <w:rsid w:val="00F15A75"/>
    <w:rsid w:val="00F15B8B"/>
    <w:rsid w:val="00F16099"/>
    <w:rsid w:val="00F16158"/>
    <w:rsid w:val="00F16217"/>
    <w:rsid w:val="00F162A0"/>
    <w:rsid w:val="00F165EC"/>
    <w:rsid w:val="00F166D9"/>
    <w:rsid w:val="00F1681B"/>
    <w:rsid w:val="00F16EC7"/>
    <w:rsid w:val="00F16F71"/>
    <w:rsid w:val="00F16FC2"/>
    <w:rsid w:val="00F17015"/>
    <w:rsid w:val="00F170D7"/>
    <w:rsid w:val="00F17129"/>
    <w:rsid w:val="00F174AA"/>
    <w:rsid w:val="00F174FE"/>
    <w:rsid w:val="00F1758E"/>
    <w:rsid w:val="00F1767C"/>
    <w:rsid w:val="00F17C23"/>
    <w:rsid w:val="00F200F7"/>
    <w:rsid w:val="00F20199"/>
    <w:rsid w:val="00F2037B"/>
    <w:rsid w:val="00F203B7"/>
    <w:rsid w:val="00F20560"/>
    <w:rsid w:val="00F205E8"/>
    <w:rsid w:val="00F20908"/>
    <w:rsid w:val="00F209FA"/>
    <w:rsid w:val="00F20A20"/>
    <w:rsid w:val="00F20C1D"/>
    <w:rsid w:val="00F20E1F"/>
    <w:rsid w:val="00F20EC0"/>
    <w:rsid w:val="00F210B2"/>
    <w:rsid w:val="00F210C7"/>
    <w:rsid w:val="00F21138"/>
    <w:rsid w:val="00F21233"/>
    <w:rsid w:val="00F21398"/>
    <w:rsid w:val="00F2159D"/>
    <w:rsid w:val="00F215FD"/>
    <w:rsid w:val="00F21984"/>
    <w:rsid w:val="00F21ADA"/>
    <w:rsid w:val="00F21B14"/>
    <w:rsid w:val="00F21B32"/>
    <w:rsid w:val="00F21E90"/>
    <w:rsid w:val="00F2233F"/>
    <w:rsid w:val="00F224D1"/>
    <w:rsid w:val="00F22DAA"/>
    <w:rsid w:val="00F22E30"/>
    <w:rsid w:val="00F23172"/>
    <w:rsid w:val="00F2345D"/>
    <w:rsid w:val="00F236D3"/>
    <w:rsid w:val="00F23704"/>
    <w:rsid w:val="00F23DB0"/>
    <w:rsid w:val="00F24283"/>
    <w:rsid w:val="00F24576"/>
    <w:rsid w:val="00F2459F"/>
    <w:rsid w:val="00F2474C"/>
    <w:rsid w:val="00F247A7"/>
    <w:rsid w:val="00F24D04"/>
    <w:rsid w:val="00F24E04"/>
    <w:rsid w:val="00F24F03"/>
    <w:rsid w:val="00F2509B"/>
    <w:rsid w:val="00F251CA"/>
    <w:rsid w:val="00F255FE"/>
    <w:rsid w:val="00F25694"/>
    <w:rsid w:val="00F25AA2"/>
    <w:rsid w:val="00F25B6F"/>
    <w:rsid w:val="00F25E75"/>
    <w:rsid w:val="00F260D4"/>
    <w:rsid w:val="00F26126"/>
    <w:rsid w:val="00F26239"/>
    <w:rsid w:val="00F26507"/>
    <w:rsid w:val="00F269AC"/>
    <w:rsid w:val="00F26C28"/>
    <w:rsid w:val="00F26DD5"/>
    <w:rsid w:val="00F26E27"/>
    <w:rsid w:val="00F27155"/>
    <w:rsid w:val="00F2721A"/>
    <w:rsid w:val="00F272EC"/>
    <w:rsid w:val="00F273FE"/>
    <w:rsid w:val="00F274B8"/>
    <w:rsid w:val="00F277E7"/>
    <w:rsid w:val="00F278E2"/>
    <w:rsid w:val="00F27902"/>
    <w:rsid w:val="00F2791B"/>
    <w:rsid w:val="00F27A70"/>
    <w:rsid w:val="00F27C33"/>
    <w:rsid w:val="00F27DD2"/>
    <w:rsid w:val="00F27E6C"/>
    <w:rsid w:val="00F27EC6"/>
    <w:rsid w:val="00F27ED4"/>
    <w:rsid w:val="00F30082"/>
    <w:rsid w:val="00F306CA"/>
    <w:rsid w:val="00F3070B"/>
    <w:rsid w:val="00F3076E"/>
    <w:rsid w:val="00F30A4B"/>
    <w:rsid w:val="00F30A98"/>
    <w:rsid w:val="00F30AF9"/>
    <w:rsid w:val="00F30D0E"/>
    <w:rsid w:val="00F30DC2"/>
    <w:rsid w:val="00F30E8C"/>
    <w:rsid w:val="00F30FD4"/>
    <w:rsid w:val="00F3110A"/>
    <w:rsid w:val="00F3130A"/>
    <w:rsid w:val="00F31314"/>
    <w:rsid w:val="00F315B9"/>
    <w:rsid w:val="00F31746"/>
    <w:rsid w:val="00F31B71"/>
    <w:rsid w:val="00F31DEF"/>
    <w:rsid w:val="00F31E36"/>
    <w:rsid w:val="00F31E99"/>
    <w:rsid w:val="00F31EDA"/>
    <w:rsid w:val="00F321EC"/>
    <w:rsid w:val="00F32240"/>
    <w:rsid w:val="00F3260F"/>
    <w:rsid w:val="00F3265F"/>
    <w:rsid w:val="00F327DA"/>
    <w:rsid w:val="00F3291A"/>
    <w:rsid w:val="00F32E45"/>
    <w:rsid w:val="00F32EDB"/>
    <w:rsid w:val="00F330F9"/>
    <w:rsid w:val="00F33453"/>
    <w:rsid w:val="00F334AA"/>
    <w:rsid w:val="00F337B4"/>
    <w:rsid w:val="00F33894"/>
    <w:rsid w:val="00F338C5"/>
    <w:rsid w:val="00F33ADF"/>
    <w:rsid w:val="00F33E09"/>
    <w:rsid w:val="00F340D6"/>
    <w:rsid w:val="00F3416B"/>
    <w:rsid w:val="00F3447E"/>
    <w:rsid w:val="00F347E0"/>
    <w:rsid w:val="00F348CB"/>
    <w:rsid w:val="00F34ABE"/>
    <w:rsid w:val="00F34BCE"/>
    <w:rsid w:val="00F34D6D"/>
    <w:rsid w:val="00F34D6E"/>
    <w:rsid w:val="00F34E37"/>
    <w:rsid w:val="00F34E8F"/>
    <w:rsid w:val="00F34FE9"/>
    <w:rsid w:val="00F35204"/>
    <w:rsid w:val="00F35280"/>
    <w:rsid w:val="00F3550E"/>
    <w:rsid w:val="00F35544"/>
    <w:rsid w:val="00F35705"/>
    <w:rsid w:val="00F35749"/>
    <w:rsid w:val="00F35E17"/>
    <w:rsid w:val="00F35E2C"/>
    <w:rsid w:val="00F35E6B"/>
    <w:rsid w:val="00F36109"/>
    <w:rsid w:val="00F36489"/>
    <w:rsid w:val="00F3670F"/>
    <w:rsid w:val="00F36CBB"/>
    <w:rsid w:val="00F36F23"/>
    <w:rsid w:val="00F373A2"/>
    <w:rsid w:val="00F373D6"/>
    <w:rsid w:val="00F3770F"/>
    <w:rsid w:val="00F37736"/>
    <w:rsid w:val="00F378CB"/>
    <w:rsid w:val="00F37C05"/>
    <w:rsid w:val="00F37CC4"/>
    <w:rsid w:val="00F37DD3"/>
    <w:rsid w:val="00F37FBF"/>
    <w:rsid w:val="00F4016E"/>
    <w:rsid w:val="00F40E7E"/>
    <w:rsid w:val="00F40F73"/>
    <w:rsid w:val="00F41137"/>
    <w:rsid w:val="00F411D1"/>
    <w:rsid w:val="00F4120D"/>
    <w:rsid w:val="00F4123A"/>
    <w:rsid w:val="00F4151F"/>
    <w:rsid w:val="00F417F4"/>
    <w:rsid w:val="00F41875"/>
    <w:rsid w:val="00F41BCF"/>
    <w:rsid w:val="00F41D5F"/>
    <w:rsid w:val="00F41E2D"/>
    <w:rsid w:val="00F42005"/>
    <w:rsid w:val="00F425DB"/>
    <w:rsid w:val="00F4273E"/>
    <w:rsid w:val="00F428F7"/>
    <w:rsid w:val="00F42990"/>
    <w:rsid w:val="00F42A5C"/>
    <w:rsid w:val="00F42D54"/>
    <w:rsid w:val="00F4318B"/>
    <w:rsid w:val="00F4319D"/>
    <w:rsid w:val="00F432A7"/>
    <w:rsid w:val="00F437A8"/>
    <w:rsid w:val="00F438B6"/>
    <w:rsid w:val="00F43AA7"/>
    <w:rsid w:val="00F43E0F"/>
    <w:rsid w:val="00F44125"/>
    <w:rsid w:val="00F4431E"/>
    <w:rsid w:val="00F44454"/>
    <w:rsid w:val="00F44936"/>
    <w:rsid w:val="00F449A9"/>
    <w:rsid w:val="00F44E16"/>
    <w:rsid w:val="00F44FCD"/>
    <w:rsid w:val="00F44FE4"/>
    <w:rsid w:val="00F4515F"/>
    <w:rsid w:val="00F4585C"/>
    <w:rsid w:val="00F45867"/>
    <w:rsid w:val="00F4592B"/>
    <w:rsid w:val="00F45A82"/>
    <w:rsid w:val="00F45C1B"/>
    <w:rsid w:val="00F45CE9"/>
    <w:rsid w:val="00F45DE9"/>
    <w:rsid w:val="00F45EB6"/>
    <w:rsid w:val="00F46154"/>
    <w:rsid w:val="00F46213"/>
    <w:rsid w:val="00F463A2"/>
    <w:rsid w:val="00F46552"/>
    <w:rsid w:val="00F466E5"/>
    <w:rsid w:val="00F469A7"/>
    <w:rsid w:val="00F469AA"/>
    <w:rsid w:val="00F46CFB"/>
    <w:rsid w:val="00F46F48"/>
    <w:rsid w:val="00F47029"/>
    <w:rsid w:val="00F47557"/>
    <w:rsid w:val="00F47739"/>
    <w:rsid w:val="00F47902"/>
    <w:rsid w:val="00F47AF6"/>
    <w:rsid w:val="00F47D97"/>
    <w:rsid w:val="00F47E9E"/>
    <w:rsid w:val="00F47F95"/>
    <w:rsid w:val="00F5001A"/>
    <w:rsid w:val="00F500A5"/>
    <w:rsid w:val="00F500E4"/>
    <w:rsid w:val="00F50261"/>
    <w:rsid w:val="00F50269"/>
    <w:rsid w:val="00F50277"/>
    <w:rsid w:val="00F504CE"/>
    <w:rsid w:val="00F50694"/>
    <w:rsid w:val="00F5077D"/>
    <w:rsid w:val="00F50846"/>
    <w:rsid w:val="00F508EB"/>
    <w:rsid w:val="00F50D1E"/>
    <w:rsid w:val="00F50DFA"/>
    <w:rsid w:val="00F50F75"/>
    <w:rsid w:val="00F512B2"/>
    <w:rsid w:val="00F5162D"/>
    <w:rsid w:val="00F517FD"/>
    <w:rsid w:val="00F51A37"/>
    <w:rsid w:val="00F51A88"/>
    <w:rsid w:val="00F51CC4"/>
    <w:rsid w:val="00F5205E"/>
    <w:rsid w:val="00F5221A"/>
    <w:rsid w:val="00F52368"/>
    <w:rsid w:val="00F52369"/>
    <w:rsid w:val="00F5287E"/>
    <w:rsid w:val="00F52A64"/>
    <w:rsid w:val="00F52ADA"/>
    <w:rsid w:val="00F52B91"/>
    <w:rsid w:val="00F52E03"/>
    <w:rsid w:val="00F53013"/>
    <w:rsid w:val="00F53091"/>
    <w:rsid w:val="00F5319A"/>
    <w:rsid w:val="00F53489"/>
    <w:rsid w:val="00F534F0"/>
    <w:rsid w:val="00F5353F"/>
    <w:rsid w:val="00F535BC"/>
    <w:rsid w:val="00F53AC9"/>
    <w:rsid w:val="00F53B48"/>
    <w:rsid w:val="00F53DB6"/>
    <w:rsid w:val="00F53EAA"/>
    <w:rsid w:val="00F54190"/>
    <w:rsid w:val="00F5419D"/>
    <w:rsid w:val="00F54263"/>
    <w:rsid w:val="00F542DF"/>
    <w:rsid w:val="00F5431F"/>
    <w:rsid w:val="00F54670"/>
    <w:rsid w:val="00F54705"/>
    <w:rsid w:val="00F54772"/>
    <w:rsid w:val="00F5492B"/>
    <w:rsid w:val="00F54AEB"/>
    <w:rsid w:val="00F54DC6"/>
    <w:rsid w:val="00F54E5A"/>
    <w:rsid w:val="00F550AF"/>
    <w:rsid w:val="00F5561F"/>
    <w:rsid w:val="00F55D04"/>
    <w:rsid w:val="00F56083"/>
    <w:rsid w:val="00F56111"/>
    <w:rsid w:val="00F56308"/>
    <w:rsid w:val="00F5633F"/>
    <w:rsid w:val="00F56469"/>
    <w:rsid w:val="00F56500"/>
    <w:rsid w:val="00F568C0"/>
    <w:rsid w:val="00F5692C"/>
    <w:rsid w:val="00F5698A"/>
    <w:rsid w:val="00F56A44"/>
    <w:rsid w:val="00F56A47"/>
    <w:rsid w:val="00F56DA8"/>
    <w:rsid w:val="00F56DFF"/>
    <w:rsid w:val="00F56F48"/>
    <w:rsid w:val="00F5713C"/>
    <w:rsid w:val="00F572B6"/>
    <w:rsid w:val="00F57360"/>
    <w:rsid w:val="00F57812"/>
    <w:rsid w:val="00F579EE"/>
    <w:rsid w:val="00F57A8D"/>
    <w:rsid w:val="00F57C4C"/>
    <w:rsid w:val="00F57F1C"/>
    <w:rsid w:val="00F57F30"/>
    <w:rsid w:val="00F6017B"/>
    <w:rsid w:val="00F602D5"/>
    <w:rsid w:val="00F607A3"/>
    <w:rsid w:val="00F60925"/>
    <w:rsid w:val="00F60A71"/>
    <w:rsid w:val="00F60B40"/>
    <w:rsid w:val="00F60B44"/>
    <w:rsid w:val="00F60E3D"/>
    <w:rsid w:val="00F60F69"/>
    <w:rsid w:val="00F60F97"/>
    <w:rsid w:val="00F60F98"/>
    <w:rsid w:val="00F61133"/>
    <w:rsid w:val="00F613CC"/>
    <w:rsid w:val="00F61414"/>
    <w:rsid w:val="00F615B3"/>
    <w:rsid w:val="00F6191C"/>
    <w:rsid w:val="00F61BE3"/>
    <w:rsid w:val="00F61E60"/>
    <w:rsid w:val="00F622D9"/>
    <w:rsid w:val="00F62415"/>
    <w:rsid w:val="00F6246C"/>
    <w:rsid w:val="00F6266D"/>
    <w:rsid w:val="00F626F2"/>
    <w:rsid w:val="00F6271E"/>
    <w:rsid w:val="00F629B9"/>
    <w:rsid w:val="00F62B2B"/>
    <w:rsid w:val="00F62BF3"/>
    <w:rsid w:val="00F62DD0"/>
    <w:rsid w:val="00F62EB2"/>
    <w:rsid w:val="00F62F40"/>
    <w:rsid w:val="00F630A1"/>
    <w:rsid w:val="00F6349C"/>
    <w:rsid w:val="00F636D2"/>
    <w:rsid w:val="00F636E7"/>
    <w:rsid w:val="00F63928"/>
    <w:rsid w:val="00F63D74"/>
    <w:rsid w:val="00F63E69"/>
    <w:rsid w:val="00F6417D"/>
    <w:rsid w:val="00F642B3"/>
    <w:rsid w:val="00F64328"/>
    <w:rsid w:val="00F64780"/>
    <w:rsid w:val="00F647B6"/>
    <w:rsid w:val="00F64C98"/>
    <w:rsid w:val="00F64EB6"/>
    <w:rsid w:val="00F64F0F"/>
    <w:rsid w:val="00F65114"/>
    <w:rsid w:val="00F65173"/>
    <w:rsid w:val="00F65381"/>
    <w:rsid w:val="00F653B6"/>
    <w:rsid w:val="00F653C2"/>
    <w:rsid w:val="00F653D1"/>
    <w:rsid w:val="00F654D9"/>
    <w:rsid w:val="00F65777"/>
    <w:rsid w:val="00F65782"/>
    <w:rsid w:val="00F65CEF"/>
    <w:rsid w:val="00F65F70"/>
    <w:rsid w:val="00F65F7C"/>
    <w:rsid w:val="00F663CB"/>
    <w:rsid w:val="00F665EA"/>
    <w:rsid w:val="00F6670B"/>
    <w:rsid w:val="00F66BE3"/>
    <w:rsid w:val="00F671E5"/>
    <w:rsid w:val="00F6723D"/>
    <w:rsid w:val="00F67319"/>
    <w:rsid w:val="00F6734F"/>
    <w:rsid w:val="00F67B09"/>
    <w:rsid w:val="00F67D3E"/>
    <w:rsid w:val="00F67EBF"/>
    <w:rsid w:val="00F7014A"/>
    <w:rsid w:val="00F704E8"/>
    <w:rsid w:val="00F705F4"/>
    <w:rsid w:val="00F706AA"/>
    <w:rsid w:val="00F708D7"/>
    <w:rsid w:val="00F70A0F"/>
    <w:rsid w:val="00F70ADA"/>
    <w:rsid w:val="00F70BE2"/>
    <w:rsid w:val="00F716BA"/>
    <w:rsid w:val="00F717BE"/>
    <w:rsid w:val="00F717D4"/>
    <w:rsid w:val="00F71833"/>
    <w:rsid w:val="00F718DB"/>
    <w:rsid w:val="00F721E4"/>
    <w:rsid w:val="00F7221D"/>
    <w:rsid w:val="00F7231C"/>
    <w:rsid w:val="00F72592"/>
    <w:rsid w:val="00F72BBE"/>
    <w:rsid w:val="00F72D4A"/>
    <w:rsid w:val="00F72D82"/>
    <w:rsid w:val="00F72E1F"/>
    <w:rsid w:val="00F72EE0"/>
    <w:rsid w:val="00F73414"/>
    <w:rsid w:val="00F73436"/>
    <w:rsid w:val="00F7359B"/>
    <w:rsid w:val="00F7360F"/>
    <w:rsid w:val="00F73618"/>
    <w:rsid w:val="00F73661"/>
    <w:rsid w:val="00F73889"/>
    <w:rsid w:val="00F738A8"/>
    <w:rsid w:val="00F739BB"/>
    <w:rsid w:val="00F73A0B"/>
    <w:rsid w:val="00F73B37"/>
    <w:rsid w:val="00F73C0E"/>
    <w:rsid w:val="00F73D9C"/>
    <w:rsid w:val="00F73F78"/>
    <w:rsid w:val="00F743E2"/>
    <w:rsid w:val="00F74480"/>
    <w:rsid w:val="00F7457E"/>
    <w:rsid w:val="00F74786"/>
    <w:rsid w:val="00F747C7"/>
    <w:rsid w:val="00F74877"/>
    <w:rsid w:val="00F749B8"/>
    <w:rsid w:val="00F74B49"/>
    <w:rsid w:val="00F74C68"/>
    <w:rsid w:val="00F7503D"/>
    <w:rsid w:val="00F759F2"/>
    <w:rsid w:val="00F75C2D"/>
    <w:rsid w:val="00F75C47"/>
    <w:rsid w:val="00F75D93"/>
    <w:rsid w:val="00F76401"/>
    <w:rsid w:val="00F76690"/>
    <w:rsid w:val="00F767E1"/>
    <w:rsid w:val="00F76867"/>
    <w:rsid w:val="00F76901"/>
    <w:rsid w:val="00F76977"/>
    <w:rsid w:val="00F769EA"/>
    <w:rsid w:val="00F76A0E"/>
    <w:rsid w:val="00F76A46"/>
    <w:rsid w:val="00F76DD3"/>
    <w:rsid w:val="00F76FDC"/>
    <w:rsid w:val="00F77067"/>
    <w:rsid w:val="00F77661"/>
    <w:rsid w:val="00F77669"/>
    <w:rsid w:val="00F7774B"/>
    <w:rsid w:val="00F77967"/>
    <w:rsid w:val="00F77BD7"/>
    <w:rsid w:val="00F77C00"/>
    <w:rsid w:val="00F77E3E"/>
    <w:rsid w:val="00F805EB"/>
    <w:rsid w:val="00F80740"/>
    <w:rsid w:val="00F809F6"/>
    <w:rsid w:val="00F80B4E"/>
    <w:rsid w:val="00F80BC3"/>
    <w:rsid w:val="00F810F7"/>
    <w:rsid w:val="00F81312"/>
    <w:rsid w:val="00F81519"/>
    <w:rsid w:val="00F81993"/>
    <w:rsid w:val="00F81A7D"/>
    <w:rsid w:val="00F81C56"/>
    <w:rsid w:val="00F81D71"/>
    <w:rsid w:val="00F81EC3"/>
    <w:rsid w:val="00F82189"/>
    <w:rsid w:val="00F82196"/>
    <w:rsid w:val="00F821D6"/>
    <w:rsid w:val="00F8224E"/>
    <w:rsid w:val="00F8254A"/>
    <w:rsid w:val="00F8269F"/>
    <w:rsid w:val="00F8281F"/>
    <w:rsid w:val="00F828DD"/>
    <w:rsid w:val="00F82A16"/>
    <w:rsid w:val="00F82A18"/>
    <w:rsid w:val="00F82A38"/>
    <w:rsid w:val="00F82E5E"/>
    <w:rsid w:val="00F82E85"/>
    <w:rsid w:val="00F82EB5"/>
    <w:rsid w:val="00F83087"/>
    <w:rsid w:val="00F83113"/>
    <w:rsid w:val="00F83473"/>
    <w:rsid w:val="00F83C4C"/>
    <w:rsid w:val="00F83CA8"/>
    <w:rsid w:val="00F83EDA"/>
    <w:rsid w:val="00F83F97"/>
    <w:rsid w:val="00F84044"/>
    <w:rsid w:val="00F8429D"/>
    <w:rsid w:val="00F845E7"/>
    <w:rsid w:val="00F84674"/>
    <w:rsid w:val="00F848A5"/>
    <w:rsid w:val="00F84B4E"/>
    <w:rsid w:val="00F84BDD"/>
    <w:rsid w:val="00F84D3F"/>
    <w:rsid w:val="00F851BE"/>
    <w:rsid w:val="00F852B2"/>
    <w:rsid w:val="00F852C3"/>
    <w:rsid w:val="00F85562"/>
    <w:rsid w:val="00F85567"/>
    <w:rsid w:val="00F855C8"/>
    <w:rsid w:val="00F855DC"/>
    <w:rsid w:val="00F857DD"/>
    <w:rsid w:val="00F8587D"/>
    <w:rsid w:val="00F85A60"/>
    <w:rsid w:val="00F85B9F"/>
    <w:rsid w:val="00F85BBA"/>
    <w:rsid w:val="00F85BF0"/>
    <w:rsid w:val="00F85C0E"/>
    <w:rsid w:val="00F85F3A"/>
    <w:rsid w:val="00F85FCE"/>
    <w:rsid w:val="00F86023"/>
    <w:rsid w:val="00F86122"/>
    <w:rsid w:val="00F86253"/>
    <w:rsid w:val="00F863B0"/>
    <w:rsid w:val="00F863EF"/>
    <w:rsid w:val="00F86477"/>
    <w:rsid w:val="00F8664A"/>
    <w:rsid w:val="00F8676C"/>
    <w:rsid w:val="00F867C9"/>
    <w:rsid w:val="00F86AB9"/>
    <w:rsid w:val="00F86AD8"/>
    <w:rsid w:val="00F86B7C"/>
    <w:rsid w:val="00F86D0F"/>
    <w:rsid w:val="00F86D4D"/>
    <w:rsid w:val="00F86EB7"/>
    <w:rsid w:val="00F87258"/>
    <w:rsid w:val="00F87331"/>
    <w:rsid w:val="00F875CF"/>
    <w:rsid w:val="00F875DE"/>
    <w:rsid w:val="00F87656"/>
    <w:rsid w:val="00F878D3"/>
    <w:rsid w:val="00F87D83"/>
    <w:rsid w:val="00F9001F"/>
    <w:rsid w:val="00F900A8"/>
    <w:rsid w:val="00F902FE"/>
    <w:rsid w:val="00F90398"/>
    <w:rsid w:val="00F90453"/>
    <w:rsid w:val="00F9051A"/>
    <w:rsid w:val="00F90545"/>
    <w:rsid w:val="00F905E0"/>
    <w:rsid w:val="00F908D6"/>
    <w:rsid w:val="00F90C67"/>
    <w:rsid w:val="00F90D08"/>
    <w:rsid w:val="00F90D43"/>
    <w:rsid w:val="00F90D5F"/>
    <w:rsid w:val="00F90E02"/>
    <w:rsid w:val="00F912CE"/>
    <w:rsid w:val="00F913F9"/>
    <w:rsid w:val="00F9145F"/>
    <w:rsid w:val="00F91584"/>
    <w:rsid w:val="00F918D3"/>
    <w:rsid w:val="00F919A3"/>
    <w:rsid w:val="00F91CD4"/>
    <w:rsid w:val="00F91F34"/>
    <w:rsid w:val="00F92077"/>
    <w:rsid w:val="00F920DD"/>
    <w:rsid w:val="00F9218F"/>
    <w:rsid w:val="00F922D2"/>
    <w:rsid w:val="00F92311"/>
    <w:rsid w:val="00F92481"/>
    <w:rsid w:val="00F926F0"/>
    <w:rsid w:val="00F92831"/>
    <w:rsid w:val="00F92990"/>
    <w:rsid w:val="00F92A32"/>
    <w:rsid w:val="00F92A9C"/>
    <w:rsid w:val="00F92B5E"/>
    <w:rsid w:val="00F92B80"/>
    <w:rsid w:val="00F92D49"/>
    <w:rsid w:val="00F92DCF"/>
    <w:rsid w:val="00F92FA8"/>
    <w:rsid w:val="00F93006"/>
    <w:rsid w:val="00F93060"/>
    <w:rsid w:val="00F9316D"/>
    <w:rsid w:val="00F932B6"/>
    <w:rsid w:val="00F9346F"/>
    <w:rsid w:val="00F9361C"/>
    <w:rsid w:val="00F9364E"/>
    <w:rsid w:val="00F93767"/>
    <w:rsid w:val="00F93DC7"/>
    <w:rsid w:val="00F93F63"/>
    <w:rsid w:val="00F93FF2"/>
    <w:rsid w:val="00F9401A"/>
    <w:rsid w:val="00F9408D"/>
    <w:rsid w:val="00F941C7"/>
    <w:rsid w:val="00F94329"/>
    <w:rsid w:val="00F94454"/>
    <w:rsid w:val="00F945B5"/>
    <w:rsid w:val="00F9486A"/>
    <w:rsid w:val="00F94974"/>
    <w:rsid w:val="00F949FE"/>
    <w:rsid w:val="00F94BCC"/>
    <w:rsid w:val="00F94C92"/>
    <w:rsid w:val="00F94C9D"/>
    <w:rsid w:val="00F94D27"/>
    <w:rsid w:val="00F94D8C"/>
    <w:rsid w:val="00F94E10"/>
    <w:rsid w:val="00F94ED9"/>
    <w:rsid w:val="00F951AD"/>
    <w:rsid w:val="00F951B6"/>
    <w:rsid w:val="00F952ED"/>
    <w:rsid w:val="00F953CC"/>
    <w:rsid w:val="00F953CE"/>
    <w:rsid w:val="00F95474"/>
    <w:rsid w:val="00F95549"/>
    <w:rsid w:val="00F956D9"/>
    <w:rsid w:val="00F958C0"/>
    <w:rsid w:val="00F958F9"/>
    <w:rsid w:val="00F95B99"/>
    <w:rsid w:val="00F95E0C"/>
    <w:rsid w:val="00F95F21"/>
    <w:rsid w:val="00F95FDA"/>
    <w:rsid w:val="00F9605D"/>
    <w:rsid w:val="00F962F3"/>
    <w:rsid w:val="00F9661A"/>
    <w:rsid w:val="00F96B9D"/>
    <w:rsid w:val="00F96E13"/>
    <w:rsid w:val="00F96E74"/>
    <w:rsid w:val="00F96EA1"/>
    <w:rsid w:val="00F970BB"/>
    <w:rsid w:val="00F9749E"/>
    <w:rsid w:val="00F976F7"/>
    <w:rsid w:val="00F9780E"/>
    <w:rsid w:val="00F9785C"/>
    <w:rsid w:val="00F97A34"/>
    <w:rsid w:val="00F97C59"/>
    <w:rsid w:val="00F97E26"/>
    <w:rsid w:val="00F97F73"/>
    <w:rsid w:val="00FA0452"/>
    <w:rsid w:val="00FA06C1"/>
    <w:rsid w:val="00FA079B"/>
    <w:rsid w:val="00FA0CA1"/>
    <w:rsid w:val="00FA0DF1"/>
    <w:rsid w:val="00FA11EC"/>
    <w:rsid w:val="00FA1561"/>
    <w:rsid w:val="00FA19A0"/>
    <w:rsid w:val="00FA1C87"/>
    <w:rsid w:val="00FA1EB6"/>
    <w:rsid w:val="00FA1F90"/>
    <w:rsid w:val="00FA1FF0"/>
    <w:rsid w:val="00FA21AD"/>
    <w:rsid w:val="00FA2507"/>
    <w:rsid w:val="00FA2512"/>
    <w:rsid w:val="00FA26AC"/>
    <w:rsid w:val="00FA29CA"/>
    <w:rsid w:val="00FA2B9F"/>
    <w:rsid w:val="00FA2DFC"/>
    <w:rsid w:val="00FA2F3C"/>
    <w:rsid w:val="00FA2F99"/>
    <w:rsid w:val="00FA32D7"/>
    <w:rsid w:val="00FA32EF"/>
    <w:rsid w:val="00FA3328"/>
    <w:rsid w:val="00FA3660"/>
    <w:rsid w:val="00FA379C"/>
    <w:rsid w:val="00FA3812"/>
    <w:rsid w:val="00FA3999"/>
    <w:rsid w:val="00FA3DBA"/>
    <w:rsid w:val="00FA3DD7"/>
    <w:rsid w:val="00FA41DA"/>
    <w:rsid w:val="00FA4308"/>
    <w:rsid w:val="00FA438B"/>
    <w:rsid w:val="00FA46BA"/>
    <w:rsid w:val="00FA46C0"/>
    <w:rsid w:val="00FA4731"/>
    <w:rsid w:val="00FA49CC"/>
    <w:rsid w:val="00FA4E7B"/>
    <w:rsid w:val="00FA4FC1"/>
    <w:rsid w:val="00FA51F0"/>
    <w:rsid w:val="00FA529D"/>
    <w:rsid w:val="00FA534D"/>
    <w:rsid w:val="00FA53A2"/>
    <w:rsid w:val="00FA53D2"/>
    <w:rsid w:val="00FA553B"/>
    <w:rsid w:val="00FA5630"/>
    <w:rsid w:val="00FA5800"/>
    <w:rsid w:val="00FA5935"/>
    <w:rsid w:val="00FA5950"/>
    <w:rsid w:val="00FA5B39"/>
    <w:rsid w:val="00FA5CFC"/>
    <w:rsid w:val="00FA5E48"/>
    <w:rsid w:val="00FA6C28"/>
    <w:rsid w:val="00FA6EC3"/>
    <w:rsid w:val="00FA6F39"/>
    <w:rsid w:val="00FA6FCE"/>
    <w:rsid w:val="00FA74EC"/>
    <w:rsid w:val="00FA76E0"/>
    <w:rsid w:val="00FA77A6"/>
    <w:rsid w:val="00FA7882"/>
    <w:rsid w:val="00FA7BD0"/>
    <w:rsid w:val="00FA7BE0"/>
    <w:rsid w:val="00FA7E3C"/>
    <w:rsid w:val="00FB01B8"/>
    <w:rsid w:val="00FB038A"/>
    <w:rsid w:val="00FB0429"/>
    <w:rsid w:val="00FB0575"/>
    <w:rsid w:val="00FB0759"/>
    <w:rsid w:val="00FB0781"/>
    <w:rsid w:val="00FB0795"/>
    <w:rsid w:val="00FB0863"/>
    <w:rsid w:val="00FB0970"/>
    <w:rsid w:val="00FB0A30"/>
    <w:rsid w:val="00FB0CA6"/>
    <w:rsid w:val="00FB0D52"/>
    <w:rsid w:val="00FB0DB5"/>
    <w:rsid w:val="00FB0F00"/>
    <w:rsid w:val="00FB1164"/>
    <w:rsid w:val="00FB1603"/>
    <w:rsid w:val="00FB18D6"/>
    <w:rsid w:val="00FB19AC"/>
    <w:rsid w:val="00FB1A65"/>
    <w:rsid w:val="00FB1C37"/>
    <w:rsid w:val="00FB1C68"/>
    <w:rsid w:val="00FB22E1"/>
    <w:rsid w:val="00FB2577"/>
    <w:rsid w:val="00FB2702"/>
    <w:rsid w:val="00FB2745"/>
    <w:rsid w:val="00FB27D4"/>
    <w:rsid w:val="00FB2915"/>
    <w:rsid w:val="00FB2A7D"/>
    <w:rsid w:val="00FB2AF6"/>
    <w:rsid w:val="00FB2BC7"/>
    <w:rsid w:val="00FB2C2C"/>
    <w:rsid w:val="00FB2D8C"/>
    <w:rsid w:val="00FB2FE1"/>
    <w:rsid w:val="00FB3254"/>
    <w:rsid w:val="00FB3256"/>
    <w:rsid w:val="00FB32A5"/>
    <w:rsid w:val="00FB33D6"/>
    <w:rsid w:val="00FB3594"/>
    <w:rsid w:val="00FB35EE"/>
    <w:rsid w:val="00FB366D"/>
    <w:rsid w:val="00FB3838"/>
    <w:rsid w:val="00FB390F"/>
    <w:rsid w:val="00FB39D9"/>
    <w:rsid w:val="00FB3AB4"/>
    <w:rsid w:val="00FB3D06"/>
    <w:rsid w:val="00FB3D31"/>
    <w:rsid w:val="00FB3D88"/>
    <w:rsid w:val="00FB3E21"/>
    <w:rsid w:val="00FB41AE"/>
    <w:rsid w:val="00FB42B4"/>
    <w:rsid w:val="00FB4648"/>
    <w:rsid w:val="00FB477B"/>
    <w:rsid w:val="00FB48BE"/>
    <w:rsid w:val="00FB48FC"/>
    <w:rsid w:val="00FB4C0C"/>
    <w:rsid w:val="00FB4E59"/>
    <w:rsid w:val="00FB4EC5"/>
    <w:rsid w:val="00FB505D"/>
    <w:rsid w:val="00FB529A"/>
    <w:rsid w:val="00FB52DF"/>
    <w:rsid w:val="00FB539A"/>
    <w:rsid w:val="00FB53CC"/>
    <w:rsid w:val="00FB5585"/>
    <w:rsid w:val="00FB56C5"/>
    <w:rsid w:val="00FB580A"/>
    <w:rsid w:val="00FB58D9"/>
    <w:rsid w:val="00FB5BAC"/>
    <w:rsid w:val="00FB5EB6"/>
    <w:rsid w:val="00FB5F21"/>
    <w:rsid w:val="00FB6067"/>
    <w:rsid w:val="00FB614F"/>
    <w:rsid w:val="00FB6225"/>
    <w:rsid w:val="00FB62CA"/>
    <w:rsid w:val="00FB632A"/>
    <w:rsid w:val="00FB636D"/>
    <w:rsid w:val="00FB6B77"/>
    <w:rsid w:val="00FB6D27"/>
    <w:rsid w:val="00FB748D"/>
    <w:rsid w:val="00FB757A"/>
    <w:rsid w:val="00FB75C9"/>
    <w:rsid w:val="00FB75DE"/>
    <w:rsid w:val="00FB77FE"/>
    <w:rsid w:val="00FB7A34"/>
    <w:rsid w:val="00FB7A87"/>
    <w:rsid w:val="00FB7B97"/>
    <w:rsid w:val="00FC013E"/>
    <w:rsid w:val="00FC04ED"/>
    <w:rsid w:val="00FC0519"/>
    <w:rsid w:val="00FC09BE"/>
    <w:rsid w:val="00FC0A58"/>
    <w:rsid w:val="00FC0AD8"/>
    <w:rsid w:val="00FC13C9"/>
    <w:rsid w:val="00FC1576"/>
    <w:rsid w:val="00FC1747"/>
    <w:rsid w:val="00FC1749"/>
    <w:rsid w:val="00FC19A5"/>
    <w:rsid w:val="00FC1A79"/>
    <w:rsid w:val="00FC1BBD"/>
    <w:rsid w:val="00FC1F1C"/>
    <w:rsid w:val="00FC1FC6"/>
    <w:rsid w:val="00FC202E"/>
    <w:rsid w:val="00FC216C"/>
    <w:rsid w:val="00FC238B"/>
    <w:rsid w:val="00FC277D"/>
    <w:rsid w:val="00FC2AF7"/>
    <w:rsid w:val="00FC2B18"/>
    <w:rsid w:val="00FC336C"/>
    <w:rsid w:val="00FC3623"/>
    <w:rsid w:val="00FC37F1"/>
    <w:rsid w:val="00FC38CF"/>
    <w:rsid w:val="00FC3F89"/>
    <w:rsid w:val="00FC3FEE"/>
    <w:rsid w:val="00FC4500"/>
    <w:rsid w:val="00FC4594"/>
    <w:rsid w:val="00FC4AFB"/>
    <w:rsid w:val="00FC4C16"/>
    <w:rsid w:val="00FC5366"/>
    <w:rsid w:val="00FC5423"/>
    <w:rsid w:val="00FC5480"/>
    <w:rsid w:val="00FC5886"/>
    <w:rsid w:val="00FC596C"/>
    <w:rsid w:val="00FC59E9"/>
    <w:rsid w:val="00FC59F3"/>
    <w:rsid w:val="00FC5A4D"/>
    <w:rsid w:val="00FC5CC8"/>
    <w:rsid w:val="00FC5CCB"/>
    <w:rsid w:val="00FC5DA0"/>
    <w:rsid w:val="00FC5DBB"/>
    <w:rsid w:val="00FC5FC4"/>
    <w:rsid w:val="00FC60E9"/>
    <w:rsid w:val="00FC6403"/>
    <w:rsid w:val="00FC6450"/>
    <w:rsid w:val="00FC6590"/>
    <w:rsid w:val="00FC65AA"/>
    <w:rsid w:val="00FC670B"/>
    <w:rsid w:val="00FC6851"/>
    <w:rsid w:val="00FC6AB5"/>
    <w:rsid w:val="00FC6B0F"/>
    <w:rsid w:val="00FC6E15"/>
    <w:rsid w:val="00FC6FE7"/>
    <w:rsid w:val="00FC7273"/>
    <w:rsid w:val="00FC73A5"/>
    <w:rsid w:val="00FC7437"/>
    <w:rsid w:val="00FC74AA"/>
    <w:rsid w:val="00FC753B"/>
    <w:rsid w:val="00FC75EE"/>
    <w:rsid w:val="00FC7840"/>
    <w:rsid w:val="00FC78BA"/>
    <w:rsid w:val="00FC7921"/>
    <w:rsid w:val="00FC7BB0"/>
    <w:rsid w:val="00FC7D64"/>
    <w:rsid w:val="00FC7F47"/>
    <w:rsid w:val="00FC7FC5"/>
    <w:rsid w:val="00FD021C"/>
    <w:rsid w:val="00FD0547"/>
    <w:rsid w:val="00FD0AEC"/>
    <w:rsid w:val="00FD0C92"/>
    <w:rsid w:val="00FD0F03"/>
    <w:rsid w:val="00FD111A"/>
    <w:rsid w:val="00FD1361"/>
    <w:rsid w:val="00FD178A"/>
    <w:rsid w:val="00FD17B2"/>
    <w:rsid w:val="00FD1B5A"/>
    <w:rsid w:val="00FD1BA8"/>
    <w:rsid w:val="00FD1CAA"/>
    <w:rsid w:val="00FD1CFC"/>
    <w:rsid w:val="00FD1DAC"/>
    <w:rsid w:val="00FD1E88"/>
    <w:rsid w:val="00FD20AC"/>
    <w:rsid w:val="00FD21F7"/>
    <w:rsid w:val="00FD2414"/>
    <w:rsid w:val="00FD2646"/>
    <w:rsid w:val="00FD2653"/>
    <w:rsid w:val="00FD2D52"/>
    <w:rsid w:val="00FD2D90"/>
    <w:rsid w:val="00FD2DE2"/>
    <w:rsid w:val="00FD3103"/>
    <w:rsid w:val="00FD320E"/>
    <w:rsid w:val="00FD337E"/>
    <w:rsid w:val="00FD352D"/>
    <w:rsid w:val="00FD3AE8"/>
    <w:rsid w:val="00FD3B47"/>
    <w:rsid w:val="00FD3B6E"/>
    <w:rsid w:val="00FD3B6F"/>
    <w:rsid w:val="00FD3C2A"/>
    <w:rsid w:val="00FD3F17"/>
    <w:rsid w:val="00FD4074"/>
    <w:rsid w:val="00FD42BE"/>
    <w:rsid w:val="00FD441A"/>
    <w:rsid w:val="00FD47BE"/>
    <w:rsid w:val="00FD47FB"/>
    <w:rsid w:val="00FD4841"/>
    <w:rsid w:val="00FD4876"/>
    <w:rsid w:val="00FD48CA"/>
    <w:rsid w:val="00FD504E"/>
    <w:rsid w:val="00FD51B9"/>
    <w:rsid w:val="00FD560E"/>
    <w:rsid w:val="00FD580F"/>
    <w:rsid w:val="00FD5828"/>
    <w:rsid w:val="00FD5D8D"/>
    <w:rsid w:val="00FD5DB9"/>
    <w:rsid w:val="00FD5F8D"/>
    <w:rsid w:val="00FD624C"/>
    <w:rsid w:val="00FD6250"/>
    <w:rsid w:val="00FD6639"/>
    <w:rsid w:val="00FD67E6"/>
    <w:rsid w:val="00FD691F"/>
    <w:rsid w:val="00FD6A99"/>
    <w:rsid w:val="00FD6C2F"/>
    <w:rsid w:val="00FD6D9F"/>
    <w:rsid w:val="00FD6DC8"/>
    <w:rsid w:val="00FD6E32"/>
    <w:rsid w:val="00FD6E53"/>
    <w:rsid w:val="00FD71A2"/>
    <w:rsid w:val="00FD7682"/>
    <w:rsid w:val="00FD78CD"/>
    <w:rsid w:val="00FD7B7E"/>
    <w:rsid w:val="00FD7F08"/>
    <w:rsid w:val="00FE0143"/>
    <w:rsid w:val="00FE025C"/>
    <w:rsid w:val="00FE039F"/>
    <w:rsid w:val="00FE067D"/>
    <w:rsid w:val="00FE0816"/>
    <w:rsid w:val="00FE0843"/>
    <w:rsid w:val="00FE0BB9"/>
    <w:rsid w:val="00FE0C78"/>
    <w:rsid w:val="00FE0DF9"/>
    <w:rsid w:val="00FE0E7F"/>
    <w:rsid w:val="00FE0ED0"/>
    <w:rsid w:val="00FE0FE8"/>
    <w:rsid w:val="00FE1053"/>
    <w:rsid w:val="00FE1421"/>
    <w:rsid w:val="00FE14BF"/>
    <w:rsid w:val="00FE175F"/>
    <w:rsid w:val="00FE178C"/>
    <w:rsid w:val="00FE195F"/>
    <w:rsid w:val="00FE1B17"/>
    <w:rsid w:val="00FE1DF7"/>
    <w:rsid w:val="00FE1EA7"/>
    <w:rsid w:val="00FE1FD4"/>
    <w:rsid w:val="00FE20B2"/>
    <w:rsid w:val="00FE213F"/>
    <w:rsid w:val="00FE2207"/>
    <w:rsid w:val="00FE220D"/>
    <w:rsid w:val="00FE2482"/>
    <w:rsid w:val="00FE2558"/>
    <w:rsid w:val="00FE2718"/>
    <w:rsid w:val="00FE27E9"/>
    <w:rsid w:val="00FE2992"/>
    <w:rsid w:val="00FE2BC0"/>
    <w:rsid w:val="00FE2DA0"/>
    <w:rsid w:val="00FE2E7D"/>
    <w:rsid w:val="00FE30D3"/>
    <w:rsid w:val="00FE3169"/>
    <w:rsid w:val="00FE3329"/>
    <w:rsid w:val="00FE3791"/>
    <w:rsid w:val="00FE3938"/>
    <w:rsid w:val="00FE39F0"/>
    <w:rsid w:val="00FE3F46"/>
    <w:rsid w:val="00FE3FB4"/>
    <w:rsid w:val="00FE3FF9"/>
    <w:rsid w:val="00FE4209"/>
    <w:rsid w:val="00FE43DB"/>
    <w:rsid w:val="00FE44AC"/>
    <w:rsid w:val="00FE45FB"/>
    <w:rsid w:val="00FE4700"/>
    <w:rsid w:val="00FE492D"/>
    <w:rsid w:val="00FE49A5"/>
    <w:rsid w:val="00FE4A57"/>
    <w:rsid w:val="00FE4A5E"/>
    <w:rsid w:val="00FE4B8B"/>
    <w:rsid w:val="00FE4BAC"/>
    <w:rsid w:val="00FE4E76"/>
    <w:rsid w:val="00FE4F38"/>
    <w:rsid w:val="00FE50BD"/>
    <w:rsid w:val="00FE5277"/>
    <w:rsid w:val="00FE5854"/>
    <w:rsid w:val="00FE5B05"/>
    <w:rsid w:val="00FE5EC8"/>
    <w:rsid w:val="00FE6123"/>
    <w:rsid w:val="00FE61DA"/>
    <w:rsid w:val="00FE62FC"/>
    <w:rsid w:val="00FE6304"/>
    <w:rsid w:val="00FE6472"/>
    <w:rsid w:val="00FE65EC"/>
    <w:rsid w:val="00FE661D"/>
    <w:rsid w:val="00FE66FE"/>
    <w:rsid w:val="00FE6720"/>
    <w:rsid w:val="00FE69C8"/>
    <w:rsid w:val="00FE6C19"/>
    <w:rsid w:val="00FE6C35"/>
    <w:rsid w:val="00FE6D70"/>
    <w:rsid w:val="00FE6DDD"/>
    <w:rsid w:val="00FE6FC1"/>
    <w:rsid w:val="00FE7323"/>
    <w:rsid w:val="00FE7431"/>
    <w:rsid w:val="00FE76E0"/>
    <w:rsid w:val="00FE7E3E"/>
    <w:rsid w:val="00FE7EC4"/>
    <w:rsid w:val="00FF0022"/>
    <w:rsid w:val="00FF0039"/>
    <w:rsid w:val="00FF01EB"/>
    <w:rsid w:val="00FF06D3"/>
    <w:rsid w:val="00FF0867"/>
    <w:rsid w:val="00FF093F"/>
    <w:rsid w:val="00FF09BF"/>
    <w:rsid w:val="00FF1074"/>
    <w:rsid w:val="00FF14B1"/>
    <w:rsid w:val="00FF164D"/>
    <w:rsid w:val="00FF1698"/>
    <w:rsid w:val="00FF16F9"/>
    <w:rsid w:val="00FF1911"/>
    <w:rsid w:val="00FF1ADE"/>
    <w:rsid w:val="00FF1BAA"/>
    <w:rsid w:val="00FF2286"/>
    <w:rsid w:val="00FF22B0"/>
    <w:rsid w:val="00FF232C"/>
    <w:rsid w:val="00FF2B79"/>
    <w:rsid w:val="00FF2C44"/>
    <w:rsid w:val="00FF2E77"/>
    <w:rsid w:val="00FF32E9"/>
    <w:rsid w:val="00FF3504"/>
    <w:rsid w:val="00FF3823"/>
    <w:rsid w:val="00FF38B5"/>
    <w:rsid w:val="00FF3BB7"/>
    <w:rsid w:val="00FF3E83"/>
    <w:rsid w:val="00FF3F13"/>
    <w:rsid w:val="00FF42A3"/>
    <w:rsid w:val="00FF434B"/>
    <w:rsid w:val="00FF460C"/>
    <w:rsid w:val="00FF47A1"/>
    <w:rsid w:val="00FF4809"/>
    <w:rsid w:val="00FF4829"/>
    <w:rsid w:val="00FF4888"/>
    <w:rsid w:val="00FF48C5"/>
    <w:rsid w:val="00FF4A27"/>
    <w:rsid w:val="00FF4A43"/>
    <w:rsid w:val="00FF4C22"/>
    <w:rsid w:val="00FF4EAB"/>
    <w:rsid w:val="00FF4FFD"/>
    <w:rsid w:val="00FF50DF"/>
    <w:rsid w:val="00FF5300"/>
    <w:rsid w:val="00FF573C"/>
    <w:rsid w:val="00FF5AAD"/>
    <w:rsid w:val="00FF5E12"/>
    <w:rsid w:val="00FF606D"/>
    <w:rsid w:val="00FF60C4"/>
    <w:rsid w:val="00FF613E"/>
    <w:rsid w:val="00FF6331"/>
    <w:rsid w:val="00FF662C"/>
    <w:rsid w:val="00FF679C"/>
    <w:rsid w:val="00FF67C9"/>
    <w:rsid w:val="00FF6A87"/>
    <w:rsid w:val="00FF6ACB"/>
    <w:rsid w:val="00FF6B74"/>
    <w:rsid w:val="00FF6CC1"/>
    <w:rsid w:val="00FF6CC2"/>
    <w:rsid w:val="00FF6D9A"/>
    <w:rsid w:val="00FF6DC5"/>
    <w:rsid w:val="00FF6EC4"/>
    <w:rsid w:val="00FF6FFC"/>
    <w:rsid w:val="00FF7491"/>
    <w:rsid w:val="00FF74CB"/>
    <w:rsid w:val="00FF7663"/>
    <w:rsid w:val="00FF77F4"/>
    <w:rsid w:val="00FF7807"/>
    <w:rsid w:val="00FF7968"/>
    <w:rsid w:val="00FF7B1D"/>
    <w:rsid w:val="00FF7E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c,#ffffe6"/>
    </o:shapedefaults>
    <o:shapelayout v:ext="edit">
      <o:idmap v:ext="edit" data="1"/>
    </o:shapelayout>
  </w:shapeDefaults>
  <w:decimalSymbol w:val="."/>
  <w:listSeparator w:val=","/>
  <w14:docId w14:val="2FEA1B89"/>
  <w15:docId w15:val="{CABC40B5-C975-44C5-9341-BAB9BEBCC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3E9"/>
    <w:pPr>
      <w:bidi/>
      <w:spacing w:after="0" w:line="400" w:lineRule="atLeast"/>
      <w:ind w:firstLine="510"/>
      <w:jc w:val="both"/>
    </w:pPr>
    <w:rPr>
      <w:rFonts w:asciiTheme="majorBidi" w:eastAsia="Times New Roman" w:hAnsiTheme="majorBidi" w:cstheme="majorBidi"/>
      <w:noProof/>
      <w:sz w:val="24"/>
      <w:szCs w:val="24"/>
    </w:rPr>
  </w:style>
  <w:style w:type="paragraph" w:styleId="Heading1">
    <w:name w:val="heading 1"/>
    <w:basedOn w:val="Normal"/>
    <w:next w:val="Normal"/>
    <w:link w:val="Heading1Char"/>
    <w:qFormat/>
    <w:rsid w:val="00322C7D"/>
    <w:pPr>
      <w:keepNext/>
      <w:numPr>
        <w:numId w:val="42"/>
      </w:numPr>
      <w:spacing w:before="240" w:after="60"/>
      <w:jc w:val="center"/>
      <w:outlineLvl w:val="0"/>
    </w:pPr>
    <w:rPr>
      <w:rFonts w:ascii="Arial" w:hAnsi="Arial" w:cs="Arial"/>
      <w:b/>
      <w:bCs/>
      <w:color w:val="FF0000"/>
      <w:kern w:val="32"/>
      <w:sz w:val="72"/>
      <w:szCs w:val="72"/>
    </w:rPr>
  </w:style>
  <w:style w:type="paragraph" w:styleId="Heading2">
    <w:name w:val="heading 2"/>
    <w:basedOn w:val="Normal"/>
    <w:next w:val="Normal"/>
    <w:link w:val="Heading2Char"/>
    <w:autoRedefine/>
    <w:qFormat/>
    <w:rsid w:val="00905681"/>
    <w:pPr>
      <w:keepNext/>
      <w:numPr>
        <w:ilvl w:val="1"/>
        <w:numId w:val="42"/>
      </w:numPr>
      <w:spacing w:before="360" w:after="180"/>
      <w:ind w:left="576"/>
      <w:jc w:val="center"/>
      <w:outlineLvl w:val="1"/>
    </w:pPr>
    <w:rPr>
      <w:rFonts w:ascii="Arial" w:hAnsi="Arial" w:cs="Arial"/>
      <w:b/>
      <w:bCs/>
      <w:color w:val="FF0000"/>
      <w:kern w:val="32"/>
      <w:sz w:val="32"/>
      <w:szCs w:val="32"/>
    </w:rPr>
  </w:style>
  <w:style w:type="paragraph" w:styleId="Heading3">
    <w:name w:val="heading 3"/>
    <w:basedOn w:val="Normal"/>
    <w:next w:val="Normal"/>
    <w:link w:val="Heading3Char"/>
    <w:unhideWhenUsed/>
    <w:qFormat/>
    <w:rsid w:val="00942A0F"/>
    <w:pPr>
      <w:keepNext/>
      <w:keepLines/>
      <w:numPr>
        <w:ilvl w:val="2"/>
        <w:numId w:val="42"/>
      </w:numPr>
      <w:spacing w:before="320" w:after="120"/>
      <w:outlineLvl w:val="2"/>
    </w:pPr>
    <w:rPr>
      <w:rFonts w:asciiTheme="minorBidi" w:eastAsiaTheme="majorEastAsia" w:hAnsiTheme="minorBidi" w:cstheme="minorBidi"/>
      <w:b/>
      <w:bCs/>
      <w:color w:val="FF0000"/>
      <w:szCs w:val="28"/>
    </w:rPr>
  </w:style>
  <w:style w:type="paragraph" w:styleId="Heading4">
    <w:name w:val="heading 4"/>
    <w:basedOn w:val="Normal"/>
    <w:next w:val="Normal"/>
    <w:link w:val="Heading4Char"/>
    <w:qFormat/>
    <w:rsid w:val="000B1F45"/>
    <w:pPr>
      <w:keepNext/>
      <w:numPr>
        <w:ilvl w:val="3"/>
        <w:numId w:val="42"/>
      </w:numPr>
      <w:spacing w:before="240" w:after="60"/>
      <w:outlineLvl w:val="3"/>
    </w:pPr>
    <w:rPr>
      <w:rFonts w:asciiTheme="minorBidi" w:hAnsiTheme="minorBidi" w:cstheme="minorBidi"/>
      <w:b/>
      <w:bCs/>
      <w:color w:val="FF0000"/>
    </w:rPr>
  </w:style>
  <w:style w:type="paragraph" w:styleId="Heading5">
    <w:name w:val="heading 5"/>
    <w:basedOn w:val="Normal"/>
    <w:next w:val="Normal"/>
    <w:link w:val="Heading5Char"/>
    <w:qFormat/>
    <w:rsid w:val="00AF5247"/>
    <w:pPr>
      <w:numPr>
        <w:ilvl w:val="4"/>
        <w:numId w:val="42"/>
      </w:numPr>
      <w:spacing w:before="240" w:after="60"/>
      <w:outlineLvl w:val="4"/>
    </w:pPr>
    <w:rPr>
      <w:b/>
      <w:bCs/>
      <w:i/>
      <w:iCs/>
      <w:sz w:val="26"/>
      <w:szCs w:val="26"/>
    </w:rPr>
  </w:style>
  <w:style w:type="paragraph" w:styleId="Heading6">
    <w:name w:val="heading 6"/>
    <w:basedOn w:val="Normal"/>
    <w:next w:val="Normal"/>
    <w:link w:val="Heading6Char"/>
    <w:qFormat/>
    <w:rsid w:val="00AF5247"/>
    <w:pPr>
      <w:numPr>
        <w:ilvl w:val="5"/>
        <w:numId w:val="42"/>
      </w:numPr>
      <w:spacing w:before="240" w:after="60"/>
      <w:outlineLvl w:val="5"/>
    </w:pPr>
    <w:rPr>
      <w:rFonts w:cs="Times New Roman"/>
      <w:b/>
      <w:bCs/>
      <w:sz w:val="22"/>
      <w:szCs w:val="22"/>
    </w:rPr>
  </w:style>
  <w:style w:type="paragraph" w:styleId="Heading7">
    <w:name w:val="heading 7"/>
    <w:basedOn w:val="Normal"/>
    <w:next w:val="Normal"/>
    <w:link w:val="Heading7Char"/>
    <w:qFormat/>
    <w:rsid w:val="00AF5247"/>
    <w:pPr>
      <w:numPr>
        <w:ilvl w:val="6"/>
        <w:numId w:val="42"/>
      </w:numPr>
      <w:spacing w:before="240" w:after="60"/>
      <w:outlineLvl w:val="6"/>
    </w:pPr>
    <w:rPr>
      <w:rFonts w:cs="Times New Roman"/>
    </w:rPr>
  </w:style>
  <w:style w:type="paragraph" w:styleId="Heading8">
    <w:name w:val="heading 8"/>
    <w:basedOn w:val="Normal"/>
    <w:next w:val="Normal"/>
    <w:link w:val="Heading8Char"/>
    <w:qFormat/>
    <w:rsid w:val="00AF5247"/>
    <w:pPr>
      <w:numPr>
        <w:ilvl w:val="7"/>
        <w:numId w:val="42"/>
      </w:numPr>
      <w:spacing w:before="240" w:after="60"/>
      <w:outlineLvl w:val="7"/>
    </w:pPr>
    <w:rPr>
      <w:rFonts w:cs="Times New Roman"/>
      <w:i/>
      <w:iCs/>
    </w:rPr>
  </w:style>
  <w:style w:type="paragraph" w:styleId="Heading9">
    <w:name w:val="heading 9"/>
    <w:basedOn w:val="Normal"/>
    <w:next w:val="Normal"/>
    <w:link w:val="Heading9Char"/>
    <w:qFormat/>
    <w:rsid w:val="00AF5247"/>
    <w:pPr>
      <w:numPr>
        <w:ilvl w:val="8"/>
        <w:numId w:val="4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22C7D"/>
    <w:rPr>
      <w:rFonts w:ascii="Arial" w:eastAsia="Times New Roman" w:hAnsi="Arial" w:cs="Arial"/>
      <w:b/>
      <w:bCs/>
      <w:noProof/>
      <w:color w:val="FF0000"/>
      <w:kern w:val="32"/>
      <w:sz w:val="72"/>
      <w:szCs w:val="72"/>
    </w:rPr>
  </w:style>
  <w:style w:type="paragraph" w:styleId="Footer">
    <w:name w:val="footer"/>
    <w:basedOn w:val="Normal"/>
    <w:link w:val="FooterChar"/>
    <w:rsid w:val="00AF5247"/>
    <w:pPr>
      <w:tabs>
        <w:tab w:val="center" w:pos="4153"/>
        <w:tab w:val="right" w:pos="8306"/>
      </w:tabs>
    </w:pPr>
  </w:style>
  <w:style w:type="character" w:customStyle="1" w:styleId="FooterChar">
    <w:name w:val="Footer Char"/>
    <w:basedOn w:val="DefaultParagraphFont"/>
    <w:link w:val="Footer"/>
    <w:rsid w:val="00AF5247"/>
    <w:rPr>
      <w:rFonts w:ascii="Times New Roman" w:eastAsia="Times New Roman" w:hAnsi="Times New Roman" w:cs="Narkisim"/>
      <w:noProof/>
      <w:color w:val="990000"/>
      <w:sz w:val="24"/>
      <w:szCs w:val="24"/>
    </w:rPr>
  </w:style>
  <w:style w:type="character" w:styleId="PageNumber">
    <w:name w:val="page number"/>
    <w:basedOn w:val="DefaultParagraphFont"/>
    <w:rsid w:val="00AF5247"/>
  </w:style>
  <w:style w:type="paragraph" w:styleId="Header">
    <w:name w:val="header"/>
    <w:basedOn w:val="Normal"/>
    <w:link w:val="HeaderChar"/>
    <w:rsid w:val="00AF5247"/>
    <w:pPr>
      <w:tabs>
        <w:tab w:val="center" w:pos="4153"/>
        <w:tab w:val="right" w:pos="8306"/>
      </w:tabs>
    </w:pPr>
  </w:style>
  <w:style w:type="character" w:customStyle="1" w:styleId="HeaderChar">
    <w:name w:val="Header Char"/>
    <w:basedOn w:val="DefaultParagraphFont"/>
    <w:link w:val="Header"/>
    <w:rsid w:val="00AF5247"/>
    <w:rPr>
      <w:rFonts w:ascii="Times New Roman" w:eastAsia="Times New Roman" w:hAnsi="Times New Roman" w:cs="Narkisim"/>
      <w:noProof/>
      <w:color w:val="990000"/>
      <w:sz w:val="24"/>
      <w:szCs w:val="24"/>
    </w:rPr>
  </w:style>
  <w:style w:type="paragraph" w:styleId="TOC1">
    <w:name w:val="toc 1"/>
    <w:basedOn w:val="Normal"/>
    <w:next w:val="Normal"/>
    <w:autoRedefine/>
    <w:uiPriority w:val="39"/>
    <w:rsid w:val="004627AB"/>
    <w:pPr>
      <w:tabs>
        <w:tab w:val="right" w:leader="dot" w:pos="9736"/>
      </w:tabs>
      <w:bidi w:val="0"/>
      <w:spacing w:before="120" w:after="120"/>
    </w:pPr>
    <w:rPr>
      <w:rFonts w:cs="Times New Roman"/>
      <w:b/>
      <w:bCs/>
      <w:caps/>
      <w:sz w:val="20"/>
      <w:szCs w:val="20"/>
    </w:rPr>
  </w:style>
  <w:style w:type="character" w:styleId="Hyperlink">
    <w:name w:val="Hyperlink"/>
    <w:basedOn w:val="DefaultParagraphFont"/>
    <w:uiPriority w:val="99"/>
    <w:rsid w:val="00AF5247"/>
    <w:rPr>
      <w:color w:val="0000FF"/>
      <w:u w:val="single"/>
    </w:rPr>
  </w:style>
  <w:style w:type="character" w:customStyle="1" w:styleId="Heading3Char">
    <w:name w:val="Heading 3 Char"/>
    <w:basedOn w:val="DefaultParagraphFont"/>
    <w:link w:val="Heading3"/>
    <w:rsid w:val="00942A0F"/>
    <w:rPr>
      <w:rFonts w:asciiTheme="minorBidi" w:eastAsiaTheme="majorEastAsia" w:hAnsiTheme="minorBidi"/>
      <w:b/>
      <w:bCs/>
      <w:noProof/>
      <w:color w:val="FF0000"/>
      <w:sz w:val="24"/>
      <w:szCs w:val="28"/>
    </w:rPr>
  </w:style>
  <w:style w:type="character" w:customStyle="1" w:styleId="Heading2Char">
    <w:name w:val="Heading 2 Char"/>
    <w:basedOn w:val="DefaultParagraphFont"/>
    <w:link w:val="Heading2"/>
    <w:rsid w:val="00905681"/>
    <w:rPr>
      <w:rFonts w:ascii="Arial" w:eastAsia="Times New Roman" w:hAnsi="Arial" w:cs="Arial"/>
      <w:b/>
      <w:bCs/>
      <w:noProof/>
      <w:color w:val="FF0000"/>
      <w:kern w:val="32"/>
      <w:sz w:val="32"/>
      <w:szCs w:val="32"/>
    </w:rPr>
  </w:style>
  <w:style w:type="character" w:customStyle="1" w:styleId="Heading4Char">
    <w:name w:val="Heading 4 Char"/>
    <w:basedOn w:val="DefaultParagraphFont"/>
    <w:link w:val="Heading4"/>
    <w:rsid w:val="000B1F45"/>
    <w:rPr>
      <w:rFonts w:asciiTheme="minorBidi" w:eastAsia="Times New Roman" w:hAnsiTheme="minorBidi"/>
      <w:b/>
      <w:bCs/>
      <w:noProof/>
      <w:color w:val="FF0000"/>
      <w:sz w:val="24"/>
      <w:szCs w:val="24"/>
    </w:rPr>
  </w:style>
  <w:style w:type="character" w:customStyle="1" w:styleId="Heading5Char">
    <w:name w:val="Heading 5 Char"/>
    <w:basedOn w:val="DefaultParagraphFont"/>
    <w:link w:val="Heading5"/>
    <w:rsid w:val="00AF5247"/>
    <w:rPr>
      <w:rFonts w:asciiTheme="majorBidi" w:eastAsia="Times New Roman" w:hAnsiTheme="majorBidi" w:cstheme="majorBidi"/>
      <w:b/>
      <w:bCs/>
      <w:i/>
      <w:iCs/>
      <w:noProof/>
      <w:sz w:val="26"/>
      <w:szCs w:val="26"/>
    </w:rPr>
  </w:style>
  <w:style w:type="character" w:customStyle="1" w:styleId="Heading6Char">
    <w:name w:val="Heading 6 Char"/>
    <w:basedOn w:val="DefaultParagraphFont"/>
    <w:link w:val="Heading6"/>
    <w:rsid w:val="00AF5247"/>
    <w:rPr>
      <w:rFonts w:asciiTheme="majorBidi" w:eastAsia="Times New Roman" w:hAnsiTheme="majorBidi" w:cs="Times New Roman"/>
      <w:b/>
      <w:bCs/>
      <w:noProof/>
    </w:rPr>
  </w:style>
  <w:style w:type="character" w:customStyle="1" w:styleId="Heading7Char">
    <w:name w:val="Heading 7 Char"/>
    <w:basedOn w:val="DefaultParagraphFont"/>
    <w:link w:val="Heading7"/>
    <w:rsid w:val="00AF5247"/>
    <w:rPr>
      <w:rFonts w:asciiTheme="majorBidi" w:eastAsia="Times New Roman" w:hAnsiTheme="majorBidi" w:cs="Times New Roman"/>
      <w:noProof/>
      <w:sz w:val="24"/>
      <w:szCs w:val="24"/>
    </w:rPr>
  </w:style>
  <w:style w:type="character" w:customStyle="1" w:styleId="Heading8Char">
    <w:name w:val="Heading 8 Char"/>
    <w:basedOn w:val="DefaultParagraphFont"/>
    <w:link w:val="Heading8"/>
    <w:rsid w:val="00AF5247"/>
    <w:rPr>
      <w:rFonts w:asciiTheme="majorBidi" w:eastAsia="Times New Roman" w:hAnsiTheme="majorBidi" w:cs="Times New Roman"/>
      <w:i/>
      <w:iCs/>
      <w:noProof/>
      <w:sz w:val="24"/>
      <w:szCs w:val="24"/>
    </w:rPr>
  </w:style>
  <w:style w:type="character" w:customStyle="1" w:styleId="Heading9Char">
    <w:name w:val="Heading 9 Char"/>
    <w:basedOn w:val="DefaultParagraphFont"/>
    <w:link w:val="Heading9"/>
    <w:rsid w:val="00AF5247"/>
    <w:rPr>
      <w:rFonts w:ascii="Arial" w:eastAsia="Times New Roman" w:hAnsi="Arial" w:cs="Arial"/>
      <w:noProof/>
    </w:rPr>
  </w:style>
  <w:style w:type="paragraph" w:styleId="BodyTextIndent">
    <w:name w:val="Body Text Indent"/>
    <w:basedOn w:val="Normal"/>
    <w:link w:val="BodyTextIndentChar"/>
    <w:autoRedefine/>
    <w:qFormat/>
    <w:rsid w:val="00DF31FD"/>
    <w:pPr>
      <w:spacing w:line="360" w:lineRule="auto"/>
      <w:ind w:left="870" w:firstLine="0"/>
    </w:pPr>
    <w:rPr>
      <w:rFonts w:cs="Times New Roman"/>
    </w:rPr>
  </w:style>
  <w:style w:type="character" w:customStyle="1" w:styleId="BodyTextIndentChar">
    <w:name w:val="Body Text Indent Char"/>
    <w:basedOn w:val="DefaultParagraphFont"/>
    <w:link w:val="BodyTextIndent"/>
    <w:rsid w:val="00DF31FD"/>
    <w:rPr>
      <w:rFonts w:asciiTheme="majorBidi" w:eastAsia="Times New Roman" w:hAnsiTheme="majorBidi" w:cs="Times New Roman"/>
      <w:noProof/>
      <w:sz w:val="24"/>
      <w:szCs w:val="24"/>
    </w:rPr>
  </w:style>
  <w:style w:type="paragraph" w:styleId="ListBullet">
    <w:name w:val="List Bullet"/>
    <w:basedOn w:val="Normal"/>
    <w:autoRedefine/>
    <w:rsid w:val="00AF5247"/>
    <w:pPr>
      <w:numPr>
        <w:numId w:val="1"/>
      </w:numPr>
    </w:pPr>
  </w:style>
  <w:style w:type="paragraph" w:styleId="HTMLPreformatted">
    <w:name w:val="HTML Preformatted"/>
    <w:basedOn w:val="Normal"/>
    <w:link w:val="HTMLPreformattedChar"/>
    <w:rsid w:val="00AF5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eastAsia="Courier New" w:hAnsi="Courier New" w:cs="Courier New"/>
      <w:noProof w:val="0"/>
      <w:sz w:val="20"/>
      <w:szCs w:val="20"/>
    </w:rPr>
  </w:style>
  <w:style w:type="character" w:customStyle="1" w:styleId="HTMLPreformattedChar">
    <w:name w:val="HTML Preformatted Char"/>
    <w:basedOn w:val="DefaultParagraphFont"/>
    <w:link w:val="HTMLPreformatted"/>
    <w:rsid w:val="00AF5247"/>
    <w:rPr>
      <w:rFonts w:ascii="Courier New" w:eastAsia="Courier New" w:hAnsi="Courier New" w:cs="Courier New"/>
      <w:sz w:val="20"/>
      <w:szCs w:val="20"/>
    </w:rPr>
  </w:style>
  <w:style w:type="paragraph" w:customStyle="1" w:styleId="Style1">
    <w:name w:val="Style1"/>
    <w:basedOn w:val="Heading4"/>
    <w:rsid w:val="00AF5247"/>
  </w:style>
  <w:style w:type="paragraph" w:customStyle="1" w:styleId="Style2">
    <w:name w:val="Style2"/>
    <w:basedOn w:val="Heading5"/>
    <w:rsid w:val="00AF5247"/>
  </w:style>
  <w:style w:type="paragraph" w:customStyle="1" w:styleId="Style3">
    <w:name w:val="Style3"/>
    <w:basedOn w:val="Heading6"/>
    <w:rsid w:val="00AF5247"/>
  </w:style>
  <w:style w:type="paragraph" w:customStyle="1" w:styleId="Style4">
    <w:name w:val="Style4"/>
    <w:basedOn w:val="Heading7"/>
    <w:link w:val="Style4Char"/>
    <w:rsid w:val="00AF5247"/>
  </w:style>
  <w:style w:type="paragraph" w:customStyle="1" w:styleId="Style5">
    <w:name w:val="Style5"/>
    <w:basedOn w:val="Heading8"/>
    <w:rsid w:val="00AF5247"/>
  </w:style>
  <w:style w:type="paragraph" w:customStyle="1" w:styleId="Style6">
    <w:name w:val="Style6"/>
    <w:basedOn w:val="Heading9"/>
    <w:rsid w:val="00AF5247"/>
  </w:style>
  <w:style w:type="paragraph" w:styleId="TOC2">
    <w:name w:val="toc 2"/>
    <w:basedOn w:val="Normal"/>
    <w:next w:val="Normal"/>
    <w:autoRedefine/>
    <w:uiPriority w:val="39"/>
    <w:rsid w:val="004627AB"/>
    <w:pPr>
      <w:bidi w:val="0"/>
      <w:ind w:left="240"/>
    </w:pPr>
    <w:rPr>
      <w:rFonts w:cs="Times New Roman"/>
      <w:smallCaps/>
      <w:sz w:val="20"/>
      <w:szCs w:val="20"/>
    </w:rPr>
  </w:style>
  <w:style w:type="paragraph" w:styleId="TOC3">
    <w:name w:val="toc 3"/>
    <w:basedOn w:val="Normal"/>
    <w:next w:val="Normal"/>
    <w:autoRedefine/>
    <w:uiPriority w:val="39"/>
    <w:qFormat/>
    <w:rsid w:val="004627AB"/>
    <w:pPr>
      <w:tabs>
        <w:tab w:val="right" w:leader="dot" w:pos="9736"/>
      </w:tabs>
      <w:bidi w:val="0"/>
      <w:ind w:left="480"/>
    </w:pPr>
    <w:rPr>
      <w:rFonts w:cs="Times New Roman"/>
      <w:i/>
      <w:iCs/>
      <w:sz w:val="20"/>
      <w:szCs w:val="20"/>
    </w:rPr>
  </w:style>
  <w:style w:type="paragraph" w:styleId="TOC4">
    <w:name w:val="toc 4"/>
    <w:basedOn w:val="Normal"/>
    <w:next w:val="Normal"/>
    <w:autoRedefine/>
    <w:uiPriority w:val="39"/>
    <w:rsid w:val="00AF5247"/>
    <w:pPr>
      <w:bidi w:val="0"/>
      <w:ind w:left="720"/>
    </w:pPr>
    <w:rPr>
      <w:rFonts w:cs="Times New Roman"/>
      <w:sz w:val="18"/>
      <w:szCs w:val="18"/>
    </w:rPr>
  </w:style>
  <w:style w:type="paragraph" w:styleId="TOC5">
    <w:name w:val="toc 5"/>
    <w:basedOn w:val="Normal"/>
    <w:next w:val="Normal"/>
    <w:autoRedefine/>
    <w:uiPriority w:val="39"/>
    <w:rsid w:val="00AF5247"/>
    <w:pPr>
      <w:bidi w:val="0"/>
      <w:ind w:left="960"/>
    </w:pPr>
    <w:rPr>
      <w:rFonts w:cs="Times New Roman"/>
      <w:sz w:val="18"/>
      <w:szCs w:val="18"/>
    </w:rPr>
  </w:style>
  <w:style w:type="paragraph" w:styleId="TOC6">
    <w:name w:val="toc 6"/>
    <w:basedOn w:val="Normal"/>
    <w:next w:val="Normal"/>
    <w:autoRedefine/>
    <w:uiPriority w:val="39"/>
    <w:rsid w:val="00AF5247"/>
    <w:pPr>
      <w:bidi w:val="0"/>
      <w:ind w:left="1200"/>
    </w:pPr>
    <w:rPr>
      <w:rFonts w:cs="Times New Roman"/>
      <w:sz w:val="18"/>
      <w:szCs w:val="18"/>
    </w:rPr>
  </w:style>
  <w:style w:type="paragraph" w:styleId="TOC7">
    <w:name w:val="toc 7"/>
    <w:basedOn w:val="Normal"/>
    <w:next w:val="Normal"/>
    <w:autoRedefine/>
    <w:uiPriority w:val="39"/>
    <w:rsid w:val="00AF5247"/>
    <w:pPr>
      <w:bidi w:val="0"/>
      <w:ind w:left="1440"/>
    </w:pPr>
    <w:rPr>
      <w:rFonts w:cs="Times New Roman"/>
      <w:sz w:val="18"/>
      <w:szCs w:val="18"/>
    </w:rPr>
  </w:style>
  <w:style w:type="paragraph" w:styleId="TOC8">
    <w:name w:val="toc 8"/>
    <w:basedOn w:val="Normal"/>
    <w:next w:val="Normal"/>
    <w:autoRedefine/>
    <w:uiPriority w:val="39"/>
    <w:rsid w:val="00AF5247"/>
    <w:pPr>
      <w:bidi w:val="0"/>
      <w:ind w:left="1680"/>
    </w:pPr>
    <w:rPr>
      <w:rFonts w:cs="Times New Roman"/>
      <w:sz w:val="18"/>
      <w:szCs w:val="18"/>
    </w:rPr>
  </w:style>
  <w:style w:type="paragraph" w:styleId="TOC9">
    <w:name w:val="toc 9"/>
    <w:basedOn w:val="Normal"/>
    <w:next w:val="Normal"/>
    <w:autoRedefine/>
    <w:uiPriority w:val="39"/>
    <w:rsid w:val="00AF5247"/>
    <w:pPr>
      <w:bidi w:val="0"/>
      <w:ind w:left="1920"/>
    </w:pPr>
    <w:rPr>
      <w:rFonts w:cs="Times New Roman"/>
      <w:sz w:val="18"/>
      <w:szCs w:val="18"/>
    </w:rPr>
  </w:style>
  <w:style w:type="table" w:styleId="TableGrid">
    <w:name w:val="Table Grid"/>
    <w:basedOn w:val="TableNormal"/>
    <w:rsid w:val="00803EA1"/>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3EA1"/>
    <w:rPr>
      <w:rFonts w:ascii="Tahoma" w:hAnsi="Tahoma" w:cs="Tahoma"/>
      <w:sz w:val="16"/>
      <w:szCs w:val="16"/>
    </w:rPr>
  </w:style>
  <w:style w:type="character" w:customStyle="1" w:styleId="BalloonTextChar">
    <w:name w:val="Balloon Text Char"/>
    <w:basedOn w:val="DefaultParagraphFont"/>
    <w:link w:val="BalloonText"/>
    <w:uiPriority w:val="99"/>
    <w:semiHidden/>
    <w:rsid w:val="00803EA1"/>
    <w:rPr>
      <w:rFonts w:ascii="Tahoma" w:eastAsia="Times New Roman" w:hAnsi="Tahoma" w:cs="Tahoma"/>
      <w:noProof/>
      <w:color w:val="990000"/>
      <w:sz w:val="16"/>
      <w:szCs w:val="16"/>
    </w:rPr>
  </w:style>
  <w:style w:type="paragraph" w:styleId="FootnoteText">
    <w:name w:val="footnote text"/>
    <w:basedOn w:val="Normal"/>
    <w:link w:val="FootnoteTextChar"/>
    <w:semiHidden/>
    <w:rsid w:val="00506D6B"/>
    <w:rPr>
      <w:sz w:val="20"/>
      <w:szCs w:val="20"/>
    </w:rPr>
  </w:style>
  <w:style w:type="character" w:customStyle="1" w:styleId="FootnoteTextChar">
    <w:name w:val="Footnote Text Char"/>
    <w:basedOn w:val="DefaultParagraphFont"/>
    <w:link w:val="FootnoteText"/>
    <w:semiHidden/>
    <w:rsid w:val="00506D6B"/>
    <w:rPr>
      <w:rFonts w:ascii="Times New Roman" w:eastAsia="Times New Roman" w:hAnsi="Times New Roman" w:cs="Narkisim"/>
      <w:noProof/>
      <w:color w:val="990000"/>
      <w:sz w:val="20"/>
      <w:szCs w:val="20"/>
    </w:rPr>
  </w:style>
  <w:style w:type="character" w:styleId="FootnoteReference">
    <w:name w:val="footnote reference"/>
    <w:basedOn w:val="DefaultParagraphFont"/>
    <w:semiHidden/>
    <w:rsid w:val="00506D6B"/>
    <w:rPr>
      <w:vertAlign w:val="superscript"/>
    </w:rPr>
  </w:style>
  <w:style w:type="paragraph" w:styleId="NormalWeb">
    <w:name w:val="Normal (Web)"/>
    <w:basedOn w:val="Normal"/>
    <w:uiPriority w:val="99"/>
    <w:rsid w:val="00904E8B"/>
    <w:pPr>
      <w:bidi w:val="0"/>
      <w:spacing w:before="100" w:beforeAutospacing="1" w:after="100" w:afterAutospacing="1"/>
    </w:pPr>
    <w:rPr>
      <w:rFonts w:ascii="Arial" w:hAnsi="Arial" w:cs="Arial"/>
      <w:noProof w:val="0"/>
      <w:color w:val="000000"/>
    </w:rPr>
  </w:style>
  <w:style w:type="paragraph" w:customStyle="1" w:styleId="Todelete">
    <w:name w:val="To delete"/>
    <w:basedOn w:val="Normal"/>
    <w:link w:val="TodeleteChar"/>
    <w:qFormat/>
    <w:rsid w:val="00C819F8"/>
    <w:pPr>
      <w:spacing w:line="360" w:lineRule="auto"/>
    </w:pPr>
    <w:rPr>
      <w:color w:val="FFCC99"/>
    </w:rPr>
  </w:style>
  <w:style w:type="character" w:customStyle="1" w:styleId="TodeleteChar">
    <w:name w:val="To delete Char"/>
    <w:basedOn w:val="DefaultParagraphFont"/>
    <w:link w:val="Todelete"/>
    <w:rsid w:val="00C819F8"/>
    <w:rPr>
      <w:rFonts w:ascii="Times New Roman" w:eastAsia="Times New Roman" w:hAnsi="Times New Roman" w:cs="Narkisim"/>
      <w:noProof/>
      <w:color w:val="FFCC99"/>
      <w:sz w:val="24"/>
      <w:szCs w:val="24"/>
    </w:rPr>
  </w:style>
  <w:style w:type="paragraph" w:styleId="TOCHeading">
    <w:name w:val="TOC Heading"/>
    <w:basedOn w:val="Heading1"/>
    <w:next w:val="Normal"/>
    <w:uiPriority w:val="39"/>
    <w:semiHidden/>
    <w:unhideWhenUsed/>
    <w:qFormat/>
    <w:rsid w:val="00D54EF5"/>
    <w:pPr>
      <w:keepLines/>
      <w:bidi w:val="0"/>
      <w:spacing w:before="480" w:after="0" w:line="276" w:lineRule="auto"/>
      <w:jc w:val="left"/>
      <w:outlineLvl w:val="9"/>
    </w:pPr>
    <w:rPr>
      <w:rFonts w:asciiTheme="majorHAnsi" w:eastAsiaTheme="majorEastAsia" w:hAnsiTheme="majorHAnsi" w:cstheme="majorBidi"/>
      <w:noProof w:val="0"/>
      <w:color w:val="548AB7" w:themeColor="accent1" w:themeShade="BF"/>
      <w:kern w:val="0"/>
      <w:sz w:val="28"/>
      <w:szCs w:val="28"/>
      <w:lang w:bidi="ar-SA"/>
    </w:rPr>
  </w:style>
  <w:style w:type="paragraph" w:styleId="ListParagraph">
    <w:name w:val="List Paragraph"/>
    <w:basedOn w:val="Normal"/>
    <w:uiPriority w:val="34"/>
    <w:qFormat/>
    <w:rsid w:val="00FB56C5"/>
    <w:pPr>
      <w:ind w:left="720"/>
      <w:contextualSpacing/>
    </w:pPr>
  </w:style>
  <w:style w:type="paragraph" w:styleId="Title">
    <w:name w:val="Title"/>
    <w:basedOn w:val="Normal"/>
    <w:next w:val="Normal"/>
    <w:link w:val="TitleChar"/>
    <w:uiPriority w:val="10"/>
    <w:qFormat/>
    <w:rsid w:val="007548C7"/>
    <w:pPr>
      <w:pBdr>
        <w:bottom w:val="single" w:sz="8" w:space="4" w:color="94B6D2" w:themeColor="accent1"/>
      </w:pBdr>
      <w:spacing w:after="300"/>
      <w:contextualSpacing/>
    </w:pPr>
    <w:rPr>
      <w:rFonts w:asciiTheme="majorHAnsi" w:eastAsiaTheme="majorEastAsia" w:hAnsiTheme="majorHAnsi"/>
      <w:color w:val="59473F" w:themeColor="text2" w:themeShade="BF"/>
      <w:spacing w:val="5"/>
      <w:kern w:val="28"/>
      <w:sz w:val="52"/>
      <w:szCs w:val="52"/>
    </w:rPr>
  </w:style>
  <w:style w:type="character" w:customStyle="1" w:styleId="TitleChar">
    <w:name w:val="Title Char"/>
    <w:basedOn w:val="DefaultParagraphFont"/>
    <w:link w:val="Title"/>
    <w:uiPriority w:val="10"/>
    <w:rsid w:val="007548C7"/>
    <w:rPr>
      <w:rFonts w:asciiTheme="majorHAnsi" w:eastAsiaTheme="majorEastAsia" w:hAnsiTheme="majorHAnsi" w:cstheme="majorBidi"/>
      <w:noProof/>
      <w:color w:val="59473F" w:themeColor="text2" w:themeShade="BF"/>
      <w:spacing w:val="5"/>
      <w:kern w:val="28"/>
      <w:sz w:val="52"/>
      <w:szCs w:val="52"/>
    </w:rPr>
  </w:style>
  <w:style w:type="character" w:styleId="PlaceholderText">
    <w:name w:val="Placeholder Text"/>
    <w:basedOn w:val="DefaultParagraphFont"/>
    <w:uiPriority w:val="99"/>
    <w:semiHidden/>
    <w:rsid w:val="00535468"/>
    <w:rPr>
      <w:color w:val="808080"/>
    </w:rPr>
  </w:style>
  <w:style w:type="character" w:customStyle="1" w:styleId="Style4Char">
    <w:name w:val="Style4 Char"/>
    <w:basedOn w:val="Heading7Char"/>
    <w:link w:val="Style4"/>
    <w:rsid w:val="003D5955"/>
    <w:rPr>
      <w:rFonts w:asciiTheme="majorBidi" w:eastAsia="Times New Roman" w:hAnsiTheme="majorBidi" w:cs="Times New Roman"/>
      <w:noProof/>
      <w:color w:val="990000"/>
      <w:sz w:val="24"/>
      <w:szCs w:val="24"/>
    </w:rPr>
  </w:style>
  <w:style w:type="paragraph" w:styleId="Revision">
    <w:name w:val="Revision"/>
    <w:hidden/>
    <w:uiPriority w:val="99"/>
    <w:semiHidden/>
    <w:rsid w:val="00C172FD"/>
    <w:pPr>
      <w:spacing w:after="0" w:line="240" w:lineRule="auto"/>
    </w:pPr>
    <w:rPr>
      <w:rFonts w:asciiTheme="majorBidi" w:eastAsia="Times New Roman" w:hAnsiTheme="majorBidi" w:cstheme="majorBidi"/>
      <w:noProof/>
      <w:sz w:val="24"/>
      <w:szCs w:val="24"/>
    </w:rPr>
  </w:style>
  <w:style w:type="paragraph" w:styleId="DocumentMap">
    <w:name w:val="Document Map"/>
    <w:basedOn w:val="Normal"/>
    <w:link w:val="DocumentMapChar"/>
    <w:uiPriority w:val="99"/>
    <w:semiHidden/>
    <w:unhideWhenUsed/>
    <w:rsid w:val="002A5591"/>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A5591"/>
    <w:rPr>
      <w:rFonts w:ascii="Tahoma" w:eastAsia="Times New Roman" w:hAnsi="Tahoma" w:cs="Tahoma"/>
      <w:noProof/>
      <w:sz w:val="16"/>
      <w:szCs w:val="16"/>
    </w:rPr>
  </w:style>
  <w:style w:type="character" w:customStyle="1" w:styleId="apple-converted-space">
    <w:name w:val="apple-converted-space"/>
    <w:basedOn w:val="DefaultParagraphFont"/>
    <w:rsid w:val="00C23DB2"/>
  </w:style>
  <w:style w:type="character" w:styleId="Emphasis">
    <w:name w:val="Emphasis"/>
    <w:basedOn w:val="DefaultParagraphFont"/>
    <w:uiPriority w:val="20"/>
    <w:qFormat/>
    <w:rsid w:val="00C23DB2"/>
    <w:rPr>
      <w:i/>
      <w:iCs/>
    </w:rPr>
  </w:style>
  <w:style w:type="character" w:customStyle="1" w:styleId="il">
    <w:name w:val="il"/>
    <w:basedOn w:val="DefaultParagraphFont"/>
    <w:rsid w:val="00B603A6"/>
  </w:style>
  <w:style w:type="paragraph" w:styleId="IntenseQuote">
    <w:name w:val="Intense Quote"/>
    <w:basedOn w:val="Normal"/>
    <w:next w:val="Normal"/>
    <w:link w:val="IntenseQuoteChar"/>
    <w:uiPriority w:val="30"/>
    <w:qFormat/>
    <w:rsid w:val="00335555"/>
    <w:pPr>
      <w:pBdr>
        <w:bottom w:val="single" w:sz="4" w:space="4" w:color="94B6D2" w:themeColor="accent1"/>
      </w:pBdr>
      <w:spacing w:before="200" w:after="280"/>
      <w:ind w:left="936" w:right="936"/>
    </w:pPr>
    <w:rPr>
      <w:b/>
      <w:bCs/>
      <w:i/>
      <w:iCs/>
      <w:color w:val="94B6D2" w:themeColor="accent1"/>
    </w:rPr>
  </w:style>
  <w:style w:type="character" w:customStyle="1" w:styleId="IntenseQuoteChar">
    <w:name w:val="Intense Quote Char"/>
    <w:basedOn w:val="DefaultParagraphFont"/>
    <w:link w:val="IntenseQuote"/>
    <w:uiPriority w:val="30"/>
    <w:rsid w:val="00335555"/>
    <w:rPr>
      <w:rFonts w:asciiTheme="majorBidi" w:eastAsia="Times New Roman" w:hAnsiTheme="majorBidi" w:cstheme="majorBidi"/>
      <w:b/>
      <w:bCs/>
      <w:i/>
      <w:iCs/>
      <w:noProof/>
      <w:color w:val="94B6D2" w:themeColor="accent1"/>
      <w:sz w:val="24"/>
      <w:szCs w:val="24"/>
    </w:rPr>
  </w:style>
  <w:style w:type="character" w:styleId="BookTitle">
    <w:name w:val="Book Title"/>
    <w:basedOn w:val="DefaultParagraphFont"/>
    <w:uiPriority w:val="33"/>
    <w:qFormat/>
    <w:rsid w:val="00335555"/>
    <w:rPr>
      <w:b/>
      <w:bCs/>
      <w:smallCaps/>
      <w:spacing w:val="5"/>
    </w:rPr>
  </w:style>
  <w:style w:type="character" w:styleId="FollowedHyperlink">
    <w:name w:val="FollowedHyperlink"/>
    <w:basedOn w:val="DefaultParagraphFont"/>
    <w:uiPriority w:val="99"/>
    <w:semiHidden/>
    <w:unhideWhenUsed/>
    <w:rsid w:val="00AF10C4"/>
    <w:rPr>
      <w:color w:val="704404" w:themeColor="followedHyperlink"/>
      <w:u w:val="single"/>
    </w:rPr>
  </w:style>
  <w:style w:type="character" w:styleId="Strong">
    <w:name w:val="Strong"/>
    <w:basedOn w:val="DefaultParagraphFont"/>
    <w:uiPriority w:val="22"/>
    <w:qFormat/>
    <w:rsid w:val="00053B76"/>
    <w:rPr>
      <w:b/>
      <w:bCs/>
    </w:rPr>
  </w:style>
  <w:style w:type="character" w:customStyle="1" w:styleId="gt-baf-word-clickable">
    <w:name w:val="gt-baf-word-clickable"/>
    <w:basedOn w:val="DefaultParagraphFont"/>
    <w:rsid w:val="00CD59C1"/>
  </w:style>
  <w:style w:type="character" w:customStyle="1" w:styleId="gt-baf-back">
    <w:name w:val="gt-baf-back"/>
    <w:basedOn w:val="DefaultParagraphFont"/>
    <w:rsid w:val="00CD59C1"/>
  </w:style>
  <w:style w:type="character" w:styleId="CommentReference">
    <w:name w:val="annotation reference"/>
    <w:basedOn w:val="DefaultParagraphFont"/>
    <w:uiPriority w:val="99"/>
    <w:semiHidden/>
    <w:unhideWhenUsed/>
    <w:rsid w:val="00B00D69"/>
    <w:rPr>
      <w:sz w:val="16"/>
      <w:szCs w:val="16"/>
    </w:rPr>
  </w:style>
  <w:style w:type="paragraph" w:styleId="CommentText">
    <w:name w:val="annotation text"/>
    <w:basedOn w:val="Normal"/>
    <w:link w:val="CommentTextChar"/>
    <w:uiPriority w:val="99"/>
    <w:semiHidden/>
    <w:unhideWhenUsed/>
    <w:rsid w:val="00B00D69"/>
    <w:pPr>
      <w:spacing w:line="240" w:lineRule="auto"/>
    </w:pPr>
    <w:rPr>
      <w:sz w:val="20"/>
      <w:szCs w:val="20"/>
    </w:rPr>
  </w:style>
  <w:style w:type="character" w:customStyle="1" w:styleId="CommentTextChar">
    <w:name w:val="Comment Text Char"/>
    <w:basedOn w:val="DefaultParagraphFont"/>
    <w:link w:val="CommentText"/>
    <w:uiPriority w:val="99"/>
    <w:semiHidden/>
    <w:rsid w:val="00B00D69"/>
    <w:rPr>
      <w:rFonts w:asciiTheme="majorBidi" w:eastAsia="Times New Roman" w:hAnsiTheme="majorBidi" w:cstheme="majorBidi"/>
      <w:noProof/>
      <w:sz w:val="20"/>
      <w:szCs w:val="20"/>
    </w:rPr>
  </w:style>
  <w:style w:type="paragraph" w:styleId="CommentSubject">
    <w:name w:val="annotation subject"/>
    <w:basedOn w:val="CommentText"/>
    <w:next w:val="CommentText"/>
    <w:link w:val="CommentSubjectChar"/>
    <w:uiPriority w:val="99"/>
    <w:semiHidden/>
    <w:unhideWhenUsed/>
    <w:rsid w:val="00B00D69"/>
    <w:rPr>
      <w:b/>
      <w:bCs/>
    </w:rPr>
  </w:style>
  <w:style w:type="character" w:customStyle="1" w:styleId="CommentSubjectChar">
    <w:name w:val="Comment Subject Char"/>
    <w:basedOn w:val="CommentTextChar"/>
    <w:link w:val="CommentSubject"/>
    <w:uiPriority w:val="99"/>
    <w:semiHidden/>
    <w:rsid w:val="00B00D69"/>
    <w:rPr>
      <w:rFonts w:asciiTheme="majorBidi" w:eastAsia="Times New Roman" w:hAnsiTheme="majorBidi" w:cstheme="majorBidi"/>
      <w:b/>
      <w:bCs/>
      <w:noProof/>
      <w:sz w:val="20"/>
      <w:szCs w:val="20"/>
    </w:rPr>
  </w:style>
  <w:style w:type="paragraph" w:styleId="EndnoteText">
    <w:name w:val="endnote text"/>
    <w:basedOn w:val="Normal"/>
    <w:link w:val="EndnoteTextChar"/>
    <w:uiPriority w:val="99"/>
    <w:semiHidden/>
    <w:unhideWhenUsed/>
    <w:rsid w:val="00CF2021"/>
    <w:pPr>
      <w:spacing w:line="240" w:lineRule="auto"/>
    </w:pPr>
    <w:rPr>
      <w:sz w:val="20"/>
      <w:szCs w:val="20"/>
    </w:rPr>
  </w:style>
  <w:style w:type="character" w:customStyle="1" w:styleId="EndnoteTextChar">
    <w:name w:val="Endnote Text Char"/>
    <w:basedOn w:val="DefaultParagraphFont"/>
    <w:link w:val="EndnoteText"/>
    <w:uiPriority w:val="99"/>
    <w:semiHidden/>
    <w:rsid w:val="00CF2021"/>
    <w:rPr>
      <w:rFonts w:asciiTheme="majorBidi" w:eastAsia="Times New Roman" w:hAnsiTheme="majorBidi" w:cstheme="majorBidi"/>
      <w:noProof/>
      <w:sz w:val="20"/>
      <w:szCs w:val="20"/>
    </w:rPr>
  </w:style>
  <w:style w:type="character" w:styleId="EndnoteReference">
    <w:name w:val="endnote reference"/>
    <w:basedOn w:val="DefaultParagraphFont"/>
    <w:uiPriority w:val="99"/>
    <w:semiHidden/>
    <w:unhideWhenUsed/>
    <w:rsid w:val="00CF2021"/>
    <w:rPr>
      <w:vertAlign w:val="superscript"/>
    </w:rPr>
  </w:style>
  <w:style w:type="character" w:styleId="UnresolvedMention">
    <w:name w:val="Unresolved Mention"/>
    <w:basedOn w:val="DefaultParagraphFont"/>
    <w:uiPriority w:val="99"/>
    <w:semiHidden/>
    <w:unhideWhenUsed/>
    <w:rsid w:val="004455FB"/>
    <w:rPr>
      <w:color w:val="808080"/>
      <w:shd w:val="clear" w:color="auto" w:fill="E6E6E6"/>
    </w:rPr>
  </w:style>
  <w:style w:type="paragraph" w:styleId="BodyText">
    <w:name w:val="Body Text"/>
    <w:basedOn w:val="Normal"/>
    <w:link w:val="BodyTextChar"/>
    <w:uiPriority w:val="99"/>
    <w:semiHidden/>
    <w:unhideWhenUsed/>
    <w:rsid w:val="00715D9C"/>
    <w:pPr>
      <w:spacing w:after="120"/>
    </w:pPr>
  </w:style>
  <w:style w:type="character" w:customStyle="1" w:styleId="BodyTextChar">
    <w:name w:val="Body Text Char"/>
    <w:basedOn w:val="DefaultParagraphFont"/>
    <w:link w:val="BodyText"/>
    <w:uiPriority w:val="99"/>
    <w:semiHidden/>
    <w:rsid w:val="00715D9C"/>
    <w:rPr>
      <w:rFonts w:asciiTheme="majorBidi" w:eastAsia="Times New Roman" w:hAnsiTheme="majorBidi" w:cstheme="majorBidi"/>
      <w:noProof/>
      <w:sz w:val="24"/>
      <w:szCs w:val="24"/>
    </w:rPr>
  </w:style>
  <w:style w:type="paragraph" w:styleId="Caption">
    <w:name w:val="caption"/>
    <w:basedOn w:val="Normal"/>
    <w:next w:val="Normal"/>
    <w:uiPriority w:val="35"/>
    <w:unhideWhenUsed/>
    <w:qFormat/>
    <w:rsid w:val="008D3191"/>
    <w:pPr>
      <w:spacing w:after="200" w:line="240" w:lineRule="auto"/>
    </w:pPr>
    <w:rPr>
      <w:i/>
      <w:iCs/>
      <w:color w:val="775F55"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0056">
      <w:bodyDiv w:val="1"/>
      <w:marLeft w:val="0"/>
      <w:marRight w:val="0"/>
      <w:marTop w:val="0"/>
      <w:marBottom w:val="0"/>
      <w:divBdr>
        <w:top w:val="none" w:sz="0" w:space="0" w:color="auto"/>
        <w:left w:val="none" w:sz="0" w:space="0" w:color="auto"/>
        <w:bottom w:val="none" w:sz="0" w:space="0" w:color="auto"/>
        <w:right w:val="none" w:sz="0" w:space="0" w:color="auto"/>
      </w:divBdr>
    </w:div>
    <w:div w:id="3483647">
      <w:bodyDiv w:val="1"/>
      <w:marLeft w:val="0"/>
      <w:marRight w:val="0"/>
      <w:marTop w:val="0"/>
      <w:marBottom w:val="0"/>
      <w:divBdr>
        <w:top w:val="none" w:sz="0" w:space="0" w:color="auto"/>
        <w:left w:val="none" w:sz="0" w:space="0" w:color="auto"/>
        <w:bottom w:val="none" w:sz="0" w:space="0" w:color="auto"/>
        <w:right w:val="none" w:sz="0" w:space="0" w:color="auto"/>
      </w:divBdr>
    </w:div>
    <w:div w:id="3821138">
      <w:bodyDiv w:val="1"/>
      <w:marLeft w:val="0"/>
      <w:marRight w:val="0"/>
      <w:marTop w:val="0"/>
      <w:marBottom w:val="0"/>
      <w:divBdr>
        <w:top w:val="none" w:sz="0" w:space="0" w:color="auto"/>
        <w:left w:val="none" w:sz="0" w:space="0" w:color="auto"/>
        <w:bottom w:val="none" w:sz="0" w:space="0" w:color="auto"/>
        <w:right w:val="none" w:sz="0" w:space="0" w:color="auto"/>
      </w:divBdr>
      <w:divsChild>
        <w:div w:id="351498133">
          <w:marLeft w:val="0"/>
          <w:marRight w:val="0"/>
          <w:marTop w:val="0"/>
          <w:marBottom w:val="0"/>
          <w:divBdr>
            <w:top w:val="none" w:sz="0" w:space="0" w:color="auto"/>
            <w:left w:val="none" w:sz="0" w:space="0" w:color="auto"/>
            <w:bottom w:val="none" w:sz="0" w:space="0" w:color="auto"/>
            <w:right w:val="none" w:sz="0" w:space="0" w:color="auto"/>
          </w:divBdr>
        </w:div>
        <w:div w:id="593828554">
          <w:marLeft w:val="0"/>
          <w:marRight w:val="0"/>
          <w:marTop w:val="0"/>
          <w:marBottom w:val="0"/>
          <w:divBdr>
            <w:top w:val="none" w:sz="0" w:space="0" w:color="auto"/>
            <w:left w:val="none" w:sz="0" w:space="0" w:color="auto"/>
            <w:bottom w:val="dotted" w:sz="6" w:space="0" w:color="4B4E50"/>
            <w:right w:val="none" w:sz="0" w:space="0" w:color="auto"/>
          </w:divBdr>
          <w:divsChild>
            <w:div w:id="412824918">
              <w:marLeft w:val="0"/>
              <w:marRight w:val="0"/>
              <w:marTop w:val="0"/>
              <w:marBottom w:val="0"/>
              <w:divBdr>
                <w:top w:val="none" w:sz="0" w:space="0" w:color="auto"/>
                <w:left w:val="none" w:sz="0" w:space="0" w:color="auto"/>
                <w:bottom w:val="none" w:sz="0" w:space="0" w:color="auto"/>
                <w:right w:val="none" w:sz="0" w:space="0" w:color="auto"/>
              </w:divBdr>
              <w:divsChild>
                <w:div w:id="1655068432">
                  <w:marLeft w:val="0"/>
                  <w:marRight w:val="0"/>
                  <w:marTop w:val="0"/>
                  <w:marBottom w:val="0"/>
                  <w:divBdr>
                    <w:top w:val="none" w:sz="0" w:space="0" w:color="auto"/>
                    <w:left w:val="none" w:sz="0" w:space="0" w:color="auto"/>
                    <w:bottom w:val="none" w:sz="0" w:space="0" w:color="auto"/>
                    <w:right w:val="none" w:sz="0" w:space="0" w:color="auto"/>
                  </w:divBdr>
                </w:div>
              </w:divsChild>
            </w:div>
            <w:div w:id="1080757004">
              <w:marLeft w:val="0"/>
              <w:marRight w:val="0"/>
              <w:marTop w:val="0"/>
              <w:marBottom w:val="0"/>
              <w:divBdr>
                <w:top w:val="none" w:sz="0" w:space="0" w:color="auto"/>
                <w:left w:val="none" w:sz="0" w:space="0" w:color="auto"/>
                <w:bottom w:val="none" w:sz="0" w:space="0" w:color="auto"/>
                <w:right w:val="none" w:sz="0" w:space="0" w:color="auto"/>
              </w:divBdr>
            </w:div>
            <w:div w:id="1369138931">
              <w:marLeft w:val="0"/>
              <w:marRight w:val="0"/>
              <w:marTop w:val="0"/>
              <w:marBottom w:val="0"/>
              <w:divBdr>
                <w:top w:val="none" w:sz="0" w:space="0" w:color="auto"/>
                <w:left w:val="none" w:sz="0" w:space="0" w:color="auto"/>
                <w:bottom w:val="none" w:sz="0" w:space="0" w:color="auto"/>
                <w:right w:val="none" w:sz="0" w:space="0" w:color="auto"/>
              </w:divBdr>
              <w:divsChild>
                <w:div w:id="117080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52112">
          <w:marLeft w:val="0"/>
          <w:marRight w:val="0"/>
          <w:marTop w:val="0"/>
          <w:marBottom w:val="75"/>
          <w:divBdr>
            <w:top w:val="none" w:sz="0" w:space="0" w:color="auto"/>
            <w:left w:val="none" w:sz="0" w:space="0" w:color="auto"/>
            <w:bottom w:val="none" w:sz="0" w:space="0" w:color="auto"/>
            <w:right w:val="none" w:sz="0" w:space="0" w:color="auto"/>
          </w:divBdr>
        </w:div>
      </w:divsChild>
    </w:div>
    <w:div w:id="8798269">
      <w:bodyDiv w:val="1"/>
      <w:marLeft w:val="0"/>
      <w:marRight w:val="0"/>
      <w:marTop w:val="0"/>
      <w:marBottom w:val="0"/>
      <w:divBdr>
        <w:top w:val="none" w:sz="0" w:space="0" w:color="auto"/>
        <w:left w:val="none" w:sz="0" w:space="0" w:color="auto"/>
        <w:bottom w:val="none" w:sz="0" w:space="0" w:color="auto"/>
        <w:right w:val="none" w:sz="0" w:space="0" w:color="auto"/>
      </w:divBdr>
    </w:div>
    <w:div w:id="10425432">
      <w:bodyDiv w:val="1"/>
      <w:marLeft w:val="0"/>
      <w:marRight w:val="0"/>
      <w:marTop w:val="0"/>
      <w:marBottom w:val="0"/>
      <w:divBdr>
        <w:top w:val="none" w:sz="0" w:space="0" w:color="auto"/>
        <w:left w:val="none" w:sz="0" w:space="0" w:color="auto"/>
        <w:bottom w:val="none" w:sz="0" w:space="0" w:color="auto"/>
        <w:right w:val="none" w:sz="0" w:space="0" w:color="auto"/>
      </w:divBdr>
      <w:divsChild>
        <w:div w:id="12728353">
          <w:marLeft w:val="0"/>
          <w:marRight w:val="0"/>
          <w:marTop w:val="0"/>
          <w:marBottom w:val="0"/>
          <w:divBdr>
            <w:top w:val="none" w:sz="0" w:space="0" w:color="auto"/>
            <w:left w:val="none" w:sz="0" w:space="0" w:color="auto"/>
            <w:bottom w:val="none" w:sz="0" w:space="0" w:color="auto"/>
            <w:right w:val="none" w:sz="0" w:space="0" w:color="auto"/>
          </w:divBdr>
        </w:div>
        <w:div w:id="43675763">
          <w:marLeft w:val="60"/>
          <w:marRight w:val="0"/>
          <w:marTop w:val="15"/>
          <w:marBottom w:val="0"/>
          <w:divBdr>
            <w:top w:val="none" w:sz="0" w:space="0" w:color="auto"/>
            <w:left w:val="none" w:sz="0" w:space="0" w:color="auto"/>
            <w:bottom w:val="none" w:sz="0" w:space="0" w:color="auto"/>
            <w:right w:val="none" w:sz="0" w:space="0" w:color="auto"/>
          </w:divBdr>
        </w:div>
        <w:div w:id="218518218">
          <w:marLeft w:val="60"/>
          <w:marRight w:val="0"/>
          <w:marTop w:val="15"/>
          <w:marBottom w:val="0"/>
          <w:divBdr>
            <w:top w:val="none" w:sz="0" w:space="0" w:color="auto"/>
            <w:left w:val="none" w:sz="0" w:space="0" w:color="auto"/>
            <w:bottom w:val="none" w:sz="0" w:space="0" w:color="auto"/>
            <w:right w:val="none" w:sz="0" w:space="0" w:color="auto"/>
          </w:divBdr>
        </w:div>
        <w:div w:id="368647826">
          <w:marLeft w:val="0"/>
          <w:marRight w:val="0"/>
          <w:marTop w:val="0"/>
          <w:marBottom w:val="0"/>
          <w:divBdr>
            <w:top w:val="none" w:sz="0" w:space="0" w:color="auto"/>
            <w:left w:val="none" w:sz="0" w:space="0" w:color="auto"/>
            <w:bottom w:val="none" w:sz="0" w:space="0" w:color="auto"/>
            <w:right w:val="none" w:sz="0" w:space="0" w:color="auto"/>
          </w:divBdr>
        </w:div>
        <w:div w:id="511606144">
          <w:marLeft w:val="60"/>
          <w:marRight w:val="0"/>
          <w:marTop w:val="15"/>
          <w:marBottom w:val="0"/>
          <w:divBdr>
            <w:top w:val="none" w:sz="0" w:space="0" w:color="auto"/>
            <w:left w:val="none" w:sz="0" w:space="0" w:color="auto"/>
            <w:bottom w:val="none" w:sz="0" w:space="0" w:color="auto"/>
            <w:right w:val="none" w:sz="0" w:space="0" w:color="auto"/>
          </w:divBdr>
        </w:div>
        <w:div w:id="559295011">
          <w:marLeft w:val="0"/>
          <w:marRight w:val="0"/>
          <w:marTop w:val="0"/>
          <w:marBottom w:val="0"/>
          <w:divBdr>
            <w:top w:val="none" w:sz="0" w:space="0" w:color="auto"/>
            <w:left w:val="none" w:sz="0" w:space="0" w:color="auto"/>
            <w:bottom w:val="none" w:sz="0" w:space="0" w:color="auto"/>
            <w:right w:val="none" w:sz="0" w:space="0" w:color="auto"/>
          </w:divBdr>
        </w:div>
        <w:div w:id="853567582">
          <w:marLeft w:val="60"/>
          <w:marRight w:val="0"/>
          <w:marTop w:val="15"/>
          <w:marBottom w:val="0"/>
          <w:divBdr>
            <w:top w:val="none" w:sz="0" w:space="0" w:color="auto"/>
            <w:left w:val="none" w:sz="0" w:space="0" w:color="auto"/>
            <w:bottom w:val="none" w:sz="0" w:space="0" w:color="auto"/>
            <w:right w:val="none" w:sz="0" w:space="0" w:color="auto"/>
          </w:divBdr>
        </w:div>
        <w:div w:id="936062008">
          <w:marLeft w:val="0"/>
          <w:marRight w:val="0"/>
          <w:marTop w:val="0"/>
          <w:marBottom w:val="0"/>
          <w:divBdr>
            <w:top w:val="none" w:sz="0" w:space="0" w:color="auto"/>
            <w:left w:val="none" w:sz="0" w:space="0" w:color="auto"/>
            <w:bottom w:val="none" w:sz="0" w:space="0" w:color="auto"/>
            <w:right w:val="none" w:sz="0" w:space="0" w:color="auto"/>
          </w:divBdr>
        </w:div>
        <w:div w:id="1058935797">
          <w:marLeft w:val="0"/>
          <w:marRight w:val="0"/>
          <w:marTop w:val="0"/>
          <w:marBottom w:val="0"/>
          <w:divBdr>
            <w:top w:val="none" w:sz="0" w:space="0" w:color="auto"/>
            <w:left w:val="none" w:sz="0" w:space="0" w:color="auto"/>
            <w:bottom w:val="none" w:sz="0" w:space="0" w:color="auto"/>
            <w:right w:val="none" w:sz="0" w:space="0" w:color="auto"/>
          </w:divBdr>
        </w:div>
        <w:div w:id="1366637742">
          <w:marLeft w:val="0"/>
          <w:marRight w:val="0"/>
          <w:marTop w:val="0"/>
          <w:marBottom w:val="0"/>
          <w:divBdr>
            <w:top w:val="none" w:sz="0" w:space="0" w:color="auto"/>
            <w:left w:val="none" w:sz="0" w:space="0" w:color="auto"/>
            <w:bottom w:val="none" w:sz="0" w:space="0" w:color="auto"/>
            <w:right w:val="none" w:sz="0" w:space="0" w:color="auto"/>
          </w:divBdr>
        </w:div>
        <w:div w:id="1407386836">
          <w:marLeft w:val="60"/>
          <w:marRight w:val="0"/>
          <w:marTop w:val="15"/>
          <w:marBottom w:val="0"/>
          <w:divBdr>
            <w:top w:val="none" w:sz="0" w:space="0" w:color="auto"/>
            <w:left w:val="none" w:sz="0" w:space="0" w:color="auto"/>
            <w:bottom w:val="none" w:sz="0" w:space="0" w:color="auto"/>
            <w:right w:val="none" w:sz="0" w:space="0" w:color="auto"/>
          </w:divBdr>
        </w:div>
        <w:div w:id="1428581295">
          <w:marLeft w:val="0"/>
          <w:marRight w:val="0"/>
          <w:marTop w:val="0"/>
          <w:marBottom w:val="0"/>
          <w:divBdr>
            <w:top w:val="none" w:sz="0" w:space="0" w:color="auto"/>
            <w:left w:val="none" w:sz="0" w:space="0" w:color="auto"/>
            <w:bottom w:val="none" w:sz="0" w:space="0" w:color="auto"/>
            <w:right w:val="none" w:sz="0" w:space="0" w:color="auto"/>
          </w:divBdr>
        </w:div>
        <w:div w:id="2004623513">
          <w:marLeft w:val="60"/>
          <w:marRight w:val="0"/>
          <w:marTop w:val="15"/>
          <w:marBottom w:val="0"/>
          <w:divBdr>
            <w:top w:val="none" w:sz="0" w:space="0" w:color="auto"/>
            <w:left w:val="none" w:sz="0" w:space="0" w:color="auto"/>
            <w:bottom w:val="none" w:sz="0" w:space="0" w:color="auto"/>
            <w:right w:val="none" w:sz="0" w:space="0" w:color="auto"/>
          </w:divBdr>
        </w:div>
      </w:divsChild>
    </w:div>
    <w:div w:id="10693675">
      <w:bodyDiv w:val="1"/>
      <w:marLeft w:val="0"/>
      <w:marRight w:val="0"/>
      <w:marTop w:val="0"/>
      <w:marBottom w:val="0"/>
      <w:divBdr>
        <w:top w:val="none" w:sz="0" w:space="0" w:color="auto"/>
        <w:left w:val="none" w:sz="0" w:space="0" w:color="auto"/>
        <w:bottom w:val="none" w:sz="0" w:space="0" w:color="auto"/>
        <w:right w:val="none" w:sz="0" w:space="0" w:color="auto"/>
      </w:divBdr>
    </w:div>
    <w:div w:id="14693593">
      <w:bodyDiv w:val="1"/>
      <w:marLeft w:val="0"/>
      <w:marRight w:val="0"/>
      <w:marTop w:val="0"/>
      <w:marBottom w:val="0"/>
      <w:divBdr>
        <w:top w:val="none" w:sz="0" w:space="0" w:color="auto"/>
        <w:left w:val="none" w:sz="0" w:space="0" w:color="auto"/>
        <w:bottom w:val="none" w:sz="0" w:space="0" w:color="auto"/>
        <w:right w:val="none" w:sz="0" w:space="0" w:color="auto"/>
      </w:divBdr>
    </w:div>
    <w:div w:id="18508354">
      <w:bodyDiv w:val="1"/>
      <w:marLeft w:val="0"/>
      <w:marRight w:val="0"/>
      <w:marTop w:val="0"/>
      <w:marBottom w:val="0"/>
      <w:divBdr>
        <w:top w:val="none" w:sz="0" w:space="0" w:color="auto"/>
        <w:left w:val="none" w:sz="0" w:space="0" w:color="auto"/>
        <w:bottom w:val="none" w:sz="0" w:space="0" w:color="auto"/>
        <w:right w:val="none" w:sz="0" w:space="0" w:color="auto"/>
      </w:divBdr>
    </w:div>
    <w:div w:id="20976255">
      <w:bodyDiv w:val="1"/>
      <w:marLeft w:val="0"/>
      <w:marRight w:val="0"/>
      <w:marTop w:val="0"/>
      <w:marBottom w:val="0"/>
      <w:divBdr>
        <w:top w:val="none" w:sz="0" w:space="0" w:color="auto"/>
        <w:left w:val="none" w:sz="0" w:space="0" w:color="auto"/>
        <w:bottom w:val="none" w:sz="0" w:space="0" w:color="auto"/>
        <w:right w:val="none" w:sz="0" w:space="0" w:color="auto"/>
      </w:divBdr>
    </w:div>
    <w:div w:id="23483793">
      <w:bodyDiv w:val="1"/>
      <w:marLeft w:val="0"/>
      <w:marRight w:val="0"/>
      <w:marTop w:val="0"/>
      <w:marBottom w:val="0"/>
      <w:divBdr>
        <w:top w:val="none" w:sz="0" w:space="0" w:color="auto"/>
        <w:left w:val="none" w:sz="0" w:space="0" w:color="auto"/>
        <w:bottom w:val="none" w:sz="0" w:space="0" w:color="auto"/>
        <w:right w:val="none" w:sz="0" w:space="0" w:color="auto"/>
      </w:divBdr>
    </w:div>
    <w:div w:id="26486670">
      <w:bodyDiv w:val="1"/>
      <w:marLeft w:val="0"/>
      <w:marRight w:val="0"/>
      <w:marTop w:val="0"/>
      <w:marBottom w:val="0"/>
      <w:divBdr>
        <w:top w:val="none" w:sz="0" w:space="0" w:color="auto"/>
        <w:left w:val="none" w:sz="0" w:space="0" w:color="auto"/>
        <w:bottom w:val="none" w:sz="0" w:space="0" w:color="auto"/>
        <w:right w:val="none" w:sz="0" w:space="0" w:color="auto"/>
      </w:divBdr>
    </w:div>
    <w:div w:id="32004127">
      <w:bodyDiv w:val="1"/>
      <w:marLeft w:val="0"/>
      <w:marRight w:val="0"/>
      <w:marTop w:val="0"/>
      <w:marBottom w:val="0"/>
      <w:divBdr>
        <w:top w:val="none" w:sz="0" w:space="0" w:color="auto"/>
        <w:left w:val="none" w:sz="0" w:space="0" w:color="auto"/>
        <w:bottom w:val="none" w:sz="0" w:space="0" w:color="auto"/>
        <w:right w:val="none" w:sz="0" w:space="0" w:color="auto"/>
      </w:divBdr>
    </w:div>
    <w:div w:id="35545327">
      <w:bodyDiv w:val="1"/>
      <w:marLeft w:val="0"/>
      <w:marRight w:val="0"/>
      <w:marTop w:val="0"/>
      <w:marBottom w:val="0"/>
      <w:divBdr>
        <w:top w:val="none" w:sz="0" w:space="0" w:color="auto"/>
        <w:left w:val="none" w:sz="0" w:space="0" w:color="auto"/>
        <w:bottom w:val="none" w:sz="0" w:space="0" w:color="auto"/>
        <w:right w:val="none" w:sz="0" w:space="0" w:color="auto"/>
      </w:divBdr>
    </w:div>
    <w:div w:id="40442194">
      <w:bodyDiv w:val="1"/>
      <w:marLeft w:val="0"/>
      <w:marRight w:val="0"/>
      <w:marTop w:val="0"/>
      <w:marBottom w:val="0"/>
      <w:divBdr>
        <w:top w:val="none" w:sz="0" w:space="0" w:color="auto"/>
        <w:left w:val="none" w:sz="0" w:space="0" w:color="auto"/>
        <w:bottom w:val="none" w:sz="0" w:space="0" w:color="auto"/>
        <w:right w:val="none" w:sz="0" w:space="0" w:color="auto"/>
      </w:divBdr>
    </w:div>
    <w:div w:id="45374499">
      <w:bodyDiv w:val="1"/>
      <w:marLeft w:val="0"/>
      <w:marRight w:val="0"/>
      <w:marTop w:val="0"/>
      <w:marBottom w:val="0"/>
      <w:divBdr>
        <w:top w:val="none" w:sz="0" w:space="0" w:color="auto"/>
        <w:left w:val="none" w:sz="0" w:space="0" w:color="auto"/>
        <w:bottom w:val="none" w:sz="0" w:space="0" w:color="auto"/>
        <w:right w:val="none" w:sz="0" w:space="0" w:color="auto"/>
      </w:divBdr>
    </w:div>
    <w:div w:id="47994826">
      <w:bodyDiv w:val="1"/>
      <w:marLeft w:val="0"/>
      <w:marRight w:val="0"/>
      <w:marTop w:val="0"/>
      <w:marBottom w:val="0"/>
      <w:divBdr>
        <w:top w:val="none" w:sz="0" w:space="0" w:color="auto"/>
        <w:left w:val="none" w:sz="0" w:space="0" w:color="auto"/>
        <w:bottom w:val="none" w:sz="0" w:space="0" w:color="auto"/>
        <w:right w:val="none" w:sz="0" w:space="0" w:color="auto"/>
      </w:divBdr>
    </w:div>
    <w:div w:id="50540379">
      <w:bodyDiv w:val="1"/>
      <w:marLeft w:val="0"/>
      <w:marRight w:val="0"/>
      <w:marTop w:val="0"/>
      <w:marBottom w:val="0"/>
      <w:divBdr>
        <w:top w:val="none" w:sz="0" w:space="0" w:color="auto"/>
        <w:left w:val="none" w:sz="0" w:space="0" w:color="auto"/>
        <w:bottom w:val="none" w:sz="0" w:space="0" w:color="auto"/>
        <w:right w:val="none" w:sz="0" w:space="0" w:color="auto"/>
      </w:divBdr>
      <w:divsChild>
        <w:div w:id="1082684470">
          <w:marLeft w:val="0"/>
          <w:marRight w:val="0"/>
          <w:marTop w:val="0"/>
          <w:marBottom w:val="0"/>
          <w:divBdr>
            <w:top w:val="none" w:sz="0" w:space="0" w:color="auto"/>
            <w:left w:val="none" w:sz="0" w:space="0" w:color="auto"/>
            <w:bottom w:val="none" w:sz="0" w:space="0" w:color="auto"/>
            <w:right w:val="none" w:sz="0" w:space="0" w:color="auto"/>
          </w:divBdr>
        </w:div>
        <w:div w:id="1747680688">
          <w:marLeft w:val="0"/>
          <w:marRight w:val="0"/>
          <w:marTop w:val="0"/>
          <w:marBottom w:val="0"/>
          <w:divBdr>
            <w:top w:val="none" w:sz="0" w:space="0" w:color="auto"/>
            <w:left w:val="none" w:sz="0" w:space="0" w:color="auto"/>
            <w:bottom w:val="none" w:sz="0" w:space="0" w:color="auto"/>
            <w:right w:val="none" w:sz="0" w:space="0" w:color="auto"/>
          </w:divBdr>
        </w:div>
      </w:divsChild>
    </w:div>
    <w:div w:id="55975743">
      <w:bodyDiv w:val="1"/>
      <w:marLeft w:val="0"/>
      <w:marRight w:val="0"/>
      <w:marTop w:val="0"/>
      <w:marBottom w:val="0"/>
      <w:divBdr>
        <w:top w:val="none" w:sz="0" w:space="0" w:color="auto"/>
        <w:left w:val="none" w:sz="0" w:space="0" w:color="auto"/>
        <w:bottom w:val="none" w:sz="0" w:space="0" w:color="auto"/>
        <w:right w:val="none" w:sz="0" w:space="0" w:color="auto"/>
      </w:divBdr>
    </w:div>
    <w:div w:id="56782044">
      <w:bodyDiv w:val="1"/>
      <w:marLeft w:val="0"/>
      <w:marRight w:val="0"/>
      <w:marTop w:val="0"/>
      <w:marBottom w:val="0"/>
      <w:divBdr>
        <w:top w:val="none" w:sz="0" w:space="0" w:color="auto"/>
        <w:left w:val="none" w:sz="0" w:space="0" w:color="auto"/>
        <w:bottom w:val="none" w:sz="0" w:space="0" w:color="auto"/>
        <w:right w:val="none" w:sz="0" w:space="0" w:color="auto"/>
      </w:divBdr>
    </w:div>
    <w:div w:id="58330481">
      <w:bodyDiv w:val="1"/>
      <w:marLeft w:val="0"/>
      <w:marRight w:val="0"/>
      <w:marTop w:val="0"/>
      <w:marBottom w:val="0"/>
      <w:divBdr>
        <w:top w:val="none" w:sz="0" w:space="0" w:color="auto"/>
        <w:left w:val="none" w:sz="0" w:space="0" w:color="auto"/>
        <w:bottom w:val="none" w:sz="0" w:space="0" w:color="auto"/>
        <w:right w:val="none" w:sz="0" w:space="0" w:color="auto"/>
      </w:divBdr>
    </w:div>
    <w:div w:id="58943945">
      <w:bodyDiv w:val="1"/>
      <w:marLeft w:val="0"/>
      <w:marRight w:val="0"/>
      <w:marTop w:val="0"/>
      <w:marBottom w:val="0"/>
      <w:divBdr>
        <w:top w:val="none" w:sz="0" w:space="0" w:color="auto"/>
        <w:left w:val="none" w:sz="0" w:space="0" w:color="auto"/>
        <w:bottom w:val="none" w:sz="0" w:space="0" w:color="auto"/>
        <w:right w:val="none" w:sz="0" w:space="0" w:color="auto"/>
      </w:divBdr>
    </w:div>
    <w:div w:id="61569006">
      <w:bodyDiv w:val="1"/>
      <w:marLeft w:val="0"/>
      <w:marRight w:val="0"/>
      <w:marTop w:val="0"/>
      <w:marBottom w:val="0"/>
      <w:divBdr>
        <w:top w:val="none" w:sz="0" w:space="0" w:color="auto"/>
        <w:left w:val="none" w:sz="0" w:space="0" w:color="auto"/>
        <w:bottom w:val="none" w:sz="0" w:space="0" w:color="auto"/>
        <w:right w:val="none" w:sz="0" w:space="0" w:color="auto"/>
      </w:divBdr>
    </w:div>
    <w:div w:id="63527204">
      <w:bodyDiv w:val="1"/>
      <w:marLeft w:val="0"/>
      <w:marRight w:val="0"/>
      <w:marTop w:val="0"/>
      <w:marBottom w:val="0"/>
      <w:divBdr>
        <w:top w:val="none" w:sz="0" w:space="0" w:color="auto"/>
        <w:left w:val="none" w:sz="0" w:space="0" w:color="auto"/>
        <w:bottom w:val="none" w:sz="0" w:space="0" w:color="auto"/>
        <w:right w:val="none" w:sz="0" w:space="0" w:color="auto"/>
      </w:divBdr>
    </w:div>
    <w:div w:id="69934980">
      <w:bodyDiv w:val="1"/>
      <w:marLeft w:val="0"/>
      <w:marRight w:val="0"/>
      <w:marTop w:val="0"/>
      <w:marBottom w:val="0"/>
      <w:divBdr>
        <w:top w:val="none" w:sz="0" w:space="0" w:color="auto"/>
        <w:left w:val="none" w:sz="0" w:space="0" w:color="auto"/>
        <w:bottom w:val="none" w:sz="0" w:space="0" w:color="auto"/>
        <w:right w:val="none" w:sz="0" w:space="0" w:color="auto"/>
      </w:divBdr>
      <w:divsChild>
        <w:div w:id="593829721">
          <w:marLeft w:val="0"/>
          <w:marRight w:val="0"/>
          <w:marTop w:val="0"/>
          <w:marBottom w:val="0"/>
          <w:divBdr>
            <w:top w:val="none" w:sz="0" w:space="0" w:color="auto"/>
            <w:left w:val="none" w:sz="0" w:space="0" w:color="auto"/>
            <w:bottom w:val="none" w:sz="0" w:space="0" w:color="auto"/>
            <w:right w:val="none" w:sz="0" w:space="0" w:color="auto"/>
          </w:divBdr>
          <w:divsChild>
            <w:div w:id="1632202170">
              <w:marLeft w:val="180"/>
              <w:marRight w:val="240"/>
              <w:marTop w:val="0"/>
              <w:marBottom w:val="0"/>
              <w:divBdr>
                <w:top w:val="none" w:sz="0" w:space="0" w:color="auto"/>
                <w:left w:val="none" w:sz="0" w:space="0" w:color="auto"/>
                <w:bottom w:val="none" w:sz="0" w:space="0" w:color="auto"/>
                <w:right w:val="none" w:sz="0" w:space="0" w:color="auto"/>
              </w:divBdr>
              <w:divsChild>
                <w:div w:id="185022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87981">
          <w:marLeft w:val="0"/>
          <w:marRight w:val="0"/>
          <w:marTop w:val="0"/>
          <w:marBottom w:val="0"/>
          <w:divBdr>
            <w:top w:val="none" w:sz="0" w:space="0" w:color="auto"/>
            <w:left w:val="none" w:sz="0" w:space="0" w:color="auto"/>
            <w:bottom w:val="none" w:sz="0" w:space="0" w:color="auto"/>
            <w:right w:val="none" w:sz="0" w:space="0" w:color="auto"/>
          </w:divBdr>
          <w:divsChild>
            <w:div w:id="1019428396">
              <w:marLeft w:val="180"/>
              <w:marRight w:val="240"/>
              <w:marTop w:val="0"/>
              <w:marBottom w:val="0"/>
              <w:divBdr>
                <w:top w:val="none" w:sz="0" w:space="0" w:color="auto"/>
                <w:left w:val="none" w:sz="0" w:space="0" w:color="auto"/>
                <w:bottom w:val="none" w:sz="0" w:space="0" w:color="auto"/>
                <w:right w:val="none" w:sz="0" w:space="0" w:color="auto"/>
              </w:divBdr>
              <w:divsChild>
                <w:div w:id="16238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8186">
          <w:marLeft w:val="0"/>
          <w:marRight w:val="0"/>
          <w:marTop w:val="0"/>
          <w:marBottom w:val="0"/>
          <w:divBdr>
            <w:top w:val="none" w:sz="0" w:space="0" w:color="auto"/>
            <w:left w:val="none" w:sz="0" w:space="0" w:color="auto"/>
            <w:bottom w:val="none" w:sz="0" w:space="0" w:color="auto"/>
            <w:right w:val="none" w:sz="0" w:space="0" w:color="auto"/>
          </w:divBdr>
          <w:divsChild>
            <w:div w:id="175846271">
              <w:marLeft w:val="180"/>
              <w:marRight w:val="240"/>
              <w:marTop w:val="0"/>
              <w:marBottom w:val="0"/>
              <w:divBdr>
                <w:top w:val="none" w:sz="0" w:space="0" w:color="auto"/>
                <w:left w:val="none" w:sz="0" w:space="0" w:color="auto"/>
                <w:bottom w:val="none" w:sz="0" w:space="0" w:color="auto"/>
                <w:right w:val="none" w:sz="0" w:space="0" w:color="auto"/>
              </w:divBdr>
              <w:divsChild>
                <w:div w:id="192737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89524">
          <w:marLeft w:val="0"/>
          <w:marRight w:val="0"/>
          <w:marTop w:val="0"/>
          <w:marBottom w:val="0"/>
          <w:divBdr>
            <w:top w:val="none" w:sz="0" w:space="0" w:color="auto"/>
            <w:left w:val="none" w:sz="0" w:space="0" w:color="auto"/>
            <w:bottom w:val="none" w:sz="0" w:space="0" w:color="auto"/>
            <w:right w:val="none" w:sz="0" w:space="0" w:color="auto"/>
          </w:divBdr>
          <w:divsChild>
            <w:div w:id="446243160">
              <w:marLeft w:val="180"/>
              <w:marRight w:val="240"/>
              <w:marTop w:val="0"/>
              <w:marBottom w:val="0"/>
              <w:divBdr>
                <w:top w:val="none" w:sz="0" w:space="0" w:color="auto"/>
                <w:left w:val="none" w:sz="0" w:space="0" w:color="auto"/>
                <w:bottom w:val="none" w:sz="0" w:space="0" w:color="auto"/>
                <w:right w:val="none" w:sz="0" w:space="0" w:color="auto"/>
              </w:divBdr>
              <w:divsChild>
                <w:div w:id="198824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79357">
          <w:marLeft w:val="0"/>
          <w:marRight w:val="0"/>
          <w:marTop w:val="0"/>
          <w:marBottom w:val="0"/>
          <w:divBdr>
            <w:top w:val="none" w:sz="0" w:space="0" w:color="auto"/>
            <w:left w:val="none" w:sz="0" w:space="0" w:color="auto"/>
            <w:bottom w:val="none" w:sz="0" w:space="0" w:color="auto"/>
            <w:right w:val="none" w:sz="0" w:space="0" w:color="auto"/>
          </w:divBdr>
          <w:divsChild>
            <w:div w:id="1335837016">
              <w:marLeft w:val="180"/>
              <w:marRight w:val="240"/>
              <w:marTop w:val="0"/>
              <w:marBottom w:val="0"/>
              <w:divBdr>
                <w:top w:val="none" w:sz="0" w:space="0" w:color="auto"/>
                <w:left w:val="none" w:sz="0" w:space="0" w:color="auto"/>
                <w:bottom w:val="none" w:sz="0" w:space="0" w:color="auto"/>
                <w:right w:val="none" w:sz="0" w:space="0" w:color="auto"/>
              </w:divBdr>
              <w:divsChild>
                <w:div w:id="96071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324833">
          <w:marLeft w:val="0"/>
          <w:marRight w:val="0"/>
          <w:marTop w:val="0"/>
          <w:marBottom w:val="0"/>
          <w:divBdr>
            <w:top w:val="none" w:sz="0" w:space="0" w:color="auto"/>
            <w:left w:val="none" w:sz="0" w:space="0" w:color="auto"/>
            <w:bottom w:val="none" w:sz="0" w:space="0" w:color="auto"/>
            <w:right w:val="none" w:sz="0" w:space="0" w:color="auto"/>
          </w:divBdr>
        </w:div>
        <w:div w:id="1865291431">
          <w:marLeft w:val="0"/>
          <w:marRight w:val="0"/>
          <w:marTop w:val="0"/>
          <w:marBottom w:val="0"/>
          <w:divBdr>
            <w:top w:val="none" w:sz="0" w:space="0" w:color="auto"/>
            <w:left w:val="none" w:sz="0" w:space="0" w:color="auto"/>
            <w:bottom w:val="none" w:sz="0" w:space="0" w:color="auto"/>
            <w:right w:val="none" w:sz="0" w:space="0" w:color="auto"/>
          </w:divBdr>
          <w:divsChild>
            <w:div w:id="1478451016">
              <w:marLeft w:val="180"/>
              <w:marRight w:val="240"/>
              <w:marTop w:val="0"/>
              <w:marBottom w:val="0"/>
              <w:divBdr>
                <w:top w:val="none" w:sz="0" w:space="0" w:color="auto"/>
                <w:left w:val="none" w:sz="0" w:space="0" w:color="auto"/>
                <w:bottom w:val="none" w:sz="0" w:space="0" w:color="auto"/>
                <w:right w:val="none" w:sz="0" w:space="0" w:color="auto"/>
              </w:divBdr>
              <w:divsChild>
                <w:div w:id="6047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02960">
      <w:bodyDiv w:val="1"/>
      <w:marLeft w:val="0"/>
      <w:marRight w:val="0"/>
      <w:marTop w:val="0"/>
      <w:marBottom w:val="0"/>
      <w:divBdr>
        <w:top w:val="none" w:sz="0" w:space="0" w:color="auto"/>
        <w:left w:val="none" w:sz="0" w:space="0" w:color="auto"/>
        <w:bottom w:val="none" w:sz="0" w:space="0" w:color="auto"/>
        <w:right w:val="none" w:sz="0" w:space="0" w:color="auto"/>
      </w:divBdr>
    </w:div>
    <w:div w:id="76630825">
      <w:bodyDiv w:val="1"/>
      <w:marLeft w:val="0"/>
      <w:marRight w:val="0"/>
      <w:marTop w:val="0"/>
      <w:marBottom w:val="0"/>
      <w:divBdr>
        <w:top w:val="none" w:sz="0" w:space="0" w:color="auto"/>
        <w:left w:val="none" w:sz="0" w:space="0" w:color="auto"/>
        <w:bottom w:val="none" w:sz="0" w:space="0" w:color="auto"/>
        <w:right w:val="none" w:sz="0" w:space="0" w:color="auto"/>
      </w:divBdr>
    </w:div>
    <w:div w:id="77681103">
      <w:bodyDiv w:val="1"/>
      <w:marLeft w:val="0"/>
      <w:marRight w:val="0"/>
      <w:marTop w:val="0"/>
      <w:marBottom w:val="0"/>
      <w:divBdr>
        <w:top w:val="none" w:sz="0" w:space="0" w:color="auto"/>
        <w:left w:val="none" w:sz="0" w:space="0" w:color="auto"/>
        <w:bottom w:val="none" w:sz="0" w:space="0" w:color="auto"/>
        <w:right w:val="none" w:sz="0" w:space="0" w:color="auto"/>
      </w:divBdr>
    </w:div>
    <w:div w:id="78601016">
      <w:bodyDiv w:val="1"/>
      <w:marLeft w:val="0"/>
      <w:marRight w:val="0"/>
      <w:marTop w:val="0"/>
      <w:marBottom w:val="0"/>
      <w:divBdr>
        <w:top w:val="none" w:sz="0" w:space="0" w:color="auto"/>
        <w:left w:val="none" w:sz="0" w:space="0" w:color="auto"/>
        <w:bottom w:val="none" w:sz="0" w:space="0" w:color="auto"/>
        <w:right w:val="none" w:sz="0" w:space="0" w:color="auto"/>
      </w:divBdr>
    </w:div>
    <w:div w:id="79372314">
      <w:bodyDiv w:val="1"/>
      <w:marLeft w:val="0"/>
      <w:marRight w:val="0"/>
      <w:marTop w:val="0"/>
      <w:marBottom w:val="0"/>
      <w:divBdr>
        <w:top w:val="none" w:sz="0" w:space="0" w:color="auto"/>
        <w:left w:val="none" w:sz="0" w:space="0" w:color="auto"/>
        <w:bottom w:val="none" w:sz="0" w:space="0" w:color="auto"/>
        <w:right w:val="none" w:sz="0" w:space="0" w:color="auto"/>
      </w:divBdr>
    </w:div>
    <w:div w:id="79789669">
      <w:bodyDiv w:val="1"/>
      <w:marLeft w:val="0"/>
      <w:marRight w:val="0"/>
      <w:marTop w:val="0"/>
      <w:marBottom w:val="0"/>
      <w:divBdr>
        <w:top w:val="none" w:sz="0" w:space="0" w:color="auto"/>
        <w:left w:val="none" w:sz="0" w:space="0" w:color="auto"/>
        <w:bottom w:val="none" w:sz="0" w:space="0" w:color="auto"/>
        <w:right w:val="none" w:sz="0" w:space="0" w:color="auto"/>
      </w:divBdr>
    </w:div>
    <w:div w:id="79915599">
      <w:bodyDiv w:val="1"/>
      <w:marLeft w:val="0"/>
      <w:marRight w:val="0"/>
      <w:marTop w:val="0"/>
      <w:marBottom w:val="0"/>
      <w:divBdr>
        <w:top w:val="none" w:sz="0" w:space="0" w:color="auto"/>
        <w:left w:val="none" w:sz="0" w:space="0" w:color="auto"/>
        <w:bottom w:val="none" w:sz="0" w:space="0" w:color="auto"/>
        <w:right w:val="none" w:sz="0" w:space="0" w:color="auto"/>
      </w:divBdr>
    </w:div>
    <w:div w:id="84150210">
      <w:bodyDiv w:val="1"/>
      <w:marLeft w:val="0"/>
      <w:marRight w:val="0"/>
      <w:marTop w:val="0"/>
      <w:marBottom w:val="0"/>
      <w:divBdr>
        <w:top w:val="none" w:sz="0" w:space="0" w:color="auto"/>
        <w:left w:val="none" w:sz="0" w:space="0" w:color="auto"/>
        <w:bottom w:val="none" w:sz="0" w:space="0" w:color="auto"/>
        <w:right w:val="none" w:sz="0" w:space="0" w:color="auto"/>
      </w:divBdr>
      <w:divsChild>
        <w:div w:id="949630989">
          <w:marLeft w:val="0"/>
          <w:marRight w:val="0"/>
          <w:marTop w:val="240"/>
          <w:marBottom w:val="240"/>
          <w:divBdr>
            <w:top w:val="none" w:sz="0" w:space="0" w:color="auto"/>
            <w:left w:val="none" w:sz="0" w:space="0" w:color="auto"/>
            <w:bottom w:val="none" w:sz="0" w:space="0" w:color="auto"/>
            <w:right w:val="none" w:sz="0" w:space="0" w:color="auto"/>
          </w:divBdr>
        </w:div>
        <w:div w:id="1824853126">
          <w:marLeft w:val="0"/>
          <w:marRight w:val="0"/>
          <w:marTop w:val="240"/>
          <w:marBottom w:val="240"/>
          <w:divBdr>
            <w:top w:val="none" w:sz="0" w:space="0" w:color="auto"/>
            <w:left w:val="none" w:sz="0" w:space="0" w:color="auto"/>
            <w:bottom w:val="none" w:sz="0" w:space="0" w:color="auto"/>
            <w:right w:val="none" w:sz="0" w:space="0" w:color="auto"/>
          </w:divBdr>
        </w:div>
      </w:divsChild>
    </w:div>
    <w:div w:id="84151184">
      <w:bodyDiv w:val="1"/>
      <w:marLeft w:val="0"/>
      <w:marRight w:val="0"/>
      <w:marTop w:val="0"/>
      <w:marBottom w:val="0"/>
      <w:divBdr>
        <w:top w:val="none" w:sz="0" w:space="0" w:color="auto"/>
        <w:left w:val="none" w:sz="0" w:space="0" w:color="auto"/>
        <w:bottom w:val="none" w:sz="0" w:space="0" w:color="auto"/>
        <w:right w:val="none" w:sz="0" w:space="0" w:color="auto"/>
      </w:divBdr>
      <w:divsChild>
        <w:div w:id="149758905">
          <w:marLeft w:val="0"/>
          <w:marRight w:val="0"/>
          <w:marTop w:val="0"/>
          <w:marBottom w:val="0"/>
          <w:divBdr>
            <w:top w:val="single" w:sz="6" w:space="0" w:color="EBEBEB"/>
            <w:left w:val="none" w:sz="0" w:space="0" w:color="auto"/>
            <w:bottom w:val="none" w:sz="0" w:space="0" w:color="auto"/>
            <w:right w:val="none" w:sz="0" w:space="0" w:color="auto"/>
          </w:divBdr>
          <w:divsChild>
            <w:div w:id="1494417628">
              <w:marLeft w:val="0"/>
              <w:marRight w:val="0"/>
              <w:marTop w:val="0"/>
              <w:marBottom w:val="0"/>
              <w:divBdr>
                <w:top w:val="none" w:sz="0" w:space="0" w:color="auto"/>
                <w:left w:val="none" w:sz="0" w:space="0" w:color="auto"/>
                <w:bottom w:val="none" w:sz="0" w:space="0" w:color="auto"/>
                <w:right w:val="none" w:sz="0" w:space="0" w:color="auto"/>
              </w:divBdr>
              <w:divsChild>
                <w:div w:id="1901597750">
                  <w:marLeft w:val="0"/>
                  <w:marRight w:val="0"/>
                  <w:marTop w:val="0"/>
                  <w:marBottom w:val="0"/>
                  <w:divBdr>
                    <w:top w:val="none" w:sz="0" w:space="0" w:color="auto"/>
                    <w:left w:val="none" w:sz="0" w:space="0" w:color="auto"/>
                    <w:bottom w:val="none" w:sz="0" w:space="0" w:color="auto"/>
                    <w:right w:val="none" w:sz="0" w:space="0" w:color="auto"/>
                  </w:divBdr>
                  <w:divsChild>
                    <w:div w:id="2048604777">
                      <w:marLeft w:val="0"/>
                      <w:marRight w:val="0"/>
                      <w:marTop w:val="0"/>
                      <w:marBottom w:val="0"/>
                      <w:divBdr>
                        <w:top w:val="none" w:sz="0" w:space="0" w:color="auto"/>
                        <w:left w:val="none" w:sz="0" w:space="0" w:color="auto"/>
                        <w:bottom w:val="none" w:sz="0" w:space="0" w:color="auto"/>
                        <w:right w:val="none" w:sz="0" w:space="0" w:color="auto"/>
                      </w:divBdr>
                      <w:divsChild>
                        <w:div w:id="608898933">
                          <w:marLeft w:val="0"/>
                          <w:marRight w:val="0"/>
                          <w:marTop w:val="180"/>
                          <w:marBottom w:val="0"/>
                          <w:divBdr>
                            <w:top w:val="none" w:sz="0" w:space="0" w:color="auto"/>
                            <w:left w:val="none" w:sz="0" w:space="0" w:color="auto"/>
                            <w:bottom w:val="none" w:sz="0" w:space="0" w:color="auto"/>
                            <w:right w:val="none" w:sz="0" w:space="0" w:color="auto"/>
                          </w:divBdr>
                          <w:divsChild>
                            <w:div w:id="12708946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578397305">
          <w:marLeft w:val="0"/>
          <w:marRight w:val="0"/>
          <w:marTop w:val="0"/>
          <w:marBottom w:val="0"/>
          <w:divBdr>
            <w:top w:val="none" w:sz="0" w:space="0" w:color="auto"/>
            <w:left w:val="none" w:sz="0" w:space="0" w:color="auto"/>
            <w:bottom w:val="none" w:sz="0" w:space="0" w:color="auto"/>
            <w:right w:val="none" w:sz="0" w:space="0" w:color="auto"/>
          </w:divBdr>
          <w:divsChild>
            <w:div w:id="916284792">
              <w:marLeft w:val="0"/>
              <w:marRight w:val="0"/>
              <w:marTop w:val="0"/>
              <w:marBottom w:val="0"/>
              <w:divBdr>
                <w:top w:val="none" w:sz="0" w:space="0" w:color="auto"/>
                <w:left w:val="none" w:sz="0" w:space="0" w:color="auto"/>
                <w:bottom w:val="none" w:sz="0" w:space="0" w:color="auto"/>
                <w:right w:val="none" w:sz="0" w:space="0" w:color="auto"/>
              </w:divBdr>
              <w:divsChild>
                <w:div w:id="567881269">
                  <w:marLeft w:val="0"/>
                  <w:marRight w:val="0"/>
                  <w:marTop w:val="0"/>
                  <w:marBottom w:val="0"/>
                  <w:divBdr>
                    <w:top w:val="none" w:sz="0" w:space="0" w:color="auto"/>
                    <w:left w:val="none" w:sz="0" w:space="0" w:color="auto"/>
                    <w:bottom w:val="none" w:sz="0" w:space="0" w:color="auto"/>
                    <w:right w:val="none" w:sz="0" w:space="0" w:color="auto"/>
                  </w:divBdr>
                  <w:divsChild>
                    <w:div w:id="1870029755">
                      <w:marLeft w:val="0"/>
                      <w:marRight w:val="0"/>
                      <w:marTop w:val="0"/>
                      <w:marBottom w:val="0"/>
                      <w:divBdr>
                        <w:top w:val="none" w:sz="0" w:space="0" w:color="auto"/>
                        <w:left w:val="none" w:sz="0" w:space="0" w:color="auto"/>
                        <w:bottom w:val="none" w:sz="0" w:space="0" w:color="auto"/>
                        <w:right w:val="none" w:sz="0" w:space="0" w:color="auto"/>
                      </w:divBdr>
                      <w:divsChild>
                        <w:div w:id="1326012762">
                          <w:marLeft w:val="0"/>
                          <w:marRight w:val="0"/>
                          <w:marTop w:val="0"/>
                          <w:marBottom w:val="0"/>
                          <w:divBdr>
                            <w:top w:val="none" w:sz="0" w:space="0" w:color="auto"/>
                            <w:left w:val="none" w:sz="0" w:space="0" w:color="auto"/>
                            <w:bottom w:val="none" w:sz="0" w:space="0" w:color="auto"/>
                            <w:right w:val="none" w:sz="0" w:space="0" w:color="auto"/>
                          </w:divBdr>
                        </w:div>
                        <w:div w:id="213563864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98108081">
      <w:bodyDiv w:val="1"/>
      <w:marLeft w:val="0"/>
      <w:marRight w:val="0"/>
      <w:marTop w:val="0"/>
      <w:marBottom w:val="0"/>
      <w:divBdr>
        <w:top w:val="none" w:sz="0" w:space="0" w:color="auto"/>
        <w:left w:val="none" w:sz="0" w:space="0" w:color="auto"/>
        <w:bottom w:val="none" w:sz="0" w:space="0" w:color="auto"/>
        <w:right w:val="none" w:sz="0" w:space="0" w:color="auto"/>
      </w:divBdr>
    </w:div>
    <w:div w:id="99952895">
      <w:bodyDiv w:val="1"/>
      <w:marLeft w:val="0"/>
      <w:marRight w:val="0"/>
      <w:marTop w:val="0"/>
      <w:marBottom w:val="0"/>
      <w:divBdr>
        <w:top w:val="none" w:sz="0" w:space="0" w:color="auto"/>
        <w:left w:val="none" w:sz="0" w:space="0" w:color="auto"/>
        <w:bottom w:val="none" w:sz="0" w:space="0" w:color="auto"/>
        <w:right w:val="none" w:sz="0" w:space="0" w:color="auto"/>
      </w:divBdr>
      <w:divsChild>
        <w:div w:id="926770547">
          <w:marLeft w:val="0"/>
          <w:marRight w:val="0"/>
          <w:marTop w:val="0"/>
          <w:marBottom w:val="0"/>
          <w:divBdr>
            <w:top w:val="none" w:sz="0" w:space="0" w:color="auto"/>
            <w:left w:val="none" w:sz="0" w:space="0" w:color="auto"/>
            <w:bottom w:val="none" w:sz="0" w:space="0" w:color="auto"/>
            <w:right w:val="none" w:sz="0" w:space="0" w:color="auto"/>
          </w:divBdr>
          <w:divsChild>
            <w:div w:id="408617905">
              <w:marLeft w:val="0"/>
              <w:marRight w:val="0"/>
              <w:marTop w:val="0"/>
              <w:marBottom w:val="0"/>
              <w:divBdr>
                <w:top w:val="none" w:sz="0" w:space="0" w:color="auto"/>
                <w:left w:val="none" w:sz="0" w:space="0" w:color="auto"/>
                <w:bottom w:val="none" w:sz="0" w:space="0" w:color="auto"/>
                <w:right w:val="none" w:sz="0" w:space="0" w:color="auto"/>
              </w:divBdr>
            </w:div>
          </w:divsChild>
        </w:div>
        <w:div w:id="1680158333">
          <w:marLeft w:val="0"/>
          <w:marRight w:val="0"/>
          <w:marTop w:val="0"/>
          <w:marBottom w:val="0"/>
          <w:divBdr>
            <w:top w:val="none" w:sz="0" w:space="0" w:color="auto"/>
            <w:left w:val="none" w:sz="0" w:space="0" w:color="auto"/>
            <w:bottom w:val="none" w:sz="0" w:space="0" w:color="auto"/>
            <w:right w:val="none" w:sz="0" w:space="0" w:color="auto"/>
          </w:divBdr>
          <w:divsChild>
            <w:div w:id="63402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5744">
      <w:bodyDiv w:val="1"/>
      <w:marLeft w:val="0"/>
      <w:marRight w:val="0"/>
      <w:marTop w:val="0"/>
      <w:marBottom w:val="0"/>
      <w:divBdr>
        <w:top w:val="none" w:sz="0" w:space="0" w:color="auto"/>
        <w:left w:val="none" w:sz="0" w:space="0" w:color="auto"/>
        <w:bottom w:val="none" w:sz="0" w:space="0" w:color="auto"/>
        <w:right w:val="none" w:sz="0" w:space="0" w:color="auto"/>
      </w:divBdr>
    </w:div>
    <w:div w:id="112335739">
      <w:bodyDiv w:val="1"/>
      <w:marLeft w:val="0"/>
      <w:marRight w:val="0"/>
      <w:marTop w:val="0"/>
      <w:marBottom w:val="0"/>
      <w:divBdr>
        <w:top w:val="none" w:sz="0" w:space="0" w:color="auto"/>
        <w:left w:val="none" w:sz="0" w:space="0" w:color="auto"/>
        <w:bottom w:val="none" w:sz="0" w:space="0" w:color="auto"/>
        <w:right w:val="none" w:sz="0" w:space="0" w:color="auto"/>
      </w:divBdr>
    </w:div>
    <w:div w:id="119614965">
      <w:bodyDiv w:val="1"/>
      <w:marLeft w:val="0"/>
      <w:marRight w:val="0"/>
      <w:marTop w:val="0"/>
      <w:marBottom w:val="0"/>
      <w:divBdr>
        <w:top w:val="none" w:sz="0" w:space="0" w:color="auto"/>
        <w:left w:val="none" w:sz="0" w:space="0" w:color="auto"/>
        <w:bottom w:val="none" w:sz="0" w:space="0" w:color="auto"/>
        <w:right w:val="none" w:sz="0" w:space="0" w:color="auto"/>
      </w:divBdr>
    </w:div>
    <w:div w:id="122584618">
      <w:bodyDiv w:val="1"/>
      <w:marLeft w:val="0"/>
      <w:marRight w:val="0"/>
      <w:marTop w:val="0"/>
      <w:marBottom w:val="0"/>
      <w:divBdr>
        <w:top w:val="none" w:sz="0" w:space="0" w:color="auto"/>
        <w:left w:val="none" w:sz="0" w:space="0" w:color="auto"/>
        <w:bottom w:val="none" w:sz="0" w:space="0" w:color="auto"/>
        <w:right w:val="none" w:sz="0" w:space="0" w:color="auto"/>
      </w:divBdr>
      <w:divsChild>
        <w:div w:id="11997431">
          <w:marLeft w:val="0"/>
          <w:marRight w:val="0"/>
          <w:marTop w:val="0"/>
          <w:marBottom w:val="0"/>
          <w:divBdr>
            <w:top w:val="none" w:sz="0" w:space="0" w:color="auto"/>
            <w:left w:val="none" w:sz="0" w:space="0" w:color="auto"/>
            <w:bottom w:val="none" w:sz="0" w:space="0" w:color="auto"/>
            <w:right w:val="none" w:sz="0" w:space="0" w:color="auto"/>
          </w:divBdr>
        </w:div>
        <w:div w:id="28337492">
          <w:marLeft w:val="0"/>
          <w:marRight w:val="0"/>
          <w:marTop w:val="0"/>
          <w:marBottom w:val="0"/>
          <w:divBdr>
            <w:top w:val="none" w:sz="0" w:space="0" w:color="auto"/>
            <w:left w:val="none" w:sz="0" w:space="0" w:color="auto"/>
            <w:bottom w:val="none" w:sz="0" w:space="0" w:color="auto"/>
            <w:right w:val="none" w:sz="0" w:space="0" w:color="auto"/>
          </w:divBdr>
        </w:div>
        <w:div w:id="218059913">
          <w:marLeft w:val="0"/>
          <w:marRight w:val="0"/>
          <w:marTop w:val="0"/>
          <w:marBottom w:val="0"/>
          <w:divBdr>
            <w:top w:val="none" w:sz="0" w:space="0" w:color="auto"/>
            <w:left w:val="none" w:sz="0" w:space="0" w:color="auto"/>
            <w:bottom w:val="none" w:sz="0" w:space="0" w:color="auto"/>
            <w:right w:val="none" w:sz="0" w:space="0" w:color="auto"/>
          </w:divBdr>
        </w:div>
        <w:div w:id="272904884">
          <w:marLeft w:val="0"/>
          <w:marRight w:val="0"/>
          <w:marTop w:val="0"/>
          <w:marBottom w:val="0"/>
          <w:divBdr>
            <w:top w:val="none" w:sz="0" w:space="0" w:color="auto"/>
            <w:left w:val="none" w:sz="0" w:space="0" w:color="auto"/>
            <w:bottom w:val="none" w:sz="0" w:space="0" w:color="auto"/>
            <w:right w:val="none" w:sz="0" w:space="0" w:color="auto"/>
          </w:divBdr>
        </w:div>
        <w:div w:id="407311751">
          <w:marLeft w:val="0"/>
          <w:marRight w:val="0"/>
          <w:marTop w:val="0"/>
          <w:marBottom w:val="0"/>
          <w:divBdr>
            <w:top w:val="none" w:sz="0" w:space="0" w:color="auto"/>
            <w:left w:val="none" w:sz="0" w:space="0" w:color="auto"/>
            <w:bottom w:val="none" w:sz="0" w:space="0" w:color="auto"/>
            <w:right w:val="none" w:sz="0" w:space="0" w:color="auto"/>
          </w:divBdr>
        </w:div>
        <w:div w:id="585266678">
          <w:marLeft w:val="0"/>
          <w:marRight w:val="0"/>
          <w:marTop w:val="0"/>
          <w:marBottom w:val="0"/>
          <w:divBdr>
            <w:top w:val="none" w:sz="0" w:space="0" w:color="auto"/>
            <w:left w:val="none" w:sz="0" w:space="0" w:color="auto"/>
            <w:bottom w:val="none" w:sz="0" w:space="0" w:color="auto"/>
            <w:right w:val="none" w:sz="0" w:space="0" w:color="auto"/>
          </w:divBdr>
        </w:div>
        <w:div w:id="604194608">
          <w:marLeft w:val="0"/>
          <w:marRight w:val="0"/>
          <w:marTop w:val="0"/>
          <w:marBottom w:val="0"/>
          <w:divBdr>
            <w:top w:val="none" w:sz="0" w:space="0" w:color="auto"/>
            <w:left w:val="none" w:sz="0" w:space="0" w:color="auto"/>
            <w:bottom w:val="none" w:sz="0" w:space="0" w:color="auto"/>
            <w:right w:val="none" w:sz="0" w:space="0" w:color="auto"/>
          </w:divBdr>
        </w:div>
        <w:div w:id="701636360">
          <w:marLeft w:val="0"/>
          <w:marRight w:val="0"/>
          <w:marTop w:val="0"/>
          <w:marBottom w:val="0"/>
          <w:divBdr>
            <w:top w:val="none" w:sz="0" w:space="0" w:color="auto"/>
            <w:left w:val="none" w:sz="0" w:space="0" w:color="auto"/>
            <w:bottom w:val="none" w:sz="0" w:space="0" w:color="auto"/>
            <w:right w:val="none" w:sz="0" w:space="0" w:color="auto"/>
          </w:divBdr>
        </w:div>
        <w:div w:id="771319376">
          <w:marLeft w:val="0"/>
          <w:marRight w:val="0"/>
          <w:marTop w:val="0"/>
          <w:marBottom w:val="0"/>
          <w:divBdr>
            <w:top w:val="none" w:sz="0" w:space="0" w:color="auto"/>
            <w:left w:val="none" w:sz="0" w:space="0" w:color="auto"/>
            <w:bottom w:val="none" w:sz="0" w:space="0" w:color="auto"/>
            <w:right w:val="none" w:sz="0" w:space="0" w:color="auto"/>
          </w:divBdr>
        </w:div>
        <w:div w:id="808787621">
          <w:marLeft w:val="0"/>
          <w:marRight w:val="0"/>
          <w:marTop w:val="0"/>
          <w:marBottom w:val="0"/>
          <w:divBdr>
            <w:top w:val="none" w:sz="0" w:space="0" w:color="auto"/>
            <w:left w:val="none" w:sz="0" w:space="0" w:color="auto"/>
            <w:bottom w:val="none" w:sz="0" w:space="0" w:color="auto"/>
            <w:right w:val="none" w:sz="0" w:space="0" w:color="auto"/>
          </w:divBdr>
        </w:div>
        <w:div w:id="975183172">
          <w:marLeft w:val="0"/>
          <w:marRight w:val="0"/>
          <w:marTop w:val="0"/>
          <w:marBottom w:val="0"/>
          <w:divBdr>
            <w:top w:val="none" w:sz="0" w:space="0" w:color="auto"/>
            <w:left w:val="none" w:sz="0" w:space="0" w:color="auto"/>
            <w:bottom w:val="none" w:sz="0" w:space="0" w:color="auto"/>
            <w:right w:val="none" w:sz="0" w:space="0" w:color="auto"/>
          </w:divBdr>
        </w:div>
        <w:div w:id="1131902845">
          <w:marLeft w:val="0"/>
          <w:marRight w:val="0"/>
          <w:marTop w:val="0"/>
          <w:marBottom w:val="0"/>
          <w:divBdr>
            <w:top w:val="none" w:sz="0" w:space="0" w:color="auto"/>
            <w:left w:val="none" w:sz="0" w:space="0" w:color="auto"/>
            <w:bottom w:val="none" w:sz="0" w:space="0" w:color="auto"/>
            <w:right w:val="none" w:sz="0" w:space="0" w:color="auto"/>
          </w:divBdr>
        </w:div>
        <w:div w:id="1335887352">
          <w:marLeft w:val="0"/>
          <w:marRight w:val="0"/>
          <w:marTop w:val="0"/>
          <w:marBottom w:val="0"/>
          <w:divBdr>
            <w:top w:val="none" w:sz="0" w:space="0" w:color="auto"/>
            <w:left w:val="none" w:sz="0" w:space="0" w:color="auto"/>
            <w:bottom w:val="none" w:sz="0" w:space="0" w:color="auto"/>
            <w:right w:val="none" w:sz="0" w:space="0" w:color="auto"/>
          </w:divBdr>
        </w:div>
        <w:div w:id="1484465435">
          <w:marLeft w:val="0"/>
          <w:marRight w:val="0"/>
          <w:marTop w:val="0"/>
          <w:marBottom w:val="0"/>
          <w:divBdr>
            <w:top w:val="none" w:sz="0" w:space="0" w:color="auto"/>
            <w:left w:val="none" w:sz="0" w:space="0" w:color="auto"/>
            <w:bottom w:val="none" w:sz="0" w:space="0" w:color="auto"/>
            <w:right w:val="none" w:sz="0" w:space="0" w:color="auto"/>
          </w:divBdr>
        </w:div>
        <w:div w:id="1702168109">
          <w:marLeft w:val="0"/>
          <w:marRight w:val="0"/>
          <w:marTop w:val="0"/>
          <w:marBottom w:val="0"/>
          <w:divBdr>
            <w:top w:val="none" w:sz="0" w:space="0" w:color="auto"/>
            <w:left w:val="none" w:sz="0" w:space="0" w:color="auto"/>
            <w:bottom w:val="none" w:sz="0" w:space="0" w:color="auto"/>
            <w:right w:val="none" w:sz="0" w:space="0" w:color="auto"/>
          </w:divBdr>
        </w:div>
        <w:div w:id="1896429732">
          <w:marLeft w:val="0"/>
          <w:marRight w:val="0"/>
          <w:marTop w:val="0"/>
          <w:marBottom w:val="0"/>
          <w:divBdr>
            <w:top w:val="none" w:sz="0" w:space="0" w:color="auto"/>
            <w:left w:val="none" w:sz="0" w:space="0" w:color="auto"/>
            <w:bottom w:val="none" w:sz="0" w:space="0" w:color="auto"/>
            <w:right w:val="none" w:sz="0" w:space="0" w:color="auto"/>
          </w:divBdr>
        </w:div>
        <w:div w:id="1914464064">
          <w:marLeft w:val="0"/>
          <w:marRight w:val="0"/>
          <w:marTop w:val="0"/>
          <w:marBottom w:val="0"/>
          <w:divBdr>
            <w:top w:val="none" w:sz="0" w:space="0" w:color="auto"/>
            <w:left w:val="none" w:sz="0" w:space="0" w:color="auto"/>
            <w:bottom w:val="none" w:sz="0" w:space="0" w:color="auto"/>
            <w:right w:val="none" w:sz="0" w:space="0" w:color="auto"/>
          </w:divBdr>
        </w:div>
        <w:div w:id="1983121959">
          <w:marLeft w:val="0"/>
          <w:marRight w:val="0"/>
          <w:marTop w:val="0"/>
          <w:marBottom w:val="0"/>
          <w:divBdr>
            <w:top w:val="none" w:sz="0" w:space="0" w:color="auto"/>
            <w:left w:val="none" w:sz="0" w:space="0" w:color="auto"/>
            <w:bottom w:val="none" w:sz="0" w:space="0" w:color="auto"/>
            <w:right w:val="none" w:sz="0" w:space="0" w:color="auto"/>
          </w:divBdr>
        </w:div>
        <w:div w:id="2143375863">
          <w:marLeft w:val="0"/>
          <w:marRight w:val="0"/>
          <w:marTop w:val="0"/>
          <w:marBottom w:val="0"/>
          <w:divBdr>
            <w:top w:val="none" w:sz="0" w:space="0" w:color="auto"/>
            <w:left w:val="none" w:sz="0" w:space="0" w:color="auto"/>
            <w:bottom w:val="none" w:sz="0" w:space="0" w:color="auto"/>
            <w:right w:val="none" w:sz="0" w:space="0" w:color="auto"/>
          </w:divBdr>
        </w:div>
      </w:divsChild>
    </w:div>
    <w:div w:id="124781007">
      <w:bodyDiv w:val="1"/>
      <w:marLeft w:val="0"/>
      <w:marRight w:val="0"/>
      <w:marTop w:val="0"/>
      <w:marBottom w:val="0"/>
      <w:divBdr>
        <w:top w:val="none" w:sz="0" w:space="0" w:color="auto"/>
        <w:left w:val="none" w:sz="0" w:space="0" w:color="auto"/>
        <w:bottom w:val="none" w:sz="0" w:space="0" w:color="auto"/>
        <w:right w:val="none" w:sz="0" w:space="0" w:color="auto"/>
      </w:divBdr>
      <w:divsChild>
        <w:div w:id="966468594">
          <w:marLeft w:val="0"/>
          <w:marRight w:val="0"/>
          <w:marTop w:val="0"/>
          <w:marBottom w:val="0"/>
          <w:divBdr>
            <w:top w:val="none" w:sz="0" w:space="0" w:color="auto"/>
            <w:left w:val="none" w:sz="0" w:space="0" w:color="auto"/>
            <w:bottom w:val="none" w:sz="0" w:space="0" w:color="auto"/>
            <w:right w:val="none" w:sz="0" w:space="0" w:color="auto"/>
          </w:divBdr>
          <w:divsChild>
            <w:div w:id="1970237746">
              <w:marLeft w:val="0"/>
              <w:marRight w:val="0"/>
              <w:marTop w:val="0"/>
              <w:marBottom w:val="0"/>
              <w:divBdr>
                <w:top w:val="none" w:sz="0" w:space="0" w:color="auto"/>
                <w:left w:val="none" w:sz="0" w:space="0" w:color="auto"/>
                <w:bottom w:val="none" w:sz="0" w:space="0" w:color="auto"/>
                <w:right w:val="none" w:sz="0" w:space="0" w:color="auto"/>
              </w:divBdr>
            </w:div>
          </w:divsChild>
        </w:div>
        <w:div w:id="2130204307">
          <w:marLeft w:val="0"/>
          <w:marRight w:val="0"/>
          <w:marTop w:val="0"/>
          <w:marBottom w:val="0"/>
          <w:divBdr>
            <w:top w:val="none" w:sz="0" w:space="0" w:color="auto"/>
            <w:left w:val="none" w:sz="0" w:space="0" w:color="auto"/>
            <w:bottom w:val="none" w:sz="0" w:space="0" w:color="auto"/>
            <w:right w:val="none" w:sz="0" w:space="0" w:color="auto"/>
          </w:divBdr>
          <w:divsChild>
            <w:div w:id="208301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4838">
      <w:bodyDiv w:val="1"/>
      <w:marLeft w:val="0"/>
      <w:marRight w:val="0"/>
      <w:marTop w:val="0"/>
      <w:marBottom w:val="0"/>
      <w:divBdr>
        <w:top w:val="none" w:sz="0" w:space="0" w:color="auto"/>
        <w:left w:val="none" w:sz="0" w:space="0" w:color="auto"/>
        <w:bottom w:val="none" w:sz="0" w:space="0" w:color="auto"/>
        <w:right w:val="none" w:sz="0" w:space="0" w:color="auto"/>
      </w:divBdr>
    </w:div>
    <w:div w:id="131096872">
      <w:bodyDiv w:val="1"/>
      <w:marLeft w:val="0"/>
      <w:marRight w:val="0"/>
      <w:marTop w:val="0"/>
      <w:marBottom w:val="0"/>
      <w:divBdr>
        <w:top w:val="none" w:sz="0" w:space="0" w:color="auto"/>
        <w:left w:val="none" w:sz="0" w:space="0" w:color="auto"/>
        <w:bottom w:val="none" w:sz="0" w:space="0" w:color="auto"/>
        <w:right w:val="none" w:sz="0" w:space="0" w:color="auto"/>
      </w:divBdr>
    </w:div>
    <w:div w:id="132915328">
      <w:bodyDiv w:val="1"/>
      <w:marLeft w:val="0"/>
      <w:marRight w:val="0"/>
      <w:marTop w:val="0"/>
      <w:marBottom w:val="0"/>
      <w:divBdr>
        <w:top w:val="none" w:sz="0" w:space="0" w:color="auto"/>
        <w:left w:val="none" w:sz="0" w:space="0" w:color="auto"/>
        <w:bottom w:val="none" w:sz="0" w:space="0" w:color="auto"/>
        <w:right w:val="none" w:sz="0" w:space="0" w:color="auto"/>
      </w:divBdr>
    </w:div>
    <w:div w:id="133832561">
      <w:bodyDiv w:val="1"/>
      <w:marLeft w:val="0"/>
      <w:marRight w:val="0"/>
      <w:marTop w:val="0"/>
      <w:marBottom w:val="0"/>
      <w:divBdr>
        <w:top w:val="none" w:sz="0" w:space="0" w:color="auto"/>
        <w:left w:val="none" w:sz="0" w:space="0" w:color="auto"/>
        <w:bottom w:val="none" w:sz="0" w:space="0" w:color="auto"/>
        <w:right w:val="none" w:sz="0" w:space="0" w:color="auto"/>
      </w:divBdr>
    </w:div>
    <w:div w:id="139006783">
      <w:bodyDiv w:val="1"/>
      <w:marLeft w:val="0"/>
      <w:marRight w:val="0"/>
      <w:marTop w:val="0"/>
      <w:marBottom w:val="0"/>
      <w:divBdr>
        <w:top w:val="none" w:sz="0" w:space="0" w:color="auto"/>
        <w:left w:val="none" w:sz="0" w:space="0" w:color="auto"/>
        <w:bottom w:val="none" w:sz="0" w:space="0" w:color="auto"/>
        <w:right w:val="none" w:sz="0" w:space="0" w:color="auto"/>
      </w:divBdr>
    </w:div>
    <w:div w:id="140969404">
      <w:bodyDiv w:val="1"/>
      <w:marLeft w:val="0"/>
      <w:marRight w:val="0"/>
      <w:marTop w:val="0"/>
      <w:marBottom w:val="0"/>
      <w:divBdr>
        <w:top w:val="none" w:sz="0" w:space="0" w:color="auto"/>
        <w:left w:val="none" w:sz="0" w:space="0" w:color="auto"/>
        <w:bottom w:val="none" w:sz="0" w:space="0" w:color="auto"/>
        <w:right w:val="none" w:sz="0" w:space="0" w:color="auto"/>
      </w:divBdr>
    </w:div>
    <w:div w:id="146753825">
      <w:bodyDiv w:val="1"/>
      <w:marLeft w:val="0"/>
      <w:marRight w:val="0"/>
      <w:marTop w:val="0"/>
      <w:marBottom w:val="0"/>
      <w:divBdr>
        <w:top w:val="none" w:sz="0" w:space="0" w:color="auto"/>
        <w:left w:val="none" w:sz="0" w:space="0" w:color="auto"/>
        <w:bottom w:val="none" w:sz="0" w:space="0" w:color="auto"/>
        <w:right w:val="none" w:sz="0" w:space="0" w:color="auto"/>
      </w:divBdr>
    </w:div>
    <w:div w:id="147718690">
      <w:bodyDiv w:val="1"/>
      <w:marLeft w:val="0"/>
      <w:marRight w:val="0"/>
      <w:marTop w:val="0"/>
      <w:marBottom w:val="0"/>
      <w:divBdr>
        <w:top w:val="none" w:sz="0" w:space="0" w:color="auto"/>
        <w:left w:val="none" w:sz="0" w:space="0" w:color="auto"/>
        <w:bottom w:val="none" w:sz="0" w:space="0" w:color="auto"/>
        <w:right w:val="none" w:sz="0" w:space="0" w:color="auto"/>
      </w:divBdr>
    </w:div>
    <w:div w:id="151651720">
      <w:bodyDiv w:val="1"/>
      <w:marLeft w:val="0"/>
      <w:marRight w:val="0"/>
      <w:marTop w:val="0"/>
      <w:marBottom w:val="0"/>
      <w:divBdr>
        <w:top w:val="none" w:sz="0" w:space="0" w:color="auto"/>
        <w:left w:val="none" w:sz="0" w:space="0" w:color="auto"/>
        <w:bottom w:val="none" w:sz="0" w:space="0" w:color="auto"/>
        <w:right w:val="none" w:sz="0" w:space="0" w:color="auto"/>
      </w:divBdr>
    </w:div>
    <w:div w:id="156312550">
      <w:bodyDiv w:val="1"/>
      <w:marLeft w:val="0"/>
      <w:marRight w:val="0"/>
      <w:marTop w:val="0"/>
      <w:marBottom w:val="0"/>
      <w:divBdr>
        <w:top w:val="none" w:sz="0" w:space="0" w:color="auto"/>
        <w:left w:val="none" w:sz="0" w:space="0" w:color="auto"/>
        <w:bottom w:val="none" w:sz="0" w:space="0" w:color="auto"/>
        <w:right w:val="none" w:sz="0" w:space="0" w:color="auto"/>
      </w:divBdr>
    </w:div>
    <w:div w:id="157162401">
      <w:bodyDiv w:val="1"/>
      <w:marLeft w:val="0"/>
      <w:marRight w:val="0"/>
      <w:marTop w:val="0"/>
      <w:marBottom w:val="0"/>
      <w:divBdr>
        <w:top w:val="none" w:sz="0" w:space="0" w:color="auto"/>
        <w:left w:val="none" w:sz="0" w:space="0" w:color="auto"/>
        <w:bottom w:val="none" w:sz="0" w:space="0" w:color="auto"/>
        <w:right w:val="none" w:sz="0" w:space="0" w:color="auto"/>
      </w:divBdr>
    </w:div>
    <w:div w:id="157969038">
      <w:bodyDiv w:val="1"/>
      <w:marLeft w:val="0"/>
      <w:marRight w:val="0"/>
      <w:marTop w:val="0"/>
      <w:marBottom w:val="0"/>
      <w:divBdr>
        <w:top w:val="none" w:sz="0" w:space="0" w:color="auto"/>
        <w:left w:val="none" w:sz="0" w:space="0" w:color="auto"/>
        <w:bottom w:val="none" w:sz="0" w:space="0" w:color="auto"/>
        <w:right w:val="none" w:sz="0" w:space="0" w:color="auto"/>
      </w:divBdr>
    </w:div>
    <w:div w:id="159469987">
      <w:bodyDiv w:val="1"/>
      <w:marLeft w:val="0"/>
      <w:marRight w:val="0"/>
      <w:marTop w:val="0"/>
      <w:marBottom w:val="0"/>
      <w:divBdr>
        <w:top w:val="none" w:sz="0" w:space="0" w:color="auto"/>
        <w:left w:val="none" w:sz="0" w:space="0" w:color="auto"/>
        <w:bottom w:val="none" w:sz="0" w:space="0" w:color="auto"/>
        <w:right w:val="none" w:sz="0" w:space="0" w:color="auto"/>
      </w:divBdr>
    </w:div>
    <w:div w:id="160969632">
      <w:bodyDiv w:val="1"/>
      <w:marLeft w:val="0"/>
      <w:marRight w:val="0"/>
      <w:marTop w:val="0"/>
      <w:marBottom w:val="0"/>
      <w:divBdr>
        <w:top w:val="none" w:sz="0" w:space="0" w:color="auto"/>
        <w:left w:val="none" w:sz="0" w:space="0" w:color="auto"/>
        <w:bottom w:val="none" w:sz="0" w:space="0" w:color="auto"/>
        <w:right w:val="none" w:sz="0" w:space="0" w:color="auto"/>
      </w:divBdr>
    </w:div>
    <w:div w:id="163323673">
      <w:bodyDiv w:val="1"/>
      <w:marLeft w:val="0"/>
      <w:marRight w:val="0"/>
      <w:marTop w:val="0"/>
      <w:marBottom w:val="0"/>
      <w:divBdr>
        <w:top w:val="none" w:sz="0" w:space="0" w:color="auto"/>
        <w:left w:val="none" w:sz="0" w:space="0" w:color="auto"/>
        <w:bottom w:val="none" w:sz="0" w:space="0" w:color="auto"/>
        <w:right w:val="none" w:sz="0" w:space="0" w:color="auto"/>
      </w:divBdr>
    </w:div>
    <w:div w:id="169489261">
      <w:bodyDiv w:val="1"/>
      <w:marLeft w:val="0"/>
      <w:marRight w:val="0"/>
      <w:marTop w:val="0"/>
      <w:marBottom w:val="0"/>
      <w:divBdr>
        <w:top w:val="none" w:sz="0" w:space="0" w:color="auto"/>
        <w:left w:val="none" w:sz="0" w:space="0" w:color="auto"/>
        <w:bottom w:val="none" w:sz="0" w:space="0" w:color="auto"/>
        <w:right w:val="none" w:sz="0" w:space="0" w:color="auto"/>
      </w:divBdr>
    </w:div>
    <w:div w:id="170460894">
      <w:bodyDiv w:val="1"/>
      <w:marLeft w:val="0"/>
      <w:marRight w:val="0"/>
      <w:marTop w:val="0"/>
      <w:marBottom w:val="0"/>
      <w:divBdr>
        <w:top w:val="none" w:sz="0" w:space="0" w:color="auto"/>
        <w:left w:val="none" w:sz="0" w:space="0" w:color="auto"/>
        <w:bottom w:val="none" w:sz="0" w:space="0" w:color="auto"/>
        <w:right w:val="none" w:sz="0" w:space="0" w:color="auto"/>
      </w:divBdr>
    </w:div>
    <w:div w:id="172450988">
      <w:bodyDiv w:val="1"/>
      <w:marLeft w:val="0"/>
      <w:marRight w:val="0"/>
      <w:marTop w:val="0"/>
      <w:marBottom w:val="0"/>
      <w:divBdr>
        <w:top w:val="none" w:sz="0" w:space="0" w:color="auto"/>
        <w:left w:val="none" w:sz="0" w:space="0" w:color="auto"/>
        <w:bottom w:val="none" w:sz="0" w:space="0" w:color="auto"/>
        <w:right w:val="none" w:sz="0" w:space="0" w:color="auto"/>
      </w:divBdr>
    </w:div>
    <w:div w:id="179320678">
      <w:bodyDiv w:val="1"/>
      <w:marLeft w:val="0"/>
      <w:marRight w:val="0"/>
      <w:marTop w:val="0"/>
      <w:marBottom w:val="0"/>
      <w:divBdr>
        <w:top w:val="none" w:sz="0" w:space="0" w:color="auto"/>
        <w:left w:val="none" w:sz="0" w:space="0" w:color="auto"/>
        <w:bottom w:val="none" w:sz="0" w:space="0" w:color="auto"/>
        <w:right w:val="none" w:sz="0" w:space="0" w:color="auto"/>
      </w:divBdr>
    </w:div>
    <w:div w:id="179781785">
      <w:bodyDiv w:val="1"/>
      <w:marLeft w:val="0"/>
      <w:marRight w:val="0"/>
      <w:marTop w:val="0"/>
      <w:marBottom w:val="0"/>
      <w:divBdr>
        <w:top w:val="none" w:sz="0" w:space="0" w:color="auto"/>
        <w:left w:val="none" w:sz="0" w:space="0" w:color="auto"/>
        <w:bottom w:val="none" w:sz="0" w:space="0" w:color="auto"/>
        <w:right w:val="none" w:sz="0" w:space="0" w:color="auto"/>
      </w:divBdr>
      <w:divsChild>
        <w:div w:id="521895537">
          <w:marLeft w:val="0"/>
          <w:marRight w:val="0"/>
          <w:marTop w:val="240"/>
          <w:marBottom w:val="240"/>
          <w:divBdr>
            <w:top w:val="none" w:sz="0" w:space="0" w:color="auto"/>
            <w:left w:val="none" w:sz="0" w:space="0" w:color="auto"/>
            <w:bottom w:val="none" w:sz="0" w:space="0" w:color="auto"/>
            <w:right w:val="none" w:sz="0" w:space="0" w:color="auto"/>
          </w:divBdr>
        </w:div>
        <w:div w:id="1365592286">
          <w:marLeft w:val="0"/>
          <w:marRight w:val="0"/>
          <w:marTop w:val="240"/>
          <w:marBottom w:val="240"/>
          <w:divBdr>
            <w:top w:val="none" w:sz="0" w:space="0" w:color="auto"/>
            <w:left w:val="none" w:sz="0" w:space="0" w:color="auto"/>
            <w:bottom w:val="none" w:sz="0" w:space="0" w:color="auto"/>
            <w:right w:val="none" w:sz="0" w:space="0" w:color="auto"/>
          </w:divBdr>
        </w:div>
      </w:divsChild>
    </w:div>
    <w:div w:id="185602103">
      <w:bodyDiv w:val="1"/>
      <w:marLeft w:val="0"/>
      <w:marRight w:val="0"/>
      <w:marTop w:val="0"/>
      <w:marBottom w:val="0"/>
      <w:divBdr>
        <w:top w:val="none" w:sz="0" w:space="0" w:color="auto"/>
        <w:left w:val="none" w:sz="0" w:space="0" w:color="auto"/>
        <w:bottom w:val="none" w:sz="0" w:space="0" w:color="auto"/>
        <w:right w:val="none" w:sz="0" w:space="0" w:color="auto"/>
      </w:divBdr>
    </w:div>
    <w:div w:id="195119444">
      <w:bodyDiv w:val="1"/>
      <w:marLeft w:val="0"/>
      <w:marRight w:val="0"/>
      <w:marTop w:val="0"/>
      <w:marBottom w:val="0"/>
      <w:divBdr>
        <w:top w:val="none" w:sz="0" w:space="0" w:color="auto"/>
        <w:left w:val="none" w:sz="0" w:space="0" w:color="auto"/>
        <w:bottom w:val="none" w:sz="0" w:space="0" w:color="auto"/>
        <w:right w:val="none" w:sz="0" w:space="0" w:color="auto"/>
      </w:divBdr>
      <w:divsChild>
        <w:div w:id="1020935232">
          <w:marLeft w:val="0"/>
          <w:marRight w:val="0"/>
          <w:marTop w:val="0"/>
          <w:marBottom w:val="0"/>
          <w:divBdr>
            <w:top w:val="none" w:sz="0" w:space="0" w:color="auto"/>
            <w:left w:val="none" w:sz="0" w:space="0" w:color="auto"/>
            <w:bottom w:val="none" w:sz="0" w:space="0" w:color="auto"/>
            <w:right w:val="none" w:sz="0" w:space="0" w:color="auto"/>
          </w:divBdr>
          <w:divsChild>
            <w:div w:id="541793423">
              <w:marLeft w:val="0"/>
              <w:marRight w:val="0"/>
              <w:marTop w:val="0"/>
              <w:marBottom w:val="0"/>
              <w:divBdr>
                <w:top w:val="none" w:sz="0" w:space="0" w:color="auto"/>
                <w:left w:val="none" w:sz="0" w:space="0" w:color="auto"/>
                <w:bottom w:val="none" w:sz="0" w:space="0" w:color="auto"/>
                <w:right w:val="none" w:sz="0" w:space="0" w:color="auto"/>
              </w:divBdr>
              <w:divsChild>
                <w:div w:id="1423840655">
                  <w:marLeft w:val="150"/>
                  <w:marRight w:val="150"/>
                  <w:marTop w:val="30"/>
                  <w:marBottom w:val="150"/>
                  <w:divBdr>
                    <w:top w:val="none" w:sz="0" w:space="0" w:color="auto"/>
                    <w:left w:val="none" w:sz="0" w:space="0" w:color="auto"/>
                    <w:bottom w:val="none" w:sz="0" w:space="0" w:color="auto"/>
                    <w:right w:val="none" w:sz="0" w:space="0" w:color="auto"/>
                  </w:divBdr>
                  <w:divsChild>
                    <w:div w:id="1074547362">
                      <w:marLeft w:val="750"/>
                      <w:marRight w:val="0"/>
                      <w:marTop w:val="0"/>
                      <w:marBottom w:val="0"/>
                      <w:divBdr>
                        <w:top w:val="none" w:sz="0" w:space="0" w:color="auto"/>
                        <w:left w:val="none" w:sz="0" w:space="0" w:color="auto"/>
                        <w:bottom w:val="none" w:sz="0" w:space="0" w:color="auto"/>
                        <w:right w:val="none" w:sz="0" w:space="0" w:color="auto"/>
                      </w:divBdr>
                      <w:divsChild>
                        <w:div w:id="351687067">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049649306">
          <w:marLeft w:val="0"/>
          <w:marRight w:val="0"/>
          <w:marTop w:val="0"/>
          <w:marBottom w:val="0"/>
          <w:divBdr>
            <w:top w:val="none" w:sz="0" w:space="0" w:color="auto"/>
            <w:left w:val="none" w:sz="0" w:space="0" w:color="auto"/>
            <w:bottom w:val="none" w:sz="0" w:space="0" w:color="auto"/>
            <w:right w:val="none" w:sz="0" w:space="0" w:color="auto"/>
          </w:divBdr>
          <w:divsChild>
            <w:div w:id="302321019">
              <w:marLeft w:val="0"/>
              <w:marRight w:val="0"/>
              <w:marTop w:val="0"/>
              <w:marBottom w:val="0"/>
              <w:divBdr>
                <w:top w:val="none" w:sz="0" w:space="0" w:color="auto"/>
                <w:left w:val="none" w:sz="0" w:space="0" w:color="auto"/>
                <w:bottom w:val="none" w:sz="0" w:space="0" w:color="auto"/>
                <w:right w:val="none" w:sz="0" w:space="0" w:color="auto"/>
              </w:divBdr>
              <w:divsChild>
                <w:div w:id="1684697914">
                  <w:marLeft w:val="150"/>
                  <w:marRight w:val="150"/>
                  <w:marTop w:val="30"/>
                  <w:marBottom w:val="30"/>
                  <w:divBdr>
                    <w:top w:val="none" w:sz="0" w:space="0" w:color="auto"/>
                    <w:left w:val="none" w:sz="0" w:space="0" w:color="auto"/>
                    <w:bottom w:val="none" w:sz="0" w:space="0" w:color="auto"/>
                    <w:right w:val="none" w:sz="0" w:space="0" w:color="auto"/>
                  </w:divBdr>
                  <w:divsChild>
                    <w:div w:id="497117501">
                      <w:marLeft w:val="750"/>
                      <w:marRight w:val="0"/>
                      <w:marTop w:val="0"/>
                      <w:marBottom w:val="0"/>
                      <w:divBdr>
                        <w:top w:val="none" w:sz="0" w:space="0" w:color="auto"/>
                        <w:left w:val="none" w:sz="0" w:space="0" w:color="auto"/>
                        <w:bottom w:val="none" w:sz="0" w:space="0" w:color="auto"/>
                        <w:right w:val="none" w:sz="0" w:space="0" w:color="auto"/>
                      </w:divBdr>
                      <w:divsChild>
                        <w:div w:id="152455504">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96819548">
      <w:bodyDiv w:val="1"/>
      <w:marLeft w:val="0"/>
      <w:marRight w:val="0"/>
      <w:marTop w:val="0"/>
      <w:marBottom w:val="0"/>
      <w:divBdr>
        <w:top w:val="none" w:sz="0" w:space="0" w:color="auto"/>
        <w:left w:val="none" w:sz="0" w:space="0" w:color="auto"/>
        <w:bottom w:val="none" w:sz="0" w:space="0" w:color="auto"/>
        <w:right w:val="none" w:sz="0" w:space="0" w:color="auto"/>
      </w:divBdr>
    </w:div>
    <w:div w:id="201984102">
      <w:bodyDiv w:val="1"/>
      <w:marLeft w:val="0"/>
      <w:marRight w:val="0"/>
      <w:marTop w:val="0"/>
      <w:marBottom w:val="0"/>
      <w:divBdr>
        <w:top w:val="none" w:sz="0" w:space="0" w:color="auto"/>
        <w:left w:val="none" w:sz="0" w:space="0" w:color="auto"/>
        <w:bottom w:val="none" w:sz="0" w:space="0" w:color="auto"/>
        <w:right w:val="none" w:sz="0" w:space="0" w:color="auto"/>
      </w:divBdr>
    </w:div>
    <w:div w:id="202905915">
      <w:bodyDiv w:val="1"/>
      <w:marLeft w:val="0"/>
      <w:marRight w:val="0"/>
      <w:marTop w:val="0"/>
      <w:marBottom w:val="0"/>
      <w:divBdr>
        <w:top w:val="none" w:sz="0" w:space="0" w:color="auto"/>
        <w:left w:val="none" w:sz="0" w:space="0" w:color="auto"/>
        <w:bottom w:val="none" w:sz="0" w:space="0" w:color="auto"/>
        <w:right w:val="none" w:sz="0" w:space="0" w:color="auto"/>
      </w:divBdr>
    </w:div>
    <w:div w:id="203909496">
      <w:bodyDiv w:val="1"/>
      <w:marLeft w:val="0"/>
      <w:marRight w:val="0"/>
      <w:marTop w:val="0"/>
      <w:marBottom w:val="0"/>
      <w:divBdr>
        <w:top w:val="none" w:sz="0" w:space="0" w:color="auto"/>
        <w:left w:val="none" w:sz="0" w:space="0" w:color="auto"/>
        <w:bottom w:val="none" w:sz="0" w:space="0" w:color="auto"/>
        <w:right w:val="none" w:sz="0" w:space="0" w:color="auto"/>
      </w:divBdr>
    </w:div>
    <w:div w:id="203912794">
      <w:bodyDiv w:val="1"/>
      <w:marLeft w:val="0"/>
      <w:marRight w:val="0"/>
      <w:marTop w:val="0"/>
      <w:marBottom w:val="0"/>
      <w:divBdr>
        <w:top w:val="none" w:sz="0" w:space="0" w:color="auto"/>
        <w:left w:val="none" w:sz="0" w:space="0" w:color="auto"/>
        <w:bottom w:val="none" w:sz="0" w:space="0" w:color="auto"/>
        <w:right w:val="none" w:sz="0" w:space="0" w:color="auto"/>
      </w:divBdr>
    </w:div>
    <w:div w:id="204756552">
      <w:bodyDiv w:val="1"/>
      <w:marLeft w:val="0"/>
      <w:marRight w:val="0"/>
      <w:marTop w:val="0"/>
      <w:marBottom w:val="0"/>
      <w:divBdr>
        <w:top w:val="none" w:sz="0" w:space="0" w:color="auto"/>
        <w:left w:val="none" w:sz="0" w:space="0" w:color="auto"/>
        <w:bottom w:val="none" w:sz="0" w:space="0" w:color="auto"/>
        <w:right w:val="none" w:sz="0" w:space="0" w:color="auto"/>
      </w:divBdr>
    </w:div>
    <w:div w:id="206142300">
      <w:bodyDiv w:val="1"/>
      <w:marLeft w:val="0"/>
      <w:marRight w:val="0"/>
      <w:marTop w:val="0"/>
      <w:marBottom w:val="0"/>
      <w:divBdr>
        <w:top w:val="none" w:sz="0" w:space="0" w:color="auto"/>
        <w:left w:val="none" w:sz="0" w:space="0" w:color="auto"/>
        <w:bottom w:val="none" w:sz="0" w:space="0" w:color="auto"/>
        <w:right w:val="none" w:sz="0" w:space="0" w:color="auto"/>
      </w:divBdr>
    </w:div>
    <w:div w:id="208227498">
      <w:bodyDiv w:val="1"/>
      <w:marLeft w:val="0"/>
      <w:marRight w:val="0"/>
      <w:marTop w:val="0"/>
      <w:marBottom w:val="0"/>
      <w:divBdr>
        <w:top w:val="none" w:sz="0" w:space="0" w:color="auto"/>
        <w:left w:val="none" w:sz="0" w:space="0" w:color="auto"/>
        <w:bottom w:val="none" w:sz="0" w:space="0" w:color="auto"/>
        <w:right w:val="none" w:sz="0" w:space="0" w:color="auto"/>
      </w:divBdr>
    </w:div>
    <w:div w:id="208810832">
      <w:bodyDiv w:val="1"/>
      <w:marLeft w:val="0"/>
      <w:marRight w:val="0"/>
      <w:marTop w:val="0"/>
      <w:marBottom w:val="0"/>
      <w:divBdr>
        <w:top w:val="none" w:sz="0" w:space="0" w:color="auto"/>
        <w:left w:val="none" w:sz="0" w:space="0" w:color="auto"/>
        <w:bottom w:val="none" w:sz="0" w:space="0" w:color="auto"/>
        <w:right w:val="none" w:sz="0" w:space="0" w:color="auto"/>
      </w:divBdr>
    </w:div>
    <w:div w:id="208882045">
      <w:bodyDiv w:val="1"/>
      <w:marLeft w:val="0"/>
      <w:marRight w:val="0"/>
      <w:marTop w:val="0"/>
      <w:marBottom w:val="0"/>
      <w:divBdr>
        <w:top w:val="none" w:sz="0" w:space="0" w:color="auto"/>
        <w:left w:val="none" w:sz="0" w:space="0" w:color="auto"/>
        <w:bottom w:val="none" w:sz="0" w:space="0" w:color="auto"/>
        <w:right w:val="none" w:sz="0" w:space="0" w:color="auto"/>
      </w:divBdr>
    </w:div>
    <w:div w:id="214195424">
      <w:bodyDiv w:val="1"/>
      <w:marLeft w:val="0"/>
      <w:marRight w:val="0"/>
      <w:marTop w:val="0"/>
      <w:marBottom w:val="0"/>
      <w:divBdr>
        <w:top w:val="none" w:sz="0" w:space="0" w:color="auto"/>
        <w:left w:val="none" w:sz="0" w:space="0" w:color="auto"/>
        <w:bottom w:val="none" w:sz="0" w:space="0" w:color="auto"/>
        <w:right w:val="none" w:sz="0" w:space="0" w:color="auto"/>
      </w:divBdr>
    </w:div>
    <w:div w:id="217520884">
      <w:bodyDiv w:val="1"/>
      <w:marLeft w:val="0"/>
      <w:marRight w:val="0"/>
      <w:marTop w:val="0"/>
      <w:marBottom w:val="0"/>
      <w:divBdr>
        <w:top w:val="none" w:sz="0" w:space="0" w:color="auto"/>
        <w:left w:val="none" w:sz="0" w:space="0" w:color="auto"/>
        <w:bottom w:val="none" w:sz="0" w:space="0" w:color="auto"/>
        <w:right w:val="none" w:sz="0" w:space="0" w:color="auto"/>
      </w:divBdr>
    </w:div>
    <w:div w:id="224069877">
      <w:bodyDiv w:val="1"/>
      <w:marLeft w:val="0"/>
      <w:marRight w:val="0"/>
      <w:marTop w:val="0"/>
      <w:marBottom w:val="0"/>
      <w:divBdr>
        <w:top w:val="none" w:sz="0" w:space="0" w:color="auto"/>
        <w:left w:val="none" w:sz="0" w:space="0" w:color="auto"/>
        <w:bottom w:val="none" w:sz="0" w:space="0" w:color="auto"/>
        <w:right w:val="none" w:sz="0" w:space="0" w:color="auto"/>
      </w:divBdr>
    </w:div>
    <w:div w:id="228619356">
      <w:bodyDiv w:val="1"/>
      <w:marLeft w:val="0"/>
      <w:marRight w:val="0"/>
      <w:marTop w:val="0"/>
      <w:marBottom w:val="0"/>
      <w:divBdr>
        <w:top w:val="none" w:sz="0" w:space="0" w:color="auto"/>
        <w:left w:val="none" w:sz="0" w:space="0" w:color="auto"/>
        <w:bottom w:val="none" w:sz="0" w:space="0" w:color="auto"/>
        <w:right w:val="none" w:sz="0" w:space="0" w:color="auto"/>
      </w:divBdr>
    </w:div>
    <w:div w:id="234095807">
      <w:bodyDiv w:val="1"/>
      <w:marLeft w:val="0"/>
      <w:marRight w:val="0"/>
      <w:marTop w:val="0"/>
      <w:marBottom w:val="0"/>
      <w:divBdr>
        <w:top w:val="none" w:sz="0" w:space="0" w:color="auto"/>
        <w:left w:val="none" w:sz="0" w:space="0" w:color="auto"/>
        <w:bottom w:val="none" w:sz="0" w:space="0" w:color="auto"/>
        <w:right w:val="none" w:sz="0" w:space="0" w:color="auto"/>
      </w:divBdr>
    </w:div>
    <w:div w:id="235626716">
      <w:bodyDiv w:val="1"/>
      <w:marLeft w:val="0"/>
      <w:marRight w:val="0"/>
      <w:marTop w:val="0"/>
      <w:marBottom w:val="0"/>
      <w:divBdr>
        <w:top w:val="none" w:sz="0" w:space="0" w:color="auto"/>
        <w:left w:val="none" w:sz="0" w:space="0" w:color="auto"/>
        <w:bottom w:val="none" w:sz="0" w:space="0" w:color="auto"/>
        <w:right w:val="none" w:sz="0" w:space="0" w:color="auto"/>
      </w:divBdr>
    </w:div>
    <w:div w:id="240336887">
      <w:bodyDiv w:val="1"/>
      <w:marLeft w:val="0"/>
      <w:marRight w:val="0"/>
      <w:marTop w:val="0"/>
      <w:marBottom w:val="0"/>
      <w:divBdr>
        <w:top w:val="none" w:sz="0" w:space="0" w:color="auto"/>
        <w:left w:val="none" w:sz="0" w:space="0" w:color="auto"/>
        <w:bottom w:val="none" w:sz="0" w:space="0" w:color="auto"/>
        <w:right w:val="none" w:sz="0" w:space="0" w:color="auto"/>
      </w:divBdr>
    </w:div>
    <w:div w:id="243421095">
      <w:bodyDiv w:val="1"/>
      <w:marLeft w:val="0"/>
      <w:marRight w:val="0"/>
      <w:marTop w:val="0"/>
      <w:marBottom w:val="0"/>
      <w:divBdr>
        <w:top w:val="none" w:sz="0" w:space="0" w:color="auto"/>
        <w:left w:val="none" w:sz="0" w:space="0" w:color="auto"/>
        <w:bottom w:val="none" w:sz="0" w:space="0" w:color="auto"/>
        <w:right w:val="none" w:sz="0" w:space="0" w:color="auto"/>
      </w:divBdr>
    </w:div>
    <w:div w:id="244341693">
      <w:bodyDiv w:val="1"/>
      <w:marLeft w:val="0"/>
      <w:marRight w:val="0"/>
      <w:marTop w:val="0"/>
      <w:marBottom w:val="0"/>
      <w:divBdr>
        <w:top w:val="none" w:sz="0" w:space="0" w:color="auto"/>
        <w:left w:val="none" w:sz="0" w:space="0" w:color="auto"/>
        <w:bottom w:val="none" w:sz="0" w:space="0" w:color="auto"/>
        <w:right w:val="none" w:sz="0" w:space="0" w:color="auto"/>
      </w:divBdr>
    </w:div>
    <w:div w:id="245115022">
      <w:bodyDiv w:val="1"/>
      <w:marLeft w:val="0"/>
      <w:marRight w:val="0"/>
      <w:marTop w:val="0"/>
      <w:marBottom w:val="0"/>
      <w:divBdr>
        <w:top w:val="none" w:sz="0" w:space="0" w:color="auto"/>
        <w:left w:val="none" w:sz="0" w:space="0" w:color="auto"/>
        <w:bottom w:val="none" w:sz="0" w:space="0" w:color="auto"/>
        <w:right w:val="none" w:sz="0" w:space="0" w:color="auto"/>
      </w:divBdr>
    </w:div>
    <w:div w:id="247009515">
      <w:bodyDiv w:val="1"/>
      <w:marLeft w:val="0"/>
      <w:marRight w:val="0"/>
      <w:marTop w:val="0"/>
      <w:marBottom w:val="0"/>
      <w:divBdr>
        <w:top w:val="none" w:sz="0" w:space="0" w:color="auto"/>
        <w:left w:val="none" w:sz="0" w:space="0" w:color="auto"/>
        <w:bottom w:val="none" w:sz="0" w:space="0" w:color="auto"/>
        <w:right w:val="none" w:sz="0" w:space="0" w:color="auto"/>
      </w:divBdr>
    </w:div>
    <w:div w:id="248120453">
      <w:bodyDiv w:val="1"/>
      <w:marLeft w:val="0"/>
      <w:marRight w:val="0"/>
      <w:marTop w:val="0"/>
      <w:marBottom w:val="0"/>
      <w:divBdr>
        <w:top w:val="none" w:sz="0" w:space="0" w:color="auto"/>
        <w:left w:val="none" w:sz="0" w:space="0" w:color="auto"/>
        <w:bottom w:val="none" w:sz="0" w:space="0" w:color="auto"/>
        <w:right w:val="none" w:sz="0" w:space="0" w:color="auto"/>
      </w:divBdr>
    </w:div>
    <w:div w:id="249045772">
      <w:bodyDiv w:val="1"/>
      <w:marLeft w:val="0"/>
      <w:marRight w:val="0"/>
      <w:marTop w:val="0"/>
      <w:marBottom w:val="0"/>
      <w:divBdr>
        <w:top w:val="none" w:sz="0" w:space="0" w:color="auto"/>
        <w:left w:val="none" w:sz="0" w:space="0" w:color="auto"/>
        <w:bottom w:val="none" w:sz="0" w:space="0" w:color="auto"/>
        <w:right w:val="none" w:sz="0" w:space="0" w:color="auto"/>
      </w:divBdr>
    </w:div>
    <w:div w:id="249315688">
      <w:bodyDiv w:val="1"/>
      <w:marLeft w:val="0"/>
      <w:marRight w:val="0"/>
      <w:marTop w:val="0"/>
      <w:marBottom w:val="0"/>
      <w:divBdr>
        <w:top w:val="none" w:sz="0" w:space="0" w:color="auto"/>
        <w:left w:val="none" w:sz="0" w:space="0" w:color="auto"/>
        <w:bottom w:val="none" w:sz="0" w:space="0" w:color="auto"/>
        <w:right w:val="none" w:sz="0" w:space="0" w:color="auto"/>
      </w:divBdr>
    </w:div>
    <w:div w:id="251935414">
      <w:bodyDiv w:val="1"/>
      <w:marLeft w:val="0"/>
      <w:marRight w:val="0"/>
      <w:marTop w:val="0"/>
      <w:marBottom w:val="0"/>
      <w:divBdr>
        <w:top w:val="none" w:sz="0" w:space="0" w:color="auto"/>
        <w:left w:val="none" w:sz="0" w:space="0" w:color="auto"/>
        <w:bottom w:val="none" w:sz="0" w:space="0" w:color="auto"/>
        <w:right w:val="none" w:sz="0" w:space="0" w:color="auto"/>
      </w:divBdr>
    </w:div>
    <w:div w:id="255134851">
      <w:bodyDiv w:val="1"/>
      <w:marLeft w:val="0"/>
      <w:marRight w:val="0"/>
      <w:marTop w:val="0"/>
      <w:marBottom w:val="0"/>
      <w:divBdr>
        <w:top w:val="none" w:sz="0" w:space="0" w:color="auto"/>
        <w:left w:val="none" w:sz="0" w:space="0" w:color="auto"/>
        <w:bottom w:val="none" w:sz="0" w:space="0" w:color="auto"/>
        <w:right w:val="none" w:sz="0" w:space="0" w:color="auto"/>
      </w:divBdr>
    </w:div>
    <w:div w:id="256063819">
      <w:bodyDiv w:val="1"/>
      <w:marLeft w:val="0"/>
      <w:marRight w:val="0"/>
      <w:marTop w:val="0"/>
      <w:marBottom w:val="0"/>
      <w:divBdr>
        <w:top w:val="none" w:sz="0" w:space="0" w:color="auto"/>
        <w:left w:val="none" w:sz="0" w:space="0" w:color="auto"/>
        <w:bottom w:val="none" w:sz="0" w:space="0" w:color="auto"/>
        <w:right w:val="none" w:sz="0" w:space="0" w:color="auto"/>
      </w:divBdr>
    </w:div>
    <w:div w:id="257178666">
      <w:bodyDiv w:val="1"/>
      <w:marLeft w:val="0"/>
      <w:marRight w:val="0"/>
      <w:marTop w:val="0"/>
      <w:marBottom w:val="0"/>
      <w:divBdr>
        <w:top w:val="none" w:sz="0" w:space="0" w:color="auto"/>
        <w:left w:val="none" w:sz="0" w:space="0" w:color="auto"/>
        <w:bottom w:val="none" w:sz="0" w:space="0" w:color="auto"/>
        <w:right w:val="none" w:sz="0" w:space="0" w:color="auto"/>
      </w:divBdr>
    </w:div>
    <w:div w:id="257953452">
      <w:bodyDiv w:val="1"/>
      <w:marLeft w:val="0"/>
      <w:marRight w:val="0"/>
      <w:marTop w:val="0"/>
      <w:marBottom w:val="0"/>
      <w:divBdr>
        <w:top w:val="none" w:sz="0" w:space="0" w:color="auto"/>
        <w:left w:val="none" w:sz="0" w:space="0" w:color="auto"/>
        <w:bottom w:val="none" w:sz="0" w:space="0" w:color="auto"/>
        <w:right w:val="none" w:sz="0" w:space="0" w:color="auto"/>
      </w:divBdr>
    </w:div>
    <w:div w:id="259798223">
      <w:bodyDiv w:val="1"/>
      <w:marLeft w:val="0"/>
      <w:marRight w:val="0"/>
      <w:marTop w:val="0"/>
      <w:marBottom w:val="0"/>
      <w:divBdr>
        <w:top w:val="none" w:sz="0" w:space="0" w:color="auto"/>
        <w:left w:val="none" w:sz="0" w:space="0" w:color="auto"/>
        <w:bottom w:val="none" w:sz="0" w:space="0" w:color="auto"/>
        <w:right w:val="none" w:sz="0" w:space="0" w:color="auto"/>
      </w:divBdr>
    </w:div>
    <w:div w:id="268856667">
      <w:bodyDiv w:val="1"/>
      <w:marLeft w:val="0"/>
      <w:marRight w:val="0"/>
      <w:marTop w:val="0"/>
      <w:marBottom w:val="0"/>
      <w:divBdr>
        <w:top w:val="none" w:sz="0" w:space="0" w:color="auto"/>
        <w:left w:val="none" w:sz="0" w:space="0" w:color="auto"/>
        <w:bottom w:val="none" w:sz="0" w:space="0" w:color="auto"/>
        <w:right w:val="none" w:sz="0" w:space="0" w:color="auto"/>
      </w:divBdr>
    </w:div>
    <w:div w:id="269047110">
      <w:bodyDiv w:val="1"/>
      <w:marLeft w:val="0"/>
      <w:marRight w:val="0"/>
      <w:marTop w:val="0"/>
      <w:marBottom w:val="0"/>
      <w:divBdr>
        <w:top w:val="none" w:sz="0" w:space="0" w:color="auto"/>
        <w:left w:val="none" w:sz="0" w:space="0" w:color="auto"/>
        <w:bottom w:val="none" w:sz="0" w:space="0" w:color="auto"/>
        <w:right w:val="none" w:sz="0" w:space="0" w:color="auto"/>
      </w:divBdr>
      <w:divsChild>
        <w:div w:id="1012951782">
          <w:marLeft w:val="0"/>
          <w:marRight w:val="0"/>
          <w:marTop w:val="0"/>
          <w:marBottom w:val="0"/>
          <w:divBdr>
            <w:top w:val="none" w:sz="0" w:space="0" w:color="auto"/>
            <w:left w:val="none" w:sz="0" w:space="0" w:color="auto"/>
            <w:bottom w:val="none" w:sz="0" w:space="0" w:color="auto"/>
            <w:right w:val="none" w:sz="0" w:space="0" w:color="auto"/>
          </w:divBdr>
          <w:divsChild>
            <w:div w:id="789782381">
              <w:marLeft w:val="0"/>
              <w:marRight w:val="0"/>
              <w:marTop w:val="0"/>
              <w:marBottom w:val="0"/>
              <w:divBdr>
                <w:top w:val="none" w:sz="0" w:space="0" w:color="auto"/>
                <w:left w:val="none" w:sz="0" w:space="0" w:color="auto"/>
                <w:bottom w:val="none" w:sz="0" w:space="0" w:color="auto"/>
                <w:right w:val="none" w:sz="0" w:space="0" w:color="auto"/>
              </w:divBdr>
            </w:div>
          </w:divsChild>
        </w:div>
        <w:div w:id="1499274910">
          <w:marLeft w:val="0"/>
          <w:marRight w:val="0"/>
          <w:marTop w:val="0"/>
          <w:marBottom w:val="0"/>
          <w:divBdr>
            <w:top w:val="none" w:sz="0" w:space="0" w:color="auto"/>
            <w:left w:val="none" w:sz="0" w:space="0" w:color="auto"/>
            <w:bottom w:val="none" w:sz="0" w:space="0" w:color="auto"/>
            <w:right w:val="none" w:sz="0" w:space="0" w:color="auto"/>
          </w:divBdr>
          <w:divsChild>
            <w:div w:id="122919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344">
      <w:bodyDiv w:val="1"/>
      <w:marLeft w:val="0"/>
      <w:marRight w:val="0"/>
      <w:marTop w:val="0"/>
      <w:marBottom w:val="0"/>
      <w:divBdr>
        <w:top w:val="none" w:sz="0" w:space="0" w:color="auto"/>
        <w:left w:val="none" w:sz="0" w:space="0" w:color="auto"/>
        <w:bottom w:val="none" w:sz="0" w:space="0" w:color="auto"/>
        <w:right w:val="none" w:sz="0" w:space="0" w:color="auto"/>
      </w:divBdr>
      <w:divsChild>
        <w:div w:id="516622369">
          <w:marLeft w:val="0"/>
          <w:marRight w:val="0"/>
          <w:marTop w:val="0"/>
          <w:marBottom w:val="0"/>
          <w:divBdr>
            <w:top w:val="none" w:sz="0" w:space="0" w:color="auto"/>
            <w:left w:val="none" w:sz="0" w:space="0" w:color="auto"/>
            <w:bottom w:val="none" w:sz="0" w:space="0" w:color="auto"/>
            <w:right w:val="none" w:sz="0" w:space="0" w:color="auto"/>
          </w:divBdr>
          <w:divsChild>
            <w:div w:id="24446187">
              <w:marLeft w:val="0"/>
              <w:marRight w:val="0"/>
              <w:marTop w:val="0"/>
              <w:marBottom w:val="0"/>
              <w:divBdr>
                <w:top w:val="none" w:sz="0" w:space="0" w:color="auto"/>
                <w:left w:val="none" w:sz="0" w:space="0" w:color="auto"/>
                <w:bottom w:val="none" w:sz="0" w:space="0" w:color="auto"/>
                <w:right w:val="none" w:sz="0" w:space="0" w:color="auto"/>
              </w:divBdr>
              <w:divsChild>
                <w:div w:id="895047663">
                  <w:marLeft w:val="0"/>
                  <w:marRight w:val="0"/>
                  <w:marTop w:val="0"/>
                  <w:marBottom w:val="0"/>
                  <w:divBdr>
                    <w:top w:val="none" w:sz="0" w:space="0" w:color="auto"/>
                    <w:left w:val="none" w:sz="0" w:space="0" w:color="auto"/>
                    <w:bottom w:val="none" w:sz="0" w:space="0" w:color="auto"/>
                    <w:right w:val="none" w:sz="0" w:space="0" w:color="auto"/>
                  </w:divBdr>
                </w:div>
              </w:divsChild>
            </w:div>
            <w:div w:id="150488447">
              <w:marLeft w:val="0"/>
              <w:marRight w:val="0"/>
              <w:marTop w:val="0"/>
              <w:marBottom w:val="0"/>
              <w:divBdr>
                <w:top w:val="none" w:sz="0" w:space="0" w:color="auto"/>
                <w:left w:val="none" w:sz="0" w:space="0" w:color="auto"/>
                <w:bottom w:val="none" w:sz="0" w:space="0" w:color="auto"/>
                <w:right w:val="none" w:sz="0" w:space="0" w:color="auto"/>
              </w:divBdr>
              <w:divsChild>
                <w:div w:id="373047364">
                  <w:marLeft w:val="0"/>
                  <w:marRight w:val="0"/>
                  <w:marTop w:val="0"/>
                  <w:marBottom w:val="0"/>
                  <w:divBdr>
                    <w:top w:val="none" w:sz="0" w:space="0" w:color="auto"/>
                    <w:left w:val="none" w:sz="0" w:space="0" w:color="auto"/>
                    <w:bottom w:val="none" w:sz="0" w:space="0" w:color="auto"/>
                    <w:right w:val="none" w:sz="0" w:space="0" w:color="auto"/>
                  </w:divBdr>
                </w:div>
              </w:divsChild>
            </w:div>
            <w:div w:id="269049807">
              <w:marLeft w:val="0"/>
              <w:marRight w:val="0"/>
              <w:marTop w:val="0"/>
              <w:marBottom w:val="0"/>
              <w:divBdr>
                <w:top w:val="none" w:sz="0" w:space="0" w:color="auto"/>
                <w:left w:val="none" w:sz="0" w:space="0" w:color="auto"/>
                <w:bottom w:val="none" w:sz="0" w:space="0" w:color="auto"/>
                <w:right w:val="none" w:sz="0" w:space="0" w:color="auto"/>
              </w:divBdr>
              <w:divsChild>
                <w:div w:id="714887991">
                  <w:marLeft w:val="0"/>
                  <w:marRight w:val="0"/>
                  <w:marTop w:val="0"/>
                  <w:marBottom w:val="0"/>
                  <w:divBdr>
                    <w:top w:val="none" w:sz="0" w:space="0" w:color="auto"/>
                    <w:left w:val="none" w:sz="0" w:space="0" w:color="auto"/>
                    <w:bottom w:val="none" w:sz="0" w:space="0" w:color="auto"/>
                    <w:right w:val="none" w:sz="0" w:space="0" w:color="auto"/>
                  </w:divBdr>
                </w:div>
              </w:divsChild>
            </w:div>
            <w:div w:id="451438975">
              <w:marLeft w:val="0"/>
              <w:marRight w:val="0"/>
              <w:marTop w:val="0"/>
              <w:marBottom w:val="0"/>
              <w:divBdr>
                <w:top w:val="none" w:sz="0" w:space="0" w:color="auto"/>
                <w:left w:val="none" w:sz="0" w:space="0" w:color="auto"/>
                <w:bottom w:val="none" w:sz="0" w:space="0" w:color="auto"/>
                <w:right w:val="none" w:sz="0" w:space="0" w:color="auto"/>
              </w:divBdr>
            </w:div>
            <w:div w:id="505632832">
              <w:marLeft w:val="0"/>
              <w:marRight w:val="0"/>
              <w:marTop w:val="0"/>
              <w:marBottom w:val="0"/>
              <w:divBdr>
                <w:top w:val="none" w:sz="0" w:space="0" w:color="auto"/>
                <w:left w:val="none" w:sz="0" w:space="0" w:color="auto"/>
                <w:bottom w:val="none" w:sz="0" w:space="0" w:color="auto"/>
                <w:right w:val="none" w:sz="0" w:space="0" w:color="auto"/>
              </w:divBdr>
              <w:divsChild>
                <w:div w:id="232816172">
                  <w:marLeft w:val="0"/>
                  <w:marRight w:val="0"/>
                  <w:marTop w:val="0"/>
                  <w:marBottom w:val="0"/>
                  <w:divBdr>
                    <w:top w:val="none" w:sz="0" w:space="0" w:color="auto"/>
                    <w:left w:val="none" w:sz="0" w:space="0" w:color="auto"/>
                    <w:bottom w:val="none" w:sz="0" w:space="0" w:color="auto"/>
                    <w:right w:val="none" w:sz="0" w:space="0" w:color="auto"/>
                  </w:divBdr>
                </w:div>
              </w:divsChild>
            </w:div>
            <w:div w:id="507715444">
              <w:marLeft w:val="0"/>
              <w:marRight w:val="0"/>
              <w:marTop w:val="0"/>
              <w:marBottom w:val="0"/>
              <w:divBdr>
                <w:top w:val="none" w:sz="0" w:space="0" w:color="auto"/>
                <w:left w:val="none" w:sz="0" w:space="0" w:color="auto"/>
                <w:bottom w:val="none" w:sz="0" w:space="0" w:color="auto"/>
                <w:right w:val="none" w:sz="0" w:space="0" w:color="auto"/>
              </w:divBdr>
              <w:divsChild>
                <w:div w:id="119811456">
                  <w:marLeft w:val="0"/>
                  <w:marRight w:val="0"/>
                  <w:marTop w:val="0"/>
                  <w:marBottom w:val="0"/>
                  <w:divBdr>
                    <w:top w:val="none" w:sz="0" w:space="0" w:color="auto"/>
                    <w:left w:val="none" w:sz="0" w:space="0" w:color="auto"/>
                    <w:bottom w:val="none" w:sz="0" w:space="0" w:color="auto"/>
                    <w:right w:val="none" w:sz="0" w:space="0" w:color="auto"/>
                  </w:divBdr>
                </w:div>
              </w:divsChild>
            </w:div>
            <w:div w:id="530606424">
              <w:marLeft w:val="0"/>
              <w:marRight w:val="0"/>
              <w:marTop w:val="0"/>
              <w:marBottom w:val="0"/>
              <w:divBdr>
                <w:top w:val="none" w:sz="0" w:space="0" w:color="auto"/>
                <w:left w:val="none" w:sz="0" w:space="0" w:color="auto"/>
                <w:bottom w:val="none" w:sz="0" w:space="0" w:color="auto"/>
                <w:right w:val="none" w:sz="0" w:space="0" w:color="auto"/>
              </w:divBdr>
              <w:divsChild>
                <w:div w:id="2077706840">
                  <w:marLeft w:val="0"/>
                  <w:marRight w:val="0"/>
                  <w:marTop w:val="0"/>
                  <w:marBottom w:val="0"/>
                  <w:divBdr>
                    <w:top w:val="none" w:sz="0" w:space="0" w:color="auto"/>
                    <w:left w:val="none" w:sz="0" w:space="0" w:color="auto"/>
                    <w:bottom w:val="none" w:sz="0" w:space="0" w:color="auto"/>
                    <w:right w:val="none" w:sz="0" w:space="0" w:color="auto"/>
                  </w:divBdr>
                </w:div>
              </w:divsChild>
            </w:div>
            <w:div w:id="670639424">
              <w:marLeft w:val="0"/>
              <w:marRight w:val="0"/>
              <w:marTop w:val="0"/>
              <w:marBottom w:val="0"/>
              <w:divBdr>
                <w:top w:val="none" w:sz="0" w:space="0" w:color="auto"/>
                <w:left w:val="none" w:sz="0" w:space="0" w:color="auto"/>
                <w:bottom w:val="none" w:sz="0" w:space="0" w:color="auto"/>
                <w:right w:val="none" w:sz="0" w:space="0" w:color="auto"/>
              </w:divBdr>
              <w:divsChild>
                <w:div w:id="1553731302">
                  <w:marLeft w:val="0"/>
                  <w:marRight w:val="0"/>
                  <w:marTop w:val="0"/>
                  <w:marBottom w:val="0"/>
                  <w:divBdr>
                    <w:top w:val="none" w:sz="0" w:space="0" w:color="auto"/>
                    <w:left w:val="none" w:sz="0" w:space="0" w:color="auto"/>
                    <w:bottom w:val="none" w:sz="0" w:space="0" w:color="auto"/>
                    <w:right w:val="none" w:sz="0" w:space="0" w:color="auto"/>
                  </w:divBdr>
                </w:div>
              </w:divsChild>
            </w:div>
            <w:div w:id="679116069">
              <w:marLeft w:val="0"/>
              <w:marRight w:val="0"/>
              <w:marTop w:val="0"/>
              <w:marBottom w:val="0"/>
              <w:divBdr>
                <w:top w:val="none" w:sz="0" w:space="0" w:color="auto"/>
                <w:left w:val="none" w:sz="0" w:space="0" w:color="auto"/>
                <w:bottom w:val="none" w:sz="0" w:space="0" w:color="auto"/>
                <w:right w:val="none" w:sz="0" w:space="0" w:color="auto"/>
              </w:divBdr>
              <w:divsChild>
                <w:div w:id="989939725">
                  <w:marLeft w:val="0"/>
                  <w:marRight w:val="0"/>
                  <w:marTop w:val="0"/>
                  <w:marBottom w:val="0"/>
                  <w:divBdr>
                    <w:top w:val="none" w:sz="0" w:space="0" w:color="auto"/>
                    <w:left w:val="none" w:sz="0" w:space="0" w:color="auto"/>
                    <w:bottom w:val="none" w:sz="0" w:space="0" w:color="auto"/>
                    <w:right w:val="none" w:sz="0" w:space="0" w:color="auto"/>
                  </w:divBdr>
                </w:div>
              </w:divsChild>
            </w:div>
            <w:div w:id="901332947">
              <w:marLeft w:val="0"/>
              <w:marRight w:val="0"/>
              <w:marTop w:val="0"/>
              <w:marBottom w:val="0"/>
              <w:divBdr>
                <w:top w:val="none" w:sz="0" w:space="0" w:color="auto"/>
                <w:left w:val="none" w:sz="0" w:space="0" w:color="auto"/>
                <w:bottom w:val="none" w:sz="0" w:space="0" w:color="auto"/>
                <w:right w:val="none" w:sz="0" w:space="0" w:color="auto"/>
              </w:divBdr>
              <w:divsChild>
                <w:div w:id="277756553">
                  <w:marLeft w:val="0"/>
                  <w:marRight w:val="0"/>
                  <w:marTop w:val="0"/>
                  <w:marBottom w:val="0"/>
                  <w:divBdr>
                    <w:top w:val="none" w:sz="0" w:space="0" w:color="auto"/>
                    <w:left w:val="none" w:sz="0" w:space="0" w:color="auto"/>
                    <w:bottom w:val="none" w:sz="0" w:space="0" w:color="auto"/>
                    <w:right w:val="none" w:sz="0" w:space="0" w:color="auto"/>
                  </w:divBdr>
                </w:div>
              </w:divsChild>
            </w:div>
            <w:div w:id="1029643440">
              <w:marLeft w:val="0"/>
              <w:marRight w:val="0"/>
              <w:marTop w:val="0"/>
              <w:marBottom w:val="0"/>
              <w:divBdr>
                <w:top w:val="none" w:sz="0" w:space="0" w:color="auto"/>
                <w:left w:val="none" w:sz="0" w:space="0" w:color="auto"/>
                <w:bottom w:val="none" w:sz="0" w:space="0" w:color="auto"/>
                <w:right w:val="none" w:sz="0" w:space="0" w:color="auto"/>
              </w:divBdr>
              <w:divsChild>
                <w:div w:id="812411966">
                  <w:marLeft w:val="0"/>
                  <w:marRight w:val="0"/>
                  <w:marTop w:val="0"/>
                  <w:marBottom w:val="0"/>
                  <w:divBdr>
                    <w:top w:val="none" w:sz="0" w:space="0" w:color="auto"/>
                    <w:left w:val="none" w:sz="0" w:space="0" w:color="auto"/>
                    <w:bottom w:val="none" w:sz="0" w:space="0" w:color="auto"/>
                    <w:right w:val="none" w:sz="0" w:space="0" w:color="auto"/>
                  </w:divBdr>
                </w:div>
              </w:divsChild>
            </w:div>
            <w:div w:id="1140272078">
              <w:marLeft w:val="0"/>
              <w:marRight w:val="0"/>
              <w:marTop w:val="0"/>
              <w:marBottom w:val="0"/>
              <w:divBdr>
                <w:top w:val="none" w:sz="0" w:space="0" w:color="auto"/>
                <w:left w:val="none" w:sz="0" w:space="0" w:color="auto"/>
                <w:bottom w:val="none" w:sz="0" w:space="0" w:color="auto"/>
                <w:right w:val="none" w:sz="0" w:space="0" w:color="auto"/>
              </w:divBdr>
              <w:divsChild>
                <w:div w:id="550993747">
                  <w:marLeft w:val="0"/>
                  <w:marRight w:val="0"/>
                  <w:marTop w:val="0"/>
                  <w:marBottom w:val="0"/>
                  <w:divBdr>
                    <w:top w:val="none" w:sz="0" w:space="0" w:color="auto"/>
                    <w:left w:val="none" w:sz="0" w:space="0" w:color="auto"/>
                    <w:bottom w:val="none" w:sz="0" w:space="0" w:color="auto"/>
                    <w:right w:val="none" w:sz="0" w:space="0" w:color="auto"/>
                  </w:divBdr>
                </w:div>
              </w:divsChild>
            </w:div>
            <w:div w:id="1171145460">
              <w:marLeft w:val="0"/>
              <w:marRight w:val="0"/>
              <w:marTop w:val="0"/>
              <w:marBottom w:val="0"/>
              <w:divBdr>
                <w:top w:val="none" w:sz="0" w:space="0" w:color="auto"/>
                <w:left w:val="none" w:sz="0" w:space="0" w:color="auto"/>
                <w:bottom w:val="none" w:sz="0" w:space="0" w:color="auto"/>
                <w:right w:val="none" w:sz="0" w:space="0" w:color="auto"/>
              </w:divBdr>
              <w:divsChild>
                <w:div w:id="1223712993">
                  <w:marLeft w:val="0"/>
                  <w:marRight w:val="0"/>
                  <w:marTop w:val="0"/>
                  <w:marBottom w:val="0"/>
                  <w:divBdr>
                    <w:top w:val="none" w:sz="0" w:space="0" w:color="auto"/>
                    <w:left w:val="none" w:sz="0" w:space="0" w:color="auto"/>
                    <w:bottom w:val="none" w:sz="0" w:space="0" w:color="auto"/>
                    <w:right w:val="none" w:sz="0" w:space="0" w:color="auto"/>
                  </w:divBdr>
                </w:div>
              </w:divsChild>
            </w:div>
            <w:div w:id="1191603092">
              <w:marLeft w:val="0"/>
              <w:marRight w:val="0"/>
              <w:marTop w:val="0"/>
              <w:marBottom w:val="0"/>
              <w:divBdr>
                <w:top w:val="none" w:sz="0" w:space="0" w:color="auto"/>
                <w:left w:val="none" w:sz="0" w:space="0" w:color="auto"/>
                <w:bottom w:val="none" w:sz="0" w:space="0" w:color="auto"/>
                <w:right w:val="none" w:sz="0" w:space="0" w:color="auto"/>
              </w:divBdr>
              <w:divsChild>
                <w:div w:id="1376807471">
                  <w:marLeft w:val="0"/>
                  <w:marRight w:val="0"/>
                  <w:marTop w:val="0"/>
                  <w:marBottom w:val="0"/>
                  <w:divBdr>
                    <w:top w:val="none" w:sz="0" w:space="0" w:color="auto"/>
                    <w:left w:val="none" w:sz="0" w:space="0" w:color="auto"/>
                    <w:bottom w:val="none" w:sz="0" w:space="0" w:color="auto"/>
                    <w:right w:val="none" w:sz="0" w:space="0" w:color="auto"/>
                  </w:divBdr>
                </w:div>
              </w:divsChild>
            </w:div>
            <w:div w:id="1366910314">
              <w:marLeft w:val="0"/>
              <w:marRight w:val="0"/>
              <w:marTop w:val="0"/>
              <w:marBottom w:val="0"/>
              <w:divBdr>
                <w:top w:val="none" w:sz="0" w:space="0" w:color="auto"/>
                <w:left w:val="none" w:sz="0" w:space="0" w:color="auto"/>
                <w:bottom w:val="none" w:sz="0" w:space="0" w:color="auto"/>
                <w:right w:val="none" w:sz="0" w:space="0" w:color="auto"/>
              </w:divBdr>
              <w:divsChild>
                <w:div w:id="1617374073">
                  <w:marLeft w:val="0"/>
                  <w:marRight w:val="0"/>
                  <w:marTop w:val="0"/>
                  <w:marBottom w:val="0"/>
                  <w:divBdr>
                    <w:top w:val="none" w:sz="0" w:space="0" w:color="auto"/>
                    <w:left w:val="none" w:sz="0" w:space="0" w:color="auto"/>
                    <w:bottom w:val="none" w:sz="0" w:space="0" w:color="auto"/>
                    <w:right w:val="none" w:sz="0" w:space="0" w:color="auto"/>
                  </w:divBdr>
                </w:div>
              </w:divsChild>
            </w:div>
            <w:div w:id="1441534423">
              <w:marLeft w:val="0"/>
              <w:marRight w:val="0"/>
              <w:marTop w:val="0"/>
              <w:marBottom w:val="0"/>
              <w:divBdr>
                <w:top w:val="none" w:sz="0" w:space="0" w:color="auto"/>
                <w:left w:val="none" w:sz="0" w:space="0" w:color="auto"/>
                <w:bottom w:val="none" w:sz="0" w:space="0" w:color="auto"/>
                <w:right w:val="none" w:sz="0" w:space="0" w:color="auto"/>
              </w:divBdr>
              <w:divsChild>
                <w:div w:id="880022355">
                  <w:marLeft w:val="0"/>
                  <w:marRight w:val="0"/>
                  <w:marTop w:val="0"/>
                  <w:marBottom w:val="0"/>
                  <w:divBdr>
                    <w:top w:val="none" w:sz="0" w:space="0" w:color="auto"/>
                    <w:left w:val="none" w:sz="0" w:space="0" w:color="auto"/>
                    <w:bottom w:val="none" w:sz="0" w:space="0" w:color="auto"/>
                    <w:right w:val="none" w:sz="0" w:space="0" w:color="auto"/>
                  </w:divBdr>
                </w:div>
              </w:divsChild>
            </w:div>
            <w:div w:id="1466656246">
              <w:marLeft w:val="0"/>
              <w:marRight w:val="0"/>
              <w:marTop w:val="0"/>
              <w:marBottom w:val="0"/>
              <w:divBdr>
                <w:top w:val="none" w:sz="0" w:space="0" w:color="auto"/>
                <w:left w:val="none" w:sz="0" w:space="0" w:color="auto"/>
                <w:bottom w:val="none" w:sz="0" w:space="0" w:color="auto"/>
                <w:right w:val="none" w:sz="0" w:space="0" w:color="auto"/>
              </w:divBdr>
              <w:divsChild>
                <w:div w:id="1443302223">
                  <w:marLeft w:val="0"/>
                  <w:marRight w:val="0"/>
                  <w:marTop w:val="0"/>
                  <w:marBottom w:val="0"/>
                  <w:divBdr>
                    <w:top w:val="none" w:sz="0" w:space="0" w:color="auto"/>
                    <w:left w:val="none" w:sz="0" w:space="0" w:color="auto"/>
                    <w:bottom w:val="none" w:sz="0" w:space="0" w:color="auto"/>
                    <w:right w:val="none" w:sz="0" w:space="0" w:color="auto"/>
                  </w:divBdr>
                </w:div>
              </w:divsChild>
            </w:div>
            <w:div w:id="1538855114">
              <w:marLeft w:val="0"/>
              <w:marRight w:val="0"/>
              <w:marTop w:val="0"/>
              <w:marBottom w:val="0"/>
              <w:divBdr>
                <w:top w:val="none" w:sz="0" w:space="0" w:color="auto"/>
                <w:left w:val="none" w:sz="0" w:space="0" w:color="auto"/>
                <w:bottom w:val="none" w:sz="0" w:space="0" w:color="auto"/>
                <w:right w:val="none" w:sz="0" w:space="0" w:color="auto"/>
              </w:divBdr>
              <w:divsChild>
                <w:div w:id="888147751">
                  <w:marLeft w:val="0"/>
                  <w:marRight w:val="0"/>
                  <w:marTop w:val="0"/>
                  <w:marBottom w:val="0"/>
                  <w:divBdr>
                    <w:top w:val="none" w:sz="0" w:space="0" w:color="auto"/>
                    <w:left w:val="none" w:sz="0" w:space="0" w:color="auto"/>
                    <w:bottom w:val="none" w:sz="0" w:space="0" w:color="auto"/>
                    <w:right w:val="none" w:sz="0" w:space="0" w:color="auto"/>
                  </w:divBdr>
                </w:div>
              </w:divsChild>
            </w:div>
            <w:div w:id="1834445117">
              <w:marLeft w:val="0"/>
              <w:marRight w:val="0"/>
              <w:marTop w:val="0"/>
              <w:marBottom w:val="0"/>
              <w:divBdr>
                <w:top w:val="none" w:sz="0" w:space="0" w:color="auto"/>
                <w:left w:val="none" w:sz="0" w:space="0" w:color="auto"/>
                <w:bottom w:val="none" w:sz="0" w:space="0" w:color="auto"/>
                <w:right w:val="none" w:sz="0" w:space="0" w:color="auto"/>
              </w:divBdr>
              <w:divsChild>
                <w:div w:id="696931226">
                  <w:marLeft w:val="0"/>
                  <w:marRight w:val="0"/>
                  <w:marTop w:val="0"/>
                  <w:marBottom w:val="0"/>
                  <w:divBdr>
                    <w:top w:val="none" w:sz="0" w:space="0" w:color="auto"/>
                    <w:left w:val="none" w:sz="0" w:space="0" w:color="auto"/>
                    <w:bottom w:val="none" w:sz="0" w:space="0" w:color="auto"/>
                    <w:right w:val="none" w:sz="0" w:space="0" w:color="auto"/>
                  </w:divBdr>
                </w:div>
              </w:divsChild>
            </w:div>
            <w:div w:id="1857039534">
              <w:marLeft w:val="0"/>
              <w:marRight w:val="0"/>
              <w:marTop w:val="0"/>
              <w:marBottom w:val="0"/>
              <w:divBdr>
                <w:top w:val="none" w:sz="0" w:space="0" w:color="auto"/>
                <w:left w:val="none" w:sz="0" w:space="0" w:color="auto"/>
                <w:bottom w:val="none" w:sz="0" w:space="0" w:color="auto"/>
                <w:right w:val="none" w:sz="0" w:space="0" w:color="auto"/>
              </w:divBdr>
              <w:divsChild>
                <w:div w:id="493766687">
                  <w:marLeft w:val="0"/>
                  <w:marRight w:val="0"/>
                  <w:marTop w:val="0"/>
                  <w:marBottom w:val="0"/>
                  <w:divBdr>
                    <w:top w:val="none" w:sz="0" w:space="0" w:color="auto"/>
                    <w:left w:val="none" w:sz="0" w:space="0" w:color="auto"/>
                    <w:bottom w:val="none" w:sz="0" w:space="0" w:color="auto"/>
                    <w:right w:val="none" w:sz="0" w:space="0" w:color="auto"/>
                  </w:divBdr>
                </w:div>
              </w:divsChild>
            </w:div>
            <w:div w:id="1868718829">
              <w:marLeft w:val="0"/>
              <w:marRight w:val="0"/>
              <w:marTop w:val="0"/>
              <w:marBottom w:val="0"/>
              <w:divBdr>
                <w:top w:val="none" w:sz="0" w:space="0" w:color="auto"/>
                <w:left w:val="none" w:sz="0" w:space="0" w:color="auto"/>
                <w:bottom w:val="none" w:sz="0" w:space="0" w:color="auto"/>
                <w:right w:val="none" w:sz="0" w:space="0" w:color="auto"/>
              </w:divBdr>
            </w:div>
            <w:div w:id="2099863842">
              <w:marLeft w:val="0"/>
              <w:marRight w:val="0"/>
              <w:marTop w:val="0"/>
              <w:marBottom w:val="0"/>
              <w:divBdr>
                <w:top w:val="none" w:sz="0" w:space="0" w:color="auto"/>
                <w:left w:val="none" w:sz="0" w:space="0" w:color="auto"/>
                <w:bottom w:val="none" w:sz="0" w:space="0" w:color="auto"/>
                <w:right w:val="none" w:sz="0" w:space="0" w:color="auto"/>
              </w:divBdr>
            </w:div>
            <w:div w:id="2110813945">
              <w:marLeft w:val="0"/>
              <w:marRight w:val="0"/>
              <w:marTop w:val="0"/>
              <w:marBottom w:val="0"/>
              <w:divBdr>
                <w:top w:val="none" w:sz="0" w:space="0" w:color="auto"/>
                <w:left w:val="none" w:sz="0" w:space="0" w:color="auto"/>
                <w:bottom w:val="none" w:sz="0" w:space="0" w:color="auto"/>
                <w:right w:val="none" w:sz="0" w:space="0" w:color="auto"/>
              </w:divBdr>
              <w:divsChild>
                <w:div w:id="55739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04146">
          <w:marLeft w:val="0"/>
          <w:marRight w:val="0"/>
          <w:marTop w:val="0"/>
          <w:marBottom w:val="0"/>
          <w:divBdr>
            <w:top w:val="none" w:sz="0" w:space="0" w:color="auto"/>
            <w:left w:val="none" w:sz="0" w:space="0" w:color="auto"/>
            <w:bottom w:val="none" w:sz="0" w:space="0" w:color="auto"/>
            <w:right w:val="none" w:sz="0" w:space="0" w:color="auto"/>
          </w:divBdr>
          <w:divsChild>
            <w:div w:id="139462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36009">
      <w:bodyDiv w:val="1"/>
      <w:marLeft w:val="0"/>
      <w:marRight w:val="0"/>
      <w:marTop w:val="0"/>
      <w:marBottom w:val="0"/>
      <w:divBdr>
        <w:top w:val="none" w:sz="0" w:space="0" w:color="auto"/>
        <w:left w:val="none" w:sz="0" w:space="0" w:color="auto"/>
        <w:bottom w:val="none" w:sz="0" w:space="0" w:color="auto"/>
        <w:right w:val="none" w:sz="0" w:space="0" w:color="auto"/>
      </w:divBdr>
    </w:div>
    <w:div w:id="275411051">
      <w:bodyDiv w:val="1"/>
      <w:marLeft w:val="0"/>
      <w:marRight w:val="0"/>
      <w:marTop w:val="0"/>
      <w:marBottom w:val="0"/>
      <w:divBdr>
        <w:top w:val="none" w:sz="0" w:space="0" w:color="auto"/>
        <w:left w:val="none" w:sz="0" w:space="0" w:color="auto"/>
        <w:bottom w:val="none" w:sz="0" w:space="0" w:color="auto"/>
        <w:right w:val="none" w:sz="0" w:space="0" w:color="auto"/>
      </w:divBdr>
    </w:div>
    <w:div w:id="275990278">
      <w:bodyDiv w:val="1"/>
      <w:marLeft w:val="0"/>
      <w:marRight w:val="0"/>
      <w:marTop w:val="0"/>
      <w:marBottom w:val="0"/>
      <w:divBdr>
        <w:top w:val="none" w:sz="0" w:space="0" w:color="auto"/>
        <w:left w:val="none" w:sz="0" w:space="0" w:color="auto"/>
        <w:bottom w:val="none" w:sz="0" w:space="0" w:color="auto"/>
        <w:right w:val="none" w:sz="0" w:space="0" w:color="auto"/>
      </w:divBdr>
    </w:div>
    <w:div w:id="280959162">
      <w:bodyDiv w:val="1"/>
      <w:marLeft w:val="0"/>
      <w:marRight w:val="0"/>
      <w:marTop w:val="0"/>
      <w:marBottom w:val="0"/>
      <w:divBdr>
        <w:top w:val="none" w:sz="0" w:space="0" w:color="auto"/>
        <w:left w:val="none" w:sz="0" w:space="0" w:color="auto"/>
        <w:bottom w:val="none" w:sz="0" w:space="0" w:color="auto"/>
        <w:right w:val="none" w:sz="0" w:space="0" w:color="auto"/>
      </w:divBdr>
    </w:div>
    <w:div w:id="282687159">
      <w:bodyDiv w:val="1"/>
      <w:marLeft w:val="0"/>
      <w:marRight w:val="0"/>
      <w:marTop w:val="0"/>
      <w:marBottom w:val="0"/>
      <w:divBdr>
        <w:top w:val="none" w:sz="0" w:space="0" w:color="auto"/>
        <w:left w:val="none" w:sz="0" w:space="0" w:color="auto"/>
        <w:bottom w:val="none" w:sz="0" w:space="0" w:color="auto"/>
        <w:right w:val="none" w:sz="0" w:space="0" w:color="auto"/>
      </w:divBdr>
    </w:div>
    <w:div w:id="284241540">
      <w:bodyDiv w:val="1"/>
      <w:marLeft w:val="0"/>
      <w:marRight w:val="0"/>
      <w:marTop w:val="0"/>
      <w:marBottom w:val="0"/>
      <w:divBdr>
        <w:top w:val="none" w:sz="0" w:space="0" w:color="auto"/>
        <w:left w:val="none" w:sz="0" w:space="0" w:color="auto"/>
        <w:bottom w:val="none" w:sz="0" w:space="0" w:color="auto"/>
        <w:right w:val="none" w:sz="0" w:space="0" w:color="auto"/>
      </w:divBdr>
    </w:div>
    <w:div w:id="285427659">
      <w:bodyDiv w:val="1"/>
      <w:marLeft w:val="0"/>
      <w:marRight w:val="0"/>
      <w:marTop w:val="0"/>
      <w:marBottom w:val="0"/>
      <w:divBdr>
        <w:top w:val="none" w:sz="0" w:space="0" w:color="auto"/>
        <w:left w:val="none" w:sz="0" w:space="0" w:color="auto"/>
        <w:bottom w:val="none" w:sz="0" w:space="0" w:color="auto"/>
        <w:right w:val="none" w:sz="0" w:space="0" w:color="auto"/>
      </w:divBdr>
    </w:div>
    <w:div w:id="287056284">
      <w:bodyDiv w:val="1"/>
      <w:marLeft w:val="0"/>
      <w:marRight w:val="0"/>
      <w:marTop w:val="0"/>
      <w:marBottom w:val="0"/>
      <w:divBdr>
        <w:top w:val="none" w:sz="0" w:space="0" w:color="auto"/>
        <w:left w:val="none" w:sz="0" w:space="0" w:color="auto"/>
        <w:bottom w:val="none" w:sz="0" w:space="0" w:color="auto"/>
        <w:right w:val="none" w:sz="0" w:space="0" w:color="auto"/>
      </w:divBdr>
    </w:div>
    <w:div w:id="289173539">
      <w:bodyDiv w:val="1"/>
      <w:marLeft w:val="0"/>
      <w:marRight w:val="0"/>
      <w:marTop w:val="0"/>
      <w:marBottom w:val="0"/>
      <w:divBdr>
        <w:top w:val="none" w:sz="0" w:space="0" w:color="auto"/>
        <w:left w:val="none" w:sz="0" w:space="0" w:color="auto"/>
        <w:bottom w:val="none" w:sz="0" w:space="0" w:color="auto"/>
        <w:right w:val="none" w:sz="0" w:space="0" w:color="auto"/>
      </w:divBdr>
    </w:div>
    <w:div w:id="294527199">
      <w:bodyDiv w:val="1"/>
      <w:marLeft w:val="0"/>
      <w:marRight w:val="0"/>
      <w:marTop w:val="0"/>
      <w:marBottom w:val="0"/>
      <w:divBdr>
        <w:top w:val="none" w:sz="0" w:space="0" w:color="auto"/>
        <w:left w:val="none" w:sz="0" w:space="0" w:color="auto"/>
        <w:bottom w:val="none" w:sz="0" w:space="0" w:color="auto"/>
        <w:right w:val="none" w:sz="0" w:space="0" w:color="auto"/>
      </w:divBdr>
    </w:div>
    <w:div w:id="306740920">
      <w:bodyDiv w:val="1"/>
      <w:marLeft w:val="0"/>
      <w:marRight w:val="0"/>
      <w:marTop w:val="0"/>
      <w:marBottom w:val="0"/>
      <w:divBdr>
        <w:top w:val="none" w:sz="0" w:space="0" w:color="auto"/>
        <w:left w:val="none" w:sz="0" w:space="0" w:color="auto"/>
        <w:bottom w:val="none" w:sz="0" w:space="0" w:color="auto"/>
        <w:right w:val="none" w:sz="0" w:space="0" w:color="auto"/>
      </w:divBdr>
    </w:div>
    <w:div w:id="312611479">
      <w:bodyDiv w:val="1"/>
      <w:marLeft w:val="0"/>
      <w:marRight w:val="0"/>
      <w:marTop w:val="0"/>
      <w:marBottom w:val="0"/>
      <w:divBdr>
        <w:top w:val="none" w:sz="0" w:space="0" w:color="auto"/>
        <w:left w:val="none" w:sz="0" w:space="0" w:color="auto"/>
        <w:bottom w:val="none" w:sz="0" w:space="0" w:color="auto"/>
        <w:right w:val="none" w:sz="0" w:space="0" w:color="auto"/>
      </w:divBdr>
    </w:div>
    <w:div w:id="313266438">
      <w:bodyDiv w:val="1"/>
      <w:marLeft w:val="0"/>
      <w:marRight w:val="0"/>
      <w:marTop w:val="0"/>
      <w:marBottom w:val="0"/>
      <w:divBdr>
        <w:top w:val="none" w:sz="0" w:space="0" w:color="auto"/>
        <w:left w:val="none" w:sz="0" w:space="0" w:color="auto"/>
        <w:bottom w:val="none" w:sz="0" w:space="0" w:color="auto"/>
        <w:right w:val="none" w:sz="0" w:space="0" w:color="auto"/>
      </w:divBdr>
    </w:div>
    <w:div w:id="318925878">
      <w:bodyDiv w:val="1"/>
      <w:marLeft w:val="0"/>
      <w:marRight w:val="0"/>
      <w:marTop w:val="0"/>
      <w:marBottom w:val="0"/>
      <w:divBdr>
        <w:top w:val="none" w:sz="0" w:space="0" w:color="auto"/>
        <w:left w:val="none" w:sz="0" w:space="0" w:color="auto"/>
        <w:bottom w:val="none" w:sz="0" w:space="0" w:color="auto"/>
        <w:right w:val="none" w:sz="0" w:space="0" w:color="auto"/>
      </w:divBdr>
    </w:div>
    <w:div w:id="326137047">
      <w:bodyDiv w:val="1"/>
      <w:marLeft w:val="0"/>
      <w:marRight w:val="0"/>
      <w:marTop w:val="0"/>
      <w:marBottom w:val="0"/>
      <w:divBdr>
        <w:top w:val="none" w:sz="0" w:space="0" w:color="auto"/>
        <w:left w:val="none" w:sz="0" w:space="0" w:color="auto"/>
        <w:bottom w:val="none" w:sz="0" w:space="0" w:color="auto"/>
        <w:right w:val="none" w:sz="0" w:space="0" w:color="auto"/>
      </w:divBdr>
    </w:div>
    <w:div w:id="329524365">
      <w:bodyDiv w:val="1"/>
      <w:marLeft w:val="0"/>
      <w:marRight w:val="0"/>
      <w:marTop w:val="0"/>
      <w:marBottom w:val="0"/>
      <w:divBdr>
        <w:top w:val="none" w:sz="0" w:space="0" w:color="auto"/>
        <w:left w:val="none" w:sz="0" w:space="0" w:color="auto"/>
        <w:bottom w:val="none" w:sz="0" w:space="0" w:color="auto"/>
        <w:right w:val="none" w:sz="0" w:space="0" w:color="auto"/>
      </w:divBdr>
    </w:div>
    <w:div w:id="334309589">
      <w:bodyDiv w:val="1"/>
      <w:marLeft w:val="0"/>
      <w:marRight w:val="0"/>
      <w:marTop w:val="0"/>
      <w:marBottom w:val="0"/>
      <w:divBdr>
        <w:top w:val="none" w:sz="0" w:space="0" w:color="auto"/>
        <w:left w:val="none" w:sz="0" w:space="0" w:color="auto"/>
        <w:bottom w:val="none" w:sz="0" w:space="0" w:color="auto"/>
        <w:right w:val="none" w:sz="0" w:space="0" w:color="auto"/>
      </w:divBdr>
    </w:div>
    <w:div w:id="335694617">
      <w:bodyDiv w:val="1"/>
      <w:marLeft w:val="0"/>
      <w:marRight w:val="0"/>
      <w:marTop w:val="0"/>
      <w:marBottom w:val="0"/>
      <w:divBdr>
        <w:top w:val="none" w:sz="0" w:space="0" w:color="auto"/>
        <w:left w:val="none" w:sz="0" w:space="0" w:color="auto"/>
        <w:bottom w:val="none" w:sz="0" w:space="0" w:color="auto"/>
        <w:right w:val="none" w:sz="0" w:space="0" w:color="auto"/>
      </w:divBdr>
    </w:div>
    <w:div w:id="340592253">
      <w:bodyDiv w:val="1"/>
      <w:marLeft w:val="0"/>
      <w:marRight w:val="0"/>
      <w:marTop w:val="0"/>
      <w:marBottom w:val="0"/>
      <w:divBdr>
        <w:top w:val="none" w:sz="0" w:space="0" w:color="auto"/>
        <w:left w:val="none" w:sz="0" w:space="0" w:color="auto"/>
        <w:bottom w:val="none" w:sz="0" w:space="0" w:color="auto"/>
        <w:right w:val="none" w:sz="0" w:space="0" w:color="auto"/>
      </w:divBdr>
    </w:div>
    <w:div w:id="340738785">
      <w:bodyDiv w:val="1"/>
      <w:marLeft w:val="0"/>
      <w:marRight w:val="0"/>
      <w:marTop w:val="0"/>
      <w:marBottom w:val="0"/>
      <w:divBdr>
        <w:top w:val="none" w:sz="0" w:space="0" w:color="auto"/>
        <w:left w:val="none" w:sz="0" w:space="0" w:color="auto"/>
        <w:bottom w:val="none" w:sz="0" w:space="0" w:color="auto"/>
        <w:right w:val="none" w:sz="0" w:space="0" w:color="auto"/>
      </w:divBdr>
    </w:div>
    <w:div w:id="341015197">
      <w:bodyDiv w:val="1"/>
      <w:marLeft w:val="0"/>
      <w:marRight w:val="0"/>
      <w:marTop w:val="0"/>
      <w:marBottom w:val="0"/>
      <w:divBdr>
        <w:top w:val="none" w:sz="0" w:space="0" w:color="auto"/>
        <w:left w:val="none" w:sz="0" w:space="0" w:color="auto"/>
        <w:bottom w:val="none" w:sz="0" w:space="0" w:color="auto"/>
        <w:right w:val="none" w:sz="0" w:space="0" w:color="auto"/>
      </w:divBdr>
    </w:div>
    <w:div w:id="341512710">
      <w:bodyDiv w:val="1"/>
      <w:marLeft w:val="0"/>
      <w:marRight w:val="0"/>
      <w:marTop w:val="0"/>
      <w:marBottom w:val="0"/>
      <w:divBdr>
        <w:top w:val="none" w:sz="0" w:space="0" w:color="auto"/>
        <w:left w:val="none" w:sz="0" w:space="0" w:color="auto"/>
        <w:bottom w:val="none" w:sz="0" w:space="0" w:color="auto"/>
        <w:right w:val="none" w:sz="0" w:space="0" w:color="auto"/>
      </w:divBdr>
    </w:div>
    <w:div w:id="350958608">
      <w:bodyDiv w:val="1"/>
      <w:marLeft w:val="0"/>
      <w:marRight w:val="0"/>
      <w:marTop w:val="0"/>
      <w:marBottom w:val="0"/>
      <w:divBdr>
        <w:top w:val="none" w:sz="0" w:space="0" w:color="auto"/>
        <w:left w:val="none" w:sz="0" w:space="0" w:color="auto"/>
        <w:bottom w:val="none" w:sz="0" w:space="0" w:color="auto"/>
        <w:right w:val="none" w:sz="0" w:space="0" w:color="auto"/>
      </w:divBdr>
    </w:div>
    <w:div w:id="351608000">
      <w:bodyDiv w:val="1"/>
      <w:marLeft w:val="0"/>
      <w:marRight w:val="0"/>
      <w:marTop w:val="0"/>
      <w:marBottom w:val="0"/>
      <w:divBdr>
        <w:top w:val="none" w:sz="0" w:space="0" w:color="auto"/>
        <w:left w:val="none" w:sz="0" w:space="0" w:color="auto"/>
        <w:bottom w:val="none" w:sz="0" w:space="0" w:color="auto"/>
        <w:right w:val="none" w:sz="0" w:space="0" w:color="auto"/>
      </w:divBdr>
    </w:div>
    <w:div w:id="357512992">
      <w:bodyDiv w:val="1"/>
      <w:marLeft w:val="0"/>
      <w:marRight w:val="0"/>
      <w:marTop w:val="0"/>
      <w:marBottom w:val="0"/>
      <w:divBdr>
        <w:top w:val="none" w:sz="0" w:space="0" w:color="auto"/>
        <w:left w:val="none" w:sz="0" w:space="0" w:color="auto"/>
        <w:bottom w:val="none" w:sz="0" w:space="0" w:color="auto"/>
        <w:right w:val="none" w:sz="0" w:space="0" w:color="auto"/>
      </w:divBdr>
    </w:div>
    <w:div w:id="360666304">
      <w:bodyDiv w:val="1"/>
      <w:marLeft w:val="0"/>
      <w:marRight w:val="0"/>
      <w:marTop w:val="0"/>
      <w:marBottom w:val="0"/>
      <w:divBdr>
        <w:top w:val="none" w:sz="0" w:space="0" w:color="auto"/>
        <w:left w:val="none" w:sz="0" w:space="0" w:color="auto"/>
        <w:bottom w:val="none" w:sz="0" w:space="0" w:color="auto"/>
        <w:right w:val="none" w:sz="0" w:space="0" w:color="auto"/>
      </w:divBdr>
    </w:div>
    <w:div w:id="360977886">
      <w:bodyDiv w:val="1"/>
      <w:marLeft w:val="0"/>
      <w:marRight w:val="0"/>
      <w:marTop w:val="0"/>
      <w:marBottom w:val="0"/>
      <w:divBdr>
        <w:top w:val="none" w:sz="0" w:space="0" w:color="auto"/>
        <w:left w:val="none" w:sz="0" w:space="0" w:color="auto"/>
        <w:bottom w:val="none" w:sz="0" w:space="0" w:color="auto"/>
        <w:right w:val="none" w:sz="0" w:space="0" w:color="auto"/>
      </w:divBdr>
      <w:divsChild>
        <w:div w:id="1817141722">
          <w:marLeft w:val="150"/>
          <w:marRight w:val="150"/>
          <w:marTop w:val="150"/>
          <w:marBottom w:val="150"/>
          <w:divBdr>
            <w:top w:val="none" w:sz="0" w:space="0" w:color="auto"/>
            <w:left w:val="none" w:sz="0" w:space="0" w:color="auto"/>
            <w:bottom w:val="none" w:sz="0" w:space="0" w:color="auto"/>
            <w:right w:val="none" w:sz="0" w:space="0" w:color="auto"/>
          </w:divBdr>
        </w:div>
      </w:divsChild>
    </w:div>
    <w:div w:id="361519296">
      <w:bodyDiv w:val="1"/>
      <w:marLeft w:val="0"/>
      <w:marRight w:val="0"/>
      <w:marTop w:val="0"/>
      <w:marBottom w:val="0"/>
      <w:divBdr>
        <w:top w:val="none" w:sz="0" w:space="0" w:color="auto"/>
        <w:left w:val="none" w:sz="0" w:space="0" w:color="auto"/>
        <w:bottom w:val="none" w:sz="0" w:space="0" w:color="auto"/>
        <w:right w:val="none" w:sz="0" w:space="0" w:color="auto"/>
      </w:divBdr>
    </w:div>
    <w:div w:id="367338331">
      <w:bodyDiv w:val="1"/>
      <w:marLeft w:val="0"/>
      <w:marRight w:val="0"/>
      <w:marTop w:val="0"/>
      <w:marBottom w:val="0"/>
      <w:divBdr>
        <w:top w:val="none" w:sz="0" w:space="0" w:color="auto"/>
        <w:left w:val="none" w:sz="0" w:space="0" w:color="auto"/>
        <w:bottom w:val="none" w:sz="0" w:space="0" w:color="auto"/>
        <w:right w:val="none" w:sz="0" w:space="0" w:color="auto"/>
      </w:divBdr>
    </w:div>
    <w:div w:id="376440448">
      <w:bodyDiv w:val="1"/>
      <w:marLeft w:val="0"/>
      <w:marRight w:val="0"/>
      <w:marTop w:val="0"/>
      <w:marBottom w:val="0"/>
      <w:divBdr>
        <w:top w:val="none" w:sz="0" w:space="0" w:color="auto"/>
        <w:left w:val="none" w:sz="0" w:space="0" w:color="auto"/>
        <w:bottom w:val="none" w:sz="0" w:space="0" w:color="auto"/>
        <w:right w:val="none" w:sz="0" w:space="0" w:color="auto"/>
      </w:divBdr>
    </w:div>
    <w:div w:id="376705356">
      <w:bodyDiv w:val="1"/>
      <w:marLeft w:val="0"/>
      <w:marRight w:val="0"/>
      <w:marTop w:val="0"/>
      <w:marBottom w:val="0"/>
      <w:divBdr>
        <w:top w:val="none" w:sz="0" w:space="0" w:color="auto"/>
        <w:left w:val="none" w:sz="0" w:space="0" w:color="auto"/>
        <w:bottom w:val="none" w:sz="0" w:space="0" w:color="auto"/>
        <w:right w:val="none" w:sz="0" w:space="0" w:color="auto"/>
      </w:divBdr>
      <w:divsChild>
        <w:div w:id="913517308">
          <w:marLeft w:val="0"/>
          <w:marRight w:val="0"/>
          <w:marTop w:val="0"/>
          <w:marBottom w:val="0"/>
          <w:divBdr>
            <w:top w:val="none" w:sz="0" w:space="0" w:color="auto"/>
            <w:left w:val="none" w:sz="0" w:space="0" w:color="auto"/>
            <w:bottom w:val="none" w:sz="0" w:space="0" w:color="auto"/>
            <w:right w:val="none" w:sz="0" w:space="0" w:color="auto"/>
          </w:divBdr>
          <w:divsChild>
            <w:div w:id="1578704986">
              <w:marLeft w:val="0"/>
              <w:marRight w:val="0"/>
              <w:marTop w:val="0"/>
              <w:marBottom w:val="0"/>
              <w:divBdr>
                <w:top w:val="none" w:sz="0" w:space="0" w:color="auto"/>
                <w:left w:val="none" w:sz="0" w:space="0" w:color="auto"/>
                <w:bottom w:val="none" w:sz="0" w:space="0" w:color="auto"/>
                <w:right w:val="none" w:sz="0" w:space="0" w:color="auto"/>
              </w:divBdr>
            </w:div>
          </w:divsChild>
        </w:div>
        <w:div w:id="2133281791">
          <w:marLeft w:val="0"/>
          <w:marRight w:val="0"/>
          <w:marTop w:val="0"/>
          <w:marBottom w:val="0"/>
          <w:divBdr>
            <w:top w:val="none" w:sz="0" w:space="0" w:color="auto"/>
            <w:left w:val="none" w:sz="0" w:space="0" w:color="auto"/>
            <w:bottom w:val="none" w:sz="0" w:space="0" w:color="auto"/>
            <w:right w:val="none" w:sz="0" w:space="0" w:color="auto"/>
          </w:divBdr>
          <w:divsChild>
            <w:div w:id="27776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2098">
      <w:bodyDiv w:val="1"/>
      <w:marLeft w:val="0"/>
      <w:marRight w:val="0"/>
      <w:marTop w:val="0"/>
      <w:marBottom w:val="0"/>
      <w:divBdr>
        <w:top w:val="none" w:sz="0" w:space="0" w:color="auto"/>
        <w:left w:val="none" w:sz="0" w:space="0" w:color="auto"/>
        <w:bottom w:val="none" w:sz="0" w:space="0" w:color="auto"/>
        <w:right w:val="none" w:sz="0" w:space="0" w:color="auto"/>
      </w:divBdr>
      <w:divsChild>
        <w:div w:id="1272783812">
          <w:marLeft w:val="0"/>
          <w:marRight w:val="0"/>
          <w:marTop w:val="0"/>
          <w:marBottom w:val="120"/>
          <w:divBdr>
            <w:top w:val="none" w:sz="0" w:space="0" w:color="auto"/>
            <w:left w:val="none" w:sz="0" w:space="0" w:color="auto"/>
            <w:bottom w:val="none" w:sz="0" w:space="0" w:color="auto"/>
            <w:right w:val="none" w:sz="0" w:space="0" w:color="auto"/>
          </w:divBdr>
        </w:div>
      </w:divsChild>
    </w:div>
    <w:div w:id="381058593">
      <w:bodyDiv w:val="1"/>
      <w:marLeft w:val="0"/>
      <w:marRight w:val="0"/>
      <w:marTop w:val="0"/>
      <w:marBottom w:val="0"/>
      <w:divBdr>
        <w:top w:val="none" w:sz="0" w:space="0" w:color="auto"/>
        <w:left w:val="none" w:sz="0" w:space="0" w:color="auto"/>
        <w:bottom w:val="none" w:sz="0" w:space="0" w:color="auto"/>
        <w:right w:val="none" w:sz="0" w:space="0" w:color="auto"/>
      </w:divBdr>
    </w:div>
    <w:div w:id="382171837">
      <w:bodyDiv w:val="1"/>
      <w:marLeft w:val="0"/>
      <w:marRight w:val="0"/>
      <w:marTop w:val="0"/>
      <w:marBottom w:val="0"/>
      <w:divBdr>
        <w:top w:val="none" w:sz="0" w:space="0" w:color="auto"/>
        <w:left w:val="none" w:sz="0" w:space="0" w:color="auto"/>
        <w:bottom w:val="none" w:sz="0" w:space="0" w:color="auto"/>
        <w:right w:val="none" w:sz="0" w:space="0" w:color="auto"/>
      </w:divBdr>
    </w:div>
    <w:div w:id="386535275">
      <w:bodyDiv w:val="1"/>
      <w:marLeft w:val="0"/>
      <w:marRight w:val="0"/>
      <w:marTop w:val="0"/>
      <w:marBottom w:val="0"/>
      <w:divBdr>
        <w:top w:val="none" w:sz="0" w:space="0" w:color="auto"/>
        <w:left w:val="none" w:sz="0" w:space="0" w:color="auto"/>
        <w:bottom w:val="none" w:sz="0" w:space="0" w:color="auto"/>
        <w:right w:val="none" w:sz="0" w:space="0" w:color="auto"/>
      </w:divBdr>
    </w:div>
    <w:div w:id="386995765">
      <w:bodyDiv w:val="1"/>
      <w:marLeft w:val="0"/>
      <w:marRight w:val="0"/>
      <w:marTop w:val="0"/>
      <w:marBottom w:val="0"/>
      <w:divBdr>
        <w:top w:val="none" w:sz="0" w:space="0" w:color="auto"/>
        <w:left w:val="none" w:sz="0" w:space="0" w:color="auto"/>
        <w:bottom w:val="none" w:sz="0" w:space="0" w:color="auto"/>
        <w:right w:val="none" w:sz="0" w:space="0" w:color="auto"/>
      </w:divBdr>
    </w:div>
    <w:div w:id="393239726">
      <w:bodyDiv w:val="1"/>
      <w:marLeft w:val="0"/>
      <w:marRight w:val="0"/>
      <w:marTop w:val="0"/>
      <w:marBottom w:val="0"/>
      <w:divBdr>
        <w:top w:val="none" w:sz="0" w:space="0" w:color="auto"/>
        <w:left w:val="none" w:sz="0" w:space="0" w:color="auto"/>
        <w:bottom w:val="none" w:sz="0" w:space="0" w:color="auto"/>
        <w:right w:val="none" w:sz="0" w:space="0" w:color="auto"/>
      </w:divBdr>
    </w:div>
    <w:div w:id="394355483">
      <w:bodyDiv w:val="1"/>
      <w:marLeft w:val="0"/>
      <w:marRight w:val="0"/>
      <w:marTop w:val="0"/>
      <w:marBottom w:val="0"/>
      <w:divBdr>
        <w:top w:val="none" w:sz="0" w:space="0" w:color="auto"/>
        <w:left w:val="none" w:sz="0" w:space="0" w:color="auto"/>
        <w:bottom w:val="none" w:sz="0" w:space="0" w:color="auto"/>
        <w:right w:val="none" w:sz="0" w:space="0" w:color="auto"/>
      </w:divBdr>
    </w:div>
    <w:div w:id="400055471">
      <w:bodyDiv w:val="1"/>
      <w:marLeft w:val="0"/>
      <w:marRight w:val="0"/>
      <w:marTop w:val="0"/>
      <w:marBottom w:val="0"/>
      <w:divBdr>
        <w:top w:val="none" w:sz="0" w:space="0" w:color="auto"/>
        <w:left w:val="none" w:sz="0" w:space="0" w:color="auto"/>
        <w:bottom w:val="none" w:sz="0" w:space="0" w:color="auto"/>
        <w:right w:val="none" w:sz="0" w:space="0" w:color="auto"/>
      </w:divBdr>
    </w:div>
    <w:div w:id="401148357">
      <w:bodyDiv w:val="1"/>
      <w:marLeft w:val="0"/>
      <w:marRight w:val="0"/>
      <w:marTop w:val="0"/>
      <w:marBottom w:val="0"/>
      <w:divBdr>
        <w:top w:val="none" w:sz="0" w:space="0" w:color="auto"/>
        <w:left w:val="none" w:sz="0" w:space="0" w:color="auto"/>
        <w:bottom w:val="none" w:sz="0" w:space="0" w:color="auto"/>
        <w:right w:val="none" w:sz="0" w:space="0" w:color="auto"/>
      </w:divBdr>
    </w:div>
    <w:div w:id="408696683">
      <w:bodyDiv w:val="1"/>
      <w:marLeft w:val="0"/>
      <w:marRight w:val="0"/>
      <w:marTop w:val="0"/>
      <w:marBottom w:val="0"/>
      <w:divBdr>
        <w:top w:val="none" w:sz="0" w:space="0" w:color="auto"/>
        <w:left w:val="none" w:sz="0" w:space="0" w:color="auto"/>
        <w:bottom w:val="none" w:sz="0" w:space="0" w:color="auto"/>
        <w:right w:val="none" w:sz="0" w:space="0" w:color="auto"/>
      </w:divBdr>
      <w:divsChild>
        <w:div w:id="1183667343">
          <w:marLeft w:val="0"/>
          <w:marRight w:val="0"/>
          <w:marTop w:val="0"/>
          <w:marBottom w:val="0"/>
          <w:divBdr>
            <w:top w:val="none" w:sz="0" w:space="0" w:color="auto"/>
            <w:left w:val="none" w:sz="0" w:space="0" w:color="auto"/>
            <w:bottom w:val="none" w:sz="0" w:space="0" w:color="auto"/>
            <w:right w:val="none" w:sz="0" w:space="0" w:color="auto"/>
          </w:divBdr>
        </w:div>
      </w:divsChild>
    </w:div>
    <w:div w:id="410155180">
      <w:bodyDiv w:val="1"/>
      <w:marLeft w:val="0"/>
      <w:marRight w:val="0"/>
      <w:marTop w:val="0"/>
      <w:marBottom w:val="0"/>
      <w:divBdr>
        <w:top w:val="none" w:sz="0" w:space="0" w:color="auto"/>
        <w:left w:val="none" w:sz="0" w:space="0" w:color="auto"/>
        <w:bottom w:val="none" w:sz="0" w:space="0" w:color="auto"/>
        <w:right w:val="none" w:sz="0" w:space="0" w:color="auto"/>
      </w:divBdr>
    </w:div>
    <w:div w:id="412967830">
      <w:bodyDiv w:val="1"/>
      <w:marLeft w:val="0"/>
      <w:marRight w:val="0"/>
      <w:marTop w:val="0"/>
      <w:marBottom w:val="0"/>
      <w:divBdr>
        <w:top w:val="none" w:sz="0" w:space="0" w:color="auto"/>
        <w:left w:val="none" w:sz="0" w:space="0" w:color="auto"/>
        <w:bottom w:val="none" w:sz="0" w:space="0" w:color="auto"/>
        <w:right w:val="none" w:sz="0" w:space="0" w:color="auto"/>
      </w:divBdr>
    </w:div>
    <w:div w:id="416249485">
      <w:bodyDiv w:val="1"/>
      <w:marLeft w:val="0"/>
      <w:marRight w:val="0"/>
      <w:marTop w:val="0"/>
      <w:marBottom w:val="0"/>
      <w:divBdr>
        <w:top w:val="none" w:sz="0" w:space="0" w:color="auto"/>
        <w:left w:val="none" w:sz="0" w:space="0" w:color="auto"/>
        <w:bottom w:val="none" w:sz="0" w:space="0" w:color="auto"/>
        <w:right w:val="none" w:sz="0" w:space="0" w:color="auto"/>
      </w:divBdr>
    </w:div>
    <w:div w:id="425542296">
      <w:bodyDiv w:val="1"/>
      <w:marLeft w:val="0"/>
      <w:marRight w:val="0"/>
      <w:marTop w:val="0"/>
      <w:marBottom w:val="0"/>
      <w:divBdr>
        <w:top w:val="none" w:sz="0" w:space="0" w:color="auto"/>
        <w:left w:val="none" w:sz="0" w:space="0" w:color="auto"/>
        <w:bottom w:val="none" w:sz="0" w:space="0" w:color="auto"/>
        <w:right w:val="none" w:sz="0" w:space="0" w:color="auto"/>
      </w:divBdr>
    </w:div>
    <w:div w:id="427316204">
      <w:bodyDiv w:val="1"/>
      <w:marLeft w:val="0"/>
      <w:marRight w:val="0"/>
      <w:marTop w:val="0"/>
      <w:marBottom w:val="0"/>
      <w:divBdr>
        <w:top w:val="none" w:sz="0" w:space="0" w:color="auto"/>
        <w:left w:val="none" w:sz="0" w:space="0" w:color="auto"/>
        <w:bottom w:val="none" w:sz="0" w:space="0" w:color="auto"/>
        <w:right w:val="none" w:sz="0" w:space="0" w:color="auto"/>
      </w:divBdr>
    </w:div>
    <w:div w:id="427849037">
      <w:bodyDiv w:val="1"/>
      <w:marLeft w:val="0"/>
      <w:marRight w:val="0"/>
      <w:marTop w:val="0"/>
      <w:marBottom w:val="0"/>
      <w:divBdr>
        <w:top w:val="none" w:sz="0" w:space="0" w:color="auto"/>
        <w:left w:val="none" w:sz="0" w:space="0" w:color="auto"/>
        <w:bottom w:val="none" w:sz="0" w:space="0" w:color="auto"/>
        <w:right w:val="none" w:sz="0" w:space="0" w:color="auto"/>
      </w:divBdr>
    </w:div>
    <w:div w:id="435028406">
      <w:bodyDiv w:val="1"/>
      <w:marLeft w:val="0"/>
      <w:marRight w:val="0"/>
      <w:marTop w:val="0"/>
      <w:marBottom w:val="0"/>
      <w:divBdr>
        <w:top w:val="none" w:sz="0" w:space="0" w:color="auto"/>
        <w:left w:val="none" w:sz="0" w:space="0" w:color="auto"/>
        <w:bottom w:val="none" w:sz="0" w:space="0" w:color="auto"/>
        <w:right w:val="none" w:sz="0" w:space="0" w:color="auto"/>
      </w:divBdr>
    </w:div>
    <w:div w:id="435290338">
      <w:bodyDiv w:val="1"/>
      <w:marLeft w:val="0"/>
      <w:marRight w:val="0"/>
      <w:marTop w:val="0"/>
      <w:marBottom w:val="0"/>
      <w:divBdr>
        <w:top w:val="none" w:sz="0" w:space="0" w:color="auto"/>
        <w:left w:val="none" w:sz="0" w:space="0" w:color="auto"/>
        <w:bottom w:val="none" w:sz="0" w:space="0" w:color="auto"/>
        <w:right w:val="none" w:sz="0" w:space="0" w:color="auto"/>
      </w:divBdr>
    </w:div>
    <w:div w:id="436557041">
      <w:bodyDiv w:val="1"/>
      <w:marLeft w:val="0"/>
      <w:marRight w:val="0"/>
      <w:marTop w:val="0"/>
      <w:marBottom w:val="0"/>
      <w:divBdr>
        <w:top w:val="none" w:sz="0" w:space="0" w:color="auto"/>
        <w:left w:val="none" w:sz="0" w:space="0" w:color="auto"/>
        <w:bottom w:val="none" w:sz="0" w:space="0" w:color="auto"/>
        <w:right w:val="none" w:sz="0" w:space="0" w:color="auto"/>
      </w:divBdr>
    </w:div>
    <w:div w:id="438333153">
      <w:bodyDiv w:val="1"/>
      <w:marLeft w:val="0"/>
      <w:marRight w:val="0"/>
      <w:marTop w:val="0"/>
      <w:marBottom w:val="0"/>
      <w:divBdr>
        <w:top w:val="none" w:sz="0" w:space="0" w:color="auto"/>
        <w:left w:val="none" w:sz="0" w:space="0" w:color="auto"/>
        <w:bottom w:val="none" w:sz="0" w:space="0" w:color="auto"/>
        <w:right w:val="none" w:sz="0" w:space="0" w:color="auto"/>
      </w:divBdr>
    </w:div>
    <w:div w:id="440337909">
      <w:bodyDiv w:val="1"/>
      <w:marLeft w:val="0"/>
      <w:marRight w:val="0"/>
      <w:marTop w:val="0"/>
      <w:marBottom w:val="0"/>
      <w:divBdr>
        <w:top w:val="none" w:sz="0" w:space="0" w:color="auto"/>
        <w:left w:val="none" w:sz="0" w:space="0" w:color="auto"/>
        <w:bottom w:val="none" w:sz="0" w:space="0" w:color="auto"/>
        <w:right w:val="none" w:sz="0" w:space="0" w:color="auto"/>
      </w:divBdr>
    </w:div>
    <w:div w:id="444154881">
      <w:bodyDiv w:val="1"/>
      <w:marLeft w:val="0"/>
      <w:marRight w:val="0"/>
      <w:marTop w:val="0"/>
      <w:marBottom w:val="0"/>
      <w:divBdr>
        <w:top w:val="none" w:sz="0" w:space="0" w:color="auto"/>
        <w:left w:val="none" w:sz="0" w:space="0" w:color="auto"/>
        <w:bottom w:val="none" w:sz="0" w:space="0" w:color="auto"/>
        <w:right w:val="none" w:sz="0" w:space="0" w:color="auto"/>
      </w:divBdr>
    </w:div>
    <w:div w:id="444497218">
      <w:bodyDiv w:val="1"/>
      <w:marLeft w:val="0"/>
      <w:marRight w:val="0"/>
      <w:marTop w:val="0"/>
      <w:marBottom w:val="0"/>
      <w:divBdr>
        <w:top w:val="none" w:sz="0" w:space="0" w:color="auto"/>
        <w:left w:val="none" w:sz="0" w:space="0" w:color="auto"/>
        <w:bottom w:val="none" w:sz="0" w:space="0" w:color="auto"/>
        <w:right w:val="none" w:sz="0" w:space="0" w:color="auto"/>
      </w:divBdr>
    </w:div>
    <w:div w:id="450242877">
      <w:bodyDiv w:val="1"/>
      <w:marLeft w:val="0"/>
      <w:marRight w:val="0"/>
      <w:marTop w:val="0"/>
      <w:marBottom w:val="0"/>
      <w:divBdr>
        <w:top w:val="none" w:sz="0" w:space="0" w:color="auto"/>
        <w:left w:val="none" w:sz="0" w:space="0" w:color="auto"/>
        <w:bottom w:val="none" w:sz="0" w:space="0" w:color="auto"/>
        <w:right w:val="none" w:sz="0" w:space="0" w:color="auto"/>
      </w:divBdr>
    </w:div>
    <w:div w:id="453446921">
      <w:bodyDiv w:val="1"/>
      <w:marLeft w:val="0"/>
      <w:marRight w:val="0"/>
      <w:marTop w:val="0"/>
      <w:marBottom w:val="0"/>
      <w:divBdr>
        <w:top w:val="none" w:sz="0" w:space="0" w:color="auto"/>
        <w:left w:val="none" w:sz="0" w:space="0" w:color="auto"/>
        <w:bottom w:val="none" w:sz="0" w:space="0" w:color="auto"/>
        <w:right w:val="none" w:sz="0" w:space="0" w:color="auto"/>
      </w:divBdr>
    </w:div>
    <w:div w:id="458378244">
      <w:bodyDiv w:val="1"/>
      <w:marLeft w:val="0"/>
      <w:marRight w:val="0"/>
      <w:marTop w:val="0"/>
      <w:marBottom w:val="0"/>
      <w:divBdr>
        <w:top w:val="none" w:sz="0" w:space="0" w:color="auto"/>
        <w:left w:val="none" w:sz="0" w:space="0" w:color="auto"/>
        <w:bottom w:val="none" w:sz="0" w:space="0" w:color="auto"/>
        <w:right w:val="none" w:sz="0" w:space="0" w:color="auto"/>
      </w:divBdr>
    </w:div>
    <w:div w:id="460343841">
      <w:bodyDiv w:val="1"/>
      <w:marLeft w:val="0"/>
      <w:marRight w:val="0"/>
      <w:marTop w:val="0"/>
      <w:marBottom w:val="0"/>
      <w:divBdr>
        <w:top w:val="none" w:sz="0" w:space="0" w:color="auto"/>
        <w:left w:val="none" w:sz="0" w:space="0" w:color="auto"/>
        <w:bottom w:val="none" w:sz="0" w:space="0" w:color="auto"/>
        <w:right w:val="none" w:sz="0" w:space="0" w:color="auto"/>
      </w:divBdr>
    </w:div>
    <w:div w:id="463157180">
      <w:bodyDiv w:val="1"/>
      <w:marLeft w:val="0"/>
      <w:marRight w:val="0"/>
      <w:marTop w:val="0"/>
      <w:marBottom w:val="0"/>
      <w:divBdr>
        <w:top w:val="none" w:sz="0" w:space="0" w:color="auto"/>
        <w:left w:val="none" w:sz="0" w:space="0" w:color="auto"/>
        <w:bottom w:val="none" w:sz="0" w:space="0" w:color="auto"/>
        <w:right w:val="none" w:sz="0" w:space="0" w:color="auto"/>
      </w:divBdr>
    </w:div>
    <w:div w:id="464081717">
      <w:bodyDiv w:val="1"/>
      <w:marLeft w:val="0"/>
      <w:marRight w:val="0"/>
      <w:marTop w:val="0"/>
      <w:marBottom w:val="0"/>
      <w:divBdr>
        <w:top w:val="none" w:sz="0" w:space="0" w:color="auto"/>
        <w:left w:val="none" w:sz="0" w:space="0" w:color="auto"/>
        <w:bottom w:val="none" w:sz="0" w:space="0" w:color="auto"/>
        <w:right w:val="none" w:sz="0" w:space="0" w:color="auto"/>
      </w:divBdr>
    </w:div>
    <w:div w:id="464390063">
      <w:bodyDiv w:val="1"/>
      <w:marLeft w:val="0"/>
      <w:marRight w:val="0"/>
      <w:marTop w:val="0"/>
      <w:marBottom w:val="0"/>
      <w:divBdr>
        <w:top w:val="none" w:sz="0" w:space="0" w:color="auto"/>
        <w:left w:val="none" w:sz="0" w:space="0" w:color="auto"/>
        <w:bottom w:val="none" w:sz="0" w:space="0" w:color="auto"/>
        <w:right w:val="none" w:sz="0" w:space="0" w:color="auto"/>
      </w:divBdr>
      <w:divsChild>
        <w:div w:id="567153012">
          <w:marLeft w:val="0"/>
          <w:marRight w:val="0"/>
          <w:marTop w:val="0"/>
          <w:marBottom w:val="0"/>
          <w:divBdr>
            <w:top w:val="none" w:sz="0" w:space="0" w:color="auto"/>
            <w:left w:val="none" w:sz="0" w:space="0" w:color="auto"/>
            <w:bottom w:val="none" w:sz="0" w:space="0" w:color="auto"/>
            <w:right w:val="none" w:sz="0" w:space="0" w:color="auto"/>
          </w:divBdr>
          <w:divsChild>
            <w:div w:id="1224295877">
              <w:marLeft w:val="60"/>
              <w:marRight w:val="0"/>
              <w:marTop w:val="0"/>
              <w:marBottom w:val="0"/>
              <w:divBdr>
                <w:top w:val="none" w:sz="0" w:space="0" w:color="auto"/>
                <w:left w:val="none" w:sz="0" w:space="0" w:color="auto"/>
                <w:bottom w:val="none" w:sz="0" w:space="0" w:color="auto"/>
                <w:right w:val="none" w:sz="0" w:space="0" w:color="auto"/>
              </w:divBdr>
              <w:divsChild>
                <w:div w:id="1393583790">
                  <w:marLeft w:val="0"/>
                  <w:marRight w:val="0"/>
                  <w:marTop w:val="0"/>
                  <w:marBottom w:val="0"/>
                  <w:divBdr>
                    <w:top w:val="none" w:sz="0" w:space="0" w:color="auto"/>
                    <w:left w:val="none" w:sz="0" w:space="0" w:color="auto"/>
                    <w:bottom w:val="none" w:sz="0" w:space="0" w:color="auto"/>
                    <w:right w:val="none" w:sz="0" w:space="0" w:color="auto"/>
                  </w:divBdr>
                  <w:divsChild>
                    <w:div w:id="1531451933">
                      <w:marLeft w:val="0"/>
                      <w:marRight w:val="0"/>
                      <w:marTop w:val="0"/>
                      <w:marBottom w:val="120"/>
                      <w:divBdr>
                        <w:top w:val="single" w:sz="6" w:space="0" w:color="F5F5F5"/>
                        <w:left w:val="single" w:sz="6" w:space="0" w:color="F5F5F5"/>
                        <w:bottom w:val="single" w:sz="6" w:space="0" w:color="F5F5F5"/>
                        <w:right w:val="single" w:sz="6" w:space="0" w:color="F5F5F5"/>
                      </w:divBdr>
                      <w:divsChild>
                        <w:div w:id="499781852">
                          <w:marLeft w:val="0"/>
                          <w:marRight w:val="0"/>
                          <w:marTop w:val="0"/>
                          <w:marBottom w:val="0"/>
                          <w:divBdr>
                            <w:top w:val="none" w:sz="0" w:space="0" w:color="auto"/>
                            <w:left w:val="none" w:sz="0" w:space="0" w:color="auto"/>
                            <w:bottom w:val="none" w:sz="0" w:space="0" w:color="auto"/>
                            <w:right w:val="none" w:sz="0" w:space="0" w:color="auto"/>
                          </w:divBdr>
                          <w:divsChild>
                            <w:div w:id="141905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489803">
          <w:marLeft w:val="0"/>
          <w:marRight w:val="0"/>
          <w:marTop w:val="0"/>
          <w:marBottom w:val="0"/>
          <w:divBdr>
            <w:top w:val="none" w:sz="0" w:space="0" w:color="auto"/>
            <w:left w:val="none" w:sz="0" w:space="0" w:color="auto"/>
            <w:bottom w:val="none" w:sz="0" w:space="0" w:color="auto"/>
            <w:right w:val="none" w:sz="0" w:space="0" w:color="auto"/>
          </w:divBdr>
          <w:divsChild>
            <w:div w:id="1054502494">
              <w:marLeft w:val="0"/>
              <w:marRight w:val="60"/>
              <w:marTop w:val="0"/>
              <w:marBottom w:val="0"/>
              <w:divBdr>
                <w:top w:val="none" w:sz="0" w:space="0" w:color="auto"/>
                <w:left w:val="none" w:sz="0" w:space="0" w:color="auto"/>
                <w:bottom w:val="none" w:sz="0" w:space="0" w:color="auto"/>
                <w:right w:val="none" w:sz="0" w:space="0" w:color="auto"/>
              </w:divBdr>
              <w:divsChild>
                <w:div w:id="569660864">
                  <w:marLeft w:val="0"/>
                  <w:marRight w:val="0"/>
                  <w:marTop w:val="0"/>
                  <w:marBottom w:val="120"/>
                  <w:divBdr>
                    <w:top w:val="single" w:sz="6" w:space="0" w:color="C0C0C0"/>
                    <w:left w:val="single" w:sz="6" w:space="0" w:color="D9D9D9"/>
                    <w:bottom w:val="single" w:sz="6" w:space="0" w:color="D9D9D9"/>
                    <w:right w:val="single" w:sz="6" w:space="0" w:color="D9D9D9"/>
                  </w:divBdr>
                  <w:divsChild>
                    <w:div w:id="36010779">
                      <w:marLeft w:val="0"/>
                      <w:marRight w:val="0"/>
                      <w:marTop w:val="0"/>
                      <w:marBottom w:val="0"/>
                      <w:divBdr>
                        <w:top w:val="none" w:sz="0" w:space="0" w:color="auto"/>
                        <w:left w:val="none" w:sz="0" w:space="0" w:color="auto"/>
                        <w:bottom w:val="none" w:sz="0" w:space="0" w:color="auto"/>
                        <w:right w:val="none" w:sz="0" w:space="0" w:color="auto"/>
                      </w:divBdr>
                    </w:div>
                    <w:div w:id="162812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915125">
      <w:bodyDiv w:val="1"/>
      <w:marLeft w:val="0"/>
      <w:marRight w:val="0"/>
      <w:marTop w:val="0"/>
      <w:marBottom w:val="0"/>
      <w:divBdr>
        <w:top w:val="none" w:sz="0" w:space="0" w:color="auto"/>
        <w:left w:val="none" w:sz="0" w:space="0" w:color="auto"/>
        <w:bottom w:val="none" w:sz="0" w:space="0" w:color="auto"/>
        <w:right w:val="none" w:sz="0" w:space="0" w:color="auto"/>
      </w:divBdr>
    </w:div>
    <w:div w:id="477116838">
      <w:bodyDiv w:val="1"/>
      <w:marLeft w:val="0"/>
      <w:marRight w:val="0"/>
      <w:marTop w:val="0"/>
      <w:marBottom w:val="0"/>
      <w:divBdr>
        <w:top w:val="none" w:sz="0" w:space="0" w:color="auto"/>
        <w:left w:val="none" w:sz="0" w:space="0" w:color="auto"/>
        <w:bottom w:val="none" w:sz="0" w:space="0" w:color="auto"/>
        <w:right w:val="none" w:sz="0" w:space="0" w:color="auto"/>
      </w:divBdr>
    </w:div>
    <w:div w:id="477303490">
      <w:bodyDiv w:val="1"/>
      <w:marLeft w:val="0"/>
      <w:marRight w:val="0"/>
      <w:marTop w:val="0"/>
      <w:marBottom w:val="0"/>
      <w:divBdr>
        <w:top w:val="none" w:sz="0" w:space="0" w:color="auto"/>
        <w:left w:val="none" w:sz="0" w:space="0" w:color="auto"/>
        <w:bottom w:val="none" w:sz="0" w:space="0" w:color="auto"/>
        <w:right w:val="none" w:sz="0" w:space="0" w:color="auto"/>
      </w:divBdr>
    </w:div>
    <w:div w:id="482158495">
      <w:bodyDiv w:val="1"/>
      <w:marLeft w:val="0"/>
      <w:marRight w:val="0"/>
      <w:marTop w:val="0"/>
      <w:marBottom w:val="0"/>
      <w:divBdr>
        <w:top w:val="none" w:sz="0" w:space="0" w:color="auto"/>
        <w:left w:val="none" w:sz="0" w:space="0" w:color="auto"/>
        <w:bottom w:val="none" w:sz="0" w:space="0" w:color="auto"/>
        <w:right w:val="none" w:sz="0" w:space="0" w:color="auto"/>
      </w:divBdr>
    </w:div>
    <w:div w:id="484469539">
      <w:bodyDiv w:val="1"/>
      <w:marLeft w:val="0"/>
      <w:marRight w:val="0"/>
      <w:marTop w:val="0"/>
      <w:marBottom w:val="0"/>
      <w:divBdr>
        <w:top w:val="none" w:sz="0" w:space="0" w:color="auto"/>
        <w:left w:val="none" w:sz="0" w:space="0" w:color="auto"/>
        <w:bottom w:val="none" w:sz="0" w:space="0" w:color="auto"/>
        <w:right w:val="none" w:sz="0" w:space="0" w:color="auto"/>
      </w:divBdr>
    </w:div>
    <w:div w:id="485123631">
      <w:bodyDiv w:val="1"/>
      <w:marLeft w:val="0"/>
      <w:marRight w:val="0"/>
      <w:marTop w:val="0"/>
      <w:marBottom w:val="0"/>
      <w:divBdr>
        <w:top w:val="none" w:sz="0" w:space="0" w:color="auto"/>
        <w:left w:val="none" w:sz="0" w:space="0" w:color="auto"/>
        <w:bottom w:val="none" w:sz="0" w:space="0" w:color="auto"/>
        <w:right w:val="none" w:sz="0" w:space="0" w:color="auto"/>
      </w:divBdr>
    </w:div>
    <w:div w:id="486022773">
      <w:bodyDiv w:val="1"/>
      <w:marLeft w:val="0"/>
      <w:marRight w:val="0"/>
      <w:marTop w:val="0"/>
      <w:marBottom w:val="0"/>
      <w:divBdr>
        <w:top w:val="none" w:sz="0" w:space="0" w:color="auto"/>
        <w:left w:val="none" w:sz="0" w:space="0" w:color="auto"/>
        <w:bottom w:val="none" w:sz="0" w:space="0" w:color="auto"/>
        <w:right w:val="none" w:sz="0" w:space="0" w:color="auto"/>
      </w:divBdr>
    </w:div>
    <w:div w:id="487988222">
      <w:bodyDiv w:val="1"/>
      <w:marLeft w:val="0"/>
      <w:marRight w:val="0"/>
      <w:marTop w:val="0"/>
      <w:marBottom w:val="0"/>
      <w:divBdr>
        <w:top w:val="none" w:sz="0" w:space="0" w:color="auto"/>
        <w:left w:val="none" w:sz="0" w:space="0" w:color="auto"/>
        <w:bottom w:val="none" w:sz="0" w:space="0" w:color="auto"/>
        <w:right w:val="none" w:sz="0" w:space="0" w:color="auto"/>
      </w:divBdr>
    </w:div>
    <w:div w:id="488786140">
      <w:bodyDiv w:val="1"/>
      <w:marLeft w:val="0"/>
      <w:marRight w:val="0"/>
      <w:marTop w:val="0"/>
      <w:marBottom w:val="0"/>
      <w:divBdr>
        <w:top w:val="none" w:sz="0" w:space="0" w:color="auto"/>
        <w:left w:val="none" w:sz="0" w:space="0" w:color="auto"/>
        <w:bottom w:val="none" w:sz="0" w:space="0" w:color="auto"/>
        <w:right w:val="none" w:sz="0" w:space="0" w:color="auto"/>
      </w:divBdr>
    </w:div>
    <w:div w:id="491409885">
      <w:bodyDiv w:val="1"/>
      <w:marLeft w:val="0"/>
      <w:marRight w:val="0"/>
      <w:marTop w:val="0"/>
      <w:marBottom w:val="0"/>
      <w:divBdr>
        <w:top w:val="none" w:sz="0" w:space="0" w:color="auto"/>
        <w:left w:val="none" w:sz="0" w:space="0" w:color="auto"/>
        <w:bottom w:val="none" w:sz="0" w:space="0" w:color="auto"/>
        <w:right w:val="none" w:sz="0" w:space="0" w:color="auto"/>
      </w:divBdr>
    </w:div>
    <w:div w:id="491722393">
      <w:bodyDiv w:val="1"/>
      <w:marLeft w:val="0"/>
      <w:marRight w:val="0"/>
      <w:marTop w:val="0"/>
      <w:marBottom w:val="0"/>
      <w:divBdr>
        <w:top w:val="none" w:sz="0" w:space="0" w:color="auto"/>
        <w:left w:val="none" w:sz="0" w:space="0" w:color="auto"/>
        <w:bottom w:val="none" w:sz="0" w:space="0" w:color="auto"/>
        <w:right w:val="none" w:sz="0" w:space="0" w:color="auto"/>
      </w:divBdr>
    </w:div>
    <w:div w:id="492453596">
      <w:bodyDiv w:val="1"/>
      <w:marLeft w:val="0"/>
      <w:marRight w:val="0"/>
      <w:marTop w:val="0"/>
      <w:marBottom w:val="0"/>
      <w:divBdr>
        <w:top w:val="none" w:sz="0" w:space="0" w:color="auto"/>
        <w:left w:val="none" w:sz="0" w:space="0" w:color="auto"/>
        <w:bottom w:val="none" w:sz="0" w:space="0" w:color="auto"/>
        <w:right w:val="none" w:sz="0" w:space="0" w:color="auto"/>
      </w:divBdr>
    </w:div>
    <w:div w:id="492531818">
      <w:bodyDiv w:val="1"/>
      <w:marLeft w:val="0"/>
      <w:marRight w:val="0"/>
      <w:marTop w:val="0"/>
      <w:marBottom w:val="0"/>
      <w:divBdr>
        <w:top w:val="none" w:sz="0" w:space="0" w:color="auto"/>
        <w:left w:val="none" w:sz="0" w:space="0" w:color="auto"/>
        <w:bottom w:val="none" w:sz="0" w:space="0" w:color="auto"/>
        <w:right w:val="none" w:sz="0" w:space="0" w:color="auto"/>
      </w:divBdr>
    </w:div>
    <w:div w:id="497967653">
      <w:bodyDiv w:val="1"/>
      <w:marLeft w:val="0"/>
      <w:marRight w:val="0"/>
      <w:marTop w:val="0"/>
      <w:marBottom w:val="0"/>
      <w:divBdr>
        <w:top w:val="none" w:sz="0" w:space="0" w:color="auto"/>
        <w:left w:val="none" w:sz="0" w:space="0" w:color="auto"/>
        <w:bottom w:val="none" w:sz="0" w:space="0" w:color="auto"/>
        <w:right w:val="none" w:sz="0" w:space="0" w:color="auto"/>
      </w:divBdr>
    </w:div>
    <w:div w:id="503204928">
      <w:bodyDiv w:val="1"/>
      <w:marLeft w:val="0"/>
      <w:marRight w:val="0"/>
      <w:marTop w:val="0"/>
      <w:marBottom w:val="0"/>
      <w:divBdr>
        <w:top w:val="none" w:sz="0" w:space="0" w:color="auto"/>
        <w:left w:val="none" w:sz="0" w:space="0" w:color="auto"/>
        <w:bottom w:val="none" w:sz="0" w:space="0" w:color="auto"/>
        <w:right w:val="none" w:sz="0" w:space="0" w:color="auto"/>
      </w:divBdr>
    </w:div>
    <w:div w:id="510217909">
      <w:bodyDiv w:val="1"/>
      <w:marLeft w:val="0"/>
      <w:marRight w:val="0"/>
      <w:marTop w:val="0"/>
      <w:marBottom w:val="0"/>
      <w:divBdr>
        <w:top w:val="none" w:sz="0" w:space="0" w:color="auto"/>
        <w:left w:val="none" w:sz="0" w:space="0" w:color="auto"/>
        <w:bottom w:val="none" w:sz="0" w:space="0" w:color="auto"/>
        <w:right w:val="none" w:sz="0" w:space="0" w:color="auto"/>
      </w:divBdr>
    </w:div>
    <w:div w:id="510683857">
      <w:bodyDiv w:val="1"/>
      <w:marLeft w:val="0"/>
      <w:marRight w:val="0"/>
      <w:marTop w:val="0"/>
      <w:marBottom w:val="0"/>
      <w:divBdr>
        <w:top w:val="none" w:sz="0" w:space="0" w:color="auto"/>
        <w:left w:val="none" w:sz="0" w:space="0" w:color="auto"/>
        <w:bottom w:val="none" w:sz="0" w:space="0" w:color="auto"/>
        <w:right w:val="none" w:sz="0" w:space="0" w:color="auto"/>
      </w:divBdr>
    </w:div>
    <w:div w:id="512106375">
      <w:bodyDiv w:val="1"/>
      <w:marLeft w:val="0"/>
      <w:marRight w:val="0"/>
      <w:marTop w:val="0"/>
      <w:marBottom w:val="0"/>
      <w:divBdr>
        <w:top w:val="none" w:sz="0" w:space="0" w:color="auto"/>
        <w:left w:val="none" w:sz="0" w:space="0" w:color="auto"/>
        <w:bottom w:val="none" w:sz="0" w:space="0" w:color="auto"/>
        <w:right w:val="none" w:sz="0" w:space="0" w:color="auto"/>
      </w:divBdr>
    </w:div>
    <w:div w:id="515771584">
      <w:bodyDiv w:val="1"/>
      <w:marLeft w:val="0"/>
      <w:marRight w:val="0"/>
      <w:marTop w:val="0"/>
      <w:marBottom w:val="0"/>
      <w:divBdr>
        <w:top w:val="none" w:sz="0" w:space="0" w:color="auto"/>
        <w:left w:val="none" w:sz="0" w:space="0" w:color="auto"/>
        <w:bottom w:val="none" w:sz="0" w:space="0" w:color="auto"/>
        <w:right w:val="none" w:sz="0" w:space="0" w:color="auto"/>
      </w:divBdr>
    </w:div>
    <w:div w:id="517737288">
      <w:bodyDiv w:val="1"/>
      <w:marLeft w:val="0"/>
      <w:marRight w:val="0"/>
      <w:marTop w:val="0"/>
      <w:marBottom w:val="0"/>
      <w:divBdr>
        <w:top w:val="none" w:sz="0" w:space="0" w:color="auto"/>
        <w:left w:val="none" w:sz="0" w:space="0" w:color="auto"/>
        <w:bottom w:val="none" w:sz="0" w:space="0" w:color="auto"/>
        <w:right w:val="none" w:sz="0" w:space="0" w:color="auto"/>
      </w:divBdr>
    </w:div>
    <w:div w:id="518544941">
      <w:bodyDiv w:val="1"/>
      <w:marLeft w:val="0"/>
      <w:marRight w:val="0"/>
      <w:marTop w:val="0"/>
      <w:marBottom w:val="0"/>
      <w:divBdr>
        <w:top w:val="none" w:sz="0" w:space="0" w:color="auto"/>
        <w:left w:val="none" w:sz="0" w:space="0" w:color="auto"/>
        <w:bottom w:val="none" w:sz="0" w:space="0" w:color="auto"/>
        <w:right w:val="none" w:sz="0" w:space="0" w:color="auto"/>
      </w:divBdr>
    </w:div>
    <w:div w:id="519007576">
      <w:bodyDiv w:val="1"/>
      <w:marLeft w:val="0"/>
      <w:marRight w:val="0"/>
      <w:marTop w:val="0"/>
      <w:marBottom w:val="0"/>
      <w:divBdr>
        <w:top w:val="none" w:sz="0" w:space="0" w:color="auto"/>
        <w:left w:val="none" w:sz="0" w:space="0" w:color="auto"/>
        <w:bottom w:val="none" w:sz="0" w:space="0" w:color="auto"/>
        <w:right w:val="none" w:sz="0" w:space="0" w:color="auto"/>
      </w:divBdr>
    </w:div>
    <w:div w:id="519204929">
      <w:bodyDiv w:val="1"/>
      <w:marLeft w:val="0"/>
      <w:marRight w:val="0"/>
      <w:marTop w:val="0"/>
      <w:marBottom w:val="0"/>
      <w:divBdr>
        <w:top w:val="none" w:sz="0" w:space="0" w:color="auto"/>
        <w:left w:val="none" w:sz="0" w:space="0" w:color="auto"/>
        <w:bottom w:val="none" w:sz="0" w:space="0" w:color="auto"/>
        <w:right w:val="none" w:sz="0" w:space="0" w:color="auto"/>
      </w:divBdr>
    </w:div>
    <w:div w:id="523709962">
      <w:bodyDiv w:val="1"/>
      <w:marLeft w:val="0"/>
      <w:marRight w:val="0"/>
      <w:marTop w:val="0"/>
      <w:marBottom w:val="0"/>
      <w:divBdr>
        <w:top w:val="none" w:sz="0" w:space="0" w:color="auto"/>
        <w:left w:val="none" w:sz="0" w:space="0" w:color="auto"/>
        <w:bottom w:val="none" w:sz="0" w:space="0" w:color="auto"/>
        <w:right w:val="none" w:sz="0" w:space="0" w:color="auto"/>
      </w:divBdr>
    </w:div>
    <w:div w:id="530150229">
      <w:bodyDiv w:val="1"/>
      <w:marLeft w:val="0"/>
      <w:marRight w:val="0"/>
      <w:marTop w:val="0"/>
      <w:marBottom w:val="0"/>
      <w:divBdr>
        <w:top w:val="none" w:sz="0" w:space="0" w:color="auto"/>
        <w:left w:val="none" w:sz="0" w:space="0" w:color="auto"/>
        <w:bottom w:val="none" w:sz="0" w:space="0" w:color="auto"/>
        <w:right w:val="none" w:sz="0" w:space="0" w:color="auto"/>
      </w:divBdr>
      <w:divsChild>
        <w:div w:id="814102799">
          <w:marLeft w:val="0"/>
          <w:marRight w:val="0"/>
          <w:marTop w:val="0"/>
          <w:marBottom w:val="0"/>
          <w:divBdr>
            <w:top w:val="none" w:sz="0" w:space="0" w:color="auto"/>
            <w:left w:val="none" w:sz="0" w:space="0" w:color="auto"/>
            <w:bottom w:val="none" w:sz="0" w:space="0" w:color="auto"/>
            <w:right w:val="none" w:sz="0" w:space="0" w:color="auto"/>
          </w:divBdr>
          <w:divsChild>
            <w:div w:id="795639408">
              <w:marLeft w:val="0"/>
              <w:marRight w:val="0"/>
              <w:marTop w:val="0"/>
              <w:marBottom w:val="0"/>
              <w:divBdr>
                <w:top w:val="none" w:sz="0" w:space="0" w:color="auto"/>
                <w:left w:val="none" w:sz="0" w:space="0" w:color="auto"/>
                <w:bottom w:val="none" w:sz="0" w:space="0" w:color="auto"/>
                <w:right w:val="none" w:sz="0" w:space="0" w:color="auto"/>
              </w:divBdr>
            </w:div>
          </w:divsChild>
        </w:div>
        <w:div w:id="1315523874">
          <w:marLeft w:val="0"/>
          <w:marRight w:val="0"/>
          <w:marTop w:val="0"/>
          <w:marBottom w:val="0"/>
          <w:divBdr>
            <w:top w:val="none" w:sz="0" w:space="0" w:color="auto"/>
            <w:left w:val="none" w:sz="0" w:space="0" w:color="auto"/>
            <w:bottom w:val="none" w:sz="0" w:space="0" w:color="auto"/>
            <w:right w:val="none" w:sz="0" w:space="0" w:color="auto"/>
          </w:divBdr>
          <w:divsChild>
            <w:div w:id="17297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9482">
      <w:bodyDiv w:val="1"/>
      <w:marLeft w:val="0"/>
      <w:marRight w:val="0"/>
      <w:marTop w:val="0"/>
      <w:marBottom w:val="0"/>
      <w:divBdr>
        <w:top w:val="none" w:sz="0" w:space="0" w:color="auto"/>
        <w:left w:val="none" w:sz="0" w:space="0" w:color="auto"/>
        <w:bottom w:val="none" w:sz="0" w:space="0" w:color="auto"/>
        <w:right w:val="none" w:sz="0" w:space="0" w:color="auto"/>
      </w:divBdr>
    </w:div>
    <w:div w:id="533154262">
      <w:bodyDiv w:val="1"/>
      <w:marLeft w:val="0"/>
      <w:marRight w:val="0"/>
      <w:marTop w:val="0"/>
      <w:marBottom w:val="0"/>
      <w:divBdr>
        <w:top w:val="none" w:sz="0" w:space="0" w:color="auto"/>
        <w:left w:val="none" w:sz="0" w:space="0" w:color="auto"/>
        <w:bottom w:val="none" w:sz="0" w:space="0" w:color="auto"/>
        <w:right w:val="none" w:sz="0" w:space="0" w:color="auto"/>
      </w:divBdr>
    </w:div>
    <w:div w:id="533346896">
      <w:bodyDiv w:val="1"/>
      <w:marLeft w:val="0"/>
      <w:marRight w:val="0"/>
      <w:marTop w:val="0"/>
      <w:marBottom w:val="0"/>
      <w:divBdr>
        <w:top w:val="none" w:sz="0" w:space="0" w:color="auto"/>
        <w:left w:val="none" w:sz="0" w:space="0" w:color="auto"/>
        <w:bottom w:val="none" w:sz="0" w:space="0" w:color="auto"/>
        <w:right w:val="none" w:sz="0" w:space="0" w:color="auto"/>
      </w:divBdr>
    </w:div>
    <w:div w:id="536545189">
      <w:bodyDiv w:val="1"/>
      <w:marLeft w:val="0"/>
      <w:marRight w:val="0"/>
      <w:marTop w:val="0"/>
      <w:marBottom w:val="0"/>
      <w:divBdr>
        <w:top w:val="none" w:sz="0" w:space="0" w:color="auto"/>
        <w:left w:val="none" w:sz="0" w:space="0" w:color="auto"/>
        <w:bottom w:val="none" w:sz="0" w:space="0" w:color="auto"/>
        <w:right w:val="none" w:sz="0" w:space="0" w:color="auto"/>
      </w:divBdr>
    </w:div>
    <w:div w:id="538858213">
      <w:bodyDiv w:val="1"/>
      <w:marLeft w:val="0"/>
      <w:marRight w:val="0"/>
      <w:marTop w:val="0"/>
      <w:marBottom w:val="0"/>
      <w:divBdr>
        <w:top w:val="none" w:sz="0" w:space="0" w:color="auto"/>
        <w:left w:val="none" w:sz="0" w:space="0" w:color="auto"/>
        <w:bottom w:val="none" w:sz="0" w:space="0" w:color="auto"/>
        <w:right w:val="none" w:sz="0" w:space="0" w:color="auto"/>
      </w:divBdr>
    </w:div>
    <w:div w:id="545607970">
      <w:bodyDiv w:val="1"/>
      <w:marLeft w:val="0"/>
      <w:marRight w:val="0"/>
      <w:marTop w:val="0"/>
      <w:marBottom w:val="0"/>
      <w:divBdr>
        <w:top w:val="none" w:sz="0" w:space="0" w:color="auto"/>
        <w:left w:val="none" w:sz="0" w:space="0" w:color="auto"/>
        <w:bottom w:val="none" w:sz="0" w:space="0" w:color="auto"/>
        <w:right w:val="none" w:sz="0" w:space="0" w:color="auto"/>
      </w:divBdr>
    </w:div>
    <w:div w:id="547180001">
      <w:bodyDiv w:val="1"/>
      <w:marLeft w:val="0"/>
      <w:marRight w:val="0"/>
      <w:marTop w:val="0"/>
      <w:marBottom w:val="0"/>
      <w:divBdr>
        <w:top w:val="none" w:sz="0" w:space="0" w:color="auto"/>
        <w:left w:val="none" w:sz="0" w:space="0" w:color="auto"/>
        <w:bottom w:val="none" w:sz="0" w:space="0" w:color="auto"/>
        <w:right w:val="none" w:sz="0" w:space="0" w:color="auto"/>
      </w:divBdr>
    </w:div>
    <w:div w:id="547692723">
      <w:bodyDiv w:val="1"/>
      <w:marLeft w:val="0"/>
      <w:marRight w:val="0"/>
      <w:marTop w:val="0"/>
      <w:marBottom w:val="0"/>
      <w:divBdr>
        <w:top w:val="none" w:sz="0" w:space="0" w:color="auto"/>
        <w:left w:val="none" w:sz="0" w:space="0" w:color="auto"/>
        <w:bottom w:val="none" w:sz="0" w:space="0" w:color="auto"/>
        <w:right w:val="none" w:sz="0" w:space="0" w:color="auto"/>
      </w:divBdr>
    </w:div>
    <w:div w:id="548106112">
      <w:bodyDiv w:val="1"/>
      <w:marLeft w:val="0"/>
      <w:marRight w:val="0"/>
      <w:marTop w:val="0"/>
      <w:marBottom w:val="0"/>
      <w:divBdr>
        <w:top w:val="none" w:sz="0" w:space="0" w:color="auto"/>
        <w:left w:val="none" w:sz="0" w:space="0" w:color="auto"/>
        <w:bottom w:val="none" w:sz="0" w:space="0" w:color="auto"/>
        <w:right w:val="none" w:sz="0" w:space="0" w:color="auto"/>
      </w:divBdr>
    </w:div>
    <w:div w:id="549462342">
      <w:bodyDiv w:val="1"/>
      <w:marLeft w:val="0"/>
      <w:marRight w:val="0"/>
      <w:marTop w:val="0"/>
      <w:marBottom w:val="0"/>
      <w:divBdr>
        <w:top w:val="none" w:sz="0" w:space="0" w:color="auto"/>
        <w:left w:val="none" w:sz="0" w:space="0" w:color="auto"/>
        <w:bottom w:val="none" w:sz="0" w:space="0" w:color="auto"/>
        <w:right w:val="none" w:sz="0" w:space="0" w:color="auto"/>
      </w:divBdr>
    </w:div>
    <w:div w:id="549919010">
      <w:bodyDiv w:val="1"/>
      <w:marLeft w:val="0"/>
      <w:marRight w:val="0"/>
      <w:marTop w:val="0"/>
      <w:marBottom w:val="0"/>
      <w:divBdr>
        <w:top w:val="none" w:sz="0" w:space="0" w:color="auto"/>
        <w:left w:val="none" w:sz="0" w:space="0" w:color="auto"/>
        <w:bottom w:val="none" w:sz="0" w:space="0" w:color="auto"/>
        <w:right w:val="none" w:sz="0" w:space="0" w:color="auto"/>
      </w:divBdr>
    </w:div>
    <w:div w:id="558320048">
      <w:bodyDiv w:val="1"/>
      <w:marLeft w:val="0"/>
      <w:marRight w:val="0"/>
      <w:marTop w:val="0"/>
      <w:marBottom w:val="0"/>
      <w:divBdr>
        <w:top w:val="none" w:sz="0" w:space="0" w:color="auto"/>
        <w:left w:val="none" w:sz="0" w:space="0" w:color="auto"/>
        <w:bottom w:val="none" w:sz="0" w:space="0" w:color="auto"/>
        <w:right w:val="none" w:sz="0" w:space="0" w:color="auto"/>
      </w:divBdr>
    </w:div>
    <w:div w:id="562377765">
      <w:bodyDiv w:val="1"/>
      <w:marLeft w:val="0"/>
      <w:marRight w:val="0"/>
      <w:marTop w:val="0"/>
      <w:marBottom w:val="0"/>
      <w:divBdr>
        <w:top w:val="none" w:sz="0" w:space="0" w:color="auto"/>
        <w:left w:val="none" w:sz="0" w:space="0" w:color="auto"/>
        <w:bottom w:val="none" w:sz="0" w:space="0" w:color="auto"/>
        <w:right w:val="none" w:sz="0" w:space="0" w:color="auto"/>
      </w:divBdr>
    </w:div>
    <w:div w:id="564149401">
      <w:bodyDiv w:val="1"/>
      <w:marLeft w:val="0"/>
      <w:marRight w:val="0"/>
      <w:marTop w:val="0"/>
      <w:marBottom w:val="0"/>
      <w:divBdr>
        <w:top w:val="none" w:sz="0" w:space="0" w:color="auto"/>
        <w:left w:val="none" w:sz="0" w:space="0" w:color="auto"/>
        <w:bottom w:val="none" w:sz="0" w:space="0" w:color="auto"/>
        <w:right w:val="none" w:sz="0" w:space="0" w:color="auto"/>
      </w:divBdr>
    </w:div>
    <w:div w:id="564922002">
      <w:bodyDiv w:val="1"/>
      <w:marLeft w:val="0"/>
      <w:marRight w:val="0"/>
      <w:marTop w:val="0"/>
      <w:marBottom w:val="0"/>
      <w:divBdr>
        <w:top w:val="none" w:sz="0" w:space="0" w:color="auto"/>
        <w:left w:val="none" w:sz="0" w:space="0" w:color="auto"/>
        <w:bottom w:val="none" w:sz="0" w:space="0" w:color="auto"/>
        <w:right w:val="none" w:sz="0" w:space="0" w:color="auto"/>
      </w:divBdr>
    </w:div>
    <w:div w:id="572204732">
      <w:bodyDiv w:val="1"/>
      <w:marLeft w:val="0"/>
      <w:marRight w:val="0"/>
      <w:marTop w:val="0"/>
      <w:marBottom w:val="0"/>
      <w:divBdr>
        <w:top w:val="none" w:sz="0" w:space="0" w:color="auto"/>
        <w:left w:val="none" w:sz="0" w:space="0" w:color="auto"/>
        <w:bottom w:val="none" w:sz="0" w:space="0" w:color="auto"/>
        <w:right w:val="none" w:sz="0" w:space="0" w:color="auto"/>
      </w:divBdr>
      <w:divsChild>
        <w:div w:id="190916558">
          <w:marLeft w:val="0"/>
          <w:marRight w:val="0"/>
          <w:marTop w:val="0"/>
          <w:marBottom w:val="0"/>
          <w:divBdr>
            <w:top w:val="none" w:sz="0" w:space="0" w:color="auto"/>
            <w:left w:val="none" w:sz="0" w:space="0" w:color="auto"/>
            <w:bottom w:val="none" w:sz="0" w:space="0" w:color="auto"/>
            <w:right w:val="none" w:sz="0" w:space="0" w:color="auto"/>
          </w:divBdr>
        </w:div>
        <w:div w:id="778137278">
          <w:marLeft w:val="0"/>
          <w:marRight w:val="0"/>
          <w:marTop w:val="0"/>
          <w:marBottom w:val="0"/>
          <w:divBdr>
            <w:top w:val="none" w:sz="0" w:space="0" w:color="auto"/>
            <w:left w:val="none" w:sz="0" w:space="0" w:color="auto"/>
            <w:bottom w:val="none" w:sz="0" w:space="0" w:color="auto"/>
            <w:right w:val="none" w:sz="0" w:space="0" w:color="auto"/>
          </w:divBdr>
        </w:div>
      </w:divsChild>
    </w:div>
    <w:div w:id="573903683">
      <w:bodyDiv w:val="1"/>
      <w:marLeft w:val="0"/>
      <w:marRight w:val="0"/>
      <w:marTop w:val="0"/>
      <w:marBottom w:val="0"/>
      <w:divBdr>
        <w:top w:val="none" w:sz="0" w:space="0" w:color="auto"/>
        <w:left w:val="none" w:sz="0" w:space="0" w:color="auto"/>
        <w:bottom w:val="none" w:sz="0" w:space="0" w:color="auto"/>
        <w:right w:val="none" w:sz="0" w:space="0" w:color="auto"/>
      </w:divBdr>
    </w:div>
    <w:div w:id="578639563">
      <w:bodyDiv w:val="1"/>
      <w:marLeft w:val="0"/>
      <w:marRight w:val="0"/>
      <w:marTop w:val="0"/>
      <w:marBottom w:val="0"/>
      <w:divBdr>
        <w:top w:val="none" w:sz="0" w:space="0" w:color="auto"/>
        <w:left w:val="none" w:sz="0" w:space="0" w:color="auto"/>
        <w:bottom w:val="none" w:sz="0" w:space="0" w:color="auto"/>
        <w:right w:val="none" w:sz="0" w:space="0" w:color="auto"/>
      </w:divBdr>
    </w:div>
    <w:div w:id="589047785">
      <w:bodyDiv w:val="1"/>
      <w:marLeft w:val="0"/>
      <w:marRight w:val="0"/>
      <w:marTop w:val="0"/>
      <w:marBottom w:val="0"/>
      <w:divBdr>
        <w:top w:val="none" w:sz="0" w:space="0" w:color="auto"/>
        <w:left w:val="none" w:sz="0" w:space="0" w:color="auto"/>
        <w:bottom w:val="none" w:sz="0" w:space="0" w:color="auto"/>
        <w:right w:val="none" w:sz="0" w:space="0" w:color="auto"/>
      </w:divBdr>
    </w:div>
    <w:div w:id="592082600">
      <w:bodyDiv w:val="1"/>
      <w:marLeft w:val="0"/>
      <w:marRight w:val="0"/>
      <w:marTop w:val="0"/>
      <w:marBottom w:val="0"/>
      <w:divBdr>
        <w:top w:val="none" w:sz="0" w:space="0" w:color="auto"/>
        <w:left w:val="none" w:sz="0" w:space="0" w:color="auto"/>
        <w:bottom w:val="none" w:sz="0" w:space="0" w:color="auto"/>
        <w:right w:val="none" w:sz="0" w:space="0" w:color="auto"/>
      </w:divBdr>
    </w:div>
    <w:div w:id="593515096">
      <w:bodyDiv w:val="1"/>
      <w:marLeft w:val="0"/>
      <w:marRight w:val="0"/>
      <w:marTop w:val="0"/>
      <w:marBottom w:val="0"/>
      <w:divBdr>
        <w:top w:val="none" w:sz="0" w:space="0" w:color="auto"/>
        <w:left w:val="none" w:sz="0" w:space="0" w:color="auto"/>
        <w:bottom w:val="none" w:sz="0" w:space="0" w:color="auto"/>
        <w:right w:val="none" w:sz="0" w:space="0" w:color="auto"/>
      </w:divBdr>
    </w:div>
    <w:div w:id="598296439">
      <w:bodyDiv w:val="1"/>
      <w:marLeft w:val="0"/>
      <w:marRight w:val="0"/>
      <w:marTop w:val="0"/>
      <w:marBottom w:val="0"/>
      <w:divBdr>
        <w:top w:val="none" w:sz="0" w:space="0" w:color="auto"/>
        <w:left w:val="none" w:sz="0" w:space="0" w:color="auto"/>
        <w:bottom w:val="none" w:sz="0" w:space="0" w:color="auto"/>
        <w:right w:val="none" w:sz="0" w:space="0" w:color="auto"/>
      </w:divBdr>
    </w:div>
    <w:div w:id="608858757">
      <w:bodyDiv w:val="1"/>
      <w:marLeft w:val="0"/>
      <w:marRight w:val="0"/>
      <w:marTop w:val="0"/>
      <w:marBottom w:val="0"/>
      <w:divBdr>
        <w:top w:val="none" w:sz="0" w:space="0" w:color="auto"/>
        <w:left w:val="none" w:sz="0" w:space="0" w:color="auto"/>
        <w:bottom w:val="none" w:sz="0" w:space="0" w:color="auto"/>
        <w:right w:val="none" w:sz="0" w:space="0" w:color="auto"/>
      </w:divBdr>
    </w:div>
    <w:div w:id="608895463">
      <w:bodyDiv w:val="1"/>
      <w:marLeft w:val="0"/>
      <w:marRight w:val="0"/>
      <w:marTop w:val="0"/>
      <w:marBottom w:val="0"/>
      <w:divBdr>
        <w:top w:val="none" w:sz="0" w:space="0" w:color="auto"/>
        <w:left w:val="none" w:sz="0" w:space="0" w:color="auto"/>
        <w:bottom w:val="none" w:sz="0" w:space="0" w:color="auto"/>
        <w:right w:val="none" w:sz="0" w:space="0" w:color="auto"/>
      </w:divBdr>
    </w:div>
    <w:div w:id="614288785">
      <w:bodyDiv w:val="1"/>
      <w:marLeft w:val="0"/>
      <w:marRight w:val="0"/>
      <w:marTop w:val="0"/>
      <w:marBottom w:val="0"/>
      <w:divBdr>
        <w:top w:val="none" w:sz="0" w:space="0" w:color="auto"/>
        <w:left w:val="none" w:sz="0" w:space="0" w:color="auto"/>
        <w:bottom w:val="none" w:sz="0" w:space="0" w:color="auto"/>
        <w:right w:val="none" w:sz="0" w:space="0" w:color="auto"/>
      </w:divBdr>
    </w:div>
    <w:div w:id="619335184">
      <w:bodyDiv w:val="1"/>
      <w:marLeft w:val="0"/>
      <w:marRight w:val="0"/>
      <w:marTop w:val="0"/>
      <w:marBottom w:val="0"/>
      <w:divBdr>
        <w:top w:val="none" w:sz="0" w:space="0" w:color="auto"/>
        <w:left w:val="none" w:sz="0" w:space="0" w:color="auto"/>
        <w:bottom w:val="none" w:sz="0" w:space="0" w:color="auto"/>
        <w:right w:val="none" w:sz="0" w:space="0" w:color="auto"/>
      </w:divBdr>
    </w:div>
    <w:div w:id="626088396">
      <w:bodyDiv w:val="1"/>
      <w:marLeft w:val="0"/>
      <w:marRight w:val="0"/>
      <w:marTop w:val="0"/>
      <w:marBottom w:val="0"/>
      <w:divBdr>
        <w:top w:val="none" w:sz="0" w:space="0" w:color="auto"/>
        <w:left w:val="none" w:sz="0" w:space="0" w:color="auto"/>
        <w:bottom w:val="none" w:sz="0" w:space="0" w:color="auto"/>
        <w:right w:val="none" w:sz="0" w:space="0" w:color="auto"/>
      </w:divBdr>
    </w:div>
    <w:div w:id="627399003">
      <w:bodyDiv w:val="1"/>
      <w:marLeft w:val="0"/>
      <w:marRight w:val="0"/>
      <w:marTop w:val="0"/>
      <w:marBottom w:val="0"/>
      <w:divBdr>
        <w:top w:val="none" w:sz="0" w:space="0" w:color="auto"/>
        <w:left w:val="none" w:sz="0" w:space="0" w:color="auto"/>
        <w:bottom w:val="none" w:sz="0" w:space="0" w:color="auto"/>
        <w:right w:val="none" w:sz="0" w:space="0" w:color="auto"/>
      </w:divBdr>
    </w:div>
    <w:div w:id="627661349">
      <w:bodyDiv w:val="1"/>
      <w:marLeft w:val="0"/>
      <w:marRight w:val="0"/>
      <w:marTop w:val="0"/>
      <w:marBottom w:val="0"/>
      <w:divBdr>
        <w:top w:val="none" w:sz="0" w:space="0" w:color="auto"/>
        <w:left w:val="none" w:sz="0" w:space="0" w:color="auto"/>
        <w:bottom w:val="none" w:sz="0" w:space="0" w:color="auto"/>
        <w:right w:val="none" w:sz="0" w:space="0" w:color="auto"/>
      </w:divBdr>
    </w:div>
    <w:div w:id="629097761">
      <w:bodyDiv w:val="1"/>
      <w:marLeft w:val="0"/>
      <w:marRight w:val="0"/>
      <w:marTop w:val="0"/>
      <w:marBottom w:val="0"/>
      <w:divBdr>
        <w:top w:val="none" w:sz="0" w:space="0" w:color="auto"/>
        <w:left w:val="none" w:sz="0" w:space="0" w:color="auto"/>
        <w:bottom w:val="none" w:sz="0" w:space="0" w:color="auto"/>
        <w:right w:val="none" w:sz="0" w:space="0" w:color="auto"/>
      </w:divBdr>
    </w:div>
    <w:div w:id="634725303">
      <w:bodyDiv w:val="1"/>
      <w:marLeft w:val="0"/>
      <w:marRight w:val="0"/>
      <w:marTop w:val="0"/>
      <w:marBottom w:val="0"/>
      <w:divBdr>
        <w:top w:val="none" w:sz="0" w:space="0" w:color="auto"/>
        <w:left w:val="none" w:sz="0" w:space="0" w:color="auto"/>
        <w:bottom w:val="none" w:sz="0" w:space="0" w:color="auto"/>
        <w:right w:val="none" w:sz="0" w:space="0" w:color="auto"/>
      </w:divBdr>
    </w:div>
    <w:div w:id="636836385">
      <w:bodyDiv w:val="1"/>
      <w:marLeft w:val="0"/>
      <w:marRight w:val="0"/>
      <w:marTop w:val="0"/>
      <w:marBottom w:val="0"/>
      <w:divBdr>
        <w:top w:val="none" w:sz="0" w:space="0" w:color="auto"/>
        <w:left w:val="none" w:sz="0" w:space="0" w:color="auto"/>
        <w:bottom w:val="none" w:sz="0" w:space="0" w:color="auto"/>
        <w:right w:val="none" w:sz="0" w:space="0" w:color="auto"/>
      </w:divBdr>
    </w:div>
    <w:div w:id="643705579">
      <w:bodyDiv w:val="1"/>
      <w:marLeft w:val="0"/>
      <w:marRight w:val="0"/>
      <w:marTop w:val="0"/>
      <w:marBottom w:val="0"/>
      <w:divBdr>
        <w:top w:val="none" w:sz="0" w:space="0" w:color="auto"/>
        <w:left w:val="none" w:sz="0" w:space="0" w:color="auto"/>
        <w:bottom w:val="none" w:sz="0" w:space="0" w:color="auto"/>
        <w:right w:val="none" w:sz="0" w:space="0" w:color="auto"/>
      </w:divBdr>
      <w:divsChild>
        <w:div w:id="14307346">
          <w:marLeft w:val="0"/>
          <w:marRight w:val="0"/>
          <w:marTop w:val="0"/>
          <w:marBottom w:val="0"/>
          <w:divBdr>
            <w:top w:val="none" w:sz="0" w:space="0" w:color="auto"/>
            <w:left w:val="none" w:sz="0" w:space="0" w:color="auto"/>
            <w:bottom w:val="none" w:sz="0" w:space="0" w:color="auto"/>
            <w:right w:val="none" w:sz="0" w:space="0" w:color="auto"/>
          </w:divBdr>
          <w:divsChild>
            <w:div w:id="1382633614">
              <w:marLeft w:val="0"/>
              <w:marRight w:val="0"/>
              <w:marTop w:val="0"/>
              <w:marBottom w:val="0"/>
              <w:divBdr>
                <w:top w:val="none" w:sz="0" w:space="0" w:color="auto"/>
                <w:left w:val="none" w:sz="0" w:space="0" w:color="auto"/>
                <w:bottom w:val="none" w:sz="0" w:space="0" w:color="auto"/>
                <w:right w:val="none" w:sz="0" w:space="0" w:color="auto"/>
              </w:divBdr>
            </w:div>
          </w:divsChild>
        </w:div>
        <w:div w:id="34232882">
          <w:marLeft w:val="0"/>
          <w:marRight w:val="0"/>
          <w:marTop w:val="0"/>
          <w:marBottom w:val="0"/>
          <w:divBdr>
            <w:top w:val="none" w:sz="0" w:space="0" w:color="auto"/>
            <w:left w:val="none" w:sz="0" w:space="0" w:color="auto"/>
            <w:bottom w:val="none" w:sz="0" w:space="0" w:color="auto"/>
            <w:right w:val="none" w:sz="0" w:space="0" w:color="auto"/>
          </w:divBdr>
          <w:divsChild>
            <w:div w:id="1567450726">
              <w:marLeft w:val="0"/>
              <w:marRight w:val="0"/>
              <w:marTop w:val="0"/>
              <w:marBottom w:val="0"/>
              <w:divBdr>
                <w:top w:val="none" w:sz="0" w:space="0" w:color="auto"/>
                <w:left w:val="none" w:sz="0" w:space="0" w:color="auto"/>
                <w:bottom w:val="none" w:sz="0" w:space="0" w:color="auto"/>
                <w:right w:val="none" w:sz="0" w:space="0" w:color="auto"/>
              </w:divBdr>
            </w:div>
          </w:divsChild>
        </w:div>
        <w:div w:id="231814311">
          <w:marLeft w:val="0"/>
          <w:marRight w:val="0"/>
          <w:marTop w:val="0"/>
          <w:marBottom w:val="0"/>
          <w:divBdr>
            <w:top w:val="none" w:sz="0" w:space="0" w:color="auto"/>
            <w:left w:val="none" w:sz="0" w:space="0" w:color="auto"/>
            <w:bottom w:val="none" w:sz="0" w:space="0" w:color="auto"/>
            <w:right w:val="none" w:sz="0" w:space="0" w:color="auto"/>
          </w:divBdr>
          <w:divsChild>
            <w:div w:id="1365328627">
              <w:marLeft w:val="0"/>
              <w:marRight w:val="0"/>
              <w:marTop w:val="0"/>
              <w:marBottom w:val="0"/>
              <w:divBdr>
                <w:top w:val="none" w:sz="0" w:space="0" w:color="auto"/>
                <w:left w:val="none" w:sz="0" w:space="0" w:color="auto"/>
                <w:bottom w:val="none" w:sz="0" w:space="0" w:color="auto"/>
                <w:right w:val="none" w:sz="0" w:space="0" w:color="auto"/>
              </w:divBdr>
            </w:div>
          </w:divsChild>
        </w:div>
        <w:div w:id="245768787">
          <w:marLeft w:val="0"/>
          <w:marRight w:val="0"/>
          <w:marTop w:val="0"/>
          <w:marBottom w:val="0"/>
          <w:divBdr>
            <w:top w:val="none" w:sz="0" w:space="0" w:color="auto"/>
            <w:left w:val="none" w:sz="0" w:space="0" w:color="auto"/>
            <w:bottom w:val="none" w:sz="0" w:space="0" w:color="auto"/>
            <w:right w:val="none" w:sz="0" w:space="0" w:color="auto"/>
          </w:divBdr>
          <w:divsChild>
            <w:div w:id="917591813">
              <w:marLeft w:val="0"/>
              <w:marRight w:val="0"/>
              <w:marTop w:val="0"/>
              <w:marBottom w:val="0"/>
              <w:divBdr>
                <w:top w:val="none" w:sz="0" w:space="0" w:color="auto"/>
                <w:left w:val="none" w:sz="0" w:space="0" w:color="auto"/>
                <w:bottom w:val="none" w:sz="0" w:space="0" w:color="auto"/>
                <w:right w:val="none" w:sz="0" w:space="0" w:color="auto"/>
              </w:divBdr>
            </w:div>
          </w:divsChild>
        </w:div>
        <w:div w:id="327707250">
          <w:marLeft w:val="0"/>
          <w:marRight w:val="0"/>
          <w:marTop w:val="0"/>
          <w:marBottom w:val="0"/>
          <w:divBdr>
            <w:top w:val="none" w:sz="0" w:space="0" w:color="auto"/>
            <w:left w:val="none" w:sz="0" w:space="0" w:color="auto"/>
            <w:bottom w:val="none" w:sz="0" w:space="0" w:color="auto"/>
            <w:right w:val="none" w:sz="0" w:space="0" w:color="auto"/>
          </w:divBdr>
          <w:divsChild>
            <w:div w:id="736169612">
              <w:marLeft w:val="0"/>
              <w:marRight w:val="0"/>
              <w:marTop w:val="0"/>
              <w:marBottom w:val="0"/>
              <w:divBdr>
                <w:top w:val="none" w:sz="0" w:space="0" w:color="auto"/>
                <w:left w:val="none" w:sz="0" w:space="0" w:color="auto"/>
                <w:bottom w:val="none" w:sz="0" w:space="0" w:color="auto"/>
                <w:right w:val="none" w:sz="0" w:space="0" w:color="auto"/>
              </w:divBdr>
            </w:div>
          </w:divsChild>
        </w:div>
        <w:div w:id="532110725">
          <w:marLeft w:val="0"/>
          <w:marRight w:val="0"/>
          <w:marTop w:val="0"/>
          <w:marBottom w:val="0"/>
          <w:divBdr>
            <w:top w:val="none" w:sz="0" w:space="0" w:color="auto"/>
            <w:left w:val="none" w:sz="0" w:space="0" w:color="auto"/>
            <w:bottom w:val="none" w:sz="0" w:space="0" w:color="auto"/>
            <w:right w:val="none" w:sz="0" w:space="0" w:color="auto"/>
          </w:divBdr>
          <w:divsChild>
            <w:div w:id="1951620397">
              <w:marLeft w:val="0"/>
              <w:marRight w:val="0"/>
              <w:marTop w:val="0"/>
              <w:marBottom w:val="0"/>
              <w:divBdr>
                <w:top w:val="none" w:sz="0" w:space="0" w:color="auto"/>
                <w:left w:val="none" w:sz="0" w:space="0" w:color="auto"/>
                <w:bottom w:val="none" w:sz="0" w:space="0" w:color="auto"/>
                <w:right w:val="none" w:sz="0" w:space="0" w:color="auto"/>
              </w:divBdr>
            </w:div>
          </w:divsChild>
        </w:div>
        <w:div w:id="579169893">
          <w:marLeft w:val="0"/>
          <w:marRight w:val="0"/>
          <w:marTop w:val="0"/>
          <w:marBottom w:val="0"/>
          <w:divBdr>
            <w:top w:val="none" w:sz="0" w:space="0" w:color="auto"/>
            <w:left w:val="none" w:sz="0" w:space="0" w:color="auto"/>
            <w:bottom w:val="none" w:sz="0" w:space="0" w:color="auto"/>
            <w:right w:val="none" w:sz="0" w:space="0" w:color="auto"/>
          </w:divBdr>
          <w:divsChild>
            <w:div w:id="36442424">
              <w:marLeft w:val="0"/>
              <w:marRight w:val="0"/>
              <w:marTop w:val="0"/>
              <w:marBottom w:val="0"/>
              <w:divBdr>
                <w:top w:val="none" w:sz="0" w:space="0" w:color="auto"/>
                <w:left w:val="none" w:sz="0" w:space="0" w:color="auto"/>
                <w:bottom w:val="none" w:sz="0" w:space="0" w:color="auto"/>
                <w:right w:val="none" w:sz="0" w:space="0" w:color="auto"/>
              </w:divBdr>
            </w:div>
          </w:divsChild>
        </w:div>
        <w:div w:id="694885425">
          <w:marLeft w:val="0"/>
          <w:marRight w:val="0"/>
          <w:marTop w:val="0"/>
          <w:marBottom w:val="0"/>
          <w:divBdr>
            <w:top w:val="none" w:sz="0" w:space="0" w:color="auto"/>
            <w:left w:val="none" w:sz="0" w:space="0" w:color="auto"/>
            <w:bottom w:val="none" w:sz="0" w:space="0" w:color="auto"/>
            <w:right w:val="none" w:sz="0" w:space="0" w:color="auto"/>
          </w:divBdr>
          <w:divsChild>
            <w:div w:id="1665936985">
              <w:marLeft w:val="0"/>
              <w:marRight w:val="0"/>
              <w:marTop w:val="0"/>
              <w:marBottom w:val="0"/>
              <w:divBdr>
                <w:top w:val="none" w:sz="0" w:space="0" w:color="auto"/>
                <w:left w:val="none" w:sz="0" w:space="0" w:color="auto"/>
                <w:bottom w:val="none" w:sz="0" w:space="0" w:color="auto"/>
                <w:right w:val="none" w:sz="0" w:space="0" w:color="auto"/>
              </w:divBdr>
            </w:div>
          </w:divsChild>
        </w:div>
        <w:div w:id="975909063">
          <w:marLeft w:val="0"/>
          <w:marRight w:val="0"/>
          <w:marTop w:val="0"/>
          <w:marBottom w:val="0"/>
          <w:divBdr>
            <w:top w:val="none" w:sz="0" w:space="0" w:color="auto"/>
            <w:left w:val="none" w:sz="0" w:space="0" w:color="auto"/>
            <w:bottom w:val="none" w:sz="0" w:space="0" w:color="auto"/>
            <w:right w:val="none" w:sz="0" w:space="0" w:color="auto"/>
          </w:divBdr>
          <w:divsChild>
            <w:div w:id="1674139218">
              <w:marLeft w:val="0"/>
              <w:marRight w:val="0"/>
              <w:marTop w:val="0"/>
              <w:marBottom w:val="0"/>
              <w:divBdr>
                <w:top w:val="none" w:sz="0" w:space="0" w:color="auto"/>
                <w:left w:val="none" w:sz="0" w:space="0" w:color="auto"/>
                <w:bottom w:val="none" w:sz="0" w:space="0" w:color="auto"/>
                <w:right w:val="none" w:sz="0" w:space="0" w:color="auto"/>
              </w:divBdr>
            </w:div>
          </w:divsChild>
        </w:div>
        <w:div w:id="1008563885">
          <w:marLeft w:val="0"/>
          <w:marRight w:val="0"/>
          <w:marTop w:val="0"/>
          <w:marBottom w:val="0"/>
          <w:divBdr>
            <w:top w:val="none" w:sz="0" w:space="0" w:color="auto"/>
            <w:left w:val="none" w:sz="0" w:space="0" w:color="auto"/>
            <w:bottom w:val="none" w:sz="0" w:space="0" w:color="auto"/>
            <w:right w:val="none" w:sz="0" w:space="0" w:color="auto"/>
          </w:divBdr>
          <w:divsChild>
            <w:div w:id="1200707158">
              <w:marLeft w:val="0"/>
              <w:marRight w:val="0"/>
              <w:marTop w:val="0"/>
              <w:marBottom w:val="0"/>
              <w:divBdr>
                <w:top w:val="none" w:sz="0" w:space="0" w:color="auto"/>
                <w:left w:val="none" w:sz="0" w:space="0" w:color="auto"/>
                <w:bottom w:val="none" w:sz="0" w:space="0" w:color="auto"/>
                <w:right w:val="none" w:sz="0" w:space="0" w:color="auto"/>
              </w:divBdr>
            </w:div>
          </w:divsChild>
        </w:div>
        <w:div w:id="1020468175">
          <w:marLeft w:val="0"/>
          <w:marRight w:val="0"/>
          <w:marTop w:val="0"/>
          <w:marBottom w:val="0"/>
          <w:divBdr>
            <w:top w:val="none" w:sz="0" w:space="0" w:color="auto"/>
            <w:left w:val="none" w:sz="0" w:space="0" w:color="auto"/>
            <w:bottom w:val="none" w:sz="0" w:space="0" w:color="auto"/>
            <w:right w:val="none" w:sz="0" w:space="0" w:color="auto"/>
          </w:divBdr>
          <w:divsChild>
            <w:div w:id="6517373">
              <w:marLeft w:val="0"/>
              <w:marRight w:val="0"/>
              <w:marTop w:val="0"/>
              <w:marBottom w:val="0"/>
              <w:divBdr>
                <w:top w:val="none" w:sz="0" w:space="0" w:color="auto"/>
                <w:left w:val="none" w:sz="0" w:space="0" w:color="auto"/>
                <w:bottom w:val="none" w:sz="0" w:space="0" w:color="auto"/>
                <w:right w:val="none" w:sz="0" w:space="0" w:color="auto"/>
              </w:divBdr>
            </w:div>
          </w:divsChild>
        </w:div>
        <w:div w:id="1078481670">
          <w:marLeft w:val="0"/>
          <w:marRight w:val="0"/>
          <w:marTop w:val="0"/>
          <w:marBottom w:val="0"/>
          <w:divBdr>
            <w:top w:val="none" w:sz="0" w:space="0" w:color="auto"/>
            <w:left w:val="none" w:sz="0" w:space="0" w:color="auto"/>
            <w:bottom w:val="none" w:sz="0" w:space="0" w:color="auto"/>
            <w:right w:val="none" w:sz="0" w:space="0" w:color="auto"/>
          </w:divBdr>
          <w:divsChild>
            <w:div w:id="1728912931">
              <w:marLeft w:val="0"/>
              <w:marRight w:val="0"/>
              <w:marTop w:val="0"/>
              <w:marBottom w:val="0"/>
              <w:divBdr>
                <w:top w:val="none" w:sz="0" w:space="0" w:color="auto"/>
                <w:left w:val="none" w:sz="0" w:space="0" w:color="auto"/>
                <w:bottom w:val="none" w:sz="0" w:space="0" w:color="auto"/>
                <w:right w:val="none" w:sz="0" w:space="0" w:color="auto"/>
              </w:divBdr>
            </w:div>
          </w:divsChild>
        </w:div>
        <w:div w:id="1085222192">
          <w:marLeft w:val="0"/>
          <w:marRight w:val="0"/>
          <w:marTop w:val="0"/>
          <w:marBottom w:val="0"/>
          <w:divBdr>
            <w:top w:val="none" w:sz="0" w:space="0" w:color="auto"/>
            <w:left w:val="none" w:sz="0" w:space="0" w:color="auto"/>
            <w:bottom w:val="none" w:sz="0" w:space="0" w:color="auto"/>
            <w:right w:val="none" w:sz="0" w:space="0" w:color="auto"/>
          </w:divBdr>
          <w:divsChild>
            <w:div w:id="1392971185">
              <w:marLeft w:val="0"/>
              <w:marRight w:val="0"/>
              <w:marTop w:val="0"/>
              <w:marBottom w:val="0"/>
              <w:divBdr>
                <w:top w:val="none" w:sz="0" w:space="0" w:color="auto"/>
                <w:left w:val="none" w:sz="0" w:space="0" w:color="auto"/>
                <w:bottom w:val="none" w:sz="0" w:space="0" w:color="auto"/>
                <w:right w:val="none" w:sz="0" w:space="0" w:color="auto"/>
              </w:divBdr>
            </w:div>
          </w:divsChild>
        </w:div>
        <w:div w:id="1114861896">
          <w:marLeft w:val="0"/>
          <w:marRight w:val="0"/>
          <w:marTop w:val="0"/>
          <w:marBottom w:val="0"/>
          <w:divBdr>
            <w:top w:val="none" w:sz="0" w:space="0" w:color="auto"/>
            <w:left w:val="none" w:sz="0" w:space="0" w:color="auto"/>
            <w:bottom w:val="none" w:sz="0" w:space="0" w:color="auto"/>
            <w:right w:val="none" w:sz="0" w:space="0" w:color="auto"/>
          </w:divBdr>
          <w:divsChild>
            <w:div w:id="142398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663164">
      <w:bodyDiv w:val="1"/>
      <w:marLeft w:val="0"/>
      <w:marRight w:val="0"/>
      <w:marTop w:val="0"/>
      <w:marBottom w:val="0"/>
      <w:divBdr>
        <w:top w:val="none" w:sz="0" w:space="0" w:color="auto"/>
        <w:left w:val="none" w:sz="0" w:space="0" w:color="auto"/>
        <w:bottom w:val="none" w:sz="0" w:space="0" w:color="auto"/>
        <w:right w:val="none" w:sz="0" w:space="0" w:color="auto"/>
      </w:divBdr>
    </w:div>
    <w:div w:id="647704462">
      <w:bodyDiv w:val="1"/>
      <w:marLeft w:val="0"/>
      <w:marRight w:val="0"/>
      <w:marTop w:val="0"/>
      <w:marBottom w:val="0"/>
      <w:divBdr>
        <w:top w:val="none" w:sz="0" w:space="0" w:color="auto"/>
        <w:left w:val="none" w:sz="0" w:space="0" w:color="auto"/>
        <w:bottom w:val="none" w:sz="0" w:space="0" w:color="auto"/>
        <w:right w:val="none" w:sz="0" w:space="0" w:color="auto"/>
      </w:divBdr>
    </w:div>
    <w:div w:id="651719091">
      <w:bodyDiv w:val="1"/>
      <w:marLeft w:val="0"/>
      <w:marRight w:val="0"/>
      <w:marTop w:val="0"/>
      <w:marBottom w:val="0"/>
      <w:divBdr>
        <w:top w:val="none" w:sz="0" w:space="0" w:color="auto"/>
        <w:left w:val="none" w:sz="0" w:space="0" w:color="auto"/>
        <w:bottom w:val="none" w:sz="0" w:space="0" w:color="auto"/>
        <w:right w:val="none" w:sz="0" w:space="0" w:color="auto"/>
      </w:divBdr>
    </w:div>
    <w:div w:id="651913530">
      <w:bodyDiv w:val="1"/>
      <w:marLeft w:val="0"/>
      <w:marRight w:val="0"/>
      <w:marTop w:val="0"/>
      <w:marBottom w:val="0"/>
      <w:divBdr>
        <w:top w:val="none" w:sz="0" w:space="0" w:color="auto"/>
        <w:left w:val="none" w:sz="0" w:space="0" w:color="auto"/>
        <w:bottom w:val="none" w:sz="0" w:space="0" w:color="auto"/>
        <w:right w:val="none" w:sz="0" w:space="0" w:color="auto"/>
      </w:divBdr>
    </w:div>
    <w:div w:id="654721201">
      <w:bodyDiv w:val="1"/>
      <w:marLeft w:val="0"/>
      <w:marRight w:val="0"/>
      <w:marTop w:val="0"/>
      <w:marBottom w:val="0"/>
      <w:divBdr>
        <w:top w:val="none" w:sz="0" w:space="0" w:color="auto"/>
        <w:left w:val="none" w:sz="0" w:space="0" w:color="auto"/>
        <w:bottom w:val="none" w:sz="0" w:space="0" w:color="auto"/>
        <w:right w:val="none" w:sz="0" w:space="0" w:color="auto"/>
      </w:divBdr>
    </w:div>
    <w:div w:id="654846007">
      <w:bodyDiv w:val="1"/>
      <w:marLeft w:val="0"/>
      <w:marRight w:val="0"/>
      <w:marTop w:val="0"/>
      <w:marBottom w:val="0"/>
      <w:divBdr>
        <w:top w:val="none" w:sz="0" w:space="0" w:color="auto"/>
        <w:left w:val="none" w:sz="0" w:space="0" w:color="auto"/>
        <w:bottom w:val="none" w:sz="0" w:space="0" w:color="auto"/>
        <w:right w:val="none" w:sz="0" w:space="0" w:color="auto"/>
      </w:divBdr>
    </w:div>
    <w:div w:id="655691893">
      <w:bodyDiv w:val="1"/>
      <w:marLeft w:val="0"/>
      <w:marRight w:val="0"/>
      <w:marTop w:val="0"/>
      <w:marBottom w:val="0"/>
      <w:divBdr>
        <w:top w:val="none" w:sz="0" w:space="0" w:color="auto"/>
        <w:left w:val="none" w:sz="0" w:space="0" w:color="auto"/>
        <w:bottom w:val="none" w:sz="0" w:space="0" w:color="auto"/>
        <w:right w:val="none" w:sz="0" w:space="0" w:color="auto"/>
      </w:divBdr>
    </w:div>
    <w:div w:id="656157263">
      <w:bodyDiv w:val="1"/>
      <w:marLeft w:val="0"/>
      <w:marRight w:val="0"/>
      <w:marTop w:val="0"/>
      <w:marBottom w:val="0"/>
      <w:divBdr>
        <w:top w:val="none" w:sz="0" w:space="0" w:color="auto"/>
        <w:left w:val="none" w:sz="0" w:space="0" w:color="auto"/>
        <w:bottom w:val="none" w:sz="0" w:space="0" w:color="auto"/>
        <w:right w:val="none" w:sz="0" w:space="0" w:color="auto"/>
      </w:divBdr>
    </w:div>
    <w:div w:id="656416714">
      <w:bodyDiv w:val="1"/>
      <w:marLeft w:val="0"/>
      <w:marRight w:val="0"/>
      <w:marTop w:val="0"/>
      <w:marBottom w:val="0"/>
      <w:divBdr>
        <w:top w:val="none" w:sz="0" w:space="0" w:color="auto"/>
        <w:left w:val="none" w:sz="0" w:space="0" w:color="auto"/>
        <w:bottom w:val="none" w:sz="0" w:space="0" w:color="auto"/>
        <w:right w:val="none" w:sz="0" w:space="0" w:color="auto"/>
      </w:divBdr>
    </w:div>
    <w:div w:id="656539832">
      <w:bodyDiv w:val="1"/>
      <w:marLeft w:val="0"/>
      <w:marRight w:val="0"/>
      <w:marTop w:val="0"/>
      <w:marBottom w:val="0"/>
      <w:divBdr>
        <w:top w:val="none" w:sz="0" w:space="0" w:color="auto"/>
        <w:left w:val="none" w:sz="0" w:space="0" w:color="auto"/>
        <w:bottom w:val="none" w:sz="0" w:space="0" w:color="auto"/>
        <w:right w:val="none" w:sz="0" w:space="0" w:color="auto"/>
      </w:divBdr>
    </w:div>
    <w:div w:id="657811303">
      <w:bodyDiv w:val="1"/>
      <w:marLeft w:val="0"/>
      <w:marRight w:val="0"/>
      <w:marTop w:val="0"/>
      <w:marBottom w:val="0"/>
      <w:divBdr>
        <w:top w:val="none" w:sz="0" w:space="0" w:color="auto"/>
        <w:left w:val="none" w:sz="0" w:space="0" w:color="auto"/>
        <w:bottom w:val="none" w:sz="0" w:space="0" w:color="auto"/>
        <w:right w:val="none" w:sz="0" w:space="0" w:color="auto"/>
      </w:divBdr>
      <w:divsChild>
        <w:div w:id="754325819">
          <w:marLeft w:val="0"/>
          <w:marRight w:val="0"/>
          <w:marTop w:val="0"/>
          <w:marBottom w:val="0"/>
          <w:divBdr>
            <w:top w:val="none" w:sz="0" w:space="0" w:color="auto"/>
            <w:left w:val="none" w:sz="0" w:space="0" w:color="auto"/>
            <w:bottom w:val="none" w:sz="0" w:space="0" w:color="auto"/>
            <w:right w:val="none" w:sz="0" w:space="0" w:color="auto"/>
          </w:divBdr>
          <w:divsChild>
            <w:div w:id="429351163">
              <w:marLeft w:val="0"/>
              <w:marRight w:val="0"/>
              <w:marTop w:val="0"/>
              <w:marBottom w:val="0"/>
              <w:divBdr>
                <w:top w:val="none" w:sz="0" w:space="0" w:color="auto"/>
                <w:left w:val="none" w:sz="0" w:space="0" w:color="auto"/>
                <w:bottom w:val="none" w:sz="0" w:space="0" w:color="auto"/>
                <w:right w:val="none" w:sz="0" w:space="0" w:color="auto"/>
              </w:divBdr>
            </w:div>
          </w:divsChild>
        </w:div>
        <w:div w:id="1074623287">
          <w:marLeft w:val="0"/>
          <w:marRight w:val="0"/>
          <w:marTop w:val="0"/>
          <w:marBottom w:val="0"/>
          <w:divBdr>
            <w:top w:val="none" w:sz="0" w:space="0" w:color="auto"/>
            <w:left w:val="none" w:sz="0" w:space="0" w:color="auto"/>
            <w:bottom w:val="none" w:sz="0" w:space="0" w:color="auto"/>
            <w:right w:val="none" w:sz="0" w:space="0" w:color="auto"/>
          </w:divBdr>
          <w:divsChild>
            <w:div w:id="2122146294">
              <w:marLeft w:val="0"/>
              <w:marRight w:val="0"/>
              <w:marTop w:val="0"/>
              <w:marBottom w:val="0"/>
              <w:divBdr>
                <w:top w:val="none" w:sz="0" w:space="0" w:color="auto"/>
                <w:left w:val="none" w:sz="0" w:space="0" w:color="auto"/>
                <w:bottom w:val="none" w:sz="0" w:space="0" w:color="auto"/>
                <w:right w:val="none" w:sz="0" w:space="0" w:color="auto"/>
              </w:divBdr>
            </w:div>
          </w:divsChild>
        </w:div>
        <w:div w:id="1507745598">
          <w:marLeft w:val="0"/>
          <w:marRight w:val="0"/>
          <w:marTop w:val="0"/>
          <w:marBottom w:val="0"/>
          <w:divBdr>
            <w:top w:val="none" w:sz="0" w:space="0" w:color="auto"/>
            <w:left w:val="none" w:sz="0" w:space="0" w:color="auto"/>
            <w:bottom w:val="none" w:sz="0" w:space="0" w:color="auto"/>
            <w:right w:val="none" w:sz="0" w:space="0" w:color="auto"/>
          </w:divBdr>
          <w:divsChild>
            <w:div w:id="1758482513">
              <w:marLeft w:val="0"/>
              <w:marRight w:val="0"/>
              <w:marTop w:val="0"/>
              <w:marBottom w:val="0"/>
              <w:divBdr>
                <w:top w:val="none" w:sz="0" w:space="0" w:color="auto"/>
                <w:left w:val="none" w:sz="0" w:space="0" w:color="auto"/>
                <w:bottom w:val="none" w:sz="0" w:space="0" w:color="auto"/>
                <w:right w:val="none" w:sz="0" w:space="0" w:color="auto"/>
              </w:divBdr>
            </w:div>
          </w:divsChild>
        </w:div>
        <w:div w:id="1765612497">
          <w:marLeft w:val="0"/>
          <w:marRight w:val="0"/>
          <w:marTop w:val="0"/>
          <w:marBottom w:val="0"/>
          <w:divBdr>
            <w:top w:val="none" w:sz="0" w:space="0" w:color="auto"/>
            <w:left w:val="none" w:sz="0" w:space="0" w:color="auto"/>
            <w:bottom w:val="none" w:sz="0" w:space="0" w:color="auto"/>
            <w:right w:val="none" w:sz="0" w:space="0" w:color="auto"/>
          </w:divBdr>
          <w:divsChild>
            <w:div w:id="5496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19768">
      <w:bodyDiv w:val="1"/>
      <w:marLeft w:val="0"/>
      <w:marRight w:val="0"/>
      <w:marTop w:val="0"/>
      <w:marBottom w:val="0"/>
      <w:divBdr>
        <w:top w:val="none" w:sz="0" w:space="0" w:color="auto"/>
        <w:left w:val="none" w:sz="0" w:space="0" w:color="auto"/>
        <w:bottom w:val="none" w:sz="0" w:space="0" w:color="auto"/>
        <w:right w:val="none" w:sz="0" w:space="0" w:color="auto"/>
      </w:divBdr>
    </w:div>
    <w:div w:id="668020130">
      <w:bodyDiv w:val="1"/>
      <w:marLeft w:val="0"/>
      <w:marRight w:val="0"/>
      <w:marTop w:val="0"/>
      <w:marBottom w:val="0"/>
      <w:divBdr>
        <w:top w:val="none" w:sz="0" w:space="0" w:color="auto"/>
        <w:left w:val="none" w:sz="0" w:space="0" w:color="auto"/>
        <w:bottom w:val="none" w:sz="0" w:space="0" w:color="auto"/>
        <w:right w:val="none" w:sz="0" w:space="0" w:color="auto"/>
      </w:divBdr>
    </w:div>
    <w:div w:id="670840532">
      <w:bodyDiv w:val="1"/>
      <w:marLeft w:val="0"/>
      <w:marRight w:val="0"/>
      <w:marTop w:val="0"/>
      <w:marBottom w:val="0"/>
      <w:divBdr>
        <w:top w:val="none" w:sz="0" w:space="0" w:color="auto"/>
        <w:left w:val="none" w:sz="0" w:space="0" w:color="auto"/>
        <w:bottom w:val="none" w:sz="0" w:space="0" w:color="auto"/>
        <w:right w:val="none" w:sz="0" w:space="0" w:color="auto"/>
      </w:divBdr>
      <w:divsChild>
        <w:div w:id="1005397052">
          <w:marLeft w:val="0"/>
          <w:marRight w:val="0"/>
          <w:marTop w:val="0"/>
          <w:marBottom w:val="0"/>
          <w:divBdr>
            <w:top w:val="none" w:sz="0" w:space="0" w:color="auto"/>
            <w:left w:val="none" w:sz="0" w:space="0" w:color="auto"/>
            <w:bottom w:val="none" w:sz="0" w:space="0" w:color="auto"/>
            <w:right w:val="none" w:sz="0" w:space="0" w:color="auto"/>
          </w:divBdr>
          <w:divsChild>
            <w:div w:id="1607347305">
              <w:marLeft w:val="0"/>
              <w:marRight w:val="0"/>
              <w:marTop w:val="0"/>
              <w:marBottom w:val="0"/>
              <w:divBdr>
                <w:top w:val="none" w:sz="0" w:space="0" w:color="auto"/>
                <w:left w:val="none" w:sz="0" w:space="0" w:color="auto"/>
                <w:bottom w:val="none" w:sz="0" w:space="0" w:color="auto"/>
                <w:right w:val="none" w:sz="0" w:space="0" w:color="auto"/>
              </w:divBdr>
            </w:div>
          </w:divsChild>
        </w:div>
        <w:div w:id="1342780569">
          <w:marLeft w:val="0"/>
          <w:marRight w:val="0"/>
          <w:marTop w:val="0"/>
          <w:marBottom w:val="0"/>
          <w:divBdr>
            <w:top w:val="none" w:sz="0" w:space="0" w:color="auto"/>
            <w:left w:val="none" w:sz="0" w:space="0" w:color="auto"/>
            <w:bottom w:val="none" w:sz="0" w:space="0" w:color="auto"/>
            <w:right w:val="none" w:sz="0" w:space="0" w:color="auto"/>
          </w:divBdr>
          <w:divsChild>
            <w:div w:id="6176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04322">
      <w:bodyDiv w:val="1"/>
      <w:marLeft w:val="0"/>
      <w:marRight w:val="0"/>
      <w:marTop w:val="0"/>
      <w:marBottom w:val="0"/>
      <w:divBdr>
        <w:top w:val="none" w:sz="0" w:space="0" w:color="auto"/>
        <w:left w:val="none" w:sz="0" w:space="0" w:color="auto"/>
        <w:bottom w:val="none" w:sz="0" w:space="0" w:color="auto"/>
        <w:right w:val="none" w:sz="0" w:space="0" w:color="auto"/>
      </w:divBdr>
    </w:div>
    <w:div w:id="675964652">
      <w:bodyDiv w:val="1"/>
      <w:marLeft w:val="0"/>
      <w:marRight w:val="0"/>
      <w:marTop w:val="0"/>
      <w:marBottom w:val="0"/>
      <w:divBdr>
        <w:top w:val="none" w:sz="0" w:space="0" w:color="auto"/>
        <w:left w:val="none" w:sz="0" w:space="0" w:color="auto"/>
        <w:bottom w:val="none" w:sz="0" w:space="0" w:color="auto"/>
        <w:right w:val="none" w:sz="0" w:space="0" w:color="auto"/>
      </w:divBdr>
    </w:div>
    <w:div w:id="676229087">
      <w:bodyDiv w:val="1"/>
      <w:marLeft w:val="0"/>
      <w:marRight w:val="0"/>
      <w:marTop w:val="0"/>
      <w:marBottom w:val="0"/>
      <w:divBdr>
        <w:top w:val="none" w:sz="0" w:space="0" w:color="auto"/>
        <w:left w:val="none" w:sz="0" w:space="0" w:color="auto"/>
        <w:bottom w:val="none" w:sz="0" w:space="0" w:color="auto"/>
        <w:right w:val="none" w:sz="0" w:space="0" w:color="auto"/>
      </w:divBdr>
    </w:div>
    <w:div w:id="684743832">
      <w:bodyDiv w:val="1"/>
      <w:marLeft w:val="0"/>
      <w:marRight w:val="0"/>
      <w:marTop w:val="0"/>
      <w:marBottom w:val="0"/>
      <w:divBdr>
        <w:top w:val="none" w:sz="0" w:space="0" w:color="auto"/>
        <w:left w:val="none" w:sz="0" w:space="0" w:color="auto"/>
        <w:bottom w:val="none" w:sz="0" w:space="0" w:color="auto"/>
        <w:right w:val="none" w:sz="0" w:space="0" w:color="auto"/>
      </w:divBdr>
      <w:divsChild>
        <w:div w:id="1219440261">
          <w:marLeft w:val="0"/>
          <w:marRight w:val="0"/>
          <w:marTop w:val="0"/>
          <w:marBottom w:val="0"/>
          <w:divBdr>
            <w:top w:val="single" w:sz="6" w:space="0" w:color="EBEBEB"/>
            <w:left w:val="none" w:sz="0" w:space="0" w:color="auto"/>
            <w:bottom w:val="none" w:sz="0" w:space="0" w:color="auto"/>
            <w:right w:val="none" w:sz="0" w:space="0" w:color="auto"/>
          </w:divBdr>
          <w:divsChild>
            <w:div w:id="445386731">
              <w:marLeft w:val="0"/>
              <w:marRight w:val="0"/>
              <w:marTop w:val="0"/>
              <w:marBottom w:val="0"/>
              <w:divBdr>
                <w:top w:val="none" w:sz="0" w:space="0" w:color="auto"/>
                <w:left w:val="none" w:sz="0" w:space="0" w:color="auto"/>
                <w:bottom w:val="none" w:sz="0" w:space="0" w:color="auto"/>
                <w:right w:val="none" w:sz="0" w:space="0" w:color="auto"/>
              </w:divBdr>
              <w:divsChild>
                <w:div w:id="168376121">
                  <w:marLeft w:val="0"/>
                  <w:marRight w:val="0"/>
                  <w:marTop w:val="0"/>
                  <w:marBottom w:val="0"/>
                  <w:divBdr>
                    <w:top w:val="none" w:sz="0" w:space="0" w:color="auto"/>
                    <w:left w:val="none" w:sz="0" w:space="0" w:color="auto"/>
                    <w:bottom w:val="none" w:sz="0" w:space="0" w:color="auto"/>
                    <w:right w:val="none" w:sz="0" w:space="0" w:color="auto"/>
                  </w:divBdr>
                  <w:divsChild>
                    <w:div w:id="1402756276">
                      <w:marLeft w:val="0"/>
                      <w:marRight w:val="0"/>
                      <w:marTop w:val="0"/>
                      <w:marBottom w:val="0"/>
                      <w:divBdr>
                        <w:top w:val="none" w:sz="0" w:space="0" w:color="auto"/>
                        <w:left w:val="none" w:sz="0" w:space="0" w:color="auto"/>
                        <w:bottom w:val="none" w:sz="0" w:space="0" w:color="auto"/>
                        <w:right w:val="none" w:sz="0" w:space="0" w:color="auto"/>
                      </w:divBdr>
                      <w:divsChild>
                        <w:div w:id="1396776047">
                          <w:marLeft w:val="0"/>
                          <w:marRight w:val="0"/>
                          <w:marTop w:val="180"/>
                          <w:marBottom w:val="0"/>
                          <w:divBdr>
                            <w:top w:val="none" w:sz="0" w:space="0" w:color="auto"/>
                            <w:left w:val="none" w:sz="0" w:space="0" w:color="auto"/>
                            <w:bottom w:val="none" w:sz="0" w:space="0" w:color="auto"/>
                            <w:right w:val="none" w:sz="0" w:space="0" w:color="auto"/>
                          </w:divBdr>
                          <w:divsChild>
                            <w:div w:id="184708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690061772">
          <w:marLeft w:val="0"/>
          <w:marRight w:val="0"/>
          <w:marTop w:val="0"/>
          <w:marBottom w:val="0"/>
          <w:divBdr>
            <w:top w:val="none" w:sz="0" w:space="0" w:color="auto"/>
            <w:left w:val="none" w:sz="0" w:space="0" w:color="auto"/>
            <w:bottom w:val="none" w:sz="0" w:space="0" w:color="auto"/>
            <w:right w:val="none" w:sz="0" w:space="0" w:color="auto"/>
          </w:divBdr>
          <w:divsChild>
            <w:div w:id="79185921">
              <w:marLeft w:val="0"/>
              <w:marRight w:val="0"/>
              <w:marTop w:val="0"/>
              <w:marBottom w:val="0"/>
              <w:divBdr>
                <w:top w:val="none" w:sz="0" w:space="0" w:color="auto"/>
                <w:left w:val="none" w:sz="0" w:space="0" w:color="auto"/>
                <w:bottom w:val="none" w:sz="0" w:space="0" w:color="auto"/>
                <w:right w:val="none" w:sz="0" w:space="0" w:color="auto"/>
              </w:divBdr>
              <w:divsChild>
                <w:div w:id="877745675">
                  <w:marLeft w:val="0"/>
                  <w:marRight w:val="0"/>
                  <w:marTop w:val="0"/>
                  <w:marBottom w:val="0"/>
                  <w:divBdr>
                    <w:top w:val="none" w:sz="0" w:space="0" w:color="auto"/>
                    <w:left w:val="none" w:sz="0" w:space="0" w:color="auto"/>
                    <w:bottom w:val="none" w:sz="0" w:space="0" w:color="auto"/>
                    <w:right w:val="none" w:sz="0" w:space="0" w:color="auto"/>
                  </w:divBdr>
                  <w:divsChild>
                    <w:div w:id="1022629394">
                      <w:marLeft w:val="0"/>
                      <w:marRight w:val="0"/>
                      <w:marTop w:val="0"/>
                      <w:marBottom w:val="0"/>
                      <w:divBdr>
                        <w:top w:val="none" w:sz="0" w:space="0" w:color="auto"/>
                        <w:left w:val="none" w:sz="0" w:space="0" w:color="auto"/>
                        <w:bottom w:val="none" w:sz="0" w:space="0" w:color="auto"/>
                        <w:right w:val="none" w:sz="0" w:space="0" w:color="auto"/>
                      </w:divBdr>
                      <w:divsChild>
                        <w:div w:id="899093984">
                          <w:marLeft w:val="0"/>
                          <w:marRight w:val="0"/>
                          <w:marTop w:val="60"/>
                          <w:marBottom w:val="60"/>
                          <w:divBdr>
                            <w:top w:val="none" w:sz="0" w:space="0" w:color="auto"/>
                            <w:left w:val="none" w:sz="0" w:space="0" w:color="auto"/>
                            <w:bottom w:val="none" w:sz="0" w:space="0" w:color="auto"/>
                            <w:right w:val="none" w:sz="0" w:space="0" w:color="auto"/>
                          </w:divBdr>
                        </w:div>
                        <w:div w:id="10350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807006">
      <w:bodyDiv w:val="1"/>
      <w:marLeft w:val="0"/>
      <w:marRight w:val="0"/>
      <w:marTop w:val="0"/>
      <w:marBottom w:val="0"/>
      <w:divBdr>
        <w:top w:val="none" w:sz="0" w:space="0" w:color="auto"/>
        <w:left w:val="none" w:sz="0" w:space="0" w:color="auto"/>
        <w:bottom w:val="none" w:sz="0" w:space="0" w:color="auto"/>
        <w:right w:val="none" w:sz="0" w:space="0" w:color="auto"/>
      </w:divBdr>
    </w:div>
    <w:div w:id="694773522">
      <w:bodyDiv w:val="1"/>
      <w:marLeft w:val="0"/>
      <w:marRight w:val="0"/>
      <w:marTop w:val="0"/>
      <w:marBottom w:val="0"/>
      <w:divBdr>
        <w:top w:val="none" w:sz="0" w:space="0" w:color="auto"/>
        <w:left w:val="none" w:sz="0" w:space="0" w:color="auto"/>
        <w:bottom w:val="none" w:sz="0" w:space="0" w:color="auto"/>
        <w:right w:val="none" w:sz="0" w:space="0" w:color="auto"/>
      </w:divBdr>
    </w:div>
    <w:div w:id="695277654">
      <w:bodyDiv w:val="1"/>
      <w:marLeft w:val="0"/>
      <w:marRight w:val="0"/>
      <w:marTop w:val="0"/>
      <w:marBottom w:val="0"/>
      <w:divBdr>
        <w:top w:val="none" w:sz="0" w:space="0" w:color="auto"/>
        <w:left w:val="none" w:sz="0" w:space="0" w:color="auto"/>
        <w:bottom w:val="none" w:sz="0" w:space="0" w:color="auto"/>
        <w:right w:val="none" w:sz="0" w:space="0" w:color="auto"/>
      </w:divBdr>
    </w:div>
    <w:div w:id="698433747">
      <w:bodyDiv w:val="1"/>
      <w:marLeft w:val="0"/>
      <w:marRight w:val="0"/>
      <w:marTop w:val="0"/>
      <w:marBottom w:val="0"/>
      <w:divBdr>
        <w:top w:val="none" w:sz="0" w:space="0" w:color="auto"/>
        <w:left w:val="none" w:sz="0" w:space="0" w:color="auto"/>
        <w:bottom w:val="none" w:sz="0" w:space="0" w:color="auto"/>
        <w:right w:val="none" w:sz="0" w:space="0" w:color="auto"/>
      </w:divBdr>
    </w:div>
    <w:div w:id="701370596">
      <w:bodyDiv w:val="1"/>
      <w:marLeft w:val="0"/>
      <w:marRight w:val="0"/>
      <w:marTop w:val="0"/>
      <w:marBottom w:val="0"/>
      <w:divBdr>
        <w:top w:val="none" w:sz="0" w:space="0" w:color="auto"/>
        <w:left w:val="none" w:sz="0" w:space="0" w:color="auto"/>
        <w:bottom w:val="none" w:sz="0" w:space="0" w:color="auto"/>
        <w:right w:val="none" w:sz="0" w:space="0" w:color="auto"/>
      </w:divBdr>
    </w:div>
    <w:div w:id="702944127">
      <w:bodyDiv w:val="1"/>
      <w:marLeft w:val="0"/>
      <w:marRight w:val="0"/>
      <w:marTop w:val="0"/>
      <w:marBottom w:val="0"/>
      <w:divBdr>
        <w:top w:val="none" w:sz="0" w:space="0" w:color="auto"/>
        <w:left w:val="none" w:sz="0" w:space="0" w:color="auto"/>
        <w:bottom w:val="none" w:sz="0" w:space="0" w:color="auto"/>
        <w:right w:val="none" w:sz="0" w:space="0" w:color="auto"/>
      </w:divBdr>
    </w:div>
    <w:div w:id="705906223">
      <w:bodyDiv w:val="1"/>
      <w:marLeft w:val="0"/>
      <w:marRight w:val="0"/>
      <w:marTop w:val="0"/>
      <w:marBottom w:val="0"/>
      <w:divBdr>
        <w:top w:val="none" w:sz="0" w:space="0" w:color="auto"/>
        <w:left w:val="none" w:sz="0" w:space="0" w:color="auto"/>
        <w:bottom w:val="none" w:sz="0" w:space="0" w:color="auto"/>
        <w:right w:val="none" w:sz="0" w:space="0" w:color="auto"/>
      </w:divBdr>
    </w:div>
    <w:div w:id="723677333">
      <w:bodyDiv w:val="1"/>
      <w:marLeft w:val="0"/>
      <w:marRight w:val="0"/>
      <w:marTop w:val="0"/>
      <w:marBottom w:val="0"/>
      <w:divBdr>
        <w:top w:val="none" w:sz="0" w:space="0" w:color="auto"/>
        <w:left w:val="none" w:sz="0" w:space="0" w:color="auto"/>
        <w:bottom w:val="none" w:sz="0" w:space="0" w:color="auto"/>
        <w:right w:val="none" w:sz="0" w:space="0" w:color="auto"/>
      </w:divBdr>
    </w:div>
    <w:div w:id="723721947">
      <w:bodyDiv w:val="1"/>
      <w:marLeft w:val="0"/>
      <w:marRight w:val="0"/>
      <w:marTop w:val="0"/>
      <w:marBottom w:val="0"/>
      <w:divBdr>
        <w:top w:val="none" w:sz="0" w:space="0" w:color="auto"/>
        <w:left w:val="none" w:sz="0" w:space="0" w:color="auto"/>
        <w:bottom w:val="none" w:sz="0" w:space="0" w:color="auto"/>
        <w:right w:val="none" w:sz="0" w:space="0" w:color="auto"/>
      </w:divBdr>
    </w:div>
    <w:div w:id="723791792">
      <w:bodyDiv w:val="1"/>
      <w:marLeft w:val="0"/>
      <w:marRight w:val="0"/>
      <w:marTop w:val="0"/>
      <w:marBottom w:val="0"/>
      <w:divBdr>
        <w:top w:val="none" w:sz="0" w:space="0" w:color="auto"/>
        <w:left w:val="none" w:sz="0" w:space="0" w:color="auto"/>
        <w:bottom w:val="none" w:sz="0" w:space="0" w:color="auto"/>
        <w:right w:val="none" w:sz="0" w:space="0" w:color="auto"/>
      </w:divBdr>
    </w:div>
    <w:div w:id="725181496">
      <w:bodyDiv w:val="1"/>
      <w:marLeft w:val="0"/>
      <w:marRight w:val="0"/>
      <w:marTop w:val="0"/>
      <w:marBottom w:val="0"/>
      <w:divBdr>
        <w:top w:val="none" w:sz="0" w:space="0" w:color="auto"/>
        <w:left w:val="none" w:sz="0" w:space="0" w:color="auto"/>
        <w:bottom w:val="none" w:sz="0" w:space="0" w:color="auto"/>
        <w:right w:val="none" w:sz="0" w:space="0" w:color="auto"/>
      </w:divBdr>
    </w:div>
    <w:div w:id="730075955">
      <w:bodyDiv w:val="1"/>
      <w:marLeft w:val="0"/>
      <w:marRight w:val="0"/>
      <w:marTop w:val="0"/>
      <w:marBottom w:val="0"/>
      <w:divBdr>
        <w:top w:val="none" w:sz="0" w:space="0" w:color="auto"/>
        <w:left w:val="none" w:sz="0" w:space="0" w:color="auto"/>
        <w:bottom w:val="none" w:sz="0" w:space="0" w:color="auto"/>
        <w:right w:val="none" w:sz="0" w:space="0" w:color="auto"/>
      </w:divBdr>
    </w:div>
    <w:div w:id="733241217">
      <w:bodyDiv w:val="1"/>
      <w:marLeft w:val="0"/>
      <w:marRight w:val="0"/>
      <w:marTop w:val="0"/>
      <w:marBottom w:val="0"/>
      <w:divBdr>
        <w:top w:val="none" w:sz="0" w:space="0" w:color="auto"/>
        <w:left w:val="none" w:sz="0" w:space="0" w:color="auto"/>
        <w:bottom w:val="none" w:sz="0" w:space="0" w:color="auto"/>
        <w:right w:val="none" w:sz="0" w:space="0" w:color="auto"/>
      </w:divBdr>
    </w:div>
    <w:div w:id="744764005">
      <w:bodyDiv w:val="1"/>
      <w:marLeft w:val="0"/>
      <w:marRight w:val="0"/>
      <w:marTop w:val="0"/>
      <w:marBottom w:val="0"/>
      <w:divBdr>
        <w:top w:val="none" w:sz="0" w:space="0" w:color="auto"/>
        <w:left w:val="none" w:sz="0" w:space="0" w:color="auto"/>
        <w:bottom w:val="none" w:sz="0" w:space="0" w:color="auto"/>
        <w:right w:val="none" w:sz="0" w:space="0" w:color="auto"/>
      </w:divBdr>
    </w:div>
    <w:div w:id="745996872">
      <w:bodyDiv w:val="1"/>
      <w:marLeft w:val="0"/>
      <w:marRight w:val="0"/>
      <w:marTop w:val="0"/>
      <w:marBottom w:val="0"/>
      <w:divBdr>
        <w:top w:val="none" w:sz="0" w:space="0" w:color="auto"/>
        <w:left w:val="none" w:sz="0" w:space="0" w:color="auto"/>
        <w:bottom w:val="none" w:sz="0" w:space="0" w:color="auto"/>
        <w:right w:val="none" w:sz="0" w:space="0" w:color="auto"/>
      </w:divBdr>
    </w:div>
    <w:div w:id="748422564">
      <w:bodyDiv w:val="1"/>
      <w:marLeft w:val="0"/>
      <w:marRight w:val="0"/>
      <w:marTop w:val="0"/>
      <w:marBottom w:val="0"/>
      <w:divBdr>
        <w:top w:val="none" w:sz="0" w:space="0" w:color="auto"/>
        <w:left w:val="none" w:sz="0" w:space="0" w:color="auto"/>
        <w:bottom w:val="none" w:sz="0" w:space="0" w:color="auto"/>
        <w:right w:val="none" w:sz="0" w:space="0" w:color="auto"/>
      </w:divBdr>
    </w:div>
    <w:div w:id="749429035">
      <w:bodyDiv w:val="1"/>
      <w:marLeft w:val="0"/>
      <w:marRight w:val="0"/>
      <w:marTop w:val="0"/>
      <w:marBottom w:val="0"/>
      <w:divBdr>
        <w:top w:val="none" w:sz="0" w:space="0" w:color="auto"/>
        <w:left w:val="none" w:sz="0" w:space="0" w:color="auto"/>
        <w:bottom w:val="none" w:sz="0" w:space="0" w:color="auto"/>
        <w:right w:val="none" w:sz="0" w:space="0" w:color="auto"/>
      </w:divBdr>
    </w:div>
    <w:div w:id="750473317">
      <w:bodyDiv w:val="1"/>
      <w:marLeft w:val="0"/>
      <w:marRight w:val="0"/>
      <w:marTop w:val="0"/>
      <w:marBottom w:val="0"/>
      <w:divBdr>
        <w:top w:val="none" w:sz="0" w:space="0" w:color="auto"/>
        <w:left w:val="none" w:sz="0" w:space="0" w:color="auto"/>
        <w:bottom w:val="none" w:sz="0" w:space="0" w:color="auto"/>
        <w:right w:val="none" w:sz="0" w:space="0" w:color="auto"/>
      </w:divBdr>
      <w:divsChild>
        <w:div w:id="879821033">
          <w:marLeft w:val="0"/>
          <w:marRight w:val="0"/>
          <w:marTop w:val="0"/>
          <w:marBottom w:val="0"/>
          <w:divBdr>
            <w:top w:val="none" w:sz="0" w:space="0" w:color="auto"/>
            <w:left w:val="none" w:sz="0" w:space="0" w:color="auto"/>
            <w:bottom w:val="none" w:sz="0" w:space="0" w:color="auto"/>
            <w:right w:val="none" w:sz="0" w:space="0" w:color="auto"/>
          </w:divBdr>
          <w:divsChild>
            <w:div w:id="468596601">
              <w:marLeft w:val="0"/>
              <w:marRight w:val="60"/>
              <w:marTop w:val="0"/>
              <w:marBottom w:val="0"/>
              <w:divBdr>
                <w:top w:val="none" w:sz="0" w:space="0" w:color="auto"/>
                <w:left w:val="none" w:sz="0" w:space="0" w:color="auto"/>
                <w:bottom w:val="none" w:sz="0" w:space="0" w:color="auto"/>
                <w:right w:val="none" w:sz="0" w:space="0" w:color="auto"/>
              </w:divBdr>
              <w:divsChild>
                <w:div w:id="1624772863">
                  <w:marLeft w:val="0"/>
                  <w:marRight w:val="0"/>
                  <w:marTop w:val="0"/>
                  <w:marBottom w:val="120"/>
                  <w:divBdr>
                    <w:top w:val="single" w:sz="6" w:space="0" w:color="A0A0A0"/>
                    <w:left w:val="single" w:sz="6" w:space="0" w:color="B9B9B9"/>
                    <w:bottom w:val="single" w:sz="6" w:space="0" w:color="B9B9B9"/>
                    <w:right w:val="single" w:sz="6" w:space="0" w:color="B9B9B9"/>
                  </w:divBdr>
                  <w:divsChild>
                    <w:div w:id="131142343">
                      <w:marLeft w:val="0"/>
                      <w:marRight w:val="0"/>
                      <w:marTop w:val="0"/>
                      <w:marBottom w:val="0"/>
                      <w:divBdr>
                        <w:top w:val="none" w:sz="0" w:space="0" w:color="auto"/>
                        <w:left w:val="none" w:sz="0" w:space="0" w:color="auto"/>
                        <w:bottom w:val="none" w:sz="0" w:space="0" w:color="auto"/>
                        <w:right w:val="none" w:sz="0" w:space="0" w:color="auto"/>
                      </w:divBdr>
                    </w:div>
                    <w:div w:id="13117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161272">
          <w:marLeft w:val="0"/>
          <w:marRight w:val="0"/>
          <w:marTop w:val="0"/>
          <w:marBottom w:val="0"/>
          <w:divBdr>
            <w:top w:val="none" w:sz="0" w:space="0" w:color="auto"/>
            <w:left w:val="none" w:sz="0" w:space="0" w:color="auto"/>
            <w:bottom w:val="none" w:sz="0" w:space="0" w:color="auto"/>
            <w:right w:val="none" w:sz="0" w:space="0" w:color="auto"/>
          </w:divBdr>
          <w:divsChild>
            <w:div w:id="849098527">
              <w:marLeft w:val="60"/>
              <w:marRight w:val="0"/>
              <w:marTop w:val="0"/>
              <w:marBottom w:val="0"/>
              <w:divBdr>
                <w:top w:val="none" w:sz="0" w:space="0" w:color="auto"/>
                <w:left w:val="none" w:sz="0" w:space="0" w:color="auto"/>
                <w:bottom w:val="none" w:sz="0" w:space="0" w:color="auto"/>
                <w:right w:val="none" w:sz="0" w:space="0" w:color="auto"/>
              </w:divBdr>
              <w:divsChild>
                <w:div w:id="1980110083">
                  <w:marLeft w:val="0"/>
                  <w:marRight w:val="0"/>
                  <w:marTop w:val="0"/>
                  <w:marBottom w:val="0"/>
                  <w:divBdr>
                    <w:top w:val="none" w:sz="0" w:space="0" w:color="auto"/>
                    <w:left w:val="none" w:sz="0" w:space="0" w:color="auto"/>
                    <w:bottom w:val="none" w:sz="0" w:space="0" w:color="auto"/>
                    <w:right w:val="none" w:sz="0" w:space="0" w:color="auto"/>
                  </w:divBdr>
                  <w:divsChild>
                    <w:div w:id="1426539434">
                      <w:marLeft w:val="0"/>
                      <w:marRight w:val="0"/>
                      <w:marTop w:val="0"/>
                      <w:marBottom w:val="120"/>
                      <w:divBdr>
                        <w:top w:val="single" w:sz="6" w:space="0" w:color="F5F5F5"/>
                        <w:left w:val="single" w:sz="6" w:space="0" w:color="F5F5F5"/>
                        <w:bottom w:val="single" w:sz="6" w:space="0" w:color="F5F5F5"/>
                        <w:right w:val="single" w:sz="6" w:space="0" w:color="F5F5F5"/>
                      </w:divBdr>
                      <w:divsChild>
                        <w:div w:id="1652367187">
                          <w:marLeft w:val="0"/>
                          <w:marRight w:val="0"/>
                          <w:marTop w:val="0"/>
                          <w:marBottom w:val="0"/>
                          <w:divBdr>
                            <w:top w:val="none" w:sz="0" w:space="0" w:color="auto"/>
                            <w:left w:val="none" w:sz="0" w:space="0" w:color="auto"/>
                            <w:bottom w:val="none" w:sz="0" w:space="0" w:color="auto"/>
                            <w:right w:val="none" w:sz="0" w:space="0" w:color="auto"/>
                          </w:divBdr>
                          <w:divsChild>
                            <w:div w:id="16640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664609">
      <w:bodyDiv w:val="1"/>
      <w:marLeft w:val="0"/>
      <w:marRight w:val="0"/>
      <w:marTop w:val="0"/>
      <w:marBottom w:val="0"/>
      <w:divBdr>
        <w:top w:val="none" w:sz="0" w:space="0" w:color="auto"/>
        <w:left w:val="none" w:sz="0" w:space="0" w:color="auto"/>
        <w:bottom w:val="none" w:sz="0" w:space="0" w:color="auto"/>
        <w:right w:val="none" w:sz="0" w:space="0" w:color="auto"/>
      </w:divBdr>
    </w:div>
    <w:div w:id="757100501">
      <w:bodyDiv w:val="1"/>
      <w:marLeft w:val="0"/>
      <w:marRight w:val="0"/>
      <w:marTop w:val="0"/>
      <w:marBottom w:val="0"/>
      <w:divBdr>
        <w:top w:val="none" w:sz="0" w:space="0" w:color="auto"/>
        <w:left w:val="none" w:sz="0" w:space="0" w:color="auto"/>
        <w:bottom w:val="none" w:sz="0" w:space="0" w:color="auto"/>
        <w:right w:val="none" w:sz="0" w:space="0" w:color="auto"/>
      </w:divBdr>
    </w:div>
    <w:div w:id="757870634">
      <w:bodyDiv w:val="1"/>
      <w:marLeft w:val="0"/>
      <w:marRight w:val="0"/>
      <w:marTop w:val="0"/>
      <w:marBottom w:val="0"/>
      <w:divBdr>
        <w:top w:val="none" w:sz="0" w:space="0" w:color="auto"/>
        <w:left w:val="none" w:sz="0" w:space="0" w:color="auto"/>
        <w:bottom w:val="none" w:sz="0" w:space="0" w:color="auto"/>
        <w:right w:val="none" w:sz="0" w:space="0" w:color="auto"/>
      </w:divBdr>
    </w:div>
    <w:div w:id="764881059">
      <w:bodyDiv w:val="1"/>
      <w:marLeft w:val="0"/>
      <w:marRight w:val="0"/>
      <w:marTop w:val="0"/>
      <w:marBottom w:val="0"/>
      <w:divBdr>
        <w:top w:val="none" w:sz="0" w:space="0" w:color="auto"/>
        <w:left w:val="none" w:sz="0" w:space="0" w:color="auto"/>
        <w:bottom w:val="none" w:sz="0" w:space="0" w:color="auto"/>
        <w:right w:val="none" w:sz="0" w:space="0" w:color="auto"/>
      </w:divBdr>
    </w:div>
    <w:div w:id="767971616">
      <w:bodyDiv w:val="1"/>
      <w:marLeft w:val="0"/>
      <w:marRight w:val="0"/>
      <w:marTop w:val="0"/>
      <w:marBottom w:val="0"/>
      <w:divBdr>
        <w:top w:val="none" w:sz="0" w:space="0" w:color="auto"/>
        <w:left w:val="none" w:sz="0" w:space="0" w:color="auto"/>
        <w:bottom w:val="none" w:sz="0" w:space="0" w:color="auto"/>
        <w:right w:val="none" w:sz="0" w:space="0" w:color="auto"/>
      </w:divBdr>
    </w:div>
    <w:div w:id="770128339">
      <w:bodyDiv w:val="1"/>
      <w:marLeft w:val="0"/>
      <w:marRight w:val="0"/>
      <w:marTop w:val="0"/>
      <w:marBottom w:val="0"/>
      <w:divBdr>
        <w:top w:val="none" w:sz="0" w:space="0" w:color="auto"/>
        <w:left w:val="none" w:sz="0" w:space="0" w:color="auto"/>
        <w:bottom w:val="none" w:sz="0" w:space="0" w:color="auto"/>
        <w:right w:val="none" w:sz="0" w:space="0" w:color="auto"/>
      </w:divBdr>
    </w:div>
    <w:div w:id="773750768">
      <w:bodyDiv w:val="1"/>
      <w:marLeft w:val="0"/>
      <w:marRight w:val="0"/>
      <w:marTop w:val="0"/>
      <w:marBottom w:val="0"/>
      <w:divBdr>
        <w:top w:val="none" w:sz="0" w:space="0" w:color="auto"/>
        <w:left w:val="none" w:sz="0" w:space="0" w:color="auto"/>
        <w:bottom w:val="none" w:sz="0" w:space="0" w:color="auto"/>
        <w:right w:val="none" w:sz="0" w:space="0" w:color="auto"/>
      </w:divBdr>
    </w:div>
    <w:div w:id="773981754">
      <w:bodyDiv w:val="1"/>
      <w:marLeft w:val="0"/>
      <w:marRight w:val="0"/>
      <w:marTop w:val="0"/>
      <w:marBottom w:val="0"/>
      <w:divBdr>
        <w:top w:val="none" w:sz="0" w:space="0" w:color="auto"/>
        <w:left w:val="none" w:sz="0" w:space="0" w:color="auto"/>
        <w:bottom w:val="none" w:sz="0" w:space="0" w:color="auto"/>
        <w:right w:val="none" w:sz="0" w:space="0" w:color="auto"/>
      </w:divBdr>
    </w:div>
    <w:div w:id="774130558">
      <w:bodyDiv w:val="1"/>
      <w:marLeft w:val="0"/>
      <w:marRight w:val="0"/>
      <w:marTop w:val="0"/>
      <w:marBottom w:val="0"/>
      <w:divBdr>
        <w:top w:val="none" w:sz="0" w:space="0" w:color="auto"/>
        <w:left w:val="none" w:sz="0" w:space="0" w:color="auto"/>
        <w:bottom w:val="none" w:sz="0" w:space="0" w:color="auto"/>
        <w:right w:val="none" w:sz="0" w:space="0" w:color="auto"/>
      </w:divBdr>
    </w:div>
    <w:div w:id="775179241">
      <w:bodyDiv w:val="1"/>
      <w:marLeft w:val="0"/>
      <w:marRight w:val="0"/>
      <w:marTop w:val="0"/>
      <w:marBottom w:val="0"/>
      <w:divBdr>
        <w:top w:val="none" w:sz="0" w:space="0" w:color="auto"/>
        <w:left w:val="none" w:sz="0" w:space="0" w:color="auto"/>
        <w:bottom w:val="none" w:sz="0" w:space="0" w:color="auto"/>
        <w:right w:val="none" w:sz="0" w:space="0" w:color="auto"/>
      </w:divBdr>
    </w:div>
    <w:div w:id="777914752">
      <w:bodyDiv w:val="1"/>
      <w:marLeft w:val="0"/>
      <w:marRight w:val="0"/>
      <w:marTop w:val="0"/>
      <w:marBottom w:val="0"/>
      <w:divBdr>
        <w:top w:val="none" w:sz="0" w:space="0" w:color="auto"/>
        <w:left w:val="none" w:sz="0" w:space="0" w:color="auto"/>
        <w:bottom w:val="none" w:sz="0" w:space="0" w:color="auto"/>
        <w:right w:val="none" w:sz="0" w:space="0" w:color="auto"/>
      </w:divBdr>
      <w:divsChild>
        <w:div w:id="1092362433">
          <w:marLeft w:val="0"/>
          <w:marRight w:val="0"/>
          <w:marTop w:val="0"/>
          <w:marBottom w:val="0"/>
          <w:divBdr>
            <w:top w:val="none" w:sz="0" w:space="0" w:color="auto"/>
            <w:left w:val="none" w:sz="0" w:space="0" w:color="auto"/>
            <w:bottom w:val="none" w:sz="0" w:space="0" w:color="auto"/>
            <w:right w:val="none" w:sz="0" w:space="0" w:color="auto"/>
          </w:divBdr>
        </w:div>
      </w:divsChild>
    </w:div>
    <w:div w:id="779111390">
      <w:bodyDiv w:val="1"/>
      <w:marLeft w:val="0"/>
      <w:marRight w:val="0"/>
      <w:marTop w:val="0"/>
      <w:marBottom w:val="0"/>
      <w:divBdr>
        <w:top w:val="none" w:sz="0" w:space="0" w:color="auto"/>
        <w:left w:val="none" w:sz="0" w:space="0" w:color="auto"/>
        <w:bottom w:val="none" w:sz="0" w:space="0" w:color="auto"/>
        <w:right w:val="none" w:sz="0" w:space="0" w:color="auto"/>
      </w:divBdr>
    </w:div>
    <w:div w:id="785584487">
      <w:bodyDiv w:val="1"/>
      <w:marLeft w:val="0"/>
      <w:marRight w:val="0"/>
      <w:marTop w:val="0"/>
      <w:marBottom w:val="0"/>
      <w:divBdr>
        <w:top w:val="none" w:sz="0" w:space="0" w:color="auto"/>
        <w:left w:val="none" w:sz="0" w:space="0" w:color="auto"/>
        <w:bottom w:val="none" w:sz="0" w:space="0" w:color="auto"/>
        <w:right w:val="none" w:sz="0" w:space="0" w:color="auto"/>
      </w:divBdr>
      <w:divsChild>
        <w:div w:id="518935830">
          <w:marLeft w:val="0"/>
          <w:marRight w:val="0"/>
          <w:marTop w:val="0"/>
          <w:marBottom w:val="0"/>
          <w:divBdr>
            <w:top w:val="none" w:sz="0" w:space="0" w:color="auto"/>
            <w:left w:val="none" w:sz="0" w:space="0" w:color="auto"/>
            <w:bottom w:val="none" w:sz="0" w:space="0" w:color="auto"/>
            <w:right w:val="none" w:sz="0" w:space="0" w:color="auto"/>
          </w:divBdr>
        </w:div>
        <w:div w:id="1448625531">
          <w:marLeft w:val="0"/>
          <w:marRight w:val="0"/>
          <w:marTop w:val="0"/>
          <w:marBottom w:val="0"/>
          <w:divBdr>
            <w:top w:val="none" w:sz="0" w:space="0" w:color="auto"/>
            <w:left w:val="none" w:sz="0" w:space="0" w:color="auto"/>
            <w:bottom w:val="none" w:sz="0" w:space="0" w:color="auto"/>
            <w:right w:val="none" w:sz="0" w:space="0" w:color="auto"/>
          </w:divBdr>
        </w:div>
      </w:divsChild>
    </w:div>
    <w:div w:id="788622408">
      <w:bodyDiv w:val="1"/>
      <w:marLeft w:val="0"/>
      <w:marRight w:val="0"/>
      <w:marTop w:val="0"/>
      <w:marBottom w:val="0"/>
      <w:divBdr>
        <w:top w:val="none" w:sz="0" w:space="0" w:color="auto"/>
        <w:left w:val="none" w:sz="0" w:space="0" w:color="auto"/>
        <w:bottom w:val="none" w:sz="0" w:space="0" w:color="auto"/>
        <w:right w:val="none" w:sz="0" w:space="0" w:color="auto"/>
      </w:divBdr>
      <w:divsChild>
        <w:div w:id="128982814">
          <w:marLeft w:val="0"/>
          <w:marRight w:val="0"/>
          <w:marTop w:val="0"/>
          <w:marBottom w:val="0"/>
          <w:divBdr>
            <w:top w:val="none" w:sz="0" w:space="0" w:color="auto"/>
            <w:left w:val="none" w:sz="0" w:space="0" w:color="auto"/>
            <w:bottom w:val="none" w:sz="0" w:space="0" w:color="auto"/>
            <w:right w:val="none" w:sz="0" w:space="0" w:color="auto"/>
          </w:divBdr>
        </w:div>
        <w:div w:id="660473531">
          <w:marLeft w:val="0"/>
          <w:marRight w:val="0"/>
          <w:marTop w:val="0"/>
          <w:marBottom w:val="0"/>
          <w:divBdr>
            <w:top w:val="none" w:sz="0" w:space="0" w:color="auto"/>
            <w:left w:val="none" w:sz="0" w:space="0" w:color="auto"/>
            <w:bottom w:val="dotted" w:sz="6" w:space="0" w:color="4B4E50"/>
            <w:right w:val="none" w:sz="0" w:space="0" w:color="auto"/>
          </w:divBdr>
          <w:divsChild>
            <w:div w:id="1084061583">
              <w:marLeft w:val="0"/>
              <w:marRight w:val="0"/>
              <w:marTop w:val="0"/>
              <w:marBottom w:val="0"/>
              <w:divBdr>
                <w:top w:val="none" w:sz="0" w:space="0" w:color="auto"/>
                <w:left w:val="none" w:sz="0" w:space="0" w:color="auto"/>
                <w:bottom w:val="none" w:sz="0" w:space="0" w:color="auto"/>
                <w:right w:val="none" w:sz="0" w:space="0" w:color="auto"/>
              </w:divBdr>
            </w:div>
            <w:div w:id="1199009773">
              <w:marLeft w:val="0"/>
              <w:marRight w:val="0"/>
              <w:marTop w:val="0"/>
              <w:marBottom w:val="0"/>
              <w:divBdr>
                <w:top w:val="none" w:sz="0" w:space="0" w:color="auto"/>
                <w:left w:val="none" w:sz="0" w:space="0" w:color="auto"/>
                <w:bottom w:val="none" w:sz="0" w:space="0" w:color="auto"/>
                <w:right w:val="none" w:sz="0" w:space="0" w:color="auto"/>
              </w:divBdr>
              <w:divsChild>
                <w:div w:id="1553810959">
                  <w:marLeft w:val="0"/>
                  <w:marRight w:val="0"/>
                  <w:marTop w:val="0"/>
                  <w:marBottom w:val="0"/>
                  <w:divBdr>
                    <w:top w:val="none" w:sz="0" w:space="0" w:color="auto"/>
                    <w:left w:val="none" w:sz="0" w:space="0" w:color="auto"/>
                    <w:bottom w:val="none" w:sz="0" w:space="0" w:color="auto"/>
                    <w:right w:val="none" w:sz="0" w:space="0" w:color="auto"/>
                  </w:divBdr>
                </w:div>
              </w:divsChild>
            </w:div>
            <w:div w:id="1238128120">
              <w:marLeft w:val="0"/>
              <w:marRight w:val="0"/>
              <w:marTop w:val="0"/>
              <w:marBottom w:val="0"/>
              <w:divBdr>
                <w:top w:val="none" w:sz="0" w:space="0" w:color="auto"/>
                <w:left w:val="none" w:sz="0" w:space="0" w:color="auto"/>
                <w:bottom w:val="none" w:sz="0" w:space="0" w:color="auto"/>
                <w:right w:val="none" w:sz="0" w:space="0" w:color="auto"/>
              </w:divBdr>
              <w:divsChild>
                <w:div w:id="25547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5442">
          <w:marLeft w:val="0"/>
          <w:marRight w:val="0"/>
          <w:marTop w:val="0"/>
          <w:marBottom w:val="75"/>
          <w:divBdr>
            <w:top w:val="none" w:sz="0" w:space="0" w:color="auto"/>
            <w:left w:val="none" w:sz="0" w:space="0" w:color="auto"/>
            <w:bottom w:val="none" w:sz="0" w:space="0" w:color="auto"/>
            <w:right w:val="none" w:sz="0" w:space="0" w:color="auto"/>
          </w:divBdr>
        </w:div>
      </w:divsChild>
    </w:div>
    <w:div w:id="800340725">
      <w:bodyDiv w:val="1"/>
      <w:marLeft w:val="0"/>
      <w:marRight w:val="0"/>
      <w:marTop w:val="0"/>
      <w:marBottom w:val="0"/>
      <w:divBdr>
        <w:top w:val="none" w:sz="0" w:space="0" w:color="auto"/>
        <w:left w:val="none" w:sz="0" w:space="0" w:color="auto"/>
        <w:bottom w:val="none" w:sz="0" w:space="0" w:color="auto"/>
        <w:right w:val="none" w:sz="0" w:space="0" w:color="auto"/>
      </w:divBdr>
    </w:div>
    <w:div w:id="801996183">
      <w:bodyDiv w:val="1"/>
      <w:marLeft w:val="0"/>
      <w:marRight w:val="0"/>
      <w:marTop w:val="0"/>
      <w:marBottom w:val="0"/>
      <w:divBdr>
        <w:top w:val="none" w:sz="0" w:space="0" w:color="auto"/>
        <w:left w:val="none" w:sz="0" w:space="0" w:color="auto"/>
        <w:bottom w:val="none" w:sz="0" w:space="0" w:color="auto"/>
        <w:right w:val="none" w:sz="0" w:space="0" w:color="auto"/>
      </w:divBdr>
    </w:div>
    <w:div w:id="806243379">
      <w:bodyDiv w:val="1"/>
      <w:marLeft w:val="0"/>
      <w:marRight w:val="0"/>
      <w:marTop w:val="0"/>
      <w:marBottom w:val="0"/>
      <w:divBdr>
        <w:top w:val="none" w:sz="0" w:space="0" w:color="auto"/>
        <w:left w:val="none" w:sz="0" w:space="0" w:color="auto"/>
        <w:bottom w:val="none" w:sz="0" w:space="0" w:color="auto"/>
        <w:right w:val="none" w:sz="0" w:space="0" w:color="auto"/>
      </w:divBdr>
    </w:div>
    <w:div w:id="809782422">
      <w:bodyDiv w:val="1"/>
      <w:marLeft w:val="0"/>
      <w:marRight w:val="0"/>
      <w:marTop w:val="0"/>
      <w:marBottom w:val="0"/>
      <w:divBdr>
        <w:top w:val="none" w:sz="0" w:space="0" w:color="auto"/>
        <w:left w:val="none" w:sz="0" w:space="0" w:color="auto"/>
        <w:bottom w:val="none" w:sz="0" w:space="0" w:color="auto"/>
        <w:right w:val="none" w:sz="0" w:space="0" w:color="auto"/>
      </w:divBdr>
    </w:div>
    <w:div w:id="815268050">
      <w:bodyDiv w:val="1"/>
      <w:marLeft w:val="0"/>
      <w:marRight w:val="0"/>
      <w:marTop w:val="0"/>
      <w:marBottom w:val="0"/>
      <w:divBdr>
        <w:top w:val="none" w:sz="0" w:space="0" w:color="auto"/>
        <w:left w:val="none" w:sz="0" w:space="0" w:color="auto"/>
        <w:bottom w:val="none" w:sz="0" w:space="0" w:color="auto"/>
        <w:right w:val="none" w:sz="0" w:space="0" w:color="auto"/>
      </w:divBdr>
    </w:div>
    <w:div w:id="818427241">
      <w:bodyDiv w:val="1"/>
      <w:marLeft w:val="0"/>
      <w:marRight w:val="0"/>
      <w:marTop w:val="0"/>
      <w:marBottom w:val="0"/>
      <w:divBdr>
        <w:top w:val="none" w:sz="0" w:space="0" w:color="auto"/>
        <w:left w:val="none" w:sz="0" w:space="0" w:color="auto"/>
        <w:bottom w:val="none" w:sz="0" w:space="0" w:color="auto"/>
        <w:right w:val="none" w:sz="0" w:space="0" w:color="auto"/>
      </w:divBdr>
    </w:div>
    <w:div w:id="820731832">
      <w:bodyDiv w:val="1"/>
      <w:marLeft w:val="0"/>
      <w:marRight w:val="0"/>
      <w:marTop w:val="0"/>
      <w:marBottom w:val="0"/>
      <w:divBdr>
        <w:top w:val="none" w:sz="0" w:space="0" w:color="auto"/>
        <w:left w:val="none" w:sz="0" w:space="0" w:color="auto"/>
        <w:bottom w:val="none" w:sz="0" w:space="0" w:color="auto"/>
        <w:right w:val="none" w:sz="0" w:space="0" w:color="auto"/>
      </w:divBdr>
    </w:div>
    <w:div w:id="823476178">
      <w:bodyDiv w:val="1"/>
      <w:marLeft w:val="0"/>
      <w:marRight w:val="0"/>
      <w:marTop w:val="0"/>
      <w:marBottom w:val="0"/>
      <w:divBdr>
        <w:top w:val="none" w:sz="0" w:space="0" w:color="auto"/>
        <w:left w:val="none" w:sz="0" w:space="0" w:color="auto"/>
        <w:bottom w:val="none" w:sz="0" w:space="0" w:color="auto"/>
        <w:right w:val="none" w:sz="0" w:space="0" w:color="auto"/>
      </w:divBdr>
    </w:div>
    <w:div w:id="824662134">
      <w:bodyDiv w:val="1"/>
      <w:marLeft w:val="0"/>
      <w:marRight w:val="0"/>
      <w:marTop w:val="0"/>
      <w:marBottom w:val="0"/>
      <w:divBdr>
        <w:top w:val="none" w:sz="0" w:space="0" w:color="auto"/>
        <w:left w:val="none" w:sz="0" w:space="0" w:color="auto"/>
        <w:bottom w:val="none" w:sz="0" w:space="0" w:color="auto"/>
        <w:right w:val="none" w:sz="0" w:space="0" w:color="auto"/>
      </w:divBdr>
    </w:div>
    <w:div w:id="825166891">
      <w:bodyDiv w:val="1"/>
      <w:marLeft w:val="0"/>
      <w:marRight w:val="0"/>
      <w:marTop w:val="0"/>
      <w:marBottom w:val="0"/>
      <w:divBdr>
        <w:top w:val="none" w:sz="0" w:space="0" w:color="auto"/>
        <w:left w:val="none" w:sz="0" w:space="0" w:color="auto"/>
        <w:bottom w:val="none" w:sz="0" w:space="0" w:color="auto"/>
        <w:right w:val="none" w:sz="0" w:space="0" w:color="auto"/>
      </w:divBdr>
    </w:div>
    <w:div w:id="825362220">
      <w:bodyDiv w:val="1"/>
      <w:marLeft w:val="0"/>
      <w:marRight w:val="0"/>
      <w:marTop w:val="0"/>
      <w:marBottom w:val="0"/>
      <w:divBdr>
        <w:top w:val="none" w:sz="0" w:space="0" w:color="auto"/>
        <w:left w:val="none" w:sz="0" w:space="0" w:color="auto"/>
        <w:bottom w:val="none" w:sz="0" w:space="0" w:color="auto"/>
        <w:right w:val="none" w:sz="0" w:space="0" w:color="auto"/>
      </w:divBdr>
    </w:div>
    <w:div w:id="825711084">
      <w:bodyDiv w:val="1"/>
      <w:marLeft w:val="0"/>
      <w:marRight w:val="0"/>
      <w:marTop w:val="0"/>
      <w:marBottom w:val="0"/>
      <w:divBdr>
        <w:top w:val="none" w:sz="0" w:space="0" w:color="auto"/>
        <w:left w:val="none" w:sz="0" w:space="0" w:color="auto"/>
        <w:bottom w:val="none" w:sz="0" w:space="0" w:color="auto"/>
        <w:right w:val="none" w:sz="0" w:space="0" w:color="auto"/>
      </w:divBdr>
    </w:div>
    <w:div w:id="825828410">
      <w:bodyDiv w:val="1"/>
      <w:marLeft w:val="0"/>
      <w:marRight w:val="0"/>
      <w:marTop w:val="0"/>
      <w:marBottom w:val="0"/>
      <w:divBdr>
        <w:top w:val="none" w:sz="0" w:space="0" w:color="auto"/>
        <w:left w:val="none" w:sz="0" w:space="0" w:color="auto"/>
        <w:bottom w:val="none" w:sz="0" w:space="0" w:color="auto"/>
        <w:right w:val="none" w:sz="0" w:space="0" w:color="auto"/>
      </w:divBdr>
      <w:divsChild>
        <w:div w:id="880557300">
          <w:marLeft w:val="0"/>
          <w:marRight w:val="0"/>
          <w:marTop w:val="0"/>
          <w:marBottom w:val="0"/>
          <w:divBdr>
            <w:top w:val="none" w:sz="0" w:space="0" w:color="auto"/>
            <w:left w:val="none" w:sz="0" w:space="0" w:color="auto"/>
            <w:bottom w:val="none" w:sz="0" w:space="0" w:color="auto"/>
            <w:right w:val="none" w:sz="0" w:space="0" w:color="auto"/>
          </w:divBdr>
          <w:divsChild>
            <w:div w:id="1478910954">
              <w:marLeft w:val="0"/>
              <w:marRight w:val="0"/>
              <w:marTop w:val="0"/>
              <w:marBottom w:val="0"/>
              <w:divBdr>
                <w:top w:val="none" w:sz="0" w:space="0" w:color="auto"/>
                <w:left w:val="none" w:sz="0" w:space="0" w:color="auto"/>
                <w:bottom w:val="none" w:sz="0" w:space="0" w:color="auto"/>
                <w:right w:val="none" w:sz="0" w:space="0" w:color="auto"/>
              </w:divBdr>
              <w:divsChild>
                <w:div w:id="1355304994">
                  <w:marLeft w:val="0"/>
                  <w:marRight w:val="0"/>
                  <w:marTop w:val="0"/>
                  <w:marBottom w:val="0"/>
                  <w:divBdr>
                    <w:top w:val="none" w:sz="0" w:space="0" w:color="auto"/>
                    <w:left w:val="none" w:sz="0" w:space="0" w:color="auto"/>
                    <w:bottom w:val="none" w:sz="0" w:space="0" w:color="auto"/>
                    <w:right w:val="none" w:sz="0" w:space="0" w:color="auto"/>
                  </w:divBdr>
                  <w:divsChild>
                    <w:div w:id="410735083">
                      <w:marLeft w:val="0"/>
                      <w:marRight w:val="0"/>
                      <w:marTop w:val="0"/>
                      <w:marBottom w:val="225"/>
                      <w:divBdr>
                        <w:top w:val="none" w:sz="0" w:space="0" w:color="auto"/>
                        <w:left w:val="none" w:sz="0" w:space="0" w:color="auto"/>
                        <w:bottom w:val="none" w:sz="0" w:space="0" w:color="auto"/>
                        <w:right w:val="none" w:sz="0" w:space="0" w:color="auto"/>
                      </w:divBdr>
                    </w:div>
                    <w:div w:id="1842158464">
                      <w:marLeft w:val="0"/>
                      <w:marRight w:val="0"/>
                      <w:marTop w:val="0"/>
                      <w:marBottom w:val="225"/>
                      <w:divBdr>
                        <w:top w:val="none" w:sz="0" w:space="0" w:color="auto"/>
                        <w:left w:val="none" w:sz="0" w:space="0" w:color="auto"/>
                        <w:bottom w:val="none" w:sz="0" w:space="0" w:color="auto"/>
                        <w:right w:val="none" w:sz="0" w:space="0" w:color="auto"/>
                      </w:divBdr>
                    </w:div>
                  </w:divsChild>
                </w:div>
                <w:div w:id="1537543182">
                  <w:marLeft w:val="0"/>
                  <w:marRight w:val="0"/>
                  <w:marTop w:val="0"/>
                  <w:marBottom w:val="150"/>
                  <w:divBdr>
                    <w:top w:val="none" w:sz="0" w:space="0" w:color="auto"/>
                    <w:left w:val="none" w:sz="0" w:space="0" w:color="auto"/>
                    <w:bottom w:val="none" w:sz="0" w:space="0" w:color="auto"/>
                    <w:right w:val="none" w:sz="0" w:space="0" w:color="auto"/>
                  </w:divBdr>
                  <w:divsChild>
                    <w:div w:id="1247953770">
                      <w:marLeft w:val="0"/>
                      <w:marRight w:val="0"/>
                      <w:marTop w:val="0"/>
                      <w:marBottom w:val="0"/>
                      <w:divBdr>
                        <w:top w:val="none" w:sz="0" w:space="0" w:color="auto"/>
                        <w:left w:val="none" w:sz="0" w:space="0" w:color="auto"/>
                        <w:bottom w:val="none" w:sz="0" w:space="0" w:color="auto"/>
                        <w:right w:val="none" w:sz="0" w:space="0" w:color="auto"/>
                      </w:divBdr>
                      <w:divsChild>
                        <w:div w:id="129768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682641">
          <w:marLeft w:val="0"/>
          <w:marRight w:val="0"/>
          <w:marTop w:val="0"/>
          <w:marBottom w:val="0"/>
          <w:divBdr>
            <w:top w:val="none" w:sz="0" w:space="0" w:color="auto"/>
            <w:left w:val="none" w:sz="0" w:space="0" w:color="auto"/>
            <w:bottom w:val="none" w:sz="0" w:space="0" w:color="auto"/>
            <w:right w:val="none" w:sz="0" w:space="0" w:color="auto"/>
          </w:divBdr>
          <w:divsChild>
            <w:div w:id="30956248">
              <w:marLeft w:val="0"/>
              <w:marRight w:val="0"/>
              <w:marTop w:val="150"/>
              <w:marBottom w:val="0"/>
              <w:divBdr>
                <w:top w:val="none" w:sz="0" w:space="0" w:color="auto"/>
                <w:left w:val="none" w:sz="0" w:space="0" w:color="auto"/>
                <w:bottom w:val="none" w:sz="0" w:space="0" w:color="auto"/>
                <w:right w:val="none" w:sz="0" w:space="0" w:color="auto"/>
              </w:divBdr>
              <w:divsChild>
                <w:div w:id="1042679388">
                  <w:marLeft w:val="0"/>
                  <w:marRight w:val="0"/>
                  <w:marTop w:val="0"/>
                  <w:marBottom w:val="150"/>
                  <w:divBdr>
                    <w:top w:val="single" w:sz="6" w:space="23" w:color="272727"/>
                    <w:left w:val="single" w:sz="6" w:space="0" w:color="272727"/>
                    <w:bottom w:val="single" w:sz="6" w:space="23" w:color="272727"/>
                    <w:right w:val="single" w:sz="6" w:space="15" w:color="272727"/>
                  </w:divBdr>
                  <w:divsChild>
                    <w:div w:id="267663993">
                      <w:marLeft w:val="0"/>
                      <w:marRight w:val="0"/>
                      <w:marTop w:val="0"/>
                      <w:marBottom w:val="0"/>
                      <w:divBdr>
                        <w:top w:val="none" w:sz="0" w:space="0" w:color="auto"/>
                        <w:left w:val="none" w:sz="0" w:space="0" w:color="auto"/>
                        <w:bottom w:val="none" w:sz="0" w:space="0" w:color="auto"/>
                        <w:right w:val="none" w:sz="0" w:space="0" w:color="auto"/>
                      </w:divBdr>
                    </w:div>
                    <w:div w:id="1038315825">
                      <w:marLeft w:val="0"/>
                      <w:marRight w:val="0"/>
                      <w:marTop w:val="0"/>
                      <w:marBottom w:val="0"/>
                      <w:divBdr>
                        <w:top w:val="none" w:sz="0" w:space="0" w:color="auto"/>
                        <w:left w:val="none" w:sz="0" w:space="0" w:color="auto"/>
                        <w:bottom w:val="none" w:sz="0" w:space="0" w:color="auto"/>
                        <w:right w:val="none" w:sz="0" w:space="0" w:color="auto"/>
                      </w:divBdr>
                    </w:div>
                    <w:div w:id="191773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582808">
          <w:marLeft w:val="0"/>
          <w:marRight w:val="0"/>
          <w:marTop w:val="0"/>
          <w:marBottom w:val="0"/>
          <w:divBdr>
            <w:top w:val="none" w:sz="0" w:space="0" w:color="auto"/>
            <w:left w:val="none" w:sz="0" w:space="0" w:color="auto"/>
            <w:bottom w:val="none" w:sz="0" w:space="0" w:color="auto"/>
            <w:right w:val="none" w:sz="0" w:space="0" w:color="auto"/>
          </w:divBdr>
          <w:divsChild>
            <w:div w:id="2034991036">
              <w:marLeft w:val="0"/>
              <w:marRight w:val="0"/>
              <w:marTop w:val="0"/>
              <w:marBottom w:val="0"/>
              <w:divBdr>
                <w:top w:val="none" w:sz="0" w:space="0" w:color="auto"/>
                <w:left w:val="none" w:sz="0" w:space="0" w:color="auto"/>
                <w:bottom w:val="none" w:sz="0" w:space="0" w:color="auto"/>
                <w:right w:val="none" w:sz="0" w:space="0" w:color="auto"/>
              </w:divBdr>
              <w:divsChild>
                <w:div w:id="1219442835">
                  <w:marLeft w:val="0"/>
                  <w:marRight w:val="0"/>
                  <w:marTop w:val="0"/>
                  <w:marBottom w:val="375"/>
                  <w:divBdr>
                    <w:top w:val="none" w:sz="0" w:space="0" w:color="auto"/>
                    <w:left w:val="none" w:sz="0" w:space="0" w:color="auto"/>
                    <w:bottom w:val="none" w:sz="0" w:space="0" w:color="auto"/>
                    <w:right w:val="none" w:sz="0" w:space="0" w:color="auto"/>
                  </w:divBdr>
                  <w:divsChild>
                    <w:div w:id="27729468">
                      <w:marLeft w:val="0"/>
                      <w:marRight w:val="0"/>
                      <w:marTop w:val="0"/>
                      <w:marBottom w:val="0"/>
                      <w:divBdr>
                        <w:top w:val="none" w:sz="0" w:space="0" w:color="auto"/>
                        <w:left w:val="none" w:sz="0" w:space="0" w:color="auto"/>
                        <w:bottom w:val="none" w:sz="0" w:space="0" w:color="auto"/>
                        <w:right w:val="none" w:sz="0" w:space="0" w:color="auto"/>
                      </w:divBdr>
                    </w:div>
                    <w:div w:id="311174912">
                      <w:marLeft w:val="0"/>
                      <w:marRight w:val="0"/>
                      <w:marTop w:val="0"/>
                      <w:marBottom w:val="0"/>
                      <w:divBdr>
                        <w:top w:val="none" w:sz="0" w:space="0" w:color="auto"/>
                        <w:left w:val="none" w:sz="0" w:space="0" w:color="auto"/>
                        <w:bottom w:val="none" w:sz="0" w:space="0" w:color="auto"/>
                        <w:right w:val="none" w:sz="0" w:space="0" w:color="auto"/>
                      </w:divBdr>
                    </w:div>
                    <w:div w:id="1313565103">
                      <w:marLeft w:val="0"/>
                      <w:marRight w:val="0"/>
                      <w:marTop w:val="0"/>
                      <w:marBottom w:val="0"/>
                      <w:divBdr>
                        <w:top w:val="none" w:sz="0" w:space="0" w:color="auto"/>
                        <w:left w:val="none" w:sz="0" w:space="0" w:color="auto"/>
                        <w:bottom w:val="none" w:sz="0" w:space="0" w:color="auto"/>
                        <w:right w:val="none" w:sz="0" w:space="0" w:color="auto"/>
                      </w:divBdr>
                    </w:div>
                    <w:div w:id="1712850359">
                      <w:marLeft w:val="0"/>
                      <w:marRight w:val="0"/>
                      <w:marTop w:val="0"/>
                      <w:marBottom w:val="0"/>
                      <w:divBdr>
                        <w:top w:val="none" w:sz="0" w:space="0" w:color="auto"/>
                        <w:left w:val="none" w:sz="0" w:space="0" w:color="auto"/>
                        <w:bottom w:val="none" w:sz="0" w:space="0" w:color="auto"/>
                        <w:right w:val="none" w:sz="0" w:space="0" w:color="auto"/>
                      </w:divBdr>
                    </w:div>
                  </w:divsChild>
                </w:div>
                <w:div w:id="1837958915">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826634636">
      <w:bodyDiv w:val="1"/>
      <w:marLeft w:val="0"/>
      <w:marRight w:val="0"/>
      <w:marTop w:val="0"/>
      <w:marBottom w:val="0"/>
      <w:divBdr>
        <w:top w:val="none" w:sz="0" w:space="0" w:color="auto"/>
        <w:left w:val="none" w:sz="0" w:space="0" w:color="auto"/>
        <w:bottom w:val="none" w:sz="0" w:space="0" w:color="auto"/>
        <w:right w:val="none" w:sz="0" w:space="0" w:color="auto"/>
      </w:divBdr>
    </w:div>
    <w:div w:id="829709794">
      <w:bodyDiv w:val="1"/>
      <w:marLeft w:val="0"/>
      <w:marRight w:val="0"/>
      <w:marTop w:val="0"/>
      <w:marBottom w:val="0"/>
      <w:divBdr>
        <w:top w:val="none" w:sz="0" w:space="0" w:color="auto"/>
        <w:left w:val="none" w:sz="0" w:space="0" w:color="auto"/>
        <w:bottom w:val="none" w:sz="0" w:space="0" w:color="auto"/>
        <w:right w:val="none" w:sz="0" w:space="0" w:color="auto"/>
      </w:divBdr>
    </w:div>
    <w:div w:id="836843447">
      <w:bodyDiv w:val="1"/>
      <w:marLeft w:val="0"/>
      <w:marRight w:val="0"/>
      <w:marTop w:val="0"/>
      <w:marBottom w:val="0"/>
      <w:divBdr>
        <w:top w:val="none" w:sz="0" w:space="0" w:color="auto"/>
        <w:left w:val="none" w:sz="0" w:space="0" w:color="auto"/>
        <w:bottom w:val="none" w:sz="0" w:space="0" w:color="auto"/>
        <w:right w:val="none" w:sz="0" w:space="0" w:color="auto"/>
      </w:divBdr>
    </w:div>
    <w:div w:id="838736776">
      <w:bodyDiv w:val="1"/>
      <w:marLeft w:val="0"/>
      <w:marRight w:val="0"/>
      <w:marTop w:val="0"/>
      <w:marBottom w:val="0"/>
      <w:divBdr>
        <w:top w:val="none" w:sz="0" w:space="0" w:color="auto"/>
        <w:left w:val="none" w:sz="0" w:space="0" w:color="auto"/>
        <w:bottom w:val="none" w:sz="0" w:space="0" w:color="auto"/>
        <w:right w:val="none" w:sz="0" w:space="0" w:color="auto"/>
      </w:divBdr>
      <w:divsChild>
        <w:div w:id="347410074">
          <w:marLeft w:val="0"/>
          <w:marRight w:val="0"/>
          <w:marTop w:val="0"/>
          <w:marBottom w:val="0"/>
          <w:divBdr>
            <w:top w:val="none" w:sz="0" w:space="0" w:color="auto"/>
            <w:left w:val="none" w:sz="0" w:space="0" w:color="auto"/>
            <w:bottom w:val="none" w:sz="0" w:space="0" w:color="auto"/>
            <w:right w:val="none" w:sz="0" w:space="0" w:color="auto"/>
          </w:divBdr>
        </w:div>
        <w:div w:id="955451680">
          <w:marLeft w:val="0"/>
          <w:marRight w:val="0"/>
          <w:marTop w:val="0"/>
          <w:marBottom w:val="0"/>
          <w:divBdr>
            <w:top w:val="none" w:sz="0" w:space="0" w:color="auto"/>
            <w:left w:val="none" w:sz="0" w:space="0" w:color="auto"/>
            <w:bottom w:val="none" w:sz="0" w:space="0" w:color="auto"/>
            <w:right w:val="none" w:sz="0" w:space="0" w:color="auto"/>
          </w:divBdr>
        </w:div>
      </w:divsChild>
    </w:div>
    <w:div w:id="839081244">
      <w:bodyDiv w:val="1"/>
      <w:marLeft w:val="0"/>
      <w:marRight w:val="0"/>
      <w:marTop w:val="0"/>
      <w:marBottom w:val="0"/>
      <w:divBdr>
        <w:top w:val="none" w:sz="0" w:space="0" w:color="auto"/>
        <w:left w:val="none" w:sz="0" w:space="0" w:color="auto"/>
        <w:bottom w:val="none" w:sz="0" w:space="0" w:color="auto"/>
        <w:right w:val="none" w:sz="0" w:space="0" w:color="auto"/>
      </w:divBdr>
      <w:divsChild>
        <w:div w:id="764494066">
          <w:marLeft w:val="0"/>
          <w:marRight w:val="0"/>
          <w:marTop w:val="0"/>
          <w:marBottom w:val="0"/>
          <w:divBdr>
            <w:top w:val="none" w:sz="0" w:space="0" w:color="auto"/>
            <w:left w:val="none" w:sz="0" w:space="0" w:color="auto"/>
            <w:bottom w:val="none" w:sz="0" w:space="0" w:color="auto"/>
            <w:right w:val="none" w:sz="0" w:space="0" w:color="auto"/>
          </w:divBdr>
          <w:divsChild>
            <w:div w:id="1383867185">
              <w:marLeft w:val="0"/>
              <w:marRight w:val="0"/>
              <w:marTop w:val="0"/>
              <w:marBottom w:val="0"/>
              <w:divBdr>
                <w:top w:val="none" w:sz="0" w:space="0" w:color="auto"/>
                <w:left w:val="none" w:sz="0" w:space="0" w:color="auto"/>
                <w:bottom w:val="none" w:sz="0" w:space="0" w:color="auto"/>
                <w:right w:val="none" w:sz="0" w:space="0" w:color="auto"/>
              </w:divBdr>
            </w:div>
          </w:divsChild>
        </w:div>
        <w:div w:id="1332833827">
          <w:marLeft w:val="0"/>
          <w:marRight w:val="0"/>
          <w:marTop w:val="0"/>
          <w:marBottom w:val="0"/>
          <w:divBdr>
            <w:top w:val="none" w:sz="0" w:space="0" w:color="auto"/>
            <w:left w:val="none" w:sz="0" w:space="0" w:color="auto"/>
            <w:bottom w:val="none" w:sz="0" w:space="0" w:color="auto"/>
            <w:right w:val="none" w:sz="0" w:space="0" w:color="auto"/>
          </w:divBdr>
          <w:divsChild>
            <w:div w:id="98038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49933">
      <w:bodyDiv w:val="1"/>
      <w:marLeft w:val="0"/>
      <w:marRight w:val="0"/>
      <w:marTop w:val="0"/>
      <w:marBottom w:val="0"/>
      <w:divBdr>
        <w:top w:val="none" w:sz="0" w:space="0" w:color="auto"/>
        <w:left w:val="none" w:sz="0" w:space="0" w:color="auto"/>
        <w:bottom w:val="none" w:sz="0" w:space="0" w:color="auto"/>
        <w:right w:val="none" w:sz="0" w:space="0" w:color="auto"/>
      </w:divBdr>
    </w:div>
    <w:div w:id="849759003">
      <w:bodyDiv w:val="1"/>
      <w:marLeft w:val="0"/>
      <w:marRight w:val="0"/>
      <w:marTop w:val="0"/>
      <w:marBottom w:val="0"/>
      <w:divBdr>
        <w:top w:val="none" w:sz="0" w:space="0" w:color="auto"/>
        <w:left w:val="none" w:sz="0" w:space="0" w:color="auto"/>
        <w:bottom w:val="none" w:sz="0" w:space="0" w:color="auto"/>
        <w:right w:val="none" w:sz="0" w:space="0" w:color="auto"/>
      </w:divBdr>
    </w:div>
    <w:div w:id="850223110">
      <w:bodyDiv w:val="1"/>
      <w:marLeft w:val="0"/>
      <w:marRight w:val="0"/>
      <w:marTop w:val="0"/>
      <w:marBottom w:val="0"/>
      <w:divBdr>
        <w:top w:val="none" w:sz="0" w:space="0" w:color="auto"/>
        <w:left w:val="none" w:sz="0" w:space="0" w:color="auto"/>
        <w:bottom w:val="none" w:sz="0" w:space="0" w:color="auto"/>
        <w:right w:val="none" w:sz="0" w:space="0" w:color="auto"/>
      </w:divBdr>
    </w:div>
    <w:div w:id="850608369">
      <w:bodyDiv w:val="1"/>
      <w:marLeft w:val="0"/>
      <w:marRight w:val="0"/>
      <w:marTop w:val="0"/>
      <w:marBottom w:val="0"/>
      <w:divBdr>
        <w:top w:val="none" w:sz="0" w:space="0" w:color="auto"/>
        <w:left w:val="none" w:sz="0" w:space="0" w:color="auto"/>
        <w:bottom w:val="none" w:sz="0" w:space="0" w:color="auto"/>
        <w:right w:val="none" w:sz="0" w:space="0" w:color="auto"/>
      </w:divBdr>
    </w:div>
    <w:div w:id="863910187">
      <w:bodyDiv w:val="1"/>
      <w:marLeft w:val="0"/>
      <w:marRight w:val="0"/>
      <w:marTop w:val="0"/>
      <w:marBottom w:val="0"/>
      <w:divBdr>
        <w:top w:val="none" w:sz="0" w:space="0" w:color="auto"/>
        <w:left w:val="none" w:sz="0" w:space="0" w:color="auto"/>
        <w:bottom w:val="none" w:sz="0" w:space="0" w:color="auto"/>
        <w:right w:val="none" w:sz="0" w:space="0" w:color="auto"/>
      </w:divBdr>
    </w:div>
    <w:div w:id="865870659">
      <w:bodyDiv w:val="1"/>
      <w:marLeft w:val="0"/>
      <w:marRight w:val="0"/>
      <w:marTop w:val="0"/>
      <w:marBottom w:val="0"/>
      <w:divBdr>
        <w:top w:val="none" w:sz="0" w:space="0" w:color="auto"/>
        <w:left w:val="none" w:sz="0" w:space="0" w:color="auto"/>
        <w:bottom w:val="none" w:sz="0" w:space="0" w:color="auto"/>
        <w:right w:val="none" w:sz="0" w:space="0" w:color="auto"/>
      </w:divBdr>
    </w:div>
    <w:div w:id="868490773">
      <w:bodyDiv w:val="1"/>
      <w:marLeft w:val="0"/>
      <w:marRight w:val="0"/>
      <w:marTop w:val="0"/>
      <w:marBottom w:val="0"/>
      <w:divBdr>
        <w:top w:val="none" w:sz="0" w:space="0" w:color="auto"/>
        <w:left w:val="none" w:sz="0" w:space="0" w:color="auto"/>
        <w:bottom w:val="none" w:sz="0" w:space="0" w:color="auto"/>
        <w:right w:val="none" w:sz="0" w:space="0" w:color="auto"/>
      </w:divBdr>
    </w:div>
    <w:div w:id="870923712">
      <w:bodyDiv w:val="1"/>
      <w:marLeft w:val="0"/>
      <w:marRight w:val="0"/>
      <w:marTop w:val="0"/>
      <w:marBottom w:val="0"/>
      <w:divBdr>
        <w:top w:val="none" w:sz="0" w:space="0" w:color="auto"/>
        <w:left w:val="none" w:sz="0" w:space="0" w:color="auto"/>
        <w:bottom w:val="none" w:sz="0" w:space="0" w:color="auto"/>
        <w:right w:val="none" w:sz="0" w:space="0" w:color="auto"/>
      </w:divBdr>
      <w:divsChild>
        <w:div w:id="759062930">
          <w:marLeft w:val="0"/>
          <w:marRight w:val="0"/>
          <w:marTop w:val="0"/>
          <w:marBottom w:val="0"/>
          <w:divBdr>
            <w:top w:val="none" w:sz="0" w:space="0" w:color="auto"/>
            <w:left w:val="none" w:sz="0" w:space="0" w:color="auto"/>
            <w:bottom w:val="none" w:sz="0" w:space="0" w:color="auto"/>
            <w:right w:val="none" w:sz="0" w:space="0" w:color="auto"/>
          </w:divBdr>
          <w:divsChild>
            <w:div w:id="497234642">
              <w:marLeft w:val="180"/>
              <w:marRight w:val="240"/>
              <w:marTop w:val="0"/>
              <w:marBottom w:val="0"/>
              <w:divBdr>
                <w:top w:val="none" w:sz="0" w:space="0" w:color="auto"/>
                <w:left w:val="none" w:sz="0" w:space="0" w:color="auto"/>
                <w:bottom w:val="none" w:sz="0" w:space="0" w:color="auto"/>
                <w:right w:val="none" w:sz="0" w:space="0" w:color="auto"/>
              </w:divBdr>
              <w:divsChild>
                <w:div w:id="33018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21895">
          <w:marLeft w:val="0"/>
          <w:marRight w:val="0"/>
          <w:marTop w:val="0"/>
          <w:marBottom w:val="0"/>
          <w:divBdr>
            <w:top w:val="none" w:sz="0" w:space="0" w:color="auto"/>
            <w:left w:val="none" w:sz="0" w:space="0" w:color="auto"/>
            <w:bottom w:val="none" w:sz="0" w:space="0" w:color="auto"/>
            <w:right w:val="none" w:sz="0" w:space="0" w:color="auto"/>
          </w:divBdr>
        </w:div>
        <w:div w:id="852763684">
          <w:marLeft w:val="0"/>
          <w:marRight w:val="0"/>
          <w:marTop w:val="0"/>
          <w:marBottom w:val="0"/>
          <w:divBdr>
            <w:top w:val="none" w:sz="0" w:space="0" w:color="auto"/>
            <w:left w:val="none" w:sz="0" w:space="0" w:color="auto"/>
            <w:bottom w:val="none" w:sz="0" w:space="0" w:color="auto"/>
            <w:right w:val="none" w:sz="0" w:space="0" w:color="auto"/>
          </w:divBdr>
          <w:divsChild>
            <w:div w:id="730007083">
              <w:marLeft w:val="180"/>
              <w:marRight w:val="240"/>
              <w:marTop w:val="0"/>
              <w:marBottom w:val="0"/>
              <w:divBdr>
                <w:top w:val="none" w:sz="0" w:space="0" w:color="auto"/>
                <w:left w:val="none" w:sz="0" w:space="0" w:color="auto"/>
                <w:bottom w:val="none" w:sz="0" w:space="0" w:color="auto"/>
                <w:right w:val="none" w:sz="0" w:space="0" w:color="auto"/>
              </w:divBdr>
              <w:divsChild>
                <w:div w:id="200200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648145">
      <w:bodyDiv w:val="1"/>
      <w:marLeft w:val="0"/>
      <w:marRight w:val="0"/>
      <w:marTop w:val="0"/>
      <w:marBottom w:val="0"/>
      <w:divBdr>
        <w:top w:val="none" w:sz="0" w:space="0" w:color="auto"/>
        <w:left w:val="none" w:sz="0" w:space="0" w:color="auto"/>
        <w:bottom w:val="none" w:sz="0" w:space="0" w:color="auto"/>
        <w:right w:val="none" w:sz="0" w:space="0" w:color="auto"/>
      </w:divBdr>
    </w:div>
    <w:div w:id="872107757">
      <w:bodyDiv w:val="1"/>
      <w:marLeft w:val="0"/>
      <w:marRight w:val="0"/>
      <w:marTop w:val="0"/>
      <w:marBottom w:val="0"/>
      <w:divBdr>
        <w:top w:val="none" w:sz="0" w:space="0" w:color="auto"/>
        <w:left w:val="none" w:sz="0" w:space="0" w:color="auto"/>
        <w:bottom w:val="none" w:sz="0" w:space="0" w:color="auto"/>
        <w:right w:val="none" w:sz="0" w:space="0" w:color="auto"/>
      </w:divBdr>
    </w:div>
    <w:div w:id="872113424">
      <w:bodyDiv w:val="1"/>
      <w:marLeft w:val="0"/>
      <w:marRight w:val="0"/>
      <w:marTop w:val="0"/>
      <w:marBottom w:val="0"/>
      <w:divBdr>
        <w:top w:val="none" w:sz="0" w:space="0" w:color="auto"/>
        <w:left w:val="none" w:sz="0" w:space="0" w:color="auto"/>
        <w:bottom w:val="none" w:sz="0" w:space="0" w:color="auto"/>
        <w:right w:val="none" w:sz="0" w:space="0" w:color="auto"/>
      </w:divBdr>
    </w:div>
    <w:div w:id="872619695">
      <w:bodyDiv w:val="1"/>
      <w:marLeft w:val="0"/>
      <w:marRight w:val="0"/>
      <w:marTop w:val="0"/>
      <w:marBottom w:val="0"/>
      <w:divBdr>
        <w:top w:val="none" w:sz="0" w:space="0" w:color="auto"/>
        <w:left w:val="none" w:sz="0" w:space="0" w:color="auto"/>
        <w:bottom w:val="none" w:sz="0" w:space="0" w:color="auto"/>
        <w:right w:val="none" w:sz="0" w:space="0" w:color="auto"/>
      </w:divBdr>
    </w:div>
    <w:div w:id="872621736">
      <w:bodyDiv w:val="1"/>
      <w:marLeft w:val="0"/>
      <w:marRight w:val="0"/>
      <w:marTop w:val="0"/>
      <w:marBottom w:val="0"/>
      <w:divBdr>
        <w:top w:val="none" w:sz="0" w:space="0" w:color="auto"/>
        <w:left w:val="none" w:sz="0" w:space="0" w:color="auto"/>
        <w:bottom w:val="none" w:sz="0" w:space="0" w:color="auto"/>
        <w:right w:val="none" w:sz="0" w:space="0" w:color="auto"/>
      </w:divBdr>
    </w:div>
    <w:div w:id="876164102">
      <w:bodyDiv w:val="1"/>
      <w:marLeft w:val="0"/>
      <w:marRight w:val="0"/>
      <w:marTop w:val="0"/>
      <w:marBottom w:val="0"/>
      <w:divBdr>
        <w:top w:val="none" w:sz="0" w:space="0" w:color="auto"/>
        <w:left w:val="none" w:sz="0" w:space="0" w:color="auto"/>
        <w:bottom w:val="none" w:sz="0" w:space="0" w:color="auto"/>
        <w:right w:val="none" w:sz="0" w:space="0" w:color="auto"/>
      </w:divBdr>
      <w:divsChild>
        <w:div w:id="1909723712">
          <w:marLeft w:val="0"/>
          <w:marRight w:val="0"/>
          <w:marTop w:val="0"/>
          <w:marBottom w:val="0"/>
          <w:divBdr>
            <w:top w:val="none" w:sz="0" w:space="0" w:color="auto"/>
            <w:left w:val="none" w:sz="0" w:space="0" w:color="auto"/>
            <w:bottom w:val="none" w:sz="0" w:space="0" w:color="auto"/>
            <w:right w:val="none" w:sz="0" w:space="0" w:color="auto"/>
          </w:divBdr>
          <w:divsChild>
            <w:div w:id="2120566879">
              <w:marLeft w:val="180"/>
              <w:marRight w:val="240"/>
              <w:marTop w:val="0"/>
              <w:marBottom w:val="0"/>
              <w:divBdr>
                <w:top w:val="none" w:sz="0" w:space="0" w:color="auto"/>
                <w:left w:val="none" w:sz="0" w:space="0" w:color="auto"/>
                <w:bottom w:val="none" w:sz="0" w:space="0" w:color="auto"/>
                <w:right w:val="none" w:sz="0" w:space="0" w:color="auto"/>
              </w:divBdr>
              <w:divsChild>
                <w:div w:id="73639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44663">
          <w:marLeft w:val="0"/>
          <w:marRight w:val="0"/>
          <w:marTop w:val="0"/>
          <w:marBottom w:val="0"/>
          <w:divBdr>
            <w:top w:val="none" w:sz="0" w:space="0" w:color="auto"/>
            <w:left w:val="none" w:sz="0" w:space="0" w:color="auto"/>
            <w:bottom w:val="none" w:sz="0" w:space="0" w:color="auto"/>
            <w:right w:val="none" w:sz="0" w:space="0" w:color="auto"/>
          </w:divBdr>
        </w:div>
      </w:divsChild>
    </w:div>
    <w:div w:id="878204996">
      <w:bodyDiv w:val="1"/>
      <w:marLeft w:val="0"/>
      <w:marRight w:val="0"/>
      <w:marTop w:val="0"/>
      <w:marBottom w:val="0"/>
      <w:divBdr>
        <w:top w:val="none" w:sz="0" w:space="0" w:color="auto"/>
        <w:left w:val="none" w:sz="0" w:space="0" w:color="auto"/>
        <w:bottom w:val="none" w:sz="0" w:space="0" w:color="auto"/>
        <w:right w:val="none" w:sz="0" w:space="0" w:color="auto"/>
      </w:divBdr>
    </w:div>
    <w:div w:id="879170670">
      <w:bodyDiv w:val="1"/>
      <w:marLeft w:val="0"/>
      <w:marRight w:val="0"/>
      <w:marTop w:val="0"/>
      <w:marBottom w:val="0"/>
      <w:divBdr>
        <w:top w:val="none" w:sz="0" w:space="0" w:color="auto"/>
        <w:left w:val="none" w:sz="0" w:space="0" w:color="auto"/>
        <w:bottom w:val="none" w:sz="0" w:space="0" w:color="auto"/>
        <w:right w:val="none" w:sz="0" w:space="0" w:color="auto"/>
      </w:divBdr>
    </w:div>
    <w:div w:id="879364476">
      <w:bodyDiv w:val="1"/>
      <w:marLeft w:val="0"/>
      <w:marRight w:val="0"/>
      <w:marTop w:val="0"/>
      <w:marBottom w:val="0"/>
      <w:divBdr>
        <w:top w:val="none" w:sz="0" w:space="0" w:color="auto"/>
        <w:left w:val="none" w:sz="0" w:space="0" w:color="auto"/>
        <w:bottom w:val="none" w:sz="0" w:space="0" w:color="auto"/>
        <w:right w:val="none" w:sz="0" w:space="0" w:color="auto"/>
      </w:divBdr>
    </w:div>
    <w:div w:id="879708145">
      <w:bodyDiv w:val="1"/>
      <w:marLeft w:val="0"/>
      <w:marRight w:val="0"/>
      <w:marTop w:val="0"/>
      <w:marBottom w:val="0"/>
      <w:divBdr>
        <w:top w:val="none" w:sz="0" w:space="0" w:color="auto"/>
        <w:left w:val="none" w:sz="0" w:space="0" w:color="auto"/>
        <w:bottom w:val="none" w:sz="0" w:space="0" w:color="auto"/>
        <w:right w:val="none" w:sz="0" w:space="0" w:color="auto"/>
      </w:divBdr>
    </w:div>
    <w:div w:id="879974324">
      <w:bodyDiv w:val="1"/>
      <w:marLeft w:val="0"/>
      <w:marRight w:val="0"/>
      <w:marTop w:val="0"/>
      <w:marBottom w:val="0"/>
      <w:divBdr>
        <w:top w:val="none" w:sz="0" w:space="0" w:color="auto"/>
        <w:left w:val="none" w:sz="0" w:space="0" w:color="auto"/>
        <w:bottom w:val="none" w:sz="0" w:space="0" w:color="auto"/>
        <w:right w:val="none" w:sz="0" w:space="0" w:color="auto"/>
      </w:divBdr>
    </w:div>
    <w:div w:id="880745560">
      <w:bodyDiv w:val="1"/>
      <w:marLeft w:val="0"/>
      <w:marRight w:val="0"/>
      <w:marTop w:val="0"/>
      <w:marBottom w:val="0"/>
      <w:divBdr>
        <w:top w:val="none" w:sz="0" w:space="0" w:color="auto"/>
        <w:left w:val="none" w:sz="0" w:space="0" w:color="auto"/>
        <w:bottom w:val="none" w:sz="0" w:space="0" w:color="auto"/>
        <w:right w:val="none" w:sz="0" w:space="0" w:color="auto"/>
      </w:divBdr>
    </w:div>
    <w:div w:id="880747197">
      <w:bodyDiv w:val="1"/>
      <w:marLeft w:val="0"/>
      <w:marRight w:val="0"/>
      <w:marTop w:val="0"/>
      <w:marBottom w:val="0"/>
      <w:divBdr>
        <w:top w:val="none" w:sz="0" w:space="0" w:color="auto"/>
        <w:left w:val="none" w:sz="0" w:space="0" w:color="auto"/>
        <w:bottom w:val="none" w:sz="0" w:space="0" w:color="auto"/>
        <w:right w:val="none" w:sz="0" w:space="0" w:color="auto"/>
      </w:divBdr>
    </w:div>
    <w:div w:id="881138120">
      <w:bodyDiv w:val="1"/>
      <w:marLeft w:val="0"/>
      <w:marRight w:val="0"/>
      <w:marTop w:val="0"/>
      <w:marBottom w:val="0"/>
      <w:divBdr>
        <w:top w:val="none" w:sz="0" w:space="0" w:color="auto"/>
        <w:left w:val="none" w:sz="0" w:space="0" w:color="auto"/>
        <w:bottom w:val="none" w:sz="0" w:space="0" w:color="auto"/>
        <w:right w:val="none" w:sz="0" w:space="0" w:color="auto"/>
      </w:divBdr>
      <w:divsChild>
        <w:div w:id="149952922">
          <w:marLeft w:val="0"/>
          <w:marRight w:val="-210"/>
          <w:marTop w:val="0"/>
          <w:marBottom w:val="0"/>
          <w:divBdr>
            <w:top w:val="none" w:sz="0" w:space="0" w:color="auto"/>
            <w:left w:val="none" w:sz="0" w:space="0" w:color="auto"/>
            <w:bottom w:val="none" w:sz="0" w:space="0" w:color="auto"/>
            <w:right w:val="none" w:sz="0" w:space="0" w:color="auto"/>
          </w:divBdr>
        </w:div>
        <w:div w:id="836186021">
          <w:marLeft w:val="0"/>
          <w:marRight w:val="-210"/>
          <w:marTop w:val="0"/>
          <w:marBottom w:val="0"/>
          <w:divBdr>
            <w:top w:val="none" w:sz="0" w:space="0" w:color="auto"/>
            <w:left w:val="none" w:sz="0" w:space="0" w:color="auto"/>
            <w:bottom w:val="none" w:sz="0" w:space="0" w:color="auto"/>
            <w:right w:val="none" w:sz="0" w:space="0" w:color="auto"/>
          </w:divBdr>
        </w:div>
        <w:div w:id="860513038">
          <w:marLeft w:val="0"/>
          <w:marRight w:val="-210"/>
          <w:marTop w:val="0"/>
          <w:marBottom w:val="0"/>
          <w:divBdr>
            <w:top w:val="none" w:sz="0" w:space="0" w:color="auto"/>
            <w:left w:val="none" w:sz="0" w:space="0" w:color="auto"/>
            <w:bottom w:val="none" w:sz="0" w:space="0" w:color="auto"/>
            <w:right w:val="none" w:sz="0" w:space="0" w:color="auto"/>
          </w:divBdr>
        </w:div>
        <w:div w:id="1801998706">
          <w:marLeft w:val="0"/>
          <w:marRight w:val="-210"/>
          <w:marTop w:val="0"/>
          <w:marBottom w:val="0"/>
          <w:divBdr>
            <w:top w:val="none" w:sz="0" w:space="0" w:color="auto"/>
            <w:left w:val="none" w:sz="0" w:space="0" w:color="auto"/>
            <w:bottom w:val="none" w:sz="0" w:space="0" w:color="auto"/>
            <w:right w:val="none" w:sz="0" w:space="0" w:color="auto"/>
          </w:divBdr>
        </w:div>
        <w:div w:id="1894651808">
          <w:marLeft w:val="0"/>
          <w:marRight w:val="-210"/>
          <w:marTop w:val="0"/>
          <w:marBottom w:val="0"/>
          <w:divBdr>
            <w:top w:val="none" w:sz="0" w:space="0" w:color="auto"/>
            <w:left w:val="none" w:sz="0" w:space="0" w:color="auto"/>
            <w:bottom w:val="none" w:sz="0" w:space="0" w:color="auto"/>
            <w:right w:val="none" w:sz="0" w:space="0" w:color="auto"/>
          </w:divBdr>
        </w:div>
      </w:divsChild>
    </w:div>
    <w:div w:id="881791474">
      <w:bodyDiv w:val="1"/>
      <w:marLeft w:val="0"/>
      <w:marRight w:val="0"/>
      <w:marTop w:val="0"/>
      <w:marBottom w:val="0"/>
      <w:divBdr>
        <w:top w:val="none" w:sz="0" w:space="0" w:color="auto"/>
        <w:left w:val="none" w:sz="0" w:space="0" w:color="auto"/>
        <w:bottom w:val="none" w:sz="0" w:space="0" w:color="auto"/>
        <w:right w:val="none" w:sz="0" w:space="0" w:color="auto"/>
      </w:divBdr>
      <w:divsChild>
        <w:div w:id="266543598">
          <w:marLeft w:val="0"/>
          <w:marRight w:val="0"/>
          <w:marTop w:val="0"/>
          <w:marBottom w:val="0"/>
          <w:divBdr>
            <w:top w:val="none" w:sz="0" w:space="0" w:color="auto"/>
            <w:left w:val="none" w:sz="0" w:space="0" w:color="auto"/>
            <w:bottom w:val="none" w:sz="0" w:space="0" w:color="auto"/>
            <w:right w:val="none" w:sz="0" w:space="0" w:color="auto"/>
          </w:divBdr>
          <w:divsChild>
            <w:div w:id="303237451">
              <w:marLeft w:val="0"/>
              <w:marRight w:val="0"/>
              <w:marTop w:val="0"/>
              <w:marBottom w:val="0"/>
              <w:divBdr>
                <w:top w:val="none" w:sz="0" w:space="0" w:color="auto"/>
                <w:left w:val="none" w:sz="0" w:space="0" w:color="auto"/>
                <w:bottom w:val="none" w:sz="0" w:space="0" w:color="auto"/>
                <w:right w:val="none" w:sz="0" w:space="0" w:color="auto"/>
              </w:divBdr>
            </w:div>
          </w:divsChild>
        </w:div>
        <w:div w:id="1405448017">
          <w:marLeft w:val="0"/>
          <w:marRight w:val="150"/>
          <w:marTop w:val="0"/>
          <w:marBottom w:val="0"/>
          <w:divBdr>
            <w:top w:val="none" w:sz="0" w:space="0" w:color="auto"/>
            <w:left w:val="none" w:sz="0" w:space="0" w:color="auto"/>
            <w:bottom w:val="none" w:sz="0" w:space="0" w:color="auto"/>
            <w:right w:val="none" w:sz="0" w:space="0" w:color="auto"/>
          </w:divBdr>
        </w:div>
      </w:divsChild>
    </w:div>
    <w:div w:id="888569185">
      <w:bodyDiv w:val="1"/>
      <w:marLeft w:val="0"/>
      <w:marRight w:val="0"/>
      <w:marTop w:val="0"/>
      <w:marBottom w:val="0"/>
      <w:divBdr>
        <w:top w:val="none" w:sz="0" w:space="0" w:color="auto"/>
        <w:left w:val="none" w:sz="0" w:space="0" w:color="auto"/>
        <w:bottom w:val="none" w:sz="0" w:space="0" w:color="auto"/>
        <w:right w:val="none" w:sz="0" w:space="0" w:color="auto"/>
      </w:divBdr>
    </w:div>
    <w:div w:id="889999864">
      <w:bodyDiv w:val="1"/>
      <w:marLeft w:val="0"/>
      <w:marRight w:val="0"/>
      <w:marTop w:val="0"/>
      <w:marBottom w:val="0"/>
      <w:divBdr>
        <w:top w:val="none" w:sz="0" w:space="0" w:color="auto"/>
        <w:left w:val="none" w:sz="0" w:space="0" w:color="auto"/>
        <w:bottom w:val="none" w:sz="0" w:space="0" w:color="auto"/>
        <w:right w:val="none" w:sz="0" w:space="0" w:color="auto"/>
      </w:divBdr>
    </w:div>
    <w:div w:id="892545358">
      <w:bodyDiv w:val="1"/>
      <w:marLeft w:val="0"/>
      <w:marRight w:val="0"/>
      <w:marTop w:val="0"/>
      <w:marBottom w:val="0"/>
      <w:divBdr>
        <w:top w:val="none" w:sz="0" w:space="0" w:color="auto"/>
        <w:left w:val="none" w:sz="0" w:space="0" w:color="auto"/>
        <w:bottom w:val="none" w:sz="0" w:space="0" w:color="auto"/>
        <w:right w:val="none" w:sz="0" w:space="0" w:color="auto"/>
      </w:divBdr>
    </w:div>
    <w:div w:id="894657552">
      <w:bodyDiv w:val="1"/>
      <w:marLeft w:val="0"/>
      <w:marRight w:val="0"/>
      <w:marTop w:val="0"/>
      <w:marBottom w:val="0"/>
      <w:divBdr>
        <w:top w:val="none" w:sz="0" w:space="0" w:color="auto"/>
        <w:left w:val="none" w:sz="0" w:space="0" w:color="auto"/>
        <w:bottom w:val="none" w:sz="0" w:space="0" w:color="auto"/>
        <w:right w:val="none" w:sz="0" w:space="0" w:color="auto"/>
      </w:divBdr>
    </w:div>
    <w:div w:id="897479229">
      <w:bodyDiv w:val="1"/>
      <w:marLeft w:val="0"/>
      <w:marRight w:val="0"/>
      <w:marTop w:val="0"/>
      <w:marBottom w:val="0"/>
      <w:divBdr>
        <w:top w:val="none" w:sz="0" w:space="0" w:color="auto"/>
        <w:left w:val="none" w:sz="0" w:space="0" w:color="auto"/>
        <w:bottom w:val="none" w:sz="0" w:space="0" w:color="auto"/>
        <w:right w:val="none" w:sz="0" w:space="0" w:color="auto"/>
      </w:divBdr>
    </w:div>
    <w:div w:id="897546216">
      <w:bodyDiv w:val="1"/>
      <w:marLeft w:val="0"/>
      <w:marRight w:val="0"/>
      <w:marTop w:val="0"/>
      <w:marBottom w:val="0"/>
      <w:divBdr>
        <w:top w:val="none" w:sz="0" w:space="0" w:color="auto"/>
        <w:left w:val="none" w:sz="0" w:space="0" w:color="auto"/>
        <w:bottom w:val="none" w:sz="0" w:space="0" w:color="auto"/>
        <w:right w:val="none" w:sz="0" w:space="0" w:color="auto"/>
      </w:divBdr>
    </w:div>
    <w:div w:id="898249582">
      <w:bodyDiv w:val="1"/>
      <w:marLeft w:val="0"/>
      <w:marRight w:val="0"/>
      <w:marTop w:val="0"/>
      <w:marBottom w:val="0"/>
      <w:divBdr>
        <w:top w:val="none" w:sz="0" w:space="0" w:color="auto"/>
        <w:left w:val="none" w:sz="0" w:space="0" w:color="auto"/>
        <w:bottom w:val="none" w:sz="0" w:space="0" w:color="auto"/>
        <w:right w:val="none" w:sz="0" w:space="0" w:color="auto"/>
      </w:divBdr>
    </w:div>
    <w:div w:id="901064202">
      <w:bodyDiv w:val="1"/>
      <w:marLeft w:val="0"/>
      <w:marRight w:val="0"/>
      <w:marTop w:val="0"/>
      <w:marBottom w:val="0"/>
      <w:divBdr>
        <w:top w:val="none" w:sz="0" w:space="0" w:color="auto"/>
        <w:left w:val="none" w:sz="0" w:space="0" w:color="auto"/>
        <w:bottom w:val="none" w:sz="0" w:space="0" w:color="auto"/>
        <w:right w:val="none" w:sz="0" w:space="0" w:color="auto"/>
      </w:divBdr>
      <w:divsChild>
        <w:div w:id="747075190">
          <w:marLeft w:val="0"/>
          <w:marRight w:val="0"/>
          <w:marTop w:val="0"/>
          <w:marBottom w:val="0"/>
          <w:divBdr>
            <w:top w:val="none" w:sz="0" w:space="0" w:color="auto"/>
            <w:left w:val="none" w:sz="0" w:space="0" w:color="auto"/>
            <w:bottom w:val="none" w:sz="0" w:space="0" w:color="auto"/>
            <w:right w:val="none" w:sz="0" w:space="0" w:color="auto"/>
          </w:divBdr>
          <w:divsChild>
            <w:div w:id="87407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06628">
      <w:bodyDiv w:val="1"/>
      <w:marLeft w:val="0"/>
      <w:marRight w:val="0"/>
      <w:marTop w:val="0"/>
      <w:marBottom w:val="0"/>
      <w:divBdr>
        <w:top w:val="none" w:sz="0" w:space="0" w:color="auto"/>
        <w:left w:val="none" w:sz="0" w:space="0" w:color="auto"/>
        <w:bottom w:val="none" w:sz="0" w:space="0" w:color="auto"/>
        <w:right w:val="none" w:sz="0" w:space="0" w:color="auto"/>
      </w:divBdr>
    </w:div>
    <w:div w:id="904022878">
      <w:bodyDiv w:val="1"/>
      <w:marLeft w:val="0"/>
      <w:marRight w:val="0"/>
      <w:marTop w:val="0"/>
      <w:marBottom w:val="0"/>
      <w:divBdr>
        <w:top w:val="none" w:sz="0" w:space="0" w:color="auto"/>
        <w:left w:val="none" w:sz="0" w:space="0" w:color="auto"/>
        <w:bottom w:val="none" w:sz="0" w:space="0" w:color="auto"/>
        <w:right w:val="none" w:sz="0" w:space="0" w:color="auto"/>
      </w:divBdr>
    </w:div>
    <w:div w:id="904728043">
      <w:bodyDiv w:val="1"/>
      <w:marLeft w:val="0"/>
      <w:marRight w:val="0"/>
      <w:marTop w:val="0"/>
      <w:marBottom w:val="0"/>
      <w:divBdr>
        <w:top w:val="none" w:sz="0" w:space="0" w:color="auto"/>
        <w:left w:val="none" w:sz="0" w:space="0" w:color="auto"/>
        <w:bottom w:val="none" w:sz="0" w:space="0" w:color="auto"/>
        <w:right w:val="none" w:sz="0" w:space="0" w:color="auto"/>
      </w:divBdr>
      <w:divsChild>
        <w:div w:id="464811409">
          <w:marLeft w:val="0"/>
          <w:marRight w:val="0"/>
          <w:marTop w:val="0"/>
          <w:marBottom w:val="0"/>
          <w:divBdr>
            <w:top w:val="none" w:sz="0" w:space="0" w:color="auto"/>
            <w:left w:val="none" w:sz="0" w:space="0" w:color="auto"/>
            <w:bottom w:val="none" w:sz="0" w:space="0" w:color="auto"/>
            <w:right w:val="none" w:sz="0" w:space="0" w:color="auto"/>
          </w:divBdr>
          <w:divsChild>
            <w:div w:id="969047393">
              <w:marLeft w:val="180"/>
              <w:marRight w:val="240"/>
              <w:marTop w:val="0"/>
              <w:marBottom w:val="0"/>
              <w:divBdr>
                <w:top w:val="none" w:sz="0" w:space="0" w:color="auto"/>
                <w:left w:val="none" w:sz="0" w:space="0" w:color="auto"/>
                <w:bottom w:val="none" w:sz="0" w:space="0" w:color="auto"/>
                <w:right w:val="none" w:sz="0" w:space="0" w:color="auto"/>
              </w:divBdr>
              <w:divsChild>
                <w:div w:id="86757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56867">
          <w:marLeft w:val="0"/>
          <w:marRight w:val="0"/>
          <w:marTop w:val="0"/>
          <w:marBottom w:val="0"/>
          <w:divBdr>
            <w:top w:val="none" w:sz="0" w:space="0" w:color="auto"/>
            <w:left w:val="none" w:sz="0" w:space="0" w:color="auto"/>
            <w:bottom w:val="none" w:sz="0" w:space="0" w:color="auto"/>
            <w:right w:val="none" w:sz="0" w:space="0" w:color="auto"/>
          </w:divBdr>
          <w:divsChild>
            <w:div w:id="1391807014">
              <w:marLeft w:val="180"/>
              <w:marRight w:val="240"/>
              <w:marTop w:val="0"/>
              <w:marBottom w:val="0"/>
              <w:divBdr>
                <w:top w:val="none" w:sz="0" w:space="0" w:color="auto"/>
                <w:left w:val="none" w:sz="0" w:space="0" w:color="auto"/>
                <w:bottom w:val="none" w:sz="0" w:space="0" w:color="auto"/>
                <w:right w:val="none" w:sz="0" w:space="0" w:color="auto"/>
              </w:divBdr>
              <w:divsChild>
                <w:div w:id="177690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44636">
          <w:marLeft w:val="0"/>
          <w:marRight w:val="0"/>
          <w:marTop w:val="0"/>
          <w:marBottom w:val="0"/>
          <w:divBdr>
            <w:top w:val="none" w:sz="0" w:space="0" w:color="auto"/>
            <w:left w:val="none" w:sz="0" w:space="0" w:color="auto"/>
            <w:bottom w:val="none" w:sz="0" w:space="0" w:color="auto"/>
            <w:right w:val="none" w:sz="0" w:space="0" w:color="auto"/>
          </w:divBdr>
        </w:div>
        <w:div w:id="776483356">
          <w:marLeft w:val="0"/>
          <w:marRight w:val="0"/>
          <w:marTop w:val="0"/>
          <w:marBottom w:val="0"/>
          <w:divBdr>
            <w:top w:val="none" w:sz="0" w:space="0" w:color="auto"/>
            <w:left w:val="none" w:sz="0" w:space="0" w:color="auto"/>
            <w:bottom w:val="none" w:sz="0" w:space="0" w:color="auto"/>
            <w:right w:val="none" w:sz="0" w:space="0" w:color="auto"/>
          </w:divBdr>
          <w:divsChild>
            <w:div w:id="1661695332">
              <w:marLeft w:val="180"/>
              <w:marRight w:val="240"/>
              <w:marTop w:val="0"/>
              <w:marBottom w:val="0"/>
              <w:divBdr>
                <w:top w:val="none" w:sz="0" w:space="0" w:color="auto"/>
                <w:left w:val="none" w:sz="0" w:space="0" w:color="auto"/>
                <w:bottom w:val="none" w:sz="0" w:space="0" w:color="auto"/>
                <w:right w:val="none" w:sz="0" w:space="0" w:color="auto"/>
              </w:divBdr>
              <w:divsChild>
                <w:div w:id="71338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19989">
          <w:marLeft w:val="0"/>
          <w:marRight w:val="0"/>
          <w:marTop w:val="0"/>
          <w:marBottom w:val="0"/>
          <w:divBdr>
            <w:top w:val="none" w:sz="0" w:space="0" w:color="auto"/>
            <w:left w:val="none" w:sz="0" w:space="0" w:color="auto"/>
            <w:bottom w:val="none" w:sz="0" w:space="0" w:color="auto"/>
            <w:right w:val="none" w:sz="0" w:space="0" w:color="auto"/>
          </w:divBdr>
          <w:divsChild>
            <w:div w:id="1257254313">
              <w:marLeft w:val="180"/>
              <w:marRight w:val="240"/>
              <w:marTop w:val="0"/>
              <w:marBottom w:val="0"/>
              <w:divBdr>
                <w:top w:val="none" w:sz="0" w:space="0" w:color="auto"/>
                <w:left w:val="none" w:sz="0" w:space="0" w:color="auto"/>
                <w:bottom w:val="none" w:sz="0" w:space="0" w:color="auto"/>
                <w:right w:val="none" w:sz="0" w:space="0" w:color="auto"/>
              </w:divBdr>
              <w:divsChild>
                <w:div w:id="17120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60983">
          <w:marLeft w:val="0"/>
          <w:marRight w:val="0"/>
          <w:marTop w:val="0"/>
          <w:marBottom w:val="0"/>
          <w:divBdr>
            <w:top w:val="none" w:sz="0" w:space="0" w:color="auto"/>
            <w:left w:val="none" w:sz="0" w:space="0" w:color="auto"/>
            <w:bottom w:val="none" w:sz="0" w:space="0" w:color="auto"/>
            <w:right w:val="none" w:sz="0" w:space="0" w:color="auto"/>
          </w:divBdr>
          <w:divsChild>
            <w:div w:id="176579959">
              <w:marLeft w:val="180"/>
              <w:marRight w:val="240"/>
              <w:marTop w:val="0"/>
              <w:marBottom w:val="0"/>
              <w:divBdr>
                <w:top w:val="none" w:sz="0" w:space="0" w:color="auto"/>
                <w:left w:val="none" w:sz="0" w:space="0" w:color="auto"/>
                <w:bottom w:val="none" w:sz="0" w:space="0" w:color="auto"/>
                <w:right w:val="none" w:sz="0" w:space="0" w:color="auto"/>
              </w:divBdr>
              <w:divsChild>
                <w:div w:id="90619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55192">
      <w:bodyDiv w:val="1"/>
      <w:marLeft w:val="0"/>
      <w:marRight w:val="0"/>
      <w:marTop w:val="0"/>
      <w:marBottom w:val="0"/>
      <w:divBdr>
        <w:top w:val="none" w:sz="0" w:space="0" w:color="auto"/>
        <w:left w:val="none" w:sz="0" w:space="0" w:color="auto"/>
        <w:bottom w:val="none" w:sz="0" w:space="0" w:color="auto"/>
        <w:right w:val="none" w:sz="0" w:space="0" w:color="auto"/>
      </w:divBdr>
    </w:div>
    <w:div w:id="910430330">
      <w:bodyDiv w:val="1"/>
      <w:marLeft w:val="0"/>
      <w:marRight w:val="0"/>
      <w:marTop w:val="0"/>
      <w:marBottom w:val="0"/>
      <w:divBdr>
        <w:top w:val="none" w:sz="0" w:space="0" w:color="auto"/>
        <w:left w:val="none" w:sz="0" w:space="0" w:color="auto"/>
        <w:bottom w:val="none" w:sz="0" w:space="0" w:color="auto"/>
        <w:right w:val="none" w:sz="0" w:space="0" w:color="auto"/>
      </w:divBdr>
    </w:div>
    <w:div w:id="911431679">
      <w:bodyDiv w:val="1"/>
      <w:marLeft w:val="0"/>
      <w:marRight w:val="0"/>
      <w:marTop w:val="0"/>
      <w:marBottom w:val="0"/>
      <w:divBdr>
        <w:top w:val="none" w:sz="0" w:space="0" w:color="auto"/>
        <w:left w:val="none" w:sz="0" w:space="0" w:color="auto"/>
        <w:bottom w:val="none" w:sz="0" w:space="0" w:color="auto"/>
        <w:right w:val="none" w:sz="0" w:space="0" w:color="auto"/>
      </w:divBdr>
      <w:divsChild>
        <w:div w:id="1873037010">
          <w:marLeft w:val="0"/>
          <w:marRight w:val="0"/>
          <w:marTop w:val="0"/>
          <w:marBottom w:val="0"/>
          <w:divBdr>
            <w:top w:val="none" w:sz="0" w:space="0" w:color="auto"/>
            <w:left w:val="none" w:sz="0" w:space="0" w:color="auto"/>
            <w:bottom w:val="none" w:sz="0" w:space="0" w:color="auto"/>
            <w:right w:val="none" w:sz="0" w:space="0" w:color="auto"/>
          </w:divBdr>
        </w:div>
      </w:divsChild>
    </w:div>
    <w:div w:id="928855194">
      <w:bodyDiv w:val="1"/>
      <w:marLeft w:val="0"/>
      <w:marRight w:val="0"/>
      <w:marTop w:val="0"/>
      <w:marBottom w:val="0"/>
      <w:divBdr>
        <w:top w:val="none" w:sz="0" w:space="0" w:color="auto"/>
        <w:left w:val="none" w:sz="0" w:space="0" w:color="auto"/>
        <w:bottom w:val="none" w:sz="0" w:space="0" w:color="auto"/>
        <w:right w:val="none" w:sz="0" w:space="0" w:color="auto"/>
      </w:divBdr>
    </w:div>
    <w:div w:id="929196182">
      <w:bodyDiv w:val="1"/>
      <w:marLeft w:val="0"/>
      <w:marRight w:val="0"/>
      <w:marTop w:val="0"/>
      <w:marBottom w:val="0"/>
      <w:divBdr>
        <w:top w:val="none" w:sz="0" w:space="0" w:color="auto"/>
        <w:left w:val="none" w:sz="0" w:space="0" w:color="auto"/>
        <w:bottom w:val="none" w:sz="0" w:space="0" w:color="auto"/>
        <w:right w:val="none" w:sz="0" w:space="0" w:color="auto"/>
      </w:divBdr>
    </w:div>
    <w:div w:id="930747498">
      <w:bodyDiv w:val="1"/>
      <w:marLeft w:val="0"/>
      <w:marRight w:val="0"/>
      <w:marTop w:val="0"/>
      <w:marBottom w:val="0"/>
      <w:divBdr>
        <w:top w:val="none" w:sz="0" w:space="0" w:color="auto"/>
        <w:left w:val="none" w:sz="0" w:space="0" w:color="auto"/>
        <w:bottom w:val="none" w:sz="0" w:space="0" w:color="auto"/>
        <w:right w:val="none" w:sz="0" w:space="0" w:color="auto"/>
      </w:divBdr>
    </w:div>
    <w:div w:id="930774999">
      <w:bodyDiv w:val="1"/>
      <w:marLeft w:val="0"/>
      <w:marRight w:val="0"/>
      <w:marTop w:val="0"/>
      <w:marBottom w:val="0"/>
      <w:divBdr>
        <w:top w:val="none" w:sz="0" w:space="0" w:color="auto"/>
        <w:left w:val="none" w:sz="0" w:space="0" w:color="auto"/>
        <w:bottom w:val="none" w:sz="0" w:space="0" w:color="auto"/>
        <w:right w:val="none" w:sz="0" w:space="0" w:color="auto"/>
      </w:divBdr>
      <w:divsChild>
        <w:div w:id="94254756">
          <w:marLeft w:val="0"/>
          <w:marRight w:val="0"/>
          <w:marTop w:val="0"/>
          <w:marBottom w:val="0"/>
          <w:divBdr>
            <w:top w:val="none" w:sz="0" w:space="0" w:color="auto"/>
            <w:left w:val="none" w:sz="0" w:space="0" w:color="auto"/>
            <w:bottom w:val="none" w:sz="0" w:space="0" w:color="auto"/>
            <w:right w:val="none" w:sz="0" w:space="0" w:color="auto"/>
          </w:divBdr>
        </w:div>
        <w:div w:id="957250689">
          <w:marLeft w:val="0"/>
          <w:marRight w:val="0"/>
          <w:marTop w:val="0"/>
          <w:marBottom w:val="0"/>
          <w:divBdr>
            <w:top w:val="none" w:sz="0" w:space="0" w:color="auto"/>
            <w:left w:val="none" w:sz="0" w:space="0" w:color="auto"/>
            <w:bottom w:val="none" w:sz="0" w:space="0" w:color="auto"/>
            <w:right w:val="none" w:sz="0" w:space="0" w:color="auto"/>
          </w:divBdr>
          <w:divsChild>
            <w:div w:id="2126658809">
              <w:marLeft w:val="180"/>
              <w:marRight w:val="240"/>
              <w:marTop w:val="0"/>
              <w:marBottom w:val="0"/>
              <w:divBdr>
                <w:top w:val="none" w:sz="0" w:space="0" w:color="auto"/>
                <w:left w:val="none" w:sz="0" w:space="0" w:color="auto"/>
                <w:bottom w:val="none" w:sz="0" w:space="0" w:color="auto"/>
                <w:right w:val="none" w:sz="0" w:space="0" w:color="auto"/>
              </w:divBdr>
              <w:divsChild>
                <w:div w:id="191380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71244">
          <w:marLeft w:val="0"/>
          <w:marRight w:val="0"/>
          <w:marTop w:val="0"/>
          <w:marBottom w:val="0"/>
          <w:divBdr>
            <w:top w:val="none" w:sz="0" w:space="0" w:color="auto"/>
            <w:left w:val="none" w:sz="0" w:space="0" w:color="auto"/>
            <w:bottom w:val="none" w:sz="0" w:space="0" w:color="auto"/>
            <w:right w:val="none" w:sz="0" w:space="0" w:color="auto"/>
          </w:divBdr>
          <w:divsChild>
            <w:div w:id="2009551302">
              <w:marLeft w:val="180"/>
              <w:marRight w:val="240"/>
              <w:marTop w:val="0"/>
              <w:marBottom w:val="0"/>
              <w:divBdr>
                <w:top w:val="none" w:sz="0" w:space="0" w:color="auto"/>
                <w:left w:val="none" w:sz="0" w:space="0" w:color="auto"/>
                <w:bottom w:val="none" w:sz="0" w:space="0" w:color="auto"/>
                <w:right w:val="none" w:sz="0" w:space="0" w:color="auto"/>
              </w:divBdr>
              <w:divsChild>
                <w:div w:id="11337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731139">
          <w:marLeft w:val="0"/>
          <w:marRight w:val="0"/>
          <w:marTop w:val="0"/>
          <w:marBottom w:val="0"/>
          <w:divBdr>
            <w:top w:val="none" w:sz="0" w:space="0" w:color="auto"/>
            <w:left w:val="none" w:sz="0" w:space="0" w:color="auto"/>
            <w:bottom w:val="none" w:sz="0" w:space="0" w:color="auto"/>
            <w:right w:val="none" w:sz="0" w:space="0" w:color="auto"/>
          </w:divBdr>
          <w:divsChild>
            <w:div w:id="821237553">
              <w:marLeft w:val="180"/>
              <w:marRight w:val="240"/>
              <w:marTop w:val="0"/>
              <w:marBottom w:val="0"/>
              <w:divBdr>
                <w:top w:val="none" w:sz="0" w:space="0" w:color="auto"/>
                <w:left w:val="none" w:sz="0" w:space="0" w:color="auto"/>
                <w:bottom w:val="none" w:sz="0" w:space="0" w:color="auto"/>
                <w:right w:val="none" w:sz="0" w:space="0" w:color="auto"/>
              </w:divBdr>
              <w:divsChild>
                <w:div w:id="9066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426529">
      <w:bodyDiv w:val="1"/>
      <w:marLeft w:val="0"/>
      <w:marRight w:val="0"/>
      <w:marTop w:val="0"/>
      <w:marBottom w:val="0"/>
      <w:divBdr>
        <w:top w:val="none" w:sz="0" w:space="0" w:color="auto"/>
        <w:left w:val="none" w:sz="0" w:space="0" w:color="auto"/>
        <w:bottom w:val="none" w:sz="0" w:space="0" w:color="auto"/>
        <w:right w:val="none" w:sz="0" w:space="0" w:color="auto"/>
      </w:divBdr>
      <w:divsChild>
        <w:div w:id="1695108680">
          <w:marLeft w:val="750"/>
          <w:marRight w:val="0"/>
          <w:marTop w:val="0"/>
          <w:marBottom w:val="0"/>
          <w:divBdr>
            <w:top w:val="none" w:sz="0" w:space="0" w:color="auto"/>
            <w:left w:val="none" w:sz="0" w:space="0" w:color="auto"/>
            <w:bottom w:val="none" w:sz="0" w:space="0" w:color="auto"/>
            <w:right w:val="none" w:sz="0" w:space="0" w:color="auto"/>
          </w:divBdr>
          <w:divsChild>
            <w:div w:id="179004115">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 w:id="936182469">
      <w:bodyDiv w:val="1"/>
      <w:marLeft w:val="0"/>
      <w:marRight w:val="0"/>
      <w:marTop w:val="0"/>
      <w:marBottom w:val="0"/>
      <w:divBdr>
        <w:top w:val="none" w:sz="0" w:space="0" w:color="auto"/>
        <w:left w:val="none" w:sz="0" w:space="0" w:color="auto"/>
        <w:bottom w:val="none" w:sz="0" w:space="0" w:color="auto"/>
        <w:right w:val="none" w:sz="0" w:space="0" w:color="auto"/>
      </w:divBdr>
    </w:div>
    <w:div w:id="941843949">
      <w:bodyDiv w:val="1"/>
      <w:marLeft w:val="0"/>
      <w:marRight w:val="0"/>
      <w:marTop w:val="0"/>
      <w:marBottom w:val="0"/>
      <w:divBdr>
        <w:top w:val="none" w:sz="0" w:space="0" w:color="auto"/>
        <w:left w:val="none" w:sz="0" w:space="0" w:color="auto"/>
        <w:bottom w:val="none" w:sz="0" w:space="0" w:color="auto"/>
        <w:right w:val="none" w:sz="0" w:space="0" w:color="auto"/>
      </w:divBdr>
    </w:div>
    <w:div w:id="942149503">
      <w:bodyDiv w:val="1"/>
      <w:marLeft w:val="0"/>
      <w:marRight w:val="0"/>
      <w:marTop w:val="0"/>
      <w:marBottom w:val="0"/>
      <w:divBdr>
        <w:top w:val="none" w:sz="0" w:space="0" w:color="auto"/>
        <w:left w:val="none" w:sz="0" w:space="0" w:color="auto"/>
        <w:bottom w:val="none" w:sz="0" w:space="0" w:color="auto"/>
        <w:right w:val="none" w:sz="0" w:space="0" w:color="auto"/>
      </w:divBdr>
    </w:div>
    <w:div w:id="944849075">
      <w:bodyDiv w:val="1"/>
      <w:marLeft w:val="0"/>
      <w:marRight w:val="0"/>
      <w:marTop w:val="0"/>
      <w:marBottom w:val="0"/>
      <w:divBdr>
        <w:top w:val="none" w:sz="0" w:space="0" w:color="auto"/>
        <w:left w:val="none" w:sz="0" w:space="0" w:color="auto"/>
        <w:bottom w:val="none" w:sz="0" w:space="0" w:color="auto"/>
        <w:right w:val="none" w:sz="0" w:space="0" w:color="auto"/>
      </w:divBdr>
    </w:div>
    <w:div w:id="948665191">
      <w:bodyDiv w:val="1"/>
      <w:marLeft w:val="0"/>
      <w:marRight w:val="0"/>
      <w:marTop w:val="0"/>
      <w:marBottom w:val="0"/>
      <w:divBdr>
        <w:top w:val="none" w:sz="0" w:space="0" w:color="auto"/>
        <w:left w:val="none" w:sz="0" w:space="0" w:color="auto"/>
        <w:bottom w:val="none" w:sz="0" w:space="0" w:color="auto"/>
        <w:right w:val="none" w:sz="0" w:space="0" w:color="auto"/>
      </w:divBdr>
    </w:div>
    <w:div w:id="949356647">
      <w:bodyDiv w:val="1"/>
      <w:marLeft w:val="0"/>
      <w:marRight w:val="0"/>
      <w:marTop w:val="0"/>
      <w:marBottom w:val="0"/>
      <w:divBdr>
        <w:top w:val="none" w:sz="0" w:space="0" w:color="auto"/>
        <w:left w:val="none" w:sz="0" w:space="0" w:color="auto"/>
        <w:bottom w:val="none" w:sz="0" w:space="0" w:color="auto"/>
        <w:right w:val="none" w:sz="0" w:space="0" w:color="auto"/>
      </w:divBdr>
    </w:div>
    <w:div w:id="956714517">
      <w:bodyDiv w:val="1"/>
      <w:marLeft w:val="0"/>
      <w:marRight w:val="0"/>
      <w:marTop w:val="0"/>
      <w:marBottom w:val="0"/>
      <w:divBdr>
        <w:top w:val="none" w:sz="0" w:space="0" w:color="auto"/>
        <w:left w:val="none" w:sz="0" w:space="0" w:color="auto"/>
        <w:bottom w:val="none" w:sz="0" w:space="0" w:color="auto"/>
        <w:right w:val="none" w:sz="0" w:space="0" w:color="auto"/>
      </w:divBdr>
    </w:div>
    <w:div w:id="961115854">
      <w:bodyDiv w:val="1"/>
      <w:marLeft w:val="0"/>
      <w:marRight w:val="0"/>
      <w:marTop w:val="0"/>
      <w:marBottom w:val="0"/>
      <w:divBdr>
        <w:top w:val="none" w:sz="0" w:space="0" w:color="auto"/>
        <w:left w:val="none" w:sz="0" w:space="0" w:color="auto"/>
        <w:bottom w:val="none" w:sz="0" w:space="0" w:color="auto"/>
        <w:right w:val="none" w:sz="0" w:space="0" w:color="auto"/>
      </w:divBdr>
    </w:div>
    <w:div w:id="963853109">
      <w:bodyDiv w:val="1"/>
      <w:marLeft w:val="0"/>
      <w:marRight w:val="0"/>
      <w:marTop w:val="0"/>
      <w:marBottom w:val="0"/>
      <w:divBdr>
        <w:top w:val="none" w:sz="0" w:space="0" w:color="auto"/>
        <w:left w:val="none" w:sz="0" w:space="0" w:color="auto"/>
        <w:bottom w:val="none" w:sz="0" w:space="0" w:color="auto"/>
        <w:right w:val="none" w:sz="0" w:space="0" w:color="auto"/>
      </w:divBdr>
    </w:div>
    <w:div w:id="965693384">
      <w:bodyDiv w:val="1"/>
      <w:marLeft w:val="0"/>
      <w:marRight w:val="0"/>
      <w:marTop w:val="0"/>
      <w:marBottom w:val="0"/>
      <w:divBdr>
        <w:top w:val="none" w:sz="0" w:space="0" w:color="auto"/>
        <w:left w:val="none" w:sz="0" w:space="0" w:color="auto"/>
        <w:bottom w:val="none" w:sz="0" w:space="0" w:color="auto"/>
        <w:right w:val="none" w:sz="0" w:space="0" w:color="auto"/>
      </w:divBdr>
    </w:div>
    <w:div w:id="971905772">
      <w:bodyDiv w:val="1"/>
      <w:marLeft w:val="0"/>
      <w:marRight w:val="0"/>
      <w:marTop w:val="0"/>
      <w:marBottom w:val="0"/>
      <w:divBdr>
        <w:top w:val="none" w:sz="0" w:space="0" w:color="auto"/>
        <w:left w:val="none" w:sz="0" w:space="0" w:color="auto"/>
        <w:bottom w:val="none" w:sz="0" w:space="0" w:color="auto"/>
        <w:right w:val="none" w:sz="0" w:space="0" w:color="auto"/>
      </w:divBdr>
    </w:div>
    <w:div w:id="973296942">
      <w:bodyDiv w:val="1"/>
      <w:marLeft w:val="0"/>
      <w:marRight w:val="0"/>
      <w:marTop w:val="0"/>
      <w:marBottom w:val="0"/>
      <w:divBdr>
        <w:top w:val="none" w:sz="0" w:space="0" w:color="auto"/>
        <w:left w:val="none" w:sz="0" w:space="0" w:color="auto"/>
        <w:bottom w:val="none" w:sz="0" w:space="0" w:color="auto"/>
        <w:right w:val="none" w:sz="0" w:space="0" w:color="auto"/>
      </w:divBdr>
    </w:div>
    <w:div w:id="975254897">
      <w:bodyDiv w:val="1"/>
      <w:marLeft w:val="0"/>
      <w:marRight w:val="0"/>
      <w:marTop w:val="0"/>
      <w:marBottom w:val="0"/>
      <w:divBdr>
        <w:top w:val="none" w:sz="0" w:space="0" w:color="auto"/>
        <w:left w:val="none" w:sz="0" w:space="0" w:color="auto"/>
        <w:bottom w:val="none" w:sz="0" w:space="0" w:color="auto"/>
        <w:right w:val="none" w:sz="0" w:space="0" w:color="auto"/>
      </w:divBdr>
    </w:div>
    <w:div w:id="976570505">
      <w:bodyDiv w:val="1"/>
      <w:marLeft w:val="0"/>
      <w:marRight w:val="0"/>
      <w:marTop w:val="0"/>
      <w:marBottom w:val="0"/>
      <w:divBdr>
        <w:top w:val="none" w:sz="0" w:space="0" w:color="auto"/>
        <w:left w:val="none" w:sz="0" w:space="0" w:color="auto"/>
        <w:bottom w:val="none" w:sz="0" w:space="0" w:color="auto"/>
        <w:right w:val="none" w:sz="0" w:space="0" w:color="auto"/>
      </w:divBdr>
    </w:div>
    <w:div w:id="976643393">
      <w:bodyDiv w:val="1"/>
      <w:marLeft w:val="0"/>
      <w:marRight w:val="0"/>
      <w:marTop w:val="0"/>
      <w:marBottom w:val="0"/>
      <w:divBdr>
        <w:top w:val="none" w:sz="0" w:space="0" w:color="auto"/>
        <w:left w:val="none" w:sz="0" w:space="0" w:color="auto"/>
        <w:bottom w:val="none" w:sz="0" w:space="0" w:color="auto"/>
        <w:right w:val="none" w:sz="0" w:space="0" w:color="auto"/>
      </w:divBdr>
    </w:div>
    <w:div w:id="982810362">
      <w:bodyDiv w:val="1"/>
      <w:marLeft w:val="0"/>
      <w:marRight w:val="0"/>
      <w:marTop w:val="0"/>
      <w:marBottom w:val="0"/>
      <w:divBdr>
        <w:top w:val="none" w:sz="0" w:space="0" w:color="auto"/>
        <w:left w:val="none" w:sz="0" w:space="0" w:color="auto"/>
        <w:bottom w:val="none" w:sz="0" w:space="0" w:color="auto"/>
        <w:right w:val="none" w:sz="0" w:space="0" w:color="auto"/>
      </w:divBdr>
    </w:div>
    <w:div w:id="984775357">
      <w:bodyDiv w:val="1"/>
      <w:marLeft w:val="0"/>
      <w:marRight w:val="0"/>
      <w:marTop w:val="0"/>
      <w:marBottom w:val="0"/>
      <w:divBdr>
        <w:top w:val="none" w:sz="0" w:space="0" w:color="auto"/>
        <w:left w:val="none" w:sz="0" w:space="0" w:color="auto"/>
        <w:bottom w:val="none" w:sz="0" w:space="0" w:color="auto"/>
        <w:right w:val="none" w:sz="0" w:space="0" w:color="auto"/>
      </w:divBdr>
    </w:div>
    <w:div w:id="1004358130">
      <w:bodyDiv w:val="1"/>
      <w:marLeft w:val="0"/>
      <w:marRight w:val="0"/>
      <w:marTop w:val="0"/>
      <w:marBottom w:val="0"/>
      <w:divBdr>
        <w:top w:val="none" w:sz="0" w:space="0" w:color="auto"/>
        <w:left w:val="none" w:sz="0" w:space="0" w:color="auto"/>
        <w:bottom w:val="none" w:sz="0" w:space="0" w:color="auto"/>
        <w:right w:val="none" w:sz="0" w:space="0" w:color="auto"/>
      </w:divBdr>
    </w:div>
    <w:div w:id="1010989287">
      <w:bodyDiv w:val="1"/>
      <w:marLeft w:val="0"/>
      <w:marRight w:val="0"/>
      <w:marTop w:val="0"/>
      <w:marBottom w:val="0"/>
      <w:divBdr>
        <w:top w:val="none" w:sz="0" w:space="0" w:color="auto"/>
        <w:left w:val="none" w:sz="0" w:space="0" w:color="auto"/>
        <w:bottom w:val="none" w:sz="0" w:space="0" w:color="auto"/>
        <w:right w:val="none" w:sz="0" w:space="0" w:color="auto"/>
      </w:divBdr>
    </w:div>
    <w:div w:id="1013611355">
      <w:bodyDiv w:val="1"/>
      <w:marLeft w:val="0"/>
      <w:marRight w:val="0"/>
      <w:marTop w:val="0"/>
      <w:marBottom w:val="0"/>
      <w:divBdr>
        <w:top w:val="none" w:sz="0" w:space="0" w:color="auto"/>
        <w:left w:val="none" w:sz="0" w:space="0" w:color="auto"/>
        <w:bottom w:val="none" w:sz="0" w:space="0" w:color="auto"/>
        <w:right w:val="none" w:sz="0" w:space="0" w:color="auto"/>
      </w:divBdr>
    </w:div>
    <w:div w:id="1016730235">
      <w:bodyDiv w:val="1"/>
      <w:marLeft w:val="0"/>
      <w:marRight w:val="0"/>
      <w:marTop w:val="0"/>
      <w:marBottom w:val="0"/>
      <w:divBdr>
        <w:top w:val="none" w:sz="0" w:space="0" w:color="auto"/>
        <w:left w:val="none" w:sz="0" w:space="0" w:color="auto"/>
        <w:bottom w:val="none" w:sz="0" w:space="0" w:color="auto"/>
        <w:right w:val="none" w:sz="0" w:space="0" w:color="auto"/>
      </w:divBdr>
    </w:div>
    <w:div w:id="1021904711">
      <w:bodyDiv w:val="1"/>
      <w:marLeft w:val="0"/>
      <w:marRight w:val="0"/>
      <w:marTop w:val="0"/>
      <w:marBottom w:val="0"/>
      <w:divBdr>
        <w:top w:val="none" w:sz="0" w:space="0" w:color="auto"/>
        <w:left w:val="none" w:sz="0" w:space="0" w:color="auto"/>
        <w:bottom w:val="none" w:sz="0" w:space="0" w:color="auto"/>
        <w:right w:val="none" w:sz="0" w:space="0" w:color="auto"/>
      </w:divBdr>
    </w:div>
    <w:div w:id="1026904385">
      <w:bodyDiv w:val="1"/>
      <w:marLeft w:val="0"/>
      <w:marRight w:val="0"/>
      <w:marTop w:val="0"/>
      <w:marBottom w:val="0"/>
      <w:divBdr>
        <w:top w:val="none" w:sz="0" w:space="0" w:color="auto"/>
        <w:left w:val="none" w:sz="0" w:space="0" w:color="auto"/>
        <w:bottom w:val="none" w:sz="0" w:space="0" w:color="auto"/>
        <w:right w:val="none" w:sz="0" w:space="0" w:color="auto"/>
      </w:divBdr>
    </w:div>
    <w:div w:id="1030381110">
      <w:bodyDiv w:val="1"/>
      <w:marLeft w:val="0"/>
      <w:marRight w:val="0"/>
      <w:marTop w:val="0"/>
      <w:marBottom w:val="0"/>
      <w:divBdr>
        <w:top w:val="none" w:sz="0" w:space="0" w:color="auto"/>
        <w:left w:val="none" w:sz="0" w:space="0" w:color="auto"/>
        <w:bottom w:val="none" w:sz="0" w:space="0" w:color="auto"/>
        <w:right w:val="none" w:sz="0" w:space="0" w:color="auto"/>
      </w:divBdr>
    </w:div>
    <w:div w:id="1043872867">
      <w:bodyDiv w:val="1"/>
      <w:marLeft w:val="0"/>
      <w:marRight w:val="0"/>
      <w:marTop w:val="0"/>
      <w:marBottom w:val="0"/>
      <w:divBdr>
        <w:top w:val="none" w:sz="0" w:space="0" w:color="auto"/>
        <w:left w:val="none" w:sz="0" w:space="0" w:color="auto"/>
        <w:bottom w:val="none" w:sz="0" w:space="0" w:color="auto"/>
        <w:right w:val="none" w:sz="0" w:space="0" w:color="auto"/>
      </w:divBdr>
    </w:div>
    <w:div w:id="1044863197">
      <w:bodyDiv w:val="1"/>
      <w:marLeft w:val="0"/>
      <w:marRight w:val="0"/>
      <w:marTop w:val="0"/>
      <w:marBottom w:val="0"/>
      <w:divBdr>
        <w:top w:val="none" w:sz="0" w:space="0" w:color="auto"/>
        <w:left w:val="none" w:sz="0" w:space="0" w:color="auto"/>
        <w:bottom w:val="none" w:sz="0" w:space="0" w:color="auto"/>
        <w:right w:val="none" w:sz="0" w:space="0" w:color="auto"/>
      </w:divBdr>
    </w:div>
    <w:div w:id="1044868402">
      <w:bodyDiv w:val="1"/>
      <w:marLeft w:val="0"/>
      <w:marRight w:val="0"/>
      <w:marTop w:val="0"/>
      <w:marBottom w:val="0"/>
      <w:divBdr>
        <w:top w:val="none" w:sz="0" w:space="0" w:color="auto"/>
        <w:left w:val="none" w:sz="0" w:space="0" w:color="auto"/>
        <w:bottom w:val="none" w:sz="0" w:space="0" w:color="auto"/>
        <w:right w:val="none" w:sz="0" w:space="0" w:color="auto"/>
      </w:divBdr>
    </w:div>
    <w:div w:id="1047802489">
      <w:bodyDiv w:val="1"/>
      <w:marLeft w:val="0"/>
      <w:marRight w:val="0"/>
      <w:marTop w:val="0"/>
      <w:marBottom w:val="0"/>
      <w:divBdr>
        <w:top w:val="none" w:sz="0" w:space="0" w:color="auto"/>
        <w:left w:val="none" w:sz="0" w:space="0" w:color="auto"/>
        <w:bottom w:val="none" w:sz="0" w:space="0" w:color="auto"/>
        <w:right w:val="none" w:sz="0" w:space="0" w:color="auto"/>
      </w:divBdr>
    </w:div>
    <w:div w:id="1048576415">
      <w:bodyDiv w:val="1"/>
      <w:marLeft w:val="0"/>
      <w:marRight w:val="0"/>
      <w:marTop w:val="0"/>
      <w:marBottom w:val="0"/>
      <w:divBdr>
        <w:top w:val="none" w:sz="0" w:space="0" w:color="auto"/>
        <w:left w:val="none" w:sz="0" w:space="0" w:color="auto"/>
        <w:bottom w:val="none" w:sz="0" w:space="0" w:color="auto"/>
        <w:right w:val="none" w:sz="0" w:space="0" w:color="auto"/>
      </w:divBdr>
    </w:div>
    <w:div w:id="1059397305">
      <w:bodyDiv w:val="1"/>
      <w:marLeft w:val="0"/>
      <w:marRight w:val="0"/>
      <w:marTop w:val="0"/>
      <w:marBottom w:val="0"/>
      <w:divBdr>
        <w:top w:val="none" w:sz="0" w:space="0" w:color="auto"/>
        <w:left w:val="none" w:sz="0" w:space="0" w:color="auto"/>
        <w:bottom w:val="none" w:sz="0" w:space="0" w:color="auto"/>
        <w:right w:val="none" w:sz="0" w:space="0" w:color="auto"/>
      </w:divBdr>
    </w:div>
    <w:div w:id="1068766753">
      <w:bodyDiv w:val="1"/>
      <w:marLeft w:val="0"/>
      <w:marRight w:val="0"/>
      <w:marTop w:val="0"/>
      <w:marBottom w:val="0"/>
      <w:divBdr>
        <w:top w:val="none" w:sz="0" w:space="0" w:color="auto"/>
        <w:left w:val="none" w:sz="0" w:space="0" w:color="auto"/>
        <w:bottom w:val="none" w:sz="0" w:space="0" w:color="auto"/>
        <w:right w:val="none" w:sz="0" w:space="0" w:color="auto"/>
      </w:divBdr>
    </w:div>
    <w:div w:id="1068848025">
      <w:bodyDiv w:val="1"/>
      <w:marLeft w:val="0"/>
      <w:marRight w:val="0"/>
      <w:marTop w:val="0"/>
      <w:marBottom w:val="0"/>
      <w:divBdr>
        <w:top w:val="none" w:sz="0" w:space="0" w:color="auto"/>
        <w:left w:val="none" w:sz="0" w:space="0" w:color="auto"/>
        <w:bottom w:val="none" w:sz="0" w:space="0" w:color="auto"/>
        <w:right w:val="none" w:sz="0" w:space="0" w:color="auto"/>
      </w:divBdr>
    </w:div>
    <w:div w:id="1071806460">
      <w:bodyDiv w:val="1"/>
      <w:marLeft w:val="0"/>
      <w:marRight w:val="0"/>
      <w:marTop w:val="0"/>
      <w:marBottom w:val="0"/>
      <w:divBdr>
        <w:top w:val="none" w:sz="0" w:space="0" w:color="auto"/>
        <w:left w:val="none" w:sz="0" w:space="0" w:color="auto"/>
        <w:bottom w:val="none" w:sz="0" w:space="0" w:color="auto"/>
        <w:right w:val="none" w:sz="0" w:space="0" w:color="auto"/>
      </w:divBdr>
      <w:divsChild>
        <w:div w:id="345907461">
          <w:marLeft w:val="0"/>
          <w:marRight w:val="0"/>
          <w:marTop w:val="0"/>
          <w:marBottom w:val="0"/>
          <w:divBdr>
            <w:top w:val="none" w:sz="0" w:space="0" w:color="auto"/>
            <w:left w:val="none" w:sz="0" w:space="0" w:color="auto"/>
            <w:bottom w:val="none" w:sz="0" w:space="0" w:color="auto"/>
            <w:right w:val="none" w:sz="0" w:space="0" w:color="auto"/>
          </w:divBdr>
        </w:div>
        <w:div w:id="696849557">
          <w:marLeft w:val="0"/>
          <w:marRight w:val="0"/>
          <w:marTop w:val="0"/>
          <w:marBottom w:val="0"/>
          <w:divBdr>
            <w:top w:val="none" w:sz="0" w:space="0" w:color="auto"/>
            <w:left w:val="none" w:sz="0" w:space="0" w:color="auto"/>
            <w:bottom w:val="none" w:sz="0" w:space="0" w:color="auto"/>
            <w:right w:val="none" w:sz="0" w:space="0" w:color="auto"/>
          </w:divBdr>
        </w:div>
      </w:divsChild>
    </w:div>
    <w:div w:id="1075395406">
      <w:bodyDiv w:val="1"/>
      <w:marLeft w:val="0"/>
      <w:marRight w:val="0"/>
      <w:marTop w:val="0"/>
      <w:marBottom w:val="0"/>
      <w:divBdr>
        <w:top w:val="none" w:sz="0" w:space="0" w:color="auto"/>
        <w:left w:val="none" w:sz="0" w:space="0" w:color="auto"/>
        <w:bottom w:val="none" w:sz="0" w:space="0" w:color="auto"/>
        <w:right w:val="none" w:sz="0" w:space="0" w:color="auto"/>
      </w:divBdr>
      <w:divsChild>
        <w:div w:id="9917367">
          <w:marLeft w:val="0"/>
          <w:marRight w:val="0"/>
          <w:marTop w:val="0"/>
          <w:marBottom w:val="0"/>
          <w:divBdr>
            <w:top w:val="none" w:sz="0" w:space="0" w:color="auto"/>
            <w:left w:val="none" w:sz="0" w:space="0" w:color="auto"/>
            <w:bottom w:val="none" w:sz="0" w:space="0" w:color="auto"/>
            <w:right w:val="none" w:sz="0" w:space="0" w:color="auto"/>
          </w:divBdr>
          <w:divsChild>
            <w:div w:id="762534478">
              <w:marLeft w:val="0"/>
              <w:marRight w:val="0"/>
              <w:marTop w:val="0"/>
              <w:marBottom w:val="0"/>
              <w:divBdr>
                <w:top w:val="none" w:sz="0" w:space="0" w:color="auto"/>
                <w:left w:val="none" w:sz="0" w:space="0" w:color="auto"/>
                <w:bottom w:val="none" w:sz="0" w:space="0" w:color="auto"/>
                <w:right w:val="none" w:sz="0" w:space="0" w:color="auto"/>
              </w:divBdr>
            </w:div>
          </w:divsChild>
        </w:div>
        <w:div w:id="99109546">
          <w:marLeft w:val="0"/>
          <w:marRight w:val="0"/>
          <w:marTop w:val="0"/>
          <w:marBottom w:val="0"/>
          <w:divBdr>
            <w:top w:val="none" w:sz="0" w:space="0" w:color="auto"/>
            <w:left w:val="none" w:sz="0" w:space="0" w:color="auto"/>
            <w:bottom w:val="none" w:sz="0" w:space="0" w:color="auto"/>
            <w:right w:val="none" w:sz="0" w:space="0" w:color="auto"/>
          </w:divBdr>
          <w:divsChild>
            <w:div w:id="520053130">
              <w:marLeft w:val="0"/>
              <w:marRight w:val="0"/>
              <w:marTop w:val="0"/>
              <w:marBottom w:val="0"/>
              <w:divBdr>
                <w:top w:val="none" w:sz="0" w:space="0" w:color="auto"/>
                <w:left w:val="none" w:sz="0" w:space="0" w:color="auto"/>
                <w:bottom w:val="none" w:sz="0" w:space="0" w:color="auto"/>
                <w:right w:val="none" w:sz="0" w:space="0" w:color="auto"/>
              </w:divBdr>
            </w:div>
          </w:divsChild>
        </w:div>
        <w:div w:id="188179220">
          <w:marLeft w:val="0"/>
          <w:marRight w:val="0"/>
          <w:marTop w:val="0"/>
          <w:marBottom w:val="0"/>
          <w:divBdr>
            <w:top w:val="none" w:sz="0" w:space="0" w:color="auto"/>
            <w:left w:val="none" w:sz="0" w:space="0" w:color="auto"/>
            <w:bottom w:val="none" w:sz="0" w:space="0" w:color="auto"/>
            <w:right w:val="none" w:sz="0" w:space="0" w:color="auto"/>
          </w:divBdr>
          <w:divsChild>
            <w:div w:id="214315178">
              <w:marLeft w:val="0"/>
              <w:marRight w:val="0"/>
              <w:marTop w:val="0"/>
              <w:marBottom w:val="0"/>
              <w:divBdr>
                <w:top w:val="none" w:sz="0" w:space="0" w:color="auto"/>
                <w:left w:val="none" w:sz="0" w:space="0" w:color="auto"/>
                <w:bottom w:val="none" w:sz="0" w:space="0" w:color="auto"/>
                <w:right w:val="none" w:sz="0" w:space="0" w:color="auto"/>
              </w:divBdr>
            </w:div>
          </w:divsChild>
        </w:div>
        <w:div w:id="1125122092">
          <w:marLeft w:val="0"/>
          <w:marRight w:val="0"/>
          <w:marTop w:val="0"/>
          <w:marBottom w:val="0"/>
          <w:divBdr>
            <w:top w:val="none" w:sz="0" w:space="0" w:color="auto"/>
            <w:left w:val="none" w:sz="0" w:space="0" w:color="auto"/>
            <w:bottom w:val="none" w:sz="0" w:space="0" w:color="auto"/>
            <w:right w:val="none" w:sz="0" w:space="0" w:color="auto"/>
          </w:divBdr>
          <w:divsChild>
            <w:div w:id="1679427703">
              <w:marLeft w:val="0"/>
              <w:marRight w:val="0"/>
              <w:marTop w:val="0"/>
              <w:marBottom w:val="0"/>
              <w:divBdr>
                <w:top w:val="none" w:sz="0" w:space="0" w:color="auto"/>
                <w:left w:val="none" w:sz="0" w:space="0" w:color="auto"/>
                <w:bottom w:val="none" w:sz="0" w:space="0" w:color="auto"/>
                <w:right w:val="none" w:sz="0" w:space="0" w:color="auto"/>
              </w:divBdr>
            </w:div>
          </w:divsChild>
        </w:div>
        <w:div w:id="1250122526">
          <w:marLeft w:val="0"/>
          <w:marRight w:val="0"/>
          <w:marTop w:val="0"/>
          <w:marBottom w:val="0"/>
          <w:divBdr>
            <w:top w:val="none" w:sz="0" w:space="0" w:color="auto"/>
            <w:left w:val="none" w:sz="0" w:space="0" w:color="auto"/>
            <w:bottom w:val="none" w:sz="0" w:space="0" w:color="auto"/>
            <w:right w:val="none" w:sz="0" w:space="0" w:color="auto"/>
          </w:divBdr>
          <w:divsChild>
            <w:div w:id="764886699">
              <w:marLeft w:val="0"/>
              <w:marRight w:val="0"/>
              <w:marTop w:val="0"/>
              <w:marBottom w:val="0"/>
              <w:divBdr>
                <w:top w:val="none" w:sz="0" w:space="0" w:color="auto"/>
                <w:left w:val="none" w:sz="0" w:space="0" w:color="auto"/>
                <w:bottom w:val="none" w:sz="0" w:space="0" w:color="auto"/>
                <w:right w:val="none" w:sz="0" w:space="0" w:color="auto"/>
              </w:divBdr>
            </w:div>
          </w:divsChild>
        </w:div>
        <w:div w:id="1471896883">
          <w:marLeft w:val="0"/>
          <w:marRight w:val="0"/>
          <w:marTop w:val="0"/>
          <w:marBottom w:val="0"/>
          <w:divBdr>
            <w:top w:val="none" w:sz="0" w:space="0" w:color="auto"/>
            <w:left w:val="none" w:sz="0" w:space="0" w:color="auto"/>
            <w:bottom w:val="none" w:sz="0" w:space="0" w:color="auto"/>
            <w:right w:val="none" w:sz="0" w:space="0" w:color="auto"/>
          </w:divBdr>
          <w:divsChild>
            <w:div w:id="1130242526">
              <w:marLeft w:val="0"/>
              <w:marRight w:val="0"/>
              <w:marTop w:val="0"/>
              <w:marBottom w:val="0"/>
              <w:divBdr>
                <w:top w:val="none" w:sz="0" w:space="0" w:color="auto"/>
                <w:left w:val="none" w:sz="0" w:space="0" w:color="auto"/>
                <w:bottom w:val="none" w:sz="0" w:space="0" w:color="auto"/>
                <w:right w:val="none" w:sz="0" w:space="0" w:color="auto"/>
              </w:divBdr>
            </w:div>
          </w:divsChild>
        </w:div>
        <w:div w:id="1634629799">
          <w:marLeft w:val="0"/>
          <w:marRight w:val="0"/>
          <w:marTop w:val="0"/>
          <w:marBottom w:val="0"/>
          <w:divBdr>
            <w:top w:val="none" w:sz="0" w:space="0" w:color="auto"/>
            <w:left w:val="none" w:sz="0" w:space="0" w:color="auto"/>
            <w:bottom w:val="none" w:sz="0" w:space="0" w:color="auto"/>
            <w:right w:val="none" w:sz="0" w:space="0" w:color="auto"/>
          </w:divBdr>
          <w:divsChild>
            <w:div w:id="634794587">
              <w:marLeft w:val="0"/>
              <w:marRight w:val="0"/>
              <w:marTop w:val="0"/>
              <w:marBottom w:val="0"/>
              <w:divBdr>
                <w:top w:val="none" w:sz="0" w:space="0" w:color="auto"/>
                <w:left w:val="none" w:sz="0" w:space="0" w:color="auto"/>
                <w:bottom w:val="none" w:sz="0" w:space="0" w:color="auto"/>
                <w:right w:val="none" w:sz="0" w:space="0" w:color="auto"/>
              </w:divBdr>
            </w:div>
          </w:divsChild>
        </w:div>
        <w:div w:id="1916552546">
          <w:marLeft w:val="0"/>
          <w:marRight w:val="0"/>
          <w:marTop w:val="0"/>
          <w:marBottom w:val="0"/>
          <w:divBdr>
            <w:top w:val="none" w:sz="0" w:space="0" w:color="auto"/>
            <w:left w:val="none" w:sz="0" w:space="0" w:color="auto"/>
            <w:bottom w:val="none" w:sz="0" w:space="0" w:color="auto"/>
            <w:right w:val="none" w:sz="0" w:space="0" w:color="auto"/>
          </w:divBdr>
          <w:divsChild>
            <w:div w:id="1113094455">
              <w:marLeft w:val="0"/>
              <w:marRight w:val="0"/>
              <w:marTop w:val="0"/>
              <w:marBottom w:val="0"/>
              <w:divBdr>
                <w:top w:val="none" w:sz="0" w:space="0" w:color="auto"/>
                <w:left w:val="none" w:sz="0" w:space="0" w:color="auto"/>
                <w:bottom w:val="none" w:sz="0" w:space="0" w:color="auto"/>
                <w:right w:val="none" w:sz="0" w:space="0" w:color="auto"/>
              </w:divBdr>
            </w:div>
          </w:divsChild>
        </w:div>
        <w:div w:id="1967928851">
          <w:marLeft w:val="0"/>
          <w:marRight w:val="0"/>
          <w:marTop w:val="0"/>
          <w:marBottom w:val="0"/>
          <w:divBdr>
            <w:top w:val="none" w:sz="0" w:space="0" w:color="auto"/>
            <w:left w:val="none" w:sz="0" w:space="0" w:color="auto"/>
            <w:bottom w:val="none" w:sz="0" w:space="0" w:color="auto"/>
            <w:right w:val="none" w:sz="0" w:space="0" w:color="auto"/>
          </w:divBdr>
          <w:divsChild>
            <w:div w:id="15068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02811">
      <w:bodyDiv w:val="1"/>
      <w:marLeft w:val="0"/>
      <w:marRight w:val="0"/>
      <w:marTop w:val="0"/>
      <w:marBottom w:val="0"/>
      <w:divBdr>
        <w:top w:val="none" w:sz="0" w:space="0" w:color="auto"/>
        <w:left w:val="none" w:sz="0" w:space="0" w:color="auto"/>
        <w:bottom w:val="none" w:sz="0" w:space="0" w:color="auto"/>
        <w:right w:val="none" w:sz="0" w:space="0" w:color="auto"/>
      </w:divBdr>
    </w:div>
    <w:div w:id="1088160310">
      <w:bodyDiv w:val="1"/>
      <w:marLeft w:val="0"/>
      <w:marRight w:val="0"/>
      <w:marTop w:val="0"/>
      <w:marBottom w:val="0"/>
      <w:divBdr>
        <w:top w:val="none" w:sz="0" w:space="0" w:color="auto"/>
        <w:left w:val="none" w:sz="0" w:space="0" w:color="auto"/>
        <w:bottom w:val="none" w:sz="0" w:space="0" w:color="auto"/>
        <w:right w:val="none" w:sz="0" w:space="0" w:color="auto"/>
      </w:divBdr>
    </w:div>
    <w:div w:id="1090585843">
      <w:bodyDiv w:val="1"/>
      <w:marLeft w:val="0"/>
      <w:marRight w:val="0"/>
      <w:marTop w:val="0"/>
      <w:marBottom w:val="0"/>
      <w:divBdr>
        <w:top w:val="none" w:sz="0" w:space="0" w:color="auto"/>
        <w:left w:val="none" w:sz="0" w:space="0" w:color="auto"/>
        <w:bottom w:val="none" w:sz="0" w:space="0" w:color="auto"/>
        <w:right w:val="none" w:sz="0" w:space="0" w:color="auto"/>
      </w:divBdr>
    </w:div>
    <w:div w:id="1094084645">
      <w:bodyDiv w:val="1"/>
      <w:marLeft w:val="0"/>
      <w:marRight w:val="0"/>
      <w:marTop w:val="0"/>
      <w:marBottom w:val="0"/>
      <w:divBdr>
        <w:top w:val="none" w:sz="0" w:space="0" w:color="auto"/>
        <w:left w:val="none" w:sz="0" w:space="0" w:color="auto"/>
        <w:bottom w:val="none" w:sz="0" w:space="0" w:color="auto"/>
        <w:right w:val="none" w:sz="0" w:space="0" w:color="auto"/>
      </w:divBdr>
    </w:div>
    <w:div w:id="1094286175">
      <w:bodyDiv w:val="1"/>
      <w:marLeft w:val="0"/>
      <w:marRight w:val="0"/>
      <w:marTop w:val="0"/>
      <w:marBottom w:val="0"/>
      <w:divBdr>
        <w:top w:val="none" w:sz="0" w:space="0" w:color="auto"/>
        <w:left w:val="none" w:sz="0" w:space="0" w:color="auto"/>
        <w:bottom w:val="none" w:sz="0" w:space="0" w:color="auto"/>
        <w:right w:val="none" w:sz="0" w:space="0" w:color="auto"/>
      </w:divBdr>
      <w:divsChild>
        <w:div w:id="305017703">
          <w:marLeft w:val="0"/>
          <w:marRight w:val="-210"/>
          <w:marTop w:val="0"/>
          <w:marBottom w:val="0"/>
          <w:divBdr>
            <w:top w:val="none" w:sz="0" w:space="0" w:color="auto"/>
            <w:left w:val="none" w:sz="0" w:space="0" w:color="auto"/>
            <w:bottom w:val="none" w:sz="0" w:space="0" w:color="auto"/>
            <w:right w:val="none" w:sz="0" w:space="0" w:color="auto"/>
          </w:divBdr>
        </w:div>
        <w:div w:id="495730410">
          <w:marLeft w:val="0"/>
          <w:marRight w:val="-210"/>
          <w:marTop w:val="0"/>
          <w:marBottom w:val="0"/>
          <w:divBdr>
            <w:top w:val="none" w:sz="0" w:space="0" w:color="auto"/>
            <w:left w:val="none" w:sz="0" w:space="0" w:color="auto"/>
            <w:bottom w:val="none" w:sz="0" w:space="0" w:color="auto"/>
            <w:right w:val="none" w:sz="0" w:space="0" w:color="auto"/>
          </w:divBdr>
        </w:div>
        <w:div w:id="580722391">
          <w:marLeft w:val="0"/>
          <w:marRight w:val="-210"/>
          <w:marTop w:val="0"/>
          <w:marBottom w:val="0"/>
          <w:divBdr>
            <w:top w:val="none" w:sz="0" w:space="0" w:color="auto"/>
            <w:left w:val="none" w:sz="0" w:space="0" w:color="auto"/>
            <w:bottom w:val="none" w:sz="0" w:space="0" w:color="auto"/>
            <w:right w:val="none" w:sz="0" w:space="0" w:color="auto"/>
          </w:divBdr>
        </w:div>
        <w:div w:id="627973824">
          <w:marLeft w:val="0"/>
          <w:marRight w:val="-210"/>
          <w:marTop w:val="0"/>
          <w:marBottom w:val="0"/>
          <w:divBdr>
            <w:top w:val="none" w:sz="0" w:space="0" w:color="auto"/>
            <w:left w:val="none" w:sz="0" w:space="0" w:color="auto"/>
            <w:bottom w:val="none" w:sz="0" w:space="0" w:color="auto"/>
            <w:right w:val="none" w:sz="0" w:space="0" w:color="auto"/>
          </w:divBdr>
        </w:div>
        <w:div w:id="644358640">
          <w:marLeft w:val="0"/>
          <w:marRight w:val="-210"/>
          <w:marTop w:val="0"/>
          <w:marBottom w:val="0"/>
          <w:divBdr>
            <w:top w:val="none" w:sz="0" w:space="0" w:color="auto"/>
            <w:left w:val="none" w:sz="0" w:space="0" w:color="auto"/>
            <w:bottom w:val="none" w:sz="0" w:space="0" w:color="auto"/>
            <w:right w:val="none" w:sz="0" w:space="0" w:color="auto"/>
          </w:divBdr>
        </w:div>
        <w:div w:id="859314085">
          <w:marLeft w:val="0"/>
          <w:marRight w:val="-210"/>
          <w:marTop w:val="0"/>
          <w:marBottom w:val="0"/>
          <w:divBdr>
            <w:top w:val="none" w:sz="0" w:space="0" w:color="auto"/>
            <w:left w:val="none" w:sz="0" w:space="0" w:color="auto"/>
            <w:bottom w:val="none" w:sz="0" w:space="0" w:color="auto"/>
            <w:right w:val="none" w:sz="0" w:space="0" w:color="auto"/>
          </w:divBdr>
        </w:div>
        <w:div w:id="1063917806">
          <w:marLeft w:val="0"/>
          <w:marRight w:val="-210"/>
          <w:marTop w:val="0"/>
          <w:marBottom w:val="0"/>
          <w:divBdr>
            <w:top w:val="none" w:sz="0" w:space="0" w:color="auto"/>
            <w:left w:val="none" w:sz="0" w:space="0" w:color="auto"/>
            <w:bottom w:val="none" w:sz="0" w:space="0" w:color="auto"/>
            <w:right w:val="none" w:sz="0" w:space="0" w:color="auto"/>
          </w:divBdr>
        </w:div>
        <w:div w:id="1496874991">
          <w:marLeft w:val="0"/>
          <w:marRight w:val="-210"/>
          <w:marTop w:val="0"/>
          <w:marBottom w:val="0"/>
          <w:divBdr>
            <w:top w:val="none" w:sz="0" w:space="0" w:color="auto"/>
            <w:left w:val="none" w:sz="0" w:space="0" w:color="auto"/>
            <w:bottom w:val="none" w:sz="0" w:space="0" w:color="auto"/>
            <w:right w:val="none" w:sz="0" w:space="0" w:color="auto"/>
          </w:divBdr>
        </w:div>
        <w:div w:id="1524435200">
          <w:marLeft w:val="0"/>
          <w:marRight w:val="-210"/>
          <w:marTop w:val="0"/>
          <w:marBottom w:val="0"/>
          <w:divBdr>
            <w:top w:val="none" w:sz="0" w:space="0" w:color="auto"/>
            <w:left w:val="none" w:sz="0" w:space="0" w:color="auto"/>
            <w:bottom w:val="none" w:sz="0" w:space="0" w:color="auto"/>
            <w:right w:val="none" w:sz="0" w:space="0" w:color="auto"/>
          </w:divBdr>
        </w:div>
        <w:div w:id="1610357857">
          <w:marLeft w:val="0"/>
          <w:marRight w:val="-210"/>
          <w:marTop w:val="0"/>
          <w:marBottom w:val="0"/>
          <w:divBdr>
            <w:top w:val="none" w:sz="0" w:space="0" w:color="auto"/>
            <w:left w:val="none" w:sz="0" w:space="0" w:color="auto"/>
            <w:bottom w:val="none" w:sz="0" w:space="0" w:color="auto"/>
            <w:right w:val="none" w:sz="0" w:space="0" w:color="auto"/>
          </w:divBdr>
        </w:div>
        <w:div w:id="1704404355">
          <w:marLeft w:val="0"/>
          <w:marRight w:val="-210"/>
          <w:marTop w:val="0"/>
          <w:marBottom w:val="0"/>
          <w:divBdr>
            <w:top w:val="none" w:sz="0" w:space="0" w:color="auto"/>
            <w:left w:val="none" w:sz="0" w:space="0" w:color="auto"/>
            <w:bottom w:val="none" w:sz="0" w:space="0" w:color="auto"/>
            <w:right w:val="none" w:sz="0" w:space="0" w:color="auto"/>
          </w:divBdr>
        </w:div>
        <w:div w:id="1933589608">
          <w:marLeft w:val="0"/>
          <w:marRight w:val="-210"/>
          <w:marTop w:val="0"/>
          <w:marBottom w:val="0"/>
          <w:divBdr>
            <w:top w:val="none" w:sz="0" w:space="0" w:color="auto"/>
            <w:left w:val="none" w:sz="0" w:space="0" w:color="auto"/>
            <w:bottom w:val="none" w:sz="0" w:space="0" w:color="auto"/>
            <w:right w:val="none" w:sz="0" w:space="0" w:color="auto"/>
          </w:divBdr>
        </w:div>
        <w:div w:id="1968661026">
          <w:marLeft w:val="0"/>
          <w:marRight w:val="-210"/>
          <w:marTop w:val="0"/>
          <w:marBottom w:val="0"/>
          <w:divBdr>
            <w:top w:val="none" w:sz="0" w:space="0" w:color="auto"/>
            <w:left w:val="none" w:sz="0" w:space="0" w:color="auto"/>
            <w:bottom w:val="none" w:sz="0" w:space="0" w:color="auto"/>
            <w:right w:val="none" w:sz="0" w:space="0" w:color="auto"/>
          </w:divBdr>
        </w:div>
      </w:divsChild>
    </w:div>
    <w:div w:id="1096099794">
      <w:bodyDiv w:val="1"/>
      <w:marLeft w:val="0"/>
      <w:marRight w:val="0"/>
      <w:marTop w:val="0"/>
      <w:marBottom w:val="0"/>
      <w:divBdr>
        <w:top w:val="none" w:sz="0" w:space="0" w:color="auto"/>
        <w:left w:val="none" w:sz="0" w:space="0" w:color="auto"/>
        <w:bottom w:val="none" w:sz="0" w:space="0" w:color="auto"/>
        <w:right w:val="none" w:sz="0" w:space="0" w:color="auto"/>
      </w:divBdr>
    </w:div>
    <w:div w:id="1097604045">
      <w:bodyDiv w:val="1"/>
      <w:marLeft w:val="0"/>
      <w:marRight w:val="0"/>
      <w:marTop w:val="0"/>
      <w:marBottom w:val="0"/>
      <w:divBdr>
        <w:top w:val="none" w:sz="0" w:space="0" w:color="auto"/>
        <w:left w:val="none" w:sz="0" w:space="0" w:color="auto"/>
        <w:bottom w:val="none" w:sz="0" w:space="0" w:color="auto"/>
        <w:right w:val="none" w:sz="0" w:space="0" w:color="auto"/>
      </w:divBdr>
    </w:div>
    <w:div w:id="1097746643">
      <w:bodyDiv w:val="1"/>
      <w:marLeft w:val="0"/>
      <w:marRight w:val="0"/>
      <w:marTop w:val="0"/>
      <w:marBottom w:val="0"/>
      <w:divBdr>
        <w:top w:val="none" w:sz="0" w:space="0" w:color="auto"/>
        <w:left w:val="none" w:sz="0" w:space="0" w:color="auto"/>
        <w:bottom w:val="none" w:sz="0" w:space="0" w:color="auto"/>
        <w:right w:val="none" w:sz="0" w:space="0" w:color="auto"/>
      </w:divBdr>
      <w:divsChild>
        <w:div w:id="1473718713">
          <w:marLeft w:val="0"/>
          <w:marRight w:val="0"/>
          <w:marTop w:val="0"/>
          <w:marBottom w:val="0"/>
          <w:divBdr>
            <w:top w:val="none" w:sz="0" w:space="0" w:color="auto"/>
            <w:left w:val="none" w:sz="0" w:space="0" w:color="auto"/>
            <w:bottom w:val="none" w:sz="0" w:space="0" w:color="auto"/>
            <w:right w:val="none" w:sz="0" w:space="0" w:color="auto"/>
          </w:divBdr>
          <w:divsChild>
            <w:div w:id="55354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13331">
      <w:bodyDiv w:val="1"/>
      <w:marLeft w:val="0"/>
      <w:marRight w:val="0"/>
      <w:marTop w:val="0"/>
      <w:marBottom w:val="0"/>
      <w:divBdr>
        <w:top w:val="none" w:sz="0" w:space="0" w:color="auto"/>
        <w:left w:val="none" w:sz="0" w:space="0" w:color="auto"/>
        <w:bottom w:val="none" w:sz="0" w:space="0" w:color="auto"/>
        <w:right w:val="none" w:sz="0" w:space="0" w:color="auto"/>
      </w:divBdr>
    </w:div>
    <w:div w:id="1115712425">
      <w:bodyDiv w:val="1"/>
      <w:marLeft w:val="0"/>
      <w:marRight w:val="0"/>
      <w:marTop w:val="0"/>
      <w:marBottom w:val="0"/>
      <w:divBdr>
        <w:top w:val="none" w:sz="0" w:space="0" w:color="auto"/>
        <w:left w:val="none" w:sz="0" w:space="0" w:color="auto"/>
        <w:bottom w:val="none" w:sz="0" w:space="0" w:color="auto"/>
        <w:right w:val="none" w:sz="0" w:space="0" w:color="auto"/>
      </w:divBdr>
    </w:div>
    <w:div w:id="1126002949">
      <w:bodyDiv w:val="1"/>
      <w:marLeft w:val="0"/>
      <w:marRight w:val="0"/>
      <w:marTop w:val="0"/>
      <w:marBottom w:val="0"/>
      <w:divBdr>
        <w:top w:val="none" w:sz="0" w:space="0" w:color="auto"/>
        <w:left w:val="none" w:sz="0" w:space="0" w:color="auto"/>
        <w:bottom w:val="none" w:sz="0" w:space="0" w:color="auto"/>
        <w:right w:val="none" w:sz="0" w:space="0" w:color="auto"/>
      </w:divBdr>
    </w:div>
    <w:div w:id="1127698227">
      <w:bodyDiv w:val="1"/>
      <w:marLeft w:val="0"/>
      <w:marRight w:val="0"/>
      <w:marTop w:val="0"/>
      <w:marBottom w:val="0"/>
      <w:divBdr>
        <w:top w:val="none" w:sz="0" w:space="0" w:color="auto"/>
        <w:left w:val="none" w:sz="0" w:space="0" w:color="auto"/>
        <w:bottom w:val="none" w:sz="0" w:space="0" w:color="auto"/>
        <w:right w:val="none" w:sz="0" w:space="0" w:color="auto"/>
      </w:divBdr>
    </w:div>
    <w:div w:id="1135443827">
      <w:bodyDiv w:val="1"/>
      <w:marLeft w:val="0"/>
      <w:marRight w:val="0"/>
      <w:marTop w:val="0"/>
      <w:marBottom w:val="0"/>
      <w:divBdr>
        <w:top w:val="none" w:sz="0" w:space="0" w:color="auto"/>
        <w:left w:val="none" w:sz="0" w:space="0" w:color="auto"/>
        <w:bottom w:val="none" w:sz="0" w:space="0" w:color="auto"/>
        <w:right w:val="none" w:sz="0" w:space="0" w:color="auto"/>
      </w:divBdr>
    </w:div>
    <w:div w:id="1145859414">
      <w:bodyDiv w:val="1"/>
      <w:marLeft w:val="0"/>
      <w:marRight w:val="0"/>
      <w:marTop w:val="0"/>
      <w:marBottom w:val="0"/>
      <w:divBdr>
        <w:top w:val="none" w:sz="0" w:space="0" w:color="auto"/>
        <w:left w:val="none" w:sz="0" w:space="0" w:color="auto"/>
        <w:bottom w:val="none" w:sz="0" w:space="0" w:color="auto"/>
        <w:right w:val="none" w:sz="0" w:space="0" w:color="auto"/>
      </w:divBdr>
    </w:div>
    <w:div w:id="1146316761">
      <w:bodyDiv w:val="1"/>
      <w:marLeft w:val="0"/>
      <w:marRight w:val="0"/>
      <w:marTop w:val="0"/>
      <w:marBottom w:val="0"/>
      <w:divBdr>
        <w:top w:val="none" w:sz="0" w:space="0" w:color="auto"/>
        <w:left w:val="none" w:sz="0" w:space="0" w:color="auto"/>
        <w:bottom w:val="none" w:sz="0" w:space="0" w:color="auto"/>
        <w:right w:val="none" w:sz="0" w:space="0" w:color="auto"/>
      </w:divBdr>
    </w:div>
    <w:div w:id="1146702793">
      <w:bodyDiv w:val="1"/>
      <w:marLeft w:val="0"/>
      <w:marRight w:val="0"/>
      <w:marTop w:val="0"/>
      <w:marBottom w:val="0"/>
      <w:divBdr>
        <w:top w:val="none" w:sz="0" w:space="0" w:color="auto"/>
        <w:left w:val="none" w:sz="0" w:space="0" w:color="auto"/>
        <w:bottom w:val="none" w:sz="0" w:space="0" w:color="auto"/>
        <w:right w:val="none" w:sz="0" w:space="0" w:color="auto"/>
      </w:divBdr>
    </w:div>
    <w:div w:id="1147358001">
      <w:bodyDiv w:val="1"/>
      <w:marLeft w:val="0"/>
      <w:marRight w:val="0"/>
      <w:marTop w:val="0"/>
      <w:marBottom w:val="0"/>
      <w:divBdr>
        <w:top w:val="none" w:sz="0" w:space="0" w:color="auto"/>
        <w:left w:val="none" w:sz="0" w:space="0" w:color="auto"/>
        <w:bottom w:val="none" w:sz="0" w:space="0" w:color="auto"/>
        <w:right w:val="none" w:sz="0" w:space="0" w:color="auto"/>
      </w:divBdr>
    </w:div>
    <w:div w:id="1147816070">
      <w:bodyDiv w:val="1"/>
      <w:marLeft w:val="0"/>
      <w:marRight w:val="0"/>
      <w:marTop w:val="0"/>
      <w:marBottom w:val="0"/>
      <w:divBdr>
        <w:top w:val="none" w:sz="0" w:space="0" w:color="auto"/>
        <w:left w:val="none" w:sz="0" w:space="0" w:color="auto"/>
        <w:bottom w:val="none" w:sz="0" w:space="0" w:color="auto"/>
        <w:right w:val="none" w:sz="0" w:space="0" w:color="auto"/>
      </w:divBdr>
    </w:div>
    <w:div w:id="1153566099">
      <w:bodyDiv w:val="1"/>
      <w:marLeft w:val="0"/>
      <w:marRight w:val="0"/>
      <w:marTop w:val="0"/>
      <w:marBottom w:val="0"/>
      <w:divBdr>
        <w:top w:val="none" w:sz="0" w:space="0" w:color="auto"/>
        <w:left w:val="none" w:sz="0" w:space="0" w:color="auto"/>
        <w:bottom w:val="none" w:sz="0" w:space="0" w:color="auto"/>
        <w:right w:val="none" w:sz="0" w:space="0" w:color="auto"/>
      </w:divBdr>
      <w:divsChild>
        <w:div w:id="1765758073">
          <w:marLeft w:val="0"/>
          <w:marRight w:val="0"/>
          <w:marTop w:val="0"/>
          <w:marBottom w:val="0"/>
          <w:divBdr>
            <w:top w:val="none" w:sz="0" w:space="0" w:color="auto"/>
            <w:left w:val="none" w:sz="0" w:space="0" w:color="auto"/>
            <w:bottom w:val="none" w:sz="0" w:space="0" w:color="auto"/>
            <w:right w:val="none" w:sz="0" w:space="0" w:color="auto"/>
          </w:divBdr>
          <w:divsChild>
            <w:div w:id="594024095">
              <w:marLeft w:val="0"/>
              <w:marRight w:val="0"/>
              <w:marTop w:val="0"/>
              <w:marBottom w:val="0"/>
              <w:divBdr>
                <w:top w:val="none" w:sz="0" w:space="0" w:color="auto"/>
                <w:left w:val="none" w:sz="0" w:space="0" w:color="auto"/>
                <w:bottom w:val="none" w:sz="0" w:space="0" w:color="auto"/>
                <w:right w:val="none" w:sz="0" w:space="0" w:color="auto"/>
              </w:divBdr>
            </w:div>
          </w:divsChild>
        </w:div>
        <w:div w:id="2065106275">
          <w:marLeft w:val="0"/>
          <w:marRight w:val="0"/>
          <w:marTop w:val="0"/>
          <w:marBottom w:val="0"/>
          <w:divBdr>
            <w:top w:val="none" w:sz="0" w:space="0" w:color="auto"/>
            <w:left w:val="none" w:sz="0" w:space="0" w:color="auto"/>
            <w:bottom w:val="none" w:sz="0" w:space="0" w:color="auto"/>
            <w:right w:val="none" w:sz="0" w:space="0" w:color="auto"/>
          </w:divBdr>
          <w:divsChild>
            <w:div w:id="124606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8353">
      <w:bodyDiv w:val="1"/>
      <w:marLeft w:val="0"/>
      <w:marRight w:val="0"/>
      <w:marTop w:val="0"/>
      <w:marBottom w:val="0"/>
      <w:divBdr>
        <w:top w:val="none" w:sz="0" w:space="0" w:color="auto"/>
        <w:left w:val="none" w:sz="0" w:space="0" w:color="auto"/>
        <w:bottom w:val="none" w:sz="0" w:space="0" w:color="auto"/>
        <w:right w:val="none" w:sz="0" w:space="0" w:color="auto"/>
      </w:divBdr>
    </w:div>
    <w:div w:id="1161695337">
      <w:bodyDiv w:val="1"/>
      <w:marLeft w:val="0"/>
      <w:marRight w:val="0"/>
      <w:marTop w:val="0"/>
      <w:marBottom w:val="0"/>
      <w:divBdr>
        <w:top w:val="none" w:sz="0" w:space="0" w:color="auto"/>
        <w:left w:val="none" w:sz="0" w:space="0" w:color="auto"/>
        <w:bottom w:val="none" w:sz="0" w:space="0" w:color="auto"/>
        <w:right w:val="none" w:sz="0" w:space="0" w:color="auto"/>
      </w:divBdr>
    </w:div>
    <w:div w:id="1164130803">
      <w:bodyDiv w:val="1"/>
      <w:marLeft w:val="0"/>
      <w:marRight w:val="0"/>
      <w:marTop w:val="0"/>
      <w:marBottom w:val="0"/>
      <w:divBdr>
        <w:top w:val="none" w:sz="0" w:space="0" w:color="auto"/>
        <w:left w:val="none" w:sz="0" w:space="0" w:color="auto"/>
        <w:bottom w:val="none" w:sz="0" w:space="0" w:color="auto"/>
        <w:right w:val="none" w:sz="0" w:space="0" w:color="auto"/>
      </w:divBdr>
    </w:div>
    <w:div w:id="1166433764">
      <w:bodyDiv w:val="1"/>
      <w:marLeft w:val="0"/>
      <w:marRight w:val="0"/>
      <w:marTop w:val="0"/>
      <w:marBottom w:val="0"/>
      <w:divBdr>
        <w:top w:val="none" w:sz="0" w:space="0" w:color="auto"/>
        <w:left w:val="none" w:sz="0" w:space="0" w:color="auto"/>
        <w:bottom w:val="none" w:sz="0" w:space="0" w:color="auto"/>
        <w:right w:val="none" w:sz="0" w:space="0" w:color="auto"/>
      </w:divBdr>
    </w:div>
    <w:div w:id="1168787104">
      <w:bodyDiv w:val="1"/>
      <w:marLeft w:val="0"/>
      <w:marRight w:val="0"/>
      <w:marTop w:val="0"/>
      <w:marBottom w:val="0"/>
      <w:divBdr>
        <w:top w:val="none" w:sz="0" w:space="0" w:color="auto"/>
        <w:left w:val="none" w:sz="0" w:space="0" w:color="auto"/>
        <w:bottom w:val="none" w:sz="0" w:space="0" w:color="auto"/>
        <w:right w:val="none" w:sz="0" w:space="0" w:color="auto"/>
      </w:divBdr>
    </w:div>
    <w:div w:id="1173761184">
      <w:bodyDiv w:val="1"/>
      <w:marLeft w:val="0"/>
      <w:marRight w:val="0"/>
      <w:marTop w:val="0"/>
      <w:marBottom w:val="0"/>
      <w:divBdr>
        <w:top w:val="none" w:sz="0" w:space="0" w:color="auto"/>
        <w:left w:val="none" w:sz="0" w:space="0" w:color="auto"/>
        <w:bottom w:val="none" w:sz="0" w:space="0" w:color="auto"/>
        <w:right w:val="none" w:sz="0" w:space="0" w:color="auto"/>
      </w:divBdr>
    </w:div>
    <w:div w:id="1174028628">
      <w:bodyDiv w:val="1"/>
      <w:marLeft w:val="0"/>
      <w:marRight w:val="0"/>
      <w:marTop w:val="0"/>
      <w:marBottom w:val="0"/>
      <w:divBdr>
        <w:top w:val="none" w:sz="0" w:space="0" w:color="auto"/>
        <w:left w:val="none" w:sz="0" w:space="0" w:color="auto"/>
        <w:bottom w:val="none" w:sz="0" w:space="0" w:color="auto"/>
        <w:right w:val="none" w:sz="0" w:space="0" w:color="auto"/>
      </w:divBdr>
    </w:div>
    <w:div w:id="1174107587">
      <w:bodyDiv w:val="1"/>
      <w:marLeft w:val="0"/>
      <w:marRight w:val="0"/>
      <w:marTop w:val="0"/>
      <w:marBottom w:val="0"/>
      <w:divBdr>
        <w:top w:val="none" w:sz="0" w:space="0" w:color="auto"/>
        <w:left w:val="none" w:sz="0" w:space="0" w:color="auto"/>
        <w:bottom w:val="none" w:sz="0" w:space="0" w:color="auto"/>
        <w:right w:val="none" w:sz="0" w:space="0" w:color="auto"/>
      </w:divBdr>
    </w:div>
    <w:div w:id="1175607455">
      <w:bodyDiv w:val="1"/>
      <w:marLeft w:val="0"/>
      <w:marRight w:val="0"/>
      <w:marTop w:val="0"/>
      <w:marBottom w:val="0"/>
      <w:divBdr>
        <w:top w:val="none" w:sz="0" w:space="0" w:color="auto"/>
        <w:left w:val="none" w:sz="0" w:space="0" w:color="auto"/>
        <w:bottom w:val="none" w:sz="0" w:space="0" w:color="auto"/>
        <w:right w:val="none" w:sz="0" w:space="0" w:color="auto"/>
      </w:divBdr>
    </w:div>
    <w:div w:id="1178275299">
      <w:bodyDiv w:val="1"/>
      <w:marLeft w:val="0"/>
      <w:marRight w:val="0"/>
      <w:marTop w:val="0"/>
      <w:marBottom w:val="0"/>
      <w:divBdr>
        <w:top w:val="none" w:sz="0" w:space="0" w:color="auto"/>
        <w:left w:val="none" w:sz="0" w:space="0" w:color="auto"/>
        <w:bottom w:val="none" w:sz="0" w:space="0" w:color="auto"/>
        <w:right w:val="none" w:sz="0" w:space="0" w:color="auto"/>
      </w:divBdr>
      <w:divsChild>
        <w:div w:id="500589224">
          <w:marLeft w:val="0"/>
          <w:marRight w:val="0"/>
          <w:marTop w:val="0"/>
          <w:marBottom w:val="0"/>
          <w:divBdr>
            <w:top w:val="none" w:sz="0" w:space="0" w:color="auto"/>
            <w:left w:val="none" w:sz="0" w:space="0" w:color="auto"/>
            <w:bottom w:val="none" w:sz="0" w:space="0" w:color="auto"/>
            <w:right w:val="none" w:sz="0" w:space="0" w:color="auto"/>
          </w:divBdr>
        </w:div>
        <w:div w:id="1836796014">
          <w:marLeft w:val="0"/>
          <w:marRight w:val="0"/>
          <w:marTop w:val="0"/>
          <w:marBottom w:val="0"/>
          <w:divBdr>
            <w:top w:val="none" w:sz="0" w:space="0" w:color="auto"/>
            <w:left w:val="none" w:sz="0" w:space="0" w:color="auto"/>
            <w:bottom w:val="none" w:sz="0" w:space="0" w:color="auto"/>
            <w:right w:val="none" w:sz="0" w:space="0" w:color="auto"/>
          </w:divBdr>
          <w:divsChild>
            <w:div w:id="1424372662">
              <w:marLeft w:val="180"/>
              <w:marRight w:val="240"/>
              <w:marTop w:val="0"/>
              <w:marBottom w:val="0"/>
              <w:divBdr>
                <w:top w:val="none" w:sz="0" w:space="0" w:color="auto"/>
                <w:left w:val="none" w:sz="0" w:space="0" w:color="auto"/>
                <w:bottom w:val="none" w:sz="0" w:space="0" w:color="auto"/>
                <w:right w:val="none" w:sz="0" w:space="0" w:color="auto"/>
              </w:divBdr>
              <w:divsChild>
                <w:div w:id="155800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544602">
      <w:bodyDiv w:val="1"/>
      <w:marLeft w:val="0"/>
      <w:marRight w:val="0"/>
      <w:marTop w:val="0"/>
      <w:marBottom w:val="0"/>
      <w:divBdr>
        <w:top w:val="none" w:sz="0" w:space="0" w:color="auto"/>
        <w:left w:val="none" w:sz="0" w:space="0" w:color="auto"/>
        <w:bottom w:val="none" w:sz="0" w:space="0" w:color="auto"/>
        <w:right w:val="none" w:sz="0" w:space="0" w:color="auto"/>
      </w:divBdr>
    </w:div>
    <w:div w:id="1179006084">
      <w:bodyDiv w:val="1"/>
      <w:marLeft w:val="0"/>
      <w:marRight w:val="0"/>
      <w:marTop w:val="0"/>
      <w:marBottom w:val="0"/>
      <w:divBdr>
        <w:top w:val="none" w:sz="0" w:space="0" w:color="auto"/>
        <w:left w:val="none" w:sz="0" w:space="0" w:color="auto"/>
        <w:bottom w:val="none" w:sz="0" w:space="0" w:color="auto"/>
        <w:right w:val="none" w:sz="0" w:space="0" w:color="auto"/>
      </w:divBdr>
    </w:div>
    <w:div w:id="1182738573">
      <w:bodyDiv w:val="1"/>
      <w:marLeft w:val="0"/>
      <w:marRight w:val="0"/>
      <w:marTop w:val="0"/>
      <w:marBottom w:val="0"/>
      <w:divBdr>
        <w:top w:val="none" w:sz="0" w:space="0" w:color="auto"/>
        <w:left w:val="none" w:sz="0" w:space="0" w:color="auto"/>
        <w:bottom w:val="none" w:sz="0" w:space="0" w:color="auto"/>
        <w:right w:val="none" w:sz="0" w:space="0" w:color="auto"/>
      </w:divBdr>
    </w:div>
    <w:div w:id="1185484063">
      <w:bodyDiv w:val="1"/>
      <w:marLeft w:val="0"/>
      <w:marRight w:val="0"/>
      <w:marTop w:val="0"/>
      <w:marBottom w:val="0"/>
      <w:divBdr>
        <w:top w:val="none" w:sz="0" w:space="0" w:color="auto"/>
        <w:left w:val="none" w:sz="0" w:space="0" w:color="auto"/>
        <w:bottom w:val="none" w:sz="0" w:space="0" w:color="auto"/>
        <w:right w:val="none" w:sz="0" w:space="0" w:color="auto"/>
      </w:divBdr>
    </w:div>
    <w:div w:id="1192957615">
      <w:bodyDiv w:val="1"/>
      <w:marLeft w:val="0"/>
      <w:marRight w:val="0"/>
      <w:marTop w:val="0"/>
      <w:marBottom w:val="0"/>
      <w:divBdr>
        <w:top w:val="none" w:sz="0" w:space="0" w:color="auto"/>
        <w:left w:val="none" w:sz="0" w:space="0" w:color="auto"/>
        <w:bottom w:val="none" w:sz="0" w:space="0" w:color="auto"/>
        <w:right w:val="none" w:sz="0" w:space="0" w:color="auto"/>
      </w:divBdr>
    </w:div>
    <w:div w:id="1194003419">
      <w:bodyDiv w:val="1"/>
      <w:marLeft w:val="0"/>
      <w:marRight w:val="0"/>
      <w:marTop w:val="0"/>
      <w:marBottom w:val="0"/>
      <w:divBdr>
        <w:top w:val="none" w:sz="0" w:space="0" w:color="auto"/>
        <w:left w:val="none" w:sz="0" w:space="0" w:color="auto"/>
        <w:bottom w:val="none" w:sz="0" w:space="0" w:color="auto"/>
        <w:right w:val="none" w:sz="0" w:space="0" w:color="auto"/>
      </w:divBdr>
    </w:div>
    <w:div w:id="1200432240">
      <w:bodyDiv w:val="1"/>
      <w:marLeft w:val="0"/>
      <w:marRight w:val="0"/>
      <w:marTop w:val="0"/>
      <w:marBottom w:val="0"/>
      <w:divBdr>
        <w:top w:val="none" w:sz="0" w:space="0" w:color="auto"/>
        <w:left w:val="none" w:sz="0" w:space="0" w:color="auto"/>
        <w:bottom w:val="none" w:sz="0" w:space="0" w:color="auto"/>
        <w:right w:val="none" w:sz="0" w:space="0" w:color="auto"/>
      </w:divBdr>
    </w:div>
    <w:div w:id="1201280591">
      <w:bodyDiv w:val="1"/>
      <w:marLeft w:val="0"/>
      <w:marRight w:val="0"/>
      <w:marTop w:val="0"/>
      <w:marBottom w:val="0"/>
      <w:divBdr>
        <w:top w:val="none" w:sz="0" w:space="0" w:color="auto"/>
        <w:left w:val="none" w:sz="0" w:space="0" w:color="auto"/>
        <w:bottom w:val="none" w:sz="0" w:space="0" w:color="auto"/>
        <w:right w:val="none" w:sz="0" w:space="0" w:color="auto"/>
      </w:divBdr>
    </w:div>
    <w:div w:id="1204948351">
      <w:bodyDiv w:val="1"/>
      <w:marLeft w:val="0"/>
      <w:marRight w:val="0"/>
      <w:marTop w:val="0"/>
      <w:marBottom w:val="0"/>
      <w:divBdr>
        <w:top w:val="none" w:sz="0" w:space="0" w:color="auto"/>
        <w:left w:val="none" w:sz="0" w:space="0" w:color="auto"/>
        <w:bottom w:val="none" w:sz="0" w:space="0" w:color="auto"/>
        <w:right w:val="none" w:sz="0" w:space="0" w:color="auto"/>
      </w:divBdr>
    </w:div>
    <w:div w:id="1208684988">
      <w:bodyDiv w:val="1"/>
      <w:marLeft w:val="0"/>
      <w:marRight w:val="0"/>
      <w:marTop w:val="0"/>
      <w:marBottom w:val="0"/>
      <w:divBdr>
        <w:top w:val="none" w:sz="0" w:space="0" w:color="auto"/>
        <w:left w:val="none" w:sz="0" w:space="0" w:color="auto"/>
        <w:bottom w:val="none" w:sz="0" w:space="0" w:color="auto"/>
        <w:right w:val="none" w:sz="0" w:space="0" w:color="auto"/>
      </w:divBdr>
    </w:div>
    <w:div w:id="1211696750">
      <w:bodyDiv w:val="1"/>
      <w:marLeft w:val="0"/>
      <w:marRight w:val="0"/>
      <w:marTop w:val="0"/>
      <w:marBottom w:val="0"/>
      <w:divBdr>
        <w:top w:val="none" w:sz="0" w:space="0" w:color="auto"/>
        <w:left w:val="none" w:sz="0" w:space="0" w:color="auto"/>
        <w:bottom w:val="none" w:sz="0" w:space="0" w:color="auto"/>
        <w:right w:val="none" w:sz="0" w:space="0" w:color="auto"/>
      </w:divBdr>
    </w:div>
    <w:div w:id="1212881833">
      <w:bodyDiv w:val="1"/>
      <w:marLeft w:val="0"/>
      <w:marRight w:val="0"/>
      <w:marTop w:val="0"/>
      <w:marBottom w:val="0"/>
      <w:divBdr>
        <w:top w:val="none" w:sz="0" w:space="0" w:color="auto"/>
        <w:left w:val="none" w:sz="0" w:space="0" w:color="auto"/>
        <w:bottom w:val="none" w:sz="0" w:space="0" w:color="auto"/>
        <w:right w:val="none" w:sz="0" w:space="0" w:color="auto"/>
      </w:divBdr>
    </w:div>
    <w:div w:id="1213273547">
      <w:bodyDiv w:val="1"/>
      <w:marLeft w:val="0"/>
      <w:marRight w:val="0"/>
      <w:marTop w:val="0"/>
      <w:marBottom w:val="0"/>
      <w:divBdr>
        <w:top w:val="none" w:sz="0" w:space="0" w:color="auto"/>
        <w:left w:val="none" w:sz="0" w:space="0" w:color="auto"/>
        <w:bottom w:val="none" w:sz="0" w:space="0" w:color="auto"/>
        <w:right w:val="none" w:sz="0" w:space="0" w:color="auto"/>
      </w:divBdr>
    </w:div>
    <w:div w:id="1219244966">
      <w:bodyDiv w:val="1"/>
      <w:marLeft w:val="0"/>
      <w:marRight w:val="0"/>
      <w:marTop w:val="0"/>
      <w:marBottom w:val="0"/>
      <w:divBdr>
        <w:top w:val="none" w:sz="0" w:space="0" w:color="auto"/>
        <w:left w:val="none" w:sz="0" w:space="0" w:color="auto"/>
        <w:bottom w:val="none" w:sz="0" w:space="0" w:color="auto"/>
        <w:right w:val="none" w:sz="0" w:space="0" w:color="auto"/>
      </w:divBdr>
    </w:div>
    <w:div w:id="1221598145">
      <w:bodyDiv w:val="1"/>
      <w:marLeft w:val="0"/>
      <w:marRight w:val="0"/>
      <w:marTop w:val="0"/>
      <w:marBottom w:val="0"/>
      <w:divBdr>
        <w:top w:val="none" w:sz="0" w:space="0" w:color="auto"/>
        <w:left w:val="none" w:sz="0" w:space="0" w:color="auto"/>
        <w:bottom w:val="none" w:sz="0" w:space="0" w:color="auto"/>
        <w:right w:val="none" w:sz="0" w:space="0" w:color="auto"/>
      </w:divBdr>
    </w:div>
    <w:div w:id="1226987052">
      <w:bodyDiv w:val="1"/>
      <w:marLeft w:val="0"/>
      <w:marRight w:val="0"/>
      <w:marTop w:val="0"/>
      <w:marBottom w:val="0"/>
      <w:divBdr>
        <w:top w:val="none" w:sz="0" w:space="0" w:color="auto"/>
        <w:left w:val="none" w:sz="0" w:space="0" w:color="auto"/>
        <w:bottom w:val="none" w:sz="0" w:space="0" w:color="auto"/>
        <w:right w:val="none" w:sz="0" w:space="0" w:color="auto"/>
      </w:divBdr>
    </w:div>
    <w:div w:id="1231502601">
      <w:bodyDiv w:val="1"/>
      <w:marLeft w:val="0"/>
      <w:marRight w:val="0"/>
      <w:marTop w:val="0"/>
      <w:marBottom w:val="0"/>
      <w:divBdr>
        <w:top w:val="none" w:sz="0" w:space="0" w:color="auto"/>
        <w:left w:val="none" w:sz="0" w:space="0" w:color="auto"/>
        <w:bottom w:val="none" w:sz="0" w:space="0" w:color="auto"/>
        <w:right w:val="none" w:sz="0" w:space="0" w:color="auto"/>
      </w:divBdr>
      <w:divsChild>
        <w:div w:id="1812361306">
          <w:marLeft w:val="0"/>
          <w:marRight w:val="240"/>
          <w:marTop w:val="0"/>
          <w:marBottom w:val="0"/>
          <w:divBdr>
            <w:top w:val="none" w:sz="0" w:space="0" w:color="auto"/>
            <w:left w:val="none" w:sz="0" w:space="0" w:color="auto"/>
            <w:bottom w:val="none" w:sz="0" w:space="0" w:color="auto"/>
            <w:right w:val="none" w:sz="0" w:space="0" w:color="auto"/>
          </w:divBdr>
          <w:divsChild>
            <w:div w:id="1236359974">
              <w:marLeft w:val="0"/>
              <w:marRight w:val="0"/>
              <w:marTop w:val="0"/>
              <w:marBottom w:val="0"/>
              <w:divBdr>
                <w:top w:val="none" w:sz="0" w:space="0" w:color="auto"/>
                <w:left w:val="none" w:sz="0" w:space="0" w:color="auto"/>
                <w:bottom w:val="none" w:sz="0" w:space="0" w:color="auto"/>
                <w:right w:val="none" w:sz="0" w:space="0" w:color="auto"/>
              </w:divBdr>
              <w:divsChild>
                <w:div w:id="1005668742">
                  <w:marLeft w:val="0"/>
                  <w:marRight w:val="0"/>
                  <w:marTop w:val="0"/>
                  <w:marBottom w:val="0"/>
                  <w:divBdr>
                    <w:top w:val="none" w:sz="0" w:space="0" w:color="auto"/>
                    <w:left w:val="none" w:sz="0" w:space="0" w:color="auto"/>
                    <w:bottom w:val="none" w:sz="0" w:space="0" w:color="auto"/>
                    <w:right w:val="none" w:sz="0" w:space="0" w:color="auto"/>
                  </w:divBdr>
                  <w:divsChild>
                    <w:div w:id="1303149308">
                      <w:marLeft w:val="0"/>
                      <w:marRight w:val="0"/>
                      <w:marTop w:val="0"/>
                      <w:marBottom w:val="0"/>
                      <w:divBdr>
                        <w:top w:val="none" w:sz="0" w:space="0" w:color="auto"/>
                        <w:left w:val="none" w:sz="0" w:space="0" w:color="auto"/>
                        <w:bottom w:val="none" w:sz="0" w:space="0" w:color="auto"/>
                        <w:right w:val="none" w:sz="0" w:space="0" w:color="auto"/>
                      </w:divBdr>
                      <w:divsChild>
                        <w:div w:id="1974291920">
                          <w:marLeft w:val="0"/>
                          <w:marRight w:val="0"/>
                          <w:marTop w:val="0"/>
                          <w:marBottom w:val="0"/>
                          <w:divBdr>
                            <w:top w:val="none" w:sz="0" w:space="0" w:color="auto"/>
                            <w:left w:val="none" w:sz="0" w:space="0" w:color="auto"/>
                            <w:bottom w:val="none" w:sz="0" w:space="0" w:color="auto"/>
                            <w:right w:val="none" w:sz="0" w:space="0" w:color="auto"/>
                          </w:divBdr>
                          <w:divsChild>
                            <w:div w:id="1799834772">
                              <w:marLeft w:val="0"/>
                              <w:marRight w:val="0"/>
                              <w:marTop w:val="0"/>
                              <w:marBottom w:val="0"/>
                              <w:divBdr>
                                <w:top w:val="none" w:sz="0" w:space="0" w:color="auto"/>
                                <w:left w:val="none" w:sz="0" w:space="0" w:color="auto"/>
                                <w:bottom w:val="none" w:sz="0" w:space="0" w:color="auto"/>
                                <w:right w:val="none" w:sz="0" w:space="0" w:color="auto"/>
                              </w:divBdr>
                              <w:divsChild>
                                <w:div w:id="22230000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321461">
      <w:bodyDiv w:val="1"/>
      <w:marLeft w:val="0"/>
      <w:marRight w:val="0"/>
      <w:marTop w:val="0"/>
      <w:marBottom w:val="0"/>
      <w:divBdr>
        <w:top w:val="none" w:sz="0" w:space="0" w:color="auto"/>
        <w:left w:val="none" w:sz="0" w:space="0" w:color="auto"/>
        <w:bottom w:val="none" w:sz="0" w:space="0" w:color="auto"/>
        <w:right w:val="none" w:sz="0" w:space="0" w:color="auto"/>
      </w:divBdr>
    </w:div>
    <w:div w:id="1241064925">
      <w:bodyDiv w:val="1"/>
      <w:marLeft w:val="0"/>
      <w:marRight w:val="0"/>
      <w:marTop w:val="0"/>
      <w:marBottom w:val="0"/>
      <w:divBdr>
        <w:top w:val="none" w:sz="0" w:space="0" w:color="auto"/>
        <w:left w:val="none" w:sz="0" w:space="0" w:color="auto"/>
        <w:bottom w:val="none" w:sz="0" w:space="0" w:color="auto"/>
        <w:right w:val="none" w:sz="0" w:space="0" w:color="auto"/>
      </w:divBdr>
    </w:div>
    <w:div w:id="1243179992">
      <w:bodyDiv w:val="1"/>
      <w:marLeft w:val="0"/>
      <w:marRight w:val="0"/>
      <w:marTop w:val="0"/>
      <w:marBottom w:val="0"/>
      <w:divBdr>
        <w:top w:val="none" w:sz="0" w:space="0" w:color="auto"/>
        <w:left w:val="none" w:sz="0" w:space="0" w:color="auto"/>
        <w:bottom w:val="none" w:sz="0" w:space="0" w:color="auto"/>
        <w:right w:val="none" w:sz="0" w:space="0" w:color="auto"/>
      </w:divBdr>
    </w:div>
    <w:div w:id="1243951376">
      <w:bodyDiv w:val="1"/>
      <w:marLeft w:val="0"/>
      <w:marRight w:val="0"/>
      <w:marTop w:val="0"/>
      <w:marBottom w:val="0"/>
      <w:divBdr>
        <w:top w:val="none" w:sz="0" w:space="0" w:color="auto"/>
        <w:left w:val="none" w:sz="0" w:space="0" w:color="auto"/>
        <w:bottom w:val="none" w:sz="0" w:space="0" w:color="auto"/>
        <w:right w:val="none" w:sz="0" w:space="0" w:color="auto"/>
      </w:divBdr>
    </w:div>
    <w:div w:id="1244799747">
      <w:bodyDiv w:val="1"/>
      <w:marLeft w:val="0"/>
      <w:marRight w:val="0"/>
      <w:marTop w:val="0"/>
      <w:marBottom w:val="0"/>
      <w:divBdr>
        <w:top w:val="none" w:sz="0" w:space="0" w:color="auto"/>
        <w:left w:val="none" w:sz="0" w:space="0" w:color="auto"/>
        <w:bottom w:val="none" w:sz="0" w:space="0" w:color="auto"/>
        <w:right w:val="none" w:sz="0" w:space="0" w:color="auto"/>
      </w:divBdr>
    </w:div>
    <w:div w:id="1248808460">
      <w:bodyDiv w:val="1"/>
      <w:marLeft w:val="0"/>
      <w:marRight w:val="0"/>
      <w:marTop w:val="0"/>
      <w:marBottom w:val="0"/>
      <w:divBdr>
        <w:top w:val="none" w:sz="0" w:space="0" w:color="auto"/>
        <w:left w:val="none" w:sz="0" w:space="0" w:color="auto"/>
        <w:bottom w:val="none" w:sz="0" w:space="0" w:color="auto"/>
        <w:right w:val="none" w:sz="0" w:space="0" w:color="auto"/>
      </w:divBdr>
    </w:div>
    <w:div w:id="1249928522">
      <w:bodyDiv w:val="1"/>
      <w:marLeft w:val="0"/>
      <w:marRight w:val="0"/>
      <w:marTop w:val="0"/>
      <w:marBottom w:val="0"/>
      <w:divBdr>
        <w:top w:val="none" w:sz="0" w:space="0" w:color="auto"/>
        <w:left w:val="none" w:sz="0" w:space="0" w:color="auto"/>
        <w:bottom w:val="none" w:sz="0" w:space="0" w:color="auto"/>
        <w:right w:val="none" w:sz="0" w:space="0" w:color="auto"/>
      </w:divBdr>
    </w:div>
    <w:div w:id="1257204163">
      <w:bodyDiv w:val="1"/>
      <w:marLeft w:val="0"/>
      <w:marRight w:val="0"/>
      <w:marTop w:val="0"/>
      <w:marBottom w:val="0"/>
      <w:divBdr>
        <w:top w:val="none" w:sz="0" w:space="0" w:color="auto"/>
        <w:left w:val="none" w:sz="0" w:space="0" w:color="auto"/>
        <w:bottom w:val="none" w:sz="0" w:space="0" w:color="auto"/>
        <w:right w:val="none" w:sz="0" w:space="0" w:color="auto"/>
      </w:divBdr>
    </w:div>
    <w:div w:id="1259676196">
      <w:bodyDiv w:val="1"/>
      <w:marLeft w:val="0"/>
      <w:marRight w:val="0"/>
      <w:marTop w:val="0"/>
      <w:marBottom w:val="0"/>
      <w:divBdr>
        <w:top w:val="none" w:sz="0" w:space="0" w:color="auto"/>
        <w:left w:val="none" w:sz="0" w:space="0" w:color="auto"/>
        <w:bottom w:val="none" w:sz="0" w:space="0" w:color="auto"/>
        <w:right w:val="none" w:sz="0" w:space="0" w:color="auto"/>
      </w:divBdr>
    </w:div>
    <w:div w:id="1260915033">
      <w:bodyDiv w:val="1"/>
      <w:marLeft w:val="0"/>
      <w:marRight w:val="0"/>
      <w:marTop w:val="0"/>
      <w:marBottom w:val="0"/>
      <w:divBdr>
        <w:top w:val="none" w:sz="0" w:space="0" w:color="auto"/>
        <w:left w:val="none" w:sz="0" w:space="0" w:color="auto"/>
        <w:bottom w:val="none" w:sz="0" w:space="0" w:color="auto"/>
        <w:right w:val="none" w:sz="0" w:space="0" w:color="auto"/>
      </w:divBdr>
      <w:divsChild>
        <w:div w:id="594632839">
          <w:marLeft w:val="0"/>
          <w:marRight w:val="0"/>
          <w:marTop w:val="0"/>
          <w:marBottom w:val="0"/>
          <w:divBdr>
            <w:top w:val="none" w:sz="0" w:space="0" w:color="auto"/>
            <w:left w:val="none" w:sz="0" w:space="0" w:color="auto"/>
            <w:bottom w:val="none" w:sz="0" w:space="0" w:color="auto"/>
            <w:right w:val="none" w:sz="0" w:space="0" w:color="auto"/>
          </w:divBdr>
        </w:div>
        <w:div w:id="792334486">
          <w:marLeft w:val="0"/>
          <w:marRight w:val="0"/>
          <w:marTop w:val="0"/>
          <w:marBottom w:val="0"/>
          <w:divBdr>
            <w:top w:val="none" w:sz="0" w:space="0" w:color="auto"/>
            <w:left w:val="none" w:sz="0" w:space="0" w:color="auto"/>
            <w:bottom w:val="none" w:sz="0" w:space="0" w:color="auto"/>
            <w:right w:val="none" w:sz="0" w:space="0" w:color="auto"/>
          </w:divBdr>
        </w:div>
      </w:divsChild>
    </w:div>
    <w:div w:id="1263103158">
      <w:bodyDiv w:val="1"/>
      <w:marLeft w:val="0"/>
      <w:marRight w:val="0"/>
      <w:marTop w:val="0"/>
      <w:marBottom w:val="0"/>
      <w:divBdr>
        <w:top w:val="none" w:sz="0" w:space="0" w:color="auto"/>
        <w:left w:val="none" w:sz="0" w:space="0" w:color="auto"/>
        <w:bottom w:val="none" w:sz="0" w:space="0" w:color="auto"/>
        <w:right w:val="none" w:sz="0" w:space="0" w:color="auto"/>
      </w:divBdr>
    </w:div>
    <w:div w:id="1264417427">
      <w:bodyDiv w:val="1"/>
      <w:marLeft w:val="0"/>
      <w:marRight w:val="0"/>
      <w:marTop w:val="0"/>
      <w:marBottom w:val="0"/>
      <w:divBdr>
        <w:top w:val="none" w:sz="0" w:space="0" w:color="auto"/>
        <w:left w:val="none" w:sz="0" w:space="0" w:color="auto"/>
        <w:bottom w:val="none" w:sz="0" w:space="0" w:color="auto"/>
        <w:right w:val="none" w:sz="0" w:space="0" w:color="auto"/>
      </w:divBdr>
    </w:div>
    <w:div w:id="1267347474">
      <w:bodyDiv w:val="1"/>
      <w:marLeft w:val="0"/>
      <w:marRight w:val="0"/>
      <w:marTop w:val="0"/>
      <w:marBottom w:val="0"/>
      <w:divBdr>
        <w:top w:val="none" w:sz="0" w:space="0" w:color="auto"/>
        <w:left w:val="none" w:sz="0" w:space="0" w:color="auto"/>
        <w:bottom w:val="none" w:sz="0" w:space="0" w:color="auto"/>
        <w:right w:val="none" w:sz="0" w:space="0" w:color="auto"/>
      </w:divBdr>
    </w:div>
    <w:div w:id="1267470292">
      <w:bodyDiv w:val="1"/>
      <w:marLeft w:val="0"/>
      <w:marRight w:val="0"/>
      <w:marTop w:val="0"/>
      <w:marBottom w:val="0"/>
      <w:divBdr>
        <w:top w:val="none" w:sz="0" w:space="0" w:color="auto"/>
        <w:left w:val="none" w:sz="0" w:space="0" w:color="auto"/>
        <w:bottom w:val="none" w:sz="0" w:space="0" w:color="auto"/>
        <w:right w:val="none" w:sz="0" w:space="0" w:color="auto"/>
      </w:divBdr>
    </w:div>
    <w:div w:id="1268464538">
      <w:bodyDiv w:val="1"/>
      <w:marLeft w:val="0"/>
      <w:marRight w:val="0"/>
      <w:marTop w:val="0"/>
      <w:marBottom w:val="0"/>
      <w:divBdr>
        <w:top w:val="none" w:sz="0" w:space="0" w:color="auto"/>
        <w:left w:val="none" w:sz="0" w:space="0" w:color="auto"/>
        <w:bottom w:val="none" w:sz="0" w:space="0" w:color="auto"/>
        <w:right w:val="none" w:sz="0" w:space="0" w:color="auto"/>
      </w:divBdr>
    </w:div>
    <w:div w:id="1272660858">
      <w:bodyDiv w:val="1"/>
      <w:marLeft w:val="0"/>
      <w:marRight w:val="0"/>
      <w:marTop w:val="0"/>
      <w:marBottom w:val="0"/>
      <w:divBdr>
        <w:top w:val="none" w:sz="0" w:space="0" w:color="auto"/>
        <w:left w:val="none" w:sz="0" w:space="0" w:color="auto"/>
        <w:bottom w:val="none" w:sz="0" w:space="0" w:color="auto"/>
        <w:right w:val="none" w:sz="0" w:space="0" w:color="auto"/>
      </w:divBdr>
    </w:div>
    <w:div w:id="1272855950">
      <w:bodyDiv w:val="1"/>
      <w:marLeft w:val="0"/>
      <w:marRight w:val="0"/>
      <w:marTop w:val="0"/>
      <w:marBottom w:val="0"/>
      <w:divBdr>
        <w:top w:val="none" w:sz="0" w:space="0" w:color="auto"/>
        <w:left w:val="none" w:sz="0" w:space="0" w:color="auto"/>
        <w:bottom w:val="none" w:sz="0" w:space="0" w:color="auto"/>
        <w:right w:val="none" w:sz="0" w:space="0" w:color="auto"/>
      </w:divBdr>
    </w:div>
    <w:div w:id="1283609263">
      <w:bodyDiv w:val="1"/>
      <w:marLeft w:val="0"/>
      <w:marRight w:val="0"/>
      <w:marTop w:val="0"/>
      <w:marBottom w:val="0"/>
      <w:divBdr>
        <w:top w:val="none" w:sz="0" w:space="0" w:color="auto"/>
        <w:left w:val="none" w:sz="0" w:space="0" w:color="auto"/>
        <w:bottom w:val="none" w:sz="0" w:space="0" w:color="auto"/>
        <w:right w:val="none" w:sz="0" w:space="0" w:color="auto"/>
      </w:divBdr>
    </w:div>
    <w:div w:id="1285574048">
      <w:bodyDiv w:val="1"/>
      <w:marLeft w:val="0"/>
      <w:marRight w:val="0"/>
      <w:marTop w:val="0"/>
      <w:marBottom w:val="0"/>
      <w:divBdr>
        <w:top w:val="none" w:sz="0" w:space="0" w:color="auto"/>
        <w:left w:val="none" w:sz="0" w:space="0" w:color="auto"/>
        <w:bottom w:val="none" w:sz="0" w:space="0" w:color="auto"/>
        <w:right w:val="none" w:sz="0" w:space="0" w:color="auto"/>
      </w:divBdr>
    </w:div>
    <w:div w:id="1285694429">
      <w:bodyDiv w:val="1"/>
      <w:marLeft w:val="0"/>
      <w:marRight w:val="0"/>
      <w:marTop w:val="0"/>
      <w:marBottom w:val="0"/>
      <w:divBdr>
        <w:top w:val="none" w:sz="0" w:space="0" w:color="auto"/>
        <w:left w:val="none" w:sz="0" w:space="0" w:color="auto"/>
        <w:bottom w:val="none" w:sz="0" w:space="0" w:color="auto"/>
        <w:right w:val="none" w:sz="0" w:space="0" w:color="auto"/>
      </w:divBdr>
      <w:divsChild>
        <w:div w:id="67047406">
          <w:marLeft w:val="0"/>
          <w:marRight w:val="0"/>
          <w:marTop w:val="0"/>
          <w:marBottom w:val="0"/>
          <w:divBdr>
            <w:top w:val="none" w:sz="0" w:space="0" w:color="auto"/>
            <w:left w:val="none" w:sz="0" w:space="0" w:color="auto"/>
            <w:bottom w:val="none" w:sz="0" w:space="0" w:color="auto"/>
            <w:right w:val="none" w:sz="0" w:space="0" w:color="auto"/>
          </w:divBdr>
        </w:div>
        <w:div w:id="680090138">
          <w:marLeft w:val="0"/>
          <w:marRight w:val="0"/>
          <w:marTop w:val="0"/>
          <w:marBottom w:val="0"/>
          <w:divBdr>
            <w:top w:val="none" w:sz="0" w:space="0" w:color="auto"/>
            <w:left w:val="none" w:sz="0" w:space="0" w:color="auto"/>
            <w:bottom w:val="none" w:sz="0" w:space="0" w:color="auto"/>
            <w:right w:val="none" w:sz="0" w:space="0" w:color="auto"/>
          </w:divBdr>
        </w:div>
      </w:divsChild>
    </w:div>
    <w:div w:id="1285961165">
      <w:bodyDiv w:val="1"/>
      <w:marLeft w:val="0"/>
      <w:marRight w:val="0"/>
      <w:marTop w:val="0"/>
      <w:marBottom w:val="0"/>
      <w:divBdr>
        <w:top w:val="none" w:sz="0" w:space="0" w:color="auto"/>
        <w:left w:val="none" w:sz="0" w:space="0" w:color="auto"/>
        <w:bottom w:val="none" w:sz="0" w:space="0" w:color="auto"/>
        <w:right w:val="none" w:sz="0" w:space="0" w:color="auto"/>
      </w:divBdr>
    </w:div>
    <w:div w:id="1286545151">
      <w:bodyDiv w:val="1"/>
      <w:marLeft w:val="0"/>
      <w:marRight w:val="0"/>
      <w:marTop w:val="0"/>
      <w:marBottom w:val="0"/>
      <w:divBdr>
        <w:top w:val="none" w:sz="0" w:space="0" w:color="auto"/>
        <w:left w:val="none" w:sz="0" w:space="0" w:color="auto"/>
        <w:bottom w:val="none" w:sz="0" w:space="0" w:color="auto"/>
        <w:right w:val="none" w:sz="0" w:space="0" w:color="auto"/>
      </w:divBdr>
    </w:div>
    <w:div w:id="1289623500">
      <w:bodyDiv w:val="1"/>
      <w:marLeft w:val="0"/>
      <w:marRight w:val="0"/>
      <w:marTop w:val="0"/>
      <w:marBottom w:val="0"/>
      <w:divBdr>
        <w:top w:val="none" w:sz="0" w:space="0" w:color="auto"/>
        <w:left w:val="none" w:sz="0" w:space="0" w:color="auto"/>
        <w:bottom w:val="none" w:sz="0" w:space="0" w:color="auto"/>
        <w:right w:val="none" w:sz="0" w:space="0" w:color="auto"/>
      </w:divBdr>
    </w:div>
    <w:div w:id="1289626550">
      <w:bodyDiv w:val="1"/>
      <w:marLeft w:val="0"/>
      <w:marRight w:val="0"/>
      <w:marTop w:val="0"/>
      <w:marBottom w:val="0"/>
      <w:divBdr>
        <w:top w:val="none" w:sz="0" w:space="0" w:color="auto"/>
        <w:left w:val="none" w:sz="0" w:space="0" w:color="auto"/>
        <w:bottom w:val="none" w:sz="0" w:space="0" w:color="auto"/>
        <w:right w:val="none" w:sz="0" w:space="0" w:color="auto"/>
      </w:divBdr>
      <w:divsChild>
        <w:div w:id="637346316">
          <w:marLeft w:val="0"/>
          <w:marRight w:val="0"/>
          <w:marTop w:val="0"/>
          <w:marBottom w:val="0"/>
          <w:divBdr>
            <w:top w:val="none" w:sz="0" w:space="0" w:color="auto"/>
            <w:left w:val="none" w:sz="0" w:space="0" w:color="auto"/>
            <w:bottom w:val="none" w:sz="0" w:space="0" w:color="auto"/>
            <w:right w:val="none" w:sz="0" w:space="0" w:color="auto"/>
          </w:divBdr>
        </w:div>
        <w:div w:id="674721721">
          <w:marLeft w:val="0"/>
          <w:marRight w:val="0"/>
          <w:marTop w:val="0"/>
          <w:marBottom w:val="0"/>
          <w:divBdr>
            <w:top w:val="none" w:sz="0" w:space="0" w:color="auto"/>
            <w:left w:val="none" w:sz="0" w:space="0" w:color="auto"/>
            <w:bottom w:val="none" w:sz="0" w:space="0" w:color="auto"/>
            <w:right w:val="none" w:sz="0" w:space="0" w:color="auto"/>
          </w:divBdr>
          <w:divsChild>
            <w:div w:id="1248535315">
              <w:marLeft w:val="180"/>
              <w:marRight w:val="240"/>
              <w:marTop w:val="0"/>
              <w:marBottom w:val="0"/>
              <w:divBdr>
                <w:top w:val="none" w:sz="0" w:space="0" w:color="auto"/>
                <w:left w:val="none" w:sz="0" w:space="0" w:color="auto"/>
                <w:bottom w:val="none" w:sz="0" w:space="0" w:color="auto"/>
                <w:right w:val="none" w:sz="0" w:space="0" w:color="auto"/>
              </w:divBdr>
              <w:divsChild>
                <w:div w:id="62889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94225">
          <w:marLeft w:val="0"/>
          <w:marRight w:val="0"/>
          <w:marTop w:val="0"/>
          <w:marBottom w:val="0"/>
          <w:divBdr>
            <w:top w:val="none" w:sz="0" w:space="0" w:color="auto"/>
            <w:left w:val="none" w:sz="0" w:space="0" w:color="auto"/>
            <w:bottom w:val="none" w:sz="0" w:space="0" w:color="auto"/>
            <w:right w:val="none" w:sz="0" w:space="0" w:color="auto"/>
          </w:divBdr>
          <w:divsChild>
            <w:div w:id="2144274768">
              <w:marLeft w:val="180"/>
              <w:marRight w:val="240"/>
              <w:marTop w:val="0"/>
              <w:marBottom w:val="0"/>
              <w:divBdr>
                <w:top w:val="none" w:sz="0" w:space="0" w:color="auto"/>
                <w:left w:val="none" w:sz="0" w:space="0" w:color="auto"/>
                <w:bottom w:val="none" w:sz="0" w:space="0" w:color="auto"/>
                <w:right w:val="none" w:sz="0" w:space="0" w:color="auto"/>
              </w:divBdr>
              <w:divsChild>
                <w:div w:id="81923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741809">
      <w:bodyDiv w:val="1"/>
      <w:marLeft w:val="0"/>
      <w:marRight w:val="0"/>
      <w:marTop w:val="0"/>
      <w:marBottom w:val="0"/>
      <w:divBdr>
        <w:top w:val="none" w:sz="0" w:space="0" w:color="auto"/>
        <w:left w:val="none" w:sz="0" w:space="0" w:color="auto"/>
        <w:bottom w:val="none" w:sz="0" w:space="0" w:color="auto"/>
        <w:right w:val="none" w:sz="0" w:space="0" w:color="auto"/>
      </w:divBdr>
    </w:div>
    <w:div w:id="1291784415">
      <w:bodyDiv w:val="1"/>
      <w:marLeft w:val="0"/>
      <w:marRight w:val="0"/>
      <w:marTop w:val="0"/>
      <w:marBottom w:val="0"/>
      <w:divBdr>
        <w:top w:val="none" w:sz="0" w:space="0" w:color="auto"/>
        <w:left w:val="none" w:sz="0" w:space="0" w:color="auto"/>
        <w:bottom w:val="none" w:sz="0" w:space="0" w:color="auto"/>
        <w:right w:val="none" w:sz="0" w:space="0" w:color="auto"/>
      </w:divBdr>
    </w:div>
    <w:div w:id="1292441103">
      <w:bodyDiv w:val="1"/>
      <w:marLeft w:val="0"/>
      <w:marRight w:val="0"/>
      <w:marTop w:val="0"/>
      <w:marBottom w:val="0"/>
      <w:divBdr>
        <w:top w:val="none" w:sz="0" w:space="0" w:color="auto"/>
        <w:left w:val="none" w:sz="0" w:space="0" w:color="auto"/>
        <w:bottom w:val="none" w:sz="0" w:space="0" w:color="auto"/>
        <w:right w:val="none" w:sz="0" w:space="0" w:color="auto"/>
      </w:divBdr>
    </w:div>
    <w:div w:id="1296790211">
      <w:bodyDiv w:val="1"/>
      <w:marLeft w:val="0"/>
      <w:marRight w:val="0"/>
      <w:marTop w:val="0"/>
      <w:marBottom w:val="0"/>
      <w:divBdr>
        <w:top w:val="none" w:sz="0" w:space="0" w:color="auto"/>
        <w:left w:val="none" w:sz="0" w:space="0" w:color="auto"/>
        <w:bottom w:val="none" w:sz="0" w:space="0" w:color="auto"/>
        <w:right w:val="none" w:sz="0" w:space="0" w:color="auto"/>
      </w:divBdr>
    </w:div>
    <w:div w:id="1298030525">
      <w:bodyDiv w:val="1"/>
      <w:marLeft w:val="0"/>
      <w:marRight w:val="0"/>
      <w:marTop w:val="0"/>
      <w:marBottom w:val="0"/>
      <w:divBdr>
        <w:top w:val="none" w:sz="0" w:space="0" w:color="auto"/>
        <w:left w:val="none" w:sz="0" w:space="0" w:color="auto"/>
        <w:bottom w:val="none" w:sz="0" w:space="0" w:color="auto"/>
        <w:right w:val="none" w:sz="0" w:space="0" w:color="auto"/>
      </w:divBdr>
    </w:div>
    <w:div w:id="1298295904">
      <w:bodyDiv w:val="1"/>
      <w:marLeft w:val="0"/>
      <w:marRight w:val="0"/>
      <w:marTop w:val="0"/>
      <w:marBottom w:val="0"/>
      <w:divBdr>
        <w:top w:val="none" w:sz="0" w:space="0" w:color="auto"/>
        <w:left w:val="none" w:sz="0" w:space="0" w:color="auto"/>
        <w:bottom w:val="none" w:sz="0" w:space="0" w:color="auto"/>
        <w:right w:val="none" w:sz="0" w:space="0" w:color="auto"/>
      </w:divBdr>
    </w:div>
    <w:div w:id="1303731166">
      <w:bodyDiv w:val="1"/>
      <w:marLeft w:val="0"/>
      <w:marRight w:val="0"/>
      <w:marTop w:val="0"/>
      <w:marBottom w:val="0"/>
      <w:divBdr>
        <w:top w:val="none" w:sz="0" w:space="0" w:color="auto"/>
        <w:left w:val="none" w:sz="0" w:space="0" w:color="auto"/>
        <w:bottom w:val="none" w:sz="0" w:space="0" w:color="auto"/>
        <w:right w:val="none" w:sz="0" w:space="0" w:color="auto"/>
      </w:divBdr>
    </w:div>
    <w:div w:id="1306155420">
      <w:bodyDiv w:val="1"/>
      <w:marLeft w:val="0"/>
      <w:marRight w:val="0"/>
      <w:marTop w:val="0"/>
      <w:marBottom w:val="0"/>
      <w:divBdr>
        <w:top w:val="none" w:sz="0" w:space="0" w:color="auto"/>
        <w:left w:val="none" w:sz="0" w:space="0" w:color="auto"/>
        <w:bottom w:val="none" w:sz="0" w:space="0" w:color="auto"/>
        <w:right w:val="none" w:sz="0" w:space="0" w:color="auto"/>
      </w:divBdr>
    </w:div>
    <w:div w:id="1308780408">
      <w:bodyDiv w:val="1"/>
      <w:marLeft w:val="0"/>
      <w:marRight w:val="0"/>
      <w:marTop w:val="0"/>
      <w:marBottom w:val="0"/>
      <w:divBdr>
        <w:top w:val="none" w:sz="0" w:space="0" w:color="auto"/>
        <w:left w:val="none" w:sz="0" w:space="0" w:color="auto"/>
        <w:bottom w:val="none" w:sz="0" w:space="0" w:color="auto"/>
        <w:right w:val="none" w:sz="0" w:space="0" w:color="auto"/>
      </w:divBdr>
    </w:div>
    <w:div w:id="1310089806">
      <w:bodyDiv w:val="1"/>
      <w:marLeft w:val="0"/>
      <w:marRight w:val="0"/>
      <w:marTop w:val="0"/>
      <w:marBottom w:val="0"/>
      <w:divBdr>
        <w:top w:val="none" w:sz="0" w:space="0" w:color="auto"/>
        <w:left w:val="none" w:sz="0" w:space="0" w:color="auto"/>
        <w:bottom w:val="none" w:sz="0" w:space="0" w:color="auto"/>
        <w:right w:val="none" w:sz="0" w:space="0" w:color="auto"/>
      </w:divBdr>
    </w:div>
    <w:div w:id="1310288562">
      <w:bodyDiv w:val="1"/>
      <w:marLeft w:val="0"/>
      <w:marRight w:val="0"/>
      <w:marTop w:val="0"/>
      <w:marBottom w:val="0"/>
      <w:divBdr>
        <w:top w:val="none" w:sz="0" w:space="0" w:color="auto"/>
        <w:left w:val="none" w:sz="0" w:space="0" w:color="auto"/>
        <w:bottom w:val="none" w:sz="0" w:space="0" w:color="auto"/>
        <w:right w:val="none" w:sz="0" w:space="0" w:color="auto"/>
      </w:divBdr>
    </w:div>
    <w:div w:id="1312363437">
      <w:bodyDiv w:val="1"/>
      <w:marLeft w:val="0"/>
      <w:marRight w:val="0"/>
      <w:marTop w:val="0"/>
      <w:marBottom w:val="0"/>
      <w:divBdr>
        <w:top w:val="none" w:sz="0" w:space="0" w:color="auto"/>
        <w:left w:val="none" w:sz="0" w:space="0" w:color="auto"/>
        <w:bottom w:val="none" w:sz="0" w:space="0" w:color="auto"/>
        <w:right w:val="none" w:sz="0" w:space="0" w:color="auto"/>
      </w:divBdr>
    </w:div>
    <w:div w:id="1312784294">
      <w:bodyDiv w:val="1"/>
      <w:marLeft w:val="0"/>
      <w:marRight w:val="0"/>
      <w:marTop w:val="0"/>
      <w:marBottom w:val="0"/>
      <w:divBdr>
        <w:top w:val="none" w:sz="0" w:space="0" w:color="auto"/>
        <w:left w:val="none" w:sz="0" w:space="0" w:color="auto"/>
        <w:bottom w:val="none" w:sz="0" w:space="0" w:color="auto"/>
        <w:right w:val="none" w:sz="0" w:space="0" w:color="auto"/>
      </w:divBdr>
    </w:div>
    <w:div w:id="1313558146">
      <w:bodyDiv w:val="1"/>
      <w:marLeft w:val="0"/>
      <w:marRight w:val="0"/>
      <w:marTop w:val="0"/>
      <w:marBottom w:val="0"/>
      <w:divBdr>
        <w:top w:val="none" w:sz="0" w:space="0" w:color="auto"/>
        <w:left w:val="none" w:sz="0" w:space="0" w:color="auto"/>
        <w:bottom w:val="none" w:sz="0" w:space="0" w:color="auto"/>
        <w:right w:val="none" w:sz="0" w:space="0" w:color="auto"/>
      </w:divBdr>
    </w:div>
    <w:div w:id="1319528710">
      <w:bodyDiv w:val="1"/>
      <w:marLeft w:val="0"/>
      <w:marRight w:val="0"/>
      <w:marTop w:val="0"/>
      <w:marBottom w:val="0"/>
      <w:divBdr>
        <w:top w:val="none" w:sz="0" w:space="0" w:color="auto"/>
        <w:left w:val="none" w:sz="0" w:space="0" w:color="auto"/>
        <w:bottom w:val="none" w:sz="0" w:space="0" w:color="auto"/>
        <w:right w:val="none" w:sz="0" w:space="0" w:color="auto"/>
      </w:divBdr>
    </w:div>
    <w:div w:id="1321156368">
      <w:bodyDiv w:val="1"/>
      <w:marLeft w:val="0"/>
      <w:marRight w:val="0"/>
      <w:marTop w:val="0"/>
      <w:marBottom w:val="0"/>
      <w:divBdr>
        <w:top w:val="none" w:sz="0" w:space="0" w:color="auto"/>
        <w:left w:val="none" w:sz="0" w:space="0" w:color="auto"/>
        <w:bottom w:val="none" w:sz="0" w:space="0" w:color="auto"/>
        <w:right w:val="none" w:sz="0" w:space="0" w:color="auto"/>
      </w:divBdr>
    </w:div>
    <w:div w:id="1321302050">
      <w:bodyDiv w:val="1"/>
      <w:marLeft w:val="0"/>
      <w:marRight w:val="0"/>
      <w:marTop w:val="0"/>
      <w:marBottom w:val="0"/>
      <w:divBdr>
        <w:top w:val="none" w:sz="0" w:space="0" w:color="auto"/>
        <w:left w:val="none" w:sz="0" w:space="0" w:color="auto"/>
        <w:bottom w:val="none" w:sz="0" w:space="0" w:color="auto"/>
        <w:right w:val="none" w:sz="0" w:space="0" w:color="auto"/>
      </w:divBdr>
    </w:div>
    <w:div w:id="1323041858">
      <w:bodyDiv w:val="1"/>
      <w:marLeft w:val="0"/>
      <w:marRight w:val="0"/>
      <w:marTop w:val="0"/>
      <w:marBottom w:val="0"/>
      <w:divBdr>
        <w:top w:val="none" w:sz="0" w:space="0" w:color="auto"/>
        <w:left w:val="none" w:sz="0" w:space="0" w:color="auto"/>
        <w:bottom w:val="none" w:sz="0" w:space="0" w:color="auto"/>
        <w:right w:val="none" w:sz="0" w:space="0" w:color="auto"/>
      </w:divBdr>
    </w:div>
    <w:div w:id="1325621720">
      <w:bodyDiv w:val="1"/>
      <w:marLeft w:val="0"/>
      <w:marRight w:val="0"/>
      <w:marTop w:val="0"/>
      <w:marBottom w:val="0"/>
      <w:divBdr>
        <w:top w:val="none" w:sz="0" w:space="0" w:color="auto"/>
        <w:left w:val="none" w:sz="0" w:space="0" w:color="auto"/>
        <w:bottom w:val="none" w:sz="0" w:space="0" w:color="auto"/>
        <w:right w:val="none" w:sz="0" w:space="0" w:color="auto"/>
      </w:divBdr>
    </w:div>
    <w:div w:id="1327201048">
      <w:bodyDiv w:val="1"/>
      <w:marLeft w:val="0"/>
      <w:marRight w:val="0"/>
      <w:marTop w:val="0"/>
      <w:marBottom w:val="0"/>
      <w:divBdr>
        <w:top w:val="none" w:sz="0" w:space="0" w:color="auto"/>
        <w:left w:val="none" w:sz="0" w:space="0" w:color="auto"/>
        <w:bottom w:val="none" w:sz="0" w:space="0" w:color="auto"/>
        <w:right w:val="none" w:sz="0" w:space="0" w:color="auto"/>
      </w:divBdr>
    </w:div>
    <w:div w:id="1331635764">
      <w:bodyDiv w:val="1"/>
      <w:marLeft w:val="0"/>
      <w:marRight w:val="0"/>
      <w:marTop w:val="0"/>
      <w:marBottom w:val="0"/>
      <w:divBdr>
        <w:top w:val="none" w:sz="0" w:space="0" w:color="auto"/>
        <w:left w:val="none" w:sz="0" w:space="0" w:color="auto"/>
        <w:bottom w:val="none" w:sz="0" w:space="0" w:color="auto"/>
        <w:right w:val="none" w:sz="0" w:space="0" w:color="auto"/>
      </w:divBdr>
    </w:div>
    <w:div w:id="1334258224">
      <w:bodyDiv w:val="1"/>
      <w:marLeft w:val="0"/>
      <w:marRight w:val="0"/>
      <w:marTop w:val="0"/>
      <w:marBottom w:val="0"/>
      <w:divBdr>
        <w:top w:val="none" w:sz="0" w:space="0" w:color="auto"/>
        <w:left w:val="none" w:sz="0" w:space="0" w:color="auto"/>
        <w:bottom w:val="none" w:sz="0" w:space="0" w:color="auto"/>
        <w:right w:val="none" w:sz="0" w:space="0" w:color="auto"/>
      </w:divBdr>
    </w:div>
    <w:div w:id="1334797920">
      <w:bodyDiv w:val="1"/>
      <w:marLeft w:val="0"/>
      <w:marRight w:val="0"/>
      <w:marTop w:val="0"/>
      <w:marBottom w:val="0"/>
      <w:divBdr>
        <w:top w:val="none" w:sz="0" w:space="0" w:color="auto"/>
        <w:left w:val="none" w:sz="0" w:space="0" w:color="auto"/>
        <w:bottom w:val="none" w:sz="0" w:space="0" w:color="auto"/>
        <w:right w:val="none" w:sz="0" w:space="0" w:color="auto"/>
      </w:divBdr>
    </w:div>
    <w:div w:id="1335575429">
      <w:bodyDiv w:val="1"/>
      <w:marLeft w:val="0"/>
      <w:marRight w:val="0"/>
      <w:marTop w:val="0"/>
      <w:marBottom w:val="0"/>
      <w:divBdr>
        <w:top w:val="none" w:sz="0" w:space="0" w:color="auto"/>
        <w:left w:val="none" w:sz="0" w:space="0" w:color="auto"/>
        <w:bottom w:val="none" w:sz="0" w:space="0" w:color="auto"/>
        <w:right w:val="none" w:sz="0" w:space="0" w:color="auto"/>
      </w:divBdr>
      <w:divsChild>
        <w:div w:id="439031334">
          <w:marLeft w:val="0"/>
          <w:marRight w:val="0"/>
          <w:marTop w:val="0"/>
          <w:marBottom w:val="0"/>
          <w:divBdr>
            <w:top w:val="none" w:sz="0" w:space="0" w:color="auto"/>
            <w:left w:val="none" w:sz="0" w:space="0" w:color="auto"/>
            <w:bottom w:val="none" w:sz="0" w:space="0" w:color="auto"/>
            <w:right w:val="none" w:sz="0" w:space="0" w:color="auto"/>
          </w:divBdr>
        </w:div>
        <w:div w:id="1397899576">
          <w:marLeft w:val="0"/>
          <w:marRight w:val="0"/>
          <w:marTop w:val="0"/>
          <w:marBottom w:val="0"/>
          <w:divBdr>
            <w:top w:val="none" w:sz="0" w:space="0" w:color="auto"/>
            <w:left w:val="none" w:sz="0" w:space="0" w:color="auto"/>
            <w:bottom w:val="none" w:sz="0" w:space="0" w:color="auto"/>
            <w:right w:val="none" w:sz="0" w:space="0" w:color="auto"/>
          </w:divBdr>
        </w:div>
      </w:divsChild>
    </w:div>
    <w:div w:id="1336037259">
      <w:bodyDiv w:val="1"/>
      <w:marLeft w:val="0"/>
      <w:marRight w:val="0"/>
      <w:marTop w:val="0"/>
      <w:marBottom w:val="0"/>
      <w:divBdr>
        <w:top w:val="none" w:sz="0" w:space="0" w:color="auto"/>
        <w:left w:val="none" w:sz="0" w:space="0" w:color="auto"/>
        <w:bottom w:val="none" w:sz="0" w:space="0" w:color="auto"/>
        <w:right w:val="none" w:sz="0" w:space="0" w:color="auto"/>
      </w:divBdr>
    </w:div>
    <w:div w:id="1336422212">
      <w:bodyDiv w:val="1"/>
      <w:marLeft w:val="0"/>
      <w:marRight w:val="0"/>
      <w:marTop w:val="0"/>
      <w:marBottom w:val="0"/>
      <w:divBdr>
        <w:top w:val="none" w:sz="0" w:space="0" w:color="auto"/>
        <w:left w:val="none" w:sz="0" w:space="0" w:color="auto"/>
        <w:bottom w:val="none" w:sz="0" w:space="0" w:color="auto"/>
        <w:right w:val="none" w:sz="0" w:space="0" w:color="auto"/>
      </w:divBdr>
    </w:div>
    <w:div w:id="1337032200">
      <w:bodyDiv w:val="1"/>
      <w:marLeft w:val="0"/>
      <w:marRight w:val="0"/>
      <w:marTop w:val="0"/>
      <w:marBottom w:val="0"/>
      <w:divBdr>
        <w:top w:val="none" w:sz="0" w:space="0" w:color="auto"/>
        <w:left w:val="none" w:sz="0" w:space="0" w:color="auto"/>
        <w:bottom w:val="none" w:sz="0" w:space="0" w:color="auto"/>
        <w:right w:val="none" w:sz="0" w:space="0" w:color="auto"/>
      </w:divBdr>
      <w:divsChild>
        <w:div w:id="8143088">
          <w:marLeft w:val="0"/>
          <w:marRight w:val="0"/>
          <w:marTop w:val="0"/>
          <w:marBottom w:val="0"/>
          <w:divBdr>
            <w:top w:val="none" w:sz="0" w:space="0" w:color="auto"/>
            <w:left w:val="none" w:sz="0" w:space="0" w:color="auto"/>
            <w:bottom w:val="none" w:sz="0" w:space="0" w:color="auto"/>
            <w:right w:val="none" w:sz="0" w:space="0" w:color="auto"/>
          </w:divBdr>
        </w:div>
      </w:divsChild>
    </w:div>
    <w:div w:id="1340039394">
      <w:bodyDiv w:val="1"/>
      <w:marLeft w:val="0"/>
      <w:marRight w:val="0"/>
      <w:marTop w:val="0"/>
      <w:marBottom w:val="0"/>
      <w:divBdr>
        <w:top w:val="none" w:sz="0" w:space="0" w:color="auto"/>
        <w:left w:val="none" w:sz="0" w:space="0" w:color="auto"/>
        <w:bottom w:val="none" w:sz="0" w:space="0" w:color="auto"/>
        <w:right w:val="none" w:sz="0" w:space="0" w:color="auto"/>
      </w:divBdr>
    </w:div>
    <w:div w:id="1345740301">
      <w:bodyDiv w:val="1"/>
      <w:marLeft w:val="0"/>
      <w:marRight w:val="0"/>
      <w:marTop w:val="0"/>
      <w:marBottom w:val="0"/>
      <w:divBdr>
        <w:top w:val="none" w:sz="0" w:space="0" w:color="auto"/>
        <w:left w:val="none" w:sz="0" w:space="0" w:color="auto"/>
        <w:bottom w:val="none" w:sz="0" w:space="0" w:color="auto"/>
        <w:right w:val="none" w:sz="0" w:space="0" w:color="auto"/>
      </w:divBdr>
    </w:div>
    <w:div w:id="1350257472">
      <w:bodyDiv w:val="1"/>
      <w:marLeft w:val="0"/>
      <w:marRight w:val="0"/>
      <w:marTop w:val="0"/>
      <w:marBottom w:val="0"/>
      <w:divBdr>
        <w:top w:val="none" w:sz="0" w:space="0" w:color="auto"/>
        <w:left w:val="none" w:sz="0" w:space="0" w:color="auto"/>
        <w:bottom w:val="none" w:sz="0" w:space="0" w:color="auto"/>
        <w:right w:val="none" w:sz="0" w:space="0" w:color="auto"/>
      </w:divBdr>
    </w:div>
    <w:div w:id="1356730557">
      <w:bodyDiv w:val="1"/>
      <w:marLeft w:val="0"/>
      <w:marRight w:val="0"/>
      <w:marTop w:val="0"/>
      <w:marBottom w:val="0"/>
      <w:divBdr>
        <w:top w:val="none" w:sz="0" w:space="0" w:color="auto"/>
        <w:left w:val="none" w:sz="0" w:space="0" w:color="auto"/>
        <w:bottom w:val="none" w:sz="0" w:space="0" w:color="auto"/>
        <w:right w:val="none" w:sz="0" w:space="0" w:color="auto"/>
      </w:divBdr>
    </w:div>
    <w:div w:id="1361861779">
      <w:bodyDiv w:val="1"/>
      <w:marLeft w:val="0"/>
      <w:marRight w:val="0"/>
      <w:marTop w:val="0"/>
      <w:marBottom w:val="0"/>
      <w:divBdr>
        <w:top w:val="none" w:sz="0" w:space="0" w:color="auto"/>
        <w:left w:val="none" w:sz="0" w:space="0" w:color="auto"/>
        <w:bottom w:val="none" w:sz="0" w:space="0" w:color="auto"/>
        <w:right w:val="none" w:sz="0" w:space="0" w:color="auto"/>
      </w:divBdr>
    </w:div>
    <w:div w:id="1379402051">
      <w:bodyDiv w:val="1"/>
      <w:marLeft w:val="0"/>
      <w:marRight w:val="0"/>
      <w:marTop w:val="0"/>
      <w:marBottom w:val="0"/>
      <w:divBdr>
        <w:top w:val="none" w:sz="0" w:space="0" w:color="auto"/>
        <w:left w:val="none" w:sz="0" w:space="0" w:color="auto"/>
        <w:bottom w:val="none" w:sz="0" w:space="0" w:color="auto"/>
        <w:right w:val="none" w:sz="0" w:space="0" w:color="auto"/>
      </w:divBdr>
    </w:div>
    <w:div w:id="1380593861">
      <w:bodyDiv w:val="1"/>
      <w:marLeft w:val="0"/>
      <w:marRight w:val="0"/>
      <w:marTop w:val="0"/>
      <w:marBottom w:val="0"/>
      <w:divBdr>
        <w:top w:val="none" w:sz="0" w:space="0" w:color="auto"/>
        <w:left w:val="none" w:sz="0" w:space="0" w:color="auto"/>
        <w:bottom w:val="none" w:sz="0" w:space="0" w:color="auto"/>
        <w:right w:val="none" w:sz="0" w:space="0" w:color="auto"/>
      </w:divBdr>
    </w:div>
    <w:div w:id="1381058292">
      <w:bodyDiv w:val="1"/>
      <w:marLeft w:val="0"/>
      <w:marRight w:val="0"/>
      <w:marTop w:val="0"/>
      <w:marBottom w:val="0"/>
      <w:divBdr>
        <w:top w:val="none" w:sz="0" w:space="0" w:color="auto"/>
        <w:left w:val="none" w:sz="0" w:space="0" w:color="auto"/>
        <w:bottom w:val="none" w:sz="0" w:space="0" w:color="auto"/>
        <w:right w:val="none" w:sz="0" w:space="0" w:color="auto"/>
      </w:divBdr>
    </w:div>
    <w:div w:id="1382441985">
      <w:bodyDiv w:val="1"/>
      <w:marLeft w:val="0"/>
      <w:marRight w:val="0"/>
      <w:marTop w:val="0"/>
      <w:marBottom w:val="0"/>
      <w:divBdr>
        <w:top w:val="none" w:sz="0" w:space="0" w:color="auto"/>
        <w:left w:val="none" w:sz="0" w:space="0" w:color="auto"/>
        <w:bottom w:val="none" w:sz="0" w:space="0" w:color="auto"/>
        <w:right w:val="none" w:sz="0" w:space="0" w:color="auto"/>
      </w:divBdr>
    </w:div>
    <w:div w:id="1383288119">
      <w:bodyDiv w:val="1"/>
      <w:marLeft w:val="0"/>
      <w:marRight w:val="0"/>
      <w:marTop w:val="0"/>
      <w:marBottom w:val="0"/>
      <w:divBdr>
        <w:top w:val="none" w:sz="0" w:space="0" w:color="auto"/>
        <w:left w:val="none" w:sz="0" w:space="0" w:color="auto"/>
        <w:bottom w:val="none" w:sz="0" w:space="0" w:color="auto"/>
        <w:right w:val="none" w:sz="0" w:space="0" w:color="auto"/>
      </w:divBdr>
    </w:div>
    <w:div w:id="1388801292">
      <w:bodyDiv w:val="1"/>
      <w:marLeft w:val="0"/>
      <w:marRight w:val="0"/>
      <w:marTop w:val="0"/>
      <w:marBottom w:val="0"/>
      <w:divBdr>
        <w:top w:val="none" w:sz="0" w:space="0" w:color="auto"/>
        <w:left w:val="none" w:sz="0" w:space="0" w:color="auto"/>
        <w:bottom w:val="none" w:sz="0" w:space="0" w:color="auto"/>
        <w:right w:val="none" w:sz="0" w:space="0" w:color="auto"/>
      </w:divBdr>
    </w:div>
    <w:div w:id="1388915602">
      <w:bodyDiv w:val="1"/>
      <w:marLeft w:val="0"/>
      <w:marRight w:val="0"/>
      <w:marTop w:val="0"/>
      <w:marBottom w:val="0"/>
      <w:divBdr>
        <w:top w:val="none" w:sz="0" w:space="0" w:color="auto"/>
        <w:left w:val="none" w:sz="0" w:space="0" w:color="auto"/>
        <w:bottom w:val="none" w:sz="0" w:space="0" w:color="auto"/>
        <w:right w:val="none" w:sz="0" w:space="0" w:color="auto"/>
      </w:divBdr>
    </w:div>
    <w:div w:id="1389458924">
      <w:bodyDiv w:val="1"/>
      <w:marLeft w:val="0"/>
      <w:marRight w:val="0"/>
      <w:marTop w:val="0"/>
      <w:marBottom w:val="0"/>
      <w:divBdr>
        <w:top w:val="none" w:sz="0" w:space="0" w:color="auto"/>
        <w:left w:val="none" w:sz="0" w:space="0" w:color="auto"/>
        <w:bottom w:val="none" w:sz="0" w:space="0" w:color="auto"/>
        <w:right w:val="none" w:sz="0" w:space="0" w:color="auto"/>
      </w:divBdr>
    </w:div>
    <w:div w:id="1390110550">
      <w:bodyDiv w:val="1"/>
      <w:marLeft w:val="0"/>
      <w:marRight w:val="0"/>
      <w:marTop w:val="0"/>
      <w:marBottom w:val="0"/>
      <w:divBdr>
        <w:top w:val="none" w:sz="0" w:space="0" w:color="auto"/>
        <w:left w:val="none" w:sz="0" w:space="0" w:color="auto"/>
        <w:bottom w:val="none" w:sz="0" w:space="0" w:color="auto"/>
        <w:right w:val="none" w:sz="0" w:space="0" w:color="auto"/>
      </w:divBdr>
    </w:div>
    <w:div w:id="1391146700">
      <w:bodyDiv w:val="1"/>
      <w:marLeft w:val="0"/>
      <w:marRight w:val="0"/>
      <w:marTop w:val="0"/>
      <w:marBottom w:val="0"/>
      <w:divBdr>
        <w:top w:val="none" w:sz="0" w:space="0" w:color="auto"/>
        <w:left w:val="none" w:sz="0" w:space="0" w:color="auto"/>
        <w:bottom w:val="none" w:sz="0" w:space="0" w:color="auto"/>
        <w:right w:val="none" w:sz="0" w:space="0" w:color="auto"/>
      </w:divBdr>
    </w:div>
    <w:div w:id="1393119584">
      <w:bodyDiv w:val="1"/>
      <w:marLeft w:val="0"/>
      <w:marRight w:val="0"/>
      <w:marTop w:val="0"/>
      <w:marBottom w:val="0"/>
      <w:divBdr>
        <w:top w:val="none" w:sz="0" w:space="0" w:color="auto"/>
        <w:left w:val="none" w:sz="0" w:space="0" w:color="auto"/>
        <w:bottom w:val="none" w:sz="0" w:space="0" w:color="auto"/>
        <w:right w:val="none" w:sz="0" w:space="0" w:color="auto"/>
      </w:divBdr>
    </w:div>
    <w:div w:id="1394351549">
      <w:bodyDiv w:val="1"/>
      <w:marLeft w:val="0"/>
      <w:marRight w:val="0"/>
      <w:marTop w:val="0"/>
      <w:marBottom w:val="0"/>
      <w:divBdr>
        <w:top w:val="none" w:sz="0" w:space="0" w:color="auto"/>
        <w:left w:val="none" w:sz="0" w:space="0" w:color="auto"/>
        <w:bottom w:val="none" w:sz="0" w:space="0" w:color="auto"/>
        <w:right w:val="none" w:sz="0" w:space="0" w:color="auto"/>
      </w:divBdr>
    </w:div>
    <w:div w:id="1399210020">
      <w:bodyDiv w:val="1"/>
      <w:marLeft w:val="0"/>
      <w:marRight w:val="0"/>
      <w:marTop w:val="0"/>
      <w:marBottom w:val="0"/>
      <w:divBdr>
        <w:top w:val="none" w:sz="0" w:space="0" w:color="auto"/>
        <w:left w:val="none" w:sz="0" w:space="0" w:color="auto"/>
        <w:bottom w:val="none" w:sz="0" w:space="0" w:color="auto"/>
        <w:right w:val="none" w:sz="0" w:space="0" w:color="auto"/>
      </w:divBdr>
    </w:div>
    <w:div w:id="1406992449">
      <w:bodyDiv w:val="1"/>
      <w:marLeft w:val="0"/>
      <w:marRight w:val="0"/>
      <w:marTop w:val="0"/>
      <w:marBottom w:val="0"/>
      <w:divBdr>
        <w:top w:val="none" w:sz="0" w:space="0" w:color="auto"/>
        <w:left w:val="none" w:sz="0" w:space="0" w:color="auto"/>
        <w:bottom w:val="none" w:sz="0" w:space="0" w:color="auto"/>
        <w:right w:val="none" w:sz="0" w:space="0" w:color="auto"/>
      </w:divBdr>
    </w:div>
    <w:div w:id="1406994028">
      <w:bodyDiv w:val="1"/>
      <w:marLeft w:val="0"/>
      <w:marRight w:val="0"/>
      <w:marTop w:val="0"/>
      <w:marBottom w:val="0"/>
      <w:divBdr>
        <w:top w:val="none" w:sz="0" w:space="0" w:color="auto"/>
        <w:left w:val="none" w:sz="0" w:space="0" w:color="auto"/>
        <w:bottom w:val="none" w:sz="0" w:space="0" w:color="auto"/>
        <w:right w:val="none" w:sz="0" w:space="0" w:color="auto"/>
      </w:divBdr>
    </w:div>
    <w:div w:id="1409424417">
      <w:bodyDiv w:val="1"/>
      <w:marLeft w:val="0"/>
      <w:marRight w:val="0"/>
      <w:marTop w:val="0"/>
      <w:marBottom w:val="0"/>
      <w:divBdr>
        <w:top w:val="none" w:sz="0" w:space="0" w:color="auto"/>
        <w:left w:val="none" w:sz="0" w:space="0" w:color="auto"/>
        <w:bottom w:val="none" w:sz="0" w:space="0" w:color="auto"/>
        <w:right w:val="none" w:sz="0" w:space="0" w:color="auto"/>
      </w:divBdr>
    </w:div>
    <w:div w:id="1410344862">
      <w:bodyDiv w:val="1"/>
      <w:marLeft w:val="0"/>
      <w:marRight w:val="0"/>
      <w:marTop w:val="0"/>
      <w:marBottom w:val="0"/>
      <w:divBdr>
        <w:top w:val="none" w:sz="0" w:space="0" w:color="auto"/>
        <w:left w:val="none" w:sz="0" w:space="0" w:color="auto"/>
        <w:bottom w:val="none" w:sz="0" w:space="0" w:color="auto"/>
        <w:right w:val="none" w:sz="0" w:space="0" w:color="auto"/>
      </w:divBdr>
    </w:div>
    <w:div w:id="1410541510">
      <w:bodyDiv w:val="1"/>
      <w:marLeft w:val="0"/>
      <w:marRight w:val="0"/>
      <w:marTop w:val="0"/>
      <w:marBottom w:val="0"/>
      <w:divBdr>
        <w:top w:val="none" w:sz="0" w:space="0" w:color="auto"/>
        <w:left w:val="none" w:sz="0" w:space="0" w:color="auto"/>
        <w:bottom w:val="none" w:sz="0" w:space="0" w:color="auto"/>
        <w:right w:val="none" w:sz="0" w:space="0" w:color="auto"/>
      </w:divBdr>
    </w:div>
    <w:div w:id="1415324727">
      <w:bodyDiv w:val="1"/>
      <w:marLeft w:val="0"/>
      <w:marRight w:val="0"/>
      <w:marTop w:val="0"/>
      <w:marBottom w:val="0"/>
      <w:divBdr>
        <w:top w:val="none" w:sz="0" w:space="0" w:color="auto"/>
        <w:left w:val="none" w:sz="0" w:space="0" w:color="auto"/>
        <w:bottom w:val="none" w:sz="0" w:space="0" w:color="auto"/>
        <w:right w:val="none" w:sz="0" w:space="0" w:color="auto"/>
      </w:divBdr>
    </w:div>
    <w:div w:id="1419905389">
      <w:bodyDiv w:val="1"/>
      <w:marLeft w:val="0"/>
      <w:marRight w:val="0"/>
      <w:marTop w:val="0"/>
      <w:marBottom w:val="0"/>
      <w:divBdr>
        <w:top w:val="none" w:sz="0" w:space="0" w:color="auto"/>
        <w:left w:val="none" w:sz="0" w:space="0" w:color="auto"/>
        <w:bottom w:val="none" w:sz="0" w:space="0" w:color="auto"/>
        <w:right w:val="none" w:sz="0" w:space="0" w:color="auto"/>
      </w:divBdr>
    </w:div>
    <w:div w:id="1422876179">
      <w:bodyDiv w:val="1"/>
      <w:marLeft w:val="0"/>
      <w:marRight w:val="0"/>
      <w:marTop w:val="0"/>
      <w:marBottom w:val="0"/>
      <w:divBdr>
        <w:top w:val="none" w:sz="0" w:space="0" w:color="auto"/>
        <w:left w:val="none" w:sz="0" w:space="0" w:color="auto"/>
        <w:bottom w:val="none" w:sz="0" w:space="0" w:color="auto"/>
        <w:right w:val="none" w:sz="0" w:space="0" w:color="auto"/>
      </w:divBdr>
    </w:div>
    <w:div w:id="1422990841">
      <w:bodyDiv w:val="1"/>
      <w:marLeft w:val="0"/>
      <w:marRight w:val="0"/>
      <w:marTop w:val="0"/>
      <w:marBottom w:val="0"/>
      <w:divBdr>
        <w:top w:val="none" w:sz="0" w:space="0" w:color="auto"/>
        <w:left w:val="none" w:sz="0" w:space="0" w:color="auto"/>
        <w:bottom w:val="none" w:sz="0" w:space="0" w:color="auto"/>
        <w:right w:val="none" w:sz="0" w:space="0" w:color="auto"/>
      </w:divBdr>
    </w:div>
    <w:div w:id="1422992104">
      <w:bodyDiv w:val="1"/>
      <w:marLeft w:val="0"/>
      <w:marRight w:val="0"/>
      <w:marTop w:val="0"/>
      <w:marBottom w:val="0"/>
      <w:divBdr>
        <w:top w:val="none" w:sz="0" w:space="0" w:color="auto"/>
        <w:left w:val="none" w:sz="0" w:space="0" w:color="auto"/>
        <w:bottom w:val="none" w:sz="0" w:space="0" w:color="auto"/>
        <w:right w:val="none" w:sz="0" w:space="0" w:color="auto"/>
      </w:divBdr>
    </w:div>
    <w:div w:id="1423575217">
      <w:bodyDiv w:val="1"/>
      <w:marLeft w:val="0"/>
      <w:marRight w:val="0"/>
      <w:marTop w:val="0"/>
      <w:marBottom w:val="0"/>
      <w:divBdr>
        <w:top w:val="none" w:sz="0" w:space="0" w:color="auto"/>
        <w:left w:val="none" w:sz="0" w:space="0" w:color="auto"/>
        <w:bottom w:val="none" w:sz="0" w:space="0" w:color="auto"/>
        <w:right w:val="none" w:sz="0" w:space="0" w:color="auto"/>
      </w:divBdr>
    </w:div>
    <w:div w:id="1425540181">
      <w:bodyDiv w:val="1"/>
      <w:marLeft w:val="0"/>
      <w:marRight w:val="0"/>
      <w:marTop w:val="0"/>
      <w:marBottom w:val="0"/>
      <w:divBdr>
        <w:top w:val="none" w:sz="0" w:space="0" w:color="auto"/>
        <w:left w:val="none" w:sz="0" w:space="0" w:color="auto"/>
        <w:bottom w:val="none" w:sz="0" w:space="0" w:color="auto"/>
        <w:right w:val="none" w:sz="0" w:space="0" w:color="auto"/>
      </w:divBdr>
    </w:div>
    <w:div w:id="1428623086">
      <w:bodyDiv w:val="1"/>
      <w:marLeft w:val="0"/>
      <w:marRight w:val="0"/>
      <w:marTop w:val="0"/>
      <w:marBottom w:val="0"/>
      <w:divBdr>
        <w:top w:val="none" w:sz="0" w:space="0" w:color="auto"/>
        <w:left w:val="none" w:sz="0" w:space="0" w:color="auto"/>
        <w:bottom w:val="none" w:sz="0" w:space="0" w:color="auto"/>
        <w:right w:val="none" w:sz="0" w:space="0" w:color="auto"/>
      </w:divBdr>
    </w:div>
    <w:div w:id="1431075179">
      <w:bodyDiv w:val="1"/>
      <w:marLeft w:val="0"/>
      <w:marRight w:val="0"/>
      <w:marTop w:val="0"/>
      <w:marBottom w:val="0"/>
      <w:divBdr>
        <w:top w:val="none" w:sz="0" w:space="0" w:color="auto"/>
        <w:left w:val="none" w:sz="0" w:space="0" w:color="auto"/>
        <w:bottom w:val="none" w:sz="0" w:space="0" w:color="auto"/>
        <w:right w:val="none" w:sz="0" w:space="0" w:color="auto"/>
      </w:divBdr>
    </w:div>
    <w:div w:id="1437017505">
      <w:bodyDiv w:val="1"/>
      <w:marLeft w:val="0"/>
      <w:marRight w:val="0"/>
      <w:marTop w:val="0"/>
      <w:marBottom w:val="0"/>
      <w:divBdr>
        <w:top w:val="none" w:sz="0" w:space="0" w:color="auto"/>
        <w:left w:val="none" w:sz="0" w:space="0" w:color="auto"/>
        <w:bottom w:val="none" w:sz="0" w:space="0" w:color="auto"/>
        <w:right w:val="none" w:sz="0" w:space="0" w:color="auto"/>
      </w:divBdr>
    </w:div>
    <w:div w:id="1439905725">
      <w:bodyDiv w:val="1"/>
      <w:marLeft w:val="0"/>
      <w:marRight w:val="0"/>
      <w:marTop w:val="0"/>
      <w:marBottom w:val="0"/>
      <w:divBdr>
        <w:top w:val="none" w:sz="0" w:space="0" w:color="auto"/>
        <w:left w:val="none" w:sz="0" w:space="0" w:color="auto"/>
        <w:bottom w:val="none" w:sz="0" w:space="0" w:color="auto"/>
        <w:right w:val="none" w:sz="0" w:space="0" w:color="auto"/>
      </w:divBdr>
    </w:div>
    <w:div w:id="1441295190">
      <w:bodyDiv w:val="1"/>
      <w:marLeft w:val="0"/>
      <w:marRight w:val="0"/>
      <w:marTop w:val="0"/>
      <w:marBottom w:val="0"/>
      <w:divBdr>
        <w:top w:val="none" w:sz="0" w:space="0" w:color="auto"/>
        <w:left w:val="none" w:sz="0" w:space="0" w:color="auto"/>
        <w:bottom w:val="none" w:sz="0" w:space="0" w:color="auto"/>
        <w:right w:val="none" w:sz="0" w:space="0" w:color="auto"/>
      </w:divBdr>
    </w:div>
    <w:div w:id="1442383839">
      <w:bodyDiv w:val="1"/>
      <w:marLeft w:val="0"/>
      <w:marRight w:val="0"/>
      <w:marTop w:val="0"/>
      <w:marBottom w:val="0"/>
      <w:divBdr>
        <w:top w:val="none" w:sz="0" w:space="0" w:color="auto"/>
        <w:left w:val="none" w:sz="0" w:space="0" w:color="auto"/>
        <w:bottom w:val="none" w:sz="0" w:space="0" w:color="auto"/>
        <w:right w:val="none" w:sz="0" w:space="0" w:color="auto"/>
      </w:divBdr>
    </w:div>
    <w:div w:id="1445727553">
      <w:bodyDiv w:val="1"/>
      <w:marLeft w:val="0"/>
      <w:marRight w:val="0"/>
      <w:marTop w:val="0"/>
      <w:marBottom w:val="0"/>
      <w:divBdr>
        <w:top w:val="none" w:sz="0" w:space="0" w:color="auto"/>
        <w:left w:val="none" w:sz="0" w:space="0" w:color="auto"/>
        <w:bottom w:val="none" w:sz="0" w:space="0" w:color="auto"/>
        <w:right w:val="none" w:sz="0" w:space="0" w:color="auto"/>
      </w:divBdr>
      <w:divsChild>
        <w:div w:id="223879444">
          <w:marLeft w:val="0"/>
          <w:marRight w:val="0"/>
          <w:marTop w:val="0"/>
          <w:marBottom w:val="0"/>
          <w:divBdr>
            <w:top w:val="none" w:sz="0" w:space="0" w:color="auto"/>
            <w:left w:val="none" w:sz="0" w:space="0" w:color="auto"/>
            <w:bottom w:val="none" w:sz="0" w:space="0" w:color="auto"/>
            <w:right w:val="none" w:sz="0" w:space="0" w:color="auto"/>
          </w:divBdr>
          <w:divsChild>
            <w:div w:id="649092343">
              <w:marLeft w:val="0"/>
              <w:marRight w:val="0"/>
              <w:marTop w:val="0"/>
              <w:marBottom w:val="0"/>
              <w:divBdr>
                <w:top w:val="none" w:sz="0" w:space="0" w:color="auto"/>
                <w:left w:val="none" w:sz="0" w:space="0" w:color="auto"/>
                <w:bottom w:val="none" w:sz="0" w:space="0" w:color="auto"/>
                <w:right w:val="none" w:sz="0" w:space="0" w:color="auto"/>
              </w:divBdr>
            </w:div>
          </w:divsChild>
        </w:div>
        <w:div w:id="443422225">
          <w:marLeft w:val="0"/>
          <w:marRight w:val="0"/>
          <w:marTop w:val="0"/>
          <w:marBottom w:val="0"/>
          <w:divBdr>
            <w:top w:val="none" w:sz="0" w:space="0" w:color="auto"/>
            <w:left w:val="none" w:sz="0" w:space="0" w:color="auto"/>
            <w:bottom w:val="none" w:sz="0" w:space="0" w:color="auto"/>
            <w:right w:val="none" w:sz="0" w:space="0" w:color="auto"/>
          </w:divBdr>
          <w:divsChild>
            <w:div w:id="906497249">
              <w:marLeft w:val="0"/>
              <w:marRight w:val="0"/>
              <w:marTop w:val="0"/>
              <w:marBottom w:val="0"/>
              <w:divBdr>
                <w:top w:val="none" w:sz="0" w:space="0" w:color="auto"/>
                <w:left w:val="none" w:sz="0" w:space="0" w:color="auto"/>
                <w:bottom w:val="none" w:sz="0" w:space="0" w:color="auto"/>
                <w:right w:val="none" w:sz="0" w:space="0" w:color="auto"/>
              </w:divBdr>
            </w:div>
          </w:divsChild>
        </w:div>
        <w:div w:id="1007367873">
          <w:marLeft w:val="0"/>
          <w:marRight w:val="0"/>
          <w:marTop w:val="0"/>
          <w:marBottom w:val="0"/>
          <w:divBdr>
            <w:top w:val="none" w:sz="0" w:space="0" w:color="auto"/>
            <w:left w:val="none" w:sz="0" w:space="0" w:color="auto"/>
            <w:bottom w:val="none" w:sz="0" w:space="0" w:color="auto"/>
            <w:right w:val="none" w:sz="0" w:space="0" w:color="auto"/>
          </w:divBdr>
          <w:divsChild>
            <w:div w:id="183709834">
              <w:marLeft w:val="0"/>
              <w:marRight w:val="0"/>
              <w:marTop w:val="0"/>
              <w:marBottom w:val="0"/>
              <w:divBdr>
                <w:top w:val="none" w:sz="0" w:space="0" w:color="auto"/>
                <w:left w:val="none" w:sz="0" w:space="0" w:color="auto"/>
                <w:bottom w:val="none" w:sz="0" w:space="0" w:color="auto"/>
                <w:right w:val="none" w:sz="0" w:space="0" w:color="auto"/>
              </w:divBdr>
            </w:div>
          </w:divsChild>
        </w:div>
        <w:div w:id="1353145873">
          <w:marLeft w:val="0"/>
          <w:marRight w:val="0"/>
          <w:marTop w:val="0"/>
          <w:marBottom w:val="0"/>
          <w:divBdr>
            <w:top w:val="none" w:sz="0" w:space="0" w:color="auto"/>
            <w:left w:val="none" w:sz="0" w:space="0" w:color="auto"/>
            <w:bottom w:val="none" w:sz="0" w:space="0" w:color="auto"/>
            <w:right w:val="none" w:sz="0" w:space="0" w:color="auto"/>
          </w:divBdr>
          <w:divsChild>
            <w:div w:id="2585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43754">
      <w:bodyDiv w:val="1"/>
      <w:marLeft w:val="0"/>
      <w:marRight w:val="0"/>
      <w:marTop w:val="0"/>
      <w:marBottom w:val="0"/>
      <w:divBdr>
        <w:top w:val="none" w:sz="0" w:space="0" w:color="auto"/>
        <w:left w:val="none" w:sz="0" w:space="0" w:color="auto"/>
        <w:bottom w:val="none" w:sz="0" w:space="0" w:color="auto"/>
        <w:right w:val="none" w:sz="0" w:space="0" w:color="auto"/>
      </w:divBdr>
    </w:div>
    <w:div w:id="1446541694">
      <w:bodyDiv w:val="1"/>
      <w:marLeft w:val="0"/>
      <w:marRight w:val="0"/>
      <w:marTop w:val="0"/>
      <w:marBottom w:val="0"/>
      <w:divBdr>
        <w:top w:val="none" w:sz="0" w:space="0" w:color="auto"/>
        <w:left w:val="none" w:sz="0" w:space="0" w:color="auto"/>
        <w:bottom w:val="none" w:sz="0" w:space="0" w:color="auto"/>
        <w:right w:val="none" w:sz="0" w:space="0" w:color="auto"/>
      </w:divBdr>
    </w:div>
    <w:div w:id="1447312030">
      <w:bodyDiv w:val="1"/>
      <w:marLeft w:val="0"/>
      <w:marRight w:val="0"/>
      <w:marTop w:val="0"/>
      <w:marBottom w:val="0"/>
      <w:divBdr>
        <w:top w:val="none" w:sz="0" w:space="0" w:color="auto"/>
        <w:left w:val="none" w:sz="0" w:space="0" w:color="auto"/>
        <w:bottom w:val="none" w:sz="0" w:space="0" w:color="auto"/>
        <w:right w:val="none" w:sz="0" w:space="0" w:color="auto"/>
      </w:divBdr>
    </w:div>
    <w:div w:id="1452169492">
      <w:bodyDiv w:val="1"/>
      <w:marLeft w:val="0"/>
      <w:marRight w:val="0"/>
      <w:marTop w:val="0"/>
      <w:marBottom w:val="0"/>
      <w:divBdr>
        <w:top w:val="none" w:sz="0" w:space="0" w:color="auto"/>
        <w:left w:val="none" w:sz="0" w:space="0" w:color="auto"/>
        <w:bottom w:val="none" w:sz="0" w:space="0" w:color="auto"/>
        <w:right w:val="none" w:sz="0" w:space="0" w:color="auto"/>
      </w:divBdr>
    </w:div>
    <w:div w:id="1455321152">
      <w:bodyDiv w:val="1"/>
      <w:marLeft w:val="0"/>
      <w:marRight w:val="0"/>
      <w:marTop w:val="0"/>
      <w:marBottom w:val="0"/>
      <w:divBdr>
        <w:top w:val="none" w:sz="0" w:space="0" w:color="auto"/>
        <w:left w:val="none" w:sz="0" w:space="0" w:color="auto"/>
        <w:bottom w:val="none" w:sz="0" w:space="0" w:color="auto"/>
        <w:right w:val="none" w:sz="0" w:space="0" w:color="auto"/>
      </w:divBdr>
    </w:div>
    <w:div w:id="1458992122">
      <w:bodyDiv w:val="1"/>
      <w:marLeft w:val="0"/>
      <w:marRight w:val="0"/>
      <w:marTop w:val="0"/>
      <w:marBottom w:val="0"/>
      <w:divBdr>
        <w:top w:val="none" w:sz="0" w:space="0" w:color="auto"/>
        <w:left w:val="none" w:sz="0" w:space="0" w:color="auto"/>
        <w:bottom w:val="none" w:sz="0" w:space="0" w:color="auto"/>
        <w:right w:val="none" w:sz="0" w:space="0" w:color="auto"/>
      </w:divBdr>
    </w:div>
    <w:div w:id="1462114659">
      <w:bodyDiv w:val="1"/>
      <w:marLeft w:val="0"/>
      <w:marRight w:val="0"/>
      <w:marTop w:val="0"/>
      <w:marBottom w:val="0"/>
      <w:divBdr>
        <w:top w:val="none" w:sz="0" w:space="0" w:color="auto"/>
        <w:left w:val="none" w:sz="0" w:space="0" w:color="auto"/>
        <w:bottom w:val="none" w:sz="0" w:space="0" w:color="auto"/>
        <w:right w:val="none" w:sz="0" w:space="0" w:color="auto"/>
      </w:divBdr>
    </w:div>
    <w:div w:id="1462189924">
      <w:bodyDiv w:val="1"/>
      <w:marLeft w:val="0"/>
      <w:marRight w:val="0"/>
      <w:marTop w:val="0"/>
      <w:marBottom w:val="0"/>
      <w:divBdr>
        <w:top w:val="none" w:sz="0" w:space="0" w:color="auto"/>
        <w:left w:val="none" w:sz="0" w:space="0" w:color="auto"/>
        <w:bottom w:val="none" w:sz="0" w:space="0" w:color="auto"/>
        <w:right w:val="none" w:sz="0" w:space="0" w:color="auto"/>
      </w:divBdr>
    </w:div>
    <w:div w:id="1466852371">
      <w:bodyDiv w:val="1"/>
      <w:marLeft w:val="0"/>
      <w:marRight w:val="0"/>
      <w:marTop w:val="0"/>
      <w:marBottom w:val="0"/>
      <w:divBdr>
        <w:top w:val="none" w:sz="0" w:space="0" w:color="auto"/>
        <w:left w:val="none" w:sz="0" w:space="0" w:color="auto"/>
        <w:bottom w:val="none" w:sz="0" w:space="0" w:color="auto"/>
        <w:right w:val="none" w:sz="0" w:space="0" w:color="auto"/>
      </w:divBdr>
    </w:div>
    <w:div w:id="1467625127">
      <w:bodyDiv w:val="1"/>
      <w:marLeft w:val="0"/>
      <w:marRight w:val="0"/>
      <w:marTop w:val="0"/>
      <w:marBottom w:val="0"/>
      <w:divBdr>
        <w:top w:val="none" w:sz="0" w:space="0" w:color="auto"/>
        <w:left w:val="none" w:sz="0" w:space="0" w:color="auto"/>
        <w:bottom w:val="none" w:sz="0" w:space="0" w:color="auto"/>
        <w:right w:val="none" w:sz="0" w:space="0" w:color="auto"/>
      </w:divBdr>
    </w:div>
    <w:div w:id="1472097188">
      <w:bodyDiv w:val="1"/>
      <w:marLeft w:val="0"/>
      <w:marRight w:val="0"/>
      <w:marTop w:val="0"/>
      <w:marBottom w:val="0"/>
      <w:divBdr>
        <w:top w:val="none" w:sz="0" w:space="0" w:color="auto"/>
        <w:left w:val="none" w:sz="0" w:space="0" w:color="auto"/>
        <w:bottom w:val="none" w:sz="0" w:space="0" w:color="auto"/>
        <w:right w:val="none" w:sz="0" w:space="0" w:color="auto"/>
      </w:divBdr>
    </w:div>
    <w:div w:id="1472408723">
      <w:bodyDiv w:val="1"/>
      <w:marLeft w:val="0"/>
      <w:marRight w:val="0"/>
      <w:marTop w:val="0"/>
      <w:marBottom w:val="0"/>
      <w:divBdr>
        <w:top w:val="none" w:sz="0" w:space="0" w:color="auto"/>
        <w:left w:val="none" w:sz="0" w:space="0" w:color="auto"/>
        <w:bottom w:val="none" w:sz="0" w:space="0" w:color="auto"/>
        <w:right w:val="none" w:sz="0" w:space="0" w:color="auto"/>
      </w:divBdr>
    </w:div>
    <w:div w:id="1475442531">
      <w:bodyDiv w:val="1"/>
      <w:marLeft w:val="0"/>
      <w:marRight w:val="0"/>
      <w:marTop w:val="0"/>
      <w:marBottom w:val="0"/>
      <w:divBdr>
        <w:top w:val="none" w:sz="0" w:space="0" w:color="auto"/>
        <w:left w:val="none" w:sz="0" w:space="0" w:color="auto"/>
        <w:bottom w:val="none" w:sz="0" w:space="0" w:color="auto"/>
        <w:right w:val="none" w:sz="0" w:space="0" w:color="auto"/>
      </w:divBdr>
    </w:div>
    <w:div w:id="1478297241">
      <w:bodyDiv w:val="1"/>
      <w:marLeft w:val="0"/>
      <w:marRight w:val="0"/>
      <w:marTop w:val="0"/>
      <w:marBottom w:val="0"/>
      <w:divBdr>
        <w:top w:val="none" w:sz="0" w:space="0" w:color="auto"/>
        <w:left w:val="none" w:sz="0" w:space="0" w:color="auto"/>
        <w:bottom w:val="none" w:sz="0" w:space="0" w:color="auto"/>
        <w:right w:val="none" w:sz="0" w:space="0" w:color="auto"/>
      </w:divBdr>
    </w:div>
    <w:div w:id="1478760219">
      <w:bodyDiv w:val="1"/>
      <w:marLeft w:val="0"/>
      <w:marRight w:val="0"/>
      <w:marTop w:val="0"/>
      <w:marBottom w:val="0"/>
      <w:divBdr>
        <w:top w:val="none" w:sz="0" w:space="0" w:color="auto"/>
        <w:left w:val="none" w:sz="0" w:space="0" w:color="auto"/>
        <w:bottom w:val="none" w:sz="0" w:space="0" w:color="auto"/>
        <w:right w:val="none" w:sz="0" w:space="0" w:color="auto"/>
      </w:divBdr>
    </w:div>
    <w:div w:id="1479807790">
      <w:bodyDiv w:val="1"/>
      <w:marLeft w:val="0"/>
      <w:marRight w:val="0"/>
      <w:marTop w:val="0"/>
      <w:marBottom w:val="0"/>
      <w:divBdr>
        <w:top w:val="none" w:sz="0" w:space="0" w:color="auto"/>
        <w:left w:val="none" w:sz="0" w:space="0" w:color="auto"/>
        <w:bottom w:val="none" w:sz="0" w:space="0" w:color="auto"/>
        <w:right w:val="none" w:sz="0" w:space="0" w:color="auto"/>
      </w:divBdr>
    </w:div>
    <w:div w:id="1483962362">
      <w:bodyDiv w:val="1"/>
      <w:marLeft w:val="0"/>
      <w:marRight w:val="0"/>
      <w:marTop w:val="0"/>
      <w:marBottom w:val="0"/>
      <w:divBdr>
        <w:top w:val="none" w:sz="0" w:space="0" w:color="auto"/>
        <w:left w:val="none" w:sz="0" w:space="0" w:color="auto"/>
        <w:bottom w:val="none" w:sz="0" w:space="0" w:color="auto"/>
        <w:right w:val="none" w:sz="0" w:space="0" w:color="auto"/>
      </w:divBdr>
    </w:div>
    <w:div w:id="1484734385">
      <w:bodyDiv w:val="1"/>
      <w:marLeft w:val="0"/>
      <w:marRight w:val="0"/>
      <w:marTop w:val="0"/>
      <w:marBottom w:val="0"/>
      <w:divBdr>
        <w:top w:val="none" w:sz="0" w:space="0" w:color="auto"/>
        <w:left w:val="none" w:sz="0" w:space="0" w:color="auto"/>
        <w:bottom w:val="none" w:sz="0" w:space="0" w:color="auto"/>
        <w:right w:val="none" w:sz="0" w:space="0" w:color="auto"/>
      </w:divBdr>
    </w:div>
    <w:div w:id="1487017427">
      <w:bodyDiv w:val="1"/>
      <w:marLeft w:val="0"/>
      <w:marRight w:val="0"/>
      <w:marTop w:val="0"/>
      <w:marBottom w:val="0"/>
      <w:divBdr>
        <w:top w:val="none" w:sz="0" w:space="0" w:color="auto"/>
        <w:left w:val="none" w:sz="0" w:space="0" w:color="auto"/>
        <w:bottom w:val="none" w:sz="0" w:space="0" w:color="auto"/>
        <w:right w:val="none" w:sz="0" w:space="0" w:color="auto"/>
      </w:divBdr>
    </w:div>
    <w:div w:id="1488663599">
      <w:bodyDiv w:val="1"/>
      <w:marLeft w:val="0"/>
      <w:marRight w:val="0"/>
      <w:marTop w:val="0"/>
      <w:marBottom w:val="0"/>
      <w:divBdr>
        <w:top w:val="none" w:sz="0" w:space="0" w:color="auto"/>
        <w:left w:val="none" w:sz="0" w:space="0" w:color="auto"/>
        <w:bottom w:val="none" w:sz="0" w:space="0" w:color="auto"/>
        <w:right w:val="none" w:sz="0" w:space="0" w:color="auto"/>
      </w:divBdr>
    </w:div>
    <w:div w:id="1489978053">
      <w:bodyDiv w:val="1"/>
      <w:marLeft w:val="0"/>
      <w:marRight w:val="0"/>
      <w:marTop w:val="0"/>
      <w:marBottom w:val="0"/>
      <w:divBdr>
        <w:top w:val="none" w:sz="0" w:space="0" w:color="auto"/>
        <w:left w:val="none" w:sz="0" w:space="0" w:color="auto"/>
        <w:bottom w:val="none" w:sz="0" w:space="0" w:color="auto"/>
        <w:right w:val="none" w:sz="0" w:space="0" w:color="auto"/>
      </w:divBdr>
    </w:div>
    <w:div w:id="1490945811">
      <w:bodyDiv w:val="1"/>
      <w:marLeft w:val="0"/>
      <w:marRight w:val="0"/>
      <w:marTop w:val="0"/>
      <w:marBottom w:val="0"/>
      <w:divBdr>
        <w:top w:val="none" w:sz="0" w:space="0" w:color="auto"/>
        <w:left w:val="none" w:sz="0" w:space="0" w:color="auto"/>
        <w:bottom w:val="none" w:sz="0" w:space="0" w:color="auto"/>
        <w:right w:val="none" w:sz="0" w:space="0" w:color="auto"/>
      </w:divBdr>
    </w:div>
    <w:div w:id="1493521954">
      <w:bodyDiv w:val="1"/>
      <w:marLeft w:val="0"/>
      <w:marRight w:val="0"/>
      <w:marTop w:val="0"/>
      <w:marBottom w:val="0"/>
      <w:divBdr>
        <w:top w:val="none" w:sz="0" w:space="0" w:color="auto"/>
        <w:left w:val="none" w:sz="0" w:space="0" w:color="auto"/>
        <w:bottom w:val="none" w:sz="0" w:space="0" w:color="auto"/>
        <w:right w:val="none" w:sz="0" w:space="0" w:color="auto"/>
      </w:divBdr>
    </w:div>
    <w:div w:id="1495099020">
      <w:bodyDiv w:val="1"/>
      <w:marLeft w:val="0"/>
      <w:marRight w:val="0"/>
      <w:marTop w:val="0"/>
      <w:marBottom w:val="0"/>
      <w:divBdr>
        <w:top w:val="none" w:sz="0" w:space="0" w:color="auto"/>
        <w:left w:val="none" w:sz="0" w:space="0" w:color="auto"/>
        <w:bottom w:val="none" w:sz="0" w:space="0" w:color="auto"/>
        <w:right w:val="none" w:sz="0" w:space="0" w:color="auto"/>
      </w:divBdr>
    </w:div>
    <w:div w:id="1497112867">
      <w:bodyDiv w:val="1"/>
      <w:marLeft w:val="0"/>
      <w:marRight w:val="0"/>
      <w:marTop w:val="0"/>
      <w:marBottom w:val="0"/>
      <w:divBdr>
        <w:top w:val="none" w:sz="0" w:space="0" w:color="auto"/>
        <w:left w:val="none" w:sz="0" w:space="0" w:color="auto"/>
        <w:bottom w:val="none" w:sz="0" w:space="0" w:color="auto"/>
        <w:right w:val="none" w:sz="0" w:space="0" w:color="auto"/>
      </w:divBdr>
    </w:div>
    <w:div w:id="1504586522">
      <w:bodyDiv w:val="1"/>
      <w:marLeft w:val="0"/>
      <w:marRight w:val="0"/>
      <w:marTop w:val="0"/>
      <w:marBottom w:val="0"/>
      <w:divBdr>
        <w:top w:val="none" w:sz="0" w:space="0" w:color="auto"/>
        <w:left w:val="none" w:sz="0" w:space="0" w:color="auto"/>
        <w:bottom w:val="none" w:sz="0" w:space="0" w:color="auto"/>
        <w:right w:val="none" w:sz="0" w:space="0" w:color="auto"/>
      </w:divBdr>
    </w:div>
    <w:div w:id="1505781438">
      <w:bodyDiv w:val="1"/>
      <w:marLeft w:val="0"/>
      <w:marRight w:val="0"/>
      <w:marTop w:val="0"/>
      <w:marBottom w:val="0"/>
      <w:divBdr>
        <w:top w:val="none" w:sz="0" w:space="0" w:color="auto"/>
        <w:left w:val="none" w:sz="0" w:space="0" w:color="auto"/>
        <w:bottom w:val="none" w:sz="0" w:space="0" w:color="auto"/>
        <w:right w:val="none" w:sz="0" w:space="0" w:color="auto"/>
      </w:divBdr>
    </w:div>
    <w:div w:id="1513180066">
      <w:bodyDiv w:val="1"/>
      <w:marLeft w:val="0"/>
      <w:marRight w:val="0"/>
      <w:marTop w:val="0"/>
      <w:marBottom w:val="0"/>
      <w:divBdr>
        <w:top w:val="none" w:sz="0" w:space="0" w:color="auto"/>
        <w:left w:val="none" w:sz="0" w:space="0" w:color="auto"/>
        <w:bottom w:val="none" w:sz="0" w:space="0" w:color="auto"/>
        <w:right w:val="none" w:sz="0" w:space="0" w:color="auto"/>
      </w:divBdr>
    </w:div>
    <w:div w:id="1515607619">
      <w:bodyDiv w:val="1"/>
      <w:marLeft w:val="0"/>
      <w:marRight w:val="0"/>
      <w:marTop w:val="0"/>
      <w:marBottom w:val="0"/>
      <w:divBdr>
        <w:top w:val="none" w:sz="0" w:space="0" w:color="auto"/>
        <w:left w:val="none" w:sz="0" w:space="0" w:color="auto"/>
        <w:bottom w:val="none" w:sz="0" w:space="0" w:color="auto"/>
        <w:right w:val="none" w:sz="0" w:space="0" w:color="auto"/>
      </w:divBdr>
    </w:div>
    <w:div w:id="1517619945">
      <w:bodyDiv w:val="1"/>
      <w:marLeft w:val="0"/>
      <w:marRight w:val="0"/>
      <w:marTop w:val="0"/>
      <w:marBottom w:val="0"/>
      <w:divBdr>
        <w:top w:val="none" w:sz="0" w:space="0" w:color="auto"/>
        <w:left w:val="none" w:sz="0" w:space="0" w:color="auto"/>
        <w:bottom w:val="none" w:sz="0" w:space="0" w:color="auto"/>
        <w:right w:val="none" w:sz="0" w:space="0" w:color="auto"/>
      </w:divBdr>
    </w:div>
    <w:div w:id="1520047941">
      <w:bodyDiv w:val="1"/>
      <w:marLeft w:val="0"/>
      <w:marRight w:val="0"/>
      <w:marTop w:val="0"/>
      <w:marBottom w:val="0"/>
      <w:divBdr>
        <w:top w:val="none" w:sz="0" w:space="0" w:color="auto"/>
        <w:left w:val="none" w:sz="0" w:space="0" w:color="auto"/>
        <w:bottom w:val="none" w:sz="0" w:space="0" w:color="auto"/>
        <w:right w:val="none" w:sz="0" w:space="0" w:color="auto"/>
      </w:divBdr>
    </w:div>
    <w:div w:id="1520467227">
      <w:bodyDiv w:val="1"/>
      <w:marLeft w:val="0"/>
      <w:marRight w:val="0"/>
      <w:marTop w:val="0"/>
      <w:marBottom w:val="0"/>
      <w:divBdr>
        <w:top w:val="none" w:sz="0" w:space="0" w:color="auto"/>
        <w:left w:val="none" w:sz="0" w:space="0" w:color="auto"/>
        <w:bottom w:val="none" w:sz="0" w:space="0" w:color="auto"/>
        <w:right w:val="none" w:sz="0" w:space="0" w:color="auto"/>
      </w:divBdr>
    </w:div>
    <w:div w:id="1530684387">
      <w:bodyDiv w:val="1"/>
      <w:marLeft w:val="0"/>
      <w:marRight w:val="0"/>
      <w:marTop w:val="0"/>
      <w:marBottom w:val="0"/>
      <w:divBdr>
        <w:top w:val="none" w:sz="0" w:space="0" w:color="auto"/>
        <w:left w:val="none" w:sz="0" w:space="0" w:color="auto"/>
        <w:bottom w:val="none" w:sz="0" w:space="0" w:color="auto"/>
        <w:right w:val="none" w:sz="0" w:space="0" w:color="auto"/>
      </w:divBdr>
    </w:div>
    <w:div w:id="1536229729">
      <w:bodyDiv w:val="1"/>
      <w:marLeft w:val="0"/>
      <w:marRight w:val="0"/>
      <w:marTop w:val="0"/>
      <w:marBottom w:val="0"/>
      <w:divBdr>
        <w:top w:val="none" w:sz="0" w:space="0" w:color="auto"/>
        <w:left w:val="none" w:sz="0" w:space="0" w:color="auto"/>
        <w:bottom w:val="none" w:sz="0" w:space="0" w:color="auto"/>
        <w:right w:val="none" w:sz="0" w:space="0" w:color="auto"/>
      </w:divBdr>
    </w:div>
    <w:div w:id="1541627893">
      <w:bodyDiv w:val="1"/>
      <w:marLeft w:val="0"/>
      <w:marRight w:val="0"/>
      <w:marTop w:val="0"/>
      <w:marBottom w:val="0"/>
      <w:divBdr>
        <w:top w:val="none" w:sz="0" w:space="0" w:color="auto"/>
        <w:left w:val="none" w:sz="0" w:space="0" w:color="auto"/>
        <w:bottom w:val="none" w:sz="0" w:space="0" w:color="auto"/>
        <w:right w:val="none" w:sz="0" w:space="0" w:color="auto"/>
      </w:divBdr>
    </w:div>
    <w:div w:id="1543857965">
      <w:bodyDiv w:val="1"/>
      <w:marLeft w:val="0"/>
      <w:marRight w:val="0"/>
      <w:marTop w:val="0"/>
      <w:marBottom w:val="0"/>
      <w:divBdr>
        <w:top w:val="none" w:sz="0" w:space="0" w:color="auto"/>
        <w:left w:val="none" w:sz="0" w:space="0" w:color="auto"/>
        <w:bottom w:val="none" w:sz="0" w:space="0" w:color="auto"/>
        <w:right w:val="none" w:sz="0" w:space="0" w:color="auto"/>
      </w:divBdr>
    </w:div>
    <w:div w:id="1548448320">
      <w:bodyDiv w:val="1"/>
      <w:marLeft w:val="0"/>
      <w:marRight w:val="0"/>
      <w:marTop w:val="0"/>
      <w:marBottom w:val="0"/>
      <w:divBdr>
        <w:top w:val="none" w:sz="0" w:space="0" w:color="auto"/>
        <w:left w:val="none" w:sz="0" w:space="0" w:color="auto"/>
        <w:bottom w:val="none" w:sz="0" w:space="0" w:color="auto"/>
        <w:right w:val="none" w:sz="0" w:space="0" w:color="auto"/>
      </w:divBdr>
    </w:div>
    <w:div w:id="1548762657">
      <w:bodyDiv w:val="1"/>
      <w:marLeft w:val="0"/>
      <w:marRight w:val="0"/>
      <w:marTop w:val="0"/>
      <w:marBottom w:val="0"/>
      <w:divBdr>
        <w:top w:val="none" w:sz="0" w:space="0" w:color="auto"/>
        <w:left w:val="none" w:sz="0" w:space="0" w:color="auto"/>
        <w:bottom w:val="none" w:sz="0" w:space="0" w:color="auto"/>
        <w:right w:val="none" w:sz="0" w:space="0" w:color="auto"/>
      </w:divBdr>
    </w:div>
    <w:div w:id="1553617880">
      <w:bodyDiv w:val="1"/>
      <w:marLeft w:val="0"/>
      <w:marRight w:val="0"/>
      <w:marTop w:val="0"/>
      <w:marBottom w:val="0"/>
      <w:divBdr>
        <w:top w:val="none" w:sz="0" w:space="0" w:color="auto"/>
        <w:left w:val="none" w:sz="0" w:space="0" w:color="auto"/>
        <w:bottom w:val="none" w:sz="0" w:space="0" w:color="auto"/>
        <w:right w:val="none" w:sz="0" w:space="0" w:color="auto"/>
      </w:divBdr>
    </w:div>
    <w:div w:id="1553887431">
      <w:bodyDiv w:val="1"/>
      <w:marLeft w:val="0"/>
      <w:marRight w:val="0"/>
      <w:marTop w:val="0"/>
      <w:marBottom w:val="0"/>
      <w:divBdr>
        <w:top w:val="none" w:sz="0" w:space="0" w:color="auto"/>
        <w:left w:val="none" w:sz="0" w:space="0" w:color="auto"/>
        <w:bottom w:val="none" w:sz="0" w:space="0" w:color="auto"/>
        <w:right w:val="none" w:sz="0" w:space="0" w:color="auto"/>
      </w:divBdr>
    </w:div>
    <w:div w:id="1557282618">
      <w:bodyDiv w:val="1"/>
      <w:marLeft w:val="0"/>
      <w:marRight w:val="0"/>
      <w:marTop w:val="0"/>
      <w:marBottom w:val="0"/>
      <w:divBdr>
        <w:top w:val="none" w:sz="0" w:space="0" w:color="auto"/>
        <w:left w:val="none" w:sz="0" w:space="0" w:color="auto"/>
        <w:bottom w:val="none" w:sz="0" w:space="0" w:color="auto"/>
        <w:right w:val="none" w:sz="0" w:space="0" w:color="auto"/>
      </w:divBdr>
    </w:div>
    <w:div w:id="1557929378">
      <w:bodyDiv w:val="1"/>
      <w:marLeft w:val="0"/>
      <w:marRight w:val="0"/>
      <w:marTop w:val="0"/>
      <w:marBottom w:val="0"/>
      <w:divBdr>
        <w:top w:val="none" w:sz="0" w:space="0" w:color="auto"/>
        <w:left w:val="none" w:sz="0" w:space="0" w:color="auto"/>
        <w:bottom w:val="none" w:sz="0" w:space="0" w:color="auto"/>
        <w:right w:val="none" w:sz="0" w:space="0" w:color="auto"/>
      </w:divBdr>
    </w:div>
    <w:div w:id="1559315116">
      <w:bodyDiv w:val="1"/>
      <w:marLeft w:val="0"/>
      <w:marRight w:val="0"/>
      <w:marTop w:val="0"/>
      <w:marBottom w:val="0"/>
      <w:divBdr>
        <w:top w:val="none" w:sz="0" w:space="0" w:color="auto"/>
        <w:left w:val="none" w:sz="0" w:space="0" w:color="auto"/>
        <w:bottom w:val="none" w:sz="0" w:space="0" w:color="auto"/>
        <w:right w:val="none" w:sz="0" w:space="0" w:color="auto"/>
      </w:divBdr>
    </w:div>
    <w:div w:id="1568149510">
      <w:bodyDiv w:val="1"/>
      <w:marLeft w:val="0"/>
      <w:marRight w:val="0"/>
      <w:marTop w:val="0"/>
      <w:marBottom w:val="0"/>
      <w:divBdr>
        <w:top w:val="none" w:sz="0" w:space="0" w:color="auto"/>
        <w:left w:val="none" w:sz="0" w:space="0" w:color="auto"/>
        <w:bottom w:val="none" w:sz="0" w:space="0" w:color="auto"/>
        <w:right w:val="none" w:sz="0" w:space="0" w:color="auto"/>
      </w:divBdr>
    </w:div>
    <w:div w:id="1569269851">
      <w:bodyDiv w:val="1"/>
      <w:marLeft w:val="0"/>
      <w:marRight w:val="0"/>
      <w:marTop w:val="0"/>
      <w:marBottom w:val="0"/>
      <w:divBdr>
        <w:top w:val="none" w:sz="0" w:space="0" w:color="auto"/>
        <w:left w:val="none" w:sz="0" w:space="0" w:color="auto"/>
        <w:bottom w:val="none" w:sz="0" w:space="0" w:color="auto"/>
        <w:right w:val="none" w:sz="0" w:space="0" w:color="auto"/>
      </w:divBdr>
    </w:div>
    <w:div w:id="1569994116">
      <w:bodyDiv w:val="1"/>
      <w:marLeft w:val="0"/>
      <w:marRight w:val="0"/>
      <w:marTop w:val="0"/>
      <w:marBottom w:val="0"/>
      <w:divBdr>
        <w:top w:val="none" w:sz="0" w:space="0" w:color="auto"/>
        <w:left w:val="none" w:sz="0" w:space="0" w:color="auto"/>
        <w:bottom w:val="none" w:sz="0" w:space="0" w:color="auto"/>
        <w:right w:val="none" w:sz="0" w:space="0" w:color="auto"/>
      </w:divBdr>
    </w:div>
    <w:div w:id="1574705096">
      <w:bodyDiv w:val="1"/>
      <w:marLeft w:val="0"/>
      <w:marRight w:val="0"/>
      <w:marTop w:val="0"/>
      <w:marBottom w:val="0"/>
      <w:divBdr>
        <w:top w:val="none" w:sz="0" w:space="0" w:color="auto"/>
        <w:left w:val="none" w:sz="0" w:space="0" w:color="auto"/>
        <w:bottom w:val="none" w:sz="0" w:space="0" w:color="auto"/>
        <w:right w:val="none" w:sz="0" w:space="0" w:color="auto"/>
      </w:divBdr>
    </w:div>
    <w:div w:id="1574899050">
      <w:bodyDiv w:val="1"/>
      <w:marLeft w:val="0"/>
      <w:marRight w:val="0"/>
      <w:marTop w:val="0"/>
      <w:marBottom w:val="0"/>
      <w:divBdr>
        <w:top w:val="none" w:sz="0" w:space="0" w:color="auto"/>
        <w:left w:val="none" w:sz="0" w:space="0" w:color="auto"/>
        <w:bottom w:val="none" w:sz="0" w:space="0" w:color="auto"/>
        <w:right w:val="none" w:sz="0" w:space="0" w:color="auto"/>
      </w:divBdr>
    </w:div>
    <w:div w:id="1575579001">
      <w:bodyDiv w:val="1"/>
      <w:marLeft w:val="0"/>
      <w:marRight w:val="0"/>
      <w:marTop w:val="0"/>
      <w:marBottom w:val="0"/>
      <w:divBdr>
        <w:top w:val="none" w:sz="0" w:space="0" w:color="auto"/>
        <w:left w:val="none" w:sz="0" w:space="0" w:color="auto"/>
        <w:bottom w:val="none" w:sz="0" w:space="0" w:color="auto"/>
        <w:right w:val="none" w:sz="0" w:space="0" w:color="auto"/>
      </w:divBdr>
    </w:div>
    <w:div w:id="1576041072">
      <w:bodyDiv w:val="1"/>
      <w:marLeft w:val="0"/>
      <w:marRight w:val="0"/>
      <w:marTop w:val="0"/>
      <w:marBottom w:val="0"/>
      <w:divBdr>
        <w:top w:val="none" w:sz="0" w:space="0" w:color="auto"/>
        <w:left w:val="none" w:sz="0" w:space="0" w:color="auto"/>
        <w:bottom w:val="none" w:sz="0" w:space="0" w:color="auto"/>
        <w:right w:val="none" w:sz="0" w:space="0" w:color="auto"/>
      </w:divBdr>
    </w:div>
    <w:div w:id="1578906022">
      <w:bodyDiv w:val="1"/>
      <w:marLeft w:val="0"/>
      <w:marRight w:val="0"/>
      <w:marTop w:val="0"/>
      <w:marBottom w:val="0"/>
      <w:divBdr>
        <w:top w:val="none" w:sz="0" w:space="0" w:color="auto"/>
        <w:left w:val="none" w:sz="0" w:space="0" w:color="auto"/>
        <w:bottom w:val="none" w:sz="0" w:space="0" w:color="auto"/>
        <w:right w:val="none" w:sz="0" w:space="0" w:color="auto"/>
      </w:divBdr>
    </w:div>
    <w:div w:id="1580365774">
      <w:bodyDiv w:val="1"/>
      <w:marLeft w:val="0"/>
      <w:marRight w:val="0"/>
      <w:marTop w:val="0"/>
      <w:marBottom w:val="0"/>
      <w:divBdr>
        <w:top w:val="none" w:sz="0" w:space="0" w:color="auto"/>
        <w:left w:val="none" w:sz="0" w:space="0" w:color="auto"/>
        <w:bottom w:val="none" w:sz="0" w:space="0" w:color="auto"/>
        <w:right w:val="none" w:sz="0" w:space="0" w:color="auto"/>
      </w:divBdr>
    </w:div>
    <w:div w:id="1581521395">
      <w:bodyDiv w:val="1"/>
      <w:marLeft w:val="0"/>
      <w:marRight w:val="0"/>
      <w:marTop w:val="0"/>
      <w:marBottom w:val="0"/>
      <w:divBdr>
        <w:top w:val="none" w:sz="0" w:space="0" w:color="auto"/>
        <w:left w:val="none" w:sz="0" w:space="0" w:color="auto"/>
        <w:bottom w:val="none" w:sz="0" w:space="0" w:color="auto"/>
        <w:right w:val="none" w:sz="0" w:space="0" w:color="auto"/>
      </w:divBdr>
    </w:div>
    <w:div w:id="1581787533">
      <w:bodyDiv w:val="1"/>
      <w:marLeft w:val="0"/>
      <w:marRight w:val="0"/>
      <w:marTop w:val="0"/>
      <w:marBottom w:val="0"/>
      <w:divBdr>
        <w:top w:val="none" w:sz="0" w:space="0" w:color="auto"/>
        <w:left w:val="none" w:sz="0" w:space="0" w:color="auto"/>
        <w:bottom w:val="none" w:sz="0" w:space="0" w:color="auto"/>
        <w:right w:val="none" w:sz="0" w:space="0" w:color="auto"/>
      </w:divBdr>
      <w:divsChild>
        <w:div w:id="1045133388">
          <w:marLeft w:val="0"/>
          <w:marRight w:val="0"/>
          <w:marTop w:val="0"/>
          <w:marBottom w:val="0"/>
          <w:divBdr>
            <w:top w:val="none" w:sz="0" w:space="0" w:color="auto"/>
            <w:left w:val="none" w:sz="0" w:space="0" w:color="auto"/>
            <w:bottom w:val="none" w:sz="0" w:space="0" w:color="auto"/>
            <w:right w:val="none" w:sz="0" w:space="0" w:color="auto"/>
          </w:divBdr>
          <w:divsChild>
            <w:div w:id="8258218">
              <w:marLeft w:val="0"/>
              <w:marRight w:val="0"/>
              <w:marTop w:val="0"/>
              <w:marBottom w:val="0"/>
              <w:divBdr>
                <w:top w:val="none" w:sz="0" w:space="0" w:color="auto"/>
                <w:left w:val="none" w:sz="0" w:space="0" w:color="auto"/>
                <w:bottom w:val="none" w:sz="0" w:space="0" w:color="auto"/>
                <w:right w:val="none" w:sz="0" w:space="0" w:color="auto"/>
              </w:divBdr>
            </w:div>
            <w:div w:id="219022161">
              <w:marLeft w:val="0"/>
              <w:marRight w:val="0"/>
              <w:marTop w:val="0"/>
              <w:marBottom w:val="0"/>
              <w:divBdr>
                <w:top w:val="none" w:sz="0" w:space="0" w:color="auto"/>
                <w:left w:val="none" w:sz="0" w:space="0" w:color="auto"/>
                <w:bottom w:val="none" w:sz="0" w:space="0" w:color="auto"/>
                <w:right w:val="none" w:sz="0" w:space="0" w:color="auto"/>
              </w:divBdr>
              <w:divsChild>
                <w:div w:id="521433516">
                  <w:marLeft w:val="0"/>
                  <w:marRight w:val="0"/>
                  <w:marTop w:val="0"/>
                  <w:marBottom w:val="0"/>
                  <w:divBdr>
                    <w:top w:val="none" w:sz="0" w:space="0" w:color="auto"/>
                    <w:left w:val="none" w:sz="0" w:space="0" w:color="auto"/>
                    <w:bottom w:val="none" w:sz="0" w:space="0" w:color="auto"/>
                    <w:right w:val="none" w:sz="0" w:space="0" w:color="auto"/>
                  </w:divBdr>
                </w:div>
              </w:divsChild>
            </w:div>
            <w:div w:id="259684829">
              <w:marLeft w:val="0"/>
              <w:marRight w:val="0"/>
              <w:marTop w:val="0"/>
              <w:marBottom w:val="0"/>
              <w:divBdr>
                <w:top w:val="none" w:sz="0" w:space="0" w:color="auto"/>
                <w:left w:val="none" w:sz="0" w:space="0" w:color="auto"/>
                <w:bottom w:val="none" w:sz="0" w:space="0" w:color="auto"/>
                <w:right w:val="none" w:sz="0" w:space="0" w:color="auto"/>
              </w:divBdr>
              <w:divsChild>
                <w:div w:id="106195612">
                  <w:marLeft w:val="0"/>
                  <w:marRight w:val="0"/>
                  <w:marTop w:val="0"/>
                  <w:marBottom w:val="0"/>
                  <w:divBdr>
                    <w:top w:val="none" w:sz="0" w:space="0" w:color="auto"/>
                    <w:left w:val="none" w:sz="0" w:space="0" w:color="auto"/>
                    <w:bottom w:val="none" w:sz="0" w:space="0" w:color="auto"/>
                    <w:right w:val="none" w:sz="0" w:space="0" w:color="auto"/>
                  </w:divBdr>
                </w:div>
              </w:divsChild>
            </w:div>
            <w:div w:id="358626350">
              <w:marLeft w:val="0"/>
              <w:marRight w:val="0"/>
              <w:marTop w:val="0"/>
              <w:marBottom w:val="0"/>
              <w:divBdr>
                <w:top w:val="none" w:sz="0" w:space="0" w:color="auto"/>
                <w:left w:val="none" w:sz="0" w:space="0" w:color="auto"/>
                <w:bottom w:val="none" w:sz="0" w:space="0" w:color="auto"/>
                <w:right w:val="none" w:sz="0" w:space="0" w:color="auto"/>
              </w:divBdr>
              <w:divsChild>
                <w:div w:id="1094202412">
                  <w:marLeft w:val="0"/>
                  <w:marRight w:val="0"/>
                  <w:marTop w:val="0"/>
                  <w:marBottom w:val="0"/>
                  <w:divBdr>
                    <w:top w:val="none" w:sz="0" w:space="0" w:color="auto"/>
                    <w:left w:val="none" w:sz="0" w:space="0" w:color="auto"/>
                    <w:bottom w:val="none" w:sz="0" w:space="0" w:color="auto"/>
                    <w:right w:val="none" w:sz="0" w:space="0" w:color="auto"/>
                  </w:divBdr>
                </w:div>
              </w:divsChild>
            </w:div>
            <w:div w:id="577374100">
              <w:marLeft w:val="0"/>
              <w:marRight w:val="0"/>
              <w:marTop w:val="0"/>
              <w:marBottom w:val="0"/>
              <w:divBdr>
                <w:top w:val="none" w:sz="0" w:space="0" w:color="auto"/>
                <w:left w:val="none" w:sz="0" w:space="0" w:color="auto"/>
                <w:bottom w:val="none" w:sz="0" w:space="0" w:color="auto"/>
                <w:right w:val="none" w:sz="0" w:space="0" w:color="auto"/>
              </w:divBdr>
              <w:divsChild>
                <w:div w:id="1893032971">
                  <w:marLeft w:val="0"/>
                  <w:marRight w:val="0"/>
                  <w:marTop w:val="0"/>
                  <w:marBottom w:val="0"/>
                  <w:divBdr>
                    <w:top w:val="none" w:sz="0" w:space="0" w:color="auto"/>
                    <w:left w:val="none" w:sz="0" w:space="0" w:color="auto"/>
                    <w:bottom w:val="none" w:sz="0" w:space="0" w:color="auto"/>
                    <w:right w:val="none" w:sz="0" w:space="0" w:color="auto"/>
                  </w:divBdr>
                </w:div>
              </w:divsChild>
            </w:div>
            <w:div w:id="663896219">
              <w:marLeft w:val="0"/>
              <w:marRight w:val="0"/>
              <w:marTop w:val="0"/>
              <w:marBottom w:val="0"/>
              <w:divBdr>
                <w:top w:val="none" w:sz="0" w:space="0" w:color="auto"/>
                <w:left w:val="none" w:sz="0" w:space="0" w:color="auto"/>
                <w:bottom w:val="none" w:sz="0" w:space="0" w:color="auto"/>
                <w:right w:val="none" w:sz="0" w:space="0" w:color="auto"/>
              </w:divBdr>
              <w:divsChild>
                <w:div w:id="1137455732">
                  <w:marLeft w:val="0"/>
                  <w:marRight w:val="0"/>
                  <w:marTop w:val="0"/>
                  <w:marBottom w:val="0"/>
                  <w:divBdr>
                    <w:top w:val="none" w:sz="0" w:space="0" w:color="auto"/>
                    <w:left w:val="none" w:sz="0" w:space="0" w:color="auto"/>
                    <w:bottom w:val="none" w:sz="0" w:space="0" w:color="auto"/>
                    <w:right w:val="none" w:sz="0" w:space="0" w:color="auto"/>
                  </w:divBdr>
                </w:div>
              </w:divsChild>
            </w:div>
            <w:div w:id="730079330">
              <w:marLeft w:val="0"/>
              <w:marRight w:val="0"/>
              <w:marTop w:val="0"/>
              <w:marBottom w:val="0"/>
              <w:divBdr>
                <w:top w:val="none" w:sz="0" w:space="0" w:color="auto"/>
                <w:left w:val="none" w:sz="0" w:space="0" w:color="auto"/>
                <w:bottom w:val="none" w:sz="0" w:space="0" w:color="auto"/>
                <w:right w:val="none" w:sz="0" w:space="0" w:color="auto"/>
              </w:divBdr>
              <w:divsChild>
                <w:div w:id="464322668">
                  <w:marLeft w:val="0"/>
                  <w:marRight w:val="0"/>
                  <w:marTop w:val="0"/>
                  <w:marBottom w:val="0"/>
                  <w:divBdr>
                    <w:top w:val="none" w:sz="0" w:space="0" w:color="auto"/>
                    <w:left w:val="none" w:sz="0" w:space="0" w:color="auto"/>
                    <w:bottom w:val="none" w:sz="0" w:space="0" w:color="auto"/>
                    <w:right w:val="none" w:sz="0" w:space="0" w:color="auto"/>
                  </w:divBdr>
                </w:div>
              </w:divsChild>
            </w:div>
            <w:div w:id="949387236">
              <w:marLeft w:val="0"/>
              <w:marRight w:val="0"/>
              <w:marTop w:val="0"/>
              <w:marBottom w:val="0"/>
              <w:divBdr>
                <w:top w:val="none" w:sz="0" w:space="0" w:color="auto"/>
                <w:left w:val="none" w:sz="0" w:space="0" w:color="auto"/>
                <w:bottom w:val="none" w:sz="0" w:space="0" w:color="auto"/>
                <w:right w:val="none" w:sz="0" w:space="0" w:color="auto"/>
              </w:divBdr>
              <w:divsChild>
                <w:div w:id="682785362">
                  <w:marLeft w:val="0"/>
                  <w:marRight w:val="0"/>
                  <w:marTop w:val="0"/>
                  <w:marBottom w:val="0"/>
                  <w:divBdr>
                    <w:top w:val="none" w:sz="0" w:space="0" w:color="auto"/>
                    <w:left w:val="none" w:sz="0" w:space="0" w:color="auto"/>
                    <w:bottom w:val="none" w:sz="0" w:space="0" w:color="auto"/>
                    <w:right w:val="none" w:sz="0" w:space="0" w:color="auto"/>
                  </w:divBdr>
                </w:div>
              </w:divsChild>
            </w:div>
            <w:div w:id="1008210461">
              <w:marLeft w:val="0"/>
              <w:marRight w:val="0"/>
              <w:marTop w:val="0"/>
              <w:marBottom w:val="0"/>
              <w:divBdr>
                <w:top w:val="none" w:sz="0" w:space="0" w:color="auto"/>
                <w:left w:val="none" w:sz="0" w:space="0" w:color="auto"/>
                <w:bottom w:val="none" w:sz="0" w:space="0" w:color="auto"/>
                <w:right w:val="none" w:sz="0" w:space="0" w:color="auto"/>
              </w:divBdr>
              <w:divsChild>
                <w:div w:id="1557426979">
                  <w:marLeft w:val="0"/>
                  <w:marRight w:val="0"/>
                  <w:marTop w:val="0"/>
                  <w:marBottom w:val="0"/>
                  <w:divBdr>
                    <w:top w:val="none" w:sz="0" w:space="0" w:color="auto"/>
                    <w:left w:val="none" w:sz="0" w:space="0" w:color="auto"/>
                    <w:bottom w:val="none" w:sz="0" w:space="0" w:color="auto"/>
                    <w:right w:val="none" w:sz="0" w:space="0" w:color="auto"/>
                  </w:divBdr>
                </w:div>
              </w:divsChild>
            </w:div>
            <w:div w:id="1098869652">
              <w:marLeft w:val="0"/>
              <w:marRight w:val="0"/>
              <w:marTop w:val="0"/>
              <w:marBottom w:val="0"/>
              <w:divBdr>
                <w:top w:val="none" w:sz="0" w:space="0" w:color="auto"/>
                <w:left w:val="none" w:sz="0" w:space="0" w:color="auto"/>
                <w:bottom w:val="none" w:sz="0" w:space="0" w:color="auto"/>
                <w:right w:val="none" w:sz="0" w:space="0" w:color="auto"/>
              </w:divBdr>
              <w:divsChild>
                <w:div w:id="1564027118">
                  <w:marLeft w:val="0"/>
                  <w:marRight w:val="0"/>
                  <w:marTop w:val="0"/>
                  <w:marBottom w:val="0"/>
                  <w:divBdr>
                    <w:top w:val="none" w:sz="0" w:space="0" w:color="auto"/>
                    <w:left w:val="none" w:sz="0" w:space="0" w:color="auto"/>
                    <w:bottom w:val="none" w:sz="0" w:space="0" w:color="auto"/>
                    <w:right w:val="none" w:sz="0" w:space="0" w:color="auto"/>
                  </w:divBdr>
                </w:div>
              </w:divsChild>
            </w:div>
            <w:div w:id="1213543368">
              <w:marLeft w:val="0"/>
              <w:marRight w:val="0"/>
              <w:marTop w:val="0"/>
              <w:marBottom w:val="0"/>
              <w:divBdr>
                <w:top w:val="none" w:sz="0" w:space="0" w:color="auto"/>
                <w:left w:val="none" w:sz="0" w:space="0" w:color="auto"/>
                <w:bottom w:val="none" w:sz="0" w:space="0" w:color="auto"/>
                <w:right w:val="none" w:sz="0" w:space="0" w:color="auto"/>
              </w:divBdr>
              <w:divsChild>
                <w:div w:id="1115295250">
                  <w:marLeft w:val="0"/>
                  <w:marRight w:val="0"/>
                  <w:marTop w:val="0"/>
                  <w:marBottom w:val="0"/>
                  <w:divBdr>
                    <w:top w:val="none" w:sz="0" w:space="0" w:color="auto"/>
                    <w:left w:val="none" w:sz="0" w:space="0" w:color="auto"/>
                    <w:bottom w:val="none" w:sz="0" w:space="0" w:color="auto"/>
                    <w:right w:val="none" w:sz="0" w:space="0" w:color="auto"/>
                  </w:divBdr>
                </w:div>
              </w:divsChild>
            </w:div>
            <w:div w:id="1214387280">
              <w:marLeft w:val="0"/>
              <w:marRight w:val="0"/>
              <w:marTop w:val="0"/>
              <w:marBottom w:val="0"/>
              <w:divBdr>
                <w:top w:val="none" w:sz="0" w:space="0" w:color="auto"/>
                <w:left w:val="none" w:sz="0" w:space="0" w:color="auto"/>
                <w:bottom w:val="none" w:sz="0" w:space="0" w:color="auto"/>
                <w:right w:val="none" w:sz="0" w:space="0" w:color="auto"/>
              </w:divBdr>
              <w:divsChild>
                <w:div w:id="1374043656">
                  <w:marLeft w:val="0"/>
                  <w:marRight w:val="0"/>
                  <w:marTop w:val="0"/>
                  <w:marBottom w:val="0"/>
                  <w:divBdr>
                    <w:top w:val="none" w:sz="0" w:space="0" w:color="auto"/>
                    <w:left w:val="none" w:sz="0" w:space="0" w:color="auto"/>
                    <w:bottom w:val="none" w:sz="0" w:space="0" w:color="auto"/>
                    <w:right w:val="none" w:sz="0" w:space="0" w:color="auto"/>
                  </w:divBdr>
                </w:div>
              </w:divsChild>
            </w:div>
            <w:div w:id="1258101874">
              <w:marLeft w:val="0"/>
              <w:marRight w:val="0"/>
              <w:marTop w:val="0"/>
              <w:marBottom w:val="0"/>
              <w:divBdr>
                <w:top w:val="none" w:sz="0" w:space="0" w:color="auto"/>
                <w:left w:val="none" w:sz="0" w:space="0" w:color="auto"/>
                <w:bottom w:val="none" w:sz="0" w:space="0" w:color="auto"/>
                <w:right w:val="none" w:sz="0" w:space="0" w:color="auto"/>
              </w:divBdr>
              <w:divsChild>
                <w:div w:id="634064572">
                  <w:marLeft w:val="0"/>
                  <w:marRight w:val="0"/>
                  <w:marTop w:val="0"/>
                  <w:marBottom w:val="0"/>
                  <w:divBdr>
                    <w:top w:val="none" w:sz="0" w:space="0" w:color="auto"/>
                    <w:left w:val="none" w:sz="0" w:space="0" w:color="auto"/>
                    <w:bottom w:val="none" w:sz="0" w:space="0" w:color="auto"/>
                    <w:right w:val="none" w:sz="0" w:space="0" w:color="auto"/>
                  </w:divBdr>
                </w:div>
              </w:divsChild>
            </w:div>
            <w:div w:id="1366372390">
              <w:marLeft w:val="0"/>
              <w:marRight w:val="0"/>
              <w:marTop w:val="0"/>
              <w:marBottom w:val="0"/>
              <w:divBdr>
                <w:top w:val="none" w:sz="0" w:space="0" w:color="auto"/>
                <w:left w:val="none" w:sz="0" w:space="0" w:color="auto"/>
                <w:bottom w:val="none" w:sz="0" w:space="0" w:color="auto"/>
                <w:right w:val="none" w:sz="0" w:space="0" w:color="auto"/>
              </w:divBdr>
              <w:divsChild>
                <w:div w:id="2010329600">
                  <w:marLeft w:val="0"/>
                  <w:marRight w:val="0"/>
                  <w:marTop w:val="0"/>
                  <w:marBottom w:val="0"/>
                  <w:divBdr>
                    <w:top w:val="none" w:sz="0" w:space="0" w:color="auto"/>
                    <w:left w:val="none" w:sz="0" w:space="0" w:color="auto"/>
                    <w:bottom w:val="none" w:sz="0" w:space="0" w:color="auto"/>
                    <w:right w:val="none" w:sz="0" w:space="0" w:color="auto"/>
                  </w:divBdr>
                </w:div>
              </w:divsChild>
            </w:div>
            <w:div w:id="1455711051">
              <w:marLeft w:val="0"/>
              <w:marRight w:val="0"/>
              <w:marTop w:val="0"/>
              <w:marBottom w:val="0"/>
              <w:divBdr>
                <w:top w:val="none" w:sz="0" w:space="0" w:color="auto"/>
                <w:left w:val="none" w:sz="0" w:space="0" w:color="auto"/>
                <w:bottom w:val="none" w:sz="0" w:space="0" w:color="auto"/>
                <w:right w:val="none" w:sz="0" w:space="0" w:color="auto"/>
              </w:divBdr>
              <w:divsChild>
                <w:div w:id="660043466">
                  <w:marLeft w:val="0"/>
                  <w:marRight w:val="0"/>
                  <w:marTop w:val="0"/>
                  <w:marBottom w:val="0"/>
                  <w:divBdr>
                    <w:top w:val="none" w:sz="0" w:space="0" w:color="auto"/>
                    <w:left w:val="none" w:sz="0" w:space="0" w:color="auto"/>
                    <w:bottom w:val="none" w:sz="0" w:space="0" w:color="auto"/>
                    <w:right w:val="none" w:sz="0" w:space="0" w:color="auto"/>
                  </w:divBdr>
                </w:div>
              </w:divsChild>
            </w:div>
            <w:div w:id="1460301606">
              <w:marLeft w:val="0"/>
              <w:marRight w:val="0"/>
              <w:marTop w:val="0"/>
              <w:marBottom w:val="0"/>
              <w:divBdr>
                <w:top w:val="none" w:sz="0" w:space="0" w:color="auto"/>
                <w:left w:val="none" w:sz="0" w:space="0" w:color="auto"/>
                <w:bottom w:val="none" w:sz="0" w:space="0" w:color="auto"/>
                <w:right w:val="none" w:sz="0" w:space="0" w:color="auto"/>
              </w:divBdr>
            </w:div>
            <w:div w:id="1552306843">
              <w:marLeft w:val="0"/>
              <w:marRight w:val="0"/>
              <w:marTop w:val="0"/>
              <w:marBottom w:val="0"/>
              <w:divBdr>
                <w:top w:val="none" w:sz="0" w:space="0" w:color="auto"/>
                <w:left w:val="none" w:sz="0" w:space="0" w:color="auto"/>
                <w:bottom w:val="none" w:sz="0" w:space="0" w:color="auto"/>
                <w:right w:val="none" w:sz="0" w:space="0" w:color="auto"/>
              </w:divBdr>
              <w:divsChild>
                <w:div w:id="824709681">
                  <w:marLeft w:val="0"/>
                  <w:marRight w:val="0"/>
                  <w:marTop w:val="0"/>
                  <w:marBottom w:val="0"/>
                  <w:divBdr>
                    <w:top w:val="none" w:sz="0" w:space="0" w:color="auto"/>
                    <w:left w:val="none" w:sz="0" w:space="0" w:color="auto"/>
                    <w:bottom w:val="none" w:sz="0" w:space="0" w:color="auto"/>
                    <w:right w:val="none" w:sz="0" w:space="0" w:color="auto"/>
                  </w:divBdr>
                </w:div>
              </w:divsChild>
            </w:div>
            <w:div w:id="1653754336">
              <w:marLeft w:val="0"/>
              <w:marRight w:val="0"/>
              <w:marTop w:val="0"/>
              <w:marBottom w:val="0"/>
              <w:divBdr>
                <w:top w:val="none" w:sz="0" w:space="0" w:color="auto"/>
                <w:left w:val="none" w:sz="0" w:space="0" w:color="auto"/>
                <w:bottom w:val="none" w:sz="0" w:space="0" w:color="auto"/>
                <w:right w:val="none" w:sz="0" w:space="0" w:color="auto"/>
              </w:divBdr>
              <w:divsChild>
                <w:div w:id="514004012">
                  <w:marLeft w:val="0"/>
                  <w:marRight w:val="0"/>
                  <w:marTop w:val="0"/>
                  <w:marBottom w:val="0"/>
                  <w:divBdr>
                    <w:top w:val="none" w:sz="0" w:space="0" w:color="auto"/>
                    <w:left w:val="none" w:sz="0" w:space="0" w:color="auto"/>
                    <w:bottom w:val="none" w:sz="0" w:space="0" w:color="auto"/>
                    <w:right w:val="none" w:sz="0" w:space="0" w:color="auto"/>
                  </w:divBdr>
                </w:div>
              </w:divsChild>
            </w:div>
            <w:div w:id="1702438016">
              <w:marLeft w:val="0"/>
              <w:marRight w:val="0"/>
              <w:marTop w:val="0"/>
              <w:marBottom w:val="0"/>
              <w:divBdr>
                <w:top w:val="none" w:sz="0" w:space="0" w:color="auto"/>
                <w:left w:val="none" w:sz="0" w:space="0" w:color="auto"/>
                <w:bottom w:val="none" w:sz="0" w:space="0" w:color="auto"/>
                <w:right w:val="none" w:sz="0" w:space="0" w:color="auto"/>
              </w:divBdr>
              <w:divsChild>
                <w:div w:id="38622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73892">
          <w:marLeft w:val="0"/>
          <w:marRight w:val="0"/>
          <w:marTop w:val="0"/>
          <w:marBottom w:val="0"/>
          <w:divBdr>
            <w:top w:val="none" w:sz="0" w:space="0" w:color="auto"/>
            <w:left w:val="none" w:sz="0" w:space="0" w:color="auto"/>
            <w:bottom w:val="none" w:sz="0" w:space="0" w:color="auto"/>
            <w:right w:val="none" w:sz="0" w:space="0" w:color="auto"/>
          </w:divBdr>
          <w:divsChild>
            <w:div w:id="66416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95359">
      <w:bodyDiv w:val="1"/>
      <w:marLeft w:val="0"/>
      <w:marRight w:val="0"/>
      <w:marTop w:val="0"/>
      <w:marBottom w:val="0"/>
      <w:divBdr>
        <w:top w:val="none" w:sz="0" w:space="0" w:color="auto"/>
        <w:left w:val="none" w:sz="0" w:space="0" w:color="auto"/>
        <w:bottom w:val="none" w:sz="0" w:space="0" w:color="auto"/>
        <w:right w:val="none" w:sz="0" w:space="0" w:color="auto"/>
      </w:divBdr>
      <w:divsChild>
        <w:div w:id="1136067153">
          <w:marLeft w:val="0"/>
          <w:marRight w:val="0"/>
          <w:marTop w:val="0"/>
          <w:marBottom w:val="0"/>
          <w:divBdr>
            <w:top w:val="none" w:sz="0" w:space="0" w:color="auto"/>
            <w:left w:val="none" w:sz="0" w:space="0" w:color="auto"/>
            <w:bottom w:val="none" w:sz="0" w:space="0" w:color="auto"/>
            <w:right w:val="none" w:sz="0" w:space="0" w:color="auto"/>
          </w:divBdr>
          <w:divsChild>
            <w:div w:id="1520318530">
              <w:marLeft w:val="0"/>
              <w:marRight w:val="0"/>
              <w:marTop w:val="0"/>
              <w:marBottom w:val="0"/>
              <w:divBdr>
                <w:top w:val="none" w:sz="0" w:space="0" w:color="auto"/>
                <w:left w:val="none" w:sz="0" w:space="0" w:color="auto"/>
                <w:bottom w:val="none" w:sz="0" w:space="0" w:color="auto"/>
                <w:right w:val="none" w:sz="0" w:space="0" w:color="auto"/>
              </w:divBdr>
            </w:div>
          </w:divsChild>
        </w:div>
        <w:div w:id="1886407451">
          <w:marLeft w:val="0"/>
          <w:marRight w:val="0"/>
          <w:marTop w:val="0"/>
          <w:marBottom w:val="0"/>
          <w:divBdr>
            <w:top w:val="none" w:sz="0" w:space="0" w:color="auto"/>
            <w:left w:val="none" w:sz="0" w:space="0" w:color="auto"/>
            <w:bottom w:val="none" w:sz="0" w:space="0" w:color="auto"/>
            <w:right w:val="none" w:sz="0" w:space="0" w:color="auto"/>
          </w:divBdr>
          <w:divsChild>
            <w:div w:id="51912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23699">
      <w:bodyDiv w:val="1"/>
      <w:marLeft w:val="0"/>
      <w:marRight w:val="0"/>
      <w:marTop w:val="0"/>
      <w:marBottom w:val="0"/>
      <w:divBdr>
        <w:top w:val="none" w:sz="0" w:space="0" w:color="auto"/>
        <w:left w:val="none" w:sz="0" w:space="0" w:color="auto"/>
        <w:bottom w:val="none" w:sz="0" w:space="0" w:color="auto"/>
        <w:right w:val="none" w:sz="0" w:space="0" w:color="auto"/>
      </w:divBdr>
    </w:div>
    <w:div w:id="1588072687">
      <w:bodyDiv w:val="1"/>
      <w:marLeft w:val="0"/>
      <w:marRight w:val="0"/>
      <w:marTop w:val="0"/>
      <w:marBottom w:val="0"/>
      <w:divBdr>
        <w:top w:val="none" w:sz="0" w:space="0" w:color="auto"/>
        <w:left w:val="none" w:sz="0" w:space="0" w:color="auto"/>
        <w:bottom w:val="none" w:sz="0" w:space="0" w:color="auto"/>
        <w:right w:val="none" w:sz="0" w:space="0" w:color="auto"/>
      </w:divBdr>
    </w:div>
    <w:div w:id="1588997524">
      <w:bodyDiv w:val="1"/>
      <w:marLeft w:val="0"/>
      <w:marRight w:val="0"/>
      <w:marTop w:val="0"/>
      <w:marBottom w:val="0"/>
      <w:divBdr>
        <w:top w:val="none" w:sz="0" w:space="0" w:color="auto"/>
        <w:left w:val="none" w:sz="0" w:space="0" w:color="auto"/>
        <w:bottom w:val="none" w:sz="0" w:space="0" w:color="auto"/>
        <w:right w:val="none" w:sz="0" w:space="0" w:color="auto"/>
      </w:divBdr>
    </w:div>
    <w:div w:id="1594318248">
      <w:bodyDiv w:val="1"/>
      <w:marLeft w:val="0"/>
      <w:marRight w:val="0"/>
      <w:marTop w:val="0"/>
      <w:marBottom w:val="0"/>
      <w:divBdr>
        <w:top w:val="none" w:sz="0" w:space="0" w:color="auto"/>
        <w:left w:val="none" w:sz="0" w:space="0" w:color="auto"/>
        <w:bottom w:val="none" w:sz="0" w:space="0" w:color="auto"/>
        <w:right w:val="none" w:sz="0" w:space="0" w:color="auto"/>
      </w:divBdr>
    </w:div>
    <w:div w:id="1594825363">
      <w:bodyDiv w:val="1"/>
      <w:marLeft w:val="0"/>
      <w:marRight w:val="0"/>
      <w:marTop w:val="0"/>
      <w:marBottom w:val="0"/>
      <w:divBdr>
        <w:top w:val="none" w:sz="0" w:space="0" w:color="auto"/>
        <w:left w:val="none" w:sz="0" w:space="0" w:color="auto"/>
        <w:bottom w:val="none" w:sz="0" w:space="0" w:color="auto"/>
        <w:right w:val="none" w:sz="0" w:space="0" w:color="auto"/>
      </w:divBdr>
    </w:div>
    <w:div w:id="1595283092">
      <w:bodyDiv w:val="1"/>
      <w:marLeft w:val="0"/>
      <w:marRight w:val="0"/>
      <w:marTop w:val="0"/>
      <w:marBottom w:val="0"/>
      <w:divBdr>
        <w:top w:val="none" w:sz="0" w:space="0" w:color="auto"/>
        <w:left w:val="none" w:sz="0" w:space="0" w:color="auto"/>
        <w:bottom w:val="none" w:sz="0" w:space="0" w:color="auto"/>
        <w:right w:val="none" w:sz="0" w:space="0" w:color="auto"/>
      </w:divBdr>
    </w:div>
    <w:div w:id="1596357867">
      <w:bodyDiv w:val="1"/>
      <w:marLeft w:val="0"/>
      <w:marRight w:val="0"/>
      <w:marTop w:val="0"/>
      <w:marBottom w:val="0"/>
      <w:divBdr>
        <w:top w:val="none" w:sz="0" w:space="0" w:color="auto"/>
        <w:left w:val="none" w:sz="0" w:space="0" w:color="auto"/>
        <w:bottom w:val="none" w:sz="0" w:space="0" w:color="auto"/>
        <w:right w:val="none" w:sz="0" w:space="0" w:color="auto"/>
      </w:divBdr>
    </w:div>
    <w:div w:id="1597445377">
      <w:bodyDiv w:val="1"/>
      <w:marLeft w:val="0"/>
      <w:marRight w:val="0"/>
      <w:marTop w:val="0"/>
      <w:marBottom w:val="0"/>
      <w:divBdr>
        <w:top w:val="none" w:sz="0" w:space="0" w:color="auto"/>
        <w:left w:val="none" w:sz="0" w:space="0" w:color="auto"/>
        <w:bottom w:val="none" w:sz="0" w:space="0" w:color="auto"/>
        <w:right w:val="none" w:sz="0" w:space="0" w:color="auto"/>
      </w:divBdr>
    </w:div>
    <w:div w:id="1599867582">
      <w:bodyDiv w:val="1"/>
      <w:marLeft w:val="0"/>
      <w:marRight w:val="0"/>
      <w:marTop w:val="0"/>
      <w:marBottom w:val="0"/>
      <w:divBdr>
        <w:top w:val="none" w:sz="0" w:space="0" w:color="auto"/>
        <w:left w:val="none" w:sz="0" w:space="0" w:color="auto"/>
        <w:bottom w:val="none" w:sz="0" w:space="0" w:color="auto"/>
        <w:right w:val="none" w:sz="0" w:space="0" w:color="auto"/>
      </w:divBdr>
    </w:div>
    <w:div w:id="1600331852">
      <w:bodyDiv w:val="1"/>
      <w:marLeft w:val="0"/>
      <w:marRight w:val="0"/>
      <w:marTop w:val="0"/>
      <w:marBottom w:val="0"/>
      <w:divBdr>
        <w:top w:val="none" w:sz="0" w:space="0" w:color="auto"/>
        <w:left w:val="none" w:sz="0" w:space="0" w:color="auto"/>
        <w:bottom w:val="none" w:sz="0" w:space="0" w:color="auto"/>
        <w:right w:val="none" w:sz="0" w:space="0" w:color="auto"/>
      </w:divBdr>
    </w:div>
    <w:div w:id="1600478951">
      <w:bodyDiv w:val="1"/>
      <w:marLeft w:val="0"/>
      <w:marRight w:val="0"/>
      <w:marTop w:val="0"/>
      <w:marBottom w:val="0"/>
      <w:divBdr>
        <w:top w:val="none" w:sz="0" w:space="0" w:color="auto"/>
        <w:left w:val="none" w:sz="0" w:space="0" w:color="auto"/>
        <w:bottom w:val="none" w:sz="0" w:space="0" w:color="auto"/>
        <w:right w:val="none" w:sz="0" w:space="0" w:color="auto"/>
      </w:divBdr>
    </w:div>
    <w:div w:id="1602028640">
      <w:bodyDiv w:val="1"/>
      <w:marLeft w:val="0"/>
      <w:marRight w:val="0"/>
      <w:marTop w:val="0"/>
      <w:marBottom w:val="0"/>
      <w:divBdr>
        <w:top w:val="none" w:sz="0" w:space="0" w:color="auto"/>
        <w:left w:val="none" w:sz="0" w:space="0" w:color="auto"/>
        <w:bottom w:val="none" w:sz="0" w:space="0" w:color="auto"/>
        <w:right w:val="none" w:sz="0" w:space="0" w:color="auto"/>
      </w:divBdr>
    </w:div>
    <w:div w:id="1603298036">
      <w:bodyDiv w:val="1"/>
      <w:marLeft w:val="0"/>
      <w:marRight w:val="0"/>
      <w:marTop w:val="0"/>
      <w:marBottom w:val="0"/>
      <w:divBdr>
        <w:top w:val="none" w:sz="0" w:space="0" w:color="auto"/>
        <w:left w:val="none" w:sz="0" w:space="0" w:color="auto"/>
        <w:bottom w:val="none" w:sz="0" w:space="0" w:color="auto"/>
        <w:right w:val="none" w:sz="0" w:space="0" w:color="auto"/>
      </w:divBdr>
      <w:divsChild>
        <w:div w:id="1235555108">
          <w:marLeft w:val="0"/>
          <w:marRight w:val="0"/>
          <w:marTop w:val="0"/>
          <w:marBottom w:val="0"/>
          <w:divBdr>
            <w:top w:val="none" w:sz="0" w:space="0" w:color="auto"/>
            <w:left w:val="none" w:sz="0" w:space="0" w:color="auto"/>
            <w:bottom w:val="none" w:sz="0" w:space="0" w:color="auto"/>
            <w:right w:val="none" w:sz="0" w:space="0" w:color="auto"/>
          </w:divBdr>
          <w:divsChild>
            <w:div w:id="208267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64596">
      <w:bodyDiv w:val="1"/>
      <w:marLeft w:val="0"/>
      <w:marRight w:val="0"/>
      <w:marTop w:val="0"/>
      <w:marBottom w:val="0"/>
      <w:divBdr>
        <w:top w:val="none" w:sz="0" w:space="0" w:color="auto"/>
        <w:left w:val="none" w:sz="0" w:space="0" w:color="auto"/>
        <w:bottom w:val="none" w:sz="0" w:space="0" w:color="auto"/>
        <w:right w:val="none" w:sz="0" w:space="0" w:color="auto"/>
      </w:divBdr>
    </w:div>
    <w:div w:id="1607345985">
      <w:bodyDiv w:val="1"/>
      <w:marLeft w:val="0"/>
      <w:marRight w:val="0"/>
      <w:marTop w:val="0"/>
      <w:marBottom w:val="0"/>
      <w:divBdr>
        <w:top w:val="none" w:sz="0" w:space="0" w:color="auto"/>
        <w:left w:val="none" w:sz="0" w:space="0" w:color="auto"/>
        <w:bottom w:val="none" w:sz="0" w:space="0" w:color="auto"/>
        <w:right w:val="none" w:sz="0" w:space="0" w:color="auto"/>
      </w:divBdr>
    </w:div>
    <w:div w:id="1610549915">
      <w:bodyDiv w:val="1"/>
      <w:marLeft w:val="0"/>
      <w:marRight w:val="0"/>
      <w:marTop w:val="0"/>
      <w:marBottom w:val="0"/>
      <w:divBdr>
        <w:top w:val="none" w:sz="0" w:space="0" w:color="auto"/>
        <w:left w:val="none" w:sz="0" w:space="0" w:color="auto"/>
        <w:bottom w:val="none" w:sz="0" w:space="0" w:color="auto"/>
        <w:right w:val="none" w:sz="0" w:space="0" w:color="auto"/>
      </w:divBdr>
    </w:div>
    <w:div w:id="1616135680">
      <w:bodyDiv w:val="1"/>
      <w:marLeft w:val="0"/>
      <w:marRight w:val="0"/>
      <w:marTop w:val="0"/>
      <w:marBottom w:val="0"/>
      <w:divBdr>
        <w:top w:val="none" w:sz="0" w:space="0" w:color="auto"/>
        <w:left w:val="none" w:sz="0" w:space="0" w:color="auto"/>
        <w:bottom w:val="none" w:sz="0" w:space="0" w:color="auto"/>
        <w:right w:val="none" w:sz="0" w:space="0" w:color="auto"/>
      </w:divBdr>
    </w:div>
    <w:div w:id="1616910694">
      <w:bodyDiv w:val="1"/>
      <w:marLeft w:val="0"/>
      <w:marRight w:val="0"/>
      <w:marTop w:val="0"/>
      <w:marBottom w:val="0"/>
      <w:divBdr>
        <w:top w:val="none" w:sz="0" w:space="0" w:color="auto"/>
        <w:left w:val="none" w:sz="0" w:space="0" w:color="auto"/>
        <w:bottom w:val="none" w:sz="0" w:space="0" w:color="auto"/>
        <w:right w:val="none" w:sz="0" w:space="0" w:color="auto"/>
      </w:divBdr>
    </w:div>
    <w:div w:id="1620334001">
      <w:bodyDiv w:val="1"/>
      <w:marLeft w:val="0"/>
      <w:marRight w:val="0"/>
      <w:marTop w:val="0"/>
      <w:marBottom w:val="0"/>
      <w:divBdr>
        <w:top w:val="none" w:sz="0" w:space="0" w:color="auto"/>
        <w:left w:val="none" w:sz="0" w:space="0" w:color="auto"/>
        <w:bottom w:val="none" w:sz="0" w:space="0" w:color="auto"/>
        <w:right w:val="none" w:sz="0" w:space="0" w:color="auto"/>
      </w:divBdr>
    </w:div>
    <w:div w:id="1621301179">
      <w:bodyDiv w:val="1"/>
      <w:marLeft w:val="0"/>
      <w:marRight w:val="0"/>
      <w:marTop w:val="0"/>
      <w:marBottom w:val="0"/>
      <w:divBdr>
        <w:top w:val="none" w:sz="0" w:space="0" w:color="auto"/>
        <w:left w:val="none" w:sz="0" w:space="0" w:color="auto"/>
        <w:bottom w:val="none" w:sz="0" w:space="0" w:color="auto"/>
        <w:right w:val="none" w:sz="0" w:space="0" w:color="auto"/>
      </w:divBdr>
    </w:div>
    <w:div w:id="1622616644">
      <w:bodyDiv w:val="1"/>
      <w:marLeft w:val="0"/>
      <w:marRight w:val="0"/>
      <w:marTop w:val="0"/>
      <w:marBottom w:val="0"/>
      <w:divBdr>
        <w:top w:val="none" w:sz="0" w:space="0" w:color="auto"/>
        <w:left w:val="none" w:sz="0" w:space="0" w:color="auto"/>
        <w:bottom w:val="none" w:sz="0" w:space="0" w:color="auto"/>
        <w:right w:val="none" w:sz="0" w:space="0" w:color="auto"/>
      </w:divBdr>
    </w:div>
    <w:div w:id="1625848226">
      <w:bodyDiv w:val="1"/>
      <w:marLeft w:val="0"/>
      <w:marRight w:val="0"/>
      <w:marTop w:val="0"/>
      <w:marBottom w:val="0"/>
      <w:divBdr>
        <w:top w:val="none" w:sz="0" w:space="0" w:color="auto"/>
        <w:left w:val="none" w:sz="0" w:space="0" w:color="auto"/>
        <w:bottom w:val="none" w:sz="0" w:space="0" w:color="auto"/>
        <w:right w:val="none" w:sz="0" w:space="0" w:color="auto"/>
      </w:divBdr>
    </w:div>
    <w:div w:id="1629697513">
      <w:bodyDiv w:val="1"/>
      <w:marLeft w:val="0"/>
      <w:marRight w:val="0"/>
      <w:marTop w:val="0"/>
      <w:marBottom w:val="0"/>
      <w:divBdr>
        <w:top w:val="none" w:sz="0" w:space="0" w:color="auto"/>
        <w:left w:val="none" w:sz="0" w:space="0" w:color="auto"/>
        <w:bottom w:val="none" w:sz="0" w:space="0" w:color="auto"/>
        <w:right w:val="none" w:sz="0" w:space="0" w:color="auto"/>
      </w:divBdr>
    </w:div>
    <w:div w:id="1629897100">
      <w:bodyDiv w:val="1"/>
      <w:marLeft w:val="0"/>
      <w:marRight w:val="0"/>
      <w:marTop w:val="0"/>
      <w:marBottom w:val="0"/>
      <w:divBdr>
        <w:top w:val="none" w:sz="0" w:space="0" w:color="auto"/>
        <w:left w:val="none" w:sz="0" w:space="0" w:color="auto"/>
        <w:bottom w:val="none" w:sz="0" w:space="0" w:color="auto"/>
        <w:right w:val="none" w:sz="0" w:space="0" w:color="auto"/>
      </w:divBdr>
    </w:div>
    <w:div w:id="1637298369">
      <w:bodyDiv w:val="1"/>
      <w:marLeft w:val="0"/>
      <w:marRight w:val="0"/>
      <w:marTop w:val="0"/>
      <w:marBottom w:val="0"/>
      <w:divBdr>
        <w:top w:val="none" w:sz="0" w:space="0" w:color="auto"/>
        <w:left w:val="none" w:sz="0" w:space="0" w:color="auto"/>
        <w:bottom w:val="none" w:sz="0" w:space="0" w:color="auto"/>
        <w:right w:val="none" w:sz="0" w:space="0" w:color="auto"/>
      </w:divBdr>
    </w:div>
    <w:div w:id="1641614369">
      <w:bodyDiv w:val="1"/>
      <w:marLeft w:val="0"/>
      <w:marRight w:val="0"/>
      <w:marTop w:val="0"/>
      <w:marBottom w:val="0"/>
      <w:divBdr>
        <w:top w:val="none" w:sz="0" w:space="0" w:color="auto"/>
        <w:left w:val="none" w:sz="0" w:space="0" w:color="auto"/>
        <w:bottom w:val="none" w:sz="0" w:space="0" w:color="auto"/>
        <w:right w:val="none" w:sz="0" w:space="0" w:color="auto"/>
      </w:divBdr>
    </w:div>
    <w:div w:id="1643534621">
      <w:bodyDiv w:val="1"/>
      <w:marLeft w:val="0"/>
      <w:marRight w:val="0"/>
      <w:marTop w:val="0"/>
      <w:marBottom w:val="0"/>
      <w:divBdr>
        <w:top w:val="none" w:sz="0" w:space="0" w:color="auto"/>
        <w:left w:val="none" w:sz="0" w:space="0" w:color="auto"/>
        <w:bottom w:val="none" w:sz="0" w:space="0" w:color="auto"/>
        <w:right w:val="none" w:sz="0" w:space="0" w:color="auto"/>
      </w:divBdr>
    </w:div>
    <w:div w:id="1645233340">
      <w:bodyDiv w:val="1"/>
      <w:marLeft w:val="0"/>
      <w:marRight w:val="0"/>
      <w:marTop w:val="0"/>
      <w:marBottom w:val="0"/>
      <w:divBdr>
        <w:top w:val="none" w:sz="0" w:space="0" w:color="auto"/>
        <w:left w:val="none" w:sz="0" w:space="0" w:color="auto"/>
        <w:bottom w:val="none" w:sz="0" w:space="0" w:color="auto"/>
        <w:right w:val="none" w:sz="0" w:space="0" w:color="auto"/>
      </w:divBdr>
    </w:div>
    <w:div w:id="1652439806">
      <w:bodyDiv w:val="1"/>
      <w:marLeft w:val="0"/>
      <w:marRight w:val="0"/>
      <w:marTop w:val="0"/>
      <w:marBottom w:val="0"/>
      <w:divBdr>
        <w:top w:val="none" w:sz="0" w:space="0" w:color="auto"/>
        <w:left w:val="none" w:sz="0" w:space="0" w:color="auto"/>
        <w:bottom w:val="none" w:sz="0" w:space="0" w:color="auto"/>
        <w:right w:val="none" w:sz="0" w:space="0" w:color="auto"/>
      </w:divBdr>
    </w:div>
    <w:div w:id="1659112500">
      <w:bodyDiv w:val="1"/>
      <w:marLeft w:val="0"/>
      <w:marRight w:val="0"/>
      <w:marTop w:val="0"/>
      <w:marBottom w:val="0"/>
      <w:divBdr>
        <w:top w:val="none" w:sz="0" w:space="0" w:color="auto"/>
        <w:left w:val="none" w:sz="0" w:space="0" w:color="auto"/>
        <w:bottom w:val="none" w:sz="0" w:space="0" w:color="auto"/>
        <w:right w:val="none" w:sz="0" w:space="0" w:color="auto"/>
      </w:divBdr>
    </w:div>
    <w:div w:id="1659191520">
      <w:bodyDiv w:val="1"/>
      <w:marLeft w:val="0"/>
      <w:marRight w:val="0"/>
      <w:marTop w:val="0"/>
      <w:marBottom w:val="0"/>
      <w:divBdr>
        <w:top w:val="none" w:sz="0" w:space="0" w:color="auto"/>
        <w:left w:val="none" w:sz="0" w:space="0" w:color="auto"/>
        <w:bottom w:val="none" w:sz="0" w:space="0" w:color="auto"/>
        <w:right w:val="none" w:sz="0" w:space="0" w:color="auto"/>
      </w:divBdr>
    </w:div>
    <w:div w:id="1659796869">
      <w:bodyDiv w:val="1"/>
      <w:marLeft w:val="0"/>
      <w:marRight w:val="0"/>
      <w:marTop w:val="0"/>
      <w:marBottom w:val="0"/>
      <w:divBdr>
        <w:top w:val="none" w:sz="0" w:space="0" w:color="auto"/>
        <w:left w:val="none" w:sz="0" w:space="0" w:color="auto"/>
        <w:bottom w:val="none" w:sz="0" w:space="0" w:color="auto"/>
        <w:right w:val="none" w:sz="0" w:space="0" w:color="auto"/>
      </w:divBdr>
    </w:div>
    <w:div w:id="1663850889">
      <w:bodyDiv w:val="1"/>
      <w:marLeft w:val="0"/>
      <w:marRight w:val="0"/>
      <w:marTop w:val="0"/>
      <w:marBottom w:val="0"/>
      <w:divBdr>
        <w:top w:val="none" w:sz="0" w:space="0" w:color="auto"/>
        <w:left w:val="none" w:sz="0" w:space="0" w:color="auto"/>
        <w:bottom w:val="none" w:sz="0" w:space="0" w:color="auto"/>
        <w:right w:val="none" w:sz="0" w:space="0" w:color="auto"/>
      </w:divBdr>
    </w:div>
    <w:div w:id="1668094516">
      <w:bodyDiv w:val="1"/>
      <w:marLeft w:val="0"/>
      <w:marRight w:val="0"/>
      <w:marTop w:val="0"/>
      <w:marBottom w:val="0"/>
      <w:divBdr>
        <w:top w:val="none" w:sz="0" w:space="0" w:color="auto"/>
        <w:left w:val="none" w:sz="0" w:space="0" w:color="auto"/>
        <w:bottom w:val="none" w:sz="0" w:space="0" w:color="auto"/>
        <w:right w:val="none" w:sz="0" w:space="0" w:color="auto"/>
      </w:divBdr>
    </w:div>
    <w:div w:id="1672295747">
      <w:bodyDiv w:val="1"/>
      <w:marLeft w:val="0"/>
      <w:marRight w:val="0"/>
      <w:marTop w:val="0"/>
      <w:marBottom w:val="0"/>
      <w:divBdr>
        <w:top w:val="none" w:sz="0" w:space="0" w:color="auto"/>
        <w:left w:val="none" w:sz="0" w:space="0" w:color="auto"/>
        <w:bottom w:val="none" w:sz="0" w:space="0" w:color="auto"/>
        <w:right w:val="none" w:sz="0" w:space="0" w:color="auto"/>
      </w:divBdr>
    </w:div>
    <w:div w:id="1681858969">
      <w:bodyDiv w:val="1"/>
      <w:marLeft w:val="0"/>
      <w:marRight w:val="0"/>
      <w:marTop w:val="0"/>
      <w:marBottom w:val="0"/>
      <w:divBdr>
        <w:top w:val="none" w:sz="0" w:space="0" w:color="auto"/>
        <w:left w:val="none" w:sz="0" w:space="0" w:color="auto"/>
        <w:bottom w:val="none" w:sz="0" w:space="0" w:color="auto"/>
        <w:right w:val="none" w:sz="0" w:space="0" w:color="auto"/>
      </w:divBdr>
    </w:div>
    <w:div w:id="1682930257">
      <w:bodyDiv w:val="1"/>
      <w:marLeft w:val="0"/>
      <w:marRight w:val="0"/>
      <w:marTop w:val="0"/>
      <w:marBottom w:val="0"/>
      <w:divBdr>
        <w:top w:val="none" w:sz="0" w:space="0" w:color="auto"/>
        <w:left w:val="none" w:sz="0" w:space="0" w:color="auto"/>
        <w:bottom w:val="none" w:sz="0" w:space="0" w:color="auto"/>
        <w:right w:val="none" w:sz="0" w:space="0" w:color="auto"/>
      </w:divBdr>
    </w:div>
    <w:div w:id="1683584706">
      <w:bodyDiv w:val="1"/>
      <w:marLeft w:val="0"/>
      <w:marRight w:val="0"/>
      <w:marTop w:val="0"/>
      <w:marBottom w:val="0"/>
      <w:divBdr>
        <w:top w:val="none" w:sz="0" w:space="0" w:color="auto"/>
        <w:left w:val="none" w:sz="0" w:space="0" w:color="auto"/>
        <w:bottom w:val="none" w:sz="0" w:space="0" w:color="auto"/>
        <w:right w:val="none" w:sz="0" w:space="0" w:color="auto"/>
      </w:divBdr>
    </w:div>
    <w:div w:id="1688824158">
      <w:bodyDiv w:val="1"/>
      <w:marLeft w:val="0"/>
      <w:marRight w:val="0"/>
      <w:marTop w:val="0"/>
      <w:marBottom w:val="0"/>
      <w:divBdr>
        <w:top w:val="none" w:sz="0" w:space="0" w:color="auto"/>
        <w:left w:val="none" w:sz="0" w:space="0" w:color="auto"/>
        <w:bottom w:val="none" w:sz="0" w:space="0" w:color="auto"/>
        <w:right w:val="none" w:sz="0" w:space="0" w:color="auto"/>
      </w:divBdr>
      <w:divsChild>
        <w:div w:id="161744385">
          <w:marLeft w:val="150"/>
          <w:marRight w:val="150"/>
          <w:marTop w:val="150"/>
          <w:marBottom w:val="150"/>
          <w:divBdr>
            <w:top w:val="none" w:sz="0" w:space="0" w:color="auto"/>
            <w:left w:val="none" w:sz="0" w:space="0" w:color="auto"/>
            <w:bottom w:val="none" w:sz="0" w:space="0" w:color="auto"/>
            <w:right w:val="none" w:sz="0" w:space="0" w:color="auto"/>
          </w:divBdr>
        </w:div>
      </w:divsChild>
    </w:div>
    <w:div w:id="1693071794">
      <w:bodyDiv w:val="1"/>
      <w:marLeft w:val="0"/>
      <w:marRight w:val="0"/>
      <w:marTop w:val="0"/>
      <w:marBottom w:val="0"/>
      <w:divBdr>
        <w:top w:val="none" w:sz="0" w:space="0" w:color="auto"/>
        <w:left w:val="none" w:sz="0" w:space="0" w:color="auto"/>
        <w:bottom w:val="none" w:sz="0" w:space="0" w:color="auto"/>
        <w:right w:val="none" w:sz="0" w:space="0" w:color="auto"/>
      </w:divBdr>
    </w:div>
    <w:div w:id="1698308599">
      <w:bodyDiv w:val="1"/>
      <w:marLeft w:val="0"/>
      <w:marRight w:val="0"/>
      <w:marTop w:val="0"/>
      <w:marBottom w:val="0"/>
      <w:divBdr>
        <w:top w:val="none" w:sz="0" w:space="0" w:color="auto"/>
        <w:left w:val="none" w:sz="0" w:space="0" w:color="auto"/>
        <w:bottom w:val="none" w:sz="0" w:space="0" w:color="auto"/>
        <w:right w:val="none" w:sz="0" w:space="0" w:color="auto"/>
      </w:divBdr>
    </w:div>
    <w:div w:id="1700354714">
      <w:bodyDiv w:val="1"/>
      <w:marLeft w:val="0"/>
      <w:marRight w:val="0"/>
      <w:marTop w:val="0"/>
      <w:marBottom w:val="0"/>
      <w:divBdr>
        <w:top w:val="none" w:sz="0" w:space="0" w:color="auto"/>
        <w:left w:val="none" w:sz="0" w:space="0" w:color="auto"/>
        <w:bottom w:val="none" w:sz="0" w:space="0" w:color="auto"/>
        <w:right w:val="none" w:sz="0" w:space="0" w:color="auto"/>
      </w:divBdr>
    </w:div>
    <w:div w:id="1701397005">
      <w:bodyDiv w:val="1"/>
      <w:marLeft w:val="0"/>
      <w:marRight w:val="0"/>
      <w:marTop w:val="0"/>
      <w:marBottom w:val="0"/>
      <w:divBdr>
        <w:top w:val="none" w:sz="0" w:space="0" w:color="auto"/>
        <w:left w:val="none" w:sz="0" w:space="0" w:color="auto"/>
        <w:bottom w:val="none" w:sz="0" w:space="0" w:color="auto"/>
        <w:right w:val="none" w:sz="0" w:space="0" w:color="auto"/>
      </w:divBdr>
    </w:div>
    <w:div w:id="1701663909">
      <w:bodyDiv w:val="1"/>
      <w:marLeft w:val="0"/>
      <w:marRight w:val="0"/>
      <w:marTop w:val="0"/>
      <w:marBottom w:val="0"/>
      <w:divBdr>
        <w:top w:val="none" w:sz="0" w:space="0" w:color="auto"/>
        <w:left w:val="none" w:sz="0" w:space="0" w:color="auto"/>
        <w:bottom w:val="none" w:sz="0" w:space="0" w:color="auto"/>
        <w:right w:val="none" w:sz="0" w:space="0" w:color="auto"/>
      </w:divBdr>
    </w:div>
    <w:div w:id="1704599313">
      <w:bodyDiv w:val="1"/>
      <w:marLeft w:val="0"/>
      <w:marRight w:val="0"/>
      <w:marTop w:val="0"/>
      <w:marBottom w:val="0"/>
      <w:divBdr>
        <w:top w:val="none" w:sz="0" w:space="0" w:color="auto"/>
        <w:left w:val="none" w:sz="0" w:space="0" w:color="auto"/>
        <w:bottom w:val="none" w:sz="0" w:space="0" w:color="auto"/>
        <w:right w:val="none" w:sz="0" w:space="0" w:color="auto"/>
      </w:divBdr>
    </w:div>
    <w:div w:id="1705213298">
      <w:bodyDiv w:val="1"/>
      <w:marLeft w:val="0"/>
      <w:marRight w:val="0"/>
      <w:marTop w:val="0"/>
      <w:marBottom w:val="0"/>
      <w:divBdr>
        <w:top w:val="none" w:sz="0" w:space="0" w:color="auto"/>
        <w:left w:val="none" w:sz="0" w:space="0" w:color="auto"/>
        <w:bottom w:val="none" w:sz="0" w:space="0" w:color="auto"/>
        <w:right w:val="none" w:sz="0" w:space="0" w:color="auto"/>
      </w:divBdr>
    </w:div>
    <w:div w:id="1709717350">
      <w:bodyDiv w:val="1"/>
      <w:marLeft w:val="0"/>
      <w:marRight w:val="0"/>
      <w:marTop w:val="0"/>
      <w:marBottom w:val="0"/>
      <w:divBdr>
        <w:top w:val="none" w:sz="0" w:space="0" w:color="auto"/>
        <w:left w:val="none" w:sz="0" w:space="0" w:color="auto"/>
        <w:bottom w:val="none" w:sz="0" w:space="0" w:color="auto"/>
        <w:right w:val="none" w:sz="0" w:space="0" w:color="auto"/>
      </w:divBdr>
    </w:div>
    <w:div w:id="1711689184">
      <w:bodyDiv w:val="1"/>
      <w:marLeft w:val="0"/>
      <w:marRight w:val="0"/>
      <w:marTop w:val="0"/>
      <w:marBottom w:val="0"/>
      <w:divBdr>
        <w:top w:val="none" w:sz="0" w:space="0" w:color="auto"/>
        <w:left w:val="none" w:sz="0" w:space="0" w:color="auto"/>
        <w:bottom w:val="none" w:sz="0" w:space="0" w:color="auto"/>
        <w:right w:val="none" w:sz="0" w:space="0" w:color="auto"/>
      </w:divBdr>
    </w:div>
    <w:div w:id="1718243472">
      <w:bodyDiv w:val="1"/>
      <w:marLeft w:val="0"/>
      <w:marRight w:val="0"/>
      <w:marTop w:val="0"/>
      <w:marBottom w:val="0"/>
      <w:divBdr>
        <w:top w:val="none" w:sz="0" w:space="0" w:color="auto"/>
        <w:left w:val="none" w:sz="0" w:space="0" w:color="auto"/>
        <w:bottom w:val="none" w:sz="0" w:space="0" w:color="auto"/>
        <w:right w:val="none" w:sz="0" w:space="0" w:color="auto"/>
      </w:divBdr>
    </w:div>
    <w:div w:id="1718310634">
      <w:bodyDiv w:val="1"/>
      <w:marLeft w:val="0"/>
      <w:marRight w:val="0"/>
      <w:marTop w:val="0"/>
      <w:marBottom w:val="0"/>
      <w:divBdr>
        <w:top w:val="none" w:sz="0" w:space="0" w:color="auto"/>
        <w:left w:val="none" w:sz="0" w:space="0" w:color="auto"/>
        <w:bottom w:val="none" w:sz="0" w:space="0" w:color="auto"/>
        <w:right w:val="none" w:sz="0" w:space="0" w:color="auto"/>
      </w:divBdr>
    </w:div>
    <w:div w:id="1718773010">
      <w:bodyDiv w:val="1"/>
      <w:marLeft w:val="0"/>
      <w:marRight w:val="0"/>
      <w:marTop w:val="0"/>
      <w:marBottom w:val="0"/>
      <w:divBdr>
        <w:top w:val="none" w:sz="0" w:space="0" w:color="auto"/>
        <w:left w:val="none" w:sz="0" w:space="0" w:color="auto"/>
        <w:bottom w:val="none" w:sz="0" w:space="0" w:color="auto"/>
        <w:right w:val="none" w:sz="0" w:space="0" w:color="auto"/>
      </w:divBdr>
    </w:div>
    <w:div w:id="1720085248">
      <w:bodyDiv w:val="1"/>
      <w:marLeft w:val="0"/>
      <w:marRight w:val="0"/>
      <w:marTop w:val="0"/>
      <w:marBottom w:val="0"/>
      <w:divBdr>
        <w:top w:val="none" w:sz="0" w:space="0" w:color="auto"/>
        <w:left w:val="none" w:sz="0" w:space="0" w:color="auto"/>
        <w:bottom w:val="none" w:sz="0" w:space="0" w:color="auto"/>
        <w:right w:val="none" w:sz="0" w:space="0" w:color="auto"/>
      </w:divBdr>
    </w:div>
    <w:div w:id="1722094658">
      <w:bodyDiv w:val="1"/>
      <w:marLeft w:val="0"/>
      <w:marRight w:val="0"/>
      <w:marTop w:val="0"/>
      <w:marBottom w:val="0"/>
      <w:divBdr>
        <w:top w:val="none" w:sz="0" w:space="0" w:color="auto"/>
        <w:left w:val="none" w:sz="0" w:space="0" w:color="auto"/>
        <w:bottom w:val="none" w:sz="0" w:space="0" w:color="auto"/>
        <w:right w:val="none" w:sz="0" w:space="0" w:color="auto"/>
      </w:divBdr>
    </w:div>
    <w:div w:id="1722905510">
      <w:bodyDiv w:val="1"/>
      <w:marLeft w:val="0"/>
      <w:marRight w:val="0"/>
      <w:marTop w:val="0"/>
      <w:marBottom w:val="0"/>
      <w:divBdr>
        <w:top w:val="none" w:sz="0" w:space="0" w:color="auto"/>
        <w:left w:val="none" w:sz="0" w:space="0" w:color="auto"/>
        <w:bottom w:val="none" w:sz="0" w:space="0" w:color="auto"/>
        <w:right w:val="none" w:sz="0" w:space="0" w:color="auto"/>
      </w:divBdr>
    </w:div>
    <w:div w:id="1725641036">
      <w:bodyDiv w:val="1"/>
      <w:marLeft w:val="0"/>
      <w:marRight w:val="0"/>
      <w:marTop w:val="0"/>
      <w:marBottom w:val="0"/>
      <w:divBdr>
        <w:top w:val="none" w:sz="0" w:space="0" w:color="auto"/>
        <w:left w:val="none" w:sz="0" w:space="0" w:color="auto"/>
        <w:bottom w:val="none" w:sz="0" w:space="0" w:color="auto"/>
        <w:right w:val="none" w:sz="0" w:space="0" w:color="auto"/>
      </w:divBdr>
    </w:div>
    <w:div w:id="1727100806">
      <w:bodyDiv w:val="1"/>
      <w:marLeft w:val="0"/>
      <w:marRight w:val="0"/>
      <w:marTop w:val="0"/>
      <w:marBottom w:val="0"/>
      <w:divBdr>
        <w:top w:val="none" w:sz="0" w:space="0" w:color="auto"/>
        <w:left w:val="none" w:sz="0" w:space="0" w:color="auto"/>
        <w:bottom w:val="none" w:sz="0" w:space="0" w:color="auto"/>
        <w:right w:val="none" w:sz="0" w:space="0" w:color="auto"/>
      </w:divBdr>
    </w:div>
    <w:div w:id="1731728518">
      <w:bodyDiv w:val="1"/>
      <w:marLeft w:val="0"/>
      <w:marRight w:val="0"/>
      <w:marTop w:val="0"/>
      <w:marBottom w:val="0"/>
      <w:divBdr>
        <w:top w:val="none" w:sz="0" w:space="0" w:color="auto"/>
        <w:left w:val="none" w:sz="0" w:space="0" w:color="auto"/>
        <w:bottom w:val="none" w:sz="0" w:space="0" w:color="auto"/>
        <w:right w:val="none" w:sz="0" w:space="0" w:color="auto"/>
      </w:divBdr>
    </w:div>
    <w:div w:id="1735203595">
      <w:bodyDiv w:val="1"/>
      <w:marLeft w:val="0"/>
      <w:marRight w:val="0"/>
      <w:marTop w:val="0"/>
      <w:marBottom w:val="0"/>
      <w:divBdr>
        <w:top w:val="none" w:sz="0" w:space="0" w:color="auto"/>
        <w:left w:val="none" w:sz="0" w:space="0" w:color="auto"/>
        <w:bottom w:val="none" w:sz="0" w:space="0" w:color="auto"/>
        <w:right w:val="none" w:sz="0" w:space="0" w:color="auto"/>
      </w:divBdr>
    </w:div>
    <w:div w:id="1738547839">
      <w:bodyDiv w:val="1"/>
      <w:marLeft w:val="0"/>
      <w:marRight w:val="0"/>
      <w:marTop w:val="0"/>
      <w:marBottom w:val="0"/>
      <w:divBdr>
        <w:top w:val="none" w:sz="0" w:space="0" w:color="auto"/>
        <w:left w:val="none" w:sz="0" w:space="0" w:color="auto"/>
        <w:bottom w:val="none" w:sz="0" w:space="0" w:color="auto"/>
        <w:right w:val="none" w:sz="0" w:space="0" w:color="auto"/>
      </w:divBdr>
    </w:div>
    <w:div w:id="1738626762">
      <w:bodyDiv w:val="1"/>
      <w:marLeft w:val="0"/>
      <w:marRight w:val="0"/>
      <w:marTop w:val="0"/>
      <w:marBottom w:val="0"/>
      <w:divBdr>
        <w:top w:val="none" w:sz="0" w:space="0" w:color="auto"/>
        <w:left w:val="none" w:sz="0" w:space="0" w:color="auto"/>
        <w:bottom w:val="none" w:sz="0" w:space="0" w:color="auto"/>
        <w:right w:val="none" w:sz="0" w:space="0" w:color="auto"/>
      </w:divBdr>
    </w:div>
    <w:div w:id="1740860965">
      <w:bodyDiv w:val="1"/>
      <w:marLeft w:val="0"/>
      <w:marRight w:val="0"/>
      <w:marTop w:val="0"/>
      <w:marBottom w:val="0"/>
      <w:divBdr>
        <w:top w:val="none" w:sz="0" w:space="0" w:color="auto"/>
        <w:left w:val="none" w:sz="0" w:space="0" w:color="auto"/>
        <w:bottom w:val="none" w:sz="0" w:space="0" w:color="auto"/>
        <w:right w:val="none" w:sz="0" w:space="0" w:color="auto"/>
      </w:divBdr>
      <w:divsChild>
        <w:div w:id="1103261409">
          <w:marLeft w:val="0"/>
          <w:marRight w:val="0"/>
          <w:marTop w:val="0"/>
          <w:marBottom w:val="0"/>
          <w:divBdr>
            <w:top w:val="none" w:sz="0" w:space="0" w:color="auto"/>
            <w:left w:val="none" w:sz="0" w:space="0" w:color="auto"/>
            <w:bottom w:val="none" w:sz="0" w:space="0" w:color="auto"/>
            <w:right w:val="none" w:sz="0" w:space="0" w:color="auto"/>
          </w:divBdr>
          <w:divsChild>
            <w:div w:id="19053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10819">
      <w:bodyDiv w:val="1"/>
      <w:marLeft w:val="0"/>
      <w:marRight w:val="0"/>
      <w:marTop w:val="0"/>
      <w:marBottom w:val="0"/>
      <w:divBdr>
        <w:top w:val="none" w:sz="0" w:space="0" w:color="auto"/>
        <w:left w:val="none" w:sz="0" w:space="0" w:color="auto"/>
        <w:bottom w:val="none" w:sz="0" w:space="0" w:color="auto"/>
        <w:right w:val="none" w:sz="0" w:space="0" w:color="auto"/>
      </w:divBdr>
    </w:div>
    <w:div w:id="1750347302">
      <w:bodyDiv w:val="1"/>
      <w:marLeft w:val="0"/>
      <w:marRight w:val="0"/>
      <w:marTop w:val="0"/>
      <w:marBottom w:val="0"/>
      <w:divBdr>
        <w:top w:val="none" w:sz="0" w:space="0" w:color="auto"/>
        <w:left w:val="none" w:sz="0" w:space="0" w:color="auto"/>
        <w:bottom w:val="none" w:sz="0" w:space="0" w:color="auto"/>
        <w:right w:val="none" w:sz="0" w:space="0" w:color="auto"/>
      </w:divBdr>
    </w:div>
    <w:div w:id="1754551058">
      <w:bodyDiv w:val="1"/>
      <w:marLeft w:val="0"/>
      <w:marRight w:val="0"/>
      <w:marTop w:val="0"/>
      <w:marBottom w:val="0"/>
      <w:divBdr>
        <w:top w:val="none" w:sz="0" w:space="0" w:color="auto"/>
        <w:left w:val="none" w:sz="0" w:space="0" w:color="auto"/>
        <w:bottom w:val="none" w:sz="0" w:space="0" w:color="auto"/>
        <w:right w:val="none" w:sz="0" w:space="0" w:color="auto"/>
      </w:divBdr>
    </w:div>
    <w:div w:id="1758596004">
      <w:bodyDiv w:val="1"/>
      <w:marLeft w:val="0"/>
      <w:marRight w:val="0"/>
      <w:marTop w:val="0"/>
      <w:marBottom w:val="0"/>
      <w:divBdr>
        <w:top w:val="none" w:sz="0" w:space="0" w:color="auto"/>
        <w:left w:val="none" w:sz="0" w:space="0" w:color="auto"/>
        <w:bottom w:val="none" w:sz="0" w:space="0" w:color="auto"/>
        <w:right w:val="none" w:sz="0" w:space="0" w:color="auto"/>
      </w:divBdr>
    </w:div>
    <w:div w:id="1762020244">
      <w:bodyDiv w:val="1"/>
      <w:marLeft w:val="0"/>
      <w:marRight w:val="0"/>
      <w:marTop w:val="0"/>
      <w:marBottom w:val="0"/>
      <w:divBdr>
        <w:top w:val="none" w:sz="0" w:space="0" w:color="auto"/>
        <w:left w:val="none" w:sz="0" w:space="0" w:color="auto"/>
        <w:bottom w:val="none" w:sz="0" w:space="0" w:color="auto"/>
        <w:right w:val="none" w:sz="0" w:space="0" w:color="auto"/>
      </w:divBdr>
    </w:div>
    <w:div w:id="1764259305">
      <w:bodyDiv w:val="1"/>
      <w:marLeft w:val="0"/>
      <w:marRight w:val="0"/>
      <w:marTop w:val="0"/>
      <w:marBottom w:val="0"/>
      <w:divBdr>
        <w:top w:val="none" w:sz="0" w:space="0" w:color="auto"/>
        <w:left w:val="none" w:sz="0" w:space="0" w:color="auto"/>
        <w:bottom w:val="none" w:sz="0" w:space="0" w:color="auto"/>
        <w:right w:val="none" w:sz="0" w:space="0" w:color="auto"/>
      </w:divBdr>
    </w:div>
    <w:div w:id="1766265010">
      <w:bodyDiv w:val="1"/>
      <w:marLeft w:val="0"/>
      <w:marRight w:val="0"/>
      <w:marTop w:val="0"/>
      <w:marBottom w:val="0"/>
      <w:divBdr>
        <w:top w:val="none" w:sz="0" w:space="0" w:color="auto"/>
        <w:left w:val="none" w:sz="0" w:space="0" w:color="auto"/>
        <w:bottom w:val="none" w:sz="0" w:space="0" w:color="auto"/>
        <w:right w:val="none" w:sz="0" w:space="0" w:color="auto"/>
      </w:divBdr>
    </w:div>
    <w:div w:id="1773668437">
      <w:bodyDiv w:val="1"/>
      <w:marLeft w:val="0"/>
      <w:marRight w:val="0"/>
      <w:marTop w:val="0"/>
      <w:marBottom w:val="0"/>
      <w:divBdr>
        <w:top w:val="none" w:sz="0" w:space="0" w:color="auto"/>
        <w:left w:val="none" w:sz="0" w:space="0" w:color="auto"/>
        <w:bottom w:val="none" w:sz="0" w:space="0" w:color="auto"/>
        <w:right w:val="none" w:sz="0" w:space="0" w:color="auto"/>
      </w:divBdr>
    </w:div>
    <w:div w:id="1776053235">
      <w:bodyDiv w:val="1"/>
      <w:marLeft w:val="0"/>
      <w:marRight w:val="0"/>
      <w:marTop w:val="0"/>
      <w:marBottom w:val="0"/>
      <w:divBdr>
        <w:top w:val="none" w:sz="0" w:space="0" w:color="auto"/>
        <w:left w:val="none" w:sz="0" w:space="0" w:color="auto"/>
        <w:bottom w:val="none" w:sz="0" w:space="0" w:color="auto"/>
        <w:right w:val="none" w:sz="0" w:space="0" w:color="auto"/>
      </w:divBdr>
      <w:divsChild>
        <w:div w:id="210503680">
          <w:marLeft w:val="0"/>
          <w:marRight w:val="0"/>
          <w:marTop w:val="0"/>
          <w:marBottom w:val="0"/>
          <w:divBdr>
            <w:top w:val="none" w:sz="0" w:space="0" w:color="auto"/>
            <w:left w:val="none" w:sz="0" w:space="0" w:color="auto"/>
            <w:bottom w:val="none" w:sz="0" w:space="0" w:color="auto"/>
            <w:right w:val="none" w:sz="0" w:space="0" w:color="auto"/>
          </w:divBdr>
          <w:divsChild>
            <w:div w:id="267280304">
              <w:marLeft w:val="0"/>
              <w:marRight w:val="0"/>
              <w:marTop w:val="0"/>
              <w:marBottom w:val="0"/>
              <w:divBdr>
                <w:top w:val="none" w:sz="0" w:space="0" w:color="auto"/>
                <w:left w:val="none" w:sz="0" w:space="0" w:color="auto"/>
                <w:bottom w:val="none" w:sz="0" w:space="0" w:color="auto"/>
                <w:right w:val="none" w:sz="0" w:space="0" w:color="auto"/>
              </w:divBdr>
              <w:divsChild>
                <w:div w:id="1976983410">
                  <w:marLeft w:val="0"/>
                  <w:marRight w:val="0"/>
                  <w:marTop w:val="0"/>
                  <w:marBottom w:val="0"/>
                  <w:divBdr>
                    <w:top w:val="none" w:sz="0" w:space="0" w:color="auto"/>
                    <w:left w:val="none" w:sz="0" w:space="0" w:color="auto"/>
                    <w:bottom w:val="none" w:sz="0" w:space="0" w:color="auto"/>
                    <w:right w:val="none" w:sz="0" w:space="0" w:color="auto"/>
                  </w:divBdr>
                </w:div>
                <w:div w:id="2034719304">
                  <w:marLeft w:val="0"/>
                  <w:marRight w:val="0"/>
                  <w:marTop w:val="0"/>
                  <w:marBottom w:val="0"/>
                  <w:divBdr>
                    <w:top w:val="none" w:sz="0" w:space="0" w:color="auto"/>
                    <w:left w:val="none" w:sz="0" w:space="0" w:color="auto"/>
                    <w:bottom w:val="none" w:sz="0" w:space="0" w:color="auto"/>
                    <w:right w:val="none" w:sz="0" w:space="0" w:color="auto"/>
                  </w:divBdr>
                  <w:divsChild>
                    <w:div w:id="113287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765420">
          <w:marLeft w:val="0"/>
          <w:marRight w:val="0"/>
          <w:marTop w:val="100"/>
          <w:marBottom w:val="100"/>
          <w:divBdr>
            <w:top w:val="none" w:sz="0" w:space="0" w:color="auto"/>
            <w:left w:val="none" w:sz="0" w:space="0" w:color="auto"/>
            <w:bottom w:val="none" w:sz="0" w:space="0" w:color="auto"/>
            <w:right w:val="none" w:sz="0" w:space="0" w:color="auto"/>
          </w:divBdr>
          <w:divsChild>
            <w:div w:id="315768700">
              <w:marLeft w:val="0"/>
              <w:marRight w:val="0"/>
              <w:marTop w:val="0"/>
              <w:marBottom w:val="0"/>
              <w:divBdr>
                <w:top w:val="none" w:sz="0" w:space="0" w:color="auto"/>
                <w:left w:val="none" w:sz="0" w:space="0" w:color="auto"/>
                <w:bottom w:val="none" w:sz="0" w:space="0" w:color="auto"/>
                <w:right w:val="none" w:sz="0" w:space="0" w:color="auto"/>
              </w:divBdr>
              <w:divsChild>
                <w:div w:id="270284317">
                  <w:marLeft w:val="-225"/>
                  <w:marRight w:val="-225"/>
                  <w:marTop w:val="0"/>
                  <w:marBottom w:val="0"/>
                  <w:divBdr>
                    <w:top w:val="none" w:sz="0" w:space="0" w:color="auto"/>
                    <w:left w:val="none" w:sz="0" w:space="0" w:color="auto"/>
                    <w:bottom w:val="none" w:sz="0" w:space="0" w:color="auto"/>
                    <w:right w:val="none" w:sz="0" w:space="0" w:color="auto"/>
                  </w:divBdr>
                  <w:divsChild>
                    <w:div w:id="191967289">
                      <w:marLeft w:val="0"/>
                      <w:marRight w:val="0"/>
                      <w:marTop w:val="0"/>
                      <w:marBottom w:val="0"/>
                      <w:divBdr>
                        <w:top w:val="none" w:sz="0" w:space="0" w:color="auto"/>
                        <w:left w:val="none" w:sz="0" w:space="0" w:color="auto"/>
                        <w:bottom w:val="none" w:sz="0" w:space="0" w:color="auto"/>
                        <w:right w:val="none" w:sz="0" w:space="0" w:color="auto"/>
                      </w:divBdr>
                    </w:div>
                    <w:div w:id="193123182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1779519101">
      <w:bodyDiv w:val="1"/>
      <w:marLeft w:val="0"/>
      <w:marRight w:val="0"/>
      <w:marTop w:val="0"/>
      <w:marBottom w:val="0"/>
      <w:divBdr>
        <w:top w:val="none" w:sz="0" w:space="0" w:color="auto"/>
        <w:left w:val="none" w:sz="0" w:space="0" w:color="auto"/>
        <w:bottom w:val="none" w:sz="0" w:space="0" w:color="auto"/>
        <w:right w:val="none" w:sz="0" w:space="0" w:color="auto"/>
      </w:divBdr>
    </w:div>
    <w:div w:id="1787894602">
      <w:bodyDiv w:val="1"/>
      <w:marLeft w:val="0"/>
      <w:marRight w:val="0"/>
      <w:marTop w:val="0"/>
      <w:marBottom w:val="0"/>
      <w:divBdr>
        <w:top w:val="none" w:sz="0" w:space="0" w:color="auto"/>
        <w:left w:val="none" w:sz="0" w:space="0" w:color="auto"/>
        <w:bottom w:val="none" w:sz="0" w:space="0" w:color="auto"/>
        <w:right w:val="none" w:sz="0" w:space="0" w:color="auto"/>
      </w:divBdr>
    </w:div>
    <w:div w:id="1788116071">
      <w:bodyDiv w:val="1"/>
      <w:marLeft w:val="0"/>
      <w:marRight w:val="0"/>
      <w:marTop w:val="0"/>
      <w:marBottom w:val="0"/>
      <w:divBdr>
        <w:top w:val="none" w:sz="0" w:space="0" w:color="auto"/>
        <w:left w:val="none" w:sz="0" w:space="0" w:color="auto"/>
        <w:bottom w:val="none" w:sz="0" w:space="0" w:color="auto"/>
        <w:right w:val="none" w:sz="0" w:space="0" w:color="auto"/>
      </w:divBdr>
    </w:div>
    <w:div w:id="1789933660">
      <w:bodyDiv w:val="1"/>
      <w:marLeft w:val="0"/>
      <w:marRight w:val="0"/>
      <w:marTop w:val="0"/>
      <w:marBottom w:val="0"/>
      <w:divBdr>
        <w:top w:val="none" w:sz="0" w:space="0" w:color="auto"/>
        <w:left w:val="none" w:sz="0" w:space="0" w:color="auto"/>
        <w:bottom w:val="none" w:sz="0" w:space="0" w:color="auto"/>
        <w:right w:val="none" w:sz="0" w:space="0" w:color="auto"/>
      </w:divBdr>
    </w:div>
    <w:div w:id="1791824765">
      <w:bodyDiv w:val="1"/>
      <w:marLeft w:val="0"/>
      <w:marRight w:val="0"/>
      <w:marTop w:val="0"/>
      <w:marBottom w:val="0"/>
      <w:divBdr>
        <w:top w:val="none" w:sz="0" w:space="0" w:color="auto"/>
        <w:left w:val="none" w:sz="0" w:space="0" w:color="auto"/>
        <w:bottom w:val="none" w:sz="0" w:space="0" w:color="auto"/>
        <w:right w:val="none" w:sz="0" w:space="0" w:color="auto"/>
      </w:divBdr>
    </w:div>
    <w:div w:id="1791893325">
      <w:bodyDiv w:val="1"/>
      <w:marLeft w:val="0"/>
      <w:marRight w:val="0"/>
      <w:marTop w:val="0"/>
      <w:marBottom w:val="0"/>
      <w:divBdr>
        <w:top w:val="none" w:sz="0" w:space="0" w:color="auto"/>
        <w:left w:val="none" w:sz="0" w:space="0" w:color="auto"/>
        <w:bottom w:val="none" w:sz="0" w:space="0" w:color="auto"/>
        <w:right w:val="none" w:sz="0" w:space="0" w:color="auto"/>
      </w:divBdr>
    </w:div>
    <w:div w:id="1796218523">
      <w:bodyDiv w:val="1"/>
      <w:marLeft w:val="0"/>
      <w:marRight w:val="0"/>
      <w:marTop w:val="0"/>
      <w:marBottom w:val="0"/>
      <w:divBdr>
        <w:top w:val="none" w:sz="0" w:space="0" w:color="auto"/>
        <w:left w:val="none" w:sz="0" w:space="0" w:color="auto"/>
        <w:bottom w:val="none" w:sz="0" w:space="0" w:color="auto"/>
        <w:right w:val="none" w:sz="0" w:space="0" w:color="auto"/>
      </w:divBdr>
    </w:div>
    <w:div w:id="1796677172">
      <w:bodyDiv w:val="1"/>
      <w:marLeft w:val="0"/>
      <w:marRight w:val="0"/>
      <w:marTop w:val="0"/>
      <w:marBottom w:val="0"/>
      <w:divBdr>
        <w:top w:val="none" w:sz="0" w:space="0" w:color="auto"/>
        <w:left w:val="none" w:sz="0" w:space="0" w:color="auto"/>
        <w:bottom w:val="none" w:sz="0" w:space="0" w:color="auto"/>
        <w:right w:val="none" w:sz="0" w:space="0" w:color="auto"/>
      </w:divBdr>
    </w:div>
    <w:div w:id="1804762069">
      <w:bodyDiv w:val="1"/>
      <w:marLeft w:val="0"/>
      <w:marRight w:val="0"/>
      <w:marTop w:val="0"/>
      <w:marBottom w:val="0"/>
      <w:divBdr>
        <w:top w:val="none" w:sz="0" w:space="0" w:color="auto"/>
        <w:left w:val="none" w:sz="0" w:space="0" w:color="auto"/>
        <w:bottom w:val="none" w:sz="0" w:space="0" w:color="auto"/>
        <w:right w:val="none" w:sz="0" w:space="0" w:color="auto"/>
      </w:divBdr>
    </w:div>
    <w:div w:id="1805731904">
      <w:bodyDiv w:val="1"/>
      <w:marLeft w:val="0"/>
      <w:marRight w:val="0"/>
      <w:marTop w:val="0"/>
      <w:marBottom w:val="0"/>
      <w:divBdr>
        <w:top w:val="none" w:sz="0" w:space="0" w:color="auto"/>
        <w:left w:val="none" w:sz="0" w:space="0" w:color="auto"/>
        <w:bottom w:val="none" w:sz="0" w:space="0" w:color="auto"/>
        <w:right w:val="none" w:sz="0" w:space="0" w:color="auto"/>
      </w:divBdr>
    </w:div>
    <w:div w:id="1807964386">
      <w:bodyDiv w:val="1"/>
      <w:marLeft w:val="0"/>
      <w:marRight w:val="0"/>
      <w:marTop w:val="0"/>
      <w:marBottom w:val="0"/>
      <w:divBdr>
        <w:top w:val="none" w:sz="0" w:space="0" w:color="auto"/>
        <w:left w:val="none" w:sz="0" w:space="0" w:color="auto"/>
        <w:bottom w:val="none" w:sz="0" w:space="0" w:color="auto"/>
        <w:right w:val="none" w:sz="0" w:space="0" w:color="auto"/>
      </w:divBdr>
    </w:div>
    <w:div w:id="1811093170">
      <w:bodyDiv w:val="1"/>
      <w:marLeft w:val="0"/>
      <w:marRight w:val="0"/>
      <w:marTop w:val="0"/>
      <w:marBottom w:val="0"/>
      <w:divBdr>
        <w:top w:val="none" w:sz="0" w:space="0" w:color="auto"/>
        <w:left w:val="none" w:sz="0" w:space="0" w:color="auto"/>
        <w:bottom w:val="none" w:sz="0" w:space="0" w:color="auto"/>
        <w:right w:val="none" w:sz="0" w:space="0" w:color="auto"/>
      </w:divBdr>
    </w:div>
    <w:div w:id="1812015461">
      <w:bodyDiv w:val="1"/>
      <w:marLeft w:val="0"/>
      <w:marRight w:val="0"/>
      <w:marTop w:val="0"/>
      <w:marBottom w:val="0"/>
      <w:divBdr>
        <w:top w:val="none" w:sz="0" w:space="0" w:color="auto"/>
        <w:left w:val="none" w:sz="0" w:space="0" w:color="auto"/>
        <w:bottom w:val="none" w:sz="0" w:space="0" w:color="auto"/>
        <w:right w:val="none" w:sz="0" w:space="0" w:color="auto"/>
      </w:divBdr>
    </w:div>
    <w:div w:id="1814980119">
      <w:bodyDiv w:val="1"/>
      <w:marLeft w:val="0"/>
      <w:marRight w:val="0"/>
      <w:marTop w:val="0"/>
      <w:marBottom w:val="0"/>
      <w:divBdr>
        <w:top w:val="none" w:sz="0" w:space="0" w:color="auto"/>
        <w:left w:val="none" w:sz="0" w:space="0" w:color="auto"/>
        <w:bottom w:val="none" w:sz="0" w:space="0" w:color="auto"/>
        <w:right w:val="none" w:sz="0" w:space="0" w:color="auto"/>
      </w:divBdr>
    </w:div>
    <w:div w:id="1816988835">
      <w:bodyDiv w:val="1"/>
      <w:marLeft w:val="0"/>
      <w:marRight w:val="0"/>
      <w:marTop w:val="0"/>
      <w:marBottom w:val="0"/>
      <w:divBdr>
        <w:top w:val="none" w:sz="0" w:space="0" w:color="auto"/>
        <w:left w:val="none" w:sz="0" w:space="0" w:color="auto"/>
        <w:bottom w:val="none" w:sz="0" w:space="0" w:color="auto"/>
        <w:right w:val="none" w:sz="0" w:space="0" w:color="auto"/>
      </w:divBdr>
    </w:div>
    <w:div w:id="1821655281">
      <w:bodyDiv w:val="1"/>
      <w:marLeft w:val="0"/>
      <w:marRight w:val="0"/>
      <w:marTop w:val="0"/>
      <w:marBottom w:val="0"/>
      <w:divBdr>
        <w:top w:val="none" w:sz="0" w:space="0" w:color="auto"/>
        <w:left w:val="none" w:sz="0" w:space="0" w:color="auto"/>
        <w:bottom w:val="none" w:sz="0" w:space="0" w:color="auto"/>
        <w:right w:val="none" w:sz="0" w:space="0" w:color="auto"/>
      </w:divBdr>
    </w:div>
    <w:div w:id="1822892807">
      <w:bodyDiv w:val="1"/>
      <w:marLeft w:val="0"/>
      <w:marRight w:val="0"/>
      <w:marTop w:val="0"/>
      <w:marBottom w:val="0"/>
      <w:divBdr>
        <w:top w:val="none" w:sz="0" w:space="0" w:color="auto"/>
        <w:left w:val="none" w:sz="0" w:space="0" w:color="auto"/>
        <w:bottom w:val="none" w:sz="0" w:space="0" w:color="auto"/>
        <w:right w:val="none" w:sz="0" w:space="0" w:color="auto"/>
      </w:divBdr>
      <w:divsChild>
        <w:div w:id="987175456">
          <w:marLeft w:val="0"/>
          <w:marRight w:val="0"/>
          <w:marTop w:val="0"/>
          <w:marBottom w:val="0"/>
          <w:divBdr>
            <w:top w:val="none" w:sz="0" w:space="0" w:color="auto"/>
            <w:left w:val="none" w:sz="0" w:space="0" w:color="auto"/>
            <w:bottom w:val="none" w:sz="0" w:space="0" w:color="auto"/>
            <w:right w:val="none" w:sz="0" w:space="0" w:color="auto"/>
          </w:divBdr>
          <w:divsChild>
            <w:div w:id="592831">
              <w:marLeft w:val="180"/>
              <w:marRight w:val="240"/>
              <w:marTop w:val="0"/>
              <w:marBottom w:val="0"/>
              <w:divBdr>
                <w:top w:val="none" w:sz="0" w:space="0" w:color="auto"/>
                <w:left w:val="none" w:sz="0" w:space="0" w:color="auto"/>
                <w:bottom w:val="none" w:sz="0" w:space="0" w:color="auto"/>
                <w:right w:val="none" w:sz="0" w:space="0" w:color="auto"/>
              </w:divBdr>
              <w:divsChild>
                <w:div w:id="11574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93526">
          <w:marLeft w:val="0"/>
          <w:marRight w:val="0"/>
          <w:marTop w:val="0"/>
          <w:marBottom w:val="0"/>
          <w:divBdr>
            <w:top w:val="none" w:sz="0" w:space="0" w:color="auto"/>
            <w:left w:val="none" w:sz="0" w:space="0" w:color="auto"/>
            <w:bottom w:val="none" w:sz="0" w:space="0" w:color="auto"/>
            <w:right w:val="none" w:sz="0" w:space="0" w:color="auto"/>
          </w:divBdr>
          <w:divsChild>
            <w:div w:id="1121849884">
              <w:marLeft w:val="180"/>
              <w:marRight w:val="240"/>
              <w:marTop w:val="0"/>
              <w:marBottom w:val="0"/>
              <w:divBdr>
                <w:top w:val="none" w:sz="0" w:space="0" w:color="auto"/>
                <w:left w:val="none" w:sz="0" w:space="0" w:color="auto"/>
                <w:bottom w:val="none" w:sz="0" w:space="0" w:color="auto"/>
                <w:right w:val="none" w:sz="0" w:space="0" w:color="auto"/>
              </w:divBdr>
              <w:divsChild>
                <w:div w:id="166673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626969">
          <w:marLeft w:val="0"/>
          <w:marRight w:val="0"/>
          <w:marTop w:val="0"/>
          <w:marBottom w:val="0"/>
          <w:divBdr>
            <w:top w:val="none" w:sz="0" w:space="0" w:color="auto"/>
            <w:left w:val="none" w:sz="0" w:space="0" w:color="auto"/>
            <w:bottom w:val="none" w:sz="0" w:space="0" w:color="auto"/>
            <w:right w:val="none" w:sz="0" w:space="0" w:color="auto"/>
          </w:divBdr>
          <w:divsChild>
            <w:div w:id="92092853">
              <w:marLeft w:val="180"/>
              <w:marRight w:val="240"/>
              <w:marTop w:val="0"/>
              <w:marBottom w:val="0"/>
              <w:divBdr>
                <w:top w:val="none" w:sz="0" w:space="0" w:color="auto"/>
                <w:left w:val="none" w:sz="0" w:space="0" w:color="auto"/>
                <w:bottom w:val="none" w:sz="0" w:space="0" w:color="auto"/>
                <w:right w:val="none" w:sz="0" w:space="0" w:color="auto"/>
              </w:divBdr>
              <w:divsChild>
                <w:div w:id="62462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5145">
          <w:marLeft w:val="0"/>
          <w:marRight w:val="0"/>
          <w:marTop w:val="0"/>
          <w:marBottom w:val="0"/>
          <w:divBdr>
            <w:top w:val="none" w:sz="0" w:space="0" w:color="auto"/>
            <w:left w:val="none" w:sz="0" w:space="0" w:color="auto"/>
            <w:bottom w:val="none" w:sz="0" w:space="0" w:color="auto"/>
            <w:right w:val="none" w:sz="0" w:space="0" w:color="auto"/>
          </w:divBdr>
          <w:divsChild>
            <w:div w:id="1197935482">
              <w:marLeft w:val="180"/>
              <w:marRight w:val="240"/>
              <w:marTop w:val="0"/>
              <w:marBottom w:val="0"/>
              <w:divBdr>
                <w:top w:val="none" w:sz="0" w:space="0" w:color="auto"/>
                <w:left w:val="none" w:sz="0" w:space="0" w:color="auto"/>
                <w:bottom w:val="none" w:sz="0" w:space="0" w:color="auto"/>
                <w:right w:val="none" w:sz="0" w:space="0" w:color="auto"/>
              </w:divBdr>
              <w:divsChild>
                <w:div w:id="11020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261452">
          <w:marLeft w:val="0"/>
          <w:marRight w:val="0"/>
          <w:marTop w:val="0"/>
          <w:marBottom w:val="0"/>
          <w:divBdr>
            <w:top w:val="none" w:sz="0" w:space="0" w:color="auto"/>
            <w:left w:val="none" w:sz="0" w:space="0" w:color="auto"/>
            <w:bottom w:val="none" w:sz="0" w:space="0" w:color="auto"/>
            <w:right w:val="none" w:sz="0" w:space="0" w:color="auto"/>
          </w:divBdr>
        </w:div>
      </w:divsChild>
    </w:div>
    <w:div w:id="1823812334">
      <w:bodyDiv w:val="1"/>
      <w:marLeft w:val="0"/>
      <w:marRight w:val="0"/>
      <w:marTop w:val="0"/>
      <w:marBottom w:val="0"/>
      <w:divBdr>
        <w:top w:val="none" w:sz="0" w:space="0" w:color="auto"/>
        <w:left w:val="none" w:sz="0" w:space="0" w:color="auto"/>
        <w:bottom w:val="none" w:sz="0" w:space="0" w:color="auto"/>
        <w:right w:val="none" w:sz="0" w:space="0" w:color="auto"/>
      </w:divBdr>
    </w:div>
    <w:div w:id="1824927062">
      <w:bodyDiv w:val="1"/>
      <w:marLeft w:val="0"/>
      <w:marRight w:val="0"/>
      <w:marTop w:val="0"/>
      <w:marBottom w:val="0"/>
      <w:divBdr>
        <w:top w:val="none" w:sz="0" w:space="0" w:color="auto"/>
        <w:left w:val="none" w:sz="0" w:space="0" w:color="auto"/>
        <w:bottom w:val="none" w:sz="0" w:space="0" w:color="auto"/>
        <w:right w:val="none" w:sz="0" w:space="0" w:color="auto"/>
      </w:divBdr>
    </w:div>
    <w:div w:id="1826626704">
      <w:bodyDiv w:val="1"/>
      <w:marLeft w:val="0"/>
      <w:marRight w:val="0"/>
      <w:marTop w:val="0"/>
      <w:marBottom w:val="0"/>
      <w:divBdr>
        <w:top w:val="none" w:sz="0" w:space="0" w:color="auto"/>
        <w:left w:val="none" w:sz="0" w:space="0" w:color="auto"/>
        <w:bottom w:val="none" w:sz="0" w:space="0" w:color="auto"/>
        <w:right w:val="none" w:sz="0" w:space="0" w:color="auto"/>
      </w:divBdr>
      <w:divsChild>
        <w:div w:id="881868300">
          <w:marLeft w:val="0"/>
          <w:marRight w:val="0"/>
          <w:marTop w:val="0"/>
          <w:marBottom w:val="0"/>
          <w:divBdr>
            <w:top w:val="none" w:sz="0" w:space="0" w:color="auto"/>
            <w:left w:val="none" w:sz="0" w:space="0" w:color="auto"/>
            <w:bottom w:val="none" w:sz="0" w:space="0" w:color="auto"/>
            <w:right w:val="none" w:sz="0" w:space="0" w:color="auto"/>
          </w:divBdr>
          <w:divsChild>
            <w:div w:id="2118325788">
              <w:marLeft w:val="180"/>
              <w:marRight w:val="240"/>
              <w:marTop w:val="0"/>
              <w:marBottom w:val="0"/>
              <w:divBdr>
                <w:top w:val="none" w:sz="0" w:space="0" w:color="auto"/>
                <w:left w:val="none" w:sz="0" w:space="0" w:color="auto"/>
                <w:bottom w:val="none" w:sz="0" w:space="0" w:color="auto"/>
                <w:right w:val="none" w:sz="0" w:space="0" w:color="auto"/>
              </w:divBdr>
              <w:divsChild>
                <w:div w:id="14332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31228">
          <w:marLeft w:val="0"/>
          <w:marRight w:val="0"/>
          <w:marTop w:val="0"/>
          <w:marBottom w:val="0"/>
          <w:divBdr>
            <w:top w:val="none" w:sz="0" w:space="0" w:color="auto"/>
            <w:left w:val="none" w:sz="0" w:space="0" w:color="auto"/>
            <w:bottom w:val="none" w:sz="0" w:space="0" w:color="auto"/>
            <w:right w:val="none" w:sz="0" w:space="0" w:color="auto"/>
          </w:divBdr>
          <w:divsChild>
            <w:div w:id="1200318640">
              <w:marLeft w:val="180"/>
              <w:marRight w:val="240"/>
              <w:marTop w:val="0"/>
              <w:marBottom w:val="0"/>
              <w:divBdr>
                <w:top w:val="none" w:sz="0" w:space="0" w:color="auto"/>
                <w:left w:val="none" w:sz="0" w:space="0" w:color="auto"/>
                <w:bottom w:val="none" w:sz="0" w:space="0" w:color="auto"/>
                <w:right w:val="none" w:sz="0" w:space="0" w:color="auto"/>
              </w:divBdr>
              <w:divsChild>
                <w:div w:id="163691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18193">
          <w:marLeft w:val="0"/>
          <w:marRight w:val="0"/>
          <w:marTop w:val="0"/>
          <w:marBottom w:val="0"/>
          <w:divBdr>
            <w:top w:val="none" w:sz="0" w:space="0" w:color="auto"/>
            <w:left w:val="none" w:sz="0" w:space="0" w:color="auto"/>
            <w:bottom w:val="none" w:sz="0" w:space="0" w:color="auto"/>
            <w:right w:val="none" w:sz="0" w:space="0" w:color="auto"/>
          </w:divBdr>
        </w:div>
      </w:divsChild>
    </w:div>
    <w:div w:id="1828008562">
      <w:bodyDiv w:val="1"/>
      <w:marLeft w:val="0"/>
      <w:marRight w:val="0"/>
      <w:marTop w:val="0"/>
      <w:marBottom w:val="0"/>
      <w:divBdr>
        <w:top w:val="none" w:sz="0" w:space="0" w:color="auto"/>
        <w:left w:val="none" w:sz="0" w:space="0" w:color="auto"/>
        <w:bottom w:val="none" w:sz="0" w:space="0" w:color="auto"/>
        <w:right w:val="none" w:sz="0" w:space="0" w:color="auto"/>
      </w:divBdr>
    </w:div>
    <w:div w:id="1834300941">
      <w:bodyDiv w:val="1"/>
      <w:marLeft w:val="0"/>
      <w:marRight w:val="0"/>
      <w:marTop w:val="0"/>
      <w:marBottom w:val="0"/>
      <w:divBdr>
        <w:top w:val="none" w:sz="0" w:space="0" w:color="auto"/>
        <w:left w:val="none" w:sz="0" w:space="0" w:color="auto"/>
        <w:bottom w:val="none" w:sz="0" w:space="0" w:color="auto"/>
        <w:right w:val="none" w:sz="0" w:space="0" w:color="auto"/>
      </w:divBdr>
    </w:div>
    <w:div w:id="1837568988">
      <w:bodyDiv w:val="1"/>
      <w:marLeft w:val="0"/>
      <w:marRight w:val="0"/>
      <w:marTop w:val="0"/>
      <w:marBottom w:val="0"/>
      <w:divBdr>
        <w:top w:val="none" w:sz="0" w:space="0" w:color="auto"/>
        <w:left w:val="none" w:sz="0" w:space="0" w:color="auto"/>
        <w:bottom w:val="none" w:sz="0" w:space="0" w:color="auto"/>
        <w:right w:val="none" w:sz="0" w:space="0" w:color="auto"/>
      </w:divBdr>
    </w:div>
    <w:div w:id="1841654742">
      <w:bodyDiv w:val="1"/>
      <w:marLeft w:val="0"/>
      <w:marRight w:val="0"/>
      <w:marTop w:val="0"/>
      <w:marBottom w:val="0"/>
      <w:divBdr>
        <w:top w:val="none" w:sz="0" w:space="0" w:color="auto"/>
        <w:left w:val="none" w:sz="0" w:space="0" w:color="auto"/>
        <w:bottom w:val="none" w:sz="0" w:space="0" w:color="auto"/>
        <w:right w:val="none" w:sz="0" w:space="0" w:color="auto"/>
      </w:divBdr>
    </w:div>
    <w:div w:id="1843280733">
      <w:bodyDiv w:val="1"/>
      <w:marLeft w:val="0"/>
      <w:marRight w:val="0"/>
      <w:marTop w:val="0"/>
      <w:marBottom w:val="0"/>
      <w:divBdr>
        <w:top w:val="none" w:sz="0" w:space="0" w:color="auto"/>
        <w:left w:val="none" w:sz="0" w:space="0" w:color="auto"/>
        <w:bottom w:val="none" w:sz="0" w:space="0" w:color="auto"/>
        <w:right w:val="none" w:sz="0" w:space="0" w:color="auto"/>
      </w:divBdr>
    </w:div>
    <w:div w:id="1846751531">
      <w:bodyDiv w:val="1"/>
      <w:marLeft w:val="0"/>
      <w:marRight w:val="0"/>
      <w:marTop w:val="0"/>
      <w:marBottom w:val="0"/>
      <w:divBdr>
        <w:top w:val="none" w:sz="0" w:space="0" w:color="auto"/>
        <w:left w:val="none" w:sz="0" w:space="0" w:color="auto"/>
        <w:bottom w:val="none" w:sz="0" w:space="0" w:color="auto"/>
        <w:right w:val="none" w:sz="0" w:space="0" w:color="auto"/>
      </w:divBdr>
    </w:div>
    <w:div w:id="1847356942">
      <w:bodyDiv w:val="1"/>
      <w:marLeft w:val="0"/>
      <w:marRight w:val="0"/>
      <w:marTop w:val="0"/>
      <w:marBottom w:val="0"/>
      <w:divBdr>
        <w:top w:val="none" w:sz="0" w:space="0" w:color="auto"/>
        <w:left w:val="none" w:sz="0" w:space="0" w:color="auto"/>
        <w:bottom w:val="none" w:sz="0" w:space="0" w:color="auto"/>
        <w:right w:val="none" w:sz="0" w:space="0" w:color="auto"/>
      </w:divBdr>
    </w:div>
    <w:div w:id="1847941168">
      <w:bodyDiv w:val="1"/>
      <w:marLeft w:val="0"/>
      <w:marRight w:val="0"/>
      <w:marTop w:val="0"/>
      <w:marBottom w:val="0"/>
      <w:divBdr>
        <w:top w:val="none" w:sz="0" w:space="0" w:color="auto"/>
        <w:left w:val="none" w:sz="0" w:space="0" w:color="auto"/>
        <w:bottom w:val="none" w:sz="0" w:space="0" w:color="auto"/>
        <w:right w:val="none" w:sz="0" w:space="0" w:color="auto"/>
      </w:divBdr>
    </w:div>
    <w:div w:id="1855656121">
      <w:bodyDiv w:val="1"/>
      <w:marLeft w:val="0"/>
      <w:marRight w:val="0"/>
      <w:marTop w:val="0"/>
      <w:marBottom w:val="0"/>
      <w:divBdr>
        <w:top w:val="none" w:sz="0" w:space="0" w:color="auto"/>
        <w:left w:val="none" w:sz="0" w:space="0" w:color="auto"/>
        <w:bottom w:val="none" w:sz="0" w:space="0" w:color="auto"/>
        <w:right w:val="none" w:sz="0" w:space="0" w:color="auto"/>
      </w:divBdr>
    </w:div>
    <w:div w:id="1862087899">
      <w:bodyDiv w:val="1"/>
      <w:marLeft w:val="0"/>
      <w:marRight w:val="0"/>
      <w:marTop w:val="0"/>
      <w:marBottom w:val="0"/>
      <w:divBdr>
        <w:top w:val="none" w:sz="0" w:space="0" w:color="auto"/>
        <w:left w:val="none" w:sz="0" w:space="0" w:color="auto"/>
        <w:bottom w:val="none" w:sz="0" w:space="0" w:color="auto"/>
        <w:right w:val="none" w:sz="0" w:space="0" w:color="auto"/>
      </w:divBdr>
    </w:div>
    <w:div w:id="1862862205">
      <w:bodyDiv w:val="1"/>
      <w:marLeft w:val="0"/>
      <w:marRight w:val="0"/>
      <w:marTop w:val="0"/>
      <w:marBottom w:val="0"/>
      <w:divBdr>
        <w:top w:val="none" w:sz="0" w:space="0" w:color="auto"/>
        <w:left w:val="none" w:sz="0" w:space="0" w:color="auto"/>
        <w:bottom w:val="none" w:sz="0" w:space="0" w:color="auto"/>
        <w:right w:val="none" w:sz="0" w:space="0" w:color="auto"/>
      </w:divBdr>
    </w:div>
    <w:div w:id="1866139836">
      <w:bodyDiv w:val="1"/>
      <w:marLeft w:val="0"/>
      <w:marRight w:val="0"/>
      <w:marTop w:val="0"/>
      <w:marBottom w:val="0"/>
      <w:divBdr>
        <w:top w:val="none" w:sz="0" w:space="0" w:color="auto"/>
        <w:left w:val="none" w:sz="0" w:space="0" w:color="auto"/>
        <w:bottom w:val="none" w:sz="0" w:space="0" w:color="auto"/>
        <w:right w:val="none" w:sz="0" w:space="0" w:color="auto"/>
      </w:divBdr>
    </w:div>
    <w:div w:id="1869876880">
      <w:bodyDiv w:val="1"/>
      <w:marLeft w:val="0"/>
      <w:marRight w:val="0"/>
      <w:marTop w:val="0"/>
      <w:marBottom w:val="0"/>
      <w:divBdr>
        <w:top w:val="none" w:sz="0" w:space="0" w:color="auto"/>
        <w:left w:val="none" w:sz="0" w:space="0" w:color="auto"/>
        <w:bottom w:val="none" w:sz="0" w:space="0" w:color="auto"/>
        <w:right w:val="none" w:sz="0" w:space="0" w:color="auto"/>
      </w:divBdr>
    </w:div>
    <w:div w:id="1870029412">
      <w:bodyDiv w:val="1"/>
      <w:marLeft w:val="0"/>
      <w:marRight w:val="0"/>
      <w:marTop w:val="0"/>
      <w:marBottom w:val="0"/>
      <w:divBdr>
        <w:top w:val="none" w:sz="0" w:space="0" w:color="auto"/>
        <w:left w:val="none" w:sz="0" w:space="0" w:color="auto"/>
        <w:bottom w:val="none" w:sz="0" w:space="0" w:color="auto"/>
        <w:right w:val="none" w:sz="0" w:space="0" w:color="auto"/>
      </w:divBdr>
      <w:divsChild>
        <w:div w:id="1207765714">
          <w:marLeft w:val="0"/>
          <w:marRight w:val="0"/>
          <w:marTop w:val="0"/>
          <w:marBottom w:val="0"/>
          <w:divBdr>
            <w:top w:val="none" w:sz="0" w:space="0" w:color="auto"/>
            <w:left w:val="none" w:sz="0" w:space="0" w:color="auto"/>
            <w:bottom w:val="none" w:sz="0" w:space="0" w:color="auto"/>
            <w:right w:val="none" w:sz="0" w:space="0" w:color="auto"/>
          </w:divBdr>
        </w:div>
        <w:div w:id="1477066322">
          <w:marLeft w:val="0"/>
          <w:marRight w:val="0"/>
          <w:marTop w:val="0"/>
          <w:marBottom w:val="0"/>
          <w:divBdr>
            <w:top w:val="none" w:sz="0" w:space="0" w:color="auto"/>
            <w:left w:val="none" w:sz="0" w:space="0" w:color="auto"/>
            <w:bottom w:val="none" w:sz="0" w:space="0" w:color="auto"/>
            <w:right w:val="none" w:sz="0" w:space="0" w:color="auto"/>
          </w:divBdr>
          <w:divsChild>
            <w:div w:id="1466660417">
              <w:marLeft w:val="180"/>
              <w:marRight w:val="240"/>
              <w:marTop w:val="0"/>
              <w:marBottom w:val="0"/>
              <w:divBdr>
                <w:top w:val="none" w:sz="0" w:space="0" w:color="auto"/>
                <w:left w:val="none" w:sz="0" w:space="0" w:color="auto"/>
                <w:bottom w:val="none" w:sz="0" w:space="0" w:color="auto"/>
                <w:right w:val="none" w:sz="0" w:space="0" w:color="auto"/>
              </w:divBdr>
              <w:divsChild>
                <w:div w:id="71496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16635">
          <w:marLeft w:val="0"/>
          <w:marRight w:val="0"/>
          <w:marTop w:val="0"/>
          <w:marBottom w:val="0"/>
          <w:divBdr>
            <w:top w:val="none" w:sz="0" w:space="0" w:color="auto"/>
            <w:left w:val="none" w:sz="0" w:space="0" w:color="auto"/>
            <w:bottom w:val="none" w:sz="0" w:space="0" w:color="auto"/>
            <w:right w:val="none" w:sz="0" w:space="0" w:color="auto"/>
          </w:divBdr>
          <w:divsChild>
            <w:div w:id="231041694">
              <w:marLeft w:val="180"/>
              <w:marRight w:val="240"/>
              <w:marTop w:val="0"/>
              <w:marBottom w:val="0"/>
              <w:divBdr>
                <w:top w:val="none" w:sz="0" w:space="0" w:color="auto"/>
                <w:left w:val="none" w:sz="0" w:space="0" w:color="auto"/>
                <w:bottom w:val="none" w:sz="0" w:space="0" w:color="auto"/>
                <w:right w:val="none" w:sz="0" w:space="0" w:color="auto"/>
              </w:divBdr>
              <w:divsChild>
                <w:div w:id="60465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71149">
      <w:bodyDiv w:val="1"/>
      <w:marLeft w:val="0"/>
      <w:marRight w:val="0"/>
      <w:marTop w:val="0"/>
      <w:marBottom w:val="0"/>
      <w:divBdr>
        <w:top w:val="none" w:sz="0" w:space="0" w:color="auto"/>
        <w:left w:val="none" w:sz="0" w:space="0" w:color="auto"/>
        <w:bottom w:val="none" w:sz="0" w:space="0" w:color="auto"/>
        <w:right w:val="none" w:sz="0" w:space="0" w:color="auto"/>
      </w:divBdr>
    </w:div>
    <w:div w:id="1874221050">
      <w:bodyDiv w:val="1"/>
      <w:marLeft w:val="0"/>
      <w:marRight w:val="0"/>
      <w:marTop w:val="0"/>
      <w:marBottom w:val="0"/>
      <w:divBdr>
        <w:top w:val="none" w:sz="0" w:space="0" w:color="auto"/>
        <w:left w:val="none" w:sz="0" w:space="0" w:color="auto"/>
        <w:bottom w:val="none" w:sz="0" w:space="0" w:color="auto"/>
        <w:right w:val="none" w:sz="0" w:space="0" w:color="auto"/>
      </w:divBdr>
    </w:div>
    <w:div w:id="1874612087">
      <w:bodyDiv w:val="1"/>
      <w:marLeft w:val="0"/>
      <w:marRight w:val="0"/>
      <w:marTop w:val="0"/>
      <w:marBottom w:val="0"/>
      <w:divBdr>
        <w:top w:val="none" w:sz="0" w:space="0" w:color="auto"/>
        <w:left w:val="none" w:sz="0" w:space="0" w:color="auto"/>
        <w:bottom w:val="none" w:sz="0" w:space="0" w:color="auto"/>
        <w:right w:val="none" w:sz="0" w:space="0" w:color="auto"/>
      </w:divBdr>
    </w:div>
    <w:div w:id="1879198521">
      <w:bodyDiv w:val="1"/>
      <w:marLeft w:val="0"/>
      <w:marRight w:val="0"/>
      <w:marTop w:val="0"/>
      <w:marBottom w:val="0"/>
      <w:divBdr>
        <w:top w:val="none" w:sz="0" w:space="0" w:color="auto"/>
        <w:left w:val="none" w:sz="0" w:space="0" w:color="auto"/>
        <w:bottom w:val="none" w:sz="0" w:space="0" w:color="auto"/>
        <w:right w:val="none" w:sz="0" w:space="0" w:color="auto"/>
      </w:divBdr>
    </w:div>
    <w:div w:id="1879704834">
      <w:bodyDiv w:val="1"/>
      <w:marLeft w:val="0"/>
      <w:marRight w:val="0"/>
      <w:marTop w:val="0"/>
      <w:marBottom w:val="0"/>
      <w:divBdr>
        <w:top w:val="none" w:sz="0" w:space="0" w:color="auto"/>
        <w:left w:val="none" w:sz="0" w:space="0" w:color="auto"/>
        <w:bottom w:val="none" w:sz="0" w:space="0" w:color="auto"/>
        <w:right w:val="none" w:sz="0" w:space="0" w:color="auto"/>
      </w:divBdr>
    </w:div>
    <w:div w:id="1883401226">
      <w:bodyDiv w:val="1"/>
      <w:marLeft w:val="0"/>
      <w:marRight w:val="0"/>
      <w:marTop w:val="0"/>
      <w:marBottom w:val="0"/>
      <w:divBdr>
        <w:top w:val="none" w:sz="0" w:space="0" w:color="auto"/>
        <w:left w:val="none" w:sz="0" w:space="0" w:color="auto"/>
        <w:bottom w:val="none" w:sz="0" w:space="0" w:color="auto"/>
        <w:right w:val="none" w:sz="0" w:space="0" w:color="auto"/>
      </w:divBdr>
    </w:div>
    <w:div w:id="1889023532">
      <w:bodyDiv w:val="1"/>
      <w:marLeft w:val="0"/>
      <w:marRight w:val="0"/>
      <w:marTop w:val="0"/>
      <w:marBottom w:val="0"/>
      <w:divBdr>
        <w:top w:val="none" w:sz="0" w:space="0" w:color="auto"/>
        <w:left w:val="none" w:sz="0" w:space="0" w:color="auto"/>
        <w:bottom w:val="none" w:sz="0" w:space="0" w:color="auto"/>
        <w:right w:val="none" w:sz="0" w:space="0" w:color="auto"/>
      </w:divBdr>
      <w:divsChild>
        <w:div w:id="1911695371">
          <w:marLeft w:val="0"/>
          <w:marRight w:val="0"/>
          <w:marTop w:val="0"/>
          <w:marBottom w:val="0"/>
          <w:divBdr>
            <w:top w:val="none" w:sz="0" w:space="0" w:color="auto"/>
            <w:left w:val="none" w:sz="0" w:space="0" w:color="auto"/>
            <w:bottom w:val="none" w:sz="0" w:space="0" w:color="auto"/>
            <w:right w:val="none" w:sz="0" w:space="0" w:color="auto"/>
          </w:divBdr>
          <w:divsChild>
            <w:div w:id="41249832">
              <w:marLeft w:val="0"/>
              <w:marRight w:val="0"/>
              <w:marTop w:val="0"/>
              <w:marBottom w:val="0"/>
              <w:divBdr>
                <w:top w:val="none" w:sz="0" w:space="0" w:color="auto"/>
                <w:left w:val="none" w:sz="0" w:space="0" w:color="auto"/>
                <w:bottom w:val="none" w:sz="0" w:space="0" w:color="auto"/>
                <w:right w:val="none" w:sz="0" w:space="0" w:color="auto"/>
              </w:divBdr>
            </w:div>
          </w:divsChild>
        </w:div>
        <w:div w:id="2141877045">
          <w:marLeft w:val="0"/>
          <w:marRight w:val="0"/>
          <w:marTop w:val="0"/>
          <w:marBottom w:val="0"/>
          <w:divBdr>
            <w:top w:val="none" w:sz="0" w:space="0" w:color="auto"/>
            <w:left w:val="none" w:sz="0" w:space="0" w:color="auto"/>
            <w:bottom w:val="none" w:sz="0" w:space="0" w:color="auto"/>
            <w:right w:val="none" w:sz="0" w:space="0" w:color="auto"/>
          </w:divBdr>
          <w:divsChild>
            <w:div w:id="133687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23171">
      <w:bodyDiv w:val="1"/>
      <w:marLeft w:val="0"/>
      <w:marRight w:val="0"/>
      <w:marTop w:val="0"/>
      <w:marBottom w:val="0"/>
      <w:divBdr>
        <w:top w:val="none" w:sz="0" w:space="0" w:color="auto"/>
        <w:left w:val="none" w:sz="0" w:space="0" w:color="auto"/>
        <w:bottom w:val="none" w:sz="0" w:space="0" w:color="auto"/>
        <w:right w:val="none" w:sz="0" w:space="0" w:color="auto"/>
      </w:divBdr>
    </w:div>
    <w:div w:id="1896162061">
      <w:bodyDiv w:val="1"/>
      <w:marLeft w:val="0"/>
      <w:marRight w:val="0"/>
      <w:marTop w:val="0"/>
      <w:marBottom w:val="0"/>
      <w:divBdr>
        <w:top w:val="none" w:sz="0" w:space="0" w:color="auto"/>
        <w:left w:val="none" w:sz="0" w:space="0" w:color="auto"/>
        <w:bottom w:val="none" w:sz="0" w:space="0" w:color="auto"/>
        <w:right w:val="none" w:sz="0" w:space="0" w:color="auto"/>
      </w:divBdr>
    </w:div>
    <w:div w:id="1907259729">
      <w:bodyDiv w:val="1"/>
      <w:marLeft w:val="0"/>
      <w:marRight w:val="0"/>
      <w:marTop w:val="0"/>
      <w:marBottom w:val="0"/>
      <w:divBdr>
        <w:top w:val="none" w:sz="0" w:space="0" w:color="auto"/>
        <w:left w:val="none" w:sz="0" w:space="0" w:color="auto"/>
        <w:bottom w:val="none" w:sz="0" w:space="0" w:color="auto"/>
        <w:right w:val="none" w:sz="0" w:space="0" w:color="auto"/>
      </w:divBdr>
    </w:div>
    <w:div w:id="1908222074">
      <w:bodyDiv w:val="1"/>
      <w:marLeft w:val="0"/>
      <w:marRight w:val="0"/>
      <w:marTop w:val="0"/>
      <w:marBottom w:val="0"/>
      <w:divBdr>
        <w:top w:val="none" w:sz="0" w:space="0" w:color="auto"/>
        <w:left w:val="none" w:sz="0" w:space="0" w:color="auto"/>
        <w:bottom w:val="none" w:sz="0" w:space="0" w:color="auto"/>
        <w:right w:val="none" w:sz="0" w:space="0" w:color="auto"/>
      </w:divBdr>
    </w:div>
    <w:div w:id="1915815879">
      <w:bodyDiv w:val="1"/>
      <w:marLeft w:val="0"/>
      <w:marRight w:val="0"/>
      <w:marTop w:val="0"/>
      <w:marBottom w:val="0"/>
      <w:divBdr>
        <w:top w:val="none" w:sz="0" w:space="0" w:color="auto"/>
        <w:left w:val="none" w:sz="0" w:space="0" w:color="auto"/>
        <w:bottom w:val="none" w:sz="0" w:space="0" w:color="auto"/>
        <w:right w:val="none" w:sz="0" w:space="0" w:color="auto"/>
      </w:divBdr>
    </w:div>
    <w:div w:id="1929732998">
      <w:bodyDiv w:val="1"/>
      <w:marLeft w:val="0"/>
      <w:marRight w:val="0"/>
      <w:marTop w:val="0"/>
      <w:marBottom w:val="0"/>
      <w:divBdr>
        <w:top w:val="none" w:sz="0" w:space="0" w:color="auto"/>
        <w:left w:val="none" w:sz="0" w:space="0" w:color="auto"/>
        <w:bottom w:val="none" w:sz="0" w:space="0" w:color="auto"/>
        <w:right w:val="none" w:sz="0" w:space="0" w:color="auto"/>
      </w:divBdr>
    </w:div>
    <w:div w:id="1933119900">
      <w:bodyDiv w:val="1"/>
      <w:marLeft w:val="0"/>
      <w:marRight w:val="0"/>
      <w:marTop w:val="0"/>
      <w:marBottom w:val="0"/>
      <w:divBdr>
        <w:top w:val="none" w:sz="0" w:space="0" w:color="auto"/>
        <w:left w:val="none" w:sz="0" w:space="0" w:color="auto"/>
        <w:bottom w:val="none" w:sz="0" w:space="0" w:color="auto"/>
        <w:right w:val="none" w:sz="0" w:space="0" w:color="auto"/>
      </w:divBdr>
      <w:divsChild>
        <w:div w:id="1493175089">
          <w:marLeft w:val="0"/>
          <w:marRight w:val="0"/>
          <w:marTop w:val="0"/>
          <w:marBottom w:val="195"/>
          <w:divBdr>
            <w:top w:val="none" w:sz="0" w:space="0" w:color="auto"/>
            <w:left w:val="none" w:sz="0" w:space="0" w:color="auto"/>
            <w:bottom w:val="none" w:sz="0" w:space="0" w:color="auto"/>
            <w:right w:val="none" w:sz="0" w:space="0" w:color="auto"/>
          </w:divBdr>
        </w:div>
      </w:divsChild>
    </w:div>
    <w:div w:id="1933318033">
      <w:bodyDiv w:val="1"/>
      <w:marLeft w:val="0"/>
      <w:marRight w:val="0"/>
      <w:marTop w:val="0"/>
      <w:marBottom w:val="0"/>
      <w:divBdr>
        <w:top w:val="none" w:sz="0" w:space="0" w:color="auto"/>
        <w:left w:val="none" w:sz="0" w:space="0" w:color="auto"/>
        <w:bottom w:val="none" w:sz="0" w:space="0" w:color="auto"/>
        <w:right w:val="none" w:sz="0" w:space="0" w:color="auto"/>
      </w:divBdr>
    </w:div>
    <w:div w:id="1937401969">
      <w:bodyDiv w:val="1"/>
      <w:marLeft w:val="0"/>
      <w:marRight w:val="0"/>
      <w:marTop w:val="0"/>
      <w:marBottom w:val="0"/>
      <w:divBdr>
        <w:top w:val="none" w:sz="0" w:space="0" w:color="auto"/>
        <w:left w:val="none" w:sz="0" w:space="0" w:color="auto"/>
        <w:bottom w:val="none" w:sz="0" w:space="0" w:color="auto"/>
        <w:right w:val="none" w:sz="0" w:space="0" w:color="auto"/>
      </w:divBdr>
    </w:div>
    <w:div w:id="1939095464">
      <w:bodyDiv w:val="1"/>
      <w:marLeft w:val="0"/>
      <w:marRight w:val="0"/>
      <w:marTop w:val="0"/>
      <w:marBottom w:val="0"/>
      <w:divBdr>
        <w:top w:val="none" w:sz="0" w:space="0" w:color="auto"/>
        <w:left w:val="none" w:sz="0" w:space="0" w:color="auto"/>
        <w:bottom w:val="none" w:sz="0" w:space="0" w:color="auto"/>
        <w:right w:val="none" w:sz="0" w:space="0" w:color="auto"/>
      </w:divBdr>
    </w:div>
    <w:div w:id="1939941419">
      <w:bodyDiv w:val="1"/>
      <w:marLeft w:val="0"/>
      <w:marRight w:val="0"/>
      <w:marTop w:val="0"/>
      <w:marBottom w:val="0"/>
      <w:divBdr>
        <w:top w:val="none" w:sz="0" w:space="0" w:color="auto"/>
        <w:left w:val="none" w:sz="0" w:space="0" w:color="auto"/>
        <w:bottom w:val="none" w:sz="0" w:space="0" w:color="auto"/>
        <w:right w:val="none" w:sz="0" w:space="0" w:color="auto"/>
      </w:divBdr>
    </w:div>
    <w:div w:id="1947811842">
      <w:bodyDiv w:val="1"/>
      <w:marLeft w:val="0"/>
      <w:marRight w:val="0"/>
      <w:marTop w:val="0"/>
      <w:marBottom w:val="0"/>
      <w:divBdr>
        <w:top w:val="none" w:sz="0" w:space="0" w:color="auto"/>
        <w:left w:val="none" w:sz="0" w:space="0" w:color="auto"/>
        <w:bottom w:val="none" w:sz="0" w:space="0" w:color="auto"/>
        <w:right w:val="none" w:sz="0" w:space="0" w:color="auto"/>
      </w:divBdr>
    </w:div>
    <w:div w:id="1949312361">
      <w:bodyDiv w:val="1"/>
      <w:marLeft w:val="0"/>
      <w:marRight w:val="0"/>
      <w:marTop w:val="0"/>
      <w:marBottom w:val="0"/>
      <w:divBdr>
        <w:top w:val="none" w:sz="0" w:space="0" w:color="auto"/>
        <w:left w:val="none" w:sz="0" w:space="0" w:color="auto"/>
        <w:bottom w:val="none" w:sz="0" w:space="0" w:color="auto"/>
        <w:right w:val="none" w:sz="0" w:space="0" w:color="auto"/>
      </w:divBdr>
    </w:div>
    <w:div w:id="1954818722">
      <w:bodyDiv w:val="1"/>
      <w:marLeft w:val="0"/>
      <w:marRight w:val="0"/>
      <w:marTop w:val="0"/>
      <w:marBottom w:val="0"/>
      <w:divBdr>
        <w:top w:val="none" w:sz="0" w:space="0" w:color="auto"/>
        <w:left w:val="none" w:sz="0" w:space="0" w:color="auto"/>
        <w:bottom w:val="none" w:sz="0" w:space="0" w:color="auto"/>
        <w:right w:val="none" w:sz="0" w:space="0" w:color="auto"/>
      </w:divBdr>
    </w:div>
    <w:div w:id="1955861990">
      <w:bodyDiv w:val="1"/>
      <w:marLeft w:val="0"/>
      <w:marRight w:val="0"/>
      <w:marTop w:val="0"/>
      <w:marBottom w:val="0"/>
      <w:divBdr>
        <w:top w:val="none" w:sz="0" w:space="0" w:color="auto"/>
        <w:left w:val="none" w:sz="0" w:space="0" w:color="auto"/>
        <w:bottom w:val="none" w:sz="0" w:space="0" w:color="auto"/>
        <w:right w:val="none" w:sz="0" w:space="0" w:color="auto"/>
      </w:divBdr>
    </w:div>
    <w:div w:id="1961305552">
      <w:bodyDiv w:val="1"/>
      <w:marLeft w:val="0"/>
      <w:marRight w:val="0"/>
      <w:marTop w:val="0"/>
      <w:marBottom w:val="0"/>
      <w:divBdr>
        <w:top w:val="none" w:sz="0" w:space="0" w:color="auto"/>
        <w:left w:val="none" w:sz="0" w:space="0" w:color="auto"/>
        <w:bottom w:val="none" w:sz="0" w:space="0" w:color="auto"/>
        <w:right w:val="none" w:sz="0" w:space="0" w:color="auto"/>
      </w:divBdr>
    </w:div>
    <w:div w:id="1961640770">
      <w:bodyDiv w:val="1"/>
      <w:marLeft w:val="0"/>
      <w:marRight w:val="0"/>
      <w:marTop w:val="0"/>
      <w:marBottom w:val="0"/>
      <w:divBdr>
        <w:top w:val="none" w:sz="0" w:space="0" w:color="auto"/>
        <w:left w:val="none" w:sz="0" w:space="0" w:color="auto"/>
        <w:bottom w:val="none" w:sz="0" w:space="0" w:color="auto"/>
        <w:right w:val="none" w:sz="0" w:space="0" w:color="auto"/>
      </w:divBdr>
    </w:div>
    <w:div w:id="1976451555">
      <w:bodyDiv w:val="1"/>
      <w:marLeft w:val="0"/>
      <w:marRight w:val="0"/>
      <w:marTop w:val="0"/>
      <w:marBottom w:val="0"/>
      <w:divBdr>
        <w:top w:val="none" w:sz="0" w:space="0" w:color="auto"/>
        <w:left w:val="none" w:sz="0" w:space="0" w:color="auto"/>
        <w:bottom w:val="none" w:sz="0" w:space="0" w:color="auto"/>
        <w:right w:val="none" w:sz="0" w:space="0" w:color="auto"/>
      </w:divBdr>
    </w:div>
    <w:div w:id="1977300729">
      <w:bodyDiv w:val="1"/>
      <w:marLeft w:val="0"/>
      <w:marRight w:val="0"/>
      <w:marTop w:val="0"/>
      <w:marBottom w:val="0"/>
      <w:divBdr>
        <w:top w:val="none" w:sz="0" w:space="0" w:color="auto"/>
        <w:left w:val="none" w:sz="0" w:space="0" w:color="auto"/>
        <w:bottom w:val="none" w:sz="0" w:space="0" w:color="auto"/>
        <w:right w:val="none" w:sz="0" w:space="0" w:color="auto"/>
      </w:divBdr>
    </w:div>
    <w:div w:id="1979384323">
      <w:bodyDiv w:val="1"/>
      <w:marLeft w:val="0"/>
      <w:marRight w:val="0"/>
      <w:marTop w:val="0"/>
      <w:marBottom w:val="0"/>
      <w:divBdr>
        <w:top w:val="none" w:sz="0" w:space="0" w:color="auto"/>
        <w:left w:val="none" w:sz="0" w:space="0" w:color="auto"/>
        <w:bottom w:val="none" w:sz="0" w:space="0" w:color="auto"/>
        <w:right w:val="none" w:sz="0" w:space="0" w:color="auto"/>
      </w:divBdr>
      <w:divsChild>
        <w:div w:id="887381086">
          <w:marLeft w:val="0"/>
          <w:marRight w:val="0"/>
          <w:marTop w:val="0"/>
          <w:marBottom w:val="0"/>
          <w:divBdr>
            <w:top w:val="none" w:sz="0" w:space="0" w:color="auto"/>
            <w:left w:val="none" w:sz="0" w:space="0" w:color="auto"/>
            <w:bottom w:val="none" w:sz="0" w:space="0" w:color="auto"/>
            <w:right w:val="none" w:sz="0" w:space="0" w:color="auto"/>
          </w:divBdr>
          <w:divsChild>
            <w:div w:id="51927117">
              <w:marLeft w:val="0"/>
              <w:marRight w:val="0"/>
              <w:marTop w:val="0"/>
              <w:marBottom w:val="0"/>
              <w:divBdr>
                <w:top w:val="none" w:sz="0" w:space="0" w:color="auto"/>
                <w:left w:val="none" w:sz="0" w:space="0" w:color="auto"/>
                <w:bottom w:val="none" w:sz="0" w:space="0" w:color="auto"/>
                <w:right w:val="none" w:sz="0" w:space="0" w:color="auto"/>
              </w:divBdr>
            </w:div>
          </w:divsChild>
        </w:div>
        <w:div w:id="1168323267">
          <w:marLeft w:val="0"/>
          <w:marRight w:val="0"/>
          <w:marTop w:val="0"/>
          <w:marBottom w:val="0"/>
          <w:divBdr>
            <w:top w:val="none" w:sz="0" w:space="0" w:color="auto"/>
            <w:left w:val="none" w:sz="0" w:space="0" w:color="auto"/>
            <w:bottom w:val="none" w:sz="0" w:space="0" w:color="auto"/>
            <w:right w:val="none" w:sz="0" w:space="0" w:color="auto"/>
          </w:divBdr>
          <w:divsChild>
            <w:div w:id="7150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1527">
      <w:bodyDiv w:val="1"/>
      <w:marLeft w:val="0"/>
      <w:marRight w:val="0"/>
      <w:marTop w:val="0"/>
      <w:marBottom w:val="0"/>
      <w:divBdr>
        <w:top w:val="none" w:sz="0" w:space="0" w:color="auto"/>
        <w:left w:val="none" w:sz="0" w:space="0" w:color="auto"/>
        <w:bottom w:val="none" w:sz="0" w:space="0" w:color="auto"/>
        <w:right w:val="none" w:sz="0" w:space="0" w:color="auto"/>
      </w:divBdr>
      <w:divsChild>
        <w:div w:id="1254322101">
          <w:marLeft w:val="0"/>
          <w:marRight w:val="0"/>
          <w:marTop w:val="0"/>
          <w:marBottom w:val="168"/>
          <w:divBdr>
            <w:top w:val="none" w:sz="0" w:space="0" w:color="auto"/>
            <w:left w:val="none" w:sz="0" w:space="0" w:color="auto"/>
            <w:bottom w:val="none" w:sz="0" w:space="0" w:color="auto"/>
            <w:right w:val="none" w:sz="0" w:space="0" w:color="auto"/>
          </w:divBdr>
          <w:divsChild>
            <w:div w:id="159582100">
              <w:marLeft w:val="0"/>
              <w:marRight w:val="0"/>
              <w:marTop w:val="0"/>
              <w:marBottom w:val="0"/>
              <w:divBdr>
                <w:top w:val="none" w:sz="0" w:space="0" w:color="auto"/>
                <w:left w:val="none" w:sz="0" w:space="0" w:color="auto"/>
                <w:bottom w:val="none" w:sz="0" w:space="0" w:color="auto"/>
                <w:right w:val="none" w:sz="0" w:space="0" w:color="auto"/>
              </w:divBdr>
              <w:divsChild>
                <w:div w:id="132717077">
                  <w:marLeft w:val="0"/>
                  <w:marRight w:val="0"/>
                  <w:marTop w:val="96"/>
                  <w:marBottom w:val="60"/>
                  <w:divBdr>
                    <w:top w:val="none" w:sz="0" w:space="0" w:color="auto"/>
                    <w:left w:val="none" w:sz="0" w:space="0" w:color="auto"/>
                    <w:bottom w:val="none" w:sz="0" w:space="0" w:color="auto"/>
                    <w:right w:val="none" w:sz="0" w:space="0" w:color="auto"/>
                  </w:divBdr>
                  <w:divsChild>
                    <w:div w:id="1226529712">
                      <w:marLeft w:val="0"/>
                      <w:marRight w:val="0"/>
                      <w:marTop w:val="0"/>
                      <w:marBottom w:val="0"/>
                      <w:divBdr>
                        <w:top w:val="none" w:sz="0" w:space="0" w:color="auto"/>
                        <w:left w:val="none" w:sz="0" w:space="0" w:color="auto"/>
                        <w:bottom w:val="none" w:sz="0" w:space="0" w:color="auto"/>
                        <w:right w:val="none" w:sz="0" w:space="0" w:color="auto"/>
                      </w:divBdr>
                      <w:divsChild>
                        <w:div w:id="286855171">
                          <w:marLeft w:val="0"/>
                          <w:marRight w:val="0"/>
                          <w:marTop w:val="0"/>
                          <w:marBottom w:val="0"/>
                          <w:divBdr>
                            <w:top w:val="none" w:sz="0" w:space="0" w:color="auto"/>
                            <w:left w:val="none" w:sz="0" w:space="0" w:color="auto"/>
                            <w:bottom w:val="none" w:sz="0" w:space="0" w:color="auto"/>
                            <w:right w:val="none" w:sz="0" w:space="0" w:color="auto"/>
                          </w:divBdr>
                        </w:div>
                        <w:div w:id="188521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35528">
                  <w:marLeft w:val="0"/>
                  <w:marRight w:val="0"/>
                  <w:marTop w:val="96"/>
                  <w:marBottom w:val="60"/>
                  <w:divBdr>
                    <w:top w:val="none" w:sz="0" w:space="0" w:color="auto"/>
                    <w:left w:val="none" w:sz="0" w:space="0" w:color="auto"/>
                    <w:bottom w:val="none" w:sz="0" w:space="0" w:color="auto"/>
                    <w:right w:val="none" w:sz="0" w:space="0" w:color="auto"/>
                  </w:divBdr>
                  <w:divsChild>
                    <w:div w:id="761297809">
                      <w:marLeft w:val="0"/>
                      <w:marRight w:val="0"/>
                      <w:marTop w:val="0"/>
                      <w:marBottom w:val="0"/>
                      <w:divBdr>
                        <w:top w:val="none" w:sz="0" w:space="0" w:color="auto"/>
                        <w:left w:val="none" w:sz="0" w:space="0" w:color="auto"/>
                        <w:bottom w:val="none" w:sz="0" w:space="0" w:color="auto"/>
                        <w:right w:val="none" w:sz="0" w:space="0" w:color="auto"/>
                      </w:divBdr>
                      <w:divsChild>
                        <w:div w:id="985859449">
                          <w:marLeft w:val="0"/>
                          <w:marRight w:val="0"/>
                          <w:marTop w:val="0"/>
                          <w:marBottom w:val="0"/>
                          <w:divBdr>
                            <w:top w:val="none" w:sz="0" w:space="0" w:color="auto"/>
                            <w:left w:val="none" w:sz="0" w:space="0" w:color="auto"/>
                            <w:bottom w:val="none" w:sz="0" w:space="0" w:color="auto"/>
                            <w:right w:val="none" w:sz="0" w:space="0" w:color="auto"/>
                          </w:divBdr>
                        </w:div>
                        <w:div w:id="19702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27915">
                  <w:marLeft w:val="0"/>
                  <w:marRight w:val="0"/>
                  <w:marTop w:val="96"/>
                  <w:marBottom w:val="60"/>
                  <w:divBdr>
                    <w:top w:val="none" w:sz="0" w:space="0" w:color="auto"/>
                    <w:left w:val="none" w:sz="0" w:space="0" w:color="auto"/>
                    <w:bottom w:val="none" w:sz="0" w:space="0" w:color="auto"/>
                    <w:right w:val="none" w:sz="0" w:space="0" w:color="auto"/>
                  </w:divBdr>
                  <w:divsChild>
                    <w:div w:id="1174418737">
                      <w:marLeft w:val="0"/>
                      <w:marRight w:val="0"/>
                      <w:marTop w:val="0"/>
                      <w:marBottom w:val="0"/>
                      <w:divBdr>
                        <w:top w:val="none" w:sz="0" w:space="0" w:color="auto"/>
                        <w:left w:val="none" w:sz="0" w:space="0" w:color="auto"/>
                        <w:bottom w:val="none" w:sz="0" w:space="0" w:color="auto"/>
                        <w:right w:val="none" w:sz="0" w:space="0" w:color="auto"/>
                      </w:divBdr>
                      <w:divsChild>
                        <w:div w:id="288703460">
                          <w:marLeft w:val="0"/>
                          <w:marRight w:val="0"/>
                          <w:marTop w:val="0"/>
                          <w:marBottom w:val="0"/>
                          <w:divBdr>
                            <w:top w:val="none" w:sz="0" w:space="0" w:color="auto"/>
                            <w:left w:val="none" w:sz="0" w:space="0" w:color="auto"/>
                            <w:bottom w:val="none" w:sz="0" w:space="0" w:color="auto"/>
                            <w:right w:val="none" w:sz="0" w:space="0" w:color="auto"/>
                          </w:divBdr>
                        </w:div>
                        <w:div w:id="547883386">
                          <w:marLeft w:val="0"/>
                          <w:marRight w:val="0"/>
                          <w:marTop w:val="0"/>
                          <w:marBottom w:val="0"/>
                          <w:divBdr>
                            <w:top w:val="none" w:sz="0" w:space="0" w:color="auto"/>
                            <w:left w:val="none" w:sz="0" w:space="0" w:color="auto"/>
                            <w:bottom w:val="none" w:sz="0" w:space="0" w:color="auto"/>
                            <w:right w:val="none" w:sz="0" w:space="0" w:color="auto"/>
                          </w:divBdr>
                        </w:div>
                        <w:div w:id="1177043174">
                          <w:marLeft w:val="0"/>
                          <w:marRight w:val="0"/>
                          <w:marTop w:val="0"/>
                          <w:marBottom w:val="0"/>
                          <w:divBdr>
                            <w:top w:val="none" w:sz="0" w:space="0" w:color="auto"/>
                            <w:left w:val="none" w:sz="0" w:space="0" w:color="auto"/>
                            <w:bottom w:val="none" w:sz="0" w:space="0" w:color="auto"/>
                            <w:right w:val="none" w:sz="0" w:space="0" w:color="auto"/>
                          </w:divBdr>
                          <w:divsChild>
                            <w:div w:id="1936355014">
                              <w:marLeft w:val="0"/>
                              <w:marRight w:val="0"/>
                              <w:marTop w:val="0"/>
                              <w:marBottom w:val="0"/>
                              <w:divBdr>
                                <w:top w:val="none" w:sz="0" w:space="0" w:color="auto"/>
                                <w:left w:val="none" w:sz="0" w:space="0" w:color="auto"/>
                                <w:bottom w:val="none" w:sz="0" w:space="0" w:color="auto"/>
                                <w:right w:val="none" w:sz="0" w:space="0" w:color="auto"/>
                              </w:divBdr>
                            </w:div>
                            <w:div w:id="2127894369">
                              <w:marLeft w:val="0"/>
                              <w:marRight w:val="0"/>
                              <w:marTop w:val="0"/>
                              <w:marBottom w:val="0"/>
                              <w:divBdr>
                                <w:top w:val="none" w:sz="0" w:space="0" w:color="auto"/>
                                <w:left w:val="none" w:sz="0" w:space="0" w:color="auto"/>
                                <w:bottom w:val="none" w:sz="0" w:space="0" w:color="auto"/>
                                <w:right w:val="none" w:sz="0" w:space="0" w:color="auto"/>
                              </w:divBdr>
                            </w:div>
                          </w:divsChild>
                        </w:div>
                        <w:div w:id="2052727310">
                          <w:marLeft w:val="0"/>
                          <w:marRight w:val="0"/>
                          <w:marTop w:val="0"/>
                          <w:marBottom w:val="0"/>
                          <w:divBdr>
                            <w:top w:val="none" w:sz="0" w:space="0" w:color="auto"/>
                            <w:left w:val="none" w:sz="0" w:space="0" w:color="auto"/>
                            <w:bottom w:val="none" w:sz="0" w:space="0" w:color="auto"/>
                            <w:right w:val="none" w:sz="0" w:space="0" w:color="auto"/>
                          </w:divBdr>
                          <w:divsChild>
                            <w:div w:id="724255193">
                              <w:marLeft w:val="0"/>
                              <w:marRight w:val="0"/>
                              <w:marTop w:val="0"/>
                              <w:marBottom w:val="0"/>
                              <w:divBdr>
                                <w:top w:val="none" w:sz="0" w:space="0" w:color="auto"/>
                                <w:left w:val="none" w:sz="0" w:space="0" w:color="auto"/>
                                <w:bottom w:val="none" w:sz="0" w:space="0" w:color="auto"/>
                                <w:right w:val="none" w:sz="0" w:space="0" w:color="auto"/>
                              </w:divBdr>
                            </w:div>
                            <w:div w:id="73343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282436">
                  <w:marLeft w:val="0"/>
                  <w:marRight w:val="0"/>
                  <w:marTop w:val="96"/>
                  <w:marBottom w:val="60"/>
                  <w:divBdr>
                    <w:top w:val="none" w:sz="0" w:space="0" w:color="auto"/>
                    <w:left w:val="none" w:sz="0" w:space="0" w:color="auto"/>
                    <w:bottom w:val="none" w:sz="0" w:space="0" w:color="auto"/>
                    <w:right w:val="none" w:sz="0" w:space="0" w:color="auto"/>
                  </w:divBdr>
                  <w:divsChild>
                    <w:div w:id="209149199">
                      <w:marLeft w:val="0"/>
                      <w:marRight w:val="0"/>
                      <w:marTop w:val="0"/>
                      <w:marBottom w:val="0"/>
                      <w:divBdr>
                        <w:top w:val="none" w:sz="0" w:space="0" w:color="auto"/>
                        <w:left w:val="none" w:sz="0" w:space="0" w:color="auto"/>
                        <w:bottom w:val="none" w:sz="0" w:space="0" w:color="auto"/>
                        <w:right w:val="none" w:sz="0" w:space="0" w:color="auto"/>
                      </w:divBdr>
                      <w:divsChild>
                        <w:div w:id="845444257">
                          <w:marLeft w:val="0"/>
                          <w:marRight w:val="0"/>
                          <w:marTop w:val="0"/>
                          <w:marBottom w:val="0"/>
                          <w:divBdr>
                            <w:top w:val="none" w:sz="0" w:space="0" w:color="auto"/>
                            <w:left w:val="none" w:sz="0" w:space="0" w:color="auto"/>
                            <w:bottom w:val="none" w:sz="0" w:space="0" w:color="auto"/>
                            <w:right w:val="none" w:sz="0" w:space="0" w:color="auto"/>
                          </w:divBdr>
                        </w:div>
                        <w:div w:id="16825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02494">
                  <w:marLeft w:val="0"/>
                  <w:marRight w:val="0"/>
                  <w:marTop w:val="96"/>
                  <w:marBottom w:val="60"/>
                  <w:divBdr>
                    <w:top w:val="none" w:sz="0" w:space="0" w:color="auto"/>
                    <w:left w:val="none" w:sz="0" w:space="0" w:color="auto"/>
                    <w:bottom w:val="none" w:sz="0" w:space="0" w:color="auto"/>
                    <w:right w:val="none" w:sz="0" w:space="0" w:color="auto"/>
                  </w:divBdr>
                  <w:divsChild>
                    <w:div w:id="368143826">
                      <w:marLeft w:val="0"/>
                      <w:marRight w:val="0"/>
                      <w:marTop w:val="0"/>
                      <w:marBottom w:val="0"/>
                      <w:divBdr>
                        <w:top w:val="none" w:sz="0" w:space="0" w:color="auto"/>
                        <w:left w:val="none" w:sz="0" w:space="0" w:color="auto"/>
                        <w:bottom w:val="none" w:sz="0" w:space="0" w:color="auto"/>
                        <w:right w:val="none" w:sz="0" w:space="0" w:color="auto"/>
                      </w:divBdr>
                      <w:divsChild>
                        <w:div w:id="835725862">
                          <w:marLeft w:val="0"/>
                          <w:marRight w:val="0"/>
                          <w:marTop w:val="0"/>
                          <w:marBottom w:val="0"/>
                          <w:divBdr>
                            <w:top w:val="none" w:sz="0" w:space="0" w:color="auto"/>
                            <w:left w:val="none" w:sz="0" w:space="0" w:color="auto"/>
                            <w:bottom w:val="none" w:sz="0" w:space="0" w:color="auto"/>
                            <w:right w:val="none" w:sz="0" w:space="0" w:color="auto"/>
                          </w:divBdr>
                        </w:div>
                        <w:div w:id="182088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06212">
                  <w:marLeft w:val="0"/>
                  <w:marRight w:val="0"/>
                  <w:marTop w:val="96"/>
                  <w:marBottom w:val="60"/>
                  <w:divBdr>
                    <w:top w:val="none" w:sz="0" w:space="0" w:color="auto"/>
                    <w:left w:val="none" w:sz="0" w:space="0" w:color="auto"/>
                    <w:bottom w:val="none" w:sz="0" w:space="0" w:color="auto"/>
                    <w:right w:val="none" w:sz="0" w:space="0" w:color="auto"/>
                  </w:divBdr>
                  <w:divsChild>
                    <w:div w:id="2146115434">
                      <w:marLeft w:val="0"/>
                      <w:marRight w:val="0"/>
                      <w:marTop w:val="0"/>
                      <w:marBottom w:val="0"/>
                      <w:divBdr>
                        <w:top w:val="none" w:sz="0" w:space="0" w:color="auto"/>
                        <w:left w:val="none" w:sz="0" w:space="0" w:color="auto"/>
                        <w:bottom w:val="none" w:sz="0" w:space="0" w:color="auto"/>
                        <w:right w:val="none" w:sz="0" w:space="0" w:color="auto"/>
                      </w:divBdr>
                      <w:divsChild>
                        <w:div w:id="261651184">
                          <w:marLeft w:val="0"/>
                          <w:marRight w:val="0"/>
                          <w:marTop w:val="0"/>
                          <w:marBottom w:val="0"/>
                          <w:divBdr>
                            <w:top w:val="none" w:sz="0" w:space="0" w:color="auto"/>
                            <w:left w:val="none" w:sz="0" w:space="0" w:color="auto"/>
                            <w:bottom w:val="none" w:sz="0" w:space="0" w:color="auto"/>
                            <w:right w:val="none" w:sz="0" w:space="0" w:color="auto"/>
                          </w:divBdr>
                        </w:div>
                        <w:div w:id="191315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636793">
                  <w:marLeft w:val="0"/>
                  <w:marRight w:val="0"/>
                  <w:marTop w:val="96"/>
                  <w:marBottom w:val="60"/>
                  <w:divBdr>
                    <w:top w:val="none" w:sz="0" w:space="0" w:color="auto"/>
                    <w:left w:val="none" w:sz="0" w:space="0" w:color="auto"/>
                    <w:bottom w:val="none" w:sz="0" w:space="0" w:color="auto"/>
                    <w:right w:val="none" w:sz="0" w:space="0" w:color="auto"/>
                  </w:divBdr>
                  <w:divsChild>
                    <w:div w:id="2063169459">
                      <w:marLeft w:val="0"/>
                      <w:marRight w:val="0"/>
                      <w:marTop w:val="0"/>
                      <w:marBottom w:val="0"/>
                      <w:divBdr>
                        <w:top w:val="none" w:sz="0" w:space="0" w:color="auto"/>
                        <w:left w:val="none" w:sz="0" w:space="0" w:color="auto"/>
                        <w:bottom w:val="none" w:sz="0" w:space="0" w:color="auto"/>
                        <w:right w:val="none" w:sz="0" w:space="0" w:color="auto"/>
                      </w:divBdr>
                      <w:divsChild>
                        <w:div w:id="311715253">
                          <w:marLeft w:val="0"/>
                          <w:marRight w:val="0"/>
                          <w:marTop w:val="0"/>
                          <w:marBottom w:val="0"/>
                          <w:divBdr>
                            <w:top w:val="none" w:sz="0" w:space="0" w:color="auto"/>
                            <w:left w:val="none" w:sz="0" w:space="0" w:color="auto"/>
                            <w:bottom w:val="none" w:sz="0" w:space="0" w:color="auto"/>
                            <w:right w:val="none" w:sz="0" w:space="0" w:color="auto"/>
                          </w:divBdr>
                        </w:div>
                        <w:div w:id="128214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44256">
                  <w:marLeft w:val="0"/>
                  <w:marRight w:val="0"/>
                  <w:marTop w:val="96"/>
                  <w:marBottom w:val="60"/>
                  <w:divBdr>
                    <w:top w:val="none" w:sz="0" w:space="0" w:color="auto"/>
                    <w:left w:val="none" w:sz="0" w:space="0" w:color="auto"/>
                    <w:bottom w:val="none" w:sz="0" w:space="0" w:color="auto"/>
                    <w:right w:val="none" w:sz="0" w:space="0" w:color="auto"/>
                  </w:divBdr>
                  <w:divsChild>
                    <w:div w:id="2070691939">
                      <w:marLeft w:val="0"/>
                      <w:marRight w:val="0"/>
                      <w:marTop w:val="0"/>
                      <w:marBottom w:val="0"/>
                      <w:divBdr>
                        <w:top w:val="none" w:sz="0" w:space="0" w:color="auto"/>
                        <w:left w:val="none" w:sz="0" w:space="0" w:color="auto"/>
                        <w:bottom w:val="none" w:sz="0" w:space="0" w:color="auto"/>
                        <w:right w:val="none" w:sz="0" w:space="0" w:color="auto"/>
                      </w:divBdr>
                      <w:divsChild>
                        <w:div w:id="129328131">
                          <w:marLeft w:val="0"/>
                          <w:marRight w:val="0"/>
                          <w:marTop w:val="0"/>
                          <w:marBottom w:val="0"/>
                          <w:divBdr>
                            <w:top w:val="none" w:sz="0" w:space="0" w:color="auto"/>
                            <w:left w:val="none" w:sz="0" w:space="0" w:color="auto"/>
                            <w:bottom w:val="none" w:sz="0" w:space="0" w:color="auto"/>
                            <w:right w:val="none" w:sz="0" w:space="0" w:color="auto"/>
                          </w:divBdr>
                        </w:div>
                        <w:div w:id="4763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92808">
                  <w:marLeft w:val="0"/>
                  <w:marRight w:val="0"/>
                  <w:marTop w:val="96"/>
                  <w:marBottom w:val="60"/>
                  <w:divBdr>
                    <w:top w:val="none" w:sz="0" w:space="0" w:color="auto"/>
                    <w:left w:val="none" w:sz="0" w:space="0" w:color="auto"/>
                    <w:bottom w:val="none" w:sz="0" w:space="0" w:color="auto"/>
                    <w:right w:val="none" w:sz="0" w:space="0" w:color="auto"/>
                  </w:divBdr>
                  <w:divsChild>
                    <w:div w:id="382750326">
                      <w:marLeft w:val="0"/>
                      <w:marRight w:val="0"/>
                      <w:marTop w:val="0"/>
                      <w:marBottom w:val="0"/>
                      <w:divBdr>
                        <w:top w:val="none" w:sz="0" w:space="0" w:color="auto"/>
                        <w:left w:val="none" w:sz="0" w:space="0" w:color="auto"/>
                        <w:bottom w:val="none" w:sz="0" w:space="0" w:color="auto"/>
                        <w:right w:val="none" w:sz="0" w:space="0" w:color="auto"/>
                      </w:divBdr>
                      <w:divsChild>
                        <w:div w:id="193811239">
                          <w:marLeft w:val="0"/>
                          <w:marRight w:val="0"/>
                          <w:marTop w:val="0"/>
                          <w:marBottom w:val="0"/>
                          <w:divBdr>
                            <w:top w:val="none" w:sz="0" w:space="0" w:color="auto"/>
                            <w:left w:val="none" w:sz="0" w:space="0" w:color="auto"/>
                            <w:bottom w:val="none" w:sz="0" w:space="0" w:color="auto"/>
                            <w:right w:val="none" w:sz="0" w:space="0" w:color="auto"/>
                          </w:divBdr>
                        </w:div>
                        <w:div w:id="5659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76680">
                  <w:marLeft w:val="0"/>
                  <w:marRight w:val="0"/>
                  <w:marTop w:val="96"/>
                  <w:marBottom w:val="60"/>
                  <w:divBdr>
                    <w:top w:val="none" w:sz="0" w:space="0" w:color="auto"/>
                    <w:left w:val="none" w:sz="0" w:space="0" w:color="auto"/>
                    <w:bottom w:val="none" w:sz="0" w:space="0" w:color="auto"/>
                    <w:right w:val="none" w:sz="0" w:space="0" w:color="auto"/>
                  </w:divBdr>
                  <w:divsChild>
                    <w:div w:id="778644257">
                      <w:marLeft w:val="0"/>
                      <w:marRight w:val="0"/>
                      <w:marTop w:val="0"/>
                      <w:marBottom w:val="0"/>
                      <w:divBdr>
                        <w:top w:val="none" w:sz="0" w:space="0" w:color="auto"/>
                        <w:left w:val="none" w:sz="0" w:space="0" w:color="auto"/>
                        <w:bottom w:val="none" w:sz="0" w:space="0" w:color="auto"/>
                        <w:right w:val="none" w:sz="0" w:space="0" w:color="auto"/>
                      </w:divBdr>
                      <w:divsChild>
                        <w:div w:id="435101383">
                          <w:marLeft w:val="0"/>
                          <w:marRight w:val="0"/>
                          <w:marTop w:val="0"/>
                          <w:marBottom w:val="0"/>
                          <w:divBdr>
                            <w:top w:val="none" w:sz="0" w:space="0" w:color="auto"/>
                            <w:left w:val="none" w:sz="0" w:space="0" w:color="auto"/>
                            <w:bottom w:val="none" w:sz="0" w:space="0" w:color="auto"/>
                            <w:right w:val="none" w:sz="0" w:space="0" w:color="auto"/>
                          </w:divBdr>
                        </w:div>
                        <w:div w:id="130477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6394">
                  <w:marLeft w:val="0"/>
                  <w:marRight w:val="0"/>
                  <w:marTop w:val="96"/>
                  <w:marBottom w:val="60"/>
                  <w:divBdr>
                    <w:top w:val="none" w:sz="0" w:space="0" w:color="auto"/>
                    <w:left w:val="none" w:sz="0" w:space="0" w:color="auto"/>
                    <w:bottom w:val="none" w:sz="0" w:space="0" w:color="auto"/>
                    <w:right w:val="none" w:sz="0" w:space="0" w:color="auto"/>
                  </w:divBdr>
                  <w:divsChild>
                    <w:div w:id="185798678">
                      <w:marLeft w:val="0"/>
                      <w:marRight w:val="0"/>
                      <w:marTop w:val="0"/>
                      <w:marBottom w:val="0"/>
                      <w:divBdr>
                        <w:top w:val="none" w:sz="0" w:space="0" w:color="auto"/>
                        <w:left w:val="none" w:sz="0" w:space="0" w:color="auto"/>
                        <w:bottom w:val="none" w:sz="0" w:space="0" w:color="auto"/>
                        <w:right w:val="none" w:sz="0" w:space="0" w:color="auto"/>
                      </w:divBdr>
                      <w:divsChild>
                        <w:div w:id="304897885">
                          <w:marLeft w:val="0"/>
                          <w:marRight w:val="0"/>
                          <w:marTop w:val="0"/>
                          <w:marBottom w:val="0"/>
                          <w:divBdr>
                            <w:top w:val="none" w:sz="0" w:space="0" w:color="auto"/>
                            <w:left w:val="none" w:sz="0" w:space="0" w:color="auto"/>
                            <w:bottom w:val="none" w:sz="0" w:space="0" w:color="auto"/>
                            <w:right w:val="none" w:sz="0" w:space="0" w:color="auto"/>
                          </w:divBdr>
                        </w:div>
                        <w:div w:id="52162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26466">
                  <w:marLeft w:val="0"/>
                  <w:marRight w:val="0"/>
                  <w:marTop w:val="96"/>
                  <w:marBottom w:val="60"/>
                  <w:divBdr>
                    <w:top w:val="none" w:sz="0" w:space="0" w:color="auto"/>
                    <w:left w:val="none" w:sz="0" w:space="0" w:color="auto"/>
                    <w:bottom w:val="none" w:sz="0" w:space="0" w:color="auto"/>
                    <w:right w:val="none" w:sz="0" w:space="0" w:color="auto"/>
                  </w:divBdr>
                  <w:divsChild>
                    <w:div w:id="159199183">
                      <w:marLeft w:val="0"/>
                      <w:marRight w:val="0"/>
                      <w:marTop w:val="0"/>
                      <w:marBottom w:val="0"/>
                      <w:divBdr>
                        <w:top w:val="none" w:sz="0" w:space="0" w:color="auto"/>
                        <w:left w:val="none" w:sz="0" w:space="0" w:color="auto"/>
                        <w:bottom w:val="none" w:sz="0" w:space="0" w:color="auto"/>
                        <w:right w:val="none" w:sz="0" w:space="0" w:color="auto"/>
                      </w:divBdr>
                      <w:divsChild>
                        <w:div w:id="289942271">
                          <w:marLeft w:val="0"/>
                          <w:marRight w:val="0"/>
                          <w:marTop w:val="0"/>
                          <w:marBottom w:val="0"/>
                          <w:divBdr>
                            <w:top w:val="none" w:sz="0" w:space="0" w:color="auto"/>
                            <w:left w:val="none" w:sz="0" w:space="0" w:color="auto"/>
                            <w:bottom w:val="none" w:sz="0" w:space="0" w:color="auto"/>
                            <w:right w:val="none" w:sz="0" w:space="0" w:color="auto"/>
                          </w:divBdr>
                        </w:div>
                        <w:div w:id="10169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3252">
                  <w:marLeft w:val="0"/>
                  <w:marRight w:val="0"/>
                  <w:marTop w:val="96"/>
                  <w:marBottom w:val="60"/>
                  <w:divBdr>
                    <w:top w:val="none" w:sz="0" w:space="0" w:color="auto"/>
                    <w:left w:val="none" w:sz="0" w:space="0" w:color="auto"/>
                    <w:bottom w:val="none" w:sz="0" w:space="0" w:color="auto"/>
                    <w:right w:val="none" w:sz="0" w:space="0" w:color="auto"/>
                  </w:divBdr>
                  <w:divsChild>
                    <w:div w:id="2108697658">
                      <w:marLeft w:val="0"/>
                      <w:marRight w:val="0"/>
                      <w:marTop w:val="0"/>
                      <w:marBottom w:val="0"/>
                      <w:divBdr>
                        <w:top w:val="none" w:sz="0" w:space="0" w:color="auto"/>
                        <w:left w:val="none" w:sz="0" w:space="0" w:color="auto"/>
                        <w:bottom w:val="none" w:sz="0" w:space="0" w:color="auto"/>
                        <w:right w:val="none" w:sz="0" w:space="0" w:color="auto"/>
                      </w:divBdr>
                      <w:divsChild>
                        <w:div w:id="314991219">
                          <w:marLeft w:val="0"/>
                          <w:marRight w:val="0"/>
                          <w:marTop w:val="0"/>
                          <w:marBottom w:val="0"/>
                          <w:divBdr>
                            <w:top w:val="none" w:sz="0" w:space="0" w:color="auto"/>
                            <w:left w:val="none" w:sz="0" w:space="0" w:color="auto"/>
                            <w:bottom w:val="none" w:sz="0" w:space="0" w:color="auto"/>
                            <w:right w:val="none" w:sz="0" w:space="0" w:color="auto"/>
                          </w:divBdr>
                        </w:div>
                        <w:div w:id="113783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0325">
                  <w:marLeft w:val="0"/>
                  <w:marRight w:val="0"/>
                  <w:marTop w:val="96"/>
                  <w:marBottom w:val="60"/>
                  <w:divBdr>
                    <w:top w:val="none" w:sz="0" w:space="0" w:color="auto"/>
                    <w:left w:val="none" w:sz="0" w:space="0" w:color="auto"/>
                    <w:bottom w:val="none" w:sz="0" w:space="0" w:color="auto"/>
                    <w:right w:val="none" w:sz="0" w:space="0" w:color="auto"/>
                  </w:divBdr>
                  <w:divsChild>
                    <w:div w:id="1166940076">
                      <w:marLeft w:val="0"/>
                      <w:marRight w:val="0"/>
                      <w:marTop w:val="0"/>
                      <w:marBottom w:val="0"/>
                      <w:divBdr>
                        <w:top w:val="none" w:sz="0" w:space="0" w:color="auto"/>
                        <w:left w:val="none" w:sz="0" w:space="0" w:color="auto"/>
                        <w:bottom w:val="none" w:sz="0" w:space="0" w:color="auto"/>
                        <w:right w:val="none" w:sz="0" w:space="0" w:color="auto"/>
                      </w:divBdr>
                      <w:divsChild>
                        <w:div w:id="242760242">
                          <w:marLeft w:val="0"/>
                          <w:marRight w:val="0"/>
                          <w:marTop w:val="0"/>
                          <w:marBottom w:val="0"/>
                          <w:divBdr>
                            <w:top w:val="none" w:sz="0" w:space="0" w:color="auto"/>
                            <w:left w:val="none" w:sz="0" w:space="0" w:color="auto"/>
                            <w:bottom w:val="none" w:sz="0" w:space="0" w:color="auto"/>
                            <w:right w:val="none" w:sz="0" w:space="0" w:color="auto"/>
                          </w:divBdr>
                        </w:div>
                        <w:div w:id="5716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4778">
                  <w:marLeft w:val="0"/>
                  <w:marRight w:val="0"/>
                  <w:marTop w:val="96"/>
                  <w:marBottom w:val="60"/>
                  <w:divBdr>
                    <w:top w:val="none" w:sz="0" w:space="0" w:color="auto"/>
                    <w:left w:val="none" w:sz="0" w:space="0" w:color="auto"/>
                    <w:bottom w:val="none" w:sz="0" w:space="0" w:color="auto"/>
                    <w:right w:val="none" w:sz="0" w:space="0" w:color="auto"/>
                  </w:divBdr>
                  <w:divsChild>
                    <w:div w:id="1803184153">
                      <w:marLeft w:val="0"/>
                      <w:marRight w:val="0"/>
                      <w:marTop w:val="0"/>
                      <w:marBottom w:val="0"/>
                      <w:divBdr>
                        <w:top w:val="none" w:sz="0" w:space="0" w:color="auto"/>
                        <w:left w:val="none" w:sz="0" w:space="0" w:color="auto"/>
                        <w:bottom w:val="none" w:sz="0" w:space="0" w:color="auto"/>
                        <w:right w:val="none" w:sz="0" w:space="0" w:color="auto"/>
                      </w:divBdr>
                      <w:divsChild>
                        <w:div w:id="72900714">
                          <w:marLeft w:val="0"/>
                          <w:marRight w:val="0"/>
                          <w:marTop w:val="0"/>
                          <w:marBottom w:val="0"/>
                          <w:divBdr>
                            <w:top w:val="none" w:sz="0" w:space="0" w:color="auto"/>
                            <w:left w:val="none" w:sz="0" w:space="0" w:color="auto"/>
                            <w:bottom w:val="none" w:sz="0" w:space="0" w:color="auto"/>
                            <w:right w:val="none" w:sz="0" w:space="0" w:color="auto"/>
                          </w:divBdr>
                        </w:div>
                        <w:div w:id="150034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64080">
                  <w:marLeft w:val="0"/>
                  <w:marRight w:val="0"/>
                  <w:marTop w:val="96"/>
                  <w:marBottom w:val="60"/>
                  <w:divBdr>
                    <w:top w:val="none" w:sz="0" w:space="0" w:color="auto"/>
                    <w:left w:val="none" w:sz="0" w:space="0" w:color="auto"/>
                    <w:bottom w:val="none" w:sz="0" w:space="0" w:color="auto"/>
                    <w:right w:val="none" w:sz="0" w:space="0" w:color="auto"/>
                  </w:divBdr>
                  <w:divsChild>
                    <w:div w:id="1152523234">
                      <w:marLeft w:val="0"/>
                      <w:marRight w:val="0"/>
                      <w:marTop w:val="0"/>
                      <w:marBottom w:val="0"/>
                      <w:divBdr>
                        <w:top w:val="none" w:sz="0" w:space="0" w:color="auto"/>
                        <w:left w:val="none" w:sz="0" w:space="0" w:color="auto"/>
                        <w:bottom w:val="none" w:sz="0" w:space="0" w:color="auto"/>
                        <w:right w:val="none" w:sz="0" w:space="0" w:color="auto"/>
                      </w:divBdr>
                      <w:divsChild>
                        <w:div w:id="873467226">
                          <w:marLeft w:val="0"/>
                          <w:marRight w:val="0"/>
                          <w:marTop w:val="0"/>
                          <w:marBottom w:val="0"/>
                          <w:divBdr>
                            <w:top w:val="none" w:sz="0" w:space="0" w:color="auto"/>
                            <w:left w:val="none" w:sz="0" w:space="0" w:color="auto"/>
                            <w:bottom w:val="none" w:sz="0" w:space="0" w:color="auto"/>
                            <w:right w:val="none" w:sz="0" w:space="0" w:color="auto"/>
                          </w:divBdr>
                        </w:div>
                        <w:div w:id="164882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05447">
                  <w:marLeft w:val="0"/>
                  <w:marRight w:val="0"/>
                  <w:marTop w:val="96"/>
                  <w:marBottom w:val="60"/>
                  <w:divBdr>
                    <w:top w:val="none" w:sz="0" w:space="0" w:color="auto"/>
                    <w:left w:val="none" w:sz="0" w:space="0" w:color="auto"/>
                    <w:bottom w:val="none" w:sz="0" w:space="0" w:color="auto"/>
                    <w:right w:val="none" w:sz="0" w:space="0" w:color="auto"/>
                  </w:divBdr>
                  <w:divsChild>
                    <w:div w:id="2080638111">
                      <w:marLeft w:val="0"/>
                      <w:marRight w:val="0"/>
                      <w:marTop w:val="0"/>
                      <w:marBottom w:val="0"/>
                      <w:divBdr>
                        <w:top w:val="none" w:sz="0" w:space="0" w:color="auto"/>
                        <w:left w:val="none" w:sz="0" w:space="0" w:color="auto"/>
                        <w:bottom w:val="none" w:sz="0" w:space="0" w:color="auto"/>
                        <w:right w:val="none" w:sz="0" w:space="0" w:color="auto"/>
                      </w:divBdr>
                      <w:divsChild>
                        <w:div w:id="307436275">
                          <w:marLeft w:val="0"/>
                          <w:marRight w:val="0"/>
                          <w:marTop w:val="0"/>
                          <w:marBottom w:val="0"/>
                          <w:divBdr>
                            <w:top w:val="none" w:sz="0" w:space="0" w:color="auto"/>
                            <w:left w:val="none" w:sz="0" w:space="0" w:color="auto"/>
                            <w:bottom w:val="none" w:sz="0" w:space="0" w:color="auto"/>
                            <w:right w:val="none" w:sz="0" w:space="0" w:color="auto"/>
                          </w:divBdr>
                        </w:div>
                        <w:div w:id="152543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02215">
                  <w:marLeft w:val="0"/>
                  <w:marRight w:val="0"/>
                  <w:marTop w:val="96"/>
                  <w:marBottom w:val="60"/>
                  <w:divBdr>
                    <w:top w:val="none" w:sz="0" w:space="0" w:color="auto"/>
                    <w:left w:val="none" w:sz="0" w:space="0" w:color="auto"/>
                    <w:bottom w:val="none" w:sz="0" w:space="0" w:color="auto"/>
                    <w:right w:val="none" w:sz="0" w:space="0" w:color="auto"/>
                  </w:divBdr>
                  <w:divsChild>
                    <w:div w:id="971448758">
                      <w:marLeft w:val="0"/>
                      <w:marRight w:val="0"/>
                      <w:marTop w:val="0"/>
                      <w:marBottom w:val="0"/>
                      <w:divBdr>
                        <w:top w:val="none" w:sz="0" w:space="0" w:color="auto"/>
                        <w:left w:val="none" w:sz="0" w:space="0" w:color="auto"/>
                        <w:bottom w:val="none" w:sz="0" w:space="0" w:color="auto"/>
                        <w:right w:val="none" w:sz="0" w:space="0" w:color="auto"/>
                      </w:divBdr>
                      <w:divsChild>
                        <w:div w:id="746193942">
                          <w:marLeft w:val="0"/>
                          <w:marRight w:val="0"/>
                          <w:marTop w:val="0"/>
                          <w:marBottom w:val="0"/>
                          <w:divBdr>
                            <w:top w:val="none" w:sz="0" w:space="0" w:color="auto"/>
                            <w:left w:val="none" w:sz="0" w:space="0" w:color="auto"/>
                            <w:bottom w:val="none" w:sz="0" w:space="0" w:color="auto"/>
                            <w:right w:val="none" w:sz="0" w:space="0" w:color="auto"/>
                          </w:divBdr>
                        </w:div>
                        <w:div w:id="83002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6913">
                  <w:marLeft w:val="0"/>
                  <w:marRight w:val="0"/>
                  <w:marTop w:val="96"/>
                  <w:marBottom w:val="60"/>
                  <w:divBdr>
                    <w:top w:val="none" w:sz="0" w:space="0" w:color="auto"/>
                    <w:left w:val="none" w:sz="0" w:space="0" w:color="auto"/>
                    <w:bottom w:val="none" w:sz="0" w:space="0" w:color="auto"/>
                    <w:right w:val="none" w:sz="0" w:space="0" w:color="auto"/>
                  </w:divBdr>
                  <w:divsChild>
                    <w:div w:id="1888099105">
                      <w:marLeft w:val="0"/>
                      <w:marRight w:val="0"/>
                      <w:marTop w:val="0"/>
                      <w:marBottom w:val="0"/>
                      <w:divBdr>
                        <w:top w:val="none" w:sz="0" w:space="0" w:color="auto"/>
                        <w:left w:val="none" w:sz="0" w:space="0" w:color="auto"/>
                        <w:bottom w:val="none" w:sz="0" w:space="0" w:color="auto"/>
                        <w:right w:val="none" w:sz="0" w:space="0" w:color="auto"/>
                      </w:divBdr>
                      <w:divsChild>
                        <w:div w:id="1908566313">
                          <w:marLeft w:val="0"/>
                          <w:marRight w:val="0"/>
                          <w:marTop w:val="0"/>
                          <w:marBottom w:val="0"/>
                          <w:divBdr>
                            <w:top w:val="none" w:sz="0" w:space="0" w:color="auto"/>
                            <w:left w:val="none" w:sz="0" w:space="0" w:color="auto"/>
                            <w:bottom w:val="none" w:sz="0" w:space="0" w:color="auto"/>
                            <w:right w:val="none" w:sz="0" w:space="0" w:color="auto"/>
                          </w:divBdr>
                        </w:div>
                        <w:div w:id="207678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96276">
                  <w:marLeft w:val="0"/>
                  <w:marRight w:val="0"/>
                  <w:marTop w:val="96"/>
                  <w:marBottom w:val="60"/>
                  <w:divBdr>
                    <w:top w:val="none" w:sz="0" w:space="0" w:color="auto"/>
                    <w:left w:val="none" w:sz="0" w:space="0" w:color="auto"/>
                    <w:bottom w:val="none" w:sz="0" w:space="0" w:color="auto"/>
                    <w:right w:val="none" w:sz="0" w:space="0" w:color="auto"/>
                  </w:divBdr>
                  <w:divsChild>
                    <w:div w:id="910432126">
                      <w:marLeft w:val="0"/>
                      <w:marRight w:val="0"/>
                      <w:marTop w:val="0"/>
                      <w:marBottom w:val="0"/>
                      <w:divBdr>
                        <w:top w:val="none" w:sz="0" w:space="0" w:color="auto"/>
                        <w:left w:val="none" w:sz="0" w:space="0" w:color="auto"/>
                        <w:bottom w:val="none" w:sz="0" w:space="0" w:color="auto"/>
                        <w:right w:val="none" w:sz="0" w:space="0" w:color="auto"/>
                      </w:divBdr>
                      <w:divsChild>
                        <w:div w:id="228729196">
                          <w:marLeft w:val="0"/>
                          <w:marRight w:val="0"/>
                          <w:marTop w:val="0"/>
                          <w:marBottom w:val="0"/>
                          <w:divBdr>
                            <w:top w:val="none" w:sz="0" w:space="0" w:color="auto"/>
                            <w:left w:val="none" w:sz="0" w:space="0" w:color="auto"/>
                            <w:bottom w:val="none" w:sz="0" w:space="0" w:color="auto"/>
                            <w:right w:val="none" w:sz="0" w:space="0" w:color="auto"/>
                          </w:divBdr>
                        </w:div>
                        <w:div w:id="23216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73935">
                  <w:marLeft w:val="0"/>
                  <w:marRight w:val="0"/>
                  <w:marTop w:val="96"/>
                  <w:marBottom w:val="60"/>
                  <w:divBdr>
                    <w:top w:val="none" w:sz="0" w:space="0" w:color="auto"/>
                    <w:left w:val="none" w:sz="0" w:space="0" w:color="auto"/>
                    <w:bottom w:val="none" w:sz="0" w:space="0" w:color="auto"/>
                    <w:right w:val="none" w:sz="0" w:space="0" w:color="auto"/>
                  </w:divBdr>
                  <w:divsChild>
                    <w:div w:id="1862279863">
                      <w:marLeft w:val="0"/>
                      <w:marRight w:val="0"/>
                      <w:marTop w:val="0"/>
                      <w:marBottom w:val="0"/>
                      <w:divBdr>
                        <w:top w:val="none" w:sz="0" w:space="0" w:color="auto"/>
                        <w:left w:val="none" w:sz="0" w:space="0" w:color="auto"/>
                        <w:bottom w:val="none" w:sz="0" w:space="0" w:color="auto"/>
                        <w:right w:val="none" w:sz="0" w:space="0" w:color="auto"/>
                      </w:divBdr>
                      <w:divsChild>
                        <w:div w:id="159660182">
                          <w:marLeft w:val="0"/>
                          <w:marRight w:val="0"/>
                          <w:marTop w:val="0"/>
                          <w:marBottom w:val="0"/>
                          <w:divBdr>
                            <w:top w:val="none" w:sz="0" w:space="0" w:color="auto"/>
                            <w:left w:val="none" w:sz="0" w:space="0" w:color="auto"/>
                            <w:bottom w:val="none" w:sz="0" w:space="0" w:color="auto"/>
                            <w:right w:val="none" w:sz="0" w:space="0" w:color="auto"/>
                          </w:divBdr>
                        </w:div>
                        <w:div w:id="203371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33150">
                  <w:marLeft w:val="0"/>
                  <w:marRight w:val="0"/>
                  <w:marTop w:val="96"/>
                  <w:marBottom w:val="60"/>
                  <w:divBdr>
                    <w:top w:val="none" w:sz="0" w:space="0" w:color="auto"/>
                    <w:left w:val="none" w:sz="0" w:space="0" w:color="auto"/>
                    <w:bottom w:val="none" w:sz="0" w:space="0" w:color="auto"/>
                    <w:right w:val="none" w:sz="0" w:space="0" w:color="auto"/>
                  </w:divBdr>
                  <w:divsChild>
                    <w:div w:id="1721590536">
                      <w:marLeft w:val="0"/>
                      <w:marRight w:val="0"/>
                      <w:marTop w:val="0"/>
                      <w:marBottom w:val="0"/>
                      <w:divBdr>
                        <w:top w:val="none" w:sz="0" w:space="0" w:color="auto"/>
                        <w:left w:val="none" w:sz="0" w:space="0" w:color="auto"/>
                        <w:bottom w:val="none" w:sz="0" w:space="0" w:color="auto"/>
                        <w:right w:val="none" w:sz="0" w:space="0" w:color="auto"/>
                      </w:divBdr>
                      <w:divsChild>
                        <w:div w:id="884296208">
                          <w:marLeft w:val="0"/>
                          <w:marRight w:val="0"/>
                          <w:marTop w:val="0"/>
                          <w:marBottom w:val="0"/>
                          <w:divBdr>
                            <w:top w:val="none" w:sz="0" w:space="0" w:color="auto"/>
                            <w:left w:val="none" w:sz="0" w:space="0" w:color="auto"/>
                            <w:bottom w:val="none" w:sz="0" w:space="0" w:color="auto"/>
                            <w:right w:val="none" w:sz="0" w:space="0" w:color="auto"/>
                          </w:divBdr>
                        </w:div>
                        <w:div w:id="100814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05813">
                  <w:marLeft w:val="0"/>
                  <w:marRight w:val="0"/>
                  <w:marTop w:val="96"/>
                  <w:marBottom w:val="60"/>
                  <w:divBdr>
                    <w:top w:val="none" w:sz="0" w:space="0" w:color="auto"/>
                    <w:left w:val="none" w:sz="0" w:space="0" w:color="auto"/>
                    <w:bottom w:val="none" w:sz="0" w:space="0" w:color="auto"/>
                    <w:right w:val="none" w:sz="0" w:space="0" w:color="auto"/>
                  </w:divBdr>
                  <w:divsChild>
                    <w:div w:id="880437628">
                      <w:marLeft w:val="0"/>
                      <w:marRight w:val="0"/>
                      <w:marTop w:val="0"/>
                      <w:marBottom w:val="0"/>
                      <w:divBdr>
                        <w:top w:val="none" w:sz="0" w:space="0" w:color="auto"/>
                        <w:left w:val="none" w:sz="0" w:space="0" w:color="auto"/>
                        <w:bottom w:val="none" w:sz="0" w:space="0" w:color="auto"/>
                        <w:right w:val="none" w:sz="0" w:space="0" w:color="auto"/>
                      </w:divBdr>
                      <w:divsChild>
                        <w:div w:id="65811723">
                          <w:marLeft w:val="0"/>
                          <w:marRight w:val="0"/>
                          <w:marTop w:val="0"/>
                          <w:marBottom w:val="0"/>
                          <w:divBdr>
                            <w:top w:val="none" w:sz="0" w:space="0" w:color="auto"/>
                            <w:left w:val="none" w:sz="0" w:space="0" w:color="auto"/>
                            <w:bottom w:val="none" w:sz="0" w:space="0" w:color="auto"/>
                            <w:right w:val="none" w:sz="0" w:space="0" w:color="auto"/>
                          </w:divBdr>
                        </w:div>
                        <w:div w:id="210556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23800">
                  <w:marLeft w:val="0"/>
                  <w:marRight w:val="0"/>
                  <w:marTop w:val="96"/>
                  <w:marBottom w:val="60"/>
                  <w:divBdr>
                    <w:top w:val="none" w:sz="0" w:space="0" w:color="auto"/>
                    <w:left w:val="none" w:sz="0" w:space="0" w:color="auto"/>
                    <w:bottom w:val="none" w:sz="0" w:space="0" w:color="auto"/>
                    <w:right w:val="none" w:sz="0" w:space="0" w:color="auto"/>
                  </w:divBdr>
                  <w:divsChild>
                    <w:div w:id="112798182">
                      <w:marLeft w:val="0"/>
                      <w:marRight w:val="0"/>
                      <w:marTop w:val="0"/>
                      <w:marBottom w:val="0"/>
                      <w:divBdr>
                        <w:top w:val="none" w:sz="0" w:space="0" w:color="auto"/>
                        <w:left w:val="none" w:sz="0" w:space="0" w:color="auto"/>
                        <w:bottom w:val="none" w:sz="0" w:space="0" w:color="auto"/>
                        <w:right w:val="none" w:sz="0" w:space="0" w:color="auto"/>
                      </w:divBdr>
                      <w:divsChild>
                        <w:div w:id="304893778">
                          <w:marLeft w:val="0"/>
                          <w:marRight w:val="0"/>
                          <w:marTop w:val="0"/>
                          <w:marBottom w:val="0"/>
                          <w:divBdr>
                            <w:top w:val="none" w:sz="0" w:space="0" w:color="auto"/>
                            <w:left w:val="none" w:sz="0" w:space="0" w:color="auto"/>
                            <w:bottom w:val="none" w:sz="0" w:space="0" w:color="auto"/>
                            <w:right w:val="none" w:sz="0" w:space="0" w:color="auto"/>
                          </w:divBdr>
                        </w:div>
                        <w:div w:id="67823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23563">
                  <w:marLeft w:val="0"/>
                  <w:marRight w:val="0"/>
                  <w:marTop w:val="96"/>
                  <w:marBottom w:val="60"/>
                  <w:divBdr>
                    <w:top w:val="none" w:sz="0" w:space="0" w:color="auto"/>
                    <w:left w:val="none" w:sz="0" w:space="0" w:color="auto"/>
                    <w:bottom w:val="none" w:sz="0" w:space="0" w:color="auto"/>
                    <w:right w:val="none" w:sz="0" w:space="0" w:color="auto"/>
                  </w:divBdr>
                  <w:divsChild>
                    <w:div w:id="1450054643">
                      <w:marLeft w:val="0"/>
                      <w:marRight w:val="0"/>
                      <w:marTop w:val="0"/>
                      <w:marBottom w:val="0"/>
                      <w:divBdr>
                        <w:top w:val="none" w:sz="0" w:space="0" w:color="auto"/>
                        <w:left w:val="none" w:sz="0" w:space="0" w:color="auto"/>
                        <w:bottom w:val="none" w:sz="0" w:space="0" w:color="auto"/>
                        <w:right w:val="none" w:sz="0" w:space="0" w:color="auto"/>
                      </w:divBdr>
                      <w:divsChild>
                        <w:div w:id="37316821">
                          <w:marLeft w:val="0"/>
                          <w:marRight w:val="0"/>
                          <w:marTop w:val="0"/>
                          <w:marBottom w:val="0"/>
                          <w:divBdr>
                            <w:top w:val="none" w:sz="0" w:space="0" w:color="auto"/>
                            <w:left w:val="none" w:sz="0" w:space="0" w:color="auto"/>
                            <w:bottom w:val="none" w:sz="0" w:space="0" w:color="auto"/>
                            <w:right w:val="none" w:sz="0" w:space="0" w:color="auto"/>
                          </w:divBdr>
                        </w:div>
                        <w:div w:id="9596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5817">
                  <w:marLeft w:val="0"/>
                  <w:marRight w:val="0"/>
                  <w:marTop w:val="96"/>
                  <w:marBottom w:val="60"/>
                  <w:divBdr>
                    <w:top w:val="none" w:sz="0" w:space="0" w:color="auto"/>
                    <w:left w:val="none" w:sz="0" w:space="0" w:color="auto"/>
                    <w:bottom w:val="none" w:sz="0" w:space="0" w:color="auto"/>
                    <w:right w:val="none" w:sz="0" w:space="0" w:color="auto"/>
                  </w:divBdr>
                  <w:divsChild>
                    <w:div w:id="814420142">
                      <w:marLeft w:val="0"/>
                      <w:marRight w:val="0"/>
                      <w:marTop w:val="0"/>
                      <w:marBottom w:val="0"/>
                      <w:divBdr>
                        <w:top w:val="none" w:sz="0" w:space="0" w:color="auto"/>
                        <w:left w:val="none" w:sz="0" w:space="0" w:color="auto"/>
                        <w:bottom w:val="none" w:sz="0" w:space="0" w:color="auto"/>
                        <w:right w:val="none" w:sz="0" w:space="0" w:color="auto"/>
                      </w:divBdr>
                      <w:divsChild>
                        <w:div w:id="183179507">
                          <w:marLeft w:val="0"/>
                          <w:marRight w:val="0"/>
                          <w:marTop w:val="0"/>
                          <w:marBottom w:val="0"/>
                          <w:divBdr>
                            <w:top w:val="none" w:sz="0" w:space="0" w:color="auto"/>
                            <w:left w:val="none" w:sz="0" w:space="0" w:color="auto"/>
                            <w:bottom w:val="none" w:sz="0" w:space="0" w:color="auto"/>
                            <w:right w:val="none" w:sz="0" w:space="0" w:color="auto"/>
                          </w:divBdr>
                        </w:div>
                        <w:div w:id="166443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22904">
                  <w:marLeft w:val="0"/>
                  <w:marRight w:val="0"/>
                  <w:marTop w:val="96"/>
                  <w:marBottom w:val="60"/>
                  <w:divBdr>
                    <w:top w:val="none" w:sz="0" w:space="0" w:color="auto"/>
                    <w:left w:val="none" w:sz="0" w:space="0" w:color="auto"/>
                    <w:bottom w:val="none" w:sz="0" w:space="0" w:color="auto"/>
                    <w:right w:val="none" w:sz="0" w:space="0" w:color="auto"/>
                  </w:divBdr>
                  <w:divsChild>
                    <w:div w:id="1027491297">
                      <w:marLeft w:val="0"/>
                      <w:marRight w:val="0"/>
                      <w:marTop w:val="0"/>
                      <w:marBottom w:val="0"/>
                      <w:divBdr>
                        <w:top w:val="none" w:sz="0" w:space="0" w:color="auto"/>
                        <w:left w:val="none" w:sz="0" w:space="0" w:color="auto"/>
                        <w:bottom w:val="none" w:sz="0" w:space="0" w:color="auto"/>
                        <w:right w:val="none" w:sz="0" w:space="0" w:color="auto"/>
                      </w:divBdr>
                      <w:divsChild>
                        <w:div w:id="1460149563">
                          <w:marLeft w:val="0"/>
                          <w:marRight w:val="0"/>
                          <w:marTop w:val="0"/>
                          <w:marBottom w:val="0"/>
                          <w:divBdr>
                            <w:top w:val="none" w:sz="0" w:space="0" w:color="auto"/>
                            <w:left w:val="none" w:sz="0" w:space="0" w:color="auto"/>
                            <w:bottom w:val="none" w:sz="0" w:space="0" w:color="auto"/>
                            <w:right w:val="none" w:sz="0" w:space="0" w:color="auto"/>
                          </w:divBdr>
                        </w:div>
                        <w:div w:id="168940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75748">
                  <w:marLeft w:val="0"/>
                  <w:marRight w:val="0"/>
                  <w:marTop w:val="96"/>
                  <w:marBottom w:val="60"/>
                  <w:divBdr>
                    <w:top w:val="none" w:sz="0" w:space="0" w:color="auto"/>
                    <w:left w:val="none" w:sz="0" w:space="0" w:color="auto"/>
                    <w:bottom w:val="none" w:sz="0" w:space="0" w:color="auto"/>
                    <w:right w:val="none" w:sz="0" w:space="0" w:color="auto"/>
                  </w:divBdr>
                  <w:divsChild>
                    <w:div w:id="2114743734">
                      <w:marLeft w:val="0"/>
                      <w:marRight w:val="0"/>
                      <w:marTop w:val="0"/>
                      <w:marBottom w:val="0"/>
                      <w:divBdr>
                        <w:top w:val="none" w:sz="0" w:space="0" w:color="auto"/>
                        <w:left w:val="none" w:sz="0" w:space="0" w:color="auto"/>
                        <w:bottom w:val="none" w:sz="0" w:space="0" w:color="auto"/>
                        <w:right w:val="none" w:sz="0" w:space="0" w:color="auto"/>
                      </w:divBdr>
                      <w:divsChild>
                        <w:div w:id="10035164">
                          <w:marLeft w:val="0"/>
                          <w:marRight w:val="0"/>
                          <w:marTop w:val="0"/>
                          <w:marBottom w:val="0"/>
                          <w:divBdr>
                            <w:top w:val="none" w:sz="0" w:space="0" w:color="auto"/>
                            <w:left w:val="none" w:sz="0" w:space="0" w:color="auto"/>
                            <w:bottom w:val="none" w:sz="0" w:space="0" w:color="auto"/>
                            <w:right w:val="none" w:sz="0" w:space="0" w:color="auto"/>
                          </w:divBdr>
                        </w:div>
                        <w:div w:id="12932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553148">
              <w:marLeft w:val="0"/>
              <w:marRight w:val="0"/>
              <w:marTop w:val="96"/>
              <w:marBottom w:val="60"/>
              <w:divBdr>
                <w:top w:val="none" w:sz="0" w:space="0" w:color="auto"/>
                <w:left w:val="none" w:sz="0" w:space="0" w:color="auto"/>
                <w:bottom w:val="none" w:sz="0" w:space="0" w:color="auto"/>
                <w:right w:val="none" w:sz="0" w:space="0" w:color="auto"/>
              </w:divBdr>
              <w:divsChild>
                <w:div w:id="347024462">
                  <w:marLeft w:val="0"/>
                  <w:marRight w:val="0"/>
                  <w:marTop w:val="0"/>
                  <w:marBottom w:val="0"/>
                  <w:divBdr>
                    <w:top w:val="none" w:sz="0" w:space="0" w:color="auto"/>
                    <w:left w:val="none" w:sz="0" w:space="0" w:color="auto"/>
                    <w:bottom w:val="none" w:sz="0" w:space="0" w:color="auto"/>
                    <w:right w:val="none" w:sz="0" w:space="0" w:color="auto"/>
                  </w:divBdr>
                  <w:divsChild>
                    <w:div w:id="330447613">
                      <w:marLeft w:val="0"/>
                      <w:marRight w:val="0"/>
                      <w:marTop w:val="0"/>
                      <w:marBottom w:val="0"/>
                      <w:divBdr>
                        <w:top w:val="none" w:sz="0" w:space="0" w:color="auto"/>
                        <w:left w:val="none" w:sz="0" w:space="0" w:color="auto"/>
                        <w:bottom w:val="none" w:sz="0" w:space="0" w:color="auto"/>
                        <w:right w:val="none" w:sz="0" w:space="0" w:color="auto"/>
                      </w:divBdr>
                    </w:div>
                    <w:div w:id="10409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3559">
              <w:marLeft w:val="0"/>
              <w:marRight w:val="0"/>
              <w:marTop w:val="96"/>
              <w:marBottom w:val="60"/>
              <w:divBdr>
                <w:top w:val="none" w:sz="0" w:space="0" w:color="auto"/>
                <w:left w:val="none" w:sz="0" w:space="0" w:color="auto"/>
                <w:bottom w:val="none" w:sz="0" w:space="0" w:color="auto"/>
                <w:right w:val="none" w:sz="0" w:space="0" w:color="auto"/>
              </w:divBdr>
              <w:divsChild>
                <w:div w:id="621496981">
                  <w:marLeft w:val="0"/>
                  <w:marRight w:val="0"/>
                  <w:marTop w:val="0"/>
                  <w:marBottom w:val="0"/>
                  <w:divBdr>
                    <w:top w:val="none" w:sz="0" w:space="0" w:color="auto"/>
                    <w:left w:val="none" w:sz="0" w:space="0" w:color="auto"/>
                    <w:bottom w:val="none" w:sz="0" w:space="0" w:color="auto"/>
                    <w:right w:val="none" w:sz="0" w:space="0" w:color="auto"/>
                  </w:divBdr>
                  <w:divsChild>
                    <w:div w:id="1663123455">
                      <w:marLeft w:val="0"/>
                      <w:marRight w:val="0"/>
                      <w:marTop w:val="0"/>
                      <w:marBottom w:val="0"/>
                      <w:divBdr>
                        <w:top w:val="none" w:sz="0" w:space="0" w:color="auto"/>
                        <w:left w:val="none" w:sz="0" w:space="0" w:color="auto"/>
                        <w:bottom w:val="none" w:sz="0" w:space="0" w:color="auto"/>
                        <w:right w:val="none" w:sz="0" w:space="0" w:color="auto"/>
                      </w:divBdr>
                    </w:div>
                    <w:div w:id="20073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12342">
              <w:marLeft w:val="0"/>
              <w:marRight w:val="0"/>
              <w:marTop w:val="96"/>
              <w:marBottom w:val="60"/>
              <w:divBdr>
                <w:top w:val="none" w:sz="0" w:space="0" w:color="auto"/>
                <w:left w:val="none" w:sz="0" w:space="0" w:color="auto"/>
                <w:bottom w:val="none" w:sz="0" w:space="0" w:color="auto"/>
                <w:right w:val="none" w:sz="0" w:space="0" w:color="auto"/>
              </w:divBdr>
              <w:divsChild>
                <w:div w:id="570894081">
                  <w:marLeft w:val="0"/>
                  <w:marRight w:val="0"/>
                  <w:marTop w:val="0"/>
                  <w:marBottom w:val="0"/>
                  <w:divBdr>
                    <w:top w:val="none" w:sz="0" w:space="0" w:color="auto"/>
                    <w:left w:val="none" w:sz="0" w:space="0" w:color="auto"/>
                    <w:bottom w:val="none" w:sz="0" w:space="0" w:color="auto"/>
                    <w:right w:val="none" w:sz="0" w:space="0" w:color="auto"/>
                  </w:divBdr>
                  <w:divsChild>
                    <w:div w:id="88084777">
                      <w:marLeft w:val="0"/>
                      <w:marRight w:val="0"/>
                      <w:marTop w:val="0"/>
                      <w:marBottom w:val="0"/>
                      <w:divBdr>
                        <w:top w:val="none" w:sz="0" w:space="0" w:color="auto"/>
                        <w:left w:val="none" w:sz="0" w:space="0" w:color="auto"/>
                        <w:bottom w:val="none" w:sz="0" w:space="0" w:color="auto"/>
                        <w:right w:val="none" w:sz="0" w:space="0" w:color="auto"/>
                      </w:divBdr>
                    </w:div>
                    <w:div w:id="1748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217062">
      <w:bodyDiv w:val="1"/>
      <w:marLeft w:val="0"/>
      <w:marRight w:val="0"/>
      <w:marTop w:val="0"/>
      <w:marBottom w:val="0"/>
      <w:divBdr>
        <w:top w:val="none" w:sz="0" w:space="0" w:color="auto"/>
        <w:left w:val="none" w:sz="0" w:space="0" w:color="auto"/>
        <w:bottom w:val="none" w:sz="0" w:space="0" w:color="auto"/>
        <w:right w:val="none" w:sz="0" w:space="0" w:color="auto"/>
      </w:divBdr>
    </w:div>
    <w:div w:id="1995526527">
      <w:bodyDiv w:val="1"/>
      <w:marLeft w:val="0"/>
      <w:marRight w:val="0"/>
      <w:marTop w:val="0"/>
      <w:marBottom w:val="0"/>
      <w:divBdr>
        <w:top w:val="none" w:sz="0" w:space="0" w:color="auto"/>
        <w:left w:val="none" w:sz="0" w:space="0" w:color="auto"/>
        <w:bottom w:val="none" w:sz="0" w:space="0" w:color="auto"/>
        <w:right w:val="none" w:sz="0" w:space="0" w:color="auto"/>
      </w:divBdr>
    </w:div>
    <w:div w:id="1995714184">
      <w:bodyDiv w:val="1"/>
      <w:marLeft w:val="0"/>
      <w:marRight w:val="0"/>
      <w:marTop w:val="0"/>
      <w:marBottom w:val="0"/>
      <w:divBdr>
        <w:top w:val="none" w:sz="0" w:space="0" w:color="auto"/>
        <w:left w:val="none" w:sz="0" w:space="0" w:color="auto"/>
        <w:bottom w:val="none" w:sz="0" w:space="0" w:color="auto"/>
        <w:right w:val="none" w:sz="0" w:space="0" w:color="auto"/>
      </w:divBdr>
    </w:div>
    <w:div w:id="1999336121">
      <w:bodyDiv w:val="1"/>
      <w:marLeft w:val="0"/>
      <w:marRight w:val="0"/>
      <w:marTop w:val="0"/>
      <w:marBottom w:val="0"/>
      <w:divBdr>
        <w:top w:val="none" w:sz="0" w:space="0" w:color="auto"/>
        <w:left w:val="none" w:sz="0" w:space="0" w:color="auto"/>
        <w:bottom w:val="none" w:sz="0" w:space="0" w:color="auto"/>
        <w:right w:val="none" w:sz="0" w:space="0" w:color="auto"/>
      </w:divBdr>
    </w:div>
    <w:div w:id="2003921405">
      <w:bodyDiv w:val="1"/>
      <w:marLeft w:val="0"/>
      <w:marRight w:val="0"/>
      <w:marTop w:val="0"/>
      <w:marBottom w:val="0"/>
      <w:divBdr>
        <w:top w:val="none" w:sz="0" w:space="0" w:color="auto"/>
        <w:left w:val="none" w:sz="0" w:space="0" w:color="auto"/>
        <w:bottom w:val="none" w:sz="0" w:space="0" w:color="auto"/>
        <w:right w:val="none" w:sz="0" w:space="0" w:color="auto"/>
      </w:divBdr>
    </w:div>
    <w:div w:id="2008705431">
      <w:bodyDiv w:val="1"/>
      <w:marLeft w:val="0"/>
      <w:marRight w:val="0"/>
      <w:marTop w:val="0"/>
      <w:marBottom w:val="0"/>
      <w:divBdr>
        <w:top w:val="none" w:sz="0" w:space="0" w:color="auto"/>
        <w:left w:val="none" w:sz="0" w:space="0" w:color="auto"/>
        <w:bottom w:val="none" w:sz="0" w:space="0" w:color="auto"/>
        <w:right w:val="none" w:sz="0" w:space="0" w:color="auto"/>
      </w:divBdr>
    </w:div>
    <w:div w:id="2009477999">
      <w:bodyDiv w:val="1"/>
      <w:marLeft w:val="0"/>
      <w:marRight w:val="0"/>
      <w:marTop w:val="0"/>
      <w:marBottom w:val="0"/>
      <w:divBdr>
        <w:top w:val="none" w:sz="0" w:space="0" w:color="auto"/>
        <w:left w:val="none" w:sz="0" w:space="0" w:color="auto"/>
        <w:bottom w:val="none" w:sz="0" w:space="0" w:color="auto"/>
        <w:right w:val="none" w:sz="0" w:space="0" w:color="auto"/>
      </w:divBdr>
    </w:div>
    <w:div w:id="2018462926">
      <w:bodyDiv w:val="1"/>
      <w:marLeft w:val="0"/>
      <w:marRight w:val="0"/>
      <w:marTop w:val="0"/>
      <w:marBottom w:val="0"/>
      <w:divBdr>
        <w:top w:val="none" w:sz="0" w:space="0" w:color="auto"/>
        <w:left w:val="none" w:sz="0" w:space="0" w:color="auto"/>
        <w:bottom w:val="none" w:sz="0" w:space="0" w:color="auto"/>
        <w:right w:val="none" w:sz="0" w:space="0" w:color="auto"/>
      </w:divBdr>
    </w:div>
    <w:div w:id="2023117726">
      <w:bodyDiv w:val="1"/>
      <w:marLeft w:val="0"/>
      <w:marRight w:val="0"/>
      <w:marTop w:val="0"/>
      <w:marBottom w:val="0"/>
      <w:divBdr>
        <w:top w:val="none" w:sz="0" w:space="0" w:color="auto"/>
        <w:left w:val="none" w:sz="0" w:space="0" w:color="auto"/>
        <w:bottom w:val="none" w:sz="0" w:space="0" w:color="auto"/>
        <w:right w:val="none" w:sz="0" w:space="0" w:color="auto"/>
      </w:divBdr>
    </w:div>
    <w:div w:id="2023436674">
      <w:bodyDiv w:val="1"/>
      <w:marLeft w:val="0"/>
      <w:marRight w:val="0"/>
      <w:marTop w:val="0"/>
      <w:marBottom w:val="0"/>
      <w:divBdr>
        <w:top w:val="none" w:sz="0" w:space="0" w:color="auto"/>
        <w:left w:val="none" w:sz="0" w:space="0" w:color="auto"/>
        <w:bottom w:val="none" w:sz="0" w:space="0" w:color="auto"/>
        <w:right w:val="none" w:sz="0" w:space="0" w:color="auto"/>
      </w:divBdr>
    </w:div>
    <w:div w:id="2023821601">
      <w:bodyDiv w:val="1"/>
      <w:marLeft w:val="0"/>
      <w:marRight w:val="0"/>
      <w:marTop w:val="0"/>
      <w:marBottom w:val="0"/>
      <w:divBdr>
        <w:top w:val="none" w:sz="0" w:space="0" w:color="auto"/>
        <w:left w:val="none" w:sz="0" w:space="0" w:color="auto"/>
        <w:bottom w:val="none" w:sz="0" w:space="0" w:color="auto"/>
        <w:right w:val="none" w:sz="0" w:space="0" w:color="auto"/>
      </w:divBdr>
    </w:div>
    <w:div w:id="2024866298">
      <w:bodyDiv w:val="1"/>
      <w:marLeft w:val="0"/>
      <w:marRight w:val="0"/>
      <w:marTop w:val="0"/>
      <w:marBottom w:val="0"/>
      <w:divBdr>
        <w:top w:val="none" w:sz="0" w:space="0" w:color="auto"/>
        <w:left w:val="none" w:sz="0" w:space="0" w:color="auto"/>
        <w:bottom w:val="none" w:sz="0" w:space="0" w:color="auto"/>
        <w:right w:val="none" w:sz="0" w:space="0" w:color="auto"/>
      </w:divBdr>
      <w:divsChild>
        <w:div w:id="933974436">
          <w:marLeft w:val="0"/>
          <w:marRight w:val="0"/>
          <w:marTop w:val="0"/>
          <w:marBottom w:val="0"/>
          <w:divBdr>
            <w:top w:val="none" w:sz="0" w:space="0" w:color="auto"/>
            <w:left w:val="none" w:sz="0" w:space="0" w:color="auto"/>
            <w:bottom w:val="none" w:sz="0" w:space="0" w:color="auto"/>
            <w:right w:val="none" w:sz="0" w:space="0" w:color="auto"/>
          </w:divBdr>
        </w:div>
        <w:div w:id="1067071927">
          <w:marLeft w:val="0"/>
          <w:marRight w:val="0"/>
          <w:marTop w:val="0"/>
          <w:marBottom w:val="0"/>
          <w:divBdr>
            <w:top w:val="none" w:sz="0" w:space="0" w:color="auto"/>
            <w:left w:val="none" w:sz="0" w:space="0" w:color="auto"/>
            <w:bottom w:val="dotted" w:sz="6" w:space="0" w:color="4B4E50"/>
            <w:right w:val="none" w:sz="0" w:space="0" w:color="auto"/>
          </w:divBdr>
          <w:divsChild>
            <w:div w:id="62996322">
              <w:marLeft w:val="0"/>
              <w:marRight w:val="0"/>
              <w:marTop w:val="0"/>
              <w:marBottom w:val="0"/>
              <w:divBdr>
                <w:top w:val="none" w:sz="0" w:space="0" w:color="auto"/>
                <w:left w:val="none" w:sz="0" w:space="0" w:color="auto"/>
                <w:bottom w:val="none" w:sz="0" w:space="0" w:color="auto"/>
                <w:right w:val="none" w:sz="0" w:space="0" w:color="auto"/>
              </w:divBdr>
              <w:divsChild>
                <w:div w:id="1505510892">
                  <w:marLeft w:val="0"/>
                  <w:marRight w:val="0"/>
                  <w:marTop w:val="0"/>
                  <w:marBottom w:val="0"/>
                  <w:divBdr>
                    <w:top w:val="none" w:sz="0" w:space="0" w:color="auto"/>
                    <w:left w:val="none" w:sz="0" w:space="0" w:color="auto"/>
                    <w:bottom w:val="none" w:sz="0" w:space="0" w:color="auto"/>
                    <w:right w:val="none" w:sz="0" w:space="0" w:color="auto"/>
                  </w:divBdr>
                </w:div>
              </w:divsChild>
            </w:div>
            <w:div w:id="419643735">
              <w:marLeft w:val="0"/>
              <w:marRight w:val="0"/>
              <w:marTop w:val="0"/>
              <w:marBottom w:val="0"/>
              <w:divBdr>
                <w:top w:val="none" w:sz="0" w:space="0" w:color="auto"/>
                <w:left w:val="none" w:sz="0" w:space="0" w:color="auto"/>
                <w:bottom w:val="none" w:sz="0" w:space="0" w:color="auto"/>
                <w:right w:val="none" w:sz="0" w:space="0" w:color="auto"/>
              </w:divBdr>
              <w:divsChild>
                <w:div w:id="1042703945">
                  <w:marLeft w:val="0"/>
                  <w:marRight w:val="0"/>
                  <w:marTop w:val="0"/>
                  <w:marBottom w:val="0"/>
                  <w:divBdr>
                    <w:top w:val="none" w:sz="0" w:space="0" w:color="auto"/>
                    <w:left w:val="none" w:sz="0" w:space="0" w:color="auto"/>
                    <w:bottom w:val="none" w:sz="0" w:space="0" w:color="auto"/>
                    <w:right w:val="none" w:sz="0" w:space="0" w:color="auto"/>
                  </w:divBdr>
                </w:div>
              </w:divsChild>
            </w:div>
            <w:div w:id="840658607">
              <w:marLeft w:val="0"/>
              <w:marRight w:val="0"/>
              <w:marTop w:val="0"/>
              <w:marBottom w:val="0"/>
              <w:divBdr>
                <w:top w:val="none" w:sz="0" w:space="0" w:color="auto"/>
                <w:left w:val="none" w:sz="0" w:space="0" w:color="auto"/>
                <w:bottom w:val="none" w:sz="0" w:space="0" w:color="auto"/>
                <w:right w:val="none" w:sz="0" w:space="0" w:color="auto"/>
              </w:divBdr>
            </w:div>
          </w:divsChild>
        </w:div>
        <w:div w:id="1224291678">
          <w:marLeft w:val="0"/>
          <w:marRight w:val="0"/>
          <w:marTop w:val="0"/>
          <w:marBottom w:val="75"/>
          <w:divBdr>
            <w:top w:val="none" w:sz="0" w:space="0" w:color="auto"/>
            <w:left w:val="none" w:sz="0" w:space="0" w:color="auto"/>
            <w:bottom w:val="none" w:sz="0" w:space="0" w:color="auto"/>
            <w:right w:val="none" w:sz="0" w:space="0" w:color="auto"/>
          </w:divBdr>
        </w:div>
      </w:divsChild>
    </w:div>
    <w:div w:id="2031561576">
      <w:bodyDiv w:val="1"/>
      <w:marLeft w:val="0"/>
      <w:marRight w:val="0"/>
      <w:marTop w:val="0"/>
      <w:marBottom w:val="0"/>
      <w:divBdr>
        <w:top w:val="none" w:sz="0" w:space="0" w:color="auto"/>
        <w:left w:val="none" w:sz="0" w:space="0" w:color="auto"/>
        <w:bottom w:val="none" w:sz="0" w:space="0" w:color="auto"/>
        <w:right w:val="none" w:sz="0" w:space="0" w:color="auto"/>
      </w:divBdr>
    </w:div>
    <w:div w:id="2034718917">
      <w:bodyDiv w:val="1"/>
      <w:marLeft w:val="0"/>
      <w:marRight w:val="0"/>
      <w:marTop w:val="0"/>
      <w:marBottom w:val="0"/>
      <w:divBdr>
        <w:top w:val="none" w:sz="0" w:space="0" w:color="auto"/>
        <w:left w:val="none" w:sz="0" w:space="0" w:color="auto"/>
        <w:bottom w:val="none" w:sz="0" w:space="0" w:color="auto"/>
        <w:right w:val="none" w:sz="0" w:space="0" w:color="auto"/>
      </w:divBdr>
    </w:div>
    <w:div w:id="2034723810">
      <w:bodyDiv w:val="1"/>
      <w:marLeft w:val="0"/>
      <w:marRight w:val="0"/>
      <w:marTop w:val="0"/>
      <w:marBottom w:val="0"/>
      <w:divBdr>
        <w:top w:val="none" w:sz="0" w:space="0" w:color="auto"/>
        <w:left w:val="none" w:sz="0" w:space="0" w:color="auto"/>
        <w:bottom w:val="none" w:sz="0" w:space="0" w:color="auto"/>
        <w:right w:val="none" w:sz="0" w:space="0" w:color="auto"/>
      </w:divBdr>
    </w:div>
    <w:div w:id="2037923903">
      <w:bodyDiv w:val="1"/>
      <w:marLeft w:val="0"/>
      <w:marRight w:val="0"/>
      <w:marTop w:val="0"/>
      <w:marBottom w:val="0"/>
      <w:divBdr>
        <w:top w:val="none" w:sz="0" w:space="0" w:color="auto"/>
        <w:left w:val="none" w:sz="0" w:space="0" w:color="auto"/>
        <w:bottom w:val="none" w:sz="0" w:space="0" w:color="auto"/>
        <w:right w:val="none" w:sz="0" w:space="0" w:color="auto"/>
      </w:divBdr>
    </w:div>
    <w:div w:id="2038314096">
      <w:bodyDiv w:val="1"/>
      <w:marLeft w:val="0"/>
      <w:marRight w:val="0"/>
      <w:marTop w:val="0"/>
      <w:marBottom w:val="0"/>
      <w:divBdr>
        <w:top w:val="none" w:sz="0" w:space="0" w:color="auto"/>
        <w:left w:val="none" w:sz="0" w:space="0" w:color="auto"/>
        <w:bottom w:val="none" w:sz="0" w:space="0" w:color="auto"/>
        <w:right w:val="none" w:sz="0" w:space="0" w:color="auto"/>
      </w:divBdr>
    </w:div>
    <w:div w:id="2040158515">
      <w:bodyDiv w:val="1"/>
      <w:marLeft w:val="0"/>
      <w:marRight w:val="0"/>
      <w:marTop w:val="0"/>
      <w:marBottom w:val="0"/>
      <w:divBdr>
        <w:top w:val="none" w:sz="0" w:space="0" w:color="auto"/>
        <w:left w:val="none" w:sz="0" w:space="0" w:color="auto"/>
        <w:bottom w:val="none" w:sz="0" w:space="0" w:color="auto"/>
        <w:right w:val="none" w:sz="0" w:space="0" w:color="auto"/>
      </w:divBdr>
    </w:div>
    <w:div w:id="2043551985">
      <w:bodyDiv w:val="1"/>
      <w:marLeft w:val="0"/>
      <w:marRight w:val="0"/>
      <w:marTop w:val="0"/>
      <w:marBottom w:val="0"/>
      <w:divBdr>
        <w:top w:val="none" w:sz="0" w:space="0" w:color="auto"/>
        <w:left w:val="none" w:sz="0" w:space="0" w:color="auto"/>
        <w:bottom w:val="none" w:sz="0" w:space="0" w:color="auto"/>
        <w:right w:val="none" w:sz="0" w:space="0" w:color="auto"/>
      </w:divBdr>
      <w:divsChild>
        <w:div w:id="978193965">
          <w:marLeft w:val="0"/>
          <w:marRight w:val="0"/>
          <w:marTop w:val="0"/>
          <w:marBottom w:val="0"/>
          <w:divBdr>
            <w:top w:val="none" w:sz="0" w:space="0" w:color="auto"/>
            <w:left w:val="none" w:sz="0" w:space="0" w:color="auto"/>
            <w:bottom w:val="none" w:sz="0" w:space="0" w:color="auto"/>
            <w:right w:val="none" w:sz="0" w:space="0" w:color="auto"/>
          </w:divBdr>
          <w:divsChild>
            <w:div w:id="1785146566">
              <w:marLeft w:val="0"/>
              <w:marRight w:val="0"/>
              <w:marTop w:val="0"/>
              <w:marBottom w:val="0"/>
              <w:divBdr>
                <w:top w:val="none" w:sz="0" w:space="0" w:color="auto"/>
                <w:left w:val="none" w:sz="0" w:space="0" w:color="auto"/>
                <w:bottom w:val="none" w:sz="0" w:space="0" w:color="auto"/>
                <w:right w:val="none" w:sz="0" w:space="0" w:color="auto"/>
              </w:divBdr>
              <w:divsChild>
                <w:div w:id="959070702">
                  <w:marLeft w:val="0"/>
                  <w:marRight w:val="0"/>
                  <w:marTop w:val="0"/>
                  <w:marBottom w:val="0"/>
                  <w:divBdr>
                    <w:top w:val="none" w:sz="0" w:space="0" w:color="auto"/>
                    <w:left w:val="none" w:sz="0" w:space="0" w:color="auto"/>
                    <w:bottom w:val="none" w:sz="0" w:space="0" w:color="auto"/>
                    <w:right w:val="none" w:sz="0" w:space="0" w:color="auto"/>
                  </w:divBdr>
                  <w:divsChild>
                    <w:div w:id="1025210841">
                      <w:marLeft w:val="0"/>
                      <w:marRight w:val="0"/>
                      <w:marTop w:val="0"/>
                      <w:marBottom w:val="0"/>
                      <w:divBdr>
                        <w:top w:val="none" w:sz="0" w:space="0" w:color="auto"/>
                        <w:left w:val="none" w:sz="0" w:space="0" w:color="auto"/>
                        <w:bottom w:val="none" w:sz="0" w:space="0" w:color="auto"/>
                        <w:right w:val="none" w:sz="0" w:space="0" w:color="auto"/>
                      </w:divBdr>
                      <w:divsChild>
                        <w:div w:id="1528328842">
                          <w:marLeft w:val="150"/>
                          <w:marRight w:val="150"/>
                          <w:marTop w:val="30"/>
                          <w:marBottom w:val="150"/>
                          <w:divBdr>
                            <w:top w:val="none" w:sz="0" w:space="0" w:color="auto"/>
                            <w:left w:val="none" w:sz="0" w:space="0" w:color="auto"/>
                            <w:bottom w:val="none" w:sz="0" w:space="0" w:color="auto"/>
                            <w:right w:val="none" w:sz="0" w:space="0" w:color="auto"/>
                          </w:divBdr>
                          <w:divsChild>
                            <w:div w:id="869336837">
                              <w:marLeft w:val="750"/>
                              <w:marRight w:val="0"/>
                              <w:marTop w:val="0"/>
                              <w:marBottom w:val="0"/>
                              <w:divBdr>
                                <w:top w:val="none" w:sz="0" w:space="0" w:color="auto"/>
                                <w:left w:val="none" w:sz="0" w:space="0" w:color="auto"/>
                                <w:bottom w:val="none" w:sz="0" w:space="0" w:color="auto"/>
                                <w:right w:val="none" w:sz="0" w:space="0" w:color="auto"/>
                              </w:divBdr>
                              <w:divsChild>
                                <w:div w:id="2091735992">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190726240">
                  <w:marLeft w:val="0"/>
                  <w:marRight w:val="0"/>
                  <w:marTop w:val="0"/>
                  <w:marBottom w:val="0"/>
                  <w:divBdr>
                    <w:top w:val="none" w:sz="0" w:space="0" w:color="auto"/>
                    <w:left w:val="none" w:sz="0" w:space="0" w:color="auto"/>
                    <w:bottom w:val="none" w:sz="0" w:space="0" w:color="auto"/>
                    <w:right w:val="none" w:sz="0" w:space="0" w:color="auto"/>
                  </w:divBdr>
                  <w:divsChild>
                    <w:div w:id="1412314931">
                      <w:marLeft w:val="0"/>
                      <w:marRight w:val="0"/>
                      <w:marTop w:val="0"/>
                      <w:marBottom w:val="0"/>
                      <w:divBdr>
                        <w:top w:val="none" w:sz="0" w:space="0" w:color="auto"/>
                        <w:left w:val="none" w:sz="0" w:space="0" w:color="auto"/>
                        <w:bottom w:val="none" w:sz="0" w:space="0" w:color="auto"/>
                        <w:right w:val="none" w:sz="0" w:space="0" w:color="auto"/>
                      </w:divBdr>
                      <w:divsChild>
                        <w:div w:id="875968745">
                          <w:marLeft w:val="150"/>
                          <w:marRight w:val="150"/>
                          <w:marTop w:val="30"/>
                          <w:marBottom w:val="30"/>
                          <w:divBdr>
                            <w:top w:val="none" w:sz="0" w:space="0" w:color="auto"/>
                            <w:left w:val="none" w:sz="0" w:space="0" w:color="auto"/>
                            <w:bottom w:val="none" w:sz="0" w:space="0" w:color="auto"/>
                            <w:right w:val="none" w:sz="0" w:space="0" w:color="auto"/>
                          </w:divBdr>
                          <w:divsChild>
                            <w:div w:id="2005011725">
                              <w:marLeft w:val="750"/>
                              <w:marRight w:val="0"/>
                              <w:marTop w:val="0"/>
                              <w:marBottom w:val="0"/>
                              <w:divBdr>
                                <w:top w:val="none" w:sz="0" w:space="0" w:color="auto"/>
                                <w:left w:val="none" w:sz="0" w:space="0" w:color="auto"/>
                                <w:bottom w:val="none" w:sz="0" w:space="0" w:color="auto"/>
                                <w:right w:val="none" w:sz="0" w:space="0" w:color="auto"/>
                              </w:divBdr>
                              <w:divsChild>
                                <w:div w:id="952907833">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790428">
      <w:bodyDiv w:val="1"/>
      <w:marLeft w:val="0"/>
      <w:marRight w:val="0"/>
      <w:marTop w:val="0"/>
      <w:marBottom w:val="0"/>
      <w:divBdr>
        <w:top w:val="none" w:sz="0" w:space="0" w:color="auto"/>
        <w:left w:val="none" w:sz="0" w:space="0" w:color="auto"/>
        <w:bottom w:val="none" w:sz="0" w:space="0" w:color="auto"/>
        <w:right w:val="none" w:sz="0" w:space="0" w:color="auto"/>
      </w:divBdr>
    </w:div>
    <w:div w:id="2045323711">
      <w:bodyDiv w:val="1"/>
      <w:marLeft w:val="0"/>
      <w:marRight w:val="0"/>
      <w:marTop w:val="0"/>
      <w:marBottom w:val="0"/>
      <w:divBdr>
        <w:top w:val="none" w:sz="0" w:space="0" w:color="auto"/>
        <w:left w:val="none" w:sz="0" w:space="0" w:color="auto"/>
        <w:bottom w:val="none" w:sz="0" w:space="0" w:color="auto"/>
        <w:right w:val="none" w:sz="0" w:space="0" w:color="auto"/>
      </w:divBdr>
    </w:div>
    <w:div w:id="2054041191">
      <w:bodyDiv w:val="1"/>
      <w:marLeft w:val="0"/>
      <w:marRight w:val="0"/>
      <w:marTop w:val="0"/>
      <w:marBottom w:val="0"/>
      <w:divBdr>
        <w:top w:val="none" w:sz="0" w:space="0" w:color="auto"/>
        <w:left w:val="none" w:sz="0" w:space="0" w:color="auto"/>
        <w:bottom w:val="none" w:sz="0" w:space="0" w:color="auto"/>
        <w:right w:val="none" w:sz="0" w:space="0" w:color="auto"/>
      </w:divBdr>
    </w:div>
    <w:div w:id="2056929329">
      <w:bodyDiv w:val="1"/>
      <w:marLeft w:val="0"/>
      <w:marRight w:val="0"/>
      <w:marTop w:val="0"/>
      <w:marBottom w:val="0"/>
      <w:divBdr>
        <w:top w:val="none" w:sz="0" w:space="0" w:color="auto"/>
        <w:left w:val="none" w:sz="0" w:space="0" w:color="auto"/>
        <w:bottom w:val="none" w:sz="0" w:space="0" w:color="auto"/>
        <w:right w:val="none" w:sz="0" w:space="0" w:color="auto"/>
      </w:divBdr>
    </w:div>
    <w:div w:id="2071683283">
      <w:bodyDiv w:val="1"/>
      <w:marLeft w:val="0"/>
      <w:marRight w:val="0"/>
      <w:marTop w:val="0"/>
      <w:marBottom w:val="0"/>
      <w:divBdr>
        <w:top w:val="none" w:sz="0" w:space="0" w:color="auto"/>
        <w:left w:val="none" w:sz="0" w:space="0" w:color="auto"/>
        <w:bottom w:val="none" w:sz="0" w:space="0" w:color="auto"/>
        <w:right w:val="none" w:sz="0" w:space="0" w:color="auto"/>
      </w:divBdr>
    </w:div>
    <w:div w:id="2072803238">
      <w:bodyDiv w:val="1"/>
      <w:marLeft w:val="0"/>
      <w:marRight w:val="0"/>
      <w:marTop w:val="0"/>
      <w:marBottom w:val="0"/>
      <w:divBdr>
        <w:top w:val="none" w:sz="0" w:space="0" w:color="auto"/>
        <w:left w:val="none" w:sz="0" w:space="0" w:color="auto"/>
        <w:bottom w:val="none" w:sz="0" w:space="0" w:color="auto"/>
        <w:right w:val="none" w:sz="0" w:space="0" w:color="auto"/>
      </w:divBdr>
    </w:div>
    <w:div w:id="2081099405">
      <w:bodyDiv w:val="1"/>
      <w:marLeft w:val="0"/>
      <w:marRight w:val="0"/>
      <w:marTop w:val="0"/>
      <w:marBottom w:val="0"/>
      <w:divBdr>
        <w:top w:val="none" w:sz="0" w:space="0" w:color="auto"/>
        <w:left w:val="none" w:sz="0" w:space="0" w:color="auto"/>
        <w:bottom w:val="none" w:sz="0" w:space="0" w:color="auto"/>
        <w:right w:val="none" w:sz="0" w:space="0" w:color="auto"/>
      </w:divBdr>
      <w:divsChild>
        <w:div w:id="637801990">
          <w:marLeft w:val="0"/>
          <w:marRight w:val="0"/>
          <w:marTop w:val="0"/>
          <w:marBottom w:val="0"/>
          <w:divBdr>
            <w:top w:val="none" w:sz="0" w:space="0" w:color="auto"/>
            <w:left w:val="none" w:sz="0" w:space="0" w:color="auto"/>
            <w:bottom w:val="none" w:sz="0" w:space="0" w:color="auto"/>
            <w:right w:val="none" w:sz="0" w:space="0" w:color="auto"/>
          </w:divBdr>
          <w:divsChild>
            <w:div w:id="1735464142">
              <w:marLeft w:val="0"/>
              <w:marRight w:val="0"/>
              <w:marTop w:val="0"/>
              <w:marBottom w:val="0"/>
              <w:divBdr>
                <w:top w:val="none" w:sz="0" w:space="0" w:color="auto"/>
                <w:left w:val="none" w:sz="0" w:space="0" w:color="auto"/>
                <w:bottom w:val="none" w:sz="0" w:space="0" w:color="auto"/>
                <w:right w:val="none" w:sz="0" w:space="0" w:color="auto"/>
              </w:divBdr>
            </w:div>
          </w:divsChild>
        </w:div>
        <w:div w:id="708605226">
          <w:marLeft w:val="0"/>
          <w:marRight w:val="0"/>
          <w:marTop w:val="0"/>
          <w:marBottom w:val="0"/>
          <w:divBdr>
            <w:top w:val="none" w:sz="0" w:space="0" w:color="auto"/>
            <w:left w:val="none" w:sz="0" w:space="0" w:color="auto"/>
            <w:bottom w:val="none" w:sz="0" w:space="0" w:color="auto"/>
            <w:right w:val="none" w:sz="0" w:space="0" w:color="auto"/>
          </w:divBdr>
          <w:divsChild>
            <w:div w:id="79490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04380">
      <w:bodyDiv w:val="1"/>
      <w:marLeft w:val="0"/>
      <w:marRight w:val="0"/>
      <w:marTop w:val="0"/>
      <w:marBottom w:val="0"/>
      <w:divBdr>
        <w:top w:val="none" w:sz="0" w:space="0" w:color="auto"/>
        <w:left w:val="none" w:sz="0" w:space="0" w:color="auto"/>
        <w:bottom w:val="none" w:sz="0" w:space="0" w:color="auto"/>
        <w:right w:val="none" w:sz="0" w:space="0" w:color="auto"/>
      </w:divBdr>
    </w:div>
    <w:div w:id="2087070387">
      <w:bodyDiv w:val="1"/>
      <w:marLeft w:val="0"/>
      <w:marRight w:val="0"/>
      <w:marTop w:val="0"/>
      <w:marBottom w:val="0"/>
      <w:divBdr>
        <w:top w:val="none" w:sz="0" w:space="0" w:color="auto"/>
        <w:left w:val="none" w:sz="0" w:space="0" w:color="auto"/>
        <w:bottom w:val="none" w:sz="0" w:space="0" w:color="auto"/>
        <w:right w:val="none" w:sz="0" w:space="0" w:color="auto"/>
      </w:divBdr>
    </w:div>
    <w:div w:id="2089226142">
      <w:bodyDiv w:val="1"/>
      <w:marLeft w:val="0"/>
      <w:marRight w:val="0"/>
      <w:marTop w:val="0"/>
      <w:marBottom w:val="0"/>
      <w:divBdr>
        <w:top w:val="none" w:sz="0" w:space="0" w:color="auto"/>
        <w:left w:val="none" w:sz="0" w:space="0" w:color="auto"/>
        <w:bottom w:val="none" w:sz="0" w:space="0" w:color="auto"/>
        <w:right w:val="none" w:sz="0" w:space="0" w:color="auto"/>
      </w:divBdr>
    </w:div>
    <w:div w:id="2092502149">
      <w:bodyDiv w:val="1"/>
      <w:marLeft w:val="0"/>
      <w:marRight w:val="0"/>
      <w:marTop w:val="0"/>
      <w:marBottom w:val="0"/>
      <w:divBdr>
        <w:top w:val="none" w:sz="0" w:space="0" w:color="auto"/>
        <w:left w:val="none" w:sz="0" w:space="0" w:color="auto"/>
        <w:bottom w:val="none" w:sz="0" w:space="0" w:color="auto"/>
        <w:right w:val="none" w:sz="0" w:space="0" w:color="auto"/>
      </w:divBdr>
    </w:div>
    <w:div w:id="2093314718">
      <w:bodyDiv w:val="1"/>
      <w:marLeft w:val="0"/>
      <w:marRight w:val="0"/>
      <w:marTop w:val="0"/>
      <w:marBottom w:val="0"/>
      <w:divBdr>
        <w:top w:val="none" w:sz="0" w:space="0" w:color="auto"/>
        <w:left w:val="none" w:sz="0" w:space="0" w:color="auto"/>
        <w:bottom w:val="none" w:sz="0" w:space="0" w:color="auto"/>
        <w:right w:val="none" w:sz="0" w:space="0" w:color="auto"/>
      </w:divBdr>
    </w:div>
    <w:div w:id="2100910545">
      <w:bodyDiv w:val="1"/>
      <w:marLeft w:val="0"/>
      <w:marRight w:val="0"/>
      <w:marTop w:val="0"/>
      <w:marBottom w:val="0"/>
      <w:divBdr>
        <w:top w:val="none" w:sz="0" w:space="0" w:color="auto"/>
        <w:left w:val="none" w:sz="0" w:space="0" w:color="auto"/>
        <w:bottom w:val="none" w:sz="0" w:space="0" w:color="auto"/>
        <w:right w:val="none" w:sz="0" w:space="0" w:color="auto"/>
      </w:divBdr>
    </w:div>
    <w:div w:id="2101636687">
      <w:bodyDiv w:val="1"/>
      <w:marLeft w:val="0"/>
      <w:marRight w:val="0"/>
      <w:marTop w:val="0"/>
      <w:marBottom w:val="0"/>
      <w:divBdr>
        <w:top w:val="none" w:sz="0" w:space="0" w:color="auto"/>
        <w:left w:val="none" w:sz="0" w:space="0" w:color="auto"/>
        <w:bottom w:val="none" w:sz="0" w:space="0" w:color="auto"/>
        <w:right w:val="none" w:sz="0" w:space="0" w:color="auto"/>
      </w:divBdr>
      <w:divsChild>
        <w:div w:id="889420774">
          <w:marLeft w:val="75"/>
          <w:marRight w:val="0"/>
          <w:marTop w:val="0"/>
          <w:marBottom w:val="180"/>
          <w:divBdr>
            <w:top w:val="none" w:sz="0" w:space="0" w:color="auto"/>
            <w:left w:val="none" w:sz="0" w:space="0" w:color="auto"/>
            <w:bottom w:val="none" w:sz="0" w:space="0" w:color="auto"/>
            <w:right w:val="none" w:sz="0" w:space="0" w:color="auto"/>
          </w:divBdr>
        </w:div>
        <w:div w:id="1463890207">
          <w:marLeft w:val="0"/>
          <w:marRight w:val="0"/>
          <w:marTop w:val="0"/>
          <w:marBottom w:val="0"/>
          <w:divBdr>
            <w:top w:val="none" w:sz="0" w:space="0" w:color="auto"/>
            <w:left w:val="none" w:sz="0" w:space="0" w:color="auto"/>
            <w:bottom w:val="none" w:sz="0" w:space="0" w:color="auto"/>
            <w:right w:val="none" w:sz="0" w:space="0" w:color="auto"/>
          </w:divBdr>
          <w:divsChild>
            <w:div w:id="134848697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03212091">
      <w:bodyDiv w:val="1"/>
      <w:marLeft w:val="0"/>
      <w:marRight w:val="0"/>
      <w:marTop w:val="0"/>
      <w:marBottom w:val="0"/>
      <w:divBdr>
        <w:top w:val="none" w:sz="0" w:space="0" w:color="auto"/>
        <w:left w:val="none" w:sz="0" w:space="0" w:color="auto"/>
        <w:bottom w:val="none" w:sz="0" w:space="0" w:color="auto"/>
        <w:right w:val="none" w:sz="0" w:space="0" w:color="auto"/>
      </w:divBdr>
    </w:div>
    <w:div w:id="2106682689">
      <w:bodyDiv w:val="1"/>
      <w:marLeft w:val="0"/>
      <w:marRight w:val="0"/>
      <w:marTop w:val="0"/>
      <w:marBottom w:val="0"/>
      <w:divBdr>
        <w:top w:val="none" w:sz="0" w:space="0" w:color="auto"/>
        <w:left w:val="none" w:sz="0" w:space="0" w:color="auto"/>
        <w:bottom w:val="none" w:sz="0" w:space="0" w:color="auto"/>
        <w:right w:val="none" w:sz="0" w:space="0" w:color="auto"/>
      </w:divBdr>
    </w:div>
    <w:div w:id="2107772843">
      <w:bodyDiv w:val="1"/>
      <w:marLeft w:val="0"/>
      <w:marRight w:val="0"/>
      <w:marTop w:val="0"/>
      <w:marBottom w:val="0"/>
      <w:divBdr>
        <w:top w:val="none" w:sz="0" w:space="0" w:color="auto"/>
        <w:left w:val="none" w:sz="0" w:space="0" w:color="auto"/>
        <w:bottom w:val="none" w:sz="0" w:space="0" w:color="auto"/>
        <w:right w:val="none" w:sz="0" w:space="0" w:color="auto"/>
      </w:divBdr>
      <w:divsChild>
        <w:div w:id="646980194">
          <w:marLeft w:val="0"/>
          <w:marRight w:val="0"/>
          <w:marTop w:val="0"/>
          <w:marBottom w:val="0"/>
          <w:divBdr>
            <w:top w:val="none" w:sz="0" w:space="0" w:color="auto"/>
            <w:left w:val="none" w:sz="0" w:space="0" w:color="auto"/>
            <w:bottom w:val="none" w:sz="0" w:space="0" w:color="auto"/>
            <w:right w:val="none" w:sz="0" w:space="0" w:color="auto"/>
          </w:divBdr>
          <w:divsChild>
            <w:div w:id="1286473519">
              <w:marLeft w:val="0"/>
              <w:marRight w:val="0"/>
              <w:marTop w:val="0"/>
              <w:marBottom w:val="0"/>
              <w:divBdr>
                <w:top w:val="none" w:sz="0" w:space="0" w:color="auto"/>
                <w:left w:val="none" w:sz="0" w:space="0" w:color="auto"/>
                <w:bottom w:val="none" w:sz="0" w:space="0" w:color="auto"/>
                <w:right w:val="none" w:sz="0" w:space="0" w:color="auto"/>
              </w:divBdr>
            </w:div>
          </w:divsChild>
        </w:div>
        <w:div w:id="1334726932">
          <w:marLeft w:val="0"/>
          <w:marRight w:val="0"/>
          <w:marTop w:val="0"/>
          <w:marBottom w:val="0"/>
          <w:divBdr>
            <w:top w:val="none" w:sz="0" w:space="0" w:color="auto"/>
            <w:left w:val="none" w:sz="0" w:space="0" w:color="auto"/>
            <w:bottom w:val="none" w:sz="0" w:space="0" w:color="auto"/>
            <w:right w:val="none" w:sz="0" w:space="0" w:color="auto"/>
          </w:divBdr>
          <w:divsChild>
            <w:div w:id="1890189954">
              <w:marLeft w:val="0"/>
              <w:marRight w:val="0"/>
              <w:marTop w:val="0"/>
              <w:marBottom w:val="0"/>
              <w:divBdr>
                <w:top w:val="none" w:sz="0" w:space="0" w:color="auto"/>
                <w:left w:val="none" w:sz="0" w:space="0" w:color="auto"/>
                <w:bottom w:val="none" w:sz="0" w:space="0" w:color="auto"/>
                <w:right w:val="none" w:sz="0" w:space="0" w:color="auto"/>
              </w:divBdr>
            </w:div>
          </w:divsChild>
        </w:div>
        <w:div w:id="1397898680">
          <w:marLeft w:val="0"/>
          <w:marRight w:val="0"/>
          <w:marTop w:val="0"/>
          <w:marBottom w:val="0"/>
          <w:divBdr>
            <w:top w:val="none" w:sz="0" w:space="0" w:color="auto"/>
            <w:left w:val="none" w:sz="0" w:space="0" w:color="auto"/>
            <w:bottom w:val="none" w:sz="0" w:space="0" w:color="auto"/>
            <w:right w:val="none" w:sz="0" w:space="0" w:color="auto"/>
          </w:divBdr>
          <w:divsChild>
            <w:div w:id="647054600">
              <w:marLeft w:val="0"/>
              <w:marRight w:val="0"/>
              <w:marTop w:val="0"/>
              <w:marBottom w:val="0"/>
              <w:divBdr>
                <w:top w:val="none" w:sz="0" w:space="0" w:color="auto"/>
                <w:left w:val="none" w:sz="0" w:space="0" w:color="auto"/>
                <w:bottom w:val="none" w:sz="0" w:space="0" w:color="auto"/>
                <w:right w:val="none" w:sz="0" w:space="0" w:color="auto"/>
              </w:divBdr>
            </w:div>
          </w:divsChild>
        </w:div>
        <w:div w:id="1561474036">
          <w:marLeft w:val="0"/>
          <w:marRight w:val="0"/>
          <w:marTop w:val="0"/>
          <w:marBottom w:val="0"/>
          <w:divBdr>
            <w:top w:val="none" w:sz="0" w:space="0" w:color="auto"/>
            <w:left w:val="none" w:sz="0" w:space="0" w:color="auto"/>
            <w:bottom w:val="none" w:sz="0" w:space="0" w:color="auto"/>
            <w:right w:val="none" w:sz="0" w:space="0" w:color="auto"/>
          </w:divBdr>
          <w:divsChild>
            <w:div w:id="720180198">
              <w:marLeft w:val="0"/>
              <w:marRight w:val="0"/>
              <w:marTop w:val="0"/>
              <w:marBottom w:val="0"/>
              <w:divBdr>
                <w:top w:val="none" w:sz="0" w:space="0" w:color="auto"/>
                <w:left w:val="none" w:sz="0" w:space="0" w:color="auto"/>
                <w:bottom w:val="none" w:sz="0" w:space="0" w:color="auto"/>
                <w:right w:val="none" w:sz="0" w:space="0" w:color="auto"/>
              </w:divBdr>
            </w:div>
          </w:divsChild>
        </w:div>
        <w:div w:id="1766804441">
          <w:marLeft w:val="0"/>
          <w:marRight w:val="0"/>
          <w:marTop w:val="0"/>
          <w:marBottom w:val="0"/>
          <w:divBdr>
            <w:top w:val="none" w:sz="0" w:space="0" w:color="auto"/>
            <w:left w:val="none" w:sz="0" w:space="0" w:color="auto"/>
            <w:bottom w:val="none" w:sz="0" w:space="0" w:color="auto"/>
            <w:right w:val="none" w:sz="0" w:space="0" w:color="auto"/>
          </w:divBdr>
          <w:divsChild>
            <w:div w:id="105160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801448">
      <w:bodyDiv w:val="1"/>
      <w:marLeft w:val="0"/>
      <w:marRight w:val="0"/>
      <w:marTop w:val="0"/>
      <w:marBottom w:val="0"/>
      <w:divBdr>
        <w:top w:val="none" w:sz="0" w:space="0" w:color="auto"/>
        <w:left w:val="none" w:sz="0" w:space="0" w:color="auto"/>
        <w:bottom w:val="none" w:sz="0" w:space="0" w:color="auto"/>
        <w:right w:val="none" w:sz="0" w:space="0" w:color="auto"/>
      </w:divBdr>
    </w:div>
    <w:div w:id="2110199839">
      <w:bodyDiv w:val="1"/>
      <w:marLeft w:val="0"/>
      <w:marRight w:val="0"/>
      <w:marTop w:val="0"/>
      <w:marBottom w:val="0"/>
      <w:divBdr>
        <w:top w:val="none" w:sz="0" w:space="0" w:color="auto"/>
        <w:left w:val="none" w:sz="0" w:space="0" w:color="auto"/>
        <w:bottom w:val="none" w:sz="0" w:space="0" w:color="auto"/>
        <w:right w:val="none" w:sz="0" w:space="0" w:color="auto"/>
      </w:divBdr>
    </w:div>
    <w:div w:id="2111923191">
      <w:bodyDiv w:val="1"/>
      <w:marLeft w:val="0"/>
      <w:marRight w:val="0"/>
      <w:marTop w:val="0"/>
      <w:marBottom w:val="0"/>
      <w:divBdr>
        <w:top w:val="none" w:sz="0" w:space="0" w:color="auto"/>
        <w:left w:val="none" w:sz="0" w:space="0" w:color="auto"/>
        <w:bottom w:val="none" w:sz="0" w:space="0" w:color="auto"/>
        <w:right w:val="none" w:sz="0" w:space="0" w:color="auto"/>
      </w:divBdr>
      <w:divsChild>
        <w:div w:id="850728297">
          <w:marLeft w:val="0"/>
          <w:marRight w:val="0"/>
          <w:marTop w:val="0"/>
          <w:marBottom w:val="0"/>
          <w:divBdr>
            <w:top w:val="none" w:sz="0" w:space="0" w:color="auto"/>
            <w:left w:val="none" w:sz="0" w:space="0" w:color="auto"/>
            <w:bottom w:val="none" w:sz="0" w:space="0" w:color="auto"/>
            <w:right w:val="none" w:sz="0" w:space="0" w:color="auto"/>
          </w:divBdr>
        </w:div>
      </w:divsChild>
    </w:div>
    <w:div w:id="2115322747">
      <w:bodyDiv w:val="1"/>
      <w:marLeft w:val="0"/>
      <w:marRight w:val="0"/>
      <w:marTop w:val="0"/>
      <w:marBottom w:val="0"/>
      <w:divBdr>
        <w:top w:val="none" w:sz="0" w:space="0" w:color="auto"/>
        <w:left w:val="none" w:sz="0" w:space="0" w:color="auto"/>
        <w:bottom w:val="none" w:sz="0" w:space="0" w:color="auto"/>
        <w:right w:val="none" w:sz="0" w:space="0" w:color="auto"/>
      </w:divBdr>
    </w:div>
    <w:div w:id="2116364199">
      <w:bodyDiv w:val="1"/>
      <w:marLeft w:val="0"/>
      <w:marRight w:val="0"/>
      <w:marTop w:val="0"/>
      <w:marBottom w:val="0"/>
      <w:divBdr>
        <w:top w:val="none" w:sz="0" w:space="0" w:color="auto"/>
        <w:left w:val="none" w:sz="0" w:space="0" w:color="auto"/>
        <w:bottom w:val="none" w:sz="0" w:space="0" w:color="auto"/>
        <w:right w:val="none" w:sz="0" w:space="0" w:color="auto"/>
      </w:divBdr>
    </w:div>
    <w:div w:id="2119985792">
      <w:bodyDiv w:val="1"/>
      <w:marLeft w:val="0"/>
      <w:marRight w:val="0"/>
      <w:marTop w:val="0"/>
      <w:marBottom w:val="0"/>
      <w:divBdr>
        <w:top w:val="none" w:sz="0" w:space="0" w:color="auto"/>
        <w:left w:val="none" w:sz="0" w:space="0" w:color="auto"/>
        <w:bottom w:val="none" w:sz="0" w:space="0" w:color="auto"/>
        <w:right w:val="none" w:sz="0" w:space="0" w:color="auto"/>
      </w:divBdr>
      <w:divsChild>
        <w:div w:id="170336599">
          <w:blockQuote w:val="1"/>
          <w:marLeft w:val="0"/>
          <w:marRight w:val="720"/>
          <w:marTop w:val="0"/>
          <w:marBottom w:val="0"/>
          <w:divBdr>
            <w:top w:val="none" w:sz="0" w:space="0" w:color="auto"/>
            <w:left w:val="none" w:sz="0" w:space="0" w:color="auto"/>
            <w:bottom w:val="none" w:sz="0" w:space="0" w:color="auto"/>
            <w:right w:val="none" w:sz="0" w:space="0" w:color="auto"/>
          </w:divBdr>
        </w:div>
        <w:div w:id="413287747">
          <w:blockQuote w:val="1"/>
          <w:marLeft w:val="0"/>
          <w:marRight w:val="720"/>
          <w:marTop w:val="0"/>
          <w:marBottom w:val="0"/>
          <w:divBdr>
            <w:top w:val="none" w:sz="0" w:space="0" w:color="auto"/>
            <w:left w:val="none" w:sz="0" w:space="0" w:color="auto"/>
            <w:bottom w:val="none" w:sz="0" w:space="0" w:color="auto"/>
            <w:right w:val="none" w:sz="0" w:space="0" w:color="auto"/>
          </w:divBdr>
        </w:div>
        <w:div w:id="726688945">
          <w:blockQuote w:val="1"/>
          <w:marLeft w:val="0"/>
          <w:marRight w:val="720"/>
          <w:marTop w:val="0"/>
          <w:marBottom w:val="0"/>
          <w:divBdr>
            <w:top w:val="none" w:sz="0" w:space="0" w:color="auto"/>
            <w:left w:val="none" w:sz="0" w:space="0" w:color="auto"/>
            <w:bottom w:val="none" w:sz="0" w:space="0" w:color="auto"/>
            <w:right w:val="none" w:sz="0" w:space="0" w:color="auto"/>
          </w:divBdr>
        </w:div>
      </w:divsChild>
    </w:div>
    <w:div w:id="2125952177">
      <w:bodyDiv w:val="1"/>
      <w:marLeft w:val="0"/>
      <w:marRight w:val="0"/>
      <w:marTop w:val="0"/>
      <w:marBottom w:val="0"/>
      <w:divBdr>
        <w:top w:val="none" w:sz="0" w:space="0" w:color="auto"/>
        <w:left w:val="none" w:sz="0" w:space="0" w:color="auto"/>
        <w:bottom w:val="none" w:sz="0" w:space="0" w:color="auto"/>
        <w:right w:val="none" w:sz="0" w:space="0" w:color="auto"/>
      </w:divBdr>
    </w:div>
    <w:div w:id="2130777899">
      <w:bodyDiv w:val="1"/>
      <w:marLeft w:val="0"/>
      <w:marRight w:val="0"/>
      <w:marTop w:val="0"/>
      <w:marBottom w:val="0"/>
      <w:divBdr>
        <w:top w:val="none" w:sz="0" w:space="0" w:color="auto"/>
        <w:left w:val="none" w:sz="0" w:space="0" w:color="auto"/>
        <w:bottom w:val="none" w:sz="0" w:space="0" w:color="auto"/>
        <w:right w:val="none" w:sz="0" w:space="0" w:color="auto"/>
      </w:divBdr>
    </w:div>
    <w:div w:id="2135294631">
      <w:bodyDiv w:val="1"/>
      <w:marLeft w:val="0"/>
      <w:marRight w:val="0"/>
      <w:marTop w:val="0"/>
      <w:marBottom w:val="0"/>
      <w:divBdr>
        <w:top w:val="none" w:sz="0" w:space="0" w:color="auto"/>
        <w:left w:val="none" w:sz="0" w:space="0" w:color="auto"/>
        <w:bottom w:val="none" w:sz="0" w:space="0" w:color="auto"/>
        <w:right w:val="none" w:sz="0" w:space="0" w:color="auto"/>
      </w:divBdr>
    </w:div>
    <w:div w:id="2136754428">
      <w:bodyDiv w:val="1"/>
      <w:marLeft w:val="0"/>
      <w:marRight w:val="0"/>
      <w:marTop w:val="0"/>
      <w:marBottom w:val="0"/>
      <w:divBdr>
        <w:top w:val="none" w:sz="0" w:space="0" w:color="auto"/>
        <w:left w:val="none" w:sz="0" w:space="0" w:color="auto"/>
        <w:bottom w:val="none" w:sz="0" w:space="0" w:color="auto"/>
        <w:right w:val="none" w:sz="0" w:space="0" w:color="auto"/>
      </w:divBdr>
    </w:div>
    <w:div w:id="2137675774">
      <w:bodyDiv w:val="1"/>
      <w:marLeft w:val="0"/>
      <w:marRight w:val="0"/>
      <w:marTop w:val="0"/>
      <w:marBottom w:val="0"/>
      <w:divBdr>
        <w:top w:val="none" w:sz="0" w:space="0" w:color="auto"/>
        <w:left w:val="none" w:sz="0" w:space="0" w:color="auto"/>
        <w:bottom w:val="none" w:sz="0" w:space="0" w:color="auto"/>
        <w:right w:val="none" w:sz="0" w:space="0" w:color="auto"/>
      </w:divBdr>
      <w:divsChild>
        <w:div w:id="629045977">
          <w:marLeft w:val="0"/>
          <w:marRight w:val="0"/>
          <w:marTop w:val="0"/>
          <w:marBottom w:val="0"/>
          <w:divBdr>
            <w:top w:val="none" w:sz="0" w:space="0" w:color="auto"/>
            <w:left w:val="none" w:sz="0" w:space="0" w:color="auto"/>
            <w:bottom w:val="none" w:sz="0" w:space="0" w:color="auto"/>
            <w:right w:val="none" w:sz="0" w:space="0" w:color="auto"/>
          </w:divBdr>
        </w:div>
        <w:div w:id="882710511">
          <w:marLeft w:val="0"/>
          <w:marRight w:val="0"/>
          <w:marTop w:val="0"/>
          <w:marBottom w:val="0"/>
          <w:divBdr>
            <w:top w:val="none" w:sz="0" w:space="0" w:color="auto"/>
            <w:left w:val="none" w:sz="0" w:space="0" w:color="auto"/>
            <w:bottom w:val="none" w:sz="0" w:space="0" w:color="auto"/>
            <w:right w:val="none" w:sz="0" w:space="0" w:color="auto"/>
          </w:divBdr>
          <w:divsChild>
            <w:div w:id="1819616590">
              <w:marLeft w:val="180"/>
              <w:marRight w:val="240"/>
              <w:marTop w:val="0"/>
              <w:marBottom w:val="0"/>
              <w:divBdr>
                <w:top w:val="none" w:sz="0" w:space="0" w:color="auto"/>
                <w:left w:val="none" w:sz="0" w:space="0" w:color="auto"/>
                <w:bottom w:val="none" w:sz="0" w:space="0" w:color="auto"/>
                <w:right w:val="none" w:sz="0" w:space="0" w:color="auto"/>
              </w:divBdr>
              <w:divsChild>
                <w:div w:id="12420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15243">
          <w:marLeft w:val="0"/>
          <w:marRight w:val="0"/>
          <w:marTop w:val="0"/>
          <w:marBottom w:val="0"/>
          <w:divBdr>
            <w:top w:val="none" w:sz="0" w:space="0" w:color="auto"/>
            <w:left w:val="none" w:sz="0" w:space="0" w:color="auto"/>
            <w:bottom w:val="none" w:sz="0" w:space="0" w:color="auto"/>
            <w:right w:val="none" w:sz="0" w:space="0" w:color="auto"/>
          </w:divBdr>
          <w:divsChild>
            <w:div w:id="452745937">
              <w:marLeft w:val="180"/>
              <w:marRight w:val="240"/>
              <w:marTop w:val="0"/>
              <w:marBottom w:val="0"/>
              <w:divBdr>
                <w:top w:val="none" w:sz="0" w:space="0" w:color="auto"/>
                <w:left w:val="none" w:sz="0" w:space="0" w:color="auto"/>
                <w:bottom w:val="none" w:sz="0" w:space="0" w:color="auto"/>
                <w:right w:val="none" w:sz="0" w:space="0" w:color="auto"/>
              </w:divBdr>
              <w:divsChild>
                <w:div w:id="12801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18445">
          <w:marLeft w:val="0"/>
          <w:marRight w:val="0"/>
          <w:marTop w:val="0"/>
          <w:marBottom w:val="0"/>
          <w:divBdr>
            <w:top w:val="none" w:sz="0" w:space="0" w:color="auto"/>
            <w:left w:val="none" w:sz="0" w:space="0" w:color="auto"/>
            <w:bottom w:val="none" w:sz="0" w:space="0" w:color="auto"/>
            <w:right w:val="none" w:sz="0" w:space="0" w:color="auto"/>
          </w:divBdr>
          <w:divsChild>
            <w:div w:id="1220436717">
              <w:marLeft w:val="180"/>
              <w:marRight w:val="240"/>
              <w:marTop w:val="0"/>
              <w:marBottom w:val="0"/>
              <w:divBdr>
                <w:top w:val="none" w:sz="0" w:space="0" w:color="auto"/>
                <w:left w:val="none" w:sz="0" w:space="0" w:color="auto"/>
                <w:bottom w:val="none" w:sz="0" w:space="0" w:color="auto"/>
                <w:right w:val="none" w:sz="0" w:space="0" w:color="auto"/>
              </w:divBdr>
              <w:divsChild>
                <w:div w:id="107204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50984">
          <w:marLeft w:val="0"/>
          <w:marRight w:val="0"/>
          <w:marTop w:val="0"/>
          <w:marBottom w:val="0"/>
          <w:divBdr>
            <w:top w:val="none" w:sz="0" w:space="0" w:color="auto"/>
            <w:left w:val="none" w:sz="0" w:space="0" w:color="auto"/>
            <w:bottom w:val="none" w:sz="0" w:space="0" w:color="auto"/>
            <w:right w:val="none" w:sz="0" w:space="0" w:color="auto"/>
          </w:divBdr>
          <w:divsChild>
            <w:div w:id="1086807395">
              <w:marLeft w:val="180"/>
              <w:marRight w:val="240"/>
              <w:marTop w:val="0"/>
              <w:marBottom w:val="0"/>
              <w:divBdr>
                <w:top w:val="none" w:sz="0" w:space="0" w:color="auto"/>
                <w:left w:val="none" w:sz="0" w:space="0" w:color="auto"/>
                <w:bottom w:val="none" w:sz="0" w:space="0" w:color="auto"/>
                <w:right w:val="none" w:sz="0" w:space="0" w:color="auto"/>
              </w:divBdr>
              <w:divsChild>
                <w:div w:id="10380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4929">
          <w:marLeft w:val="0"/>
          <w:marRight w:val="0"/>
          <w:marTop w:val="0"/>
          <w:marBottom w:val="0"/>
          <w:divBdr>
            <w:top w:val="none" w:sz="0" w:space="0" w:color="auto"/>
            <w:left w:val="none" w:sz="0" w:space="0" w:color="auto"/>
            <w:bottom w:val="none" w:sz="0" w:space="0" w:color="auto"/>
            <w:right w:val="none" w:sz="0" w:space="0" w:color="auto"/>
          </w:divBdr>
          <w:divsChild>
            <w:div w:id="1550537059">
              <w:marLeft w:val="180"/>
              <w:marRight w:val="240"/>
              <w:marTop w:val="0"/>
              <w:marBottom w:val="0"/>
              <w:divBdr>
                <w:top w:val="none" w:sz="0" w:space="0" w:color="auto"/>
                <w:left w:val="none" w:sz="0" w:space="0" w:color="auto"/>
                <w:bottom w:val="none" w:sz="0" w:space="0" w:color="auto"/>
                <w:right w:val="none" w:sz="0" w:space="0" w:color="auto"/>
              </w:divBdr>
              <w:divsChild>
                <w:div w:id="101642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1203">
          <w:marLeft w:val="0"/>
          <w:marRight w:val="0"/>
          <w:marTop w:val="0"/>
          <w:marBottom w:val="0"/>
          <w:divBdr>
            <w:top w:val="none" w:sz="0" w:space="0" w:color="auto"/>
            <w:left w:val="none" w:sz="0" w:space="0" w:color="auto"/>
            <w:bottom w:val="none" w:sz="0" w:space="0" w:color="auto"/>
            <w:right w:val="none" w:sz="0" w:space="0" w:color="auto"/>
          </w:divBdr>
          <w:divsChild>
            <w:div w:id="2071686842">
              <w:marLeft w:val="180"/>
              <w:marRight w:val="240"/>
              <w:marTop w:val="0"/>
              <w:marBottom w:val="0"/>
              <w:divBdr>
                <w:top w:val="none" w:sz="0" w:space="0" w:color="auto"/>
                <w:left w:val="none" w:sz="0" w:space="0" w:color="auto"/>
                <w:bottom w:val="none" w:sz="0" w:space="0" w:color="auto"/>
                <w:right w:val="none" w:sz="0" w:space="0" w:color="auto"/>
              </w:divBdr>
              <w:divsChild>
                <w:div w:id="89339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66755">
          <w:marLeft w:val="0"/>
          <w:marRight w:val="0"/>
          <w:marTop w:val="0"/>
          <w:marBottom w:val="0"/>
          <w:divBdr>
            <w:top w:val="none" w:sz="0" w:space="0" w:color="auto"/>
            <w:left w:val="none" w:sz="0" w:space="0" w:color="auto"/>
            <w:bottom w:val="none" w:sz="0" w:space="0" w:color="auto"/>
            <w:right w:val="none" w:sz="0" w:space="0" w:color="auto"/>
          </w:divBdr>
          <w:divsChild>
            <w:div w:id="524757668">
              <w:marLeft w:val="180"/>
              <w:marRight w:val="240"/>
              <w:marTop w:val="0"/>
              <w:marBottom w:val="0"/>
              <w:divBdr>
                <w:top w:val="none" w:sz="0" w:space="0" w:color="auto"/>
                <w:left w:val="none" w:sz="0" w:space="0" w:color="auto"/>
                <w:bottom w:val="none" w:sz="0" w:space="0" w:color="auto"/>
                <w:right w:val="none" w:sz="0" w:space="0" w:color="auto"/>
              </w:divBdr>
              <w:divsChild>
                <w:div w:id="1932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134945">
      <w:bodyDiv w:val="1"/>
      <w:marLeft w:val="0"/>
      <w:marRight w:val="0"/>
      <w:marTop w:val="0"/>
      <w:marBottom w:val="0"/>
      <w:divBdr>
        <w:top w:val="none" w:sz="0" w:space="0" w:color="auto"/>
        <w:left w:val="none" w:sz="0" w:space="0" w:color="auto"/>
        <w:bottom w:val="none" w:sz="0" w:space="0" w:color="auto"/>
        <w:right w:val="none" w:sz="0" w:space="0" w:color="auto"/>
      </w:divBdr>
    </w:div>
    <w:div w:id="2140033354">
      <w:bodyDiv w:val="1"/>
      <w:marLeft w:val="0"/>
      <w:marRight w:val="0"/>
      <w:marTop w:val="0"/>
      <w:marBottom w:val="0"/>
      <w:divBdr>
        <w:top w:val="none" w:sz="0" w:space="0" w:color="auto"/>
        <w:left w:val="none" w:sz="0" w:space="0" w:color="auto"/>
        <w:bottom w:val="none" w:sz="0" w:space="0" w:color="auto"/>
        <w:right w:val="none" w:sz="0" w:space="0" w:color="auto"/>
      </w:divBdr>
    </w:div>
    <w:div w:id="2141221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guardian.com/artanddesign/2023/jun/27/gustav-klimts-lady-with-a-fan-sells-for-853m-breaking-european-record" TargetMode="External"/><Relationship Id="rId18" Type="http://schemas.openxmlformats.org/officeDocument/2006/relationships/hyperlink" Target="https://en.wikipedia.org/wiki/Bogdan" TargetMode="External"/><Relationship Id="rId26" Type="http://schemas.openxmlformats.org/officeDocument/2006/relationships/hyperlink" Target="https://en.wikipedia.org/wiki/Titanium_dioxide" TargetMode="External"/><Relationship Id="rId21" Type="http://schemas.openxmlformats.org/officeDocument/2006/relationships/hyperlink" Target="https://www.nytimes.com/2019/02/27/magazine/rembrandt-jan-six.html"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science.org/content/article/how-spot-bogus-bruegel" TargetMode="External"/><Relationship Id="rId17" Type="http://schemas.openxmlformats.org/officeDocument/2006/relationships/hyperlink" Target="https://news.artnet.com/art-world/van-dyck-rediscovery-2383323" TargetMode="External"/><Relationship Id="rId25" Type="http://schemas.openxmlformats.org/officeDocument/2006/relationships/hyperlink" Target="https://he.wikipedia.org/wiki/%D7%A4%D7%A8%D7%A0%D7%90%D7%9F_%D7%9C%D7%96%27%D7%94" TargetMode="External"/><Relationship Id="rId33" Type="http://schemas.openxmlformats.org/officeDocument/2006/relationships/hyperlink" Target="https://he.wikipedia.org/wiki/%D7%A0%D7%95%D7%99%D7%A8%D7%95%D7%A4%D7%AA%D7%99%D7%94_%D7%A4%D7%A8%D7%99%D7%A4%D7%A8%D7%99%D7%AA" TargetMode="External"/><Relationship Id="rId2" Type="http://schemas.openxmlformats.org/officeDocument/2006/relationships/numbering" Target="numbering.xml"/><Relationship Id="rId16" Type="http://schemas.openxmlformats.org/officeDocument/2006/relationships/hyperlink" Target="https://he.wikipedia.org/wiki/%D7%A7%D7%90%D7%A8%D7%90%D7%95%D7%95%D7%92%27%D7%95" TargetMode="External"/><Relationship Id="rId20" Type="http://schemas.openxmlformats.org/officeDocument/2006/relationships/hyperlink" Target="https://www.youtube.com/watch?v=70iLB1DFmd8" TargetMode="External"/><Relationship Id="rId29" Type="http://schemas.openxmlformats.org/officeDocument/2006/relationships/image" Target="NUL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wikipedia.org/wiki/%D7%A1%D7%98%D7%95%D7%A8%D7%9F_%D7%98%D7%95%D7%A8%D7%A3_%D7%90%D7%97%D7%93_%D7%9E%D7%91%D7%A0%D7%99%D7%95" TargetMode="External"/><Relationship Id="rId24" Type="http://schemas.openxmlformats.org/officeDocument/2006/relationships/hyperlink" Target="https://he.wikipedia.org/wiki/%D7%A4%D7%95%D7%91%D7%99%D7%96%D7%9D" TargetMode="External"/><Relationship Id="rId32" Type="http://schemas.openxmlformats.org/officeDocument/2006/relationships/hyperlink" Target="https://en.wikipedia.org/wiki/August_Bank_Holiday"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nationalgallery.org.uk/paintings/michelangelo-merisi-da-caravaggio-the-supper-at-emmaus" TargetMode="External"/><Relationship Id="rId23" Type="http://schemas.openxmlformats.org/officeDocument/2006/relationships/hyperlink" Target="https://news.artnet.com/news/bad-paintings-by-famous-artists-2397184" TargetMode="External"/><Relationship Id="rId28" Type="http://schemas.openxmlformats.org/officeDocument/2006/relationships/hyperlink" Target="https://www.youtube.com/watch?v=bFYTYWaFAYk" TargetMode="External"/><Relationship Id="rId36" Type="http://schemas.openxmlformats.org/officeDocument/2006/relationships/fontTable" Target="fontTable.xml"/><Relationship Id="rId10" Type="http://schemas.openxmlformats.org/officeDocument/2006/relationships/hyperlink" Target="https://he.wikipedia.org/wiki/%D7%9C%D7%90%D7%A1_%D7%9E%D7%A0%D7%99%D7%A0%D7%90%D7%A1" TargetMode="External"/><Relationship Id="rId19" Type="http://schemas.openxmlformats.org/officeDocument/2006/relationships/hyperlink" Target="https://arthistory.huji.ac.il/book/%D7%AA%D7%95%D7%90%D7%A8-%D7%A8%D7%90%D7%A9%D7%95%D7%9F" TargetMode="External"/><Relationship Id="rId31" Type="http://schemas.openxmlformats.org/officeDocument/2006/relationships/hyperlink" Target="https://en.wikipedia.org/wiki/Reading_and_Leeds_Festivals" TargetMode="External"/><Relationship Id="rId4" Type="http://schemas.openxmlformats.org/officeDocument/2006/relationships/settings" Target="settings.xml"/><Relationship Id="rId9" Type="http://schemas.openxmlformats.org/officeDocument/2006/relationships/hyperlink" Target="https://news.artnet.com/art-world/magritte-master-forger-2431391" TargetMode="External"/><Relationship Id="rId14" Type="http://schemas.openxmlformats.org/officeDocument/2006/relationships/hyperlink" Target="https://youtu.be/1KcdgFxmnb4?list=PLvb2y26xK6Y5RvnFbi2aZ_KKhaTz7kMBx" TargetMode="External"/><Relationship Id="rId22" Type="http://schemas.openxmlformats.org/officeDocument/2006/relationships/hyperlink" Target="https://www.ifar.org/" TargetMode="External"/><Relationship Id="rId27" Type="http://schemas.openxmlformats.org/officeDocument/2006/relationships/hyperlink" Target="https://en.wikipedia.org/wiki/Titanium_white" TargetMode="External"/><Relationship Id="rId30" Type="http://schemas.openxmlformats.org/officeDocument/2006/relationships/hyperlink" Target="https://en.wikipedia.org/wiki/Concerts_at_Knebworth_House" TargetMode="External"/><Relationship Id="rId35" Type="http://schemas.openxmlformats.org/officeDocument/2006/relationships/footer" Target="footer2.xml"/><Relationship Id="rId8" Type="http://schemas.openxmlformats.org/officeDocument/2006/relationships/hyperlink" Target="https://en.wikipedia.org/wiki/Curriculum_2000"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775F55"/>
      </a:dk2>
      <a:lt2>
        <a:srgbClr val="FFFEF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0C918B-FC5E-4025-ABDC-1828E61CB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69</Pages>
  <Words>19852</Words>
  <Characters>113163</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Carmit</dc:creator>
  <cp:keywords/>
  <dc:description/>
  <cp:lastModifiedBy>Carmit Sahar</cp:lastModifiedBy>
  <cp:revision>5</cp:revision>
  <cp:lastPrinted>2017-11-19T07:47:00Z</cp:lastPrinted>
  <dcterms:created xsi:type="dcterms:W3CDTF">2025-07-16T21:52:00Z</dcterms:created>
  <dcterms:modified xsi:type="dcterms:W3CDTF">2026-05-29T19:55:00Z</dcterms:modified>
</cp:coreProperties>
</file>