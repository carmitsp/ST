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71450C" w14:textId="77777777" w:rsidR="00E56F86" w:rsidRDefault="00E56F86" w:rsidP="00F41D5F">
      <w:pPr>
        <w:rPr>
          <w:rtl/>
        </w:rPr>
      </w:pPr>
    </w:p>
    <w:p w14:paraId="024BE053" w14:textId="77777777" w:rsidR="00C27DE0" w:rsidRDefault="001C150B" w:rsidP="00F976F7">
      <w:pPr>
        <w:pStyle w:val="Title"/>
        <w:jc w:val="center"/>
        <w:rPr>
          <w:rStyle w:val="BookTitle"/>
          <w:rFonts w:asciiTheme="minorBidi" w:hAnsiTheme="minorBidi" w:cstheme="minorBidi"/>
          <w:b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bookmarkStart w:id="0" w:name="_Hlk28010885"/>
      <w:r w:rsidRPr="001A7ABB">
        <w:rPr>
          <w:rStyle w:val="BookTitle"/>
          <w:rFonts w:asciiTheme="minorBidi" w:hAnsiTheme="minorBidi" w:cstheme="minorBidi"/>
          <w:b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ספר שני</w:t>
      </w:r>
      <w:bookmarkEnd w:id="0"/>
    </w:p>
    <w:p w14:paraId="6B72AA29" w14:textId="27975484" w:rsidR="00335555" w:rsidRDefault="00C27DE0" w:rsidP="00F976F7">
      <w:pPr>
        <w:pStyle w:val="Title"/>
        <w:jc w:val="center"/>
        <w:rPr>
          <w:rStyle w:val="BookTitle"/>
          <w:rFonts w:asciiTheme="minorBidi" w:hAnsiTheme="minorBidi" w:cstheme="minorBidi"/>
          <w:b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Pr>
          <w:rStyle w:val="BookTitle"/>
          <w:rFonts w:asciiTheme="minorBidi" w:hAnsiTheme="minorBidi" w:cstheme="minorBidi" w:hint="cs"/>
          <w:b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פאניק בייבי</w:t>
      </w:r>
    </w:p>
    <w:p w14:paraId="168DA720" w14:textId="5A6B7D69" w:rsidR="00376622" w:rsidRDefault="005531E1" w:rsidP="00376622">
      <w:pPr>
        <w:rPr>
          <w:rtl/>
        </w:rPr>
      </w:pPr>
      <w:r>
        <w:rPr>
          <w:rFonts w:hint="cs"/>
          <w:rtl/>
        </w:rPr>
        <w:t>שמות אפשריים לספר:</w:t>
      </w:r>
    </w:p>
    <w:p w14:paraId="68B711A3" w14:textId="517AEEAE" w:rsidR="005531E1" w:rsidRDefault="005531E1" w:rsidP="00376622">
      <w:pPr>
        <w:rPr>
          <w:rtl/>
        </w:rPr>
      </w:pPr>
      <w:r>
        <w:rPr>
          <w:rFonts w:hint="cs"/>
          <w:rtl/>
        </w:rPr>
        <w:t>שקט</w:t>
      </w:r>
      <w:r w:rsidR="00E805FB">
        <w:rPr>
          <w:rFonts w:hint="cs"/>
          <w:rtl/>
        </w:rPr>
        <w:t>/ סתמי</w:t>
      </w:r>
      <w:r>
        <w:rPr>
          <w:rFonts w:hint="cs"/>
          <w:rtl/>
        </w:rPr>
        <w:t>, פאניקה!</w:t>
      </w:r>
    </w:p>
    <w:p w14:paraId="777A63BF" w14:textId="14214A43" w:rsidR="005531E1" w:rsidRDefault="00E805FB" w:rsidP="00376622">
      <w:r>
        <w:rPr>
          <w:rFonts w:hint="cs"/>
          <w:rtl/>
        </w:rPr>
        <w:t xml:space="preserve">קאיינה פאניק </w:t>
      </w:r>
      <w:r>
        <w:rPr>
          <w:rtl/>
        </w:rPr>
        <w:t>–</w:t>
      </w:r>
      <w:r>
        <w:rPr>
          <w:rFonts w:hint="cs"/>
          <w:rtl/>
        </w:rPr>
        <w:t xml:space="preserve"> </w:t>
      </w:r>
      <w:r>
        <w:t>Keine Panik</w:t>
      </w:r>
    </w:p>
    <w:p w14:paraId="2A3F5C51" w14:textId="63BEE08E" w:rsidR="005531E1" w:rsidRDefault="00E805FB" w:rsidP="00376622">
      <w:pPr>
        <w:rPr>
          <w:rtl/>
        </w:rPr>
      </w:pPr>
      <w:r>
        <w:rPr>
          <w:rFonts w:hint="cs"/>
          <w:rtl/>
        </w:rPr>
        <w:t>בלי פאניקה</w:t>
      </w:r>
    </w:p>
    <w:p w14:paraId="3C64A9E8" w14:textId="77777777" w:rsidR="005531E1" w:rsidRPr="00376622" w:rsidRDefault="005531E1" w:rsidP="00376622">
      <w:pPr>
        <w:rPr>
          <w:rtl/>
        </w:rPr>
      </w:pPr>
    </w:p>
    <w:p w14:paraId="50BA68F8" w14:textId="77777777" w:rsidR="00335555" w:rsidRDefault="009C396B" w:rsidP="00DF31FD">
      <w:pPr>
        <w:pStyle w:val="BodyTextIndent"/>
        <w:rPr>
          <w:rtl/>
        </w:rPr>
      </w:pPr>
      <w:r>
        <w:rPr>
          <w:rFonts w:hint="cs"/>
          <w:rtl/>
        </w:rPr>
        <w:t>כמה תיקונים:</w:t>
      </w:r>
    </w:p>
    <w:p w14:paraId="1A59D2AE" w14:textId="459844AD" w:rsidR="009C396B" w:rsidRDefault="009C396B" w:rsidP="00DF31FD">
      <w:pPr>
        <w:pStyle w:val="BodyTextIndent"/>
        <w:numPr>
          <w:ilvl w:val="0"/>
          <w:numId w:val="53"/>
        </w:numPr>
      </w:pPr>
      <w:r>
        <w:rPr>
          <w:rFonts w:hint="cs"/>
          <w:rtl/>
        </w:rPr>
        <w:t xml:space="preserve">אלכס אף פעם לא אומר "לעולם לא אבגוד". הוא אומר </w:t>
      </w:r>
      <w:r>
        <w:rPr>
          <w:rtl/>
        </w:rPr>
        <w:t>–</w:t>
      </w:r>
      <w:r>
        <w:rPr>
          <w:rFonts w:hint="cs"/>
          <w:rtl/>
        </w:rPr>
        <w:t xml:space="preserve"> "מעולם לא בגדתי". הוא תמה לפעמים האם יוכל להשאר עם אותו אדם תקופה ארוכה ולא לבגוד.</w:t>
      </w:r>
    </w:p>
    <w:p w14:paraId="02F415DC" w14:textId="77777777" w:rsidR="009C396B" w:rsidRDefault="009C396B" w:rsidP="00DF31FD">
      <w:pPr>
        <w:pStyle w:val="BodyTextIndent"/>
        <w:numPr>
          <w:ilvl w:val="0"/>
          <w:numId w:val="53"/>
        </w:numPr>
      </w:pPr>
      <w:r>
        <w:rPr>
          <w:rFonts w:hint="cs"/>
          <w:rtl/>
        </w:rPr>
        <w:t>אלכס אף פעם לא מטיף לגבי המדע וכמה שהוא מעניין וכדאי ללמוד אותו. כשהוא במצב-רוח רע ואין לו כח להרצאות המדע של מארק, מארק אומר לו, "זה מה שמדהים במדע. לא משנה כמה אין לך כח לדעת עליו כלום או להשקיע בו מחשבה וכו', הוא תמיד ימשיך להתקיים, הוא ימשיך להיות נכון ולפעול בשקט, גם כשאתה עייף ומיואש וחסר-כוחות. זה היתרון הגדול שבו."</w:t>
      </w:r>
    </w:p>
    <w:p w14:paraId="68F758AF" w14:textId="6EDC510C" w:rsidR="004F5605" w:rsidRDefault="004F5605" w:rsidP="00DF31FD">
      <w:pPr>
        <w:pStyle w:val="BodyTextIndent"/>
        <w:numPr>
          <w:ilvl w:val="0"/>
          <w:numId w:val="53"/>
        </w:numPr>
      </w:pPr>
      <w:r>
        <w:rPr>
          <w:rFonts w:hint="cs"/>
          <w:rtl/>
        </w:rPr>
        <w:t xml:space="preserve">האבא של אלכס נקרא </w:t>
      </w:r>
      <w:r w:rsidR="00434668">
        <w:rPr>
          <w:rFonts w:hint="cs"/>
          <w:rtl/>
        </w:rPr>
        <w:t>מייקל</w:t>
      </w:r>
    </w:p>
    <w:p w14:paraId="74122184" w14:textId="5D03314C" w:rsidR="004F5605" w:rsidRDefault="004F5605" w:rsidP="00DF31FD">
      <w:pPr>
        <w:pStyle w:val="BodyTextIndent"/>
        <w:numPr>
          <w:ilvl w:val="0"/>
          <w:numId w:val="53"/>
        </w:numPr>
      </w:pPr>
      <w:r>
        <w:rPr>
          <w:rFonts w:hint="cs"/>
          <w:rtl/>
        </w:rPr>
        <w:t>ה</w:t>
      </w:r>
      <w:r w:rsidR="001C5A04">
        <w:rPr>
          <w:rFonts w:hint="cs"/>
          <w:rtl/>
        </w:rPr>
        <w:t>אימא</w:t>
      </w:r>
      <w:r>
        <w:rPr>
          <w:rFonts w:hint="cs"/>
          <w:rtl/>
        </w:rPr>
        <w:t xml:space="preserve"> של אלכס </w:t>
      </w:r>
      <w:r>
        <w:rPr>
          <w:rtl/>
        </w:rPr>
        <w:t>–</w:t>
      </w:r>
      <w:r w:rsidR="00BD6D42">
        <w:rPr>
          <w:rFonts w:hint="cs"/>
          <w:rtl/>
        </w:rPr>
        <w:t xml:space="preserve"> </w:t>
      </w:r>
      <w:r w:rsidR="0069415A">
        <w:rPr>
          <w:rFonts w:hint="cs"/>
          <w:rtl/>
        </w:rPr>
        <w:t>קתרין</w:t>
      </w:r>
    </w:p>
    <w:p w14:paraId="769CC407" w14:textId="75007E42" w:rsidR="004F5605" w:rsidRDefault="004F5605" w:rsidP="00DF31FD">
      <w:pPr>
        <w:pStyle w:val="BodyTextIndent"/>
        <w:numPr>
          <w:ilvl w:val="0"/>
          <w:numId w:val="53"/>
        </w:numPr>
      </w:pPr>
      <w:r>
        <w:rPr>
          <w:rFonts w:hint="cs"/>
          <w:rtl/>
        </w:rPr>
        <w:t xml:space="preserve">אווה נקראת </w:t>
      </w:r>
      <w:r w:rsidR="008B1B44">
        <w:rPr>
          <w:rFonts w:hint="cs"/>
          <w:rtl/>
        </w:rPr>
        <w:t>סופי</w:t>
      </w:r>
      <w:r w:rsidR="003714FC">
        <w:rPr>
          <w:rFonts w:hint="cs"/>
          <w:rtl/>
        </w:rPr>
        <w:t xml:space="preserve"> [</w:t>
      </w:r>
      <w:r w:rsidR="00E7786D">
        <w:rPr>
          <w:rFonts w:hint="cs"/>
          <w:rtl/>
        </w:rPr>
        <w:t>שרה</w:t>
      </w:r>
      <w:r w:rsidR="0069415A">
        <w:rPr>
          <w:rFonts w:hint="cs"/>
          <w:rtl/>
        </w:rPr>
        <w:t>, תרזה</w:t>
      </w:r>
      <w:r w:rsidR="003714FC">
        <w:rPr>
          <w:rFonts w:hint="cs"/>
          <w:rtl/>
        </w:rPr>
        <w:t>]</w:t>
      </w:r>
    </w:p>
    <w:p w14:paraId="77194324" w14:textId="2E0B1DA0" w:rsidR="00E7786D" w:rsidRDefault="0095395C" w:rsidP="00DF31FD">
      <w:pPr>
        <w:pStyle w:val="BodyTextIndent"/>
        <w:numPr>
          <w:ilvl w:val="0"/>
          <w:numId w:val="53"/>
        </w:numPr>
      </w:pPr>
      <w:r w:rsidRPr="00F11E82">
        <w:rPr>
          <w:rFonts w:hint="cs"/>
          <w:rtl/>
        </w:rPr>
        <w:t xml:space="preserve">הערה עצומה </w:t>
      </w:r>
      <w:r w:rsidRPr="00F11E82">
        <w:rPr>
          <w:rtl/>
        </w:rPr>
        <w:t>–</w:t>
      </w:r>
      <w:r w:rsidRPr="00F11E82">
        <w:rPr>
          <w:rFonts w:hint="cs"/>
          <w:rtl/>
        </w:rPr>
        <w:t xml:space="preserve"> בשום פנים ואופן לא להגיד אכספליציטית שמי שאלכס קרוי על שמו נספה!!! להבין זאת רק ממה שהאם אומרת על הקעקוע שלו.</w:t>
      </w:r>
    </w:p>
    <w:p w14:paraId="7B7C5F0F" w14:textId="27A29D81" w:rsidR="004141DA" w:rsidRDefault="004141DA" w:rsidP="00DF31FD">
      <w:pPr>
        <w:pStyle w:val="BodyTextIndent"/>
        <w:numPr>
          <w:ilvl w:val="0"/>
          <w:numId w:val="53"/>
        </w:numPr>
      </w:pPr>
      <w:r>
        <w:rPr>
          <w:rFonts w:hint="cs"/>
          <w:rtl/>
        </w:rPr>
        <w:t>שמות חברים של אלכס שמתחילים ב-ד': דורון???? גדי דקל דגן דרור דביר [- הנער ששבר לו ברך]</w:t>
      </w:r>
    </w:p>
    <w:p w14:paraId="3393201A" w14:textId="1C5C70F3" w:rsidR="00E95348" w:rsidRDefault="00E95348" w:rsidP="00DF31FD">
      <w:pPr>
        <w:pStyle w:val="BodyTextIndent"/>
        <w:numPr>
          <w:ilvl w:val="0"/>
          <w:numId w:val="53"/>
        </w:numPr>
      </w:pPr>
      <w:r>
        <w:rPr>
          <w:rFonts w:hint="cs"/>
          <w:rtl/>
        </w:rPr>
        <w:t>אם אני רוצה שה</w:t>
      </w:r>
      <w:r w:rsidR="00B249CB">
        <w:rPr>
          <w:rFonts w:hint="cs"/>
          <w:rtl/>
        </w:rPr>
        <w:t>א</w:t>
      </w:r>
      <w:r>
        <w:rPr>
          <w:rFonts w:hint="cs"/>
          <w:rtl/>
        </w:rPr>
        <w:t>ב</w:t>
      </w:r>
      <w:r w:rsidR="00B249CB">
        <w:rPr>
          <w:rFonts w:hint="cs"/>
          <w:rtl/>
        </w:rPr>
        <w:t>ות</w:t>
      </w:r>
      <w:r>
        <w:rPr>
          <w:rFonts w:hint="cs"/>
          <w:rtl/>
        </w:rPr>
        <w:t xml:space="preserve"> של ארקדי ואלכס יהיו בעלי אותו שם</w:t>
      </w:r>
      <w:r w:rsidR="00B249CB">
        <w:rPr>
          <w:rFonts w:hint="cs"/>
          <w:rtl/>
        </w:rPr>
        <w:t>:</w:t>
      </w:r>
      <w:r w:rsidR="00B249CB">
        <w:rPr>
          <w:rtl/>
        </w:rPr>
        <w:br/>
      </w:r>
      <w:hyperlink r:id="rId8" w:history="1">
        <w:r w:rsidRPr="00792413">
          <w:rPr>
            <w:rStyle w:val="Hyperlink"/>
          </w:rPr>
          <w:t>https://en.wikipedia.org/wiki/Eastern_Slavic_naming_customs</w:t>
        </w:r>
      </w:hyperlink>
      <w:r>
        <w:rPr>
          <w:rtl/>
        </w:rPr>
        <w:br/>
      </w:r>
      <w:hyperlink r:id="rId9" w:history="1">
        <w:r w:rsidRPr="00792413">
          <w:rPr>
            <w:rStyle w:val="Hyperlink"/>
          </w:rPr>
          <w:t>https://adoption.com/forums/thread/262864/russian-nicknames</w:t>
        </w:r>
        <w:r w:rsidRPr="00792413">
          <w:rPr>
            <w:rStyle w:val="Hyperlink"/>
            <w:rtl/>
          </w:rPr>
          <w:t>/</w:t>
        </w:r>
      </w:hyperlink>
    </w:p>
    <w:p w14:paraId="25C70C0C" w14:textId="71A25AA8" w:rsidR="00E95348" w:rsidRDefault="00E95348" w:rsidP="00DF31FD">
      <w:pPr>
        <w:pStyle w:val="BodyTextIndent"/>
      </w:pPr>
      <w:r w:rsidRPr="00E95348">
        <w:t>https://en.wikibooks.org/wiki/Writing_Adolescent_Fiction/Character_names/Russian</w:t>
      </w:r>
    </w:p>
    <w:p w14:paraId="272E4782" w14:textId="29F819AE" w:rsidR="00E95348" w:rsidRDefault="00E95348" w:rsidP="00DF31FD">
      <w:pPr>
        <w:pStyle w:val="BodyTextIndent"/>
        <w:rPr>
          <w:rtl/>
        </w:rPr>
      </w:pPr>
      <w:r>
        <w:rPr>
          <w:rFonts w:hint="cs"/>
          <w:rtl/>
        </w:rPr>
        <w:lastRenderedPageBreak/>
        <w:t>למשל מיכאל / מישה, מקסים / מקסוול, ניקולאס / קוליה, פול</w:t>
      </w:r>
      <w:r w:rsidR="006626D3">
        <w:rPr>
          <w:rFonts w:hint="cs"/>
          <w:rtl/>
        </w:rPr>
        <w:t>,</w:t>
      </w:r>
      <w:r w:rsidR="006055C8">
        <w:rPr>
          <w:rFonts w:hint="cs"/>
          <w:rtl/>
        </w:rPr>
        <w:t xml:space="preserve"> פאוול </w:t>
      </w:r>
      <w:r>
        <w:rPr>
          <w:rFonts w:hint="cs"/>
          <w:rtl/>
        </w:rPr>
        <w:t>/ פאשה, ויקטור / ויטיה, ג'ייקוב / יאשה, ליאו / לוניה, פיטר / פטיה</w:t>
      </w:r>
      <w:r w:rsidR="00371768">
        <w:rPr>
          <w:rFonts w:hint="cs"/>
          <w:rtl/>
        </w:rPr>
        <w:t>, ג'ורג' / יורי</w:t>
      </w:r>
      <w:r w:rsidR="006055C8">
        <w:rPr>
          <w:rFonts w:hint="cs"/>
          <w:rtl/>
        </w:rPr>
        <w:t>, ולדימיר / וווה</w:t>
      </w:r>
    </w:p>
    <w:p w14:paraId="099A6544" w14:textId="3C2DB7FD" w:rsidR="00371768" w:rsidRDefault="00371768" w:rsidP="00DF31FD">
      <w:pPr>
        <w:pStyle w:val="BodyTextIndent"/>
        <w:rPr>
          <w:rtl/>
        </w:rPr>
      </w:pPr>
      <w:r>
        <w:rPr>
          <w:rFonts w:hint="cs"/>
          <w:rtl/>
        </w:rPr>
        <w:t xml:space="preserve">הקיצר </w:t>
      </w:r>
      <w:r>
        <w:rPr>
          <w:rtl/>
        </w:rPr>
        <w:t>–</w:t>
      </w:r>
      <w:r>
        <w:rPr>
          <w:rFonts w:hint="cs"/>
          <w:rtl/>
        </w:rPr>
        <w:t xml:space="preserve"> ללכת על הרשימה של שמות רוסיים עם הרבה כינויים ולראות אם המקבילה האנגלית שלהם שונה מספיק.</w:t>
      </w:r>
    </w:p>
    <w:p w14:paraId="3B873C5F" w14:textId="696BF75F" w:rsidR="004E28A7" w:rsidRDefault="004E28A7" w:rsidP="00DF31FD">
      <w:pPr>
        <w:pStyle w:val="BodyTextIndent"/>
        <w:rPr>
          <w:rtl/>
        </w:rPr>
      </w:pPr>
      <w:r w:rsidRPr="00F80740">
        <w:rPr>
          <w:rFonts w:hint="cs"/>
          <w:highlight w:val="cyan"/>
          <w:rtl/>
        </w:rPr>
        <w:t xml:space="preserve">מיכאיל פאבלוביץ' / דמיטרייביץ' </w:t>
      </w:r>
      <w:r w:rsidRPr="00F80740">
        <w:rPr>
          <w:highlight w:val="cyan"/>
          <w:rtl/>
        </w:rPr>
        <w:t>–</w:t>
      </w:r>
      <w:r w:rsidRPr="00F80740">
        <w:rPr>
          <w:rFonts w:hint="cs"/>
          <w:highlight w:val="cyan"/>
          <w:rtl/>
        </w:rPr>
        <w:t xml:space="preserve"> מישה </w:t>
      </w:r>
      <w:r w:rsidRPr="00F80740">
        <w:rPr>
          <w:highlight w:val="cyan"/>
          <w:rtl/>
        </w:rPr>
        <w:t>–</w:t>
      </w:r>
      <w:r w:rsidRPr="00F80740">
        <w:rPr>
          <w:rFonts w:hint="cs"/>
          <w:highlight w:val="cyan"/>
          <w:rtl/>
        </w:rPr>
        <w:t xml:space="preserve"> מייקל</w:t>
      </w:r>
      <w:r w:rsidR="003441BC" w:rsidRPr="00F80740">
        <w:rPr>
          <w:rFonts w:hint="cs"/>
          <w:highlight w:val="cyan"/>
          <w:rtl/>
        </w:rPr>
        <w:t xml:space="preserve"> ואלכס כשהוא מעמיד פנים שהוא מיכאל נותן לעצמו את הכינוי מכלוף</w:t>
      </w:r>
    </w:p>
    <w:p w14:paraId="0A2C55D5" w14:textId="4857F745" w:rsidR="004141DA" w:rsidRDefault="004141DA" w:rsidP="00DF31FD">
      <w:pPr>
        <w:pStyle w:val="BodyTextIndent"/>
        <w:rPr>
          <w:rtl/>
        </w:rPr>
      </w:pPr>
    </w:p>
    <w:p w14:paraId="71B5DD71" w14:textId="01433D0A" w:rsidR="00F4515F" w:rsidRDefault="00F4515F" w:rsidP="00DF31FD">
      <w:pPr>
        <w:pStyle w:val="BodyTextIndent"/>
        <w:rPr>
          <w:rtl/>
        </w:rPr>
      </w:pPr>
      <w:r>
        <w:rPr>
          <w:rFonts w:hint="cs"/>
          <w:rtl/>
        </w:rPr>
        <w:t xml:space="preserve">שם לאלכס במקום יוליאן </w:t>
      </w:r>
      <w:r>
        <w:rPr>
          <w:rtl/>
        </w:rPr>
        <w:t>–</w:t>
      </w:r>
      <w:r>
        <w:rPr>
          <w:rFonts w:hint="cs"/>
          <w:rtl/>
        </w:rPr>
        <w:t xml:space="preserve"> מת'יו, לוקאס, הנרי, פרנק</w:t>
      </w:r>
    </w:p>
    <w:p w14:paraId="3DF65441" w14:textId="1DE6E45A" w:rsidR="004141DA" w:rsidRDefault="004141DA" w:rsidP="00DF31FD">
      <w:pPr>
        <w:pStyle w:val="BodyTextIndent"/>
      </w:pPr>
    </w:p>
    <w:p w14:paraId="3DD3200B" w14:textId="472B635C" w:rsidR="004B459D" w:rsidRDefault="004B459D" w:rsidP="00DF31FD">
      <w:pPr>
        <w:pStyle w:val="BodyTextIndent"/>
      </w:pPr>
      <w:r>
        <w:t xml:space="preserve">Alexander </w:t>
      </w:r>
      <w:r w:rsidR="00D61C3D">
        <w:t>Lucas</w:t>
      </w:r>
    </w:p>
    <w:p w14:paraId="7EE05CCF" w14:textId="69CDF96E" w:rsidR="005C7234" w:rsidRDefault="004B459D" w:rsidP="00DF31FD">
      <w:pPr>
        <w:pStyle w:val="BodyTextIndent"/>
        <w:rPr>
          <w:rtl/>
        </w:rPr>
      </w:pPr>
      <w:r>
        <w:t>Mark Julian</w:t>
      </w:r>
    </w:p>
    <w:p w14:paraId="6421E2C2" w14:textId="76737A65" w:rsidR="004E28A7" w:rsidRDefault="005C7234" w:rsidP="00DF31FD">
      <w:pPr>
        <w:pStyle w:val="BodyTextIndent"/>
      </w:pPr>
      <w:r>
        <w:t xml:space="preserve">Theodore </w:t>
      </w:r>
      <w:r w:rsidR="00D61C3D">
        <w:t xml:space="preserve">Matthew / Matheo </w:t>
      </w:r>
    </w:p>
    <w:p w14:paraId="50636A4E" w14:textId="76615963" w:rsidR="0031551B" w:rsidRDefault="0031551B" w:rsidP="00DF31FD">
      <w:pPr>
        <w:pStyle w:val="BodyTextIndent"/>
        <w:bidi w:val="0"/>
        <w:rPr>
          <w:rtl/>
        </w:rPr>
      </w:pPr>
    </w:p>
    <w:p w14:paraId="041D40D9" w14:textId="77777777" w:rsidR="00DF31FD" w:rsidRDefault="00DF31FD" w:rsidP="00DF31FD">
      <w:pPr>
        <w:pStyle w:val="BodyTextIndent"/>
      </w:pPr>
    </w:p>
    <w:p w14:paraId="714D84E5" w14:textId="77777777" w:rsidR="00DF31FD" w:rsidRDefault="00DF31FD" w:rsidP="00DF31FD">
      <w:pPr>
        <w:pStyle w:val="BodyTextIndent"/>
      </w:pPr>
    </w:p>
    <w:p w14:paraId="45F02AA5" w14:textId="5319C710" w:rsidR="00DF31FD" w:rsidRPr="00E942D2" w:rsidRDefault="00DF31FD" w:rsidP="00DF31FD">
      <w:pPr>
        <w:pStyle w:val="BodyTextIndent"/>
        <w:rPr>
          <w:b/>
          <w:bCs/>
        </w:rPr>
      </w:pPr>
      <w:r w:rsidRPr="00E942D2">
        <w:rPr>
          <w:rFonts w:hint="cs"/>
          <w:b/>
          <w:bCs/>
          <w:rtl/>
        </w:rPr>
        <w:t>הצעות איך יקראו לספר:</w:t>
      </w:r>
    </w:p>
    <w:p w14:paraId="3F2F36AF" w14:textId="221A41F3" w:rsidR="00B6374B" w:rsidRDefault="00DF31FD" w:rsidP="00DF31FD">
      <w:pPr>
        <w:pStyle w:val="BodyTextIndent"/>
      </w:pPr>
      <w:r>
        <w:rPr>
          <w:rtl/>
        </w:rPr>
        <w:t>כתב יד מואר</w:t>
      </w:r>
      <w:r>
        <w:rPr>
          <w:rFonts w:hint="cs"/>
          <w:rtl/>
        </w:rPr>
        <w:t xml:space="preserve"> - </w:t>
      </w:r>
      <w:r>
        <w:t>illuminated manuscript</w:t>
      </w:r>
    </w:p>
    <w:p w14:paraId="655ED3DF" w14:textId="343C937B" w:rsidR="00B6374B" w:rsidRDefault="00DF31FD" w:rsidP="00DF31FD">
      <w:pPr>
        <w:pStyle w:val="BodyTextIndent"/>
        <w:rPr>
          <w:rtl/>
        </w:rPr>
      </w:pPr>
      <w:r>
        <w:rPr>
          <w:rFonts w:hint="cs"/>
          <w:rtl/>
        </w:rPr>
        <w:t>גזירות ואינטגרלים במרחב הזמן</w:t>
      </w:r>
    </w:p>
    <w:p w14:paraId="38033F3E" w14:textId="6F9E08C9" w:rsidR="00DF31FD" w:rsidRDefault="00DF31FD" w:rsidP="00DF31FD">
      <w:pPr>
        <w:pStyle w:val="BodyTextIndent"/>
        <w:rPr>
          <w:rtl/>
        </w:rPr>
      </w:pPr>
    </w:p>
    <w:p w14:paraId="1CC3EA01" w14:textId="77777777" w:rsidR="00DF31FD" w:rsidRDefault="00DF31FD" w:rsidP="00DF31FD">
      <w:pPr>
        <w:pStyle w:val="BodyTextIndent"/>
        <w:rPr>
          <w:rtl/>
        </w:rPr>
      </w:pPr>
    </w:p>
    <w:p w14:paraId="4A1DD018" w14:textId="77777777" w:rsidR="00B6374B" w:rsidRDefault="00B6374B" w:rsidP="00DF31FD">
      <w:pPr>
        <w:pStyle w:val="BodyTextIndent"/>
        <w:bidi w:val="0"/>
        <w:rPr>
          <w:rtl/>
        </w:rPr>
      </w:pPr>
    </w:p>
    <w:p w14:paraId="0B787723" w14:textId="46345455" w:rsidR="0031551B" w:rsidRDefault="005809A2" w:rsidP="00DF31FD">
      <w:pPr>
        <w:pStyle w:val="BodyTextIndent"/>
        <w:bidi w:val="0"/>
      </w:pPr>
      <w:hyperlink r:id="rId10" w:history="1">
        <w:r w:rsidR="0031551B" w:rsidRPr="0031551B">
          <w:rPr>
            <w:rStyle w:val="Hyperlink"/>
          </w:rPr>
          <w:t>Nicknames &amp; Variations for Sophia</w:t>
        </w:r>
      </w:hyperlink>
    </w:p>
    <w:p w14:paraId="277F31C3" w14:textId="410B99AD" w:rsidR="0031551B" w:rsidRDefault="0031551B" w:rsidP="00DF31FD">
      <w:pPr>
        <w:pStyle w:val="BodyTextIndent"/>
        <w:bidi w:val="0"/>
        <w:rPr>
          <w:rtl/>
        </w:rPr>
      </w:pPr>
      <w:r>
        <w:t>Soph, Saffi, Sophey, Sophee</w:t>
      </w:r>
    </w:p>
    <w:p w14:paraId="75136354" w14:textId="2FD1EE4A" w:rsidR="0031551B" w:rsidRDefault="0031551B" w:rsidP="00DF31FD">
      <w:pPr>
        <w:pStyle w:val="BodyTextIndent"/>
      </w:pPr>
      <w:r>
        <w:rPr>
          <w:rFonts w:hint="cs"/>
          <w:rtl/>
        </w:rPr>
        <w:t>סופְ, סאפִי, סופי, צ'וֹפָה, סוֹפְקה, זוֹפְקה, סוניה, פִיפִי, פִיה, סיסי, פּוֹפִי, סוֹפְס</w:t>
      </w:r>
    </w:p>
    <w:p w14:paraId="306270AE" w14:textId="32BC5363" w:rsidR="0031551B" w:rsidRDefault="005809A2" w:rsidP="00DF31FD">
      <w:pPr>
        <w:pStyle w:val="BodyTextIndent"/>
        <w:bidi w:val="0"/>
      </w:pPr>
      <w:hyperlink r:id="rId11" w:history="1">
        <w:r w:rsidR="0031551B" w:rsidRPr="0031551B">
          <w:rPr>
            <w:rStyle w:val="Hyperlink"/>
          </w:rPr>
          <w:t>Sophia's International Variations</w:t>
        </w:r>
      </w:hyperlink>
    </w:p>
    <w:p w14:paraId="39C4887B" w14:textId="1E803E3F" w:rsidR="0031551B" w:rsidRDefault="0031551B" w:rsidP="00DF31FD">
      <w:pPr>
        <w:pStyle w:val="BodyTextIndent"/>
        <w:bidi w:val="0"/>
        <w:rPr>
          <w:rtl/>
        </w:rPr>
      </w:pPr>
      <w:r>
        <w:t>Sophie (French) Sonia, Sofiya, Sofka, Sonyusha, Sonya, Sonyuru (Ukrainian) Sonja (Norwegian) Zofka, Zofie, Zofia (Czech) Zosha, Zocha, Zosia (Polish) Safa, Safiyah (Arabic) Sohvi (Finnish) Chofi, Chofa, Soficita, Fifi (Spanish) Sofija (Croatian) Tzophiah (Hebrew) Zsófika, Zsófia (Hungarian) Sophoon, Sophronia, Sofi (Greek) Sofya (Turkish) Sophi, Sofie, Sophy (Persian)</w:t>
      </w:r>
    </w:p>
    <w:p w14:paraId="38E0AFAF" w14:textId="7F088775" w:rsidR="0031551B" w:rsidRDefault="0031551B" w:rsidP="00DF31FD">
      <w:pPr>
        <w:pStyle w:val="BodyTextIndent"/>
        <w:bidi w:val="0"/>
        <w:rPr>
          <w:rtl/>
        </w:rPr>
      </w:pPr>
    </w:p>
    <w:p w14:paraId="6AB2A5FD" w14:textId="3F4D6958" w:rsidR="0031551B" w:rsidRDefault="005809A2" w:rsidP="00DF31FD">
      <w:pPr>
        <w:pStyle w:val="BodyTextIndent"/>
        <w:bidi w:val="0"/>
      </w:pPr>
      <w:hyperlink r:id="rId12" w:history="1">
        <w:r w:rsidR="0031551B" w:rsidRPr="0031551B">
          <w:rPr>
            <w:rStyle w:val="Hyperlink"/>
          </w:rPr>
          <w:t>Best Nicknames</w:t>
        </w:r>
        <w:r w:rsidR="0031551B" w:rsidRPr="0031551B">
          <w:rPr>
            <w:rStyle w:val="Hyperlink"/>
            <w:rtl/>
          </w:rPr>
          <w:t>:</w:t>
        </w:r>
      </w:hyperlink>
    </w:p>
    <w:p w14:paraId="6296CBD3" w14:textId="77777777" w:rsidR="0031551B" w:rsidRDefault="0031551B" w:rsidP="00DF31FD">
      <w:pPr>
        <w:pStyle w:val="BodyTextIndent"/>
        <w:bidi w:val="0"/>
      </w:pPr>
      <w:r>
        <w:t>Saffi, Sofi, Soph, Soficita</w:t>
      </w:r>
    </w:p>
    <w:p w14:paraId="4E165397" w14:textId="77777777" w:rsidR="0031551B" w:rsidRDefault="0031551B" w:rsidP="00DF31FD">
      <w:pPr>
        <w:pStyle w:val="BodyTextIndent"/>
        <w:bidi w:val="0"/>
      </w:pPr>
    </w:p>
    <w:p w14:paraId="49919DF3" w14:textId="77777777" w:rsidR="0031551B" w:rsidRDefault="0031551B" w:rsidP="00DF31FD">
      <w:pPr>
        <w:pStyle w:val="BodyTextIndent"/>
        <w:bidi w:val="0"/>
      </w:pPr>
      <w:r>
        <w:t>Variations and Sound Alikes</w:t>
      </w:r>
      <w:r>
        <w:rPr>
          <w:rtl/>
        </w:rPr>
        <w:t>:</w:t>
      </w:r>
    </w:p>
    <w:p w14:paraId="0541865F" w14:textId="726541CD" w:rsidR="0031551B" w:rsidRDefault="0031551B" w:rsidP="00DF31FD">
      <w:pPr>
        <w:pStyle w:val="BodyTextIndent"/>
        <w:bidi w:val="0"/>
        <w:rPr>
          <w:rtl/>
        </w:rPr>
      </w:pPr>
      <w:r>
        <w:t>Sofia, Sofie, Sofka, Sofy, Sofya, Sophey, Sophie, Sophy</w:t>
      </w:r>
    </w:p>
    <w:p w14:paraId="06FC17E3" w14:textId="20E8FDB6" w:rsidR="0031551B" w:rsidRDefault="0031551B">
      <w:pPr>
        <w:bidi w:val="0"/>
        <w:spacing w:after="200" w:line="276" w:lineRule="auto"/>
        <w:ind w:firstLine="0"/>
        <w:jc w:val="left"/>
        <w:rPr>
          <w:rFonts w:cs="Times New Roman"/>
        </w:rPr>
      </w:pPr>
      <w:r>
        <w:br w:type="page"/>
      </w:r>
    </w:p>
    <w:p w14:paraId="7E1A86FC" w14:textId="399EC5BD" w:rsidR="00433982" w:rsidRDefault="00433982" w:rsidP="007C30D1">
      <w:pPr>
        <w:pStyle w:val="BodyTextIndent"/>
        <w:rPr>
          <w:rtl/>
        </w:rPr>
      </w:pPr>
    </w:p>
    <w:p w14:paraId="1B14B449" w14:textId="04551915" w:rsidR="00283007" w:rsidRDefault="00283007" w:rsidP="007C30D1">
      <w:pPr>
        <w:pStyle w:val="BodyTextIndent"/>
        <w:rPr>
          <w:rtl/>
        </w:rPr>
      </w:pPr>
    </w:p>
    <w:p w14:paraId="2E74BA1B" w14:textId="77777777" w:rsidR="00283007" w:rsidRDefault="00283007" w:rsidP="00283007">
      <w:pPr>
        <w:rPr>
          <w:rFonts w:cs="Times New Roman"/>
          <w:rtl/>
        </w:rPr>
      </w:pPr>
    </w:p>
    <w:p w14:paraId="4F145C60" w14:textId="77777777" w:rsidR="00283007" w:rsidRDefault="00283007" w:rsidP="00283007">
      <w:pPr>
        <w:rPr>
          <w:rFonts w:cs="Times New Roman"/>
          <w:rtl/>
        </w:rPr>
      </w:pPr>
    </w:p>
    <w:p w14:paraId="5B289C0D" w14:textId="77777777" w:rsidR="00283007" w:rsidRDefault="00283007" w:rsidP="00283007">
      <w:pPr>
        <w:pStyle w:val="Heading1"/>
        <w:rPr>
          <w:rtl/>
        </w:rPr>
      </w:pPr>
      <w:r>
        <w:rPr>
          <w:rFonts w:hint="cs"/>
          <w:rtl/>
        </w:rPr>
        <w:t xml:space="preserve"> ----- בין התיכון לצבא</w:t>
      </w:r>
    </w:p>
    <w:p w14:paraId="3FF77C02" w14:textId="77777777" w:rsidR="00283007" w:rsidRDefault="00283007" w:rsidP="00283007">
      <w:pPr>
        <w:rPr>
          <w:rFonts w:cs="Times New Roman"/>
          <w:rtl/>
        </w:rPr>
      </w:pPr>
      <w:r>
        <w:rPr>
          <w:rFonts w:cs="Times New Roman" w:hint="cs"/>
          <w:rtl/>
        </w:rPr>
        <w:t xml:space="preserve">אימו של אלכס סברה </w:t>
      </w:r>
      <w:r>
        <w:rPr>
          <w:rFonts w:cs="Times New Roman"/>
          <w:rtl/>
        </w:rPr>
        <w:t>–</w:t>
      </w:r>
      <w:r>
        <w:rPr>
          <w:rFonts w:cs="Times New Roman" w:hint="cs"/>
          <w:rtl/>
        </w:rPr>
        <w:t xml:space="preserve"> ובצדק רב לגביה&amp; - שגם אם חזר לפני הזמן, הרבה לפני הזמן, וגם אם ויתר על כל סיכוי של סיום התיכון בהצלחה, הרי שלפחות עכשו משהוא כאן, נטול כל חובות ומטלות&amp;, יוכל לתת שכם, לעזור במעט (מעט!) במטלות הבית. קצת השגחה על תיאו, פה ושם קיפול כביסה, הוצאת כלים מהמדיח, ושאר פעילויות ומעשים משובבי נפש האדם. לא חלילה שאיבת האבק מכל הבית, לא עבודות הגינה. ובכל בוקר כשמצאה את הכלים מאמול בערב עדיין מלוכלכים בכיור, ואת דלת חדרו סגורה כי הוא עדיין ישן שם בנחת, ובוודאי לא יעלה במוחו לארגן ארוחת עשר[?] לתיאו, לעזור לו להתארגן וללוות אותו להסעה, היה הזעם גואה בתוכה. מה הוא עושה עם עצמו, כמעט בן עשרים! פרזיט אמיתי. לא עושה כלום לא עם עצמו ולא בעזרה לאחרים.</w:t>
      </w:r>
    </w:p>
    <w:p w14:paraId="145D380A" w14:textId="77777777" w:rsidR="00283007" w:rsidRDefault="00283007" w:rsidP="00283007">
      <w:pPr>
        <w:rPr>
          <w:rFonts w:cs="Times New Roman"/>
          <w:rtl/>
        </w:rPr>
      </w:pPr>
      <w:r>
        <w:rPr>
          <w:rFonts w:cs="Times New Roman" w:hint="cs"/>
          <w:rtl/>
        </w:rPr>
        <w:t xml:space="preserve">ואילו הוא חשב </w:t>
      </w:r>
      <w:r>
        <w:rPr>
          <w:rFonts w:cs="Times New Roman"/>
          <w:rtl/>
        </w:rPr>
        <w:t>–</w:t>
      </w:r>
      <w:r>
        <w:rPr>
          <w:rFonts w:cs="Times New Roman" w:hint="cs"/>
          <w:rtl/>
        </w:rPr>
        <w:t xml:space="preserve"> לו רק היה מישהו לדבר איתו. כלומר, אדם שהינו בן שבע-עשרה וחצי לעולם לא יחשוב דבר כזה בהכרתו, אבל בתת מודע הוא בהחלט ציפה למישהו שאיתו אפשר יהיה לשוחח או לפחות לשפוך הכל, מישהו כמו אימא. לא אימו אלא מישהי אחרת שהיתה אימא והיתה, בגילגול אחר לגמרי, אימא שלו, איזו מישהי שהיתה יכולה להיות אימא שלו וניתן היה לדבר איתה.</w:t>
      </w:r>
    </w:p>
    <w:p w14:paraId="573B8CE8" w14:textId="77777777" w:rsidR="00283007" w:rsidRDefault="00283007" w:rsidP="00283007">
      <w:pPr>
        <w:rPr>
          <w:rFonts w:cs="Times New Roman"/>
          <w:rtl/>
        </w:rPr>
      </w:pPr>
    </w:p>
    <w:p w14:paraId="22997FBE" w14:textId="77777777" w:rsidR="00283007" w:rsidRDefault="00283007" w:rsidP="00283007">
      <w:pPr>
        <w:rPr>
          <w:rFonts w:cs="Times New Roman"/>
          <w:rtl/>
        </w:rPr>
      </w:pPr>
      <w:r>
        <w:rPr>
          <w:rFonts w:cs="Times New Roman" w:hint="cs"/>
          <w:rtl/>
        </w:rPr>
        <w:t>הם היו מכונה משומנת היטב, הוא ואימו, מכונת ריבים.</w:t>
      </w:r>
    </w:p>
    <w:p w14:paraId="75C65F3B" w14:textId="77777777" w:rsidR="00283007" w:rsidRDefault="00283007" w:rsidP="00283007">
      <w:pPr>
        <w:rPr>
          <w:rFonts w:cs="Times New Roman"/>
          <w:rtl/>
        </w:rPr>
      </w:pPr>
      <w:r>
        <w:rPr>
          <w:rFonts w:cs="Times New Roman" w:hint="cs"/>
          <w:rtl/>
        </w:rPr>
        <w:t>היא עומדת על כך שעליו להסתפר, והוא מודיע לה בחגיגיות שלא יסתפר עד לגיוס.</w:t>
      </w:r>
    </w:p>
    <w:p w14:paraId="56405803" w14:textId="77777777" w:rsidR="00283007" w:rsidRDefault="00283007" w:rsidP="00283007">
      <w:pPr>
        <w:rPr>
          <w:rFonts w:cs="Times New Roman"/>
          <w:rtl/>
        </w:rPr>
      </w:pPr>
      <w:r>
        <w:rPr>
          <w:rFonts w:cs="Times New Roman" w:hint="cs"/>
          <w:rtl/>
        </w:rPr>
        <w:t>היא חורקת שיניה בדממה, דמעות של תסכול וזעם אילם דוקרות את עיניה, והוא מסתלק בקול צהלה מהבית (רק עד למחרת השכם בבוקר, אין מה לשמוח).</w:t>
      </w:r>
    </w:p>
    <w:p w14:paraId="7D7D5569" w14:textId="77777777" w:rsidR="00283007" w:rsidRDefault="00283007" w:rsidP="00283007">
      <w:pPr>
        <w:rPr>
          <w:rFonts w:cs="Times New Roman"/>
          <w:rtl/>
        </w:rPr>
      </w:pPr>
      <w:r>
        <w:rPr>
          <w:rFonts w:cs="Times New Roman" w:hint="cs"/>
          <w:rtl/>
        </w:rPr>
        <w:t xml:space="preserve">והיכן היה אביו בכל זה? ובכן, אביו פיתח לו מנהג חדש, לכנות את אלכס 'חתיכת טינופת' לאמור </w:t>
      </w:r>
      <w:r>
        <w:rPr>
          <w:rFonts w:cs="Times New Roman"/>
          <w:rtl/>
        </w:rPr>
        <w:t>–</w:t>
      </w:r>
      <w:r>
        <w:rPr>
          <w:rFonts w:cs="Times New Roman" w:hint="cs"/>
          <w:rtl/>
        </w:rPr>
        <w:t xml:space="preserve"> "בחיי שאתה חתיכת טינופת," והכל בגרמנית כך שה'דרעק' של אותה טינופת ניתך&amp; מפיו כמי ביוב שוצפים.</w:t>
      </w:r>
    </w:p>
    <w:p w14:paraId="4C4293AE" w14:textId="77777777" w:rsidR="00283007" w:rsidRDefault="00283007" w:rsidP="00283007">
      <w:pPr>
        <w:rPr>
          <w:rFonts w:cs="Times New Roman"/>
          <w:rtl/>
        </w:rPr>
      </w:pPr>
      <w:r>
        <w:rPr>
          <w:rFonts w:cs="Times New Roman" w:hint="cs"/>
          <w:rtl/>
        </w:rPr>
        <w:t>האין זה מעט חסר טעם? האם לא היה זה מוגזם למדי?</w:t>
      </w:r>
    </w:p>
    <w:p w14:paraId="312861D7" w14:textId="77777777" w:rsidR="00283007" w:rsidRDefault="00283007" w:rsidP="00283007">
      <w:pPr>
        <w:rPr>
          <w:rFonts w:cs="Times New Roman"/>
          <w:rtl/>
        </w:rPr>
      </w:pPr>
      <w:r>
        <w:rPr>
          <w:rFonts w:cs="Times New Roman" w:hint="cs"/>
          <w:rtl/>
        </w:rPr>
        <w:t xml:space="preserve">לא, כלל וכלל לא. כי ליכלוך הוא אותו דבר שבלעדיו חיינו יהיו מושלמים, וכך היו חיי הוריו בלעדיו </w:t>
      </w:r>
      <w:r>
        <w:rPr>
          <w:rFonts w:cs="Times New Roman"/>
          <w:rtl/>
        </w:rPr>
        <w:t>–</w:t>
      </w:r>
      <w:r>
        <w:rPr>
          <w:rFonts w:cs="Times New Roman" w:hint="cs"/>
          <w:rtl/>
        </w:rPr>
        <w:t xml:space="preserve"> אין כל שמץ ספק שכך הם היו, ובעקבות / האינדיקציות המדידות מכל הכלים המדעיים העומדים לרשותינו (אך לא כלים שאינם בהכרח מדעיים, או כלים מדעיים שאינם עומדים לרשותינו) מאפשרים לנו לקבוע בוודאות </w:t>
      </w:r>
      <w:r>
        <w:rPr>
          <w:rFonts w:cs="Times New Roman"/>
          <w:rtl/>
        </w:rPr>
        <w:t>–</w:t>
      </w:r>
      <w:r>
        <w:rPr>
          <w:rFonts w:cs="Times New Roman" w:hint="cs"/>
          <w:rtl/>
        </w:rPr>
        <w:t xml:space="preserve"> ללא אלכס, חייהם של הוריו היו מושלמים.</w:t>
      </w:r>
    </w:p>
    <w:p w14:paraId="753E3098" w14:textId="77777777" w:rsidR="00283007" w:rsidRDefault="00283007" w:rsidP="00283007">
      <w:pPr>
        <w:rPr>
          <w:rFonts w:cs="Times New Roman"/>
          <w:rtl/>
        </w:rPr>
      </w:pPr>
    </w:p>
    <w:p w14:paraId="6DDB3FF6" w14:textId="77777777" w:rsidR="00283007" w:rsidRDefault="00283007" w:rsidP="00283007">
      <w:pPr>
        <w:rPr>
          <w:rFonts w:cs="Times New Roman"/>
          <w:rtl/>
        </w:rPr>
      </w:pPr>
      <w:r>
        <w:rPr>
          <w:rFonts w:cs="Times New Roman" w:hint="cs"/>
          <w:rtl/>
        </w:rPr>
        <w:t>"אתה נוראי, אני ממש מפחדת מהמחשבות האפלות שבמוח שלך," אימו אמרה את זה או משהו דומה.</w:t>
      </w:r>
    </w:p>
    <w:p w14:paraId="0F31AD3E" w14:textId="77777777" w:rsidR="00283007" w:rsidRDefault="00283007" w:rsidP="00283007">
      <w:pPr>
        <w:rPr>
          <w:rFonts w:cs="Times New Roman"/>
          <w:rtl/>
        </w:rPr>
      </w:pPr>
      <w:r>
        <w:rPr>
          <w:rFonts w:cs="Times New Roman" w:hint="cs"/>
          <w:rtl/>
        </w:rPr>
        <w:t>"את לא צריכה לפחד ממני, אין בי שום דבר אפל. אין בי שום סוד נסתר בפינה אפלה, כל מה שיש בי יוצא החוצה. זה כל הילדים המנומסים והטובים האלה שצריך לפחד מהם, לא ממני."</w:t>
      </w:r>
    </w:p>
    <w:p w14:paraId="7FCFD426" w14:textId="77777777" w:rsidR="00283007" w:rsidRDefault="00283007" w:rsidP="00283007">
      <w:pPr>
        <w:rPr>
          <w:rFonts w:cs="Times New Roman"/>
          <w:rtl/>
        </w:rPr>
      </w:pPr>
    </w:p>
    <w:p w14:paraId="630AB196" w14:textId="77777777" w:rsidR="00283007" w:rsidRDefault="00283007" w:rsidP="00283007">
      <w:pPr>
        <w:rPr>
          <w:rFonts w:cs="Times New Roman"/>
          <w:rtl/>
        </w:rPr>
      </w:pPr>
      <w:r w:rsidRPr="00DA1FF8">
        <w:rPr>
          <w:rFonts w:cs="Times New Roman"/>
          <w:rtl/>
        </w:rPr>
        <w:lastRenderedPageBreak/>
        <w:t>אלכס אחרי יסמין היה חולה נורא במשך חצי שנה. חשבו שאולי יש לו הפרה המשוגעת. הוא חשב שזה בגלל שאיבד את היכולת להסתגל למזג האוויר של אנגליה.</w:t>
      </w:r>
    </w:p>
    <w:p w14:paraId="2C4BA408" w14:textId="77777777" w:rsidR="00283007" w:rsidRPr="000B1F45" w:rsidRDefault="00283007" w:rsidP="00283007">
      <w:pPr>
        <w:rPr>
          <w:rFonts w:cs="Times New Roman"/>
          <w:rtl/>
        </w:rPr>
      </w:pPr>
      <w:r w:rsidRPr="000B1F45">
        <w:rPr>
          <w:rFonts w:cs="Times New Roman"/>
          <w:rtl/>
        </w:rPr>
        <w:t>בחצי שנה שאחרי הפרידה הוא חולה כמעט כל הזמן - נזלת, שיעולים, כאבי אוזניים נוראים בטיסות (בעיקר בנחיתה) - כי אחרי שנתיים של מתח בלתי סביר עם יסמין הכל מתפרק אצלו.</w:t>
      </w:r>
    </w:p>
    <w:p w14:paraId="6CE086E5" w14:textId="77777777" w:rsidR="00283007" w:rsidRDefault="00283007" w:rsidP="00283007">
      <w:pPr>
        <w:rPr>
          <w:rFonts w:cs="Times New Roman"/>
          <w:rtl/>
        </w:rPr>
      </w:pPr>
    </w:p>
    <w:p w14:paraId="7CA3DDAC" w14:textId="77777777" w:rsidR="00283007" w:rsidRDefault="00283007" w:rsidP="00283007">
      <w:pPr>
        <w:pStyle w:val="Heading2"/>
        <w:rPr>
          <w:rtl/>
        </w:rPr>
      </w:pPr>
      <w:r>
        <w:rPr>
          <w:rFonts w:hint="cs"/>
          <w:rtl/>
        </w:rPr>
        <w:t>רוטב חום</w:t>
      </w:r>
    </w:p>
    <w:p w14:paraId="357C11A3" w14:textId="77777777" w:rsidR="00283007" w:rsidRDefault="00283007" w:rsidP="00283007">
      <w:pPr>
        <w:rPr>
          <w:rFonts w:cs="Times New Roman"/>
          <w:rtl/>
        </w:rPr>
      </w:pPr>
      <w:r>
        <w:rPr>
          <w:rFonts w:cs="Times New Roman" w:hint="cs"/>
          <w:rtl/>
        </w:rPr>
        <w:t xml:space="preserve">שם המשפחה של הסב </w:t>
      </w:r>
      <w:r>
        <w:rPr>
          <w:rFonts w:cs="Times New Roman"/>
          <w:rtl/>
        </w:rPr>
        <w:t>–</w:t>
      </w:r>
      <w:r>
        <w:rPr>
          <w:rFonts w:cs="Times New Roman" w:hint="cs"/>
          <w:rtl/>
        </w:rPr>
        <w:t xml:space="preserve"> הנדרסון נניח</w:t>
      </w:r>
    </w:p>
    <w:p w14:paraId="73BD6152" w14:textId="77777777" w:rsidR="00283007" w:rsidRDefault="00283007" w:rsidP="00283007">
      <w:pPr>
        <w:rPr>
          <w:rFonts w:cs="Times New Roman"/>
          <w:rtl/>
        </w:rPr>
      </w:pPr>
      <w:r>
        <w:rPr>
          <w:rFonts w:cs="Times New Roman"/>
        </w:rPr>
        <w:t>You’re out of sorts</w:t>
      </w:r>
      <w:r>
        <w:rPr>
          <w:rFonts w:cs="Times New Roman" w:hint="cs"/>
          <w:rtl/>
        </w:rPr>
        <w:t xml:space="preserve"> </w:t>
      </w:r>
      <w:r>
        <w:rPr>
          <w:rFonts w:cs="Times New Roman"/>
          <w:rtl/>
        </w:rPr>
        <w:t>–</w:t>
      </w:r>
      <w:r>
        <w:rPr>
          <w:rFonts w:cs="Times New Roman" w:hint="cs"/>
          <w:rtl/>
        </w:rPr>
        <w:t xml:space="preserve"> ביטוי בריטי</w:t>
      </w:r>
    </w:p>
    <w:p w14:paraId="434B6F17" w14:textId="77777777" w:rsidR="00283007" w:rsidRDefault="00283007" w:rsidP="00283007">
      <w:pPr>
        <w:rPr>
          <w:rFonts w:cs="Times New Roman"/>
          <w:rtl/>
        </w:rPr>
      </w:pPr>
      <w:r>
        <w:rPr>
          <w:rFonts w:cs="Times New Roman"/>
        </w:rPr>
        <w:t>I’m excited. I’m all of a dither.</w:t>
      </w:r>
    </w:p>
    <w:p w14:paraId="3FF19933" w14:textId="77777777" w:rsidR="00283007" w:rsidRDefault="00283007" w:rsidP="00283007">
      <w:pPr>
        <w:rPr>
          <w:rFonts w:cs="Times New Roman"/>
          <w:rtl/>
        </w:rPr>
      </w:pPr>
    </w:p>
    <w:p w14:paraId="328F1D2F" w14:textId="77777777" w:rsidR="00283007" w:rsidRDefault="00283007" w:rsidP="00283007">
      <w:pPr>
        <w:rPr>
          <w:rFonts w:cs="Times New Roman"/>
          <w:rtl/>
        </w:rPr>
      </w:pPr>
      <w:r w:rsidRPr="00175D42">
        <w:rPr>
          <w:rFonts w:cs="Times New Roman"/>
          <w:rtl/>
        </w:rPr>
        <w:t xml:space="preserve">אלכס טס לאנגליה </w:t>
      </w:r>
      <w:r>
        <w:rPr>
          <w:rFonts w:cs="Times New Roman"/>
          <w:rtl/>
        </w:rPr>
        <w:t>–</w:t>
      </w:r>
      <w:r w:rsidRPr="00175D42">
        <w:rPr>
          <w:rFonts w:cs="Times New Roman"/>
          <w:rtl/>
        </w:rPr>
        <w:t xml:space="preserve"> במשך שעה ארוכה הוא שוהה בתוך המרק העכור שמרכיב את השמיים של מכורתו, ואז נוחת לתוך יום גשום, צונן ועגמומי. דבר לא נראה דרך העכירות שאופפת את המטוס מכל הכיוונים. השמש עצמה היא פנינה רחוקה ובוהקת אור צונן ואדיש.</w:t>
      </w:r>
      <w:r>
        <w:rPr>
          <w:rFonts w:cs="Times New Roman" w:hint="cs"/>
          <w:rtl/>
        </w:rPr>
        <w:t xml:space="preserve"> א</w:t>
      </w:r>
      <w:r w:rsidRPr="00175D42">
        <w:rPr>
          <w:rFonts w:cs="Times New Roman"/>
          <w:rtl/>
        </w:rPr>
        <w:t>ו אדיש ומרוחק</w:t>
      </w:r>
      <w:r>
        <w:rPr>
          <w:rFonts w:cs="Times New Roman" w:hint="cs"/>
          <w:rtl/>
        </w:rPr>
        <w:t>.</w:t>
      </w:r>
    </w:p>
    <w:p w14:paraId="375F5DE1" w14:textId="77777777" w:rsidR="00283007" w:rsidRDefault="00283007" w:rsidP="00283007">
      <w:pPr>
        <w:rPr>
          <w:rFonts w:cs="Times New Roman"/>
          <w:rtl/>
        </w:rPr>
      </w:pPr>
      <w:r w:rsidRPr="00175D42">
        <w:rPr>
          <w:rFonts w:cs="Times New Roman"/>
          <w:rtl/>
        </w:rPr>
        <w:t>כשהם מנמיכים מתחת למסה האפורה, הם נאטמים בין השדות למכסה אפור... השמש רחוקה וחלשה עוד יותר / מאירה ברפיון</w:t>
      </w:r>
    </w:p>
    <w:p w14:paraId="60A1575B" w14:textId="77777777" w:rsidR="00283007" w:rsidRDefault="00283007" w:rsidP="00283007">
      <w:pPr>
        <w:rPr>
          <w:rFonts w:cs="Times New Roman"/>
          <w:rtl/>
        </w:rPr>
      </w:pPr>
    </w:p>
    <w:p w14:paraId="28A11700" w14:textId="77777777" w:rsidR="00283007" w:rsidRDefault="00283007" w:rsidP="00283007">
      <w:pPr>
        <w:rPr>
          <w:rFonts w:cs="Times New Roman"/>
          <w:rtl/>
        </w:rPr>
      </w:pPr>
      <w:r>
        <w:rPr>
          <w:rFonts w:cs="Times New Roman" w:hint="cs"/>
          <w:rtl/>
        </w:rPr>
        <w:t>כשאלכס חזר לאנגליה, הלימודים בכיתתו בישראל כבר הסתיימו באופן רשמי, ולכן לא ניתן לומר עליו שהחמיץ חלילה לימודים. אך הסיבה שהלימודים הסתיימו היתה לימודים לבגרויות, שאותם החמיץ וכמובן שלא ניגש אף למקצוע יחיד. בגרות במתימטיקה, אנגלית ו</w:t>
      </w:r>
      <w:r>
        <w:rPr>
          <w:rFonts w:cs="Times New Roman"/>
          <w:rtl/>
        </w:rPr>
        <w:t>—</w:t>
      </w:r>
      <w:r>
        <w:rPr>
          <w:rFonts w:cs="Times New Roman" w:hint="cs"/>
          <w:rtl/>
        </w:rPr>
        <w:t xml:space="preserve"> הוא עשה בשנה הקודמת ובמועד החורף. אבל כל המקצועות החביבים </w:t>
      </w:r>
      <w:r>
        <w:rPr>
          <w:rFonts w:cs="Times New Roman"/>
          <w:rtl/>
        </w:rPr>
        <w:t>–</w:t>
      </w:r>
      <w:r>
        <w:rPr>
          <w:rFonts w:cs="Times New Roman" w:hint="cs"/>
          <w:rtl/>
        </w:rPr>
        <w:t xml:space="preserve"> ספרות, אזרחות, תנ"ך הסטוריה ולשון הוא לא עשה וגם לא היה לו כל מושג כיצד יתמודד איתם. ולכן עזיבת ארץ האבות לפני המועד המומלץ לא היתה חסרת כל הגיון כפי שניתן היה להאמין.</w:t>
      </w:r>
    </w:p>
    <w:p w14:paraId="46FC25C7" w14:textId="77777777" w:rsidR="00283007" w:rsidRDefault="00283007" w:rsidP="00283007">
      <w:pPr>
        <w:rPr>
          <w:rFonts w:cs="Times New Roman"/>
          <w:rtl/>
        </w:rPr>
      </w:pPr>
      <w:r>
        <w:rPr>
          <w:rFonts w:cs="Times New Roman" w:hint="cs"/>
          <w:rtl/>
        </w:rPr>
        <w:t xml:space="preserve">ובכל זאת כשהגיע לבית הוריו, לאחר השוק הראשוני בהגעתו הבלתי צפויה (שוק קצר ביותר כי במשך השנים כבר הפתיע אותם לא מעט בהגעות ועזיבות בלתי צפויות) עברו למוד העבודה הרגיל שלהם כלפיו כלומר </w:t>
      </w:r>
      <w:r>
        <w:rPr>
          <w:rFonts w:cs="Times New Roman"/>
          <w:rtl/>
        </w:rPr>
        <w:t>–</w:t>
      </w:r>
      <w:r>
        <w:rPr>
          <w:rFonts w:cs="Times New Roman" w:hint="cs"/>
          <w:rtl/>
        </w:rPr>
        <w:t xml:space="preserve"> הפסיקו לדבר איתו, ואף התעלמו מקיומו.</w:t>
      </w:r>
    </w:p>
    <w:p w14:paraId="524227C5" w14:textId="77777777" w:rsidR="00283007" w:rsidRDefault="00283007" w:rsidP="00283007">
      <w:pPr>
        <w:rPr>
          <w:rFonts w:cs="Times New Roman"/>
          <w:rtl/>
        </w:rPr>
      </w:pPr>
      <w:r>
        <w:rPr>
          <w:rFonts w:cs="Times New Roman" w:hint="cs"/>
          <w:rtl/>
        </w:rPr>
        <w:t xml:space="preserve">אין לדעת מה חושבים שני אנשים מבוגרים, ששניהם מטפחים מזה שנים קריירות יוקרתיות למדי, הורים לארבעה ילדים ומנהלים משק-בית מסובך למדי, עמוס בתזמונים והתארגנויות מסובכים למדי, וכן אוחזים בצוות חברים גדול למדי, בקיצור </w:t>
      </w:r>
      <w:r>
        <w:rPr>
          <w:rFonts w:cs="Times New Roman"/>
          <w:rtl/>
        </w:rPr>
        <w:t>–</w:t>
      </w:r>
      <w:r>
        <w:rPr>
          <w:rFonts w:cs="Times New Roman" w:hint="cs"/>
          <w:rtl/>
        </w:rPr>
        <w:t xml:space="preserve"> בני אדם שניתן לומר עליהם כי הצליחו לפענח באופן </w:t>
      </w:r>
      <w:r>
        <w:rPr>
          <w:rFonts w:cs="Times New Roman"/>
        </w:rPr>
        <w:t>admireble</w:t>
      </w:r>
      <w:r>
        <w:rPr>
          <w:rFonts w:cs="Times New Roman" w:hint="cs"/>
          <w:rtl/>
        </w:rPr>
        <w:t xml:space="preserve"> למדי את האופן הנכון של כיצד להיות מבוגר בעולם המערבי המתקדם וההפכפך [נניח] בהחליטם להתעלם מאחד מילדיהם ואולי </w:t>
      </w:r>
      <w:r>
        <w:rPr>
          <w:rFonts w:cs="Times New Roman"/>
          <w:rtl/>
        </w:rPr>
        <w:t>–</w:t>
      </w:r>
      <w:r>
        <w:rPr>
          <w:rFonts w:cs="Times New Roman" w:hint="cs"/>
          <w:rtl/>
        </w:rPr>
        <w:t xml:space="preserve"> וזאת אך השערה פרועה כי הוא מעולם לא הראה ולו ברמז לכך </w:t>
      </w:r>
      <w:r>
        <w:rPr>
          <w:rFonts w:cs="Times New Roman"/>
          <w:rtl/>
        </w:rPr>
        <w:t>–</w:t>
      </w:r>
      <w:r>
        <w:rPr>
          <w:rFonts w:cs="Times New Roman" w:hint="cs"/>
          <w:rtl/>
        </w:rPr>
        <w:t xml:space="preserve"> בזמן שהוא זקוק להם. כנראה האמינו שתמורת הפריבילגיה המענגת של חוסר התעלמותם ממנו הוא יפרוץ בדמעות לוהטות, ויתחנן לפיוס שיגיע רק לאחר שישנה את דרכיו,</w:t>
      </w:r>
      <w:r w:rsidRPr="00F56083">
        <w:rPr>
          <w:rFonts w:cs="Times New Roman" w:hint="cs"/>
          <w:rtl/>
        </w:rPr>
        <w:t xml:space="preserve"> </w:t>
      </w:r>
      <w:r>
        <w:rPr>
          <w:rFonts w:cs="Times New Roman" w:hint="cs"/>
          <w:rtl/>
        </w:rPr>
        <w:t xml:space="preserve">יבין את גודל שגיאותיו וטעויותיו החוזרות ונשנות, יבין או יסכים עם ראייתם שהוא מוליך את חייו אל פי התהום, ויחליט להשתפר ולהיטיב את דרכיו, להסיט את חייו אל דרך הישר.. ואולי אם לא ידברו איתו יבין שבאורח חייו הנוכחי הוא הופך מאדם ללא-אדם. כי הרי ממי אנחנו מתעלמים? מבני אדם? מאדם הניצב מולינו ומבקש בקול רועד כסף בשביל כרטיס האויסטר? בוודאי שלא, בעיקר אם אתה בוגר, בעל </w:t>
      </w:r>
      <w:r>
        <w:rPr>
          <w:rFonts w:cs="Times New Roman" w:hint="cs"/>
          <w:rtl/>
        </w:rPr>
        <w:lastRenderedPageBreak/>
        <w:t>מעגל חברים נרחב, בעל חיים מושלמים. לכן על בעל הקול הרועד להבין כי אינו בן אדם, אינו שייך למין המופלא הזה, עד שלא ישנה את דרכיו ואז ייתכן וישוב להתקבל (דבר אינו מובטח בעולם שבו לקיומך אין כל שיקוף, כל הד). סופי אולי לא חשבה על כל זה ובכל זאת כשפנה אליה חייכה חיוך רחב שלא הצליחה להסתיר (ולא מתוך טוב לב דווקא אלא מתוך כך שהחיוך הסגיר את זה שאותו קול רועד כן חדר את מעטה החיץ המפריד בין מי שזכותם להישמע או להתקיים נשללה מהם) לפני שהסיטה ממי שהוריו החליטו להתעלם ממנו את מבטה.</w:t>
      </w:r>
    </w:p>
    <w:p w14:paraId="4EFCA0A9" w14:textId="77777777" w:rsidR="00283007" w:rsidRDefault="00283007" w:rsidP="00283007">
      <w:pPr>
        <w:rPr>
          <w:rFonts w:cs="Times New Roman"/>
          <w:rtl/>
        </w:rPr>
      </w:pPr>
      <w:r>
        <w:rPr>
          <w:rFonts w:cs="Times New Roman" w:hint="cs"/>
          <w:rtl/>
        </w:rPr>
        <w:t>סופי לא היתה זקוקה ל</w:t>
      </w:r>
      <w:r>
        <w:rPr>
          <w:rFonts w:cs="Times New Roman"/>
        </w:rPr>
        <w:t>prompt</w:t>
      </w:r>
      <w:r>
        <w:rPr>
          <w:rFonts w:cs="Times New Roman" w:hint="cs"/>
          <w:rtl/>
        </w:rPr>
        <w:t xml:space="preserve"> מיוחד בשביל לחבור לצד הצודקים לשם שינוי, צד אלו שהצדק והאמת איתם, ונהנתה להסתופף בצד הזה, הצד שטהרנות צדקתו תכלה את כל הרשע והאדיוטיזמוס בעולם, ואם לא את אלו, לפחות משהו בבנם הסורר תכלה.</w:t>
      </w:r>
    </w:p>
    <w:p w14:paraId="4CAC430B" w14:textId="77777777" w:rsidR="00283007" w:rsidRDefault="00283007" w:rsidP="00283007">
      <w:pPr>
        <w:rPr>
          <w:rFonts w:cs="Times New Roman"/>
          <w:rtl/>
        </w:rPr>
      </w:pPr>
      <w:r>
        <w:rPr>
          <w:rFonts w:cs="Times New Roman" w:hint="cs"/>
          <w:rtl/>
        </w:rPr>
        <w:t>יכול להיות שלו היה אלכס ילד בודד ומבודד, היה מגיע למסקנה שהוא אינו בן אדם, הזכות להישמע או להתקיים אינה שלו. ייתכן שעיניהם הקודחות, ה</w:t>
      </w:r>
      <w:r>
        <w:rPr>
          <w:rFonts w:cs="Times New Roman"/>
        </w:rPr>
        <w:t>always disapproving</w:t>
      </w:r>
      <w:r>
        <w:rPr>
          <w:rFonts w:cs="Times New Roman" w:hint="cs"/>
          <w:rtl/>
        </w:rPr>
        <w:t>, פרצופיהם המעוקמים ב</w:t>
      </w:r>
      <w:r>
        <w:rPr>
          <w:rFonts w:cs="Times New Roman"/>
        </w:rPr>
        <w:t>disapproval</w:t>
      </w:r>
      <w:r>
        <w:rPr>
          <w:rFonts w:cs="Times New Roman" w:hint="cs"/>
          <w:rtl/>
        </w:rPr>
        <w:t xml:space="preserve"> של הוריו היו גורמים לו לחרוד ממבט אל פניהם של אנשים אחרים ומאותו זמן היה משפיל את עיניו כשהיה מדבר לאחרים. אבל אלכס לא היה כזה. הוא לא ידע על מה הוא מתגבר, כשעבר לישון אצל כמה מחבריו. אולם זה לא החזיק זמן רב כי הם למדו לבחינות הבגרות. ולכן כשיום אחד סבו בא לביקור, הוא פשוט חזר איתו ונשאר לגור איתו עד שיעלה במוחו רעיון אחר.</w:t>
      </w:r>
    </w:p>
    <w:p w14:paraId="0794DA10" w14:textId="77777777" w:rsidR="00283007" w:rsidRDefault="00283007" w:rsidP="00283007">
      <w:pPr>
        <w:rPr>
          <w:rFonts w:cs="Times New Roman"/>
          <w:rtl/>
        </w:rPr>
      </w:pPr>
    </w:p>
    <w:p w14:paraId="747E3BDA" w14:textId="77777777" w:rsidR="00283007" w:rsidRDefault="00283007" w:rsidP="00283007">
      <w:pPr>
        <w:rPr>
          <w:rFonts w:cs="Times New Roman"/>
          <w:rtl/>
        </w:rPr>
      </w:pPr>
      <w:r>
        <w:rPr>
          <w:rFonts w:cs="Times New Roman" w:hint="cs"/>
          <w:rtl/>
        </w:rPr>
        <w:t xml:space="preserve">מישהו אחד רואה ילד נוסע, טס, נשלח, מפה, לשם, לשם, לפה, ותמיד תמיד תמיד באופן קבוע מקועקעת על פניו (כן מקועקעת כי זה כואב וזה חרוט ואיש לא יוכל להסיר את זה וזה לתמיד) ההבעה של אני יודע בדיוק איפה אני ואני יודע בדיוק לאן אני הולך ומה אעשה שם, אני מכיר כל עץ וכל אבן וכל גבעה, הייתי שם מליון פעמים ואני יודע </w:t>
      </w:r>
      <w:r>
        <w:rPr>
          <w:rFonts w:cs="Times New Roman"/>
          <w:rtl/>
        </w:rPr>
        <w:t>–</w:t>
      </w:r>
      <w:r>
        <w:rPr>
          <w:rFonts w:cs="Times New Roman" w:hint="cs"/>
          <w:rtl/>
        </w:rPr>
        <w:t xml:space="preserve"> זה הדבר שאני הכי טוב בו בעולם, אני יודע, אני טוב בלהסתדר. ואנשים אומרים לעצמם </w:t>
      </w:r>
      <w:r>
        <w:rPr>
          <w:rFonts w:cs="Times New Roman"/>
          <w:rtl/>
        </w:rPr>
        <w:t>–</w:t>
      </w:r>
      <w:r>
        <w:rPr>
          <w:rFonts w:cs="Times New Roman" w:hint="cs"/>
          <w:rtl/>
        </w:rPr>
        <w:t xml:space="preserve"> הילד הזה נולד ישר לתוך מעמד העשירים, עמוק לתוך מעמד הפריבילגים שיש להם הכל והכל בבעלותם, אולי גם קרון הרכבת הזה, אולי כל המסילה והמנהרות שבהן היא עוברת בתוך ההרים, כי כך הילד נראה. הם לא יודעים שהוא נראה כך כי למד מזמן איך למחוק כל זכר להבעת הבהלה מפניו, הוא מבליע אותה וזה לא משנה מה בוער בתוכו, הוא לא יתן לה לצוץ. אבל הוא יודע בדיוק מה הוא </w:t>
      </w:r>
      <w:r>
        <w:rPr>
          <w:rFonts w:cs="Times New Roman"/>
          <w:rtl/>
        </w:rPr>
        <w:t>–</w:t>
      </w:r>
      <w:r>
        <w:rPr>
          <w:rFonts w:cs="Times New Roman" w:hint="cs"/>
          <w:rtl/>
        </w:rPr>
        <w:t xml:space="preserve"> חבילה בלתי רצויה שמשונעת ממקום למקום ואין גבעה שמעליה או עץ שמתחתיו הוא [אלכס] יהיה רצוי.</w:t>
      </w:r>
    </w:p>
    <w:p w14:paraId="29CB0233" w14:textId="77777777" w:rsidR="00283007" w:rsidRDefault="00283007" w:rsidP="00283007">
      <w:pPr>
        <w:rPr>
          <w:rFonts w:cs="Times New Roman"/>
          <w:rtl/>
        </w:rPr>
      </w:pPr>
    </w:p>
    <w:p w14:paraId="6C20167F" w14:textId="77777777" w:rsidR="00283007" w:rsidRDefault="00283007" w:rsidP="00283007">
      <w:pPr>
        <w:rPr>
          <w:rFonts w:cs="Times New Roman"/>
          <w:rtl/>
        </w:rPr>
      </w:pPr>
      <w:r>
        <w:rPr>
          <w:rFonts w:cs="Times New Roman" w:hint="cs"/>
          <w:rtl/>
        </w:rPr>
        <w:t xml:space="preserve">"השתגעת לגמרי," אביו אמר לו. כך פתח את גערותיו באלכס לאחרונה. </w:t>
      </w:r>
    </w:p>
    <w:p w14:paraId="260BFA47" w14:textId="77777777" w:rsidR="00283007" w:rsidRDefault="00283007" w:rsidP="00283007">
      <w:pPr>
        <w:rPr>
          <w:rFonts w:cs="Times New Roman"/>
          <w:rtl/>
        </w:rPr>
      </w:pPr>
      <w:r>
        <w:rPr>
          <w:rFonts w:cs="Times New Roman" w:hint="cs"/>
          <w:rtl/>
        </w:rPr>
        <w:t xml:space="preserve">וכי על מה ולמה? איך אדם יכול להשתגע לגמרי? </w:t>
      </w:r>
    </w:p>
    <w:p w14:paraId="348D3E40" w14:textId="77777777" w:rsidR="00283007" w:rsidRDefault="00283007" w:rsidP="00283007">
      <w:pPr>
        <w:rPr>
          <w:rFonts w:cs="Times New Roman"/>
          <w:rtl/>
        </w:rPr>
      </w:pPr>
      <w:r>
        <w:rPr>
          <w:rFonts w:cs="Times New Roman" w:hint="cs"/>
          <w:rtl/>
        </w:rPr>
        <w:t>נניח שאדם חצי משתגע כשאישיותו מתפצלת לשניים. האם הוא משתגע לגמרי כשנפשו מתפצלת לארבע? לעשר? למליון רסיסים מיקרוסקופיים?</w:t>
      </w:r>
    </w:p>
    <w:p w14:paraId="2999E987" w14:textId="77777777" w:rsidR="00283007" w:rsidRDefault="00283007" w:rsidP="00283007">
      <w:pPr>
        <w:rPr>
          <w:rFonts w:cs="Times New Roman"/>
          <w:rtl/>
        </w:rPr>
      </w:pPr>
      <w:r>
        <w:rPr>
          <w:rFonts w:cs="Times New Roman" w:hint="cs"/>
          <w:rtl/>
        </w:rPr>
        <w:t xml:space="preserve">נניח שאדם חצי משתגע כשהוא שומע קול מדבר אליו ונותן לו פקודות. האם הוא משתגע לגמרי כשהוא שומע לא קול אלא צרחות, את צרחותיו של </w:t>
      </w:r>
      <w:r>
        <w:rPr>
          <w:rFonts w:cs="Times New Roman"/>
        </w:rPr>
        <w:t>a certain individual</w:t>
      </w:r>
      <w:r>
        <w:rPr>
          <w:rFonts w:cs="Times New Roman" w:hint="cs"/>
          <w:rtl/>
        </w:rPr>
        <w:t xml:space="preserve"> נקרע ממנו?</w:t>
      </w:r>
    </w:p>
    <w:p w14:paraId="10A0B670" w14:textId="77777777" w:rsidR="00283007" w:rsidRDefault="00283007" w:rsidP="00283007">
      <w:pPr>
        <w:rPr>
          <w:rFonts w:cs="Times New Roman"/>
          <w:rtl/>
        </w:rPr>
      </w:pPr>
      <w:r>
        <w:rPr>
          <w:rFonts w:cs="Times New Roman" w:hint="cs"/>
          <w:rtl/>
        </w:rPr>
        <w:t xml:space="preserve">ובכן, דבר מכל אלה לא קרה לאלכס (ואם קרה, בוודאי לא היה מתחום התעניינותו של אביו). אבחנתו הקלינית של האב, שאלכס השתגע לגמרי, התבססה על כך ששם את נשפו בכפו, שלא נשאר לסיים את הבגרויות. והאב כעס, הוא רתח בכל פעם מחדש. למה לרתוח שוב ושוב? האם זה יועיל? "בחיי שאני לא מבין אותך," </w:t>
      </w:r>
      <w:r>
        <w:rPr>
          <w:rFonts w:cs="Times New Roman"/>
          <w:rtl/>
        </w:rPr>
        <w:t>–</w:t>
      </w:r>
      <w:r>
        <w:rPr>
          <w:rFonts w:cs="Times New Roman" w:hint="cs"/>
          <w:rtl/>
        </w:rPr>
        <w:t xml:space="preserve"> אלכס היה יכול לכתוב אל לקסיקון ביטויי האכזבה המלא בגרמנית. </w:t>
      </w:r>
    </w:p>
    <w:p w14:paraId="0083AABA" w14:textId="77777777" w:rsidR="00283007" w:rsidRDefault="00283007" w:rsidP="00283007">
      <w:pPr>
        <w:rPr>
          <w:rFonts w:cs="Times New Roman"/>
          <w:rtl/>
        </w:rPr>
      </w:pPr>
      <w:r>
        <w:rPr>
          <w:rFonts w:cs="Times New Roman" w:hint="cs"/>
          <w:rtl/>
        </w:rPr>
        <w:lastRenderedPageBreak/>
        <w:t>ואם כבר שבוע לא ראה דבר חוץ ממסך המחשב המרצד וקצה הסיגריה הבוערת. האם השתגע לגמרי? ואם לגמרי, האם זה המצב שאין ממנו דרך חזרה / בלתי הפיך? הוא ישאר באותו מצב של שיגעון גמור עד לסוף ימיו?</w:t>
      </w:r>
    </w:p>
    <w:p w14:paraId="56395259" w14:textId="77777777" w:rsidR="00283007" w:rsidRDefault="00283007" w:rsidP="00283007">
      <w:pPr>
        <w:rPr>
          <w:rFonts w:cs="Times New Roman"/>
          <w:rtl/>
        </w:rPr>
      </w:pPr>
    </w:p>
    <w:p w14:paraId="701903AF" w14:textId="77777777" w:rsidR="00283007" w:rsidRDefault="00283007" w:rsidP="00283007">
      <w:pPr>
        <w:rPr>
          <w:rFonts w:cs="Times New Roman"/>
          <w:rtl/>
        </w:rPr>
      </w:pPr>
      <w:r>
        <w:rPr>
          <w:rFonts w:cs="Times New Roman" w:hint="cs"/>
          <w:rtl/>
        </w:rPr>
        <w:t xml:space="preserve">אתה כל הזמן מסתובב זעוף, אתה מבזבז את כל החיים שלך וכשמנסים להגיד לך משהו אי אפשר לדבר איתך. </w:t>
      </w:r>
      <w:r>
        <w:rPr>
          <w:rFonts w:cs="Times New Roman"/>
          <w:rtl/>
        </w:rPr>
        <w:t>–</w:t>
      </w:r>
      <w:r>
        <w:rPr>
          <w:rFonts w:cs="Times New Roman" w:hint="cs"/>
          <w:rtl/>
        </w:rPr>
        <w:t xml:space="preserve"> זה אביו, בגרמנית הנבחנית שלו.</w:t>
      </w:r>
    </w:p>
    <w:p w14:paraId="0AAF56B3" w14:textId="77777777" w:rsidR="00283007" w:rsidRDefault="00283007" w:rsidP="00283007">
      <w:pPr>
        <w:rPr>
          <w:rFonts w:cs="Times New Roman"/>
          <w:rtl/>
        </w:rPr>
      </w:pPr>
      <w:r>
        <w:rPr>
          <w:rFonts w:cs="Times New Roman" w:hint="cs"/>
          <w:rtl/>
        </w:rPr>
        <w:t>לא הייתי מבזבז את החיים שלי אם לא הייתם מגרשים אותי מהבית.</w:t>
      </w:r>
    </w:p>
    <w:p w14:paraId="039DC9E7" w14:textId="77777777" w:rsidR="00283007" w:rsidRDefault="00283007" w:rsidP="00283007">
      <w:pPr>
        <w:rPr>
          <w:rFonts w:cs="Times New Roman"/>
          <w:rtl/>
        </w:rPr>
      </w:pPr>
      <w:r>
        <w:rPr>
          <w:rFonts w:cs="Times New Roman" w:hint="cs"/>
          <w:rtl/>
        </w:rPr>
        <w:t xml:space="preserve">מגרשים מהבית? מגרשים מהבית? תתבייש לדבר! </w:t>
      </w:r>
      <w:r>
        <w:rPr>
          <w:rFonts w:cs="Times New Roman"/>
          <w:rtl/>
        </w:rPr>
        <w:t>–</w:t>
      </w:r>
      <w:r>
        <w:rPr>
          <w:rFonts w:cs="Times New Roman" w:hint="cs"/>
          <w:rtl/>
        </w:rPr>
        <w:t xml:space="preserve"> זאת היתה אימו.</w:t>
      </w:r>
    </w:p>
    <w:p w14:paraId="57575139" w14:textId="77777777" w:rsidR="00283007" w:rsidRDefault="00283007" w:rsidP="00283007">
      <w:pPr>
        <w:rPr>
          <w:rFonts w:cs="Times New Roman"/>
          <w:rtl/>
        </w:rPr>
      </w:pPr>
      <w:r>
        <w:rPr>
          <w:rFonts w:cs="Times New Roman" w:hint="cs"/>
          <w:rtl/>
        </w:rPr>
        <w:t>"למה אתה תמיד מתנהג גרוע?" אביו דרש.</w:t>
      </w:r>
    </w:p>
    <w:p w14:paraId="4BD3DB49" w14:textId="77777777" w:rsidR="00283007" w:rsidRDefault="00283007" w:rsidP="00283007">
      <w:pPr>
        <w:rPr>
          <w:rFonts w:cs="Times New Roman"/>
          <w:rtl/>
        </w:rPr>
      </w:pPr>
      <w:r>
        <w:rPr>
          <w:rFonts w:cs="Times New Roman" w:hint="cs"/>
          <w:rtl/>
        </w:rPr>
        <w:t>"מה??"</w:t>
      </w:r>
    </w:p>
    <w:p w14:paraId="199068B9" w14:textId="77777777" w:rsidR="00283007" w:rsidRDefault="00283007" w:rsidP="00283007">
      <w:pPr>
        <w:rPr>
          <w:rFonts w:cs="Times New Roman"/>
          <w:rtl/>
        </w:rPr>
      </w:pPr>
      <w:r>
        <w:rPr>
          <w:rFonts w:cs="Times New Roman" w:hint="cs"/>
          <w:rtl/>
        </w:rPr>
        <w:t>"</w:t>
      </w:r>
      <w:r>
        <w:rPr>
          <w:rFonts w:cs="Times New Roman"/>
        </w:rPr>
        <w:t>Why are you always misbehaving?</w:t>
      </w:r>
      <w:r>
        <w:rPr>
          <w:rFonts w:cs="Times New Roman" w:hint="cs"/>
          <w:rtl/>
        </w:rPr>
        <w:t>" האם תרגמה, כי האב השתמש במילה עתיקה מעט בגרמנית, והאם סברה שבנה לא הכיר את המילה הזאת, אבל דווקא מילים נרדפות להתנהגות בלתי נאותה, בלתי ראויה ובאופן כללי מרתיחה הוא הכיר היטב, גם את העתיקות ביותר שבהן.</w:t>
      </w:r>
    </w:p>
    <w:p w14:paraId="540E3595" w14:textId="77777777" w:rsidR="00283007" w:rsidRDefault="00283007" w:rsidP="00283007">
      <w:pPr>
        <w:rPr>
          <w:rFonts w:cs="Times New Roman"/>
          <w:rtl/>
        </w:rPr>
      </w:pPr>
      <w:r>
        <w:rPr>
          <w:rFonts w:cs="Times New Roman" w:hint="cs"/>
          <w:rtl/>
        </w:rPr>
        <w:t>"אני לא מתנהג גרוע!" הוא ענה בגרמנית לאביו.</w:t>
      </w:r>
    </w:p>
    <w:p w14:paraId="402A6DB2" w14:textId="77777777" w:rsidR="00283007" w:rsidRDefault="00283007" w:rsidP="00283007">
      <w:pPr>
        <w:rPr>
          <w:rFonts w:cs="Times New Roman"/>
          <w:rtl/>
        </w:rPr>
      </w:pPr>
      <w:r>
        <w:rPr>
          <w:rFonts w:cs="Times New Roman" w:hint="cs"/>
          <w:rtl/>
        </w:rPr>
        <w:t>"אז איך אתה קורא להתנהגות הזאת שלך?"</w:t>
      </w:r>
    </w:p>
    <w:p w14:paraId="36BF13F7" w14:textId="77777777" w:rsidR="00283007" w:rsidRDefault="00283007" w:rsidP="00283007">
      <w:pPr>
        <w:rPr>
          <w:rFonts w:cs="Times New Roman"/>
          <w:rtl/>
        </w:rPr>
      </w:pPr>
      <w:r>
        <w:rPr>
          <w:rFonts w:cs="Times New Roman" w:hint="cs"/>
          <w:rtl/>
        </w:rPr>
        <w:t>זה היה טיעון מוחץ שלא ניתן למצוא לו תשובה בשום שפה גם לו גייס מילים עתיקות לעזרתו. ובכל זאת לו היה עליו לכנות את התנהגותו בשם היה בוחר אולי 'הילדה' או 'יאנה' (גיסתה של סוזי ו</w:t>
      </w:r>
      <w:r w:rsidRPr="00221936">
        <w:rPr>
          <w:rFonts w:cs="Times New Roman"/>
          <w:rtl/>
        </w:rPr>
        <w:t>חברתה הטובה ביותר</w:t>
      </w:r>
      <w:r>
        <w:rPr>
          <w:rFonts w:cs="Times New Roman" w:hint="cs"/>
          <w:rtl/>
        </w:rPr>
        <w:t xml:space="preserve"> מימי התיכון, בהתאמה) הוא היה מכנה את התנהגותו 'שושנה' ואולי 'מגננה', הוא היה קורא לה 'הפצצת דרזדן במלחמת העולם השנייה', הוא היה כל כך כבול, כל כך מושפל בסלון כששני הוריו הביטו בו במבטיהם החמורים (ארשת האכזבה כבר הסתיימה </w:t>
      </w:r>
      <w:r>
        <w:rPr>
          <w:rFonts w:cs="Times New Roman"/>
        </w:rPr>
        <w:t>expired</w:t>
      </w:r>
      <w:r>
        <w:rPr>
          <w:rFonts w:cs="Times New Roman" w:hint="cs"/>
          <w:rtl/>
        </w:rPr>
        <w:t xml:space="preserve"> פג תוקפה, הם לא ציפו ממנו לכלום), זה היה רק חצי אלכס שיצא עם ברטרם באותו ערב לפאב ובכל זאת הוא נזקק לכפליים מכמות האלכוהול.</w:t>
      </w:r>
    </w:p>
    <w:p w14:paraId="5B6DBD73" w14:textId="77777777" w:rsidR="00283007" w:rsidRDefault="00283007" w:rsidP="00283007">
      <w:pPr>
        <w:rPr>
          <w:rFonts w:cs="Times New Roman"/>
          <w:rtl/>
        </w:rPr>
      </w:pPr>
    </w:p>
    <w:p w14:paraId="1C09D300" w14:textId="77777777" w:rsidR="00283007" w:rsidRDefault="00283007" w:rsidP="00283007">
      <w:pPr>
        <w:rPr>
          <w:rFonts w:cs="Times New Roman"/>
          <w:rtl/>
        </w:rPr>
      </w:pPr>
      <w:r>
        <w:rPr>
          <w:rFonts w:cs="Times New Roman" w:hint="cs"/>
          <w:rtl/>
        </w:rPr>
        <w:t xml:space="preserve">אחרי עוד כמה פעמים שאימו אומרת שיתבייש לדבר הוא עונה </w:t>
      </w:r>
      <w:r>
        <w:rPr>
          <w:rFonts w:cs="Times New Roman"/>
          <w:rtl/>
        </w:rPr>
        <w:t>–</w:t>
      </w:r>
      <w:r>
        <w:rPr>
          <w:rFonts w:cs="Times New Roman" w:hint="cs"/>
          <w:rtl/>
        </w:rPr>
        <w:t xml:space="preserve"> להתבייש רק לדבר או גם לחשוב?</w:t>
      </w:r>
    </w:p>
    <w:p w14:paraId="3FF061E5" w14:textId="77777777" w:rsidR="00283007" w:rsidRDefault="00283007" w:rsidP="00283007">
      <w:pPr>
        <w:rPr>
          <w:rFonts w:cs="Times New Roman"/>
          <w:rtl/>
        </w:rPr>
      </w:pPr>
      <w:r>
        <w:rPr>
          <w:rFonts w:cs="Times New Roman" w:hint="cs"/>
          <w:rtl/>
        </w:rPr>
        <w:t>מה??</w:t>
      </w:r>
    </w:p>
    <w:p w14:paraId="03E85F31" w14:textId="77777777" w:rsidR="00283007" w:rsidRDefault="00283007" w:rsidP="00283007">
      <w:pPr>
        <w:rPr>
          <w:rFonts w:cs="Times New Roman"/>
          <w:rtl/>
        </w:rPr>
      </w:pPr>
      <w:r>
        <w:rPr>
          <w:rFonts w:cs="Times New Roman" w:hint="cs"/>
          <w:rtl/>
        </w:rPr>
        <w:t>למה להתבייש לדבר, כי הקול שלי לא מספיק ערב עבורך?</w:t>
      </w:r>
    </w:p>
    <w:p w14:paraId="04989BD8" w14:textId="77777777" w:rsidR="00283007" w:rsidRDefault="00283007" w:rsidP="00283007">
      <w:pPr>
        <w:rPr>
          <w:rFonts w:cs="Times New Roman"/>
          <w:rtl/>
        </w:rPr>
      </w:pPr>
      <w:r>
        <w:rPr>
          <w:rFonts w:cs="Times New Roman" w:hint="cs"/>
          <w:rtl/>
        </w:rPr>
        <w:t>לא, כי הדיעות שלך מעוותות.</w:t>
      </w:r>
    </w:p>
    <w:p w14:paraId="6D9F540E" w14:textId="77777777" w:rsidR="00283007" w:rsidRDefault="00283007" w:rsidP="00283007">
      <w:pPr>
        <w:rPr>
          <w:rFonts w:cs="Times New Roman"/>
          <w:rtl/>
        </w:rPr>
      </w:pPr>
      <w:r>
        <w:rPr>
          <w:rFonts w:cs="Times New Roman" w:hint="cs"/>
          <w:rtl/>
        </w:rPr>
        <w:t>הדעות שלי בכל נושא, או רק במה שקשור אלייך?</w:t>
      </w:r>
    </w:p>
    <w:p w14:paraId="14688BD5" w14:textId="77777777" w:rsidR="00283007" w:rsidRDefault="00283007" w:rsidP="00283007">
      <w:pPr>
        <w:rPr>
          <w:rFonts w:cs="Times New Roman"/>
          <w:rtl/>
        </w:rPr>
      </w:pPr>
      <w:r>
        <w:rPr>
          <w:rFonts w:cs="Times New Roman" w:hint="cs"/>
          <w:rtl/>
        </w:rPr>
        <w:t>תיאו, שה'תתבייש לדבר' כבר הוטח בו ללא ספור ושבהחלט גילה את כוח המחץ של הטיעון הבלתי ניתן ל</w:t>
      </w:r>
      <w:r>
        <w:rPr>
          <w:rFonts w:cs="Times New Roman"/>
        </w:rPr>
        <w:t>unshakeable</w:t>
      </w:r>
      <w:r>
        <w:rPr>
          <w:rFonts w:cs="Times New Roman" w:hint="cs"/>
          <w:rtl/>
        </w:rPr>
        <w:t xml:space="preserve"> הזה, נדהם לראות אותו </w:t>
      </w:r>
      <w:r>
        <w:rPr>
          <w:rFonts w:cs="Times New Roman"/>
        </w:rPr>
        <w:t>shaken</w:t>
      </w:r>
      <w:r>
        <w:rPr>
          <w:rFonts w:cs="Times New Roman" w:hint="cs"/>
          <w:rtl/>
        </w:rPr>
        <w:t>. הוא לא ידע אם הוא אמור לאהוב את אלכס או את אימו, או להמשיך לכבד את כל מוצא פיה של אימו, או להיסתופף לעד בחברת אלכס, שחברתו / ליידו נראה כמו המקום היחיד בעולם שבו עדיין ניתן ללבלב.</w:t>
      </w:r>
    </w:p>
    <w:p w14:paraId="09C92FD7" w14:textId="77777777" w:rsidR="00283007" w:rsidRDefault="00283007" w:rsidP="00283007">
      <w:pPr>
        <w:rPr>
          <w:rFonts w:cs="Times New Roman"/>
          <w:rtl/>
        </w:rPr>
      </w:pPr>
    </w:p>
    <w:p w14:paraId="063D0D32" w14:textId="77777777" w:rsidR="00283007" w:rsidRDefault="00283007" w:rsidP="00283007">
      <w:pPr>
        <w:rPr>
          <w:rFonts w:cs="Times New Roman"/>
          <w:rtl/>
        </w:rPr>
      </w:pPr>
      <w:r>
        <w:rPr>
          <w:rFonts w:cs="Times New Roman" w:hint="cs"/>
          <w:rtl/>
        </w:rPr>
        <w:t xml:space="preserve">"אין לך את מי להאשים חוץ מאשר את עצמך, אדוני," הטיחה בו אימו, לא בקשר למשהו מיוחד אלא סתם כך, כי עכשו התברר סופסוף שהוא לא רק שאינו מגיע לקרסוליהם של אחיו (ובלי שום סיבה, באמת </w:t>
      </w:r>
      <w:r>
        <w:rPr>
          <w:rFonts w:cs="Times New Roman"/>
          <w:rtl/>
        </w:rPr>
        <w:t>–</w:t>
      </w:r>
      <w:r>
        <w:rPr>
          <w:rFonts w:cs="Times New Roman" w:hint="cs"/>
          <w:rtl/>
        </w:rPr>
        <w:t xml:space="preserve"> כל התנאים הנאותים ניתנו לו בדיוק כפי שניתנו להם) אלא גם שאינו משתווה לנערים אחרים בני גילו. כי מי במטוטא מסיים תיכון בלי תעודת בגרות, חוץ מהעלובים, המוזנחים, רפי-השכל והנפש? ומכיוון שבחר בדעה צלולה (נו, נניח, כי צלילותה של דעתו מוטלת היתה לדעתם </w:t>
      </w:r>
      <w:r>
        <w:rPr>
          <w:rFonts w:cs="Times New Roman" w:hint="cs"/>
          <w:rtl/>
        </w:rPr>
        <w:lastRenderedPageBreak/>
        <w:t>של הוריו בספק כבד) ומרצונו החופשי להצטרף לשורותיהם של עלובים חסרי תעודת בגרות וחסרי כל כיוון בחיים אלו, לא נותר אלא להטיח זאת בו בכל הזדמנות אפשרית, מתוך התי</w:t>
      </w:r>
      <w:bookmarkStart w:id="1" w:name="_GoBack"/>
      <w:bookmarkEnd w:id="1"/>
      <w:r>
        <w:rPr>
          <w:rFonts w:cs="Times New Roman" w:hint="cs"/>
          <w:rtl/>
        </w:rPr>
        <w:t>קווה הנשברת אל חומות המציאות שיגיע יום והכל ישתנה.</w:t>
      </w:r>
    </w:p>
    <w:p w14:paraId="6F2FF294" w14:textId="77777777" w:rsidR="00283007" w:rsidRDefault="00283007" w:rsidP="00283007">
      <w:pPr>
        <w:rPr>
          <w:rFonts w:cs="Times New Roman"/>
          <w:rtl/>
        </w:rPr>
      </w:pPr>
      <w:r>
        <w:rPr>
          <w:rFonts w:cs="Times New Roman" w:hint="cs"/>
          <w:rtl/>
        </w:rPr>
        <w:t xml:space="preserve">אדם שפוי ומנותק או לפחות </w:t>
      </w:r>
      <w:r>
        <w:rPr>
          <w:rFonts w:cs="Times New Roman"/>
        </w:rPr>
        <w:t>semi-detached</w:t>
      </w:r>
      <w:r>
        <w:rPr>
          <w:rFonts w:cs="Times New Roman" w:hint="cs"/>
          <w:rtl/>
        </w:rPr>
        <w:t xml:space="preserve"> מקלחת הביבים הנקראת 'כוונות טובות של ההורים' היה מנתח את הדברים בהגיון ובקור רוח, ומבין שתליית האשם בגורם אחד ויחיד אינה הגיונית ואינה נכונה, אבל היכן יש בעולם אדם אשר בגיל שבע-עשרה וחצי כבר דרקון מתנוסס על זרועו, כל מה שניסה אי פעם נכשל או הוכשל בו, והוא עדיין שפוי? </w:t>
      </w:r>
    </w:p>
    <w:p w14:paraId="1D7A198B" w14:textId="77777777" w:rsidR="00283007" w:rsidRDefault="00283007" w:rsidP="00283007">
      <w:pPr>
        <w:rPr>
          <w:rFonts w:cs="Times New Roman"/>
          <w:rtl/>
        </w:rPr>
      </w:pPr>
      <w:r>
        <w:rPr>
          <w:rFonts w:cs="Times New Roman" w:hint="cs"/>
          <w:rtl/>
        </w:rPr>
        <w:t>אז מה ניתן לעשות?</w:t>
      </w:r>
    </w:p>
    <w:p w14:paraId="7032B40C" w14:textId="77777777" w:rsidR="00283007" w:rsidRDefault="00283007" w:rsidP="00283007">
      <w:pPr>
        <w:rPr>
          <w:rFonts w:cs="Times New Roman"/>
          <w:rtl/>
        </w:rPr>
      </w:pPr>
      <w:r>
        <w:rPr>
          <w:rFonts w:cs="Times New Roman" w:hint="cs"/>
          <w:rtl/>
        </w:rPr>
        <w:t>לשפשף...</w:t>
      </w:r>
    </w:p>
    <w:p w14:paraId="6432264B" w14:textId="77777777" w:rsidR="00283007" w:rsidRDefault="00283007" w:rsidP="00283007">
      <w:pPr>
        <w:rPr>
          <w:rFonts w:cs="Times New Roman"/>
          <w:rtl/>
        </w:rPr>
      </w:pPr>
      <w:r>
        <w:rPr>
          <w:rFonts w:cs="Times New Roman" w:hint="cs"/>
          <w:rtl/>
        </w:rPr>
        <w:t>זה כל-כך נעים לענג את עצמך.</w:t>
      </w:r>
    </w:p>
    <w:p w14:paraId="72F407D9" w14:textId="77777777" w:rsidR="00283007" w:rsidRDefault="00283007" w:rsidP="00283007">
      <w:pPr>
        <w:rPr>
          <w:rFonts w:cs="Times New Roman"/>
          <w:rtl/>
        </w:rPr>
      </w:pPr>
      <w:r>
        <w:rPr>
          <w:rFonts w:cs="Times New Roman" w:hint="cs"/>
          <w:rtl/>
        </w:rPr>
        <w:t>זה כל-כך נעים לו.</w:t>
      </w:r>
    </w:p>
    <w:p w14:paraId="16DE12A9" w14:textId="77777777" w:rsidR="00283007" w:rsidRDefault="00283007" w:rsidP="00283007">
      <w:pPr>
        <w:rPr>
          <w:rFonts w:cs="Times New Roman"/>
          <w:rtl/>
        </w:rPr>
      </w:pPr>
      <w:r>
        <w:rPr>
          <w:rFonts w:cs="Times New Roman" w:hint="cs"/>
          <w:rtl/>
        </w:rPr>
        <w:t>הוא לא יכול להפסיק.</w:t>
      </w:r>
    </w:p>
    <w:p w14:paraId="607E9690" w14:textId="77777777" w:rsidR="00283007" w:rsidRDefault="00283007" w:rsidP="00283007">
      <w:pPr>
        <w:rPr>
          <w:rFonts w:cs="Times New Roman"/>
          <w:rtl/>
        </w:rPr>
      </w:pPr>
      <w:r>
        <w:rPr>
          <w:rFonts w:cs="Times New Roman" w:hint="cs"/>
          <w:rtl/>
        </w:rPr>
        <w:t>גם כשכבר כואב, הוא לא מסוגל להפסיק.</w:t>
      </w:r>
    </w:p>
    <w:p w14:paraId="736302DA" w14:textId="77777777" w:rsidR="00283007" w:rsidRDefault="00283007" w:rsidP="00283007">
      <w:pPr>
        <w:rPr>
          <w:rFonts w:cs="Times New Roman"/>
          <w:rtl/>
        </w:rPr>
      </w:pPr>
      <w:r>
        <w:rPr>
          <w:rFonts w:cs="Times New Roman" w:hint="cs"/>
          <w:rtl/>
        </w:rPr>
        <w:t>זה מאיר כל-כך חזק שכל השאר נבלע בצללים וכך הוא אוהב את זה והוא לא מפסיק.</w:t>
      </w:r>
    </w:p>
    <w:p w14:paraId="38715EA8" w14:textId="77777777" w:rsidR="00283007" w:rsidRDefault="00283007" w:rsidP="00283007">
      <w:pPr>
        <w:rPr>
          <w:rFonts w:cs="Times New Roman"/>
          <w:rtl/>
        </w:rPr>
      </w:pPr>
    </w:p>
    <w:p w14:paraId="70491770" w14:textId="77777777" w:rsidR="00283007" w:rsidRDefault="00283007" w:rsidP="00283007">
      <w:pPr>
        <w:rPr>
          <w:rFonts w:cs="Times New Roman"/>
          <w:rtl/>
        </w:rPr>
      </w:pPr>
    </w:p>
    <w:p w14:paraId="3F151DAC" w14:textId="77777777" w:rsidR="00283007" w:rsidRDefault="00283007" w:rsidP="00283007">
      <w:pPr>
        <w:pStyle w:val="Heading3"/>
        <w:rPr>
          <w:rtl/>
        </w:rPr>
      </w:pPr>
      <w:r>
        <w:rPr>
          <w:rFonts w:hint="cs"/>
          <w:rtl/>
        </w:rPr>
        <w:t>אצל ההורים</w:t>
      </w:r>
    </w:p>
    <w:p w14:paraId="28201E3C" w14:textId="77777777" w:rsidR="00283007" w:rsidRPr="006C61BF" w:rsidRDefault="00283007" w:rsidP="00283007">
      <w:pPr>
        <w:rPr>
          <w:rFonts w:cs="Times New Roman"/>
          <w:rtl/>
        </w:rPr>
      </w:pPr>
    </w:p>
    <w:p w14:paraId="7334B9F6" w14:textId="77777777" w:rsidR="00283007" w:rsidRDefault="00283007" w:rsidP="00283007">
      <w:pPr>
        <w:rPr>
          <w:rFonts w:cs="Times New Roman"/>
          <w:rtl/>
        </w:rPr>
      </w:pPr>
      <w:r w:rsidRPr="006C61BF">
        <w:rPr>
          <w:rFonts w:cs="Times New Roman"/>
          <w:rtl/>
        </w:rPr>
        <w:t xml:space="preserve">הגשר בקנדה שנוסעת בו רכבת, מכונית ומתחת אוניה ומעל מטוס - זה אחד הדברים היחידים שאבא של אלכס מספר לו. טו מספר למישהו אחר ואלכס שומע. כן, גם הוא היה יכול להשתתף בשיחה הזאת, גם הוא היה יכול להקשיב לאביו לו היה מספר הוא לו על אותו גשר, ואלכס היה עושה כמיטב יכלתו לדמיין את הרכבת המתגלגלת על הפסים ואת המכוניות השועטות מעל, את האניה הצופרת בנהר והמטוס החותך את השמיים, ולו היה נדרש היה מסוגל אפילו לדמיין פחות קלישאות, </w:t>
      </w:r>
      <w:r w:rsidRPr="006C61BF">
        <w:rPr>
          <w:rFonts w:cs="Times New Roman"/>
        </w:rPr>
        <w:t>platitudes</w:t>
      </w:r>
      <w:r w:rsidRPr="006C61BF">
        <w:rPr>
          <w:rFonts w:cs="Times New Roman"/>
          <w:rtl/>
        </w:rPr>
        <w:t xml:space="preserve"> משהו מקורי באמת, הצפירות, ההתגלגלות, השעטה, התעופה, אפילו היה נוסע עם אביו - הרי יש לו מספיק כסף לטיסה לכל מקום בעולם, והיו עומדים למרגלות הגשר המופלא, האב והבן, והרוח היתה מכה בגבם אך הגשר לא היה מתנדנד, קונסטרוקציה יציבה ויסודית כל-כך, הנה מוטות הפלדה, האב היה מסביר, הנה גידי הפלדה, הנה שרירי הבטון, הנה יצירת הפאר, ואלכס היה מהנהן, מהנהן ושורק, כי הוא היה באמת, סוף סוף אלכס היה מבין.</w:t>
      </w:r>
    </w:p>
    <w:p w14:paraId="48CF0E39" w14:textId="77777777" w:rsidR="00283007" w:rsidRDefault="00283007" w:rsidP="00283007">
      <w:pPr>
        <w:rPr>
          <w:rFonts w:cs="Times New Roman"/>
          <w:rtl/>
        </w:rPr>
      </w:pPr>
    </w:p>
    <w:p w14:paraId="4A618449" w14:textId="77777777" w:rsidR="00283007" w:rsidRPr="00256265" w:rsidRDefault="00283007" w:rsidP="00283007">
      <w:pPr>
        <w:rPr>
          <w:rFonts w:cs="Times New Roman"/>
          <w:rtl/>
        </w:rPr>
      </w:pPr>
      <w:r w:rsidRPr="00256265">
        <w:rPr>
          <w:rFonts w:cs="Times New Roman"/>
          <w:rtl/>
        </w:rPr>
        <w:t>האבא - אבל למה צבעת את השיער שלך בשחור???</w:t>
      </w:r>
    </w:p>
    <w:p w14:paraId="1A1CCDB9" w14:textId="77777777" w:rsidR="00283007" w:rsidRPr="00256265" w:rsidRDefault="00283007" w:rsidP="00283007">
      <w:pPr>
        <w:rPr>
          <w:rFonts w:cs="Times New Roman"/>
          <w:rtl/>
        </w:rPr>
      </w:pPr>
      <w:r w:rsidRPr="00256265">
        <w:rPr>
          <w:rFonts w:cs="Times New Roman"/>
          <w:rtl/>
        </w:rPr>
        <w:t xml:space="preserve">אלכס - [מופתע שמתעניינים בו, מארגן את מחשבותיו בשביל להסביר באופן הקצר והמדוייק </w:t>
      </w:r>
      <w:r w:rsidRPr="00256265">
        <w:rPr>
          <w:rFonts w:cs="Times New Roman"/>
        </w:rPr>
        <w:t>concise</w:t>
      </w:r>
      <w:r w:rsidRPr="00256265">
        <w:rPr>
          <w:rFonts w:cs="Times New Roman"/>
          <w:rtl/>
        </w:rPr>
        <w:t xml:space="preserve"> ביותר]</w:t>
      </w:r>
    </w:p>
    <w:p w14:paraId="5E0CE695" w14:textId="77777777" w:rsidR="00283007" w:rsidRDefault="00283007" w:rsidP="00283007">
      <w:pPr>
        <w:rPr>
          <w:rFonts w:cs="Times New Roman"/>
          <w:rtl/>
        </w:rPr>
      </w:pPr>
      <w:r w:rsidRPr="00256265">
        <w:rPr>
          <w:rFonts w:cs="Times New Roman"/>
          <w:rtl/>
        </w:rPr>
        <w:t>האם - עזוב אותו באמת, כאילו שאפשר להבין מההתנהגות שלו / אצלו משהו / כאילו שאפשר למצוא הגיון במה שהוא עושה.</w:t>
      </w:r>
    </w:p>
    <w:p w14:paraId="2FF6BAB2" w14:textId="77777777" w:rsidR="00283007" w:rsidRDefault="00283007" w:rsidP="00283007">
      <w:pPr>
        <w:rPr>
          <w:rFonts w:cs="Times New Roman"/>
          <w:rtl/>
        </w:rPr>
      </w:pPr>
    </w:p>
    <w:p w14:paraId="27650CF7" w14:textId="77777777" w:rsidR="00283007" w:rsidRPr="006C61BF" w:rsidRDefault="00283007" w:rsidP="00283007">
      <w:pPr>
        <w:rPr>
          <w:rFonts w:cs="Times New Roman"/>
          <w:rtl/>
        </w:rPr>
      </w:pPr>
    </w:p>
    <w:p w14:paraId="6AAF3273" w14:textId="77777777" w:rsidR="00283007" w:rsidRPr="0058646B" w:rsidRDefault="00283007" w:rsidP="00283007">
      <w:pPr>
        <w:pStyle w:val="Heading3"/>
        <w:rPr>
          <w:rtl/>
        </w:rPr>
      </w:pPr>
      <w:r w:rsidRPr="0058646B">
        <w:rPr>
          <w:rtl/>
        </w:rPr>
        <w:lastRenderedPageBreak/>
        <w:t>אלכס מגלה אתרים:</w:t>
      </w:r>
    </w:p>
    <w:p w14:paraId="5E2F53FF" w14:textId="77777777" w:rsidR="00283007" w:rsidRPr="0058646B" w:rsidRDefault="00283007" w:rsidP="00283007">
      <w:pPr>
        <w:rPr>
          <w:rFonts w:cs="Times New Roman"/>
          <w:rtl/>
        </w:rPr>
      </w:pPr>
      <w:r w:rsidRPr="0058646B">
        <w:rPr>
          <w:rFonts w:cs="Times New Roman"/>
          <w:rtl/>
        </w:rPr>
        <w:t xml:space="preserve">זה מדהים באיזו מהירות נערים קשי עורף מסוגלים להתעמק במחקר. יכול אתה להרצות להם עד שגרונך ייבש ואף יצטפד על חפיפת משולשים ושירת דבורה או אתונו של בלעם ונפילת עידן הברונזה, והם יגחגחו </w:t>
      </w:r>
      <w:r>
        <w:rPr>
          <w:rFonts w:cs="Times New Roman" w:hint="cs"/>
          <w:rtl/>
        </w:rPr>
        <w:t>מה</w:t>
      </w:r>
      <w:r w:rsidRPr="0058646B">
        <w:rPr>
          <w:rFonts w:cs="Times New Roman"/>
          <w:rtl/>
        </w:rPr>
        <w:t xml:space="preserve">מושב האחורי בעיניים זגוגיות. אבל זרוק להם שלוש-ארבע מילים בעיצומו של מועדון מסריח מעשן, שהסוליות נדבקות בו לריצפה ככל שהלילה ממשיך, ותראה איך עוד לפני שילכו לישון, לפני שיורידו את בגדיהם וכבר הדפדפן במחשב מכוון למטרה, הרוכסן פתוח והיד משפשפת. עם אספקה נדיבה של אסטרוגלייד - לבדוק </w:t>
      </w:r>
      <w:r w:rsidRPr="0058646B">
        <w:rPr>
          <w:rFonts w:cs="Times New Roman"/>
        </w:rPr>
        <w:t>astroglide</w:t>
      </w:r>
      <w:r w:rsidRPr="0058646B">
        <w:rPr>
          <w:rFonts w:cs="Times New Roman"/>
          <w:rtl/>
        </w:rPr>
        <w:t xml:space="preserve"> - וטישואים לצידם. </w:t>
      </w:r>
    </w:p>
    <w:p w14:paraId="58B63EE4" w14:textId="77777777" w:rsidR="00283007" w:rsidRDefault="00283007" w:rsidP="00283007">
      <w:pPr>
        <w:rPr>
          <w:rFonts w:cs="Times New Roman"/>
          <w:rtl/>
        </w:rPr>
      </w:pPr>
    </w:p>
    <w:p w14:paraId="6297A830" w14:textId="77777777" w:rsidR="00283007" w:rsidRDefault="00283007" w:rsidP="00283007">
      <w:pPr>
        <w:rPr>
          <w:rFonts w:cs="Times New Roman"/>
          <w:rtl/>
        </w:rPr>
      </w:pPr>
      <w:r w:rsidRPr="00B43FD7">
        <w:rPr>
          <w:rFonts w:cs="Times New Roman"/>
          <w:rtl/>
        </w:rPr>
        <w:t>היה לו סיפור אחד</w:t>
      </w:r>
      <w:r>
        <w:rPr>
          <w:rFonts w:cs="Times New Roman" w:hint="cs"/>
          <w:rtl/>
        </w:rPr>
        <w:t xml:space="preserve"> שהוא אהב. הוא השתדל לא לקרא אותו יותר מפעם ביום בשביל לא למרוט את ה</w:t>
      </w:r>
      <w:r>
        <w:rPr>
          <w:rFonts w:cs="Times New Roman"/>
        </w:rPr>
        <w:t>potency</w:t>
      </w:r>
      <w:r>
        <w:rPr>
          <w:rFonts w:cs="Times New Roman" w:hint="cs"/>
          <w:rtl/>
        </w:rPr>
        <w:t xml:space="preserve"> שלו, כי אף על פי שזה היה סיפור ארוך עם הרבה פרקים, היה בו פרק מדהים אחד שהטיס אותו לשמיים ולחלל החיצון במעין סופר-נובה של המסה מוחלטת. עד אותו פרק בסיפור שקרא בעניין אקדמי בעוד ידו השניה משפשפת במתינות ועייפות-משהו לאחר שכבר חיסל לגמרי את מלאי ה</w:t>
      </w:r>
      <w:r>
        <w:rPr>
          <w:rFonts w:cs="Times New Roman"/>
        </w:rPr>
        <w:t>cum</w:t>
      </w:r>
      <w:r>
        <w:rPr>
          <w:rFonts w:cs="Times New Roman" w:hint="cs"/>
          <w:rtl/>
        </w:rPr>
        <w:t xml:space="preserve"> לאותו שבוע, וכבר הרגיש שמיצה כל תנוחה וקומבינציה אפשרית בסיפורים האלו שבאמת כיסו את הכל, עד לאותו פרק הוא היה משוכנע שההנאה המושלמת לא יכולה להגיע לבד, בשביל להנות באמת צריך האדם עוד גוף, שיתחכך בך לכל רוחבך, לכל עומקך, אבל הפרק הזה שינה את כל מה שחשב אי פעם או האמין בקשר לכך. </w:t>
      </w:r>
    </w:p>
    <w:p w14:paraId="6F1C20D6" w14:textId="77777777" w:rsidR="00283007" w:rsidRDefault="00283007" w:rsidP="00283007">
      <w:pPr>
        <w:rPr>
          <w:rFonts w:cs="Times New Roman"/>
          <w:rtl/>
        </w:rPr>
      </w:pPr>
      <w:r>
        <w:rPr>
          <w:rFonts w:cs="Times New Roman" w:hint="cs"/>
          <w:rtl/>
        </w:rPr>
        <w:t xml:space="preserve">ולאחר פעמים רבות מאד שקרא את הפרק והגיע לשלב שיכל לחשוב עליו בלי להשתגע, ויכל לנתח אותו, המסקנה שלו היתה שיש דבר אחד ויחיד שיכול להיות יותר טוב מכל דבר אחר, וזה כשגם היא רוצה. כשגם היא רוצה מאד, זה הכי טוב שיש. והוא יקריב את הכל, יתאמץ עד כמה שאפשר, בשביל להיות עם מישהי שתרצה, שממש תרצה את זה. שתעוט עליו ותהיה רטובה ופועמת וסמוקה ומתפוצצת, </w:t>
      </w:r>
      <w:r w:rsidRPr="00171286">
        <w:rPr>
          <w:rFonts w:cs="Times New Roman"/>
          <w:rtl/>
        </w:rPr>
        <w:t>וחדורה</w:t>
      </w:r>
      <w:r>
        <w:rPr>
          <w:rFonts w:cs="Times New Roman" w:hint="cs"/>
          <w:rtl/>
        </w:rPr>
        <w:t xml:space="preserve"> ומפוסקת, שתתפוצץ עליו ותרצה להתפוצץ עליו שוב, תרצה לא בשבילו, לא כי נראה לה שהוא יאבד בה עניין והיא מקריבה את עצמה, אלא בלי שום קשר לאהבה או חוסר האהבה שלה כלפיו ולעד כמה הנוכחות שלו קשורה לערך העצמי שלה באופן מעיק ועצוב, שתעוט אליו שוב ושוב ושוב, הוא יבדוק איתה, הוא יעשה הכל שזה יהיה כך.</w:t>
      </w:r>
    </w:p>
    <w:p w14:paraId="2524A50F" w14:textId="77777777" w:rsidR="00283007" w:rsidRDefault="00283007" w:rsidP="00283007">
      <w:pPr>
        <w:rPr>
          <w:rFonts w:cs="Times New Roman"/>
          <w:rtl/>
        </w:rPr>
      </w:pPr>
      <w:r>
        <w:rPr>
          <w:rFonts w:cs="Times New Roman" w:hint="cs"/>
          <w:rtl/>
        </w:rPr>
        <w:t xml:space="preserve">הסיפור עקב אחר אישה (שהיתה כנראה קרובה לשנתה השלושים, אישה בְּשלה ובוגרת באופן מסעיר) </w:t>
      </w:r>
      <w:r w:rsidRPr="008C6523">
        <w:rPr>
          <w:rFonts w:cs="Times New Roman"/>
          <w:rtl/>
        </w:rPr>
        <w:t xml:space="preserve">בשם סוזי </w:t>
      </w:r>
      <w:r>
        <w:rPr>
          <w:rFonts w:cs="Times New Roman" w:hint="cs"/>
          <w:rtl/>
        </w:rPr>
        <w:t xml:space="preserve">(שם בדוי חה חה </w:t>
      </w:r>
      <w:r>
        <w:rPr>
          <w:rFonts w:cs="Times New Roman"/>
          <w:rtl/>
        </w:rPr>
        <w:t>–</w:t>
      </w:r>
      <w:r>
        <w:rPr>
          <w:rFonts w:cs="Times New Roman" w:hint="cs"/>
          <w:rtl/>
        </w:rPr>
        <w:t xml:space="preserve"> כל הסיפור היה בדוי) והרפתקאותיה המגוונות באיזור חסר שם מרכז ארצות הברית, חלקן בעיר וחלקן בכפר או בפארק וגם בקתה על שפת אגם כיכבה בפרק בלתי נשכח אחד. היה פרק לא רע על בעלה שמזמין את הבוס אליהם הביתה, ומעודד את סוזי לעשות הכל בשביל שהבוס יאשר לו את ה</w:t>
      </w:r>
      <w:r>
        <w:rPr>
          <w:rFonts w:cs="Times New Roman"/>
        </w:rPr>
        <w:t>coveted promotion</w:t>
      </w:r>
      <w:r>
        <w:rPr>
          <w:rFonts w:cs="Times New Roman" w:hint="cs"/>
          <w:rtl/>
        </w:rPr>
        <w:t xml:space="preserve">, והיה הפרק שבו סוזי הפראית הזאת ובעלה יוצאים עם זוג נוסף (שמקומו כלל לא נפקד מפרקים קודמים, ושהיו למעשה בעלי אותה בקתה תמימה-למראה על שפת האגם) למסעדה משפחתית. אותה מסעדה משפחתית, ראשי משפחה ונשותיהם (כך זה נקרא באותו חבל ארץ שמרן במרכז ארצות הברית) יוצאים עם ילדיהם המנומסים, לאחר שעבדו במשך היום בחצר הבית, ושיפצו את הבית עצמו, חיזקו רעפים, גזמו ענפים, כיסחו את הדשא וגם הסיעו את הילד למשחק כדורגל, ואפילו בכנסיה הספיקו להתפלל. ובכן, סוזי נכנסת לשירותי הגברים לאחד התאים ומשאירה את הדלת פתוחה, ועל ידית הדלת תולה את תחתוניה. והגברים האלו גוזמי הענפים הנכנסים להשתין רואים את התחתונים התלויים, שהם שחורים ועשויים מתָחָרָה, ונכנסים לתא, ושם יושבת סוזי ברגליים מפוסקות והם חודרים לתוכה בקלות, בלי לומר מילה, והם נוכחים עד כמה זה טוב ונעים בלי לומר מילה, בלי להכיר, בלי להתחייב ולהיות חייב ומטלות והסעות וגיזומים, מחוץ לדלת נמצאת אישתם וילדיהם המנומסים, מחוץ לדלת הגיסים אולי כי זאת עיר מערב-תיכון כזאת שכולם נשארים בה והמשפחה המורחבת ומתחתנים עם החברה מתיכון אבל מזיינים את סוזי בשירותים של המסעדה. </w:t>
      </w:r>
    </w:p>
    <w:p w14:paraId="09DCF8E9" w14:textId="77777777" w:rsidR="00283007" w:rsidRDefault="00283007" w:rsidP="00283007">
      <w:pPr>
        <w:rPr>
          <w:rFonts w:cs="Times New Roman"/>
          <w:rtl/>
        </w:rPr>
      </w:pPr>
      <w:r>
        <w:rPr>
          <w:rFonts w:cs="Times New Roman" w:hint="cs"/>
          <w:rtl/>
        </w:rPr>
        <w:lastRenderedPageBreak/>
        <w:t xml:space="preserve">אחד מהם, הראשון, הוא מוכרח להשתין אבל לא מצליח להתגבר על סקרנותו שמתעוררת למראה התחרה השחורה התלויה כך ברישול מזמין והוא נכנס והיא פוסקת לפניו עוד יותר את רגליה והוא לא מסוגל הוא משתין בין רגליה וכשעדיין לא סיים לגמרי והוא עדיין </w:t>
      </w:r>
      <w:r>
        <w:rPr>
          <w:rFonts w:cs="Times New Roman"/>
        </w:rPr>
        <w:t>leaks</w:t>
      </w:r>
      <w:r>
        <w:rPr>
          <w:rFonts w:cs="Times New Roman" w:hint="cs"/>
          <w:rtl/>
        </w:rPr>
        <w:t xml:space="preserve"> הוא חודר. אלכס לא הצליח להבין אם היא יושבת על האסלה או על מיכל הניאגרה (שבעצמו לא נועד לשאת משקל של אישה בת שלושים, לא משנה עד כמה מותניה </w:t>
      </w:r>
      <w:r>
        <w:rPr>
          <w:rFonts w:cs="Times New Roman"/>
          <w:rtl/>
        </w:rPr>
        <w:t>–</w:t>
      </w:r>
      <w:r>
        <w:rPr>
          <w:rFonts w:cs="Times New Roman" w:hint="cs"/>
          <w:rtl/>
        </w:rPr>
        <w:t xml:space="preserve"> שמתוארות בהרחבה לאורך הפרקים, כמעט כמו שדיה וישבנה </w:t>
      </w:r>
      <w:r>
        <w:rPr>
          <w:rFonts w:cs="Times New Roman"/>
          <w:rtl/>
        </w:rPr>
        <w:t>–</w:t>
      </w:r>
      <w:r>
        <w:rPr>
          <w:rFonts w:cs="Times New Roman" w:hint="cs"/>
          <w:rtl/>
        </w:rPr>
        <w:t xml:space="preserve"> הם צרים) אבל גם כך וגם כך, זה היה סיום מרהיב ל</w:t>
      </w:r>
      <w:r>
        <w:rPr>
          <w:rFonts w:cs="Times New Roman"/>
        </w:rPr>
        <w:t>wanking session</w:t>
      </w:r>
      <w:r>
        <w:rPr>
          <w:rFonts w:cs="Times New Roman" w:hint="cs"/>
          <w:rtl/>
        </w:rPr>
        <w:t xml:space="preserve"> לא מרשים במיוחד </w:t>
      </w:r>
      <w:r>
        <w:rPr>
          <w:rFonts w:cs="Times New Roman"/>
        </w:rPr>
        <w:t>unremarkable</w:t>
      </w:r>
      <w:r>
        <w:rPr>
          <w:rFonts w:cs="Times New Roman" w:hint="cs"/>
          <w:rtl/>
        </w:rPr>
        <w:t>.</w:t>
      </w:r>
    </w:p>
    <w:p w14:paraId="7D45A88E" w14:textId="77777777" w:rsidR="00283007" w:rsidRDefault="00283007" w:rsidP="00283007">
      <w:pPr>
        <w:rPr>
          <w:rFonts w:cs="Times New Roman"/>
          <w:rtl/>
        </w:rPr>
      </w:pPr>
      <w:r>
        <w:rPr>
          <w:rFonts w:cs="Times New Roman" w:hint="cs"/>
          <w:rtl/>
        </w:rPr>
        <w:t>וההרפתקה לא נגמרת כאן, כי נכנסים עוד, לבנים, שחורים, היספנים, אסייתים, והם כולם אנשי משפחה למופת. בעלה שנכנס להשתין ממתין בתור אחרי שני אנשים שחורים, והוא ממתין בסבלנות אבל הם לא מסוגלים להמתין, הם בועלים אותה ביחד בסצנה עוצמתית ומופלאה. והבעל מביט ומתמלא כלפיה בתשוקה בלתי נשלטת ועוד לפני שהכוס שלה מספיק להסגר מחדירתם הסימולטנית של שני זיינים שחורים הוא חודר ומתכסה בזרע שחור, והיא משומנת מבפנים בזרע מהוגן, של אנשי משפחה נאמנים, סוזי הנהדרת.</w:t>
      </w:r>
    </w:p>
    <w:p w14:paraId="74604C57" w14:textId="77777777" w:rsidR="00283007" w:rsidRDefault="00283007" w:rsidP="00283007">
      <w:pPr>
        <w:rPr>
          <w:rFonts w:cs="Times New Roman"/>
          <w:rtl/>
        </w:rPr>
      </w:pPr>
      <w:r>
        <w:rPr>
          <w:rFonts w:cs="Times New Roman" w:hint="cs"/>
          <w:rtl/>
        </w:rPr>
        <w:t xml:space="preserve">אחד הדברים שאלכס באמת תיעב בסיפורים האלו היה כשהמחבר היה קורה לאותה אישה </w:t>
      </w:r>
      <w:r>
        <w:rPr>
          <w:rFonts w:cs="Times New Roman"/>
        </w:rPr>
        <w:t>slut</w:t>
      </w:r>
      <w:r>
        <w:rPr>
          <w:rFonts w:cs="Times New Roman" w:hint="cs"/>
          <w:rtl/>
        </w:rPr>
        <w:t xml:space="preserve">. למה </w:t>
      </w:r>
      <w:r>
        <w:rPr>
          <w:rFonts w:cs="Times New Roman"/>
        </w:rPr>
        <w:t>slut</w:t>
      </w:r>
      <w:r>
        <w:rPr>
          <w:rFonts w:cs="Times New Roman" w:hint="cs"/>
          <w:rtl/>
        </w:rPr>
        <w:t xml:space="preserve">? למה הפרוטסטניזם המטוהר הזה? אלכס אהב כשהמחבר </w:t>
      </w:r>
      <w:r>
        <w:rPr>
          <w:rFonts w:cs="Times New Roman"/>
        </w:rPr>
        <w:t>approved of</w:t>
      </w:r>
      <w:r>
        <w:rPr>
          <w:rFonts w:cs="Times New Roman" w:hint="cs"/>
          <w:rtl/>
        </w:rPr>
        <w:t xml:space="preserve"> מעשיה, נתן לה מרחב מחייה מעבר לדגר הצרה של הכנסייה וגו', איפשר לה להנות. ובסיפור זה כך היה.</w:t>
      </w:r>
    </w:p>
    <w:p w14:paraId="2D5D9014" w14:textId="77777777" w:rsidR="00283007" w:rsidRDefault="00283007" w:rsidP="00283007">
      <w:pPr>
        <w:rPr>
          <w:rFonts w:cs="Times New Roman"/>
          <w:rtl/>
        </w:rPr>
      </w:pPr>
      <w:r>
        <w:rPr>
          <w:rFonts w:cs="Times New Roman" w:hint="cs"/>
          <w:rtl/>
        </w:rPr>
        <w:t>ואחר כך כשהיא חוזרת לשולחן עם בעלה ובעלי הביקתה, והכוס שלה זולג בכל הנוזלים שלא הצליחה להספיג או לנגב, או שהושפרצו עמוק מדי ורק עכשו עם כל צעד הם נשפכים וזולגים על פנים ירכיה, בכל שולחן שהיא עוברת ליידו יש איזה גבר שזרעו נמצא בתוכה והוא מרים את חצאית המיני שלה, מחדיר את אצבעותיו, ומורח (אישתו לא מבחינה וגם ילדיו המנומסים עסוקים בשיחה על דרשת הכומר באותו בוקר בכנסיה, ואיך להיות נוצרי טוב). היא יושבת וזה נוזל ונוזל. וכשזה מפסיק לנזול, היא הולכת למטבח, ושם מפנים לה את אחד המשטחים, זה שחותכים עליו נתחי בשר לסטייק, ויש שם עדיין דם של פרות ופרים, וקושרים את עיניה בסינורו? כובעו?--- המזוהם של ה---קצב? כי במסעדה הזאת מקובל שהנשים ואולי רק סוזי משתרעת בכל פעם שהיא מגיעה וחמישה אנשים מזיינים אותה בלי שהיא תדע מי הם.</w:t>
      </w:r>
    </w:p>
    <w:p w14:paraId="796D2D73" w14:textId="77777777" w:rsidR="00283007" w:rsidRDefault="00283007" w:rsidP="00283007">
      <w:pPr>
        <w:rPr>
          <w:rFonts w:cs="Times New Roman"/>
          <w:rtl/>
        </w:rPr>
      </w:pPr>
    </w:p>
    <w:p w14:paraId="6C757AFA" w14:textId="77777777" w:rsidR="00283007" w:rsidRPr="00511E0C" w:rsidRDefault="00283007" w:rsidP="00283007">
      <w:pPr>
        <w:rPr>
          <w:rFonts w:cs="Times New Roman"/>
          <w:rtl/>
        </w:rPr>
      </w:pPr>
      <w:r>
        <w:rPr>
          <w:rFonts w:cs="Times New Roman" w:hint="cs"/>
          <w:rtl/>
        </w:rPr>
        <w:t>[</w:t>
      </w:r>
      <w:r w:rsidRPr="00511E0C">
        <w:rPr>
          <w:rFonts w:cs="Times New Roman"/>
          <w:rtl/>
        </w:rPr>
        <w:t xml:space="preserve">להביא היד מתוך הסיפור </w:t>
      </w:r>
      <w:r w:rsidRPr="00511E0C">
        <w:rPr>
          <w:rFonts w:cs="Times New Roman"/>
        </w:rPr>
        <w:t>Tommy's Fam</w:t>
      </w:r>
      <w:r>
        <w:rPr>
          <w:rFonts w:cs="Times New Roman"/>
        </w:rPr>
        <w:t>i</w:t>
      </w:r>
      <w:r w:rsidRPr="00511E0C">
        <w:rPr>
          <w:rFonts w:cs="Times New Roman"/>
        </w:rPr>
        <w:t>ly</w:t>
      </w:r>
    </w:p>
    <w:p w14:paraId="71FBBFBB" w14:textId="77777777" w:rsidR="00283007" w:rsidRDefault="00283007" w:rsidP="00283007">
      <w:pPr>
        <w:bidi w:val="0"/>
        <w:rPr>
          <w:rFonts w:cs="Times New Roman"/>
          <w:rtl/>
        </w:rPr>
      </w:pPr>
      <w:r w:rsidRPr="00511E0C">
        <w:rPr>
          <w:rFonts w:cs="Times New Roman"/>
        </w:rPr>
        <w:t>there.....done that</w:t>
      </w:r>
      <w:r>
        <w:rPr>
          <w:rFonts w:cs="Times New Roman"/>
        </w:rPr>
        <w:t xml:space="preserve"> </w:t>
      </w:r>
      <w:r w:rsidRPr="00511E0C">
        <w:rPr>
          <w:rFonts w:cs="Times New Roman"/>
        </w:rPr>
        <w:t>too often to talk about. My best was 5 hours once when I was 15, came 6 times. Could't go to soccer practice for 3 days</w:t>
      </w:r>
      <w:r w:rsidRPr="00511E0C">
        <w:rPr>
          <w:rFonts w:cs="Times New Roman"/>
          <w:rtl/>
        </w:rPr>
        <w:t>!</w:t>
      </w:r>
    </w:p>
    <w:p w14:paraId="61F74CF6" w14:textId="77777777" w:rsidR="00283007" w:rsidRPr="00C82554" w:rsidRDefault="00283007" w:rsidP="00283007">
      <w:pPr>
        <w:rPr>
          <w:rFonts w:cs="Times New Roman"/>
          <w:rtl/>
        </w:rPr>
      </w:pPr>
      <w:r>
        <w:rPr>
          <w:rFonts w:cs="Times New Roman" w:hint="cs"/>
          <w:rtl/>
        </w:rPr>
        <w:t>]</w:t>
      </w:r>
    </w:p>
    <w:p w14:paraId="67506616" w14:textId="77777777" w:rsidR="00283007" w:rsidRPr="0058646B" w:rsidRDefault="00283007" w:rsidP="00283007">
      <w:pPr>
        <w:rPr>
          <w:rFonts w:cs="Times New Roman"/>
          <w:rtl/>
        </w:rPr>
      </w:pPr>
    </w:p>
    <w:p w14:paraId="12694957" w14:textId="77777777" w:rsidR="00283007" w:rsidRPr="0058646B" w:rsidRDefault="00283007" w:rsidP="00283007">
      <w:pPr>
        <w:rPr>
          <w:rFonts w:cs="Times New Roman"/>
          <w:rtl/>
        </w:rPr>
      </w:pPr>
      <w:r w:rsidRPr="0058646B">
        <w:rPr>
          <w:rFonts w:cs="Times New Roman"/>
          <w:rtl/>
        </w:rPr>
        <w:t>באותה תקופת קריאה במעמקי האינטרנט התברר לו גם שנשיקה אחת שהוא המציא, מסוג מטונף ו</w:t>
      </w:r>
      <w:r w:rsidRPr="0058646B">
        <w:rPr>
          <w:rFonts w:cs="Times New Roman"/>
        </w:rPr>
        <w:t>depraved</w:t>
      </w:r>
      <w:r w:rsidRPr="0058646B">
        <w:rPr>
          <w:rFonts w:cs="Times New Roman"/>
          <w:rtl/>
        </w:rPr>
        <w:t xml:space="preserve"> שמותח את ה</w:t>
      </w:r>
      <w:r w:rsidRPr="0058646B">
        <w:rPr>
          <w:rFonts w:cs="Times New Roman"/>
        </w:rPr>
        <w:t>social norms</w:t>
      </w:r>
      <w:r w:rsidRPr="0058646B">
        <w:rPr>
          <w:rFonts w:cs="Times New Roman"/>
          <w:rtl/>
        </w:rPr>
        <w:t xml:space="preserve"> הרבה מעבר לגבול, אבל שבכל זאת אהב מאד ויסמין שיתפה עם זה פעולה</w:t>
      </w:r>
      <w:r>
        <w:rPr>
          <w:rFonts w:cs="Times New Roman" w:hint="cs"/>
          <w:rtl/>
        </w:rPr>
        <w:t xml:space="preserve"> מדי פעם&amp;</w:t>
      </w:r>
      <w:r w:rsidRPr="0058646B">
        <w:rPr>
          <w:rFonts w:cs="Times New Roman"/>
          <w:rtl/>
        </w:rPr>
        <w:t xml:space="preserve">, היא בעצם פעילות יומיומית נדושה באותו יקום שבו כולם היו מוכנים לסקס בכל רגע, וסקס היה לגיטימי בכל מקום ובכל זמן, לא היתה קינאה ולא היה חוסר חשק, ולא היו מחלות מין בכלל, או מחלות מכל סוג שהוא. חוץ מהורים שנהרגו בבת אחת והותירו לבנם הון בלתי מבוטל, או בת זוג חונקת שנפחה נשמתה והשיבוה לבורא רגע לפני ששכנה עסיסית </w:t>
      </w:r>
      <w:r w:rsidRPr="0058646B">
        <w:rPr>
          <w:rFonts w:cs="Times New Roman"/>
        </w:rPr>
        <w:t>buxom</w:t>
      </w:r>
      <w:r w:rsidRPr="0058646B">
        <w:rPr>
          <w:rFonts w:cs="Times New Roman"/>
          <w:rtl/>
        </w:rPr>
        <w:t xml:space="preserve"> עברה עם אחותה ה</w:t>
      </w:r>
      <w:r w:rsidRPr="0058646B">
        <w:rPr>
          <w:rFonts w:cs="Times New Roman"/>
        </w:rPr>
        <w:t>buxom</w:t>
      </w:r>
      <w:r w:rsidRPr="0058646B">
        <w:rPr>
          <w:rFonts w:cs="Times New Roman"/>
          <w:rtl/>
        </w:rPr>
        <w:t xml:space="preserve"> לא פחות ממנה לגור בבית שממול.</w:t>
      </w:r>
    </w:p>
    <w:p w14:paraId="6C2F3EEF" w14:textId="77777777" w:rsidR="00283007" w:rsidRPr="0058646B" w:rsidRDefault="00283007" w:rsidP="00283007">
      <w:pPr>
        <w:rPr>
          <w:rFonts w:cs="Times New Roman"/>
          <w:rtl/>
        </w:rPr>
      </w:pPr>
      <w:r w:rsidRPr="0058646B">
        <w:rPr>
          <w:rFonts w:cs="Times New Roman"/>
          <w:rtl/>
        </w:rPr>
        <w:t xml:space="preserve">יסמין הסכינה עם הנשיקה המטונפת כי הוא רצה ככה, בכלל הוא נמשך להמון פעולות מטונפות באופן קיצוני למדי, לא היו דברים רבים שהגעילו אותו בתחום או שסירב לנסות. ולאחר החודשים הראשונים שבהם הוא איפשר לה להתרגל אליו, </w:t>
      </w:r>
      <w:r w:rsidRPr="0058646B">
        <w:rPr>
          <w:rFonts w:cs="Times New Roman"/>
          <w:rtl/>
        </w:rPr>
        <w:lastRenderedPageBreak/>
        <w:t>אל הנוכחות הקבועה של הגוף שלו והצרכים שלו והסיפוק שלה שהיה קרוב עכשו מתמיד, לאחר חודשי ההסתגלות הוא עבר לאופן פרוע יותר, שהלך והתפרע עוד ועוד ככל שהזמן עבר. כל פנטזיה שעלתה במוחו, גם הפרועה ביותר, שניתן להגשים בזוג, הם ביצעו תמיד, באופן קבוע. היא הרי היתה איתו כל הזמן, ולמה להתאפק. הוא חשש מדי פעם שהוא אכן עובר גבולות, אבל למה? איך? כשהרי היא היתה גדולה ממנו, גבוהה בראש כמעט, לפחות כשהכירו, היא היתה גדולה ובעיניו מסוגלת להכל, בעיקר מסוגלת להתנגד לו. כך הוא האמין.</w:t>
      </w:r>
    </w:p>
    <w:p w14:paraId="6B8E36BB" w14:textId="77777777" w:rsidR="00283007" w:rsidRPr="0058646B" w:rsidRDefault="00283007" w:rsidP="00283007">
      <w:pPr>
        <w:rPr>
          <w:rFonts w:cs="Times New Roman"/>
          <w:rtl/>
        </w:rPr>
      </w:pPr>
      <w:r w:rsidRPr="0058646B">
        <w:rPr>
          <w:rFonts w:cs="Times New Roman"/>
          <w:rtl/>
        </w:rPr>
        <w:t xml:space="preserve">לנשק באופן המטונף שלו קוראים </w:t>
      </w:r>
      <w:r w:rsidRPr="0058646B">
        <w:rPr>
          <w:rFonts w:cs="Times New Roman"/>
        </w:rPr>
        <w:t>to snowball</w:t>
      </w:r>
    </w:p>
    <w:p w14:paraId="49D690F4" w14:textId="77777777" w:rsidR="00283007" w:rsidRDefault="00283007" w:rsidP="00283007">
      <w:pPr>
        <w:rPr>
          <w:rFonts w:cs="Times New Roman"/>
          <w:rtl/>
        </w:rPr>
      </w:pPr>
      <w:r w:rsidRPr="0058646B">
        <w:rPr>
          <w:rFonts w:cs="Times New Roman"/>
          <w:rtl/>
        </w:rPr>
        <w:t>באחד הימים הוא היה כל-כך משופשף, שקשה היה לו לעמוד. הוא יצא עם בני כיתת ה-</w:t>
      </w:r>
      <w:r w:rsidRPr="0058646B">
        <w:rPr>
          <w:rFonts w:cs="Times New Roman"/>
        </w:rPr>
        <w:t>A-level</w:t>
      </w:r>
      <w:r w:rsidRPr="0058646B">
        <w:rPr>
          <w:rFonts w:cs="Times New Roman"/>
          <w:rtl/>
        </w:rPr>
        <w:t xml:space="preserve"> בספרות. הוא בקושי עמד, השינוי היה עצום לעומת העולם המקביל שבתוכו חי </w:t>
      </w:r>
      <w:r w:rsidRPr="0058646B">
        <w:rPr>
          <w:rFonts w:cs="Times New Roman"/>
        </w:rPr>
        <w:t>immersed</w:t>
      </w:r>
      <w:r w:rsidRPr="0058646B">
        <w:rPr>
          <w:rFonts w:cs="Times New Roman"/>
          <w:rtl/>
        </w:rPr>
        <w:t xml:space="preserve"> בימים האחרונים, עולם של נשים רטובות-תמיד שצועקות גסויות מחרמנות כשחודרים אליהן וגומרות מייד, עולם שכולם שם </w:t>
      </w:r>
      <w:r w:rsidRPr="0058646B">
        <w:rPr>
          <w:rFonts w:cs="Times New Roman"/>
        </w:rPr>
        <w:t>available</w:t>
      </w:r>
      <w:r w:rsidRPr="0058646B">
        <w:rPr>
          <w:rFonts w:cs="Times New Roman"/>
          <w:rtl/>
        </w:rPr>
        <w:t xml:space="preserve"> ומחורמנים כל הזמן, ופנויים לכל דבר, עולם שאין בו תהליך חיזור מסובך ואין סירוב ובעיקר אין בו נאמנות, אין קינאה, והוא נזרק לעולם האמיתי שכולם דיברו בו על האוניברסיטה ועל יתרונותיה וחסרונותיה של ה</w:t>
      </w:r>
      <w:r w:rsidRPr="0058646B">
        <w:rPr>
          <w:rFonts w:cs="Times New Roman"/>
        </w:rPr>
        <w:t>gap year</w:t>
      </w:r>
      <w:r w:rsidRPr="0058646B">
        <w:rPr>
          <w:rFonts w:cs="Times New Roman"/>
          <w:rtl/>
        </w:rPr>
        <w:t xml:space="preserve">  ואיך מרוויחים כסף ומה קוראים כשלא קוראים את הטקסטים החובה - כמובן שאת הרמן הסה ואלבר קאמי וטקסטים מכוננים [של סימון דה-בובואר?] על מיגדר. הם התעניינו אצל אלכס והתפעלו עמוקות מכך שהוא למד את התנ''ך בשפת המקור - זה היה סיפורו הקבוע, יותר מכך לא היה לו במה להרשים איש. הוא זכר כמה ציטוטים בעל-פה, ומה שלא זכר השלים כיד הדמיון, - לתת פסוק מפורסם עם עיוות - הפסוק המפורסם על כל תלמידי התיכון ויאמר ה' אל משה קח לך סמים, הוא נחלץ לאיטו מאותו עולם מוטרף וכבר גמר בליבו כי לא יחזור לשם, הוא לעולם לא יאונן עוד, זהו זה, הסוף, וכנראה גם לא ישכב, הוא היה עייף עד מוות מכל זה, עד שהלך להשתין וכששלף את הזין המשופשף והמרוט שלו והחזיקו הידו הבין שיש עדיין </w:t>
      </w:r>
      <w:r w:rsidRPr="0058646B">
        <w:rPr>
          <w:rFonts w:cs="Times New Roman"/>
        </w:rPr>
        <w:t>a great deal of unused arousal left in the reserves</w:t>
      </w:r>
      <w:r w:rsidRPr="0058646B">
        <w:rPr>
          <w:rFonts w:cs="Times New Roman"/>
          <w:rtl/>
        </w:rPr>
        <w:t xml:space="preserve"> וכמעט לא יכול היה לחכות לסוף הערב, כשיחזור למחשב.</w:t>
      </w:r>
    </w:p>
    <w:p w14:paraId="4783C592" w14:textId="77777777" w:rsidR="00283007" w:rsidRDefault="00283007" w:rsidP="00283007">
      <w:pPr>
        <w:rPr>
          <w:rFonts w:cs="Times New Roman"/>
          <w:rtl/>
        </w:rPr>
      </w:pPr>
    </w:p>
    <w:p w14:paraId="253F3F38" w14:textId="77777777" w:rsidR="00283007" w:rsidRPr="00E860B9" w:rsidRDefault="00283007" w:rsidP="00283007">
      <w:pPr>
        <w:rPr>
          <w:rFonts w:cs="Times New Roman"/>
          <w:rtl/>
        </w:rPr>
      </w:pPr>
    </w:p>
    <w:p w14:paraId="0668FE45" w14:textId="77777777" w:rsidR="00283007" w:rsidRPr="00E860B9" w:rsidRDefault="00283007" w:rsidP="00283007">
      <w:pPr>
        <w:rPr>
          <w:rFonts w:cs="Times New Roman"/>
          <w:rtl/>
        </w:rPr>
      </w:pPr>
      <w:r w:rsidRPr="00E860B9">
        <w:rPr>
          <w:rFonts w:cs="Times New Roman"/>
          <w:rtl/>
        </w:rPr>
        <w:t>הא! אימו קראה את קריאתה הקצרה אשר, כמו ציוצו של  נץ המודיע לשבט כולו על מציאתו של דבר-טרף רך ואיטי שקל לצוד, הודיעה בקריאה אחת הן על הבנתה המלאה את הסיטואציה, הן על חוסר הפתעתה והן על הסכמתה המלאה עם מה שקרה. הא! היא קראה, ברור שהיא תעזוב - בכך היא התכוונה ליסמין, ואם עלתה בראשה המחשבה שאולי זה יכול לפגוע בו קצת, הרי תשובתה לעצמה היתה ש-</w:t>
      </w:r>
    </w:p>
    <w:p w14:paraId="04EF5604" w14:textId="77777777" w:rsidR="00283007" w:rsidRPr="00E860B9" w:rsidRDefault="00283007" w:rsidP="00283007">
      <w:pPr>
        <w:rPr>
          <w:rFonts w:cs="Times New Roman"/>
          <w:rtl/>
        </w:rPr>
      </w:pPr>
      <w:r w:rsidRPr="00E860B9">
        <w:rPr>
          <w:rFonts w:cs="Times New Roman"/>
          <w:rtl/>
        </w:rPr>
        <w:t>א. זה מגיע לו</w:t>
      </w:r>
    </w:p>
    <w:p w14:paraId="6CC38CBA" w14:textId="77777777" w:rsidR="00283007" w:rsidRPr="00E860B9" w:rsidRDefault="00283007" w:rsidP="00283007">
      <w:pPr>
        <w:rPr>
          <w:rFonts w:cs="Times New Roman"/>
          <w:rtl/>
        </w:rPr>
      </w:pPr>
      <w:r w:rsidRPr="00E860B9">
        <w:rPr>
          <w:rFonts w:cs="Times New Roman"/>
          <w:rtl/>
        </w:rPr>
        <w:t>ב. הוא לא מצפה ממנה שתשקר, הלא כן? מה, אז עכשו מכיוון שהיא אמא לילדים היא גם אמורה להתחיל לשקר??!! לא עקום ולא יהיה!</w:t>
      </w:r>
    </w:p>
    <w:p w14:paraId="24FA9B08" w14:textId="77777777" w:rsidR="00283007" w:rsidRPr="00E860B9" w:rsidRDefault="00283007" w:rsidP="00283007">
      <w:pPr>
        <w:rPr>
          <w:rFonts w:cs="Times New Roman"/>
          <w:rtl/>
        </w:rPr>
      </w:pPr>
      <w:r w:rsidRPr="00E860B9">
        <w:rPr>
          <w:rFonts w:cs="Times New Roman"/>
          <w:rtl/>
        </w:rPr>
        <w:t xml:space="preserve">מעבר לכך, איש </w:t>
      </w:r>
      <w:r>
        <w:rPr>
          <w:rFonts w:cs="Times New Roman" w:hint="cs"/>
          <w:rtl/>
        </w:rPr>
        <w:t>ל</w:t>
      </w:r>
      <w:r w:rsidRPr="00E860B9">
        <w:rPr>
          <w:rFonts w:cs="Times New Roman"/>
          <w:rtl/>
        </w:rPr>
        <w:t xml:space="preserve">א דיבר אליו ולא פנה אליו. כשהיה צריך לקרא לו לשולחן האוכל (כי לארוחות צהריים משפחתיות הוא עדיין היה חייב </w:t>
      </w:r>
      <w:r w:rsidRPr="00E860B9">
        <w:rPr>
          <w:rFonts w:cs="Times New Roman"/>
        </w:rPr>
        <w:t>was expected to</w:t>
      </w:r>
      <w:r w:rsidRPr="00E860B9">
        <w:rPr>
          <w:rFonts w:cs="Times New Roman"/>
          <w:rtl/>
        </w:rPr>
        <w:t xml:space="preserve"> להגיע) קראו לו בלשון גוף שלישי - "שיבוא לאכול," אך בשולחן האוכל וכן לאחר מכן איש לא פנה אליו מטוב ועד רע, וכשניסה לעזור להוריד משולחן האוכל פנו אליו בפרצוף כה חמוץ עם ה"לא צריך" עד שנמלט לחדרו. הוא יש כאילו הפנים שלו </w:t>
      </w:r>
      <w:r w:rsidRPr="00E860B9">
        <w:rPr>
          <w:rFonts w:cs="Times New Roman"/>
        </w:rPr>
        <w:t>was scooped</w:t>
      </w:r>
      <w:r w:rsidRPr="00E860B9">
        <w:rPr>
          <w:rFonts w:cs="Times New Roman"/>
          <w:rtl/>
        </w:rPr>
        <w:t xml:space="preserve"> החוצה כל תוכו הוצא ובמקומו הוכנס גוש סלעבעל משקל אינסופי ואפילו לא בצורה הנכונה כי בליטותיו הציקו לו - גופו כאילו דלף בכאב, בעיקר באיזור החזה.</w:t>
      </w:r>
    </w:p>
    <w:p w14:paraId="3D1A4544" w14:textId="77777777" w:rsidR="00283007" w:rsidRPr="00E860B9" w:rsidRDefault="00283007" w:rsidP="00283007">
      <w:pPr>
        <w:rPr>
          <w:rFonts w:cs="Times New Roman"/>
          <w:rtl/>
        </w:rPr>
      </w:pPr>
      <w:r w:rsidRPr="00E860B9">
        <w:rPr>
          <w:rFonts w:cs="Times New Roman"/>
          <w:rtl/>
        </w:rPr>
        <w:t xml:space="preserve">כך ניסו </w:t>
      </w:r>
      <w:r>
        <w:rPr>
          <w:rFonts w:cs="Times New Roman" w:hint="cs"/>
          <w:rtl/>
        </w:rPr>
        <w:t>ל</w:t>
      </w:r>
      <w:r w:rsidRPr="00E860B9">
        <w:rPr>
          <w:rFonts w:cs="Times New Roman"/>
          <w:rtl/>
        </w:rPr>
        <w:t xml:space="preserve">שדר לו שהוא לא אמור להיות שם </w:t>
      </w:r>
      <w:r>
        <w:rPr>
          <w:rFonts w:cs="Times New Roman" w:hint="cs"/>
          <w:rtl/>
        </w:rPr>
        <w:t>א</w:t>
      </w:r>
      <w:r w:rsidRPr="00E860B9">
        <w:rPr>
          <w:rFonts w:cs="Times New Roman"/>
          <w:rtl/>
        </w:rPr>
        <w:t xml:space="preserve">לא בישראל שוקד על ספריו וניגש לבחינות הבגרות, אבל המכסימום שהוא התכוון לעשות בשביל לשפר את מצבו מבחינת החרמות והנידויים היה לשתות עד אובדן חושים, לאונן עד אובדן </w:t>
      </w:r>
      <w:r w:rsidRPr="00E860B9">
        <w:rPr>
          <w:rFonts w:cs="Times New Roman"/>
          <w:rtl/>
        </w:rPr>
        <w:lastRenderedPageBreak/>
        <w:t>חושים, לעשן עד אובדן חושים, והחושים האלו חזרו שוב ושוב אף על פי שהשתוקק כל-כך ועמל לאבדם. בשלב מסויים הבין שלא יוכל לאבד שוב את חושיו ללא כמות כסף מסויימת</w:t>
      </w:r>
      <w:r>
        <w:rPr>
          <w:rFonts w:cs="Times New Roman" w:hint="cs"/>
          <w:rtl/>
        </w:rPr>
        <w:t xml:space="preserve"> שתעמוד לרשותו</w:t>
      </w:r>
      <w:r w:rsidRPr="00E860B9">
        <w:rPr>
          <w:rFonts w:cs="Times New Roman"/>
          <w:rtl/>
        </w:rPr>
        <w:t>, וכשכבר חשב להתחיל לחפש עבודה בשביל לממן אובדני חושים דרסטיים יותר, הגיעה ההזמנה מסבו.</w:t>
      </w:r>
    </w:p>
    <w:p w14:paraId="33E026DB" w14:textId="77777777" w:rsidR="00283007" w:rsidRPr="00E860B9" w:rsidRDefault="00283007" w:rsidP="00283007">
      <w:pPr>
        <w:rPr>
          <w:rFonts w:cs="Times New Roman"/>
          <w:rtl/>
        </w:rPr>
      </w:pPr>
      <w:r w:rsidRPr="00E860B9">
        <w:rPr>
          <w:rFonts w:cs="Times New Roman"/>
          <w:rtl/>
        </w:rPr>
        <w:t>הוא היה יכול כמובן להשיג מהוריו כסף בדרכים מסויימות, אבל האפשרות לגנוב מהם כסף בשביל לממן בילויים שישכיחו ממנו את עליבות חייו איתם היתה בלתי נסבלת. בכל אופן, העליבות שבחיים כשהוא בחוסר מוחלט באמצעים כספיים בשביל להחליט מה יערה לתוך גופו, אותה עליבות הלמה בו בכל עוזה והוא לא שכח אותה.</w:t>
      </w:r>
    </w:p>
    <w:p w14:paraId="393F81A4" w14:textId="77777777" w:rsidR="00283007" w:rsidRDefault="00283007" w:rsidP="00283007">
      <w:pPr>
        <w:rPr>
          <w:rFonts w:cs="Times New Roman"/>
          <w:rtl/>
        </w:rPr>
      </w:pPr>
    </w:p>
    <w:p w14:paraId="545D4180" w14:textId="77777777" w:rsidR="00283007" w:rsidRDefault="00283007" w:rsidP="00283007">
      <w:pPr>
        <w:rPr>
          <w:rFonts w:cs="Times New Roman"/>
          <w:rtl/>
        </w:rPr>
      </w:pPr>
      <w:r>
        <w:rPr>
          <w:rFonts w:cs="Times New Roman" w:hint="cs"/>
          <w:rtl/>
        </w:rPr>
        <w:t xml:space="preserve">אימו של אלכס היתה אקדמאית מבריקה, ועדיין חשה רגשות נחיתות מול האמנים חבריה </w:t>
      </w:r>
      <w:r>
        <w:rPr>
          <w:rFonts w:cs="Times New Roman"/>
          <w:rtl/>
        </w:rPr>
        <w:t>–</w:t>
      </w:r>
      <w:r>
        <w:rPr>
          <w:rFonts w:cs="Times New Roman" w:hint="cs"/>
          <w:rtl/>
        </w:rPr>
        <w:t xml:space="preserve"> היא היתה "הפרופסור" ואילו הם </w:t>
      </w:r>
      <w:r>
        <w:rPr>
          <w:rFonts w:cs="Times New Roman"/>
          <w:rtl/>
        </w:rPr>
        <w:t>–</w:t>
      </w:r>
      <w:r>
        <w:rPr>
          <w:rFonts w:cs="Times New Roman" w:hint="cs"/>
          <w:rtl/>
        </w:rPr>
        <w:t xml:space="preserve"> המשוררים, הפסלים, השחקנים, המתייסרים בעולמנו זה למען גאולת נפשם, גאולה עמוקה הנובעת מהתחשלות הנפש באש גופרית, בתמרות עשן.</w:t>
      </w:r>
    </w:p>
    <w:p w14:paraId="18A6ABEF" w14:textId="77777777" w:rsidR="00283007" w:rsidRDefault="00283007" w:rsidP="00283007">
      <w:pPr>
        <w:rPr>
          <w:rFonts w:cs="Times New Roman"/>
          <w:rtl/>
        </w:rPr>
      </w:pPr>
    </w:p>
    <w:p w14:paraId="4D1EC0E5" w14:textId="77777777" w:rsidR="00283007" w:rsidRDefault="00283007" w:rsidP="00283007">
      <w:pPr>
        <w:rPr>
          <w:rFonts w:cs="Times New Roman"/>
          <w:rtl/>
        </w:rPr>
      </w:pPr>
      <w:r>
        <w:rPr>
          <w:rFonts w:cs="Times New Roman" w:hint="cs"/>
          <w:rtl/>
        </w:rPr>
        <w:t xml:space="preserve">אלכס נזכר פתאם שדימה סיפר שעברית היא רק שפתו הרביעית. כי הוא דיבר אוקראינית ורוסית ולמד גם אנגלית הרבה לפני שהוריו עקרו אותו והביאוהו ארצה, לאותה ארץ חמדת-אבות שאלכס נטש בחופזה כה </w:t>
      </w:r>
      <w:r>
        <w:rPr>
          <w:rFonts w:cs="Times New Roman"/>
        </w:rPr>
        <w:t>ill advised</w:t>
      </w:r>
      <w:r>
        <w:rPr>
          <w:rFonts w:cs="Times New Roman" w:hint="cs"/>
          <w:rtl/>
        </w:rPr>
        <w:t xml:space="preserve">. ואכן מאז שסיפר לו, היה אלכס מסתקרן האם אוקראינית ורוסית הן אכן שפות שונות ונפרדות, או אולי רק ניבים שונים של שפה אחת, וקרובים מאד </w:t>
      </w:r>
      <w:r>
        <w:rPr>
          <w:rFonts w:cs="Times New Roman"/>
          <w:rtl/>
        </w:rPr>
        <w:t>–</w:t>
      </w:r>
      <w:r>
        <w:rPr>
          <w:rFonts w:cs="Times New Roman" w:hint="cs"/>
          <w:rtl/>
        </w:rPr>
        <w:t xml:space="preserve"> כמו אנגלית בריטית ואמריקאית נגיד. או קרובים קצת פחות, כמו גרמנית והולנדית נניח. או מרוחקים מרחק רב יותר. ואת מי ישאל אם לא פרופסור לבלשנות עם התמחות בשפות הינדו-אירופאיות שדרה באותו בית?</w:t>
      </w:r>
    </w:p>
    <w:p w14:paraId="2FDAFF90" w14:textId="77777777" w:rsidR="00283007" w:rsidRDefault="00283007" w:rsidP="00283007">
      <w:pPr>
        <w:rPr>
          <w:rFonts w:cs="Times New Roman"/>
          <w:rtl/>
        </w:rPr>
      </w:pPr>
      <w:r>
        <w:rPr>
          <w:rFonts w:cs="Times New Roman" w:hint="cs"/>
          <w:rtl/>
        </w:rPr>
        <w:t>"סידרת כבר את החדר שאתה שואל אותי דברים כאלה?" היא אמרה בליגלוג, כי מי הוא שיתעניין בידע הסודי הזה שנתון רק לה. "עשית כבר מה שאמרתי לך לעשות, שאתה (מהין בעזות-מצחך) להתעניין בדברים שאתה ממודר מהם במצוותי לעד?"</w:t>
      </w:r>
    </w:p>
    <w:p w14:paraId="7F8B0024" w14:textId="77777777" w:rsidR="00283007" w:rsidRDefault="00283007" w:rsidP="00283007">
      <w:pPr>
        <w:rPr>
          <w:rFonts w:cs="Times New Roman"/>
          <w:rtl/>
        </w:rPr>
      </w:pPr>
    </w:p>
    <w:p w14:paraId="12915433" w14:textId="77777777" w:rsidR="00283007" w:rsidRPr="00E860B9" w:rsidRDefault="00283007" w:rsidP="00283007">
      <w:pPr>
        <w:rPr>
          <w:rFonts w:cs="Times New Roman"/>
          <w:rtl/>
        </w:rPr>
      </w:pPr>
      <w:r w:rsidRPr="00E860B9">
        <w:rPr>
          <w:rFonts w:cs="Times New Roman"/>
          <w:rtl/>
        </w:rPr>
        <w:t>אמא של אלכס כועסת עליו:</w:t>
      </w:r>
    </w:p>
    <w:p w14:paraId="6C57EA63" w14:textId="77777777" w:rsidR="00283007" w:rsidRPr="00E860B9" w:rsidRDefault="00283007" w:rsidP="00283007">
      <w:pPr>
        <w:rPr>
          <w:rFonts w:cs="Times New Roman"/>
          <w:rtl/>
        </w:rPr>
      </w:pPr>
      <w:r w:rsidRPr="00E860B9">
        <w:rPr>
          <w:rFonts w:cs="Times New Roman"/>
          <w:rtl/>
        </w:rPr>
        <w:t>הוא עישן עכשיו בחפשיות ברחבי הבית, בלי להתנצל על כך.</w:t>
      </w:r>
    </w:p>
    <w:p w14:paraId="03C7CB35" w14:textId="77777777" w:rsidR="00283007" w:rsidRPr="00E860B9" w:rsidRDefault="00283007" w:rsidP="00283007">
      <w:pPr>
        <w:rPr>
          <w:rFonts w:cs="Times New Roman"/>
          <w:rtl/>
        </w:rPr>
      </w:pPr>
      <w:r w:rsidRPr="00E860B9">
        <w:rPr>
          <w:rFonts w:cs="Times New Roman"/>
          <w:rtl/>
        </w:rPr>
        <w:t xml:space="preserve">ומהדרך שבה הוא עישן, כשדיבר ועישן וועננה קטנה ליוותה כל הברה, כשכיבה סיגריה ומייד הדליק סיגריה, כשאכל לפעמים ועישן, היה ברור שהריאות שלו אם </w:t>
      </w:r>
      <w:r>
        <w:rPr>
          <w:rFonts w:cs="Times New Roman" w:hint="cs"/>
          <w:rtl/>
        </w:rPr>
        <w:t xml:space="preserve">עדיין </w:t>
      </w:r>
      <w:r w:rsidRPr="00E860B9">
        <w:rPr>
          <w:rFonts w:cs="Times New Roman"/>
          <w:rtl/>
        </w:rPr>
        <w:t xml:space="preserve">אינן שחורות הרי ללא ספק </w:t>
      </w:r>
      <w:r>
        <w:rPr>
          <w:rFonts w:cs="Times New Roman" w:hint="cs"/>
          <w:rtl/>
        </w:rPr>
        <w:t>צבען</w:t>
      </w:r>
      <w:r w:rsidRPr="00E860B9">
        <w:rPr>
          <w:rFonts w:cs="Times New Roman"/>
          <w:rtl/>
        </w:rPr>
        <w:t xml:space="preserve"> חום כהה מאד.</w:t>
      </w:r>
    </w:p>
    <w:p w14:paraId="22CB71D1" w14:textId="77777777" w:rsidR="00283007" w:rsidRPr="00E860B9" w:rsidRDefault="00283007" w:rsidP="00283007">
      <w:pPr>
        <w:rPr>
          <w:rFonts w:cs="Times New Roman"/>
          <w:rtl/>
        </w:rPr>
      </w:pPr>
    </w:p>
    <w:p w14:paraId="71DA364A" w14:textId="77777777" w:rsidR="00283007" w:rsidRDefault="00283007" w:rsidP="00283007">
      <w:pPr>
        <w:rPr>
          <w:rFonts w:cs="Times New Roman"/>
          <w:rtl/>
        </w:rPr>
      </w:pPr>
      <w:r w:rsidRPr="00E860B9">
        <w:rPr>
          <w:rFonts w:cs="Times New Roman"/>
          <w:rtl/>
        </w:rPr>
        <w:t>הוא בילה זמן עם ברטרם, בנם של בעלי החנות הפינתית, ואימו כששמעה ש</w:t>
      </w:r>
      <w:r>
        <w:rPr>
          <w:rFonts w:cs="Times New Roman" w:hint="cs"/>
          <w:rtl/>
        </w:rPr>
        <w:t>השחית</w:t>
      </w:r>
      <w:r w:rsidRPr="00E860B9">
        <w:rPr>
          <w:rFonts w:cs="Times New Roman"/>
          <w:rtl/>
        </w:rPr>
        <w:t xml:space="preserve"> את זמנו בעזרה לברטרם קיצפה עלה בקירבה ולבסוף החליטה שאין טעם לדבר איתו יותר, החלטה נבונה </w:t>
      </w:r>
      <w:r>
        <w:rPr>
          <w:rFonts w:cs="Times New Roman"/>
          <w:rtl/>
        </w:rPr>
        <w:t>–</w:t>
      </w:r>
      <w:r w:rsidRPr="00E860B9">
        <w:rPr>
          <w:rFonts w:cs="Times New Roman"/>
          <w:rtl/>
        </w:rPr>
        <w:t xml:space="preserve"> אין דבר שבונה ומחשל יותר את האופי ואת הכרת עצמך מאם המתעלמת מקיומך וגורפת אחריה את כל בני הבית. כוונתה מן הסתם היתה </w:t>
      </w:r>
      <w:r w:rsidRPr="00E860B9">
        <w:rPr>
          <w:rFonts w:cs="Times New Roman"/>
        </w:rPr>
        <w:t>commendable</w:t>
      </w:r>
      <w:r w:rsidRPr="00E860B9">
        <w:rPr>
          <w:rFonts w:cs="Times New Roman"/>
          <w:rtl/>
        </w:rPr>
        <w:t xml:space="preserve"> - לאחר שיכיר בעובדה שהתנהגויות מהסוג בו נקט עד היום גרמו לכך שאין הוא </w:t>
      </w:r>
      <w:r w:rsidRPr="00E860B9">
        <w:rPr>
          <w:rFonts w:cs="Times New Roman"/>
        </w:rPr>
        <w:t>worthy</w:t>
      </w:r>
      <w:r w:rsidRPr="00E860B9">
        <w:rPr>
          <w:rFonts w:cs="Times New Roman"/>
          <w:rtl/>
        </w:rPr>
        <w:t xml:space="preserve"> שיפנו אליו, יבין שבשביל להגביר את ה</w:t>
      </w:r>
      <w:r w:rsidRPr="00E860B9">
        <w:rPr>
          <w:rFonts w:cs="Times New Roman"/>
        </w:rPr>
        <w:t>worthiness</w:t>
      </w:r>
      <w:r w:rsidRPr="00E860B9">
        <w:rPr>
          <w:rFonts w:cs="Times New Roman"/>
          <w:rtl/>
        </w:rPr>
        <w:t xml:space="preserve"> שלו בתור אדם עד שיגיע לדרגה </w:t>
      </w:r>
      <w:r>
        <w:rPr>
          <w:rFonts w:cs="Times New Roman" w:hint="cs"/>
          <w:rtl/>
        </w:rPr>
        <w:t xml:space="preserve">הנשגבת </w:t>
      </w:r>
      <w:r w:rsidRPr="00E860B9">
        <w:rPr>
          <w:rFonts w:cs="Times New Roman"/>
          <w:rtl/>
        </w:rPr>
        <w:t>ש</w:t>
      </w:r>
      <w:r>
        <w:rPr>
          <w:rFonts w:cs="Times New Roman" w:hint="cs"/>
          <w:rtl/>
        </w:rPr>
        <w:t xml:space="preserve">ל היותו </w:t>
      </w:r>
      <w:r w:rsidRPr="00E860B9">
        <w:rPr>
          <w:rFonts w:cs="Times New Roman"/>
          <w:rtl/>
        </w:rPr>
        <w:t>ראוי למתת היקר של תשומת ליבה של אימו עליו לשנות את דרכיו לאלתר. וכך בהרף עין של שבוע-שבועיים של התעלמות נגיע מילד פגום ומאכזב לבחור צעיר תאב-ספר, תאב לימודים, ובעיקר מנומס ו-</w:t>
      </w:r>
      <w:r w:rsidRPr="00E860B9">
        <w:rPr>
          <w:rFonts w:cs="Times New Roman"/>
        </w:rPr>
        <w:t>castrated</w:t>
      </w:r>
      <w:r w:rsidRPr="00E860B9">
        <w:rPr>
          <w:rFonts w:cs="Times New Roman"/>
          <w:rtl/>
        </w:rPr>
        <w:t>. כלומר מכיר את מקומו המדוייק. כלומר שקט וכנוע. כפי שכל הורה מפנטז בסתר ליבו. ואם כל מה שעמד בינו לבין אותה פנטזיה לא ניה אלא אותם שבוע-שבועיים של חרם - כי איזה אפקט אחר יכול להיות לחרם מוחלט עליו מאשר הטרנספורמציה או אותה מטמורפוזה מבורכת - הרי יהיה זה עוול מוחלט אם לא תתמיד בכך.</w:t>
      </w:r>
    </w:p>
    <w:p w14:paraId="5B61AD24" w14:textId="77777777" w:rsidR="00283007" w:rsidRPr="006A5E64" w:rsidRDefault="00283007" w:rsidP="00283007">
      <w:pPr>
        <w:rPr>
          <w:rFonts w:cs="Times New Roman"/>
          <w:rtl/>
        </w:rPr>
      </w:pPr>
    </w:p>
    <w:p w14:paraId="4D3C2C72" w14:textId="77777777" w:rsidR="00283007" w:rsidRDefault="00283007" w:rsidP="00283007">
      <w:pPr>
        <w:rPr>
          <w:rFonts w:cs="Times New Roman"/>
          <w:rtl/>
        </w:rPr>
      </w:pPr>
      <w:r w:rsidRPr="006A5E64">
        <w:rPr>
          <w:rFonts w:cs="Times New Roman"/>
          <w:rtl/>
        </w:rPr>
        <w:t>ל</w:t>
      </w:r>
      <w:r w:rsidRPr="006A5E64">
        <w:rPr>
          <w:rFonts w:cs="Times New Roman"/>
        </w:rPr>
        <w:t>surtound</w:t>
      </w:r>
      <w:r w:rsidRPr="006A5E64">
        <w:rPr>
          <w:rFonts w:cs="Times New Roman"/>
          <w:rtl/>
        </w:rPr>
        <w:t xml:space="preserve"> אותו בבידוד אף יותר הרמטי ממה שהיה הו, ללא אף איד מחבריו, רק פארנוש ואחותה, והאח של סיימון שחזר מהאיים הקריבים לחופשה קצרה והזמין אותו בכל לב, הם כלל לא חשבו שאין לו חוש שייכות לשום מקום יותר, הוא לא היה מסוגל להשאר בישראל כי לא יכול היה לראות את יסמין וגם כאן, הזוג סיימון וסאקורה שהיו בנפרד חבריו הטובים ביותר הוא לא היה מסוגל לעמוד בכך.</w:t>
      </w:r>
    </w:p>
    <w:p w14:paraId="1882009C" w14:textId="77777777" w:rsidR="00283007" w:rsidRDefault="00283007" w:rsidP="00283007">
      <w:pPr>
        <w:rPr>
          <w:rFonts w:cs="Times New Roman"/>
          <w:rtl/>
        </w:rPr>
      </w:pPr>
    </w:p>
    <w:p w14:paraId="4E5E296D" w14:textId="77777777" w:rsidR="00283007" w:rsidRDefault="00283007" w:rsidP="00283007">
      <w:pPr>
        <w:pStyle w:val="Heading3"/>
        <w:rPr>
          <w:rtl/>
        </w:rPr>
      </w:pPr>
      <w:r>
        <w:rPr>
          <w:rFonts w:hint="cs"/>
          <w:rtl/>
        </w:rPr>
        <w:t>סקייטבורד</w:t>
      </w:r>
    </w:p>
    <w:p w14:paraId="0D6822C0" w14:textId="77777777" w:rsidR="00283007" w:rsidRPr="00175D42" w:rsidRDefault="00283007" w:rsidP="00283007">
      <w:pPr>
        <w:rPr>
          <w:rFonts w:cs="Times New Roman"/>
          <w:rtl/>
        </w:rPr>
      </w:pPr>
      <w:r w:rsidRPr="00175D42">
        <w:rPr>
          <w:rFonts w:cs="Times New Roman"/>
          <w:rtl/>
        </w:rPr>
        <w:t>מתחת למרכז ה</w:t>
      </w:r>
      <w:r w:rsidRPr="00175D42">
        <w:rPr>
          <w:rFonts w:cs="Times New Roman"/>
        </w:rPr>
        <w:t>southbank</w:t>
      </w:r>
      <w:r w:rsidRPr="00175D42">
        <w:rPr>
          <w:rFonts w:cs="Times New Roman"/>
          <w:rtl/>
        </w:rPr>
        <w:t xml:space="preserve"> הוא גלש על סקייטבורד עם כל הלוזרים שהגיעו לשם. הם החליקו בלי מגנים על הרמפות והספסלי הבטון המכוסים בכתובות מרוססים בכתובות צבעוניות, ונפלו, נתנו את הקפיצה ההירואית-משהו אל הרמפה ונפלו, על משטח האבן הקר נפלו. אולי לא </w:t>
      </w:r>
      <w:r>
        <w:rPr>
          <w:rFonts w:cs="Times New Roman" w:hint="cs"/>
          <w:rtl/>
        </w:rPr>
        <w:t xml:space="preserve">כולם שם </w:t>
      </w:r>
      <w:r w:rsidRPr="00175D42">
        <w:rPr>
          <w:rFonts w:cs="Times New Roman"/>
          <w:rtl/>
        </w:rPr>
        <w:t>היו לוזרים, אבל הוא בטח היה.</w:t>
      </w:r>
    </w:p>
    <w:p w14:paraId="6F09E5A8" w14:textId="77777777" w:rsidR="00283007" w:rsidRDefault="00283007" w:rsidP="00283007">
      <w:pPr>
        <w:rPr>
          <w:rFonts w:cs="Times New Roman"/>
          <w:rtl/>
        </w:rPr>
      </w:pPr>
      <w:r w:rsidRPr="00175D42">
        <w:rPr>
          <w:rFonts w:cs="Times New Roman"/>
          <w:rtl/>
        </w:rPr>
        <w:t>הפעם האחרונה שהיה שם היתה בשוק חג המולד עם סאקורה שהיתה אז חברה מאד מאד חדשה שלו, זה היה בתחילת נובמבר, כל איזורי הבילוי של לונדון היו מכוסים בכאבים מסוג זה והוא מילא או כיסה אותם בזכרונות חדשים, מטונפים יותר וחזקים יותר בשביל למחות את הקודמים. גם הוא נפל, כראוי ללוזר הגדול ביותר בעולם, אבל לכן בכל פעם שנפל בחזקה על אבני הריצוף הקשות הוא רק חייך.</w:t>
      </w:r>
    </w:p>
    <w:p w14:paraId="69BC49ED" w14:textId="77777777" w:rsidR="00283007" w:rsidRDefault="00283007" w:rsidP="00283007">
      <w:pPr>
        <w:rPr>
          <w:rFonts w:cs="Times New Roman"/>
          <w:rtl/>
        </w:rPr>
      </w:pPr>
      <w:r>
        <w:rPr>
          <w:rFonts w:cs="Times New Roman" w:hint="cs"/>
          <w:rtl/>
        </w:rPr>
        <w:t>הוא דיבר אל מישהו במילים קשות והמישהו צחק עליו.</w:t>
      </w:r>
    </w:p>
    <w:p w14:paraId="776CF883" w14:textId="77777777" w:rsidR="00283007" w:rsidRDefault="00283007" w:rsidP="00283007">
      <w:pPr>
        <w:rPr>
          <w:rFonts w:cs="Times New Roman"/>
          <w:rtl/>
        </w:rPr>
      </w:pPr>
      <w:r>
        <w:rPr>
          <w:rFonts w:cs="Times New Roman" w:hint="cs"/>
          <w:rtl/>
        </w:rPr>
        <w:t xml:space="preserve">מה אתה צוחק עלי </w:t>
      </w:r>
      <w:r>
        <w:rPr>
          <w:rFonts w:cs="Times New Roman"/>
        </w:rPr>
        <w:t>you knobhead</w:t>
      </w:r>
      <w:r>
        <w:rPr>
          <w:rFonts w:cs="Times New Roman" w:hint="cs"/>
          <w:rtl/>
        </w:rPr>
        <w:t xml:space="preserve">? </w:t>
      </w:r>
      <w:r>
        <w:rPr>
          <w:rFonts w:cs="Times New Roman"/>
          <w:rtl/>
        </w:rPr>
        <w:t>–</w:t>
      </w:r>
      <w:r>
        <w:rPr>
          <w:rFonts w:cs="Times New Roman" w:hint="cs"/>
          <w:rtl/>
        </w:rPr>
        <w:t xml:space="preserve"> פשוט היה לו כיף להתנשא מעליהם, הוא אהב לחשוב שהוא איכשהו נעלה עליהם, הוא לא כמו הלוזרים האלה שבאמצע יום לימודים רגיל יש להם זמן לגלוש שם, אבל פתאם הוא נבהל שאולי הוא לא נעלה עליהם והוא בא והרביץ.</w:t>
      </w:r>
    </w:p>
    <w:p w14:paraId="2A86BD9D" w14:textId="77777777" w:rsidR="00283007" w:rsidRDefault="00283007" w:rsidP="00283007">
      <w:pPr>
        <w:rPr>
          <w:rFonts w:cs="Times New Roman"/>
          <w:rtl/>
        </w:rPr>
      </w:pPr>
      <w:r>
        <w:rPr>
          <w:rFonts w:cs="Times New Roman" w:hint="cs"/>
          <w:rtl/>
        </w:rPr>
        <w:t>הם הלכו שם מכות וגם הסקייטבורדים השתתפו ככלי נשק, זה היה מאד מסוכן.</w:t>
      </w:r>
    </w:p>
    <w:p w14:paraId="0E250BFA" w14:textId="77777777" w:rsidR="00283007" w:rsidRPr="00175D42" w:rsidRDefault="00283007" w:rsidP="00283007">
      <w:pPr>
        <w:rPr>
          <w:rFonts w:cs="Times New Roman"/>
          <w:rtl/>
        </w:rPr>
      </w:pPr>
      <w:r>
        <w:rPr>
          <w:rFonts w:cs="Times New Roman" w:hint="cs"/>
          <w:rtl/>
        </w:rPr>
        <w:t xml:space="preserve">אתה צריך שיהיה חשוב לך להכיר טוב את שפת האם שלך, </w:t>
      </w:r>
    </w:p>
    <w:p w14:paraId="3E49246D" w14:textId="77777777" w:rsidR="00283007" w:rsidRDefault="00283007" w:rsidP="00283007">
      <w:pPr>
        <w:rPr>
          <w:rFonts w:cs="Times New Roman"/>
          <w:rtl/>
        </w:rPr>
      </w:pPr>
      <w:r w:rsidRPr="00175D42">
        <w:rPr>
          <w:rFonts w:cs="Times New Roman"/>
          <w:rtl/>
        </w:rPr>
        <w:t>כי הם לא רצו ללכת לשוק הגדול יותר בכיכר לסטר, שכל הכיתה הלכה לשם אבל אחר כך הם הלכו לכיכר טרפ</w:t>
      </w:r>
      <w:r>
        <w:rPr>
          <w:rFonts w:cs="Times New Roman" w:hint="cs"/>
          <w:rtl/>
        </w:rPr>
        <w:t>ל</w:t>
      </w:r>
      <w:r w:rsidRPr="00175D42">
        <w:rPr>
          <w:rFonts w:cs="Times New Roman"/>
          <w:rtl/>
        </w:rPr>
        <w:t>גר ושם מול הגלריה הלאומית היה עוד שוק חג מולד והם כן פגשו שם כמה מהכיתה המקבילה.</w:t>
      </w:r>
    </w:p>
    <w:p w14:paraId="170742B1" w14:textId="77777777" w:rsidR="00283007" w:rsidRDefault="00283007" w:rsidP="00283007">
      <w:pPr>
        <w:rPr>
          <w:rFonts w:cs="Times New Roman"/>
          <w:rtl/>
        </w:rPr>
      </w:pPr>
    </w:p>
    <w:p w14:paraId="0C9632A8" w14:textId="77777777" w:rsidR="00283007" w:rsidRDefault="00283007" w:rsidP="00283007">
      <w:pPr>
        <w:rPr>
          <w:rFonts w:cs="Times New Roman"/>
          <w:rtl/>
        </w:rPr>
      </w:pPr>
      <w:r>
        <w:rPr>
          <w:rFonts w:cs="Times New Roman" w:hint="cs"/>
          <w:rtl/>
        </w:rPr>
        <w:t xml:space="preserve">"בוא </w:t>
      </w:r>
      <w:r>
        <w:rPr>
          <w:rFonts w:cs="Times New Roman"/>
        </w:rPr>
        <w:t>mate</w:t>
      </w:r>
      <w:r>
        <w:rPr>
          <w:rFonts w:cs="Times New Roman" w:hint="cs"/>
          <w:rtl/>
        </w:rPr>
        <w:t>, בוא נתחפף מפה," החבר של אלכס אמר כשהגשם התגבר.</w:t>
      </w:r>
    </w:p>
    <w:p w14:paraId="79220CE7" w14:textId="77777777" w:rsidR="00283007" w:rsidRDefault="00283007" w:rsidP="00283007">
      <w:pPr>
        <w:rPr>
          <w:rFonts w:cs="Times New Roman"/>
          <w:rtl/>
        </w:rPr>
      </w:pPr>
      <w:r>
        <w:rPr>
          <w:rFonts w:cs="Times New Roman" w:hint="cs"/>
          <w:rtl/>
        </w:rPr>
        <w:t>"בוא לא."</w:t>
      </w:r>
    </w:p>
    <w:p w14:paraId="2A55EAC3" w14:textId="77777777" w:rsidR="00283007" w:rsidRDefault="00283007" w:rsidP="00283007">
      <w:pPr>
        <w:rPr>
          <w:rFonts w:cs="Times New Roman"/>
          <w:rtl/>
        </w:rPr>
      </w:pPr>
      <w:r>
        <w:rPr>
          <w:rFonts w:cs="Times New Roman" w:hint="cs"/>
          <w:rtl/>
        </w:rPr>
        <w:t>החבר שתק בטרגיות, מחשב לעצמו כמה הוא אמור לסבול עבור מישהו שכבר שנה לא פגש.</w:t>
      </w:r>
    </w:p>
    <w:p w14:paraId="3D1C0399" w14:textId="77777777" w:rsidR="00283007" w:rsidRDefault="00283007" w:rsidP="00283007">
      <w:pPr>
        <w:rPr>
          <w:rFonts w:cs="Times New Roman"/>
          <w:rtl/>
        </w:rPr>
      </w:pPr>
      <w:r>
        <w:rPr>
          <w:rFonts w:cs="Times New Roman" w:hint="cs"/>
          <w:rtl/>
        </w:rPr>
        <w:t>"בישראל יורד גשם רק שבוע בשנה. תן קצת להתרטב," אלכס אמר בטון פייסני [רע]</w:t>
      </w:r>
    </w:p>
    <w:p w14:paraId="76C2C65E" w14:textId="77777777" w:rsidR="00283007" w:rsidRDefault="00283007" w:rsidP="00283007">
      <w:pPr>
        <w:rPr>
          <w:rFonts w:cs="Times New Roman"/>
          <w:rtl/>
        </w:rPr>
      </w:pPr>
      <w:r>
        <w:rPr>
          <w:rFonts w:cs="Times New Roman" w:hint="cs"/>
          <w:rtl/>
        </w:rPr>
        <w:t>"רק שבוע?"</w:t>
      </w:r>
    </w:p>
    <w:p w14:paraId="2940F06C" w14:textId="77777777" w:rsidR="00283007" w:rsidRDefault="00283007" w:rsidP="00283007">
      <w:pPr>
        <w:rPr>
          <w:rFonts w:cs="Times New Roman"/>
          <w:rtl/>
        </w:rPr>
      </w:pPr>
      <w:r>
        <w:rPr>
          <w:rFonts w:cs="Times New Roman" w:hint="cs"/>
          <w:rtl/>
        </w:rPr>
        <w:t>"לא ברצף."</w:t>
      </w:r>
    </w:p>
    <w:p w14:paraId="3B5424D8" w14:textId="77777777" w:rsidR="00283007" w:rsidRDefault="00283007" w:rsidP="00283007">
      <w:pPr>
        <w:rPr>
          <w:rFonts w:cs="Times New Roman"/>
          <w:rtl/>
        </w:rPr>
      </w:pPr>
      <w:r>
        <w:rPr>
          <w:rFonts w:cs="Times New Roman" w:hint="cs"/>
          <w:rtl/>
        </w:rPr>
        <w:t>"ומה בשאר הזמן?"</w:t>
      </w:r>
    </w:p>
    <w:p w14:paraId="2616427E" w14:textId="77777777" w:rsidR="00283007" w:rsidRDefault="00283007" w:rsidP="00283007">
      <w:pPr>
        <w:rPr>
          <w:rFonts w:cs="Times New Roman"/>
          <w:rtl/>
        </w:rPr>
      </w:pPr>
      <w:r>
        <w:rPr>
          <w:rFonts w:cs="Times New Roman" w:hint="cs"/>
          <w:rtl/>
        </w:rPr>
        <w:t>"כלום. שמיים כחולים."</w:t>
      </w:r>
    </w:p>
    <w:p w14:paraId="3F01B550" w14:textId="77777777" w:rsidR="00283007" w:rsidRDefault="00283007" w:rsidP="00283007">
      <w:pPr>
        <w:rPr>
          <w:rFonts w:cs="Times New Roman"/>
          <w:rtl/>
        </w:rPr>
      </w:pPr>
      <w:r>
        <w:rPr>
          <w:rFonts w:cs="Times New Roman" w:hint="cs"/>
          <w:rtl/>
        </w:rPr>
        <w:t xml:space="preserve">"נשמע טוב." </w:t>
      </w:r>
    </w:p>
    <w:p w14:paraId="3F959A3A" w14:textId="77777777" w:rsidR="00283007" w:rsidRDefault="00283007" w:rsidP="00283007">
      <w:pPr>
        <w:rPr>
          <w:rFonts w:cs="Times New Roman"/>
          <w:rtl/>
        </w:rPr>
      </w:pPr>
      <w:r>
        <w:rPr>
          <w:rFonts w:cs="Times New Roman" w:hint="cs"/>
          <w:rtl/>
        </w:rPr>
        <w:t>"נשמע צחיח."</w:t>
      </w:r>
    </w:p>
    <w:p w14:paraId="694A6694" w14:textId="77777777" w:rsidR="00283007" w:rsidRDefault="00283007" w:rsidP="00283007">
      <w:pPr>
        <w:rPr>
          <w:rFonts w:cs="Times New Roman"/>
          <w:rtl/>
        </w:rPr>
      </w:pPr>
      <w:r>
        <w:rPr>
          <w:rFonts w:cs="Times New Roman" w:hint="cs"/>
          <w:rtl/>
        </w:rPr>
        <w:lastRenderedPageBreak/>
        <w:t>החבר נשאר, וגם עליו ירד גשם.</w:t>
      </w:r>
    </w:p>
    <w:p w14:paraId="664E2EDA" w14:textId="77777777" w:rsidR="00283007" w:rsidRDefault="00283007" w:rsidP="00283007">
      <w:pPr>
        <w:rPr>
          <w:rFonts w:cs="Times New Roman"/>
          <w:rtl/>
        </w:rPr>
      </w:pPr>
      <w:r>
        <w:rPr>
          <w:rFonts w:cs="Times New Roman" w:hint="cs"/>
          <w:rtl/>
        </w:rPr>
        <w:t>"אני כבר בקושי מכיר מה הולך פה," אלכס אמר, "בכל מקום בונים משהו חדש לכבוד המילניום, אפילו קו מטרו חדש."</w:t>
      </w:r>
    </w:p>
    <w:p w14:paraId="60686165" w14:textId="77777777" w:rsidR="00283007" w:rsidRDefault="00283007" w:rsidP="00283007">
      <w:pPr>
        <w:rPr>
          <w:rFonts w:cs="Times New Roman"/>
          <w:rtl/>
        </w:rPr>
      </w:pPr>
      <w:r>
        <w:rPr>
          <w:rFonts w:cs="Times New Roman" w:hint="cs"/>
          <w:rtl/>
        </w:rPr>
        <w:t>"זאת לא היתה שנה שחייתי בה," החבר התוודה, "הקדשתי את כולה לבחינות המסריחות האלה. אפשר למחוק אותה מהחיים שלי. בעצם זה הכי כיף שהיה לי בחודשיים האחרונים."</w:t>
      </w:r>
    </w:p>
    <w:p w14:paraId="1F6D57BB" w14:textId="77777777" w:rsidR="00283007" w:rsidRDefault="00283007" w:rsidP="00283007">
      <w:pPr>
        <w:rPr>
          <w:rFonts w:cs="Times New Roman"/>
          <w:rtl/>
        </w:rPr>
      </w:pPr>
      <w:r w:rsidRPr="00CA3C9A">
        <w:rPr>
          <w:rFonts w:cs="Times New Roman"/>
          <w:rtl/>
        </w:rPr>
        <w:t>עלה ירוק</w:t>
      </w:r>
      <w:r>
        <w:rPr>
          <w:rFonts w:cs="Times New Roman" w:hint="cs"/>
          <w:rtl/>
        </w:rPr>
        <w:t xml:space="preserve"> שנתלש מאחד מעצי הדולב נחת לייד רגלו של אלכס, וטיפות הגשם שנשרו עליו יצרו </w:t>
      </w:r>
      <w:r>
        <w:rPr>
          <w:rFonts w:cs="Times New Roman"/>
        </w:rPr>
        <w:t>pattern</w:t>
      </w:r>
      <w:r>
        <w:rPr>
          <w:rFonts w:cs="Times New Roman" w:hint="cs"/>
          <w:rtl/>
        </w:rPr>
        <w:t xml:space="preserve"> יפה, הן נחתו בבהלה, אחת לייד השניה ומעל השניה, ואז נחו כמו אחרי מנוסה </w:t>
      </w:r>
      <w:r>
        <w:rPr>
          <w:rFonts w:cs="Times New Roman"/>
        </w:rPr>
        <w:t>breathless</w:t>
      </w:r>
      <w:r>
        <w:rPr>
          <w:rFonts w:cs="Times New Roman" w:hint="cs"/>
          <w:rtl/>
        </w:rPr>
        <w:t xml:space="preserve">, מתעגלות / מתנפחות על פני העלה הגמיש, כמו חתול שמקמר את גבו, עד שעוד טיפה, ספליש נשרה עליהן והן קיבלו </w:t>
      </w:r>
      <w:r>
        <w:rPr>
          <w:rFonts w:cs="Times New Roman"/>
        </w:rPr>
        <w:t>assimilated</w:t>
      </w:r>
      <w:r>
        <w:rPr>
          <w:rFonts w:cs="Times New Roman" w:hint="cs"/>
          <w:rtl/>
        </w:rPr>
        <w:t xml:space="preserve"> אותה אליהן בכזה </w:t>
      </w:r>
      <w:r>
        <w:rPr>
          <w:rFonts w:cs="Times New Roman"/>
        </w:rPr>
        <w:t>display</w:t>
      </w:r>
      <w:r>
        <w:rPr>
          <w:rFonts w:cs="Times New Roman" w:hint="cs"/>
          <w:rtl/>
        </w:rPr>
        <w:t xml:space="preserve"> של חברות טובה. נמלה שחורה, אבודה, ניסתה להסתתר מתחת לעלה אבל הוא התנפנף ברוח והיא כל הזמן </w:t>
      </w:r>
      <w:r>
        <w:rPr>
          <w:rFonts w:cs="Times New Roman"/>
        </w:rPr>
        <w:t>was exposed</w:t>
      </w:r>
      <w:r>
        <w:rPr>
          <w:rFonts w:cs="Times New Roman" w:hint="cs"/>
          <w:rtl/>
        </w:rPr>
        <w:t xml:space="preserve">, היא התרוצצה בבהלה בעסקנויויה שרק היא הכירה, הנה הנה היא חוברת אל עוד אחת </w:t>
      </w:r>
      <w:r>
        <w:rPr>
          <w:rFonts w:cs="Times New Roman"/>
          <w:rtl/>
        </w:rPr>
        <w:t>–</w:t>
      </w:r>
      <w:r>
        <w:rPr>
          <w:rFonts w:cs="Times New Roman" w:hint="cs"/>
          <w:rtl/>
        </w:rPr>
        <w:t xml:space="preserve"> גם בגשם נעים ביחד.</w:t>
      </w:r>
    </w:p>
    <w:p w14:paraId="40CB53F6" w14:textId="77777777" w:rsidR="00283007" w:rsidRDefault="00283007" w:rsidP="00283007">
      <w:pPr>
        <w:rPr>
          <w:rFonts w:cs="Times New Roman"/>
          <w:rtl/>
        </w:rPr>
      </w:pPr>
    </w:p>
    <w:p w14:paraId="5360D297" w14:textId="77777777" w:rsidR="00283007" w:rsidRPr="006A5E64" w:rsidRDefault="00283007" w:rsidP="00283007">
      <w:pPr>
        <w:rPr>
          <w:rFonts w:cs="Times New Roman"/>
          <w:rtl/>
        </w:rPr>
      </w:pPr>
      <w:r>
        <w:rPr>
          <w:rFonts w:cs="Times New Roman" w:hint="cs"/>
          <w:rtl/>
        </w:rPr>
        <w:t>הוא הסתובב עם ראסל, כשסיימון שאל אותו עם מי היית שם שם וגם פה הוא לא היה יכול להתחמק ואמר עם ראסל, זה שאביו היה לורד כלשהו ושהיה אמור להתאפסן באחת הפנמיות היוקרתיות שהיו חסומות בפני משפחות שבעברן לא היה איזה מישהו שעזר להנרי השמיני להיפטר מאחת מנשותיו בדרך זו או אחרת, לא משפחות האצולה האלו, וראסל דווקא היה מוזמן לאחת הפנמיות האלו אבל אימו היתה שוודית והיא לא הבינה מה פתאם פנמייה לילד קט ורך, וכך היה ראסל בבית ספרם עם מעילים מבד --- האיכותי ביותר, ארוך עד מתחת לבירכיים כך שמעולם לא התרטב גם בגשם זלעפות, וכשהיה ממהר היו כנפות מעילו מתנפנפות כמו חבר מבית הלורדים הממהר לשעת התה אצל המלכה [??? משהו פחות חבוט]  או דוכסית כלשהי, והילקוט שלו היה --- ובחופשות הוא היה טס במחלקה ראשונה לטאיפיי ולאספן ול---, הוא היה הראשון שהיה בקבר של לנין מוסקבה ובהרמיטג' ובארמונות --- בסנט פטרבורג. אימא שלו ידעה קצת רוסית ולימדה אותו, ואלכס גם ידע קצת רוסית אם כי מילים שונות לגמרי, רוסית אחרת. וראסל היה מדבר באופן רגיל, גם כשמיהר, גם כשהתרגש, במבטא המחונך ביותר, לא היתה הברה שהבליע, לכל אות העניק את מירב הכבוד והיקר, הוא היה מנומס כך ניתן לומר אולי לכל אות ואות, בחור למופת. ועכשו התברר שאלכס שהה איתו תחת איזשהו תירוץ. הוא היה שותה תה מכוסות חרסינה מעוטרות, כולם ידעו זאת. רק אימא שלו הצילה אותו מאבדון.</w:t>
      </w:r>
    </w:p>
    <w:p w14:paraId="447BDCF9" w14:textId="77777777" w:rsidR="00283007" w:rsidRPr="006A5E64" w:rsidRDefault="00283007" w:rsidP="00283007">
      <w:pPr>
        <w:rPr>
          <w:rFonts w:cs="Times New Roman"/>
          <w:rtl/>
        </w:rPr>
      </w:pPr>
    </w:p>
    <w:p w14:paraId="5ED9086F" w14:textId="77777777" w:rsidR="00283007" w:rsidRPr="006A5E64" w:rsidRDefault="00283007" w:rsidP="00283007">
      <w:pPr>
        <w:rPr>
          <w:rFonts w:cs="Times New Roman"/>
          <w:rtl/>
        </w:rPr>
      </w:pPr>
      <w:r w:rsidRPr="006A5E64">
        <w:rPr>
          <w:rFonts w:cs="Times New Roman"/>
          <w:rtl/>
        </w:rPr>
        <w:t xml:space="preserve">הוא נסגר בחדרו וגילה פינות ניסתרות באינטרנט, שלא היה מודע להן בעת חברותו עם יסמין. </w:t>
      </w:r>
      <w:r>
        <w:rPr>
          <w:rFonts w:cs="Times New Roman" w:hint="cs"/>
          <w:rtl/>
        </w:rPr>
        <w:t xml:space="preserve">למען האמת אותן פינות לא היו נסתרות כלל, האינטרנט שפע וביעבע בשפיכי הביוב [כאילו שפיך </w:t>
      </w:r>
      <w:r>
        <w:rPr>
          <w:rFonts w:cs="Times New Roman"/>
          <w:rtl/>
        </w:rPr>
        <w:t>–</w:t>
      </w:r>
      <w:r>
        <w:rPr>
          <w:rFonts w:cs="Times New Roman" w:hint="cs"/>
          <w:rtl/>
        </w:rPr>
        <w:t xml:space="preserve"> לעשות מעט יותר בולט] האלו. </w:t>
      </w:r>
      <w:r w:rsidRPr="006A5E64">
        <w:rPr>
          <w:rFonts w:cs="Times New Roman"/>
          <w:rtl/>
        </w:rPr>
        <w:t>את התמונות הוא לא יכל לראות, כי מדי פעם</w:t>
      </w:r>
      <w:r>
        <w:rPr>
          <w:rFonts w:cs="Times New Roman" w:hint="cs"/>
          <w:rtl/>
        </w:rPr>
        <w:t xml:space="preserve"> וללא אזהרה</w:t>
      </w:r>
      <w:r w:rsidRPr="006A5E64">
        <w:rPr>
          <w:rFonts w:cs="Times New Roman"/>
          <w:rtl/>
        </w:rPr>
        <w:t xml:space="preserve"> קפץ אליו פרצופה המזועזע של </w:t>
      </w:r>
      <w:r>
        <w:rPr>
          <w:rFonts w:cs="Times New Roman" w:hint="cs"/>
          <w:rtl/>
        </w:rPr>
        <w:t xml:space="preserve">נערה צעירה מדי, לעיתים קרובות </w:t>
      </w:r>
      <w:r w:rsidRPr="006A5E64">
        <w:rPr>
          <w:rFonts w:cs="Times New Roman"/>
          <w:rtl/>
        </w:rPr>
        <w:t xml:space="preserve">ילדה קטנה ודבר זה היה בלתי נסבל. אבל הסיפורים היו מחולקים חקטגוריות, וכך ניתן היה לבחור משהו שאין בו ילדים, </w:t>
      </w:r>
      <w:r>
        <w:rPr>
          <w:rFonts w:cs="Times New Roman" w:hint="cs"/>
          <w:rtl/>
        </w:rPr>
        <w:t xml:space="preserve">משהו נטול </w:t>
      </w:r>
      <w:r w:rsidRPr="006A5E64">
        <w:rPr>
          <w:rFonts w:cs="Times New Roman"/>
          <w:rtl/>
        </w:rPr>
        <w:t xml:space="preserve">חיות, ובני משפחה </w:t>
      </w:r>
      <w:r>
        <w:rPr>
          <w:rFonts w:cs="Times New Roman" w:hint="cs"/>
          <w:rtl/>
        </w:rPr>
        <w:t xml:space="preserve">ועינויים </w:t>
      </w:r>
      <w:r w:rsidRPr="006A5E64">
        <w:rPr>
          <w:rFonts w:cs="Times New Roman"/>
          <w:rtl/>
        </w:rPr>
        <w:t>וכפיה</w:t>
      </w:r>
      <w:r>
        <w:rPr>
          <w:rFonts w:cs="Times New Roman" w:hint="cs"/>
          <w:rtl/>
        </w:rPr>
        <w:t xml:space="preserve"> וחייזרים ופנטזיה שאורקים ואלפים משמשים בה בערבוביה</w:t>
      </w:r>
      <w:r w:rsidRPr="006A5E64">
        <w:rPr>
          <w:rFonts w:cs="Times New Roman"/>
          <w:rtl/>
        </w:rPr>
        <w:t xml:space="preserve">. פשוט </w:t>
      </w:r>
      <w:r>
        <w:rPr>
          <w:rFonts w:cs="Times New Roman"/>
          <w:rtl/>
        </w:rPr>
        <w:t>–</w:t>
      </w:r>
      <w:r w:rsidRPr="006A5E64">
        <w:rPr>
          <w:rFonts w:cs="Times New Roman"/>
          <w:rtl/>
        </w:rPr>
        <w:t xml:space="preserve"> </w:t>
      </w:r>
      <w:r>
        <w:rPr>
          <w:rFonts w:cs="Times New Roman" w:hint="cs"/>
          <w:rtl/>
        </w:rPr>
        <w:t xml:space="preserve">סיפור ללא יותר מדי אקספוזיציה ורק עם </w:t>
      </w:r>
      <w:r w:rsidRPr="006A5E64">
        <w:rPr>
          <w:rFonts w:cs="Times New Roman"/>
          <w:rtl/>
        </w:rPr>
        <w:t>אנשים. אנשים בחווה, אנשים במשרד, בתור לרופא, אנשים בכפר נודיסטים. מסתבר שהאנטומיה של האישה אינה כפי שהכיר</w:t>
      </w:r>
      <w:r>
        <w:rPr>
          <w:rFonts w:cs="Times New Roman" w:hint="cs"/>
          <w:rtl/>
        </w:rPr>
        <w:t xml:space="preserve"> </w:t>
      </w:r>
      <w:r>
        <w:rPr>
          <w:rFonts w:cs="Times New Roman"/>
          <w:rtl/>
        </w:rPr>
        <w:t>–</w:t>
      </w:r>
      <w:r>
        <w:rPr>
          <w:rFonts w:cs="Times New Roman" w:hint="cs"/>
          <w:rtl/>
        </w:rPr>
        <w:t xml:space="preserve"> שדיים יכולים להפיק חלב גם לפני הלידה ובמקרים מסויימים אף אם מעולם לא היתה בהריון. וגם חוץ משדיה, איבריה נוטפי עסיס ודיבשה</w:t>
      </w:r>
      <w:r w:rsidRPr="006A5E64">
        <w:rPr>
          <w:rFonts w:cs="Times New Roman"/>
          <w:rtl/>
        </w:rPr>
        <w:t>. עוד מתברר כי בחוות האנשים מבלים את יומם בה</w:t>
      </w:r>
      <w:r>
        <w:rPr>
          <w:rFonts w:cs="Times New Roman" w:hint="cs"/>
          <w:rtl/>
        </w:rPr>
        <w:t>פשלת</w:t>
      </w:r>
      <w:r w:rsidRPr="006A5E64">
        <w:rPr>
          <w:rFonts w:cs="Times New Roman"/>
          <w:rtl/>
        </w:rPr>
        <w:t xml:space="preserve"> תחתוניהם, בקריעת חולצותיהם והחולצות של עמיתיהם, ולאחר כמה שעות שכאלה הוא חש שלא יוכל לצעוד. ובכל זאת לא ניתן היה להפסיק </w:t>
      </w:r>
      <w:r w:rsidRPr="006A5E64">
        <w:rPr>
          <w:rFonts w:cs="Times New Roman"/>
          <w:rtl/>
        </w:rPr>
        <w:lastRenderedPageBreak/>
        <w:t xml:space="preserve">לקרא, כי בפרק 34 של הסאגה התווספו גם התעשיין העשיר ואישתו הצעירה לחינגה על ערימת השחת, ובפרק 56 הגיעה לחווה מומחית לגידול חיטה </w:t>
      </w:r>
      <w:r>
        <w:rPr>
          <w:rFonts w:cs="Times New Roman" w:hint="cs"/>
          <w:rtl/>
        </w:rPr>
        <w:t xml:space="preserve">ואותה מומחית היתה </w:t>
      </w:r>
      <w:r w:rsidRPr="006A5E64">
        <w:rPr>
          <w:rFonts w:cs="Times New Roman"/>
          <w:rtl/>
        </w:rPr>
        <w:t>איטלקיה, ובוערת במיוחד.</w:t>
      </w:r>
    </w:p>
    <w:p w14:paraId="47256B35" w14:textId="77777777" w:rsidR="00283007" w:rsidRPr="006A5E64" w:rsidRDefault="00283007" w:rsidP="00283007">
      <w:pPr>
        <w:rPr>
          <w:rFonts w:cs="Times New Roman"/>
          <w:rtl/>
        </w:rPr>
      </w:pPr>
      <w:r w:rsidRPr="006A5E64">
        <w:rPr>
          <w:rFonts w:cs="Times New Roman"/>
          <w:rtl/>
        </w:rPr>
        <w:t xml:space="preserve">אלכס הכיר משחות. בחודשים האחרונים יסמין היתה יבשה. היא תלתה זאת במחלה, במתח, לעולם לא בו. והוא האמין לה. לא היה דבר שלא ניסה, והיא הבטיחה לו שהיא עדיין נהנת ובכל זאת ניסו סוגים שונים של משחות ווזלין ושמנים ולובריקנטים על בסיס מים. והוא השתמש בכל מה שהכיר ביד נדיבה. אבל בפרק 72, כשהגיעה דודתה הצעירה של אותה מומחית חיטה לחווה, ושפכה כמים, לא ניתן היה להפסיק לקרא לא משנה עד כמה השפשפת בערה. </w:t>
      </w:r>
    </w:p>
    <w:p w14:paraId="018EA4C7" w14:textId="77777777" w:rsidR="00283007" w:rsidRPr="006A5E64" w:rsidRDefault="00283007" w:rsidP="00283007">
      <w:pPr>
        <w:rPr>
          <w:rFonts w:cs="Times New Roman"/>
          <w:rtl/>
        </w:rPr>
      </w:pPr>
      <w:r w:rsidRPr="006A5E64">
        <w:rPr>
          <w:rFonts w:cs="Times New Roman"/>
          <w:rtl/>
        </w:rPr>
        <w:t>הוא לא הפסיק לקרא עד שכל מיטה, שרפרף כורסה ומרבד בחווה או באחוזה או במכונית לא היו ספוגים למשעי בכל נוזל שגוף האדם יכול לייצר, גם אם באופן ביולוגי אין הוא מייצרו אלא במשורה. לא ניתן היה להתנתק מהסדרות האלו, עד שפתאם, בפרק 49, מופיע איש זאב או חייזר וזה כבר לא עניין, או שלפתע בפרק 84 גיל המשתתפים ירד באופן דרסטי והוא נמלא צער וחרדה לגבי העולם ולגבי עצמו ולגבי הש</w:t>
      </w:r>
      <w:r>
        <w:rPr>
          <w:rFonts w:cs="Times New Roman" w:hint="cs"/>
          <w:rtl/>
        </w:rPr>
        <w:t>ע</w:t>
      </w:r>
      <w:r w:rsidRPr="006A5E64">
        <w:rPr>
          <w:rFonts w:cs="Times New Roman"/>
          <w:rtl/>
        </w:rPr>
        <w:t>ות הארוכות שהיה ספון בחדרו החשוך.</w:t>
      </w:r>
    </w:p>
    <w:p w14:paraId="58541592" w14:textId="77777777" w:rsidR="00283007" w:rsidRPr="006A5E64" w:rsidRDefault="00283007" w:rsidP="00283007">
      <w:pPr>
        <w:rPr>
          <w:rFonts w:cs="Times New Roman"/>
          <w:rtl/>
        </w:rPr>
      </w:pPr>
      <w:r w:rsidRPr="006A5E64">
        <w:rPr>
          <w:rFonts w:cs="Times New Roman"/>
          <w:rtl/>
        </w:rPr>
        <w:t xml:space="preserve">היא בטח עם מארק עכשו, אלכס חשב והתמכר לדקירה, היא בטח מתנועעת ככה ונוגעת בו ככה, ביד הקרירה שלה, היא בטח שוב רטובה, בשבילו! וחמתו של אלכס בערה בו להשחית. סיפור האהבה היפה הזה, אבל רגע מהיכן צץ לפתע גם אביה של </w:t>
      </w:r>
      <w:r>
        <w:rPr>
          <w:rFonts w:cs="Times New Roman" w:hint="cs"/>
          <w:rtl/>
        </w:rPr>
        <w:t xml:space="preserve">אותה </w:t>
      </w:r>
      <w:r w:rsidRPr="006A5E64">
        <w:rPr>
          <w:rFonts w:cs="Times New Roman"/>
          <w:rtl/>
        </w:rPr>
        <w:t>אגרונומית איטלקיה</w:t>
      </w:r>
      <w:r>
        <w:rPr>
          <w:rFonts w:cs="Times New Roman" w:hint="cs"/>
          <w:rtl/>
        </w:rPr>
        <w:t xml:space="preserve"> נמרצת</w:t>
      </w:r>
      <w:r w:rsidRPr="006A5E64">
        <w:rPr>
          <w:rFonts w:cs="Times New Roman"/>
          <w:rtl/>
        </w:rPr>
        <w:t>?</w:t>
      </w:r>
    </w:p>
    <w:p w14:paraId="2CCC737C" w14:textId="77777777" w:rsidR="00283007" w:rsidRPr="006A5E64" w:rsidRDefault="00283007" w:rsidP="00283007">
      <w:pPr>
        <w:rPr>
          <w:rFonts w:cs="Times New Roman"/>
          <w:rtl/>
        </w:rPr>
      </w:pPr>
      <w:r w:rsidRPr="006A5E64">
        <w:rPr>
          <w:rFonts w:cs="Times New Roman"/>
          <w:rtl/>
        </w:rPr>
        <w:t xml:space="preserve">לאחר שלושה ימים שבהם כמעט לא ישן וכמעט לא יצא מחדרו, בשעה ששקל בדעתו האם להמשיך את הסאגה עכשו כשבאופן בלתי נמנע החלו חיות החווה לקחת חלק אקטיבי יותר בעלילה </w:t>
      </w:r>
      <w:r>
        <w:rPr>
          <w:rFonts w:cs="Times New Roman" w:hint="cs"/>
          <w:rtl/>
        </w:rPr>
        <w:t xml:space="preserve">הפתלתלת </w:t>
      </w:r>
      <w:r w:rsidRPr="006A5E64">
        <w:rPr>
          <w:rFonts w:cs="Times New Roman"/>
          <w:rtl/>
        </w:rPr>
        <w:t>שאכן מאז הופעת נהג המקצרה הביילרוסי התדרדרה מדחי אל דחי, וויל הגיע לביקור. אלכס יצא מהחדר, ממצמץ בעיניו וצועד כברווז, כל צעד שורף כמו חומצה. מייד התברר שגם מול חבריו איש לא יוותר על עונשו בשל פשעו החמור, וויל היה עד מזועזע לחרם שהוטל על אלכס בידי בני משפחתו, והטון הארסי שבו כביכול נתנו לו הוראות כאילו לא דיברו עליו. "מה האידיוט הזה חושב לעצמו?" אימו פלטה בטון הארסי שלה, החצי מלגלג שהיה בעל דמיון רב למתקפת רדיואקטיבית, לנשורת רדיואקטיבית שנדבקת לעל נקבובית בנפרד ויוצקת דרכן את הארס הרעיל שלה, משנה-ה</w:t>
      </w:r>
      <w:r w:rsidRPr="006A5E64">
        <w:rPr>
          <w:rFonts w:cs="Times New Roman"/>
        </w:rPr>
        <w:t>dna</w:t>
      </w:r>
      <w:r w:rsidRPr="006A5E64">
        <w:rPr>
          <w:rFonts w:cs="Times New Roman"/>
          <w:rtl/>
        </w:rPr>
        <w:t xml:space="preserve"> לתוך הרקמות הרכות שהתוך הגוף.</w:t>
      </w:r>
    </w:p>
    <w:p w14:paraId="3A771B23" w14:textId="77777777" w:rsidR="00283007" w:rsidRPr="006A5E64" w:rsidRDefault="00283007" w:rsidP="00283007">
      <w:pPr>
        <w:rPr>
          <w:rFonts w:cs="Times New Roman"/>
          <w:rtl/>
        </w:rPr>
      </w:pPr>
      <w:r w:rsidRPr="006A5E64">
        <w:rPr>
          <w:rFonts w:cs="Times New Roman"/>
          <w:rtl/>
        </w:rPr>
        <w:t>"אל תדאג לי," אלכס ניחם אותו, "זה מחסן."</w:t>
      </w:r>
    </w:p>
    <w:p w14:paraId="0658E54F" w14:textId="77777777" w:rsidR="00283007" w:rsidRPr="006A5E64" w:rsidRDefault="00283007" w:rsidP="00283007">
      <w:pPr>
        <w:rPr>
          <w:rFonts w:cs="Times New Roman"/>
          <w:rtl/>
        </w:rPr>
      </w:pPr>
      <w:r w:rsidRPr="006A5E64">
        <w:rPr>
          <w:rFonts w:cs="Times New Roman"/>
          <w:rtl/>
        </w:rPr>
        <w:t>"ממה ואיך הקרינה הרדיואקטיבית הזאת מחסנת?" וויל ואולי סיימון שאל.</w:t>
      </w:r>
    </w:p>
    <w:p w14:paraId="1B61C824" w14:textId="77777777" w:rsidR="00283007" w:rsidRPr="006A5E64" w:rsidRDefault="00283007" w:rsidP="00283007">
      <w:pPr>
        <w:rPr>
          <w:rFonts w:cs="Times New Roman"/>
          <w:rtl/>
        </w:rPr>
      </w:pPr>
      <w:r w:rsidRPr="006A5E64">
        <w:rPr>
          <w:rFonts w:cs="Times New Roman"/>
          <w:rtl/>
        </w:rPr>
        <w:t>"בדיוק כך. תאר לעצמך ששוב יפרוץ צ'רנוביל, יוכלו לשלוח אותי ואני אעשה את כל עבודת החילוץ בלי להפגע."</w:t>
      </w:r>
    </w:p>
    <w:p w14:paraId="1147C8A6" w14:textId="77777777" w:rsidR="00283007" w:rsidRPr="006A5E64" w:rsidRDefault="00283007" w:rsidP="00283007">
      <w:pPr>
        <w:rPr>
          <w:rFonts w:cs="Times New Roman"/>
          <w:rtl/>
        </w:rPr>
      </w:pPr>
      <w:r w:rsidRPr="006A5E64">
        <w:rPr>
          <w:rFonts w:cs="Times New Roman"/>
          <w:rtl/>
        </w:rPr>
        <w:t xml:space="preserve">הם יצאו מהבית, ישבו בכניסה לגינה האחורית ועישנו. אלכס לבש מכנסיים שיגרמו לכמה שפחות השתפשפות, מכנסיים מבד דק ורך שמצא בארונו, מורשת מאחיו מהתקופה שלפני שהם עזבו לישראל כלומר מלפני שנתיים. ובכל זאת המכנסיים היו גדולות ממידתו, ובנוסף היתה תוית מגרדת באופן בלתי נסבל מאחור. בעיקרון היה מצופה מלובש המכנסיים שיואיל לסדר את שולי חולצתו בתוך מכנסיו וכך ימנע מחוסר הנוחות שבתוית, אבל אלכס לא התכוון להתלבש מסור ככה. </w:t>
      </w:r>
    </w:p>
    <w:p w14:paraId="09E94B4B" w14:textId="77777777" w:rsidR="00283007" w:rsidRPr="006A5E64" w:rsidRDefault="00283007" w:rsidP="00283007">
      <w:pPr>
        <w:rPr>
          <w:rFonts w:cs="Times New Roman"/>
          <w:rtl/>
        </w:rPr>
      </w:pPr>
      <w:r w:rsidRPr="006A5E64">
        <w:rPr>
          <w:rFonts w:cs="Times New Roman"/>
          <w:rtl/>
        </w:rPr>
        <w:t>סיימון הביא אותו את כלבו החמוד. הוא היה אחד מצאצאיו של ברונו, אבל לא היה דומה לו כלל כי האם היתה לברדורית לבנה.</w:t>
      </w:r>
    </w:p>
    <w:p w14:paraId="55FA3E8E" w14:textId="77777777" w:rsidR="00283007" w:rsidRPr="006A5E64" w:rsidRDefault="00283007" w:rsidP="00283007">
      <w:pPr>
        <w:rPr>
          <w:rFonts w:cs="Times New Roman"/>
          <w:rtl/>
        </w:rPr>
      </w:pPr>
      <w:r w:rsidRPr="006A5E64">
        <w:rPr>
          <w:rFonts w:cs="Times New Roman"/>
          <w:rtl/>
        </w:rPr>
        <w:t>"בוא תתאמן איתנו אלכס," סיימון הפציר. "דדקינד, אתה זוכר?"</w:t>
      </w:r>
    </w:p>
    <w:p w14:paraId="7C3EC445" w14:textId="77777777" w:rsidR="00283007" w:rsidRPr="006A5E64" w:rsidRDefault="00283007" w:rsidP="00283007">
      <w:pPr>
        <w:rPr>
          <w:rFonts w:cs="Times New Roman"/>
          <w:rtl/>
        </w:rPr>
      </w:pPr>
      <w:r w:rsidRPr="006A5E64">
        <w:rPr>
          <w:rFonts w:cs="Times New Roman"/>
          <w:rtl/>
        </w:rPr>
        <w:t>אלכס התגרד בזעם בתוית מאחור, בגב התחתון.</w:t>
      </w:r>
    </w:p>
    <w:p w14:paraId="0EFC807B" w14:textId="77777777" w:rsidR="00283007" w:rsidRPr="006A5E64" w:rsidRDefault="00283007" w:rsidP="00283007">
      <w:pPr>
        <w:rPr>
          <w:rFonts w:cs="Times New Roman"/>
          <w:rtl/>
        </w:rPr>
      </w:pPr>
      <w:r w:rsidRPr="006A5E64">
        <w:rPr>
          <w:rFonts w:cs="Times New Roman"/>
          <w:rtl/>
        </w:rPr>
        <w:t>"עוד שבועיים ההופעה אלכס."</w:t>
      </w:r>
    </w:p>
    <w:p w14:paraId="07D9BA71" w14:textId="77777777" w:rsidR="00283007" w:rsidRPr="006A5E64" w:rsidRDefault="00283007" w:rsidP="00283007">
      <w:pPr>
        <w:rPr>
          <w:rFonts w:cs="Times New Roman"/>
          <w:rtl/>
        </w:rPr>
      </w:pPr>
      <w:r w:rsidRPr="006A5E64">
        <w:rPr>
          <w:rFonts w:cs="Times New Roman"/>
          <w:rtl/>
        </w:rPr>
        <w:t xml:space="preserve">"מה אתה עושה בעצם כל היום?" סאקורה חקרה. </w:t>
      </w:r>
    </w:p>
    <w:p w14:paraId="46D226AA" w14:textId="77777777" w:rsidR="00283007" w:rsidRPr="006A5E64" w:rsidRDefault="00283007" w:rsidP="00283007">
      <w:pPr>
        <w:rPr>
          <w:rFonts w:cs="Times New Roman"/>
          <w:rtl/>
        </w:rPr>
      </w:pPr>
      <w:r w:rsidRPr="006A5E64">
        <w:rPr>
          <w:rFonts w:cs="Times New Roman"/>
          <w:rtl/>
        </w:rPr>
        <w:t>הכל</w:t>
      </w:r>
      <w:r>
        <w:rPr>
          <w:rFonts w:cs="Times New Roman" w:hint="cs"/>
          <w:rtl/>
        </w:rPr>
        <w:t>ב</w:t>
      </w:r>
      <w:r w:rsidRPr="006A5E64">
        <w:rPr>
          <w:rFonts w:cs="Times New Roman"/>
          <w:rtl/>
        </w:rPr>
        <w:t xml:space="preserve"> קפץ מהמדרגה הנמוכה שעליה ישבו אל הדשא הרטוב, הופ, ומסביב ל--- משהו שהיה בגינה.</w:t>
      </w:r>
    </w:p>
    <w:p w14:paraId="072228A5" w14:textId="77777777" w:rsidR="00283007" w:rsidRPr="006A5E64" w:rsidRDefault="00283007" w:rsidP="00283007">
      <w:pPr>
        <w:rPr>
          <w:rFonts w:cs="Times New Roman"/>
          <w:rtl/>
        </w:rPr>
      </w:pPr>
      <w:r w:rsidRPr="006A5E64">
        <w:rPr>
          <w:rFonts w:cs="Times New Roman"/>
          <w:rtl/>
        </w:rPr>
        <w:lastRenderedPageBreak/>
        <w:t>"איזה קיץ מחורבן ואפור," סיימון רטן. או וויל. סיימון ליטף את סאקורה שנרעדה בקור.</w:t>
      </w:r>
    </w:p>
    <w:p w14:paraId="447DF019" w14:textId="77777777" w:rsidR="00283007" w:rsidRPr="006A5E64" w:rsidRDefault="00283007" w:rsidP="00283007">
      <w:pPr>
        <w:rPr>
          <w:rFonts w:cs="Times New Roman"/>
          <w:rtl/>
        </w:rPr>
      </w:pPr>
      <w:r w:rsidRPr="006A5E64">
        <w:rPr>
          <w:rFonts w:cs="Times New Roman"/>
          <w:rtl/>
        </w:rPr>
        <w:t xml:space="preserve">הוא אהב את יסמין, אהב הכי טוב שידע, ואיך </w:t>
      </w:r>
      <w:r>
        <w:rPr>
          <w:rFonts w:cs="Times New Roman" w:hint="cs"/>
          <w:rtl/>
        </w:rPr>
        <w:t>י</w:t>
      </w:r>
      <w:r w:rsidRPr="006A5E64">
        <w:rPr>
          <w:rFonts w:cs="Times New Roman"/>
          <w:rtl/>
        </w:rPr>
        <w:t>צליח לאהוב אותה פחות עכשו? איך הוא יצליח בכך? - בסוף הוא יבין שהוא צריך לאהוב אותה יותר, לא פחות, ואז הוא יהיה מאושר באושר שלה. לעת עתה הוא רק נזכר איזה דברים היא עשתה לו כשהיתה יבשה מדי, כשהכאיב לה מדי. לפעמים היא היתה מתוחה מדי, והוא לא חשב בכלל מה יוכל לעשות עבורה.... וגו'....</w:t>
      </w:r>
    </w:p>
    <w:p w14:paraId="2E70C4BA" w14:textId="77777777" w:rsidR="00283007" w:rsidRPr="006A5E64" w:rsidRDefault="00283007" w:rsidP="00283007">
      <w:pPr>
        <w:rPr>
          <w:rFonts w:cs="Times New Roman"/>
          <w:rtl/>
        </w:rPr>
      </w:pPr>
      <w:r w:rsidRPr="006A5E64">
        <w:rPr>
          <w:rFonts w:cs="Times New Roman"/>
          <w:rtl/>
        </w:rPr>
        <w:t xml:space="preserve">"יש איזו מסיבה?" הוא שאל כי התברר לו פתאם שאין לו שום קשרים בארץ הולדתו לחומרים שיוכלו לעזור לו -לפחות בטווח הקצר - קולין נסע, וגם האח של סיימון, ומסיימון הוא התבייש לדבר על כך בנוכחותה של סאקורה. ובכלל לעשות את כל זה לבדו בעוד כולם מקדמים את עצמם היה כל כך עלוב. גם הסאגה המפותלת והרטובה </w:t>
      </w:r>
      <w:r w:rsidRPr="006A5E64">
        <w:rPr>
          <w:rFonts w:cs="Times New Roman"/>
        </w:rPr>
        <w:t>drenching</w:t>
      </w:r>
      <w:r w:rsidRPr="006A5E64">
        <w:rPr>
          <w:rFonts w:cs="Times New Roman"/>
          <w:rtl/>
        </w:rPr>
        <w:t xml:space="preserve"> בחווה נראתה לו עלובה אם כי כשיחזור לחדרו החשוך לא יוכל לעמוד בפיתוי ל</w:t>
      </w:r>
      <w:r>
        <w:rPr>
          <w:rFonts w:cs="Times New Roman" w:hint="cs"/>
          <w:rtl/>
        </w:rPr>
        <w:t>ח</w:t>
      </w:r>
      <w:r w:rsidRPr="006A5E64">
        <w:rPr>
          <w:rFonts w:cs="Times New Roman"/>
          <w:rtl/>
        </w:rPr>
        <w:t>זור לשם.</w:t>
      </w:r>
    </w:p>
    <w:p w14:paraId="3737DEA6" w14:textId="77777777" w:rsidR="00283007" w:rsidRPr="006A5E64" w:rsidRDefault="00283007" w:rsidP="00283007">
      <w:pPr>
        <w:rPr>
          <w:rFonts w:cs="Times New Roman"/>
          <w:rtl/>
        </w:rPr>
      </w:pPr>
      <w:r w:rsidRPr="006A5E64">
        <w:rPr>
          <w:rFonts w:cs="Times New Roman"/>
          <w:rtl/>
        </w:rPr>
        <w:t>"אין שום מסיבה, כולם לומדים ל</w:t>
      </w:r>
      <w:r w:rsidRPr="006A5E64">
        <w:rPr>
          <w:rFonts w:cs="Times New Roman"/>
        </w:rPr>
        <w:t>A levels</w:t>
      </w:r>
      <w:r w:rsidRPr="006A5E64">
        <w:rPr>
          <w:rFonts w:cs="Times New Roman"/>
          <w:rtl/>
        </w:rPr>
        <w:t>, אלא אם כן בא לך ללכת למסיבה של כיתות נמוכות."</w:t>
      </w:r>
    </w:p>
    <w:p w14:paraId="7565604A" w14:textId="77777777" w:rsidR="00283007" w:rsidRPr="006A5E64" w:rsidRDefault="00283007" w:rsidP="00283007">
      <w:pPr>
        <w:rPr>
          <w:rFonts w:cs="Times New Roman"/>
          <w:rtl/>
        </w:rPr>
      </w:pPr>
      <w:r w:rsidRPr="006A5E64">
        <w:rPr>
          <w:rFonts w:cs="Times New Roman"/>
          <w:rtl/>
        </w:rPr>
        <w:t>"אוי זה בלתי נסבל."</w:t>
      </w:r>
    </w:p>
    <w:p w14:paraId="4D2BFCDB" w14:textId="77777777" w:rsidR="00283007" w:rsidRPr="006A5E64" w:rsidRDefault="00283007" w:rsidP="00283007">
      <w:pPr>
        <w:rPr>
          <w:rFonts w:cs="Times New Roman"/>
          <w:rtl/>
        </w:rPr>
      </w:pPr>
      <w:r w:rsidRPr="006A5E64">
        <w:rPr>
          <w:rFonts w:cs="Times New Roman"/>
          <w:rtl/>
        </w:rPr>
        <w:t>"מה זה אלכס, אתה בוכה?"</w:t>
      </w:r>
    </w:p>
    <w:p w14:paraId="2B902EB5" w14:textId="77777777" w:rsidR="00283007" w:rsidRPr="006A5E64" w:rsidRDefault="00283007" w:rsidP="00283007">
      <w:pPr>
        <w:rPr>
          <w:rFonts w:cs="Times New Roman"/>
          <w:rtl/>
        </w:rPr>
      </w:pPr>
      <w:r w:rsidRPr="006A5E64">
        <w:rPr>
          <w:rFonts w:cs="Times New Roman"/>
          <w:rtl/>
        </w:rPr>
        <w:t xml:space="preserve">"זה העשן נכנס לי לעין," אלכס מלמל. </w:t>
      </w:r>
    </w:p>
    <w:p w14:paraId="555CA4BA" w14:textId="77777777" w:rsidR="00283007" w:rsidRPr="006A5E64" w:rsidRDefault="00283007" w:rsidP="00283007">
      <w:pPr>
        <w:rPr>
          <w:rFonts w:cs="Times New Roman"/>
          <w:rtl/>
        </w:rPr>
      </w:pPr>
      <w:r w:rsidRPr="006A5E64">
        <w:rPr>
          <w:rFonts w:cs="Times New Roman"/>
          <w:rtl/>
        </w:rPr>
        <w:t>"זה בגלל יאז?" סאקורה אמרה בחוסר אמון. בכל אופן היא ביטאה את שם החיבה שלה - סימן לכך שאכן חיבבה אותה. "כשאנחנו נפרדנו לא בכית ככה."</w:t>
      </w:r>
    </w:p>
    <w:p w14:paraId="5E285EA4" w14:textId="77777777" w:rsidR="00283007" w:rsidRDefault="00283007" w:rsidP="00283007">
      <w:pPr>
        <w:rPr>
          <w:rFonts w:cs="Times New Roman"/>
          <w:rtl/>
        </w:rPr>
      </w:pPr>
      <w:r w:rsidRPr="006A5E64">
        <w:rPr>
          <w:rFonts w:cs="Times New Roman"/>
          <w:rtl/>
        </w:rPr>
        <w:t xml:space="preserve">"גרתי איתה ביחד כמעט שנתיים. גרנו ביחד, בדירה לבדנו, שנתיים היינו ביחד כל הזמן." </w:t>
      </w:r>
      <w:r>
        <w:rPr>
          <w:rFonts w:cs="Times New Roman"/>
          <w:rtl/>
        </w:rPr>
        <w:t>–</w:t>
      </w:r>
      <w:r w:rsidRPr="006A5E64">
        <w:rPr>
          <w:rFonts w:cs="Times New Roman"/>
          <w:rtl/>
        </w:rPr>
        <w:t xml:space="preserve"> כמובן ש</w:t>
      </w:r>
      <w:r>
        <w:rPr>
          <w:rFonts w:cs="Times New Roman" w:hint="cs"/>
          <w:rtl/>
        </w:rPr>
        <w:t>לו</w:t>
      </w:r>
      <w:r w:rsidRPr="006A5E64">
        <w:rPr>
          <w:rFonts w:cs="Times New Roman"/>
          <w:rtl/>
        </w:rPr>
        <w:t xml:space="preserve"> זה היה אכן מצב העניינים, מן הסתם יסמין לא היתה נפרדת ממנו לעולמים, </w:t>
      </w:r>
      <w:r>
        <w:rPr>
          <w:rFonts w:cs="Times New Roman" w:hint="cs"/>
          <w:rtl/>
        </w:rPr>
        <w:t>אבל בעיקר אחרי שנפרדים, הכל עוטה מעטה וורוד של רומנטיקה.</w:t>
      </w:r>
    </w:p>
    <w:p w14:paraId="4DC3A912" w14:textId="77777777" w:rsidR="00283007" w:rsidRDefault="00283007" w:rsidP="00283007">
      <w:pPr>
        <w:rPr>
          <w:rFonts w:cs="Times New Roman"/>
          <w:rtl/>
        </w:rPr>
      </w:pPr>
      <w:r>
        <w:rPr>
          <w:rFonts w:cs="Times New Roman" w:hint="cs"/>
          <w:rtl/>
        </w:rPr>
        <w:t>"ואיזה ספר נקרא השנה, אלכס דה-לארג'?" היא שאלה.</w:t>
      </w:r>
    </w:p>
    <w:p w14:paraId="6639FC2A" w14:textId="77777777" w:rsidR="00283007" w:rsidRDefault="00283007" w:rsidP="00283007">
      <w:pPr>
        <w:rPr>
          <w:rFonts w:cs="Times New Roman"/>
          <w:rtl/>
        </w:rPr>
      </w:pPr>
      <w:r>
        <w:rPr>
          <w:rFonts w:cs="Times New Roman" w:hint="cs"/>
          <w:rtl/>
        </w:rPr>
        <w:t>"השנה לא נקרא שום ספר."</w:t>
      </w:r>
    </w:p>
    <w:p w14:paraId="598BD549" w14:textId="77777777" w:rsidR="00283007" w:rsidRDefault="00283007" w:rsidP="00283007">
      <w:pPr>
        <w:rPr>
          <w:rFonts w:cs="Times New Roman"/>
          <w:rtl/>
        </w:rPr>
      </w:pPr>
      <w:r>
        <w:rPr>
          <w:rFonts w:cs="Times New Roman" w:hint="cs"/>
          <w:rtl/>
        </w:rPr>
        <w:t>"נו, נו. השנה נקרא, ועוד איך. אין שנה טובה מזאת לקריאת ספר. ובעוד חמש שנים, תראה כמה הוא ישתנה לך."</w:t>
      </w:r>
    </w:p>
    <w:p w14:paraId="64823F4A" w14:textId="77777777" w:rsidR="00283007" w:rsidRDefault="00283007" w:rsidP="00283007">
      <w:pPr>
        <w:rPr>
          <w:rFonts w:cs="Times New Roman"/>
          <w:rtl/>
        </w:rPr>
      </w:pPr>
      <w:r>
        <w:rPr>
          <w:rFonts w:cs="Times New Roman" w:hint="cs"/>
          <w:rtl/>
        </w:rPr>
        <w:t>"את רוצה ספר שיוכתם עבורי בפרידה מיסמין?"</w:t>
      </w:r>
    </w:p>
    <w:p w14:paraId="73C2D7B1" w14:textId="77777777" w:rsidR="00283007" w:rsidRDefault="00283007" w:rsidP="00283007">
      <w:pPr>
        <w:rPr>
          <w:rFonts w:cs="Times New Roman"/>
          <w:rtl/>
        </w:rPr>
      </w:pPr>
      <w:r>
        <w:rPr>
          <w:rFonts w:cs="Times New Roman" w:hint="cs"/>
          <w:rtl/>
        </w:rPr>
        <w:t>"עד שתתחיל לקרא אותו, הכל יעבור לך."</w:t>
      </w:r>
    </w:p>
    <w:p w14:paraId="14D98B07" w14:textId="77777777" w:rsidR="00283007" w:rsidRDefault="00283007" w:rsidP="00283007">
      <w:pPr>
        <w:rPr>
          <w:rFonts w:cs="Times New Roman"/>
          <w:rtl/>
        </w:rPr>
      </w:pPr>
      <w:r>
        <w:rPr>
          <w:rFonts w:cs="Times New Roman" w:hint="cs"/>
          <w:rtl/>
        </w:rPr>
        <w:t>"כלום לא יעבור. אני תקוע פה בלי כסף, בלי כלום. זה נחמד שהזמנתם אותו לאחיך בקריביים, אבל איך אני אגיע לשם בכלל?"</w:t>
      </w:r>
    </w:p>
    <w:p w14:paraId="78B74A68" w14:textId="77777777" w:rsidR="00283007" w:rsidRDefault="00283007" w:rsidP="00283007">
      <w:pPr>
        <w:rPr>
          <w:rFonts w:cs="Times New Roman"/>
          <w:rtl/>
        </w:rPr>
      </w:pPr>
      <w:r>
        <w:rPr>
          <w:rFonts w:cs="Times New Roman" w:hint="cs"/>
          <w:rtl/>
        </w:rPr>
        <w:t>"אין לך כסף? שום חסכונות וזה? או שההורים יעזרו? אתה צריך רק כסף לכרטיס טיסה, בטרינידד תגור אצל אחי וזה לא יעלה לך כלום."</w:t>
      </w:r>
    </w:p>
    <w:p w14:paraId="2AAE60D5" w14:textId="77777777" w:rsidR="00283007" w:rsidRDefault="00283007" w:rsidP="00283007">
      <w:pPr>
        <w:rPr>
          <w:rFonts w:cs="Times New Roman"/>
          <w:rtl/>
        </w:rPr>
      </w:pPr>
      <w:r>
        <w:rPr>
          <w:rFonts w:cs="Times New Roman" w:hint="cs"/>
          <w:rtl/>
        </w:rPr>
        <w:t>"לא, איזה חסכונות? מאיפה? ונראה לך שההורים האלה יתנו לי כסף לכרטיס טיסה לטרינידד? סתם לחופשה?"</w:t>
      </w:r>
    </w:p>
    <w:p w14:paraId="7EC59854" w14:textId="77777777" w:rsidR="00283007" w:rsidRDefault="00283007" w:rsidP="00283007">
      <w:pPr>
        <w:rPr>
          <w:rFonts w:cs="Times New Roman"/>
          <w:rtl/>
        </w:rPr>
      </w:pPr>
      <w:r>
        <w:rPr>
          <w:rFonts w:cs="Times New Roman" w:hint="cs"/>
          <w:rtl/>
        </w:rPr>
        <w:t>"ואם תעבוד?"</w:t>
      </w:r>
    </w:p>
    <w:p w14:paraId="7D71BD42" w14:textId="77777777" w:rsidR="00283007" w:rsidRDefault="00283007" w:rsidP="00283007">
      <w:pPr>
        <w:rPr>
          <w:rFonts w:cs="Times New Roman"/>
          <w:rtl/>
        </w:rPr>
      </w:pPr>
      <w:r>
        <w:rPr>
          <w:rFonts w:cs="Times New Roman" w:hint="cs"/>
          <w:rtl/>
        </w:rPr>
        <w:t>"עד שאני אגמור לחסוך, אני כבר אצטרך להתגייס לצבא."</w:t>
      </w:r>
    </w:p>
    <w:p w14:paraId="0F7678CD" w14:textId="77777777" w:rsidR="00283007" w:rsidRDefault="00283007" w:rsidP="00283007">
      <w:pPr>
        <w:rPr>
          <w:rFonts w:cs="Times New Roman"/>
          <w:rtl/>
        </w:rPr>
      </w:pPr>
      <w:r>
        <w:rPr>
          <w:rFonts w:cs="Times New Roman" w:hint="cs"/>
          <w:rtl/>
        </w:rPr>
        <w:t>"אתה באמת מתגייס? באמת? אי אפשר לוותר לך על זה?"</w:t>
      </w:r>
    </w:p>
    <w:p w14:paraId="4F0512A2" w14:textId="77777777" w:rsidR="00283007" w:rsidRDefault="00283007" w:rsidP="00283007">
      <w:pPr>
        <w:rPr>
          <w:rFonts w:cs="Times New Roman"/>
          <w:rtl/>
        </w:rPr>
      </w:pPr>
      <w:r>
        <w:rPr>
          <w:rFonts w:cs="Times New Roman" w:hint="cs"/>
          <w:rtl/>
        </w:rPr>
        <w:t xml:space="preserve">"לא, </w:t>
      </w:r>
      <w:r>
        <w:rPr>
          <w:rFonts w:cs="Times New Roman"/>
        </w:rPr>
        <w:t>mate</w:t>
      </w:r>
      <w:r>
        <w:rPr>
          <w:rFonts w:cs="Times New Roman" w:hint="cs"/>
          <w:rtl/>
        </w:rPr>
        <w:t>, אני מתגייס לצנחנים. אני הולך לצנוח, וללמוד טקטיקטת לחימה, ללמחוד להסתער עם רובה, לקבל רובה אמיתי וללמוד להשתמש בו. למה לוותר על זה? מה יכול להיות טוב מזה?"</w:t>
      </w:r>
    </w:p>
    <w:p w14:paraId="10A8B99B" w14:textId="77777777" w:rsidR="00283007" w:rsidRDefault="00283007" w:rsidP="00283007">
      <w:pPr>
        <w:rPr>
          <w:rFonts w:cs="Times New Roman"/>
          <w:rtl/>
        </w:rPr>
      </w:pPr>
      <w:r>
        <w:rPr>
          <w:rFonts w:cs="Times New Roman" w:hint="cs"/>
          <w:rtl/>
        </w:rPr>
        <w:lastRenderedPageBreak/>
        <w:t>"לא יודעת," סאקורה אמרה, "אולי לא להסתער עם רובה על בני אדם אחרים? אולי לדבר איתם, להתחבר אליהם, להבין אותם?"</w:t>
      </w:r>
    </w:p>
    <w:p w14:paraId="33E5203D" w14:textId="77777777" w:rsidR="00283007" w:rsidRDefault="00283007" w:rsidP="00283007">
      <w:pPr>
        <w:rPr>
          <w:rFonts w:cs="Times New Roman"/>
          <w:rtl/>
        </w:rPr>
      </w:pPr>
      <w:r>
        <w:rPr>
          <w:rFonts w:cs="Times New Roman" w:hint="cs"/>
          <w:rtl/>
        </w:rPr>
        <w:t>"לא, לא, אין מה להבין שם. את לא יודעת איך זה."</w:t>
      </w:r>
    </w:p>
    <w:p w14:paraId="78128F16" w14:textId="77777777" w:rsidR="00283007" w:rsidRDefault="00283007" w:rsidP="00283007">
      <w:pPr>
        <w:rPr>
          <w:rFonts w:cs="Times New Roman"/>
          <w:rtl/>
        </w:rPr>
      </w:pPr>
      <w:r>
        <w:rPr>
          <w:rFonts w:cs="Times New Roman" w:hint="cs"/>
          <w:rtl/>
        </w:rPr>
        <w:t>[תיאור]</w:t>
      </w:r>
    </w:p>
    <w:p w14:paraId="7B083168" w14:textId="77777777" w:rsidR="00283007" w:rsidRDefault="00283007" w:rsidP="00283007">
      <w:pPr>
        <w:rPr>
          <w:rFonts w:cs="Times New Roman"/>
          <w:rtl/>
        </w:rPr>
      </w:pPr>
      <w:r>
        <w:rPr>
          <w:rFonts w:cs="Times New Roman" w:hint="cs"/>
          <w:rtl/>
        </w:rPr>
        <w:t>"אהבתי אותה," הוא אמר והביט ישירות בסאקורה, "אהבתי אותה נורא ואני לא יודע איך לא לאהוב אותה יותר."</w:t>
      </w:r>
    </w:p>
    <w:p w14:paraId="045C4AB6" w14:textId="77777777" w:rsidR="00283007" w:rsidRDefault="00283007" w:rsidP="00283007">
      <w:pPr>
        <w:rPr>
          <w:rFonts w:cs="Times New Roman"/>
          <w:rtl/>
        </w:rPr>
      </w:pPr>
      <w:r>
        <w:rPr>
          <w:rFonts w:cs="Times New Roman" w:hint="cs"/>
          <w:rtl/>
        </w:rPr>
        <w:t>"למה שלא תאהב אותה יותר?"</w:t>
      </w:r>
    </w:p>
    <w:p w14:paraId="63AAD932" w14:textId="77777777" w:rsidR="00283007" w:rsidRDefault="00283007" w:rsidP="00283007">
      <w:pPr>
        <w:rPr>
          <w:rFonts w:cs="Times New Roman"/>
          <w:rtl/>
        </w:rPr>
      </w:pPr>
      <w:r>
        <w:rPr>
          <w:rFonts w:cs="Times New Roman" w:hint="cs"/>
          <w:rtl/>
        </w:rPr>
        <w:t>"כי זה הדבר הנכון, סאק. אין עוד מה..."</w:t>
      </w:r>
    </w:p>
    <w:p w14:paraId="2C5B2C08" w14:textId="77777777" w:rsidR="00283007" w:rsidRDefault="00283007" w:rsidP="00283007">
      <w:pPr>
        <w:rPr>
          <w:rFonts w:cs="Times New Roman"/>
          <w:rtl/>
        </w:rPr>
      </w:pPr>
      <w:r>
        <w:rPr>
          <w:rFonts w:cs="Times New Roman" w:hint="cs"/>
          <w:rtl/>
        </w:rPr>
        <w:t>"בוא, בוא אלי."</w:t>
      </w:r>
    </w:p>
    <w:p w14:paraId="40B4F2B7" w14:textId="77777777" w:rsidR="00283007" w:rsidRDefault="00283007" w:rsidP="00283007">
      <w:pPr>
        <w:rPr>
          <w:rFonts w:cs="Times New Roman"/>
          <w:rtl/>
        </w:rPr>
      </w:pPr>
      <w:r>
        <w:rPr>
          <w:rFonts w:cs="Times New Roman" w:hint="cs"/>
          <w:rtl/>
        </w:rPr>
        <w:t>"למה את מתכוונת?"</w:t>
      </w:r>
    </w:p>
    <w:p w14:paraId="78D03F14" w14:textId="77777777" w:rsidR="00283007" w:rsidRPr="006A5E64" w:rsidRDefault="00283007" w:rsidP="00283007">
      <w:pPr>
        <w:rPr>
          <w:rFonts w:cs="Times New Roman"/>
          <w:rtl/>
        </w:rPr>
      </w:pPr>
      <w:r>
        <w:rPr>
          <w:rFonts w:cs="Times New Roman" w:hint="cs"/>
          <w:rtl/>
        </w:rPr>
        <w:t>"בוא אלי הביתה. אני אכין לך לחם פודינג, ובינתיים אתה תחשוב על הספר הבא. ואחר כך תעזור לי ללמוד ל</w:t>
      </w:r>
      <w:r>
        <w:rPr>
          <w:rFonts w:cs="Times New Roman"/>
        </w:rPr>
        <w:t>A level</w:t>
      </w:r>
      <w:r>
        <w:rPr>
          <w:rFonts w:cs="Times New Roman" w:hint="cs"/>
          <w:rtl/>
        </w:rPr>
        <w:t xml:space="preserve"> בכלכלה, או שתלך."</w:t>
      </w:r>
    </w:p>
    <w:p w14:paraId="6810D1FB" w14:textId="77777777" w:rsidR="00283007" w:rsidRDefault="00283007" w:rsidP="00283007">
      <w:pPr>
        <w:rPr>
          <w:rFonts w:cs="Times New Roman"/>
          <w:rtl/>
        </w:rPr>
      </w:pPr>
      <w:r w:rsidRPr="006A5E64">
        <w:rPr>
          <w:rFonts w:cs="Times New Roman"/>
          <w:rtl/>
        </w:rPr>
        <w:t>אבל כשוויל הלך אלכס העריך מחדש את מצבו, והחליט שהשהיה בעודף קרינה, גם למחוסנים, עלול להוביל לגידולים ממארים, הנמסות הבשר ומוות בטרם עת, ונסע אל סבו שהזמין אותו כבר מזמן.</w:t>
      </w:r>
    </w:p>
    <w:p w14:paraId="685483CA" w14:textId="77777777" w:rsidR="00283007" w:rsidRDefault="00283007" w:rsidP="00283007">
      <w:pPr>
        <w:rPr>
          <w:rFonts w:cs="Times New Roman"/>
          <w:rtl/>
        </w:rPr>
      </w:pPr>
    </w:p>
    <w:p w14:paraId="0D50D505" w14:textId="77777777" w:rsidR="00283007" w:rsidRDefault="00283007" w:rsidP="00283007">
      <w:pPr>
        <w:rPr>
          <w:rFonts w:cs="Times New Roman"/>
          <w:rtl/>
        </w:rPr>
      </w:pPr>
      <w:r>
        <w:rPr>
          <w:rFonts w:cs="Times New Roman" w:hint="cs"/>
          <w:rtl/>
        </w:rPr>
        <w:t>אלכס היה מדוכא מכך שכולם כמעט הולכים ל-</w:t>
      </w:r>
      <w:r>
        <w:rPr>
          <w:rFonts w:cs="Times New Roman"/>
        </w:rPr>
        <w:t>gap year</w:t>
      </w:r>
      <w:r>
        <w:rPr>
          <w:rFonts w:cs="Times New Roman" w:hint="cs"/>
          <w:rtl/>
        </w:rPr>
        <w:t>, והוא לא יכול, מכסימום עד מרץ כי הוא מתגייס.</w:t>
      </w:r>
    </w:p>
    <w:p w14:paraId="7108E539" w14:textId="77777777" w:rsidR="00283007" w:rsidRDefault="00283007" w:rsidP="00283007">
      <w:pPr>
        <w:rPr>
          <w:rFonts w:cs="Times New Roman"/>
          <w:rtl/>
        </w:rPr>
      </w:pPr>
      <w:r>
        <w:rPr>
          <w:rFonts w:cs="Times New Roman" w:hint="cs"/>
          <w:rtl/>
        </w:rPr>
        <w:t xml:space="preserve">חבר אמר לו </w:t>
      </w:r>
      <w:r>
        <w:rPr>
          <w:rFonts w:cs="Times New Roman"/>
          <w:rtl/>
        </w:rPr>
        <w:t>–</w:t>
      </w:r>
      <w:r>
        <w:rPr>
          <w:rFonts w:cs="Times New Roman" w:hint="cs"/>
          <w:rtl/>
        </w:rPr>
        <w:t xml:space="preserve"> אתה לא מסתכל על זה נכון, </w:t>
      </w:r>
      <w:r>
        <w:rPr>
          <w:rFonts w:cs="Times New Roman"/>
        </w:rPr>
        <w:t>mate</w:t>
      </w:r>
      <w:r>
        <w:rPr>
          <w:rFonts w:cs="Times New Roman" w:hint="cs"/>
          <w:rtl/>
        </w:rPr>
        <w:t>. אתה חדור-מטרה, אתה יודע בדיוק מה אתה הולך לעשות ואתה יודע שזה הדבר האולטימטיבי שאתה יכול לתת לחברה שאתה חי בה. לי אין שום דרך לתרום עד כדי כך וגם אף אחד לא צריך את זה ממני, ואין לי מושג איזו תרומה אני יכול לתת או אם החברה שאני חי בה בכלל רוצה איזשהו דבר שאני יכול לתת לה. אז אני יוצא לשנה בהודו, נכון, אבל בלי מטרה, בלי כיוון, ובלי לדעת איך העתיד שלי ייראה.</w:t>
      </w:r>
    </w:p>
    <w:p w14:paraId="7D4EB5B0" w14:textId="77777777" w:rsidR="00283007" w:rsidRDefault="00283007" w:rsidP="00283007">
      <w:pPr>
        <w:rPr>
          <w:rFonts w:cs="Times New Roman"/>
          <w:rtl/>
        </w:rPr>
      </w:pPr>
    </w:p>
    <w:p w14:paraId="4F9D160D" w14:textId="77777777" w:rsidR="00283007" w:rsidRDefault="00283007" w:rsidP="00283007">
      <w:pPr>
        <w:rPr>
          <w:rFonts w:cs="Times New Roman"/>
          <w:rtl/>
        </w:rPr>
      </w:pPr>
      <w:r>
        <w:rPr>
          <w:rFonts w:cs="Times New Roman" w:hint="cs"/>
          <w:rtl/>
        </w:rPr>
        <w:t xml:space="preserve">הדבר המתבקש היה להשקיע את כל זמנו ומרצו ונוירוניו ובריאותו בסמים. לא היה פיתרון מתבקש מזה. כי זה היה הופך את כל בעיותיו האחרות לבלתי רלוונטיות לחלוטין. כלומר </w:t>
      </w:r>
      <w:r>
        <w:rPr>
          <w:rFonts w:cs="Times New Roman"/>
          <w:rtl/>
        </w:rPr>
        <w:t>–</w:t>
      </w:r>
      <w:r>
        <w:rPr>
          <w:rFonts w:cs="Times New Roman" w:hint="cs"/>
          <w:rtl/>
        </w:rPr>
        <w:t xml:space="preserve"> באמת, הפיתרון האולטימטיבי.</w:t>
      </w:r>
    </w:p>
    <w:p w14:paraId="5863C6F7" w14:textId="77777777" w:rsidR="00283007" w:rsidRDefault="00283007" w:rsidP="00283007">
      <w:pPr>
        <w:rPr>
          <w:rFonts w:cs="Times New Roman"/>
          <w:rtl/>
        </w:rPr>
      </w:pPr>
      <w:r>
        <w:rPr>
          <w:rFonts w:cs="Times New Roman" w:hint="cs"/>
          <w:rtl/>
        </w:rPr>
        <w:t>טוב, הוא אמר לעצמו. עכשו משהפיתרון האולטימטיבי התגלה והוא נמצא קרוב בהושטת יד, והוא תמיד מאד נגיש לו, אפשר להתחיל להסתכל על אלטרנטיבטת לפיתרון. כי באמת, אין ממנו חזור, אז בואו נחשוב שהכל נפתר וזהו. ועכשו נמשיך לחיות  בעולם הלא פתור, אבל שבפוטנציה הכל בו דווקא כן פתור, כלומר כל הבעיות הן לא באמת עד כדי כך קריטיות, כי לכולן יש פיתרון נגיש ביותר.</w:t>
      </w:r>
    </w:p>
    <w:p w14:paraId="06D4CE32" w14:textId="77777777" w:rsidR="00283007" w:rsidRDefault="00283007" w:rsidP="00283007">
      <w:pPr>
        <w:rPr>
          <w:rFonts w:cs="Times New Roman"/>
          <w:rtl/>
        </w:rPr>
      </w:pPr>
    </w:p>
    <w:p w14:paraId="2CF70D30" w14:textId="77777777" w:rsidR="00283007" w:rsidRDefault="00283007" w:rsidP="00283007">
      <w:pPr>
        <w:rPr>
          <w:rFonts w:cs="Times New Roman"/>
          <w:rtl/>
        </w:rPr>
      </w:pPr>
      <w:r>
        <w:rPr>
          <w:rFonts w:cs="Times New Roman" w:hint="cs"/>
          <w:rtl/>
        </w:rPr>
        <w:t xml:space="preserve">אימא שלו אמרה לו </w:t>
      </w:r>
      <w:r>
        <w:rPr>
          <w:rFonts w:cs="Times New Roman"/>
          <w:rtl/>
        </w:rPr>
        <w:t>–</w:t>
      </w:r>
      <w:r>
        <w:rPr>
          <w:rFonts w:cs="Times New Roman" w:hint="cs"/>
          <w:rtl/>
        </w:rPr>
        <w:t xml:space="preserve"> "מזל שאין עוד את הכלב שלך, שהיה נושך. תמיד פחדתי שהוא ינשוך עוד מישהו."</w:t>
      </w:r>
    </w:p>
    <w:p w14:paraId="1CC1A6AF" w14:textId="77777777" w:rsidR="00283007" w:rsidRDefault="00283007" w:rsidP="00283007">
      <w:pPr>
        <w:rPr>
          <w:rFonts w:cs="Times New Roman"/>
          <w:rtl/>
        </w:rPr>
      </w:pPr>
      <w:r>
        <w:rPr>
          <w:rFonts w:cs="Times New Roman" w:hint="cs"/>
          <w:rtl/>
        </w:rPr>
        <w:t>"הוא מעולם לא נשך אף אחד! מאז שהיה גור."</w:t>
      </w:r>
    </w:p>
    <w:p w14:paraId="4C243C8C" w14:textId="77777777" w:rsidR="00283007" w:rsidRDefault="00283007" w:rsidP="00283007">
      <w:pPr>
        <w:rPr>
          <w:rFonts w:cs="Times New Roman"/>
          <w:rtl/>
        </w:rPr>
      </w:pPr>
      <w:r>
        <w:rPr>
          <w:rFonts w:cs="Times New Roman" w:hint="cs"/>
          <w:rtl/>
        </w:rPr>
        <w:t xml:space="preserve">"באמת אלכס </w:t>
      </w:r>
      <w:r>
        <w:rPr>
          <w:rFonts w:cs="Times New Roman"/>
          <w:rtl/>
        </w:rPr>
        <w:t>–</w:t>
      </w:r>
      <w:r>
        <w:rPr>
          <w:rFonts w:cs="Times New Roman" w:hint="cs"/>
          <w:rtl/>
        </w:rPr>
        <w:t xml:space="preserve"> נראה לך שאפשר לשכוח את הנשיכה הזאת, שהיתה לך בלחי?" </w:t>
      </w:r>
    </w:p>
    <w:p w14:paraId="2533B0CF" w14:textId="77777777" w:rsidR="00283007" w:rsidRDefault="00283007" w:rsidP="00283007">
      <w:pPr>
        <w:rPr>
          <w:rFonts w:cs="Times New Roman"/>
          <w:rtl/>
        </w:rPr>
      </w:pPr>
      <w:r>
        <w:rPr>
          <w:rFonts w:cs="Times New Roman" w:hint="cs"/>
          <w:rtl/>
        </w:rPr>
        <w:t>"איזו נשיכה?" הוא אמר ונזכר.</w:t>
      </w:r>
    </w:p>
    <w:p w14:paraId="4B12C8E5" w14:textId="77777777" w:rsidR="00283007" w:rsidRDefault="00283007" w:rsidP="00283007">
      <w:pPr>
        <w:rPr>
          <w:rFonts w:cs="Times New Roman"/>
          <w:rtl/>
        </w:rPr>
      </w:pPr>
      <w:r>
        <w:rPr>
          <w:rFonts w:cs="Times New Roman" w:hint="cs"/>
          <w:rtl/>
        </w:rPr>
        <w:t>"ואתה עוד מתלונן שאף אחד לא זוכר מה קורה לך, לא מתעניין בך..."</w:t>
      </w:r>
    </w:p>
    <w:p w14:paraId="2AB1CEE9" w14:textId="77777777" w:rsidR="00283007" w:rsidRDefault="00283007" w:rsidP="00283007">
      <w:pPr>
        <w:rPr>
          <w:rFonts w:cs="Times New Roman"/>
          <w:rtl/>
        </w:rPr>
      </w:pPr>
      <w:r>
        <w:rPr>
          <w:rFonts w:cs="Times New Roman" w:hint="cs"/>
          <w:rtl/>
        </w:rPr>
        <w:t xml:space="preserve">הם ישבו לארוחת צהרי יום ראשון, עם סופי ועם קולין, וסופי ישבה לה בשקט ואכלה </w:t>
      </w:r>
      <w:r>
        <w:rPr>
          <w:rFonts w:cs="Times New Roman"/>
        </w:rPr>
        <w:t>daintily</w:t>
      </w:r>
      <w:r>
        <w:rPr>
          <w:rFonts w:cs="Times New Roman" w:hint="cs"/>
          <w:rtl/>
        </w:rPr>
        <w:t xml:space="preserve">, מעמיסה באופן המעודן שלה על המזלג, כי מגיל צעיר היא הפנימה את כל הוראותיה של האם בנוגע לכל כללי האכילה המנומסת, בזה הן היו טובות </w:t>
      </w:r>
      <w:r>
        <w:rPr>
          <w:rFonts w:cs="Times New Roman" w:hint="cs"/>
          <w:rtl/>
        </w:rPr>
        <w:lastRenderedPageBreak/>
        <w:t xml:space="preserve">ממש, סופי והאם, איך להיראות מעודנות, מנומסות, להיראות יאות ומודעות לכל הכללים הכתובים והבלתי כתובים כך שלא יגרמו מבוכה, יהיו נוחות לכל צורך... אותן שיניים שבהן נגסה מעדנות נגיסה קטנה [של ---] בשביל שהפה חלילה לא יתמלא [לבדוק כללי אכילה] והניחה את המזלג בזוית הנכונה לפי עוד איזה כלל והמרפקים שלה כבר שנים לא נגעו בשולחן, אלה השיניים שהיא נשכה אותו אז, והוא האשים את ברונו הטוב בשביל לא לגרום למבוכה, לא לגרום למריבה נוספת. </w:t>
      </w:r>
    </w:p>
    <w:p w14:paraId="025B92B2" w14:textId="77777777" w:rsidR="00283007" w:rsidRDefault="00283007" w:rsidP="00283007">
      <w:pPr>
        <w:rPr>
          <w:rFonts w:cs="Times New Roman"/>
          <w:rtl/>
        </w:rPr>
      </w:pPr>
      <w:r>
        <w:rPr>
          <w:rFonts w:cs="Times New Roman" w:hint="cs"/>
          <w:rtl/>
        </w:rPr>
        <w:t xml:space="preserve">הם כבר עברו לנושאים אחרים. היא לא אמרה דבר כי אם הוא הסכים להאשים אחר למה שתאמר משהו. </w:t>
      </w:r>
    </w:p>
    <w:p w14:paraId="0E17662C" w14:textId="77777777" w:rsidR="00283007" w:rsidRDefault="00283007" w:rsidP="00283007">
      <w:pPr>
        <w:rPr>
          <w:rFonts w:cs="Times New Roman"/>
          <w:rtl/>
        </w:rPr>
      </w:pPr>
      <w:r>
        <w:rPr>
          <w:rFonts w:cs="Times New Roman" w:hint="cs"/>
          <w:rtl/>
        </w:rPr>
        <w:t>הוא אפילו לא בדק מתי הרכבת הבאה להרטפורדשייר. עדיף לחכות התחנת הרכבת.</w:t>
      </w:r>
    </w:p>
    <w:p w14:paraId="32B75F9C" w14:textId="77777777" w:rsidR="00283007" w:rsidRPr="004D23C6" w:rsidRDefault="00283007" w:rsidP="00283007">
      <w:pPr>
        <w:rPr>
          <w:rFonts w:cs="Times New Roman"/>
          <w:rtl/>
        </w:rPr>
      </w:pPr>
      <w:r>
        <w:rPr>
          <w:rFonts w:cs="Times New Roman" w:hint="cs"/>
          <w:rtl/>
        </w:rPr>
        <w:t>[</w:t>
      </w:r>
      <w:r w:rsidRPr="004D23C6">
        <w:rPr>
          <w:rFonts w:cs="Times New Roman"/>
          <w:rtl/>
        </w:rPr>
        <w:t>מישהו מזכיר לאלכס שברונו לא נעה כלב כ''כ טיב - עובדה, הוא נשך אותו, כשהיה בן שנתיים ויותר, דבר שהינו מקובל בגורים אולי אבל לא בכלבים בוגרים.</w:t>
      </w:r>
    </w:p>
    <w:p w14:paraId="3FDBA1F0" w14:textId="77777777" w:rsidR="00283007" w:rsidRPr="004D23C6" w:rsidRDefault="00283007" w:rsidP="00283007">
      <w:pPr>
        <w:rPr>
          <w:rFonts w:cs="Times New Roman"/>
          <w:rtl/>
        </w:rPr>
      </w:pPr>
      <w:r w:rsidRPr="004D23C6">
        <w:rPr>
          <w:rFonts w:cs="Times New Roman"/>
          <w:rtl/>
        </w:rPr>
        <w:t>אלכס לא מעמין לשקר הבוטה - ברונו מעולם לא נשך אותו! הוא לא נשך אף אחד. רק בתור משחק, ולא נותרו יותר מכמה שריטות עדינות שנילמו מייד.</w:t>
      </w:r>
    </w:p>
    <w:p w14:paraId="67E04BDA" w14:textId="77777777" w:rsidR="00283007" w:rsidRPr="004D23C6" w:rsidRDefault="00283007" w:rsidP="00283007">
      <w:pPr>
        <w:rPr>
          <w:rFonts w:cs="Times New Roman"/>
          <w:rtl/>
        </w:rPr>
      </w:pPr>
      <w:r w:rsidRPr="004D23C6">
        <w:rPr>
          <w:rFonts w:cs="Times New Roman"/>
          <w:rtl/>
        </w:rPr>
        <w:t>ההוא מזכיר - לא, הוא נשך אותך בלחי, אני זוכר שבסתובבת עם סימן נשיכה בלחי במשך כמה ימים.</w:t>
      </w:r>
    </w:p>
    <w:p w14:paraId="22CAD7F8" w14:textId="77777777" w:rsidR="00283007" w:rsidRDefault="00283007" w:rsidP="00283007">
      <w:pPr>
        <w:rPr>
          <w:rFonts w:cs="Times New Roman"/>
          <w:rtl/>
        </w:rPr>
      </w:pPr>
      <w:r w:rsidRPr="004D23C6">
        <w:rPr>
          <w:rFonts w:cs="Times New Roman"/>
          <w:rtl/>
        </w:rPr>
        <w:t>אלכס שותק. זאת היתה סופי כמובן, והוא התבייש להגיד את זה, הוא אמר שזה היה ברונו, והוא הזכר עד כמה בגד בו. גם להוריו לא סיפר (הם לא שמו לב לסימן הנשיכה).</w:t>
      </w:r>
    </w:p>
    <w:p w14:paraId="5ACBFC8A" w14:textId="77777777" w:rsidR="00283007" w:rsidRDefault="00283007" w:rsidP="00283007">
      <w:pPr>
        <w:rPr>
          <w:rFonts w:cs="Times New Roman"/>
          <w:rtl/>
        </w:rPr>
      </w:pPr>
      <w:r>
        <w:rPr>
          <w:rFonts w:cs="Times New Roman" w:hint="cs"/>
          <w:rtl/>
        </w:rPr>
        <w:t>]</w:t>
      </w:r>
    </w:p>
    <w:p w14:paraId="5EA423DB" w14:textId="77777777" w:rsidR="00283007" w:rsidRDefault="00283007" w:rsidP="00283007">
      <w:pPr>
        <w:rPr>
          <w:rFonts w:cs="Times New Roman"/>
          <w:rtl/>
        </w:rPr>
      </w:pPr>
    </w:p>
    <w:p w14:paraId="5A006DB6" w14:textId="77777777" w:rsidR="00283007" w:rsidRDefault="00283007" w:rsidP="00283007">
      <w:pPr>
        <w:rPr>
          <w:rFonts w:cs="Times New Roman"/>
          <w:rtl/>
        </w:rPr>
      </w:pPr>
      <w:r>
        <w:rPr>
          <w:rFonts w:cs="Times New Roman" w:hint="cs"/>
          <w:rtl/>
        </w:rPr>
        <w:t xml:space="preserve">אלכס באנגליה מחוסר כסף ולכן לומד לעשן סיגריות מגולגלות: </w:t>
      </w:r>
    </w:p>
    <w:p w14:paraId="5D7DC132" w14:textId="77777777" w:rsidR="00283007" w:rsidRPr="00394DFD" w:rsidRDefault="00283007" w:rsidP="00283007">
      <w:pPr>
        <w:rPr>
          <w:rFonts w:cs="Times New Roman"/>
          <w:rtl/>
        </w:rPr>
      </w:pPr>
      <w:r w:rsidRPr="00394DFD">
        <w:rPr>
          <w:rFonts w:cs="Times New Roman"/>
          <w:rtl/>
        </w:rPr>
        <w:t>•</w:t>
      </w:r>
      <w:r w:rsidRPr="00394DFD">
        <w:rPr>
          <w:rFonts w:cs="Times New Roman"/>
          <w:rtl/>
        </w:rPr>
        <w:tab/>
        <w:t xml:space="preserve">חבילה של נייר לגילגול סיגריות (באנגליה) – </w:t>
      </w:r>
      <w:r w:rsidRPr="00394DFD">
        <w:rPr>
          <w:rFonts w:cs="Times New Roman"/>
        </w:rPr>
        <w:t>Packet of Rizlas</w:t>
      </w:r>
    </w:p>
    <w:p w14:paraId="3C699273" w14:textId="77777777" w:rsidR="00283007" w:rsidRDefault="00283007" w:rsidP="00283007">
      <w:pPr>
        <w:rPr>
          <w:rFonts w:cs="Times New Roman"/>
          <w:rtl/>
        </w:rPr>
      </w:pPr>
      <w:r w:rsidRPr="00394DFD">
        <w:rPr>
          <w:rFonts w:cs="Times New Roman"/>
          <w:rtl/>
        </w:rPr>
        <w:t>•</w:t>
      </w:r>
      <w:r w:rsidRPr="00394DFD">
        <w:rPr>
          <w:rFonts w:cs="Times New Roman"/>
          <w:rtl/>
        </w:rPr>
        <w:tab/>
        <w:t xml:space="preserve">הסיגריה שמגלגלים ככה – </w:t>
      </w:r>
      <w:r w:rsidRPr="00394DFD">
        <w:rPr>
          <w:rFonts w:cs="Times New Roman"/>
        </w:rPr>
        <w:t>rollie</w:t>
      </w:r>
    </w:p>
    <w:p w14:paraId="39242636" w14:textId="77777777" w:rsidR="00283007" w:rsidRDefault="00283007" w:rsidP="00283007">
      <w:pPr>
        <w:rPr>
          <w:rFonts w:cs="Times New Roman"/>
          <w:rtl/>
        </w:rPr>
      </w:pPr>
    </w:p>
    <w:p w14:paraId="3ADAB6B1" w14:textId="77777777" w:rsidR="00283007" w:rsidRDefault="00283007" w:rsidP="00283007">
      <w:pPr>
        <w:rPr>
          <w:rFonts w:cs="Times New Roman"/>
          <w:rtl/>
        </w:rPr>
      </w:pPr>
    </w:p>
    <w:p w14:paraId="739F6C4E" w14:textId="77777777" w:rsidR="00283007" w:rsidRDefault="00283007" w:rsidP="00283007">
      <w:pPr>
        <w:rPr>
          <w:rFonts w:cs="Times New Roman"/>
          <w:rtl/>
        </w:rPr>
      </w:pPr>
      <w:r>
        <w:rPr>
          <w:rFonts w:cs="Times New Roman" w:hint="cs"/>
          <w:rtl/>
        </w:rPr>
        <w:t>עוד אנשים שאלכס נפגש איתם:</w:t>
      </w:r>
    </w:p>
    <w:p w14:paraId="460ADB88" w14:textId="77777777" w:rsidR="00283007" w:rsidRDefault="00283007" w:rsidP="00283007">
      <w:pPr>
        <w:rPr>
          <w:rFonts w:cs="Times New Roman"/>
          <w:rtl/>
        </w:rPr>
      </w:pPr>
      <w:r>
        <w:rPr>
          <w:rFonts w:cs="Times New Roman" w:hint="cs"/>
          <w:rtl/>
        </w:rPr>
        <w:t>גברת פאוול</w:t>
      </w:r>
    </w:p>
    <w:p w14:paraId="2994B92A" w14:textId="77777777" w:rsidR="00283007" w:rsidRDefault="00283007" w:rsidP="00283007">
      <w:pPr>
        <w:rPr>
          <w:rFonts w:cs="Times New Roman"/>
          <w:rtl/>
        </w:rPr>
      </w:pPr>
      <w:r>
        <w:rPr>
          <w:rFonts w:cs="Times New Roman" w:hint="cs"/>
          <w:rtl/>
        </w:rPr>
        <w:t>אולי עכשו קורה הדבר שאסלה נופלת על האצבע של סיימון וקוטעת אותה? [כמובן שסיימון הוא אחד מחבריו של אלכס]</w:t>
      </w:r>
    </w:p>
    <w:p w14:paraId="4990420B" w14:textId="77777777" w:rsidR="00283007" w:rsidRDefault="00283007" w:rsidP="00283007">
      <w:pPr>
        <w:rPr>
          <w:rFonts w:cs="Times New Roman"/>
          <w:rtl/>
        </w:rPr>
      </w:pPr>
    </w:p>
    <w:p w14:paraId="3E428C45" w14:textId="77777777" w:rsidR="00283007" w:rsidRDefault="00283007" w:rsidP="00283007">
      <w:pPr>
        <w:rPr>
          <w:rFonts w:cs="Times New Roman"/>
          <w:rtl/>
        </w:rPr>
      </w:pPr>
      <w:r>
        <w:rPr>
          <w:rFonts w:cs="Times New Roman" w:hint="cs"/>
          <w:rtl/>
        </w:rPr>
        <w:t xml:space="preserve">דווקא כשהוא צרוד! דווקא! </w:t>
      </w:r>
      <w:r>
        <w:rPr>
          <w:rFonts w:cs="Times New Roman"/>
          <w:rtl/>
        </w:rPr>
        <w:t>–</w:t>
      </w:r>
      <w:r>
        <w:rPr>
          <w:rFonts w:cs="Times New Roman" w:hint="cs"/>
          <w:rtl/>
        </w:rPr>
        <w:t xml:space="preserve"> אם הוא צרוד, הוא לא ישיר? הוא לא ראוי להישמע? כשהוא צרוד </w:t>
      </w:r>
      <w:r>
        <w:rPr>
          <w:rFonts w:cs="Times New Roman"/>
          <w:rtl/>
        </w:rPr>
        <w:t>–</w:t>
      </w:r>
      <w:r>
        <w:rPr>
          <w:rFonts w:cs="Times New Roman" w:hint="cs"/>
          <w:rtl/>
        </w:rPr>
        <w:t xml:space="preserve"> הוא גדוש! הוא מלא! מלא בכל הרפש האפשרי, הרפש שדרכו השיר מבעבע, כל תו מפעפע, וקולו הצרוד מלעלע דרך אותו ביוב רק שלא יטבע, ומי יחנוק את קולו? הביוב הקיומי חונק את גרונו, ומי במצבו זה יעז לחנוק את קולו? מי שלא התעורר עם קול של זמיר הבוקר, דווקא אז כשיש לו הכי הרבה על מה לשיר, הוא לא ראוי לכך? אסור לו? כי יש את הרשויות שקובעות למי מותר לשיר ולמי אסור?</w:t>
      </w:r>
    </w:p>
    <w:p w14:paraId="1A0BF89A" w14:textId="77777777" w:rsidR="00283007" w:rsidRDefault="00283007" w:rsidP="00283007">
      <w:pPr>
        <w:rPr>
          <w:rFonts w:cs="Times New Roman"/>
          <w:rtl/>
        </w:rPr>
      </w:pPr>
      <w:r>
        <w:rPr>
          <w:rFonts w:cs="Times New Roman" w:hint="cs"/>
          <w:rtl/>
        </w:rPr>
        <w:t>טוב אלכס מה אתה רוצה ממני בכלל אין לי מושג.</w:t>
      </w:r>
    </w:p>
    <w:p w14:paraId="584CF500" w14:textId="77777777" w:rsidR="00283007" w:rsidRDefault="00283007" w:rsidP="00283007">
      <w:pPr>
        <w:rPr>
          <w:rFonts w:cs="Times New Roman"/>
          <w:rtl/>
        </w:rPr>
      </w:pPr>
      <w:r>
        <w:rPr>
          <w:rFonts w:cs="Times New Roman" w:hint="cs"/>
          <w:rtl/>
        </w:rPr>
        <w:t>רק שתביני שיש עוד אנשים בעולם הזה, וגם אם הם לא התאמנו עשרים שנה על כל הברה, גם להם יש זכות להתבטא. יש להם מה להגיד, ויש אנשים צרודים כמותם שרוצים לשמוע [וכו' אבל פחות קלישאות]</w:t>
      </w:r>
    </w:p>
    <w:p w14:paraId="1B5FDEAA" w14:textId="77777777" w:rsidR="00283007" w:rsidRDefault="00283007" w:rsidP="00283007">
      <w:pPr>
        <w:rPr>
          <w:rFonts w:cs="Times New Roman"/>
          <w:rtl/>
        </w:rPr>
      </w:pPr>
      <w:r>
        <w:rPr>
          <w:rFonts w:cs="Times New Roman" w:hint="cs"/>
          <w:rtl/>
        </w:rPr>
        <w:lastRenderedPageBreak/>
        <w:t>כן כן כולם רוצים להתבטא בעולם הזה, ברור שאני מכילה הכל, את כל הקירקורים והצירצורים שאתה מכתיר כאומנות נעלה.</w:t>
      </w:r>
    </w:p>
    <w:p w14:paraId="47EDD52E" w14:textId="77777777" w:rsidR="00283007" w:rsidRDefault="00283007" w:rsidP="00283007">
      <w:pPr>
        <w:rPr>
          <w:rFonts w:cs="Times New Roman"/>
          <w:rtl/>
        </w:rPr>
      </w:pPr>
      <w:r>
        <w:rPr>
          <w:rFonts w:cs="Times New Roman" w:hint="cs"/>
          <w:rtl/>
        </w:rPr>
        <w:t xml:space="preserve">אני לא מכתיר. </w:t>
      </w:r>
      <w:r w:rsidRPr="009C0147">
        <w:rPr>
          <w:rFonts w:cs="Times New Roman"/>
          <w:rtl/>
        </w:rPr>
        <w:t>חייבים להכ</w:t>
      </w:r>
      <w:r>
        <w:rPr>
          <w:rFonts w:cs="Times New Roman" w:hint="cs"/>
          <w:rtl/>
        </w:rPr>
        <w:t>תיר? חייב להגיע איזה חוקר נעלה ולהכתיר, להתרצות ולהיעתר ברוב אצילותו? יש מוסיקה שגם אם היא לא הוכתרה, היא מדברת. ואם זה רק אותם חמישה אקורדים, כפי שאת טוענת בכל השירים העכשוויים, אז מה. אולי זה אומר שבני האדם נועדו לספוג את מלוא הסיפוק מחמשת האקורדים האלו, גם אם ניתן ליצור אקורדים נוספים בתיאוריה של המוסיקה, לנפש האנושית זה בלתי הכרחי.</w:t>
      </w:r>
    </w:p>
    <w:p w14:paraId="0A18331C" w14:textId="77777777" w:rsidR="00283007" w:rsidRPr="0069435D" w:rsidRDefault="00283007" w:rsidP="00283007">
      <w:pPr>
        <w:rPr>
          <w:rFonts w:cs="Times New Roman"/>
          <w:color w:val="BFBFBF" w:themeColor="background1" w:themeShade="BF"/>
          <w:rtl/>
        </w:rPr>
      </w:pPr>
      <w:r w:rsidRPr="0069435D">
        <w:rPr>
          <w:rFonts w:cs="Times New Roman" w:hint="cs"/>
          <w:color w:val="BFBFBF" w:themeColor="background1" w:themeShade="BF"/>
          <w:rtl/>
        </w:rPr>
        <w:t xml:space="preserve">[על פי </w:t>
      </w:r>
      <w:hyperlink r:id="rId13" w:history="1">
        <w:r w:rsidRPr="0069435D">
          <w:rPr>
            <w:rStyle w:val="Hyperlink"/>
            <w:rFonts w:cs="Times New Roman" w:hint="cs"/>
            <w:rtl/>
            <w14:textFill>
              <w14:solidFill>
                <w14:srgbClr w14:val="0000FF">
                  <w14:lumMod w14:val="75000"/>
                </w14:srgbClr>
              </w14:solidFill>
            </w14:textFill>
          </w:rPr>
          <w:t>זה</w:t>
        </w:r>
      </w:hyperlink>
      <w:r w:rsidRPr="0069435D">
        <w:rPr>
          <w:rFonts w:cs="Times New Roman" w:hint="cs"/>
          <w:color w:val="BFBFBF" w:themeColor="background1" w:themeShade="BF"/>
          <w:rtl/>
        </w:rPr>
        <w:t>:</w:t>
      </w:r>
    </w:p>
    <w:p w14:paraId="5D6D7424" w14:textId="77777777" w:rsidR="00283007" w:rsidRPr="0069435D" w:rsidRDefault="00283007" w:rsidP="00283007">
      <w:pPr>
        <w:rPr>
          <w:rFonts w:cs="Times New Roman"/>
          <w:color w:val="BFBFBF" w:themeColor="background1" w:themeShade="BF"/>
          <w:rtl/>
        </w:rPr>
      </w:pPr>
      <w:r w:rsidRPr="0069435D">
        <w:rPr>
          <w:rFonts w:cs="Times New Roman"/>
          <w:color w:val="BFBFBF" w:themeColor="background1" w:themeShade="BF"/>
          <w:rtl/>
        </w:rPr>
        <w:t>הקול הצרוד הזה הוא לא מקרי. הוא לא טוען שהוא זמר אופרה. הוא לא שר שירים אמנותיים. ההיפך! הצרידות הזאת משרתת את המטרה של הבנזין. את האגרסיביות. כי זהו סמל של לא־יפה. אם אני צרוד אני לא צריך לשיר? ההיפך! איפה כתוב שצרוד הוא לא לגיטימי? הוא צליל מאוד מורכב מבחינה אקוסטית, פיזיקלית. הוא יכול להיות דווקא מעניין מאוד. לא נבדיל בין הילדים של המוזיקה שאחד הוא יפה ואחד הוא לא יפה. כל דבר הוא טוב. הוא מסוגל לשרת את המוזיקה. תלוי במלחין, אם הוא משכנע אותנו...</w:t>
      </w:r>
    </w:p>
    <w:p w14:paraId="4B0D610B" w14:textId="77777777" w:rsidR="00283007" w:rsidRPr="0069435D" w:rsidRDefault="00283007" w:rsidP="00283007">
      <w:pPr>
        <w:rPr>
          <w:rFonts w:cs="Times New Roman"/>
          <w:color w:val="BFBFBF" w:themeColor="background1" w:themeShade="BF"/>
          <w:rtl/>
        </w:rPr>
      </w:pPr>
      <w:r w:rsidRPr="0069435D">
        <w:rPr>
          <w:rFonts w:cs="Times New Roman"/>
          <w:color w:val="BFBFBF" w:themeColor="background1" w:themeShade="BF"/>
          <w:rtl/>
        </w:rPr>
        <w:t>"והנה הקול הצרוד בלהקת בנזין הוא כבר סמל של התנגדות. אבל התנגדות פוליטית, חברתית. התנגדות למעשים מה שקורה מסביבנו. הקול הצרוד הזה כבר מספר סיפור".</w:t>
      </w:r>
    </w:p>
    <w:p w14:paraId="5B50C646" w14:textId="77777777" w:rsidR="00283007" w:rsidRDefault="00283007" w:rsidP="00283007">
      <w:pPr>
        <w:rPr>
          <w:rFonts w:cs="Times New Roman"/>
          <w:color w:val="BFBFBF" w:themeColor="background1" w:themeShade="BF"/>
          <w:rtl/>
        </w:rPr>
      </w:pPr>
      <w:r w:rsidRPr="0069435D">
        <w:rPr>
          <w:rFonts w:cs="Times New Roman" w:hint="cs"/>
          <w:color w:val="BFBFBF" w:themeColor="background1" w:themeShade="BF"/>
          <w:rtl/>
        </w:rPr>
        <w:t>]</w:t>
      </w:r>
    </w:p>
    <w:p w14:paraId="44D35F1E" w14:textId="77777777" w:rsidR="00283007" w:rsidRDefault="00283007" w:rsidP="00283007">
      <w:pPr>
        <w:rPr>
          <w:rFonts w:cs="Times New Roman"/>
          <w:rtl/>
        </w:rPr>
      </w:pPr>
    </w:p>
    <w:p w14:paraId="7BF4ED1E" w14:textId="77777777" w:rsidR="00283007" w:rsidRDefault="00283007" w:rsidP="00283007">
      <w:pPr>
        <w:rPr>
          <w:rFonts w:cs="Times New Roman"/>
          <w:rtl/>
        </w:rPr>
      </w:pPr>
      <w:r>
        <w:rPr>
          <w:rFonts w:cs="Times New Roman" w:hint="cs"/>
          <w:rtl/>
        </w:rPr>
        <w:t xml:space="preserve">אימו של אלכס באותה תקופה לימדה באוניברסיטת אוקספורד קורס ב--- [משהו בבלשנות]. זאת היתה נסיעה של שעה וחצי לכל כיוון ברכבת האקספרס מתחנת --- בלונדון. הקורס התקיים פעמיים בשבוע, ולאחריו היא נשארה </w:t>
      </w:r>
      <w:r>
        <w:rPr>
          <w:rFonts w:cs="Times New Roman"/>
          <w:rtl/>
        </w:rPr>
        <w:t>–</w:t>
      </w:r>
      <w:r>
        <w:rPr>
          <w:rFonts w:cs="Times New Roman" w:hint="cs"/>
          <w:rtl/>
        </w:rPr>
        <w:t xml:space="preserve"> ביום שני לסמנריון המחלקתי, וביום חמישי להדרכת שני דוקטורנטים שהנחתה במשותף [איך אומרים את זה?] עם פרופסור מאוקספורד שלא הכיר [ניב מסויים] כמותה </w:t>
      </w:r>
      <w:r>
        <w:rPr>
          <w:rFonts w:cs="Times New Roman"/>
          <w:rtl/>
        </w:rPr>
        <w:t>–</w:t>
      </w:r>
      <w:r>
        <w:rPr>
          <w:rFonts w:cs="Times New Roman" w:hint="cs"/>
          <w:rtl/>
        </w:rPr>
        <w:t xml:space="preserve"> כבר הספיקו לפרסם חמישה מאמרים. אכן, לו"ז צפוף ומאתגר לכל הדיעות. קריירה אקדמית במיטבה.</w:t>
      </w:r>
    </w:p>
    <w:p w14:paraId="7E399553" w14:textId="77777777" w:rsidR="00283007" w:rsidRDefault="00283007" w:rsidP="00283007">
      <w:pPr>
        <w:rPr>
          <w:rFonts w:cs="Times New Roman"/>
          <w:rtl/>
        </w:rPr>
      </w:pPr>
      <w:r>
        <w:rPr>
          <w:rFonts w:cs="Times New Roman" w:hint="cs"/>
          <w:rtl/>
        </w:rPr>
        <w:t xml:space="preserve">וכמה מאותן פעמים מרנינות במשך אותו סמסטר הואילה להפגש עם בנה, שגר באותו זמן מרחק --- מ--- קולג', היכן שלומדים בלשנות? ובכן, אין זה כה קשה לחשב. היא לא נפגשה איתו ולו פעם אחת. הוא מסתדר היטב גם בהיעדרה, כך אמרה לעצמה. אמרה </w:t>
      </w:r>
      <w:r>
        <w:rPr>
          <w:rFonts w:cs="Times New Roman"/>
          <w:rtl/>
        </w:rPr>
        <w:t>–</w:t>
      </w:r>
      <w:r>
        <w:rPr>
          <w:rFonts w:cs="Times New Roman" w:hint="cs"/>
          <w:rtl/>
        </w:rPr>
        <w:t xml:space="preserve"> וצדקה (הרי היא פרופסור! וכיצד תטעה?). תראה, יפהפה, היא היתה אומרת לו תמיד כשניסה לרדת לשורש דעתה, והיתה לה דרך לבטא את ה'יפהפה' כך שתתפלל לאלוהי השמיים שלא תזכה ממנה לעוד מנת מחמאות שכזאת לעולם, יפהפה שמגלם בתוכו גם מעין 'אני אימא שלך ולכן מחוייבת בחוזה העסקתי במשרה זו להוקיר את יפה תוארך, אבל בוא לא נשלה את עצמנו שלו הייתה דרך להתפטר ממשרה מעיקה זו, לא הייתי מתמהמהת.' וגם הוא, אף שהיה מודע היטב לנוכחותה בקרבת מקום </w:t>
      </w:r>
      <w:r>
        <w:rPr>
          <w:rFonts w:cs="Times New Roman"/>
          <w:rtl/>
        </w:rPr>
        <w:t>–</w:t>
      </w:r>
      <w:r>
        <w:rPr>
          <w:rFonts w:cs="Times New Roman" w:hint="cs"/>
          <w:rtl/>
        </w:rPr>
        <w:t xml:space="preserve"> כי השמיים הקדירו, האויר דולל והציפורים פסקו / חדלו לגמרי משירתן כל שני וחמישי בשעה --- כשהרכבת המהירה מלונדון עצרה בתחנה ב---, הרי שגם הוא לא ניסה להתקשר אליה ותוך כמה זמן לאחר שהתברר שלא היתה לה כל כוונה ליצור איתו קשר,  הוא הפסיק לשים לב לשעות ההגעה של הרכבת ואף הציפורים חזרו / שבו לשיר.</w:t>
      </w:r>
    </w:p>
    <w:p w14:paraId="0222940E" w14:textId="77777777" w:rsidR="00283007" w:rsidRDefault="00283007" w:rsidP="00283007">
      <w:pPr>
        <w:rPr>
          <w:rFonts w:cs="Times New Roman"/>
          <w:rtl/>
        </w:rPr>
      </w:pPr>
    </w:p>
    <w:p w14:paraId="03969D27" w14:textId="77777777" w:rsidR="00283007" w:rsidRDefault="00283007" w:rsidP="00283007">
      <w:pPr>
        <w:rPr>
          <w:rFonts w:cs="Times New Roman"/>
          <w:rtl/>
        </w:rPr>
      </w:pPr>
      <w:r>
        <w:rPr>
          <w:rFonts w:cs="Times New Roman" w:hint="cs"/>
          <w:rtl/>
        </w:rPr>
        <w:t xml:space="preserve">הֻאַ, היא אמרה, וזה היה מעין קול קריאה כמו של כורה הבוקע עתה מבטן האדמה ובידו האמת הצרופה שחצב מסלעי-קדם עמוקים, כי אימו תמיד היתה לה בידה האמת הצרופה, חצובה ומלוטשת, הה </w:t>
      </w:r>
      <w:r>
        <w:rPr>
          <w:rFonts w:cs="Times New Roman"/>
        </w:rPr>
        <w:t>Huh</w:t>
      </w:r>
      <w:r>
        <w:rPr>
          <w:rFonts w:cs="Times New Roman" w:hint="cs"/>
          <w:rtl/>
        </w:rPr>
        <w:t xml:space="preserve"> היא אמרה כי שום מאורע רע מעולם לא הפתיע אותה. מה יש לדבר! היא היתה מזדרזת להסכים, כי היא תמיד הזדרזה למקומות של טרגדיה להביע דעת מלומדים, </w:t>
      </w:r>
      <w:r>
        <w:rPr>
          <w:rFonts w:cs="Times New Roman" w:hint="cs"/>
          <w:rtl/>
        </w:rPr>
        <w:lastRenderedPageBreak/>
        <w:t xml:space="preserve">מה יש להתפלא! כי זה ברור שמי שלא יעקוב אחר הוראותיה במלואן </w:t>
      </w:r>
      <w:r>
        <w:rPr>
          <w:rFonts w:cs="Times New Roman"/>
          <w:rtl/>
        </w:rPr>
        <w:t>–</w:t>
      </w:r>
      <w:r>
        <w:rPr>
          <w:rFonts w:cs="Times New Roman" w:hint="cs"/>
          <w:rtl/>
        </w:rPr>
        <w:t xml:space="preserve"> ומי יעקוב, ואחרי כל הוראה הופיעה וצצה תת-הוראה, והיו גם הוראות העבר הנשכחות והוראות העתיד שטרם בוטאו במילים אך גם הן היו שרירות וקיימות ובתוקף </w:t>
      </w:r>
      <w:r>
        <w:rPr>
          <w:rFonts w:cs="Times New Roman"/>
          <w:rtl/>
        </w:rPr>
        <w:t>–</w:t>
      </w:r>
      <w:r>
        <w:rPr>
          <w:rFonts w:cs="Times New Roman" w:hint="cs"/>
          <w:rtl/>
        </w:rPr>
        <w:t xml:space="preserve"> ומי שלא יעקוב אחריהן, מרה תהיה אחריתו. על כך אין להתפלא.</w:t>
      </w:r>
    </w:p>
    <w:p w14:paraId="4417A043" w14:textId="77777777" w:rsidR="00283007" w:rsidRDefault="00283007" w:rsidP="00283007">
      <w:pPr>
        <w:rPr>
          <w:rFonts w:cs="Times New Roman"/>
          <w:rtl/>
        </w:rPr>
      </w:pPr>
      <w:r>
        <w:rPr>
          <w:rFonts w:cs="Times New Roman" w:hint="cs"/>
          <w:rtl/>
        </w:rPr>
        <w:t xml:space="preserve">ופה נשאלת השאלה </w:t>
      </w:r>
      <w:r>
        <w:rPr>
          <w:rFonts w:cs="Times New Roman"/>
          <w:rtl/>
        </w:rPr>
        <w:t>–</w:t>
      </w:r>
      <w:r>
        <w:rPr>
          <w:rFonts w:cs="Times New Roman" w:hint="cs"/>
          <w:rtl/>
        </w:rPr>
        <w:t xml:space="preserve"> האם מותר לאדם לחייך? לילד מותר, זה אפילו מקובל, אבל מה עם אדם מבוגר? הייתכן כי זה אסור כי הכל יבש כבר והרוס? האם מותר </w:t>
      </w:r>
      <w:r>
        <w:rPr>
          <w:rFonts w:cs="Times New Roman"/>
          <w:rtl/>
        </w:rPr>
        <w:t>–</w:t>
      </w:r>
      <w:r>
        <w:rPr>
          <w:rFonts w:cs="Times New Roman" w:hint="cs"/>
          <w:rtl/>
        </w:rPr>
        <w:t xml:space="preserve"> גם כשאחד מבנייך לא יודע לנגן על הפסנתר ולעולם לא יקים אולם גדוש קהל על רגליו בדרישה הנחרצת להדרן </w:t>
      </w:r>
      <w:r>
        <w:rPr>
          <w:rFonts w:cs="Times New Roman"/>
          <w:rtl/>
        </w:rPr>
        <w:t>–</w:t>
      </w:r>
      <w:r>
        <w:rPr>
          <w:rFonts w:cs="Times New Roman" w:hint="cs"/>
          <w:rtl/>
        </w:rPr>
        <w:t xml:space="preserve"> האם גם במקרה עלוב שכזה מותר מדי פעם לחייך?</w:t>
      </w:r>
    </w:p>
    <w:p w14:paraId="596BF28F" w14:textId="77777777" w:rsidR="00283007" w:rsidRDefault="00283007" w:rsidP="00283007">
      <w:pPr>
        <w:rPr>
          <w:rFonts w:cs="Times New Roman"/>
          <w:rtl/>
        </w:rPr>
      </w:pPr>
    </w:p>
    <w:p w14:paraId="1D454CC4" w14:textId="77777777" w:rsidR="00283007" w:rsidRDefault="00283007" w:rsidP="00283007">
      <w:pPr>
        <w:rPr>
          <w:rFonts w:cs="Times New Roman"/>
          <w:rtl/>
        </w:rPr>
      </w:pPr>
      <w:r>
        <w:rPr>
          <w:rFonts w:cs="Times New Roman" w:hint="cs"/>
          <w:rtl/>
        </w:rPr>
        <w:t>[</w:t>
      </w:r>
      <w:hyperlink r:id="rId14" w:history="1">
        <w:r w:rsidRPr="0086256A">
          <w:rPr>
            <w:rStyle w:val="Hyperlink"/>
            <w:rFonts w:cs="Times New Roman"/>
          </w:rPr>
          <w:t>ein Stück Dreck</w:t>
        </w:r>
      </w:hyperlink>
      <w:r>
        <w:rPr>
          <w:rFonts w:cs="Times New Roman" w:hint="cs"/>
          <w:rtl/>
        </w:rPr>
        <w:t>]</w:t>
      </w:r>
    </w:p>
    <w:p w14:paraId="069EB580" w14:textId="77777777" w:rsidR="00283007" w:rsidRDefault="00283007" w:rsidP="00283007">
      <w:pPr>
        <w:rPr>
          <w:rFonts w:cs="Times New Roman"/>
          <w:rtl/>
        </w:rPr>
      </w:pPr>
      <w:r>
        <w:rPr>
          <w:rFonts w:cs="Times New Roman" w:hint="cs"/>
          <w:rtl/>
        </w:rPr>
        <w:t xml:space="preserve">חתכת טינופת! האב ירה עליו </w:t>
      </w:r>
      <w:r>
        <w:rPr>
          <w:rFonts w:cs="Times New Roman"/>
        </w:rPr>
        <w:t>a weapon of doom</w:t>
      </w:r>
      <w:r>
        <w:rPr>
          <w:rFonts w:cs="Times New Roman" w:hint="cs"/>
          <w:rtl/>
        </w:rPr>
        <w:t>, מתוך לועו של נשק יום הדין, ולא העוצמתי שבהם. חתכת טינופת!</w:t>
      </w:r>
    </w:p>
    <w:p w14:paraId="11A5AF1E" w14:textId="77777777" w:rsidR="00283007" w:rsidRDefault="00283007" w:rsidP="00283007">
      <w:pPr>
        <w:rPr>
          <w:rFonts w:cs="Times New Roman"/>
          <w:rtl/>
        </w:rPr>
      </w:pPr>
      <w:r>
        <w:rPr>
          <w:rFonts w:cs="Times New Roman" w:hint="cs"/>
          <w:rtl/>
        </w:rPr>
        <w:t xml:space="preserve">ובכן, אין ספק שאלכס נמשך לדברים מטונפים, לשכבת הטינופת שמתחת לחיים המהוגנים. האם לרגע סבר אביו שבנו נמשך למדף של סדינים צחורים, מגוהצים, מדיפים ריח עמילן ורוזמרין? [או צמח אחר] לו סבר או קיווה לכך, טעות חמורה בידו. אלכס נמשך לטינופת, ולמה שהוא </w:t>
      </w:r>
      <w:r>
        <w:rPr>
          <w:rFonts w:cs="Times New Roman"/>
        </w:rPr>
        <w:t>nasty</w:t>
      </w:r>
      <w:r>
        <w:rPr>
          <w:rFonts w:cs="Times New Roman" w:hint="cs"/>
          <w:rtl/>
        </w:rPr>
        <w:t xml:space="preserve">, מכוער, אכזרי. אכזריות שלו כלפי עצמו, ללכת עוד שלושה צעדים מעבר לכל גבול סביר, לעבור את הגבול של עצמו ואז להמשיך, להמשיך לשעוט קדימה בעוד משמר הגבולות (שזה הוריו) צולפים בו מהגדר. </w:t>
      </w:r>
    </w:p>
    <w:p w14:paraId="1C3BCD8B" w14:textId="77777777" w:rsidR="00283007" w:rsidRDefault="00283007" w:rsidP="00283007">
      <w:pPr>
        <w:rPr>
          <w:rFonts w:cs="Times New Roman"/>
          <w:rtl/>
        </w:rPr>
      </w:pPr>
      <w:r>
        <w:rPr>
          <w:rFonts w:cs="Times New Roman" w:hint="cs"/>
          <w:rtl/>
        </w:rPr>
        <w:t xml:space="preserve">ועם זאת </w:t>
      </w:r>
      <w:r>
        <w:rPr>
          <w:rFonts w:cs="Times New Roman"/>
          <w:rtl/>
        </w:rPr>
        <w:t>–</w:t>
      </w:r>
      <w:r>
        <w:rPr>
          <w:rFonts w:cs="Times New Roman" w:hint="cs"/>
          <w:rtl/>
        </w:rPr>
        <w:t xml:space="preserve"> ובכן, עם זאת, הבה ננתח את המשפט כלשונו. זוהי כמובן פריבילגיה הניתנת לנו הספונים ב-ד' אמותינו, בביתנו הקט המוגן מכל צורר, ולא תחת שטף הגופרית והנשורת הרדיואקטיבית הניתכת על ראשנו המבוהל. ובכן, בניתוח קר, בהיותנו מוגנים וב</w:t>
      </w:r>
      <w:r>
        <w:rPr>
          <w:rFonts w:cs="Times New Roman"/>
        </w:rPr>
        <w:t>complete possession of our mental faculties</w:t>
      </w:r>
      <w:r>
        <w:rPr>
          <w:rFonts w:cs="Times New Roman" w:hint="cs"/>
          <w:rtl/>
        </w:rPr>
        <w:t xml:space="preserve">, לא תחת מתקפת גרעינית שבמהלכה אין שום אפשרות לחשוב, לנתח, להחלים, להתחזק, להתרומם ולהביט סביב בעניים מפוקחות, ובכן בניתוח קר </w:t>
      </w:r>
      <w:r>
        <w:rPr>
          <w:rFonts w:cs="Times New Roman"/>
          <w:rtl/>
        </w:rPr>
        <w:t>–</w:t>
      </w:r>
      <w:r>
        <w:rPr>
          <w:rFonts w:cs="Times New Roman" w:hint="cs"/>
          <w:rtl/>
        </w:rPr>
        <w:t xml:space="preserve"> היכן נמצא את אותה טינופת? יש כמובן הטינופת שזורמת בביבים. והביבים הם המקומות בהם אלכס שוהה, מחשבותיו נודדות לשם ללא שליטה. ולעומת טינופת הביבים, יש את אחותה הטינופת המושלכת על הררי אשפה. ואכן כך גם אלכס </w:t>
      </w:r>
      <w:r>
        <w:rPr>
          <w:rFonts w:cs="Times New Roman"/>
          <w:rtl/>
        </w:rPr>
        <w:t>–</w:t>
      </w:r>
      <w:r>
        <w:rPr>
          <w:rFonts w:cs="Times New Roman" w:hint="cs"/>
          <w:rtl/>
        </w:rPr>
        <w:t xml:space="preserve"> לו תמצאונו מעפיל על הר כלשהו במצבו הנטוש, ה</w:t>
      </w:r>
      <w:r>
        <w:rPr>
          <w:rFonts w:cs="Times New Roman"/>
        </w:rPr>
        <w:t>teenager</w:t>
      </w:r>
      <w:r>
        <w:rPr>
          <w:rFonts w:cs="Times New Roman" w:hint="cs"/>
          <w:rtl/>
        </w:rPr>
        <w:t xml:space="preserve"> המתבגר, לא יהיה זה הר השונה בהרבה מהררי האשפה הממוקמים בפאתי הכרך. ואי עוד הטינופת תימצא? במקום המוזנח, היכן שמתאספים גללי חולדות ונתזי שמן שרוף, שיירי אוכל מרקיבים ומעלי עובש ותלתלי אבק מתגלגלים עד שנאחזו בשבר-מה דביק. ומה הוא אלכס אם לא איזור זנוח, נטוש, מופקר. כל חומר דביק הוא ממשש, כל נוזל צמיג הוא מלקק, הוא נוגס ופיו נמלא ריר, הוא לא נרתע.</w:t>
      </w:r>
    </w:p>
    <w:p w14:paraId="3D491773" w14:textId="77777777" w:rsidR="00283007" w:rsidRDefault="00283007" w:rsidP="00283007">
      <w:pPr>
        <w:rPr>
          <w:rFonts w:cs="Times New Roman"/>
          <w:rtl/>
        </w:rPr>
      </w:pPr>
      <w:r w:rsidRPr="00BF59C3">
        <w:rPr>
          <w:rFonts w:cs="Times New Roman"/>
          <w:rtl/>
        </w:rPr>
        <w:t xml:space="preserve">ויש עוד, ייתכן ואין זה כלל מופרך לסבור / אין זו סברה מופרכת כי חתכת טינופת היתה </w:t>
      </w:r>
      <w:r w:rsidRPr="00BF59C3">
        <w:rPr>
          <w:rFonts w:cs="Times New Roman"/>
        </w:rPr>
        <w:t>lodged</w:t>
      </w:r>
      <w:r w:rsidRPr="00BF59C3">
        <w:rPr>
          <w:rFonts w:cs="Times New Roman"/>
          <w:rtl/>
        </w:rPr>
        <w:t xml:space="preserve"> אצלו בגוף, נניח בין הלבלב לכבד, חתכת טינופת בזויה, דוקרנית שבשום אופן לא מאפשרת לך להתעלם מקיומה כי היא דוקרנית כמו </w:t>
      </w:r>
      <w:r w:rsidRPr="00BF59C3">
        <w:rPr>
          <w:rFonts w:cs="Times New Roman"/>
        </w:rPr>
        <w:t>shrapnel</w:t>
      </w:r>
      <w:r w:rsidRPr="00BF59C3">
        <w:rPr>
          <w:rFonts w:cs="Times New Roman"/>
          <w:rtl/>
        </w:rPr>
        <w:t xml:space="preserve">, כמו </w:t>
      </w:r>
      <w:r w:rsidRPr="00BF59C3">
        <w:rPr>
          <w:rFonts w:cs="Times New Roman"/>
        </w:rPr>
        <w:t>shard</w:t>
      </w:r>
      <w:r w:rsidRPr="00BF59C3">
        <w:rPr>
          <w:rFonts w:cs="Times New Roman"/>
          <w:rtl/>
        </w:rPr>
        <w:t xml:space="preserve">, חתכת טינופת פתיינית שמסתורין עצור בתוכה. הנקיון הוא בהיר, הוא צלול וברור, ואילו הטינופת </w:t>
      </w:r>
      <w:r w:rsidRPr="00BF59C3">
        <w:rPr>
          <w:rFonts w:cs="Times New Roman"/>
        </w:rPr>
        <w:t>opaque</w:t>
      </w:r>
      <w:r w:rsidRPr="00BF59C3">
        <w:rPr>
          <w:rFonts w:cs="Times New Roman"/>
          <w:rtl/>
        </w:rPr>
        <w:t xml:space="preserve">, מסתורית ומפתה, לפרוק אותה, להטביע בה את בוהנך ואז בפלופ שמנוני את כל הגוף, לכן אלכס לא הוטרד מקיומה של חתכת טינופת בגופו, כלל לא ניסה לסלקה, למגרה, להשמידה, להדבירה. היא שלו החתכת טינופת. </w:t>
      </w:r>
    </w:p>
    <w:p w14:paraId="38157B55" w14:textId="77777777" w:rsidR="00283007" w:rsidRDefault="00283007" w:rsidP="00283007">
      <w:pPr>
        <w:rPr>
          <w:rFonts w:cs="Times New Roman"/>
          <w:rtl/>
        </w:rPr>
      </w:pPr>
      <w:r>
        <w:rPr>
          <w:rFonts w:cs="Times New Roman" w:hint="cs"/>
          <w:rtl/>
        </w:rPr>
        <w:t xml:space="preserve">מה שמדהים באותה חתכת טינופת הוא שהיא שמרה עליו והגנה עליו. לו היה צח וטהור, לו היה ילד טוב וצייתן שמאמין לכל מה שאביו יואיל להודיע לו על עצמו, היה מאמין באמת ובתמים שאין הוא נער, כפי שאובייקטים אחרים המתנועעים בעולם ונראים כמוהו הם נערים, אלא שהוא בניגוד להם איננו נער, לא אדם הוא כי אם חתכת טינופת, ולפי טון הדיבור של אביו ניתן אפילו יהיה להרחיק ולהסיק שהוא חתכת טינופת מהסוג הנחות ביותר. ובכל מקרה גם אם לא נרחיק במלאכת האינטרפרטציה, אין ספק שהוא איננו אדם, איננו יצור שזכותו למקום: כל מה שהוא מקבל </w:t>
      </w:r>
      <w:r>
        <w:rPr>
          <w:rFonts w:cs="Times New Roman"/>
          <w:rtl/>
        </w:rPr>
        <w:t>–</w:t>
      </w:r>
      <w:r>
        <w:rPr>
          <w:rFonts w:cs="Times New Roman" w:hint="cs"/>
          <w:rtl/>
        </w:rPr>
        <w:t xml:space="preserve"> לפנים משורת הדין הוא מקבל. </w:t>
      </w:r>
      <w:r>
        <w:rPr>
          <w:rFonts w:cs="Times New Roman" w:hint="cs"/>
          <w:rtl/>
        </w:rPr>
        <w:lastRenderedPageBreak/>
        <w:t>ואילו חתכת הטינופת התקועה בתוך ביטנו, מתגלגלת בקפלים בין קרביו, הסתובבה בתוכו והודיעה לו: אתה קיים וממשיך להתקיים. לא התאיידת, לא התאדת, לא נפחת [מילה אחרת]</w:t>
      </w:r>
    </w:p>
    <w:p w14:paraId="2B293C94" w14:textId="77777777" w:rsidR="00283007" w:rsidRDefault="00283007" w:rsidP="00283007">
      <w:pPr>
        <w:rPr>
          <w:rFonts w:cs="Times New Roman"/>
          <w:rtl/>
        </w:rPr>
      </w:pPr>
      <w:r>
        <w:rPr>
          <w:rFonts w:cs="Times New Roman" w:hint="cs"/>
          <w:rtl/>
        </w:rPr>
        <w:t xml:space="preserve">אבל הוא עצמו, אחרי שנתיים מחוץ לבית הוא יכל לומר לעצמו ולהאמין בכך, אני לא חתכת טינופת, אולי יש בי חתכת טינופת, אולי אני נמשך לטינופת והטינופת נמשכת אלי אבל אני עצמי </w:t>
      </w:r>
      <w:r>
        <w:rPr>
          <w:rFonts w:cs="Times New Roman"/>
          <w:rtl/>
        </w:rPr>
        <w:t>–</w:t>
      </w:r>
      <w:r>
        <w:rPr>
          <w:rFonts w:cs="Times New Roman" w:hint="cs"/>
          <w:rtl/>
        </w:rPr>
        <w:t xml:space="preserve"> אני ברווזי, אני ברווזיליקום. האם מותר ליצור, גם אם הוא שט על נהר של ביוב, עולה ויורד על גלים שחורים-שמנוניים ומצחינים, להמשיך להישאר אותו ברווזוני שהיה, אותו עוף-מים צח-מקור וישר-זנב? להיות אלקית, להיות ציפור-מים עליזה וצפצפנית, צווחנית לעיתים, קופצנית תמיד, איך הם נקראים, היה לו קוד לזכור את המילה בעברית, ברווזיליקום, להיות ברווזיליקום ישר-זנב [נניח ומשהו אחר קודם </w:t>
      </w:r>
      <w:r>
        <w:rPr>
          <w:rFonts w:cs="Times New Roman"/>
          <w:rtl/>
        </w:rPr>
        <w:t>–</w:t>
      </w:r>
      <w:r>
        <w:rPr>
          <w:rFonts w:cs="Times New Roman" w:hint="cs"/>
          <w:rtl/>
        </w:rPr>
        <w:t xml:space="preserve"> רך-פלומה?]</w:t>
      </w:r>
    </w:p>
    <w:p w14:paraId="6805C54B" w14:textId="77777777" w:rsidR="00283007" w:rsidRDefault="00283007" w:rsidP="00283007">
      <w:pPr>
        <w:rPr>
          <w:rFonts w:cs="Times New Roman"/>
          <w:rtl/>
        </w:rPr>
      </w:pPr>
    </w:p>
    <w:p w14:paraId="406EABAF" w14:textId="77777777" w:rsidR="00283007" w:rsidRDefault="00283007" w:rsidP="00283007">
      <w:pPr>
        <w:rPr>
          <w:rFonts w:cs="Times New Roman"/>
          <w:rtl/>
        </w:rPr>
      </w:pPr>
    </w:p>
    <w:p w14:paraId="70BD1F74" w14:textId="77777777" w:rsidR="00283007" w:rsidRDefault="00283007" w:rsidP="00283007">
      <w:pPr>
        <w:rPr>
          <w:rFonts w:cs="Times New Roman"/>
          <w:rtl/>
        </w:rPr>
      </w:pPr>
      <w:r>
        <w:rPr>
          <w:rFonts w:cs="Times New Roman" w:hint="cs"/>
          <w:rtl/>
        </w:rPr>
        <w:t xml:space="preserve">עוד חברה שלך עזבה אותך? אין לך את מי להאשים חוץ מאשר את עצמך! מה, גם זה לא בסדר שאני אומרת לך? מה, אתה רוצה שאני אשקר לך? אני אומרת לת את האמת. זה לא "קורה לך" </w:t>
      </w:r>
      <w:r>
        <w:rPr>
          <w:rFonts w:cs="Times New Roman"/>
          <w:rtl/>
        </w:rPr>
        <w:t>–</w:t>
      </w:r>
      <w:r>
        <w:rPr>
          <w:rFonts w:cs="Times New Roman" w:hint="cs"/>
          <w:rtl/>
        </w:rPr>
        <w:t xml:space="preserve"> אה מביא את זה על עצמך. מה כבר אסור הלגיד לך את האמת?</w:t>
      </w:r>
    </w:p>
    <w:p w14:paraId="226C9EE7" w14:textId="77777777" w:rsidR="00283007" w:rsidRDefault="00283007" w:rsidP="00283007">
      <w:pPr>
        <w:rPr>
          <w:rFonts w:cs="Times New Roman"/>
          <w:rtl/>
        </w:rPr>
      </w:pPr>
    </w:p>
    <w:p w14:paraId="3C18BDD7" w14:textId="77777777" w:rsidR="00283007" w:rsidRDefault="00283007" w:rsidP="00283007">
      <w:pPr>
        <w:rPr>
          <w:rFonts w:cs="Times New Roman"/>
          <w:rtl/>
        </w:rPr>
      </w:pPr>
      <w:r>
        <w:rPr>
          <w:rFonts w:cs="Times New Roman" w:hint="cs"/>
          <w:rtl/>
        </w:rPr>
        <w:t xml:space="preserve">זה היה ככה גם קודם, אני בטוח בכך כי הטון כל-כך מוכר, המילים מוכרות. אלא שאז אלו היו המילים האמיתיות על חיי ועל עצמי, ועכשו אני יודע שלא. (הוא לא באמת ידע שלא, כי שוהי האמת. מי יאמר לו את האמת אם לא הוריו?) כך הם דיברו והייתי יכול להמשיך להאמין, לא לדעת לעולם שזאת לא האמת, איך לא שמעתי את זה? </w:t>
      </w:r>
    </w:p>
    <w:p w14:paraId="1C37A43E" w14:textId="77777777" w:rsidR="00283007" w:rsidRDefault="00283007" w:rsidP="00283007">
      <w:pPr>
        <w:rPr>
          <w:rFonts w:cs="Times New Roman"/>
          <w:rtl/>
        </w:rPr>
      </w:pPr>
    </w:p>
    <w:p w14:paraId="1DA4AEC6" w14:textId="77777777" w:rsidR="00283007" w:rsidRDefault="00283007" w:rsidP="00283007">
      <w:pPr>
        <w:rPr>
          <w:rFonts w:cs="Times New Roman"/>
          <w:rtl/>
        </w:rPr>
      </w:pPr>
      <w:r>
        <w:rPr>
          <w:rFonts w:cs="Times New Roman" w:hint="cs"/>
          <w:rtl/>
        </w:rPr>
        <w:t>אתה יודע, אלכס אמר לראסל, לך עוד יהיו המון חברים אנגליים. מהאוניברסיטה (ראסל התקבל לאוקספורד, ללימודי ---- מדעי המדינה וכלכלה???), מהעבודה, אבל לי לא יהיו יותר חברים. זה כאילו אני נשאר בילדות שלי, נעצר. לא מתקדם לשום מקום, כי יש לי רק חברים מבית-ספר. איזה עלוב אני."</w:t>
      </w:r>
    </w:p>
    <w:p w14:paraId="51D1AA03" w14:textId="77777777" w:rsidR="00283007" w:rsidRDefault="00283007" w:rsidP="00283007">
      <w:pPr>
        <w:rPr>
          <w:rFonts w:cs="Times New Roman"/>
        </w:rPr>
      </w:pPr>
      <w:r>
        <w:rPr>
          <w:rFonts w:cs="Times New Roman" w:hint="cs"/>
          <w:rtl/>
        </w:rPr>
        <w:t>"אבל אני תמיד אהיה חבר שלך. זה לא כל-כך עלוב אם אני באמת תמיד אשאר חבר שלך."</w:t>
      </w:r>
    </w:p>
    <w:p w14:paraId="737404E3" w14:textId="77777777" w:rsidR="00283007" w:rsidRDefault="00283007" w:rsidP="00283007">
      <w:pPr>
        <w:rPr>
          <w:rFonts w:cs="Times New Roman"/>
        </w:rPr>
      </w:pPr>
    </w:p>
    <w:p w14:paraId="44EC6376" w14:textId="77777777" w:rsidR="00283007" w:rsidRDefault="00283007" w:rsidP="00283007">
      <w:pPr>
        <w:rPr>
          <w:rFonts w:cs="Times New Roman"/>
          <w:rtl/>
        </w:rPr>
      </w:pPr>
      <w:r>
        <w:rPr>
          <w:rFonts w:cs="Times New Roman" w:hint="cs"/>
          <w:rtl/>
        </w:rPr>
        <w:t>איך הם חרפו וגדפו אותו, ההורים?</w:t>
      </w:r>
    </w:p>
    <w:p w14:paraId="3BB08E65" w14:textId="77777777" w:rsidR="00283007" w:rsidRDefault="00283007" w:rsidP="00283007">
      <w:pPr>
        <w:rPr>
          <w:rFonts w:cs="Times New Roman"/>
          <w:rtl/>
        </w:rPr>
      </w:pPr>
      <w:r>
        <w:rPr>
          <w:rFonts w:cs="Times New Roman" w:hint="cs"/>
          <w:rtl/>
        </w:rPr>
        <w:t xml:space="preserve">ממש כמו דמות מאופרה של וגנר: האל </w:t>
      </w:r>
      <w:r>
        <w:rPr>
          <w:rFonts w:cs="Times New Roman"/>
        </w:rPr>
        <w:t>Wotan</w:t>
      </w:r>
      <w:r>
        <w:rPr>
          <w:rFonts w:cs="Times New Roman" w:hint="cs"/>
          <w:rtl/>
        </w:rPr>
        <w:t xml:space="preserve"> ש</w:t>
      </w:r>
      <w:r>
        <w:rPr>
          <w:rFonts w:cs="Times New Roman"/>
        </w:rPr>
        <w:t>disowns</w:t>
      </w:r>
      <w:r>
        <w:rPr>
          <w:rFonts w:cs="Times New Roman" w:hint="cs"/>
          <w:rtl/>
        </w:rPr>
        <w:t xml:space="preserve"> את ביתו האהובה ברונהילדה.</w:t>
      </w:r>
    </w:p>
    <w:p w14:paraId="7F537B13" w14:textId="77777777" w:rsidR="00283007" w:rsidRDefault="00283007" w:rsidP="00283007">
      <w:pPr>
        <w:rPr>
          <w:rFonts w:cs="Times New Roman"/>
          <w:rtl/>
        </w:rPr>
      </w:pPr>
      <w:r>
        <w:rPr>
          <w:rFonts w:cs="Times New Roman" w:hint="cs"/>
          <w:rtl/>
        </w:rPr>
        <w:t xml:space="preserve">כל מה שיש לך, אתה חייב לנו, המרת את פינו גם כשבפירוש אמרנו לך אחרת. וכו' וכו' וגו' וגו'. שיתבייש!!! שייכלם!!! </w:t>
      </w:r>
      <w:r>
        <w:rPr>
          <w:rFonts w:cs="Times New Roman"/>
        </w:rPr>
        <w:t>Admonitions</w:t>
      </w:r>
    </w:p>
    <w:p w14:paraId="40A5858F" w14:textId="77777777" w:rsidR="00283007" w:rsidRDefault="00283007" w:rsidP="00283007">
      <w:pPr>
        <w:rPr>
          <w:rFonts w:cs="Times New Roman"/>
          <w:rtl/>
        </w:rPr>
      </w:pPr>
      <w:r>
        <w:rPr>
          <w:rFonts w:cs="Times New Roman" w:hint="cs"/>
          <w:rtl/>
        </w:rPr>
        <w:t>תחשוב על מה שעשית!! אשמתך זועקת לשמיים!!</w:t>
      </w:r>
    </w:p>
    <w:p w14:paraId="290189F4" w14:textId="77777777" w:rsidR="00283007" w:rsidRDefault="00283007" w:rsidP="00283007">
      <w:pPr>
        <w:rPr>
          <w:rFonts w:cs="Times New Roman"/>
          <w:rtl/>
        </w:rPr>
      </w:pPr>
      <w:r>
        <w:rPr>
          <w:rFonts w:cs="Times New Roman"/>
        </w:rPr>
        <w:t>By the power vested in me…</w:t>
      </w:r>
    </w:p>
    <w:p w14:paraId="3B1628A9" w14:textId="77777777" w:rsidR="00283007" w:rsidRDefault="00283007" w:rsidP="00283007">
      <w:pPr>
        <w:rPr>
          <w:rFonts w:cs="Times New Roman"/>
          <w:rtl/>
        </w:rPr>
      </w:pPr>
      <w:r>
        <w:rPr>
          <w:rFonts w:cs="Times New Roman" w:hint="cs"/>
          <w:rtl/>
        </w:rPr>
        <w:t xml:space="preserve">כי אכן מישהו או משהו נסך בך את הכוח, את העוצמה למעוך. עוצמת המעיכה, אישור הריסוק. הנה הוא פה, לא שחור על גבי לבן אלא הרבה יותר עמוק </w:t>
      </w:r>
      <w:r>
        <w:rPr>
          <w:rFonts w:cs="Times New Roman"/>
          <w:rtl/>
        </w:rPr>
        <w:t>–</w:t>
      </w:r>
      <w:r>
        <w:rPr>
          <w:rFonts w:cs="Times New Roman" w:hint="cs"/>
          <w:rtl/>
        </w:rPr>
        <w:t xml:space="preserve"> בכל סוג של קונסטרוקציה סוציאלית קיימת. יש סלון, יורד הערב, אנשים מתכנסים מעמל יומם (אלה אנשים ספציפיים מאד, המכירים אלו את אלו, האלו שקיימת להם שם יצוע, וזה היצוע היחיד עבורם בעולם, ולכן לפני שוכבם לישון הם מגיעים הנה) ארוחה כלשהי או משהו דבר מה שניתן למלא בו את הבטן. וכל שאר מה שמתרחש שם עד שהשמש עולה והאנשים מתפזרים לעמל-יום נוסף הוא חופשי לגמרי ותלוי באנשים. אלו </w:t>
      </w:r>
      <w:r>
        <w:rPr>
          <w:rFonts w:cs="Times New Roman"/>
          <w:rtl/>
        </w:rPr>
        <w:t>–</w:t>
      </w:r>
      <w:r>
        <w:rPr>
          <w:rFonts w:cs="Times New Roman" w:hint="cs"/>
          <w:rtl/>
        </w:rPr>
        <w:t xml:space="preserve"> עם כוח, עם שררה, עוצמת-</w:t>
      </w:r>
      <w:r>
        <w:rPr>
          <w:rFonts w:cs="Times New Roman" w:hint="cs"/>
          <w:rtl/>
        </w:rPr>
        <w:lastRenderedPageBreak/>
        <w:t xml:space="preserve">שררה שנותנת להם כוח לומר כל דבר שעולה על דעתם. ואלו </w:t>
      </w:r>
      <w:r>
        <w:rPr>
          <w:rFonts w:cs="Times New Roman"/>
          <w:rtl/>
        </w:rPr>
        <w:t>–</w:t>
      </w:r>
      <w:r>
        <w:rPr>
          <w:rFonts w:cs="Times New Roman" w:hint="cs"/>
          <w:rtl/>
        </w:rPr>
        <w:t xml:space="preserve"> חלשים, שקטים, חלקם חביבים יותר וחלקם קצת פחות, נדמים לגורי-חולדות באור המלאכותי הנשפך במעון, ולכן ניתן לשפוך עליהם עוד ועוד. הם אינם מגיבים מבחוץ, או מגיבים בדיוק במידה הרצויה ועל כן עוד ועוד יישפך. זה לא הרבה </w:t>
      </w:r>
      <w:r>
        <w:rPr>
          <w:rFonts w:cs="Times New Roman"/>
          <w:rtl/>
        </w:rPr>
        <w:t>–</w:t>
      </w:r>
      <w:r>
        <w:rPr>
          <w:rFonts w:cs="Times New Roman" w:hint="cs"/>
          <w:rtl/>
        </w:rPr>
        <w:t xml:space="preserve"> גם שלושה-ארבעה חיצים קטנים הניתזים או חודרים את הריקמה הרכה יכולים לעולל נזק שלעולם לא ניתן יהיה להחלים ממנו. זה כמו מום מולד </w:t>
      </w:r>
      <w:r>
        <w:rPr>
          <w:rFonts w:cs="Times New Roman"/>
          <w:rtl/>
        </w:rPr>
        <w:t>–</w:t>
      </w:r>
      <w:r>
        <w:rPr>
          <w:rFonts w:cs="Times New Roman" w:hint="cs"/>
          <w:rtl/>
        </w:rPr>
        <w:t xml:space="preserve"> מישהו יכול להחלים לגמרי ממום מולד? לא, ואיש לא יצפה זאת. אז למה הנזק הקבוע הניתז וניתז ומכוון ונדרך ונורה ופוגע וחודר נחשב כדבר שיישכח ורק התועלת שבו (כן תדע שאתה לא משהו ואפילו חולדה יותר מאדם, אתה חתיכת טינופת יותר מאשר אתה חולדה, ואם יש לך דעה, אתה יודע מה אתה יכול לעשות איתה?? אתה יכול לנשק לי בתחת אם זה לא מוצא חן. מום נולד </w:t>
      </w:r>
      <w:r>
        <w:rPr>
          <w:rFonts w:cs="Times New Roman"/>
          <w:rtl/>
        </w:rPr>
        <w:t>–</w:t>
      </w:r>
      <w:r>
        <w:rPr>
          <w:rFonts w:cs="Times New Roman" w:hint="cs"/>
          <w:rtl/>
        </w:rPr>
        <w:t xml:space="preserve"> הוא ברור לעין, הוא </w:t>
      </w:r>
      <w:r>
        <w:rPr>
          <w:rFonts w:cs="Times New Roman"/>
        </w:rPr>
        <w:t>diagnosed</w:t>
      </w:r>
      <w:r>
        <w:rPr>
          <w:rFonts w:cs="Times New Roman" w:hint="cs"/>
          <w:rtl/>
        </w:rPr>
        <w:t xml:space="preserve"> במלואו, הוא מעורר חמלה ורצון לעזרה, להושטת יד אוהבת. מסגרות מיוחדות נבנות עבור מומים מסויימים, ואנשי מקצוע מתמחים בטיפול בהם. אנשים בעלי כוונות טובות באים להתנדב, לסייע בכל מה שאפשר, כן הם ממש מקריבים נתחים מחייהם מזמנם הפנוי ומצד שני </w:t>
      </w:r>
      <w:r>
        <w:rPr>
          <w:rFonts w:cs="Times New Roman"/>
          <w:rtl/>
        </w:rPr>
        <w:t>–</w:t>
      </w:r>
      <w:r>
        <w:rPr>
          <w:rFonts w:cs="Times New Roman" w:hint="cs"/>
          <w:rtl/>
        </w:rPr>
        <w:t xml:space="preserve"> באו לחזק ויצאו מחוזקים. </w:t>
      </w:r>
    </w:p>
    <w:p w14:paraId="5C22BF1F" w14:textId="77777777" w:rsidR="00283007" w:rsidRDefault="00283007" w:rsidP="00283007">
      <w:pPr>
        <w:rPr>
          <w:rFonts w:cs="Times New Roman"/>
          <w:rtl/>
        </w:rPr>
      </w:pPr>
      <w:r>
        <w:rPr>
          <w:rFonts w:cs="Times New Roman" w:hint="cs"/>
          <w:rtl/>
        </w:rPr>
        <w:t xml:space="preserve">אבל נזקי ילדות אחרים. הם נסתרים, הם מבאישים במחשכים, מתעלמים מהם ובינתיים הם מעוללים את נזקיהם בחושך, ואילו נזקים! נזקי החושך עצומים ומנופחים בהרבה מנזקי האור. הם חותכים וגם גידים נחתכים, גם חיבורי-עצמות ורקמות-מוח </w:t>
      </w:r>
      <w:r>
        <w:rPr>
          <w:rFonts w:cs="Times New Roman"/>
        </w:rPr>
        <w:t>essential</w:t>
      </w:r>
      <w:r>
        <w:rPr>
          <w:rFonts w:cs="Times New Roman" w:hint="cs"/>
          <w:rtl/>
        </w:rPr>
        <w:t>. דם נשפך מפצעים שאיש אינו רואה או נותן עליהם את דעתו, ומי יטפל בפצעים שכאלו?</w:t>
      </w:r>
    </w:p>
    <w:p w14:paraId="3C0AFF66" w14:textId="77777777" w:rsidR="00283007" w:rsidRDefault="00283007" w:rsidP="00283007">
      <w:pPr>
        <w:rPr>
          <w:rFonts w:cs="Times New Roman"/>
        </w:rPr>
      </w:pPr>
      <w:r>
        <w:rPr>
          <w:rFonts w:cs="Times New Roman"/>
        </w:rPr>
        <w:t>By my will alone you exist</w:t>
      </w:r>
    </w:p>
    <w:p w14:paraId="0CF4BE8E" w14:textId="77777777" w:rsidR="00283007" w:rsidRDefault="00283007" w:rsidP="00283007">
      <w:pPr>
        <w:rPr>
          <w:rFonts w:cs="Times New Roman"/>
          <w:rtl/>
        </w:rPr>
      </w:pPr>
      <w:r>
        <w:rPr>
          <w:rFonts w:cs="Times New Roman"/>
        </w:rPr>
        <w:t>You used to follow my commands but now you disobey them</w:t>
      </w:r>
    </w:p>
    <w:p w14:paraId="243F008A" w14:textId="77777777" w:rsidR="00283007" w:rsidRDefault="00283007" w:rsidP="00283007">
      <w:pPr>
        <w:rPr>
          <w:rFonts w:cs="Times New Roman"/>
        </w:rPr>
      </w:pPr>
      <w:r>
        <w:rPr>
          <w:rFonts w:cs="Times New Roman"/>
        </w:rPr>
        <w:t>Tell yourself what you have become</w:t>
      </w:r>
    </w:p>
    <w:p w14:paraId="20047564" w14:textId="77777777" w:rsidR="00283007" w:rsidRDefault="00283007" w:rsidP="00283007">
      <w:pPr>
        <w:rPr>
          <w:rFonts w:cs="Times New Roman"/>
          <w:rtl/>
        </w:rPr>
      </w:pPr>
      <w:r>
        <w:rPr>
          <w:rFonts w:cs="Times New Roman"/>
        </w:rPr>
        <w:t>Your betrayal was so vile and base that you must lose any honour you had</w:t>
      </w:r>
    </w:p>
    <w:p w14:paraId="66184D33" w14:textId="77777777" w:rsidR="00283007" w:rsidRDefault="00283007" w:rsidP="00283007">
      <w:pPr>
        <w:rPr>
          <w:rFonts w:cs="Times New Roman"/>
          <w:rtl/>
        </w:rPr>
      </w:pPr>
      <w:r>
        <w:rPr>
          <w:rFonts w:cs="Times New Roman"/>
        </w:rPr>
        <w:t>Except to punish your betraya, I would not waste my rage on you</w:t>
      </w:r>
    </w:p>
    <w:p w14:paraId="4D568F7E" w14:textId="77777777" w:rsidR="00283007" w:rsidRDefault="00283007" w:rsidP="00283007">
      <w:pPr>
        <w:rPr>
          <w:rFonts w:cs="Times New Roman"/>
        </w:rPr>
      </w:pPr>
      <w:r>
        <w:rPr>
          <w:rFonts w:cs="Times New Roman"/>
        </w:rPr>
        <w:t>To punish you is my one task</w:t>
      </w:r>
    </w:p>
    <w:p w14:paraId="0CCBB92E" w14:textId="77777777" w:rsidR="00283007" w:rsidRDefault="00283007" w:rsidP="00283007">
      <w:pPr>
        <w:rPr>
          <w:rFonts w:cs="Times New Roman"/>
          <w:rtl/>
        </w:rPr>
      </w:pPr>
      <w:r>
        <w:rPr>
          <w:rFonts w:cs="Times New Roman" w:hint="cs"/>
          <w:rtl/>
        </w:rPr>
        <w:t>(אלו משפטים שנשמעים טוב בהרבה בגרמנית מאשר בכל שפה אחרת)</w:t>
      </w:r>
    </w:p>
    <w:p w14:paraId="7E8BDC78" w14:textId="77777777" w:rsidR="00283007" w:rsidRDefault="00283007" w:rsidP="00283007">
      <w:pPr>
        <w:rPr>
          <w:rFonts w:cs="Times New Roman"/>
        </w:rPr>
      </w:pPr>
      <w:r>
        <w:rPr>
          <w:rFonts w:cs="Times New Roman" w:hint="cs"/>
          <w:rtl/>
        </w:rPr>
        <w:t>זעם קדוש וצודק נשמע הכי טוב בגרמנית.</w:t>
      </w:r>
    </w:p>
    <w:p w14:paraId="5695E1BA" w14:textId="77777777" w:rsidR="00283007" w:rsidRDefault="00283007" w:rsidP="00283007">
      <w:pPr>
        <w:rPr>
          <w:rFonts w:cs="Times New Roman"/>
          <w:rtl/>
        </w:rPr>
      </w:pPr>
      <w:r>
        <w:rPr>
          <w:rFonts w:cs="Times New Roman" w:hint="cs"/>
          <w:rtl/>
        </w:rPr>
        <w:t>לעיתים, בזמנים אחרים, כשהוא חשב איך יתרפא מחירופיהם, היה מדמיין לעצמו שיפתח מועדון-לילה, הגדול ביותר ובעיקר הרועש והשמח ביותר במזרח התיכון, וכל קומה תהיה מוארת באורות ניאון מזמינים, מבזיקים בעליזות את החירופים:</w:t>
      </w:r>
    </w:p>
    <w:p w14:paraId="4F017968" w14:textId="77777777" w:rsidR="00283007" w:rsidRDefault="00283007" w:rsidP="00283007">
      <w:pPr>
        <w:rPr>
          <w:rFonts w:cs="Times New Roman"/>
          <w:rtl/>
        </w:rPr>
      </w:pPr>
      <w:r>
        <w:rPr>
          <w:rFonts w:cs="Times New Roman" w:hint="cs"/>
          <w:rtl/>
        </w:rPr>
        <w:t xml:space="preserve">קומת קרקע (מוזיקת --) </w:t>
      </w:r>
      <w:r>
        <w:rPr>
          <w:rFonts w:cs="Times New Roman"/>
          <w:rtl/>
        </w:rPr>
        <w:t>–</w:t>
      </w:r>
      <w:r>
        <w:rPr>
          <w:rFonts w:cs="Times New Roman" w:hint="cs"/>
          <w:rtl/>
        </w:rPr>
        <w:t xml:space="preserve"> תיקרא 'חתיכת טינופת' בניאון כתום בוהק.</w:t>
      </w:r>
    </w:p>
    <w:p w14:paraId="069B66A6" w14:textId="77777777" w:rsidR="00283007" w:rsidRDefault="00283007" w:rsidP="00283007">
      <w:pPr>
        <w:rPr>
          <w:rFonts w:cs="Times New Roman"/>
          <w:rtl/>
        </w:rPr>
      </w:pPr>
      <w:r>
        <w:rPr>
          <w:rFonts w:cs="Times New Roman" w:hint="cs"/>
          <w:rtl/>
        </w:rPr>
        <w:t xml:space="preserve">קומה ראשונה (האוס עם נגיעות </w:t>
      </w:r>
      <w:r>
        <w:rPr>
          <w:rFonts w:cs="Times New Roman" w:hint="cs"/>
        </w:rPr>
        <w:t>F</w:t>
      </w:r>
      <w:r>
        <w:rPr>
          <w:rFonts w:cs="Times New Roman" w:hint="cs"/>
          <w:rtl/>
        </w:rPr>
        <w:t>אנק נניח???) אורות ניאון סגולים מטריפים (לאנשים עם הסטוריה של אפילפסיה אסור יהיה להכנס למועדון כזה, הוא יגרום להתקף אפילפטי גם אצל אנשים בריאים, בכל איזור במוח נגוע בארס של הוריו, והאיזור יבזיק כמו בהתקף אפילפטי, האיזור יצהיב ויכחיל, האיזור ירהיב עוד פעם אחת אחרונה ויישמד) 'בהמת הבשן,.</w:t>
      </w:r>
    </w:p>
    <w:p w14:paraId="12BD95F2" w14:textId="77777777" w:rsidR="00283007" w:rsidRDefault="00283007" w:rsidP="00283007">
      <w:pPr>
        <w:rPr>
          <w:rFonts w:cs="Times New Roman"/>
          <w:rtl/>
        </w:rPr>
      </w:pPr>
      <w:r>
        <w:rPr>
          <w:rFonts w:cs="Times New Roman" w:hint="cs"/>
          <w:rtl/>
        </w:rPr>
        <w:t>וקומה שנייה</w:t>
      </w:r>
    </w:p>
    <w:p w14:paraId="0E2E1BC4" w14:textId="77777777" w:rsidR="00283007" w:rsidRDefault="00283007" w:rsidP="00283007">
      <w:pPr>
        <w:rPr>
          <w:rFonts w:cs="Times New Roman"/>
          <w:rtl/>
        </w:rPr>
      </w:pPr>
      <w:r>
        <w:rPr>
          <w:rFonts w:cs="Times New Roman" w:hint="cs"/>
          <w:rtl/>
        </w:rPr>
        <w:t xml:space="preserve">וקומה שלישית, זאת האכסלוסיבית ביותר, לאלו שאינם מחרחרים על הקרקע בטירוף של התקף וכו', העמידים ביותר שאיזוריהם הפגועים כבר העלו כל-כך הרבה שכבות של רקמה צלקתית עד שלא ניתן להגיע אליהם כלל, קומה זאת תיקרא 'תסתום את הג'ורה' / 'עברת את כל גבולות הטעם הטוב, אדוני הצעיר', (כמובן כמות המילים היא בתלות בגודל האותיות ובמקום שיהיה עבור השלט, אבל אין ספק שהאותיות יהיהו הגדולות ביותר והבולטות והזועקות ביותר שניתן לרכוש, והשלט יוצב במקום המרכזי ביותר) ומי שיגיע אליה, דמעות יתגלגלו על לחייו והוא יפרוץ בכזה ריקוד מטורף ואפילפטי עד שלא </w:t>
      </w:r>
      <w:r>
        <w:rPr>
          <w:rFonts w:cs="Times New Roman" w:hint="cs"/>
          <w:rtl/>
        </w:rPr>
        <w:lastRenderedPageBreak/>
        <w:t>ייוותר שום דבר ממנו חוץ מאושר, חוץ מאהבה, חוץ בתבונה אינסופית עטופה במחילה שכרגע אלכס לא היה מסוגל לגייס בכוחות עצמו.</w:t>
      </w:r>
    </w:p>
    <w:p w14:paraId="19EBE02F" w14:textId="77777777" w:rsidR="00283007" w:rsidRDefault="00283007" w:rsidP="00283007">
      <w:pPr>
        <w:rPr>
          <w:rFonts w:cs="Times New Roman"/>
          <w:rtl/>
        </w:rPr>
      </w:pPr>
      <w:r>
        <w:rPr>
          <w:rFonts w:cs="Times New Roman" w:hint="cs"/>
          <w:rtl/>
        </w:rPr>
        <w:t xml:space="preserve">וקומה אחרונה שמי שהעז והעפיל עד אליה </w:t>
      </w:r>
      <w:r>
        <w:rPr>
          <w:rFonts w:cs="Times New Roman"/>
          <w:rtl/>
        </w:rPr>
        <w:t>–</w:t>
      </w:r>
      <w:r>
        <w:rPr>
          <w:rFonts w:cs="Times New Roman" w:hint="cs"/>
          <w:rtl/>
        </w:rPr>
        <w:t xml:space="preserve"> אור הניאון מאיית לא אות כי אם הברה </w:t>
      </w:r>
      <w:r>
        <w:rPr>
          <w:rFonts w:cs="Times New Roman"/>
          <w:rtl/>
        </w:rPr>
        <w:t>–</w:t>
      </w:r>
      <w:r>
        <w:rPr>
          <w:rFonts w:cs="Times New Roman" w:hint="cs"/>
          <w:rtl/>
        </w:rPr>
        <w:t xml:space="preserve"> אנחת אכזבה מתמשכת שמבוטאת בשפתיים משוכות כלפי מטה והכל נוטף אכזבה [מילה נרדפת] קשה, חוסר שביעות רמון מתמשך שהיה ברור שכך יהיה </w:t>
      </w:r>
      <w:r>
        <w:rPr>
          <w:rFonts w:cs="Times New Roman"/>
          <w:rtl/>
        </w:rPr>
        <w:t>–</w:t>
      </w:r>
      <w:r>
        <w:rPr>
          <w:rFonts w:cs="Times New Roman" w:hint="cs"/>
          <w:rtl/>
        </w:rPr>
        <w:t xml:space="preserve"> נו היה ברור שכך יהיה! וכי מה עוד ניתן לצפות ממך? והאור בקומה הזאת בוהק, לא ניתן להסתתר ממנו, והקומה מכוסה כולה בנוצות לבנות, אין לך אלא לעלות, לטפס על ערימה של נוצות אינספור ולשקוע בתוכן באור הבוהק ולשמוע את המוסיקה מכל הקומות התחתונות והיא מתמזגת, היא מתעבה [חרוז למתמזגת] והיא בכלל לא קקופוניה </w:t>
      </w:r>
      <w:r>
        <w:rPr>
          <w:rFonts w:cs="Times New Roman"/>
        </w:rPr>
        <w:t>cacophony</w:t>
      </w:r>
      <w:r>
        <w:rPr>
          <w:rFonts w:cs="Times New Roman" w:hint="cs"/>
          <w:rtl/>
        </w:rPr>
        <w:t xml:space="preserve"> שאון כפי שניתון היה לדמייםן אלא פשוט ליווי למסע שעשית עד לקומה הזאת, מסע ענוי / מלא עינויים ומפרך ובכל זאת הגעת, ולהרפות.</w:t>
      </w:r>
    </w:p>
    <w:p w14:paraId="09042479" w14:textId="77777777" w:rsidR="00283007" w:rsidRDefault="00283007" w:rsidP="00283007">
      <w:pPr>
        <w:rPr>
          <w:rFonts w:cs="Times New Roman"/>
          <w:rtl/>
        </w:rPr>
      </w:pPr>
    </w:p>
    <w:p w14:paraId="7EF7EEAD" w14:textId="77777777" w:rsidR="00283007" w:rsidRDefault="00283007" w:rsidP="00283007">
      <w:pPr>
        <w:rPr>
          <w:rFonts w:cs="Times New Roman"/>
          <w:rtl/>
        </w:rPr>
      </w:pPr>
    </w:p>
    <w:p w14:paraId="088C4FF2" w14:textId="77777777" w:rsidR="00283007" w:rsidRDefault="00283007" w:rsidP="00283007">
      <w:pPr>
        <w:pStyle w:val="Heading2"/>
        <w:rPr>
          <w:rtl/>
        </w:rPr>
      </w:pPr>
      <w:r>
        <w:rPr>
          <w:rFonts w:hint="cs"/>
          <w:rtl/>
        </w:rPr>
        <w:t>ארקדי והדס באים לביקור בלונדון</w:t>
      </w:r>
    </w:p>
    <w:p w14:paraId="09E3BC60" w14:textId="77777777" w:rsidR="00283007" w:rsidRDefault="00283007" w:rsidP="00283007">
      <w:pPr>
        <w:rPr>
          <w:rFonts w:cs="Times New Roman"/>
          <w:rtl/>
        </w:rPr>
      </w:pPr>
      <w:r>
        <w:rPr>
          <w:rFonts w:cs="Times New Roman" w:hint="cs"/>
          <w:rtl/>
        </w:rPr>
        <w:t>"אז זה הבית שלך," ארקדי אמר. הם חיכו מחוץ לחנות כלשהי במרכז קניות מחוץ ללונדון [??]</w:t>
      </w:r>
    </w:p>
    <w:p w14:paraId="00BE70F7" w14:textId="77777777" w:rsidR="00283007" w:rsidRDefault="00283007" w:rsidP="00283007">
      <w:pPr>
        <w:rPr>
          <w:rFonts w:cs="Times New Roman"/>
          <w:rtl/>
        </w:rPr>
      </w:pPr>
      <w:r>
        <w:rPr>
          <w:rFonts w:cs="Times New Roman" w:hint="cs"/>
          <w:rtl/>
        </w:rPr>
        <w:t>"ממש לא."</w:t>
      </w:r>
    </w:p>
    <w:p w14:paraId="25006F27" w14:textId="77777777" w:rsidR="00283007" w:rsidRDefault="00283007" w:rsidP="00283007">
      <w:pPr>
        <w:rPr>
          <w:rFonts w:cs="Times New Roman"/>
          <w:rtl/>
        </w:rPr>
      </w:pPr>
      <w:r>
        <w:rPr>
          <w:rFonts w:cs="Times New Roman" w:hint="cs"/>
          <w:rtl/>
        </w:rPr>
        <w:t>"לא התכוונתי בדיוק פה, התכוונתי שכאן הבית האמיתי שלך, בלונדון."</w:t>
      </w:r>
    </w:p>
    <w:p w14:paraId="1CB4E039" w14:textId="77777777" w:rsidR="00283007" w:rsidRDefault="00283007" w:rsidP="00283007">
      <w:pPr>
        <w:rPr>
          <w:rFonts w:cs="Times New Roman"/>
          <w:rtl/>
        </w:rPr>
      </w:pPr>
      <w:r>
        <w:rPr>
          <w:rFonts w:cs="Times New Roman" w:hint="cs"/>
          <w:rtl/>
        </w:rPr>
        <w:t>"לא, הבית האמיתי שלי הוא בראשון לציון, חמישה בניינים אחרי הבית שלך."</w:t>
      </w:r>
    </w:p>
    <w:p w14:paraId="620A9A66" w14:textId="77777777" w:rsidR="00283007" w:rsidRDefault="00283007" w:rsidP="00283007">
      <w:pPr>
        <w:rPr>
          <w:rFonts w:cs="Times New Roman"/>
          <w:rtl/>
        </w:rPr>
      </w:pPr>
      <w:r>
        <w:rPr>
          <w:rFonts w:cs="Times New Roman" w:hint="cs"/>
          <w:rtl/>
        </w:rPr>
        <w:t>"חמישה? מה קורה איתך. אני גר במספר 4 ואתה במספר 18. זה שישה בניינים שמפרידים ביננו."</w:t>
      </w:r>
    </w:p>
    <w:p w14:paraId="4BD21947" w14:textId="77777777" w:rsidR="00283007" w:rsidRDefault="00283007" w:rsidP="00283007">
      <w:pPr>
        <w:rPr>
          <w:rFonts w:cs="Times New Roman"/>
          <w:rtl/>
        </w:rPr>
      </w:pPr>
      <w:r>
        <w:rPr>
          <w:rFonts w:cs="Times New Roman" w:hint="cs"/>
          <w:rtl/>
        </w:rPr>
        <w:t>"שישה!"</w:t>
      </w:r>
    </w:p>
    <w:p w14:paraId="56208F42" w14:textId="77777777" w:rsidR="00283007" w:rsidRDefault="00283007" w:rsidP="00283007">
      <w:pPr>
        <w:rPr>
          <w:rFonts w:cs="Times New Roman"/>
          <w:rtl/>
        </w:rPr>
      </w:pPr>
      <w:r>
        <w:rPr>
          <w:rFonts w:cs="Times New Roman" w:hint="cs"/>
          <w:rtl/>
        </w:rPr>
        <w:t>"אף פעם לא ספרת? כמה פעמים עברת את הדרך הזאת?"</w:t>
      </w:r>
    </w:p>
    <w:p w14:paraId="3A24C858" w14:textId="77777777" w:rsidR="00283007" w:rsidRDefault="00283007" w:rsidP="00283007">
      <w:pPr>
        <w:rPr>
          <w:rFonts w:cs="Times New Roman"/>
          <w:rtl/>
        </w:rPr>
      </w:pPr>
      <w:r>
        <w:rPr>
          <w:rFonts w:cs="Times New Roman" w:hint="cs"/>
          <w:rtl/>
        </w:rPr>
        <w:t xml:space="preserve">"לא יודע," אמר אלכס שפתאום נזכר שארקדי עוזב בקרוב, והוא ישאר לבדו, בודד בבית הלא אמיתי שלו, ובלי שום יכולת לחזור לישראל או לכל מקום אחר על פני הגלובוס העצום. הוא נזכר בכתבה שקרא באותו בוקר בעיתון, על תקיפת דובי גריזלי, והיא לוותה בתמונה של אגן סנלייט ששכן בצילם של הרי הרוקי בצפון וויומינג, עמק רחב-ידיים שסוסי-פרא רעו בו. (ייתכן והיו סוסים מבוייתים בעצם.) אולי במקום מרוחק זה הוא ימצא איזו </w:t>
      </w:r>
      <w:r>
        <w:rPr>
          <w:rFonts w:cs="Times New Roman"/>
        </w:rPr>
        <w:t>pebble</w:t>
      </w:r>
      <w:r>
        <w:rPr>
          <w:rFonts w:cs="Times New Roman" w:hint="cs"/>
          <w:rtl/>
        </w:rPr>
        <w:t>, איזה רגב-אדמה שמבטו לא יהיה מאשים.</w:t>
      </w:r>
    </w:p>
    <w:p w14:paraId="3026AAFE" w14:textId="77777777" w:rsidR="00283007" w:rsidRDefault="00283007" w:rsidP="00283007">
      <w:pPr>
        <w:rPr>
          <w:rFonts w:cs="Times New Roman"/>
          <w:rtl/>
        </w:rPr>
      </w:pPr>
      <w:r>
        <w:rPr>
          <w:rFonts w:cs="Times New Roman" w:hint="cs"/>
          <w:rtl/>
        </w:rPr>
        <w:t>[</w:t>
      </w:r>
      <w:hyperlink r:id="rId15" w:history="1">
        <w:r w:rsidRPr="00DA74E8">
          <w:rPr>
            <w:rStyle w:val="Hyperlink"/>
            <w:rFonts w:cs="Times New Roman" w:hint="cs"/>
            <w:rtl/>
          </w:rPr>
          <w:t>האגן</w:t>
        </w:r>
      </w:hyperlink>
      <w:r>
        <w:rPr>
          <w:rFonts w:cs="Times New Roman" w:hint="cs"/>
          <w:rtl/>
        </w:rPr>
        <w:t xml:space="preserve"> </w:t>
      </w:r>
      <w:r w:rsidRPr="00DA74E8">
        <w:rPr>
          <w:rFonts w:cs="Times New Roman"/>
        </w:rPr>
        <w:t>sunlight basin wyoming</w:t>
      </w:r>
      <w:r>
        <w:rPr>
          <w:rFonts w:cs="Times New Roman" w:hint="cs"/>
          <w:rtl/>
        </w:rPr>
        <w:t xml:space="preserve">, </w:t>
      </w:r>
      <w:hyperlink r:id="rId16" w:history="1">
        <w:r w:rsidRPr="00DA74E8">
          <w:rPr>
            <w:rStyle w:val="Hyperlink"/>
            <w:rFonts w:cs="Times New Roman" w:hint="cs"/>
            <w:rtl/>
          </w:rPr>
          <w:t>וויקי</w:t>
        </w:r>
      </w:hyperlink>
      <w:r>
        <w:rPr>
          <w:rFonts w:cs="Times New Roman" w:hint="cs"/>
          <w:rtl/>
        </w:rPr>
        <w:t xml:space="preserve">, </w:t>
      </w:r>
      <w:hyperlink r:id="rId17" w:history="1">
        <w:r w:rsidRPr="00DA74E8">
          <w:rPr>
            <w:rStyle w:val="Hyperlink"/>
            <w:rFonts w:cs="Times New Roman" w:hint="cs"/>
            <w:rtl/>
          </w:rPr>
          <w:t>הכתבה האורגינלית</w:t>
        </w:r>
      </w:hyperlink>
      <w:r>
        <w:rPr>
          <w:rFonts w:cs="Times New Roman" w:hint="cs"/>
          <w:rtl/>
        </w:rPr>
        <w:t>]</w:t>
      </w:r>
    </w:p>
    <w:p w14:paraId="567A8FA3" w14:textId="77777777" w:rsidR="00283007" w:rsidRDefault="00283007" w:rsidP="00283007">
      <w:pPr>
        <w:rPr>
          <w:rFonts w:cs="Times New Roman"/>
          <w:rtl/>
        </w:rPr>
      </w:pPr>
      <w:r>
        <w:rPr>
          <w:rFonts w:cs="Times New Roman" w:hint="cs"/>
          <w:rtl/>
        </w:rPr>
        <w:t>"אתה כזה..." ארקדי מילמל. משום מה הוא לא הצליח להיזכר באלכס כפי שהיה בישראל, עם כל מחאותיו אלכס התאים בדיוק למקום שבו הם עמדו, השמיים היו אפורים לגמרי ונמוכים מאוד.</w:t>
      </w:r>
    </w:p>
    <w:p w14:paraId="36E5575A" w14:textId="77777777" w:rsidR="00283007" w:rsidRDefault="00283007" w:rsidP="00283007">
      <w:pPr>
        <w:rPr>
          <w:rFonts w:cs="Times New Roman"/>
          <w:rtl/>
        </w:rPr>
      </w:pPr>
      <w:r>
        <w:rPr>
          <w:rFonts w:cs="Times New Roman" w:hint="cs"/>
          <w:rtl/>
        </w:rPr>
        <w:t>"למה שלא תיכנס לחנות איתה?" אלכס אמר, "בטח היא צריכה עזרה בלבחור משהו."</w:t>
      </w:r>
    </w:p>
    <w:p w14:paraId="1754EA32" w14:textId="77777777" w:rsidR="00283007" w:rsidRDefault="00283007" w:rsidP="00283007">
      <w:pPr>
        <w:rPr>
          <w:rFonts w:cs="Times New Roman"/>
          <w:rtl/>
        </w:rPr>
      </w:pPr>
      <w:r>
        <w:rPr>
          <w:rFonts w:cs="Times New Roman" w:hint="cs"/>
          <w:rtl/>
        </w:rPr>
        <w:t>אבל ארקדי לא התכונן לעזוב את אלכס, הוא לא הגיע עד ללונדון בשביל לבחור מגבת-חוף זולה ואיכותית או ג'ינס מהמם בהנחה מטורפת. הוא הגיע בסביל לראות את אלכס, בשביל להבין את אלכס, בשביל לדעת סופסוף מיהו ומהו אותו יצור שמגיע ואז נעלם, מהי אותה קנוקנת שמתלפפת סביבו ומתהדקת, חונקת. סוחטת. [עדיף משהו שמתחרז עם חונקת]</w:t>
      </w:r>
    </w:p>
    <w:p w14:paraId="2FA9331E" w14:textId="77777777" w:rsidR="00283007" w:rsidRDefault="00283007" w:rsidP="00283007">
      <w:pPr>
        <w:rPr>
          <w:rFonts w:cs="Times New Roman"/>
          <w:rtl/>
        </w:rPr>
      </w:pPr>
      <w:r>
        <w:rPr>
          <w:rFonts w:cs="Times New Roman" w:hint="cs"/>
          <w:rtl/>
        </w:rPr>
        <w:t>והוא לא עמד להשאיר את אלכס עם הנערה הזת שהסיעה אותם עד לשם, ושעמדה עכשו נפעמת למדי בשעה שהקשיבה לאלכס מדבר במבטא זר ובמילים סתומות, והחליטה שבאמת אי אפשר להכיר אף אחד, ושגם איש אינו מכיר אותה בעצם&amp;.</w:t>
      </w:r>
    </w:p>
    <w:p w14:paraId="091ACD29" w14:textId="77777777" w:rsidR="00283007" w:rsidRDefault="00283007" w:rsidP="00283007">
      <w:pPr>
        <w:rPr>
          <w:rFonts w:cs="Times New Roman"/>
          <w:rtl/>
        </w:rPr>
      </w:pPr>
      <w:r>
        <w:rPr>
          <w:rFonts w:cs="Times New Roman" w:hint="cs"/>
          <w:rtl/>
        </w:rPr>
        <w:lastRenderedPageBreak/>
        <w:t xml:space="preserve"> "בואו נלך לקנות משהו לאכול," אמר אלכס שלא היה מסוגל לשאת יותר את מבטיהם הנעוצים בו. הוא עבר לאנגלית ב</w:t>
      </w:r>
      <w:r>
        <w:rPr>
          <w:rFonts w:cs="Times New Roman"/>
        </w:rPr>
        <w:t>occasions</w:t>
      </w:r>
      <w:r>
        <w:rPr>
          <w:rFonts w:cs="Times New Roman" w:hint="cs"/>
          <w:rtl/>
        </w:rPr>
        <w:t xml:space="preserve"> אלו.</w:t>
      </w:r>
    </w:p>
    <w:p w14:paraId="643D4767" w14:textId="77777777" w:rsidR="00283007" w:rsidRDefault="00283007" w:rsidP="00283007">
      <w:pPr>
        <w:rPr>
          <w:rFonts w:cs="Times New Roman"/>
          <w:rtl/>
        </w:rPr>
      </w:pPr>
      <w:r>
        <w:rPr>
          <w:rFonts w:cs="Times New Roman" w:hint="cs"/>
          <w:rtl/>
        </w:rPr>
        <w:t xml:space="preserve">ארקדי הגיע עד לונדון, והסכים לבזבז סכום כה גדול מחסכונותיו רק בשביל להבין את אלכס. גם ביום הקודם, כשהוא לקח אותם למוזיאון הבריטי ועבר איתם </w:t>
      </w:r>
      <w:r>
        <w:rPr>
          <w:rFonts w:cs="Times New Roman"/>
        </w:rPr>
        <w:t>dilligently</w:t>
      </w:r>
      <w:r>
        <w:rPr>
          <w:rFonts w:cs="Times New Roman" w:hint="cs"/>
          <w:rtl/>
        </w:rPr>
        <w:t xml:space="preserve"> על כל אבני הרוזטה ופסלי האשורים, הפרעונים והיוונים העתיקים, (ותוך כדי כך ארקדי שכבר הכיר את מיקומה של אבן הרוזטה אחרי שאלכס עמד שם והסביר להם את חשיבותה ו</w:t>
      </w:r>
      <w:r>
        <w:rPr>
          <w:rFonts w:cs="Times New Roman"/>
        </w:rPr>
        <w:t>significance</w:t>
      </w:r>
      <w:r>
        <w:rPr>
          <w:rFonts w:cs="Times New Roman" w:hint="cs"/>
          <w:rtl/>
        </w:rPr>
        <w:t xml:space="preserve"> שלה ואפילו הראה להם את אחת המילים [איזו] כפי שלמדו בבית הספר[???], ארקדי כבר הכיר הכל ואף ענה לכמה ישראלים בתוך הקהל העצום באולם הזה, ששאלו אותו באנגלית במבטא חזק ומוכר איפה היא אותה אבן והוא ענה להם בחיוך ידעני ובעברית </w:t>
      </w:r>
      <w:r>
        <w:rPr>
          <w:rFonts w:cs="Times New Roman"/>
          <w:rtl/>
        </w:rPr>
        <w:t>–</w:t>
      </w:r>
      <w:r>
        <w:rPr>
          <w:rFonts w:cs="Times New Roman" w:hint="cs"/>
          <w:rtl/>
        </w:rPr>
        <w:t xml:space="preserve"> שיבינו שיש עוד ישראלים בעולמנו רחב-הידיים, ושהם ממש ממש בעניינים ויודעים בדיוק לאן הם הולכים ולמה לצפות) וגם את עלילות גילגמש מימי הילדות אלכס הראה להם על </w:t>
      </w:r>
      <w:r>
        <w:rPr>
          <w:rFonts w:cs="Times New Roman"/>
        </w:rPr>
        <w:t>tablet</w:t>
      </w:r>
      <w:r>
        <w:rPr>
          <w:rFonts w:cs="Times New Roman" w:hint="cs"/>
          <w:rtl/>
        </w:rPr>
        <w:t xml:space="preserve"> [</w:t>
      </w:r>
      <w:hyperlink r:id="rId18" w:history="1">
        <w:r w:rsidRPr="00E27199">
          <w:rPr>
            <w:rStyle w:val="Hyperlink"/>
            <w:rFonts w:cs="Times New Roman" w:hint="cs"/>
            <w:rtl/>
          </w:rPr>
          <w:t>כאן</w:t>
        </w:r>
      </w:hyperlink>
      <w:r>
        <w:rPr>
          <w:rFonts w:cs="Times New Roman" w:hint="cs"/>
          <w:rtl/>
        </w:rPr>
        <w:t>] וארקדי הרגיש שהוא מתקרב למקורותיו, מעל אלפיים קילומטרים [</w:t>
      </w:r>
      <w:hyperlink r:id="rId19" w:history="1">
        <w:r w:rsidRPr="00974DAF">
          <w:rPr>
            <w:rStyle w:val="Hyperlink"/>
            <w:rFonts w:cs="Times New Roman" w:hint="cs"/>
            <w:rtl/>
          </w:rPr>
          <w:t>בדוק</w:t>
        </w:r>
      </w:hyperlink>
      <w:r>
        <w:rPr>
          <w:rFonts w:cs="Times New Roman" w:hint="cs"/>
          <w:rtl/>
        </w:rPr>
        <w:t>] מהמקום בו נולד, הוא התקרב ל</w:t>
      </w:r>
      <w:r>
        <w:rPr>
          <w:rFonts w:cs="Times New Roman"/>
        </w:rPr>
        <w:t>essence</w:t>
      </w:r>
      <w:r>
        <w:rPr>
          <w:rFonts w:cs="Times New Roman" w:hint="cs"/>
          <w:rtl/>
        </w:rPr>
        <w:t xml:space="preserve"> של חייו.</w:t>
      </w:r>
    </w:p>
    <w:p w14:paraId="1DE92C63" w14:textId="77777777" w:rsidR="00283007" w:rsidRDefault="00283007" w:rsidP="00283007">
      <w:pPr>
        <w:rPr>
          <w:rFonts w:cs="Times New Roman"/>
          <w:rtl/>
        </w:rPr>
      </w:pPr>
    </w:p>
    <w:p w14:paraId="15589002" w14:textId="77777777" w:rsidR="00283007" w:rsidRDefault="00283007" w:rsidP="00283007">
      <w:pPr>
        <w:rPr>
          <w:rFonts w:cs="Times New Roman"/>
          <w:rtl/>
        </w:rPr>
      </w:pPr>
    </w:p>
    <w:p w14:paraId="01995F7E" w14:textId="77777777" w:rsidR="00283007" w:rsidRDefault="00283007" w:rsidP="00283007">
      <w:pPr>
        <w:pStyle w:val="Heading3"/>
        <w:rPr>
          <w:rtl/>
        </w:rPr>
      </w:pPr>
      <w:r>
        <w:rPr>
          <w:rFonts w:hint="cs"/>
          <w:rtl/>
        </w:rPr>
        <w:t>איכשהו פגשו או נתקלו בסאקורה...</w:t>
      </w:r>
    </w:p>
    <w:p w14:paraId="73F1122D" w14:textId="77777777" w:rsidR="00283007" w:rsidRDefault="00283007" w:rsidP="00283007">
      <w:pPr>
        <w:rPr>
          <w:rFonts w:cs="Times New Roman"/>
          <w:rtl/>
        </w:rPr>
      </w:pPr>
      <w:r>
        <w:rPr>
          <w:rFonts w:cs="Times New Roman" w:hint="cs"/>
          <w:rtl/>
        </w:rPr>
        <w:t>"מי זאת?" הדס אמרה.</w:t>
      </w:r>
    </w:p>
    <w:p w14:paraId="02534B67" w14:textId="77777777" w:rsidR="00283007" w:rsidRDefault="00283007" w:rsidP="00283007">
      <w:pPr>
        <w:rPr>
          <w:rFonts w:cs="Times New Roman"/>
          <w:rtl/>
        </w:rPr>
      </w:pPr>
      <w:r>
        <w:rPr>
          <w:rFonts w:cs="Times New Roman" w:hint="cs"/>
          <w:rtl/>
        </w:rPr>
        <w:t>"היא למדה איתי, עד כיתה י'."</w:t>
      </w:r>
    </w:p>
    <w:p w14:paraId="50806198" w14:textId="77777777" w:rsidR="00283007" w:rsidRDefault="00283007" w:rsidP="00283007">
      <w:pPr>
        <w:rPr>
          <w:rFonts w:cs="Times New Roman"/>
          <w:rtl/>
        </w:rPr>
      </w:pPr>
      <w:r>
        <w:rPr>
          <w:rFonts w:cs="Times New Roman" w:hint="cs"/>
          <w:rtl/>
        </w:rPr>
        <w:t>"היא היתה חברה שלך, אלכס."</w:t>
      </w:r>
    </w:p>
    <w:p w14:paraId="682CE061" w14:textId="77777777" w:rsidR="00283007" w:rsidRDefault="00283007" w:rsidP="00283007">
      <w:pPr>
        <w:rPr>
          <w:rFonts w:cs="Times New Roman"/>
          <w:rtl/>
        </w:rPr>
      </w:pPr>
      <w:r>
        <w:rPr>
          <w:rFonts w:cs="Times New Roman" w:hint="cs"/>
          <w:rtl/>
        </w:rPr>
        <w:t>"היא?? חברה שלך?"</w:t>
      </w:r>
    </w:p>
    <w:p w14:paraId="1CA8EA1E" w14:textId="77777777" w:rsidR="00283007" w:rsidRDefault="00283007" w:rsidP="00283007">
      <w:pPr>
        <w:rPr>
          <w:rFonts w:cs="Times New Roman"/>
          <w:rtl/>
        </w:rPr>
      </w:pPr>
      <w:r>
        <w:rPr>
          <w:rFonts w:cs="Times New Roman" w:hint="cs"/>
          <w:rtl/>
        </w:rPr>
        <w:t>"כן, בשנה לפני שעליתי ארצה," אלכס אמר.</w:t>
      </w:r>
    </w:p>
    <w:p w14:paraId="172A4490" w14:textId="77777777" w:rsidR="00283007" w:rsidRDefault="00283007" w:rsidP="00283007">
      <w:pPr>
        <w:rPr>
          <w:rFonts w:cs="Times New Roman"/>
          <w:rtl/>
        </w:rPr>
      </w:pPr>
      <w:r>
        <w:rPr>
          <w:rFonts w:cs="Times New Roman" w:hint="cs"/>
          <w:rtl/>
        </w:rPr>
        <w:t>"אז מה, היא עדיין מדברת איתך?"</w:t>
      </w:r>
    </w:p>
    <w:p w14:paraId="4B94FC9D" w14:textId="77777777" w:rsidR="00283007" w:rsidRDefault="00283007" w:rsidP="00283007">
      <w:pPr>
        <w:rPr>
          <w:rFonts w:cs="Times New Roman"/>
          <w:rtl/>
        </w:rPr>
      </w:pPr>
      <w:r>
        <w:rPr>
          <w:rFonts w:cs="Times New Roman" w:hint="cs"/>
          <w:rtl/>
        </w:rPr>
        <w:t>"למה שלא תדבר עם בחור מרתק ומעשיר&amp; כמוני?"</w:t>
      </w:r>
    </w:p>
    <w:p w14:paraId="2DABE4A2" w14:textId="77777777" w:rsidR="00283007" w:rsidRDefault="00283007" w:rsidP="00283007">
      <w:pPr>
        <w:rPr>
          <w:rFonts w:cs="Times New Roman"/>
          <w:rtl/>
        </w:rPr>
      </w:pPr>
      <w:r>
        <w:rPr>
          <w:rFonts w:cs="Times New Roman" w:hint="cs"/>
          <w:rtl/>
        </w:rPr>
        <w:t>"כי אחרי שעזבת אותה בטח היא מרגישה מרירות."</w:t>
      </w:r>
    </w:p>
    <w:p w14:paraId="366EED46" w14:textId="77777777" w:rsidR="00283007" w:rsidRDefault="00283007" w:rsidP="00283007">
      <w:pPr>
        <w:rPr>
          <w:rFonts w:cs="Times New Roman"/>
          <w:rtl/>
        </w:rPr>
      </w:pPr>
      <w:r>
        <w:rPr>
          <w:rFonts w:cs="Times New Roman" w:hint="cs"/>
          <w:rtl/>
        </w:rPr>
        <w:t>"לא, דווקא היא עזבה אותי."</w:t>
      </w:r>
    </w:p>
    <w:p w14:paraId="589168C6" w14:textId="77777777" w:rsidR="00283007" w:rsidRDefault="00283007" w:rsidP="00283007">
      <w:pPr>
        <w:rPr>
          <w:rFonts w:cs="Times New Roman"/>
          <w:rtl/>
        </w:rPr>
      </w:pPr>
      <w:r>
        <w:rPr>
          <w:rFonts w:cs="Times New Roman" w:hint="cs"/>
          <w:rtl/>
        </w:rPr>
        <w:t>הדס לא מצאה את המילים. רגע, מתברר שלא חיפשה מספיק טוב, היא כן מצאה אותן. "ואתה עדיין מדבר איתה??"</w:t>
      </w:r>
    </w:p>
    <w:p w14:paraId="5D6D65AB" w14:textId="77777777" w:rsidR="00283007" w:rsidRDefault="00283007" w:rsidP="00283007">
      <w:pPr>
        <w:rPr>
          <w:rFonts w:cs="Times New Roman"/>
          <w:rtl/>
        </w:rPr>
      </w:pPr>
      <w:r>
        <w:rPr>
          <w:rFonts w:cs="Times New Roman" w:hint="cs"/>
          <w:rtl/>
        </w:rPr>
        <w:t xml:space="preserve">"כן, אני </w:t>
      </w:r>
      <w:r>
        <w:rPr>
          <w:rFonts w:cs="Times New Roman"/>
          <w:rtl/>
        </w:rPr>
        <w:t>–</w:t>
      </w:r>
      <w:r>
        <w:rPr>
          <w:rFonts w:cs="Times New Roman" w:hint="cs"/>
          <w:rtl/>
        </w:rPr>
        <w:t xml:space="preserve"> "</w:t>
      </w:r>
    </w:p>
    <w:p w14:paraId="48E246FC" w14:textId="77777777" w:rsidR="00283007" w:rsidRDefault="00283007" w:rsidP="00283007">
      <w:pPr>
        <w:rPr>
          <w:rFonts w:cs="Times New Roman"/>
          <w:rtl/>
        </w:rPr>
      </w:pPr>
      <w:r>
        <w:rPr>
          <w:rFonts w:cs="Times New Roman" w:hint="cs"/>
          <w:rtl/>
        </w:rPr>
        <w:t>"מה אתה?"</w:t>
      </w:r>
    </w:p>
    <w:p w14:paraId="2BCA00AC" w14:textId="77777777" w:rsidR="00283007" w:rsidRDefault="00283007" w:rsidP="00283007">
      <w:pPr>
        <w:rPr>
          <w:rFonts w:cs="Times New Roman"/>
          <w:rtl/>
        </w:rPr>
      </w:pPr>
      <w:r>
        <w:rPr>
          <w:rFonts w:cs="Times New Roman" w:hint="cs"/>
          <w:rtl/>
        </w:rPr>
        <w:t>"אני לא מריר."</w:t>
      </w:r>
    </w:p>
    <w:p w14:paraId="7F889920" w14:textId="77777777" w:rsidR="00283007" w:rsidRDefault="00283007" w:rsidP="00283007">
      <w:pPr>
        <w:rPr>
          <w:rFonts w:cs="Times New Roman"/>
          <w:rtl/>
        </w:rPr>
      </w:pPr>
      <w:r>
        <w:rPr>
          <w:rFonts w:cs="Times New Roman" w:hint="cs"/>
          <w:rtl/>
        </w:rPr>
        <w:t xml:space="preserve">"הוא מצדיק את כל מי שנפרדה ממנו. כל מי שנפרדת </w:t>
      </w:r>
      <w:r>
        <w:rPr>
          <w:rFonts w:cs="Times New Roman"/>
          <w:rtl/>
        </w:rPr>
        <w:t>–</w:t>
      </w:r>
      <w:r>
        <w:rPr>
          <w:rFonts w:cs="Times New Roman" w:hint="cs"/>
          <w:rtl/>
        </w:rPr>
        <w:t xml:space="preserve"> הוא ישר מצדיק אותה ומבין למה."</w:t>
      </w:r>
    </w:p>
    <w:p w14:paraId="36676E3E" w14:textId="77777777" w:rsidR="00283007" w:rsidRDefault="00283007" w:rsidP="00283007">
      <w:pPr>
        <w:rPr>
          <w:rFonts w:cs="Times New Roman"/>
          <w:rtl/>
        </w:rPr>
      </w:pPr>
      <w:r>
        <w:rPr>
          <w:rFonts w:cs="Times New Roman" w:hint="cs"/>
          <w:rtl/>
        </w:rPr>
        <w:t>"באמת??" הדס לא ידעה עד כמה לא הכירה את אלכס, את הצד הנטוש שלו שהיה מוצנע ומוסתר וגו' באופן מיטבי וגו'. רק אדם חטטן&amp; כמו ארקדי היה מסוגל לגלות את הצד הזה שלו. וגו'. [לא הסברתי טוב, זה נשמע וולגרי וזה לא אמור]</w:t>
      </w:r>
    </w:p>
    <w:p w14:paraId="38FCFFB0" w14:textId="77777777" w:rsidR="00283007" w:rsidRDefault="00283007" w:rsidP="00283007">
      <w:pPr>
        <w:rPr>
          <w:rFonts w:cs="Times New Roman"/>
          <w:rtl/>
        </w:rPr>
      </w:pPr>
      <w:r>
        <w:rPr>
          <w:rFonts w:cs="Times New Roman" w:hint="cs"/>
          <w:rtl/>
        </w:rPr>
        <w:t>"אני לא רק אהבתי אותה, אני גם ממש חיבבתי אותה. תמיד רציתי שיהיה לה טוב."</w:t>
      </w:r>
    </w:p>
    <w:p w14:paraId="5CE9E17F" w14:textId="77777777" w:rsidR="00283007" w:rsidRDefault="00283007" w:rsidP="00283007">
      <w:pPr>
        <w:rPr>
          <w:rFonts w:cs="Times New Roman"/>
          <w:rtl/>
        </w:rPr>
      </w:pPr>
      <w:r>
        <w:rPr>
          <w:rFonts w:cs="Times New Roman" w:hint="cs"/>
          <w:rtl/>
        </w:rPr>
        <w:t>"ומייד ידעת שלא יהיה לה מספיק טוב איתך."</w:t>
      </w:r>
    </w:p>
    <w:p w14:paraId="137CA7D2" w14:textId="77777777" w:rsidR="00283007" w:rsidRDefault="00283007" w:rsidP="00283007">
      <w:pPr>
        <w:rPr>
          <w:rFonts w:cs="Times New Roman"/>
          <w:rtl/>
        </w:rPr>
      </w:pPr>
      <w:r>
        <w:rPr>
          <w:rFonts w:cs="Times New Roman" w:hint="cs"/>
          <w:rtl/>
        </w:rPr>
        <w:t>"חשבתי שכן דווקא, אבל טעיתי. מסתבר."</w:t>
      </w:r>
    </w:p>
    <w:p w14:paraId="303EDF3C" w14:textId="77777777" w:rsidR="00283007" w:rsidRDefault="00283007" w:rsidP="00283007">
      <w:pPr>
        <w:rPr>
          <w:rFonts w:cs="Times New Roman"/>
          <w:rtl/>
        </w:rPr>
      </w:pPr>
    </w:p>
    <w:p w14:paraId="7706C042" w14:textId="77777777" w:rsidR="00283007" w:rsidRDefault="00283007" w:rsidP="00283007">
      <w:pPr>
        <w:pStyle w:val="Heading2"/>
        <w:rPr>
          <w:rtl/>
        </w:rPr>
      </w:pPr>
      <w:r>
        <w:rPr>
          <w:rFonts w:hint="cs"/>
          <w:rtl/>
        </w:rPr>
        <w:lastRenderedPageBreak/>
        <w:t>זהו אלכס נשבר מאימא שלו ובורח</w:t>
      </w:r>
    </w:p>
    <w:p w14:paraId="590A9E68" w14:textId="77777777" w:rsidR="00283007" w:rsidRDefault="00283007" w:rsidP="00283007">
      <w:pPr>
        <w:rPr>
          <w:rFonts w:cs="Times New Roman"/>
          <w:rtl/>
        </w:rPr>
      </w:pPr>
      <w:r>
        <w:rPr>
          <w:rFonts w:cs="Times New Roman" w:hint="cs"/>
          <w:rtl/>
        </w:rPr>
        <w:t>ארקדי והדס חזרו לישראל ואלכס נשאר באנגליה.</w:t>
      </w:r>
    </w:p>
    <w:p w14:paraId="076BF47F" w14:textId="77777777" w:rsidR="00283007" w:rsidRDefault="00283007" w:rsidP="00283007">
      <w:pPr>
        <w:rPr>
          <w:rFonts w:cs="Times New Roman"/>
          <w:rtl/>
        </w:rPr>
      </w:pPr>
      <w:r>
        <w:rPr>
          <w:rFonts w:cs="Times New Roman" w:hint="cs"/>
          <w:rtl/>
        </w:rPr>
        <w:t xml:space="preserve">"אז עכשו כשה'חברים' שלך הלכו כבר," אמרה אימו ואת אותם 'חברים' ביטאה כמו חלאות-אדם מכיוון שהם מוכנים לשהות במחיצתו, "בוא תדע שלא ניקית את האמבטיה אחרי שהתקלחת, נשאר קצף על הדפנות וזה היה מגעיל ממש! אני הייתי צריכה לנקות את זה, תאר לעצמך! וגם, כשאתה מוריד צלחות אז שלא יגעו זו בזו בשביל שהשומן לא ידבר מצלחת אחת לתחתית של האחרת, זה מאריך את זמן ההדחה. וגם </w:t>
      </w:r>
      <w:r>
        <w:rPr>
          <w:rFonts w:cs="Times New Roman"/>
          <w:rtl/>
        </w:rPr>
        <w:t>–</w:t>
      </w:r>
      <w:r>
        <w:rPr>
          <w:rFonts w:cs="Times New Roman" w:hint="cs"/>
          <w:rtl/>
        </w:rPr>
        <w:t xml:space="preserve"> "</w:t>
      </w:r>
    </w:p>
    <w:p w14:paraId="538F5127" w14:textId="77777777" w:rsidR="00283007" w:rsidRDefault="00283007" w:rsidP="00283007">
      <w:pPr>
        <w:rPr>
          <w:rFonts w:cs="Times New Roman"/>
          <w:rtl/>
        </w:rPr>
      </w:pPr>
      <w:r>
        <w:rPr>
          <w:rFonts w:cs="Times New Roman" w:hint="cs"/>
          <w:rtl/>
        </w:rPr>
        <w:t>היא המשיכה כך, נותנת נקודות חשובות של ביקורת בונה ומוצלחת לגבי הדרך הנאותה שבה היא מרשה לחיות בבית שלה, בלי ללכלך את מתגי החשמל, הכל טינופת, הכל דביק ומגעיל מאז שהוא הגיע, נטפי קטשופ שאיש אינו טורח לנגב מתייבשים ומתקשים על מפת השולחן ועוד כהנה וכהנה פשעים למכביר.</w:t>
      </w:r>
    </w:p>
    <w:p w14:paraId="3C2914AB" w14:textId="77777777" w:rsidR="00283007" w:rsidRDefault="00283007" w:rsidP="00283007">
      <w:pPr>
        <w:rPr>
          <w:rFonts w:cs="Times New Roman"/>
          <w:rtl/>
        </w:rPr>
      </w:pPr>
      <w:r>
        <w:rPr>
          <w:rFonts w:cs="Times New Roman" w:hint="cs"/>
          <w:rtl/>
        </w:rPr>
        <w:t>"ואת?" הוא אמר לה, "את מושלמת?"</w:t>
      </w:r>
    </w:p>
    <w:p w14:paraId="0F0AB340" w14:textId="77777777" w:rsidR="00283007" w:rsidRDefault="00283007" w:rsidP="00283007">
      <w:pPr>
        <w:rPr>
          <w:rFonts w:cs="Times New Roman"/>
          <w:rtl/>
        </w:rPr>
      </w:pPr>
      <w:r>
        <w:rPr>
          <w:rFonts w:cs="Times New Roman" w:hint="cs"/>
          <w:rtl/>
        </w:rPr>
        <w:t>"בוודאי," היא אמרה בלי לעצור מתנופתה.</w:t>
      </w:r>
    </w:p>
    <w:p w14:paraId="288B4A89" w14:textId="77777777" w:rsidR="00283007" w:rsidRDefault="00283007" w:rsidP="00283007">
      <w:pPr>
        <w:rPr>
          <w:rFonts w:cs="Times New Roman"/>
          <w:rtl/>
        </w:rPr>
      </w:pPr>
      <w:r>
        <w:rPr>
          <w:rFonts w:cs="Times New Roman" w:hint="cs"/>
          <w:rtl/>
        </w:rPr>
        <w:t>"אז איך זה שיש לך בן כמוני?"</w:t>
      </w:r>
    </w:p>
    <w:p w14:paraId="02B72AA9" w14:textId="77777777" w:rsidR="00283007" w:rsidRDefault="00283007" w:rsidP="00283007">
      <w:pPr>
        <w:rPr>
          <w:rFonts w:cs="Times New Roman"/>
          <w:rtl/>
        </w:rPr>
      </w:pPr>
      <w:r>
        <w:rPr>
          <w:rFonts w:cs="Times New Roman" w:hint="cs"/>
          <w:rtl/>
        </w:rPr>
        <w:t>"זוהי ה'פאק' היחיד שעשיתי בחיי," היא אמרה, ופתאום הוא נזכר שזאת לא היתה הפעם הראשונה שהיתה להם בדיוק אותה שיחה (שהחלה אולי בדברי ביקורת שונים לגמרי, הוא ממילא לא זכר אף אחד מהם).</w:t>
      </w:r>
    </w:p>
    <w:p w14:paraId="47EC5469" w14:textId="77777777" w:rsidR="00283007" w:rsidRDefault="00283007" w:rsidP="00283007">
      <w:pPr>
        <w:rPr>
          <w:rFonts w:cs="Times New Roman"/>
          <w:rtl/>
        </w:rPr>
      </w:pPr>
    </w:p>
    <w:p w14:paraId="506F10C5" w14:textId="77777777" w:rsidR="00283007" w:rsidRDefault="00283007" w:rsidP="00283007">
      <w:pPr>
        <w:rPr>
          <w:rFonts w:cs="Times New Roman"/>
          <w:rtl/>
        </w:rPr>
      </w:pPr>
      <w:r>
        <w:rPr>
          <w:rFonts w:cs="Times New Roman" w:hint="cs"/>
          <w:rtl/>
        </w:rPr>
        <w:t>"הלכנו עם ארקדי ל-----" אלכס התחיל להגיד כשנכנס הביתה. הוא דיבר לגבה של אימו כי ראשה היה מופנה אל מכונת הכביסה.</w:t>
      </w:r>
    </w:p>
    <w:p w14:paraId="4FE33121" w14:textId="77777777" w:rsidR="00283007" w:rsidRDefault="00283007" w:rsidP="00283007">
      <w:pPr>
        <w:rPr>
          <w:rFonts w:cs="Times New Roman"/>
          <w:rtl/>
        </w:rPr>
      </w:pPr>
      <w:r>
        <w:rPr>
          <w:rFonts w:cs="Times New Roman" w:hint="cs"/>
          <w:rtl/>
        </w:rPr>
        <w:t>הוא המשיך לדבר אבל היא לא הגיבה.</w:t>
      </w:r>
    </w:p>
    <w:p w14:paraId="59E0977A" w14:textId="77777777" w:rsidR="00283007" w:rsidRDefault="00283007" w:rsidP="00283007">
      <w:pPr>
        <w:rPr>
          <w:rFonts w:cs="Times New Roman"/>
          <w:rtl/>
        </w:rPr>
      </w:pPr>
      <w:r>
        <w:rPr>
          <w:rFonts w:cs="Times New Roman" w:hint="cs"/>
          <w:rtl/>
        </w:rPr>
        <w:t>פתאום באמצע אחד ממשפטיו היא אמרה (עדיין בלי להסתובב):</w:t>
      </w:r>
      <w:r>
        <w:rPr>
          <w:rFonts w:cs="Times New Roman" w:hint="cs"/>
        </w:rPr>
        <w:t xml:space="preserve"> </w:t>
      </w:r>
      <w:r>
        <w:rPr>
          <w:rFonts w:cs="Times New Roman" w:hint="cs"/>
          <w:rtl/>
        </w:rPr>
        <w:t>"יש לי פה עוד אנשים בבית הזה לטפל בהם!"</w:t>
      </w:r>
      <w:r>
        <w:rPr>
          <w:rFonts w:cs="Times New Roman" w:hint="cs"/>
        </w:rPr>
        <w:t xml:space="preserve"> </w:t>
      </w:r>
      <w:r>
        <w:rPr>
          <w:rFonts w:cs="Times New Roman" w:hint="cs"/>
          <w:rtl/>
        </w:rPr>
        <w:t xml:space="preserve">וכאן הסתובבה אליו "או שאולי לא שמת לב לזה, א-דו-ני??" והאדוני היה נעוץ, הברה אחר הברה, עמוק בתוך משהו שאלכס רק בקושי הצליח </w:t>
      </w:r>
      <w:r w:rsidRPr="000112AE">
        <w:rPr>
          <w:rFonts w:cs="Times New Roman" w:hint="cs"/>
          <w:highlight w:val="green"/>
          <w:rtl/>
        </w:rPr>
        <w:t>לחמוק</w:t>
      </w:r>
      <w:r>
        <w:rPr>
          <w:rFonts w:cs="Times New Roman" w:hint="cs"/>
          <w:rtl/>
        </w:rPr>
        <w:t xml:space="preserve"> ממנו, כמו גור כלבלבים קטן, כמו דגיגון זעיר, כמו נשיפת אויר שקופה </w:t>
      </w:r>
      <w:r w:rsidRPr="000112AE">
        <w:rPr>
          <w:rFonts w:cs="Times New Roman" w:hint="cs"/>
          <w:highlight w:val="green"/>
          <w:rtl/>
        </w:rPr>
        <w:t>וחמקמקת</w:t>
      </w:r>
      <w:r w:rsidRPr="00992A42">
        <w:rPr>
          <w:rFonts w:cs="Times New Roman" w:hint="cs"/>
          <w:rtl/>
        </w:rPr>
        <w:t xml:space="preserve"> / שמתפזררת</w:t>
      </w:r>
      <w:r>
        <w:rPr>
          <w:rFonts w:cs="Times New Roman" w:hint="cs"/>
          <w:rtl/>
        </w:rPr>
        <w:t>.</w:t>
      </w:r>
    </w:p>
    <w:p w14:paraId="18201105" w14:textId="77777777" w:rsidR="00283007" w:rsidRDefault="00283007" w:rsidP="00283007">
      <w:pPr>
        <w:rPr>
          <w:rFonts w:cs="Times New Roman"/>
          <w:rtl/>
        </w:rPr>
      </w:pPr>
      <w:r>
        <w:rPr>
          <w:rFonts w:cs="Times New Roman" w:hint="cs"/>
          <w:rtl/>
        </w:rPr>
        <w:t xml:space="preserve">לאחר זמן שבו לא היה ברור בדיוק מה הוא עשה, וגם הוא לא היה לו מושג איך הזמן הזה עבר או כמה זמן עבר בכלל, אולי הוא יצא מהבית, אולי עברו שעות, אולי הוא נדרס על-ידי מכבש כבישים[?] זה לא היה ברור ואכן, רק אדם אחר, מבוגר מאלכס בהרבה או כזה ששהה בחברת הוריו יותר משלושה שבועות רצופים בשנתיים האחרונות יכול היה לדעת היכן היה בזמן שאחרי </w:t>
      </w:r>
      <w:r>
        <w:rPr>
          <w:rFonts w:cs="Times New Roman"/>
        </w:rPr>
        <w:t>exchange</w:t>
      </w:r>
      <w:r>
        <w:rPr>
          <w:rFonts w:cs="Times New Roman" w:hint="cs"/>
          <w:rtl/>
        </w:rPr>
        <w:t xml:space="preserve"> זה. / חליפת דברים זאת.</w:t>
      </w:r>
    </w:p>
    <w:p w14:paraId="21399D4C" w14:textId="77777777" w:rsidR="00283007" w:rsidRDefault="00283007" w:rsidP="00283007">
      <w:pPr>
        <w:rPr>
          <w:rFonts w:cs="Times New Roman"/>
          <w:rtl/>
        </w:rPr>
      </w:pPr>
      <w:r>
        <w:rPr>
          <w:rFonts w:cs="Times New Roman" w:hint="cs"/>
          <w:rtl/>
        </w:rPr>
        <w:t>לאחר כמה זמן, הוא חזר לבית וסאקורה / סופי / קולין?? היתה איתו. אימו ראתה אותו חוזר וגערה בו על שלא הקשיב לה ויצא בחולצה קצרה. אלכס תמיד לבש חולצות קצרות בקיץ, ללא קשר לעד כמה קר ורטוב ואומלל הקיץ היה, הוא לא עמד לשנות ממנהגו. אבל הפעם בעקבות הגערות שלה וגו' הוא או מישהו אחר ששולט בו ושולט בהחלטותיו החליט שהוא לא יחוש בקור, לא ירשה לעצמו לחוש בשום קור או רוח או גשם, שום אי נוחות, יהיה לו תמיד נוח, לפחות הרבה יותר נוח מאשר להיות תחת גשמי הלבה והגופרית שבגדיו ונשמתו ספגו כרגע.</w:t>
      </w:r>
    </w:p>
    <w:p w14:paraId="3A543417" w14:textId="77777777" w:rsidR="00283007" w:rsidRDefault="00283007" w:rsidP="00283007">
      <w:pPr>
        <w:rPr>
          <w:rFonts w:cs="Times New Roman"/>
          <w:rtl/>
        </w:rPr>
      </w:pPr>
      <w:r>
        <w:rPr>
          <w:rFonts w:cs="Times New Roman" w:hint="cs"/>
          <w:rtl/>
        </w:rPr>
        <w:t xml:space="preserve">אימו אמרה לו משהו מהסגנון, אי אפשר לדבר איתך, מכל דבר קטן אתה מתעצבן, וכו', עם כל אחד אחר אני יכולה לדבר רק איתך לא, את המישפט האחרון היא אמרה לו בעברית משום מה. (לא משום מה </w:t>
      </w:r>
      <w:r>
        <w:rPr>
          <w:rFonts w:cs="Times New Roman"/>
          <w:rtl/>
        </w:rPr>
        <w:t>–</w:t>
      </w:r>
      <w:r>
        <w:rPr>
          <w:rFonts w:cs="Times New Roman" w:hint="cs"/>
          <w:rtl/>
        </w:rPr>
        <w:t xml:space="preserve"> הגיע לפקולטה לבלשנות חוקר מהאוניברסיטה העברית לסמסטר קיץ, והיא תרגלה איתו את העברית שלה).</w:t>
      </w:r>
    </w:p>
    <w:p w14:paraId="4B5F3B22" w14:textId="77777777" w:rsidR="00283007" w:rsidRDefault="00283007" w:rsidP="00283007">
      <w:pPr>
        <w:rPr>
          <w:rFonts w:cs="Times New Roman"/>
          <w:rtl/>
        </w:rPr>
      </w:pPr>
      <w:r>
        <w:rPr>
          <w:rFonts w:cs="Times New Roman" w:hint="cs"/>
          <w:rtl/>
        </w:rPr>
        <w:lastRenderedPageBreak/>
        <w:t xml:space="preserve">"אם," אלכס ענה בעברית ובקול רועד כי ברגע שארקדי עזב נראה היה שלקח את כל הידע של אלכס בעברית איתו, השפה הזאת כמו שמן נשפך שנעלם בין הנקיקים נעלמה&amp; לה, אולי הותירה אחריה שכבה שומנית דקיקה. "אם הקשבת למה שאני אומר אז אני בטוח ש </w:t>
      </w:r>
      <w:r>
        <w:rPr>
          <w:rFonts w:cs="Times New Roman"/>
          <w:rtl/>
        </w:rPr>
        <w:t>–</w:t>
      </w:r>
      <w:r>
        <w:rPr>
          <w:rFonts w:cs="Times New Roman" w:hint="cs"/>
          <w:rtl/>
        </w:rPr>
        <w:t xml:space="preserve"> "</w:t>
      </w:r>
    </w:p>
    <w:p w14:paraId="1F6C6CF5" w14:textId="77777777" w:rsidR="00283007" w:rsidRDefault="00283007" w:rsidP="00283007">
      <w:pPr>
        <w:rPr>
          <w:rFonts w:cs="Times New Roman"/>
          <w:rtl/>
        </w:rPr>
      </w:pPr>
      <w:r>
        <w:rPr>
          <w:rFonts w:cs="Times New Roman" w:hint="cs"/>
          <w:rtl/>
        </w:rPr>
        <w:t xml:space="preserve">"אם היית מקשיבה לי!" היא תיקנה, "גם משפטי התניה אתה לא יודע לומר נכון?" </w:t>
      </w:r>
      <w:r>
        <w:rPr>
          <w:rFonts w:cs="Times New Roman"/>
          <w:rtl/>
        </w:rPr>
        <w:t>–</w:t>
      </w:r>
      <w:r>
        <w:rPr>
          <w:rFonts w:cs="Times New Roman" w:hint="cs"/>
          <w:rtl/>
        </w:rPr>
        <w:t xml:space="preserve"> את זה היא כבר אמרה באנגלית, לא בדיוק למען סאקורה ובכל זאת סאקורה הבינה אותה. באופן כללי, בכל שפה שלמדה, משפטי התניה [איך אומרים?] היו החביבים ביותר על אימו של אלכס, כי היו לרוב המסובכים ביותר להטיה. </w:t>
      </w:r>
    </w:p>
    <w:p w14:paraId="1D9CB22C" w14:textId="77777777" w:rsidR="00283007" w:rsidRDefault="00283007" w:rsidP="00283007">
      <w:pPr>
        <w:rPr>
          <w:rFonts w:cs="Times New Roman"/>
          <w:rtl/>
        </w:rPr>
      </w:pPr>
      <w:r>
        <w:rPr>
          <w:rFonts w:cs="Times New Roman" w:hint="cs"/>
          <w:rtl/>
        </w:rPr>
        <w:t>ובאותו רגע אלכס (או מישהו שנמצא בתוך אלכס, מנותק לגמרי מאלכס) החליט שלעולם לא ילמד להטות נכון משפטי התניה.</w:t>
      </w:r>
    </w:p>
    <w:p w14:paraId="1F6BFA2F" w14:textId="77777777" w:rsidR="00283007" w:rsidRDefault="00283007" w:rsidP="00283007">
      <w:pPr>
        <w:rPr>
          <w:rFonts w:cs="Times New Roman"/>
          <w:rtl/>
        </w:rPr>
      </w:pPr>
      <w:r>
        <w:rPr>
          <w:rFonts w:cs="Times New Roman" w:hint="cs"/>
          <w:rtl/>
        </w:rPr>
        <w:t>"אני לא מבינה איך אתה מסוגל לחיות ככה," סאקורה אמרה כשהם היו בחדר שלו. היא ישבה לייד החלון הפתוח והגשם ניתך פנימה, אבל היא לא סגרה את החלון כי החדר שלו היה מחניק ואפילו היא חשה ש</w:t>
      </w:r>
      <w:r w:rsidRPr="005C436A">
        <w:rPr>
          <w:rFonts w:cs="Times New Roman" w:hint="cs"/>
          <w:rtl/>
        </w:rPr>
        <w:t xml:space="preserve"> </w:t>
      </w:r>
      <w:r>
        <w:rPr>
          <w:rFonts w:cs="Times New Roman" w:hint="cs"/>
          <w:rtl/>
        </w:rPr>
        <w:t>לא זה הזמן לבקש ממנו להמנע מעישון.</w:t>
      </w:r>
    </w:p>
    <w:p w14:paraId="0C699965" w14:textId="77777777" w:rsidR="00283007" w:rsidRDefault="00283007" w:rsidP="00283007">
      <w:pPr>
        <w:rPr>
          <w:rFonts w:cs="Times New Roman"/>
          <w:rtl/>
        </w:rPr>
      </w:pPr>
      <w:r>
        <w:rPr>
          <w:rFonts w:cs="Times New Roman" w:hint="cs"/>
          <w:rtl/>
        </w:rPr>
        <w:t>”אני חי."</w:t>
      </w:r>
    </w:p>
    <w:p w14:paraId="4A2E73A2" w14:textId="77777777" w:rsidR="00283007" w:rsidRDefault="00283007" w:rsidP="00283007">
      <w:pPr>
        <w:rPr>
          <w:rFonts w:cs="Times New Roman"/>
          <w:rtl/>
        </w:rPr>
      </w:pPr>
      <w:r>
        <w:rPr>
          <w:rFonts w:cs="Times New Roman" w:hint="cs"/>
          <w:rtl/>
        </w:rPr>
        <w:t xml:space="preserve">"אבל... זה בטח פוגע </w:t>
      </w:r>
      <w:r>
        <w:rPr>
          <w:rFonts w:cs="Times New Roman"/>
        </w:rPr>
        <w:t>harms you in some way</w:t>
      </w:r>
      <w:r>
        <w:rPr>
          <w:rFonts w:cs="Times New Roman" w:hint="cs"/>
          <w:rtl/>
        </w:rPr>
        <w:t xml:space="preserve"> בך וגו'."</w:t>
      </w:r>
    </w:p>
    <w:p w14:paraId="7316F3AD" w14:textId="77777777" w:rsidR="00283007" w:rsidRDefault="00283007" w:rsidP="00283007">
      <w:pPr>
        <w:rPr>
          <w:rFonts w:cs="Times New Roman"/>
          <w:rtl/>
        </w:rPr>
      </w:pPr>
      <w:r>
        <w:rPr>
          <w:rFonts w:cs="Times New Roman" w:hint="cs"/>
          <w:rtl/>
        </w:rPr>
        <w:t>"למה את מתכוונת?" הוא אמר והרגיש עצוב מאוד מאוד.</w:t>
      </w:r>
    </w:p>
    <w:p w14:paraId="528F2E48" w14:textId="77777777" w:rsidR="00283007" w:rsidRDefault="00283007" w:rsidP="00283007">
      <w:pPr>
        <w:rPr>
          <w:rFonts w:cs="Times New Roman"/>
          <w:rtl/>
        </w:rPr>
      </w:pPr>
      <w:r>
        <w:rPr>
          <w:rFonts w:cs="Times New Roman" w:hint="cs"/>
          <w:rtl/>
        </w:rPr>
        <w:t xml:space="preserve">"רק ש </w:t>
      </w:r>
      <w:r>
        <w:rPr>
          <w:rFonts w:cs="Times New Roman"/>
          <w:rtl/>
        </w:rPr>
        <w:t>–</w:t>
      </w:r>
      <w:r>
        <w:rPr>
          <w:rFonts w:cs="Times New Roman" w:hint="cs"/>
          <w:rtl/>
        </w:rPr>
        <w:t xml:space="preserve"> שנולדת מושלם, כמו צורה מושלמת עשוייה משיש, כדור-שיש כזה, וכל מכה כזאת כל פגיעה גורמת לשבר, לסדק, אתה כבר לא תוכל להתגלגל באופן חלק כפי שפעם יכולת, או כפי שהיית יכול אלמלא..."</w:t>
      </w:r>
    </w:p>
    <w:p w14:paraId="59EF5280" w14:textId="77777777" w:rsidR="00283007" w:rsidRDefault="00283007" w:rsidP="00283007">
      <w:pPr>
        <w:rPr>
          <w:rFonts w:cs="Times New Roman"/>
          <w:rtl/>
        </w:rPr>
      </w:pPr>
      <w:r>
        <w:rPr>
          <w:rFonts w:cs="Times New Roman" w:hint="cs"/>
          <w:rtl/>
        </w:rPr>
        <w:t>"אבל לא נולדתי כדור-שיש, אני עדיין יכול להחלים, לרפא את עצמי וכל הפצעים יתאחו וה</w:t>
      </w:r>
      <w:r>
        <w:rPr>
          <w:rFonts w:cs="Times New Roman"/>
        </w:rPr>
        <w:t>scab</w:t>
      </w:r>
      <w:r>
        <w:rPr>
          <w:rFonts w:cs="Times New Roman" w:hint="cs"/>
        </w:rPr>
        <w:t xml:space="preserve"> </w:t>
      </w:r>
      <w:r>
        <w:rPr>
          <w:rFonts w:cs="Times New Roman" w:hint="cs"/>
          <w:rtl/>
        </w:rPr>
        <w:t xml:space="preserve"> עליהם יתקלף, אני אחזור להיות שלם."</w:t>
      </w:r>
    </w:p>
    <w:p w14:paraId="4D3CEA3E" w14:textId="77777777" w:rsidR="00283007" w:rsidRDefault="00283007" w:rsidP="00283007">
      <w:pPr>
        <w:rPr>
          <w:rFonts w:cs="Times New Roman"/>
          <w:rtl/>
        </w:rPr>
      </w:pPr>
      <w:r>
        <w:rPr>
          <w:rFonts w:cs="Times New Roman" w:hint="cs"/>
          <w:rtl/>
        </w:rPr>
        <w:t>"שלם, שהיה פעם פגוע."</w:t>
      </w:r>
    </w:p>
    <w:p w14:paraId="34F31C06" w14:textId="77777777" w:rsidR="00283007" w:rsidRDefault="00283007" w:rsidP="00283007">
      <w:pPr>
        <w:rPr>
          <w:rFonts w:cs="Times New Roman"/>
          <w:rtl/>
        </w:rPr>
      </w:pPr>
      <w:r>
        <w:rPr>
          <w:rFonts w:cs="Times New Roman" w:hint="cs"/>
          <w:rtl/>
        </w:rPr>
        <w:t>"זה עדיף על פני מי שנולד פגוע, ומנסה כל חייו להפוך לשלם. לי לפחות יש את הזיכרון הרחוק (המתרחק כל יום!)  של ילד שלם, שפעם הייתי. גם אם עכשו אני כבר לא כזה. למי שנולד פגוע אין אפילו את הזיכרון הקלוש של השלמות."</w:t>
      </w:r>
    </w:p>
    <w:p w14:paraId="6D86E14D" w14:textId="77777777" w:rsidR="00283007" w:rsidRDefault="00283007" w:rsidP="00283007">
      <w:pPr>
        <w:rPr>
          <w:rFonts w:cs="Times New Roman"/>
          <w:rtl/>
        </w:rPr>
      </w:pPr>
      <w:r>
        <w:rPr>
          <w:rFonts w:cs="Times New Roman" w:hint="cs"/>
          <w:rtl/>
        </w:rPr>
        <w:t xml:space="preserve">[להרחיב על מה זה נקרא שלמות </w:t>
      </w:r>
      <w:r>
        <w:rPr>
          <w:rFonts w:cs="Times New Roman"/>
          <w:rtl/>
        </w:rPr>
        <w:t>–</w:t>
      </w:r>
      <w:r>
        <w:rPr>
          <w:rFonts w:cs="Times New Roman" w:hint="cs"/>
          <w:rtl/>
        </w:rPr>
        <w:t xml:space="preserve"> להיות עטוף, מוגן, שמישהו מחייך אליך כי הוא אוהב אותך.]</w:t>
      </w:r>
    </w:p>
    <w:p w14:paraId="6A7E3FFB" w14:textId="77777777" w:rsidR="00283007" w:rsidRDefault="00283007" w:rsidP="00283007">
      <w:pPr>
        <w:rPr>
          <w:rFonts w:cs="Times New Roman"/>
          <w:rtl/>
        </w:rPr>
      </w:pPr>
      <w:r>
        <w:rPr>
          <w:rFonts w:cs="Times New Roman" w:hint="cs"/>
          <w:rtl/>
        </w:rPr>
        <w:t>"למה אתה מתכוון? ומה ההבדל בכלל?"</w:t>
      </w:r>
    </w:p>
    <w:p w14:paraId="08696783" w14:textId="77777777" w:rsidR="00283007" w:rsidRDefault="00283007" w:rsidP="00283007">
      <w:pPr>
        <w:rPr>
          <w:rFonts w:cs="Times New Roman"/>
          <w:rtl/>
        </w:rPr>
      </w:pPr>
      <w:r>
        <w:rPr>
          <w:rFonts w:cs="Times New Roman" w:hint="cs"/>
          <w:rtl/>
        </w:rPr>
        <w:t>"ההבדל הוא שאני רכבתי פעם על הסוס שלי, וגם אם עכשו יש לי רק שלד-של-סוס, סוס האימה, אני זוכר שיש סוס אחר שאפשר לדהור עליו, שאני יושב עליו ורוכן ומחבק את הצוואר שלו, והצוואר שלו חם ורוטט וחזק, אני זוכר שגם אם כרגי אני רוכב על שלד-עצמות, על עשן ואבק מחניק&amp;, ואין במה להיאחז ואני רק שוקע למטה, יש לי את הסוס ההוא, ואם אני אתרכז מספיק או אם אני אחכה מספיק הוא יגיע, וכשהוא יגיע אני אדהר עליו, אני אדהר עליו בכל הכוח שלו, ואני אחבק אותו / אשען עליו בכל הכוח שלי, אני אחבק אותו חזק. לפעמים המחשבה הזאת מספיקה."</w:t>
      </w:r>
    </w:p>
    <w:p w14:paraId="4EB4D293" w14:textId="77777777" w:rsidR="00283007" w:rsidRDefault="00283007" w:rsidP="00283007">
      <w:pPr>
        <w:rPr>
          <w:rFonts w:cs="Times New Roman"/>
          <w:rtl/>
        </w:rPr>
      </w:pPr>
      <w:r>
        <w:rPr>
          <w:rFonts w:cs="Times New Roman" w:hint="cs"/>
          <w:rtl/>
        </w:rPr>
        <w:t>"לדהור? לאן?"</w:t>
      </w:r>
    </w:p>
    <w:p w14:paraId="09FF1DE8" w14:textId="77777777" w:rsidR="00283007" w:rsidRDefault="00283007" w:rsidP="00283007">
      <w:pPr>
        <w:rPr>
          <w:rFonts w:cs="Times New Roman"/>
          <w:rtl/>
        </w:rPr>
      </w:pPr>
      <w:r>
        <w:rPr>
          <w:rFonts w:cs="Times New Roman" w:hint="cs"/>
          <w:rtl/>
        </w:rPr>
        <w:t xml:space="preserve">"פשוט </w:t>
      </w:r>
      <w:r>
        <w:rPr>
          <w:rFonts w:cs="Times New Roman"/>
          <w:rtl/>
        </w:rPr>
        <w:t>–</w:t>
      </w:r>
      <w:r>
        <w:rPr>
          <w:rFonts w:cs="Times New Roman" w:hint="cs"/>
          <w:rtl/>
        </w:rPr>
        <w:t xml:space="preserve"> קדימה, לרגע הבא."</w:t>
      </w:r>
    </w:p>
    <w:p w14:paraId="1B2B1238" w14:textId="77777777" w:rsidR="00283007" w:rsidRDefault="00283007" w:rsidP="00283007">
      <w:pPr>
        <w:rPr>
          <w:rFonts w:cs="Times New Roman"/>
          <w:rtl/>
        </w:rPr>
      </w:pPr>
    </w:p>
    <w:p w14:paraId="5E66A604" w14:textId="77777777" w:rsidR="00283007" w:rsidRDefault="00283007" w:rsidP="00283007">
      <w:pPr>
        <w:rPr>
          <w:rFonts w:cs="Times New Roman"/>
          <w:rtl/>
        </w:rPr>
      </w:pPr>
      <w:r>
        <w:rPr>
          <w:rFonts w:cs="Times New Roman" w:hint="cs"/>
          <w:rtl/>
        </w:rPr>
        <w:t>עוד מאימרות האם:</w:t>
      </w:r>
    </w:p>
    <w:p w14:paraId="22FBBFB9" w14:textId="77777777" w:rsidR="00283007" w:rsidRDefault="00283007" w:rsidP="00283007">
      <w:pPr>
        <w:rPr>
          <w:rFonts w:cs="Times New Roman"/>
          <w:rtl/>
        </w:rPr>
      </w:pPr>
      <w:r>
        <w:rPr>
          <w:rFonts w:cs="Times New Roman" w:hint="cs"/>
          <w:rtl/>
        </w:rPr>
        <w:t>נו, זה היה ברור</w:t>
      </w:r>
    </w:p>
    <w:p w14:paraId="2EF6CEA3" w14:textId="77777777" w:rsidR="00283007" w:rsidRDefault="00283007" w:rsidP="00283007">
      <w:pPr>
        <w:rPr>
          <w:rFonts w:cs="Times New Roman"/>
          <w:rtl/>
        </w:rPr>
      </w:pPr>
      <w:r>
        <w:rPr>
          <w:rFonts w:cs="Times New Roman" w:hint="cs"/>
          <w:rtl/>
        </w:rPr>
        <w:t>חחחחחחחחחחחח</w:t>
      </w:r>
    </w:p>
    <w:p w14:paraId="4D62000E" w14:textId="77777777" w:rsidR="00283007" w:rsidRDefault="00283007" w:rsidP="00283007">
      <w:pPr>
        <w:rPr>
          <w:rFonts w:cs="Times New Roman"/>
          <w:rtl/>
        </w:rPr>
      </w:pPr>
      <w:r>
        <w:rPr>
          <w:rFonts w:cs="Times New Roman" w:hint="cs"/>
          <w:rtl/>
        </w:rPr>
        <w:lastRenderedPageBreak/>
        <w:t>מה אתה עושה? תן לי!</w:t>
      </w:r>
    </w:p>
    <w:p w14:paraId="43A905CF" w14:textId="77777777" w:rsidR="00283007" w:rsidRDefault="00283007" w:rsidP="00283007">
      <w:pPr>
        <w:rPr>
          <w:rFonts w:cs="Times New Roman"/>
          <w:rtl/>
        </w:rPr>
      </w:pPr>
    </w:p>
    <w:p w14:paraId="46509F2E" w14:textId="77777777" w:rsidR="00283007" w:rsidRDefault="00283007" w:rsidP="00283007">
      <w:pPr>
        <w:rPr>
          <w:rFonts w:cs="Times New Roman"/>
          <w:rtl/>
        </w:rPr>
      </w:pPr>
      <w:r>
        <w:rPr>
          <w:rFonts w:cs="Times New Roman" w:hint="cs"/>
          <w:rtl/>
        </w:rPr>
        <w:t xml:space="preserve"> </w:t>
      </w:r>
    </w:p>
    <w:p w14:paraId="1DF77E68" w14:textId="77777777" w:rsidR="00283007" w:rsidRDefault="00283007" w:rsidP="00283007">
      <w:pPr>
        <w:rPr>
          <w:rFonts w:cs="Times New Roman"/>
          <w:rtl/>
        </w:rPr>
      </w:pPr>
    </w:p>
    <w:p w14:paraId="3AB91554" w14:textId="77777777" w:rsidR="00283007" w:rsidRDefault="00283007" w:rsidP="00283007">
      <w:pPr>
        <w:rPr>
          <w:rFonts w:cs="Times New Roman"/>
          <w:rtl/>
        </w:rPr>
      </w:pPr>
      <w:r>
        <w:rPr>
          <w:rFonts w:cs="Times New Roman" w:hint="cs"/>
          <w:rtl/>
        </w:rPr>
        <w:t xml:space="preserve">לאורך כל חייו אלכס היה משוכנע שזה הוא שלא מסוגל להסתדר עם אימא'לה, זאת שכולם מסתדרים איתה </w:t>
      </w:r>
      <w:r>
        <w:rPr>
          <w:rFonts w:cs="Times New Roman"/>
          <w:rtl/>
        </w:rPr>
        <w:t>–</w:t>
      </w:r>
      <w:r>
        <w:rPr>
          <w:rFonts w:cs="Times New Roman" w:hint="cs"/>
          <w:rtl/>
        </w:rPr>
        <w:t xml:space="preserve"> הכל בגלל איזה דפקט שלו. יבוא היום והוא יצליח להסתדר עם הדבר הקוצני השורטני וה</w:t>
      </w:r>
      <w:r>
        <w:rPr>
          <w:rFonts w:cs="Times New Roman"/>
          <w:rtl/>
        </w:rPr>
        <w:t>—</w:t>
      </w:r>
      <w:r>
        <w:rPr>
          <w:rFonts w:cs="Times New Roman" w:hint="cs"/>
          <w:rtl/>
        </w:rPr>
        <w:t>הזה הנקרא אימא כפי שכל אדם אחר יכול.</w:t>
      </w:r>
    </w:p>
    <w:p w14:paraId="6973FE2C" w14:textId="77777777" w:rsidR="00283007" w:rsidRDefault="00283007" w:rsidP="00283007">
      <w:pPr>
        <w:rPr>
          <w:rFonts w:cs="Times New Roman"/>
          <w:rtl/>
        </w:rPr>
      </w:pPr>
      <w:r>
        <w:rPr>
          <w:rFonts w:cs="Times New Roman" w:hint="cs"/>
          <w:rtl/>
        </w:rPr>
        <w:t>כרגע, רק כרגע ובשל בעיות פנימיות אישיותיות של חוסר התפתחות הוא עדיין לא מסוגל.</w:t>
      </w:r>
    </w:p>
    <w:p w14:paraId="21EAC2D7" w14:textId="77777777" w:rsidR="00283007" w:rsidRDefault="00283007" w:rsidP="00283007">
      <w:pPr>
        <w:rPr>
          <w:rFonts w:cs="Times New Roman"/>
          <w:rtl/>
        </w:rPr>
      </w:pPr>
    </w:p>
    <w:p w14:paraId="46417850" w14:textId="77777777" w:rsidR="00283007" w:rsidRPr="006A5E64" w:rsidRDefault="00283007" w:rsidP="00283007">
      <w:pPr>
        <w:pStyle w:val="Heading2"/>
        <w:rPr>
          <w:rtl/>
        </w:rPr>
      </w:pPr>
      <w:r>
        <w:rPr>
          <w:rFonts w:hint="cs"/>
          <w:rtl/>
        </w:rPr>
        <w:t>אצל הסבא והסבתא החורגת</w:t>
      </w:r>
    </w:p>
    <w:p w14:paraId="58B17678" w14:textId="77777777" w:rsidR="00283007" w:rsidRDefault="00283007" w:rsidP="00283007">
      <w:pPr>
        <w:rPr>
          <w:rFonts w:cs="Times New Roman"/>
          <w:rtl/>
        </w:rPr>
      </w:pPr>
      <w:r>
        <w:rPr>
          <w:rFonts w:cs="Times New Roman" w:hint="cs"/>
          <w:rtl/>
        </w:rPr>
        <w:t xml:space="preserve">אולי שם המשפחה של הסב </w:t>
      </w:r>
      <w:r>
        <w:rPr>
          <w:rFonts w:cs="Times New Roman"/>
          <w:rtl/>
        </w:rPr>
        <w:t>–</w:t>
      </w:r>
      <w:r>
        <w:rPr>
          <w:rFonts w:cs="Times New Roman" w:hint="cs"/>
          <w:rtl/>
        </w:rPr>
        <w:t xml:space="preserve"> </w:t>
      </w:r>
      <w:r>
        <w:rPr>
          <w:rFonts w:cs="Times New Roman"/>
        </w:rPr>
        <w:t>Scofield</w:t>
      </w:r>
      <w:r>
        <w:rPr>
          <w:rFonts w:cs="Times New Roman" w:hint="cs"/>
          <w:rtl/>
        </w:rPr>
        <w:t>.</w:t>
      </w:r>
    </w:p>
    <w:p w14:paraId="2B1AB888" w14:textId="77777777" w:rsidR="00283007" w:rsidRDefault="00283007" w:rsidP="00283007">
      <w:pPr>
        <w:rPr>
          <w:rFonts w:cs="Times New Roman"/>
          <w:rtl/>
        </w:rPr>
      </w:pPr>
    </w:p>
    <w:p w14:paraId="3B25F234" w14:textId="77777777" w:rsidR="00283007" w:rsidRDefault="00283007" w:rsidP="00283007">
      <w:pPr>
        <w:rPr>
          <w:rFonts w:cs="Times New Roman"/>
          <w:rtl/>
        </w:rPr>
      </w:pPr>
      <w:r w:rsidRPr="00E8797E">
        <w:rPr>
          <w:rFonts w:cs="Times New Roman"/>
        </w:rPr>
        <w:t>Tudor - architectural style with steep roofs and decorative half-timbering</w:t>
      </w:r>
    </w:p>
    <w:p w14:paraId="39C98298" w14:textId="77777777" w:rsidR="00283007" w:rsidRDefault="00283007" w:rsidP="00283007">
      <w:pPr>
        <w:rPr>
          <w:rFonts w:cs="Times New Roman"/>
          <w:rtl/>
        </w:rPr>
      </w:pPr>
      <w:r>
        <w:rPr>
          <w:rFonts w:cs="Times New Roman" w:hint="cs"/>
          <w:rtl/>
        </w:rPr>
        <w:t>זה סגנון הבית של הסבא והסבתא</w:t>
      </w:r>
    </w:p>
    <w:p w14:paraId="02A3C28F" w14:textId="77777777" w:rsidR="00283007" w:rsidRDefault="00283007" w:rsidP="00283007">
      <w:pPr>
        <w:rPr>
          <w:rFonts w:cs="Times New Roman"/>
          <w:rtl/>
        </w:rPr>
      </w:pPr>
    </w:p>
    <w:p w14:paraId="5F6BAA69" w14:textId="77777777" w:rsidR="00283007" w:rsidRDefault="00283007" w:rsidP="00283007">
      <w:pPr>
        <w:rPr>
          <w:rFonts w:cs="Times New Roman"/>
          <w:rtl/>
        </w:rPr>
      </w:pPr>
    </w:p>
    <w:p w14:paraId="40755C68" w14:textId="77777777" w:rsidR="00283007" w:rsidRDefault="00283007" w:rsidP="00283007">
      <w:pPr>
        <w:rPr>
          <w:rFonts w:cs="Times New Roman"/>
          <w:rtl/>
        </w:rPr>
      </w:pPr>
      <w:r w:rsidRPr="00BE546B">
        <w:rPr>
          <w:rFonts w:cs="Times New Roman"/>
          <w:rtl/>
        </w:rPr>
        <w:t>הוא ביקש מהסבתא החורגת שמיכה עבה. היא לא הבינה בשביל מה צריך שמיכה עבה באמצע הקיץ (גם אם זה היה קיץ קר ולח להחריד). היא לא הבינה שהוא לא מסוגל לאונן בלי שמיכה עבה מעליו, גם אם מתחתיה הזיע כיד המלך וגו'.</w:t>
      </w:r>
    </w:p>
    <w:p w14:paraId="7166DF97" w14:textId="77777777" w:rsidR="00283007" w:rsidRDefault="00283007" w:rsidP="00283007">
      <w:pPr>
        <w:rPr>
          <w:rFonts w:cs="Times New Roman"/>
          <w:rtl/>
        </w:rPr>
      </w:pPr>
    </w:p>
    <w:p w14:paraId="129C8D95" w14:textId="77777777" w:rsidR="00283007" w:rsidRPr="008937FE" w:rsidRDefault="00283007" w:rsidP="00283007">
      <w:pPr>
        <w:rPr>
          <w:rFonts w:cs="Times New Roman"/>
          <w:rtl/>
        </w:rPr>
      </w:pPr>
      <w:r w:rsidRPr="008937FE">
        <w:rPr>
          <w:rFonts w:cs="Times New Roman"/>
          <w:rtl/>
        </w:rPr>
        <w:t>אלכס מתנהג כבהמה אצל סבו:</w:t>
      </w:r>
    </w:p>
    <w:p w14:paraId="1AF04BFF" w14:textId="77777777" w:rsidR="00283007" w:rsidRDefault="00283007" w:rsidP="00283007">
      <w:pPr>
        <w:rPr>
          <w:rFonts w:cs="Times New Roman"/>
          <w:rtl/>
        </w:rPr>
      </w:pPr>
      <w:r w:rsidRPr="008937FE">
        <w:rPr>
          <w:rFonts w:cs="Times New Roman"/>
          <w:rtl/>
        </w:rPr>
        <w:t xml:space="preserve">סבו התכונן להעלות באוב את כל אותם עונשים שאימו של אלכס הכירה כל כך טוב על בשרה, אם כי כנראה היו מודחקים בפינה העבשה והנשכחת ביותר שבתודעתה. ולאחר שיעלה&amp; הסב ויפרח&amp;, התכונן להענישו בכל חומרת הדין. אבל הסבתא החורגת לא </w:t>
      </w:r>
      <w:r w:rsidRPr="008937FE">
        <w:rPr>
          <w:rFonts w:cs="Times New Roman"/>
        </w:rPr>
        <w:t>would hear nothing of it</w:t>
      </w:r>
      <w:r w:rsidRPr="008937FE">
        <w:rPr>
          <w:rFonts w:cs="Times New Roman"/>
          <w:rtl/>
        </w:rPr>
        <w:t xml:space="preserve"> וגו'.</w:t>
      </w:r>
      <w:r>
        <w:rPr>
          <w:rFonts w:cs="Times New Roman" w:hint="cs"/>
          <w:rtl/>
        </w:rPr>
        <w:t xml:space="preserve"> ובראשו של הסבא הבליחה המחשבה </w:t>
      </w:r>
      <w:r>
        <w:rPr>
          <w:rFonts w:cs="Times New Roman"/>
          <w:rtl/>
        </w:rPr>
        <w:t>–</w:t>
      </w:r>
      <w:r>
        <w:rPr>
          <w:rFonts w:cs="Times New Roman" w:hint="cs"/>
          <w:rtl/>
        </w:rPr>
        <w:t xml:space="preserve"> אז כך מתנהגים אנשים שפויים.</w:t>
      </w:r>
    </w:p>
    <w:p w14:paraId="0FA03854" w14:textId="77777777" w:rsidR="00283007" w:rsidRDefault="00283007" w:rsidP="00283007">
      <w:pPr>
        <w:rPr>
          <w:rFonts w:cs="Times New Roman"/>
          <w:rtl/>
        </w:rPr>
      </w:pPr>
    </w:p>
    <w:p w14:paraId="109D94F5" w14:textId="77777777" w:rsidR="00283007" w:rsidRPr="00C865B9" w:rsidRDefault="00283007" w:rsidP="00283007">
      <w:pPr>
        <w:rPr>
          <w:rFonts w:cs="Times New Roman"/>
          <w:rtl/>
        </w:rPr>
      </w:pPr>
      <w:r w:rsidRPr="00C865B9">
        <w:rPr>
          <w:rFonts w:cs="Times New Roman"/>
          <w:rtl/>
        </w:rPr>
        <w:t>אלכס התלונן על כך ש</w:t>
      </w:r>
      <w:r>
        <w:rPr>
          <w:rFonts w:cs="Times New Roman" w:hint="cs"/>
          <w:rtl/>
        </w:rPr>
        <w:t xml:space="preserve">בשל הגלייתו לישראל </w:t>
      </w:r>
      <w:r w:rsidRPr="00C865B9">
        <w:rPr>
          <w:rFonts w:cs="Times New Roman"/>
          <w:rtl/>
        </w:rPr>
        <w:t xml:space="preserve">אין לו </w:t>
      </w:r>
      <w:r w:rsidRPr="00C865B9">
        <w:rPr>
          <w:rFonts w:cs="Times New Roman"/>
        </w:rPr>
        <w:t>A-levels</w:t>
      </w:r>
      <w:r w:rsidRPr="00C865B9">
        <w:rPr>
          <w:rFonts w:cs="Times New Roman"/>
          <w:rtl/>
        </w:rPr>
        <w:t xml:space="preserve"> ובעצם אין לו בגרות.... אמא של אלכס אמרה בטוב לב אופייני, בל נשכח שחסידה גדולה של אמירת האמת היתה, "אין לך את מי להאשים חוץ מאשר את עצמך."</w:t>
      </w:r>
    </w:p>
    <w:p w14:paraId="08683574" w14:textId="77777777" w:rsidR="00283007" w:rsidRDefault="00283007" w:rsidP="00283007">
      <w:pPr>
        <w:rPr>
          <w:rFonts w:cs="Times New Roman"/>
        </w:rPr>
      </w:pPr>
      <w:r w:rsidRPr="00C865B9">
        <w:rPr>
          <w:rFonts w:cs="Times New Roman"/>
          <w:rtl/>
        </w:rPr>
        <w:t>אדם רגיל, דהיינו אדם מן היישוב מה היה עושה עם פיסת אינפורמציה זו שנ</w:t>
      </w:r>
      <w:r>
        <w:rPr>
          <w:rFonts w:cs="Times New Roman" w:hint="cs"/>
          <w:rtl/>
        </w:rPr>
        <w:t>מסר</w:t>
      </w:r>
      <w:r w:rsidRPr="00C865B9">
        <w:rPr>
          <w:rFonts w:cs="Times New Roman"/>
          <w:rtl/>
        </w:rPr>
        <w:t>ת בטוב לב ובמחשבה כה רבה, תוך העמקה במחצבת-האמת הקוסמית ודליית פנינים נסירות משם? ובכן אדם מן הישוב היה מפנים, מבין שצדקה, וחש שהוא אכן פשפש, ותחושה זו הייתה מלווה אחתו נאמנה עד גיל 50  ויותר. אך לא אדם כאלכס, שכלל לא ציפה להגיע לגילאים סטרטוספריים ודמיוניים שכאלה. אלכס ארז את מיטלטליו או לקח שטר של 20 לירות ורכש כרטיס רכבת אל סבו שבכפר.</w:t>
      </w:r>
    </w:p>
    <w:p w14:paraId="20D74A55" w14:textId="77777777" w:rsidR="00283007" w:rsidRDefault="00283007" w:rsidP="00283007">
      <w:pPr>
        <w:rPr>
          <w:rFonts w:cs="Times New Roman"/>
          <w:rtl/>
        </w:rPr>
      </w:pPr>
      <w:r>
        <w:rPr>
          <w:rFonts w:cs="Times New Roman" w:hint="cs"/>
          <w:rtl/>
        </w:rPr>
        <w:t>אלכס היה מתעורר ב-2 בצהריים, לא לפני.</w:t>
      </w:r>
    </w:p>
    <w:p w14:paraId="7E4B5247" w14:textId="77777777" w:rsidR="00283007" w:rsidRDefault="00283007" w:rsidP="00283007">
      <w:pPr>
        <w:rPr>
          <w:rFonts w:cs="Times New Roman"/>
          <w:rtl/>
        </w:rPr>
      </w:pPr>
      <w:r>
        <w:rPr>
          <w:rFonts w:cs="Times New Roman" w:hint="cs"/>
          <w:rtl/>
        </w:rPr>
        <w:lastRenderedPageBreak/>
        <w:t>כשאימא שלו התלוננה על כך הוא הטיח בפניה את עובדת היותו נטול תעודת בגרות, והיא מצידה האירה את עיניו בעובדה שזאת אשמתו הבלעדית, ואין לו אל מי לבוא בטענות זולת עצמו.</w:t>
      </w:r>
    </w:p>
    <w:p w14:paraId="2AA05EDD" w14:textId="77777777" w:rsidR="00283007" w:rsidRDefault="00283007" w:rsidP="00283007">
      <w:pPr>
        <w:rPr>
          <w:rFonts w:cs="Times New Roman"/>
          <w:rtl/>
        </w:rPr>
      </w:pPr>
      <w:r>
        <w:rPr>
          <w:rFonts w:cs="Times New Roman" w:hint="cs"/>
          <w:rtl/>
        </w:rPr>
        <w:t xml:space="preserve">הוא ברח לסבו, וגם שם לא התעורר לפני 2 בצהריים. אפילו רכבת לסבו הוא לקח את הרכבת של 4 אחה"צ, וסבל קשות בצפיפות של שעת העומס, אבל להתעורר מוקדם מזה הוא לא הצליח. הוא איבד את היכולת הזאת עד לסוף ימי חייו. כך הוא גם הסביר לסבו שחקר בכך. </w:t>
      </w:r>
    </w:p>
    <w:p w14:paraId="6563FB81" w14:textId="77777777" w:rsidR="00283007" w:rsidRDefault="00283007" w:rsidP="00283007">
      <w:pPr>
        <w:rPr>
          <w:rFonts w:cs="Times New Roman"/>
          <w:rtl/>
        </w:rPr>
      </w:pPr>
      <w:r>
        <w:rPr>
          <w:rFonts w:cs="Times New Roman" w:hint="cs"/>
          <w:rtl/>
        </w:rPr>
        <w:t>כשהגיע לסבו, נתן לו זה מאה לירות בשביל שלא יאלץ להתחנן לכסף בכל פעם. אלכס היה מתעורר והולך לשוטט לו באיזורים בלתי נודעים, וחוזר באישון לילה, כלומר ארבע, חמש ושש בבוקר. לאחר שלושה ימים כספו אזל.</w:t>
      </w:r>
    </w:p>
    <w:p w14:paraId="47B47F0C" w14:textId="77777777" w:rsidR="00283007" w:rsidRDefault="00283007" w:rsidP="00283007">
      <w:pPr>
        <w:rPr>
          <w:rFonts w:cs="Times New Roman"/>
          <w:rtl/>
        </w:rPr>
      </w:pPr>
      <w:r>
        <w:rPr>
          <w:rFonts w:cs="Times New Roman" w:hint="cs"/>
          <w:rtl/>
        </w:rPr>
        <w:t>"כנראה היה זקוק לדבר מה," אמרה הסבתא החורגת. נקרא לה ג'ולי או גרייס או ????.</w:t>
      </w:r>
    </w:p>
    <w:p w14:paraId="727ABA82" w14:textId="77777777" w:rsidR="00283007" w:rsidRDefault="00283007" w:rsidP="00283007">
      <w:pPr>
        <w:rPr>
          <w:rFonts w:cs="Times New Roman"/>
          <w:rtl/>
        </w:rPr>
      </w:pPr>
      <w:r>
        <w:rPr>
          <w:rFonts w:cs="Times New Roman" w:hint="cs"/>
          <w:rtl/>
        </w:rPr>
        <w:t>"כנראה," אמר אחיה שהיה הרבה פחות נאיבי ממנה. "דבר מה."</w:t>
      </w:r>
    </w:p>
    <w:p w14:paraId="6952148B" w14:textId="77777777" w:rsidR="00283007" w:rsidRDefault="00283007" w:rsidP="00283007">
      <w:pPr>
        <w:rPr>
          <w:rFonts w:cs="Times New Roman"/>
          <w:rtl/>
        </w:rPr>
      </w:pPr>
      <w:r>
        <w:rPr>
          <w:rFonts w:cs="Times New Roman" w:hint="cs"/>
          <w:rtl/>
        </w:rPr>
        <w:t xml:space="preserve">"ומה נעשה?" הסב אמר בחרדה כי לא רצה לחיות עם נרקומן בביתו. ומי ירצה? לו היה הסב נכנס פחות לחרדה מקשיים ומהמורות שתגלים תדיר בגידול ילדים ובני אדם שכבר מזמן אינם ילדים, בנותיו היו גדלות אחרת ובעיה זו עם נכדו מן הסתם לא היתה נוצרת. אבל הוא היה מהאסכולה הישנה והטובה </w:t>
      </w:r>
      <w:r>
        <w:rPr>
          <w:rFonts w:cs="Times New Roman"/>
        </w:rPr>
        <w:t>reliable</w:t>
      </w:r>
      <w:r>
        <w:rPr>
          <w:rFonts w:cs="Times New Roman" w:hint="cs"/>
          <w:rtl/>
        </w:rPr>
        <w:t xml:space="preserve"> הטוענת שמהמורות יש לנתץ, למעך, לפוצץ ובעיקר לתת להן את מירב תשומת הלב, להעמיד אותן במרכז ולבקר אותן ללא סוף עד קץ הימים. היה לו שפם אנגלי נאה והוא ליטף אותו בייאוש. מאז שבנותיו נישאו ומצאו עבודות הוא היה בטוח שמלאכתו נשלמה ועל הצד הטוב ביותר. מעולם לא שיער לעצמו שייתכן שהבעיות יעברו באופן כה אווירודינמי לדור הבא.</w:t>
      </w:r>
    </w:p>
    <w:p w14:paraId="0CEB1A80" w14:textId="77777777" w:rsidR="00283007" w:rsidRDefault="00283007" w:rsidP="00283007">
      <w:pPr>
        <w:rPr>
          <w:rFonts w:cs="Times New Roman"/>
          <w:rtl/>
        </w:rPr>
      </w:pPr>
      <w:r>
        <w:rPr>
          <w:rFonts w:cs="Times New Roman" w:hint="cs"/>
          <w:rtl/>
        </w:rPr>
        <w:t>"תסמוך עלי," אמר אחיה של הסבתא החורגת. נניח ששמו ג'וליאן. ובפעם הבאה שפגש בפניו המאירות של הנכד היקר והחד-פעמי הזה, הודיע לו שמעתה הוא החליט שיממן עבורו את שיעורי הנהיגה, אלא מאי המורה פנוי רק ב-7 בבוקר, ואינו סובל ריח אלכוהול אצל תלמידיו.</w:t>
      </w:r>
    </w:p>
    <w:p w14:paraId="32645999" w14:textId="77777777" w:rsidR="00283007" w:rsidRDefault="00283007" w:rsidP="00283007">
      <w:pPr>
        <w:rPr>
          <w:rFonts w:cs="Times New Roman"/>
          <w:rtl/>
        </w:rPr>
      </w:pPr>
      <w:r>
        <w:rPr>
          <w:rFonts w:cs="Times New Roman" w:hint="cs"/>
          <w:rtl/>
        </w:rPr>
        <w:t>אלכס נשבע שלא יצליח להתעורר, אבל מכיוון שלא היה לו כסף גם לצאת לא היה יכול, חוץ מאשר לפאב השכונתי שהסב לקח אותו בערב, לא מאוחר מדי, ועם שניים-שלושה גינס משתכשכים בביטנו נכנס אלכס למיטה עוד לפני חצות, והצליח להתעורר בזמן לסוף השיעור. אולם בימים הבאים הוא השתפר מאד בהתעוררות ועשה את הבלתי אפשרי עבורו, הדבר שלעולם לא יצליח. הוא התעורר כל בוקר ב-5 והיה עוזר לסבתו החורגת בעבודתה, וכך גם כשחזר משיעורי הנהיגה.</w:t>
      </w:r>
    </w:p>
    <w:p w14:paraId="4ECE05CB" w14:textId="77777777" w:rsidR="00283007" w:rsidRDefault="00283007" w:rsidP="00283007">
      <w:pPr>
        <w:rPr>
          <w:rFonts w:cs="Times New Roman"/>
          <w:rtl/>
        </w:rPr>
      </w:pPr>
      <w:r>
        <w:rPr>
          <w:rFonts w:cs="Times New Roman" w:hint="cs"/>
          <w:rtl/>
        </w:rPr>
        <w:t>בתמורה החל להרוויח כסף, לא מספיק בשביל מועדוני היוקרה של הסביבה והחומרים שקנה שם, אבל בהחלט מספיק בשביל הפאב השכונתי ששם פגש כמה אנשים בגילו שעמדו להתחיל אוניברסיטה בקרוב או שתכננו את ה-</w:t>
      </w:r>
      <w:r>
        <w:rPr>
          <w:rFonts w:cs="Times New Roman"/>
        </w:rPr>
        <w:t>Gap Year</w:t>
      </w:r>
      <w:r>
        <w:rPr>
          <w:rFonts w:cs="Times New Roman" w:hint="cs"/>
          <w:rtl/>
        </w:rPr>
        <w:t xml:space="preserve"> שלהם. וגם אלכס חשב </w:t>
      </w:r>
      <w:r>
        <w:rPr>
          <w:rFonts w:cs="Times New Roman"/>
          <w:rtl/>
        </w:rPr>
        <w:t>–</w:t>
      </w:r>
      <w:r>
        <w:rPr>
          <w:rFonts w:cs="Times New Roman" w:hint="cs"/>
          <w:rtl/>
        </w:rPr>
        <w:t xml:space="preserve"> מה עם ה-</w:t>
      </w:r>
      <w:r>
        <w:rPr>
          <w:rFonts w:cs="Times New Roman"/>
        </w:rPr>
        <w:t>Gap Year</w:t>
      </w:r>
      <w:r>
        <w:rPr>
          <w:rFonts w:cs="Times New Roman" w:hint="cs"/>
          <w:rtl/>
        </w:rPr>
        <w:t xml:space="preserve"> שלי? זאת שבאה בין התיכון לצבא. הסיכויים לשרוד את הצבא הוא שיער לעצמו לא יהיו גדולים, בעיקר מפני שראה את עצמו מסתער עם תת-מקלע בידיו, סכין בין שיניו ולהבות בעיניו על אויבי המדינה והמולדת. וכך כידוע לא שורדים, לכן גם בקשר לבחינות הבגרות הפסיק להיות מוטרד.</w:t>
      </w:r>
    </w:p>
    <w:p w14:paraId="50C113F6" w14:textId="77777777" w:rsidR="00283007" w:rsidRDefault="00283007" w:rsidP="00283007">
      <w:pPr>
        <w:rPr>
          <w:rFonts w:cs="Times New Roman"/>
        </w:rPr>
      </w:pPr>
    </w:p>
    <w:p w14:paraId="1A27AEB1" w14:textId="77777777" w:rsidR="00283007" w:rsidRPr="006A5E64" w:rsidRDefault="00283007" w:rsidP="00283007">
      <w:pPr>
        <w:rPr>
          <w:rFonts w:cs="Times New Roman"/>
          <w:rtl/>
        </w:rPr>
      </w:pPr>
      <w:r w:rsidRPr="006A5E64">
        <w:rPr>
          <w:rFonts w:cs="Times New Roman"/>
          <w:rtl/>
        </w:rPr>
        <w:t>הוא ברח לסבו, שגר ב</w:t>
      </w:r>
      <w:r w:rsidRPr="006A5E64">
        <w:rPr>
          <w:rFonts w:cs="Times New Roman"/>
        </w:rPr>
        <w:t>Hertfordshire</w:t>
      </w:r>
      <w:r w:rsidRPr="006A5E64">
        <w:rPr>
          <w:rFonts w:cs="Times New Roman"/>
          <w:rtl/>
        </w:rPr>
        <w:t>, בעיירה קטנה בבית לבן עם גג קש נאה. זה היה ביתה של אישתו השניה ואל</w:t>
      </w:r>
      <w:r>
        <w:rPr>
          <w:rFonts w:cs="Times New Roman" w:hint="cs"/>
          <w:rtl/>
        </w:rPr>
        <w:t>כ</w:t>
      </w:r>
      <w:r w:rsidRPr="006A5E64">
        <w:rPr>
          <w:rFonts w:cs="Times New Roman"/>
          <w:rtl/>
        </w:rPr>
        <w:t>ס שוחח ארוכות עם אחיה, שגר בקרבת מקום והיה מגיע לשם כל בוקר בדרכו לבית המרקחת.</w:t>
      </w:r>
    </w:p>
    <w:p w14:paraId="7F658C78" w14:textId="77777777" w:rsidR="00283007" w:rsidRPr="006A5E64" w:rsidRDefault="00283007" w:rsidP="00283007">
      <w:pPr>
        <w:rPr>
          <w:rFonts w:cs="Times New Roman"/>
          <w:rtl/>
        </w:rPr>
      </w:pPr>
      <w:r w:rsidRPr="006A5E64">
        <w:rPr>
          <w:rFonts w:cs="Times New Roman"/>
          <w:rtl/>
        </w:rPr>
        <w:t>פפפט, הוא אמר כששפך רוטב חום על הביצים ונקנקיה שאחותו היתה מכינה לו לארוחת בוקר. זאת היתה ארוחת הבוקר של כולם, ואם כי בימיו הראשונים אלכס היה מתעורר בשעות אחר הצהריים מצוברח וזועף ויוצא לפאב או השד יודע מה עשה בדיוק, הריח הזה היה משהו שלא עמד בו ותוך ימים מעטים גם הוא היה מתעורר בשש וחצי, ויורד למטבח ללגום איתם קפה מהביל ולאכול נקנקיות וביצי עין מושלמות.</w:t>
      </w:r>
    </w:p>
    <w:p w14:paraId="75CAE56E" w14:textId="77777777" w:rsidR="00283007" w:rsidRPr="006A5E64" w:rsidRDefault="00283007" w:rsidP="00283007">
      <w:pPr>
        <w:rPr>
          <w:rFonts w:cs="Times New Roman"/>
          <w:rtl/>
        </w:rPr>
      </w:pPr>
      <w:r w:rsidRPr="006A5E64">
        <w:rPr>
          <w:rFonts w:cs="Times New Roman"/>
          <w:rtl/>
        </w:rPr>
        <w:lastRenderedPageBreak/>
        <w:t>פפפפט היה נוהם האח, ואלכס לא יכול היה לשבוע מהמראה של הרוטב החום שנשפך לו יותר מדי וכשהוא מקרב את הנקנקיה לפיו טיפות מהרוטב מנטפות חלקן על המפית שתקע בצוורונו וחלקן על ח</w:t>
      </w:r>
      <w:r>
        <w:rPr>
          <w:rFonts w:cs="Times New Roman" w:hint="cs"/>
          <w:rtl/>
        </w:rPr>
        <w:t>ו</w:t>
      </w:r>
      <w:r w:rsidRPr="006A5E64">
        <w:rPr>
          <w:rFonts w:cs="Times New Roman"/>
          <w:rtl/>
        </w:rPr>
        <w:t>לצתו ומכנסיו ואיש אינו מעיר או נושף ב</w:t>
      </w:r>
      <w:r w:rsidRPr="006A5E64">
        <w:rPr>
          <w:rFonts w:cs="Times New Roman"/>
        </w:rPr>
        <w:t>disapproval</w:t>
      </w:r>
      <w:r w:rsidRPr="006A5E64">
        <w:rPr>
          <w:rFonts w:cs="Times New Roman"/>
          <w:rtl/>
        </w:rPr>
        <w:t>, פפפפפטט, אז אתה לא יכול לגור בישראל כי החברה שעזבה אותך עכשו מסתובבת בבית ומתקרבת לאחיך, ואתה לא יכול לגור בלונדון כי החברה הקודמת חברה לחברך הטוב ביותר.</w:t>
      </w:r>
    </w:p>
    <w:p w14:paraId="03D0A753" w14:textId="77777777" w:rsidR="00283007" w:rsidRPr="006A5E64" w:rsidRDefault="00283007" w:rsidP="00283007">
      <w:pPr>
        <w:rPr>
          <w:rFonts w:cs="Times New Roman"/>
          <w:rtl/>
        </w:rPr>
      </w:pPr>
      <w:r w:rsidRPr="006A5E64">
        <w:rPr>
          <w:rFonts w:cs="Times New Roman"/>
          <w:rtl/>
        </w:rPr>
        <w:t>זה... ככה זה, בערך, אלכס אמר וקליפתה הפריכה של הנקנקיה התפצפצה בין שיניו, והבשר הרך החם נמעך בפיו באופן שאין מנחם ממנו כשמתעוררים בלי שום סיבה בשש וחצי. רק בשביל לשבת בנחת במטבח השקט, כשצינת הבוקר הקייצי חודרת מבעד לחלונות הפתוחים לרווחה לשם האיוורור כי אישתו של הסב אהבה איוורור, וגם אלכס אהב מאד איוורור - לא היה דבר שאהב יותר, כך החליט, ולא היה קשר ביו האיוורור לבין האם מותר לעשן ב</w:t>
      </w:r>
      <w:r>
        <w:rPr>
          <w:rFonts w:cs="Times New Roman" w:hint="cs"/>
          <w:rtl/>
        </w:rPr>
        <w:t>ב</w:t>
      </w:r>
      <w:r w:rsidRPr="006A5E64">
        <w:rPr>
          <w:rFonts w:cs="Times New Roman"/>
          <w:rtl/>
        </w:rPr>
        <w:t xml:space="preserve">ית או אסור, והיה מותר, והוא עישן כמה שרצה ואף אחד לא נלחץ או התפלץ או נידה אותו מאומת בני האדם, וכשמתעוררים בשש וחצי </w:t>
      </w:r>
      <w:r>
        <w:rPr>
          <w:rFonts w:cs="Times New Roman" w:hint="cs"/>
          <w:rtl/>
        </w:rPr>
        <w:t>י</w:t>
      </w:r>
      <w:r w:rsidRPr="006A5E64">
        <w:rPr>
          <w:rFonts w:cs="Times New Roman"/>
          <w:rtl/>
        </w:rPr>
        <w:t xml:space="preserve">ש זמן </w:t>
      </w:r>
      <w:r>
        <w:rPr>
          <w:rFonts w:cs="Times New Roman" w:hint="cs"/>
          <w:rtl/>
        </w:rPr>
        <w:t>ל</w:t>
      </w:r>
      <w:r w:rsidRPr="006A5E64">
        <w:rPr>
          <w:rFonts w:cs="Times New Roman"/>
          <w:rtl/>
        </w:rPr>
        <w:t>כל</w:t>
      </w:r>
      <w:r>
        <w:rPr>
          <w:rFonts w:cs="Times New Roman" w:hint="cs"/>
          <w:rtl/>
        </w:rPr>
        <w:t>-</w:t>
      </w:r>
      <w:r w:rsidRPr="006A5E64">
        <w:rPr>
          <w:rFonts w:cs="Times New Roman"/>
          <w:rtl/>
        </w:rPr>
        <w:t>כך הרבה דברים, יש זמן לשבת בנחת במטבח ולדבר על יסמין ועל סאקורה ולא לחשוש שברגע שתנשום או תפסיק לדבר בן שיחך ימלט או יחזור חעיתון או יסביר לך כמה הוא עסוק כרגע, ולומר זה כואב לי ולא לחשוש שעכשו תשמע עד כמה טוב לך בחיים, עד כמה את</w:t>
      </w:r>
      <w:r>
        <w:rPr>
          <w:rFonts w:cs="Times New Roman" w:hint="cs"/>
          <w:rtl/>
        </w:rPr>
        <w:t>ה</w:t>
      </w:r>
      <w:r w:rsidRPr="006A5E64">
        <w:rPr>
          <w:rFonts w:cs="Times New Roman"/>
          <w:rtl/>
        </w:rPr>
        <w:t xml:space="preserve"> לא מבין מהם קשיים, מהו מאבק.</w:t>
      </w:r>
    </w:p>
    <w:p w14:paraId="76AFC017" w14:textId="77777777" w:rsidR="00283007" w:rsidRPr="006A5E64" w:rsidRDefault="00283007" w:rsidP="00283007">
      <w:pPr>
        <w:rPr>
          <w:rFonts w:cs="Times New Roman"/>
          <w:rtl/>
        </w:rPr>
      </w:pPr>
      <w:r w:rsidRPr="006A5E64">
        <w:rPr>
          <w:rFonts w:cs="Times New Roman"/>
          <w:rtl/>
        </w:rPr>
        <w:t xml:space="preserve">וכשתהיה לך חברה פה, בעיירה? האח שאל. </w:t>
      </w:r>
    </w:p>
    <w:p w14:paraId="4F692140" w14:textId="77777777" w:rsidR="00283007" w:rsidRPr="006A5E64" w:rsidRDefault="00283007" w:rsidP="00283007">
      <w:pPr>
        <w:rPr>
          <w:rFonts w:cs="Times New Roman"/>
          <w:rtl/>
        </w:rPr>
      </w:pPr>
      <w:r w:rsidRPr="006A5E64">
        <w:rPr>
          <w:rFonts w:cs="Times New Roman"/>
          <w:rtl/>
        </w:rPr>
        <w:t>פה? אלכס גיחך. זאת היתה הפעם הראשונה שהרעיון של חברה עתידית עלה כאופציה בדעתו. לא תהיה לי יותר חברה, הוא אמר והבין שעוד תהיה. עוד יהיו הרבה.</w:t>
      </w:r>
    </w:p>
    <w:p w14:paraId="0F2D6780" w14:textId="77777777" w:rsidR="00283007" w:rsidRPr="006A5E64" w:rsidRDefault="00283007" w:rsidP="00283007">
      <w:pPr>
        <w:rPr>
          <w:rFonts w:cs="Times New Roman"/>
          <w:rtl/>
        </w:rPr>
      </w:pPr>
      <w:r w:rsidRPr="006A5E64">
        <w:rPr>
          <w:rFonts w:cs="Times New Roman"/>
          <w:rtl/>
        </w:rPr>
        <w:t>תהיה, האח אמר, ואתה תיפרד או שהיא תיפרד. מה אז?</w:t>
      </w:r>
    </w:p>
    <w:p w14:paraId="5BE84568" w14:textId="77777777" w:rsidR="00283007" w:rsidRPr="006A5E64" w:rsidRDefault="00283007" w:rsidP="00283007">
      <w:pPr>
        <w:rPr>
          <w:rFonts w:cs="Times New Roman"/>
          <w:rtl/>
        </w:rPr>
      </w:pPr>
      <w:r w:rsidRPr="006A5E64">
        <w:rPr>
          <w:rFonts w:cs="Times New Roman"/>
          <w:rtl/>
        </w:rPr>
        <w:t>הסבא צחק. זאת סיבה טובה לנדוד ברחבי העולם. סיבה טובה כמו כל סיבה אחרת.</w:t>
      </w:r>
    </w:p>
    <w:p w14:paraId="78BB918D" w14:textId="77777777" w:rsidR="00283007" w:rsidRPr="006A5E64" w:rsidRDefault="00283007" w:rsidP="00283007">
      <w:pPr>
        <w:rPr>
          <w:rFonts w:cs="Times New Roman"/>
          <w:rtl/>
        </w:rPr>
      </w:pPr>
      <w:r w:rsidRPr="006A5E64">
        <w:rPr>
          <w:rFonts w:cs="Times New Roman"/>
          <w:rtl/>
        </w:rPr>
        <w:t xml:space="preserve">לא אם הוא לא יכול לחזור </w:t>
      </w:r>
      <w:r w:rsidRPr="006A5E64">
        <w:rPr>
          <w:rFonts w:cs="Times New Roman"/>
        </w:rPr>
        <w:t>if he's barred from thr old places</w:t>
      </w:r>
      <w:r w:rsidRPr="006A5E64">
        <w:rPr>
          <w:rFonts w:cs="Times New Roman"/>
          <w:rtl/>
        </w:rPr>
        <w:t xml:space="preserve"> אשת הסב גערה. נודדים בעולם בשביל שהוא יפתח, לא בשביל שהוא יסגר. והיא החליקה לצלחתו של כל אחד מהם עין אחת מושלמת, אחרונה - עשויה באופן שונ</w:t>
      </w:r>
      <w:r>
        <w:rPr>
          <w:rFonts w:cs="Times New Roman" w:hint="cs"/>
          <w:rtl/>
        </w:rPr>
        <w:t>ה</w:t>
      </w:r>
      <w:r w:rsidRPr="006A5E64">
        <w:rPr>
          <w:rFonts w:cs="Times New Roman"/>
          <w:rtl/>
        </w:rPr>
        <w:t xml:space="preserve"> מהאחרות..</w:t>
      </w:r>
      <w:r>
        <w:rPr>
          <w:rFonts w:cs="Times New Roman" w:hint="cs"/>
          <w:rtl/>
        </w:rPr>
        <w:t xml:space="preserve"> ומעל הלבן שלוש כפות של שעועית לבנה ברוטב עגבניות שמכינים בלילה הקודם [??]</w:t>
      </w:r>
    </w:p>
    <w:p w14:paraId="4ECBC835" w14:textId="77777777" w:rsidR="00283007" w:rsidRPr="006A5E64" w:rsidRDefault="00283007" w:rsidP="00283007">
      <w:pPr>
        <w:rPr>
          <w:rFonts w:cs="Times New Roman"/>
          <w:rtl/>
        </w:rPr>
      </w:pPr>
      <w:r w:rsidRPr="006A5E64">
        <w:rPr>
          <w:rFonts w:cs="Times New Roman"/>
          <w:rtl/>
        </w:rPr>
        <w:t>אז מה לעשות? אלכס מחה. לאהוב פחות?</w:t>
      </w:r>
    </w:p>
    <w:p w14:paraId="7ACC6800" w14:textId="77777777" w:rsidR="00283007" w:rsidRPr="006A5E64" w:rsidRDefault="00283007" w:rsidP="00283007">
      <w:pPr>
        <w:rPr>
          <w:rFonts w:cs="Times New Roman"/>
          <w:rtl/>
        </w:rPr>
      </w:pPr>
      <w:r w:rsidRPr="006A5E64">
        <w:rPr>
          <w:rFonts w:cs="Times New Roman"/>
          <w:rtl/>
        </w:rPr>
        <w:t xml:space="preserve">בדיוק ההיפך אישי הצעיר, בדיוק ההיפך! אמר רוקח העיירה בחיוך מתענג. לאהוב יותר! </w:t>
      </w:r>
    </w:p>
    <w:p w14:paraId="0EBEC489" w14:textId="77777777" w:rsidR="00283007" w:rsidRPr="006A5E64" w:rsidRDefault="00283007" w:rsidP="00283007">
      <w:pPr>
        <w:rPr>
          <w:rFonts w:cs="Times New Roman"/>
          <w:rtl/>
        </w:rPr>
      </w:pPr>
      <w:r w:rsidRPr="006A5E64">
        <w:rPr>
          <w:rFonts w:cs="Times New Roman"/>
          <w:rtl/>
        </w:rPr>
        <w:t>מה זה אומר, לאהוב יותר?</w:t>
      </w:r>
    </w:p>
    <w:p w14:paraId="47866B0D" w14:textId="77777777" w:rsidR="00283007" w:rsidRPr="006A5E64" w:rsidRDefault="00283007" w:rsidP="00283007">
      <w:pPr>
        <w:rPr>
          <w:rFonts w:cs="Times New Roman"/>
          <w:rtl/>
        </w:rPr>
      </w:pPr>
      <w:r w:rsidRPr="006A5E64">
        <w:rPr>
          <w:rFonts w:cs="Times New Roman"/>
          <w:rtl/>
        </w:rPr>
        <w:t>להרשות לעצמך את זה, להרשות לעצמך לאהוב יותר. גם אם זה סוד שלך, גם אם אף אחד לא יודע, בפנים אתה תאהב יותר.</w:t>
      </w:r>
    </w:p>
    <w:p w14:paraId="0AC59CCE" w14:textId="77777777" w:rsidR="00283007" w:rsidRPr="006A5E64" w:rsidRDefault="00283007" w:rsidP="00283007">
      <w:pPr>
        <w:rPr>
          <w:rFonts w:cs="Times New Roman"/>
          <w:rtl/>
        </w:rPr>
      </w:pPr>
      <w:r w:rsidRPr="006A5E64">
        <w:rPr>
          <w:rFonts w:cs="Times New Roman"/>
          <w:rtl/>
        </w:rPr>
        <w:t xml:space="preserve">זה הכי קל, לאהוב יותר. הכי קל. במקום לכלוא את זה, לאהוב הרבה יותר ממה שמישהו ידע. לאהוב את מארק, ואת סיימון, ואחר כך למצוא את האופן שבו ניתן יהיה לאהוב עוד יותר את יסמין, במקום לכלוא ולהלחם בכך, להיפך - להשפך, לשפוך את כל האהבה שתציף אותו, אהבה מסוג אחר, מהסוג החומל, במקום להלחם בדמעות הוא לא נלחם בהן וזה לא היה דמעות בכלל, זה היה חיוך עצום, לאהוב את סאקורה, את העין הזאת הנוזלית, אולי יום אחד ניתן יהיה לאהוב קצת גם את סופי, לאהוב איכשהו או לפחות להיות מסוגל </w:t>
      </w:r>
      <w:r w:rsidRPr="006A5E64">
        <w:rPr>
          <w:rFonts w:cs="Times New Roman"/>
        </w:rPr>
        <w:t>to bear</w:t>
      </w:r>
      <w:r w:rsidRPr="006A5E64">
        <w:rPr>
          <w:rFonts w:cs="Times New Roman"/>
          <w:rtl/>
        </w:rPr>
        <w:t xml:space="preserve"> את ההורים.</w:t>
      </w:r>
    </w:p>
    <w:p w14:paraId="5A1D3E76" w14:textId="77777777" w:rsidR="00283007" w:rsidRDefault="00283007" w:rsidP="00283007">
      <w:pPr>
        <w:rPr>
          <w:rFonts w:cs="Times New Roman"/>
        </w:rPr>
      </w:pPr>
      <w:r w:rsidRPr="006A5E64">
        <w:rPr>
          <w:rFonts w:cs="Times New Roman"/>
          <w:rtl/>
        </w:rPr>
        <w:t xml:space="preserve">הנקניקיה עם הביצה המטוגנת והסקונז </w:t>
      </w:r>
      <w:r w:rsidRPr="006A5E64">
        <w:rPr>
          <w:rFonts w:cs="Times New Roman"/>
        </w:rPr>
        <w:t>scones</w:t>
      </w:r>
      <w:r w:rsidRPr="006A5E64">
        <w:rPr>
          <w:rFonts w:cs="Times New Roman"/>
          <w:rtl/>
        </w:rPr>
        <w:t xml:space="preserve"> ובתוספת חלב מלא, לא מפוסטר, טיפטפו אל תוך גופו בטיפות צהובות, סמיכות, שהגיעו עד לקצות עצמותיו, אל נבטי הצמיחה, - או איך קוראים לזה - ודיגדגו אותם. גשם דק ירד כשהרוקח יצא לאחר שדיסקס לעומקם את מאורעות היום עם אלכס כאחד האדם. אלכס כאחד האדם! היש תרופה טובה מזאת? היש מזור המתעלה על כך? אור היום האפיל בגשם וזה יהיה יום ש</w:t>
      </w:r>
      <w:r>
        <w:rPr>
          <w:rFonts w:cs="Times New Roman" w:hint="cs"/>
          <w:rtl/>
        </w:rPr>
        <w:t>כ</w:t>
      </w:r>
      <w:r w:rsidRPr="006A5E64">
        <w:rPr>
          <w:rFonts w:cs="Times New Roman"/>
          <w:rtl/>
        </w:rPr>
        <w:t xml:space="preserve">ולו בישולים, וגיהוץ וניעור של סדינים לבנים מעלי הבל כשהם </w:t>
      </w:r>
      <w:r w:rsidRPr="006A5E64">
        <w:rPr>
          <w:rFonts w:cs="Times New Roman"/>
          <w:rtl/>
        </w:rPr>
        <w:lastRenderedPageBreak/>
        <w:t>מגיחים ממכונת הכביסה החורקת, שם במטבח העתיק, וההבל יצטרף לאדים העולים מסירים ומבין הסדקים בדלת התנור, כי המון אורחים הוזמנו לאותו ערב, ואחר הצהריים, לאחר שהגשם פסק והוא עבד בגינה שגדולה שלהם בעיקר בקטיף עגבניות ובסילוק כמה זוחלים ירוקים ושעירים במיוחד, הוא מונה להכין את הסנגריה, ועד שהאורחים הגיעו כבר זרמו בנחת בגופו עמה חתיכות פרי ויין מחומם ב--- ובקינמון ???? שקטים ושלווים והכל נמסך בעשן המקטרות המתוק ורישרוש קפליהן של חצאיות ארוכות, מתקופות אחרות...</w:t>
      </w:r>
    </w:p>
    <w:p w14:paraId="2EF2147A" w14:textId="77777777" w:rsidR="00283007" w:rsidRDefault="00283007" w:rsidP="00283007">
      <w:pPr>
        <w:rPr>
          <w:rFonts w:cs="Times New Roman"/>
        </w:rPr>
      </w:pPr>
    </w:p>
    <w:p w14:paraId="18085D78" w14:textId="77777777" w:rsidR="00283007" w:rsidRDefault="00283007" w:rsidP="00283007">
      <w:pPr>
        <w:rPr>
          <w:rFonts w:cs="Times New Roman"/>
        </w:rPr>
      </w:pPr>
    </w:p>
    <w:p w14:paraId="13F69392" w14:textId="77777777" w:rsidR="00283007" w:rsidRDefault="00283007" w:rsidP="00283007">
      <w:pPr>
        <w:rPr>
          <w:rFonts w:cs="Times New Roman"/>
          <w:rtl/>
        </w:rPr>
      </w:pPr>
      <w:r>
        <w:rPr>
          <w:rFonts w:cs="Times New Roman" w:hint="cs"/>
          <w:rtl/>
        </w:rPr>
        <w:t xml:space="preserve">בימים הראשונים הוא היה שוכב על הדשא בגינה הקדמית של הבית, שהיו בה צמחים פורחים נותני-ריח, חלקם הגדול אף  בעלי שנים יותר ממנו עצמו, שובכ ומביט לעננים שבשמים ולעננים שהוא עצמו נשף, ואיש לא העיר לו דבר. בשעות הצהריים המוקדמות הוא היה לעיתים נרדם בדשא, והדבורים היו מזמזמות באזניו, הפרפרים לבני-הכנף משתהים על פניו ותולעי האדמה רוחשות מתחתיו. וכמובן </w:t>
      </w:r>
      <w:r>
        <w:rPr>
          <w:rFonts w:cs="Times New Roman"/>
          <w:rtl/>
        </w:rPr>
        <w:t>–</w:t>
      </w:r>
      <w:r>
        <w:rPr>
          <w:rFonts w:cs="Times New Roman" w:hint="cs"/>
          <w:rtl/>
        </w:rPr>
        <w:t xml:space="preserve"> כלבו העצום של סבו מרחרח את כפות ידיו. כשהתעורר בשעות האור האחרונות של היום היה קוטף לעיתים אגס צהוב מהעץ מעל ראשו, נוגס בו באילו מתרגל לראשונה לטעמם המתוק של מאכלים. בלילות הוא היה נעלם ואיש לא גער בו כשחזר מת למחצה, בידיים רועדות ואישונים מוגדלים, מלהג דברים חסרי-פשר. [לבדוק שיחים שיש בגינות אנגליות]</w:t>
      </w:r>
    </w:p>
    <w:p w14:paraId="75880CBF" w14:textId="77777777" w:rsidR="00283007" w:rsidRDefault="00283007" w:rsidP="00283007">
      <w:pPr>
        <w:rPr>
          <w:rFonts w:cs="Times New Roman"/>
          <w:rtl/>
        </w:rPr>
      </w:pPr>
      <w:r>
        <w:rPr>
          <w:rFonts w:cs="Times New Roman" w:hint="cs"/>
          <w:rtl/>
        </w:rPr>
        <w:t>ואולם לאט-לאט החל להכנס יותר אל תוך הבית, לחוש את מקומו (שהיה למרבה הפלא גדול יותר מחוסר-מקומו) שם.</w:t>
      </w:r>
    </w:p>
    <w:p w14:paraId="7F5DEAE0" w14:textId="77777777" w:rsidR="00283007" w:rsidRDefault="00283007" w:rsidP="00283007">
      <w:pPr>
        <w:rPr>
          <w:rFonts w:cs="Times New Roman"/>
          <w:rtl/>
        </w:rPr>
      </w:pPr>
    </w:p>
    <w:p w14:paraId="51089E5E" w14:textId="77777777" w:rsidR="00283007" w:rsidRDefault="00283007" w:rsidP="00283007">
      <w:pPr>
        <w:rPr>
          <w:rFonts w:cs="Times New Roman"/>
          <w:rtl/>
        </w:rPr>
      </w:pPr>
      <w:r>
        <w:rPr>
          <w:rFonts w:cs="Times New Roman" w:hint="cs"/>
          <w:rtl/>
        </w:rPr>
        <w:t>אישתו של הסבא של אלכס לימדה אותו לבשל.</w:t>
      </w:r>
    </w:p>
    <w:p w14:paraId="52B053E3" w14:textId="77777777" w:rsidR="00283007" w:rsidRDefault="00283007" w:rsidP="00283007">
      <w:pPr>
        <w:rPr>
          <w:rFonts w:cs="Times New Roman"/>
          <w:rtl/>
        </w:rPr>
      </w:pPr>
      <w:r>
        <w:rPr>
          <w:rFonts w:cs="Times New Roman" w:hint="cs"/>
          <w:rtl/>
        </w:rPr>
        <w:t xml:space="preserve">הדבר הראשון שביקש ממנה, באותו בוקר כשקם ממיטתו היה לחם פודינג. היא ידעה להכין את זה כמו סאקורה </w:t>
      </w:r>
      <w:r>
        <w:rPr>
          <w:rFonts w:cs="Times New Roman"/>
          <w:rtl/>
        </w:rPr>
        <w:t>–</w:t>
      </w:r>
      <w:r>
        <w:rPr>
          <w:rFonts w:cs="Times New Roman" w:hint="cs"/>
          <w:rtl/>
        </w:rPr>
        <w:t xml:space="preserve"> קצת פחות שוקולד וקינמון וקצת יותר פירות אולי, אבל זה היה בדיוק מה שאהב.</w:t>
      </w:r>
    </w:p>
    <w:p w14:paraId="518F2034" w14:textId="77777777" w:rsidR="00283007" w:rsidRDefault="00283007" w:rsidP="00283007">
      <w:pPr>
        <w:rPr>
          <w:rFonts w:cs="Times New Roman"/>
          <w:rtl/>
        </w:rPr>
      </w:pPr>
      <w:r>
        <w:rPr>
          <w:rFonts w:cs="Times New Roman" w:hint="cs"/>
          <w:rtl/>
        </w:rPr>
        <w:t xml:space="preserve">למען האמת לא היה אכפת לו מה יעשה כל עוד התאפשר לו לשבת במטבח השקט הזה, בלי שאיש יזרז אותו, לדבר איתה על [נושאי בישול ספצפיים שונים] ועל [הכיף שבלבשל ולאפות]. היו לה ראשי-מזרק מהסוג המשמש לקשט עוגה בקצפת, אלא שלה היה סט של ראשים עצומים באמת, וחתוכים באופן מיוחד מאד, שהיו הדבר היקר ביותר לליבה בכל המטבח. הם הגיעו מרוסיה עוד כשהיתה ברית המועצות, ובעזרתם היא קישטה עוגות בפרחי-קצפת עצומים </w:t>
      </w:r>
      <w:r>
        <w:rPr>
          <w:rFonts w:cs="Times New Roman"/>
          <w:rtl/>
        </w:rPr>
        <w:t>–</w:t>
      </w:r>
      <w:r>
        <w:rPr>
          <w:rFonts w:cs="Times New Roman" w:hint="cs"/>
          <w:rtl/>
        </w:rPr>
        <w:t xml:space="preserve"> וורדים ושושנים וחרציות וביניהם עלים ירוקים. אלה היו עוגות מופלאות באמת, וזה היה משלח ידה </w:t>
      </w:r>
      <w:r>
        <w:rPr>
          <w:rFonts w:cs="Times New Roman"/>
          <w:rtl/>
        </w:rPr>
        <w:t>–</w:t>
      </w:r>
      <w:r>
        <w:rPr>
          <w:rFonts w:cs="Times New Roman" w:hint="cs"/>
          <w:rtl/>
        </w:rPr>
        <w:t xml:space="preserve"> בכל בוקר היה [איש] מביא אליה שני תריסרי עוגות, ולאחר שלוש שעות מגיע לקחת אותן ממנה, מקושטות בפרחי העונה מקצפת. אלא שמאז שאלכס החל לעזור לה, המלאכה נסתיימה מהר יותר. הוא התמחה במריחת שכבת הקצפת התחתונה, זאת שמעליה מקשטים בפרחים והדבר אינו פשוט כלל </w:t>
      </w:r>
      <w:r>
        <w:rPr>
          <w:rFonts w:cs="Times New Roman"/>
          <w:rtl/>
        </w:rPr>
        <w:t>–</w:t>
      </w:r>
      <w:r>
        <w:rPr>
          <w:rFonts w:cs="Times New Roman" w:hint="cs"/>
          <w:rtl/>
        </w:rPr>
        <w:t xml:space="preserve"> לאחר המריחה יש ליישר, בעזרת מני סכינים ומשטחים שונים, ולפעמים השתמש במשטח משונן ליישור השוליים, ולאחר מכן את החריצים היה ממלא בקצפת בצבע אחר. ושוב מיישר. הוא התמחה במלאכה הזאת ושקע בה ובשקט שהיא השרתה עליו.</w:t>
      </w:r>
    </w:p>
    <w:p w14:paraId="7AD34494" w14:textId="77777777" w:rsidR="00283007" w:rsidRDefault="00283007" w:rsidP="00283007">
      <w:pPr>
        <w:rPr>
          <w:rFonts w:cs="Times New Roman"/>
          <w:rtl/>
        </w:rPr>
      </w:pPr>
      <w:r>
        <w:rPr>
          <w:rFonts w:cs="Times New Roman" w:hint="cs"/>
          <w:rtl/>
        </w:rPr>
        <w:t xml:space="preserve">היא לא שילמה לו </w:t>
      </w:r>
      <w:r>
        <w:rPr>
          <w:rFonts w:cs="Times New Roman"/>
          <w:rtl/>
        </w:rPr>
        <w:t>–</w:t>
      </w:r>
      <w:r>
        <w:rPr>
          <w:rFonts w:cs="Times New Roman" w:hint="cs"/>
          <w:rtl/>
        </w:rPr>
        <w:t xml:space="preserve"> הסב מנע זאת. הוא הציל בפעולה זאת את גופו הצעיר של אלכס ממני רעלים שונים. מעט רעלים בכל זאת נכנסו לגופו, בעיקר אלכוהול לסוגיו.</w:t>
      </w:r>
    </w:p>
    <w:p w14:paraId="15FACBDE" w14:textId="77777777" w:rsidR="00283007" w:rsidRDefault="00283007" w:rsidP="00283007">
      <w:pPr>
        <w:rPr>
          <w:rFonts w:cs="Times New Roman"/>
          <w:rtl/>
        </w:rPr>
      </w:pPr>
      <w:r>
        <w:rPr>
          <w:rFonts w:cs="Times New Roman" w:hint="cs"/>
          <w:rtl/>
        </w:rPr>
        <w:t>לעיתים הנהג של המאפייה הגיע מוקדם מדי והם דיברו...</w:t>
      </w:r>
    </w:p>
    <w:p w14:paraId="516BBEEA" w14:textId="77777777" w:rsidR="00283007" w:rsidRPr="00EB5070" w:rsidRDefault="00283007" w:rsidP="00283007">
      <w:pPr>
        <w:rPr>
          <w:rFonts w:cs="Times New Roman"/>
          <w:rtl/>
        </w:rPr>
      </w:pPr>
      <w:r w:rsidRPr="00EB5070">
        <w:rPr>
          <w:rFonts w:cs="Times New Roman"/>
          <w:rtl/>
        </w:rPr>
        <w:t xml:space="preserve">אלכס אצל סבו קרא ספרי </w:t>
      </w:r>
      <w:r w:rsidRPr="00EB5070">
        <w:rPr>
          <w:rFonts w:cs="Times New Roman"/>
        </w:rPr>
        <w:t>explorers</w:t>
      </w:r>
      <w:r w:rsidRPr="00EB5070">
        <w:rPr>
          <w:rFonts w:cs="Times New Roman"/>
          <w:rtl/>
        </w:rPr>
        <w:t>.</w:t>
      </w:r>
    </w:p>
    <w:p w14:paraId="2D880AD9" w14:textId="77777777" w:rsidR="00283007" w:rsidRPr="00EB5070" w:rsidRDefault="00283007" w:rsidP="00283007">
      <w:pPr>
        <w:rPr>
          <w:rFonts w:cs="Times New Roman"/>
          <w:rtl/>
        </w:rPr>
      </w:pPr>
      <w:r w:rsidRPr="00EB5070">
        <w:rPr>
          <w:rFonts w:cs="Times New Roman"/>
          <w:rtl/>
        </w:rPr>
        <w:t>אז מה, אתה מתעניין במסעות, איש צעיר?</w:t>
      </w:r>
    </w:p>
    <w:p w14:paraId="5714F9A0" w14:textId="77777777" w:rsidR="00283007" w:rsidRPr="00EB5070" w:rsidRDefault="00283007" w:rsidP="00283007">
      <w:pPr>
        <w:rPr>
          <w:rFonts w:cs="Times New Roman"/>
          <w:rtl/>
        </w:rPr>
      </w:pPr>
      <w:r w:rsidRPr="00EB5070">
        <w:rPr>
          <w:rFonts w:cs="Times New Roman"/>
          <w:rtl/>
        </w:rPr>
        <w:lastRenderedPageBreak/>
        <w:t>אלכס האים עיניו מהספר ומשך בכתפיו.</w:t>
      </w:r>
    </w:p>
    <w:p w14:paraId="5AB96450" w14:textId="77777777" w:rsidR="00283007" w:rsidRPr="00EB5070" w:rsidRDefault="00283007" w:rsidP="00283007">
      <w:pPr>
        <w:rPr>
          <w:rFonts w:cs="Times New Roman"/>
          <w:rtl/>
        </w:rPr>
      </w:pPr>
      <w:r w:rsidRPr="00EB5070">
        <w:rPr>
          <w:rFonts w:cs="Times New Roman"/>
          <w:rtl/>
        </w:rPr>
        <w:t>ולנהוג, אתה יודע?</w:t>
      </w:r>
    </w:p>
    <w:p w14:paraId="154A2E34" w14:textId="77777777" w:rsidR="00283007" w:rsidRPr="00EB5070" w:rsidRDefault="00283007" w:rsidP="00283007">
      <w:pPr>
        <w:rPr>
          <w:rFonts w:cs="Times New Roman"/>
          <w:rtl/>
        </w:rPr>
      </w:pPr>
      <w:r w:rsidRPr="00EB5070">
        <w:rPr>
          <w:rFonts w:cs="Times New Roman"/>
          <w:rtl/>
        </w:rPr>
        <w:t>לא אדוני.</w:t>
      </w:r>
    </w:p>
    <w:p w14:paraId="59DB2BE6" w14:textId="77777777" w:rsidR="00283007" w:rsidRDefault="00283007" w:rsidP="00283007">
      <w:pPr>
        <w:rPr>
          <w:rFonts w:cs="Times New Roman"/>
          <w:rtl/>
        </w:rPr>
      </w:pPr>
      <w:r w:rsidRPr="00EB5070">
        <w:rPr>
          <w:rFonts w:cs="Times New Roman"/>
          <w:rtl/>
        </w:rPr>
        <w:t xml:space="preserve">- </w:t>
      </w:r>
      <w:r>
        <w:rPr>
          <w:rFonts w:cs="Times New Roman" w:hint="cs"/>
          <w:rtl/>
        </w:rPr>
        <w:t xml:space="preserve">נהג המאפייה היה גם מורה לנהיגה והסבא שילם </w:t>
      </w:r>
      <w:r w:rsidRPr="00EB5070">
        <w:rPr>
          <w:rFonts w:cs="Times New Roman"/>
          <w:rtl/>
        </w:rPr>
        <w:t>ל</w:t>
      </w:r>
      <w:r>
        <w:rPr>
          <w:rFonts w:cs="Times New Roman" w:hint="cs"/>
          <w:rtl/>
        </w:rPr>
        <w:t>אלכס</w:t>
      </w:r>
      <w:r w:rsidRPr="00EB5070">
        <w:rPr>
          <w:rFonts w:cs="Times New Roman"/>
          <w:rtl/>
        </w:rPr>
        <w:t xml:space="preserve"> שיעורי נהיגה או שהכירו היטב את המורה לנהיגה, וזה מה שאלכס עשה עד שעזב..</w:t>
      </w:r>
    </w:p>
    <w:p w14:paraId="482FFA6F" w14:textId="77777777" w:rsidR="00283007" w:rsidRPr="006A5E64" w:rsidRDefault="00283007" w:rsidP="00283007">
      <w:pPr>
        <w:rPr>
          <w:rFonts w:cs="Times New Roman"/>
          <w:rtl/>
        </w:rPr>
      </w:pPr>
    </w:p>
    <w:p w14:paraId="73A75308" w14:textId="77777777" w:rsidR="00283007" w:rsidRDefault="00283007" w:rsidP="00283007">
      <w:pPr>
        <w:rPr>
          <w:rFonts w:cs="Times New Roman"/>
          <w:rtl/>
        </w:rPr>
      </w:pPr>
    </w:p>
    <w:p w14:paraId="75294A85" w14:textId="77777777" w:rsidR="00283007" w:rsidRDefault="00283007" w:rsidP="00283007">
      <w:pPr>
        <w:rPr>
          <w:rFonts w:cs="Times New Roman"/>
          <w:rtl/>
        </w:rPr>
      </w:pPr>
      <w:r>
        <w:rPr>
          <w:rFonts w:cs="Times New Roman" w:hint="cs"/>
          <w:rtl/>
        </w:rPr>
        <w:t xml:space="preserve">שיחה שבעקבותיה אלכס מחליט שהוא לא צריך לאהוב את יסמין פחות אלא להיפך </w:t>
      </w:r>
      <w:r>
        <w:rPr>
          <w:rFonts w:cs="Times New Roman"/>
          <w:rtl/>
        </w:rPr>
        <w:t>–</w:t>
      </w:r>
      <w:r>
        <w:rPr>
          <w:rFonts w:cs="Times New Roman" w:hint="cs"/>
          <w:rtl/>
        </w:rPr>
        <w:t xml:space="preserve"> יותר:</w:t>
      </w:r>
    </w:p>
    <w:p w14:paraId="4C1CD0D1" w14:textId="77777777" w:rsidR="00283007" w:rsidRPr="00EB5070" w:rsidRDefault="00283007" w:rsidP="00283007">
      <w:pPr>
        <w:rPr>
          <w:rFonts w:cs="Times New Roman"/>
          <w:rtl/>
        </w:rPr>
      </w:pPr>
      <w:r w:rsidRPr="00EB5070">
        <w:rPr>
          <w:rFonts w:cs="Times New Roman"/>
          <w:rtl/>
        </w:rPr>
        <w:t>את מי זה מעניין, המסע הזה להציל את עצמך? תציל כיתה של ילדים טובעים, תציל מדינה שלמה משואה גרעינית, תציל את העולם כולו מכליון.</w:t>
      </w:r>
    </w:p>
    <w:p w14:paraId="0883CF8D" w14:textId="77777777" w:rsidR="00283007" w:rsidRPr="00EB5070" w:rsidRDefault="00283007" w:rsidP="00283007">
      <w:pPr>
        <w:rPr>
          <w:rFonts w:cs="Times New Roman"/>
          <w:rtl/>
        </w:rPr>
      </w:pPr>
      <w:r w:rsidRPr="00EB5070">
        <w:rPr>
          <w:rFonts w:cs="Times New Roman"/>
          <w:rtl/>
        </w:rPr>
        <w:t>אבל אחרי שהצלתי, כל אחד מהילדים שלא טבעו יצטרך להציל את עצמו במו ידיו. וגם אני, אשאר לא גאול, חצי-טבוע.</w:t>
      </w:r>
    </w:p>
    <w:p w14:paraId="43BDFDBC" w14:textId="77777777" w:rsidR="00283007" w:rsidRDefault="00283007" w:rsidP="00283007">
      <w:pPr>
        <w:rPr>
          <w:rFonts w:cs="Times New Roman"/>
          <w:rtl/>
        </w:rPr>
      </w:pPr>
    </w:p>
    <w:p w14:paraId="6ABBE0E6" w14:textId="77777777" w:rsidR="00283007" w:rsidRPr="006A5E64" w:rsidRDefault="00283007" w:rsidP="00283007">
      <w:pPr>
        <w:rPr>
          <w:rFonts w:cs="Times New Roman"/>
          <w:rtl/>
        </w:rPr>
      </w:pPr>
    </w:p>
    <w:p w14:paraId="44AFBBF5" w14:textId="77777777" w:rsidR="00283007" w:rsidRPr="006A5E64" w:rsidRDefault="00283007" w:rsidP="00283007">
      <w:pPr>
        <w:rPr>
          <w:rFonts w:cs="Times New Roman"/>
        </w:rPr>
      </w:pPr>
      <w:r w:rsidRPr="006A5E64">
        <w:rPr>
          <w:rFonts w:cs="Times New Roman"/>
        </w:rPr>
        <w:t>a hearty meal of ham and eggs, scones, and thick sweet milk. - 39 Steps</w:t>
      </w:r>
    </w:p>
    <w:p w14:paraId="24CA8F21" w14:textId="77777777" w:rsidR="00283007" w:rsidRPr="006A5E64" w:rsidRDefault="00283007" w:rsidP="00283007">
      <w:pPr>
        <w:rPr>
          <w:rFonts w:cs="Times New Roman"/>
          <w:rtl/>
        </w:rPr>
      </w:pPr>
    </w:p>
    <w:p w14:paraId="09E1B8C3" w14:textId="77777777" w:rsidR="00283007" w:rsidRPr="006A5E64" w:rsidRDefault="00283007" w:rsidP="00283007">
      <w:pPr>
        <w:rPr>
          <w:rFonts w:cs="Times New Roman"/>
          <w:rtl/>
        </w:rPr>
      </w:pPr>
    </w:p>
    <w:p w14:paraId="3379C72A" w14:textId="77777777" w:rsidR="00283007" w:rsidRPr="006A5E64" w:rsidRDefault="00283007" w:rsidP="00283007">
      <w:pPr>
        <w:rPr>
          <w:rFonts w:cs="Times New Roman"/>
          <w:rtl/>
        </w:rPr>
      </w:pPr>
      <w:r w:rsidRPr="006A5E64">
        <w:rPr>
          <w:rFonts w:cs="Times New Roman"/>
          <w:rtl/>
        </w:rPr>
        <w:t xml:space="preserve">לבדוק אם ייתכן שקטף את זה בגינה: </w:t>
      </w:r>
      <w:r w:rsidRPr="006A5E64">
        <w:rPr>
          <w:rFonts w:cs="Times New Roman"/>
        </w:rPr>
        <w:t>gooseberries and sweet-william</w:t>
      </w:r>
    </w:p>
    <w:p w14:paraId="61DA642E" w14:textId="77777777" w:rsidR="00283007" w:rsidRPr="006A5E64" w:rsidRDefault="00283007" w:rsidP="00283007">
      <w:pPr>
        <w:rPr>
          <w:rFonts w:cs="Times New Roman"/>
          <w:rtl/>
        </w:rPr>
      </w:pPr>
      <w:r w:rsidRPr="006A5E64">
        <w:rPr>
          <w:rFonts w:cs="Times New Roman"/>
          <w:rtl/>
        </w:rPr>
        <w:t>או באיזו חורשה קרובה????</w:t>
      </w:r>
    </w:p>
    <w:p w14:paraId="12423552" w14:textId="77777777" w:rsidR="00283007" w:rsidRPr="006A5E64" w:rsidRDefault="00283007" w:rsidP="00283007">
      <w:pPr>
        <w:rPr>
          <w:rFonts w:cs="Times New Roman"/>
          <w:rtl/>
        </w:rPr>
      </w:pPr>
    </w:p>
    <w:p w14:paraId="110440E4" w14:textId="77777777" w:rsidR="00283007" w:rsidRPr="006A5E64" w:rsidRDefault="00283007" w:rsidP="00283007">
      <w:pPr>
        <w:bidi w:val="0"/>
        <w:rPr>
          <w:rFonts w:cs="Times New Roman"/>
        </w:rPr>
      </w:pPr>
      <w:r w:rsidRPr="006A5E64">
        <w:rPr>
          <w:rFonts w:cs="Times New Roman"/>
        </w:rPr>
        <w:t>little old thatched villages, and over peaceful lowland streams, and past gardens blazing with hawthorn and yellow laburnum. - 39 Steps</w:t>
      </w:r>
    </w:p>
    <w:p w14:paraId="6B3A23D9" w14:textId="77777777" w:rsidR="00283007" w:rsidRPr="006A5E64" w:rsidRDefault="00283007" w:rsidP="00283007">
      <w:pPr>
        <w:rPr>
          <w:rFonts w:cs="Times New Roman"/>
          <w:rtl/>
        </w:rPr>
      </w:pPr>
    </w:p>
    <w:p w14:paraId="307E1E70" w14:textId="77777777" w:rsidR="00283007" w:rsidRPr="006A5E64" w:rsidRDefault="00283007" w:rsidP="00283007">
      <w:pPr>
        <w:bidi w:val="0"/>
        <w:rPr>
          <w:rFonts w:cs="Times New Roman"/>
        </w:rPr>
      </w:pPr>
      <w:r w:rsidRPr="006A5E64">
        <w:rPr>
          <w:rFonts w:cs="Times New Roman"/>
        </w:rPr>
        <w:t>Drink grog at night</w:t>
      </w:r>
    </w:p>
    <w:p w14:paraId="71628A06" w14:textId="77777777" w:rsidR="00283007" w:rsidRPr="006A5E64" w:rsidRDefault="00283007" w:rsidP="00283007">
      <w:pPr>
        <w:bidi w:val="0"/>
        <w:rPr>
          <w:rFonts w:cs="Times New Roman"/>
        </w:rPr>
      </w:pPr>
      <w:r w:rsidRPr="006A5E64">
        <w:rPr>
          <w:rFonts w:cs="Times New Roman"/>
        </w:rPr>
        <w:t>UK parties: Tories, Labour and Liberals</w:t>
      </w:r>
      <w:r w:rsidRPr="006A5E64">
        <w:rPr>
          <w:rFonts w:cs="Times New Roman"/>
          <w:rtl/>
        </w:rPr>
        <w:t xml:space="preserve">. </w:t>
      </w:r>
    </w:p>
    <w:p w14:paraId="6C55F220" w14:textId="77777777" w:rsidR="00283007" w:rsidRPr="006A5E64" w:rsidRDefault="00283007" w:rsidP="00283007">
      <w:pPr>
        <w:rPr>
          <w:rFonts w:cs="Times New Roman"/>
          <w:rtl/>
        </w:rPr>
      </w:pPr>
    </w:p>
    <w:p w14:paraId="3836AFD5" w14:textId="77777777" w:rsidR="00283007" w:rsidRPr="006A5E64" w:rsidRDefault="00283007" w:rsidP="00283007">
      <w:pPr>
        <w:bidi w:val="0"/>
        <w:rPr>
          <w:rFonts w:cs="Times New Roman"/>
        </w:rPr>
      </w:pPr>
      <w:r w:rsidRPr="006A5E64">
        <w:rPr>
          <w:rFonts w:cs="Times New Roman"/>
        </w:rPr>
        <w:t>tweed suit ancient suit of what I believe is called heather mixture</w:t>
      </w:r>
      <w:r w:rsidRPr="006A5E64">
        <w:rPr>
          <w:rFonts w:cs="Times New Roman"/>
          <w:rtl/>
        </w:rPr>
        <w:t xml:space="preserve">. </w:t>
      </w:r>
    </w:p>
    <w:p w14:paraId="2504621C" w14:textId="77777777" w:rsidR="00283007" w:rsidRDefault="00283007" w:rsidP="00283007">
      <w:pPr>
        <w:rPr>
          <w:rFonts w:cs="Times New Roman"/>
          <w:rtl/>
        </w:rPr>
      </w:pPr>
    </w:p>
    <w:p w14:paraId="34349CF2" w14:textId="77777777" w:rsidR="00283007" w:rsidRPr="00EB5070" w:rsidRDefault="00283007" w:rsidP="00283007">
      <w:pPr>
        <w:bidi w:val="0"/>
        <w:rPr>
          <w:rFonts w:cs="Times New Roman"/>
        </w:rPr>
      </w:pPr>
      <w:r w:rsidRPr="00EB5070">
        <w:rPr>
          <w:rFonts w:cs="Times New Roman"/>
        </w:rPr>
        <w:t>Only three servants were kept, a cook, a parlour-maid, and a housemaid, and they were just the sort that you would find in a respectable middle-class household</w:t>
      </w:r>
      <w:r w:rsidRPr="00EB5070">
        <w:rPr>
          <w:rFonts w:cs="Times New Roman"/>
          <w:rtl/>
        </w:rPr>
        <w:t>.</w:t>
      </w:r>
    </w:p>
    <w:p w14:paraId="6175C269" w14:textId="77777777" w:rsidR="00283007" w:rsidRPr="00EB5070" w:rsidRDefault="00283007" w:rsidP="00283007">
      <w:pPr>
        <w:rPr>
          <w:rFonts w:cs="Times New Roman"/>
          <w:rtl/>
        </w:rPr>
      </w:pPr>
      <w:r w:rsidRPr="00EB5070">
        <w:rPr>
          <w:rFonts w:cs="Times New Roman"/>
          <w:rtl/>
        </w:rPr>
        <w:t>בית אנגלי טיפוסי:</w:t>
      </w:r>
    </w:p>
    <w:p w14:paraId="7DB00F75" w14:textId="77777777" w:rsidR="00283007" w:rsidRPr="00EB5070" w:rsidRDefault="00283007" w:rsidP="00283007">
      <w:pPr>
        <w:bidi w:val="0"/>
        <w:rPr>
          <w:rFonts w:cs="Times New Roman"/>
        </w:rPr>
      </w:pPr>
      <w:r w:rsidRPr="00EB5070">
        <w:rPr>
          <w:rFonts w:cs="Times New Roman"/>
        </w:rPr>
        <w:t xml:space="preserve">But when I found myself in that neat hall the place mastered me. There were the golf-clubs and tennis-rackets, the straw hats and caps, the rows of gloves, the sheaf of walking-sticks, which you will find in ten thousand British homes. A stack of neatly folded coats and waterproofs covered the top of </w:t>
      </w:r>
      <w:r w:rsidRPr="00EB5070">
        <w:rPr>
          <w:rFonts w:cs="Times New Roman"/>
        </w:rPr>
        <w:lastRenderedPageBreak/>
        <w:t>an old oak chest; there was a grandfather clock ticking; and some polished brass warming-pans on the walls, and a barometer, and a print of Chiltern winning the St Leger. The place was as orthodox as an Anglican church. When the maid asked me for my name I gave it automatically, and was shown into the smoking-room, on the right side of the hall</w:t>
      </w:r>
      <w:r w:rsidRPr="00EB5070">
        <w:rPr>
          <w:rFonts w:cs="Times New Roman"/>
          <w:rtl/>
        </w:rPr>
        <w:t xml:space="preserve">. </w:t>
      </w:r>
    </w:p>
    <w:p w14:paraId="664DE91F" w14:textId="77777777" w:rsidR="00283007" w:rsidRPr="00EB5070" w:rsidRDefault="00283007" w:rsidP="00283007">
      <w:pPr>
        <w:bidi w:val="0"/>
        <w:rPr>
          <w:rFonts w:cs="Times New Roman"/>
        </w:rPr>
      </w:pPr>
      <w:r w:rsidRPr="00EB5070">
        <w:rPr>
          <w:rFonts w:cs="Times New Roman"/>
        </w:rPr>
        <w:t>That room was even worse. I hadn't time to examine it, but I could see some framed group photographs above the mantelpiece, and I could have sworn they were English public school or college</w:t>
      </w:r>
    </w:p>
    <w:p w14:paraId="55F54093" w14:textId="77777777" w:rsidR="00283007" w:rsidRPr="00EB5070" w:rsidRDefault="00283007" w:rsidP="00283007">
      <w:pPr>
        <w:rPr>
          <w:rFonts w:cs="Times New Roman"/>
          <w:rtl/>
        </w:rPr>
      </w:pPr>
    </w:p>
    <w:p w14:paraId="3CBB19F9" w14:textId="77777777" w:rsidR="00283007" w:rsidRPr="008B7F14" w:rsidRDefault="00283007" w:rsidP="00283007">
      <w:pPr>
        <w:rPr>
          <w:rFonts w:cs="Times New Roman"/>
          <w:rtl/>
        </w:rPr>
      </w:pPr>
    </w:p>
    <w:p w14:paraId="70E045BD" w14:textId="77777777" w:rsidR="00283007" w:rsidRPr="008B7F14" w:rsidRDefault="00283007" w:rsidP="00283007">
      <w:pPr>
        <w:rPr>
          <w:rFonts w:cs="Times New Roman"/>
          <w:rtl/>
        </w:rPr>
      </w:pPr>
      <w:r w:rsidRPr="008B7F14">
        <w:rPr>
          <w:rFonts w:cs="Times New Roman"/>
          <w:rtl/>
        </w:rPr>
        <w:t xml:space="preserve">אלכס חוזר לאנגליה אחרי ההפרדות מיסמין - כל החברים שלו עושים </w:t>
      </w:r>
      <w:r w:rsidRPr="008B7F14">
        <w:rPr>
          <w:rFonts w:cs="Times New Roman"/>
        </w:rPr>
        <w:t>A levels</w:t>
      </w:r>
      <w:r w:rsidRPr="008B7F14">
        <w:rPr>
          <w:rFonts w:cs="Times New Roman"/>
          <w:rtl/>
        </w:rPr>
        <w:t xml:space="preserve"> והוא די בודד. הוא נוסע לסבא שלו שחי באוקספורד עם אישתו ה</w:t>
      </w:r>
      <w:r>
        <w:rPr>
          <w:rFonts w:cs="Times New Roman"/>
          <w:rtl/>
        </w:rPr>
        <w:t>שנייה</w:t>
      </w:r>
      <w:r w:rsidRPr="008B7F14">
        <w:rPr>
          <w:rFonts w:cs="Times New Roman"/>
          <w:rtl/>
        </w:rPr>
        <w:t>. זה זמן שקט ב</w:t>
      </w:r>
      <w:r w:rsidRPr="008B7F14">
        <w:rPr>
          <w:rFonts w:cs="Times New Roman"/>
        </w:rPr>
        <w:t>English countryside</w:t>
      </w:r>
      <w:r w:rsidRPr="008B7F14">
        <w:rPr>
          <w:rFonts w:cs="Times New Roman"/>
          <w:rtl/>
        </w:rPr>
        <w:t>....</w:t>
      </w:r>
    </w:p>
    <w:p w14:paraId="66E04D28" w14:textId="77777777" w:rsidR="00283007" w:rsidRDefault="00283007" w:rsidP="00283007">
      <w:pPr>
        <w:rPr>
          <w:rFonts w:cs="Times New Roman"/>
          <w:rtl/>
        </w:rPr>
      </w:pPr>
      <w:r w:rsidRPr="008B7F14">
        <w:rPr>
          <w:rFonts w:cs="Times New Roman"/>
          <w:rtl/>
        </w:rPr>
        <w:t>הוא פוגש את פארנוש והם ביחד די הרבה. היא רוצה להיות איתו, הוא מחזיק אותה, נם יושבים זה מול זה בפאב והוא אומר לה - זה לא סוג היחסים שיש ביננו. היא בוכה, והוא חושב, מעולם לא הייתי עם מישהי מלאה כמוה, ואני יכול דווקא כן להיות איתה אבל הוא מחליט שהוא לא יהיה, שזה סוג האדם שהוא רוצה להיות - כזה שאכפת לו יותר ממנה.</w:t>
      </w:r>
    </w:p>
    <w:p w14:paraId="45FCEE25" w14:textId="77777777" w:rsidR="00283007" w:rsidRDefault="00283007" w:rsidP="00283007">
      <w:pPr>
        <w:rPr>
          <w:rFonts w:cs="Times New Roman"/>
          <w:rtl/>
        </w:rPr>
      </w:pPr>
    </w:p>
    <w:p w14:paraId="1348C987" w14:textId="77777777" w:rsidR="00283007" w:rsidRDefault="00283007" w:rsidP="00283007">
      <w:pPr>
        <w:tabs>
          <w:tab w:val="left" w:pos="2652"/>
        </w:tabs>
        <w:rPr>
          <w:rFonts w:cs="Times New Roman"/>
          <w:rtl/>
        </w:rPr>
      </w:pPr>
      <w:r>
        <w:rPr>
          <w:rFonts w:cs="Times New Roman"/>
          <w:rtl/>
        </w:rPr>
        <w:tab/>
      </w:r>
    </w:p>
    <w:p w14:paraId="6A67E97A" w14:textId="77777777" w:rsidR="00283007" w:rsidRPr="00D65D2E" w:rsidRDefault="00283007" w:rsidP="00283007">
      <w:pPr>
        <w:rPr>
          <w:rFonts w:cs="Times New Roman"/>
          <w:rtl/>
        </w:rPr>
      </w:pPr>
    </w:p>
    <w:p w14:paraId="2F74D852" w14:textId="77777777" w:rsidR="00283007" w:rsidRDefault="00283007" w:rsidP="00283007">
      <w:pPr>
        <w:rPr>
          <w:rFonts w:cs="Times New Roman"/>
          <w:rtl/>
        </w:rPr>
      </w:pPr>
      <w:r w:rsidRPr="00D65D2E">
        <w:rPr>
          <w:rFonts w:cs="Times New Roman"/>
          <w:rtl/>
        </w:rPr>
        <w:t xml:space="preserve">לאלכס אחרי כיתה י''ב קורה שהוא </w:t>
      </w:r>
      <w:r w:rsidRPr="00D65D2E">
        <w:rPr>
          <w:rFonts w:cs="Times New Roman"/>
        </w:rPr>
        <w:t>conditioned</w:t>
      </w:r>
      <w:r w:rsidRPr="00D65D2E">
        <w:rPr>
          <w:rFonts w:cs="Times New Roman"/>
          <w:rtl/>
        </w:rPr>
        <w:t xml:space="preserve"> לדאוג כל הזמן ליסמין אחרי שנה שלמה ו</w:t>
      </w:r>
      <w:r>
        <w:rPr>
          <w:rFonts w:cs="Times New Roman"/>
          <w:rtl/>
        </w:rPr>
        <w:t>עכשיו</w:t>
      </w:r>
      <w:r w:rsidRPr="00D65D2E">
        <w:rPr>
          <w:rFonts w:cs="Times New Roman"/>
          <w:rtl/>
        </w:rPr>
        <w:t xml:space="preserve"> זה כל הזמן קורה לו עדיין - כל הזמן צובט אותו. וכשהוא נזכר שהוא לא צריך לדאוג לה יותר, שהיא בטח מסתדרת נפלא עם מארק, זאת מעין הקלה חמוצה, והוא חושב - עד כמה באמת הייתי אחראי לכך שהיא נזדקקה לי, עד כמה אני עודדתי את ההזדקקות הזאת?</w:t>
      </w:r>
    </w:p>
    <w:p w14:paraId="309B83F4" w14:textId="77777777" w:rsidR="00283007" w:rsidRDefault="00283007" w:rsidP="00283007">
      <w:pPr>
        <w:rPr>
          <w:rFonts w:cs="Times New Roman"/>
          <w:rtl/>
        </w:rPr>
      </w:pPr>
    </w:p>
    <w:p w14:paraId="5921EA07" w14:textId="77777777" w:rsidR="00283007" w:rsidRDefault="00283007" w:rsidP="00283007">
      <w:pPr>
        <w:rPr>
          <w:rFonts w:cs="Times New Roman"/>
          <w:rtl/>
        </w:rPr>
      </w:pPr>
      <w:r>
        <w:rPr>
          <w:rFonts w:cs="Times New Roman" w:hint="cs"/>
          <w:rtl/>
        </w:rPr>
        <w:t>חבריו של אלכס כמעט כולם היו עסוקים ב-</w:t>
      </w:r>
      <w:r>
        <w:rPr>
          <w:rFonts w:cs="Times New Roman"/>
        </w:rPr>
        <w:t>A levels</w:t>
      </w:r>
      <w:r>
        <w:rPr>
          <w:rFonts w:cs="Times New Roman" w:hint="cs"/>
          <w:rtl/>
        </w:rPr>
        <w:t xml:space="preserve">, ואלכס שהה באנגליה באסקס, עם סבו מצד אימו, ובת זוגו של הסב. </w:t>
      </w:r>
    </w:p>
    <w:p w14:paraId="051BE5D7" w14:textId="77777777" w:rsidR="00283007" w:rsidRPr="001559D4" w:rsidRDefault="00283007" w:rsidP="00283007">
      <w:pPr>
        <w:rPr>
          <w:rFonts w:cs="Times New Roman"/>
          <w:rtl/>
        </w:rPr>
      </w:pPr>
      <w:r w:rsidRPr="001559D4">
        <w:rPr>
          <w:rFonts w:cs="Times New Roman"/>
          <w:rtl/>
        </w:rPr>
        <w:t xml:space="preserve">סבו של אלכס מצד אימו הוא </w:t>
      </w:r>
      <w:r w:rsidRPr="001559D4">
        <w:rPr>
          <w:rFonts w:cs="Times New Roman"/>
        </w:rPr>
        <w:t>classicist</w:t>
      </w:r>
      <w:r w:rsidRPr="001559D4">
        <w:rPr>
          <w:rFonts w:cs="Times New Roman"/>
          <w:rtl/>
        </w:rPr>
        <w:t>, כלומר?</w:t>
      </w:r>
    </w:p>
    <w:p w14:paraId="1A4D0DAC" w14:textId="77777777" w:rsidR="00283007" w:rsidRPr="001559D4" w:rsidRDefault="00283007" w:rsidP="00283007">
      <w:pPr>
        <w:rPr>
          <w:rFonts w:cs="Times New Roman"/>
          <w:rtl/>
        </w:rPr>
      </w:pPr>
      <w:r w:rsidRPr="001559D4">
        <w:rPr>
          <w:rFonts w:cs="Times New Roman"/>
          <w:rtl/>
        </w:rPr>
        <w:t>יוונית עתיקה ולטינית הוא יודע על בוריין, אם הכתבים הקלאסיים על שפע מעשי האלימות המזעזעת, אמות המוסר הרעועות, האכזריות וכן גם שפע הסקס הוא הכיר, אפוסים נוטפי סקס על איים שטופי שמש בינות לעצים ופרחים, הסיפורים כולם כבר נכתבו ואין צורך באחד נוסף, כל סיפור חדש הוא מיותר בתכלית, ואת אלכס לימד שגיבור אמיתי הוא בהכרח יצור פגום. מי הם האלים</w:t>
      </w:r>
      <w:r>
        <w:rPr>
          <w:rFonts w:cs="Times New Roman"/>
          <w:rtl/>
        </w:rPr>
        <w:t xml:space="preserve"> הכול </w:t>
      </w:r>
      <w:r w:rsidRPr="001559D4">
        <w:rPr>
          <w:rFonts w:cs="Times New Roman"/>
          <w:rtl/>
        </w:rPr>
        <w:t xml:space="preserve">יכולים אם לא תכונתם היחידה, ומהם מעשיהם בכל הזדמנות אם לא סידרה צפויה מראש? </w:t>
      </w:r>
    </w:p>
    <w:p w14:paraId="19124B8A" w14:textId="77777777" w:rsidR="00283007" w:rsidRDefault="00283007" w:rsidP="00283007">
      <w:pPr>
        <w:rPr>
          <w:rFonts w:cs="Times New Roman"/>
          <w:rtl/>
        </w:rPr>
      </w:pPr>
      <w:r w:rsidRPr="001559D4">
        <w:rPr>
          <w:rFonts w:cs="Times New Roman"/>
          <w:rtl/>
        </w:rPr>
        <w:t xml:space="preserve">בת-זוגו </w:t>
      </w:r>
      <w:r>
        <w:rPr>
          <w:rFonts w:cs="Times New Roman"/>
          <w:rtl/>
        </w:rPr>
        <w:t>הייתה</w:t>
      </w:r>
      <w:r w:rsidRPr="001559D4">
        <w:rPr>
          <w:rFonts w:cs="Times New Roman"/>
          <w:rtl/>
        </w:rPr>
        <w:t xml:space="preserve"> אישה נמרצת וחברותית שצחקה הרבה. אלכס הרבה להצטרף אליה אל משחקי טניס-זוגות, יחד איתה הוא טיפל בגינה רחבת הידיים ובערבים היה מבשל איתה את ארוחות הערב שלרוב הצטרפו אליהן כמה מחבריהם הטובים - לעיתי רחוקות היו פחות מעשרה אנשים סביב השולחן.</w:t>
      </w:r>
    </w:p>
    <w:p w14:paraId="6DE8AE9E" w14:textId="77777777" w:rsidR="00283007" w:rsidRDefault="00283007" w:rsidP="00283007">
      <w:pPr>
        <w:rPr>
          <w:rFonts w:cs="Times New Roman"/>
          <w:rtl/>
        </w:rPr>
      </w:pPr>
    </w:p>
    <w:p w14:paraId="127FDA2A" w14:textId="77777777" w:rsidR="00283007" w:rsidRDefault="00283007" w:rsidP="00283007">
      <w:pPr>
        <w:rPr>
          <w:rFonts w:cs="Times New Roman"/>
          <w:rtl/>
        </w:rPr>
      </w:pPr>
      <w:r>
        <w:rPr>
          <w:rFonts w:cs="Times New Roman" w:hint="cs"/>
          <w:rtl/>
        </w:rPr>
        <w:t>מישהי שהוא פגש ורצה מאד אמרה לו, אתה רוצה בוא איתי?</w:t>
      </w:r>
    </w:p>
    <w:p w14:paraId="4DE12CFD" w14:textId="77777777" w:rsidR="00283007" w:rsidRDefault="00283007" w:rsidP="00283007">
      <w:pPr>
        <w:rPr>
          <w:rFonts w:cs="Times New Roman"/>
          <w:rtl/>
        </w:rPr>
      </w:pPr>
      <w:r>
        <w:rPr>
          <w:rFonts w:cs="Times New Roman" w:hint="cs"/>
          <w:rtl/>
        </w:rPr>
        <w:t>כן.</w:t>
      </w:r>
    </w:p>
    <w:p w14:paraId="5287B46F" w14:textId="77777777" w:rsidR="00283007" w:rsidRDefault="00283007" w:rsidP="00283007">
      <w:pPr>
        <w:rPr>
          <w:rFonts w:cs="Times New Roman"/>
          <w:rtl/>
        </w:rPr>
      </w:pPr>
      <w:r>
        <w:rPr>
          <w:rFonts w:cs="Times New Roman" w:hint="cs"/>
          <w:rtl/>
        </w:rPr>
        <w:t>אתה באמת ממש רוצה לבוא איתי?</w:t>
      </w:r>
    </w:p>
    <w:p w14:paraId="3B21EDF3" w14:textId="77777777" w:rsidR="00283007" w:rsidRDefault="00283007" w:rsidP="00283007">
      <w:pPr>
        <w:rPr>
          <w:rFonts w:cs="Times New Roman"/>
          <w:rtl/>
        </w:rPr>
      </w:pPr>
      <w:r>
        <w:rPr>
          <w:rFonts w:cs="Times New Roman" w:hint="cs"/>
          <w:rtl/>
        </w:rPr>
        <w:lastRenderedPageBreak/>
        <w:t>כן, באמת.</w:t>
      </w:r>
    </w:p>
    <w:p w14:paraId="1FB26523" w14:textId="77777777" w:rsidR="00283007" w:rsidRDefault="00283007" w:rsidP="00283007">
      <w:pPr>
        <w:rPr>
          <w:rFonts w:cs="Times New Roman"/>
          <w:rtl/>
        </w:rPr>
      </w:pPr>
      <w:r>
        <w:rPr>
          <w:rFonts w:cs="Times New Roman" w:hint="cs"/>
          <w:rtl/>
        </w:rPr>
        <w:t>אבל זה הולך להיות ערב... פראי.</w:t>
      </w:r>
    </w:p>
    <w:p w14:paraId="19DEABBC" w14:textId="77777777" w:rsidR="00283007" w:rsidRDefault="00283007" w:rsidP="00283007">
      <w:pPr>
        <w:rPr>
          <w:rFonts w:cs="Times New Roman"/>
          <w:rtl/>
        </w:rPr>
      </w:pPr>
      <w:r>
        <w:rPr>
          <w:rFonts w:cs="Times New Roman" w:hint="cs"/>
          <w:rtl/>
        </w:rPr>
        <w:t>אני אעמוד בזה.</w:t>
      </w:r>
    </w:p>
    <w:p w14:paraId="0E6F11BC" w14:textId="77777777" w:rsidR="00283007" w:rsidRDefault="00283007" w:rsidP="00283007">
      <w:pPr>
        <w:rPr>
          <w:rFonts w:cs="Times New Roman"/>
          <w:rtl/>
        </w:rPr>
      </w:pPr>
      <w:r>
        <w:rPr>
          <w:rFonts w:cs="Times New Roman" w:hint="cs"/>
          <w:rtl/>
        </w:rPr>
        <w:t>ערב שמעבר לכל צפיותיך.</w:t>
      </w:r>
    </w:p>
    <w:p w14:paraId="560802E2" w14:textId="77777777" w:rsidR="00283007" w:rsidRDefault="00283007" w:rsidP="00283007">
      <w:pPr>
        <w:rPr>
          <w:rFonts w:cs="Times New Roman"/>
          <w:rtl/>
        </w:rPr>
      </w:pPr>
      <w:r>
        <w:rPr>
          <w:rFonts w:cs="Times New Roman" w:hint="cs"/>
          <w:rtl/>
        </w:rPr>
        <w:t>כבר היו לי כאלה.</w:t>
      </w:r>
    </w:p>
    <w:p w14:paraId="0C636AAD" w14:textId="77777777" w:rsidR="00283007" w:rsidRDefault="00283007" w:rsidP="00283007">
      <w:pPr>
        <w:rPr>
          <w:rFonts w:cs="Times New Roman"/>
          <w:rtl/>
        </w:rPr>
      </w:pPr>
      <w:r>
        <w:rPr>
          <w:rFonts w:cs="Times New Roman" w:hint="cs"/>
          <w:rtl/>
        </w:rPr>
        <w:t>כזה לא היה לך, באמת.</w:t>
      </w:r>
    </w:p>
    <w:p w14:paraId="5D0028C4" w14:textId="77777777" w:rsidR="00283007" w:rsidRDefault="00283007" w:rsidP="00283007">
      <w:pPr>
        <w:rPr>
          <w:rFonts w:cs="Times New Roman"/>
          <w:rtl/>
        </w:rPr>
      </w:pPr>
      <w:r>
        <w:rPr>
          <w:rFonts w:cs="Times New Roman" w:hint="cs"/>
          <w:rtl/>
        </w:rPr>
        <w:t xml:space="preserve">והיא צדקה. זה היה ערב </w:t>
      </w:r>
      <w:r w:rsidRPr="00BA324D">
        <w:rPr>
          <w:rFonts w:cs="Times New Roman"/>
        </w:rPr>
        <w:t>Cèilidh</w:t>
      </w:r>
      <w:r>
        <w:rPr>
          <w:rFonts w:cs="Times New Roman" w:hint="cs"/>
          <w:rtl/>
        </w:rPr>
        <w:t xml:space="preserve"> [</w:t>
      </w:r>
      <w:hyperlink r:id="rId20" w:history="1">
        <w:r w:rsidRPr="00BA324D">
          <w:rPr>
            <w:rStyle w:val="Hyperlink"/>
            <w:rFonts w:cs="Times New Roman" w:hint="cs"/>
            <w:rtl/>
          </w:rPr>
          <w:t>הסבר</w:t>
        </w:r>
      </w:hyperlink>
      <w:r>
        <w:rPr>
          <w:rFonts w:cs="Times New Roman" w:hint="cs"/>
          <w:rtl/>
        </w:rPr>
        <w:t xml:space="preserve">, ר' </w:t>
      </w:r>
      <w:r>
        <w:rPr>
          <w:rFonts w:cs="Times New Roman"/>
        </w:rPr>
        <w:t>Lovesick S02E06</w:t>
      </w:r>
      <w:r>
        <w:rPr>
          <w:rFonts w:cs="Times New Roman" w:hint="cs"/>
          <w:rtl/>
        </w:rPr>
        <w:t>] כלומר שהיה ברובו ריקודי עם סקוטיים ואיריים ב--?? אבל אלה ריקודים פראיים ביותר, היא הסבירה לו אותם ואיכשהו הוא שרד.</w:t>
      </w:r>
    </w:p>
    <w:p w14:paraId="6A28D0B3" w14:textId="77777777" w:rsidR="00283007" w:rsidRDefault="00283007" w:rsidP="00283007">
      <w:pPr>
        <w:rPr>
          <w:rFonts w:cs="Times New Roman"/>
          <w:rtl/>
        </w:rPr>
      </w:pPr>
    </w:p>
    <w:p w14:paraId="3ADB59A4" w14:textId="77777777" w:rsidR="00283007" w:rsidRDefault="00283007" w:rsidP="00283007">
      <w:pPr>
        <w:rPr>
          <w:rFonts w:cs="Times New Roman"/>
          <w:rtl/>
        </w:rPr>
      </w:pPr>
      <w:r>
        <w:rPr>
          <w:rFonts w:cs="Times New Roman" w:hint="cs"/>
          <w:rtl/>
        </w:rPr>
        <w:t xml:space="preserve">"אתה לא יוצא איתנו לגינה לתפוס קצת שמש?" אשת הסב אמרה. </w:t>
      </w:r>
    </w:p>
    <w:p w14:paraId="0C0AB0AA" w14:textId="77777777" w:rsidR="00283007" w:rsidRDefault="00283007" w:rsidP="00283007">
      <w:pPr>
        <w:rPr>
          <w:rFonts w:cs="Times New Roman"/>
          <w:rtl/>
        </w:rPr>
      </w:pPr>
      <w:r>
        <w:rPr>
          <w:rFonts w:cs="Times New Roman" w:hint="cs"/>
          <w:rtl/>
        </w:rPr>
        <w:t>אלכס גיחך. הוא היה האדם היחיד בכל העיירה הזאת שהבין לאשורה שמש מהי, והעובדה שיש להישמר מפניה, לא לצאת לקראתה.</w:t>
      </w:r>
    </w:p>
    <w:p w14:paraId="11281332" w14:textId="77777777" w:rsidR="00283007" w:rsidRDefault="00283007" w:rsidP="00283007">
      <w:pPr>
        <w:rPr>
          <w:rFonts w:cs="Times New Roman"/>
          <w:rtl/>
        </w:rPr>
      </w:pPr>
    </w:p>
    <w:p w14:paraId="497529CC" w14:textId="77777777" w:rsidR="00283007" w:rsidRDefault="00283007" w:rsidP="00283007">
      <w:pPr>
        <w:rPr>
          <w:rFonts w:cs="Times New Roman"/>
          <w:rtl/>
        </w:rPr>
      </w:pPr>
    </w:p>
    <w:p w14:paraId="2ED15FA3" w14:textId="77777777" w:rsidR="00283007" w:rsidRDefault="00283007" w:rsidP="00283007">
      <w:pPr>
        <w:rPr>
          <w:rFonts w:cs="Times New Roman"/>
          <w:rtl/>
        </w:rPr>
      </w:pPr>
    </w:p>
    <w:p w14:paraId="314EB29A" w14:textId="77777777" w:rsidR="00283007" w:rsidRPr="008937FE" w:rsidRDefault="00283007" w:rsidP="00283007">
      <w:pPr>
        <w:rPr>
          <w:rFonts w:cs="Times New Roman"/>
          <w:rtl/>
        </w:rPr>
      </w:pPr>
    </w:p>
    <w:p w14:paraId="3326953D" w14:textId="77777777" w:rsidR="00283007" w:rsidRPr="008937FE" w:rsidRDefault="00283007" w:rsidP="00283007">
      <w:pPr>
        <w:rPr>
          <w:rFonts w:cs="Times New Roman"/>
          <w:rtl/>
        </w:rPr>
      </w:pPr>
      <w:r w:rsidRPr="008937FE">
        <w:rPr>
          <w:rFonts w:cs="Times New Roman"/>
          <w:rtl/>
        </w:rPr>
        <w:t xml:space="preserve">בעצם היא לא היתה סבתו החורגת כי אם חברתו של הסבא, אם מותר להתבטא כך בלי להעלות את זעמה של ביתו (היא אימו של אלכס) להשחית. כשהסב נהיה ורסיה מבוגרת יותר ובלתי נסבלת באותה מידה של האם, החליט אלכס לברוח שוב. אבל בעוד הוא חוכך לאן ינוס הפעם ובאילו אמצעים פיננסיים ישתמש (לשדוד את סבו היה מעשה שפל שלא משנה עד כמה כינה אותו הסב -- וחתכת טינופת ו--, אלכס לא הצליח להביא את עצמו לבצע), נכנסה החברה לתמונה&amp;. הצד המכוער&amp; באופן קיצוני של הסב, שהיה רדום זה שנים והתעורר בחדוות הרס כשצץ על דרכו עוד יצור חסר ישע העומד לפיתחו של תהום&amp;&amp; היה מאותם דברי טינופת&amp; שאישה מסוגה היתה שוטפת מקרצפת </w:t>
      </w:r>
      <w:r w:rsidRPr="008937FE">
        <w:rPr>
          <w:rFonts w:cs="Times New Roman"/>
        </w:rPr>
        <w:t>banish out of existence</w:t>
      </w:r>
      <w:r w:rsidRPr="008937FE">
        <w:rPr>
          <w:rFonts w:cs="Times New Roman"/>
          <w:rtl/>
        </w:rPr>
        <w:t xml:space="preserve">. ובתור צעד ראשון הציעה לאלכס שיעבור להתגורר בביתה, מרחק נסיעה קצרה באוטובוס המקומי מבית הסב. ואולם כבר מההתחלה התברר שביתה עטוף כולו בטפטים מקסימים וכיסויי מיטה פירחוניים ווילונות פירחוניים לא פחות ותמונות שמן ושטיחים ורהיטי עץ משומנים&amp; היטב ושום דבר מזה אינו סובל עשן סיגריות. ובנוסף, שלא כמו הסב היא לא חיה על פנסיה אקדמית שמנמנה ועדיין עבדה - היה לה עסק פורח לאפייה ובעיקר קישוט עוגות ומטבח רחב- ידיים ומצוייד במקצוענות לתפארת, עם מיקסר תעשייתי ותנור תעשייתי לא פחות ומאות סוגי מזלפים מאורגנים </w:t>
      </w:r>
      <w:r w:rsidRPr="008937FE">
        <w:rPr>
          <w:rFonts w:cs="Times New Roman"/>
        </w:rPr>
        <w:t>scrupulously</w:t>
      </w:r>
      <w:r w:rsidRPr="008937FE">
        <w:rPr>
          <w:rFonts w:cs="Times New Roman"/>
          <w:rtl/>
        </w:rPr>
        <w:t xml:space="preserve"> בקופסיות מחולקות לתאים זעירים ובכל תא שכזה שכן ראש מזלף בצורה אחרת ורק היא היתה יכולה להביט על ראש המזלף המתכתי, הקשה, הדוקרני למדי ולראות את הפרח המרהיב שייפלט ממנו. באווירה כזאת, עישון היה בלתי אפשרי וכשראתה שזאת גזירה שנתינה היחיד לא יעמוד בה, שיכנה אותו בחדר הכחול. היה זה חדר בפאתי הבית, שאמנם ניתן היה להגיע אליו מהאגף הראשי אבל הכניסה ה-</w:t>
      </w:r>
      <w:r w:rsidRPr="008937FE">
        <w:rPr>
          <w:rFonts w:cs="Times New Roman"/>
        </w:rPr>
        <w:t>intended</w:t>
      </w:r>
      <w:r w:rsidRPr="008937FE">
        <w:rPr>
          <w:rFonts w:cs="Times New Roman"/>
          <w:rtl/>
        </w:rPr>
        <w:t xml:space="preserve"> אליו היתה מהירכתיים. החדר הכחול - קירותיו היו צבועים בגוון תכלת נאה ביותר, ועירומים, וכל החדר היה עירום למען האמת חוץ ממיטה בעלת מזרון ישן מאד שבשל כך היה רך באופן מופלא, ושחברת הסב הקצתה לו רק את סדיניה ה</w:t>
      </w:r>
      <w:r w:rsidRPr="008937FE">
        <w:rPr>
          <w:rFonts w:cs="Times New Roman"/>
        </w:rPr>
        <w:t>tattered</w:t>
      </w:r>
      <w:r w:rsidRPr="008937FE">
        <w:rPr>
          <w:rFonts w:cs="Times New Roman"/>
          <w:rtl/>
        </w:rPr>
        <w:t xml:space="preserve"> ביותר, עם קרעים מרוב זוקן, שנתנו לאלכס תחושה מיידית של בית. חלון החדר לא נסגר עד הסוף - מסגרת העץ שלו התרחבה והתנפחה במשך השנים וזה היה מאותם חודשי יוני קרים ורטובים המוכרים היטב במחוזותיה ה-- של אנגליה, </w:t>
      </w:r>
      <w:r w:rsidRPr="008937FE">
        <w:rPr>
          <w:rFonts w:cs="Times New Roman"/>
          <w:rtl/>
        </w:rPr>
        <w:lastRenderedPageBreak/>
        <w:t xml:space="preserve">ולאלכס הוקצו רק שתי שמיכות צמר ישן ובכל זאת הוא ישן שם לראשונה ניתן לומר מאז השנה הקודמת, כשיסמין היתה חברתו החדשה והוא עדיין האמין בכוחות ריפוי מופלאים שיצליח </w:t>
      </w:r>
      <w:r w:rsidRPr="008937FE">
        <w:rPr>
          <w:rFonts w:cs="Times New Roman"/>
        </w:rPr>
        <w:t>to conjure up</w:t>
      </w:r>
      <w:r w:rsidRPr="008937FE">
        <w:rPr>
          <w:rFonts w:cs="Times New Roman"/>
          <w:rtl/>
        </w:rPr>
        <w:t xml:space="preserve"> מתוך עצמו ולתקן כל דבר, לשפר הכל - ניתן לומר שמאז אותם ימים נאיביים זאת היתה הפעם הראשונה שישן שינה עמוקה - הוא נשכב בבגדיו במיטה כשחברת הסב הציעה לו לבדוק אם היא נוחה מספיק עבורו, עצם את עיניו ולא התעורר ילא לאחר חמש-עשרה שעות, באישון לילה.</w:t>
      </w:r>
    </w:p>
    <w:p w14:paraId="6A381016" w14:textId="77777777" w:rsidR="00283007" w:rsidRPr="008937FE" w:rsidRDefault="00283007" w:rsidP="00283007">
      <w:pPr>
        <w:rPr>
          <w:rFonts w:cs="Times New Roman"/>
          <w:rtl/>
        </w:rPr>
      </w:pPr>
      <w:r w:rsidRPr="008937FE">
        <w:rPr>
          <w:rFonts w:cs="Times New Roman"/>
          <w:rtl/>
        </w:rPr>
        <w:t xml:space="preserve">הוא רץ חשירותים הזעירים הצמודים לחדר - היו שם עוד שני חדרים שגם הם משוייכים לשירותים האלו, כי עבור בית בגודל זה הסטנדרט היה של לא פחות מחמישה משרתים, כאשר שלושה אמורים היו להשתכן בחדר שהוקצה לאלכס ושני האחרים היו כוכים, הוא התרענן ושתה מי ברז צוננים ואז חזר לחדרו הנוח ונשכב שוב במיטה - לא היה שום כסא או מקום אחר לשהות בו בחדר. הוא נשם את אויר הלילה המרענן שחדר מהסדקים בחלון הלא סגור עד תומו, הקשיב לגשם הרך והתרגל לסביבותיו. </w:t>
      </w:r>
    </w:p>
    <w:p w14:paraId="03CE0E69" w14:textId="77777777" w:rsidR="00283007" w:rsidRPr="008937FE" w:rsidRDefault="00283007" w:rsidP="00283007">
      <w:pPr>
        <w:rPr>
          <w:rFonts w:cs="Times New Roman"/>
          <w:rtl/>
        </w:rPr>
      </w:pPr>
      <w:r w:rsidRPr="008937FE">
        <w:rPr>
          <w:rFonts w:cs="Times New Roman"/>
          <w:rtl/>
        </w:rPr>
        <w:t xml:space="preserve">אעזה חדר נעים, איזה חדר מוצלח! הוא לא הבין מדוע אין כל החדרים בעולם צבועים בדיוק באותו גוון, אין ספק שזה הדבר היפה ביותר, שזה מוסיף יופי ונועם שאין עמותו לכל חדר. כפות רגליו היטנפו מכל מני לכלוכים כשהלך לשירותים. הוא הדליק את מנורת הלילה הקטנה שהיתה האור היחיד בחדר. בצד היה זרוק התרמיל שלו עם כל מה שאסף מבית סבו, הכל ארוז באופן </w:t>
      </w:r>
      <w:r w:rsidRPr="008937FE">
        <w:rPr>
          <w:rFonts w:cs="Times New Roman"/>
        </w:rPr>
        <w:t>haphazard</w:t>
      </w:r>
      <w:r w:rsidRPr="008937FE">
        <w:rPr>
          <w:rFonts w:cs="Times New Roman"/>
          <w:rtl/>
        </w:rPr>
        <w:t xml:space="preserve"> ולכן התרמיל מתפוצץ אף שלא היו בו יותר מדי בגדים. </w:t>
      </w:r>
    </w:p>
    <w:p w14:paraId="130B93A3" w14:textId="77777777" w:rsidR="00283007" w:rsidRPr="008937FE" w:rsidRDefault="00283007" w:rsidP="00283007">
      <w:pPr>
        <w:rPr>
          <w:rFonts w:cs="Times New Roman"/>
          <w:rtl/>
        </w:rPr>
      </w:pPr>
      <w:r w:rsidRPr="008937FE">
        <w:rPr>
          <w:rFonts w:cs="Times New Roman"/>
          <w:rtl/>
        </w:rPr>
        <w:t>אני אסדר את זה, בארון פה, הוא חשב והביט בארון הריק שגם דלתותיו לא נסגרו ומתוכו הציצו מדפים עם נייר-שעווה קרוע.</w:t>
      </w:r>
    </w:p>
    <w:p w14:paraId="3E2B7E40" w14:textId="77777777" w:rsidR="00283007" w:rsidRPr="008937FE" w:rsidRDefault="00283007" w:rsidP="00283007">
      <w:pPr>
        <w:rPr>
          <w:rFonts w:cs="Times New Roman"/>
          <w:rtl/>
        </w:rPr>
      </w:pPr>
      <w:r w:rsidRPr="008937FE">
        <w:rPr>
          <w:rFonts w:cs="Times New Roman"/>
          <w:rtl/>
        </w:rPr>
        <w:t>החלון נפתח מהרוח.</w:t>
      </w:r>
    </w:p>
    <w:p w14:paraId="25973345" w14:textId="77777777" w:rsidR="00283007" w:rsidRPr="008937FE" w:rsidRDefault="00283007" w:rsidP="00283007">
      <w:pPr>
        <w:rPr>
          <w:rFonts w:cs="Times New Roman"/>
          <w:rtl/>
        </w:rPr>
      </w:pPr>
      <w:r w:rsidRPr="008937FE">
        <w:rPr>
          <w:rFonts w:cs="Times New Roman"/>
          <w:rtl/>
        </w:rPr>
        <w:t>אני אשן הוא חשב וכיבה את האור וחש בנעימות עמוקה חודרת אותו, הוא שכח עד כמה נעים לעשן כשהרוח נושבת והגשם נופל, כמה נעים לשכב בשקט מוחלט, כמה נעים לחיות, זה עולה הרבה, לשתות יותר מדי הוא חשב ולא ידע למה, כל כך קל, כל כך נעים לשכון בגוף הזה. מנורת הלילה הקטנה שכנה על שידה שהיתה פריט הריהוט היחיד בחדר בנוסף למיטה והארון, והוא פתח אותה בשביל לפשפש בקרביה. היו בה ספרים ישנים והוא שלף את הראשן בלי לראות מה הוא בכלל - מאותן הוצאות זולות של פנגווין - והתחיל לקרוא.</w:t>
      </w:r>
    </w:p>
    <w:p w14:paraId="3496A5A0" w14:textId="77777777" w:rsidR="00283007" w:rsidRPr="008937FE" w:rsidRDefault="00283007" w:rsidP="00283007">
      <w:pPr>
        <w:rPr>
          <w:rFonts w:cs="Times New Roman"/>
          <w:rtl/>
        </w:rPr>
      </w:pPr>
      <w:r w:rsidRPr="008937FE">
        <w:rPr>
          <w:rFonts w:cs="Times New Roman"/>
          <w:rtl/>
        </w:rPr>
        <w:t xml:space="preserve">למזלו זה היה הספר החמוד ביותר שנכתב אי פעם - לא איזה </w:t>
      </w:r>
      <w:r w:rsidRPr="008937FE">
        <w:rPr>
          <w:rFonts w:cs="Times New Roman"/>
        </w:rPr>
        <w:t>treatise</w:t>
      </w:r>
      <w:r w:rsidRPr="008937FE">
        <w:rPr>
          <w:rFonts w:cs="Times New Roman"/>
          <w:rtl/>
        </w:rPr>
        <w:t xml:space="preserve"> על --, --- או קורות חייו של פוליטיקאי רב פעלים אם כי במצבו גם ספר כזה היה קורא.</w:t>
      </w:r>
    </w:p>
    <w:p w14:paraId="125CB083" w14:textId="77777777" w:rsidR="00283007" w:rsidRPr="008937FE" w:rsidRDefault="00283007" w:rsidP="00283007">
      <w:pPr>
        <w:rPr>
          <w:rFonts w:cs="Times New Roman"/>
          <w:rtl/>
        </w:rPr>
      </w:pPr>
      <w:r w:rsidRPr="008937FE">
        <w:rPr>
          <w:rFonts w:cs="Times New Roman"/>
          <w:rtl/>
        </w:rPr>
        <w:t>הוא לא הפסיק עד שהגיע לחצי [שקורה שם משהו ספציפי] ואז יצא מהחדר, אל חדר-כביסה ודרכו למטבח.</w:t>
      </w:r>
    </w:p>
    <w:p w14:paraId="08EC4CB6" w14:textId="77777777" w:rsidR="00283007" w:rsidRPr="008937FE" w:rsidRDefault="00283007" w:rsidP="00283007">
      <w:pPr>
        <w:rPr>
          <w:rFonts w:cs="Times New Roman"/>
          <w:rtl/>
        </w:rPr>
      </w:pPr>
      <w:r w:rsidRPr="008937FE">
        <w:rPr>
          <w:rFonts w:cs="Times New Roman"/>
          <w:rtl/>
        </w:rPr>
        <w:t>"אוף, אתה מסריח," אמר מישהו שעמד שם והוא לא זיהה.</w:t>
      </w:r>
    </w:p>
    <w:p w14:paraId="6C47A1A7" w14:textId="77777777" w:rsidR="00283007" w:rsidRPr="008937FE" w:rsidRDefault="00283007" w:rsidP="00283007">
      <w:pPr>
        <w:rPr>
          <w:rFonts w:cs="Times New Roman"/>
          <w:rtl/>
        </w:rPr>
      </w:pPr>
      <w:r w:rsidRPr="008937FE">
        <w:rPr>
          <w:rFonts w:cs="Times New Roman"/>
          <w:rtl/>
        </w:rPr>
        <w:t>אלכס התעלם ממנו באותו אופן חינני שבני עשרה מסגלים לעצמם. "אני צריך כסף," הוא אמר לחברה של הסב, במעין נימה שמשמעה, את לא רוצה שאני אספר לסבא הנחשק וה-- שלי על כל הגברים הזרים שאת מכניסה למטבח שלך.</w:t>
      </w:r>
    </w:p>
    <w:p w14:paraId="13118512" w14:textId="77777777" w:rsidR="00283007" w:rsidRPr="008937FE" w:rsidRDefault="00283007" w:rsidP="00283007">
      <w:pPr>
        <w:rPr>
          <w:rFonts w:cs="Times New Roman"/>
          <w:rtl/>
        </w:rPr>
      </w:pPr>
      <w:r w:rsidRPr="008937FE">
        <w:rPr>
          <w:rFonts w:cs="Times New Roman"/>
          <w:rtl/>
        </w:rPr>
        <w:t xml:space="preserve">למען האמת היא שמעה את צחקוקיו מאז שהתעוררה לפנות בוקר. היא לא האמינה שהוא בחדרו, היא הציצה והוא קרא. היא היתה במצב רוח </w:t>
      </w:r>
      <w:r w:rsidRPr="008937FE">
        <w:rPr>
          <w:rFonts w:cs="Times New Roman"/>
        </w:rPr>
        <w:t>benevolent</w:t>
      </w:r>
      <w:r w:rsidRPr="008937FE">
        <w:rPr>
          <w:rFonts w:cs="Times New Roman"/>
          <w:rtl/>
        </w:rPr>
        <w:t xml:space="preserve"> עבורו. </w:t>
      </w:r>
    </w:p>
    <w:p w14:paraId="222AD1B1" w14:textId="77777777" w:rsidR="00283007" w:rsidRPr="008937FE" w:rsidRDefault="00283007" w:rsidP="00283007">
      <w:pPr>
        <w:rPr>
          <w:rFonts w:cs="Times New Roman"/>
          <w:rtl/>
        </w:rPr>
      </w:pPr>
      <w:r w:rsidRPr="008937FE">
        <w:rPr>
          <w:rFonts w:cs="Times New Roman"/>
          <w:rtl/>
        </w:rPr>
        <w:t>היא לקחה שטר של עשרים פאונד מצרור שהיה בידה. והושיטה לו.</w:t>
      </w:r>
    </w:p>
    <w:p w14:paraId="5FBB3815" w14:textId="77777777" w:rsidR="00283007" w:rsidRPr="008937FE" w:rsidRDefault="00283007" w:rsidP="00283007">
      <w:pPr>
        <w:rPr>
          <w:rFonts w:cs="Times New Roman"/>
          <w:rtl/>
        </w:rPr>
      </w:pPr>
      <w:r w:rsidRPr="008937FE">
        <w:rPr>
          <w:rFonts w:cs="Times New Roman"/>
          <w:rtl/>
        </w:rPr>
        <w:t>"זה לא יספיק."</w:t>
      </w:r>
    </w:p>
    <w:p w14:paraId="2C637418" w14:textId="77777777" w:rsidR="00283007" w:rsidRPr="008937FE" w:rsidRDefault="00283007" w:rsidP="00283007">
      <w:pPr>
        <w:rPr>
          <w:rFonts w:cs="Times New Roman"/>
          <w:rtl/>
        </w:rPr>
      </w:pPr>
      <w:r w:rsidRPr="008937FE">
        <w:rPr>
          <w:rFonts w:cs="Times New Roman"/>
          <w:rtl/>
        </w:rPr>
        <w:t>היא הוציאה שטר של מאה פאונד. "אתה תעבוד בשביל הכסף."</w:t>
      </w:r>
    </w:p>
    <w:p w14:paraId="7E6976DC" w14:textId="77777777" w:rsidR="00283007" w:rsidRPr="008937FE" w:rsidRDefault="00283007" w:rsidP="00283007">
      <w:pPr>
        <w:rPr>
          <w:rFonts w:cs="Times New Roman"/>
          <w:rtl/>
        </w:rPr>
      </w:pPr>
      <w:r w:rsidRPr="008937FE">
        <w:rPr>
          <w:rFonts w:cs="Times New Roman"/>
          <w:rtl/>
        </w:rPr>
        <w:t>"תודה."</w:t>
      </w:r>
    </w:p>
    <w:p w14:paraId="2F01D454" w14:textId="77777777" w:rsidR="00283007" w:rsidRPr="008937FE" w:rsidRDefault="00283007" w:rsidP="00283007">
      <w:pPr>
        <w:rPr>
          <w:rFonts w:cs="Times New Roman"/>
          <w:rtl/>
        </w:rPr>
      </w:pPr>
      <w:r w:rsidRPr="008937FE">
        <w:rPr>
          <w:rFonts w:cs="Times New Roman"/>
          <w:rtl/>
        </w:rPr>
        <w:t>"לא תודה, אתה תעבוד בשביל הכסף הזה."</w:t>
      </w:r>
    </w:p>
    <w:p w14:paraId="743B5E79" w14:textId="77777777" w:rsidR="00283007" w:rsidRPr="008937FE" w:rsidRDefault="00283007" w:rsidP="00283007">
      <w:pPr>
        <w:rPr>
          <w:rFonts w:cs="Times New Roman"/>
          <w:rtl/>
        </w:rPr>
      </w:pPr>
      <w:r w:rsidRPr="008937FE">
        <w:rPr>
          <w:rFonts w:cs="Times New Roman"/>
          <w:rtl/>
        </w:rPr>
        <w:lastRenderedPageBreak/>
        <w:t>הוא היסס.</w:t>
      </w:r>
    </w:p>
    <w:p w14:paraId="24A43E7F" w14:textId="77777777" w:rsidR="00283007" w:rsidRPr="008937FE" w:rsidRDefault="00283007" w:rsidP="00283007">
      <w:pPr>
        <w:rPr>
          <w:rFonts w:cs="Times New Roman"/>
          <w:rtl/>
        </w:rPr>
      </w:pPr>
      <w:r w:rsidRPr="008937FE">
        <w:rPr>
          <w:rFonts w:cs="Times New Roman"/>
          <w:rtl/>
        </w:rPr>
        <w:t>"מחר, בחמש וחצי בבוקר, אתה מתייצב פה במטבח רחוץ ומסורק ומתחיל."</w:t>
      </w:r>
    </w:p>
    <w:p w14:paraId="4BFE4F66" w14:textId="77777777" w:rsidR="00283007" w:rsidRPr="008937FE" w:rsidRDefault="00283007" w:rsidP="00283007">
      <w:pPr>
        <w:rPr>
          <w:rFonts w:cs="Times New Roman"/>
          <w:rtl/>
        </w:rPr>
      </w:pPr>
      <w:r w:rsidRPr="008937FE">
        <w:rPr>
          <w:rFonts w:cs="Times New Roman"/>
          <w:rtl/>
        </w:rPr>
        <w:t>"מחר, כן."</w:t>
      </w:r>
    </w:p>
    <w:p w14:paraId="7638DDE8" w14:textId="77777777" w:rsidR="00283007" w:rsidRPr="008937FE" w:rsidRDefault="00283007" w:rsidP="00283007">
      <w:pPr>
        <w:rPr>
          <w:rFonts w:cs="Times New Roman"/>
          <w:rtl/>
        </w:rPr>
      </w:pPr>
      <w:r w:rsidRPr="008937FE">
        <w:rPr>
          <w:rFonts w:cs="Times New Roman"/>
          <w:rtl/>
        </w:rPr>
        <w:t>היא נתנה לו את שני השטרות.</w:t>
      </w:r>
    </w:p>
    <w:p w14:paraId="7EA61606" w14:textId="77777777" w:rsidR="00283007" w:rsidRDefault="00283007" w:rsidP="00283007">
      <w:pPr>
        <w:rPr>
          <w:rFonts w:cs="Times New Roman"/>
          <w:rtl/>
        </w:rPr>
      </w:pPr>
      <w:r w:rsidRPr="008937FE">
        <w:rPr>
          <w:rFonts w:cs="Times New Roman"/>
          <w:rtl/>
        </w:rPr>
        <w:t>הוא יצא - איזה יום יפה! - באותם בגדים שבהם שהה כבר כמה יממות, הוא הלך לקנות נעלי ריצה, ומכנסי ריצה ואם כבר אז גם שתי חולצות ריצה, ועוד איזה בקבוק שתייה עם המון סוכר באחד הדוכנים, ואז בגשם הנעים והרך, ישר לתוך השדה שמאחורי הפאב בו כילה ערבים שלמים ולפחות חצי אונת כבד, הוא רץ.</w:t>
      </w:r>
    </w:p>
    <w:p w14:paraId="44A7D10D" w14:textId="77777777" w:rsidR="00283007" w:rsidRDefault="00283007" w:rsidP="00283007">
      <w:pPr>
        <w:rPr>
          <w:rFonts w:cs="Times New Roman"/>
          <w:rtl/>
        </w:rPr>
      </w:pPr>
    </w:p>
    <w:p w14:paraId="750BB6B6" w14:textId="77777777" w:rsidR="00283007" w:rsidRDefault="00283007" w:rsidP="00283007">
      <w:pPr>
        <w:rPr>
          <w:rFonts w:cs="Times New Roman"/>
          <w:rtl/>
        </w:rPr>
      </w:pPr>
    </w:p>
    <w:p w14:paraId="5D6D5FE6" w14:textId="77777777" w:rsidR="00283007" w:rsidRDefault="00283007" w:rsidP="00283007">
      <w:pPr>
        <w:rPr>
          <w:rFonts w:cs="Times New Roman"/>
          <w:rtl/>
        </w:rPr>
      </w:pPr>
    </w:p>
    <w:p w14:paraId="4804D717" w14:textId="77777777" w:rsidR="00283007" w:rsidRDefault="00283007" w:rsidP="00283007">
      <w:pPr>
        <w:rPr>
          <w:rFonts w:cs="Times New Roman"/>
          <w:rtl/>
        </w:rPr>
      </w:pPr>
      <w:r w:rsidRPr="00B249CB">
        <w:rPr>
          <w:rFonts w:cs="Times New Roman"/>
          <w:rtl/>
        </w:rPr>
        <w:t>הסב קרא לאלכס חתכת טינופת - למה אימו של אלכס התלוננה תמיד בפני אביו שאינו מקשיב לסיפוריה? הוא הקשיב אף הפנים, בעיקר לגבי תפקידו של אב, שהיה סוד בלום עבורו מאחר ומעולם לא היה לו. הוא הקשיב, הקשיב לחתכת הטינופת, אף הפנים.</w:t>
      </w:r>
    </w:p>
    <w:p w14:paraId="7CBC73B4" w14:textId="77777777" w:rsidR="00283007" w:rsidRDefault="00283007" w:rsidP="00283007">
      <w:pPr>
        <w:bidi w:val="0"/>
        <w:spacing w:after="200" w:line="276" w:lineRule="auto"/>
        <w:ind w:firstLine="0"/>
        <w:jc w:val="left"/>
        <w:rPr>
          <w:rFonts w:cs="Times New Roman"/>
          <w:rtl/>
        </w:rPr>
      </w:pPr>
      <w:r>
        <w:rPr>
          <w:rFonts w:cs="Times New Roman"/>
          <w:rtl/>
        </w:rPr>
        <w:br w:type="page"/>
      </w:r>
    </w:p>
    <w:p w14:paraId="64AFC53D" w14:textId="77777777" w:rsidR="00283007" w:rsidRDefault="00283007" w:rsidP="00283007">
      <w:pPr>
        <w:rPr>
          <w:rFonts w:cs="Times New Roman"/>
          <w:rtl/>
        </w:rPr>
      </w:pPr>
    </w:p>
    <w:p w14:paraId="462E90F2" w14:textId="77777777" w:rsidR="00283007" w:rsidRPr="00B249CB" w:rsidRDefault="00283007" w:rsidP="00283007">
      <w:pPr>
        <w:rPr>
          <w:rFonts w:cs="Times New Roman"/>
          <w:rtl/>
        </w:rPr>
      </w:pPr>
      <w:r w:rsidRPr="00B249CB">
        <w:rPr>
          <w:rFonts w:cs="Times New Roman"/>
          <w:rtl/>
        </w:rPr>
        <w:t>סבא של אלכס אמר לו: אבל מה אתה צריך לרוץ עד קנדה בשביל לדוג סלמון? אתה יכול לדוג סלמון מצויינים גם כאן, ב-- [שמרתי מאמר של הגארדיאן לגבי דייג סלמון באנגליה].</w:t>
      </w:r>
    </w:p>
    <w:p w14:paraId="037B8150" w14:textId="77777777" w:rsidR="00283007" w:rsidRPr="00B249CB" w:rsidRDefault="00283007" w:rsidP="00283007">
      <w:pPr>
        <w:rPr>
          <w:rFonts w:cs="Times New Roman"/>
          <w:rtl/>
        </w:rPr>
      </w:pPr>
      <w:r w:rsidRPr="00B249CB">
        <w:rPr>
          <w:rFonts w:cs="Times New Roman"/>
          <w:rtl/>
        </w:rPr>
        <w:t>בחוות גידול?? לא, אלכס לא בא לטפל בעיזים ופרות, הוא התכוון לצלוח מי אוקיינוס סוערים, הוא תכנן להתגבר על איתני הטבע, הוא התכוון&amp; לטוס כמה שיותר רחוק מהוריו ומתעודת הבגרות שלא קיבל.</w:t>
      </w:r>
    </w:p>
    <w:p w14:paraId="341C9508" w14:textId="77777777" w:rsidR="00283007" w:rsidRPr="00B249CB" w:rsidRDefault="00283007" w:rsidP="00283007">
      <w:pPr>
        <w:rPr>
          <w:rFonts w:cs="Times New Roman"/>
          <w:rtl/>
        </w:rPr>
      </w:pPr>
    </w:p>
    <w:p w14:paraId="478E2BDF" w14:textId="77777777" w:rsidR="00283007" w:rsidRPr="00B249CB" w:rsidRDefault="00283007" w:rsidP="00283007">
      <w:pPr>
        <w:rPr>
          <w:rFonts w:cs="Times New Roman"/>
          <w:rtl/>
        </w:rPr>
      </w:pPr>
      <w:r w:rsidRPr="00B249CB">
        <w:rPr>
          <w:rFonts w:cs="Times New Roman"/>
          <w:rtl/>
        </w:rPr>
        <w:t>אלכס מבכה את תמימותו האבודה.</w:t>
      </w:r>
    </w:p>
    <w:p w14:paraId="3435ED4B" w14:textId="77777777" w:rsidR="00283007" w:rsidRPr="00B249CB" w:rsidRDefault="00283007" w:rsidP="00283007">
      <w:pPr>
        <w:rPr>
          <w:rFonts w:cs="Times New Roman"/>
          <w:rtl/>
        </w:rPr>
      </w:pPr>
      <w:r w:rsidRPr="00B249CB">
        <w:rPr>
          <w:rFonts w:cs="Times New Roman"/>
          <w:rtl/>
        </w:rPr>
        <w:t xml:space="preserve">אבל תמימות </w:t>
      </w:r>
      <w:r w:rsidRPr="00B249CB">
        <w:rPr>
          <w:rFonts w:cs="Times New Roman"/>
        </w:rPr>
        <w:t>innocence and virtue</w:t>
      </w:r>
      <w:r w:rsidRPr="00B249CB">
        <w:rPr>
          <w:rFonts w:cs="Times New Roman"/>
          <w:rtl/>
        </w:rPr>
        <w:t xml:space="preserve"> האם הן בלתי נפרדות? והאם אתה רוצה לחיות את חייך מתוך האמונה המוטעית שאתה טוב מכולם? </w:t>
      </w:r>
    </w:p>
    <w:p w14:paraId="13DD2393" w14:textId="77777777" w:rsidR="00283007" w:rsidRPr="00B249CB" w:rsidRDefault="00283007" w:rsidP="00283007">
      <w:pPr>
        <w:rPr>
          <w:rFonts w:cs="Times New Roman"/>
          <w:rtl/>
        </w:rPr>
      </w:pPr>
      <w:r w:rsidRPr="00B249CB">
        <w:rPr>
          <w:rFonts w:cs="Times New Roman"/>
          <w:rtl/>
        </w:rPr>
        <w:t xml:space="preserve">היותך מודע לתמימותך אומר שיש משהו - איזה בור או באר שאתה מסרב להציץ לתוכו. זה "יקלקל" אותך - למה? אתה עשוי מאיכות כל כך נמוכה שתתקלקל אם לא ינהגו בך בעדינות המכסימלית? זה לא מוצר ששווה משהו.  </w:t>
      </w:r>
    </w:p>
    <w:p w14:paraId="25AA8343" w14:textId="77777777" w:rsidR="00283007" w:rsidRPr="00B249CB" w:rsidRDefault="00283007" w:rsidP="00283007">
      <w:pPr>
        <w:rPr>
          <w:rFonts w:cs="Times New Roman"/>
          <w:rtl/>
        </w:rPr>
      </w:pPr>
      <w:r w:rsidRPr="00B249CB">
        <w:rPr>
          <w:rFonts w:cs="Times New Roman"/>
          <w:rtl/>
        </w:rPr>
        <w:t>הסבתא החורגת - מהי התמימות אם לא ה</w:t>
      </w:r>
      <w:r w:rsidRPr="00B249CB">
        <w:rPr>
          <w:rFonts w:cs="Times New Roman"/>
        </w:rPr>
        <w:t>refusal</w:t>
      </w:r>
      <w:r w:rsidRPr="00B249CB">
        <w:rPr>
          <w:rFonts w:cs="Times New Roman"/>
          <w:rtl/>
        </w:rPr>
        <w:t xml:space="preserve"> לחשוב מחשבות קשות? </w:t>
      </w:r>
    </w:p>
    <w:p w14:paraId="197A7869" w14:textId="77777777" w:rsidR="00283007" w:rsidRPr="00B249CB" w:rsidRDefault="00283007" w:rsidP="00283007">
      <w:pPr>
        <w:rPr>
          <w:rFonts w:cs="Times New Roman"/>
          <w:rtl/>
        </w:rPr>
      </w:pPr>
      <w:r w:rsidRPr="00B249CB">
        <w:rPr>
          <w:rFonts w:cs="Times New Roman"/>
          <w:rtl/>
        </w:rPr>
        <w:t xml:space="preserve">אלכס - הן לא מחשבות קשות, הן </w:t>
      </w:r>
      <w:r w:rsidRPr="00B249CB">
        <w:rPr>
          <w:rFonts w:cs="Times New Roman"/>
        </w:rPr>
        <w:t>roaming</w:t>
      </w:r>
      <w:r w:rsidRPr="00B249CB">
        <w:rPr>
          <w:rFonts w:cs="Times New Roman"/>
          <w:rtl/>
        </w:rPr>
        <w:t xml:space="preserve"> משוטטות לכל עבר וללא </w:t>
      </w:r>
      <w:r w:rsidRPr="00B249CB">
        <w:rPr>
          <w:rFonts w:cs="Times New Roman"/>
        </w:rPr>
        <w:t>restraint</w:t>
      </w:r>
      <w:r w:rsidRPr="00B249CB">
        <w:rPr>
          <w:rFonts w:cs="Times New Roman"/>
          <w:rtl/>
        </w:rPr>
        <w:t>, הן חופשיות!</w:t>
      </w:r>
    </w:p>
    <w:p w14:paraId="0A6A0A2C" w14:textId="77777777" w:rsidR="00283007" w:rsidRDefault="00283007" w:rsidP="00283007">
      <w:pPr>
        <w:rPr>
          <w:rFonts w:cs="Times New Roman"/>
          <w:rtl/>
        </w:rPr>
      </w:pPr>
      <w:r w:rsidRPr="00B249CB">
        <w:rPr>
          <w:rFonts w:cs="Times New Roman"/>
          <w:rtl/>
        </w:rPr>
        <w:t>הסבתא החורגת - אלו המחשבות הקשות ביותר, המחשבות החופשיות!</w:t>
      </w:r>
    </w:p>
    <w:p w14:paraId="2114EC0A" w14:textId="77777777" w:rsidR="00283007" w:rsidRDefault="00283007" w:rsidP="00283007">
      <w:pPr>
        <w:rPr>
          <w:rFonts w:cs="Times New Roman"/>
          <w:rtl/>
        </w:rPr>
      </w:pPr>
    </w:p>
    <w:p w14:paraId="3AAFFBFF" w14:textId="77777777" w:rsidR="00283007" w:rsidRDefault="00283007" w:rsidP="00283007">
      <w:pPr>
        <w:rPr>
          <w:rFonts w:cs="Times New Roman"/>
          <w:rtl/>
        </w:rPr>
      </w:pPr>
    </w:p>
    <w:p w14:paraId="0C63409A" w14:textId="77777777" w:rsidR="00283007" w:rsidRDefault="00283007" w:rsidP="00283007">
      <w:pPr>
        <w:rPr>
          <w:rFonts w:cs="Times New Roman"/>
          <w:rtl/>
        </w:rPr>
      </w:pPr>
      <w:r w:rsidRPr="00B249CB">
        <w:rPr>
          <w:rFonts w:cs="Times New Roman"/>
          <w:rtl/>
        </w:rPr>
        <w:t>לכל אדם, נוף חייו נראה כמו הרים וגבעות אך בעיקר הרים שיש להעפיל, גבוהים ונאדרים, ונאצלים, אבל לא אלכס. חייו היו גבעות משתפלות בעדינות, מורדות  רכים, ורק האדמה היתה טובענית, לפעמים הוא שקע בה עד הצואר ולפעמים רק עד המותניים.</w:t>
      </w:r>
    </w:p>
    <w:p w14:paraId="56B21B0D" w14:textId="77777777" w:rsidR="00283007" w:rsidRDefault="00283007" w:rsidP="00283007">
      <w:pPr>
        <w:rPr>
          <w:rFonts w:cs="Times New Roman"/>
          <w:rtl/>
        </w:rPr>
      </w:pPr>
    </w:p>
    <w:p w14:paraId="09C4AA07" w14:textId="77777777" w:rsidR="00283007" w:rsidRDefault="00283007" w:rsidP="00283007">
      <w:pPr>
        <w:rPr>
          <w:rFonts w:cs="Times New Roman"/>
          <w:rtl/>
        </w:rPr>
      </w:pPr>
    </w:p>
    <w:p w14:paraId="58BB7C06" w14:textId="77777777" w:rsidR="00283007" w:rsidRDefault="00283007" w:rsidP="00283007">
      <w:pPr>
        <w:rPr>
          <w:rFonts w:cs="Times New Roman"/>
          <w:rtl/>
        </w:rPr>
      </w:pPr>
    </w:p>
    <w:p w14:paraId="2B91D5D6" w14:textId="77777777" w:rsidR="00283007" w:rsidRPr="008937FE" w:rsidRDefault="00283007" w:rsidP="00283007">
      <w:pPr>
        <w:rPr>
          <w:rFonts w:cs="Times New Roman"/>
          <w:rtl/>
        </w:rPr>
      </w:pPr>
      <w:r w:rsidRPr="008937FE">
        <w:rPr>
          <w:rFonts w:cs="Times New Roman"/>
          <w:rtl/>
        </w:rPr>
        <w:t>כשהיה אצל סבו:</w:t>
      </w:r>
    </w:p>
    <w:p w14:paraId="14C53C8D" w14:textId="77777777" w:rsidR="00283007" w:rsidRPr="008937FE" w:rsidRDefault="00283007" w:rsidP="00283007">
      <w:pPr>
        <w:rPr>
          <w:rFonts w:cs="Times New Roman"/>
          <w:rtl/>
        </w:rPr>
      </w:pPr>
      <w:r w:rsidRPr="008937FE">
        <w:rPr>
          <w:rFonts w:cs="Times New Roman"/>
          <w:rtl/>
        </w:rPr>
        <w:t>הוא הפסיק להשתכר כל לילה והיה מתעורר מוקדם בבוקר למלאכת האפייה.</w:t>
      </w:r>
    </w:p>
    <w:p w14:paraId="6DB09D79" w14:textId="77777777" w:rsidR="00283007" w:rsidRPr="008937FE" w:rsidRDefault="00283007" w:rsidP="00283007">
      <w:pPr>
        <w:rPr>
          <w:rFonts w:cs="Times New Roman"/>
          <w:rtl/>
        </w:rPr>
      </w:pPr>
      <w:r w:rsidRPr="008937FE">
        <w:rPr>
          <w:rFonts w:cs="Times New Roman"/>
          <w:rtl/>
        </w:rPr>
        <w:t>עבד קשה כל יום ונרדם מוקדם בערב, מייד אחרי איסט אנדרס - אופרת הסבון שסבתו החורגת היתה צופה בה בטלויזיה.</w:t>
      </w:r>
    </w:p>
    <w:p w14:paraId="2B962A43" w14:textId="77777777" w:rsidR="00283007" w:rsidRPr="008937FE" w:rsidRDefault="00283007" w:rsidP="00283007">
      <w:pPr>
        <w:rPr>
          <w:rFonts w:cs="Times New Roman"/>
          <w:rtl/>
        </w:rPr>
      </w:pPr>
      <w:r w:rsidRPr="008937FE">
        <w:rPr>
          <w:rFonts w:cs="Times New Roman"/>
          <w:rtl/>
        </w:rPr>
        <w:t>ומאז שהפסיק להשתכר אכן הוא כבר לא התעורר עם כאבי ראש מזעזעים, אבל עדיין עם טעם מר בפיו. ולא משנה כמה לא שתה, עדין היה מתעורר וטעם מריר ממלא את כל פיו, מתגנב&amp; מתחת ללשונו, גולש עד לוע הבליעה.</w:t>
      </w:r>
    </w:p>
    <w:p w14:paraId="3AE01732" w14:textId="77777777" w:rsidR="00283007" w:rsidRPr="008937FE" w:rsidRDefault="00283007" w:rsidP="00283007">
      <w:pPr>
        <w:rPr>
          <w:rFonts w:cs="Times New Roman"/>
          <w:rtl/>
        </w:rPr>
      </w:pPr>
    </w:p>
    <w:p w14:paraId="41E69E40" w14:textId="77777777" w:rsidR="00283007" w:rsidRPr="008937FE" w:rsidRDefault="00283007" w:rsidP="00283007">
      <w:pPr>
        <w:rPr>
          <w:rFonts w:cs="Times New Roman"/>
          <w:rtl/>
        </w:rPr>
      </w:pPr>
      <w:r w:rsidRPr="008937FE">
        <w:rPr>
          <w:rFonts w:cs="Times New Roman"/>
          <w:rtl/>
        </w:rPr>
        <w:t>עוד אצל סבו:</w:t>
      </w:r>
    </w:p>
    <w:p w14:paraId="4751C2DC" w14:textId="77777777" w:rsidR="00283007" w:rsidRPr="008937FE" w:rsidRDefault="00283007" w:rsidP="00283007">
      <w:pPr>
        <w:rPr>
          <w:rFonts w:cs="Times New Roman"/>
          <w:rtl/>
        </w:rPr>
      </w:pPr>
      <w:r w:rsidRPr="008937FE">
        <w:rPr>
          <w:rFonts w:cs="Times New Roman"/>
          <w:rtl/>
        </w:rPr>
        <w:t xml:space="preserve">הוא התחיל להאמין שיש לו גן לאלכוהיליזם. הוא לא ידע מזה שכן איש ממשפחתו לא שתה </w:t>
      </w:r>
      <w:r w:rsidRPr="008937FE">
        <w:rPr>
          <w:rFonts w:cs="Times New Roman"/>
        </w:rPr>
        <w:t>excessively</w:t>
      </w:r>
      <w:r w:rsidRPr="008937FE">
        <w:rPr>
          <w:rFonts w:cs="Times New Roman"/>
          <w:rtl/>
        </w:rPr>
        <w:t xml:space="preserve">, אבל הוא כבר השלים עם הגן שלו, ועם כך שמן הסתם כך ימות. </w:t>
      </w:r>
    </w:p>
    <w:p w14:paraId="26AD41F2" w14:textId="77777777" w:rsidR="00283007" w:rsidRPr="008937FE" w:rsidRDefault="00283007" w:rsidP="00283007">
      <w:pPr>
        <w:rPr>
          <w:rFonts w:cs="Times New Roman"/>
          <w:rtl/>
        </w:rPr>
      </w:pPr>
      <w:r w:rsidRPr="008937FE">
        <w:rPr>
          <w:rFonts w:cs="Times New Roman"/>
          <w:rtl/>
        </w:rPr>
        <w:t>סבתו החורגת היתה שומעת ואף עוקבת אחר מחזות ותסכיתים ברדיו 4 של ה-בי.בי.סי.</w:t>
      </w:r>
    </w:p>
    <w:p w14:paraId="5FC7BA74" w14:textId="77777777" w:rsidR="00283007" w:rsidRPr="008937FE" w:rsidRDefault="00283007" w:rsidP="00283007">
      <w:pPr>
        <w:rPr>
          <w:rFonts w:cs="Times New Roman"/>
          <w:rtl/>
        </w:rPr>
      </w:pPr>
      <w:r w:rsidRPr="008937FE">
        <w:rPr>
          <w:rFonts w:cs="Times New Roman"/>
          <w:rtl/>
        </w:rPr>
        <w:t>הוא רצה לצאת לפאב - הרי לשם כך עבד כה קשה - אבל נרדם וראשו על השולחן פינתי בחדר-האורחים, לפני שאיסט אנדרס נגמר.</w:t>
      </w:r>
    </w:p>
    <w:p w14:paraId="0C48D04E" w14:textId="77777777" w:rsidR="00283007" w:rsidRPr="008937FE" w:rsidRDefault="00283007" w:rsidP="00283007">
      <w:pPr>
        <w:rPr>
          <w:rFonts w:cs="Times New Roman"/>
          <w:rtl/>
        </w:rPr>
      </w:pPr>
      <w:r w:rsidRPr="008937FE">
        <w:rPr>
          <w:rFonts w:cs="Times New Roman"/>
          <w:rtl/>
        </w:rPr>
        <w:lastRenderedPageBreak/>
        <w:t xml:space="preserve">הוא התעורר לפנות בוקר, עם טעם מר בפה וגוף </w:t>
      </w:r>
      <w:r w:rsidRPr="008937FE">
        <w:rPr>
          <w:rFonts w:cs="Times New Roman"/>
        </w:rPr>
        <w:t>stiff</w:t>
      </w:r>
      <w:r w:rsidRPr="008937FE">
        <w:rPr>
          <w:rFonts w:cs="Times New Roman"/>
          <w:rtl/>
        </w:rPr>
        <w:t xml:space="preserve">. זה היה מאותם אביבים בריטיים רטובים וקרים שנמתחים באכזריות ולא נותנים מקום לקיץ. </w:t>
      </w:r>
    </w:p>
    <w:p w14:paraId="606C03D8" w14:textId="77777777" w:rsidR="00283007" w:rsidRPr="008937FE" w:rsidRDefault="00283007" w:rsidP="00283007">
      <w:pPr>
        <w:rPr>
          <w:rFonts w:cs="Times New Roman"/>
          <w:rtl/>
        </w:rPr>
      </w:pPr>
      <w:r w:rsidRPr="008937FE">
        <w:rPr>
          <w:rFonts w:cs="Times New Roman"/>
          <w:rtl/>
        </w:rPr>
        <w:t>האור היה עכור, והוא מצא ליידו ספל תה שהתקרר מאוד. הוא שתה ממנו, פוי ממותק מדיועיניו נפגשו באקראי בספר היחיד בעולם שהיה בכוחו להוציאו ממצבו הנוכחי. זה חייב להיות ספר שכבר קראת ובאופן אידאלי יותר מפעם אחת, שצחקת בו ולעיתים חשת עטוף. באריג חם או בידיים. הטטרלוגיה היתה בכרך אחד ואת הספר הראשון הוא בלע עד שסבתו החורגת התעוררה ושלחה אותו להתקלח והשחזר היתה ארוחת הבוקר הטובה ביותר על השולחן ואחיה כבר היה אוכל בכל פה, ולא משנה באיזה מבטא המוני דיבר איש לא תיקן אותו.</w:t>
      </w:r>
    </w:p>
    <w:p w14:paraId="2ADC688F" w14:textId="77777777" w:rsidR="00283007" w:rsidRPr="008937FE" w:rsidRDefault="00283007" w:rsidP="00283007">
      <w:pPr>
        <w:rPr>
          <w:rFonts w:cs="Times New Roman"/>
          <w:rtl/>
        </w:rPr>
      </w:pPr>
      <w:r w:rsidRPr="008937FE">
        <w:rPr>
          <w:rFonts w:cs="Times New Roman"/>
          <w:rtl/>
        </w:rPr>
        <w:t xml:space="preserve">זה הספר - </w:t>
      </w:r>
    </w:p>
    <w:p w14:paraId="64A40FC9" w14:textId="77777777" w:rsidR="00283007" w:rsidRPr="008937FE" w:rsidRDefault="00283007" w:rsidP="00283007">
      <w:pPr>
        <w:rPr>
          <w:rFonts w:cs="Times New Roman"/>
        </w:rPr>
      </w:pPr>
      <w:r w:rsidRPr="008937FE">
        <w:rPr>
          <w:rFonts w:cs="Times New Roman"/>
        </w:rPr>
        <w:t>Molesworth</w:t>
      </w:r>
    </w:p>
    <w:p w14:paraId="04FE8A0F" w14:textId="77777777" w:rsidR="00283007" w:rsidRPr="008937FE" w:rsidRDefault="00283007" w:rsidP="00283007">
      <w:pPr>
        <w:rPr>
          <w:rFonts w:cs="Times New Roman"/>
        </w:rPr>
      </w:pPr>
      <w:r w:rsidRPr="008937FE">
        <w:rPr>
          <w:rFonts w:cs="Times New Roman"/>
        </w:rPr>
        <w:t>Paperback Penguin Modern Classics English</w:t>
      </w:r>
    </w:p>
    <w:p w14:paraId="3403147A" w14:textId="77777777" w:rsidR="00283007" w:rsidRPr="008937FE" w:rsidRDefault="00283007" w:rsidP="00283007">
      <w:pPr>
        <w:rPr>
          <w:rFonts w:cs="Times New Roman"/>
        </w:rPr>
      </w:pPr>
      <w:r w:rsidRPr="008937FE">
        <w:rPr>
          <w:rFonts w:cs="Times New Roman"/>
        </w:rPr>
        <w:t>By (author)  Geoffrey Willans , Introduction by  Philip Hensher , Illustrated by  Ronald Searle</w:t>
      </w:r>
    </w:p>
    <w:p w14:paraId="75355A8B" w14:textId="77777777" w:rsidR="00283007" w:rsidRPr="008937FE" w:rsidRDefault="00283007" w:rsidP="00283007">
      <w:pPr>
        <w:rPr>
          <w:rFonts w:cs="Times New Roman"/>
          <w:rtl/>
        </w:rPr>
      </w:pPr>
    </w:p>
    <w:p w14:paraId="1ADF789D" w14:textId="77777777" w:rsidR="00283007" w:rsidRPr="008937FE" w:rsidRDefault="00283007" w:rsidP="00283007">
      <w:pPr>
        <w:rPr>
          <w:rFonts w:cs="Times New Roman"/>
          <w:rtl/>
        </w:rPr>
      </w:pPr>
      <w:r w:rsidRPr="008937FE">
        <w:rPr>
          <w:rFonts w:cs="Times New Roman"/>
          <w:rtl/>
        </w:rPr>
        <w:t>ובינתיים ארקדי. [בעוד אלכס אצל סבו]</w:t>
      </w:r>
    </w:p>
    <w:p w14:paraId="0A22EB17" w14:textId="77777777" w:rsidR="00283007" w:rsidRPr="008937FE" w:rsidRDefault="00283007" w:rsidP="00283007">
      <w:pPr>
        <w:rPr>
          <w:rFonts w:cs="Times New Roman"/>
          <w:rtl/>
        </w:rPr>
      </w:pPr>
      <w:r w:rsidRPr="008937FE">
        <w:rPr>
          <w:rFonts w:cs="Times New Roman"/>
          <w:rtl/>
        </w:rPr>
        <w:t>יש את העור, הרקמה הדקיקה של העפעף. היא נעה על פני העין, מלטפת. העין מביטה, משקיפה פנימה משקיפה החוצה. ושוב הרקמה הדקה ואיתה איזו דמעה, שוטפת.</w:t>
      </w:r>
    </w:p>
    <w:p w14:paraId="78A192D7" w14:textId="77777777" w:rsidR="00283007" w:rsidRDefault="00283007" w:rsidP="00283007">
      <w:pPr>
        <w:rPr>
          <w:rFonts w:cs="Times New Roman"/>
          <w:rtl/>
        </w:rPr>
      </w:pPr>
      <w:r w:rsidRPr="008937FE">
        <w:rPr>
          <w:rFonts w:cs="Times New Roman"/>
          <w:rtl/>
        </w:rPr>
        <w:t xml:space="preserve">וזה קורה עכשו, ברגע זה. לא משנה על מה ארקדי חושב, מה הוא שוכח ומה הוא מתאמץ להדחיק, העפעף של אלכס סוגר על עינו. (ככה זה כשחושבים על אלכס רק בפרופיל - רואים רק עפעף אחד). והעור הרך, העור הדק מסביב לעין, עם הבשר שמתחת שנראה מנופח כשאלכס מתעורר. ושוקע אחר-כך, אבל מתכווץ כשאלכס מחייך, אלכס מחליט והעור סביב העין </w:t>
      </w:r>
      <w:r w:rsidRPr="008937FE">
        <w:rPr>
          <w:rFonts w:cs="Times New Roman"/>
        </w:rPr>
        <w:t>obeys</w:t>
      </w:r>
      <w:r w:rsidRPr="008937FE">
        <w:rPr>
          <w:rFonts w:cs="Times New Roman"/>
          <w:rtl/>
        </w:rPr>
        <w:t>.</w:t>
      </w:r>
    </w:p>
    <w:p w14:paraId="698B38DD" w14:textId="77777777" w:rsidR="00283007" w:rsidRDefault="00283007" w:rsidP="00283007">
      <w:pPr>
        <w:pStyle w:val="Heading3"/>
        <w:rPr>
          <w:rtl/>
        </w:rPr>
      </w:pPr>
      <w:r>
        <w:rPr>
          <w:rFonts w:hint="cs"/>
          <w:rtl/>
        </w:rPr>
        <w:t>הרציחות במידסומר</w:t>
      </w:r>
    </w:p>
    <w:p w14:paraId="1D1172BE" w14:textId="77777777" w:rsidR="00283007" w:rsidRDefault="00283007" w:rsidP="00283007">
      <w:pPr>
        <w:rPr>
          <w:rFonts w:cs="Times New Roman"/>
          <w:rtl/>
        </w:rPr>
      </w:pPr>
      <w:r>
        <w:rPr>
          <w:rFonts w:cs="Times New Roman" w:hint="cs"/>
          <w:rtl/>
        </w:rPr>
        <w:t>אלכס צפה עם סבו וסבתו החורגת לעיתים בסדרת הדרמה המשטרתית הזאת.</w:t>
      </w:r>
    </w:p>
    <w:p w14:paraId="416BB18C" w14:textId="77777777" w:rsidR="00283007" w:rsidRDefault="00283007" w:rsidP="00283007">
      <w:pPr>
        <w:rPr>
          <w:rFonts w:cs="Times New Roman"/>
          <w:rtl/>
        </w:rPr>
      </w:pPr>
      <w:r>
        <w:rPr>
          <w:rFonts w:cs="Times New Roman" w:hint="cs"/>
          <w:rtl/>
        </w:rPr>
        <w:t>אלכס פינטז לעצמו שמגיע אליו מפקח המשטרה ברנבי וחוקר היכן היה אתמול בשעה הזאת.</w:t>
      </w:r>
    </w:p>
    <w:p w14:paraId="5B872F7C" w14:textId="77777777" w:rsidR="00283007" w:rsidRDefault="00283007" w:rsidP="00283007">
      <w:pPr>
        <w:rPr>
          <w:rFonts w:cs="Times New Roman"/>
          <w:rtl/>
        </w:rPr>
      </w:pPr>
      <w:r>
        <w:rPr>
          <w:rFonts w:cs="Times New Roman" w:hint="cs"/>
          <w:rtl/>
        </w:rPr>
        <w:t>"הרי הייתי במקום זה," אלכס יציין וינקה את עצמו מחשד.</w:t>
      </w:r>
    </w:p>
    <w:p w14:paraId="6C3589E7" w14:textId="77777777" w:rsidR="00283007" w:rsidRDefault="00283007" w:rsidP="00283007">
      <w:pPr>
        <w:rPr>
          <w:rFonts w:cs="Times New Roman"/>
          <w:rtl/>
        </w:rPr>
      </w:pPr>
      <w:r>
        <w:rPr>
          <w:rFonts w:cs="Times New Roman" w:hint="cs"/>
          <w:rtl/>
        </w:rPr>
        <w:t xml:space="preserve">אך הדבר לא יסתיים בכך. סמל-בילוש טרוי ידרוש לדעת מיהם העדים לכך, ויבדוק באופן דקדקני את עברו של אלכס. אך גם כאן ינוקה מחשד. ואז יגיע פרט שעל פניו ייראה מרשיע ביותר, ואלכס יהפוך לחשוד במעשים מזעזעים, מעשי רשע מזוויעים. אולם הדבר ייבדק וייבחן ולמעשה חייו של אלכס עצמם יבחנו לפרטי-פרטיהם בידי הבלשים המנוסים, ואלכס יאפשר להם לפשפש בכל </w:t>
      </w:r>
      <w:r>
        <w:rPr>
          <w:rFonts w:cs="Times New Roman"/>
          <w:rtl/>
        </w:rPr>
        <w:t>–</w:t>
      </w:r>
      <w:r>
        <w:rPr>
          <w:rFonts w:cs="Times New Roman" w:hint="cs"/>
          <w:rtl/>
        </w:rPr>
        <w:t xml:space="preserve"> הרי אין דבר חשוב מאשר להיות נקי מחשד, נקי מרבב, דק&amp; ואביוני&amp;. ולאחר כל זא יוברר מעל לכל צל של ספק שאלכס לא אשם, הוא נקי, הוא </w:t>
      </w:r>
      <w:r>
        <w:rPr>
          <w:rFonts w:cs="Times New Roman"/>
        </w:rPr>
        <w:t>redeemed</w:t>
      </w:r>
      <w:r>
        <w:rPr>
          <w:rFonts w:cs="Times New Roman" w:hint="cs"/>
          <w:rtl/>
        </w:rPr>
        <w:t>, הוא לא אשם בכלום.</w:t>
      </w:r>
    </w:p>
    <w:p w14:paraId="5CF8454C" w14:textId="77777777" w:rsidR="00283007" w:rsidRDefault="00283007" w:rsidP="00283007">
      <w:pPr>
        <w:rPr>
          <w:rFonts w:cs="Times New Roman"/>
          <w:rtl/>
        </w:rPr>
      </w:pPr>
    </w:p>
    <w:p w14:paraId="3B87617B" w14:textId="77777777" w:rsidR="00283007" w:rsidRDefault="00283007" w:rsidP="00283007">
      <w:pPr>
        <w:pStyle w:val="Heading3"/>
        <w:rPr>
          <w:rtl/>
        </w:rPr>
      </w:pPr>
      <w:r>
        <w:rPr>
          <w:rFonts w:hint="cs"/>
          <w:rtl/>
        </w:rPr>
        <w:t>שמשון ודלילה</w:t>
      </w:r>
    </w:p>
    <w:p w14:paraId="53B38299" w14:textId="77777777" w:rsidR="00283007" w:rsidRDefault="00283007" w:rsidP="00283007">
      <w:pPr>
        <w:rPr>
          <w:rFonts w:cs="Times New Roman"/>
          <w:rtl/>
        </w:rPr>
      </w:pPr>
      <w:r>
        <w:rPr>
          <w:rFonts w:cs="Times New Roman" w:hint="cs"/>
          <w:rtl/>
        </w:rPr>
        <w:t xml:space="preserve">הסבא של אלכס </w:t>
      </w:r>
      <w:r w:rsidRPr="00CD69FF">
        <w:rPr>
          <w:rFonts w:cs="Times New Roman"/>
          <w:rtl/>
        </w:rPr>
        <w:t>היה בעברו צייר שלטים ועכשו ידע לזייף ציורים באופן משלם.</w:t>
      </w:r>
      <w:r>
        <w:rPr>
          <w:rFonts w:cs="Times New Roman" w:hint="cs"/>
          <w:rtl/>
        </w:rPr>
        <w:t xml:space="preserve"> אלכס היה מוקסם מכך. הרי אין צורך לרמות מישהו באופן מודע, אבל אפשר...</w:t>
      </w:r>
    </w:p>
    <w:p w14:paraId="28A61C66" w14:textId="77777777" w:rsidR="00283007" w:rsidRDefault="00283007" w:rsidP="00283007">
      <w:pPr>
        <w:rPr>
          <w:rFonts w:cs="Times New Roman"/>
          <w:rtl/>
        </w:rPr>
      </w:pPr>
      <w:r>
        <w:rPr>
          <w:rFonts w:cs="Times New Roman" w:hint="cs"/>
          <w:rtl/>
        </w:rPr>
        <w:lastRenderedPageBreak/>
        <w:t xml:space="preserve">הסבא של אלכס סירב באופן מוחלט </w:t>
      </w:r>
      <w:r>
        <w:rPr>
          <w:rFonts w:cs="Times New Roman"/>
          <w:rtl/>
        </w:rPr>
        <w:t>–</w:t>
      </w:r>
      <w:r>
        <w:rPr>
          <w:rFonts w:cs="Times New Roman" w:hint="cs"/>
          <w:rtl/>
        </w:rPr>
        <w:t xml:space="preserve"> "</w:t>
      </w:r>
      <w:r w:rsidRPr="00CD69FF">
        <w:rPr>
          <w:rFonts w:cs="Times New Roman"/>
          <w:rtl/>
        </w:rPr>
        <w:t>אני לא רוצה להוסיף לבילבול והמבוכה השוררים בעולם</w:t>
      </w:r>
      <w:r>
        <w:rPr>
          <w:rFonts w:cs="Times New Roman" w:hint="cs"/>
          <w:rtl/>
        </w:rPr>
        <w:t>."</w:t>
      </w:r>
    </w:p>
    <w:p w14:paraId="079C2F5A" w14:textId="77777777" w:rsidR="00283007" w:rsidRDefault="00283007" w:rsidP="00283007">
      <w:pPr>
        <w:rPr>
          <w:rFonts w:cs="Times New Roman"/>
          <w:rtl/>
        </w:rPr>
      </w:pPr>
      <w:r>
        <w:rPr>
          <w:rFonts w:cs="Times New Roman" w:hint="cs"/>
          <w:rtl/>
        </w:rPr>
        <w:t>אי אפשר להגיד שאלכס לא שיקר לאחר מכן. הוא המשיך לשקר מדי פעם, במיוחד כשהתנאים כולם הצביעו על כך. אבל הוא לא שיקר יותר סתם כך, מפלס השקרים בהחלט ירד מאז באופן משמעותי. זה אני, הוא היה אומר לעצמו, זה אני בעולם, והיה אומר את האמת, ובאופן כללי שום דבר נורא לא היה קורה.</w:t>
      </w:r>
    </w:p>
    <w:p w14:paraId="0DD14F50" w14:textId="77777777" w:rsidR="00283007" w:rsidRPr="00CD69FF" w:rsidRDefault="00283007" w:rsidP="00283007">
      <w:pPr>
        <w:rPr>
          <w:rFonts w:cs="Times New Roman"/>
          <w:rtl/>
        </w:rPr>
      </w:pPr>
      <w:r>
        <w:rPr>
          <w:rFonts w:cs="Times New Roman" w:hint="cs"/>
          <w:rtl/>
        </w:rPr>
        <w:t>[</w:t>
      </w:r>
      <w:hyperlink r:id="rId21" w:history="1">
        <w:r w:rsidRPr="000260C0">
          <w:rPr>
            <w:rStyle w:val="Hyperlink"/>
            <w:rFonts w:cs="Times New Roman" w:hint="cs"/>
            <w:rtl/>
          </w:rPr>
          <w:t>הציור</w:t>
        </w:r>
      </w:hyperlink>
      <w:r>
        <w:rPr>
          <w:rFonts w:cs="Times New Roman" w:hint="cs"/>
          <w:rtl/>
        </w:rPr>
        <w:t>]</w:t>
      </w:r>
    </w:p>
    <w:p w14:paraId="31DC6BB5" w14:textId="77777777" w:rsidR="00283007" w:rsidRDefault="00283007" w:rsidP="00283007">
      <w:pPr>
        <w:rPr>
          <w:rFonts w:cs="Times New Roman"/>
          <w:rtl/>
        </w:rPr>
      </w:pPr>
      <w:r>
        <w:rPr>
          <w:rFonts w:cs="Times New Roman" w:hint="cs"/>
          <w:rtl/>
        </w:rPr>
        <w:t xml:space="preserve">הציור שהסבא צייר באותו זמן היה מרהיב ביותר, ציור של שמשון הגיבור כשדלילה גוזרת את מחלפותיו והוא מאבד את כוחו, והמבע הלאה על פניו, כשכך כוחו היה </w:t>
      </w:r>
      <w:r>
        <w:rPr>
          <w:rFonts w:cs="Times New Roman"/>
        </w:rPr>
        <w:t>seep away</w:t>
      </w:r>
      <w:r>
        <w:rPr>
          <w:rFonts w:cs="Times New Roman" w:hint="cs"/>
          <w:rtl/>
        </w:rPr>
        <w:t xml:space="preserve"> ממנו, נראה לאלכס בדיוק כמו תחושתו לאחר סקס מרהיב במיוחד </w:t>
      </w:r>
      <w:r>
        <w:rPr>
          <w:rFonts w:cs="Times New Roman"/>
          <w:rtl/>
        </w:rPr>
        <w:t>–</w:t>
      </w:r>
      <w:r>
        <w:rPr>
          <w:rFonts w:cs="Times New Roman" w:hint="cs"/>
          <w:rtl/>
        </w:rPr>
        <w:t xml:space="preserve"> הוא כל-כך עייף שאיבריו נמסים, כל גופו מחלחל לתוך רגבים והוא נעלם בחלומות מתוקים. לאות </w:t>
      </w:r>
      <w:r>
        <w:rPr>
          <w:rFonts w:cs="Times New Roman"/>
          <w:rtl/>
        </w:rPr>
        <w:t>–</w:t>
      </w:r>
      <w:r>
        <w:rPr>
          <w:rFonts w:cs="Times New Roman" w:hint="cs"/>
          <w:rtl/>
        </w:rPr>
        <w:t xml:space="preserve"> לעיתים היא מתוקה מאד, וכך היא נראתה על פניו של שמשון בעל השרירים העצומים, שרוע מחוסר כוחות </w:t>
      </w:r>
      <w:r>
        <w:rPr>
          <w:rFonts w:cs="Times New Roman"/>
        </w:rPr>
        <w:t>totally spent</w:t>
      </w:r>
      <w:r>
        <w:rPr>
          <w:rFonts w:cs="Times New Roman" w:hint="cs"/>
          <w:rtl/>
        </w:rPr>
        <w:t xml:space="preserve"> כמו אחרי הסקס הטוב ביותר בעולם בחיקה של דלילה, אצבעותיה היפות העדינות שוקעות בתוך בשר גבו הכנוע, ראשו שזה עתה נגזז נתון בחיקה הרחב, וכתפה הצחורה חשופה ושדיה הצחורים מפעפעים וגו' כאילו מנופחים פתאם ממש לפני מצחו, ייתכן והשקתה אותו או סיממה אבל בעיני אלכס גופו אדיר המימדים של שמשון בין האריגים העשירים רבוץ עליה, סחוט מאותו לילה איתה, אותו ליל תענוגים שבני תמותה רק לעיתים רחוקות זוכים בהם, והתשלום עליהם כנראה ו-</w:t>
      </w:r>
      <w:r>
        <w:rPr>
          <w:rFonts w:cs="Times New Roman"/>
        </w:rPr>
        <w:t>inevitably</w:t>
      </w:r>
      <w:r>
        <w:rPr>
          <w:rFonts w:cs="Times New Roman" w:hint="cs"/>
          <w:rtl/>
        </w:rPr>
        <w:t xml:space="preserve"> רב. לילות שאתה בקושי נמשה מהם כשהשחר מפציע, ואתה רוצה לשלם עליהם בשביל שזכרם יהיה טבוע בך לעד. גם אם יכאב, גם אם יפצע אותך כך שכל תזוזה תכאב </w:t>
      </w:r>
      <w:r>
        <w:rPr>
          <w:rFonts w:cs="Times New Roman"/>
          <w:rtl/>
        </w:rPr>
        <w:t>–</w:t>
      </w:r>
      <w:r>
        <w:rPr>
          <w:rFonts w:cs="Times New Roman" w:hint="cs"/>
          <w:rtl/>
        </w:rPr>
        <w:t xml:space="preserve"> אותו לילה לא ישכח.</w:t>
      </w:r>
    </w:p>
    <w:p w14:paraId="701CC8B5" w14:textId="77777777" w:rsidR="00283007" w:rsidRDefault="00283007" w:rsidP="00283007">
      <w:pPr>
        <w:rPr>
          <w:rFonts w:cs="Times New Roman"/>
          <w:rtl/>
        </w:rPr>
      </w:pPr>
      <w:r>
        <w:rPr>
          <w:rFonts w:cs="Times New Roman" w:hint="cs"/>
          <w:rtl/>
        </w:rPr>
        <w:t xml:space="preserve">אולי אלה לא היו השיערות, אולי זה היה הסקס, סקס שבונה בתוכך רצון עצום לחיות, דחיה נוראה ממלחמות. אולי הוא התבגר וסלח לאויביו. אלכס עקב מדי יום אחר סבו הממלא את הקנבס הגדול בציור המרהיב. </w:t>
      </w:r>
    </w:p>
    <w:p w14:paraId="1B4CAC4F" w14:textId="77777777" w:rsidR="00283007" w:rsidRDefault="00283007" w:rsidP="00283007">
      <w:pPr>
        <w:rPr>
          <w:rFonts w:cs="Times New Roman"/>
          <w:rtl/>
        </w:rPr>
      </w:pPr>
      <w:r>
        <w:rPr>
          <w:rFonts w:cs="Times New Roman" w:hint="cs"/>
          <w:rtl/>
        </w:rPr>
        <w:t xml:space="preserve">זה היה העתק, כמו כל שאר ציוריו של הסב. העתק מושלם ויפהפה של ציור שמן של רובנס שהיה תלוי בגלריה הלאומית בלונדון. אלכס כמו כל תלמיד בריטי ובוודאי לונדוני ביקר כמובן רבות באותו מוזיאון, אבל מעולם לפני כן לא נתן דעתו באופן מיוחד לאותו ציור. ופתאם הוא הבין </w:t>
      </w:r>
      <w:r>
        <w:rPr>
          <w:rFonts w:cs="Times New Roman"/>
          <w:rtl/>
        </w:rPr>
        <w:t>–</w:t>
      </w:r>
      <w:r>
        <w:rPr>
          <w:rFonts w:cs="Times New Roman" w:hint="cs"/>
          <w:rtl/>
        </w:rPr>
        <w:t xml:space="preserve"> זה לא רק ספרים! לא רק ספרים יכולים לשמש כמראה! מייד התקשר לסאקורה. "זה גם מקומות!" הוא אמר לה נלהב. "זה לא רק ספרים סאקורה, זה גם מקומות!"</w:t>
      </w:r>
    </w:p>
    <w:p w14:paraId="677B238B" w14:textId="77777777" w:rsidR="00283007" w:rsidRDefault="00283007" w:rsidP="00283007">
      <w:pPr>
        <w:rPr>
          <w:rFonts w:cs="Times New Roman"/>
          <w:rtl/>
        </w:rPr>
      </w:pPr>
      <w:r>
        <w:rPr>
          <w:rFonts w:cs="Times New Roman" w:hint="cs"/>
          <w:rtl/>
        </w:rPr>
        <w:t>רק בקושי היא הבינה לבסוף את כוונתו. היא למדה ל-</w:t>
      </w:r>
      <w:r>
        <w:rPr>
          <w:rFonts w:cs="Times New Roman"/>
        </w:rPr>
        <w:t>A level</w:t>
      </w:r>
      <w:r>
        <w:rPr>
          <w:rFonts w:cs="Times New Roman" w:hint="cs"/>
          <w:rtl/>
        </w:rPr>
        <w:t xml:space="preserve"> במתימטיקה, שנחלק לכמה חלקים. אחד מאותם חלקים היה למחרת. "מקומות משתנים, אלכס," היא אמרה בקול יבש מרוב שינון וחזרה על זהויות טריגונומטריות, שיכולות לעזור מאד בפיתרון אינטגרלים. [כמובן שאין שינון במתימטיקה]</w:t>
      </w:r>
    </w:p>
    <w:p w14:paraId="7A0F8B52" w14:textId="77777777" w:rsidR="00283007" w:rsidRDefault="00283007" w:rsidP="00283007">
      <w:pPr>
        <w:rPr>
          <w:rFonts w:cs="Times New Roman"/>
          <w:rtl/>
        </w:rPr>
      </w:pPr>
      <w:r>
        <w:rPr>
          <w:rFonts w:cs="Times New Roman" w:hint="cs"/>
          <w:rtl/>
        </w:rPr>
        <w:t xml:space="preserve">"לא כל המקומות משתנים </w:t>
      </w:r>
      <w:r>
        <w:rPr>
          <w:rFonts w:cs="Times New Roman"/>
          <w:rtl/>
        </w:rPr>
        <w:t>–</w:t>
      </w:r>
      <w:r>
        <w:rPr>
          <w:rFonts w:cs="Times New Roman" w:hint="cs"/>
          <w:rtl/>
        </w:rPr>
        <w:t xml:space="preserve"> מוזיאונים נשארים, הם קבועים, והציורים שבהם קבועים."</w:t>
      </w:r>
    </w:p>
    <w:p w14:paraId="4160C459" w14:textId="77777777" w:rsidR="00283007" w:rsidRDefault="00283007" w:rsidP="00283007">
      <w:pPr>
        <w:rPr>
          <w:rFonts w:cs="Times New Roman"/>
          <w:rtl/>
        </w:rPr>
      </w:pPr>
      <w:r>
        <w:rPr>
          <w:rFonts w:cs="Times New Roman" w:hint="cs"/>
          <w:rtl/>
        </w:rPr>
        <w:t>"אז... נלך מחר? אחרי המבחן?"</w:t>
      </w:r>
    </w:p>
    <w:p w14:paraId="3859520A" w14:textId="77777777" w:rsidR="00283007" w:rsidRDefault="00283007" w:rsidP="00283007">
      <w:pPr>
        <w:rPr>
          <w:rFonts w:cs="Times New Roman"/>
          <w:rtl/>
        </w:rPr>
      </w:pPr>
      <w:r>
        <w:rPr>
          <w:rFonts w:cs="Times New Roman" w:hint="cs"/>
          <w:rtl/>
        </w:rPr>
        <w:t>"מתי הוא נגמר? אני אחכה לך בחוץ."</w:t>
      </w:r>
    </w:p>
    <w:p w14:paraId="55AD1CF4" w14:textId="77777777" w:rsidR="00283007" w:rsidRPr="00CD69FF" w:rsidRDefault="00283007" w:rsidP="00283007">
      <w:pPr>
        <w:rPr>
          <w:rFonts w:cs="Times New Roman"/>
          <w:rtl/>
        </w:rPr>
      </w:pPr>
      <w:r>
        <w:rPr>
          <w:rFonts w:cs="Times New Roman" w:hint="cs"/>
          <w:rtl/>
        </w:rPr>
        <w:t>גם סיימון הצטרף אליהם אבל את כל הבדיקות של השינוי העובר עליה היא עשתה עם אלכס. כי היא לא ידעה מה עם סיימון, כרגע הם חברים. באלכס היא פגעה עד כמה שאפשר וגו' והוא המשיך להיות איתה, ללות את חייה ולהיות איתה והיא ידעה שיהיה איתה עד היום שימות. הוא תמיד יהיה חבר ממש טוב שלה ונאמן. אף אחד אחר בחייה הקצרים עדיין לא העבירה את המבחן האכזר הזה, אבל היה לה הרושם וגו' שמעטים נוספים יעמדו בו וגו'.</w:t>
      </w:r>
    </w:p>
    <w:p w14:paraId="6D3C95E1" w14:textId="77777777" w:rsidR="00283007" w:rsidRDefault="00283007" w:rsidP="00283007">
      <w:pPr>
        <w:rPr>
          <w:rFonts w:cs="Times New Roman"/>
          <w:rtl/>
        </w:rPr>
      </w:pPr>
    </w:p>
    <w:p w14:paraId="484EBF64" w14:textId="77777777" w:rsidR="00283007" w:rsidRDefault="00283007" w:rsidP="00283007">
      <w:pPr>
        <w:rPr>
          <w:rFonts w:cs="Times New Roman"/>
          <w:rtl/>
        </w:rPr>
      </w:pPr>
    </w:p>
    <w:p w14:paraId="1011337A" w14:textId="77777777" w:rsidR="00283007" w:rsidRDefault="00283007" w:rsidP="00283007">
      <w:pPr>
        <w:rPr>
          <w:rFonts w:cs="Times New Roman"/>
          <w:rtl/>
        </w:rPr>
      </w:pPr>
    </w:p>
    <w:p w14:paraId="7EF0821E" w14:textId="77777777" w:rsidR="00283007" w:rsidRDefault="00283007" w:rsidP="00283007">
      <w:pPr>
        <w:pStyle w:val="Heading2"/>
        <w:rPr>
          <w:rtl/>
        </w:rPr>
      </w:pPr>
      <w:r>
        <w:rPr>
          <w:rFonts w:hint="cs"/>
          <w:rtl/>
        </w:rPr>
        <w:lastRenderedPageBreak/>
        <w:t>אלסקה</w:t>
      </w:r>
    </w:p>
    <w:p w14:paraId="6BBCBEF1" w14:textId="77777777" w:rsidR="00283007" w:rsidRDefault="00283007" w:rsidP="00283007">
      <w:pPr>
        <w:ind w:left="510" w:firstLine="0"/>
        <w:rPr>
          <w:rtl/>
        </w:rPr>
      </w:pPr>
      <w:r>
        <w:rPr>
          <w:rFonts w:hint="cs"/>
          <w:rtl/>
        </w:rPr>
        <w:t>לתאר את השמיים באלסקה</w:t>
      </w:r>
    </w:p>
    <w:p w14:paraId="42F6221B" w14:textId="77777777" w:rsidR="00283007" w:rsidRDefault="00283007" w:rsidP="00283007">
      <w:pPr>
        <w:ind w:left="510" w:firstLine="0"/>
        <w:rPr>
          <w:rtl/>
        </w:rPr>
      </w:pPr>
      <w:r>
        <w:rPr>
          <w:rFonts w:hint="cs"/>
          <w:rtl/>
        </w:rPr>
        <w:t>סירת ה-</w:t>
      </w:r>
      <w:r>
        <w:t>fishing vessel</w:t>
      </w:r>
      <w:r>
        <w:rPr>
          <w:rFonts w:hint="cs"/>
          <w:rtl/>
        </w:rPr>
        <w:t xml:space="preserve"> של אלכס באלסקה / קנדה היא </w:t>
      </w:r>
      <w:r>
        <w:t>58 foot salmon boat</w:t>
      </w:r>
      <w:r>
        <w:rPr>
          <w:rFonts w:hint="cs"/>
          <w:rtl/>
        </w:rPr>
        <w:t>.</w:t>
      </w:r>
    </w:p>
    <w:p w14:paraId="778737B4" w14:textId="77777777" w:rsidR="00283007" w:rsidRPr="002A4685" w:rsidRDefault="00283007" w:rsidP="00283007">
      <w:pPr>
        <w:rPr>
          <w:rtl/>
        </w:rPr>
      </w:pPr>
    </w:p>
    <w:p w14:paraId="1970E2B0" w14:textId="77777777" w:rsidR="00283007" w:rsidRDefault="00283007" w:rsidP="00283007">
      <w:pPr>
        <w:rPr>
          <w:rtl/>
        </w:rPr>
      </w:pPr>
      <w:r>
        <w:rPr>
          <w:rFonts w:hint="cs"/>
          <w:rtl/>
        </w:rPr>
        <w:t>בזמן שארקדי חזר מסומליה הישר אל בחינות הבגרות באזרחות ותנ"ך[טירונות עתודאים מקוצרת], אלכס נסע לאנגליה, אל האיחוד מחדש של הלהקה במסיבת הסיום של התיכון שלו. חבריו הטילו וטו על רוב השירים שהתאמן עליהם בישראל. הם סיכמו על שירים בנושא היקום ולבסוף נבחרו שירים שחגו סביב הזמן, המון 'זה הזמן שלנו' במקום 'היקום יתבקע היא תלך לדרכה [בשתיקה צללית צליפה עמוקה ארוכה רחוקה הפסקה]' [זה סתם המצאה שלי] ומכיוון שלא נותר זמן רב לאימונים נוספים הוא הורד לדרגת נגן בס. סופי עצמה כיבדה את האירוע בנגינת האימפרומפטו המפורסם בסול במול מז'ור של שוברט [</w:t>
      </w:r>
      <w:r w:rsidRPr="00DF2B76">
        <w:t>https://www.youtube.com/watch?v=Nz26IpXtIT4</w:t>
      </w:r>
      <w:r>
        <w:rPr>
          <w:rFonts w:hint="cs"/>
          <w:rtl/>
        </w:rPr>
        <w:t xml:space="preserve"> דקה 32] שהיה חלק מהרפרטואר הקבוע שלה באותם ימים. </w:t>
      </w:r>
    </w:p>
    <w:p w14:paraId="1AB53BCD" w14:textId="77777777" w:rsidR="00283007" w:rsidRDefault="00283007" w:rsidP="00283007">
      <w:pPr>
        <w:rPr>
          <w:rtl/>
        </w:rPr>
      </w:pPr>
      <w:r>
        <w:rPr>
          <w:rFonts w:hint="cs"/>
          <w:rtl/>
        </w:rPr>
        <w:t>סער התחרה בגפו בתחרות</w:t>
      </w:r>
      <w:r w:rsidRPr="00CD067C">
        <w:rPr>
          <w:rtl/>
        </w:rPr>
        <w:t xml:space="preserve"> איש הברזל</w:t>
      </w:r>
      <w:r>
        <w:rPr>
          <w:rFonts w:hint="cs"/>
          <w:rtl/>
        </w:rPr>
        <w:t xml:space="preserve"> בלאס ווגאס, ולאחר מכן הצטרף אל אלכס באלסקה,</w:t>
      </w:r>
      <w:r w:rsidRPr="00CD067C">
        <w:rPr>
          <w:rtl/>
        </w:rPr>
        <w:t xml:space="preserve"> </w:t>
      </w:r>
      <w:r>
        <w:rPr>
          <w:rFonts w:hint="cs"/>
          <w:rtl/>
        </w:rPr>
        <w:t xml:space="preserve">אבל </w:t>
      </w:r>
      <w:r>
        <w:rPr>
          <w:rtl/>
        </w:rPr>
        <w:t>–</w:t>
      </w:r>
      <w:r>
        <w:rPr>
          <w:rFonts w:hint="cs"/>
          <w:rtl/>
        </w:rPr>
        <w:t xml:space="preserve"> בניגוד מוחלט לפירסומים </w:t>
      </w:r>
      <w:r>
        <w:rPr>
          <w:rtl/>
        </w:rPr>
        <w:t>–</w:t>
      </w:r>
      <w:r>
        <w:rPr>
          <w:rFonts w:hint="cs"/>
          <w:rtl/>
        </w:rPr>
        <w:t xml:space="preserve"> לא במהרה נמצאה ספינה שהסכימה להעסיק בחורים חסרי ניסיון, וכספם המועט הלך ונעלם, בעיקר לאחר רכישת הציוד הרב הנדרש למלאכה המסוכנת</w:t>
      </w:r>
      <w:r>
        <w:rPr>
          <w:rtl/>
        </w:rPr>
        <w:t>.</w:t>
      </w:r>
    </w:p>
    <w:p w14:paraId="35C3F45A" w14:textId="77777777" w:rsidR="00283007" w:rsidRDefault="00283007" w:rsidP="00283007">
      <w:pPr>
        <w:rPr>
          <w:rtl/>
        </w:rPr>
      </w:pPr>
      <w:r>
        <w:rPr>
          <w:rFonts w:hint="cs"/>
          <w:rtl/>
        </w:rPr>
        <w:t>[ר' בסוף את כל המקורות לאלסקה]</w:t>
      </w:r>
    </w:p>
    <w:p w14:paraId="3981E21C" w14:textId="77777777" w:rsidR="00283007" w:rsidRDefault="00283007" w:rsidP="00283007">
      <w:pPr>
        <w:rPr>
          <w:rtl/>
        </w:rPr>
      </w:pPr>
      <w:r>
        <w:rPr>
          <w:rFonts w:hint="cs"/>
          <w:rtl/>
        </w:rPr>
        <w:t>[</w:t>
      </w:r>
      <w:hyperlink r:id="rId22" w:history="1">
        <w:r w:rsidRPr="008244FC">
          <w:rPr>
            <w:rStyle w:val="Hyperlink"/>
          </w:rPr>
          <w:t>Spotted dick</w:t>
        </w:r>
      </w:hyperlink>
      <w:r w:rsidRPr="008244FC">
        <w:rPr>
          <w:rFonts w:hint="cs"/>
          <w:rtl/>
        </w:rPr>
        <w:t xml:space="preserve"> – סוג של קינוח אנגלי, עוגה עם פירות יבשים</w:t>
      </w:r>
      <w:r>
        <w:rPr>
          <w:rFonts w:hint="cs"/>
          <w:rtl/>
        </w:rPr>
        <w:t>]</w:t>
      </w:r>
    </w:p>
    <w:p w14:paraId="46CC159A" w14:textId="77777777" w:rsidR="00283007" w:rsidRDefault="00283007" w:rsidP="00283007">
      <w:pPr>
        <w:rPr>
          <w:rtl/>
        </w:rPr>
      </w:pPr>
      <w:r>
        <w:rPr>
          <w:rFonts w:hint="cs"/>
          <w:rtl/>
        </w:rPr>
        <w:t>"ומה אתה יכול להכין לקינוח?"</w:t>
      </w:r>
    </w:p>
    <w:p w14:paraId="1E658F16" w14:textId="77777777" w:rsidR="00283007" w:rsidRDefault="00283007" w:rsidP="00283007">
      <w:pPr>
        <w:rPr>
          <w:rtl/>
        </w:rPr>
      </w:pPr>
      <w:r>
        <w:rPr>
          <w:rFonts w:hint="cs"/>
          <w:rtl/>
        </w:rPr>
        <w:t xml:space="preserve">"אני יכול להכין לך </w:t>
      </w:r>
      <w:r>
        <w:t>spotted dick</w:t>
      </w:r>
      <w:r>
        <w:rPr>
          <w:rFonts w:hint="cs"/>
          <w:rtl/>
        </w:rPr>
        <w:t>, אדוני," אלכס אמר בפנים רצניות לגמרי.</w:t>
      </w:r>
    </w:p>
    <w:p w14:paraId="392F062D" w14:textId="77777777" w:rsidR="00283007" w:rsidRDefault="00283007" w:rsidP="00283007">
      <w:pPr>
        <w:rPr>
          <w:rtl/>
        </w:rPr>
      </w:pPr>
      <w:r>
        <w:rPr>
          <w:rFonts w:hint="cs"/>
          <w:rtl/>
        </w:rPr>
        <w:t>הקפיטן נעץ בו עיניו ממושכות. "אני לא יודע מה זה אומר," הוא אמר לבסוף, "אבל אם זאת לא מחלת מין, אז בוא נראה מה אתה מכין, תפתיע אותי."</w:t>
      </w:r>
    </w:p>
    <w:p w14:paraId="5C0CB540" w14:textId="77777777" w:rsidR="00283007" w:rsidRDefault="00283007" w:rsidP="00283007">
      <w:pPr>
        <w:rPr>
          <w:rtl/>
        </w:rPr>
      </w:pPr>
      <w:r>
        <w:rPr>
          <w:rFonts w:hint="cs"/>
          <w:rtl/>
        </w:rPr>
        <w:t xml:space="preserve">אלכס [למרבה אי הצדק] הצליח להשיג משרה על ספינת הדייג כריסטינה, עשרה ימים תמימים לפני סער, בעיקר בזכות כישורי הבישול המוכחים שלו. הצוות רק ביקש שלהבא יימנע, משיקולי בטיחות בלבד, מלבשל אה-לה-פלמבה, ושבשום פנים ואופן שוב לא יעלה בלהבות חצי בקבוק ברנדי [זה סוג של קוניאק שבו משתמשים לפלמבה </w:t>
      </w:r>
      <w:r>
        <w:rPr>
          <w:rtl/>
        </w:rPr>
        <w:t>–</w:t>
      </w:r>
      <w:r>
        <w:rPr>
          <w:rFonts w:hint="cs"/>
          <w:rtl/>
        </w:rPr>
        <w:t xml:space="preserve"> </w:t>
      </w:r>
      <w:r w:rsidRPr="002F2722">
        <w:t>http://fr.wikipedia.org/wiki/Flambage_(cuisine)#Technique</w:t>
      </w:r>
      <w:r>
        <w:rPr>
          <w:rFonts w:hint="cs"/>
          <w:rtl/>
        </w:rPr>
        <w:t>]. עשרת ימי הבטלה של סער היו גשומים מאוד, אף כי פוריים ביותר עבור ספינות הדייג הרבות ששטו אל מול חופי הנמלים שבהם שוטט בתוּרוֹ אחר עבודה, ונופי הבראשית מלאי ההוד, יערות האורן וההרים המושלגים לא היה בהם כדי להפיג את עגמומיותו. למרבה חוסר הצדק הספינה שסער מצא בה לבסוף את תעסוקתו [</w:t>
      </w:r>
      <w:r>
        <w:t>employ</w:t>
      </w:r>
      <w:r>
        <w:rPr>
          <w:rFonts w:hint="cs"/>
          <w:rtl/>
        </w:rPr>
        <w:t>] הייתה אף ריווחית הרבה פחות מזו של אלכס: [אולי בזכות האוכל המזין שהכין לצוות (כך אכס אהב לדמות לעצמו),] בימים בהם אושר הדייג, על ידי הביולוגים הימיים שניטרו את מצב הדגה, הכריסטינה הגיעה לעשרים סטים ויותר של רשת-דמויית-צְרוֹר גדושת דגי סלמון, שלכדה לא יותר ממאות מטרים ספורים מסיום מסעם הארוך באוקיינוס חזרה אל ביתם במי הנהרות המתוקים. הכריסטינה העלתה ברשתה בעיקר את הזנים המשובחים יותר, סלמון וורוד וסלמון ה-</w:t>
      </w:r>
      <w:r>
        <w:t>chum</w:t>
      </w:r>
      <w:r>
        <w:rPr>
          <w:rFonts w:hint="cs"/>
          <w:rtl/>
        </w:rPr>
        <w:t>, שנשפכו בזרם מפרפר לבטן הסירה. לאורך היום, שלל הדגה היה הולך ומאדים מסלמונים שנפצעו באורח אנוש על ידי הרשת.</w:t>
      </w:r>
    </w:p>
    <w:p w14:paraId="6E924E56" w14:textId="77777777" w:rsidR="00283007" w:rsidRDefault="00283007" w:rsidP="00283007">
      <w:pPr>
        <w:rPr>
          <w:rtl/>
        </w:rPr>
      </w:pPr>
      <w:r>
        <w:rPr>
          <w:rFonts w:hint="cs"/>
          <w:rtl/>
        </w:rPr>
        <w:t>[קצת על הנוף של חופי אלסקה בקיץ...</w:t>
      </w:r>
    </w:p>
    <w:p w14:paraId="7DD41D45" w14:textId="77777777" w:rsidR="00283007" w:rsidRDefault="00283007" w:rsidP="00283007">
      <w:pPr>
        <w:rPr>
          <w:rtl/>
        </w:rPr>
      </w:pPr>
      <w:r>
        <w:rPr>
          <w:rFonts w:hint="cs"/>
          <w:rtl/>
        </w:rPr>
        <w:t>למשל:</w:t>
      </w:r>
    </w:p>
    <w:p w14:paraId="4D73CCC9" w14:textId="77777777" w:rsidR="00283007" w:rsidRDefault="00283007" w:rsidP="00283007">
      <w:pPr>
        <w:rPr>
          <w:rtl/>
        </w:rPr>
      </w:pPr>
      <w:hyperlink r:id="rId23" w:history="1">
        <w:r w:rsidRPr="00DF3AB1">
          <w:rPr>
            <w:rStyle w:val="Hyperlink"/>
          </w:rPr>
          <w:t>http://9gag.com/gag/aAPQGeL</w:t>
        </w:r>
      </w:hyperlink>
    </w:p>
    <w:p w14:paraId="6E842A6F" w14:textId="77777777" w:rsidR="00283007" w:rsidRDefault="00283007" w:rsidP="00283007">
      <w:pPr>
        <w:rPr>
          <w:rtl/>
        </w:rPr>
      </w:pPr>
      <w:r w:rsidRPr="00B86B61">
        <w:rPr>
          <w:rFonts w:cs="Times New Roman"/>
          <w:rtl/>
        </w:rPr>
        <w:lastRenderedPageBreak/>
        <w:t xml:space="preserve">אלסקה </w:t>
      </w:r>
      <w:r>
        <w:rPr>
          <w:rFonts w:cs="Times New Roman"/>
          <w:rtl/>
        </w:rPr>
        <w:t>–</w:t>
      </w:r>
      <w:r w:rsidRPr="00B86B61">
        <w:rPr>
          <w:rFonts w:cs="Times New Roman"/>
          <w:rtl/>
        </w:rPr>
        <w:t xml:space="preserve"> בודד ומאושר פסע בצעדים רכים אל קצה האי ושם השעין את גבו על אבן גדולה, המומינים עמ' 73</w:t>
      </w:r>
    </w:p>
    <w:p w14:paraId="5F5CE859" w14:textId="77777777" w:rsidR="00283007" w:rsidRDefault="00283007" w:rsidP="00283007">
      <w:pPr>
        <w:rPr>
          <w:rtl/>
        </w:rPr>
      </w:pPr>
      <w:r w:rsidRPr="008E3F4A">
        <w:rPr>
          <w:rFonts w:cs="Times New Roman"/>
          <w:rtl/>
        </w:rPr>
        <w:t xml:space="preserve">אלכס - הוא קרא פעם שלישית את מלון ברטרם של אגתה כריסטי </w:t>
      </w:r>
      <w:r>
        <w:rPr>
          <w:rFonts w:cs="Times New Roman" w:hint="cs"/>
          <w:rtl/>
        </w:rPr>
        <w:t xml:space="preserve">או אחר </w:t>
      </w:r>
      <w:r w:rsidRPr="008E3F4A">
        <w:rPr>
          <w:rFonts w:cs="Times New Roman"/>
          <w:rtl/>
        </w:rPr>
        <w:t>כי לא היה ספר אחר באנגלית בבית סבתו, או באיים הקריביים</w:t>
      </w:r>
    </w:p>
    <w:p w14:paraId="0A4A7A46" w14:textId="77777777" w:rsidR="00283007" w:rsidRDefault="00283007" w:rsidP="00283007">
      <w:pPr>
        <w:rPr>
          <w:rtl/>
        </w:rPr>
      </w:pPr>
    </w:p>
    <w:p w14:paraId="66417E08" w14:textId="77777777" w:rsidR="00283007" w:rsidRDefault="00283007" w:rsidP="00283007">
      <w:pPr>
        <w:rPr>
          <w:rtl/>
        </w:rPr>
      </w:pPr>
    </w:p>
    <w:p w14:paraId="798CF85B" w14:textId="77777777" w:rsidR="00283007" w:rsidRDefault="00283007" w:rsidP="00283007">
      <w:pPr>
        <w:rPr>
          <w:rtl/>
        </w:rPr>
      </w:pPr>
      <w:r>
        <w:rPr>
          <w:rFonts w:hint="cs"/>
          <w:rtl/>
        </w:rPr>
        <w:t xml:space="preserve">קודיאק </w:t>
      </w:r>
      <w:r>
        <w:rPr>
          <w:rtl/>
        </w:rPr>
        <w:t>–</w:t>
      </w:r>
      <w:r>
        <w:rPr>
          <w:rFonts w:hint="cs"/>
          <w:rtl/>
        </w:rPr>
        <w:t xml:space="preserve"> זה באלסקה, אלכס דג שם.</w:t>
      </w:r>
    </w:p>
    <w:p w14:paraId="3020BA23" w14:textId="77777777" w:rsidR="00283007" w:rsidRDefault="00283007" w:rsidP="00283007">
      <w:pPr>
        <w:rPr>
          <w:rtl/>
        </w:rPr>
      </w:pPr>
      <w:r>
        <w:rPr>
          <w:rFonts w:hint="cs"/>
          <w:rtl/>
        </w:rPr>
        <w:t>]</w:t>
      </w:r>
    </w:p>
    <w:p w14:paraId="7291ACF3" w14:textId="77777777" w:rsidR="00283007" w:rsidRDefault="00283007" w:rsidP="00283007">
      <w:pPr>
        <w:rPr>
          <w:rtl/>
        </w:rPr>
      </w:pPr>
    </w:p>
    <w:p w14:paraId="59A4D71E" w14:textId="77777777" w:rsidR="00283007" w:rsidRDefault="00283007" w:rsidP="00283007">
      <w:pPr>
        <w:rPr>
          <w:rtl/>
        </w:rPr>
      </w:pPr>
      <w:r>
        <w:rPr>
          <w:rFonts w:hint="cs"/>
          <w:rtl/>
        </w:rPr>
        <w:t>בתור אחד המבחנים נתנו לו לטפס על ראש התורן שהיה גבוה.</w:t>
      </w:r>
    </w:p>
    <w:p w14:paraId="23DD8905" w14:textId="77777777" w:rsidR="00283007" w:rsidRDefault="00283007" w:rsidP="00283007">
      <w:pPr>
        <w:rPr>
          <w:rtl/>
        </w:rPr>
      </w:pPr>
      <w:r>
        <w:rPr>
          <w:rFonts w:hint="cs"/>
          <w:rtl/>
        </w:rPr>
        <w:t>"אתה לא מפחד?"</w:t>
      </w:r>
    </w:p>
    <w:p w14:paraId="04DE469B" w14:textId="77777777" w:rsidR="00283007" w:rsidRDefault="00283007" w:rsidP="00283007">
      <w:pPr>
        <w:rPr>
          <w:rtl/>
        </w:rPr>
      </w:pPr>
      <w:r>
        <w:rPr>
          <w:rFonts w:hint="cs"/>
          <w:rtl/>
        </w:rPr>
        <w:t>"ממה?"</w:t>
      </w:r>
    </w:p>
    <w:p w14:paraId="5E476E37" w14:textId="77777777" w:rsidR="00283007" w:rsidRDefault="00283007" w:rsidP="00283007">
      <w:pPr>
        <w:rPr>
          <w:rtl/>
        </w:rPr>
      </w:pPr>
      <w:r>
        <w:rPr>
          <w:rFonts w:hint="cs"/>
          <w:rtl/>
        </w:rPr>
        <w:t>"מהגובה. מהטלטלות."</w:t>
      </w:r>
    </w:p>
    <w:p w14:paraId="755C1FE0" w14:textId="77777777" w:rsidR="00283007" w:rsidRDefault="00283007" w:rsidP="00283007">
      <w:pPr>
        <w:rPr>
          <w:rtl/>
        </w:rPr>
      </w:pPr>
      <w:r>
        <w:rPr>
          <w:rFonts w:hint="cs"/>
          <w:rtl/>
        </w:rPr>
        <w:t>"אין ממה לפחד, אני מחזיק את עצמי."</w:t>
      </w:r>
    </w:p>
    <w:p w14:paraId="6A3FC3CB" w14:textId="77777777" w:rsidR="00283007" w:rsidRDefault="00283007" w:rsidP="00283007">
      <w:pPr>
        <w:rPr>
          <w:rtl/>
        </w:rPr>
      </w:pPr>
    </w:p>
    <w:p w14:paraId="2B47207C" w14:textId="77777777" w:rsidR="00283007" w:rsidRDefault="00283007" w:rsidP="00283007">
      <w:pPr>
        <w:rPr>
          <w:rtl/>
        </w:rPr>
      </w:pPr>
      <w:r>
        <w:rPr>
          <w:rFonts w:hint="cs"/>
          <w:rtl/>
        </w:rPr>
        <w:t>ספינותיהם של אלכס וסער פעלו באותו אזור ועם זאת כמעט לא נפגשו במהלך תקופת עבודתם. גם בלילות הנדירים כשהספינות היו עוגנות באותו נמל, לאחר פריקת מטען הדגים עדיין נותרה מלאכת הניקיון והטיפול במכשור שניזוק במשך יום העבודה העמוס. בתום שלושה חודשי עבודה, אלכס פיתח מבטא אמריקאי במושגים הרבים הקשורים לספנות ולדייג, ואת ההרגל להתהלך כל הימים ובעיקר לשלוף במהירות-הבזק סכין 'ויקי', היפה ביותר שהייתה אי פעם ברשותו, ארוכה ומסוכנת בהרבה מעבר לדרוש עבור תיקון רשתות וניתוק חוטי ניילון. שכרו הסתכם ב-18000$, כמעט כפול מסער, ובמחווה אצילית ביותר הסכים להשוות את הרווחים.</w:t>
      </w:r>
    </w:p>
    <w:p w14:paraId="62B5F170" w14:textId="77777777" w:rsidR="00283007" w:rsidRDefault="00283007" w:rsidP="00283007">
      <w:pPr>
        <w:rPr>
          <w:rtl/>
        </w:rPr>
      </w:pPr>
      <w:r>
        <w:rPr>
          <w:rFonts w:hint="cs"/>
          <w:rtl/>
        </w:rPr>
        <w:t>בזמן שלא דגים, אלכס מביט בנופים... הוא צומח...</w:t>
      </w:r>
    </w:p>
    <w:p w14:paraId="78FC3EF5" w14:textId="77777777" w:rsidR="00283007" w:rsidRDefault="00283007" w:rsidP="00283007">
      <w:pPr>
        <w:rPr>
          <w:rtl/>
        </w:rPr>
      </w:pPr>
      <w:r>
        <w:rPr>
          <w:rFonts w:hint="cs"/>
          <w:rtl/>
        </w:rPr>
        <w:t xml:space="preserve">[למשל </w:t>
      </w:r>
      <w:r>
        <w:rPr>
          <w:rtl/>
        </w:rPr>
        <w:t>–</w:t>
      </w:r>
      <w:r>
        <w:rPr>
          <w:rFonts w:hint="cs"/>
          <w:rtl/>
        </w:rPr>
        <w:t xml:space="preserve"> </w:t>
      </w:r>
      <w:hyperlink r:id="rId24" w:history="1">
        <w:r w:rsidRPr="00DB7F5A">
          <w:rPr>
            <w:rStyle w:val="Hyperlink"/>
          </w:rPr>
          <w:t>http://f.asp4.si.edu/onthewater/collection/2007.0178.03.html</w:t>
        </w:r>
      </w:hyperlink>
      <w:r>
        <w:rPr>
          <w:rFonts w:hint="cs"/>
          <w:rtl/>
        </w:rPr>
        <w:t xml:space="preserve"> חיפשתי '</w:t>
      </w:r>
      <w:r w:rsidRPr="00730E84">
        <w:t xml:space="preserve"> victorinox knife</w:t>
      </w:r>
      <w:r>
        <w:rPr>
          <w:rFonts w:hint="cs"/>
          <w:rtl/>
        </w:rPr>
        <w:t xml:space="preserve"> </w:t>
      </w:r>
      <w:r w:rsidRPr="00730E84">
        <w:t>alaska fishing job</w:t>
      </w:r>
      <w:r>
        <w:rPr>
          <w:rFonts w:hint="cs"/>
          <w:rtl/>
        </w:rPr>
        <w:t>'</w:t>
      </w:r>
    </w:p>
    <w:p w14:paraId="00084514" w14:textId="77777777" w:rsidR="00283007" w:rsidRDefault="00283007" w:rsidP="00283007">
      <w:pPr>
        <w:bidi w:val="0"/>
        <w:rPr>
          <w:rFonts w:cs="Times New Roman"/>
          <w:rtl/>
        </w:rPr>
      </w:pPr>
      <w:r w:rsidRPr="00D42CC2">
        <w:t>A good, sharp knife is an essential tool for fishermen working on the fish deck of a catcher-processor. Aboard the Alaska Ocean, each deckhand carries a “Vicky,” shorthand for a Victorinox knife. This example is 7.5 inches long, including the handle. It is used for mending nets, cutting lines, and for general duties like cutting up cardboard for the on-board incinerator</w:t>
      </w:r>
      <w:r w:rsidRPr="00D42CC2">
        <w:rPr>
          <w:rFonts w:cs="Times New Roman"/>
          <w:rtl/>
        </w:rPr>
        <w:t>.</w:t>
      </w:r>
    </w:p>
    <w:p w14:paraId="584EBE58" w14:textId="77777777" w:rsidR="00283007" w:rsidRDefault="00283007" w:rsidP="00283007">
      <w:pPr>
        <w:rPr>
          <w:rtl/>
        </w:rPr>
      </w:pPr>
      <w:r>
        <w:rPr>
          <w:rFonts w:hint="cs"/>
          <w:rtl/>
        </w:rPr>
        <w:t>]</w:t>
      </w:r>
    </w:p>
    <w:p w14:paraId="5FE92B02" w14:textId="77777777" w:rsidR="00283007" w:rsidRDefault="00283007" w:rsidP="00283007">
      <w:pPr>
        <w:rPr>
          <w:rtl/>
        </w:rPr>
      </w:pPr>
      <w:r>
        <w:rPr>
          <w:rFonts w:hint="cs"/>
          <w:rtl/>
        </w:rPr>
        <w:t>ארקדי היה עסוק ביותר, ממש עד מעל הראש כשאלכס חזר לישראל לגיבוש צנחנים. הוא הצליח בקושי, איכשהו למצא כמה דקות בודדות לדבר איתו קצרות בטלפון בסיום הגיבוש, כשאלכס כבר היה בדרכו לקצה נידח אחר של העולם. הוא קיווה שאלכס מעריך את זה, אבל היה קשה לשמוע משהו מעל המולת הרקע של מסיבת סוף הגיבוש.</w:t>
      </w:r>
    </w:p>
    <w:p w14:paraId="0F23C891" w14:textId="77777777" w:rsidR="00283007" w:rsidRDefault="00283007" w:rsidP="00283007">
      <w:pPr>
        <w:rPr>
          <w:rtl/>
        </w:rPr>
      </w:pPr>
      <w:r>
        <w:rPr>
          <w:rFonts w:hint="cs"/>
          <w:rtl/>
        </w:rPr>
        <w:t xml:space="preserve">"עברת?? איך עברת, אתה הרי בכלל לא בכושר," הוא מחה כי עד הרגע האחרון התנחם בכך שאלכס לא יעמוד בכל הסכנות </w:t>
      </w:r>
      <w:r>
        <w:rPr>
          <w:rtl/>
        </w:rPr>
        <w:t>–</w:t>
      </w:r>
      <w:r>
        <w:rPr>
          <w:rFonts w:hint="cs"/>
          <w:rtl/>
        </w:rPr>
        <w:t xml:space="preserve"> [עומסים סבל קשיים ייסורים] </w:t>
      </w:r>
      <w:r w:rsidRPr="00B12884">
        <w:rPr>
          <w:rFonts w:hint="cs"/>
          <w:highlight w:val="red"/>
          <w:rtl/>
        </w:rPr>
        <w:t>והייסורים</w:t>
      </w:r>
      <w:r>
        <w:rPr>
          <w:rFonts w:hint="cs"/>
          <w:rtl/>
        </w:rPr>
        <w:t xml:space="preserve"> אפילו, הכרוכים באורח-חייו של לוחם, וייפלט לתפקיד עורפי. </w:t>
      </w:r>
    </w:p>
    <w:p w14:paraId="6AD2182C" w14:textId="77777777" w:rsidR="00283007" w:rsidRDefault="00283007" w:rsidP="00283007">
      <w:pPr>
        <w:rPr>
          <w:rtl/>
        </w:rPr>
      </w:pPr>
      <w:r>
        <w:rPr>
          <w:rFonts w:hint="cs"/>
          <w:rtl/>
        </w:rPr>
        <w:lastRenderedPageBreak/>
        <w:t>"אני בכושר סביר יחסית, מכל העבודה בכריסטינה," אלכס ענה בצניעות מופלגת. "הבעיה הייתה הג'ט לג המטורף הזה שנחת עלי."</w:t>
      </w:r>
    </w:p>
    <w:p w14:paraId="18F6445A" w14:textId="77777777" w:rsidR="00283007" w:rsidRDefault="00283007" w:rsidP="00283007">
      <w:pPr>
        <w:rPr>
          <w:rtl/>
        </w:rPr>
      </w:pPr>
      <w:r>
        <w:rPr>
          <w:rFonts w:hint="cs"/>
          <w:rtl/>
        </w:rPr>
        <w:t>"אז איך הצלחת לעבור את הגיבוש בכלל?"</w:t>
      </w:r>
    </w:p>
    <w:p w14:paraId="3AA8E79E" w14:textId="77777777" w:rsidR="00283007" w:rsidRDefault="00283007" w:rsidP="00283007">
      <w:pPr>
        <w:rPr>
          <w:rtl/>
        </w:rPr>
      </w:pPr>
      <w:r>
        <w:rPr>
          <w:rFonts w:hint="cs"/>
          <w:rtl/>
        </w:rPr>
        <w:t>"כי אחרי יומיים של גיבוש, כל הכושר שבעולם כבר לא משנה, כל השרירים והסיבולת," המשך דבריו נבלע בצלילים אלקטרוניים מחרישי-אוזניים.</w:t>
      </w:r>
    </w:p>
    <w:p w14:paraId="7CCA77B4" w14:textId="77777777" w:rsidR="00283007" w:rsidRDefault="00283007" w:rsidP="00283007">
      <w:pPr>
        <w:rPr>
          <w:rtl/>
        </w:rPr>
      </w:pPr>
      <w:r>
        <w:rPr>
          <w:rFonts w:hint="cs"/>
          <w:rtl/>
        </w:rPr>
        <w:t>[אתה פועל על ריק, דוחף את עצמך רק בכח הרצון."]</w:t>
      </w:r>
    </w:p>
    <w:p w14:paraId="7E5F3663" w14:textId="77777777" w:rsidR="00283007" w:rsidRDefault="00283007" w:rsidP="00283007">
      <w:pPr>
        <w:rPr>
          <w:rtl/>
        </w:rPr>
      </w:pPr>
      <w:r>
        <w:rPr>
          <w:rFonts w:hint="cs"/>
          <w:rtl/>
        </w:rPr>
        <w:t>"מה אמרת? כח רצון?"</w:t>
      </w:r>
    </w:p>
    <w:p w14:paraId="25B679DD" w14:textId="77777777" w:rsidR="00283007" w:rsidRDefault="00283007" w:rsidP="00283007">
      <w:pPr>
        <w:rPr>
          <w:rtl/>
        </w:rPr>
      </w:pPr>
      <w:r>
        <w:rPr>
          <w:rFonts w:hint="cs"/>
          <w:rtl/>
        </w:rPr>
        <w:t>"צריך להתארגן על מלא תעצומות הנפש וזה."</w:t>
      </w:r>
    </w:p>
    <w:p w14:paraId="646DDD8A" w14:textId="77777777" w:rsidR="00283007" w:rsidRDefault="00283007" w:rsidP="00283007">
      <w:pPr>
        <w:rPr>
          <w:rtl/>
        </w:rPr>
      </w:pPr>
      <w:r>
        <w:rPr>
          <w:rFonts w:hint="cs"/>
          <w:rtl/>
        </w:rPr>
        <w:t xml:space="preserve">"אז תוותר על כל העסק, אם זה כל כך קשה," ארקדי התחנן. </w:t>
      </w:r>
    </w:p>
    <w:p w14:paraId="65D8D132" w14:textId="77777777" w:rsidR="00283007" w:rsidRDefault="00283007" w:rsidP="00283007">
      <w:pPr>
        <w:rPr>
          <w:rtl/>
        </w:rPr>
      </w:pPr>
      <w:r>
        <w:rPr>
          <w:rFonts w:hint="cs"/>
          <w:rtl/>
        </w:rPr>
        <w:t>אלכס צחק, וניתק.</w:t>
      </w:r>
    </w:p>
    <w:p w14:paraId="49DE51BE" w14:textId="77777777" w:rsidR="00283007" w:rsidRDefault="00283007" w:rsidP="00283007">
      <w:pPr>
        <w:rPr>
          <w:rtl/>
        </w:rPr>
      </w:pPr>
    </w:p>
    <w:p w14:paraId="70F2B30C" w14:textId="77777777" w:rsidR="00283007" w:rsidRDefault="00283007" w:rsidP="00283007">
      <w:pPr>
        <w:rPr>
          <w:rtl/>
        </w:rPr>
      </w:pPr>
      <w:r w:rsidRPr="0036053A">
        <w:rPr>
          <w:rFonts w:cs="Times New Roman"/>
          <w:rtl/>
        </w:rPr>
        <w:t>אלסקה, נבחן למשרת טבח</w:t>
      </w:r>
      <w:r>
        <w:rPr>
          <w:rFonts w:cs="Times New Roman" w:hint="cs"/>
          <w:rtl/>
        </w:rPr>
        <w:t>:</w:t>
      </w:r>
    </w:p>
    <w:p w14:paraId="29CBC913" w14:textId="77777777" w:rsidR="00283007" w:rsidRDefault="00283007" w:rsidP="00283007">
      <w:pPr>
        <w:rPr>
          <w:rtl/>
        </w:rPr>
      </w:pPr>
      <w:r>
        <w:rPr>
          <w:rFonts w:cs="Times New Roman"/>
          <w:rtl/>
        </w:rPr>
        <w:t>זה היה יום עלוב, גשום וקר מאד. רב החובל היה זעוף.</w:t>
      </w:r>
    </w:p>
    <w:p w14:paraId="09ED9F2B" w14:textId="77777777" w:rsidR="00283007" w:rsidRDefault="00283007" w:rsidP="00283007">
      <w:pPr>
        <w:rPr>
          <w:rtl/>
        </w:rPr>
      </w:pPr>
      <w:r>
        <w:rPr>
          <w:rFonts w:cs="Times New Roman"/>
          <w:rtl/>
        </w:rPr>
        <w:t xml:space="preserve">אני יכול להכין </w:t>
      </w:r>
      <w:r>
        <w:t>porridge</w:t>
      </w:r>
      <w:r>
        <w:rPr>
          <w:rFonts w:cs="Times New Roman"/>
          <w:rtl/>
        </w:rPr>
        <w:t>, אלכס הציע.</w:t>
      </w:r>
    </w:p>
    <w:p w14:paraId="7BFFF01C" w14:textId="77777777" w:rsidR="00283007" w:rsidRDefault="00283007" w:rsidP="00283007">
      <w:pPr>
        <w:rPr>
          <w:rtl/>
        </w:rPr>
      </w:pPr>
      <w:r>
        <w:rPr>
          <w:rFonts w:cs="Times New Roman"/>
          <w:rtl/>
        </w:rPr>
        <w:t>אתה יודע להכין את זה? כמו שצריך?</w:t>
      </w:r>
    </w:p>
    <w:p w14:paraId="24AB6AEB" w14:textId="77777777" w:rsidR="00283007" w:rsidRDefault="00283007" w:rsidP="00283007">
      <w:pPr>
        <w:rPr>
          <w:rtl/>
        </w:rPr>
      </w:pPr>
      <w:r>
        <w:rPr>
          <w:rFonts w:cs="Times New Roman"/>
          <w:rtl/>
        </w:rPr>
        <w:t>בדיוק כמו שצריך, אדוני. לבן ו</w:t>
      </w:r>
      <w:r>
        <w:t>creamy</w:t>
      </w:r>
      <w:r>
        <w:rPr>
          <w:rFonts w:cs="Times New Roman"/>
          <w:rtl/>
        </w:rPr>
        <w:t xml:space="preserve"> - אם כך צריך. ולא מתוק.</w:t>
      </w:r>
    </w:p>
    <w:p w14:paraId="5F317FE1" w14:textId="77777777" w:rsidR="00283007" w:rsidRDefault="00283007" w:rsidP="00283007">
      <w:pPr>
        <w:rPr>
          <w:rtl/>
        </w:rPr>
      </w:pPr>
      <w:r>
        <w:rPr>
          <w:rFonts w:cs="Times New Roman"/>
          <w:rtl/>
        </w:rPr>
        <w:t>אתה יודע להכין אוכל אנגלי?</w:t>
      </w:r>
    </w:p>
    <w:p w14:paraId="0903B1A9" w14:textId="77777777" w:rsidR="00283007" w:rsidRDefault="00283007" w:rsidP="00283007">
      <w:pPr>
        <w:rPr>
          <w:rtl/>
        </w:rPr>
      </w:pPr>
      <w:r>
        <w:rPr>
          <w:rFonts w:cs="Times New Roman"/>
          <w:rtl/>
        </w:rPr>
        <w:t>תנסה אותי.</w:t>
      </w:r>
    </w:p>
    <w:p w14:paraId="6DC3487B" w14:textId="77777777" w:rsidR="00283007" w:rsidRDefault="00283007" w:rsidP="00283007">
      <w:pPr>
        <w:rPr>
          <w:rtl/>
        </w:rPr>
      </w:pPr>
      <w:r>
        <w:rPr>
          <w:rFonts w:cs="Times New Roman"/>
          <w:rtl/>
        </w:rPr>
        <w:t>פודינג שחור.</w:t>
      </w:r>
    </w:p>
    <w:p w14:paraId="77C07757" w14:textId="77777777" w:rsidR="00283007" w:rsidRDefault="00283007" w:rsidP="00283007">
      <w:pPr>
        <w:rPr>
          <w:rtl/>
        </w:rPr>
      </w:pPr>
      <w:r>
        <w:rPr>
          <w:rFonts w:cs="Times New Roman"/>
          <w:rtl/>
        </w:rPr>
        <w:t xml:space="preserve">ו---? </w:t>
      </w:r>
    </w:p>
    <w:p w14:paraId="2DAF2ABC" w14:textId="77777777" w:rsidR="00283007" w:rsidRDefault="00283007" w:rsidP="00283007">
      <w:pPr>
        <w:rPr>
          <w:rtl/>
        </w:rPr>
      </w:pPr>
    </w:p>
    <w:p w14:paraId="340737F4" w14:textId="77777777" w:rsidR="00283007" w:rsidRDefault="00283007" w:rsidP="00283007">
      <w:pPr>
        <w:rPr>
          <w:rtl/>
        </w:rPr>
      </w:pPr>
    </w:p>
    <w:p w14:paraId="13FA5453" w14:textId="77777777" w:rsidR="00283007" w:rsidRPr="00CD067C" w:rsidRDefault="00283007" w:rsidP="00283007">
      <w:pPr>
        <w:rPr>
          <w:rtl/>
        </w:rPr>
      </w:pPr>
    </w:p>
    <w:p w14:paraId="0581AEFA" w14:textId="77777777" w:rsidR="00283007" w:rsidRPr="0044357B" w:rsidRDefault="00283007" w:rsidP="00283007">
      <w:pPr>
        <w:pStyle w:val="Heading2"/>
        <w:rPr>
          <w:rtl/>
        </w:rPr>
      </w:pPr>
      <w:bookmarkStart w:id="2" w:name="_Toc408762873"/>
      <w:r>
        <w:rPr>
          <w:rFonts w:hint="cs"/>
          <w:rtl/>
        </w:rPr>
        <w:t xml:space="preserve">ביצה </w:t>
      </w:r>
      <w:bookmarkEnd w:id="2"/>
      <w:r>
        <w:rPr>
          <w:rFonts w:hint="cs"/>
          <w:rtl/>
        </w:rPr>
        <w:t xml:space="preserve">מפוּצצת </w:t>
      </w:r>
      <w:r>
        <w:rPr>
          <w:rtl/>
        </w:rPr>
        <w:t>–</w:t>
      </w:r>
      <w:r>
        <w:rPr>
          <w:rFonts w:hint="cs"/>
          <w:rtl/>
        </w:rPr>
        <w:t xml:space="preserve"> </w:t>
      </w:r>
      <w:r w:rsidRPr="00EF2AC4">
        <w:rPr>
          <w:rtl/>
        </w:rPr>
        <w:t>טרינידד</w:t>
      </w:r>
    </w:p>
    <w:p w14:paraId="5B22507C" w14:textId="77777777" w:rsidR="00283007" w:rsidRDefault="00283007" w:rsidP="00283007">
      <w:pPr>
        <w:rPr>
          <w:rtl/>
        </w:rPr>
      </w:pPr>
      <w:r>
        <w:rPr>
          <w:rFonts w:hint="cs"/>
          <w:rtl/>
        </w:rPr>
        <w:t>סער נסע לאחר הדייג</w:t>
      </w:r>
      <w:r w:rsidRPr="00CD067C">
        <w:rPr>
          <w:rtl/>
        </w:rPr>
        <w:t xml:space="preserve"> לייל</w:t>
      </w:r>
      <w:r>
        <w:rPr>
          <w:rFonts w:hint="cs"/>
          <w:rtl/>
        </w:rPr>
        <w:t>,</w:t>
      </w:r>
      <w:r w:rsidRPr="00CD067C">
        <w:rPr>
          <w:rtl/>
        </w:rPr>
        <w:t xml:space="preserve"> שם נבחן לנבחרת ה</w:t>
      </w:r>
      <w:r>
        <w:rPr>
          <w:rFonts w:hint="cs"/>
          <w:rtl/>
        </w:rPr>
        <w:t>אתלטיקה [</w:t>
      </w:r>
      <w:r>
        <w:t>[</w:t>
      </w:r>
      <w:r w:rsidRPr="00CD067C">
        <w:t>Track &amp; Field</w:t>
      </w:r>
      <w:r w:rsidRPr="00CD067C">
        <w:rPr>
          <w:rtl/>
        </w:rPr>
        <w:t xml:space="preserve"> </w:t>
      </w:r>
      <w:r>
        <w:rPr>
          <w:rFonts w:hint="cs"/>
          <w:rtl/>
        </w:rPr>
        <w:t>כמועמד ל</w:t>
      </w:r>
      <w:r>
        <w:rPr>
          <w:rtl/>
        </w:rPr>
        <w:t>מלג</w:t>
      </w:r>
      <w:r>
        <w:rPr>
          <w:rFonts w:hint="cs"/>
          <w:rtl/>
        </w:rPr>
        <w:t>ת לימודים</w:t>
      </w:r>
      <w:r>
        <w:rPr>
          <w:rtl/>
        </w:rPr>
        <w:t xml:space="preserve"> מלאה</w:t>
      </w:r>
      <w:r>
        <w:rPr>
          <w:rFonts w:hint="cs"/>
          <w:rtl/>
        </w:rPr>
        <w:t>, ומשם לאביו ואישתו החדשה בקנדה. ארקדי היה חושק את שפתיו אל מול החצבים הנאים, השלווים וקצרי-המועד בנסיעותיו התכופות למזכירות הפקולטה לרפואה בעין-כרם, הוא קיבל כמות נכבדת של פטורים בזכות קורסים שעשה [וקורסים שיעשה] במסגרת האוניברסיטה הפתוחה, והניסיון הרב שצבר ושעוד יצבור במשמרות במגן-דוד-אדום ובאפריקה. נראה היה שלא רק שידביק את העיכוב שרבץ עליו כצלקת מיום שהמועצה הפדגוגית פסקה שדווקא הילד החסון והגבוה ביותר בשיכבה יחזור על כיתה ה' פעם נוספת, אלא שאף ישיג הרבה מעבר לעיכוב הארור. העומס הלימודי יהיה רב, הוא ידע, אז מדוע חש כאילו נותרו עוד ימים רבים וריקים, מדוע חש שיזדחלו לאיטם. אלכס נסע לטרינידד לאחיו של סיימון, שגר בעיר הבירה ולימד באקדמיה הבריטית.</w:t>
      </w:r>
    </w:p>
    <w:p w14:paraId="4E769092" w14:textId="77777777" w:rsidR="00283007" w:rsidRDefault="00283007" w:rsidP="00283007">
      <w:pPr>
        <w:rPr>
          <w:rtl/>
        </w:rPr>
      </w:pPr>
      <w:r>
        <w:rPr>
          <w:rFonts w:hint="cs"/>
          <w:rtl/>
        </w:rPr>
        <w:lastRenderedPageBreak/>
        <w:t xml:space="preserve">סיימון וסאקורה עזבו כמה ימים אחרי שאלכס הגיע לשם, לרגל פתיחת שנת הלימודים באוניברסיטאות בבריטניה, ולכן אלכס לא הצטער [על כי חופי הגלישה היו בגדה הצפונית של האי, מרחק רב מביתו של האח בפורט-אוף-ספיין.] כשנודע לו כי </w:t>
      </w:r>
      <w:r>
        <w:rPr>
          <w:rtl/>
        </w:rPr>
        <w:t>–</w:t>
      </w:r>
      <w:r>
        <w:rPr>
          <w:rFonts w:hint="cs"/>
          <w:rtl/>
        </w:rPr>
        <w:t xml:space="preserve"> אף שבמפה האי נראה קטן </w:t>
      </w:r>
      <w:r>
        <w:rPr>
          <w:rtl/>
        </w:rPr>
        <w:t>–</w:t>
      </w:r>
      <w:r>
        <w:rPr>
          <w:rFonts w:hint="cs"/>
          <w:rtl/>
        </w:rPr>
        <w:t xml:space="preserve"> הגלישה התקיימה בעיקרה מרחק רב מביתו של האח בפורט-אוף-ספיין, וגם הוא עזב.</w:t>
      </w:r>
    </w:p>
    <w:p w14:paraId="3594FD9E" w14:textId="77777777" w:rsidR="00283007" w:rsidRDefault="00283007" w:rsidP="00283007">
      <w:pPr>
        <w:rPr>
          <w:rtl/>
        </w:rPr>
      </w:pPr>
      <w:r>
        <w:rPr>
          <w:rFonts w:hint="cs"/>
          <w:rtl/>
        </w:rPr>
        <w:t xml:space="preserve">חופי הגלישה [בחלקו הצפוני] בגדה הצפונית של האי היו יפים ושוממים, אך המים שרצו כרישים! (הוא השתדל לא להבהל, רק לעיתים רחוקות נראה כריש ארוך ממטר, והם היו יצורים שקטים למדי.) זאת הייתה תקופת הסתיו, הוריקן מזדמן וסופות טרופיות ממרחק אלפי קילומטרים הביאו עימם גלים גבוהים ומסודרים אבל [גם כשהרוח לא הייתה צפונית מדי, - לא הבנתי] [התיירים היו מעטים] גם בתנאי רוח נוחים, הגלישה הייתה בודדה מאוד. הוא התאכסן בכפר קטן עם תיירים מעטים, רובם מאירופה הצפונית, שהתעניינו בסיפורי הדייג שלו, ובעיקר בתרומתו האישית להכחדת אוכלוסיית הסלמון העולמית. </w:t>
      </w:r>
    </w:p>
    <w:p w14:paraId="2FD2624D" w14:textId="77777777" w:rsidR="00283007" w:rsidRDefault="00283007" w:rsidP="00283007">
      <w:pPr>
        <w:rPr>
          <w:rtl/>
        </w:rPr>
      </w:pPr>
      <w:r w:rsidRPr="00F306CA">
        <w:rPr>
          <w:rFonts w:cs="Times New Roman"/>
          <w:rtl/>
        </w:rPr>
        <w:t xml:space="preserve">בזמן הבדידות הגדולה עם הכרישים הקטנים בקריבים, אלכס צומח.... </w:t>
      </w:r>
      <w:r>
        <w:rPr>
          <w:rFonts w:cs="Times New Roman" w:hint="cs"/>
          <w:rtl/>
        </w:rPr>
        <w:t>[</w:t>
      </w:r>
      <w:r>
        <w:rPr>
          <w:rFonts w:cs="Times New Roman"/>
          <w:rtl/>
        </w:rPr>
        <w:t>ל</w:t>
      </w:r>
      <w:r>
        <w:rPr>
          <w:rFonts w:cs="Times New Roman" w:hint="cs"/>
          <w:rtl/>
        </w:rPr>
        <w:t>הרחיב</w:t>
      </w:r>
      <w:r w:rsidRPr="00F306CA">
        <w:rPr>
          <w:rFonts w:cs="Times New Roman"/>
          <w:rtl/>
        </w:rPr>
        <w:t xml:space="preserve"> על זה</w:t>
      </w:r>
      <w:r>
        <w:rPr>
          <w:rFonts w:cs="Times New Roman" w:hint="cs"/>
          <w:rtl/>
        </w:rPr>
        <w:t>]</w:t>
      </w:r>
    </w:p>
    <w:p w14:paraId="3511FDE3" w14:textId="77777777" w:rsidR="00283007" w:rsidRDefault="00283007" w:rsidP="00283007">
      <w:pPr>
        <w:rPr>
          <w:rtl/>
        </w:rPr>
      </w:pPr>
      <w:r>
        <w:rPr>
          <w:rFonts w:hint="cs"/>
          <w:rtl/>
        </w:rPr>
        <w:t xml:space="preserve">[באמת אומרים גלים מסודרים </w:t>
      </w:r>
      <w:r>
        <w:rPr>
          <w:rtl/>
        </w:rPr>
        <w:t>–</w:t>
      </w:r>
    </w:p>
    <w:p w14:paraId="0E45C61C" w14:textId="77777777" w:rsidR="00283007" w:rsidRDefault="00283007" w:rsidP="00283007">
      <w:pPr>
        <w:rPr>
          <w:rtl/>
        </w:rPr>
      </w:pPr>
      <w:r w:rsidRPr="00091B36">
        <w:t>https://he.wikipedia.org/wiki/%D7%92%D7%9C%D7%99%D7%A9%D7%AA_%D7%92%D7%9C%D7%99%D7%9D</w:t>
      </w:r>
      <w:r>
        <w:rPr>
          <w:rFonts w:hint="cs"/>
          <w:rtl/>
        </w:rPr>
        <w:t>]</w:t>
      </w:r>
    </w:p>
    <w:p w14:paraId="25CDCF14" w14:textId="77777777" w:rsidR="00283007" w:rsidRDefault="00283007" w:rsidP="00283007">
      <w:pPr>
        <w:rPr>
          <w:rtl/>
        </w:rPr>
      </w:pPr>
      <w:r>
        <w:rPr>
          <w:rFonts w:hint="cs"/>
          <w:rtl/>
        </w:rPr>
        <w:t xml:space="preserve">אלכס תכנן להפוך את הגלישה למשהו מקצועי יותר, בקליפורניה אולי או בטהיטי אבל [היו לו תוכניות להגיע לטהיטי, שנמצא בכלל באוקיינוס אחר </w:t>
      </w:r>
      <w:r>
        <w:rPr>
          <w:rtl/>
        </w:rPr>
        <w:t>–</w:t>
      </w:r>
      <w:r>
        <w:rPr>
          <w:rFonts w:hint="cs"/>
          <w:rtl/>
        </w:rPr>
        <w:t xml:space="preserve"> כשנודע לו ששם יש את הגלים האולטימטיביים והגולשים הטובים ביותר.] מועד הגיוס קרב וכסף רב לא נותר, לכן כשאחד הגולשים המזדמנים, בחור נורווגי, הציע לו משרה במחזור הקרוב של מחנה-גלישה בטובגו הסמוכה, והוסיף והילל את הצלילה המשובחת באי בו האוקיינוס האטלנטי והים הקריבי נפגשים, אלכס נעתר בקלות.</w:t>
      </w:r>
    </w:p>
    <w:p w14:paraId="638E00DD" w14:textId="77777777" w:rsidR="00283007" w:rsidRDefault="00283007" w:rsidP="00283007">
      <w:pPr>
        <w:rPr>
          <w:rtl/>
        </w:rPr>
      </w:pPr>
      <w:r>
        <w:rPr>
          <w:rFonts w:hint="cs"/>
          <w:rtl/>
        </w:rPr>
        <w:t>[</w:t>
      </w:r>
      <w:r w:rsidRPr="00CD0726">
        <w:t>http://www.surfline.com/travel/index.cfm?id=6784</w:t>
      </w:r>
    </w:p>
    <w:p w14:paraId="59C40CE1" w14:textId="77777777" w:rsidR="00283007" w:rsidRPr="00CD0726" w:rsidRDefault="00283007" w:rsidP="00283007">
      <w:pPr>
        <w:bidi w:val="0"/>
      </w:pPr>
      <w:r w:rsidRPr="00CD0726">
        <w:t>Crowds</w:t>
      </w:r>
      <w:r w:rsidRPr="00CD0726">
        <w:br/>
        <w:t>In a word, no. Unless, you catch one of the regions premiere spots on an epic day, you'll be lucky to surf with anyone at all here besides the dozen or so locals that frequent the regularly ridden spots. Be prepared to surf alone and strike out into what is perhaps previously unsurfed territory.</w:t>
      </w:r>
    </w:p>
    <w:p w14:paraId="512EF179" w14:textId="77777777" w:rsidR="00283007" w:rsidRDefault="00283007" w:rsidP="00283007">
      <w:pPr>
        <w:bidi w:val="0"/>
      </w:pPr>
      <w:r w:rsidRPr="00CD0726">
        <w:t>Hazards</w:t>
      </w:r>
      <w:r w:rsidRPr="00CD0726">
        <w:br/>
        <w:t>Besides being alone, and enduring the rainy part of the year during which the water can become murky, the only thing you may have to deal with here are the sharks, which are small, but many, mostly lemon hammerheads which are indigenous to these waters. But they're generally under four feet and predominantly docile, so don't really worry about them.</w:t>
      </w:r>
    </w:p>
    <w:p w14:paraId="10F291B7" w14:textId="77777777" w:rsidR="00283007" w:rsidRDefault="00283007" w:rsidP="00283007">
      <w:pPr>
        <w:bidi w:val="0"/>
      </w:pPr>
      <w:r>
        <w:t>Autumn</w:t>
      </w:r>
    </w:p>
    <w:p w14:paraId="44CCDC64" w14:textId="77777777" w:rsidR="00283007" w:rsidRDefault="00283007" w:rsidP="00283007">
      <w:pPr>
        <w:bidi w:val="0"/>
      </w:pPr>
      <w:r w:rsidRPr="00CD0726">
        <w:t>Here comes the surf season. Tropical storms and hurricanes, and then North Atlantic cold fronts send ground swells from thousands of miles away that eventually reach the shores of this island nation. When they're big enough for the north and west coasts, and the winds don't get too much north in them, get ready for some serious surfing.</w:t>
      </w:r>
    </w:p>
    <w:p w14:paraId="022FCA0A" w14:textId="77777777" w:rsidR="00283007" w:rsidRDefault="00283007" w:rsidP="00283007">
      <w:pPr>
        <w:rPr>
          <w:rtl/>
        </w:rPr>
      </w:pPr>
      <w:r>
        <w:rPr>
          <w:rFonts w:hint="cs"/>
          <w:rtl/>
        </w:rPr>
        <w:t>]</w:t>
      </w:r>
    </w:p>
    <w:p w14:paraId="7E668FB6" w14:textId="77777777" w:rsidR="00283007" w:rsidRDefault="00283007" w:rsidP="00283007">
      <w:pPr>
        <w:rPr>
          <w:rFonts w:cs="Times New Roman"/>
          <w:rtl/>
        </w:rPr>
      </w:pPr>
      <w:r w:rsidRPr="002745A1">
        <w:rPr>
          <w:rFonts w:cs="Times New Roman"/>
          <w:rtl/>
        </w:rPr>
        <w:t>הוא נהג להביט על הים, הגוונים השונים של ירוק כוחות ש</w:t>
      </w:r>
      <w:r w:rsidRPr="002745A1">
        <w:t>rolled</w:t>
      </w:r>
      <w:r w:rsidRPr="002745A1">
        <w:rPr>
          <w:rFonts w:cs="Times New Roman"/>
          <w:rtl/>
        </w:rPr>
        <w:t xml:space="preserve"> לקראתו - הטורקיז של המים הרדודים שהפך לירוק מסביב לסלעים ולירקרק מעל לשוניות, אלא שהיה מנצנץ בגווני כסף עדינים כשלהקת דגיגונים עברה מתחת לשפת המים, </w:t>
      </w:r>
      <w:r w:rsidRPr="002745A1">
        <w:rPr>
          <w:rFonts w:cs="Times New Roman"/>
          <w:rtl/>
        </w:rPr>
        <w:lastRenderedPageBreak/>
        <w:t xml:space="preserve">ותכלת מעט רחוק יותר וכחול בקרבת המעמקים כחול מעמיק והולך ככל שהאחיזה באדמה הלכה והרחיקה, במרחקים שבהם האדמה לא </w:t>
      </w:r>
      <w:r>
        <w:rPr>
          <w:rFonts w:cs="Times New Roman"/>
          <w:rtl/>
        </w:rPr>
        <w:t>הייתה</w:t>
      </w:r>
      <w:r w:rsidRPr="002745A1">
        <w:rPr>
          <w:rFonts w:cs="Times New Roman"/>
          <w:rtl/>
        </w:rPr>
        <w:t xml:space="preserve"> יותר מזיכרון, ל-</w:t>
      </w:r>
      <w:r w:rsidRPr="002745A1">
        <w:t>terra firma</w:t>
      </w:r>
      <w:r w:rsidRPr="002745A1">
        <w:rPr>
          <w:rFonts w:cs="Times New Roman"/>
          <w:rtl/>
        </w:rPr>
        <w:t xml:space="preserve"> איבדה את משמעותה, את יציבותה. משקפי השמש הישנים שלו נשברו על רצפת סטקייה מרוחקת, ואת החדשות שקנה בטרינידד נתן במתנה למישהי שהיה איתה משהו וכבר מזמן הרחיקה ליבשת קרירה ומרוחקת.</w:t>
      </w:r>
    </w:p>
    <w:p w14:paraId="3FA42E28" w14:textId="77777777" w:rsidR="00283007" w:rsidRDefault="00283007" w:rsidP="00283007">
      <w:pPr>
        <w:rPr>
          <w:rFonts w:cs="Times New Roman"/>
          <w:rtl/>
        </w:rPr>
      </w:pPr>
      <w:r>
        <w:rPr>
          <w:rFonts w:cs="Times New Roman" w:hint="cs"/>
          <w:rtl/>
        </w:rPr>
        <w:t>[</w:t>
      </w:r>
      <w:r w:rsidRPr="009E1823">
        <w:rPr>
          <w:rFonts w:cs="Times New Roman"/>
        </w:rPr>
        <w:t>https://www.tripadvisor.ie/TravelersChoice-Islands-cTop-g1</w:t>
      </w:r>
      <w:r>
        <w:rPr>
          <w:rFonts w:cs="Times New Roman" w:hint="cs"/>
          <w:rtl/>
        </w:rPr>
        <w:t xml:space="preserve"> </w:t>
      </w:r>
      <w:r>
        <w:rPr>
          <w:rFonts w:cs="Times New Roman"/>
          <w:rtl/>
        </w:rPr>
        <w:t>–</w:t>
      </w:r>
      <w:r>
        <w:rPr>
          <w:rFonts w:cs="Times New Roman" w:hint="cs"/>
          <w:rtl/>
        </w:rPr>
        <w:t xml:space="preserve"> האיים הטובים ביותר בעולם לשנת 2016, מקום 4: </w:t>
      </w:r>
      <w:r w:rsidRPr="009E1823">
        <w:rPr>
          <w:rFonts w:cs="Times New Roman"/>
        </w:rPr>
        <w:t>Providenciales, Turks and Caicos</w:t>
      </w:r>
      <w:r>
        <w:rPr>
          <w:rFonts w:cs="Times New Roman" w:hint="cs"/>
          <w:rtl/>
        </w:rPr>
        <w:t xml:space="preserve"> נמצאים צפון-מערבית לטרינידד וטובגו.]</w:t>
      </w:r>
    </w:p>
    <w:p w14:paraId="188B9AD0" w14:textId="77777777" w:rsidR="00283007" w:rsidRDefault="00283007" w:rsidP="00283007">
      <w:pPr>
        <w:rPr>
          <w:rFonts w:cs="Times New Roman"/>
          <w:rtl/>
        </w:rPr>
      </w:pPr>
    </w:p>
    <w:p w14:paraId="3EBECEB7" w14:textId="77777777" w:rsidR="00283007" w:rsidRDefault="00283007" w:rsidP="00283007">
      <w:pPr>
        <w:rPr>
          <w:rFonts w:cs="Times New Roman"/>
          <w:rtl/>
        </w:rPr>
      </w:pPr>
    </w:p>
    <w:p w14:paraId="390D2251" w14:textId="77777777" w:rsidR="00283007" w:rsidRDefault="00283007" w:rsidP="00283007">
      <w:pPr>
        <w:pStyle w:val="Heading2"/>
        <w:rPr>
          <w:rtl/>
        </w:rPr>
      </w:pPr>
      <w:r w:rsidRPr="00EF3FAE">
        <w:rPr>
          <w:rtl/>
        </w:rPr>
        <w:t xml:space="preserve">אלכס עם </w:t>
      </w:r>
      <w:r w:rsidRPr="00EF3FAE">
        <w:t>Roberto Bolaño</w:t>
      </w:r>
    </w:p>
    <w:p w14:paraId="47EA3D1D" w14:textId="77777777" w:rsidR="00283007" w:rsidRDefault="00283007" w:rsidP="00283007">
      <w:pPr>
        <w:rPr>
          <w:rtl/>
        </w:rPr>
      </w:pPr>
    </w:p>
    <w:p w14:paraId="00376A84" w14:textId="77777777" w:rsidR="00283007" w:rsidRDefault="00283007" w:rsidP="00283007">
      <w:pPr>
        <w:rPr>
          <w:rtl/>
        </w:rPr>
      </w:pPr>
      <w:r>
        <w:rPr>
          <w:rFonts w:cs="Times New Roman"/>
          <w:rtl/>
        </w:rPr>
        <w:t xml:space="preserve">כמה ימים לאחר שהגיע לאיים הקריביים, הוא שוטט ברחוב הראשי, הרחב והיפה ונקלע לחנות ספרים גדולה למדי שנקראה 'ביתו של הספר'. כל הספרים היו כמובן בספרדית, והוא הצליח לפענח מאחד השלטים שהקומיקסים נמצאים בקומה התחתונה, אבל כפי שגילה, בשביל להבין אפילו קומיקסים צריך מידה מסויימת של ספרדית. הוא עלה למעלה לקומה העליונה, שהיתה באמת רחבת ידיים, ושם בירכתיים היתה התקהלות גדולה של אנשים. הוא התקרב, והיתה שם מעין מבנה של מדרגות עץ כמו מושבים באמפמתיאטרון, כמובן מוקטן מאד, והכל היה צפוף וישבו שם ונדחקו איכשהו עשרות אנשים, להקשיב לאדם שעמד מולם ודיבר אל מקרופון, מן הסתם סופר דרום אמריקאי מוערך, לפחות על-ידי הדור הצעיר של אנשי האי, כי רוב הקהל היה אנשים צעירים, בגילו של אלכס או מעט יותר, שישבו בפנים </w:t>
      </w:r>
      <w:r>
        <w:t>rapt</w:t>
      </w:r>
      <w:r>
        <w:rPr>
          <w:rFonts w:cs="Times New Roman"/>
          <w:rtl/>
        </w:rPr>
        <w:t xml:space="preserve"> עם חיוך בלתי מודע על שפתיהם, שהתרחב כשהסופר או לא מן הנמנע המשורר אמר דבר מה. מולו היה שלט עצום מן הסתם עם שמו ותמונה של ספרו, ואלכס ניסה לחרוט את שמו על ליבו אבל זה היה שם ספרדי ארוך ונשמע לו זר מאד בשלב זה של ביקואו, והוא לא הצליח לזכור אותו. מן הסתם אלכס הגיע בשלבים האחרינים של המפגש כי הבמה היתה פתוחה לשאלות. מאוחר יותר יתברר לו שהשאלה דנשאלה היתה מתי הוא החליט שיהיה סופר, והוא ענה שהוע חא זוכר בגיל שמונה הוא ראה תכנית טלויזיה על פרחים, את התכנית הוא זוכר אבל מה שהתרחש אחר-כך הוא יודע רק מסיפוריה של אחותו, לדבריה הוא הודיע לה שהוא עומד לכתוב ספר ששמו "שושנים עבור אף אחד". </w:t>
      </w:r>
    </w:p>
    <w:p w14:paraId="68FDE96C" w14:textId="77777777" w:rsidR="00283007" w:rsidRDefault="00283007" w:rsidP="00283007">
      <w:pPr>
        <w:rPr>
          <w:rtl/>
        </w:rPr>
      </w:pPr>
      <w:r>
        <w:rPr>
          <w:rFonts w:cs="Times New Roman"/>
          <w:rtl/>
        </w:rPr>
        <w:t>ועוד נשאל - איזו עצה עש לו להציע למי שרוצה חכתוב והוא אמר, פשוט תכתבו, ותכתבו עמה שיותר עי כמעט הכל יהיה בלתי שמיש, לכן ככל שתכתבו יותר הסיכוי שיהיה שם משהו טוב יגדל. ועוד אמר, יותר נשתכתבו, תקראו. מה לקרא, הוא נשאל וענה, תקראו הכל, תקראו את קפקא ואת נרונדה ואת רמבו ואת דילן תומס... [כל מני סופרים שהשפיעו על רוברטו בולניו] ודווקא לשמע השמות ה</w:t>
      </w:r>
      <w:r>
        <w:t>familiar</w:t>
      </w:r>
      <w:r>
        <w:rPr>
          <w:rFonts w:cs="Times New Roman"/>
          <w:rtl/>
        </w:rPr>
        <w:t xml:space="preserve"> האלה אלכס נזקף אבל זאת היתה השאלה האחרונה ואז הסופר או המשורר עבר לחתום על ספאי המעריצים. תור ארוך מאד השתרך, ואלכס עזב את המקום ועלה לקומות העליונות. הוא חיפש שם ספר כלשהו באנגלית אבל לא היה כזה, באנגלית היו רק ספרים שגומרים ביומיים, הוא מצא בגרמנית, והוא לקח אותו לשלם עליו למטה. </w:t>
      </w:r>
    </w:p>
    <w:p w14:paraId="6FF0B929" w14:textId="77777777" w:rsidR="00283007" w:rsidRDefault="00283007" w:rsidP="00283007">
      <w:pPr>
        <w:rPr>
          <w:rtl/>
        </w:rPr>
      </w:pPr>
      <w:r>
        <w:rPr>
          <w:rFonts w:cs="Times New Roman"/>
          <w:rtl/>
        </w:rPr>
        <w:t xml:space="preserve">התור לפני המשורר לא התקצר כלל, ומישהי ביקשה מאלכס שיצלם אותה איתו. אלכס חשב, הייתי מת להכיר אותה, בחורה כזאת שרוצה תמונה עם סופר, וגם כל האנשים האחרים שעןמדים פה בתור, זה נראה מדהים בעיניו כי רובם היו צעירים כל-כך והוא חשב, באנגליה רק זקנים עדיין מגיעים חאירועים כאלו, ואולי זה בזכות הסופר, זה שהיא רוצה להצטלם </w:t>
      </w:r>
      <w:r>
        <w:rPr>
          <w:rFonts w:cs="Times New Roman"/>
          <w:rtl/>
        </w:rPr>
        <w:lastRenderedPageBreak/>
        <w:t xml:space="preserve">איתו, היה לו עדיין מבע אינטנסיבי על פניו. זה בסדר להצטלם, אלכס שאל בניד ראש את הסופר, שלא היה מבוגר, אולי בשנות הארבעים לחייו אבל פניו היו בצקיות, לחות מזיעה בחנות הממוזגת ועורו היה בעל גוון חולני, והסופר אמר כן, ברור </w:t>
      </w:r>
      <w:r>
        <w:t>Ja, klarrrrRrR</w:t>
      </w:r>
      <w:r>
        <w:rPr>
          <w:rFonts w:cs="Times New Roman"/>
          <w:rtl/>
        </w:rPr>
        <w:t>. הוא ראה שאלכס החזיק את הספר בגרמנית וענה לו בגרמנית במבטא ספרדי עמוק, ששיווה למילים הפשוטות יופי עמוק, מפתיע, משמעות אחרת, ועם זאת נכונה באותה מידה.</w:t>
      </w:r>
    </w:p>
    <w:p w14:paraId="00FC5BD3" w14:textId="77777777" w:rsidR="00283007" w:rsidRDefault="00283007" w:rsidP="00283007">
      <w:pPr>
        <w:rPr>
          <w:rtl/>
        </w:rPr>
      </w:pPr>
      <w:r>
        <w:rPr>
          <w:rFonts w:cs="Times New Roman"/>
          <w:rtl/>
        </w:rPr>
        <w:t xml:space="preserve">אלכס צילם אותם, ונפרד. הוא אמר לסופר, מצטער שלא קראתי את הספר שלך והסופר אמר, הוא עוד יתורגם לגרמנית, בקרוב. באנגלית הוא יצא בסתיו. אבל עש פה ספרים אחרים שלי, באנגלית. הוא הראה על מדף נמוך, על מתקן מדפים גבוה שהכיל את כל ספריו עד כה בספרדית. הוא עמד להתכופף להראות לו כמה מהם אבל נראה כל-כך חולה, אלכס אמר לו, תן לי את הכי עבה והצביע על האחד שהיה עבה יותר מהשאר. אני רואה שאתה איש של ספרים עבים, הסופר אמר לו בצחוק, ולאלכס התברר מצחוקו שהוא איש מקסים והקדיש את רוב חייו לספרות ולשירה ולכל מה שמשתמש במילים ובמשמעויות ואלכס הניד בראשו, כן, והסופר אמר, למי להקדיש? לי, אלכס. שם טוב, הסופר אמר, וקרא לו בשמו הספרדי שנשמע לאלכס כה יפה, אלחנדרו. אלחנדרו, הוא אמר וניסה לבטא זאת כמו הסופר, אלחנדרו. כשעמד בתור לקופה, אלחנדרו חשב כמה הוא נהנה לעמוד בתורים בשביל לקנות ספרים חדשים, דווקא על מדף בדרך לתור היו לא מעט ספרים באנגלית, ויצא מהחנות. </w:t>
      </w:r>
    </w:p>
    <w:p w14:paraId="6C5B5FED" w14:textId="77777777" w:rsidR="00283007" w:rsidRDefault="00283007" w:rsidP="00283007">
      <w:pPr>
        <w:rPr>
          <w:rtl/>
        </w:rPr>
      </w:pPr>
      <w:r>
        <w:rPr>
          <w:rFonts w:cs="Times New Roman"/>
          <w:rtl/>
        </w:rPr>
        <w:t>הקהל בחוץ התהלך לו במתינות של שבת בערב, הרבה מאד יצאו לרחובות, לקנות, לבלות, לקנות כי רוב החנויות היו פתוחות עדיין, ואלחנדרו חשב, איזה קהל יפה, היו שם כמה לבנים כמוהו, ולטינים ו</w:t>
      </w:r>
      <w:r>
        <w:t>indigenous</w:t>
      </w:r>
      <w:r>
        <w:rPr>
          <w:rFonts w:cs="Times New Roman"/>
          <w:rtl/>
        </w:rPr>
        <w:t xml:space="preserve"> ושחורים, עירוב נפלא של האנושות, זה יפה ככה, הוא אמר לעצמו, זה בדיוק המקום שבו הייתי רוצה לחיות, להיות לעד אלחנדרו אחד כזה, עם מבטא נוקב כזה, מתנגן כזה, כל מילה שהתעופפה לאזניו היתה רצינית, גמורה, כפי שיש לדבר. </w:t>
      </w:r>
    </w:p>
    <w:p w14:paraId="087C02BC" w14:textId="77777777" w:rsidR="00283007" w:rsidRDefault="00283007" w:rsidP="00283007">
      <w:pPr>
        <w:rPr>
          <w:rtl/>
        </w:rPr>
      </w:pPr>
      <w:r>
        <w:rPr>
          <w:rFonts w:cs="Times New Roman"/>
          <w:rtl/>
        </w:rPr>
        <w:t>ולפתע, כמו בחלום, קהל המשוטטים הזה שהיה כביכול ללא מטרה, החל נע בכיוון מסויים.</w:t>
      </w:r>
    </w:p>
    <w:p w14:paraId="18819A13" w14:textId="77777777" w:rsidR="00283007" w:rsidRDefault="00283007" w:rsidP="00283007">
      <w:pPr>
        <w:rPr>
          <w:rtl/>
        </w:rPr>
      </w:pPr>
      <w:r>
        <w:rPr>
          <w:rFonts w:cs="Times New Roman"/>
          <w:rtl/>
        </w:rPr>
        <w:t xml:space="preserve">מייד התברר שמשהו לא טוב קורה שם. </w:t>
      </w:r>
    </w:p>
    <w:p w14:paraId="3F009216" w14:textId="77777777" w:rsidR="00283007" w:rsidRDefault="00283007" w:rsidP="00283007">
      <w:pPr>
        <w:rPr>
          <w:rtl/>
        </w:rPr>
      </w:pPr>
      <w:r>
        <w:rPr>
          <w:rFonts w:cs="Times New Roman"/>
          <w:rtl/>
        </w:rPr>
        <w:t xml:space="preserve">היו הרבה צופרי ניידות משטרה, וטרטור הליקופטר נשמע מעל. אנשים צעירים רצו התרחקו, לרובם היתה מטפחת על פיהם ואפם או שצוורונם היה משוך כך, ואלכס חשב שבטח לא יהיו כל כך הרבה צלמים עד שעליהם להסתתר, או אפילו צלמים של איזו משטרה חשאית. חבטות נשמעו, כנראה מעשהו השליך פח אשפה מאלו שעמדו ברחוב או אדנית-נוי, בקבוקים ריקים התנפצו סביבו, היו שם התקהלות של המוני אנשים, זה היה יום שבת בשעות הערב המוקדמות והמוני אנשים צבאו על הרחוב הראשי, חלקם תיירים ואחרים שבאו להנות מהחנויות והמסעדות והבארים שריפדו את השדרה הרחבה. הניידות התקרבו לכיוונו בצפירות ויללות, ונעצרו כמה מטרים אחרי המקום שעמד. הוא לא הצליח לראות הרבה כי אנשים רבים התגודדו שם, אבל פתאם החלה שעטה לכיוונו, הוא נצמד לקיר אחת החנויות, כמה אנשים תפסו שם את המדרגות העליונות בשביל נקודת מבט טובה יותר וכמה אנשים נעמדו על בסיס מוגבה של עמוד אבן שעיטר את הכניסה לחנות. הם ראו לפניו מה קורה - השוטרים יצאו מהמכונית חמושים באלות ומוגנים במגני פרספקס לבדוק גדולים שקופים, ולבושים חליפות מגן שחורות, לכם הם נראו מפחידים ומאיימים והם רצו אחרי המפגינים והמפגינים ברחו. הקהל נפתח תוך מנוסת המפגינים והוא ראה את אחד השוטרים תופס מישהו שדווקא לא רץ אלא נראה כשייך לקהל - אבל אולי היה מהמפגינים וניסה </w:t>
      </w:r>
      <w:r>
        <w:t>to blend in with</w:t>
      </w:r>
      <w:r>
        <w:rPr>
          <w:rFonts w:cs="Times New Roman"/>
          <w:rtl/>
        </w:rPr>
        <w:t xml:space="preserve"> הקהל, את זה אלכס לא ידע, הוא בא אליו מאחור ותפס אותו עם האלה, חנק אותו והשכיבו על הארץ, והחל לחבוט בו. הבחור צרח, והיה שאון כזה גדול שרק בזכות זה שאלכס עמד קרוב הוא הצליח לשמוע את הצרחות אע''פ שהן באמת היו חזקות. הקהל שוב התגודד והסתיר את מירב האקשן וגו', ודווקא אז העין השמילית של אלכס התחחלה לצרוב. כנראה מהבדלי הלחות או הבדלי הטמפרטורות בין אלסקה לפה, הוא ישב אם כי הוא שהה פה כבר שבועיים אז מה פתאם הצריבה מתחילה עכשו. הוא חש מכה חזקה על שכמו, הסתובב וזה היה בחור מגודל שעצד עד לאותו רגע על משטח האבן המוגבה בכניסה </w:t>
      </w:r>
      <w:r>
        <w:rPr>
          <w:rFonts w:cs="Times New Roman"/>
          <w:rtl/>
        </w:rPr>
        <w:lastRenderedPageBreak/>
        <w:t xml:space="preserve">לחנות ועכשו החליט חקפוץ או שנפל, לא ברור, בכל אופן הוא חמק משם ומעשהו אחר תפס את מקומו. אלכס נסוג ככל שניתן היה לאורך </w:t>
      </w:r>
      <w:r>
        <w:t>the store fronts</w:t>
      </w:r>
      <w:r>
        <w:rPr>
          <w:rFonts w:cs="Times New Roman"/>
          <w:rtl/>
        </w:rPr>
        <w:t xml:space="preserve"> לכניסה רחוקה יותר מהניידות, ככל שיכל בדוחק. היו גלי מנוסה של המפגינים, כשהשוטרים התקרבו אליהם, ועוד חבטות של הפלת חפצי רחוב כבדים והצריבה בעין התגברה. אנשים הרימו מצלמות וצילמו מה שניתן היה מעל חראשי המתקהלים, רבים גם נעמדו על ספסלי תחנות האוטובוס וסבכת הברגל המפוארת המקטשטת בכניסה למטרו כי זה היה הרחוב הראשי והכל היה שם מעוטר ומפואר יותר מאשר ברחובות האחרים. זוג זקן עם שקית קניות של אחד בבוטירים היוקרתיים ברחוב דיברו ביניהם בקולות נזעמים </w:t>
      </w:r>
      <w:r>
        <w:t>indignant</w:t>
      </w:r>
      <w:r>
        <w:rPr>
          <w:rFonts w:cs="Times New Roman"/>
          <w:rtl/>
        </w:rPr>
        <w:t xml:space="preserve"> ואלכס ששפשף את עינו הצורבת לא הבין מה הם אומרים אבל לפי נימת קולם היה ברור - מי הם הצעירים הללו שמעיזים לחשוב כי ניתן או רצוי לשנות דבר מה. ואולי הם צדקו, אולי היו חוקים כי כולנו קיימים בשלטון חוק והמפגינים שלא מצאו חן בעיניהם אותם חוקים או היישום של החוקים החליטו להתקומם.</w:t>
      </w:r>
    </w:p>
    <w:p w14:paraId="13F11EE7" w14:textId="77777777" w:rsidR="00283007" w:rsidRDefault="00283007" w:rsidP="00283007">
      <w:pPr>
        <w:rPr>
          <w:rtl/>
        </w:rPr>
      </w:pPr>
      <w:r>
        <w:rPr>
          <w:rFonts w:cs="Times New Roman"/>
          <w:rtl/>
        </w:rPr>
        <w:t xml:space="preserve"> טעם מגעיל הזדחל בגרונו, כמו מיצי הקיבה לפני הקאה, מה זה, למה דווקא עכשו, זה היה כל כך לא נח דווקא עכשו ופתאם מישהו משך טותו פנימה לתוך החנות. הוא הסתובב וזה היה אותו סופר, וחנות הספרים.</w:t>
      </w:r>
    </w:p>
    <w:p w14:paraId="243B2D48" w14:textId="77777777" w:rsidR="00283007" w:rsidRDefault="00283007" w:rsidP="00283007">
      <w:pPr>
        <w:rPr>
          <w:rtl/>
        </w:rPr>
      </w:pPr>
      <w:r>
        <w:rPr>
          <w:rFonts w:cs="Times New Roman"/>
          <w:rtl/>
        </w:rPr>
        <w:t>הוא חייך והציע לו סיגריה מאותן אלו שעישן גם בזמן ההרצאה ושכחתי לציין.</w:t>
      </w:r>
    </w:p>
    <w:p w14:paraId="0D44E0D3" w14:textId="77777777" w:rsidR="00283007" w:rsidRDefault="00283007" w:rsidP="00283007">
      <w:pPr>
        <w:rPr>
          <w:rtl/>
        </w:rPr>
      </w:pPr>
      <w:r>
        <w:rPr>
          <w:rFonts w:cs="Times New Roman"/>
          <w:rtl/>
        </w:rPr>
        <w:t>עינו של אלכס דלפה, גרונו צרב. לא, תודה הוא אמר בקול צרוד וכיחכח בגרונו אבל זה לא עזר בכלל לצריבה, אני מרגיש ממש רע פתאם. אולי זה היובש, הוא אמר, או הלחות.</w:t>
      </w:r>
    </w:p>
    <w:p w14:paraId="2671C4F0" w14:textId="77777777" w:rsidR="00283007" w:rsidRDefault="00283007" w:rsidP="00283007">
      <w:pPr>
        <w:rPr>
          <w:rtl/>
        </w:rPr>
      </w:pPr>
      <w:r>
        <w:rPr>
          <w:rFonts w:cs="Times New Roman"/>
          <w:rtl/>
        </w:rPr>
        <w:t>אבל זה היה הרבה יותר מדי גרמנית עבור הסופר, והם ניסו - אנגלית? צרפתית? כן, כן, צרפתית! הו המעמקים המצולות העמוקות שמהן אלכס דלה את מילות הצרפתית האבודות הנשכחות שלו באותו לילה, הזיעה שבה חיבר אותן למשפטים, האופן המהיר שבו ניסה להבין איך להמיר את כל אותן מילים בעלות שורש לטיני ל</w:t>
      </w:r>
      <w:r>
        <w:t>their Spanish equivalents</w:t>
      </w:r>
      <w:r>
        <w:rPr>
          <w:rFonts w:cs="Times New Roman"/>
          <w:rtl/>
        </w:rPr>
        <w:t xml:space="preserve"> ולחרוז אותן במבטא האדום-חום, היפה הזה. </w:t>
      </w:r>
    </w:p>
    <w:p w14:paraId="759CED32" w14:textId="77777777" w:rsidR="00283007" w:rsidRDefault="00283007" w:rsidP="00283007">
      <w:pPr>
        <w:rPr>
          <w:rtl/>
        </w:rPr>
      </w:pPr>
      <w:r>
        <w:rPr>
          <w:rFonts w:cs="Times New Roman"/>
          <w:rtl/>
        </w:rPr>
        <w:t xml:space="preserve">זה לא הרגשה גרועה, צ'אבאל, הסופר אמר - לוודא שהשתמש במילה </w:t>
      </w:r>
      <w:r>
        <w:t>chaval</w:t>
      </w:r>
      <w:r>
        <w:rPr>
          <w:rFonts w:cs="Times New Roman"/>
          <w:rtl/>
        </w:rPr>
        <w:t xml:space="preserve"> וכך כינה אותו לאורך כל הערב, חוץ מאשר כשהשתמש במילה </w:t>
      </w:r>
      <w:r>
        <w:t>amigo</w:t>
      </w:r>
      <w:r>
        <w:rPr>
          <w:rFonts w:cs="Times New Roman"/>
          <w:rtl/>
        </w:rPr>
        <w:t xml:space="preserve">, או </w:t>
      </w:r>
      <w:r>
        <w:t>tío</w:t>
      </w:r>
      <w:r>
        <w:rPr>
          <w:rFonts w:cs="Times New Roman"/>
          <w:rtl/>
        </w:rPr>
        <w:t>, זה גז דמעות.</w:t>
      </w:r>
    </w:p>
    <w:p w14:paraId="20449858" w14:textId="77777777" w:rsidR="00283007" w:rsidRDefault="00283007" w:rsidP="00283007">
      <w:pPr>
        <w:rPr>
          <w:rtl/>
        </w:rPr>
      </w:pPr>
      <w:r>
        <w:rPr>
          <w:rFonts w:cs="Times New Roman"/>
          <w:rtl/>
        </w:rPr>
        <w:t>ואז אלכס הבין למה המפגינים התרוצצו עם מטפחות שכיסו את פיהם ואפם.</w:t>
      </w:r>
    </w:p>
    <w:p w14:paraId="02952125" w14:textId="77777777" w:rsidR="00283007" w:rsidRDefault="00283007" w:rsidP="00283007">
      <w:pPr>
        <w:rPr>
          <w:rtl/>
        </w:rPr>
      </w:pPr>
      <w:r>
        <w:rPr>
          <w:rFonts w:cs="Times New Roman"/>
          <w:rtl/>
        </w:rPr>
        <w:t xml:space="preserve">הו, אלכס אמר </w:t>
      </w:r>
      <w:r>
        <w:t>appreciatively</w:t>
      </w:r>
      <w:r>
        <w:rPr>
          <w:rFonts w:cs="Times New Roman"/>
          <w:rtl/>
        </w:rPr>
        <w:t xml:space="preserve"> כי מעולם לא ירו עליו גז דמעות ומעולם לא רצו מפגינים ליידו וזרקו בקבוקי בירה ריקים וצעקו את ה</w:t>
      </w:r>
      <w:r>
        <w:t>chants</w:t>
      </w:r>
      <w:r>
        <w:rPr>
          <w:rFonts w:cs="Times New Roman"/>
          <w:rtl/>
        </w:rPr>
        <w:t xml:space="preserve"> המידבקים שלהם כל-כך ידורי מטרה, שזה נשהו שצריך להזכיר למעלה והוא כבר הרגיש שהוא מתאהב במקום הזה, הו, אם כך, הוא אמר לכלל לא היה מודע לחיוך המתפשט על פניו, תודה על הסיגריה.</w:t>
      </w:r>
    </w:p>
    <w:p w14:paraId="2E252C42" w14:textId="77777777" w:rsidR="00283007" w:rsidRDefault="00283007" w:rsidP="00283007">
      <w:pPr>
        <w:rPr>
          <w:rtl/>
        </w:rPr>
      </w:pPr>
      <w:r>
        <w:rPr>
          <w:rFonts w:cs="Times New Roman"/>
          <w:rtl/>
        </w:rPr>
        <w:t xml:space="preserve">זאת היתה סיגריה מהמסריחות והמרות ביותר שיש לכדור הארץ להציע וכל הצריבה שנבעה מהגז נעלמה מהריריות שלו וצריבה אחרת מוכרת ונעימה הרבה יותר תפסה את מקומה. </w:t>
      </w:r>
    </w:p>
    <w:p w14:paraId="631FB313" w14:textId="77777777" w:rsidR="00283007" w:rsidRDefault="00283007" w:rsidP="00283007">
      <w:pPr>
        <w:rPr>
          <w:rtl/>
        </w:rPr>
      </w:pPr>
    </w:p>
    <w:p w14:paraId="5225BB3D" w14:textId="77777777" w:rsidR="00283007" w:rsidRDefault="00283007" w:rsidP="00283007">
      <w:r>
        <w:t>After five consecutive nights of violence in Barcelona, there was a noisy standoff on Saturday night lasting several hours when a large group of peaceful and largely middle-aged protestors sat down in front of a line of riot police vans to prevent younger protestors from attacking the police</w:t>
      </w:r>
      <w:r>
        <w:rPr>
          <w:rFonts w:cs="Times New Roman"/>
          <w:rtl/>
        </w:rPr>
        <w:t>.</w:t>
      </w:r>
    </w:p>
    <w:p w14:paraId="0C8CFD1D" w14:textId="77777777" w:rsidR="00283007" w:rsidRDefault="00283007" w:rsidP="00283007">
      <w:r>
        <w:t>Behind them, hundreds of young people, many with their faces covered, milled around, waiting for the peaceful protesters to disperse, while others set up barricades and taunted police on the other side of the square. Police fired rubber bullets to disperse protesters</w:t>
      </w:r>
      <w:r>
        <w:rPr>
          <w:rFonts w:cs="Times New Roman"/>
          <w:rtl/>
        </w:rPr>
        <w:t>.</w:t>
      </w:r>
    </w:p>
    <w:p w14:paraId="17D6EEDF" w14:textId="77777777" w:rsidR="00283007" w:rsidRDefault="00283007" w:rsidP="00283007">
      <w:r>
        <w:t>Catalan president calls for talks with Spain's government after unrest</w:t>
      </w:r>
    </w:p>
    <w:p w14:paraId="2B96905E" w14:textId="77777777" w:rsidR="00283007" w:rsidRDefault="00283007" w:rsidP="00283007">
      <w:r>
        <w:lastRenderedPageBreak/>
        <w:t>Black smoke rose above the city as protesters set fire to rubbish bins and a newspaper kiosk. Thousands gathered in the surrounding streets chanting: “The streets will always be ours</w:t>
      </w:r>
      <w:r>
        <w:rPr>
          <w:rFonts w:cs="Times New Roman"/>
          <w:rtl/>
        </w:rPr>
        <w:t>!”</w:t>
      </w:r>
    </w:p>
    <w:p w14:paraId="4A2D3832" w14:textId="77777777" w:rsidR="00283007" w:rsidRDefault="00283007" w:rsidP="00283007">
      <w:r>
        <w:t>Police struggled to control the situation, firing rubber bullets, teargas and, later in the night, a water cannon was deployed against demonstrators for the first time since it was bought from Israel in 1994</w:t>
      </w:r>
      <w:r>
        <w:rPr>
          <w:rFonts w:cs="Times New Roman"/>
          <w:rtl/>
        </w:rPr>
        <w:t>.</w:t>
      </w:r>
    </w:p>
    <w:p w14:paraId="43D1AC08" w14:textId="77777777" w:rsidR="00283007" w:rsidRDefault="00283007" w:rsidP="00283007">
      <w:pPr>
        <w:rPr>
          <w:rtl/>
        </w:rPr>
      </w:pPr>
    </w:p>
    <w:p w14:paraId="5DC18EE3" w14:textId="77777777" w:rsidR="00283007" w:rsidRPr="00EF3FAE" w:rsidRDefault="00283007" w:rsidP="00283007">
      <w:pPr>
        <w:rPr>
          <w:rtl/>
        </w:rPr>
      </w:pPr>
      <w:r>
        <w:t>https://www.theguardian.com/world/2019/oct/19/catalan-president-calls-for-talks-with-spains-government-after-unrest-quim-torra</w:t>
      </w:r>
    </w:p>
    <w:p w14:paraId="65938E74" w14:textId="77777777" w:rsidR="00283007" w:rsidRDefault="00283007" w:rsidP="00283007">
      <w:pPr>
        <w:rPr>
          <w:rtl/>
        </w:rPr>
      </w:pPr>
    </w:p>
    <w:p w14:paraId="68CCD8DF" w14:textId="77777777" w:rsidR="00283007" w:rsidRDefault="00283007" w:rsidP="00283007">
      <w:pPr>
        <w:rPr>
          <w:rtl/>
        </w:rPr>
      </w:pPr>
      <w:r w:rsidRPr="0091139B">
        <w:rPr>
          <w:rFonts w:cs="Times New Roman"/>
          <w:rtl/>
        </w:rPr>
        <w:t>בולניו ביטא ברגש אמיתי ונכון, שבמבטא ה</w:t>
      </w:r>
      <w:r>
        <w:rPr>
          <w:rFonts w:cs="Times New Roman" w:hint="cs"/>
          <w:rtl/>
        </w:rPr>
        <w:t>צפוני</w:t>
      </w:r>
      <w:r w:rsidRPr="0091139B">
        <w:rPr>
          <w:rFonts w:cs="Times New Roman"/>
          <w:rtl/>
        </w:rPr>
        <w:t xml:space="preserve"> </w:t>
      </w:r>
      <w:r>
        <w:rPr>
          <w:rFonts w:cs="Times New Roman" w:hint="cs"/>
          <w:rtl/>
        </w:rPr>
        <w:t xml:space="preserve">ה"נקי" </w:t>
      </w:r>
      <w:r w:rsidRPr="0091139B">
        <w:rPr>
          <w:rFonts w:cs="Times New Roman"/>
          <w:rtl/>
        </w:rPr>
        <w:t>של הגרמנית מיטשטש ולא נשמע</w:t>
      </w:r>
      <w:r>
        <w:rPr>
          <w:rFonts w:cs="Times New Roman" w:hint="cs"/>
          <w:rtl/>
        </w:rPr>
        <w:t>.</w:t>
      </w:r>
      <w:r w:rsidRPr="0091139B">
        <w:rPr>
          <w:rFonts w:cs="Times New Roman"/>
          <w:rtl/>
        </w:rPr>
        <w:t xml:space="preserve"> אבל לצערו </w:t>
      </w:r>
      <w:r>
        <w:rPr>
          <w:rFonts w:cs="Times New Roman" w:hint="cs"/>
          <w:rtl/>
        </w:rPr>
        <w:t xml:space="preserve">של אלכס </w:t>
      </w:r>
      <w:r w:rsidRPr="0091139B">
        <w:rPr>
          <w:rFonts w:cs="Times New Roman"/>
          <w:rtl/>
        </w:rPr>
        <w:t>עד מהרה הגיע לגבולות הגרמנית של הסופר, וכשעברו לצרפתית היה עליו להתרכז באופן כזה ששוב לא היה יכול לשים לב למבטאו של הסופר.</w:t>
      </w:r>
    </w:p>
    <w:p w14:paraId="15A8CFF6" w14:textId="77777777" w:rsidR="00283007" w:rsidRDefault="00283007" w:rsidP="00283007">
      <w:pPr>
        <w:rPr>
          <w:rtl/>
        </w:rPr>
      </w:pPr>
    </w:p>
    <w:p w14:paraId="083EC7E5" w14:textId="77777777" w:rsidR="00283007" w:rsidRDefault="00283007" w:rsidP="00283007">
      <w:pPr>
        <w:rPr>
          <w:rtl/>
        </w:rPr>
      </w:pPr>
    </w:p>
    <w:p w14:paraId="6B874028" w14:textId="77777777" w:rsidR="00283007" w:rsidRDefault="00283007" w:rsidP="00283007">
      <w:pPr>
        <w:rPr>
          <w:rtl/>
        </w:rPr>
      </w:pPr>
      <w:r>
        <w:rPr>
          <w:rFonts w:hint="cs"/>
          <w:rtl/>
        </w:rPr>
        <w:t xml:space="preserve">בארגנטינה: איך אני נראה? אתה נראה מעולה. [מהסרט של נטפליקס, </w:t>
      </w:r>
      <w:r>
        <w:t>The Two Popes, 2019</w:t>
      </w:r>
      <w:r>
        <w:rPr>
          <w:rFonts w:hint="cs"/>
          <w:rtl/>
        </w:rPr>
        <w:t xml:space="preserve"> דקה 41]</w:t>
      </w:r>
    </w:p>
    <w:p w14:paraId="3EB51F90" w14:textId="77777777" w:rsidR="00283007" w:rsidRDefault="00283007" w:rsidP="00283007">
      <w:r>
        <w:t>Que tal estoy de pinta?</w:t>
      </w:r>
    </w:p>
    <w:p w14:paraId="4588B9D8" w14:textId="77777777" w:rsidR="00283007" w:rsidRPr="00BD2F2F" w:rsidRDefault="00283007" w:rsidP="00283007">
      <w:pPr>
        <w:rPr>
          <w:rtl/>
        </w:rPr>
      </w:pPr>
      <w:r>
        <w:t>Muy lindo</w:t>
      </w:r>
    </w:p>
    <w:p w14:paraId="294E67D7" w14:textId="77777777" w:rsidR="00283007" w:rsidRDefault="00283007" w:rsidP="00283007">
      <w:pPr>
        <w:rPr>
          <w:rtl/>
        </w:rPr>
      </w:pPr>
    </w:p>
    <w:p w14:paraId="3FF26AD0" w14:textId="77777777" w:rsidR="00283007" w:rsidRDefault="00283007" w:rsidP="00283007">
      <w:pPr>
        <w:pStyle w:val="Heading3"/>
        <w:rPr>
          <w:rtl/>
        </w:rPr>
      </w:pPr>
      <w:r w:rsidRPr="0091139B">
        <w:rPr>
          <w:rtl/>
        </w:rPr>
        <w:t>ביומו האחרון בטרינידד</w:t>
      </w:r>
    </w:p>
    <w:p w14:paraId="51F880E2" w14:textId="77777777" w:rsidR="00283007" w:rsidRDefault="00283007" w:rsidP="00283007">
      <w:pPr>
        <w:rPr>
          <w:rtl/>
        </w:rPr>
      </w:pPr>
      <w:r w:rsidRPr="00CD067C">
        <w:rPr>
          <w:rtl/>
        </w:rPr>
        <w:t>ביומ</w:t>
      </w:r>
      <w:r>
        <w:rPr>
          <w:rFonts w:hint="cs"/>
          <w:rtl/>
        </w:rPr>
        <w:t>ו</w:t>
      </w:r>
      <w:r w:rsidRPr="00CD067C">
        <w:rPr>
          <w:rtl/>
        </w:rPr>
        <w:t xml:space="preserve"> האחרון </w:t>
      </w:r>
      <w:r>
        <w:rPr>
          <w:rFonts w:hint="cs"/>
          <w:rtl/>
        </w:rPr>
        <w:t>בטרינידד</w:t>
      </w:r>
      <w:r>
        <w:rPr>
          <w:rtl/>
        </w:rPr>
        <w:t xml:space="preserve">, </w:t>
      </w:r>
      <w:r w:rsidRPr="00CD067C">
        <w:rPr>
          <w:rtl/>
        </w:rPr>
        <w:t>אח</w:t>
      </w:r>
      <w:r>
        <w:rPr>
          <w:rFonts w:hint="cs"/>
          <w:rtl/>
        </w:rPr>
        <w:t>יו</w:t>
      </w:r>
      <w:r w:rsidRPr="00CD067C">
        <w:rPr>
          <w:rtl/>
        </w:rPr>
        <w:t xml:space="preserve"> של </w:t>
      </w:r>
      <w:r>
        <w:rPr>
          <w:rtl/>
        </w:rPr>
        <w:t>סיימון</w:t>
      </w:r>
      <w:r w:rsidRPr="00CD067C">
        <w:rPr>
          <w:rtl/>
        </w:rPr>
        <w:t xml:space="preserve"> התוודה </w:t>
      </w:r>
      <w:r>
        <w:rPr>
          <w:rFonts w:hint="cs"/>
          <w:rtl/>
        </w:rPr>
        <w:t>בפניו לגבי משקה הפרוטאינים שהכין</w:t>
      </w:r>
      <w:r w:rsidRPr="00CD067C">
        <w:rPr>
          <w:rFonts w:hint="cs"/>
          <w:rtl/>
        </w:rPr>
        <w:t xml:space="preserve"> </w:t>
      </w:r>
      <w:r>
        <w:rPr>
          <w:rFonts w:hint="cs"/>
          <w:rtl/>
        </w:rPr>
        <w:t xml:space="preserve">מהאבקה שאלכס </w:t>
      </w:r>
      <w:r w:rsidRPr="00CD067C">
        <w:rPr>
          <w:rtl/>
        </w:rPr>
        <w:t>ה</w:t>
      </w:r>
      <w:r>
        <w:rPr>
          <w:rFonts w:hint="cs"/>
          <w:rtl/>
        </w:rPr>
        <w:t>ביא כשהגיע לאי</w:t>
      </w:r>
      <w:r w:rsidRPr="00CD067C">
        <w:rPr>
          <w:rtl/>
        </w:rPr>
        <w:t>. הוא שפך את</w:t>
      </w:r>
      <w:r>
        <w:rPr>
          <w:rFonts w:hint="cs"/>
          <w:rtl/>
        </w:rPr>
        <w:t xml:space="preserve"> </w:t>
      </w:r>
      <w:r w:rsidRPr="00CD067C">
        <w:rPr>
          <w:rtl/>
        </w:rPr>
        <w:t xml:space="preserve">האבקה </w:t>
      </w:r>
      <w:r w:rsidRPr="00CD067C">
        <w:rPr>
          <w:rFonts w:hint="cs"/>
          <w:rtl/>
        </w:rPr>
        <w:t xml:space="preserve">לבלנדר, הוסיף </w:t>
      </w:r>
      <w:r>
        <w:rPr>
          <w:rFonts w:hint="cs"/>
          <w:rtl/>
        </w:rPr>
        <w:t>קרח ו</w:t>
      </w:r>
      <w:r w:rsidRPr="00CD067C">
        <w:rPr>
          <w:rFonts w:hint="cs"/>
          <w:rtl/>
        </w:rPr>
        <w:t xml:space="preserve">חתיכות </w:t>
      </w:r>
      <w:r>
        <w:rPr>
          <w:rFonts w:hint="cs"/>
          <w:rtl/>
        </w:rPr>
        <w:t>אננס ובננה לפי ההוראות על הקופסה</w:t>
      </w:r>
      <w:r>
        <w:rPr>
          <w:rtl/>
        </w:rPr>
        <w:t xml:space="preserve"> והפעיל</w:t>
      </w:r>
      <w:r w:rsidRPr="00CD067C">
        <w:rPr>
          <w:rtl/>
        </w:rPr>
        <w:t>, ו</w:t>
      </w:r>
      <w:r>
        <w:rPr>
          <w:rFonts w:hint="cs"/>
          <w:rtl/>
        </w:rPr>
        <w:t xml:space="preserve">מייד החלו לצוץ בתוך המשקה </w:t>
      </w:r>
      <w:r w:rsidRPr="00CD067C">
        <w:rPr>
          <w:rtl/>
        </w:rPr>
        <w:t>חתיכות שחורות. הוא עצר את המנוע</w:t>
      </w:r>
      <w:r>
        <w:rPr>
          <w:rFonts w:hint="cs"/>
          <w:rtl/>
        </w:rPr>
        <w:t xml:space="preserve"> ו</w:t>
      </w:r>
      <w:r w:rsidRPr="00CD067C">
        <w:rPr>
          <w:rtl/>
        </w:rPr>
        <w:t>הציץ פנימה</w:t>
      </w:r>
      <w:r>
        <w:rPr>
          <w:rFonts w:hint="cs"/>
          <w:rtl/>
        </w:rPr>
        <w:t>.</w:t>
      </w:r>
      <w:r w:rsidRPr="00CD067C">
        <w:rPr>
          <w:rtl/>
        </w:rPr>
        <w:t xml:space="preserve"> בתוך הבלנדר השתכנה משפחת ג'וקים </w:t>
      </w:r>
      <w:r>
        <w:rPr>
          <w:rFonts w:hint="cs"/>
          <w:rtl/>
        </w:rPr>
        <w:t xml:space="preserve">עניפה שבניה השתכשכו </w:t>
      </w:r>
      <w:r w:rsidRPr="00CD067C">
        <w:rPr>
          <w:rFonts w:hint="cs"/>
          <w:rtl/>
        </w:rPr>
        <w:t>עכש</w:t>
      </w:r>
      <w:r>
        <w:rPr>
          <w:rFonts w:hint="cs"/>
          <w:rtl/>
        </w:rPr>
        <w:t>י</w:t>
      </w:r>
      <w:r w:rsidRPr="00CD067C">
        <w:rPr>
          <w:rFonts w:hint="cs"/>
          <w:rtl/>
        </w:rPr>
        <w:t xml:space="preserve">ו </w:t>
      </w:r>
      <w:r>
        <w:rPr>
          <w:rFonts w:hint="cs"/>
          <w:rtl/>
        </w:rPr>
        <w:t>בדרגות כתי</w:t>
      </w:r>
      <w:r w:rsidRPr="00CD067C">
        <w:rPr>
          <w:rFonts w:hint="cs"/>
          <w:rtl/>
        </w:rPr>
        <w:t>ש</w:t>
      </w:r>
      <w:r>
        <w:rPr>
          <w:rFonts w:hint="cs"/>
          <w:rtl/>
        </w:rPr>
        <w:t>ה</w:t>
      </w:r>
      <w:r w:rsidRPr="00CD067C">
        <w:rPr>
          <w:rFonts w:hint="cs"/>
          <w:rtl/>
        </w:rPr>
        <w:t xml:space="preserve"> </w:t>
      </w:r>
      <w:r>
        <w:rPr>
          <w:rFonts w:hint="cs"/>
          <w:rtl/>
        </w:rPr>
        <w:t xml:space="preserve">שונות </w:t>
      </w:r>
      <w:r w:rsidRPr="00CD067C">
        <w:rPr>
          <w:rFonts w:hint="cs"/>
          <w:rtl/>
        </w:rPr>
        <w:t>במשקה</w:t>
      </w:r>
      <w:r w:rsidRPr="00CD067C">
        <w:rPr>
          <w:rtl/>
        </w:rPr>
        <w:t xml:space="preserve">. </w:t>
      </w:r>
      <w:r>
        <w:rPr>
          <w:rFonts w:hint="cs"/>
          <w:rtl/>
        </w:rPr>
        <w:t xml:space="preserve">בלית ברירה, </w:t>
      </w:r>
      <w:r w:rsidRPr="00CD067C">
        <w:rPr>
          <w:rFonts w:hint="cs"/>
          <w:rtl/>
        </w:rPr>
        <w:t>הוא</w:t>
      </w:r>
      <w:r>
        <w:rPr>
          <w:rtl/>
        </w:rPr>
        <w:t xml:space="preserve"> הוסיף כמה כפיות אבקת קקאו</w:t>
      </w:r>
      <w:r w:rsidRPr="00CD067C">
        <w:rPr>
          <w:rtl/>
        </w:rPr>
        <w:t>, הידק היטב את מכסה</w:t>
      </w:r>
      <w:r>
        <w:rPr>
          <w:rtl/>
        </w:rPr>
        <w:t xml:space="preserve"> המיכ</w:t>
      </w:r>
      <w:r>
        <w:rPr>
          <w:rFonts w:hint="cs"/>
          <w:rtl/>
        </w:rPr>
        <w:t>ל</w:t>
      </w:r>
      <w:r w:rsidRPr="00CD067C">
        <w:rPr>
          <w:rtl/>
        </w:rPr>
        <w:t xml:space="preserve"> והפעיל את הבלנדר על המהירות המירבית. </w:t>
      </w:r>
    </w:p>
    <w:p w14:paraId="45753757" w14:textId="77777777" w:rsidR="00283007" w:rsidRDefault="00283007" w:rsidP="00283007">
      <w:pPr>
        <w:rPr>
          <w:rtl/>
        </w:rPr>
      </w:pPr>
      <w:r>
        <w:rPr>
          <w:rFonts w:hint="cs"/>
          <w:rtl/>
        </w:rPr>
        <w:t>זה היה סיפור שליווה את אלכס, סיימון וסאקורה במשך זמן רב, הסיפור המצחיק ביותר שהכירו.</w:t>
      </w:r>
      <w:r w:rsidRPr="00CD067C">
        <w:rPr>
          <w:rtl/>
        </w:rPr>
        <w:t xml:space="preserve"> </w:t>
      </w:r>
    </w:p>
    <w:p w14:paraId="3CD8EB42" w14:textId="77777777" w:rsidR="00283007" w:rsidRDefault="00283007" w:rsidP="00283007">
      <w:pPr>
        <w:rPr>
          <w:rtl/>
        </w:rPr>
      </w:pPr>
      <w:r>
        <w:rPr>
          <w:rFonts w:hint="cs"/>
          <w:rtl/>
        </w:rPr>
        <w:t xml:space="preserve">[לאלכס היה פסק זמן בנובמבר </w:t>
      </w:r>
      <w:r>
        <w:rPr>
          <w:rtl/>
        </w:rPr>
        <w:t>–</w:t>
      </w:r>
      <w:r>
        <w:rPr>
          <w:rFonts w:hint="cs"/>
          <w:rtl/>
        </w:rPr>
        <w:t xml:space="preserve"> הוא חזר לישראל לשבוע לעבור גיבוש צנחנים]</w:t>
      </w:r>
    </w:p>
    <w:p w14:paraId="68C616F8" w14:textId="77777777" w:rsidR="00283007" w:rsidRDefault="00283007" w:rsidP="00283007">
      <w:pPr>
        <w:rPr>
          <w:rtl/>
        </w:rPr>
      </w:pPr>
      <w:r>
        <w:rPr>
          <w:rFonts w:hint="cs"/>
          <w:rtl/>
        </w:rPr>
        <w:t xml:space="preserve"> [גרסה אחרת]</w:t>
      </w:r>
    </w:p>
    <w:p w14:paraId="126C19B0" w14:textId="77777777" w:rsidR="00283007" w:rsidRDefault="00283007" w:rsidP="00283007">
      <w:pPr>
        <w:rPr>
          <w:rtl/>
        </w:rPr>
      </w:pPr>
      <w:r>
        <w:rPr>
          <w:rFonts w:hint="cs"/>
          <w:rtl/>
        </w:rPr>
        <w:t xml:space="preserve">[אלכס לאחר מסיבת סוף התיכון באנגליה נסע לארץ דוברת ספרדית כמו פורטו ריקו, הוא עבד במחנה גלישה של אוטיסטים. </w:t>
      </w:r>
      <w:r>
        <w:rPr>
          <w:rtl/>
        </w:rPr>
        <w:t>–</w:t>
      </w:r>
      <w:r>
        <w:rPr>
          <w:rFonts w:hint="cs"/>
          <w:rtl/>
        </w:rPr>
        <w:t xml:space="preserve"> מתברר מסרט תיעודי שזה דווקא עבור ילדים עם סיסטיק פיברוסיס, אם כי מהאינטרנט יש כאלה גם לילדים אוטיסטיים. אז לבדוק לעומק.]</w:t>
      </w:r>
    </w:p>
    <w:p w14:paraId="58223680" w14:textId="77777777" w:rsidR="00283007" w:rsidRDefault="00283007" w:rsidP="00283007">
      <w:pPr>
        <w:rPr>
          <w:rtl/>
        </w:rPr>
      </w:pPr>
      <w:r>
        <w:rPr>
          <w:rFonts w:hint="cs"/>
          <w:rtl/>
        </w:rPr>
        <w:t xml:space="preserve"> [הערה עצומה </w:t>
      </w:r>
      <w:r>
        <w:rPr>
          <w:rtl/>
        </w:rPr>
        <w:t>–</w:t>
      </w:r>
      <w:r>
        <w:rPr>
          <w:rFonts w:hint="cs"/>
          <w:rtl/>
        </w:rPr>
        <w:t xml:space="preserve"> במקום ווינגייט דבר שאין לו שום אחיזה במציאות, הוא הלך לגלוש על הגלים ועשה קורס של מדריך גלישת גלים.]</w:t>
      </w:r>
    </w:p>
    <w:p w14:paraId="3391A3DE" w14:textId="77777777" w:rsidR="00283007" w:rsidRDefault="00283007" w:rsidP="00283007">
      <w:pPr>
        <w:rPr>
          <w:rtl/>
        </w:rPr>
      </w:pPr>
      <w:r>
        <w:rPr>
          <w:rFonts w:hint="cs"/>
          <w:rtl/>
        </w:rPr>
        <w:t>[סוף הגרסה האחרת]</w:t>
      </w:r>
    </w:p>
    <w:p w14:paraId="75484D8B" w14:textId="77777777" w:rsidR="00283007" w:rsidRDefault="00283007" w:rsidP="00283007">
      <w:pPr>
        <w:rPr>
          <w:rtl/>
        </w:rPr>
      </w:pPr>
      <w:r>
        <w:rPr>
          <w:rFonts w:cs="Times New Roman" w:hint="cs"/>
          <w:rtl/>
        </w:rPr>
        <w:lastRenderedPageBreak/>
        <w:t>ב</w:t>
      </w:r>
      <w:r w:rsidRPr="00B51DAA">
        <w:rPr>
          <w:rFonts w:cs="Times New Roman"/>
          <w:rtl/>
        </w:rPr>
        <w:t>איים הקריביים - לבדוק אם זה קיים שם</w:t>
      </w:r>
      <w:r>
        <w:rPr>
          <w:rFonts w:cs="Times New Roman" w:hint="cs"/>
          <w:rtl/>
        </w:rPr>
        <w:t>:</w:t>
      </w:r>
    </w:p>
    <w:p w14:paraId="71D3BBCA" w14:textId="77777777" w:rsidR="00283007" w:rsidRDefault="00283007" w:rsidP="00283007">
      <w:pPr>
        <w:bidi w:val="0"/>
      </w:pPr>
      <w:r>
        <w:t>We’d spend hours strolling through the streets of Coyoacán or Condesa, eating watermelon with salt and lime, chatting in hushed tones about politics in Latin America</w:t>
      </w:r>
      <w:r>
        <w:rPr>
          <w:rFonts w:cs="Times New Roman"/>
          <w:rtl/>
        </w:rPr>
        <w:t>.</w:t>
      </w:r>
    </w:p>
    <w:p w14:paraId="62D81C9B" w14:textId="77777777" w:rsidR="00283007" w:rsidRDefault="00283007" w:rsidP="00283007">
      <w:r>
        <w:t>dried cow’s ears, Oaxaca cheese</w:t>
      </w:r>
      <w:r>
        <w:rPr>
          <w:rFonts w:cs="Times New Roman"/>
          <w:rtl/>
        </w:rPr>
        <w:t xml:space="preserve">, </w:t>
      </w:r>
    </w:p>
    <w:p w14:paraId="17CE59A0" w14:textId="77777777" w:rsidR="00283007" w:rsidRDefault="00283007" w:rsidP="00283007">
      <w:pPr>
        <w:rPr>
          <w:rtl/>
        </w:rPr>
      </w:pPr>
      <w:r>
        <w:rPr>
          <w:rFonts w:cs="Times New Roman"/>
          <w:rtl/>
        </w:rPr>
        <w:t>איך איש ארגנטינאי מדבר באנגלית. שואנה זה ג'ואנה</w:t>
      </w:r>
    </w:p>
    <w:p w14:paraId="62511781" w14:textId="77777777" w:rsidR="00283007" w:rsidRDefault="00283007" w:rsidP="00283007">
      <w:pPr>
        <w:bidi w:val="0"/>
        <w:rPr>
          <w:rFonts w:cs="Times New Roman"/>
          <w:rtl/>
        </w:rPr>
      </w:pPr>
      <w:r>
        <w:rPr>
          <w:rFonts w:cs="Times New Roman"/>
          <w:rtl/>
        </w:rPr>
        <w:t xml:space="preserve"> </w:t>
      </w:r>
      <w:r>
        <w:t>His soft J’s and S’s. ”Shoanne,” “pishamas.” In his “James Bond” English he’d learned from Cambridge classes, he’d offer me “watah “or hold the door for me with an affected, posh “Shall we?” He added “no?” to the end of every question. “That concert was beautiful, no?” “Let’s try to build something together, no</w:t>
      </w:r>
      <w:r>
        <w:rPr>
          <w:rFonts w:cs="Times New Roman"/>
          <w:rtl/>
        </w:rPr>
        <w:t>?”</w:t>
      </w:r>
    </w:p>
    <w:p w14:paraId="5BFF9B89" w14:textId="77777777" w:rsidR="00283007" w:rsidRDefault="00283007" w:rsidP="00283007">
      <w:pPr>
        <w:rPr>
          <w:rFonts w:cs="Times New Roman"/>
          <w:rtl/>
        </w:rPr>
      </w:pPr>
    </w:p>
    <w:p w14:paraId="77FEB148" w14:textId="77777777" w:rsidR="00283007" w:rsidRDefault="00283007" w:rsidP="00283007">
      <w:pPr>
        <w:rPr>
          <w:rFonts w:cs="Times New Roman"/>
          <w:rtl/>
        </w:rPr>
      </w:pPr>
    </w:p>
    <w:p w14:paraId="00E4012F" w14:textId="77777777" w:rsidR="00283007" w:rsidRPr="00340572" w:rsidRDefault="00283007" w:rsidP="00283007">
      <w:pPr>
        <w:rPr>
          <w:rFonts w:cs="Times New Roman"/>
        </w:rPr>
      </w:pPr>
      <w:r w:rsidRPr="00340572">
        <w:rPr>
          <w:rFonts w:cs="Times New Roman"/>
        </w:rPr>
        <w:t>https://en.m.wikipedia.org/wiki/Jamaica_Kincaid</w:t>
      </w:r>
    </w:p>
    <w:p w14:paraId="460E1C73" w14:textId="77777777" w:rsidR="00283007" w:rsidRDefault="00283007" w:rsidP="00283007">
      <w:pPr>
        <w:rPr>
          <w:rFonts w:cs="Times New Roman"/>
          <w:rtl/>
        </w:rPr>
      </w:pPr>
      <w:r w:rsidRPr="00340572">
        <w:rPr>
          <w:rFonts w:cs="Times New Roman"/>
          <w:rtl/>
        </w:rPr>
        <w:t>על האיים הקריביים</w:t>
      </w:r>
    </w:p>
    <w:p w14:paraId="26664058" w14:textId="77777777" w:rsidR="00283007" w:rsidRDefault="00283007" w:rsidP="00283007">
      <w:pPr>
        <w:rPr>
          <w:rFonts w:cs="Times New Roman"/>
          <w:rtl/>
        </w:rPr>
      </w:pPr>
      <w:r w:rsidRPr="005A40C4">
        <w:rPr>
          <w:rFonts w:cs="Times New Roman"/>
        </w:rPr>
        <w:t>https://www.google.co.il/search?caribbean+writers</w:t>
      </w:r>
    </w:p>
    <w:p w14:paraId="3BBF49BC" w14:textId="77777777" w:rsidR="00283007" w:rsidRDefault="00283007" w:rsidP="00283007">
      <w:pPr>
        <w:rPr>
          <w:rFonts w:cs="Times New Roman"/>
          <w:rtl/>
        </w:rPr>
      </w:pPr>
    </w:p>
    <w:p w14:paraId="347C7C00" w14:textId="77777777" w:rsidR="00283007" w:rsidRDefault="00283007" w:rsidP="00283007">
      <w:pPr>
        <w:rPr>
          <w:rtl/>
        </w:rPr>
      </w:pPr>
      <w:r>
        <w:rPr>
          <w:rFonts w:cs="Times New Roman"/>
          <w:rtl/>
        </w:rPr>
        <w:t>אלכס תמה איזה דעות הן שלו ממש, ואילו הן שלו כי האנשים שהוא מעריץ ומעריך מחזיקים בהן, או התרשמו כשהעלה בפניהם דיעות אלו.</w:t>
      </w:r>
    </w:p>
    <w:p w14:paraId="26ADE983" w14:textId="77777777" w:rsidR="00283007" w:rsidRDefault="00283007" w:rsidP="00283007">
      <w:pPr>
        <w:rPr>
          <w:rtl/>
        </w:rPr>
      </w:pPr>
      <w:r>
        <w:rPr>
          <w:rFonts w:cs="Times New Roman"/>
          <w:rtl/>
        </w:rPr>
        <w:t>ומה זה משנה - מהן הדעות הנכונות.</w:t>
      </w:r>
    </w:p>
    <w:p w14:paraId="78E41470" w14:textId="77777777" w:rsidR="00283007" w:rsidRDefault="00283007" w:rsidP="00283007">
      <w:pPr>
        <w:rPr>
          <w:rtl/>
        </w:rPr>
      </w:pPr>
      <w:r>
        <w:rPr>
          <w:rFonts w:cs="Times New Roman"/>
          <w:rtl/>
        </w:rPr>
        <w:t xml:space="preserve">האם זה כמו הדת הנכונה, שהיא הדת שאליה נולדת? ולו היה נולד לדעות אחרות, האם </w:t>
      </w:r>
      <w:r>
        <w:rPr>
          <w:rFonts w:cs="Times New Roman" w:hint="cs"/>
          <w:rtl/>
        </w:rPr>
        <w:t>ה</w:t>
      </w:r>
      <w:r>
        <w:rPr>
          <w:rFonts w:cs="Times New Roman"/>
          <w:rtl/>
        </w:rPr>
        <w:t>יה מחזיק בהן?</w:t>
      </w:r>
    </w:p>
    <w:p w14:paraId="60F10253" w14:textId="77777777" w:rsidR="00283007" w:rsidRDefault="00283007" w:rsidP="00283007">
      <w:pPr>
        <w:rPr>
          <w:rtl/>
        </w:rPr>
      </w:pPr>
      <w:r>
        <w:rPr>
          <w:rFonts w:cs="Times New Roman"/>
          <w:rtl/>
        </w:rPr>
        <w:t>והאם היה אותו אדם אילו היו לו דעות אחרות?</w:t>
      </w:r>
    </w:p>
    <w:p w14:paraId="18F30AE3" w14:textId="77777777" w:rsidR="00283007" w:rsidRDefault="00283007" w:rsidP="00283007">
      <w:pPr>
        <w:rPr>
          <w:rtl/>
        </w:rPr>
      </w:pPr>
      <w:r>
        <w:rPr>
          <w:rFonts w:cs="Times New Roman"/>
          <w:rtl/>
        </w:rPr>
        <w:t>לו היה חשוב לו להיות עם בחורה אחת ויחידה, לו כך היה נוהג, לו היה דוגל בהימנעות עד לחתונה, לו היה צימחוני, טיבעוני, עושה יוגה ומדיטציה, לו היה חשוב לו להיות אדם טוב מעל הכל.</w:t>
      </w:r>
    </w:p>
    <w:p w14:paraId="3EF56D0C" w14:textId="77777777" w:rsidR="00283007" w:rsidRDefault="00283007" w:rsidP="00283007">
      <w:pPr>
        <w:rPr>
          <w:rtl/>
        </w:rPr>
      </w:pPr>
      <w:r>
        <w:rPr>
          <w:rFonts w:cs="Times New Roman"/>
          <w:rtl/>
        </w:rPr>
        <w:t>מה היה חשוב לו? האם באמת להיות טוב? לעשות רק טוב – זה נאיבי וילדותי, ואין רק דרך אחת כזאת.</w:t>
      </w:r>
    </w:p>
    <w:p w14:paraId="6865433E" w14:textId="77777777" w:rsidR="00283007" w:rsidRDefault="00283007" w:rsidP="00283007">
      <w:pPr>
        <w:rPr>
          <w:rtl/>
        </w:rPr>
      </w:pPr>
      <w:r>
        <w:rPr>
          <w:rFonts w:cs="Times New Roman"/>
          <w:rtl/>
        </w:rPr>
        <w:t>במשך חודש תמים הוא עבד בחווה בחלק</w:t>
      </w:r>
      <w:r>
        <w:rPr>
          <w:rFonts w:cs="Times New Roman" w:hint="cs"/>
          <w:rtl/>
        </w:rPr>
        <w:t>ו</w:t>
      </w:r>
      <w:r>
        <w:rPr>
          <w:rFonts w:cs="Times New Roman"/>
          <w:rtl/>
        </w:rPr>
        <w:t xml:space="preserve"> המזרחי של האי, כנער-אורוות, וכשהגיעה אליו הידיעה בדבר הגיבושים שהפסיד הוא חשב רק – אני חייב לזכור את החווה הזאת. הוא פחד יותר מכל שישכח את החווה כשיתרחק ממנה. במשך חודש שלם דיבר רק בספרדית, רק עם עובדי החווה שהיו כולם שחורים ומולאטים, בעלי החווה חיו בבית אחוזה אדיר ממדים והיו להם חיים שאלכס אפילו לא נגע בשוליהם, הוא חשב איך זה שהוא חי ככה והוא לא רוצה לעשות כלום חוץ מאשר להמשיך לחיות בדיוק ככה, הוא למד לרכב בלי אוכף, הוא שתה מדי יום כמויות אדירות של חלב בלתי מפוסטר ואכל לחם שאור מרוח בחמאה ולחם תירס טבול בדיבשה, הוא אכל תרנגולות צלויות וסביב הקיפו הרים ירוקים.</w:t>
      </w:r>
    </w:p>
    <w:p w14:paraId="0FD19238" w14:textId="77777777" w:rsidR="00283007" w:rsidRDefault="00283007" w:rsidP="00283007">
      <w:pPr>
        <w:rPr>
          <w:rtl/>
        </w:rPr>
      </w:pPr>
      <w:r>
        <w:rPr>
          <w:rFonts w:cs="Times New Roman"/>
          <w:rtl/>
        </w:rPr>
        <w:t>פעמיים נכנס לבית האחוזה, פעם הצטרף לאחד הגננים לעזור ללכוד נחש ירוק ועלה איתו עד לקומה השנייה ובאמצע עבר בחדרים דומים מאוד לאלו שמעולם לא התגעגע אליהם, ופעם עזר להרים את המטרונה שנפלה מכיסא הגלגלים שלה.</w:t>
      </w:r>
    </w:p>
    <w:p w14:paraId="75E32902" w14:textId="77777777" w:rsidR="00283007" w:rsidRDefault="00283007" w:rsidP="00283007">
      <w:pPr>
        <w:rPr>
          <w:rtl/>
        </w:rPr>
      </w:pPr>
    </w:p>
    <w:p w14:paraId="26A93A8C" w14:textId="77777777" w:rsidR="00283007" w:rsidRDefault="00283007" w:rsidP="00283007">
      <w:pPr>
        <w:rPr>
          <w:rtl/>
        </w:rPr>
      </w:pPr>
      <w:r>
        <w:rPr>
          <w:rFonts w:cs="Times New Roman"/>
          <w:rtl/>
        </w:rPr>
        <w:t xml:space="preserve">ואם לא להיות טוב – אז בהחלט לא לגרום לנזק. בכל שנה היה מקשיב בתמיהה להודעת כלכלני הבנק הראשי לגבי אחוזי הצמיחה של השנה הקודמת והיה מדמה זאת לעוגה עם יותר מדי חומרי תפיחה שתכף תגלוש. כמובן שאין זה כך – עוד </w:t>
      </w:r>
      <w:r>
        <w:rPr>
          <w:rFonts w:cs="Times New Roman"/>
          <w:rtl/>
        </w:rPr>
        <w:lastRenderedPageBreak/>
        <w:t>מייל של קווי רכבת, עוד בנייני משרדים וצעירים לחוצים שמתאמצים לעבור את ראיונות הקבלה ולגהץ כל בוקר חולצה נקיה, גם הוא יהיה כזה, כך היה חושב בשעה שהיה מעמיס ערמות חציר שעכבישים אפורים ארוכי רגליים התרוצצו בתוכן, ואם לא יוכל להיות טוב אז לפחות – לא לגרום נזק. אם לא לתרום לאחוזי הצמיחה אז לפחות לא לפגוע בהם. אלא שבליבו האמין ששירותו הצבאי לא יתרום לצמיחתו של שום מדד, הריצות בנעליים גבוהות על גבעות סלעיות, הירידה לשכיבות סמיכה בין הקוצים הטריים כי בישראל התחיל החורף, מוט האלונקה המכה בכתף - מה יקרה לו בצבא? הוא לא יעלה גם לא שבריר אחוז את מדדי הצמיחה, הוא לא יסייע לאיש.</w:t>
      </w:r>
    </w:p>
    <w:p w14:paraId="4537DA69" w14:textId="77777777" w:rsidR="00283007" w:rsidRDefault="00283007" w:rsidP="00283007">
      <w:pPr>
        <w:rPr>
          <w:rtl/>
        </w:rPr>
      </w:pPr>
    </w:p>
    <w:p w14:paraId="0AC2C7EA" w14:textId="77777777" w:rsidR="00283007" w:rsidRDefault="00283007" w:rsidP="00283007">
      <w:pPr>
        <w:rPr>
          <w:rtl/>
        </w:rPr>
      </w:pPr>
    </w:p>
    <w:p w14:paraId="6D7C0058" w14:textId="77777777" w:rsidR="00283007" w:rsidRDefault="00283007" w:rsidP="00283007">
      <w:pPr>
        <w:rPr>
          <w:rtl/>
        </w:rPr>
      </w:pPr>
      <w:r>
        <w:rPr>
          <w:rFonts w:cs="Times New Roman"/>
          <w:rtl/>
        </w:rPr>
        <w:t>הוא שמע הרבה את מיוז ודומיהם, מוזיקה ארוכה, מתמשכת.</w:t>
      </w:r>
    </w:p>
    <w:p w14:paraId="492633D8" w14:textId="77777777" w:rsidR="00283007" w:rsidRDefault="00283007" w:rsidP="00283007">
      <w:pPr>
        <w:rPr>
          <w:rFonts w:cs="Times New Roman"/>
          <w:rtl/>
        </w:rPr>
      </w:pPr>
      <w:r>
        <w:rPr>
          <w:rFonts w:cs="Times New Roman"/>
          <w:rtl/>
        </w:rPr>
        <w:t>הוא שכח מהתאריך של</w:t>
      </w:r>
      <w:r>
        <w:rPr>
          <w:rFonts w:cs="Times New Roman" w:hint="cs"/>
          <w:rtl/>
        </w:rPr>
        <w:t xml:space="preserve"> כל</w:t>
      </w:r>
      <w:r>
        <w:rPr>
          <w:rFonts w:cs="Times New Roman"/>
          <w:rtl/>
        </w:rPr>
        <w:t xml:space="preserve"> הגיבושים השווים</w:t>
      </w:r>
      <w:r>
        <w:rPr>
          <w:rFonts w:cs="Times New Roman" w:hint="cs"/>
          <w:rtl/>
        </w:rPr>
        <w:t xml:space="preserve"> וכך החמיץ אותם</w:t>
      </w:r>
      <w:r>
        <w:rPr>
          <w:rFonts w:cs="Times New Roman"/>
          <w:rtl/>
        </w:rPr>
        <w:t xml:space="preserve">, </w:t>
      </w:r>
      <w:r>
        <w:rPr>
          <w:rFonts w:cs="Times New Roman" w:hint="cs"/>
          <w:rtl/>
        </w:rPr>
        <w:t xml:space="preserve">הוא שכח </w:t>
      </w:r>
      <w:r>
        <w:rPr>
          <w:rFonts w:cs="Times New Roman"/>
          <w:rtl/>
        </w:rPr>
        <w:t>מכל העבר שלו</w:t>
      </w:r>
      <w:r>
        <w:rPr>
          <w:rFonts w:cs="Times New Roman" w:hint="cs"/>
          <w:rtl/>
        </w:rPr>
        <w:t>.</w:t>
      </w:r>
    </w:p>
    <w:p w14:paraId="599FB351" w14:textId="77777777" w:rsidR="00283007" w:rsidRDefault="00283007" w:rsidP="00283007">
      <w:pPr>
        <w:rPr>
          <w:rtl/>
        </w:rPr>
      </w:pPr>
    </w:p>
    <w:p w14:paraId="5EAF2010" w14:textId="77777777" w:rsidR="00283007" w:rsidRDefault="00283007" w:rsidP="00283007">
      <w:pPr>
        <w:rPr>
          <w:rtl/>
        </w:rPr>
      </w:pPr>
      <w:r>
        <w:rPr>
          <w:rFonts w:hint="cs"/>
          <w:rtl/>
        </w:rPr>
        <w:t>הלהקות שאלכס מנגן בקריביים:</w:t>
      </w:r>
    </w:p>
    <w:p w14:paraId="7F6DE664" w14:textId="77777777" w:rsidR="00283007" w:rsidRDefault="00283007" w:rsidP="00283007">
      <w:r>
        <w:t>Pearl Jam</w:t>
      </w:r>
    </w:p>
    <w:p w14:paraId="362C8FB4" w14:textId="77777777" w:rsidR="00283007" w:rsidRDefault="00283007" w:rsidP="00283007">
      <w:r>
        <w:t>Foo Fighters</w:t>
      </w:r>
    </w:p>
    <w:p w14:paraId="6691AC27" w14:textId="77777777" w:rsidR="00283007" w:rsidRDefault="00283007" w:rsidP="00283007">
      <w:pPr>
        <w:rPr>
          <w:rtl/>
        </w:rPr>
      </w:pPr>
      <w:r>
        <w:t>Red Hot Chili Peppers</w:t>
      </w:r>
    </w:p>
    <w:p w14:paraId="7D86441B" w14:textId="77777777" w:rsidR="00283007" w:rsidRDefault="00283007" w:rsidP="00283007">
      <w:pPr>
        <w:rPr>
          <w:rtl/>
        </w:rPr>
      </w:pPr>
    </w:p>
    <w:p w14:paraId="22EFCE40" w14:textId="77777777" w:rsidR="00283007" w:rsidRDefault="00283007" w:rsidP="00283007">
      <w:pPr>
        <w:rPr>
          <w:rtl/>
        </w:rPr>
      </w:pPr>
    </w:p>
    <w:p w14:paraId="64C82C43" w14:textId="77777777" w:rsidR="00283007" w:rsidRDefault="00283007" w:rsidP="00283007">
      <w:pPr>
        <w:pStyle w:val="Heading2"/>
        <w:rPr>
          <w:rtl/>
        </w:rPr>
      </w:pPr>
      <w:r>
        <w:rPr>
          <w:rFonts w:hint="cs"/>
          <w:rtl/>
        </w:rPr>
        <w:t>אלכס עובד כמדריך צלילה, גלישה ומציל בבתי מלון</w:t>
      </w:r>
    </w:p>
    <w:p w14:paraId="6E56FD53" w14:textId="77777777" w:rsidR="00283007" w:rsidRDefault="00283007" w:rsidP="00283007">
      <w:pPr>
        <w:rPr>
          <w:rtl/>
        </w:rPr>
      </w:pPr>
      <w:r>
        <w:rPr>
          <w:rFonts w:hint="cs"/>
          <w:rtl/>
        </w:rPr>
        <w:t>[מתוך בלשי הפרא:</w:t>
      </w:r>
    </w:p>
    <w:p w14:paraId="1A414414" w14:textId="77777777" w:rsidR="00283007" w:rsidRDefault="00283007" w:rsidP="00283007">
      <w:pPr>
        <w:rPr>
          <w:rtl/>
        </w:rPr>
      </w:pPr>
      <w:r>
        <w:rPr>
          <w:rFonts w:cs="Times New Roman"/>
          <w:rtl/>
        </w:rPr>
        <w:t>שמות אפשריים למלון בקריביים שאלכס עובד בו – על משקל</w:t>
      </w:r>
    </w:p>
    <w:p w14:paraId="54DD6E88" w14:textId="77777777" w:rsidR="00283007" w:rsidRDefault="00283007" w:rsidP="00283007">
      <w:r>
        <w:t>Minos Imperial Luxury  Beach Resort &amp; Spa</w:t>
      </w:r>
    </w:p>
    <w:p w14:paraId="4DE64B3F" w14:textId="77777777" w:rsidR="00283007" w:rsidRDefault="00283007" w:rsidP="00283007">
      <w:pPr>
        <w:rPr>
          <w:rtl/>
        </w:rPr>
      </w:pPr>
      <w:r>
        <w:rPr>
          <w:rFonts w:cs="Times New Roman"/>
          <w:rtl/>
        </w:rPr>
        <w:t xml:space="preserve">במקום </w:t>
      </w:r>
      <w:r>
        <w:t>Minos</w:t>
      </w:r>
      <w:r>
        <w:rPr>
          <w:rFonts w:cs="Times New Roman"/>
          <w:rtl/>
        </w:rPr>
        <w:t xml:space="preserve"> -- &gt; סֶפּּוּלְבֵדָה [עמ' 600], מוֹנְטֶרֵיי [עמ' 601] אקסלסיור [עמ' 602]</w:t>
      </w:r>
    </w:p>
    <w:p w14:paraId="16E182AF" w14:textId="77777777" w:rsidR="00283007" w:rsidRDefault="00283007" w:rsidP="00283007">
      <w:pPr>
        <w:rPr>
          <w:rtl/>
        </w:rPr>
      </w:pPr>
      <w:r>
        <w:rPr>
          <w:rFonts w:hint="cs"/>
          <w:rtl/>
        </w:rPr>
        <w:t>]</w:t>
      </w:r>
    </w:p>
    <w:p w14:paraId="645F4266" w14:textId="77777777" w:rsidR="00283007" w:rsidRDefault="00283007" w:rsidP="00283007">
      <w:pPr>
        <w:rPr>
          <w:rtl/>
        </w:rPr>
      </w:pPr>
      <w:r>
        <w:rPr>
          <w:rFonts w:hint="cs"/>
          <w:rtl/>
        </w:rPr>
        <w:t xml:space="preserve">הפור נפל. אף על פי שהלימודים נערכו בתל-אביב, ארקדי גמר אומר להירשם למסלול הסמכה בפזיותרפיה שיקומית. אז מה אם הנסיעות, אז מה אם הטלטלות, והאישורים שיאלץ להעביר ממזכירות למזכירות, והתשלומים הכפולים, אז מה אם כל אלה. הימים נמתחו לפניו ללא סוף, ללא תקווה, [לומדים את זה באונ' ת"א </w:t>
      </w:r>
      <w:hyperlink r:id="rId25" w:history="1">
        <w:r w:rsidRPr="00FE2AB6">
          <w:rPr>
            <w:rStyle w:val="Hyperlink"/>
          </w:rPr>
          <w:t>http://www.universities-colleges.org.il/%D7%AA%D7%95%D7%9B%D7%A0%D7%99%D7%AA-%D7%9C%D7%99%D7%9E%D7%95%D7%93%D7%99%D7%9D-%D7%9C%D7%99%D7%9E%D7%95%D7%93%D7%99-%D7%A4%D7%99%D7%96%D7%99%D7%95%D7%98%D7%A8%D7%A4%D7%99%D7%94</w:t>
        </w:r>
        <w:r w:rsidRPr="00FE2AB6">
          <w:rPr>
            <w:rStyle w:val="Hyperlink"/>
            <w:rFonts w:cs="Times New Roman"/>
            <w:rtl/>
          </w:rPr>
          <w:t>/</w:t>
        </w:r>
      </w:hyperlink>
      <w:r>
        <w:rPr>
          <w:rFonts w:hint="cs"/>
          <w:rtl/>
        </w:rPr>
        <w:t xml:space="preserve">] </w:t>
      </w:r>
    </w:p>
    <w:p w14:paraId="35832031" w14:textId="77777777" w:rsidR="00283007" w:rsidRDefault="00283007" w:rsidP="00283007">
      <w:pPr>
        <w:rPr>
          <w:rtl/>
        </w:rPr>
      </w:pPr>
      <w:r>
        <w:rPr>
          <w:rFonts w:hint="cs"/>
          <w:rtl/>
        </w:rPr>
        <w:t>בשעה שאלכס לקח את המעבורת מפורט אוף ספיין לסקרבורו ומשם לחוף אירווין [</w:t>
      </w:r>
      <w:r w:rsidRPr="005F6EE0">
        <w:t>Mount Irvine Beach</w:t>
      </w:r>
      <w:r>
        <w:rPr>
          <w:rFonts w:hint="cs"/>
          <w:rtl/>
        </w:rPr>
        <w:t>]. ארקדי לא ציפה לדבר. אלכס ציפה לפגישה עם הילדים החולים בסיסטיק פיברוזיס שנרשמו למחנה הגלישה, ובינתיים עבד כמציל מחליף בבריכות של כמה מהמלונות הסמוכים.</w:t>
      </w:r>
    </w:p>
    <w:p w14:paraId="0276C92D" w14:textId="77777777" w:rsidR="00283007" w:rsidRDefault="00283007" w:rsidP="00283007">
      <w:pPr>
        <w:rPr>
          <w:rtl/>
        </w:rPr>
      </w:pPr>
      <w:r>
        <w:rPr>
          <w:rFonts w:hint="cs"/>
          <w:rtl/>
        </w:rPr>
        <w:lastRenderedPageBreak/>
        <w:t>[</w:t>
      </w:r>
      <w:r w:rsidRPr="008459ED">
        <w:t>http://www.surfing-waves.com/atlas/north_america/caribbean/trinidad_and_tobago/spot/mt_irvine.html</w:t>
      </w:r>
    </w:p>
    <w:p w14:paraId="221080DE" w14:textId="77777777" w:rsidR="00283007" w:rsidRDefault="00283007" w:rsidP="00283007">
      <w:pPr>
        <w:rPr>
          <w:rtl/>
        </w:rPr>
      </w:pPr>
      <w:r>
        <w:rPr>
          <w:rFonts w:hint="cs"/>
          <w:rtl/>
        </w:rPr>
        <w:t xml:space="preserve">כנראה זה מקום עם גלים טובים </w:t>
      </w:r>
      <w:r>
        <w:rPr>
          <w:rtl/>
        </w:rPr>
        <w:t>–</w:t>
      </w:r>
      <w:r>
        <w:rPr>
          <w:rFonts w:hint="cs"/>
          <w:rtl/>
        </w:rPr>
        <w:t xml:space="preserve"> </w:t>
      </w:r>
      <w:r w:rsidRPr="008459ED">
        <w:t>Difficulty</w:t>
      </w:r>
      <w:r>
        <w:t xml:space="preserve">: </w:t>
      </w:r>
      <w:r w:rsidRPr="008459ED">
        <w:t>Advanced surfer</w:t>
      </w:r>
      <w:r>
        <w:rPr>
          <w:rFonts w:hint="cs"/>
          <w:rtl/>
        </w:rPr>
        <w:t>]</w:t>
      </w:r>
    </w:p>
    <w:p w14:paraId="6E2C7CFF" w14:textId="77777777" w:rsidR="00283007" w:rsidRDefault="00283007" w:rsidP="00283007">
      <w:pPr>
        <w:rPr>
          <w:rtl/>
        </w:rPr>
      </w:pPr>
      <w:r>
        <w:rPr>
          <w:rFonts w:hint="cs"/>
          <w:rtl/>
        </w:rPr>
        <w:t>[</w:t>
      </w:r>
      <w:r w:rsidRPr="00332D6D">
        <w:t>http://www.uncommoncaribbean.com/2010/09/01/on-site-tobago-surfing-de-trini-way</w:t>
      </w:r>
      <w:r w:rsidRPr="00332D6D">
        <w:rPr>
          <w:rFonts w:cs="Times New Roman"/>
          <w:rtl/>
        </w:rPr>
        <w:t>/</w:t>
      </w:r>
    </w:p>
    <w:p w14:paraId="3BC423E5" w14:textId="77777777" w:rsidR="00283007" w:rsidRDefault="00283007" w:rsidP="00283007">
      <w:pPr>
        <w:rPr>
          <w:rtl/>
        </w:rPr>
      </w:pPr>
      <w:r>
        <w:rPr>
          <w:rFonts w:ascii="Bitter" w:hAnsi="Bitter"/>
          <w:color w:val="333333"/>
          <w:sz w:val="25"/>
          <w:szCs w:val="25"/>
        </w:rPr>
        <w:t>Before we get to the life and death part, let’s take a few steps back so I can give you a few tips on what to expect if you ever decide to take a surfing</w:t>
      </w:r>
      <w:r>
        <w:rPr>
          <w:rStyle w:val="apple-converted-space"/>
          <w:rFonts w:ascii="Bitter" w:hAnsi="Bitter"/>
          <w:color w:val="333333"/>
          <w:sz w:val="25"/>
          <w:szCs w:val="25"/>
        </w:rPr>
        <w:t> </w:t>
      </w:r>
      <w:hyperlink r:id="rId26" w:tooltip="safari" w:history="1">
        <w:r>
          <w:rPr>
            <w:rStyle w:val="Hyperlink"/>
            <w:rFonts w:ascii="Bitter" w:hAnsi="Bitter"/>
            <w:color w:val="0088CC"/>
            <w:sz w:val="25"/>
            <w:szCs w:val="25"/>
          </w:rPr>
          <w:t>safari</w:t>
        </w:r>
      </w:hyperlink>
      <w:r>
        <w:rPr>
          <w:rStyle w:val="apple-converted-space"/>
          <w:rFonts w:ascii="Bitter" w:hAnsi="Bitter"/>
          <w:color w:val="333333"/>
          <w:sz w:val="25"/>
          <w:szCs w:val="25"/>
        </w:rPr>
        <w:t> </w:t>
      </w:r>
      <w:r>
        <w:rPr>
          <w:rFonts w:ascii="Bitter" w:hAnsi="Bitter"/>
          <w:color w:val="333333"/>
          <w:sz w:val="25"/>
          <w:szCs w:val="25"/>
        </w:rPr>
        <w:t xml:space="preserve">to </w:t>
      </w:r>
      <w:r w:rsidRPr="0035715E">
        <w:rPr>
          <w:rFonts w:ascii="Bitter" w:hAnsi="Bitter"/>
          <w:color w:val="333333"/>
          <w:sz w:val="25"/>
          <w:szCs w:val="25"/>
          <w:highlight w:val="yellow"/>
        </w:rPr>
        <w:t>Mt. Irvine.</w:t>
      </w:r>
      <w:r>
        <w:rPr>
          <w:rFonts w:ascii="Bitter" w:hAnsi="Bitter"/>
          <w:color w:val="333333"/>
          <w:sz w:val="25"/>
          <w:szCs w:val="25"/>
        </w:rPr>
        <w:t xml:space="preserve"> When you get there, don’t look for the surfing in the middle of the beach. The water is usually so calm there that older locals frequent the place for water aerobics and limin’. The surfing can be found to your right, or in the somewhat </w:t>
      </w:r>
      <w:hyperlink r:id="rId27" w:tooltip="secluded" w:history="1">
        <w:r>
          <w:rPr>
            <w:rStyle w:val="Hyperlink"/>
            <w:rFonts w:ascii="Bitter" w:hAnsi="Bitter"/>
            <w:color w:val="0088CC"/>
            <w:sz w:val="25"/>
            <w:szCs w:val="25"/>
          </w:rPr>
          <w:t>secluded</w:t>
        </w:r>
      </w:hyperlink>
      <w:r>
        <w:rPr>
          <w:rStyle w:val="apple-converted-space"/>
          <w:rFonts w:ascii="Bitter" w:hAnsi="Bitter"/>
          <w:color w:val="333333"/>
          <w:sz w:val="25"/>
          <w:szCs w:val="25"/>
        </w:rPr>
        <w:t> </w:t>
      </w:r>
      <w:r w:rsidRPr="0035715E">
        <w:rPr>
          <w:rFonts w:ascii="Bitter" w:hAnsi="Bitter"/>
          <w:color w:val="333333"/>
          <w:sz w:val="25"/>
          <w:szCs w:val="25"/>
          <w:highlight w:val="yellow"/>
        </w:rPr>
        <w:t>northeastern section of the bay. The waves break on a coral reef</w:t>
      </w:r>
      <w:r>
        <w:rPr>
          <w:rFonts w:ascii="Bitter" w:hAnsi="Bitter"/>
          <w:color w:val="333333"/>
          <w:sz w:val="25"/>
          <w:szCs w:val="25"/>
        </w:rPr>
        <w:t xml:space="preserve"> quite a ways offshore, so you’ll want to be weary of your landings at the end of each wave.</w:t>
      </w:r>
      <w:r>
        <w:rPr>
          <w:rFonts w:hint="cs"/>
          <w:rtl/>
        </w:rPr>
        <w:t>]</w:t>
      </w:r>
    </w:p>
    <w:p w14:paraId="6EA1D956" w14:textId="77777777" w:rsidR="00283007" w:rsidRDefault="00283007" w:rsidP="00283007">
      <w:pPr>
        <w:rPr>
          <w:rtl/>
        </w:rPr>
      </w:pPr>
      <w:r>
        <w:rPr>
          <w:rFonts w:hint="cs"/>
          <w:rtl/>
        </w:rPr>
        <w:t>[</w:t>
      </w:r>
      <w:r w:rsidRPr="002658F3">
        <w:t>https://jasonapparicio.wordpress.com/jasa-surf-academy</w:t>
      </w:r>
      <w:r w:rsidRPr="002658F3">
        <w:rPr>
          <w:rFonts w:cs="Times New Roman"/>
          <w:rtl/>
        </w:rPr>
        <w:t>/</w:t>
      </w:r>
    </w:p>
    <w:p w14:paraId="521BAD94" w14:textId="77777777" w:rsidR="00283007" w:rsidRDefault="00283007" w:rsidP="00283007">
      <w:pPr>
        <w:rPr>
          <w:rtl/>
        </w:rPr>
      </w:pPr>
      <w:r w:rsidRPr="002658F3">
        <w:t>Tobago has beach breaks, reef breaks and point breaks good for all level of surfers especially for Intermediate and Advance surfers</w:t>
      </w:r>
      <w:r w:rsidRPr="002658F3">
        <w:rPr>
          <w:rFonts w:cs="Times New Roman"/>
          <w:rtl/>
        </w:rPr>
        <w:t>.</w:t>
      </w:r>
      <w:r>
        <w:rPr>
          <w:rFonts w:hint="cs"/>
          <w:rtl/>
        </w:rPr>
        <w:t>]</w:t>
      </w:r>
    </w:p>
    <w:p w14:paraId="0ADEF1FE" w14:textId="77777777" w:rsidR="00283007" w:rsidRDefault="00283007" w:rsidP="00283007">
      <w:pPr>
        <w:rPr>
          <w:rtl/>
        </w:rPr>
      </w:pPr>
      <w:r>
        <w:rPr>
          <w:rFonts w:hint="cs"/>
          <w:rtl/>
        </w:rPr>
        <w:t>[</w:t>
      </w:r>
      <w:r w:rsidRPr="00013693">
        <w:t>http://caribbean-beat.com/issue-6/surfs-caribbeans-best-surfing</w:t>
      </w:r>
    </w:p>
    <w:p w14:paraId="25F64DFB" w14:textId="77777777" w:rsidR="00283007" w:rsidRDefault="00283007" w:rsidP="00283007">
      <w:pPr>
        <w:rPr>
          <w:rtl/>
        </w:rPr>
      </w:pPr>
      <w:r w:rsidRPr="00DE5866">
        <w:t xml:space="preserve">The most renowned centres are Puerto Rico in the north, Barbados in the east (both of these already stage professional competitions), and Tobago in the south; exotic names like Rincón, Bathsheba and Mount Irvine have become familiar to the international surfing community. There are also </w:t>
      </w:r>
      <w:r w:rsidRPr="0035715E">
        <w:rPr>
          <w:highlight w:val="yellow"/>
        </w:rPr>
        <w:t>lesser- known and even secret locations</w:t>
      </w:r>
      <w:r w:rsidRPr="00DE5866">
        <w:t xml:space="preserve"> in other islands, including Tortola, St Thomas, Cuba, St Lucia and Martinique</w:t>
      </w:r>
      <w:r w:rsidRPr="00DE5866">
        <w:rPr>
          <w:rFonts w:cs="Times New Roman"/>
          <w:rtl/>
        </w:rPr>
        <w:t>.</w:t>
      </w:r>
      <w:r>
        <w:rPr>
          <w:rFonts w:hint="cs"/>
          <w:rtl/>
        </w:rPr>
        <w:t>]</w:t>
      </w:r>
    </w:p>
    <w:p w14:paraId="751A4C34" w14:textId="77777777" w:rsidR="00283007" w:rsidRDefault="00283007" w:rsidP="00283007">
      <w:pPr>
        <w:rPr>
          <w:rtl/>
        </w:rPr>
      </w:pPr>
      <w:r>
        <w:rPr>
          <w:rFonts w:hint="cs"/>
          <w:rtl/>
        </w:rPr>
        <w:t>[מאמר מ-1993</w:t>
      </w:r>
    </w:p>
    <w:p w14:paraId="0CEA65AC" w14:textId="77777777" w:rsidR="00283007" w:rsidRDefault="00283007" w:rsidP="00283007">
      <w:pPr>
        <w:rPr>
          <w:rtl/>
        </w:rPr>
      </w:pPr>
      <w:r w:rsidRPr="00F749B8">
        <w:t>http://caribbean-beat.com/issue-6/surfs-caribbeans-best-surfing</w:t>
      </w:r>
    </w:p>
    <w:p w14:paraId="174B37DA" w14:textId="77777777" w:rsidR="00283007" w:rsidRDefault="00283007" w:rsidP="00283007">
      <w:r>
        <w:t>Compared with Puerto Rico, Barbados has a tiny surfing population of around 150, but the ratio of hot surfers is impressive. At one time there was even a locally-assembled surfboard called Flying Fish. But while that indigenous product is no more, the Caribbean Cup is definitely here to stay (the 1993 edition will be held in November</w:t>
      </w:r>
      <w:r>
        <w:rPr>
          <w:rFonts w:cs="Times New Roman"/>
          <w:rtl/>
        </w:rPr>
        <w:t>).</w:t>
      </w:r>
    </w:p>
    <w:p w14:paraId="3BAA5ACC" w14:textId="77777777" w:rsidR="00283007" w:rsidRDefault="00283007" w:rsidP="00283007">
      <w:pPr>
        <w:rPr>
          <w:rtl/>
        </w:rPr>
      </w:pPr>
    </w:p>
    <w:p w14:paraId="116A0B38" w14:textId="77777777" w:rsidR="00283007" w:rsidRDefault="00283007" w:rsidP="00283007">
      <w:r>
        <w:t>Furthersouth, Trinidad and Tobago cannot yet boast of any such high-ranked international competition, but at Mount Irvine in Tobago there is a surf spot par excellence – a “mindblowing righthander”, as one American surfer put it. The waves are not as powerful as Barbados or Puerto Rico, but many surfers say they are perfectly shaped</w:t>
      </w:r>
      <w:r>
        <w:rPr>
          <w:rFonts w:cs="Times New Roman"/>
          <w:rtl/>
        </w:rPr>
        <w:t>.</w:t>
      </w:r>
    </w:p>
    <w:p w14:paraId="2C3D2548" w14:textId="77777777" w:rsidR="00283007" w:rsidRDefault="00283007" w:rsidP="00283007">
      <w:pPr>
        <w:rPr>
          <w:rtl/>
        </w:rPr>
      </w:pPr>
    </w:p>
    <w:p w14:paraId="40CC0F00" w14:textId="77777777" w:rsidR="00283007" w:rsidRDefault="00283007" w:rsidP="00283007">
      <w:r>
        <w:t xml:space="preserve">Like the makers of the finest wine and the manufacturers of million-dollar automobiles, Mount Irvine delivers in small doses at select intervals throughout the season. But when it is pumping, it is an </w:t>
      </w:r>
      <w:r>
        <w:lastRenderedPageBreak/>
        <w:t>incredible sight, an adrenalin-filled rush for anyone who has experienced it first-hand, including surfers who have come here from as far away as Australia</w:t>
      </w:r>
      <w:r>
        <w:rPr>
          <w:rFonts w:cs="Times New Roman"/>
          <w:rtl/>
        </w:rPr>
        <w:t>.</w:t>
      </w:r>
    </w:p>
    <w:p w14:paraId="6F6856A7" w14:textId="77777777" w:rsidR="00283007" w:rsidRDefault="00283007" w:rsidP="00283007">
      <w:pPr>
        <w:rPr>
          <w:rtl/>
        </w:rPr>
      </w:pPr>
    </w:p>
    <w:p w14:paraId="10D134D7" w14:textId="77777777" w:rsidR="00283007" w:rsidRDefault="00283007" w:rsidP="00283007">
      <w:r>
        <w:t>The waves are generated by swells from the Caribbean striking a coral reef off Rockly Point on Tobago’s north-west coast. It was there that Tobagonian Michael Baker, who was then a lifeguard but is now better known as calypsonian, first watched visiting surfers in action. That was around 1967; Baker was among the first locals to try their hand and surf the Mount Irvine break. Another, helicopter pilot Nick Nothnagel, recalls that he was hooked right away by this “gift from God.” “You lost credibility if you did not go out when it got real big</w:t>
      </w:r>
      <w:r>
        <w:rPr>
          <w:rFonts w:cs="Times New Roman"/>
          <w:rtl/>
        </w:rPr>
        <w:t>.”</w:t>
      </w:r>
    </w:p>
    <w:p w14:paraId="44E4CC6F" w14:textId="77777777" w:rsidR="00283007" w:rsidRDefault="00283007" w:rsidP="00283007">
      <w:pPr>
        <w:rPr>
          <w:rtl/>
        </w:rPr>
      </w:pPr>
    </w:p>
    <w:p w14:paraId="18839E3C" w14:textId="77777777" w:rsidR="00283007" w:rsidRDefault="00283007" w:rsidP="00283007">
      <w:r>
        <w:t>Today, less reckless surfers head off to Swallows, which is on the way to Pigeon Point Beach, or even Sandy Point, at the end of the Crown Point runway, whenever Mount Irvine is “closing out,” or just too big for comfort</w:t>
      </w:r>
      <w:r>
        <w:rPr>
          <w:rFonts w:cs="Times New Roman"/>
          <w:rtl/>
        </w:rPr>
        <w:t>.</w:t>
      </w:r>
    </w:p>
    <w:p w14:paraId="0C5A2A75" w14:textId="77777777" w:rsidR="00283007" w:rsidRDefault="00283007" w:rsidP="00283007">
      <w:pPr>
        <w:rPr>
          <w:rtl/>
        </w:rPr>
      </w:pPr>
    </w:p>
    <w:p w14:paraId="7A1B88FE" w14:textId="77777777" w:rsidR="00283007" w:rsidRDefault="00283007" w:rsidP="00283007">
      <w:r>
        <w:t>Mount Irvine has become even more unpredictable in recent years. Once the waves would arrive reliably around Easter, but this is no longer so, and the diehards who live in Trinidad wait around, airline tickets in hand, for the shout of “surfs up” from their contacts in Tobago</w:t>
      </w:r>
      <w:r>
        <w:rPr>
          <w:rFonts w:cs="Times New Roman"/>
          <w:rtl/>
        </w:rPr>
        <w:t>.</w:t>
      </w:r>
    </w:p>
    <w:p w14:paraId="0D6364D9" w14:textId="77777777" w:rsidR="00283007" w:rsidRDefault="00283007" w:rsidP="00283007">
      <w:pPr>
        <w:rPr>
          <w:rtl/>
        </w:rPr>
      </w:pPr>
    </w:p>
    <w:p w14:paraId="392093F4" w14:textId="77777777" w:rsidR="00283007" w:rsidRDefault="00283007" w:rsidP="00283007">
      <w:r>
        <w:t>At home in Trinidad they content themselves with smaller stuff at Salybia, near Toco on the north-east coast, where the Atlantic Ocean meets the Caribbean Sea. This is the site of the national championships in July, a reef break and the most consistent spot in Trinidad, though there are others which provide reasonable surf: Matelot, Grande Riviere, and Outer Island off Saline Bay</w:t>
      </w:r>
      <w:r>
        <w:rPr>
          <w:rFonts w:cs="Times New Roman"/>
          <w:rtl/>
        </w:rPr>
        <w:t>.</w:t>
      </w:r>
    </w:p>
    <w:p w14:paraId="31D8B72E" w14:textId="77777777" w:rsidR="00283007" w:rsidRDefault="00283007" w:rsidP="00283007">
      <w:pPr>
        <w:rPr>
          <w:rtl/>
        </w:rPr>
      </w:pPr>
    </w:p>
    <w:p w14:paraId="61F83ABF" w14:textId="77777777" w:rsidR="00283007" w:rsidRDefault="00283007" w:rsidP="00283007">
      <w:r>
        <w:t>Over the last two years, each March, the Surfing Association of Trinidad and Tobago (SATT) has organised the Zoom Break Surf Off at Sans Souci, a beach break on the north coast, not far from Salybia. The waves are nothing to write home about, but huge crowds come out for the event and have been rewarded to see spectacular moves by Mark Holder of Barbados, who has twice won the championship, Venezuelan Pedro Ranghell, and locals Che Lovelace (four-time national champion) and junior title-holder Jason Apparicio</w:t>
      </w:r>
      <w:r>
        <w:rPr>
          <w:rFonts w:cs="Times New Roman"/>
          <w:rtl/>
        </w:rPr>
        <w:t>.</w:t>
      </w:r>
    </w:p>
    <w:p w14:paraId="0AF2A5D4" w14:textId="77777777" w:rsidR="00283007" w:rsidRDefault="00283007" w:rsidP="00283007">
      <w:pPr>
        <w:rPr>
          <w:rtl/>
        </w:rPr>
      </w:pPr>
    </w:p>
    <w:p w14:paraId="19D073D6" w14:textId="77777777" w:rsidR="00283007" w:rsidRDefault="00283007" w:rsidP="00283007">
      <w:r>
        <w:t>Apart from being a strong swimmer, you need a good sense of balance and fast reflexes, and, as with any sport, some instruction and lots of practice. And, of course, some gear</w:t>
      </w:r>
      <w:r>
        <w:rPr>
          <w:rFonts w:cs="Times New Roman"/>
          <w:rtl/>
        </w:rPr>
        <w:t>.</w:t>
      </w:r>
    </w:p>
    <w:p w14:paraId="6CF88699" w14:textId="77777777" w:rsidR="00283007" w:rsidRDefault="00283007" w:rsidP="00283007">
      <w:pPr>
        <w:rPr>
          <w:rtl/>
        </w:rPr>
      </w:pPr>
    </w:p>
    <w:p w14:paraId="15507BB8" w14:textId="77777777" w:rsidR="00283007" w:rsidRPr="00F749B8" w:rsidRDefault="00283007" w:rsidP="00283007">
      <w:pPr>
        <w:rPr>
          <w:rtl/>
        </w:rPr>
      </w:pPr>
      <w:r>
        <w:lastRenderedPageBreak/>
        <w:t>Today’s boards are around six feet long, with three short fins underneath. You also need figure-hugging clothes: a tight vest and shorts or knee-length pants are de rigueur. Many serious surfers wear duck gloves, webbed between the fingers for faster paddling out to the waves. Some even wear neoprene body suits for extra warmth in the water. A shock cord of stretchable rubber joins the board to the ankle, preventing loss of the board and absorbing some of the shock when board and surfer part company (in the old days it was rope, which could be a lot more painful</w:t>
      </w:r>
      <w:r>
        <w:rPr>
          <w:rFonts w:cs="Times New Roman"/>
          <w:rtl/>
        </w:rPr>
        <w:t>).</w:t>
      </w:r>
    </w:p>
    <w:p w14:paraId="4BA6F71E" w14:textId="77777777" w:rsidR="00283007" w:rsidRDefault="00283007" w:rsidP="00283007">
      <w:pPr>
        <w:rPr>
          <w:rtl/>
        </w:rPr>
      </w:pPr>
      <w:r>
        <w:rPr>
          <w:rFonts w:hint="cs"/>
          <w:rtl/>
        </w:rPr>
        <w:t>]</w:t>
      </w:r>
    </w:p>
    <w:p w14:paraId="5F63195B" w14:textId="77777777" w:rsidR="00283007" w:rsidRDefault="00283007" w:rsidP="00283007">
      <w:pPr>
        <w:rPr>
          <w:rtl/>
        </w:rPr>
      </w:pPr>
      <w:r>
        <w:rPr>
          <w:rFonts w:hint="cs"/>
          <w:rtl/>
        </w:rPr>
        <w:t xml:space="preserve">[במקום משכנו החדש, ואלכס מיהר להשיג עבודה במועדון הצלילה תמורת שכירת החדרון שהיה צמוד למשרדי המועדון. הייתי כותבת על זה עוד הרבה לו היה ניתן! איך סער היה רואה אותו מדדה במקום הולך, איך הוא היה תופס אותו מחייך את חיוכיו העצומים כשהוא שכח שזה לא יאה סתם כך לחייך ויש אנשים שמתבוננים בו. באתר נופש שאנשים באים אליו להשתולל, אלכס היה משתולל הכי הרבה, הוא היה מוצא את אלו שבאו להשתולל הכי הרבה, ובמקום שהרבה אנשים באו משוכנעים שהם מוכנים להשתולל, הוא היה מצליח לגרום להם להשתכנע עוד יותר מהר וגו'. לסער היה חוק </w:t>
      </w:r>
      <w:r>
        <w:rPr>
          <w:rtl/>
        </w:rPr>
        <w:t>–</w:t>
      </w:r>
      <w:r>
        <w:rPr>
          <w:rFonts w:hint="cs"/>
          <w:rtl/>
        </w:rPr>
        <w:t xml:space="preserve"> בלי מקומיות בשביל לא להסתבך עם יחסים. היה לסער חוק </w:t>
      </w:r>
      <w:r>
        <w:rPr>
          <w:rtl/>
        </w:rPr>
        <w:t>–</w:t>
      </w:r>
      <w:r>
        <w:rPr>
          <w:rFonts w:hint="cs"/>
          <w:rtl/>
        </w:rPr>
        <w:t xml:space="preserve"> בלי העובדות באתרים, בלי אף אחת שתשהה שם יותר משבוע. לאלכס לא היה שום חוק. לא היה אכפת לו מי רואה אותו ועם מי, ואילו ציפיות היא מפתחת. אין לי מושג איך לכתוב את זה ועל מה.]</w:t>
      </w:r>
    </w:p>
    <w:p w14:paraId="77D0A1A1" w14:textId="77777777" w:rsidR="00283007" w:rsidRDefault="00283007" w:rsidP="00283007">
      <w:pPr>
        <w:rPr>
          <w:rtl/>
        </w:rPr>
      </w:pPr>
    </w:p>
    <w:p w14:paraId="19D59B12" w14:textId="77777777" w:rsidR="00283007" w:rsidRDefault="00283007" w:rsidP="00283007">
      <w:pPr>
        <w:rPr>
          <w:rtl/>
        </w:rPr>
      </w:pPr>
    </w:p>
    <w:p w14:paraId="32AAC580" w14:textId="77777777" w:rsidR="00283007" w:rsidRDefault="00283007" w:rsidP="00283007">
      <w:pPr>
        <w:rPr>
          <w:rtl/>
        </w:rPr>
      </w:pPr>
      <w:r>
        <w:rPr>
          <w:rFonts w:hint="cs"/>
          <w:rtl/>
        </w:rPr>
        <w:t>הדס עשתה [מילה אחרת] קורס קדם-צבאי, וכשהייתה חוזרת בסופי-שבוע גילתה עניין רב במיילים של אלכס ממחנות הגלישה המשמימים האלו. [הלימודים עדיין לא התחילו.] אבל גם כשהסתיימו המחנות הנואָלים והילדים חזרו לבתיהם במחוזות המזרחיים של גרמניה, עם המון רסס מי-אוקינוס מיטיב בריאותיהם, לא היה ספק בליבו של ארקדי שאין זה הסוף, שיימצאו לאלכס</w:t>
      </w:r>
      <w:r w:rsidRPr="00132B22">
        <w:rPr>
          <w:rFonts w:hint="cs"/>
          <w:rtl/>
        </w:rPr>
        <w:t xml:space="preserve"> </w:t>
      </w:r>
      <w:r>
        <w:rPr>
          <w:rFonts w:hint="cs"/>
          <w:rtl/>
        </w:rPr>
        <w:t>שעשועים חדשים ומרגשים בהרבה מאלו שהשיכונים מוגפי התריסולים של ראשון-לציון יוכלו לספק לו.</w:t>
      </w:r>
    </w:p>
    <w:p w14:paraId="5C678FAC" w14:textId="77777777" w:rsidR="00283007" w:rsidRDefault="00283007" w:rsidP="00283007">
      <w:pPr>
        <w:rPr>
          <w:rtl/>
        </w:rPr>
      </w:pPr>
      <w:r>
        <w:rPr>
          <w:rFonts w:hint="cs"/>
          <w:rtl/>
        </w:rPr>
        <w:t xml:space="preserve">[כרגע הוא עזר למאמני גלישה של מועדון / מחנה / אירגון / תוכנית שיועדו בעיקר לילדים אוטיסטים וילדים חולי סיסטיק פיברוזיס, שנוהל על ידי בחור נורווגי] ואכן, בזכות היותו דובר שפות זרות אלכס השיג במהרה עבודה במועדון צלילה סמוך לאזור המלונות, בתור מלווה, הדרגה הנמוכה ביותר של מדריכי צלילה. [ </w:t>
      </w:r>
      <w:r>
        <w:t>Divemaster</w:t>
      </w:r>
      <w:r>
        <w:rPr>
          <w:rFonts w:hint="cs"/>
          <w:rtl/>
        </w:rPr>
        <w:t xml:space="preserve"> </w:t>
      </w:r>
    </w:p>
    <w:p w14:paraId="0BFFA0F7" w14:textId="77777777" w:rsidR="00283007" w:rsidRPr="00A05D25" w:rsidRDefault="00283007" w:rsidP="00283007">
      <w:pPr>
        <w:rPr>
          <w:rtl/>
        </w:rPr>
      </w:pPr>
      <w:hyperlink r:id="rId28" w:anchor="mediaviewer/File:PADI-Ausbildungssystem.svg" w:history="1">
        <w:r w:rsidRPr="00846EF5">
          <w:rPr>
            <w:rStyle w:val="Hyperlink"/>
          </w:rPr>
          <w:t>http://en.wikipedia.org/wiki/Divemaster#mediaviewer/File:PADI-Ausbildungssystem.svg</w:t>
        </w:r>
      </w:hyperlink>
      <w:r>
        <w:rPr>
          <w:rFonts w:hint="cs"/>
          <w:rtl/>
        </w:rPr>
        <w:t xml:space="preserve"> ] (הוא סיים את כיתה י"ב ללא תעודת בגרות, אולם תחתיה תעודות רבות ותארים שימושיים חלופיים בתחומי הספורט הימי.)</w:t>
      </w:r>
    </w:p>
    <w:p w14:paraId="68CED149" w14:textId="77777777" w:rsidR="00283007" w:rsidRDefault="00283007" w:rsidP="00283007">
      <w:pPr>
        <w:rPr>
          <w:rtl/>
        </w:rPr>
      </w:pPr>
      <w:r>
        <w:rPr>
          <w:rFonts w:hint="cs"/>
          <w:rtl/>
        </w:rPr>
        <w:t>[אחה"צ הוא היה עוזר מדריך במחנה גלישה לילדים עם סיסטיק פיברוזיס, שניהל אותו בחור מנורווגיה.]</w:t>
      </w:r>
    </w:p>
    <w:p w14:paraId="613FC824" w14:textId="77777777" w:rsidR="00283007" w:rsidRDefault="00283007" w:rsidP="00283007">
      <w:pPr>
        <w:rPr>
          <w:rtl/>
        </w:rPr>
      </w:pPr>
      <w:r w:rsidRPr="006266A8">
        <w:rPr>
          <w:rFonts w:hint="cs"/>
          <w:rtl/>
        </w:rPr>
        <w:t>ה</w:t>
      </w:r>
      <w:r>
        <w:rPr>
          <w:rFonts w:hint="cs"/>
          <w:rtl/>
        </w:rPr>
        <w:t>קבוצה ש</w:t>
      </w:r>
      <w:r w:rsidRPr="006266A8">
        <w:rPr>
          <w:rFonts w:hint="cs"/>
          <w:rtl/>
        </w:rPr>
        <w:t>ל</w:t>
      </w:r>
      <w:r>
        <w:rPr>
          <w:rFonts w:hint="cs"/>
          <w:rtl/>
        </w:rPr>
        <w:t>יווה</w:t>
      </w:r>
      <w:r w:rsidRPr="006266A8">
        <w:rPr>
          <w:rFonts w:hint="cs"/>
          <w:rtl/>
        </w:rPr>
        <w:t xml:space="preserve"> </w:t>
      </w:r>
      <w:r>
        <w:rPr>
          <w:rFonts w:hint="cs"/>
          <w:rtl/>
        </w:rPr>
        <w:t xml:space="preserve">מנתה </w:t>
      </w:r>
      <w:r w:rsidRPr="006266A8">
        <w:rPr>
          <w:rFonts w:hint="cs"/>
          <w:rtl/>
        </w:rPr>
        <w:t>שלושה חניכים.</w:t>
      </w:r>
      <w:r>
        <w:rPr>
          <w:rFonts w:hint="cs"/>
          <w:rtl/>
        </w:rPr>
        <w:t xml:space="preserve"> אחד היה בעל ירכיים עבות, אחד (אולי אותו אחד) ענד טבעות זהב על אצבעותיו מקורזלות-השיער, ואחד נוסף היה בעל חיוך רחב, שהופיע ברגעים בלתי צפויים ורק קרב אך לעולם לא פגע בעיניו. אל תחששו מהמאנטות, אלכס אמר, הוא למד שמות דגים רבים בגרמנית עבור כל התיירים שהדריך, אבל אלו לא חששו מדבר, ולא נמנעו מלגעת במה שאסור. הם דיברו גרמנית, אבל אלכס רק בקושי הבין את דבריהם. "יש לקָ ביצה?" הם שאלו בשיעור ציפה. לא הייתה לו ביצה, ומכיוון שגם לא היה בטוח שלכך התכוונו, המדריכה האחראית פטרה [</w:t>
      </w:r>
      <w:r>
        <w:t>dismissed</w:t>
      </w:r>
      <w:r>
        <w:rPr>
          <w:rFonts w:hint="cs"/>
          <w:rtl/>
        </w:rPr>
        <w:t xml:space="preserve">] מעליה את הבקשה. ואולם בשיעור הבא הם הגיעו מצויידים בביצה טרייה לכל חניך, ושברו אותן מתחת למים. גמישות ושקופות הביצים החשופות נתמתחו במים, מסתחררות מתחת לאצבעם והם צחקו, החלמון היה כדור מושלם, קופצני וצף בעננת החלבון השקוף, </w:t>
      </w:r>
      <w:r>
        <w:rPr>
          <w:rFonts w:hint="cs"/>
          <w:rtl/>
        </w:rPr>
        <w:lastRenderedPageBreak/>
        <w:t>[למצא לזה הרבה מילים, להדגיש עד כמה הביצה חסרת הגנה] הבועות השמנמנות של צחוקם עלו למעלה וקרני השמש השתברו בהם. הם התעלמו מדגים מרהיבי סנפירים ששטו ונעלמו מאחורי חורבותיה של אניית טרופה. כמותם חלפה [</w:t>
      </w:r>
      <w:r>
        <w:t>unnoticed</w:t>
      </w:r>
      <w:r>
        <w:rPr>
          <w:rFonts w:hint="cs"/>
          <w:rtl/>
        </w:rPr>
        <w:t>] על פניהם בלי שיבחינו להקת דגים צהובי זנב, עם שלושה כתמים אפורים דמויי-ברגים לאורך עמוד השדרה, [כשהזנב שלהם נע מצד לצד זה נראה כאילו הוא מחובר לגוף שלהם בברגים ו] כביכול דגי רובוט מכניים שפועלים על פי תוכנה שמישה</w:t>
      </w:r>
      <w:r w:rsidRPr="000638BD">
        <w:rPr>
          <w:rFonts w:hint="cs"/>
          <w:rtl/>
        </w:rPr>
        <w:t>ו אחר כתב,</w:t>
      </w:r>
      <w:r>
        <w:rPr>
          <w:rFonts w:hint="cs"/>
          <w:rtl/>
        </w:rPr>
        <w:t xml:space="preserve"> על פי מפרט</w:t>
      </w:r>
      <w:r w:rsidRPr="000638BD">
        <w:rPr>
          <w:rFonts w:hint="cs"/>
          <w:rtl/>
        </w:rPr>
        <w:t xml:space="preserve"> </w:t>
      </w:r>
      <w:r>
        <w:rPr>
          <w:rFonts w:hint="cs"/>
          <w:rtl/>
        </w:rPr>
        <w:t>הקושר את תנועתם רק</w:t>
      </w:r>
      <w:r w:rsidRPr="000638BD">
        <w:rPr>
          <w:rFonts w:hint="cs"/>
          <w:rtl/>
        </w:rPr>
        <w:t xml:space="preserve"> לזרמי </w:t>
      </w:r>
      <w:r>
        <w:rPr>
          <w:rFonts w:hint="cs"/>
          <w:rtl/>
        </w:rPr>
        <w:t>ה</w:t>
      </w:r>
      <w:r w:rsidRPr="000638BD">
        <w:rPr>
          <w:rFonts w:hint="cs"/>
          <w:rtl/>
        </w:rPr>
        <w:t xml:space="preserve">מים ולכתמי </w:t>
      </w:r>
      <w:r>
        <w:rPr>
          <w:rFonts w:hint="cs"/>
          <w:rtl/>
        </w:rPr>
        <w:t>ה</w:t>
      </w:r>
      <w:r w:rsidRPr="000638BD">
        <w:rPr>
          <w:rFonts w:hint="cs"/>
          <w:rtl/>
        </w:rPr>
        <w:t xml:space="preserve">אור </w:t>
      </w:r>
      <w:r>
        <w:rPr>
          <w:rFonts w:hint="cs"/>
          <w:rtl/>
        </w:rPr>
        <w:t>ה</w:t>
      </w:r>
      <w:r w:rsidRPr="000638BD">
        <w:rPr>
          <w:rFonts w:hint="cs"/>
          <w:rtl/>
        </w:rPr>
        <w:t>מרצדים</w:t>
      </w:r>
      <w:r>
        <w:rPr>
          <w:rFonts w:hint="cs"/>
          <w:rtl/>
        </w:rPr>
        <w:t>,</w:t>
      </w:r>
      <w:r w:rsidRPr="000638BD">
        <w:rPr>
          <w:rFonts w:hint="cs"/>
          <w:rtl/>
        </w:rPr>
        <w:t xml:space="preserve"> לא לחבורת גברים אוסטרים שהרחיקו לאיים נידחים</w:t>
      </w:r>
      <w:r>
        <w:rPr>
          <w:rFonts w:hint="cs"/>
          <w:rtl/>
        </w:rPr>
        <w:t xml:space="preserve"> בשביל לפוצץ חלמונים מושלמים וחסרי הגנה במחיאת כפיים צוהלת. [(אחד מהם מחא כפיים על הביצה) היא התפוצצה וגו'. יש כזה סרטון]</w:t>
      </w:r>
    </w:p>
    <w:p w14:paraId="66EDF91F" w14:textId="77777777" w:rsidR="00283007" w:rsidRDefault="00283007" w:rsidP="00283007">
      <w:pPr>
        <w:rPr>
          <w:rtl/>
        </w:rPr>
      </w:pPr>
      <w:r>
        <w:rPr>
          <w:rFonts w:hint="cs"/>
          <w:rtl/>
        </w:rPr>
        <w:t>[</w:t>
      </w:r>
      <w:r w:rsidRPr="00CD067C">
        <w:rPr>
          <w:rFonts w:hint="cs"/>
          <w:rtl/>
        </w:rPr>
        <w:t>הם שהו</w:t>
      </w:r>
      <w:r w:rsidRPr="00CD067C">
        <w:rPr>
          <w:rtl/>
        </w:rPr>
        <w:t xml:space="preserve"> ב</w:t>
      </w:r>
      <w:r>
        <w:rPr>
          <w:rFonts w:hint="cs"/>
          <w:rtl/>
        </w:rPr>
        <w:t>רפובליקה הדומיניקנית, בכפר על החוף הצפוני</w:t>
      </w:r>
      <w:r w:rsidRPr="00CD067C">
        <w:rPr>
          <w:rFonts w:hint="cs"/>
          <w:rtl/>
        </w:rPr>
        <w:t>.</w:t>
      </w:r>
      <w:r>
        <w:rPr>
          <w:rFonts w:hint="cs"/>
          <w:rtl/>
        </w:rPr>
        <w:t>]</w:t>
      </w:r>
    </w:p>
    <w:p w14:paraId="527B179E" w14:textId="77777777" w:rsidR="00283007" w:rsidRDefault="00283007" w:rsidP="00283007">
      <w:pPr>
        <w:rPr>
          <w:rtl/>
        </w:rPr>
      </w:pPr>
      <w:r>
        <w:rPr>
          <w:rFonts w:hint="cs"/>
          <w:rtl/>
        </w:rPr>
        <w:t>נשים אירופאיות דשנות, כתפיהן נוצצות משכבות של קרם הגנה, רועד / מפרכס חסר אונים לנוכח השמש הטרופית העזה, גברים אירופאים שגונבו לאוזניהם סיפורים על אימפריות המאה ה-18 וה-19 ובאו באיחור-מה לבדוק את העניינים.</w:t>
      </w:r>
    </w:p>
    <w:p w14:paraId="5745DDD1" w14:textId="77777777" w:rsidR="00283007" w:rsidRDefault="00283007" w:rsidP="00283007">
      <w:pPr>
        <w:rPr>
          <w:rtl/>
        </w:rPr>
      </w:pPr>
      <w:r>
        <w:rPr>
          <w:rFonts w:hint="cs"/>
          <w:rtl/>
        </w:rPr>
        <w:t>אלכס היה מארגן קצת שמייח בבריכה ואחר כך מסתובב בין התיירים ומנסה לדחוף להם שייט יומי לאורך חופי האי (עם עצירות ב-</w:t>
      </w:r>
      <w:r>
        <w:rPr>
          <w:rFonts w:hint="cs"/>
        </w:rPr>
        <w:t>X</w:t>
      </w:r>
      <w:r>
        <w:rPr>
          <w:rFonts w:hint="cs"/>
          <w:rtl/>
        </w:rPr>
        <w:t xml:space="preserve"> וב-</w:t>
      </w:r>
      <w:r>
        <w:rPr>
          <w:rFonts w:hint="cs"/>
        </w:rPr>
        <w:t>Y</w:t>
      </w:r>
      <w:r>
        <w:rPr>
          <w:rFonts w:hint="cs"/>
          <w:rtl/>
        </w:rPr>
        <w:t>) ב-45$ למבוגר, 25$ לילד.</w:t>
      </w:r>
    </w:p>
    <w:p w14:paraId="2E5B7777" w14:textId="77777777" w:rsidR="00283007" w:rsidRDefault="00283007" w:rsidP="00283007">
      <w:pPr>
        <w:rPr>
          <w:rtl/>
        </w:rPr>
      </w:pPr>
    </w:p>
    <w:p w14:paraId="0602D039" w14:textId="77777777" w:rsidR="00283007" w:rsidRDefault="00283007" w:rsidP="00283007">
      <w:pPr>
        <w:rPr>
          <w:rtl/>
        </w:rPr>
      </w:pPr>
      <w:r>
        <w:rPr>
          <w:rFonts w:hint="cs"/>
          <w:rtl/>
        </w:rPr>
        <w:t>סער הגיע בהחלטה של רגע, לאחר שיסמין חזרה לישראל לשנת לימודיה האחרונה בתיכון והותירה אותו להתמודד בגפו עם אישתו החדשה של אביו ועם החורף הקנדי שהקדים להסתער. [בעקבות סיפוריו הנלהבים של אלכס...] אלכס סיפר בהתלהבות על האי הקטן, שבו ניתן היה להתקל לאורך משעולי הריצה המוכרים [??? לבדוק את כל זה] באצניה המשובחים של הרפובליקה [???], שהיו מעפילים לגמרים היוקרתיים ביותר באתלטיקה, [ולעיתים אף קוטפים מדליות], אלא שכמעשה השטן דווקא כשסער הגיע הם כולם עזבו למחנה אימונים ממושך בג'מייקה [לבדוק]. בנוסף, סער השתומם לגבי הגביהה המהירה של אלכס. כן, מזל שמנעת ממני אימוני משקולות, רק בזכותך צמחתי קצת, או התלוצצות מסוג זה כי לאלכס ממש לא נוח עם ההתפעלות / קינאה של סער.</w:t>
      </w:r>
    </w:p>
    <w:p w14:paraId="34FAD2D4" w14:textId="77777777" w:rsidR="00283007" w:rsidRDefault="00283007" w:rsidP="00283007">
      <w:pPr>
        <w:rPr>
          <w:rtl/>
        </w:rPr>
      </w:pPr>
      <w:r>
        <w:rPr>
          <w:rFonts w:hint="cs"/>
          <w:rtl/>
        </w:rPr>
        <w:t>הסיבה שסער מגיע זה כי אלכס סיפר לו שיש שם המון אצנים אולימפיים ושהוא נגש איתם וראה אותם בכל מני שבילי ריצה ודברים כאלה שצריך לבדוק, אבל כשסער מגיע הם נמצאים באיזה מחנה אימונים בארה"ב נניח, והוא מתעצבן.</w:t>
      </w:r>
    </w:p>
    <w:p w14:paraId="1576EABB" w14:textId="77777777" w:rsidR="00283007" w:rsidRDefault="00283007" w:rsidP="00283007">
      <w:pPr>
        <w:rPr>
          <w:rtl/>
        </w:rPr>
      </w:pPr>
      <w:r>
        <w:rPr>
          <w:rFonts w:hint="cs"/>
          <w:rtl/>
        </w:rPr>
        <w:t>ביומו הראשון הוא התעורר בחדרון השכור של אלכס, מעבר לגבעת המלונות ושם פעמיו אל המלון שבו אלכס עבד כמציל, במתחם בריכות של מגלשות-מים אימתניות למראה. אלכס היה שרוי בבריכה עגולה עמוקה מאוד, שהוותה סיומה של מגלשה אדירת ממדים שהסתיימה בקערה שבה הגולש הסתחרר כבצנטריפוגה עד שנפל / נשלק / צנח דרך החור האמצעי. סער טיפס את כל ששת הקומות והתגלש בתוך תולעת מפותלת אוגר עוד ועוד תאוצה עד שלבסוף נזרק לתוך הקערה והסתחרר בתוכה שניות ארוכות סיבוב ועוד אחד בספירלות הולכות ומצטמצמות עד שלבסוף דרח החור האמצעי נפל, ראש תחילה, אל הבריכה העמוקה, שמימיה היו קפואים בשל שהייתה שרויה בצל הקערה שמעליה. הוא היה חסר אוריינטציה לחלוטין ואלכס תפס אותו בעדינות והנחה אותו לעבר הסולם. הוא לא הסכים שסער יישאר בבריכה אף לא רגע מיותר אחד, ומייד הופיע עוד גולש ועוד אחד, ובהפוגות הקצרות בין אחד לשני אלכס שחה לאורך שולי הבריכה העגולה, בשביל לשמור על חום גופו. סער הלך לעשות את שאר המגלשות, חלקן אטומות וחשוכות / בתעלה סגורה וחשוכה, חלקן ישרות וחלקן מפותלות, על אבובים ובזוגות. לאחר שעה קלה אלכס החליף תפקידים עם מישהי אחרת, מצילה שתפקידה היה לשמור בראש המגלשות שבאחד המגדלים, מקושט בדמויות-פלסטיק עצומות של תמנון אדום-זרועות. הוא עמד בקומה הרביעית וחלק מתפקידו היה למדוד את גובהם של ילדים קטנים מדי שרצו לעלות למגלשות מהירות מדי.</w:t>
      </w:r>
    </w:p>
    <w:p w14:paraId="0E17C800" w14:textId="77777777" w:rsidR="00283007" w:rsidRDefault="00283007" w:rsidP="00283007">
      <w:pPr>
        <w:rPr>
          <w:rtl/>
        </w:rPr>
      </w:pPr>
      <w:r>
        <w:rPr>
          <w:rFonts w:hint="cs"/>
          <w:rtl/>
        </w:rPr>
        <w:lastRenderedPageBreak/>
        <w:t>זאת הייתה הפעם הראשונה שסער ראה אותו לאור יום. הוא נרכן אל ילדה קטנטונת שנצמדה לעמוד-המדידה שסימן את הגובה המינימלי לכניסה למגלשה, ואמר משהו לאב. האב ובתו ירדו, בהכנעה / מובסים, ואלכס התרומם.</w:t>
      </w:r>
    </w:p>
    <w:p w14:paraId="41606717" w14:textId="77777777" w:rsidR="00283007" w:rsidRDefault="00283007" w:rsidP="00283007">
      <w:pPr>
        <w:rPr>
          <w:rtl/>
        </w:rPr>
      </w:pPr>
      <w:r>
        <w:rPr>
          <w:rFonts w:hint="cs"/>
          <w:rtl/>
        </w:rPr>
        <w:t>בהתחלה סער חשב שהוא עומד על מדרגה. או על קצות האצבעות. אבל הוא לא. הגוף המטופש שלו שמפרקי כף יד שמאל צולמו ופוענחו בהקפדה ע"י מיטב האנדוקרינולוגים של לונדון נעתר סוף סוף וגמר אומר לצמוח. אלכס היה עתה גבוה כמו סער ואפילו מעט יותר. הוא הבין לבסוף למה היה לו קשה לאחרונה לשמור על שווי משקל על הגלשן.</w:t>
      </w:r>
    </w:p>
    <w:p w14:paraId="2A5FB4F3" w14:textId="77777777" w:rsidR="00283007" w:rsidRDefault="00283007" w:rsidP="00283007">
      <w:pPr>
        <w:rPr>
          <w:rtl/>
        </w:rPr>
      </w:pPr>
      <w:r>
        <w:rPr>
          <w:rFonts w:hint="cs"/>
          <w:rtl/>
        </w:rPr>
        <w:t xml:space="preserve">אלכס אמר </w:t>
      </w:r>
      <w:r>
        <w:rPr>
          <w:rtl/>
        </w:rPr>
        <w:t>–</w:t>
      </w:r>
      <w:r>
        <w:rPr>
          <w:rFonts w:hint="cs"/>
          <w:rtl/>
        </w:rPr>
        <w:t xml:space="preserve"> זה בזכותך, הסנטימטר או שניים האלה, בזכות שמנעת ממני אימוני משקולות.</w:t>
      </w:r>
    </w:p>
    <w:p w14:paraId="34AD8EB7" w14:textId="77777777" w:rsidR="00283007" w:rsidRDefault="00283007" w:rsidP="00283007">
      <w:pPr>
        <w:rPr>
          <w:rtl/>
        </w:rPr>
      </w:pPr>
      <w:r>
        <w:rPr>
          <w:rFonts w:hint="cs"/>
          <w:rtl/>
        </w:rPr>
        <w:t>אתה מתלוצץ? זה הרבה יותר מסנטימטר או שניים. אתה בקרוב בגובה שלי.</w:t>
      </w:r>
    </w:p>
    <w:p w14:paraId="0148E46A" w14:textId="77777777" w:rsidR="00283007" w:rsidRDefault="00283007" w:rsidP="00283007">
      <w:pPr>
        <w:rPr>
          <w:rtl/>
        </w:rPr>
      </w:pPr>
      <w:r>
        <w:rPr>
          <w:rFonts w:hint="cs"/>
          <w:rtl/>
        </w:rPr>
        <w:t xml:space="preserve">אלכס חלק איתו את החדרון ששכר מעבר לגבעת המלונות וסער אמר, תעשה מה שאתה רוצה, זה לא מפריע לי, אבל זה הפריע לו מאוד. הוא לא ידע על כל התנסויותיו של אלכס מאז שהגיע לאיים החמימים האלה שעלים ירוקים פרצו בהם מבין כל סדק, ורמשים עצומים וציבעוניים רחשו מתחת לכל דלי צבעוני שעוּן על קיר [לבנים חשוף בשמש], ושרצים מקרקשים הסתתרו במעמקיה של כל נעל, כל קערת פח סדוקה, כל פיסת בד שהייתה פעם שמלת-קיץ ועכשיו מושלכת בצדי הדרך. אבל רוב מה שסער ידע </w:t>
      </w:r>
      <w:r>
        <w:rPr>
          <w:rtl/>
        </w:rPr>
        <w:t>–</w:t>
      </w:r>
      <w:r>
        <w:rPr>
          <w:rFonts w:hint="cs"/>
          <w:rtl/>
        </w:rPr>
        <w:t xml:space="preserve"> לעולם לא היה עושה (חוץ מהתיירות, שעבור האמריקאיות שבהן אלכס הידק בחזקה את המיבטא שלו, שהשתחרר מאוד בשנותיו עם יסמין).</w:t>
      </w:r>
    </w:p>
    <w:p w14:paraId="646F797E" w14:textId="77777777" w:rsidR="00283007" w:rsidRDefault="00283007" w:rsidP="00283007">
      <w:pPr>
        <w:rPr>
          <w:rFonts w:cs="Times New Roman"/>
          <w:rtl/>
        </w:rPr>
      </w:pPr>
      <w:r w:rsidRPr="0014459C">
        <w:rPr>
          <w:rFonts w:cs="Times New Roman"/>
          <w:rtl/>
        </w:rPr>
        <w:t xml:space="preserve">באיים הקריביים או לפני כן הדייג: הוא צמח, וסער נסער מכך </w:t>
      </w:r>
      <w:r>
        <w:rPr>
          <w:rFonts w:cs="Times New Roman"/>
          <w:rtl/>
        </w:rPr>
        <w:t>–</w:t>
      </w:r>
      <w:r w:rsidRPr="0014459C">
        <w:rPr>
          <w:rFonts w:cs="Times New Roman"/>
          <w:rtl/>
        </w:rPr>
        <w:t xml:space="preserve"> אתה באמת צריך לקנות מכנסיים חדשים אלכס.... וחולצות.</w:t>
      </w:r>
      <w:r>
        <w:rPr>
          <w:rFonts w:cs="Times New Roman" w:hint="cs"/>
          <w:rtl/>
        </w:rPr>
        <w:t xml:space="preserve"> אלכס הפך להיות מעשן חברתי בלבד, דבר שגרם לסער לחשוב, בפעם האחרונה בחייו, שאולי יש לו עדיין תקווה. לעומת זאת, כסף כלל לא נותר לו: הוא הרבה לשוט לגרנדה ולברבדוס ואפילו למרטיניק [זה האיים הכי קרובים </w:t>
      </w:r>
      <w:r>
        <w:rPr>
          <w:rFonts w:cs="Times New Roman"/>
          <w:rtl/>
        </w:rPr>
        <w:t>–</w:t>
      </w:r>
      <w:r>
        <w:rPr>
          <w:rFonts w:cs="Times New Roman" w:hint="cs"/>
          <w:rtl/>
        </w:rPr>
        <w:t xml:space="preserve"> </w:t>
      </w:r>
      <w:r w:rsidRPr="00052EDD">
        <w:rPr>
          <w:rFonts w:cs="Times New Roman"/>
        </w:rPr>
        <w:t>https://www.google.co.il/maps/@13.0613207,-60.8702793,7z</w:t>
      </w:r>
      <w:r>
        <w:rPr>
          <w:rFonts w:cs="Times New Roman" w:hint="cs"/>
          <w:rtl/>
        </w:rPr>
        <w:t xml:space="preserve">] לחופי גלישה סודיים וצלילות בשוניות בין ספינות טרופות ולא תמיד הצליח למצא יכטה שתקפיץ אותו את מאות הקילומטרים של האוקיינוס האטלנטי </w:t>
      </w:r>
      <w:r>
        <w:rPr>
          <w:rFonts w:cs="Times New Roman"/>
          <w:rtl/>
        </w:rPr>
        <w:t>–</w:t>
      </w:r>
      <w:r>
        <w:rPr>
          <w:rFonts w:cs="Times New Roman" w:hint="cs"/>
          <w:rtl/>
        </w:rPr>
        <w:t xml:space="preserve"> הטיסות והמעבורות עלו ממון רב. לסער נותר ממון רב מהשלל שחלקו ביניהם בתום הדייג באוקיינוס </w:t>
      </w:r>
      <w:r>
        <w:rPr>
          <w:rFonts w:cs="Times New Roman"/>
        </w:rPr>
        <w:t>XXX</w:t>
      </w:r>
      <w:r>
        <w:rPr>
          <w:rFonts w:cs="Times New Roman" w:hint="cs"/>
          <w:rtl/>
        </w:rPr>
        <w:t xml:space="preserve">, ובטובגו הוא השתכן אצל אלכס והצטרף לארוחותיו במלון, לכן אע"פ שלא עבד ולא השׂתכר, כי מי עובד ומשתכר לאחר 12 שנות לימוד "מפרכות" (זה פשוט לא מקובל, אע"פ שאלכס עשה את זה ונהנה מאש מהשכרון של כסף שלו שהוא לא צריך לבקש מאיש אלא מקבל בכל שבוע) </w:t>
      </w:r>
      <w:r>
        <w:rPr>
          <w:rFonts w:cs="Times New Roman"/>
          <w:rtl/>
        </w:rPr>
        <w:t>–</w:t>
      </w:r>
      <w:r>
        <w:rPr>
          <w:rFonts w:cs="Times New Roman" w:hint="cs"/>
          <w:rtl/>
        </w:rPr>
        <w:t xml:space="preserve"> דווקא הוא היה האמיד מבין השניים. אלכס צמח במהירות וגבו החשוף היה מפוספס בסימני מתיחה אדומים, כאילו הוצלף על ידי סוחרי עבדים. הוא הכיר הרבה אנשים, הוא עבד והרוויח בדיוק מספיק לצרכיו ודיבר על החיים בדיוק שם, הוא היה חביב מאוד על התיירים האמריקאים, הקנדיים </w:t>
      </w:r>
      <w:r>
        <w:rPr>
          <w:rFonts w:cs="Times New Roman"/>
          <w:rtl/>
        </w:rPr>
        <w:t>–</w:t>
      </w:r>
      <w:r>
        <w:rPr>
          <w:rFonts w:cs="Times New Roman" w:hint="cs"/>
          <w:rtl/>
        </w:rPr>
        <w:t xml:space="preserve"> זאת הייתה תקופה שבה הייתה למבטא הבריטי עדנה בזכות סרטים פופולריים, הוא לא התעניין בדבר מחוץ לנגינה בגיטרה חבוטה, וגלישה, ולימוד ספרדית תוך כדי התעלסות עם הבנות המקומיות, הקתוליות, השחורות. כמה מהן היו כהות מאוד, לא כולן היו רזות, ומה עם הממושקפת הזאת, בעלת הפנים העגולים? בערבים לאחר שבריכות בתי המלון נסגרו והתיירים כבר חזרו מצפייה בצבים נדירים בסביבתם הטבעית בשמורות טבע רחבות ידיים, לצלות את עורם הקפוא בשמש הקריבית, לשטוף מעליהם את גרגרי החול והמלח והיו תרים אחר המסעדה המומלצת במדריך, אלכס ועובדי-מלון אחרים שסיימו את משמרתם ולא היו מקומיים, היו מתכנסים על החוף וצולים בשר (עוף, ולעיתים רחוקות עיזים) ואלכס היה מנגן בגיטרה ומישהי הייתה מעסה חמאת-קוקוס לתוך גבו המפוספס, והוא היה מתפעם מהספרדית שלהן, כשהתחלפו במריחת גבו, "</w:t>
      </w:r>
      <w:r>
        <w:rPr>
          <w:rFonts w:cs="Times New Roman"/>
        </w:rPr>
        <w:t>Ahora me toca a m</w:t>
      </w:r>
      <w:r>
        <w:t>í</w:t>
      </w:r>
      <w:r>
        <w:rPr>
          <w:rFonts w:cs="Times New Roman"/>
        </w:rPr>
        <w:t>!</w:t>
      </w:r>
      <w:r>
        <w:rPr>
          <w:rFonts w:ascii="Times New Roman" w:hAnsi="Times New Roman" w:cs="Times New Roman" w:hint="cs"/>
          <w:rtl/>
        </w:rPr>
        <w:t>¡</w:t>
      </w:r>
      <w:r>
        <w:rPr>
          <w:rFonts w:cs="Times New Roman" w:hint="cs"/>
          <w:rtl/>
        </w:rPr>
        <w:t xml:space="preserve">" </w:t>
      </w:r>
    </w:p>
    <w:p w14:paraId="2394BF74" w14:textId="77777777" w:rsidR="00283007" w:rsidRDefault="00283007" w:rsidP="00283007">
      <w:pPr>
        <w:rPr>
          <w:rFonts w:cs="Times New Roman"/>
          <w:rtl/>
        </w:rPr>
      </w:pPr>
    </w:p>
    <w:p w14:paraId="1C817A91" w14:textId="77777777" w:rsidR="00283007" w:rsidRDefault="00283007" w:rsidP="00283007">
      <w:pPr>
        <w:rPr>
          <w:rFonts w:cs="Times New Roman"/>
          <w:rtl/>
        </w:rPr>
      </w:pPr>
      <w:r w:rsidRPr="006077F8">
        <w:rPr>
          <w:rFonts w:cs="Times New Roman"/>
          <w:rtl/>
        </w:rPr>
        <w:t xml:space="preserve">חנות הנוחות של במלון בטרינידד או בטובאגו לייד הבריכה: עם </w:t>
      </w:r>
      <w:r w:rsidRPr="006077F8">
        <w:rPr>
          <w:rFonts w:cs="Times New Roman"/>
        </w:rPr>
        <w:t>racks</w:t>
      </w:r>
      <w:r w:rsidRPr="006077F8">
        <w:rPr>
          <w:rFonts w:cs="Times New Roman"/>
          <w:rtl/>
        </w:rPr>
        <w:t xml:space="preserve"> של עותקים מלפני יומיים של המהדורה הבינלאומית של ההראלד טריביון, כפכפים, כובעי פדורה ??? בצבעי כתום ורוד זוהר, משחקי בריכה, כפכפים, עשרות </w:t>
      </w:r>
      <w:r w:rsidRPr="006077F8">
        <w:rPr>
          <w:rFonts w:cs="Times New Roman"/>
          <w:rtl/>
        </w:rPr>
        <w:lastRenderedPageBreak/>
        <w:t>בקבוקוני קרמי שיזוף וקרמי הגנה וגם קרמים לטיפול בכוויו. מהשמש, שמלות בריכה צבעוניות קלילות שקופות מתנופפות ברוח, קולביהן מקרקשים, דליים ושאר מתנפחים ורוסי מים מספוג ורובי מים מפלסטיק.....</w:t>
      </w:r>
    </w:p>
    <w:p w14:paraId="2E47D3B6" w14:textId="77777777" w:rsidR="00283007" w:rsidRDefault="00283007" w:rsidP="00283007">
      <w:pPr>
        <w:rPr>
          <w:rFonts w:cs="Times New Roman"/>
          <w:rtl/>
        </w:rPr>
      </w:pPr>
    </w:p>
    <w:p w14:paraId="1491A817" w14:textId="77777777" w:rsidR="00283007" w:rsidRDefault="00283007" w:rsidP="00283007">
      <w:pPr>
        <w:rPr>
          <w:rFonts w:cs="Times New Roman"/>
          <w:rtl/>
        </w:rPr>
      </w:pPr>
      <w:r>
        <w:rPr>
          <w:rFonts w:cs="Times New Roman" w:hint="cs"/>
          <w:rtl/>
        </w:rPr>
        <w:t>מה איתך, אלכס, היא יותר שומן מאשר גוף. אתה מחזיק בידיים שלך גוש שומן, לא מגעיל מספיק? מה אתה צריך בשביל להגעל?</w:t>
      </w:r>
    </w:p>
    <w:p w14:paraId="32EA2BF6" w14:textId="77777777" w:rsidR="00283007" w:rsidRPr="0052621B" w:rsidRDefault="00283007" w:rsidP="00283007">
      <w:pPr>
        <w:rPr>
          <w:rFonts w:cs="Times New Roman"/>
          <w:rtl/>
        </w:rPr>
      </w:pPr>
    </w:p>
    <w:p w14:paraId="5CA53948" w14:textId="77777777" w:rsidR="00283007" w:rsidRPr="0052621B" w:rsidRDefault="00283007" w:rsidP="00283007">
      <w:pPr>
        <w:rPr>
          <w:rFonts w:cs="Times New Roman"/>
          <w:rtl/>
        </w:rPr>
      </w:pPr>
      <w:r w:rsidRPr="0052621B">
        <w:rPr>
          <w:rFonts w:cs="Times New Roman"/>
          <w:rtl/>
        </w:rPr>
        <w:t xml:space="preserve">אלכס בקריביים מוכר טיולים יומיים עם צלילה למבקרי המלון </w:t>
      </w:r>
      <w:r>
        <w:rPr>
          <w:rFonts w:cs="Times New Roman"/>
          <w:rtl/>
        </w:rPr>
        <w:t>–</w:t>
      </w:r>
      <w:r w:rsidRPr="0052621B">
        <w:rPr>
          <w:rFonts w:cs="Times New Roman"/>
          <w:rtl/>
        </w:rPr>
        <w:t xml:space="preserve"> כן, גם כשהאדם משלם עשרות אלפי דולרים תמורת חופשת לוקסוס באיים הקריביים של מלון על בסיס אירוח</w:t>
      </w:r>
      <w:r>
        <w:rPr>
          <w:rFonts w:cs="Times New Roman"/>
          <w:rtl/>
        </w:rPr>
        <w:t xml:space="preserve"> הכול </w:t>
      </w:r>
      <w:r w:rsidRPr="0052621B">
        <w:rPr>
          <w:rFonts w:cs="Times New Roman"/>
          <w:rtl/>
        </w:rPr>
        <w:t>כולל</w:t>
      </w:r>
      <w:r>
        <w:rPr>
          <w:rFonts w:cs="Times New Roman"/>
          <w:rtl/>
        </w:rPr>
        <w:t xml:space="preserve"> הכול </w:t>
      </w:r>
      <w:r w:rsidRPr="0052621B">
        <w:rPr>
          <w:rFonts w:cs="Times New Roman"/>
          <w:rtl/>
        </w:rPr>
        <w:t>אקסטרה, עדיין יש שרשרת ארוכה של אנשים שמקווים להרוויח עליך עוד כמה דולרים או יורו או פאונד.</w:t>
      </w:r>
    </w:p>
    <w:p w14:paraId="499372D8" w14:textId="77777777" w:rsidR="00283007" w:rsidRDefault="00283007" w:rsidP="00283007">
      <w:pPr>
        <w:rPr>
          <w:rtl/>
        </w:rPr>
      </w:pPr>
    </w:p>
    <w:p w14:paraId="38A9B3B1" w14:textId="77777777" w:rsidR="00283007" w:rsidRDefault="00283007" w:rsidP="00283007">
      <w:pPr>
        <w:rPr>
          <w:rtl/>
        </w:rPr>
      </w:pPr>
      <w:r>
        <w:rPr>
          <w:rFonts w:hint="cs"/>
          <w:rtl/>
        </w:rPr>
        <w:t xml:space="preserve">מאז שסער הגיע, אלכס העדיף לעיתים לישון בחדר האחורי / משרד הצוות של מועדון הצלילה, גם אם בלילות מטפסות על הספה החבוטה לטאות-חוף אחדות, שיירות של חרקים יבשתיים, נחש מרשרש ושתי חולדות חצופות מגיחות מבין סדקי הקרשים ברצפה. אלו שתי חולדות מקשישות, פרוותן המרוטה מעידה על קרבות שניהלו[נלחמו??] אחת נגד רעותה בשנות צעירותן </w:t>
      </w:r>
      <w:r>
        <w:rPr>
          <w:rtl/>
        </w:rPr>
        <w:t>–</w:t>
      </w:r>
      <w:r>
        <w:rPr>
          <w:rFonts w:hint="cs"/>
          <w:rtl/>
        </w:rPr>
        <w:t xml:space="preserve"> עכשיו הן רק תרות אחר דבר-מה לכרסם.</w:t>
      </w:r>
    </w:p>
    <w:p w14:paraId="615F645E" w14:textId="77777777" w:rsidR="00283007" w:rsidRDefault="00283007" w:rsidP="00283007">
      <w:pPr>
        <w:rPr>
          <w:rtl/>
        </w:rPr>
      </w:pPr>
      <w:r>
        <w:rPr>
          <w:rFonts w:hint="cs"/>
          <w:rtl/>
        </w:rPr>
        <w:t xml:space="preserve">סער התרעם [ממורמר התרגז מילה אחרת] על כל בחורה נוספת, והוא לא ידע על כולן. [אחרי יסמין, עם מי אפשר להיות? כשמתעניינים / הוא היה בטוח] הוא היה משוכנע שאלכס ייוותר בודד, כי דרך ההתקדמות [הרצוייה] היחידה היא למעלה, ליירט מטרה אחר מטרה כמו חץ, [ולא כמו רוח] ואחרי יסמין </w:t>
      </w:r>
      <w:r>
        <w:rPr>
          <w:rtl/>
        </w:rPr>
        <w:t>–</w:t>
      </w:r>
      <w:r>
        <w:rPr>
          <w:rFonts w:hint="cs"/>
          <w:rtl/>
        </w:rPr>
        <w:t xml:space="preserve"> כמה למעלה נשאר? הוא לא האמין שמותר [ניתן לרצות / מילה אחרת שלא חייבים / שלגיטימי / מותר] להתקדם לא רק למעלה, אפשר לצדדים, להסתחרר בספירלות אפשר להתנודד על הגלים ולפזז ולהתהולל באיים הקריביים [למעלה ולמטה ופנימה והחוצה קדימה ואחורה], מותר להסתחרר בעיצומה של התקדמות [קדימה (או אחורה) ולהסתובב לסטות] ומותר לאבד את הכיוון [להרחיב </w:t>
      </w:r>
      <w:r>
        <w:rPr>
          <w:rtl/>
        </w:rPr>
        <w:t>–</w:t>
      </w:r>
      <w:r>
        <w:rPr>
          <w:rFonts w:hint="cs"/>
          <w:rtl/>
        </w:rPr>
        <w:t xml:space="preserve"> כרגע הכנסתי יותר מדי דברים לסוגריים וגם קשה לקרא את זה עם כל הסוגריים באמצע] או להשתרע על חוף הים כשהשמש שוקעת לאיטה עם גיטרה חבוטה שהשאיר אחד המדריכים הקודמים, מדריך וותיק ואגדי שהתכוון להשאר באיים האלה לתמיד, עד שהחל להשתעל דם והבהיל את עצמו בחזרה להולנד, מסביב למדורה קטנה שמתאספים סביבה לאיטם התיירים שסיימו את ארוחת הערב, עם אלכוהול שהולך ומשתבח, ובכל פעם שהמדורה נדמית שתגווע אל תוך החשיכה המתעבה, מגיעה עוד תיירת במכנסונים קצרצרים וחזיית ביקיני וכמה זרדים יבשים בידיה </w:t>
      </w:r>
      <w:r>
        <w:rPr>
          <w:rtl/>
        </w:rPr>
        <w:t>–</w:t>
      </w:r>
      <w:r>
        <w:rPr>
          <w:rFonts w:hint="cs"/>
          <w:rtl/>
        </w:rPr>
        <w:t xml:space="preserve"> גם זה אפשרי, אחרי יסמין.</w:t>
      </w:r>
    </w:p>
    <w:p w14:paraId="239A4689" w14:textId="77777777" w:rsidR="00283007" w:rsidRDefault="00283007" w:rsidP="00283007">
      <w:pPr>
        <w:rPr>
          <w:rtl/>
        </w:rPr>
      </w:pPr>
      <w:r>
        <w:rPr>
          <w:rFonts w:hint="cs"/>
          <w:rtl/>
        </w:rPr>
        <w:t>[</w:t>
      </w:r>
      <w:r w:rsidRPr="00C633E0">
        <w:t>https://www.youtube.com/watch?v=U9KywSwR-6w</w:t>
      </w:r>
      <w:r>
        <w:rPr>
          <w:rFonts w:hint="cs"/>
          <w:rtl/>
        </w:rPr>
        <w:t>]</w:t>
      </w:r>
    </w:p>
    <w:p w14:paraId="7090CE2F" w14:textId="77777777" w:rsidR="00283007" w:rsidRDefault="00283007" w:rsidP="00283007">
      <w:pPr>
        <w:rPr>
          <w:rtl/>
        </w:rPr>
      </w:pPr>
      <w:r>
        <w:rPr>
          <w:rFonts w:hint="cs"/>
          <w:rtl/>
        </w:rPr>
        <w:t>[יעד להצביע לנווט לסמן מגמה מחוז מטרה מפנה נטייה נתיב סטייה סימון פנייה קואורדינטות, קווי אורך ורוחב, קצה תכלית תפנית חתירה תכלית]</w:t>
      </w:r>
    </w:p>
    <w:p w14:paraId="7E42C7CC" w14:textId="77777777" w:rsidR="00283007" w:rsidRDefault="00283007" w:rsidP="00283007">
      <w:pPr>
        <w:rPr>
          <w:rtl/>
        </w:rPr>
      </w:pPr>
      <w:r>
        <w:rPr>
          <w:rFonts w:hint="cs"/>
          <w:rtl/>
        </w:rPr>
        <w:t>והוא לא הבין שאלכס ניצל, [שמאחר ולעולם לא היה רוצה להפחיד את יסמין, הוא היה עושה הכול עבורה וכו' בשביל שלא תפחד ומכיוון שהיה לחוץ מכך שהוא מפחיד אותה הוא היה נחפז וחותך את האיברים המפחידים שבו אבל מכיוון שלא הכיר שום דבר מפחיד הוא היה נחפז לחתוך את איבריו,] שהיה משייף את כל קצוותיו המחודדים עבור יסמין, [ואם זה לא היה עוזר היה] מבתר ללא אבחנה [</w:t>
      </w:r>
      <w:r>
        <w:t>to hack away at random organs</w:t>
      </w:r>
      <w:r>
        <w:rPr>
          <w:rFonts w:hint="cs"/>
          <w:rtl/>
        </w:rPr>
        <w:t>] את איבריו החיצוניים, הפנימיים ואלו שבתווך, הוא היה גודע ללא רחמים, [/ מקצץ בכח, במהירות אחד אחר השני עד שלא היה נותר] עד שהיה מסלק ומרחיק כל בליטה שתפחיד אותה.</w:t>
      </w:r>
    </w:p>
    <w:p w14:paraId="62F7DE82" w14:textId="77777777" w:rsidR="00283007" w:rsidRDefault="00283007" w:rsidP="00283007">
      <w:pPr>
        <w:rPr>
          <w:rtl/>
        </w:rPr>
      </w:pPr>
      <w:r>
        <w:rPr>
          <w:rFonts w:hint="cs"/>
          <w:rtl/>
        </w:rPr>
        <w:lastRenderedPageBreak/>
        <w:t>[בהתחלה הוא חשב שאלכס מתבייש בפני האח של מי שהייתה החברה שלו בשנתיים האחרונות אבל זה לא היה כך. אלכס לא התבייש מאיש [!!] הוא פשוט רצה הרבה מאוד הרפתקאות לא מתוכננות. ]</w:t>
      </w:r>
    </w:p>
    <w:p w14:paraId="5A2015BD" w14:textId="77777777" w:rsidR="00283007" w:rsidRDefault="00283007" w:rsidP="00283007">
      <w:pPr>
        <w:rPr>
          <w:rtl/>
        </w:rPr>
      </w:pPr>
      <w:r>
        <w:rPr>
          <w:rFonts w:hint="cs"/>
          <w:rtl/>
        </w:rPr>
        <w:t xml:space="preserve">[אלכס נחל הצלחה גדולה יותר בין הבנות מסער, וזאת לא בשל מעלות מיוחדות אלא כי גילה שיש שמנות, בעיקר </w:t>
      </w:r>
      <w:r>
        <w:t>Latinas</w:t>
      </w:r>
      <w:r>
        <w:rPr>
          <w:rFonts w:hint="cs"/>
          <w:rtl/>
        </w:rPr>
        <w:t xml:space="preserve"> ושחורות, שהגוף שלהן יפה, הן היו יפות עם בגדים וגם בלי, לעולם לא נבוכות בקשר למשקל שלהן. הן היו אגרסביות. [וגו'] למרבה ה-</w:t>
      </w:r>
      <w:r>
        <w:t>horror</w:t>
      </w:r>
      <w:r>
        <w:rPr>
          <w:rFonts w:hint="cs"/>
          <w:rtl/>
        </w:rPr>
        <w:t xml:space="preserve"> של סער, אלכס גילה שלפעמים דווקא אלו שעוררו בחילה ברמות חזקות </w:t>
      </w:r>
      <w:r>
        <w:rPr>
          <w:rtl/>
        </w:rPr>
        <w:t>–</w:t>
      </w:r>
      <w:r>
        <w:rPr>
          <w:rFonts w:hint="cs"/>
          <w:rtl/>
        </w:rPr>
        <w:t xml:space="preserve"> הבחילה דווקא גרמה למשיכה מבחילה וככל שזה יותר מבחיל זה יותר מושך. בצקיות, חמצמצות, הבשר נשפך מהן בצקי בולט דרך הבגדים והעור שלהן לא נקי, זה כ"כ מגעיל ואתה יודע שככל שהן יורידו עוד בגד ועוד בגד החמצמצות שתאפוף אותך רק תתחדד ותעמיק, ושערות מתולתלות / עבות / מקורזלות יתגלו באזורים [</w:t>
      </w:r>
      <w:r>
        <w:t>unexpected</w:t>
      </w:r>
      <w:r>
        <w:rPr>
          <w:rFonts w:hint="cs"/>
          <w:rtl/>
        </w:rPr>
        <w:t xml:space="preserve">] בלתי צפויים. </w:t>
      </w:r>
    </w:p>
    <w:p w14:paraId="1BEEDECF" w14:textId="77777777" w:rsidR="00283007" w:rsidRDefault="00283007" w:rsidP="00283007">
      <w:pPr>
        <w:rPr>
          <w:rtl/>
        </w:rPr>
      </w:pPr>
      <w:r>
        <w:rPr>
          <w:rFonts w:hint="cs"/>
          <w:rtl/>
        </w:rPr>
        <w:t>]</w:t>
      </w:r>
    </w:p>
    <w:p w14:paraId="35E67B4C" w14:textId="77777777" w:rsidR="00283007" w:rsidRDefault="00283007" w:rsidP="00283007">
      <w:pPr>
        <w:rPr>
          <w:rtl/>
        </w:rPr>
      </w:pPr>
      <w:r>
        <w:rPr>
          <w:rFonts w:hint="cs"/>
          <w:rtl/>
        </w:rPr>
        <w:t xml:space="preserve">[כשסער סיפר את זה לארקדי, ארקדי שאל את אלכס </w:t>
      </w:r>
      <w:r>
        <w:rPr>
          <w:rtl/>
        </w:rPr>
        <w:t>–</w:t>
      </w:r>
      <w:r>
        <w:rPr>
          <w:rFonts w:hint="cs"/>
          <w:rtl/>
        </w:rPr>
        <w:t xml:space="preserve"> באמת מפריע לך שיער מקורזל, שאל ארקדי ששיער מקורזל צימח על גופו אם כי במקומות צפויים ביותר].</w:t>
      </w:r>
    </w:p>
    <w:p w14:paraId="6614F31D" w14:textId="77777777" w:rsidR="00283007" w:rsidRDefault="00283007" w:rsidP="00283007">
      <w:pPr>
        <w:rPr>
          <w:rtl/>
        </w:rPr>
      </w:pPr>
      <w:r>
        <w:rPr>
          <w:rFonts w:hint="cs"/>
          <w:rtl/>
        </w:rPr>
        <w:t xml:space="preserve">סער ניסה להסביר על התאומות הזהות מדנמרק, אבל בעיני אלכס לא ניתן היה להיות תאומות זהות אחרי גיל מסוים </w:t>
      </w:r>
      <w:r>
        <w:rPr>
          <w:rtl/>
        </w:rPr>
        <w:t>–</w:t>
      </w:r>
      <w:r>
        <w:rPr>
          <w:rFonts w:hint="cs"/>
          <w:rtl/>
        </w:rPr>
        <w:t xml:space="preserve"> הן התפצלו להן. 'התכוונתי לזאת עם הביקיני,' סער אמר ואלכס תקף אותו בחריפות </w:t>
      </w:r>
      <w:r>
        <w:rPr>
          <w:rtl/>
        </w:rPr>
        <w:t>–</w:t>
      </w:r>
      <w:r>
        <w:rPr>
          <w:rFonts w:hint="cs"/>
          <w:rtl/>
        </w:rPr>
        <w:t xml:space="preserve"> אתה לא רואה שהו מחליפות בגדי ים, אדיוט שכמותך? אלכס כעס עליו בגלל הצפיה של סער לכך שאלכס ישאר נאמן ליסמין. אלכס לא הסכים, הוא סרב לכך, הוא סרב להרגיש שהוא בוגד, הוא רצה לחנוק את סער שניסה לגרום לו לתחושות אשם ושל בגידה.</w:t>
      </w:r>
    </w:p>
    <w:p w14:paraId="4CBF9DF0" w14:textId="77777777" w:rsidR="00283007" w:rsidRDefault="00283007" w:rsidP="00283007">
      <w:pPr>
        <w:rPr>
          <w:rtl/>
        </w:rPr>
      </w:pPr>
      <w:r>
        <w:rPr>
          <w:rFonts w:hint="cs"/>
          <w:rtl/>
        </w:rPr>
        <w:t xml:space="preserve">בלילות, אלכס </w:t>
      </w:r>
      <w:r w:rsidRPr="005A32CF">
        <w:rPr>
          <w:rFonts w:hint="cs"/>
          <w:rtl/>
        </w:rPr>
        <w:t>היה יושב על הספסל בחצר הקדמית של מועדון הגלישה, מול הים, [זה היה ב</w:t>
      </w:r>
      <w:r>
        <w:rPr>
          <w:rFonts w:hint="cs"/>
          <w:rtl/>
        </w:rPr>
        <w:t>אזור</w:t>
      </w:r>
      <w:r w:rsidRPr="005A32CF">
        <w:rPr>
          <w:rFonts w:hint="cs"/>
          <w:rtl/>
        </w:rPr>
        <w:t xml:space="preserve"> המלונות וגו' הוא גר בחדר האחורי במועדון הגלישה,] לאחר שתיירת מארצות-הקור </w:t>
      </w:r>
      <w:r>
        <w:rPr>
          <w:rFonts w:hint="cs"/>
          <w:rtl/>
        </w:rPr>
        <w:t>הייתה</w:t>
      </w:r>
      <w:r w:rsidRPr="005A32CF">
        <w:rPr>
          <w:rFonts w:hint="cs"/>
          <w:rtl/>
        </w:rPr>
        <w:t xml:space="preserve"> נרדמת בחדר האחורי, ומרגה מהכפר הסמוך באה לשבת לצידו ולשיר</w:t>
      </w:r>
      <w:r>
        <w:rPr>
          <w:rFonts w:hint="cs"/>
          <w:rtl/>
        </w:rPr>
        <w:t xml:space="preserve"> [</w:t>
      </w:r>
      <w:r>
        <w:t>Alfonsina y el Mar</w:t>
      </w:r>
      <w:r>
        <w:rPr>
          <w:rFonts w:hint="cs"/>
          <w:rtl/>
        </w:rPr>
        <w:t xml:space="preserve"> </w:t>
      </w:r>
      <w:r w:rsidRPr="00691E63">
        <w:t>http://letras.mus.br/mercedes-sosa/37548</w:t>
      </w:r>
      <w:r w:rsidRPr="00691E63">
        <w:rPr>
          <w:rFonts w:cs="Times New Roman"/>
          <w:rtl/>
        </w:rPr>
        <w:t>/</w:t>
      </w:r>
      <w:r>
        <w:rPr>
          <w:rFonts w:hint="cs"/>
          <w:rtl/>
        </w:rPr>
        <w:t xml:space="preserve">] </w:t>
      </w:r>
      <w:r>
        <w:rPr>
          <w:rtl/>
        </w:rPr>
        <w:t>–</w:t>
      </w:r>
      <w:r>
        <w:rPr>
          <w:rFonts w:hint="cs"/>
          <w:rtl/>
        </w:rPr>
        <w:t xml:space="preserve"> </w:t>
      </w:r>
      <w:r w:rsidRPr="00691E63">
        <w:t>¿Qué poemas nuevos fuiste a buscar?</w:t>
      </w:r>
      <w:r>
        <w:rPr>
          <w:rFonts w:hint="cs"/>
          <w:rtl/>
        </w:rPr>
        <w:t xml:space="preserve">. יש תהיות שהן ליליות בלבד [התהייה הלילית הזאת,] </w:t>
      </w:r>
      <w:r>
        <w:rPr>
          <w:rtl/>
        </w:rPr>
        <w:t>–</w:t>
      </w:r>
      <w:r>
        <w:rPr>
          <w:rFonts w:hint="cs"/>
          <w:rtl/>
        </w:rPr>
        <w:t xml:space="preserve"> אילו פואמות חדשים הוא מחפש, כי הפואמה הייתה זכר וזה היה יאה ביותר ומאוד</w:t>
      </w:r>
      <w:r w:rsidRPr="00C9383C">
        <w:rPr>
          <w:rFonts w:hint="cs"/>
          <w:rtl/>
        </w:rPr>
        <w:t xml:space="preserve"> ומתאים בעיניו</w:t>
      </w:r>
      <w:r>
        <w:rPr>
          <w:rFonts w:hint="cs"/>
          <w:rtl/>
        </w:rPr>
        <w:t>. כך גם בשפות לטניות נוספות בוודאי, והוא התפלא על כי מעולם לא שם לב לכך בכל שיעורי הצרפתית הרבים בבית-הספר. [/ כך גם בצרפתית, השפות הלטיניות הן נהדרות!]</w:t>
      </w:r>
    </w:p>
    <w:p w14:paraId="6E1AEA6F" w14:textId="77777777" w:rsidR="00283007" w:rsidRDefault="00283007" w:rsidP="00283007">
      <w:pPr>
        <w:rPr>
          <w:rtl/>
        </w:rPr>
      </w:pPr>
      <w:r>
        <w:rPr>
          <w:rFonts w:hint="cs"/>
          <w:rtl/>
        </w:rPr>
        <w:t>הוא לא הבין איך לא שם לב בשיעורי צרפתית לכך שפואמה הוא זכר. זה היה מאוד יאה שפואמה יהיה כזה.</w:t>
      </w:r>
    </w:p>
    <w:p w14:paraId="19A093E5" w14:textId="77777777" w:rsidR="00283007" w:rsidRDefault="00283007" w:rsidP="00283007">
      <w:pPr>
        <w:rPr>
          <w:rtl/>
        </w:rPr>
      </w:pPr>
      <w:r>
        <w:rPr>
          <w:rFonts w:hint="cs"/>
          <w:rtl/>
        </w:rPr>
        <w:t>[היא באה לטרינידד מונצואלה. הוא פגש אותה לראשונה כשנסע אחרי מסיבת הסיום בביה"ס באנגליה עם ראסל??? סיימון וסאקורה??? לדרום אמריקה, עד שסער יגמור את הביקור אצל אבא שלו והם יסעו לדוג באלסקה.</w:t>
      </w:r>
    </w:p>
    <w:p w14:paraId="40567D80" w14:textId="77777777" w:rsidR="00283007" w:rsidRDefault="00283007" w:rsidP="00283007">
      <w:pPr>
        <w:rPr>
          <w:rtl/>
        </w:rPr>
      </w:pPr>
      <w:r>
        <w:rPr>
          <w:rFonts w:hint="cs"/>
          <w:rtl/>
        </w:rPr>
        <w:t>והיא באה אליו במיוחד לבקרו כשהיה בטרינידד.]</w:t>
      </w:r>
    </w:p>
    <w:p w14:paraId="51197203" w14:textId="77777777" w:rsidR="00283007" w:rsidRDefault="00283007" w:rsidP="00283007">
      <w:pPr>
        <w:rPr>
          <w:rtl/>
        </w:rPr>
      </w:pPr>
      <w:r>
        <w:rPr>
          <w:rFonts w:hint="cs"/>
          <w:rtl/>
        </w:rPr>
        <w:t>אולי היא הייתה פקידת הקבלה של משמרת הערב.</w:t>
      </w:r>
    </w:p>
    <w:p w14:paraId="5837C71D" w14:textId="77777777" w:rsidR="00283007" w:rsidRDefault="00283007" w:rsidP="00283007">
      <w:pPr>
        <w:rPr>
          <w:rtl/>
        </w:rPr>
      </w:pPr>
    </w:p>
    <w:p w14:paraId="6EDE7E32" w14:textId="77777777" w:rsidR="00283007" w:rsidRDefault="00283007" w:rsidP="00283007">
      <w:pPr>
        <w:rPr>
          <w:rtl/>
        </w:rPr>
      </w:pPr>
      <w:r>
        <w:rPr>
          <w:rFonts w:cs="Times New Roman"/>
          <w:rtl/>
        </w:rPr>
        <w:t>מרגה</w:t>
      </w:r>
    </w:p>
    <w:p w14:paraId="689C3C1F" w14:textId="77777777" w:rsidR="00283007" w:rsidRDefault="00283007" w:rsidP="00283007">
      <w:pPr>
        <w:rPr>
          <w:rtl/>
        </w:rPr>
      </w:pPr>
      <w:r>
        <w:rPr>
          <w:rFonts w:cs="Times New Roman"/>
          <w:rtl/>
        </w:rPr>
        <w:t xml:space="preserve">היא לא היתה יפה, אם כי קשה היה להצביע על משהו ספציפי. אולי בגלל שהפה שלה היה קטן מדי, או הלחיים עבות מדי או הסנטר עדין מדי אם כי כל זה נשמע תיאור של אישה יפה. בכל מקום שלא היית, הפנים שלה תמיד נראו קרובות מדי אליך, קרובות בגסות. כשליטפה את קווצות שיערה שירדו על פניה )בחלקן להסתיר את לחייה הגדולות מדי(, זאת לא היתה תנועה חיננית אלא גסה, כבדה. הטבעת הזולה היחידה שענדה הדגישה אלמנט חזירי-משהו באצבעות שלה. אבל לפעמים היא חייכה )חיוך שהיה נטול-חן ועדנה לגמרי - היא חייכה רק לעצמה ולא היה אלמנט חולמני בהוויתה( והאצבעות העבטת האלה </w:t>
      </w:r>
      <w:r>
        <w:rPr>
          <w:rFonts w:cs="Times New Roman"/>
          <w:rtl/>
        </w:rPr>
        <w:lastRenderedPageBreak/>
        <w:t>כשהיו צצעצות בבשרו, בשכמותיו, בגבו הוא חש שהוא עשוי משומן טהור, גושי ולבנבן, וכשהאצבעות מעסות אותו השומן מתערבל ומתחכך, הוא מתחמם ונמס.</w:t>
      </w:r>
    </w:p>
    <w:p w14:paraId="4CBB6A1F" w14:textId="77777777" w:rsidR="00283007" w:rsidRDefault="00283007" w:rsidP="00283007">
      <w:pPr>
        <w:rPr>
          <w:rtl/>
        </w:rPr>
      </w:pPr>
    </w:p>
    <w:p w14:paraId="4CE30093" w14:textId="77777777" w:rsidR="00283007" w:rsidRDefault="00283007" w:rsidP="00283007">
      <w:pPr>
        <w:rPr>
          <w:rtl/>
        </w:rPr>
      </w:pPr>
      <w:r>
        <w:rPr>
          <w:rFonts w:hint="cs"/>
          <w:rtl/>
        </w:rPr>
        <w:t xml:space="preserve">ומכיוון שאהב פואמות היא לימדה אותו את אלו שהכירה </w:t>
      </w:r>
      <w:r>
        <w:rPr>
          <w:rtl/>
        </w:rPr>
        <w:t>–</w:t>
      </w:r>
    </w:p>
    <w:p w14:paraId="3B99F506" w14:textId="77777777" w:rsidR="00283007" w:rsidRDefault="00283007" w:rsidP="00283007">
      <w:r>
        <w:rPr>
          <w:rFonts w:hint="cs"/>
          <w:rtl/>
        </w:rPr>
        <w:t xml:space="preserve">[התפילה </w:t>
      </w:r>
      <w:r>
        <w:rPr>
          <w:rtl/>
        </w:rPr>
        <w:t>–</w:t>
      </w:r>
      <w:r>
        <w:rPr>
          <w:rFonts w:hint="cs"/>
          <w:rtl/>
        </w:rPr>
        <w:t xml:space="preserve"> </w:t>
      </w:r>
      <w:r>
        <w:t>Angel de la Guarda</w:t>
      </w:r>
      <w:r>
        <w:rPr>
          <w:rFonts w:hint="cs"/>
          <w:rtl/>
        </w:rPr>
        <w:t>]</w:t>
      </w:r>
    </w:p>
    <w:p w14:paraId="1C59B70E" w14:textId="77777777" w:rsidR="00283007" w:rsidRDefault="00283007" w:rsidP="00283007">
      <w:pPr>
        <w:bidi w:val="0"/>
        <w:rPr>
          <w:rFonts w:cs="Times New Roman"/>
        </w:rPr>
      </w:pPr>
      <w:r>
        <w:t xml:space="preserve">Ángel de la Guarda, dulce </w:t>
      </w:r>
      <w:r w:rsidRPr="0099169A">
        <w:t>compañía</w:t>
      </w:r>
      <w:r>
        <w:t>, no me desampares ni de noche ni de día. [No me dejes solo que me perdería. Ni vivir, ni morir en pecado mortal. Jesús en la vida, Jesús en la muerte, Jesús para siempre</w:t>
      </w:r>
      <w:r>
        <w:rPr>
          <w:rFonts w:cs="Times New Roman"/>
          <w:rtl/>
        </w:rPr>
        <w:t>.</w:t>
      </w:r>
      <w:r>
        <w:rPr>
          <w:rFonts w:cs="Times New Roman"/>
        </w:rPr>
        <w:t xml:space="preserve"> </w:t>
      </w:r>
      <w:r>
        <w:t>Amén</w:t>
      </w:r>
      <w:r>
        <w:rPr>
          <w:rFonts w:cs="Times New Roman"/>
          <w:rtl/>
        </w:rPr>
        <w:t>.</w:t>
      </w:r>
    </w:p>
    <w:p w14:paraId="38D05FB0" w14:textId="77777777" w:rsidR="00283007" w:rsidRPr="00A42784" w:rsidRDefault="00283007" w:rsidP="00283007">
      <w:pPr>
        <w:bidi w:val="0"/>
        <w:rPr>
          <w:rtl/>
        </w:rPr>
      </w:pPr>
      <w:hyperlink r:id="rId29" w:history="1">
        <w:r w:rsidRPr="00E51725">
          <w:rPr>
            <w:rStyle w:val="Hyperlink"/>
          </w:rPr>
          <w:t>http://www.catholic.org/prayers/prayer.php?p=3356</w:t>
        </w:r>
      </w:hyperlink>
      <w:r>
        <w:t xml:space="preserve">, </w:t>
      </w:r>
      <w:r w:rsidRPr="000167D3">
        <w:t>https://www.google.co.il/search?q=oracion+angel+dela+guarda</w:t>
      </w:r>
      <w:r>
        <w:t>]</w:t>
      </w:r>
    </w:p>
    <w:p w14:paraId="2CF3C758" w14:textId="77777777" w:rsidR="00283007" w:rsidRDefault="00283007" w:rsidP="00283007">
      <w:pPr>
        <w:rPr>
          <w:rtl/>
        </w:rPr>
      </w:pPr>
      <w:r>
        <w:rPr>
          <w:rFonts w:hint="cs"/>
          <w:rtl/>
        </w:rPr>
        <w:t xml:space="preserve">הדינדון היפה בין אלכס לבין ה-אנחל: </w:t>
      </w:r>
      <w:r>
        <w:t>no me desampares</w:t>
      </w:r>
      <w:r>
        <w:rPr>
          <w:rFonts w:hint="cs"/>
          <w:rtl/>
        </w:rPr>
        <w:t xml:space="preserve">, אל תינטשני, אבל זה יותר יפה </w:t>
      </w:r>
      <w:r>
        <w:rPr>
          <w:rtl/>
        </w:rPr>
        <w:t>–</w:t>
      </w:r>
      <w:r>
        <w:rPr>
          <w:rFonts w:hint="cs"/>
          <w:rtl/>
        </w:rPr>
        <w:t xml:space="preserve"> אל-נא אותי תנטוש, זה הזמן להזכר בהרצאות הארוכות על שפת המקרא, על ו"ו ההיפוך ומילות שיעבוד [למצא משהו טוב יותר] ולהבין מהיכן אותו אנחל לקוח, מהו מקורו של ה-אנחל, אבל אלכס שכח את כל ההרצאות, את כל מילות השיעבוד </w:t>
      </w:r>
      <w:r>
        <w:rPr>
          <w:rtl/>
        </w:rPr>
        <w:t>–</w:t>
      </w:r>
      <w:r>
        <w:rPr>
          <w:rFonts w:hint="cs"/>
          <w:rtl/>
        </w:rPr>
        <w:t xml:space="preserve"> אלכס חופשי! [ברור שלא אכתוב זאת כי אלכס יוצא לחופשי רק בסוף...]</w:t>
      </w:r>
    </w:p>
    <w:p w14:paraId="1F333DBB" w14:textId="77777777" w:rsidR="00283007" w:rsidRDefault="00283007" w:rsidP="00283007">
      <w:pPr>
        <w:rPr>
          <w:rtl/>
        </w:rPr>
      </w:pPr>
      <w:r>
        <w:rPr>
          <w:rFonts w:hint="cs"/>
          <w:rtl/>
        </w:rPr>
        <w:t>למרגה היה צ'רנגו, שזהו כלי נגינה דמוי גיטרה עם 5 מיתרים. היא לימדה את אלכס לנגן עליו.</w:t>
      </w:r>
    </w:p>
    <w:p w14:paraId="0BD402B5" w14:textId="77777777" w:rsidR="00283007" w:rsidRDefault="00283007" w:rsidP="00283007">
      <w:pPr>
        <w:rPr>
          <w:rtl/>
        </w:rPr>
      </w:pPr>
      <w:r>
        <w:rPr>
          <w:rFonts w:hint="cs"/>
          <w:rtl/>
        </w:rPr>
        <w:t>"</w:t>
      </w:r>
      <w:r>
        <w:t xml:space="preserve">Me… me </w:t>
      </w:r>
      <w:r w:rsidRPr="00187007">
        <w:t xml:space="preserve">estoy </w:t>
      </w:r>
      <w:r>
        <w:t>lernendo</w:t>
      </w:r>
      <w:r w:rsidRPr="00187007">
        <w:t xml:space="preserve"> un poco </w:t>
      </w:r>
      <w:r>
        <w:t>al</w:t>
      </w:r>
      <w:r w:rsidRPr="00187007">
        <w:t xml:space="preserve"> </w:t>
      </w:r>
      <w:r>
        <w:t>castellano</w:t>
      </w:r>
      <w:r>
        <w:rPr>
          <w:rFonts w:hint="cs"/>
          <w:rtl/>
        </w:rPr>
        <w:t>"</w:t>
      </w:r>
    </w:p>
    <w:p w14:paraId="5F789013" w14:textId="77777777" w:rsidR="00283007" w:rsidRDefault="00283007" w:rsidP="00283007">
      <w:pPr>
        <w:rPr>
          <w:rtl/>
        </w:rPr>
      </w:pPr>
      <w:r>
        <w:rPr>
          <w:rFonts w:hint="cs"/>
          <w:rtl/>
        </w:rPr>
        <w:t>"</w:t>
      </w:r>
      <w:r>
        <w:t>Pero solo un poquito, e?</w:t>
      </w:r>
      <w:r>
        <w:rPr>
          <w:rFonts w:hint="cs"/>
          <w:rtl/>
        </w:rPr>
        <w:t>" היא צחקה.</w:t>
      </w:r>
    </w:p>
    <w:p w14:paraId="2F3C1D31" w14:textId="77777777" w:rsidR="00283007" w:rsidRDefault="00283007" w:rsidP="00283007">
      <w:pPr>
        <w:rPr>
          <w:rtl/>
        </w:rPr>
      </w:pPr>
      <w:r>
        <w:rPr>
          <w:rFonts w:hint="cs"/>
          <w:rtl/>
        </w:rPr>
        <w:t>"</w:t>
      </w:r>
      <w:r>
        <w:t>Un poquitin</w:t>
      </w:r>
      <w:r>
        <w:rPr>
          <w:rFonts w:hint="cs"/>
          <w:rtl/>
        </w:rPr>
        <w:t>" [לבדוק את כל האיות וה-</w:t>
      </w:r>
      <w:r>
        <w:t>e</w:t>
      </w:r>
      <w:r>
        <w:rPr>
          <w:rFonts w:hint="cs"/>
          <w:rtl/>
        </w:rPr>
        <w:t xml:space="preserve"> והדגשים]</w:t>
      </w:r>
    </w:p>
    <w:p w14:paraId="3038B70B" w14:textId="77777777" w:rsidR="00283007" w:rsidRDefault="00283007" w:rsidP="00283007">
      <w:pPr>
        <w:rPr>
          <w:rtl/>
        </w:rPr>
      </w:pPr>
    </w:p>
    <w:p w14:paraId="0AD2FD76" w14:textId="77777777" w:rsidR="00283007" w:rsidRDefault="00283007" w:rsidP="00283007">
      <w:pPr>
        <w:rPr>
          <w:rtl/>
        </w:rPr>
      </w:pPr>
      <w:r>
        <w:rPr>
          <w:rFonts w:hint="cs"/>
          <w:rtl/>
        </w:rPr>
        <w:t>כשסער רואה את אלכס עם מרגה, עוד לפני שראה אותו עם כל האירופאיות והתיירות השוות:</w:t>
      </w:r>
    </w:p>
    <w:p w14:paraId="5B5250E3" w14:textId="77777777" w:rsidR="00283007" w:rsidRDefault="00283007" w:rsidP="00283007">
      <w:pPr>
        <w:rPr>
          <w:rtl/>
        </w:rPr>
      </w:pPr>
      <w:r>
        <w:rPr>
          <w:rFonts w:hint="cs"/>
          <w:rtl/>
        </w:rPr>
        <w:t>סער לעג לאלכס, כי הרגיש שקיבל בטרינידד את כל הבנות היותר "שוות". אלכס "התעצבן" על שסער דיבר באופן לא יפה לבנות ואמר לו, אני אף פעם לא שכבתי עם מישה בגלל שזה מה שנשאר, שכבתי עם מישהי רק שאני רציתי וגו' [אני לא מצליחה להתנסח]</w:t>
      </w:r>
    </w:p>
    <w:p w14:paraId="7FF5F711" w14:textId="77777777" w:rsidR="00283007" w:rsidRDefault="00283007" w:rsidP="00283007">
      <w:pPr>
        <w:rPr>
          <w:rtl/>
        </w:rPr>
      </w:pPr>
      <w:r>
        <w:rPr>
          <w:rFonts w:hint="cs"/>
          <w:rtl/>
        </w:rPr>
        <w:t xml:space="preserve">סער אומר לו שאין לו שום טכניקות של "משחק" (עם בנות), שום מהלכים ולכן הוא מפספס את ה"שוות", אלכס אומר </w:t>
      </w:r>
      <w:r>
        <w:rPr>
          <w:rtl/>
        </w:rPr>
        <w:t>–</w:t>
      </w:r>
      <w:r>
        <w:rPr>
          <w:rFonts w:hint="cs"/>
          <w:rtl/>
        </w:rPr>
        <w:t xml:space="preserve"> כי זה לא משחק, ובאמת אין לי שום טכניקה. רק אנשים עטופים מכל הכיוונים ומשומרים כמו מומיות צריכים טכניקות ומשחקים.</w:t>
      </w:r>
    </w:p>
    <w:p w14:paraId="1A1448E1" w14:textId="77777777" w:rsidR="00283007" w:rsidRDefault="00283007" w:rsidP="00283007">
      <w:pPr>
        <w:rPr>
          <w:rtl/>
        </w:rPr>
      </w:pPr>
    </w:p>
    <w:p w14:paraId="173CA367" w14:textId="77777777" w:rsidR="00283007" w:rsidRDefault="00283007" w:rsidP="00283007">
      <w:pPr>
        <w:rPr>
          <w:rtl/>
        </w:rPr>
      </w:pPr>
      <w:r>
        <w:rPr>
          <w:rtl/>
        </w:rPr>
        <w:t>סער נ</w:t>
      </w:r>
      <w:r>
        <w:rPr>
          <w:rFonts w:hint="cs"/>
          <w:rtl/>
        </w:rPr>
        <w:t>הג לה</w:t>
      </w:r>
      <w:r>
        <w:rPr>
          <w:rtl/>
        </w:rPr>
        <w:t>כנס ל</w:t>
      </w:r>
      <w:r w:rsidRPr="00CD067C">
        <w:rPr>
          <w:rtl/>
        </w:rPr>
        <w:t xml:space="preserve">מייל שלו </w:t>
      </w:r>
      <w:r>
        <w:rPr>
          <w:rFonts w:hint="cs"/>
          <w:rtl/>
        </w:rPr>
        <w:t xml:space="preserve">מהמחשב במועדון הצלילה </w:t>
      </w:r>
      <w:r w:rsidRPr="00CD067C">
        <w:rPr>
          <w:rtl/>
        </w:rPr>
        <w:t xml:space="preserve">כמעט כל יום, לבדוק </w:t>
      </w:r>
      <w:r>
        <w:rPr>
          <w:rFonts w:hint="cs"/>
          <w:rtl/>
        </w:rPr>
        <w:t>ה</w:t>
      </w:r>
      <w:r w:rsidRPr="00CD067C">
        <w:rPr>
          <w:rtl/>
        </w:rPr>
        <w:t>אם התקבל</w:t>
      </w:r>
      <w:r>
        <w:rPr>
          <w:rFonts w:hint="cs"/>
          <w:rtl/>
        </w:rPr>
        <w:t xml:space="preserve"> לייל, ולאחר שהגיע האישור על מילגה מלאה, להבין מה עליו להביא ואיך להתארגן.</w:t>
      </w:r>
    </w:p>
    <w:p w14:paraId="0C555AB9" w14:textId="77777777" w:rsidR="00283007" w:rsidRPr="00CD067C" w:rsidRDefault="00283007" w:rsidP="00283007">
      <w:pPr>
        <w:rPr>
          <w:rtl/>
        </w:rPr>
      </w:pPr>
      <w:r>
        <w:rPr>
          <w:rFonts w:hint="cs"/>
          <w:rtl/>
        </w:rPr>
        <w:t xml:space="preserve">אלכס אף הוא נכנס למייל שלו כל יום. ארקדי הרבה לשלוח לו קישורים לאתרים שתיארו באופן גרפי ובצבע מלא תסמינים של מחלות מין ותופעות לוואי, והתרו על חשיבות השימוש בקונדומים. [וגו' </w:t>
      </w:r>
      <w:r>
        <w:rPr>
          <w:rtl/>
        </w:rPr>
        <w:t>–</w:t>
      </w:r>
      <w:r>
        <w:rPr>
          <w:rFonts w:hint="cs"/>
          <w:rtl/>
        </w:rPr>
        <w:t xml:space="preserve"> אלכס חושב שארקדי רוצה שהוא יהיה </w:t>
      </w:r>
      <w:r>
        <w:t>celibate</w:t>
      </w:r>
      <w:r>
        <w:rPr>
          <w:rFonts w:hint="cs"/>
          <w:rtl/>
        </w:rPr>
        <w:t xml:space="preserve"> או משהו כזה שאינני מסוגלת להסביר]</w:t>
      </w:r>
    </w:p>
    <w:p w14:paraId="41861671" w14:textId="77777777" w:rsidR="00283007" w:rsidRDefault="00283007" w:rsidP="00283007">
      <w:pPr>
        <w:rPr>
          <w:rtl/>
        </w:rPr>
      </w:pPr>
      <w:r>
        <w:rPr>
          <w:rFonts w:hint="cs"/>
          <w:rtl/>
        </w:rPr>
        <w:t>באחד מימיהם האחרונים באי, מרגה [החברה השמנה של אלכס] הגיעה, [קראו לה מרגה - סער קרא לה מרגרינה]</w:t>
      </w:r>
      <w:r>
        <w:t xml:space="preserve"> </w:t>
      </w:r>
      <w:r>
        <w:rPr>
          <w:rFonts w:hint="cs"/>
          <w:rtl/>
        </w:rPr>
        <w:t xml:space="preserve">וכפכפי האצבע שלה חרקו בהתחככותן עם כפות רגליה הרטובות ממים, או זיעה. ייתכן ורצפת העץ לא הדהדה עם כל צעד </w:t>
      </w:r>
      <w:r>
        <w:rPr>
          <w:rFonts w:hint="cs"/>
          <w:rtl/>
        </w:rPr>
        <w:lastRenderedPageBreak/>
        <w:t xml:space="preserve">שלה, אבל סער סבר שדווקא כן. היא צעדה כשרגליה בצידי גופה העבה, צעד פה צעד שם ובתווך עודף החומר האגור בקרבּה, זה לא היה מעודן כלל. הוא ליכסן מבט מסתייג אל אלכס [מגנה, גנאי, מסוייג, מלא בחילה, שולל, לגנות </w:t>
      </w:r>
      <w:r>
        <w:t>disapproving</w:t>
      </w:r>
      <w:r>
        <w:rPr>
          <w:rFonts w:hint="cs"/>
          <w:rtl/>
        </w:rPr>
        <w:t xml:space="preserve"> כן, זאת דרכי הפואטית להתבטא] </w:t>
      </w:r>
      <w:r>
        <w:rPr>
          <w:rtl/>
        </w:rPr>
        <w:t>–</w:t>
      </w:r>
      <w:r>
        <w:rPr>
          <w:rFonts w:hint="cs"/>
          <w:rtl/>
        </w:rPr>
        <w:t xml:space="preserve"> נו, אתה לא רציני, מה זה אמור להיות??</w:t>
      </w:r>
    </w:p>
    <w:p w14:paraId="5017BF79" w14:textId="77777777" w:rsidR="00283007" w:rsidRDefault="00283007" w:rsidP="00283007">
      <w:pPr>
        <w:rPr>
          <w:rtl/>
        </w:rPr>
      </w:pPr>
      <w:r>
        <w:rPr>
          <w:rFonts w:hint="cs"/>
          <w:rtl/>
        </w:rPr>
        <w:t xml:space="preserve">כשהתיישבה על הספה המוכתמת של חדר-הסגל, מכנסיה הקצרות התרוממו וקצה התחתונים נגע בריפוד הספה. </w:t>
      </w:r>
    </w:p>
    <w:p w14:paraId="3A19574E" w14:textId="77777777" w:rsidR="00283007" w:rsidRDefault="00283007" w:rsidP="00283007">
      <w:pPr>
        <w:rPr>
          <w:rtl/>
        </w:rPr>
      </w:pPr>
      <w:r>
        <w:rPr>
          <w:rFonts w:hint="cs"/>
          <w:rtl/>
        </w:rPr>
        <w:t>"זה לא עסק," סער אמר לאלכס בעברית, "אתה משוגע לגמרי."</w:t>
      </w:r>
    </w:p>
    <w:p w14:paraId="793716B6" w14:textId="77777777" w:rsidR="00283007" w:rsidRDefault="00283007" w:rsidP="00283007">
      <w:pPr>
        <w:rPr>
          <w:rtl/>
        </w:rPr>
      </w:pPr>
      <w:r>
        <w:rPr>
          <w:rFonts w:hint="cs"/>
          <w:rtl/>
        </w:rPr>
        <w:t xml:space="preserve">אלכס חייך בנחת ותפס אותה באחת התפיחויות הרבות בירך הפולקעסית שלה. </w:t>
      </w:r>
    </w:p>
    <w:p w14:paraId="516F39FB" w14:textId="77777777" w:rsidR="00283007" w:rsidRDefault="00283007" w:rsidP="00283007">
      <w:pPr>
        <w:rPr>
          <w:rtl/>
        </w:rPr>
      </w:pPr>
      <w:r>
        <w:rPr>
          <w:rFonts w:hint="cs"/>
          <w:rtl/>
        </w:rPr>
        <w:t>היא הביאה להם ארוחת-צהריים, ודיברה בפה מלא רוק. אלכס כבר טעם את הרוק שלה, הוא היה שמנוני.</w:t>
      </w:r>
    </w:p>
    <w:p w14:paraId="33102162" w14:textId="77777777" w:rsidR="00283007" w:rsidRDefault="00283007" w:rsidP="00283007">
      <w:pPr>
        <w:rPr>
          <w:rtl/>
        </w:rPr>
      </w:pPr>
      <w:r>
        <w:rPr>
          <w:rFonts w:hint="cs"/>
          <w:rtl/>
        </w:rPr>
        <w:t>זה היה בלתי אפשרי שזאת תהיה החברה האחרונה שלו בחופשה הזאת. הם עמדו לעזוב תוך פחות מיומיים, ואחרי כל מי שהייתה לו, [זאת וזאת וזאת] אחרי התאומות הדניות! סער סבר בטעות שהן תאומות זהות, הוא התערב על כך עם אלכס והפסיד. [אך גם ללא ההפסד הן בחרו באלכס.] סער ראה איך הן נדבקות אליו במשך הימים, ובלילות היה שוכב לבדו בחדרם השכור וחושב מה הן ושכמותן רוצות.</w:t>
      </w:r>
    </w:p>
    <w:p w14:paraId="0CDD8638" w14:textId="77777777" w:rsidR="00283007" w:rsidRDefault="00283007" w:rsidP="00283007">
      <w:pPr>
        <w:rPr>
          <w:rtl/>
        </w:rPr>
      </w:pPr>
      <w:r>
        <w:rPr>
          <w:rFonts w:hint="cs"/>
          <w:rtl/>
        </w:rPr>
        <w:t xml:space="preserve">[להזכיר </w:t>
      </w:r>
      <w:r>
        <w:rPr>
          <w:rtl/>
        </w:rPr>
        <w:t>–</w:t>
      </w:r>
      <w:r>
        <w:rPr>
          <w:rFonts w:hint="cs"/>
          <w:rtl/>
        </w:rPr>
        <w:t xml:space="preserve"> סער מביט בעיניים של אלכס, וגו' תיאור מהמבורג שבו אמרתי </w:t>
      </w:r>
      <w:r>
        <w:rPr>
          <w:rtl/>
        </w:rPr>
        <w:t>–</w:t>
      </w:r>
      <w:r>
        <w:rPr>
          <w:rFonts w:hint="cs"/>
          <w:rtl/>
        </w:rPr>
        <w:t xml:space="preserve"> שיווה לו מראה של טוב לב שאישפר לו לעולל הכול וגו'.</w:t>
      </w:r>
    </w:p>
    <w:p w14:paraId="2972CF1D" w14:textId="77777777" w:rsidR="00283007" w:rsidRDefault="00283007" w:rsidP="00283007">
      <w:pPr>
        <w:rPr>
          <w:rtl/>
        </w:rPr>
      </w:pPr>
      <w:r>
        <w:rPr>
          <w:rFonts w:hint="cs"/>
          <w:rtl/>
        </w:rPr>
        <w:t xml:space="preserve">העיניים של אלכס </w:t>
      </w:r>
      <w:r>
        <w:rPr>
          <w:rtl/>
        </w:rPr>
        <w:t>–</w:t>
      </w:r>
      <w:r>
        <w:rPr>
          <w:rFonts w:hint="cs"/>
          <w:rtl/>
        </w:rPr>
        <w:t xml:space="preserve"> היו עמוק מתחת למצח שלו, המצח שמר עליהן היטב, גג מרובע נבנה עבורן זה נראה כאילו המצח רצה להמשיך עוד ועוד לשמור על העיניים אבל והוא נאלץ להפסיק לא באופן מתון ומעוגל כמו אצל רוב האנשים אלא באופן חד ופתאומי וכך יצר עבור העיניים סככה מרובעת שבתוכה הן שכנו. המצח מלמעלה ירד, ירד עד בלי די,</w:t>
      </w:r>
    </w:p>
    <w:p w14:paraId="34804AED" w14:textId="77777777" w:rsidR="00283007" w:rsidRDefault="00283007" w:rsidP="00283007">
      <w:pPr>
        <w:rPr>
          <w:rtl/>
        </w:rPr>
      </w:pPr>
      <w:r>
        <w:rPr>
          <w:rFonts w:hint="cs"/>
          <w:rtl/>
        </w:rPr>
        <w:t>כך נוצרו שני סוככים ריבועיים עבור עיניו, דבר שהקנה לו הבעה של טוב לב ואיפשר לו לעולל לאחרים כמעט הכל.</w:t>
      </w:r>
    </w:p>
    <w:p w14:paraId="38C73333" w14:textId="77777777" w:rsidR="00283007" w:rsidRDefault="00283007" w:rsidP="00283007">
      <w:pPr>
        <w:rPr>
          <w:rtl/>
        </w:rPr>
      </w:pPr>
      <w:r>
        <w:rPr>
          <w:rFonts w:hint="cs"/>
          <w:rtl/>
        </w:rPr>
        <w:t xml:space="preserve">וגו' נא להעיף את כל הקלישאות המגעילות האלה. לסער הייתה אחות תאומה והוא היה בטוח שהוא יודע מה היא רוצה </w:t>
      </w:r>
      <w:r>
        <w:rPr>
          <w:rtl/>
        </w:rPr>
        <w:t>–</w:t>
      </w:r>
      <w:r>
        <w:rPr>
          <w:rFonts w:hint="cs"/>
          <w:rtl/>
        </w:rPr>
        <w:t xml:space="preserve"> היא רוצה את הטוב ביותר וזה אפילו מה שמגיע לה, מה שהוא יתן לה. וגו'. היא בחרה יפה ונכון את מארק.)</w:t>
      </w:r>
    </w:p>
    <w:p w14:paraId="4D0401D8" w14:textId="77777777" w:rsidR="00283007" w:rsidRDefault="00283007" w:rsidP="00283007">
      <w:pPr>
        <w:rPr>
          <w:rtl/>
        </w:rPr>
      </w:pPr>
      <w:r>
        <w:rPr>
          <w:rFonts w:hint="cs"/>
          <w:rtl/>
        </w:rPr>
        <w:t>]</w:t>
      </w:r>
    </w:p>
    <w:p w14:paraId="2DC79EE6" w14:textId="77777777" w:rsidR="00283007" w:rsidRDefault="00283007" w:rsidP="00283007">
      <w:pPr>
        <w:rPr>
          <w:rtl/>
        </w:rPr>
      </w:pPr>
      <w:r>
        <w:rPr>
          <w:rFonts w:hint="cs"/>
          <w:rtl/>
        </w:rPr>
        <w:t xml:space="preserve">סער שאל את מרגה המרגרינה </w:t>
      </w:r>
      <w:r>
        <w:rPr>
          <w:rtl/>
        </w:rPr>
        <w:t>–</w:t>
      </w:r>
      <w:r>
        <w:rPr>
          <w:rFonts w:hint="cs"/>
          <w:rtl/>
        </w:rPr>
        <w:t xml:space="preserve"> למה את אוכלת את זה אם את כל כך שמנה?</w:t>
      </w:r>
    </w:p>
    <w:p w14:paraId="5E27B8D1" w14:textId="77777777" w:rsidR="00283007" w:rsidRDefault="00283007" w:rsidP="00283007">
      <w:pPr>
        <w:rPr>
          <w:rtl/>
        </w:rPr>
      </w:pPr>
      <w:r>
        <w:rPr>
          <w:rFonts w:hint="cs"/>
          <w:rtl/>
        </w:rPr>
        <w:t>החיוך הדשן שלה היה שליו ורך. הייתה לה ילדה בת חמש שהייתה מטפסת עליה ומתרפקת על משמניה.</w:t>
      </w:r>
    </w:p>
    <w:p w14:paraId="34EA0CE8" w14:textId="77777777" w:rsidR="00283007" w:rsidRDefault="00283007" w:rsidP="00283007">
      <w:pPr>
        <w:rPr>
          <w:rtl/>
        </w:rPr>
      </w:pPr>
      <w:r>
        <w:rPr>
          <w:rFonts w:hint="cs"/>
          <w:rtl/>
        </w:rPr>
        <w:t>את זה, סער אמר, והצביע על הכּתיתה נוטפת השמן שהיא נגסה בה.</w:t>
      </w:r>
    </w:p>
    <w:p w14:paraId="11FDF81A" w14:textId="77777777" w:rsidR="00283007" w:rsidRDefault="00283007" w:rsidP="00283007">
      <w:pPr>
        <w:rPr>
          <w:rtl/>
        </w:rPr>
      </w:pPr>
      <w:r>
        <w:rPr>
          <w:rFonts w:hint="cs"/>
          <w:rtl/>
        </w:rPr>
        <w:t>אלכס תרגם, לא בספרדית הרהוטה ביותר,</w:t>
      </w:r>
    </w:p>
    <w:p w14:paraId="5723AC6D" w14:textId="77777777" w:rsidR="00283007" w:rsidRDefault="00283007" w:rsidP="00283007">
      <w:pPr>
        <w:rPr>
          <w:rtl/>
        </w:rPr>
      </w:pPr>
      <w:r>
        <w:t>Por qué se comes esto si eres tan gorda?</w:t>
      </w:r>
      <w:r>
        <w:rPr>
          <w:rtl/>
        </w:rPr>
        <w:t>¿</w:t>
      </w:r>
    </w:p>
    <w:p w14:paraId="0E9AA72B" w14:textId="77777777" w:rsidR="00283007" w:rsidRDefault="00283007" w:rsidP="00283007">
      <w:pPr>
        <w:rPr>
          <w:rtl/>
        </w:rPr>
      </w:pPr>
      <w:r>
        <w:rPr>
          <w:rFonts w:hint="cs"/>
          <w:rtl/>
        </w:rPr>
        <w:t xml:space="preserve">[הספרדית שלו הייתה רצופת שגיאות ולמילים היה לצליל מוזר, למשל המילה </w:t>
      </w:r>
      <w:r>
        <w:t>gorda</w:t>
      </w:r>
      <w:r>
        <w:rPr>
          <w:rFonts w:hint="cs"/>
          <w:rtl/>
        </w:rPr>
        <w:t xml:space="preserve"> מכילה יותר מדי </w:t>
      </w:r>
      <w:r>
        <w:t>Gordon</w:t>
      </w:r>
      <w:r>
        <w:rPr>
          <w:rFonts w:hint="cs"/>
          <w:rtl/>
        </w:rPr>
        <w:t xml:space="preserve"> שהוא כמובן גורדון בנקס [</w:t>
      </w:r>
      <w:r>
        <w:t>Gordon Banks</w:t>
      </w:r>
      <w:r>
        <w:rPr>
          <w:rFonts w:hint="cs"/>
          <w:rtl/>
        </w:rPr>
        <w:t xml:space="preserve"> שחקן כדורגל אנגלי אגדי, שיחק בתור שוער] וכלל לא שמן. המילים הספרדיות שלמד והוא יודע לסדר אותן בשרשראות שיוצרות משפטים מובנים לזולת, אבל עבורו אין להן משמעות.</w:t>
      </w:r>
    </w:p>
    <w:p w14:paraId="5E0BE0BB" w14:textId="77777777" w:rsidR="00283007" w:rsidRDefault="00283007" w:rsidP="00283007">
      <w:pPr>
        <w:rPr>
          <w:rtl/>
        </w:rPr>
      </w:pPr>
      <w:r>
        <w:rPr>
          <w:rFonts w:hint="cs"/>
          <w:rtl/>
        </w:rPr>
        <w:t xml:space="preserve">והוא שואל את השמנה </w:t>
      </w:r>
      <w:r>
        <w:rPr>
          <w:rtl/>
        </w:rPr>
        <w:t>–</w:t>
      </w:r>
      <w:r>
        <w:rPr>
          <w:rFonts w:hint="cs"/>
          <w:rtl/>
        </w:rPr>
        <w:t xml:space="preserve"> למה את אוכלת את זה אם את כ"כ שמנה? (עד אותו זמן לא עלה על דעתו שמישהי תרצה להיות כל דבר אחר חוץ מאשר הכי רזה שאפשר. זה לא שהוא רצה את זה, אבל כך נראה לו שהבנות רוצות לעצמן.)</w:t>
      </w:r>
    </w:p>
    <w:p w14:paraId="08B9440C" w14:textId="77777777" w:rsidR="00283007" w:rsidRDefault="00283007" w:rsidP="00283007">
      <w:pPr>
        <w:rPr>
          <w:rtl/>
        </w:rPr>
      </w:pPr>
      <w:r>
        <w:rPr>
          <w:rFonts w:hint="cs"/>
          <w:rtl/>
        </w:rPr>
        <w:t>]</w:t>
      </w:r>
    </w:p>
    <w:p w14:paraId="4674393B" w14:textId="77777777" w:rsidR="00283007" w:rsidRDefault="00283007" w:rsidP="00283007">
      <w:pPr>
        <w:rPr>
          <w:rtl/>
        </w:rPr>
      </w:pPr>
      <w:r>
        <w:rPr>
          <w:rFonts w:hint="cs"/>
          <w:rtl/>
        </w:rPr>
        <w:t>היא לא נפגעת, לא כשאלכס נועץ בה כך את העיניים שלו השלוות, שקועות תחת גביניו [</w:t>
      </w:r>
      <w:r>
        <w:t>brow</w:t>
      </w:r>
      <w:r>
        <w:rPr>
          <w:rFonts w:hint="cs"/>
          <w:rtl/>
        </w:rPr>
        <w:t xml:space="preserve">], במצח שמלמעלה ירד, ירד עד בלי די, מגונן עוד ועוד [ונעצר פתאום, ועיניו תחתן] עד כי נאלץ לבלום בחדות שברירית </w:t>
      </w:r>
      <w:r>
        <w:rPr>
          <w:rtl/>
        </w:rPr>
        <w:t>–</w:t>
      </w:r>
      <w:r>
        <w:rPr>
          <w:rFonts w:hint="cs"/>
          <w:rtl/>
        </w:rPr>
        <w:t xml:space="preserve"> [פתאומי וכך נוצר </w:t>
      </w:r>
      <w:r>
        <w:rPr>
          <w:rFonts w:hint="cs"/>
          <w:rtl/>
        </w:rPr>
        <w:lastRenderedPageBreak/>
        <w:t>גג מרובע שמתחתיו עיניו שכנו, מקנה לו מקרין מרעיף משווה משכין משרה] והרעיף על פניו הבעה של טוב-לב שאיפשרה לו לעולל לאחרים כמעט הכל.</w:t>
      </w:r>
    </w:p>
    <w:p w14:paraId="73C4611A" w14:textId="77777777" w:rsidR="00283007" w:rsidRDefault="00283007" w:rsidP="00283007">
      <w:pPr>
        <w:rPr>
          <w:rtl/>
        </w:rPr>
      </w:pPr>
      <w:r>
        <w:rPr>
          <w:rFonts w:hint="cs"/>
          <w:rtl/>
        </w:rPr>
        <w:t>[מוצפן משגיח תומך]</w:t>
      </w:r>
    </w:p>
    <w:p w14:paraId="4FCE0606" w14:textId="77777777" w:rsidR="00283007" w:rsidRDefault="00283007" w:rsidP="00283007">
      <w:pPr>
        <w:rPr>
          <w:rtl/>
        </w:rPr>
      </w:pPr>
      <w:r>
        <w:rPr>
          <w:rFonts w:hint="cs"/>
          <w:rtl/>
        </w:rPr>
        <w:t>"העולם היה מסביר פנים פעם," היא אמרה ורק חצי מהמילים הוא הכיר, אבל את כולן הבין, "מרגה הילדה הקטנה, הכול היה לטובתי. החיבוקים, כובע קש חדש ושוליו הרחבים מפתיעים בכל פעם שהבטתי מעלה, השמש המנחמת. הגוף שלי, המפונק, הריצה על החול החם. וזה נמשך כך, למה שיפסיק? העולם לטובתי, האוכל לטובתי, הנחמה שבאוכל ובחיבוקים ובגוף שלי לטובתי. אני מסרבת להכיר [</w:t>
      </w:r>
      <w:r>
        <w:t>acknowledge</w:t>
      </w:r>
      <w:r>
        <w:rPr>
          <w:rFonts w:hint="cs"/>
          <w:rtl/>
        </w:rPr>
        <w:t>] בחוסר ההתאמה המושלמת של העולם [לנחמה ולפינוק שלי.] לוורוד, לרכות. למי שלטובתי."</w:t>
      </w:r>
    </w:p>
    <w:p w14:paraId="2DC9FD75" w14:textId="77777777" w:rsidR="00283007" w:rsidRDefault="00283007" w:rsidP="00283007">
      <w:pPr>
        <w:rPr>
          <w:rtl/>
        </w:rPr>
      </w:pPr>
      <w:r>
        <w:rPr>
          <w:rFonts w:hint="cs"/>
          <w:rtl/>
        </w:rPr>
        <w:t xml:space="preserve">וסער ראה לראשונה את מה שעטף את משמניה [שהגעילו אותו כ"כ סער נגעל מהחברה השמנה של אלכס, עד שהבין מה אלכס מוצא בה] </w:t>
      </w:r>
      <w:r>
        <w:rPr>
          <w:rtl/>
        </w:rPr>
        <w:t>–</w:t>
      </w:r>
      <w:r>
        <w:rPr>
          <w:rFonts w:hint="cs"/>
          <w:rtl/>
        </w:rPr>
        <w:t xml:space="preserve"> הציפוי הזהוב של פיוס ושבעות רצון [מרוצות</w:t>
      </w:r>
      <w:r>
        <w:t xml:space="preserve">self acceptance, self contentment </w:t>
      </w:r>
      <w:r>
        <w:rPr>
          <w:rFonts w:hint="cs"/>
          <w:rtl/>
        </w:rPr>
        <w:t>] שהיה כה אכול, כה חלוד [עוד משהו] אצל יסמין. סער היה בקלות הורג את אלכס ממכות. [אני לא יודעת איך הוא נוקם בו]</w:t>
      </w:r>
    </w:p>
    <w:p w14:paraId="390D2CD9" w14:textId="77777777" w:rsidR="00283007" w:rsidRDefault="00283007" w:rsidP="00283007">
      <w:pPr>
        <w:rPr>
          <w:rtl/>
        </w:rPr>
      </w:pPr>
      <w:r>
        <w:rPr>
          <w:rFonts w:hint="cs"/>
          <w:rtl/>
        </w:rPr>
        <w:t xml:space="preserve">[אגב טרינידד זה שלשיה </w:t>
      </w:r>
      <w:r>
        <w:rPr>
          <w:rtl/>
        </w:rPr>
        <w:t>–</w:t>
      </w:r>
      <w:r>
        <w:rPr>
          <w:rFonts w:hint="cs"/>
          <w:rtl/>
        </w:rPr>
        <w:t xml:space="preserve"> להזכיר זאת]</w:t>
      </w:r>
    </w:p>
    <w:p w14:paraId="497E5547" w14:textId="77777777" w:rsidR="00283007" w:rsidRDefault="00283007" w:rsidP="00283007">
      <w:pPr>
        <w:rPr>
          <w:rtl/>
        </w:rPr>
      </w:pPr>
      <w:r>
        <w:rPr>
          <w:rFonts w:hint="cs"/>
          <w:rtl/>
        </w:rPr>
        <w:t xml:space="preserve">הם שיחקו עם הבת שלה השובבה [אחיה הקטן או הבן שלה?? היא הייתה בת 19 והבן היה בן 4 ואז היא הייתה האישה הראשונה שאלכס היה איתה שהייתה אימא ואגב </w:t>
      </w:r>
      <w:r>
        <w:rPr>
          <w:rtl/>
        </w:rPr>
        <w:t>–</w:t>
      </w:r>
      <w:r>
        <w:rPr>
          <w:rFonts w:hint="cs"/>
          <w:rtl/>
        </w:rPr>
        <w:t xml:space="preserve"> הוא הרבה להיות עם כל מני תיירות וגם סער. סער אמר לו </w:t>
      </w:r>
      <w:r>
        <w:rPr>
          <w:rtl/>
        </w:rPr>
        <w:t>–</w:t>
      </w:r>
      <w:r>
        <w:rPr>
          <w:rFonts w:hint="cs"/>
          <w:rtl/>
        </w:rPr>
        <w:t xml:space="preserve"> תהיה רק עם תיירות, מהמקומיות לא תוכל להתחמק, אתה תפגוש אותן כל יום ויהיה קשה להתחמק מהן. או שזה מה שקרה לסער בהתחלה והוא הזהיר את אלכס מזה אבל אלכס דווקא אוהב כהות הוא אומר </w:t>
      </w:r>
      <w:r>
        <w:rPr>
          <w:rtl/>
        </w:rPr>
        <w:t>–</w:t>
      </w:r>
      <w:r>
        <w:rPr>
          <w:rFonts w:hint="cs"/>
          <w:rtl/>
        </w:rPr>
        <w:t xml:space="preserve"> כמה אמריקאיות וגרמניות אפשר? אגב כל זה סופר חזירי, לא ברור לי איך לכתוב את זה בכלל.] משחק זיכרון, עם קלפים של נופי ארגנטינה, על רובם תצלומי כנסיות שהיו דומות מדי לעיניהם הבלתי מאומנות של אלכס וסער. הבת הקטנה אגרה ערמה הולכת </w:t>
      </w:r>
      <w:r w:rsidRPr="00255679">
        <w:rPr>
          <w:rFonts w:hint="cs"/>
          <w:rtl/>
        </w:rPr>
        <w:t>ותופחת</w:t>
      </w:r>
      <w:r>
        <w:rPr>
          <w:rFonts w:hint="cs"/>
          <w:rtl/>
        </w:rPr>
        <w:t xml:space="preserve"> של זוגות קלפים. מרגה שפשפה מדי פעם את האף שלה בגב כף היד, משמיע מעין נקישות של סחוס פוגע בנזלת או משהו בדומה לזה.</w:t>
      </w:r>
    </w:p>
    <w:p w14:paraId="0E9A5379" w14:textId="77777777" w:rsidR="00283007" w:rsidRDefault="00283007" w:rsidP="00283007">
      <w:pPr>
        <w:rPr>
          <w:rtl/>
        </w:rPr>
      </w:pPr>
      <w:r>
        <w:rPr>
          <w:rFonts w:hint="cs"/>
          <w:rtl/>
        </w:rPr>
        <w:t xml:space="preserve">"אינני יורד לסוף דעתך," סער אמר בעברית בשביל שמרגה [לא בדיוק חברה </w:t>
      </w:r>
      <w:r>
        <w:rPr>
          <w:rtl/>
        </w:rPr>
        <w:t>–</w:t>
      </w:r>
      <w:r>
        <w:rPr>
          <w:rFonts w:hint="cs"/>
          <w:rtl/>
        </w:rPr>
        <w:t xml:space="preserve"> היא הייתה איתו נניח שבוע או עדיין בכלל לא, הם רק בדקו את הפוטנציאל] לא תבין, אבל גם אלכס לא הבין אותו.</w:t>
      </w:r>
    </w:p>
    <w:p w14:paraId="5180F1CB" w14:textId="77777777" w:rsidR="00283007" w:rsidRDefault="00283007" w:rsidP="00283007">
      <w:pPr>
        <w:rPr>
          <w:rtl/>
        </w:rPr>
      </w:pPr>
      <w:r>
        <w:rPr>
          <w:rFonts w:hint="cs"/>
          <w:rtl/>
        </w:rPr>
        <w:t>העור שלה היה רך מאוד, ועמוק. גם תוך לישת הגוף שלה לא ניתן היה לדעת היכן העור נגמר והבשר מתחיל.</w:t>
      </w:r>
    </w:p>
    <w:p w14:paraId="5AC8D25C" w14:textId="77777777" w:rsidR="00283007" w:rsidRDefault="00283007" w:rsidP="00283007">
      <w:pPr>
        <w:rPr>
          <w:rtl/>
        </w:rPr>
      </w:pPr>
      <w:r>
        <w:rPr>
          <w:rFonts w:hint="cs"/>
          <w:rtl/>
        </w:rPr>
        <w:t xml:space="preserve">[היא נוגעת באף שלה, משפשפת אותו מבחוץ ואתה יודע שהיא רוצה לגרד בו מבפנים ולא מעיזה כשאתה איתה וזה עוד יותר מגעיל.] </w:t>
      </w:r>
    </w:p>
    <w:p w14:paraId="653AF68D" w14:textId="77777777" w:rsidR="00283007" w:rsidRDefault="00283007" w:rsidP="00283007">
      <w:pPr>
        <w:rPr>
          <w:rtl/>
        </w:rPr>
      </w:pPr>
      <w:r>
        <w:rPr>
          <w:rFonts w:hint="cs"/>
          <w:rtl/>
        </w:rPr>
        <w:t xml:space="preserve">[הערה </w:t>
      </w:r>
      <w:r>
        <w:rPr>
          <w:rtl/>
        </w:rPr>
        <w:t>–</w:t>
      </w:r>
      <w:r>
        <w:rPr>
          <w:rFonts w:hint="cs"/>
          <w:rtl/>
        </w:rPr>
        <w:t xml:space="preserve"> הדרך להכניס את זה היא אולי שהילד שפתר את משחק הזיכרון דרך שולחן הזכוכית היה האח של הבחורה השמנה, וכשהם שיחקו את משחק הזיכרון גם סער בא ולעג לאלכס ולחברתו השמנה...]</w:t>
      </w:r>
    </w:p>
    <w:p w14:paraId="221164FA" w14:textId="77777777" w:rsidR="00283007" w:rsidRDefault="00283007" w:rsidP="00283007">
      <w:pPr>
        <w:rPr>
          <w:rtl/>
        </w:rPr>
      </w:pPr>
      <w:r>
        <w:rPr>
          <w:rFonts w:hint="cs"/>
          <w:rtl/>
        </w:rPr>
        <w:t xml:space="preserve">[מתוך </w:t>
      </w:r>
      <w:r>
        <w:rPr>
          <w:rtl/>
        </w:rPr>
        <w:t>–</w:t>
      </w:r>
      <w:r>
        <w:rPr>
          <w:rFonts w:hint="cs"/>
          <w:rtl/>
        </w:rPr>
        <w:t xml:space="preserve"> הקלות הבלתח נסבלת של הקיום, עמ' 194 באנגלית:</w:t>
      </w:r>
    </w:p>
    <w:p w14:paraId="105B97ED" w14:textId="77777777" w:rsidR="00283007" w:rsidRDefault="00283007" w:rsidP="00283007">
      <w:pPr>
        <w:rPr>
          <w:rtl/>
        </w:rPr>
      </w:pPr>
      <w:r>
        <w:rPr>
          <w:rFonts w:hint="cs"/>
          <w:rtl/>
        </w:rPr>
        <w:t>יש 2 סוגים של גברים שנמשכים לנשים רבות מאוד:</w:t>
      </w:r>
    </w:p>
    <w:p w14:paraId="24E00F0E" w14:textId="77777777" w:rsidR="00283007" w:rsidRDefault="00283007" w:rsidP="00283007">
      <w:pPr>
        <w:rPr>
          <w:rtl/>
        </w:rPr>
      </w:pPr>
      <w:r>
        <w:rPr>
          <w:rFonts w:hint="cs"/>
          <w:rtl/>
        </w:rPr>
        <w:t xml:space="preserve">- באופן לירי </w:t>
      </w:r>
      <w:r>
        <w:rPr>
          <w:rtl/>
        </w:rPr>
        <w:t>–</w:t>
      </w:r>
      <w:r>
        <w:rPr>
          <w:rFonts w:hint="cs"/>
          <w:rtl/>
        </w:rPr>
        <w:t xml:space="preserve"> מחפשים את ה"אישה האידיאלית" (עפ"י חלום סובייקטיבי שלהם) ומתאכזבים בכל פעם מחדש. נשים נמשכות לזה וסולחות על זה </w:t>
      </w:r>
      <w:r>
        <w:rPr>
          <w:rtl/>
        </w:rPr>
        <w:t>–</w:t>
      </w:r>
      <w:r>
        <w:rPr>
          <w:rFonts w:hint="cs"/>
          <w:rtl/>
        </w:rPr>
        <w:t xml:space="preserve"> הסליחה והגאולה מתקבלת בכל פעם מחדש ע"ע האכזבה שלהם. כל המאהבות שלהם דומות.</w:t>
      </w:r>
    </w:p>
    <w:p w14:paraId="42AE4927" w14:textId="77777777" w:rsidR="00283007" w:rsidRDefault="00283007" w:rsidP="00283007">
      <w:pPr>
        <w:rPr>
          <w:rtl/>
        </w:rPr>
      </w:pPr>
      <w:r>
        <w:rPr>
          <w:rFonts w:hint="cs"/>
          <w:rtl/>
        </w:rPr>
        <w:t xml:space="preserve">- באופן אפי </w:t>
      </w:r>
      <w:r>
        <w:t>epic</w:t>
      </w:r>
      <w:r>
        <w:rPr>
          <w:rFonts w:hint="cs"/>
          <w:rtl/>
        </w:rPr>
        <w:t xml:space="preserve"> </w:t>
      </w:r>
      <w:r>
        <w:rPr>
          <w:rtl/>
        </w:rPr>
        <w:t>–</w:t>
      </w:r>
      <w:r>
        <w:rPr>
          <w:rFonts w:hint="cs"/>
          <w:rtl/>
        </w:rPr>
        <w:t xml:space="preserve"> רוצים להיות הבעלים </w:t>
      </w:r>
      <w:r>
        <w:t>possess</w:t>
      </w:r>
      <w:r>
        <w:rPr>
          <w:rFonts w:hint="cs"/>
          <w:rtl/>
        </w:rPr>
        <w:t xml:space="preserve"> של כל המגוון של העולם הנשי. הכול מעניין אותם, לא מתאכזבים מכלום ולכן אין שום סנטימנטליות, שום גאולה, התעייפו מהר מיופי קונבנציונלי, מחפשים דברים אחרים. ה-1/1,000,000 ששונה מאדם לאדם, רוצים לפצח את זה אצל כל אישה [כזה היה גם גולדמונד??]</w:t>
      </w:r>
    </w:p>
    <w:p w14:paraId="3339386F" w14:textId="77777777" w:rsidR="00283007" w:rsidRDefault="00283007" w:rsidP="00283007">
      <w:pPr>
        <w:rPr>
          <w:rtl/>
        </w:rPr>
      </w:pPr>
      <w:r>
        <w:rPr>
          <w:rFonts w:hint="cs"/>
          <w:rtl/>
        </w:rPr>
        <w:t>]</w:t>
      </w:r>
    </w:p>
    <w:p w14:paraId="3536B6F1" w14:textId="77777777" w:rsidR="00283007" w:rsidRDefault="00283007" w:rsidP="00283007">
      <w:pPr>
        <w:rPr>
          <w:rtl/>
        </w:rPr>
      </w:pPr>
    </w:p>
    <w:p w14:paraId="0F15135F" w14:textId="77777777" w:rsidR="00283007" w:rsidRDefault="00283007" w:rsidP="00283007">
      <w:pPr>
        <w:rPr>
          <w:rtl/>
        </w:rPr>
      </w:pPr>
      <w:r>
        <w:rPr>
          <w:rFonts w:hint="cs"/>
          <w:rtl/>
        </w:rPr>
        <w:t xml:space="preserve">ביומם האחרון אלכס הלך לביתה של מרגה להפרד. היא כיבסה בד מוסלין צהבהב, ששימש לה בתוך תבשיל לשמור את כל הדגנים בשקיק, בנפרד מהירקות וה??בשר?? וכל התבלינים </w:t>
      </w:r>
      <w:r>
        <w:rPr>
          <w:rtl/>
        </w:rPr>
        <w:t>–</w:t>
      </w:r>
      <w:r>
        <w:rPr>
          <w:rFonts w:hint="cs"/>
          <w:rtl/>
        </w:rPr>
        <w:t xml:space="preserve"> אגוז מוסקט וקינמון, ציפורן וזנגביל נספגו בבד והוא הצהיב, ועתה ידיה הדיפו ריחות כל התבלינים [פירוט] אבל מעורבבים בניחוח סבון כביסה.</w:t>
      </w:r>
    </w:p>
    <w:p w14:paraId="3694D27E" w14:textId="77777777" w:rsidR="00283007" w:rsidRDefault="00283007" w:rsidP="00283007">
      <w:pPr>
        <w:rPr>
          <w:rtl/>
        </w:rPr>
      </w:pPr>
      <w:r>
        <w:rPr>
          <w:rFonts w:hint="cs"/>
          <w:rtl/>
        </w:rPr>
        <w:t>"תזכרי אותי?" הוא שאל את הבת שלה, "</w:t>
      </w:r>
      <w:r>
        <w:t>Me vas a memoriar?</w:t>
      </w:r>
      <w:r w:rsidRPr="00ED52F9">
        <w:rPr>
          <w:rFonts w:cs="Times New Roman"/>
          <w:rtl/>
        </w:rPr>
        <w:t>¿</w:t>
      </w:r>
      <w:r>
        <w:rPr>
          <w:rFonts w:hint="cs"/>
          <w:rtl/>
        </w:rPr>
        <w:t>" לא בספרדית המשובחת ביותר, "כי יש לך זיכרון-סופּר."</w:t>
      </w:r>
    </w:p>
    <w:p w14:paraId="065C0158" w14:textId="77777777" w:rsidR="00283007" w:rsidRDefault="00283007" w:rsidP="00283007">
      <w:pPr>
        <w:rPr>
          <w:rtl/>
        </w:rPr>
      </w:pPr>
      <w:r>
        <w:rPr>
          <w:rFonts w:hint="cs"/>
          <w:rtl/>
        </w:rPr>
        <w:t>"היא ראתה את כל הקלפים דרך שולחן הזכוכית," מרגה אמרה. "לא שמת לב שהיא התכופפה כל פעם להציץ?"</w:t>
      </w:r>
    </w:p>
    <w:p w14:paraId="12AC5115" w14:textId="77777777" w:rsidR="00283007" w:rsidRDefault="00283007" w:rsidP="00283007">
      <w:pPr>
        <w:rPr>
          <w:rtl/>
        </w:rPr>
      </w:pPr>
      <w:r>
        <w:rPr>
          <w:rFonts w:hint="cs"/>
          <w:rtl/>
        </w:rPr>
        <w:t>הדוד הופיע מאחוריהן בפתח, איש גדל ממדים בעל עיניים עצומות למחצה, מגלגל קיסם עץ קטן בין שיניו הצהובות.</w:t>
      </w:r>
    </w:p>
    <w:p w14:paraId="77AF4A5F" w14:textId="77777777" w:rsidR="00283007" w:rsidRDefault="00283007" w:rsidP="00283007">
      <w:pPr>
        <w:rPr>
          <w:rtl/>
        </w:rPr>
      </w:pPr>
      <w:r>
        <w:rPr>
          <w:rFonts w:hint="cs"/>
          <w:rtl/>
        </w:rPr>
        <w:t>"אני מצטער," אלכס לחש לה, "אני מצטער כל כך."</w:t>
      </w:r>
    </w:p>
    <w:p w14:paraId="1AC5241D" w14:textId="77777777" w:rsidR="00283007" w:rsidRDefault="00283007" w:rsidP="00283007">
      <w:pPr>
        <w:rPr>
          <w:rtl/>
        </w:rPr>
      </w:pPr>
      <w:r>
        <w:rPr>
          <w:rFonts w:hint="cs"/>
          <w:rtl/>
        </w:rPr>
        <w:t>"זה לא משנה," היא אמרה לפני שהדוד טרק בפניו את דלת העץ המתקלפת, "</w:t>
      </w:r>
      <w:r>
        <w:t>No importa ahora.</w:t>
      </w:r>
      <w:r>
        <w:rPr>
          <w:rFonts w:hint="cs"/>
          <w:rtl/>
        </w:rPr>
        <w:t>"</w:t>
      </w:r>
    </w:p>
    <w:p w14:paraId="18071AEB" w14:textId="77777777" w:rsidR="00283007" w:rsidRDefault="00283007" w:rsidP="00283007">
      <w:pPr>
        <w:rPr>
          <w:rtl/>
        </w:rPr>
      </w:pPr>
      <w:r>
        <w:rPr>
          <w:rFonts w:hint="cs"/>
          <w:rtl/>
        </w:rPr>
        <w:t>סער היה מרוצה. "זאת המציאות," הוא אמר לאלכס, "עד עכשיו היית מוגן, ראית רק את אחיזת-העיניים, את העולם המלאכותי של התיירים המפונקים והאמידים האלה עם הילדים האוטיסטים שלהם ומיזוג אוויר בחדרים. עכשיו נכנסת אל מאחורי הקלעים של ההצגה הזאת."</w:t>
      </w:r>
    </w:p>
    <w:p w14:paraId="63A06D8E" w14:textId="77777777" w:rsidR="00283007" w:rsidRDefault="00283007" w:rsidP="00283007">
      <w:pPr>
        <w:rPr>
          <w:rtl/>
        </w:rPr>
      </w:pPr>
      <w:r>
        <w:rPr>
          <w:rFonts w:hint="cs"/>
          <w:rtl/>
        </w:rPr>
        <w:t xml:space="preserve">"זאת לא המציאות, זאת רק עוד מציאות אחת, ואת זאת אני אוכל לשנות," אלכס אמר. הוא חזר אליה לכפר הקטן שלמרגלות המלונות והביא לה את כל הכסף שנותר לו מחודשי הדייג המסוכנים באלסקה וההדרכה במחנה הגלישה והעבודה כמציל בבריכות ובמועדון הצלילה. חוץ מכרטיס טיסה לישראל במחלקת תיירים עם חניית ביניים בניו יורק, לא נותר לו כלום. היא אמרה לו באנגלית המשובשת שלה </w:t>
      </w:r>
      <w:r>
        <w:rPr>
          <w:rtl/>
        </w:rPr>
        <w:t>–</w:t>
      </w:r>
      <w:r>
        <w:rPr>
          <w:rFonts w:hint="cs"/>
          <w:rtl/>
        </w:rPr>
        <w:t xml:space="preserve"> </w:t>
      </w:r>
      <w:r>
        <w:t>You gonna get nut, you know?</w:t>
      </w:r>
      <w:r>
        <w:rPr>
          <w:rFonts w:hint="cs"/>
          <w:rtl/>
        </w:rPr>
        <w:t>.</w:t>
      </w:r>
    </w:p>
    <w:p w14:paraId="1C97C5AB" w14:textId="77777777" w:rsidR="00283007" w:rsidRDefault="00283007" w:rsidP="00283007">
      <w:pPr>
        <w:rPr>
          <w:rtl/>
        </w:rPr>
      </w:pPr>
      <w:r>
        <w:rPr>
          <w:rFonts w:hint="cs"/>
          <w:rtl/>
        </w:rPr>
        <w:t xml:space="preserve">עד כמה שזה זיעזע את סער </w:t>
      </w:r>
      <w:r>
        <w:rPr>
          <w:rtl/>
        </w:rPr>
        <w:t>–</w:t>
      </w:r>
      <w:r>
        <w:rPr>
          <w:rFonts w:hint="cs"/>
          <w:rtl/>
        </w:rPr>
        <w:t xml:space="preserve"> אלכס אהב את הנשים כפי שהן.</w:t>
      </w:r>
    </w:p>
    <w:p w14:paraId="0586E5E0" w14:textId="77777777" w:rsidR="00283007" w:rsidRDefault="00283007" w:rsidP="00283007">
      <w:pPr>
        <w:rPr>
          <w:rtl/>
        </w:rPr>
      </w:pPr>
    </w:p>
    <w:p w14:paraId="232D710F" w14:textId="77777777" w:rsidR="00283007" w:rsidRDefault="00283007" w:rsidP="00283007">
      <w:pPr>
        <w:rPr>
          <w:rtl/>
        </w:rPr>
      </w:pPr>
      <w:r>
        <w:rPr>
          <w:rFonts w:hint="cs"/>
          <w:rtl/>
        </w:rPr>
        <w:t xml:space="preserve">כשהם בבר או מועדון או משהו כזה, סער אומר על מישהי משהו מהסיגנון </w:t>
      </w:r>
      <w:r>
        <w:rPr>
          <w:rtl/>
        </w:rPr>
        <w:t>–</w:t>
      </w:r>
      <w:r>
        <w:rPr>
          <w:rFonts w:hint="cs"/>
          <w:rtl/>
        </w:rPr>
        <w:t xml:space="preserve"> היא לא צריכה להשתכר ככה אם היא לא רוצה לגמור את הלילה רע.</w:t>
      </w:r>
    </w:p>
    <w:p w14:paraId="21570625" w14:textId="77777777" w:rsidR="00283007" w:rsidRDefault="00283007" w:rsidP="00283007">
      <w:pPr>
        <w:rPr>
          <w:rtl/>
        </w:rPr>
      </w:pPr>
      <w:r>
        <w:rPr>
          <w:rFonts w:hint="cs"/>
          <w:rtl/>
        </w:rPr>
        <w:t xml:space="preserve">אלכס </w:t>
      </w:r>
      <w:r>
        <w:rPr>
          <w:rtl/>
        </w:rPr>
        <w:t>–</w:t>
      </w:r>
      <w:r>
        <w:rPr>
          <w:rFonts w:hint="cs"/>
          <w:rtl/>
        </w:rPr>
        <w:t xml:space="preserve"> למה אתה מתכוון?</w:t>
      </w:r>
    </w:p>
    <w:p w14:paraId="22938E0A" w14:textId="77777777" w:rsidR="00283007" w:rsidRDefault="00283007" w:rsidP="00283007">
      <w:pPr>
        <w:rPr>
          <w:rtl/>
        </w:rPr>
      </w:pPr>
      <w:r>
        <w:rPr>
          <w:rFonts w:hint="cs"/>
          <w:rtl/>
        </w:rPr>
        <w:t xml:space="preserve">סער </w:t>
      </w:r>
      <w:r>
        <w:rPr>
          <w:rtl/>
        </w:rPr>
        <w:t>–</w:t>
      </w:r>
      <w:r>
        <w:rPr>
          <w:rFonts w:hint="cs"/>
          <w:rtl/>
        </w:rPr>
        <w:t xml:space="preserve"> שמישהו יעשה לה משהו שהיא לא רוצה.</w:t>
      </w:r>
    </w:p>
    <w:p w14:paraId="11BCCBE2" w14:textId="77777777" w:rsidR="00283007" w:rsidRDefault="00283007" w:rsidP="00283007">
      <w:pPr>
        <w:rPr>
          <w:rtl/>
        </w:rPr>
      </w:pPr>
      <w:r>
        <w:rPr>
          <w:rFonts w:hint="cs"/>
          <w:rtl/>
        </w:rPr>
        <w:t xml:space="preserve">אלכס </w:t>
      </w:r>
      <w:r>
        <w:rPr>
          <w:rtl/>
        </w:rPr>
        <w:t>–</w:t>
      </w:r>
      <w:r>
        <w:rPr>
          <w:rFonts w:hint="cs"/>
          <w:rtl/>
        </w:rPr>
        <w:t xml:space="preserve"> מותר לה לשתות, מותר לה להשתכר. לבנים אסור לנצל את זה. זה מגעיל לנצל אישה שלא מסוגלת להתנגד לך, זה מחליא!</w:t>
      </w:r>
    </w:p>
    <w:p w14:paraId="12E66410" w14:textId="77777777" w:rsidR="00283007" w:rsidRDefault="00283007" w:rsidP="00283007">
      <w:pPr>
        <w:rPr>
          <w:rtl/>
        </w:rPr>
      </w:pPr>
      <w:r>
        <w:rPr>
          <w:rFonts w:hint="cs"/>
          <w:rtl/>
        </w:rPr>
        <w:t xml:space="preserve">סער </w:t>
      </w:r>
      <w:r>
        <w:rPr>
          <w:rtl/>
        </w:rPr>
        <w:t>–</w:t>
      </w:r>
      <w:r>
        <w:rPr>
          <w:rFonts w:hint="cs"/>
          <w:rtl/>
        </w:rPr>
        <w:t xml:space="preserve"> באמת, אל תגיד לי שלא ראית דברים כאלה קורים.</w:t>
      </w:r>
    </w:p>
    <w:p w14:paraId="2B996DD0" w14:textId="77777777" w:rsidR="00283007" w:rsidRDefault="00283007" w:rsidP="00283007">
      <w:pPr>
        <w:rPr>
          <w:rtl/>
        </w:rPr>
      </w:pPr>
      <w:r>
        <w:rPr>
          <w:rFonts w:hint="cs"/>
          <w:rtl/>
        </w:rPr>
        <w:t xml:space="preserve">אלכס </w:t>
      </w:r>
      <w:r>
        <w:rPr>
          <w:rtl/>
        </w:rPr>
        <w:t>–</w:t>
      </w:r>
      <w:r>
        <w:rPr>
          <w:rFonts w:hint="cs"/>
          <w:rtl/>
        </w:rPr>
        <w:t xml:space="preserve"> זה מחליא. אתה לא סוס יאור, אתה לא חזיר יבלות, אתה בן אדם! תשלוט בעצמך. </w:t>
      </w:r>
    </w:p>
    <w:p w14:paraId="3816A0A6" w14:textId="77777777" w:rsidR="00283007" w:rsidRDefault="00283007" w:rsidP="00283007">
      <w:pPr>
        <w:rPr>
          <w:rtl/>
        </w:rPr>
      </w:pPr>
      <w:r>
        <w:rPr>
          <w:rFonts w:hint="cs"/>
          <w:rtl/>
        </w:rPr>
        <w:t>[</w:t>
      </w:r>
    </w:p>
    <w:p w14:paraId="571DE335" w14:textId="77777777" w:rsidR="00283007" w:rsidRDefault="00283007" w:rsidP="00283007">
      <w:pPr>
        <w:rPr>
          <w:rtl/>
        </w:rPr>
      </w:pPr>
      <w:r>
        <w:rPr>
          <w:rFonts w:cs="Times New Roman"/>
          <w:rtl/>
        </w:rPr>
        <w:t>אחד הדברים שהכי מושכים את אלכס למרגה זה הקומבינציה של שמחה דרך עצב עמוק, היא רוקדת ושמחה אבל בכל זאת עצובה. לשם הסבר - הזמרת ששרה למבדה ומתה</w:t>
      </w:r>
    </w:p>
    <w:p w14:paraId="30A25F77" w14:textId="77777777" w:rsidR="00283007" w:rsidRDefault="00283007" w:rsidP="00283007">
      <w:pPr>
        <w:rPr>
          <w:rtl/>
        </w:rPr>
      </w:pPr>
      <w:r>
        <w:rPr>
          <w:rFonts w:cs="Times New Roman"/>
          <w:rtl/>
        </w:rPr>
        <w:t xml:space="preserve">הזמרת לואלווה בראז, שהתפרסמה בזכות הלהיט "למבדה", נמצאה מתה ברכב שרוף </w:t>
      </w:r>
      <w:hyperlink r:id="rId30" w:history="1">
        <w:r w:rsidRPr="007B6541">
          <w:rPr>
            <w:rStyle w:val="Hyperlink"/>
          </w:rPr>
          <w:t>http://www.haaretz.co.il/gallery/music/1.3424335</w:t>
        </w:r>
      </w:hyperlink>
    </w:p>
    <w:p w14:paraId="603531B1" w14:textId="77777777" w:rsidR="00283007" w:rsidRDefault="00283007" w:rsidP="00283007">
      <w:pPr>
        <w:rPr>
          <w:rtl/>
        </w:rPr>
      </w:pPr>
      <w:r>
        <w:rPr>
          <w:rFonts w:hint="cs"/>
          <w:rtl/>
        </w:rPr>
        <w:t xml:space="preserve">לשם אינספירציה </w:t>
      </w:r>
      <w:r>
        <w:rPr>
          <w:rtl/>
        </w:rPr>
        <w:t>–</w:t>
      </w:r>
      <w:r>
        <w:rPr>
          <w:rFonts w:hint="cs"/>
          <w:rtl/>
        </w:rPr>
        <w:t xml:space="preserve"> לראות את הוידאו. אנשים שמחים / עצובים:</w:t>
      </w:r>
    </w:p>
    <w:p w14:paraId="73C04EDB" w14:textId="77777777" w:rsidR="00283007" w:rsidRDefault="00283007" w:rsidP="00283007">
      <w:pPr>
        <w:rPr>
          <w:rtl/>
        </w:rPr>
      </w:pPr>
      <w:r>
        <w:rPr>
          <w:rFonts w:hint="cs"/>
          <w:rtl/>
        </w:rPr>
        <w:t xml:space="preserve"> </w:t>
      </w:r>
      <w:r w:rsidRPr="0078445D">
        <w:t>https://www.youtube.com/watch?v=vheVSpmxjG0</w:t>
      </w:r>
    </w:p>
    <w:p w14:paraId="339E158E" w14:textId="77777777" w:rsidR="00283007" w:rsidRDefault="00283007" w:rsidP="00283007">
      <w:pPr>
        <w:rPr>
          <w:rtl/>
        </w:rPr>
      </w:pPr>
      <w:r>
        <w:rPr>
          <w:rFonts w:hint="cs"/>
          <w:rtl/>
        </w:rPr>
        <w:lastRenderedPageBreak/>
        <w:t>]</w:t>
      </w:r>
    </w:p>
    <w:p w14:paraId="52ADB4F0" w14:textId="77777777" w:rsidR="00283007" w:rsidRDefault="00283007" w:rsidP="00283007">
      <w:pPr>
        <w:rPr>
          <w:rtl/>
        </w:rPr>
      </w:pPr>
      <w:r>
        <w:rPr>
          <w:rFonts w:hint="cs"/>
          <w:rtl/>
        </w:rPr>
        <w:t xml:space="preserve">מרגה הייתה שרה לו שיר, וכשהייתה מסיימת הוא היה אומר לה </w:t>
      </w:r>
      <w:r>
        <w:rPr>
          <w:rtl/>
        </w:rPr>
        <w:t>–</w:t>
      </w:r>
      <w:r>
        <w:rPr>
          <w:rFonts w:hint="cs"/>
          <w:rtl/>
        </w:rPr>
        <w:t xml:space="preserve"> "</w:t>
      </w:r>
      <w:r>
        <w:t>Me gusta!</w:t>
      </w:r>
      <w:r>
        <w:rPr>
          <w:rFonts w:hint="cs"/>
          <w:rtl/>
        </w:rPr>
        <w:t xml:space="preserve">¡" במעין </w:t>
      </w:r>
      <w:r>
        <w:t>inflection</w:t>
      </w:r>
      <w:r>
        <w:rPr>
          <w:rFonts w:hint="cs"/>
          <w:rtl/>
        </w:rPr>
        <w:t xml:space="preserve"> תינוקי, ילדותי, התלהבותי כל כך, הוא היה מבטא את ה-</w:t>
      </w:r>
      <w:r>
        <w:t>Me gusta!</w:t>
      </w:r>
      <w:r>
        <w:rPr>
          <w:rFonts w:hint="cs"/>
          <w:rtl/>
        </w:rPr>
        <w:t xml:space="preserve">¡ כמו ילד בן חמש וזה היה כל כך חמוד איך שהוא היה מתכרבל בתוכה נעטף בה משתחל אל תוך כל קימור וקפל שבה באורח כל כך טוב ומספק ועם זאת מתלהב וקורא </w:t>
      </w:r>
      <w:r>
        <w:t>Me gusta!</w:t>
      </w:r>
      <w:r>
        <w:rPr>
          <w:rFonts w:hint="cs"/>
          <w:rtl/>
        </w:rPr>
        <w:t xml:space="preserve">¡ כמו ילד קטן שמתנדנד בנדנדה (מקרטעת) או מסתחרר בקרוסלה (חלודה) בגינה הסמוכה ובכל זאת מאושר והיא הייתה צוחקת ואומרת לו </w:t>
      </w:r>
      <w:r>
        <w:rPr>
          <w:rtl/>
        </w:rPr>
        <w:t>–</w:t>
      </w:r>
      <w:r>
        <w:rPr>
          <w:rFonts w:hint="cs"/>
          <w:rtl/>
        </w:rPr>
        <w:t xml:space="preserve"> </w:t>
      </w:r>
      <w:r>
        <w:t>Me gustas!</w:t>
      </w:r>
      <w:r>
        <w:rPr>
          <w:rFonts w:hint="cs"/>
          <w:rtl/>
        </w:rPr>
        <w:t>¡</w:t>
      </w:r>
    </w:p>
    <w:p w14:paraId="6D03388C" w14:textId="77777777" w:rsidR="00283007" w:rsidRDefault="00283007" w:rsidP="00283007">
      <w:pPr>
        <w:rPr>
          <w:rtl/>
        </w:rPr>
      </w:pPr>
      <w:r>
        <w:rPr>
          <w:rFonts w:hint="cs"/>
          <w:rtl/>
        </w:rPr>
        <w:t>"לא היית רוצה שהיא תרד במשקל?" סער היה חוקר ברשע, כי היא הייתה כל כך שונה מיסמין.</w:t>
      </w:r>
    </w:p>
    <w:p w14:paraId="2F9D3923" w14:textId="77777777" w:rsidR="00283007" w:rsidRDefault="00283007" w:rsidP="00283007">
      <w:pPr>
        <w:rPr>
          <w:rtl/>
        </w:rPr>
      </w:pPr>
      <w:r>
        <w:rPr>
          <w:rFonts w:hint="cs"/>
          <w:rtl/>
        </w:rPr>
        <w:t>"לא, אני לא נמצא עם איזו גרסה היפוטטית משופרת שלה אלא איתה, עכשיו. כמו עם כל מי שאי פעם הייתי איתה."</w:t>
      </w:r>
    </w:p>
    <w:p w14:paraId="3DA5CB4E" w14:textId="77777777" w:rsidR="00283007" w:rsidRDefault="00283007" w:rsidP="00283007">
      <w:pPr>
        <w:rPr>
          <w:rtl/>
        </w:rPr>
      </w:pPr>
      <w:r>
        <w:rPr>
          <w:rFonts w:hint="cs"/>
          <w:rtl/>
        </w:rPr>
        <w:t>"מה זה אומר?"</w:t>
      </w:r>
    </w:p>
    <w:p w14:paraId="1C755624" w14:textId="77777777" w:rsidR="00283007" w:rsidRDefault="00283007" w:rsidP="00283007">
      <w:pPr>
        <w:rPr>
          <w:rtl/>
        </w:rPr>
      </w:pPr>
      <w:r>
        <w:rPr>
          <w:rFonts w:hint="cs"/>
          <w:rtl/>
        </w:rPr>
        <w:t>"שאני רוצה אותה כפי שהיא."</w:t>
      </w:r>
    </w:p>
    <w:p w14:paraId="5C765EA5" w14:textId="77777777" w:rsidR="00283007" w:rsidRDefault="00283007" w:rsidP="00283007">
      <w:pPr>
        <w:rPr>
          <w:rtl/>
        </w:rPr>
      </w:pPr>
      <w:r>
        <w:rPr>
          <w:rFonts w:hint="cs"/>
          <w:rtl/>
        </w:rPr>
        <w:t xml:space="preserve">"אבל אנשים רזים </w:t>
      </w:r>
      <w:r>
        <w:rPr>
          <w:rtl/>
        </w:rPr>
        <w:t>–</w:t>
      </w:r>
      <w:r>
        <w:rPr>
          <w:rFonts w:hint="cs"/>
          <w:rtl/>
        </w:rPr>
        <w:t xml:space="preserve"> זה מראה שיש להם יותר מודעות עצמית. יותר שליטה עצמית."</w:t>
      </w:r>
    </w:p>
    <w:p w14:paraId="4419C94A" w14:textId="77777777" w:rsidR="00283007" w:rsidRDefault="00283007" w:rsidP="00283007">
      <w:pPr>
        <w:rPr>
          <w:rtl/>
        </w:rPr>
      </w:pPr>
      <w:r>
        <w:rPr>
          <w:rFonts w:hint="cs"/>
          <w:rtl/>
        </w:rPr>
        <w:t>"זה לא נכון. לכל אחד יש שליטה עצמית בתחומים מסוימים וחוסר שליטה בתחומים אחרים. ואני רזה, לא מפני שיש לי שליטה עצמית יותר מאשר לה. היא אוהבת לאכול, ואני לא כ"כ. אני אוהב ספורט, והיא לא כ"כ. זה לא מעיד על שום שליטה עצמית."</w:t>
      </w:r>
    </w:p>
    <w:p w14:paraId="2C4C048F" w14:textId="77777777" w:rsidR="00283007" w:rsidRDefault="00283007" w:rsidP="00283007">
      <w:pPr>
        <w:rPr>
          <w:rtl/>
        </w:rPr>
      </w:pPr>
      <w:r>
        <w:rPr>
          <w:rFonts w:hint="cs"/>
          <w:rtl/>
        </w:rPr>
        <w:t>"לא היית רוצה שיהיה לה חזה פחות עצום?"</w:t>
      </w:r>
    </w:p>
    <w:p w14:paraId="7B57B245" w14:textId="77777777" w:rsidR="00283007" w:rsidRDefault="00283007" w:rsidP="00283007">
      <w:pPr>
        <w:rPr>
          <w:rtl/>
        </w:rPr>
      </w:pPr>
      <w:r>
        <w:rPr>
          <w:rFonts w:hint="cs"/>
          <w:rtl/>
        </w:rPr>
        <w:t>"ממש לא."</w:t>
      </w:r>
    </w:p>
    <w:p w14:paraId="6E5EF67A" w14:textId="77777777" w:rsidR="00283007" w:rsidRDefault="00283007" w:rsidP="00283007">
      <w:pPr>
        <w:rPr>
          <w:rtl/>
        </w:rPr>
      </w:pPr>
      <w:r>
        <w:rPr>
          <w:rFonts w:hint="cs"/>
          <w:rtl/>
        </w:rPr>
        <w:t>"אבל היא נשפכת מכל הכיוונים."</w:t>
      </w:r>
    </w:p>
    <w:p w14:paraId="4C229870" w14:textId="77777777" w:rsidR="00283007" w:rsidRDefault="00283007" w:rsidP="00283007">
      <w:pPr>
        <w:rPr>
          <w:rtl/>
        </w:rPr>
      </w:pPr>
      <w:r>
        <w:rPr>
          <w:rFonts w:hint="cs"/>
          <w:rtl/>
        </w:rPr>
        <w:t xml:space="preserve">"נכון!" והוא מחייך חזק. "נכון </w:t>
      </w:r>
      <w:r>
        <w:rPr>
          <w:rtl/>
        </w:rPr>
        <w:t>–</w:t>
      </w:r>
      <w:r>
        <w:rPr>
          <w:rFonts w:hint="cs"/>
          <w:rtl/>
        </w:rPr>
        <w:t xml:space="preserve"> מכל הכיוונים."</w:t>
      </w:r>
    </w:p>
    <w:p w14:paraId="663ECCBD" w14:textId="77777777" w:rsidR="00283007" w:rsidRDefault="00283007" w:rsidP="00283007">
      <w:pPr>
        <w:rPr>
          <w:rtl/>
        </w:rPr>
      </w:pPr>
      <w:r>
        <w:rPr>
          <w:rFonts w:hint="cs"/>
          <w:rtl/>
        </w:rPr>
        <w:t>"אז?"</w:t>
      </w:r>
    </w:p>
    <w:p w14:paraId="12415684" w14:textId="77777777" w:rsidR="00283007" w:rsidRDefault="00283007" w:rsidP="00283007">
      <w:pPr>
        <w:rPr>
          <w:rtl/>
        </w:rPr>
      </w:pPr>
      <w:r>
        <w:rPr>
          <w:rFonts w:hint="cs"/>
          <w:rtl/>
        </w:rPr>
        <w:t>"היא נשפכת עלי. ואם אני רוצה מישהי אחרת, אני עם מישהי אחרת."</w:t>
      </w:r>
    </w:p>
    <w:p w14:paraId="6FA0AFFC" w14:textId="77777777" w:rsidR="00283007" w:rsidRDefault="00283007" w:rsidP="00283007">
      <w:pPr>
        <w:rPr>
          <w:rtl/>
        </w:rPr>
      </w:pPr>
    </w:p>
    <w:p w14:paraId="028C52EF" w14:textId="77777777" w:rsidR="00283007" w:rsidRDefault="00283007" w:rsidP="00283007">
      <w:pPr>
        <w:rPr>
          <w:rtl/>
        </w:rPr>
      </w:pPr>
      <w:r>
        <w:rPr>
          <w:rFonts w:hint="cs"/>
          <w:rtl/>
        </w:rPr>
        <w:t xml:space="preserve">[תיקון </w:t>
      </w:r>
      <w:r>
        <w:rPr>
          <w:rtl/>
        </w:rPr>
        <w:t>–</w:t>
      </w:r>
      <w:r>
        <w:rPr>
          <w:rFonts w:hint="cs"/>
          <w:rtl/>
        </w:rPr>
        <w:t xml:space="preserve"> זאת לא אונ' ייל אלא טורונטו]</w:t>
      </w:r>
    </w:p>
    <w:p w14:paraId="5C563C04" w14:textId="77777777" w:rsidR="00283007" w:rsidRDefault="00283007" w:rsidP="00283007">
      <w:pPr>
        <w:rPr>
          <w:rtl/>
        </w:rPr>
      </w:pPr>
      <w:r>
        <w:rPr>
          <w:rFonts w:hint="cs"/>
          <w:rtl/>
        </w:rPr>
        <w:t>"אז מה היה בטורונטו?" אלכס התעניין, "ולמה חזרת משם כל כך חמוץ?"</w:t>
      </w:r>
    </w:p>
    <w:p w14:paraId="73495133" w14:textId="77777777" w:rsidR="00283007" w:rsidRDefault="00283007" w:rsidP="00283007">
      <w:pPr>
        <w:rPr>
          <w:rtl/>
        </w:rPr>
      </w:pPr>
      <w:r>
        <w:rPr>
          <w:rFonts w:hint="cs"/>
          <w:rtl/>
        </w:rPr>
        <w:t>"ככה אלכס, אתה לא תבין."</w:t>
      </w:r>
    </w:p>
    <w:p w14:paraId="5EBD0A03" w14:textId="77777777" w:rsidR="00283007" w:rsidRDefault="00283007" w:rsidP="00283007">
      <w:pPr>
        <w:rPr>
          <w:rtl/>
        </w:rPr>
      </w:pPr>
      <w:r>
        <w:rPr>
          <w:rFonts w:hint="cs"/>
          <w:rtl/>
        </w:rPr>
        <w:t xml:space="preserve">"הם רצים כל כך הרבה יותר מהר ממך? כשדיברנו על ההישגים של נבחרת האתלטיקה שלהם, אמרת שבדקת וגם אבא שלך הבטיח ש </w:t>
      </w:r>
      <w:r>
        <w:rPr>
          <w:rtl/>
        </w:rPr>
        <w:t>–</w:t>
      </w:r>
      <w:r>
        <w:rPr>
          <w:rFonts w:hint="cs"/>
          <w:rtl/>
        </w:rPr>
        <w:t xml:space="preserve"> "</w:t>
      </w:r>
    </w:p>
    <w:p w14:paraId="1535F1EE" w14:textId="77777777" w:rsidR="00283007" w:rsidRDefault="00283007" w:rsidP="00283007">
      <w:pPr>
        <w:rPr>
          <w:rtl/>
        </w:rPr>
      </w:pPr>
      <w:r>
        <w:rPr>
          <w:rFonts w:hint="cs"/>
          <w:rtl/>
        </w:rPr>
        <w:t xml:space="preserve">"זה לא זה. האמת </w:t>
      </w:r>
      <w:r>
        <w:rPr>
          <w:rtl/>
        </w:rPr>
        <w:t>–</w:t>
      </w:r>
      <w:r>
        <w:rPr>
          <w:rFonts w:hint="cs"/>
          <w:rtl/>
        </w:rPr>
        <w:t xml:space="preserve"> יש לי סיכויים די טובים להתקבל לנבחרת האתלטיקה שלהם. אבל נראה לי שהם, כאוניברסיטה, או כפקולטה בעצם, תקועים בשנות התשעים."</w:t>
      </w:r>
    </w:p>
    <w:p w14:paraId="518EECF6" w14:textId="77777777" w:rsidR="00283007" w:rsidRDefault="00283007" w:rsidP="00283007">
      <w:pPr>
        <w:rPr>
          <w:rtl/>
        </w:rPr>
      </w:pPr>
      <w:r>
        <w:rPr>
          <w:rFonts w:hint="cs"/>
          <w:rtl/>
        </w:rPr>
        <w:t>"התשעים?"</w:t>
      </w:r>
    </w:p>
    <w:p w14:paraId="7325675D" w14:textId="77777777" w:rsidR="00283007" w:rsidRDefault="00283007" w:rsidP="00283007">
      <w:pPr>
        <w:rPr>
          <w:rtl/>
        </w:rPr>
      </w:pPr>
      <w:r>
        <w:rPr>
          <w:rFonts w:hint="cs"/>
          <w:rtl/>
        </w:rPr>
        <w:t>"כן, או השמונים, אפילו."</w:t>
      </w:r>
    </w:p>
    <w:p w14:paraId="7CFB5E5B" w14:textId="77777777" w:rsidR="00283007" w:rsidRDefault="00283007" w:rsidP="00283007">
      <w:pPr>
        <w:rPr>
          <w:rtl/>
        </w:rPr>
      </w:pPr>
      <w:r>
        <w:rPr>
          <w:rFonts w:hint="cs"/>
          <w:rtl/>
        </w:rPr>
        <w:t>"הם לובשים ג'קטים עם כריות בכתפיים ושומעים המון מוזיקה אלקטרונית מסינטיסייזר?"</w:t>
      </w:r>
    </w:p>
    <w:p w14:paraId="525FC7C3" w14:textId="77777777" w:rsidR="00283007" w:rsidRDefault="00283007" w:rsidP="00283007">
      <w:pPr>
        <w:rPr>
          <w:rtl/>
        </w:rPr>
      </w:pPr>
      <w:r>
        <w:rPr>
          <w:rFonts w:hint="cs"/>
          <w:rtl/>
        </w:rPr>
        <w:t xml:space="preserve">"לא, טמבל. בחיי שאי אפשר לדבר איתך." אבל לא היה שם אף אחד אחר לדבר איתו, ובעצם סער רצה מאוד לשפוך את ליבו בפני אלכס. רק </w:t>
      </w:r>
      <w:r>
        <w:rPr>
          <w:rtl/>
        </w:rPr>
        <w:t>–</w:t>
      </w:r>
      <w:r>
        <w:rPr>
          <w:rFonts w:hint="cs"/>
          <w:rtl/>
        </w:rPr>
        <w:t xml:space="preserve"> לא האלכס הזה, האלכס הקודם שהיה מכלה את כוחותיו בריצוי שגיונותיה המרובים של אחותו, האלכס שניתן היה להסתכל עליו מלמעלה. עכשיו הם היו באותו גובה אולי, וסער ראה אותו כבר עם הרבה בנות [וכו' מלטף </w:t>
      </w:r>
      <w:r>
        <w:rPr>
          <w:rFonts w:hint="cs"/>
          <w:rtl/>
        </w:rPr>
        <w:lastRenderedPageBreak/>
        <w:t>את העור הזר], ואפילו עם התאומות הדניות. אוי התאומות הדניות והמבטא הכמעט מושלם שלהן כשציחקקו באנגלית. אבל עם אלכס הן דיברו בגרמנית, הן לימדו אותו לקלוע להן צמות דקיקות צמודות לקרקפת והוא לימד אותן לנגן הימנוני נירוונה ו-</w:t>
      </w:r>
      <w:r>
        <w:t>REM</w:t>
      </w:r>
      <w:r>
        <w:rPr>
          <w:rFonts w:hint="cs"/>
          <w:rtl/>
        </w:rPr>
        <w:t xml:space="preserve"> ופרל ג'אם, בערבים השקטים על החול החם. </w:t>
      </w:r>
      <w:r w:rsidRPr="001E2559">
        <w:rPr>
          <w:rFonts w:cs="Times New Roman"/>
          <w:rtl/>
        </w:rPr>
        <w:t>אע</w:t>
      </w:r>
      <w:r>
        <w:rPr>
          <w:rFonts w:cs="Times New Roman" w:hint="cs"/>
          <w:rtl/>
        </w:rPr>
        <w:t>"</w:t>
      </w:r>
      <w:r w:rsidRPr="001E2559">
        <w:rPr>
          <w:rFonts w:cs="Times New Roman"/>
          <w:rtl/>
        </w:rPr>
        <w:t>פ שבעזרת גיטרה אקוסטית חבוטה למדי לא ניתן להגיע לעוצמות היאוש והפורקן שמגיעים אליהם עם גיטרות חשמליות וסט תופים משוכלל, ובשמיים הבהירים של הקריביים ע</w:t>
      </w:r>
      <w:r>
        <w:rPr>
          <w:rFonts w:cs="Times New Roman" w:hint="cs"/>
          <w:rtl/>
        </w:rPr>
        <w:t>ל</w:t>
      </w:r>
      <w:r w:rsidRPr="001E2559">
        <w:rPr>
          <w:rFonts w:cs="Times New Roman"/>
          <w:rtl/>
        </w:rPr>
        <w:t xml:space="preserve"> שפת חופו של מלון חמישה כוכבים יוקרתי גם לא רוצים.</w:t>
      </w:r>
      <w:r>
        <w:rPr>
          <w:rFonts w:cs="Times New Roman" w:hint="cs"/>
          <w:rtl/>
        </w:rPr>
        <w:t xml:space="preserve"> </w:t>
      </w:r>
      <w:r>
        <w:rPr>
          <w:rFonts w:hint="cs"/>
          <w:rtl/>
        </w:rPr>
        <w:t>"היה איזה אלגוריתם שפיתחו בשנות השמונים, חשבו שזה מדמה את פעילות המח ושבקרוב מאוד יפתרו בעזרת מחשב את כל הבעיות שכיום רק אדם יכול לפתור."</w:t>
      </w:r>
    </w:p>
    <w:p w14:paraId="3F7F63AC" w14:textId="77777777" w:rsidR="00283007" w:rsidRDefault="00283007" w:rsidP="00283007">
      <w:pPr>
        <w:rPr>
          <w:rtl/>
        </w:rPr>
      </w:pPr>
      <w:r>
        <w:rPr>
          <w:rFonts w:hint="cs"/>
          <w:rtl/>
        </w:rPr>
        <w:t>"זה רשתות נוירונים," אמרה התאומה השנייה, ופסקה לנגן.</w:t>
      </w:r>
    </w:p>
    <w:p w14:paraId="151FA38A" w14:textId="77777777" w:rsidR="00283007" w:rsidRDefault="00283007" w:rsidP="00283007">
      <w:pPr>
        <w:rPr>
          <w:rtl/>
        </w:rPr>
      </w:pPr>
      <w:r>
        <w:rPr>
          <w:rFonts w:hint="cs"/>
          <w:rtl/>
        </w:rPr>
        <w:t>"כן! כן..." הוא נעץ בה עיניו, לראשונה לא במשטמה. "איך את...?"</w:t>
      </w:r>
    </w:p>
    <w:p w14:paraId="79D1A7BE" w14:textId="77777777" w:rsidR="00283007" w:rsidRDefault="00283007" w:rsidP="00283007">
      <w:pPr>
        <w:rPr>
          <w:rtl/>
        </w:rPr>
      </w:pPr>
      <w:r>
        <w:rPr>
          <w:rFonts w:hint="cs"/>
          <w:rtl/>
        </w:rPr>
        <w:t xml:space="preserve">"אז האלגוריתם," אלכס אמר. הוא הרים את ראשו מחיקה של התאומה השנייה, ללגום מבקבוק צונן וזול מאוד של </w:t>
      </w:r>
      <w:r>
        <w:t>Carib lager</w:t>
      </w:r>
      <w:r>
        <w:rPr>
          <w:rFonts w:hint="cs"/>
          <w:rtl/>
        </w:rPr>
        <w:t xml:space="preserve"> [</w:t>
      </w:r>
      <w:r w:rsidRPr="00D15A48">
        <w:t>https://www.beeradvocate.com/beer/profile/272/750</w:t>
      </w:r>
      <w:r w:rsidRPr="00D15A48">
        <w:rPr>
          <w:rFonts w:cs="Times New Roman"/>
          <w:rtl/>
        </w:rPr>
        <w:t>/</w:t>
      </w:r>
      <w:r>
        <w:rPr>
          <w:rFonts w:hint="cs"/>
          <w:rtl/>
        </w:rPr>
        <w:t>] שכבר התרגל לטעמו שמתחיל חמצמץ ומסתיים מתכתי. "זאת הבעיה שלך עם טורונטו."</w:t>
      </w:r>
    </w:p>
    <w:p w14:paraId="7B1D1037" w14:textId="77777777" w:rsidR="00283007" w:rsidRDefault="00283007" w:rsidP="00283007">
      <w:pPr>
        <w:rPr>
          <w:rtl/>
        </w:rPr>
      </w:pPr>
      <w:r>
        <w:rPr>
          <w:rFonts w:hint="cs"/>
          <w:rtl/>
        </w:rPr>
        <w:t xml:space="preserve">"טוב, כיום ברור לכל שכל מה שזה נותן זה איזה </w:t>
      </w:r>
      <w:r>
        <w:t>manifold</w:t>
      </w:r>
      <w:r>
        <w:rPr>
          <w:rFonts w:hint="cs"/>
          <w:rtl/>
        </w:rPr>
        <w:t xml:space="preserve"> לא-לינארי ותו לא. אתה מכניס לרשת הזאת דוגמאות דוגמאות דוגמאות ושואל </w:t>
      </w:r>
      <w:r>
        <w:rPr>
          <w:rtl/>
        </w:rPr>
        <w:t>–</w:t>
      </w:r>
      <w:r>
        <w:rPr>
          <w:rFonts w:hint="cs"/>
          <w:rtl/>
        </w:rPr>
        <w:t xml:space="preserve"> מה יצא? אם לא יצאה התשובה הנכונה, אתה הולך אחורה ומתקן את הרשת. זהו, אתה מתקן בכיוון השיפוע התלול ביותר. אבל מגיע רגע שכל השיפועים מתאפסים, כל המרחב הזה נהיה שטוח ואי אפשר לתקן יותר את השגיאות. זה הוכח על ידי טובי המדענים, אין מה לעשות שם יותר, אבל בטורונטו עדיין ממשיכים באלגוריתם המיושן הזה, שכולם כבר נטשו. כמו מעין פקולטה מהעולם השלישי, שאין לה קשר עם המחקר העדכני. גדולי החוקרים בתחום אומרים ש </w:t>
      </w:r>
      <w:r>
        <w:rPr>
          <w:rtl/>
        </w:rPr>
        <w:t>–</w:t>
      </w:r>
      <w:r>
        <w:rPr>
          <w:rFonts w:hint="cs"/>
          <w:rtl/>
        </w:rPr>
        <w:t xml:space="preserve"> "</w:t>
      </w:r>
    </w:p>
    <w:p w14:paraId="25041946" w14:textId="77777777" w:rsidR="00283007" w:rsidRDefault="00283007" w:rsidP="00283007">
      <w:pPr>
        <w:rPr>
          <w:rtl/>
        </w:rPr>
      </w:pPr>
      <w:r>
        <w:rPr>
          <w:rFonts w:hint="cs"/>
          <w:rtl/>
        </w:rPr>
        <w:t>"מי זה גדולי? עם מי דיברת?"</w:t>
      </w:r>
    </w:p>
    <w:p w14:paraId="294A5FAF" w14:textId="77777777" w:rsidR="00283007" w:rsidRDefault="00283007" w:rsidP="00283007">
      <w:pPr>
        <w:rPr>
          <w:rtl/>
        </w:rPr>
      </w:pPr>
      <w:r>
        <w:rPr>
          <w:rFonts w:hint="cs"/>
          <w:rtl/>
        </w:rPr>
        <w:t>"מארק אמר לי ש..."</w:t>
      </w:r>
    </w:p>
    <w:p w14:paraId="25457A78" w14:textId="77777777" w:rsidR="00283007" w:rsidRDefault="00283007" w:rsidP="00283007">
      <w:pPr>
        <w:rPr>
          <w:rtl/>
        </w:rPr>
      </w:pPr>
      <w:r>
        <w:rPr>
          <w:rFonts w:hint="cs"/>
          <w:rtl/>
        </w:rPr>
        <w:t xml:space="preserve">סער הוסיף לצטט את מארק, אבל אלכס השיב את ראשו למשענת הנוחה בחיקה של התאומה הראשונה, וזמזם בשקט ביחד עם המוזיקה של התאומה השנייה </w:t>
      </w:r>
      <w:r>
        <w:rPr>
          <w:rtl/>
        </w:rPr>
        <w:t>–</w:t>
      </w:r>
      <w:r>
        <w:rPr>
          <w:rFonts w:hint="cs"/>
          <w:rtl/>
        </w:rPr>
        <w:t xml:space="preserve"> [איזה שיר...]</w:t>
      </w:r>
    </w:p>
    <w:p w14:paraId="7578026A" w14:textId="77777777" w:rsidR="00283007" w:rsidRDefault="00283007" w:rsidP="00283007">
      <w:pPr>
        <w:rPr>
          <w:rtl/>
        </w:rPr>
      </w:pPr>
    </w:p>
    <w:p w14:paraId="18019EE3" w14:textId="77777777" w:rsidR="00283007" w:rsidRDefault="00283007" w:rsidP="00283007">
      <w:pPr>
        <w:rPr>
          <w:rtl/>
        </w:rPr>
      </w:pPr>
      <w:r>
        <w:rPr>
          <w:rFonts w:cs="Times New Roman"/>
          <w:rtl/>
        </w:rPr>
        <w:t>יש דברים שברור שמתאימים לכלל האנושות, כי כמעט כולם בכל מקום בעולם, המציאו אותם באופן עצמאי.</w:t>
      </w:r>
    </w:p>
    <w:p w14:paraId="1139200B" w14:textId="77777777" w:rsidR="00283007" w:rsidRDefault="00283007" w:rsidP="00283007">
      <w:pPr>
        <w:rPr>
          <w:rtl/>
        </w:rPr>
      </w:pPr>
      <w:r>
        <w:rPr>
          <w:rFonts w:cs="Times New Roman"/>
          <w:rtl/>
        </w:rPr>
        <w:t>שפה. ייתכן שהייתה שפה אחת שהתפצלה להרבה ניבים כשבני האדם הראשונים נדדו מחוץ לאפריקה והחלו לכבוש יבשות אחרות, אבל אין לכך שום עדות. הסיכויים שווים לכך ששפות שונות נתפתחו לחוד - השפה הפרוטו-</w:t>
      </w:r>
      <w:r>
        <w:rPr>
          <w:rFonts w:cs="Times New Roman" w:hint="cs"/>
          <w:rtl/>
        </w:rPr>
        <w:t>הו</w:t>
      </w:r>
      <w:r>
        <w:rPr>
          <w:rFonts w:cs="Times New Roman"/>
          <w:rtl/>
        </w:rPr>
        <w:t xml:space="preserve">דו-אירופית, השפה הפרוטו-שמית???? וכו... </w:t>
      </w:r>
    </w:p>
    <w:p w14:paraId="578EF49A" w14:textId="77777777" w:rsidR="00283007" w:rsidRDefault="00283007" w:rsidP="00283007">
      <w:pPr>
        <w:rPr>
          <w:rtl/>
        </w:rPr>
      </w:pPr>
      <w:r>
        <w:rPr>
          <w:rFonts w:cs="Times New Roman"/>
          <w:rtl/>
        </w:rPr>
        <w:t>אש. אולי פרומתיאוס הוריד אותה לאנושות, אבל סביר יותר שבחלקים שונים של העולם הצליחו לכבוש אותה לבד.</w:t>
      </w:r>
    </w:p>
    <w:p w14:paraId="224A910A" w14:textId="77777777" w:rsidR="00283007" w:rsidRDefault="00283007" w:rsidP="00283007">
      <w:pPr>
        <w:rPr>
          <w:rtl/>
        </w:rPr>
      </w:pPr>
      <w:r>
        <w:rPr>
          <w:rFonts w:cs="Times New Roman"/>
          <w:rtl/>
        </w:rPr>
        <w:t>חיוך. בגדים. בישול, ציד, ליקוט, מכות, פטריארכיה, נישואין, בניית בתים, הגלגל, כיבוש, מלחמות, הכנעה... בני אדם במקומות שונים הגיעו למסקנות הברורות האלו ללא עזרה.</w:t>
      </w:r>
    </w:p>
    <w:p w14:paraId="21AADEFD" w14:textId="77777777" w:rsidR="00283007" w:rsidRDefault="00283007" w:rsidP="00283007">
      <w:pPr>
        <w:rPr>
          <w:rtl/>
        </w:rPr>
      </w:pPr>
      <w:r>
        <w:rPr>
          <w:rFonts w:cs="Times New Roman"/>
          <w:rtl/>
        </w:rPr>
        <w:t xml:space="preserve">עוד המצאה - שתי בנות ובן. לפני היות הפורנוגרפיה כה זמינה, אפילו בסוף המילניום כשהיו אתרים, היו קבוצות-דיון שניתן היה להוריד מהן סרטים מחולקים לעשרות מקטעים שיש לחבר, כשהפורנוגרפיה הייתה הרבה פחות מבוקרת וסטיות מחרידות ואכזריות היו דבר שבשגרה שניתן למצא לאחר הדבקת עשרות חתיכות הסירטון המגורען, עדיין אנשים בגילם לא ראו הרבה. הם הגיעו לכוראוגרפיה הספציפית הזאת בעצמם, לאחר לא כל כך הרבה שעות - מספר נמוך באופן מפתיע יחסית לרמת העונג- של האחת עושה כך ואחרת והשנייה מחכה, בחדר אחר, ואז מתקרבת, נעמדת, כורעת, לא מסוגלת שלא ללטף </w:t>
      </w:r>
      <w:r>
        <w:rPr>
          <w:rFonts w:cs="Times New Roman"/>
          <w:rtl/>
        </w:rPr>
        <w:lastRenderedPageBreak/>
        <w:t>היכן שהגופים חודרים זה לזה, אלכס הבין מהם כוכבים, נוזליים, סמיכים, מתפוצצים אבל שוטפים, בזרימה שקטה של נחל נחבא בין ענפיהם של עצים שכורעים מעליו להסתיר אותו. עלה אחד נושר על שפתו ומשך איתו, רחוק מהעץ שאליו היה צמוד במשך כל ימי חייו, וגולש, מתערבל, בזרם שכל כך מהר חולף הלאה הלאה למפלים ממשיך מתנפץ הם המציאו את זה בעצמם אבל לא מהן הוא חטף הרפס, זה בטוח.</w:t>
      </w:r>
    </w:p>
    <w:p w14:paraId="333945C9" w14:textId="77777777" w:rsidR="00283007" w:rsidRDefault="00283007" w:rsidP="00283007">
      <w:pPr>
        <w:rPr>
          <w:rtl/>
        </w:rPr>
      </w:pPr>
    </w:p>
    <w:p w14:paraId="3736FA80" w14:textId="77777777" w:rsidR="00283007" w:rsidRDefault="00283007" w:rsidP="00283007">
      <w:pPr>
        <w:rPr>
          <w:rtl/>
        </w:rPr>
      </w:pPr>
      <w:r>
        <w:rPr>
          <w:rFonts w:cs="Times New Roman"/>
          <w:rtl/>
        </w:rPr>
        <w:t>התאומה הבכורה הייתה קטנה יותר, התאומה הצעירה הייתה משוחררת יותר. כלומר, כל מני שרירים בגופה שמאפשרים לרוב רק לאוכל לעוס היטב ולנוזלים בסמיכויות שונות לעבור דרכם, איפשרו אצל התאומה הצעירה מעבר של דברים קשיחים בהרבה. מעבר פתוח, קדימה והחוצה ברצף ריתמי מתמשך. ואז התאומה הבכורה נכנסה לתמונה, זאת עם השרירים המתוחים יותר, שיש מקומות בגוף שבהם זה יתרון ברור.</w:t>
      </w:r>
    </w:p>
    <w:p w14:paraId="5334C91B" w14:textId="77777777" w:rsidR="00283007" w:rsidRDefault="00283007" w:rsidP="00283007">
      <w:pPr>
        <w:rPr>
          <w:rtl/>
        </w:rPr>
      </w:pPr>
    </w:p>
    <w:p w14:paraId="2B13EB06" w14:textId="77777777" w:rsidR="00283007" w:rsidRDefault="00283007" w:rsidP="00283007">
      <w:pPr>
        <w:rPr>
          <w:rtl/>
        </w:rPr>
      </w:pPr>
    </w:p>
    <w:p w14:paraId="362C1355" w14:textId="77777777" w:rsidR="00283007" w:rsidRDefault="00283007" w:rsidP="00283007">
      <w:pPr>
        <w:rPr>
          <w:rtl/>
        </w:rPr>
      </w:pPr>
      <w:r>
        <w:rPr>
          <w:rFonts w:hint="cs"/>
          <w:rtl/>
        </w:rPr>
        <w:t>מתחת לרצפה היו שני עכברושים, ולבת של מרגה הייתה חולדת מחמד.</w:t>
      </w:r>
      <w:r w:rsidRPr="0010730A">
        <w:t xml:space="preserve"> </w:t>
      </w:r>
    </w:p>
    <w:p w14:paraId="53EE68AA" w14:textId="77777777" w:rsidR="00283007" w:rsidRDefault="00283007" w:rsidP="00283007">
      <w:pPr>
        <w:rPr>
          <w:rtl/>
        </w:rPr>
      </w:pPr>
    </w:p>
    <w:p w14:paraId="7C3211DA" w14:textId="77777777" w:rsidR="00283007" w:rsidRDefault="00283007" w:rsidP="00283007">
      <w:pPr>
        <w:rPr>
          <w:rtl/>
        </w:rPr>
      </w:pPr>
      <w:r>
        <w:rPr>
          <w:rFonts w:hint="cs"/>
          <w:rtl/>
        </w:rPr>
        <w:t>[מתוך בילבי עמ' 203</w:t>
      </w:r>
    </w:p>
    <w:p w14:paraId="27E3DF11" w14:textId="77777777" w:rsidR="00283007" w:rsidRDefault="00283007" w:rsidP="00283007">
      <w:pPr>
        <w:rPr>
          <w:rtl/>
        </w:rPr>
      </w:pPr>
      <w:r>
        <w:rPr>
          <w:rFonts w:hint="cs"/>
          <w:rtl/>
        </w:rPr>
        <w:t xml:space="preserve">רעם התופים העמום, הריקוד המוזר, הניחוחות הייחודיים מאלפי פרחים לא מוכרים במעמקי הג'ונגל, רקיע הכוכבים הזוהר מעל לראשיהם </w:t>
      </w:r>
      <w:r>
        <w:rPr>
          <w:rtl/>
        </w:rPr>
        <w:t>–</w:t>
      </w:r>
      <w:r>
        <w:rPr>
          <w:rFonts w:hint="cs"/>
          <w:rtl/>
        </w:rPr>
        <w:t xml:space="preserve"> כל אלה השרו עליהם מצב רוח משונה ביותר. גלי הים הנצחיים נשמעו כל הזמן ברקע כליווי נהדר.</w:t>
      </w:r>
    </w:p>
    <w:p w14:paraId="6BF16737" w14:textId="77777777" w:rsidR="00283007" w:rsidRDefault="00283007" w:rsidP="00283007">
      <w:pPr>
        <w:rPr>
          <w:rtl/>
        </w:rPr>
      </w:pPr>
      <w:r>
        <w:rPr>
          <w:rFonts w:hint="cs"/>
          <w:rtl/>
        </w:rPr>
        <w:t>]</w:t>
      </w:r>
    </w:p>
    <w:p w14:paraId="2711933B" w14:textId="77777777" w:rsidR="00283007" w:rsidRDefault="00283007" w:rsidP="00283007">
      <w:pPr>
        <w:rPr>
          <w:rtl/>
        </w:rPr>
      </w:pPr>
    </w:p>
    <w:p w14:paraId="684A07C9" w14:textId="77777777" w:rsidR="00283007" w:rsidRDefault="00283007" w:rsidP="00283007">
      <w:pPr>
        <w:rPr>
          <w:rtl/>
        </w:rPr>
      </w:pPr>
      <w:r>
        <w:rPr>
          <w:rFonts w:hint="cs"/>
          <w:rtl/>
        </w:rPr>
        <w:t xml:space="preserve">אלכס ניגן בגיטרה את </w:t>
      </w:r>
      <w:r>
        <w:rPr>
          <w:rFonts w:hint="cs"/>
        </w:rPr>
        <w:t>REM</w:t>
      </w:r>
      <w:r>
        <w:rPr>
          <w:rFonts w:hint="cs"/>
          <w:rtl/>
        </w:rPr>
        <w:t xml:space="preserve"> ואת ---, ובאופן אירוני את ניל דיימונד עבור התיירות האמריקאיות, יד נוגעת ביד [</w:t>
      </w:r>
      <w:r>
        <w:t>Sweet Caroline</w:t>
      </w:r>
      <w:r>
        <w:rPr>
          <w:rFonts w:hint="cs"/>
          <w:rtl/>
        </w:rPr>
        <w:t>]...</w:t>
      </w:r>
    </w:p>
    <w:p w14:paraId="7B19A38D" w14:textId="77777777" w:rsidR="00283007" w:rsidRDefault="00283007" w:rsidP="00283007">
      <w:pPr>
        <w:rPr>
          <w:rtl/>
        </w:rPr>
      </w:pPr>
    </w:p>
    <w:p w14:paraId="21A449E4" w14:textId="77777777" w:rsidR="00283007" w:rsidRDefault="00283007" w:rsidP="00283007">
      <w:pPr>
        <w:rPr>
          <w:rtl/>
        </w:rPr>
      </w:pPr>
      <w:r>
        <w:rPr>
          <w:rFonts w:hint="cs"/>
          <w:rtl/>
        </w:rPr>
        <w:t>"אני לא מאמין שזאת המישהי שאתה מעדיף על יסמין," סער אמר. "אחרי יסמין... כן אני אחיה אבל מעבר לכך, באופן לגמרי אובייקטיבי. מה..."</w:t>
      </w:r>
    </w:p>
    <w:p w14:paraId="36B3786F" w14:textId="77777777" w:rsidR="00283007" w:rsidRDefault="00283007" w:rsidP="00283007">
      <w:pPr>
        <w:rPr>
          <w:rtl/>
        </w:rPr>
      </w:pPr>
      <w:r>
        <w:rPr>
          <w:rFonts w:hint="cs"/>
          <w:rtl/>
        </w:rPr>
        <w:t>"מה רצית שאני אעשה בדיוק? אני לא מבין אותך. שאני אלך ואציג את עצמי ישירות ליורשת העצר של שוודיה?"</w:t>
      </w:r>
    </w:p>
    <w:p w14:paraId="1E20148A" w14:textId="77777777" w:rsidR="00283007" w:rsidRDefault="00283007" w:rsidP="00283007">
      <w:pPr>
        <w:rPr>
          <w:rtl/>
        </w:rPr>
      </w:pPr>
      <w:r>
        <w:rPr>
          <w:rFonts w:hint="cs"/>
          <w:rtl/>
        </w:rPr>
        <w:t>"למה של שוודיה?"</w:t>
      </w:r>
    </w:p>
    <w:p w14:paraId="4FC0C048" w14:textId="77777777" w:rsidR="00283007" w:rsidRDefault="00283007" w:rsidP="00283007">
      <w:pPr>
        <w:rPr>
          <w:rtl/>
        </w:rPr>
      </w:pPr>
      <w:r>
        <w:rPr>
          <w:rFonts w:hint="cs"/>
          <w:rtl/>
        </w:rPr>
        <w:t>"אני לא יודע לאיזו מדינה יש יורשת עצר בגיל הנכון. אז מה רצית? אני לא מבין."</w:t>
      </w:r>
    </w:p>
    <w:p w14:paraId="309D754E" w14:textId="77777777" w:rsidR="00283007" w:rsidRDefault="00283007" w:rsidP="00283007">
      <w:pPr>
        <w:rPr>
          <w:rtl/>
        </w:rPr>
      </w:pPr>
      <w:r>
        <w:rPr>
          <w:rFonts w:hint="cs"/>
          <w:rtl/>
        </w:rPr>
        <w:t>"אבל כל כך מהר אחרי..."</w:t>
      </w:r>
    </w:p>
    <w:p w14:paraId="23AA0170" w14:textId="77777777" w:rsidR="00283007" w:rsidRDefault="00283007" w:rsidP="00283007">
      <w:pPr>
        <w:rPr>
          <w:rtl/>
        </w:rPr>
      </w:pPr>
      <w:r>
        <w:rPr>
          <w:rFonts w:hint="cs"/>
          <w:rtl/>
        </w:rPr>
        <w:t>"למה עזבת? "</w:t>
      </w:r>
    </w:p>
    <w:p w14:paraId="4C05DFD5" w14:textId="77777777" w:rsidR="00283007" w:rsidRDefault="00283007" w:rsidP="00283007">
      <w:pPr>
        <w:rPr>
          <w:rtl/>
        </w:rPr>
      </w:pPr>
      <w:r>
        <w:rPr>
          <w:rFonts w:hint="cs"/>
          <w:rtl/>
        </w:rPr>
        <w:t>"למה עזבתי. לא עזבתי, ברחתי."</w:t>
      </w:r>
    </w:p>
    <w:p w14:paraId="1868C66C" w14:textId="77777777" w:rsidR="00283007" w:rsidRDefault="00283007" w:rsidP="00283007">
      <w:pPr>
        <w:rPr>
          <w:rtl/>
        </w:rPr>
      </w:pPr>
      <w:r>
        <w:rPr>
          <w:rFonts w:hint="cs"/>
          <w:rtl/>
        </w:rPr>
        <w:t>"ברחת? למה ברחת?"</w:t>
      </w:r>
    </w:p>
    <w:p w14:paraId="0690E120" w14:textId="77777777" w:rsidR="00283007" w:rsidRDefault="00283007" w:rsidP="00283007">
      <w:pPr>
        <w:rPr>
          <w:rtl/>
        </w:rPr>
      </w:pPr>
      <w:r>
        <w:rPr>
          <w:rFonts w:hint="cs"/>
          <w:rtl/>
        </w:rPr>
        <w:t>"כי... אני לא מסוגל להשאר שם ולראות אותה עם מארק. אתה לא מבין את זה?"</w:t>
      </w:r>
    </w:p>
    <w:p w14:paraId="7F192B77" w14:textId="77777777" w:rsidR="00283007" w:rsidRDefault="00283007" w:rsidP="00283007">
      <w:pPr>
        <w:rPr>
          <w:rtl/>
        </w:rPr>
      </w:pPr>
      <w:r>
        <w:rPr>
          <w:rFonts w:hint="cs"/>
          <w:rtl/>
        </w:rPr>
        <w:t>"אני לא מבין איך יכולת לוותר עליה."</w:t>
      </w:r>
    </w:p>
    <w:p w14:paraId="03A55FD5" w14:textId="77777777" w:rsidR="00283007" w:rsidRDefault="00283007" w:rsidP="00283007">
      <w:pPr>
        <w:rPr>
          <w:rtl/>
        </w:rPr>
      </w:pPr>
      <w:r>
        <w:rPr>
          <w:rFonts w:hint="cs"/>
          <w:rtl/>
        </w:rPr>
        <w:t xml:space="preserve">"מה רצית שאני אעשה סער? מה?" הם ישבו על שפת האוקיינוס, זה היה על אי שנמצא בערך 500 ק"מ צפונית לטרינידד-טובגו. אלכס היה עשיר מאוד באותה תקופה, סער השקיע את כל מה שהרוויח באלסקה על שכר לימוד. לאלכס </w:t>
      </w:r>
      <w:r>
        <w:rPr>
          <w:rFonts w:hint="cs"/>
          <w:rtl/>
        </w:rPr>
        <w:lastRenderedPageBreak/>
        <w:t>נותר כל הכסף וגם כל מה שהרוויח בעבודה במלונות, והדרכה של קורסי גלישה, וקורסי צלילה. רק בזכות העובדה שדיבר גרמנית כנראה הרוויח עשרת אלפים דולר. בחרו אותו על פני כל מועמד אחר, ובנוסף לצוות האחר. תמיד צריכים דוברי גרמנית.</w:t>
      </w:r>
    </w:p>
    <w:p w14:paraId="7A5A1B8F" w14:textId="77777777" w:rsidR="00283007" w:rsidRDefault="00283007" w:rsidP="00283007">
      <w:pPr>
        <w:rPr>
          <w:rtl/>
        </w:rPr>
      </w:pPr>
      <w:r>
        <w:rPr>
          <w:rFonts w:hint="cs"/>
          <w:rtl/>
        </w:rPr>
        <w:t>"לא האמנתי שתפרדו אי פעם."</w:t>
      </w:r>
    </w:p>
    <w:p w14:paraId="6DE02B17" w14:textId="77777777" w:rsidR="00283007" w:rsidRDefault="00283007" w:rsidP="00283007">
      <w:pPr>
        <w:rPr>
          <w:rtl/>
        </w:rPr>
      </w:pPr>
      <w:r>
        <w:rPr>
          <w:rFonts w:hint="cs"/>
          <w:rtl/>
        </w:rPr>
        <w:t>"אבל ראית את זה קורה, היית שם כל הזמן!"</w:t>
      </w:r>
    </w:p>
    <w:p w14:paraId="4BE21228" w14:textId="77777777" w:rsidR="00283007" w:rsidRDefault="00283007" w:rsidP="00283007">
      <w:pPr>
        <w:rPr>
          <w:rtl/>
        </w:rPr>
      </w:pPr>
      <w:r>
        <w:rPr>
          <w:rFonts w:hint="cs"/>
          <w:rtl/>
        </w:rPr>
        <w:t>"בסדר, היו קשיים, אבל... התאמתם. היא אהבה אותך נורא. היא עדיין אוהבת."</w:t>
      </w:r>
    </w:p>
    <w:p w14:paraId="3ADF6BA9" w14:textId="77777777" w:rsidR="00283007" w:rsidRDefault="00283007" w:rsidP="00283007">
      <w:pPr>
        <w:rPr>
          <w:rtl/>
        </w:rPr>
      </w:pPr>
      <w:r>
        <w:rPr>
          <w:rFonts w:hint="cs"/>
          <w:rtl/>
        </w:rPr>
        <w:t>"היא מתחילה לחזור למשקל תקין?"</w:t>
      </w:r>
    </w:p>
    <w:p w14:paraId="28321826" w14:textId="77777777" w:rsidR="00283007" w:rsidRDefault="00283007" w:rsidP="00283007">
      <w:pPr>
        <w:rPr>
          <w:rtl/>
        </w:rPr>
      </w:pPr>
      <w:r>
        <w:rPr>
          <w:rFonts w:hint="cs"/>
          <w:rtl/>
        </w:rPr>
        <w:t>"כן, מה כבר בסוף הקיץ היא הייתה בסדר גמור."</w:t>
      </w:r>
    </w:p>
    <w:p w14:paraId="24D536E8" w14:textId="77777777" w:rsidR="00283007" w:rsidRDefault="00283007" w:rsidP="00283007">
      <w:pPr>
        <w:rPr>
          <w:rtl/>
        </w:rPr>
      </w:pPr>
      <w:r>
        <w:rPr>
          <w:rFonts w:hint="cs"/>
          <w:rtl/>
        </w:rPr>
        <w:t>"ברגע שעזבתי היא החלימה."</w:t>
      </w:r>
    </w:p>
    <w:p w14:paraId="22A8389A" w14:textId="77777777" w:rsidR="00283007" w:rsidRDefault="00283007" w:rsidP="00283007">
      <w:pPr>
        <w:rPr>
          <w:rtl/>
        </w:rPr>
      </w:pPr>
      <w:r>
        <w:rPr>
          <w:rFonts w:hint="cs"/>
          <w:rtl/>
        </w:rPr>
        <w:t>"אלכס לא הכול קשור אליך, אולי זה פשוט... קרה. אתה יודע. היו לה המון בעיות גם לפני שהכרתם."</w:t>
      </w:r>
    </w:p>
    <w:p w14:paraId="2A902903" w14:textId="77777777" w:rsidR="00283007" w:rsidRDefault="00283007" w:rsidP="00283007">
      <w:pPr>
        <w:rPr>
          <w:rtl/>
        </w:rPr>
      </w:pPr>
      <w:r>
        <w:rPr>
          <w:rFonts w:hint="cs"/>
          <w:rtl/>
        </w:rPr>
        <w:t>"למה אתה מתכוון?"</w:t>
      </w:r>
    </w:p>
    <w:p w14:paraId="77823359" w14:textId="77777777" w:rsidR="00283007" w:rsidRDefault="00283007" w:rsidP="00283007">
      <w:pPr>
        <w:rPr>
          <w:rtl/>
        </w:rPr>
      </w:pPr>
      <w:r>
        <w:rPr>
          <w:rFonts w:hint="cs"/>
          <w:rtl/>
        </w:rPr>
        <w:t>"אתה לא יודע?"</w:t>
      </w:r>
    </w:p>
    <w:p w14:paraId="58F8E6AD" w14:textId="77777777" w:rsidR="00283007" w:rsidRDefault="00283007" w:rsidP="00283007">
      <w:pPr>
        <w:rPr>
          <w:rtl/>
        </w:rPr>
      </w:pPr>
      <w:r>
        <w:rPr>
          <w:rFonts w:hint="cs"/>
          <w:rtl/>
        </w:rPr>
        <w:t>"חשבתי שאני היחידי שיודע."</w:t>
      </w:r>
    </w:p>
    <w:p w14:paraId="5FB652BD" w14:textId="77777777" w:rsidR="00283007" w:rsidRDefault="00283007" w:rsidP="00283007">
      <w:pPr>
        <w:rPr>
          <w:rtl/>
        </w:rPr>
      </w:pPr>
      <w:r>
        <w:rPr>
          <w:rFonts w:hint="cs"/>
          <w:rtl/>
        </w:rPr>
        <w:t>"אני אחיה התאום. קצת קשה לחשוב על משהו שאני לא יודע."</w:t>
      </w:r>
    </w:p>
    <w:p w14:paraId="7090F8F8" w14:textId="77777777" w:rsidR="00283007" w:rsidRDefault="00283007" w:rsidP="00283007">
      <w:pPr>
        <w:rPr>
          <w:rtl/>
        </w:rPr>
      </w:pPr>
      <w:r>
        <w:rPr>
          <w:rFonts w:hint="cs"/>
          <w:rtl/>
        </w:rPr>
        <w:t>"טוב, אני..."</w:t>
      </w:r>
    </w:p>
    <w:p w14:paraId="04AC39E8" w14:textId="77777777" w:rsidR="00283007" w:rsidRDefault="00283007" w:rsidP="00283007">
      <w:pPr>
        <w:rPr>
          <w:rtl/>
        </w:rPr>
      </w:pPr>
      <w:r>
        <w:rPr>
          <w:rFonts w:hint="cs"/>
          <w:rtl/>
        </w:rPr>
        <w:t>"היא אהבה את עצמה בזכותך."</w:t>
      </w:r>
    </w:p>
    <w:p w14:paraId="5E363DD7" w14:textId="77777777" w:rsidR="00283007" w:rsidRDefault="00283007" w:rsidP="00283007">
      <w:pPr>
        <w:rPr>
          <w:rtl/>
        </w:rPr>
      </w:pPr>
      <w:r>
        <w:rPr>
          <w:rFonts w:hint="cs"/>
          <w:rtl/>
        </w:rPr>
        <w:t xml:space="preserve">"היא רצתה להרוג את עצמה בזכותי. ו... וזאת הדרך שלי להתגבר על הפרידה. מה אני יכול לעשות? לייחל שהיא הייתה נשארת איתי ומתה מהרעבה עצמית? הדבר היחיד שממש קשה לי הוא שהיא עם מארק. אני חושב </w:t>
      </w:r>
      <w:r>
        <w:rPr>
          <w:rtl/>
        </w:rPr>
        <w:t>–</w:t>
      </w:r>
      <w:r>
        <w:rPr>
          <w:rFonts w:hint="cs"/>
          <w:rtl/>
        </w:rPr>
        <w:t xml:space="preserve"> אני באמת מקור הרוע? איך אני יכול לשכנע את עצמי שאני לא מקור הרוע?"</w:t>
      </w:r>
    </w:p>
    <w:p w14:paraId="61EF42A9" w14:textId="77777777" w:rsidR="00283007" w:rsidRDefault="00283007" w:rsidP="00283007">
      <w:pPr>
        <w:rPr>
          <w:rtl/>
        </w:rPr>
      </w:pPr>
      <w:r>
        <w:rPr>
          <w:rFonts w:hint="cs"/>
          <w:rtl/>
        </w:rPr>
        <w:t>"איך?"</w:t>
      </w:r>
    </w:p>
    <w:p w14:paraId="32DD3A44" w14:textId="77777777" w:rsidR="00283007" w:rsidRDefault="00283007" w:rsidP="00283007">
      <w:pPr>
        <w:rPr>
          <w:rtl/>
        </w:rPr>
      </w:pPr>
      <w:r>
        <w:rPr>
          <w:rFonts w:hint="cs"/>
          <w:rtl/>
        </w:rPr>
        <w:t>"היא המציאה לעצמה חבר, אתה שמעת עליו? בשביל שיהיה לה יותר קל איתי. אני לא מבין, אני באמת מפחיד? הפחדתי אותה?"</w:t>
      </w:r>
    </w:p>
    <w:p w14:paraId="6C11199E" w14:textId="77777777" w:rsidR="00283007" w:rsidRDefault="00283007" w:rsidP="00283007">
      <w:pPr>
        <w:rPr>
          <w:rtl/>
        </w:rPr>
      </w:pPr>
      <w:r>
        <w:rPr>
          <w:rFonts w:hint="cs"/>
          <w:rtl/>
        </w:rPr>
        <w:t>"קשה לך עם זה שהיא עם מארק?"</w:t>
      </w:r>
    </w:p>
    <w:p w14:paraId="6710B736" w14:textId="77777777" w:rsidR="00283007" w:rsidRDefault="00283007" w:rsidP="00283007">
      <w:pPr>
        <w:rPr>
          <w:rtl/>
        </w:rPr>
      </w:pPr>
      <w:r>
        <w:rPr>
          <w:rFonts w:hint="cs"/>
          <w:rtl/>
        </w:rPr>
        <w:t>"כן, מאוד. אני לא מעז לחשוב על זה."</w:t>
      </w:r>
    </w:p>
    <w:p w14:paraId="0751735A" w14:textId="77777777" w:rsidR="00283007" w:rsidRDefault="00283007" w:rsidP="00283007">
      <w:pPr>
        <w:rPr>
          <w:rtl/>
        </w:rPr>
      </w:pPr>
      <w:r>
        <w:rPr>
          <w:rFonts w:hint="cs"/>
          <w:rtl/>
        </w:rPr>
        <w:t>"אבל אתה מאז המשכת הלאה... כל כך הלאה."</w:t>
      </w:r>
    </w:p>
    <w:p w14:paraId="5AC30A47" w14:textId="77777777" w:rsidR="00283007" w:rsidRDefault="00283007" w:rsidP="00283007">
      <w:pPr>
        <w:rPr>
          <w:rtl/>
        </w:rPr>
      </w:pPr>
      <w:r>
        <w:rPr>
          <w:rFonts w:hint="cs"/>
          <w:rtl/>
        </w:rPr>
        <w:t>"מה זה בכלל הביטוי 'המשכת הלאה'? שאני לא מסוגל לזכור איך הייתי כשהיינו ביחד? כי אני מסוגל, זה הכי קל בעולם עבורי."</w:t>
      </w:r>
    </w:p>
    <w:p w14:paraId="076E23AF" w14:textId="77777777" w:rsidR="00283007" w:rsidRDefault="00283007" w:rsidP="00283007">
      <w:pPr>
        <w:rPr>
          <w:rtl/>
        </w:rPr>
      </w:pPr>
      <w:r>
        <w:rPr>
          <w:rFonts w:hint="cs"/>
          <w:rtl/>
        </w:rPr>
        <w:t>"אז מה..."</w:t>
      </w:r>
    </w:p>
    <w:p w14:paraId="275B948B" w14:textId="77777777" w:rsidR="00283007" w:rsidRDefault="00283007" w:rsidP="00283007">
      <w:pPr>
        <w:rPr>
          <w:rtl/>
        </w:rPr>
      </w:pPr>
      <w:r>
        <w:rPr>
          <w:rFonts w:hint="cs"/>
          <w:rtl/>
        </w:rPr>
        <w:t>"אבל מחשבות כאלו רק תוקעות אותי במקום. אני רוצה להמשיך הלאה, קדימה. כן, אהבתי אותה מאוד והמחשבה על זה תמיד איתי. אני פשוט צריך ללמוד איך להפוך אותה ממחשבה שמכאיבה, שננעצת חזק, למחשבה נעימה, שכיף איתה."</w:t>
      </w:r>
    </w:p>
    <w:p w14:paraId="7F5E5329" w14:textId="77777777" w:rsidR="00283007" w:rsidRDefault="00283007" w:rsidP="00283007">
      <w:pPr>
        <w:rPr>
          <w:rtl/>
        </w:rPr>
      </w:pPr>
      <w:r>
        <w:rPr>
          <w:rFonts w:hint="cs"/>
          <w:rtl/>
        </w:rPr>
        <w:t xml:space="preserve">[כן אני לא מצליחה להרים את זה] </w:t>
      </w:r>
    </w:p>
    <w:p w14:paraId="60A954B6" w14:textId="77777777" w:rsidR="00283007" w:rsidRDefault="00283007" w:rsidP="00283007">
      <w:pPr>
        <w:rPr>
          <w:rtl/>
        </w:rPr>
      </w:pPr>
    </w:p>
    <w:p w14:paraId="5B23BE08" w14:textId="77777777" w:rsidR="00283007" w:rsidRDefault="00283007" w:rsidP="00283007">
      <w:pPr>
        <w:rPr>
          <w:rtl/>
        </w:rPr>
      </w:pPr>
      <w:r>
        <w:rPr>
          <w:rFonts w:hint="cs"/>
          <w:rtl/>
        </w:rPr>
        <w:lastRenderedPageBreak/>
        <w:t xml:space="preserve">הדברים המטופשים ביותר הסעירו אותו עד מעבר ליכולת הסיבולת </w:t>
      </w:r>
      <w:r>
        <w:rPr>
          <w:rtl/>
        </w:rPr>
        <w:t>–</w:t>
      </w:r>
      <w:r>
        <w:rPr>
          <w:rFonts w:hint="cs"/>
          <w:rtl/>
        </w:rPr>
        <w:t xml:space="preserve"> שפתון אדום על עור חום, ונשים שהיו מבוגרות ממנו, בשנות העשרים ואפילו בשנות השלושים, נשים עם קמטוטים על פניהן, נשים שהיו מבויישות מאוד כשנגע בהן ונרתעו, ועורן הסתמרר כשהוא ליטף טיפת זיעה מעורן, והאודם האדום העז נמרח עליהן וגם עליו.</w:t>
      </w:r>
    </w:p>
    <w:p w14:paraId="053E12AD" w14:textId="77777777" w:rsidR="00283007" w:rsidRDefault="00283007" w:rsidP="00283007">
      <w:pPr>
        <w:rPr>
          <w:rtl/>
        </w:rPr>
      </w:pPr>
    </w:p>
    <w:p w14:paraId="395F1B30" w14:textId="77777777" w:rsidR="00283007" w:rsidRDefault="00283007" w:rsidP="00283007">
      <w:pPr>
        <w:rPr>
          <w:rtl/>
        </w:rPr>
      </w:pPr>
      <w:r>
        <w:rPr>
          <w:rFonts w:hint="cs"/>
          <w:rtl/>
        </w:rPr>
        <w:t xml:space="preserve">בפעם הראשונה שיצא עם מרגה הוא איבד את לשונו. הוא התכוון לשאול אותה שאלות על עצמה, ולמד בעל פה את כל מילות השאלה, </w:t>
      </w:r>
      <w:r>
        <w:t>donde, cuando, quien, porque, como…</w:t>
      </w:r>
      <w:r>
        <w:rPr>
          <w:rFonts w:hint="cs"/>
          <w:rtl/>
        </w:rPr>
        <w:t xml:space="preserve"> וכל מילה מאוגפת משני צידיה בסימני שאלה, ישר בסופה והפוך בתחילתה, כך: </w:t>
      </w:r>
      <w:r>
        <w:t>¿Como?</w:t>
      </w:r>
      <w:r>
        <w:rPr>
          <w:rFonts w:hint="cs"/>
          <w:rtl/>
        </w:rPr>
        <w:t xml:space="preserve"> אבל כשהתיישבו במקומותיהם או כשנכנסו לשם, כל מילות השאלה פרחו מראשו. כפות רגליו דבקו לבטון החשוף שהיה ריצפת הבאר, והיה מכוסה שכבות של שנות-דור של רפש וקיא וסוגים אחרים של פליטות, והוא התיישב על כיסא עץ בצבע ירוק ולא ידע מה לומר. היא הייתה כל כך גדולה, היא מילאה כל נשימה שלו, וכל נשיפה. </w:t>
      </w:r>
    </w:p>
    <w:p w14:paraId="10A2DDF4" w14:textId="77777777" w:rsidR="00283007" w:rsidRDefault="00283007" w:rsidP="00283007">
      <w:pPr>
        <w:rPr>
          <w:rtl/>
        </w:rPr>
      </w:pPr>
      <w:r>
        <w:rPr>
          <w:rFonts w:hint="cs"/>
          <w:rtl/>
        </w:rPr>
        <w:t>היא הפרה את השתיקה.</w:t>
      </w:r>
    </w:p>
    <w:p w14:paraId="53298121" w14:textId="77777777" w:rsidR="00283007" w:rsidRDefault="00283007" w:rsidP="00283007">
      <w:r>
        <w:rPr>
          <w:rFonts w:hint="cs"/>
          <w:rtl/>
        </w:rPr>
        <w:t>[</w:t>
      </w:r>
      <w:r>
        <w:t>https://en.wikipedia.org/wiki/Pulque</w:t>
      </w:r>
      <w:r>
        <w:rPr>
          <w:rFonts w:hint="cs"/>
          <w:rtl/>
        </w:rPr>
        <w:t>]</w:t>
      </w:r>
    </w:p>
    <w:p w14:paraId="7A4B9E42" w14:textId="77777777" w:rsidR="00283007" w:rsidRDefault="00283007" w:rsidP="00283007">
      <w:pPr>
        <w:rPr>
          <w:rtl/>
        </w:rPr>
      </w:pPr>
      <w:r>
        <w:t>What jou wanna? Jou wanna pulque?</w:t>
      </w:r>
    </w:p>
    <w:p w14:paraId="420350EC" w14:textId="77777777" w:rsidR="00283007" w:rsidRDefault="00283007" w:rsidP="00283007">
      <w:pPr>
        <w:rPr>
          <w:rtl/>
        </w:rPr>
      </w:pPr>
      <w:r>
        <w:rPr>
          <w:rFonts w:cs="Times New Roman"/>
          <w:rtl/>
        </w:rPr>
        <w:t>כך מרגה שאלה אותו בפעם הראשונה שיצאו, רוצה פולקה?</w:t>
      </w:r>
    </w:p>
    <w:p w14:paraId="14444CD2" w14:textId="77777777" w:rsidR="00283007" w:rsidRDefault="00283007" w:rsidP="00283007">
      <w:pPr>
        <w:rPr>
          <w:rtl/>
        </w:rPr>
      </w:pPr>
      <w:r>
        <w:rPr>
          <w:rFonts w:cs="Times New Roman"/>
          <w:rtl/>
        </w:rPr>
        <w:t xml:space="preserve">היא דיברה באנגלית שבורה אבל </w:t>
      </w:r>
    </w:p>
    <w:p w14:paraId="1B43DB06" w14:textId="77777777" w:rsidR="00283007" w:rsidRDefault="00283007" w:rsidP="00283007">
      <w:pPr>
        <w:rPr>
          <w:rtl/>
        </w:rPr>
      </w:pPr>
      <w:r>
        <w:rPr>
          <w:rFonts w:cs="Times New Roman"/>
          <w:rtl/>
        </w:rPr>
        <w:t>מרגה שאלה אות7 באנגלית השבורה שלה והוא הבין שלא היה דבר שרצה יותר מאשר פולקע אחת רכה, ואפילו שתי פולקעס חמימות, לשקוע ביניהן.</w:t>
      </w:r>
    </w:p>
    <w:p w14:paraId="15363AA4" w14:textId="77777777" w:rsidR="00283007" w:rsidRDefault="00283007" w:rsidP="00283007">
      <w:pPr>
        <w:rPr>
          <w:rFonts w:cs="Times New Roman"/>
          <w:rtl/>
        </w:rPr>
      </w:pPr>
      <w:r>
        <w:rPr>
          <w:rFonts w:cs="Times New Roman"/>
          <w:rtl/>
        </w:rPr>
        <w:t>ברור, לשם כך הוא התכנס פה, הוא רוצה פולקה מאוד אם כי השתומם על כך שהיא מכירה את המילה, אבל זה מה שיש לה, שתי פולקעס מתחת לחצאית התכלת שלה, והוא חיכה בסבלנות רבה לפולקעס כשהיא נעלמה בכיוון הבר, הפולקעס גדולים, הם דשנים והוא ינסה להקיף אותן בזרועותיו ולא יצליח, כל כך הרבה רכּוּת בתוך זרועותיו, כשהו ירכון בין שני הפולקעס ויפול על בטן רכה, עסיסית, עם רצועות-שומן חומות מנופחות והוא לא הפסיק לצחוק כשהיא חזרה עם שתי כוסות מלאות עד סופן בנוזל חלבי-צמיגי, אלכוהולי, זה הפולקה המשקה המקסיקני המסורתי שמופק מ---- הוא צחק כל- כך הרבה. בפעם הראשונה בחייו ששתה פולקה, הפולקה זרם בשני זרזיפים מנחיריו.</w:t>
      </w:r>
    </w:p>
    <w:p w14:paraId="5C7467AA" w14:textId="77777777" w:rsidR="00283007" w:rsidRDefault="00283007" w:rsidP="00283007">
      <w:pPr>
        <w:rPr>
          <w:rFonts w:cs="Times New Roman"/>
          <w:rtl/>
        </w:rPr>
      </w:pPr>
    </w:p>
    <w:p w14:paraId="78B9C689" w14:textId="77777777" w:rsidR="00283007" w:rsidRDefault="00283007" w:rsidP="00283007">
      <w:pPr>
        <w:rPr>
          <w:rFonts w:cs="Times New Roman"/>
          <w:rtl/>
        </w:rPr>
      </w:pPr>
    </w:p>
    <w:p w14:paraId="0A02778D" w14:textId="77777777" w:rsidR="00283007" w:rsidRPr="001D4B94" w:rsidRDefault="00283007" w:rsidP="00283007">
      <w:pPr>
        <w:rPr>
          <w:rFonts w:cs="Times New Roman"/>
          <w:rtl/>
        </w:rPr>
      </w:pPr>
      <w:r w:rsidRPr="001D4B94">
        <w:rPr>
          <w:rFonts w:cs="Times New Roman"/>
          <w:rtl/>
        </w:rPr>
        <w:t>בואי איתי. תצאי מכל זה ובואי איתי. אין שום דבר שכובל אותך לפה.</w:t>
      </w:r>
      <w:r>
        <w:rPr>
          <w:rFonts w:cs="Times New Roman"/>
          <w:rtl/>
        </w:rPr>
        <w:t xml:space="preserve"> </w:t>
      </w:r>
      <w:r w:rsidRPr="001D4B94">
        <w:rPr>
          <w:rFonts w:cs="Times New Roman"/>
          <w:rtl/>
        </w:rPr>
        <w:t xml:space="preserve">- הוא לא ידע איך אומרים 'כובל' בספרדית, וניסה להטות את המילה </w:t>
      </w:r>
      <w:r w:rsidRPr="001D4B94">
        <w:rPr>
          <w:rFonts w:cs="Times New Roman"/>
        </w:rPr>
        <w:t>tie</w:t>
      </w:r>
      <w:r w:rsidRPr="001D4B94">
        <w:rPr>
          <w:rFonts w:cs="Times New Roman"/>
          <w:rtl/>
        </w:rPr>
        <w:t xml:space="preserve"> באנגלית, דבר שנשמע כמו 'דודה' </w:t>
      </w:r>
      <w:r w:rsidRPr="001D4B94">
        <w:rPr>
          <w:rFonts w:cs="Times New Roman"/>
        </w:rPr>
        <w:t>tia</w:t>
      </w:r>
      <w:r w:rsidRPr="001D4B94">
        <w:rPr>
          <w:rFonts w:cs="Times New Roman"/>
          <w:rtl/>
        </w:rPr>
        <w:t xml:space="preserve"> ולא כמו 'כובל', אבל בדרך נס היא הבינה אותו.</w:t>
      </w:r>
    </w:p>
    <w:p w14:paraId="1BB1006A" w14:textId="77777777" w:rsidR="00283007" w:rsidRPr="001D4B94" w:rsidRDefault="00283007" w:rsidP="00283007">
      <w:pPr>
        <w:rPr>
          <w:rFonts w:cs="Times New Roman"/>
          <w:rtl/>
        </w:rPr>
      </w:pPr>
      <w:r w:rsidRPr="001D4B94">
        <w:rPr>
          <w:rFonts w:cs="Times New Roman"/>
          <w:rtl/>
        </w:rPr>
        <w:t>לא בדרך נס, היא תמיד הבינה אותו, גם כשלא אמר דבר.</w:t>
      </w:r>
    </w:p>
    <w:p w14:paraId="7069B214" w14:textId="77777777" w:rsidR="00283007" w:rsidRPr="001D4B94" w:rsidRDefault="00283007" w:rsidP="00283007">
      <w:pPr>
        <w:rPr>
          <w:rFonts w:cs="Times New Roman"/>
          <w:rtl/>
        </w:rPr>
      </w:pPr>
      <w:r w:rsidRPr="001D4B94">
        <w:rPr>
          <w:rFonts w:cs="Times New Roman"/>
          <w:rtl/>
        </w:rPr>
        <w:t xml:space="preserve">היא לא הסכימה לבוא איתו. לאן? למדינה מוכת מלחמות? הוא יהיה חייל, וחוץ מזה </w:t>
      </w:r>
      <w:r>
        <w:rPr>
          <w:rFonts w:cs="Times New Roman"/>
          <w:rtl/>
        </w:rPr>
        <w:t>הייתה</w:t>
      </w:r>
      <w:r w:rsidRPr="001D4B94">
        <w:rPr>
          <w:rFonts w:cs="Times New Roman"/>
          <w:rtl/>
        </w:rPr>
        <w:t xml:space="preserve"> לה בת.</w:t>
      </w:r>
    </w:p>
    <w:p w14:paraId="21E1A5B9" w14:textId="77777777" w:rsidR="00283007" w:rsidRPr="001D4B94" w:rsidRDefault="00283007" w:rsidP="00283007">
      <w:pPr>
        <w:rPr>
          <w:rFonts w:cs="Times New Roman"/>
          <w:rtl/>
        </w:rPr>
      </w:pPr>
      <w:r w:rsidRPr="001D4B94">
        <w:rPr>
          <w:rFonts w:cs="Times New Roman"/>
          <w:rtl/>
        </w:rPr>
        <w:t xml:space="preserve">היא אמרה לו </w:t>
      </w:r>
      <w:r>
        <w:rPr>
          <w:rFonts w:cs="Times New Roman"/>
          <w:rtl/>
        </w:rPr>
        <w:t>–</w:t>
      </w:r>
      <w:r w:rsidRPr="001D4B94">
        <w:rPr>
          <w:rFonts w:cs="Times New Roman"/>
          <w:rtl/>
        </w:rPr>
        <w:t xml:space="preserve"> רופאים תמיד מתייחסים למשקל שלי, לא אלי. גם כשבאתי ללדת, המיילדת דיברה איתי על זה תוך כדי צירים, כשאני צורחת!</w:t>
      </w:r>
    </w:p>
    <w:p w14:paraId="689F78CE" w14:textId="77777777" w:rsidR="00283007" w:rsidRPr="001D4B94" w:rsidRDefault="00283007" w:rsidP="00283007">
      <w:pPr>
        <w:rPr>
          <w:rFonts w:cs="Times New Roman"/>
          <w:rtl/>
        </w:rPr>
      </w:pPr>
      <w:r w:rsidRPr="001D4B94">
        <w:rPr>
          <w:rFonts w:cs="Times New Roman"/>
          <w:rtl/>
        </w:rPr>
        <w:t xml:space="preserve">הוא אמר </w:t>
      </w:r>
      <w:r>
        <w:rPr>
          <w:rFonts w:cs="Times New Roman"/>
          <w:rtl/>
        </w:rPr>
        <w:t>–</w:t>
      </w:r>
      <w:r w:rsidRPr="001D4B94">
        <w:rPr>
          <w:rFonts w:cs="Times New Roman"/>
          <w:rtl/>
        </w:rPr>
        <w:t xml:space="preserve"> אז מה, גם איתי הם מדברים רק על דבר אחד, ואני משלים עם זה. אני לא מקשיב להם כי אין לי איך לשנות את זה. וגם את, תתעלמי. </w:t>
      </w:r>
    </w:p>
    <w:p w14:paraId="48EA656E" w14:textId="77777777" w:rsidR="00283007" w:rsidRPr="001D4B94" w:rsidRDefault="00283007" w:rsidP="00283007">
      <w:pPr>
        <w:rPr>
          <w:rFonts w:cs="Times New Roman"/>
          <w:rtl/>
        </w:rPr>
      </w:pPr>
      <w:r w:rsidRPr="001D4B94">
        <w:rPr>
          <w:rFonts w:cs="Times New Roman"/>
          <w:rtl/>
        </w:rPr>
        <w:t>היא לא הבינה על מה הוא</w:t>
      </w:r>
      <w:r>
        <w:rPr>
          <w:rFonts w:cs="Times New Roman"/>
          <w:rtl/>
        </w:rPr>
        <w:t xml:space="preserve"> </w:t>
      </w:r>
      <w:r w:rsidRPr="001D4B94">
        <w:rPr>
          <w:rFonts w:cs="Times New Roman"/>
          <w:rtl/>
        </w:rPr>
        <w:t>דבר.</w:t>
      </w:r>
    </w:p>
    <w:p w14:paraId="63420AB2" w14:textId="77777777" w:rsidR="00283007" w:rsidRPr="001D4B94" w:rsidRDefault="00283007" w:rsidP="00283007">
      <w:pPr>
        <w:rPr>
          <w:rFonts w:cs="Times New Roman"/>
          <w:rtl/>
        </w:rPr>
      </w:pPr>
      <w:r w:rsidRPr="001D4B94">
        <w:rPr>
          <w:rFonts w:cs="Times New Roman"/>
          <w:rtl/>
        </w:rPr>
        <w:lastRenderedPageBreak/>
        <w:t xml:space="preserve">הייתח נפצע המון, מקטטות עם ילדים אחרים. - הוא לא הכיר את המילה קטטות, במרומה אמר מלחמות, זאת </w:t>
      </w:r>
      <w:r>
        <w:rPr>
          <w:rFonts w:cs="Times New Roman"/>
          <w:rtl/>
        </w:rPr>
        <w:t>הייתה</w:t>
      </w:r>
      <w:r w:rsidRPr="001D4B94">
        <w:rPr>
          <w:rFonts w:cs="Times New Roman"/>
          <w:rtl/>
        </w:rPr>
        <w:t xml:space="preserve"> מילה מהראשונות שלמד, אני אהיה חייל, אני אלחם, מילה נחמדה - לוצ'ה. </w:t>
      </w:r>
      <w:r w:rsidRPr="001D4B94">
        <w:rPr>
          <w:rFonts w:cs="Times New Roman"/>
        </w:rPr>
        <w:t>Voy a luchar</w:t>
      </w:r>
      <w:r w:rsidRPr="001D4B94">
        <w:rPr>
          <w:rFonts w:cs="Times New Roman"/>
          <w:rtl/>
        </w:rPr>
        <w:t>. מילה נחמדה</w:t>
      </w:r>
      <w:r>
        <w:rPr>
          <w:rFonts w:cs="Times New Roman"/>
          <w:rtl/>
        </w:rPr>
        <w:t xml:space="preserve"> מאוד </w:t>
      </w:r>
      <w:r w:rsidRPr="001D4B94">
        <w:rPr>
          <w:rFonts w:cs="Times New Roman"/>
          <w:rtl/>
        </w:rPr>
        <w:t xml:space="preserve">שקשה לשכוח. כל פעם שבאתי עם פציעה הם אמרו </w:t>
      </w:r>
      <w:r>
        <w:rPr>
          <w:rFonts w:cs="Times New Roman"/>
          <w:rtl/>
        </w:rPr>
        <w:t>–</w:t>
      </w:r>
      <w:r w:rsidRPr="001D4B94">
        <w:rPr>
          <w:rFonts w:cs="Times New Roman"/>
          <w:rtl/>
        </w:rPr>
        <w:t xml:space="preserve"> מזלך שאתה קטן, אחרת הפציעה </w:t>
      </w:r>
      <w:r>
        <w:rPr>
          <w:rFonts w:cs="Times New Roman"/>
          <w:rtl/>
        </w:rPr>
        <w:t>הייתה</w:t>
      </w:r>
      <w:r w:rsidRPr="001D4B94">
        <w:rPr>
          <w:rFonts w:cs="Times New Roman"/>
          <w:rtl/>
        </w:rPr>
        <w:t xml:space="preserve"> חמורה בהרבה. פעם נפלתי על מוט ברזל, הוא נכנס ישר לתוך הרגל שלי, כאן </w:t>
      </w:r>
      <w:r>
        <w:rPr>
          <w:rFonts w:cs="Times New Roman"/>
          <w:rtl/>
        </w:rPr>
        <w:t>–</w:t>
      </w:r>
      <w:r w:rsidRPr="001D4B94">
        <w:rPr>
          <w:rFonts w:cs="Times New Roman"/>
          <w:rtl/>
        </w:rPr>
        <w:t xml:space="preserve"> הוא גישש את כף ידה בשביל שתרגיש. נשאר שם הזיכרון מכאב חד, מהאיומים ביותר שחש אי פעם. </w:t>
      </w:r>
    </w:p>
    <w:p w14:paraId="77A1316B" w14:textId="77777777" w:rsidR="00283007" w:rsidRPr="001D4B94" w:rsidRDefault="00283007" w:rsidP="00283007">
      <w:pPr>
        <w:rPr>
          <w:rFonts w:cs="Times New Roman"/>
          <w:rtl/>
        </w:rPr>
      </w:pPr>
      <w:r w:rsidRPr="001D4B94">
        <w:rPr>
          <w:rFonts w:cs="Times New Roman"/>
          <w:rtl/>
        </w:rPr>
        <w:t xml:space="preserve">אבל היא לא הבינה </w:t>
      </w:r>
      <w:r>
        <w:rPr>
          <w:rFonts w:cs="Times New Roman"/>
          <w:rtl/>
        </w:rPr>
        <w:t>–</w:t>
      </w:r>
      <w:r w:rsidRPr="001D4B94">
        <w:rPr>
          <w:rFonts w:cs="Times New Roman"/>
          <w:rtl/>
        </w:rPr>
        <w:t xml:space="preserve"> מה </w:t>
      </w:r>
      <w:r>
        <w:rPr>
          <w:rFonts w:cs="Times New Roman"/>
          <w:rtl/>
        </w:rPr>
        <w:t>הייתה</w:t>
      </w:r>
      <w:r w:rsidRPr="001D4B94">
        <w:rPr>
          <w:rFonts w:cs="Times New Roman"/>
          <w:rtl/>
        </w:rPr>
        <w:t xml:space="preserve"> הבעיה איתך?</w:t>
      </w:r>
    </w:p>
    <w:p w14:paraId="7DF1BF24" w14:textId="77777777" w:rsidR="00283007" w:rsidRPr="001D4B94" w:rsidRDefault="00283007" w:rsidP="00283007">
      <w:pPr>
        <w:rPr>
          <w:rFonts w:cs="Times New Roman"/>
          <w:rtl/>
        </w:rPr>
      </w:pPr>
      <w:r w:rsidRPr="001D4B94">
        <w:rPr>
          <w:rFonts w:cs="Times New Roman"/>
          <w:rtl/>
        </w:rPr>
        <w:t>שאני קטן, הוא לחש לה, לא צומח.</w:t>
      </w:r>
    </w:p>
    <w:p w14:paraId="3E3ED039" w14:textId="77777777" w:rsidR="00283007" w:rsidRPr="001D4B94" w:rsidRDefault="00283007" w:rsidP="00283007">
      <w:pPr>
        <w:rPr>
          <w:rFonts w:cs="Times New Roman"/>
          <w:rtl/>
        </w:rPr>
      </w:pPr>
      <w:r w:rsidRPr="001D4B94">
        <w:rPr>
          <w:rFonts w:cs="Times New Roman"/>
          <w:rtl/>
        </w:rPr>
        <w:t>ואז המיטה רעדה כי היא צחקה, והוא רעד איתה, הוא חיבק אותה בשביל לחוש במרכז הרעד וחשב, אני אוהב את האיים הקריביים יותר מכל מקום אחר בעולם.</w:t>
      </w:r>
    </w:p>
    <w:p w14:paraId="0AC6F633" w14:textId="77777777" w:rsidR="00283007" w:rsidRDefault="00283007" w:rsidP="00283007">
      <w:pPr>
        <w:rPr>
          <w:rFonts w:cs="Times New Roman"/>
          <w:rtl/>
        </w:rPr>
      </w:pPr>
      <w:r w:rsidRPr="001D4B94">
        <w:rPr>
          <w:rFonts w:cs="Times New Roman"/>
          <w:rtl/>
        </w:rPr>
        <w:t>למחרת סער הגיע לשם, והוא הבין מייד על מה היא צחקה: מאז נפגשו לאחרונה, הוא צמח ו</w:t>
      </w:r>
      <w:r>
        <w:rPr>
          <w:rFonts w:cs="Times New Roman"/>
          <w:rtl/>
        </w:rPr>
        <w:t>עכשיו</w:t>
      </w:r>
      <w:r w:rsidRPr="001D4B94">
        <w:rPr>
          <w:rFonts w:cs="Times New Roman"/>
          <w:rtl/>
        </w:rPr>
        <w:t xml:space="preserve"> כבר התקרב בגובהו לסער.</w:t>
      </w:r>
    </w:p>
    <w:p w14:paraId="0DDFADB0" w14:textId="77777777" w:rsidR="00283007" w:rsidRDefault="00283007" w:rsidP="00283007">
      <w:pPr>
        <w:rPr>
          <w:rtl/>
        </w:rPr>
      </w:pPr>
    </w:p>
    <w:p w14:paraId="59170464" w14:textId="77777777" w:rsidR="00283007" w:rsidRDefault="00283007" w:rsidP="00283007">
      <w:pPr>
        <w:rPr>
          <w:rtl/>
        </w:rPr>
      </w:pPr>
    </w:p>
    <w:p w14:paraId="631046CB" w14:textId="77777777" w:rsidR="00283007" w:rsidRDefault="00283007" w:rsidP="00283007">
      <w:pPr>
        <w:rPr>
          <w:rFonts w:cs="Times New Roman"/>
          <w:rtl/>
        </w:rPr>
      </w:pPr>
      <w:r>
        <w:rPr>
          <w:rFonts w:cs="Times New Roman" w:hint="cs"/>
          <w:rtl/>
        </w:rPr>
        <w:t>[</w:t>
      </w:r>
    </w:p>
    <w:p w14:paraId="0278CB1E" w14:textId="77777777" w:rsidR="00283007" w:rsidRDefault="00283007" w:rsidP="00283007">
      <w:pPr>
        <w:rPr>
          <w:rtl/>
        </w:rPr>
      </w:pPr>
      <w:r>
        <w:rPr>
          <w:rFonts w:cs="Times New Roman"/>
          <w:rtl/>
        </w:rPr>
        <w:t>2666 עמ' 423:</w:t>
      </w:r>
    </w:p>
    <w:p w14:paraId="6F14EA8E" w14:textId="77777777" w:rsidR="00283007" w:rsidRDefault="00283007" w:rsidP="00283007">
      <w:pPr>
        <w:rPr>
          <w:rtl/>
        </w:rPr>
      </w:pPr>
      <w:r>
        <w:rPr>
          <w:rFonts w:cs="Times New Roman"/>
          <w:rtl/>
        </w:rPr>
        <w:t>קפה דה אוֹיָה ניקוד בדוק - קפה מקסיקני עם קינמון ואבקת סוכר חום</w:t>
      </w:r>
    </w:p>
    <w:p w14:paraId="10772D52" w14:textId="77777777" w:rsidR="00283007" w:rsidRDefault="00283007" w:rsidP="00283007">
      <w:pPr>
        <w:rPr>
          <w:rtl/>
        </w:rPr>
      </w:pPr>
      <w:r>
        <w:rPr>
          <w:rFonts w:hint="cs"/>
          <w:rtl/>
        </w:rPr>
        <w:t>]</w:t>
      </w:r>
    </w:p>
    <w:p w14:paraId="47126434" w14:textId="77777777" w:rsidR="00283007" w:rsidRDefault="00283007" w:rsidP="00283007">
      <w:pPr>
        <w:rPr>
          <w:rtl/>
        </w:rPr>
      </w:pPr>
    </w:p>
    <w:p w14:paraId="279AE852" w14:textId="77777777" w:rsidR="00283007" w:rsidRDefault="00283007" w:rsidP="00283007">
      <w:pPr>
        <w:rPr>
          <w:rtl/>
        </w:rPr>
      </w:pPr>
      <w:r w:rsidRPr="00EE4D92">
        <w:rPr>
          <w:rFonts w:cs="Times New Roman"/>
          <w:rtl/>
        </w:rPr>
        <w:t xml:space="preserve">מתוך סיפור של </w:t>
      </w:r>
      <w:r w:rsidRPr="00EE4D92">
        <w:t>Roxanne Gay</w:t>
      </w:r>
      <w:r w:rsidRPr="00EE4D92">
        <w:rPr>
          <w:rFonts w:cs="Times New Roman"/>
          <w:rtl/>
        </w:rPr>
        <w:t xml:space="preserve"> ומתאים לאיים הקריביים</w:t>
      </w:r>
      <w:r>
        <w:rPr>
          <w:rFonts w:cs="Times New Roman" w:hint="cs"/>
          <w:rtl/>
        </w:rPr>
        <w:t>:</w:t>
      </w:r>
    </w:p>
    <w:p w14:paraId="7CCF6BED" w14:textId="77777777" w:rsidR="00283007" w:rsidRDefault="00283007" w:rsidP="00283007">
      <w:pPr>
        <w:bidi w:val="0"/>
        <w:rPr>
          <w:rtl/>
        </w:rPr>
      </w:pPr>
      <w:r w:rsidRPr="00EE4D92">
        <w:t>Most Americans come to Haiti expecting it to be like Aruba or St. Kitts. They lump all of these small islands into one paradise where libations flow freely and cabana boys are waiting to attend to their every need. Unfortunately, for them, the cabana boys have all fled the country and there is no ice to cool their drinks</w:t>
      </w:r>
      <w:r w:rsidRPr="00EE4D92">
        <w:rPr>
          <w:rFonts w:cs="Times New Roman"/>
          <w:rtl/>
        </w:rPr>
        <w:t>.</w:t>
      </w:r>
    </w:p>
    <w:p w14:paraId="3C6C50A5" w14:textId="77777777" w:rsidR="00283007" w:rsidRDefault="00283007" w:rsidP="00283007">
      <w:pPr>
        <w:rPr>
          <w:rtl/>
        </w:rPr>
      </w:pPr>
    </w:p>
    <w:p w14:paraId="225E9300" w14:textId="77777777" w:rsidR="00283007" w:rsidRDefault="00283007" w:rsidP="00283007">
      <w:pPr>
        <w:rPr>
          <w:rtl/>
        </w:rPr>
      </w:pPr>
    </w:p>
    <w:p w14:paraId="213A1E4D" w14:textId="77777777" w:rsidR="00283007" w:rsidRPr="0044357B" w:rsidRDefault="00283007" w:rsidP="00283007">
      <w:pPr>
        <w:pStyle w:val="Heading2"/>
        <w:rPr>
          <w:rtl/>
        </w:rPr>
      </w:pPr>
      <w:bookmarkStart w:id="3" w:name="_Toc297351131"/>
      <w:bookmarkStart w:id="4" w:name="_Toc322023149"/>
      <w:bookmarkStart w:id="5" w:name="_Toc299174435"/>
      <w:bookmarkStart w:id="6" w:name="_Toc408762874"/>
      <w:r w:rsidRPr="0044357B">
        <w:rPr>
          <w:rtl/>
        </w:rPr>
        <w:t>האדם הניאנדרתלי</w:t>
      </w:r>
      <w:bookmarkEnd w:id="3"/>
      <w:bookmarkEnd w:id="4"/>
      <w:bookmarkEnd w:id="5"/>
      <w:bookmarkEnd w:id="6"/>
    </w:p>
    <w:p w14:paraId="4DA92565" w14:textId="77777777" w:rsidR="00283007" w:rsidRPr="00CD067C" w:rsidRDefault="00283007" w:rsidP="00283007">
      <w:pPr>
        <w:rPr>
          <w:rtl/>
        </w:rPr>
      </w:pPr>
      <w:r w:rsidRPr="00CD067C">
        <w:rPr>
          <w:rtl/>
        </w:rPr>
        <w:t xml:space="preserve">הדס התגייסה, </w:t>
      </w:r>
      <w:r>
        <w:rPr>
          <w:rFonts w:hint="cs"/>
          <w:rtl/>
        </w:rPr>
        <w:t xml:space="preserve">היא </w:t>
      </w:r>
      <w:r w:rsidRPr="00CD067C">
        <w:rPr>
          <w:rtl/>
        </w:rPr>
        <w:t>ש</w:t>
      </w:r>
      <w:r>
        <w:rPr>
          <w:rFonts w:hint="cs"/>
          <w:rtl/>
        </w:rPr>
        <w:t>י</w:t>
      </w:r>
      <w:r w:rsidRPr="00CD067C">
        <w:rPr>
          <w:rtl/>
        </w:rPr>
        <w:t xml:space="preserve">רתה בבסיס בצפון וארקדי היה בודד. ככה זה כשמתרגלים לחברה, הוא אמר לעצמו, התרגלתי אליה ולכן אני שוב בודד. שנת הלימודים החלה מזמן, </w:t>
      </w:r>
      <w:r>
        <w:rPr>
          <w:rFonts w:hint="cs"/>
          <w:rtl/>
        </w:rPr>
        <w:t>בתחילת כל שבוע</w:t>
      </w:r>
      <w:r w:rsidRPr="00CD067C">
        <w:rPr>
          <w:rtl/>
        </w:rPr>
        <w:t xml:space="preserve"> הוא נסע באוטובוס לאוניברסיטה, ירד בתחנה של הפקולטה לרפואה. סוף-סוף הגשים את החלום! הוא ניסה לעודד את עצמו. המועקה נובעת מכך שאיננו מכיר שם איש (חוץ מזאת שהתנדבה איתו במד"א במש</w:t>
      </w:r>
      <w:r>
        <w:rPr>
          <w:rtl/>
        </w:rPr>
        <w:t>ך שנתיים), מהבדידות (חוץ מקבוצת</w:t>
      </w:r>
      <w:r>
        <w:rPr>
          <w:rFonts w:hint="cs"/>
          <w:rtl/>
        </w:rPr>
        <w:t>-</w:t>
      </w:r>
      <w:r w:rsidRPr="00CD067C">
        <w:rPr>
          <w:rtl/>
        </w:rPr>
        <w:t>ה</w:t>
      </w:r>
      <w:r>
        <w:rPr>
          <w:rtl/>
        </w:rPr>
        <w:t xml:space="preserve">לימוד שהתקבצה סביבו). </w:t>
      </w:r>
      <w:r>
        <w:rPr>
          <w:rFonts w:hint="cs"/>
          <w:rtl/>
        </w:rPr>
        <w:t>במעמקי ה</w:t>
      </w:r>
      <w:r>
        <w:rPr>
          <w:rtl/>
        </w:rPr>
        <w:t>מרתף של הקורס באנטומיה, גופ</w:t>
      </w:r>
      <w:r>
        <w:rPr>
          <w:rFonts w:hint="cs"/>
          <w:rtl/>
        </w:rPr>
        <w:t>ת גבר</w:t>
      </w:r>
      <w:r w:rsidRPr="00CD067C">
        <w:rPr>
          <w:rtl/>
        </w:rPr>
        <w:t xml:space="preserve"> </w:t>
      </w:r>
      <w:r>
        <w:rPr>
          <w:rFonts w:hint="cs"/>
          <w:rtl/>
        </w:rPr>
        <w:t>המתינה</w:t>
      </w:r>
      <w:r w:rsidRPr="00CD067C">
        <w:rPr>
          <w:rtl/>
        </w:rPr>
        <w:t xml:space="preserve"> לו מתחת לכיסוי. הסטודנטים האחרים היו מרוצים מעצמם – אפשר היה לראות את ליבם המפרפר מהתרגשות מתחת לחלוק</w:t>
      </w:r>
      <w:r>
        <w:rPr>
          <w:rFonts w:hint="cs"/>
          <w:rtl/>
        </w:rPr>
        <w:t>יהם</w:t>
      </w:r>
      <w:r>
        <w:rPr>
          <w:rtl/>
        </w:rPr>
        <w:t xml:space="preserve"> הלב</w:t>
      </w:r>
      <w:r>
        <w:rPr>
          <w:rFonts w:hint="cs"/>
          <w:rtl/>
        </w:rPr>
        <w:t>נים</w:t>
      </w:r>
      <w:r w:rsidRPr="00CD067C">
        <w:rPr>
          <w:rtl/>
        </w:rPr>
        <w:t xml:space="preserve">. מערכת העיכול. מבנה כף היד. העין. אלכס </w:t>
      </w:r>
      <w:r>
        <w:rPr>
          <w:rFonts w:hint="cs"/>
          <w:rtl/>
        </w:rPr>
        <w:t xml:space="preserve">בכושר, כי הוא </w:t>
      </w:r>
      <w:r>
        <w:rPr>
          <w:rtl/>
        </w:rPr>
        <w:t>שט עם סער בסירת</w:t>
      </w:r>
      <w:r>
        <w:rPr>
          <w:rFonts w:hint="cs"/>
          <w:rtl/>
        </w:rPr>
        <w:t>-</w:t>
      </w:r>
      <w:r w:rsidRPr="00CD067C">
        <w:rPr>
          <w:rtl/>
        </w:rPr>
        <w:t xml:space="preserve">דיג בקנדה, צד לוויתנים. </w:t>
      </w:r>
    </w:p>
    <w:p w14:paraId="6D0C8116" w14:textId="77777777" w:rsidR="00283007" w:rsidRPr="00CD067C" w:rsidRDefault="00283007" w:rsidP="00283007">
      <w:pPr>
        <w:rPr>
          <w:rtl/>
        </w:rPr>
      </w:pPr>
      <w:r w:rsidRPr="00CD067C">
        <w:rPr>
          <w:rtl/>
        </w:rPr>
        <w:lastRenderedPageBreak/>
        <w:t>הלב ומערכת כלי הדם. מערכת הרביה. כל ה</w:t>
      </w:r>
      <w:r>
        <w:rPr>
          <w:rtl/>
        </w:rPr>
        <w:t xml:space="preserve">לימודים האלה, לשם מה? את מי </w:t>
      </w:r>
      <w:r w:rsidRPr="00CD067C">
        <w:rPr>
          <w:rtl/>
        </w:rPr>
        <w:t xml:space="preserve">ירפא? אי שם נמצא אדם שעדיין מדמה את עצמו בריא אם כי המחלות מקננות בתוכו בסבלנות, ממתינות לארקדי שיסיים את לימודיו וירפא אותו. </w:t>
      </w:r>
      <w:r>
        <w:rPr>
          <w:rFonts w:hint="cs"/>
          <w:rtl/>
        </w:rPr>
        <w:t>[</w:t>
      </w:r>
      <w:r w:rsidRPr="00CD067C">
        <w:rPr>
          <w:rtl/>
        </w:rPr>
        <w:t xml:space="preserve">מי הוא </w:t>
      </w:r>
      <w:r>
        <w:rPr>
          <w:rFonts w:hint="cs"/>
          <w:rtl/>
        </w:rPr>
        <w:t xml:space="preserve">אותו </w:t>
      </w:r>
      <w:r w:rsidRPr="00CD067C">
        <w:rPr>
          <w:rtl/>
        </w:rPr>
        <w:t>אדם? למה ארקדי מקדיש את ימיו ולילותיו ללימודים חסרי טעם?</w:t>
      </w:r>
      <w:r>
        <w:rPr>
          <w:rFonts w:hint="cs"/>
          <w:rtl/>
        </w:rPr>
        <w:t xml:space="preserve"> למה חסרי טעם???]</w:t>
      </w:r>
    </w:p>
    <w:p w14:paraId="13C10A54" w14:textId="77777777" w:rsidR="00283007" w:rsidRPr="00CD067C" w:rsidRDefault="00283007" w:rsidP="00283007">
      <w:pPr>
        <w:rPr>
          <w:rtl/>
        </w:rPr>
      </w:pPr>
      <w:r w:rsidRPr="00CD067C">
        <w:rPr>
          <w:rtl/>
        </w:rPr>
        <w:t>אלכס נסע ל</w:t>
      </w:r>
      <w:r>
        <w:rPr>
          <w:rFonts w:hint="cs"/>
          <w:rtl/>
        </w:rPr>
        <w:t>איים אנטילים בים קריבי מרוחק</w:t>
      </w:r>
      <w:r w:rsidRPr="00CD067C">
        <w:rPr>
          <w:rtl/>
        </w:rPr>
        <w:t xml:space="preserve"> בלי לשאול את ארקדי מה הוא רוצה. העולם ריק (חוץ מהסט</w:t>
      </w:r>
      <w:r>
        <w:rPr>
          <w:rtl/>
        </w:rPr>
        <w:t>ודנטית שהורידה באינטרנט את כל ס</w:t>
      </w:r>
      <w:r w:rsidRPr="00CD067C">
        <w:rPr>
          <w:rtl/>
        </w:rPr>
        <w:t>פרי הלימוד וצרבה לו עותק).</w:t>
      </w:r>
    </w:p>
    <w:p w14:paraId="6FB5EA31" w14:textId="77777777" w:rsidR="00283007" w:rsidRPr="00CD067C" w:rsidRDefault="00283007" w:rsidP="00283007">
      <w:pPr>
        <w:rPr>
          <w:rtl/>
        </w:rPr>
      </w:pPr>
      <w:r>
        <w:rPr>
          <w:rtl/>
        </w:rPr>
        <w:t>ב</w:t>
      </w:r>
      <w:r>
        <w:rPr>
          <w:rFonts w:hint="cs"/>
          <w:rtl/>
        </w:rPr>
        <w:t>קורס</w:t>
      </w:r>
      <w:r w:rsidRPr="00CD067C">
        <w:rPr>
          <w:rtl/>
        </w:rPr>
        <w:t xml:space="preserve"> </w:t>
      </w:r>
      <w:r>
        <w:rPr>
          <w:rFonts w:hint="cs"/>
          <w:rtl/>
        </w:rPr>
        <w:t>ב</w:t>
      </w:r>
      <w:r w:rsidRPr="00CD067C">
        <w:rPr>
          <w:rtl/>
        </w:rPr>
        <w:t>אנתרופולוגיה ה</w:t>
      </w:r>
      <w:r>
        <w:rPr>
          <w:rFonts w:hint="cs"/>
          <w:rtl/>
        </w:rPr>
        <w:t>תוודע ל</w:t>
      </w:r>
      <w:r w:rsidRPr="00CD067C">
        <w:rPr>
          <w:rtl/>
        </w:rPr>
        <w:t xml:space="preserve">אדם הניאנדרתלי, שנכחד לפני </w:t>
      </w:r>
      <w:r>
        <w:rPr>
          <w:rFonts w:hint="cs"/>
          <w:rtl/>
        </w:rPr>
        <w:t>שלושים אלף</w:t>
      </w:r>
      <w:r w:rsidRPr="00CD067C">
        <w:rPr>
          <w:rtl/>
        </w:rPr>
        <w:t xml:space="preserve"> שנה. האדם הניאנדרתלי היה קטן</w:t>
      </w:r>
      <w:r>
        <w:rPr>
          <w:rFonts w:hint="cs"/>
          <w:rtl/>
        </w:rPr>
        <w:t>-</w:t>
      </w:r>
      <w:r w:rsidRPr="00CD067C">
        <w:rPr>
          <w:rtl/>
        </w:rPr>
        <w:t xml:space="preserve">קומה, הוא התאמץ ושמר על עצמו, על נקיונו ועל ביתו </w:t>
      </w:r>
      <w:r>
        <w:rPr>
          <w:rtl/>
        </w:rPr>
        <w:t>–</w:t>
      </w:r>
      <w:r>
        <w:rPr>
          <w:rFonts w:hint="cs"/>
          <w:rtl/>
        </w:rPr>
        <w:t xml:space="preserve"> </w:t>
      </w:r>
      <w:r w:rsidRPr="00CD067C">
        <w:rPr>
          <w:rtl/>
        </w:rPr>
        <w:t>ודבר מכל זה לא עזר, האדם הניאנדרתלי ו</w:t>
      </w:r>
      <w:r>
        <w:rPr>
          <w:rFonts w:hint="cs"/>
          <w:rtl/>
        </w:rPr>
        <w:t xml:space="preserve">עימו </w:t>
      </w:r>
      <w:r w:rsidRPr="00CD067C">
        <w:rPr>
          <w:rtl/>
        </w:rPr>
        <w:t>חברו היקר, ואימו האוהבת, נכחדו לעד כ</w:t>
      </w:r>
      <w:r>
        <w:rPr>
          <w:rtl/>
        </w:rPr>
        <w:t>מו גם כל נפש חיה שהכיר, מדוע</w:t>
      </w:r>
      <w:r w:rsidRPr="00CD067C">
        <w:rPr>
          <w:rtl/>
        </w:rPr>
        <w:t xml:space="preserve"> לא הגן עליו</w:t>
      </w:r>
      <w:r>
        <w:rPr>
          <w:rFonts w:hint="cs"/>
          <w:rtl/>
        </w:rPr>
        <w:t xml:space="preserve"> איש</w:t>
      </w:r>
      <w:r w:rsidRPr="00CD067C">
        <w:rPr>
          <w:rtl/>
        </w:rPr>
        <w:t>? האדם הניאנדרטלי חי ב</w:t>
      </w:r>
      <w:r>
        <w:rPr>
          <w:rtl/>
        </w:rPr>
        <w:t>אזור</w:t>
      </w:r>
      <w:r w:rsidRPr="00CD067C">
        <w:rPr>
          <w:rtl/>
        </w:rPr>
        <w:t xml:space="preserve"> הולדתו של ארקדי – הם היו יכולים להיות חברים! ארקדי וא</w:t>
      </w:r>
      <w:r w:rsidRPr="00CD067C">
        <w:rPr>
          <w:rFonts w:hint="cs"/>
          <w:rtl/>
        </w:rPr>
        <w:t>יש</w:t>
      </w:r>
      <w:r w:rsidRPr="00CD067C">
        <w:rPr>
          <w:rtl/>
        </w:rPr>
        <w:t xml:space="preserve"> ניאנדרטלי קטן אחד, עליו היה מגן </w:t>
      </w:r>
      <w:r>
        <w:rPr>
          <w:rFonts w:hint="cs"/>
          <w:rtl/>
        </w:rPr>
        <w:t>בחירוף</w:t>
      </w:r>
      <w:r w:rsidRPr="00CD067C">
        <w:rPr>
          <w:rtl/>
        </w:rPr>
        <w:t xml:space="preserve"> נפש. החבר הניאנדרטלי של ארקדי היה מלמד אותו את שפתו הניאנדרטלית, מלמד אותו </w:t>
      </w:r>
      <w:r w:rsidRPr="00CD067C">
        <w:rPr>
          <w:rFonts w:hint="cs"/>
          <w:rtl/>
        </w:rPr>
        <w:t>פעימות</w:t>
      </w:r>
      <w:r w:rsidRPr="00CD067C">
        <w:rPr>
          <w:rtl/>
        </w:rPr>
        <w:t xml:space="preserve"> ניאנדרטליות מיוחדות, מחלל בחלילים ניאנדרטליים, מסביר לו איך </w:t>
      </w:r>
      <w:r>
        <w:rPr>
          <w:rtl/>
        </w:rPr>
        <w:t>חי מי ששונה, מי שלא שייך. אבל ה</w:t>
      </w:r>
      <w:r>
        <w:rPr>
          <w:rFonts w:hint="cs"/>
          <w:rtl/>
        </w:rPr>
        <w:t>וא ובני עמו</w:t>
      </w:r>
      <w:r>
        <w:rPr>
          <w:rtl/>
        </w:rPr>
        <w:t xml:space="preserve"> נכחדו – נעלמו ואיתם צעדיהם, </w:t>
      </w:r>
      <w:r w:rsidRPr="00CD067C">
        <w:rPr>
          <w:rtl/>
        </w:rPr>
        <w:t>תקוות</w:t>
      </w:r>
      <w:r>
        <w:rPr>
          <w:rFonts w:hint="cs"/>
          <w:rtl/>
        </w:rPr>
        <w:t>יהם</w:t>
      </w:r>
      <w:r w:rsidRPr="00CD067C">
        <w:rPr>
          <w:rtl/>
        </w:rPr>
        <w:t xml:space="preserve"> הניאנדרטליות קטנו</w:t>
      </w:r>
      <w:r>
        <w:rPr>
          <w:rtl/>
        </w:rPr>
        <w:t>ת</w:t>
      </w:r>
      <w:r>
        <w:rPr>
          <w:rFonts w:hint="cs"/>
          <w:rtl/>
        </w:rPr>
        <w:t>-</w:t>
      </w:r>
      <w:r>
        <w:rPr>
          <w:rtl/>
        </w:rPr>
        <w:t xml:space="preserve">הקומה </w:t>
      </w:r>
      <w:r w:rsidRPr="00CD067C">
        <w:rPr>
          <w:rtl/>
        </w:rPr>
        <w:t xml:space="preserve">נעלמו לתמיד. האדם הניאנדרטלי לא עמד באורח החיים הקודח שבני האדם </w:t>
      </w:r>
      <w:r>
        <w:rPr>
          <w:rFonts w:hint="cs"/>
          <w:rtl/>
        </w:rPr>
        <w:t>סיגלו</w:t>
      </w:r>
      <w:r w:rsidRPr="00CD067C">
        <w:rPr>
          <w:rtl/>
        </w:rPr>
        <w:t xml:space="preserve"> לעצמם. לו רק נותר לארקדי אחד מהם, ילד ניאנדרתלי בודד ומפוחד, היה הופך אותו לידידו הטוב</w:t>
      </w:r>
      <w:r>
        <w:rPr>
          <w:rFonts w:hint="cs"/>
          <w:rtl/>
        </w:rPr>
        <w:t>,</w:t>
      </w:r>
      <w:r w:rsidRPr="00CD067C">
        <w:rPr>
          <w:rtl/>
        </w:rPr>
        <w:t xml:space="preserve"> </w:t>
      </w:r>
      <w:r>
        <w:rPr>
          <w:rFonts w:hint="cs"/>
          <w:rtl/>
        </w:rPr>
        <w:t>[</w:t>
      </w:r>
      <w:r w:rsidRPr="00CD067C">
        <w:rPr>
          <w:rtl/>
        </w:rPr>
        <w:t>ולא עוזב אותו לעולם.</w:t>
      </w:r>
      <w:r>
        <w:rPr>
          <w:rFonts w:hint="cs"/>
          <w:rtl/>
        </w:rPr>
        <w:t>]</w:t>
      </w:r>
      <w:r w:rsidRPr="00CD067C">
        <w:rPr>
          <w:rtl/>
        </w:rPr>
        <w:t xml:space="preserve"> אבל הם אבדו לנצח.</w:t>
      </w:r>
    </w:p>
    <w:p w14:paraId="30E6440D" w14:textId="77777777" w:rsidR="00283007" w:rsidRPr="00CD067C" w:rsidRDefault="00283007" w:rsidP="00283007">
      <w:pPr>
        <w:rPr>
          <w:rtl/>
        </w:rPr>
      </w:pPr>
      <w:r w:rsidRPr="00CD067C">
        <w:rPr>
          <w:rtl/>
        </w:rPr>
        <w:t>ארקדי התאבל בליבו על הכחדת האדם הניאנדרתלי. ארקדי שייך למין השליט, למין המנצח, אבל כה בודד!</w:t>
      </w:r>
    </w:p>
    <w:p w14:paraId="0CCD7015" w14:textId="77777777" w:rsidR="00283007" w:rsidRPr="00CD067C" w:rsidRDefault="00283007" w:rsidP="00283007">
      <w:pPr>
        <w:rPr>
          <w:rtl/>
        </w:rPr>
      </w:pPr>
      <w:r>
        <w:rPr>
          <w:rtl/>
        </w:rPr>
        <w:t xml:space="preserve">ליבו של ארקדי פרפר – </w:t>
      </w:r>
      <w:r w:rsidRPr="00CD067C">
        <w:rPr>
          <w:rtl/>
        </w:rPr>
        <w:t>מייל מאלכס! העולם טוב ונדיב.</w:t>
      </w:r>
    </w:p>
    <w:p w14:paraId="40518270" w14:textId="77777777" w:rsidR="00283007" w:rsidRDefault="00283007" w:rsidP="00283007">
      <w:pPr>
        <w:rPr>
          <w:rtl/>
        </w:rPr>
      </w:pPr>
      <w:r w:rsidRPr="00CD067C">
        <w:rPr>
          <w:rtl/>
        </w:rPr>
        <w:t>הוא כתב לאלכס רק שתי שורות, "שלום אלכס, נראה שאתם מ</w:t>
      </w:r>
      <w:r>
        <w:rPr>
          <w:rtl/>
        </w:rPr>
        <w:t>כייפים," בטוב</w:t>
      </w:r>
      <w:r>
        <w:rPr>
          <w:rFonts w:hint="cs"/>
          <w:rtl/>
        </w:rPr>
        <w:t>-</w:t>
      </w:r>
      <w:r w:rsidRPr="00CD067C">
        <w:rPr>
          <w:rtl/>
        </w:rPr>
        <w:t>לב, ללא מרירות, לה</w:t>
      </w:r>
      <w:r>
        <w:rPr>
          <w:rFonts w:hint="cs"/>
          <w:rtl/>
        </w:rPr>
        <w:t>וכיח</w:t>
      </w:r>
      <w:r>
        <w:rPr>
          <w:rtl/>
        </w:rPr>
        <w:t xml:space="preserve"> שהוא זוכר חברים מהתיכון, </w:t>
      </w:r>
      <w:r w:rsidRPr="00CD067C">
        <w:rPr>
          <w:rtl/>
        </w:rPr>
        <w:t>אמ</w:t>
      </w:r>
      <w:r>
        <w:rPr>
          <w:rtl/>
        </w:rPr>
        <w:t xml:space="preserve">נם כבר סטודנט </w:t>
      </w:r>
      <w:r>
        <w:rPr>
          <w:rFonts w:hint="cs"/>
          <w:rtl/>
        </w:rPr>
        <w:t>ל</w:t>
      </w:r>
      <w:r w:rsidRPr="00CD067C">
        <w:rPr>
          <w:rtl/>
        </w:rPr>
        <w:t xml:space="preserve">רפואה אבל גם סיפורי דייג על סלמון וליפופים וזרמים באוקיינוס </w:t>
      </w:r>
      <w:r>
        <w:rPr>
          <w:rFonts w:hint="cs"/>
          <w:rtl/>
        </w:rPr>
        <w:t>עשויים</w:t>
      </w:r>
      <w:r w:rsidRPr="00CD067C">
        <w:rPr>
          <w:rtl/>
        </w:rPr>
        <w:t xml:space="preserve"> לעניין אותו (הוא נעזר במילון אנגלי-עברי בשביל ל</w:t>
      </w:r>
      <w:r w:rsidRPr="00CD067C">
        <w:rPr>
          <w:rFonts w:hint="cs"/>
          <w:rtl/>
        </w:rPr>
        <w:t>וודא שהוא מ</w:t>
      </w:r>
      <w:r w:rsidRPr="00CD067C">
        <w:rPr>
          <w:rtl/>
        </w:rPr>
        <w:t xml:space="preserve">בין כל מילה </w:t>
      </w:r>
      <w:r w:rsidRPr="00CD067C">
        <w:rPr>
          <w:rFonts w:hint="cs"/>
          <w:rtl/>
        </w:rPr>
        <w:t>במייל</w:t>
      </w:r>
      <w:r w:rsidRPr="00CD067C">
        <w:rPr>
          <w:rtl/>
        </w:rPr>
        <w:t>). מאוחר בלילה, ושתי השורות הקלילות שתכנן הפכו לחיבור הארוך ביותר שכתב באנגלית מימיו.</w:t>
      </w:r>
    </w:p>
    <w:p w14:paraId="1205CDFE" w14:textId="77777777" w:rsidR="00283007" w:rsidRDefault="00283007" w:rsidP="00283007">
      <w:pPr>
        <w:rPr>
          <w:rtl/>
        </w:rPr>
      </w:pPr>
    </w:p>
    <w:p w14:paraId="03BC51CF" w14:textId="77777777" w:rsidR="00283007" w:rsidRDefault="00283007" w:rsidP="00283007">
      <w:pPr>
        <w:pStyle w:val="Heading2"/>
        <w:rPr>
          <w:rtl/>
        </w:rPr>
      </w:pPr>
      <w:r>
        <w:rPr>
          <w:rFonts w:hint="cs"/>
          <w:rtl/>
        </w:rPr>
        <w:t>אישה זקנה</w:t>
      </w:r>
    </w:p>
    <w:p w14:paraId="6A9B1F14" w14:textId="77777777" w:rsidR="00283007" w:rsidRDefault="00283007" w:rsidP="00283007">
      <w:pPr>
        <w:rPr>
          <w:rtl/>
        </w:rPr>
      </w:pPr>
      <w:r>
        <w:rPr>
          <w:rFonts w:hint="cs"/>
          <w:rtl/>
        </w:rPr>
        <w:t>היתה שם באיים איזו אישה זקנה, תיירת מאד עשירה שהגיעה מניו-יורק לחופשה של כמה חודשי חורף. היא היתה ב</w:t>
      </w:r>
      <w:r>
        <w:t>resort</w:t>
      </w:r>
      <w:r>
        <w:rPr>
          <w:rFonts w:hint="cs"/>
          <w:rtl/>
        </w:rPr>
        <w:t xml:space="preserve"> מאד יקר. היא היתה יהודיה שברחה בזמנו ממזרח אירופה, ולאחר שאלכס התיידד איתה והיא חיבבה אותו מאד היא ביקשה ממנו שירשה לה להציג אותו לפני חברותיה וחוג מכריה ב</w:t>
      </w:r>
      <w:r>
        <w:t>resort</w:t>
      </w:r>
      <w:r>
        <w:rPr>
          <w:rFonts w:hint="cs"/>
          <w:rtl/>
        </w:rPr>
        <w:t xml:space="preserve"> בתור הנכד הגרמני שלה. היא שילמה לטיסות היקרות מאד שלו לאי, וכשהוא היה שם כל סוף שבוע וכל חופשה מעבודתו במלון ובמחנות האימונים היא שילמה לו על הטיסות, על המלון, כל מה שהיה צריך לעשות זה לאכול איתה כל ערב במסעדת המלון המפוארת, להדליק נרות שבת איתה בבית הכנסת המפואר מאד של האתר ולהעמיד פנים שהוא הנכד שלה. </w:t>
      </w:r>
    </w:p>
    <w:p w14:paraId="5C043AE6" w14:textId="77777777" w:rsidR="00283007" w:rsidRDefault="00283007" w:rsidP="00283007">
      <w:pPr>
        <w:rPr>
          <w:rtl/>
        </w:rPr>
      </w:pPr>
      <w:r>
        <w:rPr>
          <w:rFonts w:hint="cs"/>
          <w:rtl/>
        </w:rPr>
        <w:t xml:space="preserve">הוא היה נסער מזה </w:t>
      </w:r>
      <w:r>
        <w:rPr>
          <w:rtl/>
        </w:rPr>
        <w:t>–</w:t>
      </w:r>
      <w:r>
        <w:rPr>
          <w:rFonts w:hint="cs"/>
          <w:rtl/>
        </w:rPr>
        <w:t xml:space="preserve"> קודם כל שיש לו איזו הזדמנות שמבקשים ממנו להעמיד פנים שהוא מישהו אחר.</w:t>
      </w:r>
    </w:p>
    <w:p w14:paraId="29547454" w14:textId="77777777" w:rsidR="00283007" w:rsidRDefault="00283007" w:rsidP="00283007">
      <w:pPr>
        <w:rPr>
          <w:rtl/>
        </w:rPr>
      </w:pPr>
      <w:r>
        <w:rPr>
          <w:rFonts w:hint="cs"/>
          <w:rtl/>
        </w:rPr>
        <w:t>בחופשה בקריבים הוא העמיד פנים כל-כך הרבה שהוא כבר לא זכר מי הוא כפי שהציג את עצמו לפני אנשים, מה שמו ומה שפת אימו. לאחר כמה זמן הוא עייף מהעמדות הפנים, להרחיב על זה ועל הכל.</w:t>
      </w:r>
    </w:p>
    <w:p w14:paraId="27FF8E23" w14:textId="77777777" w:rsidR="00283007" w:rsidRDefault="00283007" w:rsidP="00283007">
      <w:r>
        <w:rPr>
          <w:rFonts w:hint="cs"/>
          <w:rtl/>
        </w:rPr>
        <w:t>והוא היה נסער מכך שהיא חשבה שהוא טוב מספיק בשביל להיות הנכד שלה. איש מבני משפחתו מעולם לא אמר אפילו ברמיזה שהוא מספיק טוב להיות חלק ממשפחת הופמן, אפילו לא מענפיה ה</w:t>
      </w:r>
      <w:r>
        <w:t>remote</w:t>
      </w:r>
      <w:r>
        <w:rPr>
          <w:rFonts w:hint="cs"/>
          <w:rtl/>
        </w:rPr>
        <w:t xml:space="preserve"> ביותר, איזה דוד תמהוני מהדרגה השלישית שאף אחד לא ממש זוכר איך הוא </w:t>
      </w:r>
      <w:r>
        <w:t>related</w:t>
      </w:r>
      <w:r>
        <w:rPr>
          <w:rFonts w:hint="cs"/>
          <w:rtl/>
        </w:rPr>
        <w:t xml:space="preserve"> אליהם אבל בכל זאת מזמינים אותו בליל הסדר כי לא נעים. והנה </w:t>
      </w:r>
      <w:r>
        <w:rPr>
          <w:rtl/>
        </w:rPr>
        <w:t>–</w:t>
      </w:r>
      <w:r>
        <w:rPr>
          <w:rFonts w:hint="cs"/>
          <w:rtl/>
        </w:rPr>
        <w:t xml:space="preserve"> </w:t>
      </w:r>
      <w:r>
        <w:rPr>
          <w:rFonts w:hint="cs"/>
          <w:rtl/>
        </w:rPr>
        <w:lastRenderedPageBreak/>
        <w:t xml:space="preserve">אישה עשירה שהיתה יכולה להשיג כל מה שרצתה, באיכות הגבוהה ביותר, ביקשה דווקא ממנו שיעמיד פנים. הוא אהב את ההתכנסויות האלו עם חבריה המבוגרים, ואף על פי שלאחר כמה זמן כשהערב העמיק והמופע במלון כבר נגמר (הגיעו לשם טובי הכוכבים וגו' </w:t>
      </w:r>
      <w:r>
        <w:rPr>
          <w:rtl/>
        </w:rPr>
        <w:t>–</w:t>
      </w:r>
      <w:r>
        <w:rPr>
          <w:rFonts w:hint="cs"/>
          <w:rtl/>
        </w:rPr>
        <w:t xml:space="preserve"> תמורת חופשה כל-כך מדהימה) ושולנות הקנסטה והברידג' נפתחו, נוכחותו כבר ממש לא היתה הכרחית והוא בכל זאת נשאר. היו שם כל מני אנשים צעירים עם המון כסף שעשו הכל וגם הזמינו אותו, והוא בכל זאת נשאר עם הזקנים, עד שה'סבתא' הלכה לישון.</w:t>
      </w:r>
    </w:p>
    <w:p w14:paraId="11FCA378" w14:textId="77777777" w:rsidR="00283007" w:rsidRDefault="00283007" w:rsidP="00283007">
      <w:pPr>
        <w:rPr>
          <w:rtl/>
        </w:rPr>
      </w:pPr>
      <w:r>
        <w:rPr>
          <w:rFonts w:hint="cs"/>
          <w:rtl/>
        </w:rPr>
        <w:t>זה בעצם היה איש זקן.</w:t>
      </w:r>
    </w:p>
    <w:p w14:paraId="2417E266" w14:textId="77777777" w:rsidR="00283007" w:rsidRDefault="00283007" w:rsidP="00283007">
      <w:pPr>
        <w:rPr>
          <w:rtl/>
        </w:rPr>
      </w:pPr>
      <w:r>
        <w:rPr>
          <w:rFonts w:hint="cs"/>
          <w:rtl/>
        </w:rPr>
        <w:t>"מקווה שלא איכפת לך שהצגתי אתותך לפני החברים שלי בתור הנכד שלי?"</w:t>
      </w:r>
    </w:p>
    <w:p w14:paraId="4355388C" w14:textId="77777777" w:rsidR="00283007" w:rsidRDefault="00283007" w:rsidP="00283007">
      <w:pPr>
        <w:rPr>
          <w:rtl/>
        </w:rPr>
      </w:pPr>
      <w:r>
        <w:rPr>
          <w:rFonts w:hint="cs"/>
          <w:rtl/>
        </w:rPr>
        <w:t>"לא, לא," אמר אלכס. הוא היה המדריך של השיט היומי הזה, הוא היה המציג הראשי, כי דיבר אנגלית, גרמנית וקצת צרפתית.  "אבל למה הנכד הגרמני שלך? אתה יכול להציג אותי בתור הנכד הישראלי שלך, זה לא עדיף? אני מדבר גם עברית."</w:t>
      </w:r>
    </w:p>
    <w:p w14:paraId="3767365D" w14:textId="77777777" w:rsidR="00283007" w:rsidRDefault="00283007" w:rsidP="00283007">
      <w:pPr>
        <w:rPr>
          <w:rtl/>
        </w:rPr>
      </w:pPr>
      <w:r>
        <w:rPr>
          <w:rFonts w:hint="cs"/>
          <w:rtl/>
        </w:rPr>
        <w:t>"לא, לא! לא ישראלי! לא."</w:t>
      </w:r>
    </w:p>
    <w:p w14:paraId="0D9D7005" w14:textId="77777777" w:rsidR="00283007" w:rsidRDefault="00283007" w:rsidP="00283007">
      <w:pPr>
        <w:rPr>
          <w:rtl/>
        </w:rPr>
      </w:pPr>
      <w:r>
        <w:rPr>
          <w:rFonts w:hint="cs"/>
          <w:rtl/>
        </w:rPr>
        <w:t>"אז אנגלי אם כך."</w:t>
      </w:r>
    </w:p>
    <w:p w14:paraId="6BDF284F" w14:textId="77777777" w:rsidR="00283007" w:rsidRDefault="00283007" w:rsidP="00283007">
      <w:pPr>
        <w:rPr>
          <w:rtl/>
        </w:rPr>
      </w:pPr>
      <w:r>
        <w:rPr>
          <w:rFonts w:hint="cs"/>
          <w:rtl/>
        </w:rPr>
        <w:t>"גרמני!" הזקן אחז בזרועו. הוא היה קשיש, הוא היה צנום עד כמה שקשישים יכולים להיות צנומים, עם כרס עגולה שהיה בה שומן ישן מאד, עוד מלפני משבר הטילים עם קובה, אולי מקצתו אפילו מלפני ההכרזה על המדינה. פניו היו זרועים בועיות&amp; בצבע כהה, שהלך ונהיה רגמני כלפי המרכז, ומלאות בחומר צמיגי שאינו מוכר למדע. "אני רוצה שיהיה לי נכד גרמני!"</w:t>
      </w:r>
    </w:p>
    <w:p w14:paraId="6B1A5D40" w14:textId="77777777" w:rsidR="00283007" w:rsidRDefault="00283007" w:rsidP="00283007">
      <w:pPr>
        <w:rPr>
          <w:rtl/>
        </w:rPr>
      </w:pPr>
      <w:r>
        <w:rPr>
          <w:rFonts w:hint="cs"/>
          <w:rtl/>
        </w:rPr>
        <w:t>"אני אהיה הנכד הגרמני שלך, אל תדאג," אלכס אחז בזרועו וחייך אליו בעידוד. בתוכו הוא עלץ! עלז! להעמיד פנים שהוא הנכד של מישהו, באישורו! הנכד הגרמני ולהיות טוב, צייתן.</w:t>
      </w:r>
    </w:p>
    <w:p w14:paraId="6D785882" w14:textId="77777777" w:rsidR="00283007" w:rsidRDefault="00283007" w:rsidP="00283007">
      <w:pPr>
        <w:rPr>
          <w:rtl/>
        </w:rPr>
      </w:pPr>
      <w:r>
        <w:rPr>
          <w:rFonts w:hint="cs"/>
          <w:rtl/>
        </w:rPr>
        <w:t>הצעירים הארחרים גיחכו. "אתה לא בא, אלכס?"</w:t>
      </w:r>
    </w:p>
    <w:p w14:paraId="3CE86199" w14:textId="77777777" w:rsidR="00283007" w:rsidRDefault="00283007" w:rsidP="00283007">
      <w:pPr>
        <w:rPr>
          <w:rtl/>
        </w:rPr>
      </w:pPr>
      <w:r>
        <w:rPr>
          <w:rFonts w:hint="cs"/>
          <w:rtl/>
        </w:rPr>
        <w:t>"לא, תתחילו בלעדי."</w:t>
      </w:r>
    </w:p>
    <w:p w14:paraId="39F4F37D" w14:textId="77777777" w:rsidR="00283007" w:rsidRDefault="00283007" w:rsidP="00283007">
      <w:pPr>
        <w:rPr>
          <w:rtl/>
        </w:rPr>
      </w:pPr>
      <w:r>
        <w:rPr>
          <w:rFonts w:hint="cs"/>
          <w:rtl/>
        </w:rPr>
        <w:t>"לא תוכל להגיע אחר-כך. אנחנו נוסעים לשם בג'יפים."</w:t>
      </w:r>
    </w:p>
    <w:p w14:paraId="052DD223" w14:textId="77777777" w:rsidR="00283007" w:rsidRDefault="00283007" w:rsidP="00283007">
      <w:pPr>
        <w:rPr>
          <w:rtl/>
        </w:rPr>
      </w:pPr>
      <w:r>
        <w:rPr>
          <w:rFonts w:hint="cs"/>
          <w:rtl/>
        </w:rPr>
        <w:t>"טוב, לא נורא. אני אמצא כבר דרך."</w:t>
      </w:r>
    </w:p>
    <w:p w14:paraId="49E34661" w14:textId="77777777" w:rsidR="00283007" w:rsidRDefault="00283007" w:rsidP="00283007">
      <w:pPr>
        <w:rPr>
          <w:rtl/>
        </w:rPr>
      </w:pPr>
    </w:p>
    <w:p w14:paraId="2F0FE3E3" w14:textId="77777777" w:rsidR="00283007" w:rsidRDefault="00283007" w:rsidP="00283007">
      <w:pPr>
        <w:pStyle w:val="Heading2"/>
      </w:pPr>
      <w:r>
        <w:rPr>
          <w:rFonts w:hint="cs"/>
          <w:rtl/>
        </w:rPr>
        <w:t>עם מרגה</w:t>
      </w:r>
    </w:p>
    <w:p w14:paraId="0FA63D7B" w14:textId="77777777" w:rsidR="00283007" w:rsidRDefault="00283007" w:rsidP="00283007">
      <w:pPr>
        <w:rPr>
          <w:rtl/>
        </w:rPr>
      </w:pPr>
      <w:r>
        <w:rPr>
          <w:rFonts w:hint="cs"/>
          <w:rtl/>
        </w:rPr>
        <w:t>אלכס שאל את מרגה למה היא כל-כך שמנה. האם זה מכיוון שהיא מנסה להרחיק את הכאב שנמצא בעצמות מהגוף?</w:t>
      </w:r>
    </w:p>
    <w:p w14:paraId="77914C21" w14:textId="77777777" w:rsidR="00283007" w:rsidRPr="00823338" w:rsidRDefault="00283007" w:rsidP="00283007">
      <w:r>
        <w:t xml:space="preserve">“?Porqué eres tan gorda? Es para remover el dolor de los huesos? Para huirse del dolor que esta en los huesos?” </w:t>
      </w:r>
    </w:p>
    <w:p w14:paraId="1C2293E3" w14:textId="77777777" w:rsidR="00283007" w:rsidRDefault="00283007" w:rsidP="00283007">
      <w:pPr>
        <w:rPr>
          <w:rtl/>
        </w:rPr>
      </w:pPr>
    </w:p>
    <w:p w14:paraId="759035B7" w14:textId="77777777" w:rsidR="00283007" w:rsidRDefault="00283007" w:rsidP="00283007">
      <w:pPr>
        <w:pStyle w:val="Heading2"/>
        <w:rPr>
          <w:rtl/>
        </w:rPr>
      </w:pPr>
      <w:r>
        <w:rPr>
          <w:rFonts w:hint="cs"/>
          <w:rtl/>
        </w:rPr>
        <w:t xml:space="preserve">גיבוש סיירות </w:t>
      </w:r>
      <w:r>
        <w:rPr>
          <w:rtl/>
        </w:rPr>
        <w:t>–</w:t>
      </w:r>
      <w:r>
        <w:rPr>
          <w:rFonts w:hint="cs"/>
          <w:rtl/>
        </w:rPr>
        <w:t xml:space="preserve"> חופשת מולדת</w:t>
      </w:r>
    </w:p>
    <w:p w14:paraId="3869ADE9" w14:textId="77777777" w:rsidR="00283007" w:rsidRDefault="00283007" w:rsidP="00283007">
      <w:pPr>
        <w:rPr>
          <w:rtl/>
        </w:rPr>
      </w:pPr>
      <w:r>
        <w:rPr>
          <w:rFonts w:hint="cs"/>
          <w:rtl/>
        </w:rPr>
        <w:t xml:space="preserve">אלכס הגיע לישראל בשביל לעבור את הגיבוש לצנחנים. הוא שכח את נושא הייעפת, וגם הפרשי השעות נשתמטו לגמרי מזכרונו, ובקושי הגיע לגיבוש בזמן. לא היה לו יותר מאשר המון אופטימיות ובשרו שעבר פינוק עילאי של אוכל מעולה ובירה עסיסית ושמש קריבית והמון פעילות גופנית ימית בעיקר וסקס בלתי מוגבל. בשר שכזה יוכל גם לגיבוש קשוח, </w:t>
      </w:r>
      <w:r>
        <w:rPr>
          <w:rFonts w:hint="cs"/>
          <w:rtl/>
        </w:rPr>
        <w:lastRenderedPageBreak/>
        <w:t>אם כי בשל חוסר בתעודת בגרות וחוסר במוכנות ספציפית למוראות הגיבוש הוא הגיע רק לאחת מהיחידות הסטנדרטיות ולא ליחידה עילית. ובכל זאת, היה מרוצה מאוד מעצמו, המועקה העיקרית הוסרה מעליו, הוא התקבל ואפילו קיבל תאריך גיוס ועתה לא נותר דבר חוץ מאשר לשוב לאיים שטופי השמש ולבריכות ה</w:t>
      </w:r>
      <w:r>
        <w:t>azure</w:t>
      </w:r>
      <w:r>
        <w:rPr>
          <w:rFonts w:hint="cs"/>
          <w:rtl/>
        </w:rPr>
        <w:t xml:space="preserve"> המתנוצצות, לגלי האוקיינוס המתנפצים ב</w:t>
      </w:r>
      <w:r>
        <w:t>crest</w:t>
      </w:r>
      <w:r>
        <w:rPr>
          <w:rFonts w:hint="cs"/>
          <w:rtl/>
        </w:rPr>
        <w:t xml:space="preserve"> ארוך ללא גבול [לבדוק את זה </w:t>
      </w:r>
      <w:r>
        <w:rPr>
          <w:rtl/>
        </w:rPr>
        <w:t>–</w:t>
      </w:r>
      <w:r>
        <w:rPr>
          <w:rFonts w:hint="cs"/>
          <w:rtl/>
        </w:rPr>
        <w:t xml:space="preserve"> זה מדמיוני הפרוע]. הטיסה חזרה נקבעה ללילה של היום שאחרי הגיבוש, ואת אותו יום אחרון הוא בילה בירושלים, קודם אצל מארק ואז נסע לפקולטה לרפואה, לפגוש את ארקדי.</w:t>
      </w:r>
    </w:p>
    <w:p w14:paraId="49418402" w14:textId="77777777" w:rsidR="00283007" w:rsidRPr="001C59E7" w:rsidRDefault="00283007" w:rsidP="00283007">
      <w:pPr>
        <w:rPr>
          <w:rtl/>
        </w:rPr>
      </w:pPr>
    </w:p>
    <w:p w14:paraId="71721BB0" w14:textId="77777777" w:rsidR="00283007" w:rsidRDefault="00283007" w:rsidP="00283007">
      <w:pPr>
        <w:pStyle w:val="Heading3"/>
        <w:rPr>
          <w:rtl/>
        </w:rPr>
      </w:pPr>
      <w:r>
        <w:rPr>
          <w:rFonts w:hint="cs"/>
          <w:rtl/>
        </w:rPr>
        <w:t>עם ארקדי</w:t>
      </w:r>
    </w:p>
    <w:p w14:paraId="419D1C68" w14:textId="77777777" w:rsidR="00283007" w:rsidRDefault="00283007" w:rsidP="00283007">
      <w:pPr>
        <w:rPr>
          <w:rtl/>
        </w:rPr>
      </w:pPr>
      <w:r>
        <w:rPr>
          <w:rFonts w:hint="cs"/>
          <w:rtl/>
        </w:rPr>
        <w:t>ארקדי פגש אותו בצאתו מאולם הרצאות, לתוך מסדרון אפלולי. אלכס חיבק אותו, בלבביות כמו שהתרגל בארצות הרחוקות שההרגלים שם היו שונים, החיוך שלו היה כל כך זוהר ורחב, הוא זכר אותו רק מהתקופה האחרונה של חברותו עם יסמין והפרידה, שאז היה מתוח מאוד ומחוסר שינה והדבר העצוב ביותר היה לראותו מתאמץ לחייך. ולאחר מכן, הפרידה אשר רק עכשיו מותר לספר שהייתה תקופה שהוא לא האמין שישרוד. כמה מהר הוא ברח מישראל! ועכשיו הוא היה מסוגל להפגש עם מארק, אמנם רק קצרות, הוא עדיין היה שותת דם באזור זה של גופו, אך מכל אספקט אחר הוא זרח, הוא היה מאושר!</w:t>
      </w:r>
    </w:p>
    <w:p w14:paraId="4357AA28" w14:textId="77777777" w:rsidR="00283007" w:rsidRDefault="00283007" w:rsidP="00283007">
      <w:pPr>
        <w:rPr>
          <w:rtl/>
        </w:rPr>
      </w:pPr>
      <w:r>
        <w:rPr>
          <w:rFonts w:hint="cs"/>
          <w:rtl/>
        </w:rPr>
        <w:t xml:space="preserve">הוא נשא עימו תרמיל כי התכוון לנסוע משם ישר לשדה התעופה. ארקדי סיפר על כמה רכילויות וחידושים של חברים משותפים, הדס והוא עדיין (כן, עדיין הוא אמר כאילו בהתנצלות) היו חברים, בעיקר (כך סבר) מכיוון שהיו עסוקים מאוד, היא התגייסה וכבר כמה חודשים שהתרגלו לשגרה של זה שהם כמעט לא מתראים. ואולי ככה זה אחרי הרבה זמן, הוא אמר בהיסוס ועבר לנושאים אחרים. הלימודים, הקריירה, ובתוכו שמח כי הבחין בכך שאלכס צמח לאחרונה. הוא כבר לא הגיע עד חזהו אלא אולי עד לסנטרו </w:t>
      </w:r>
      <w:r>
        <w:rPr>
          <w:rtl/>
        </w:rPr>
        <w:t>–</w:t>
      </w:r>
      <w:r>
        <w:rPr>
          <w:rFonts w:hint="cs"/>
          <w:rtl/>
        </w:rPr>
        <w:t xml:space="preserve"> גובה ממוצע לכל הדעות, ואכן הוא לא יהיה גמד.   </w:t>
      </w:r>
    </w:p>
    <w:p w14:paraId="15279B59" w14:textId="77777777" w:rsidR="00283007" w:rsidRDefault="00283007" w:rsidP="00283007">
      <w:pPr>
        <w:rPr>
          <w:rtl/>
        </w:rPr>
      </w:pPr>
      <w:r>
        <w:rPr>
          <w:rFonts w:hint="cs"/>
          <w:rtl/>
        </w:rPr>
        <w:t>אבל צבע העור שלו! מעין גוון בין חום לאדמדם, ובכל חיוך והיו לו המון כאלה, הוא נראה כאילו הסמיק, אף על פי שהאדמדמות הסומק לא מש מפניו כי זה היה אפקט של השמש הקריבית, לא של סומק. [כמו הפנים של ברדלי קופר בסרט 'כוכב נולד' מ-2018]</w:t>
      </w:r>
    </w:p>
    <w:p w14:paraId="2B7F5E81" w14:textId="77777777" w:rsidR="00283007" w:rsidRDefault="00283007" w:rsidP="00283007">
      <w:pPr>
        <w:rPr>
          <w:rtl/>
        </w:rPr>
      </w:pPr>
      <w:r>
        <w:rPr>
          <w:rFonts w:hint="cs"/>
          <w:rtl/>
        </w:rPr>
        <w:t>"חוזר לקריביים?" ארקדי אמר.</w:t>
      </w:r>
    </w:p>
    <w:p w14:paraId="5059450B" w14:textId="77777777" w:rsidR="00283007" w:rsidRDefault="00283007" w:rsidP="00283007">
      <w:pPr>
        <w:rPr>
          <w:rtl/>
        </w:rPr>
      </w:pPr>
      <w:r>
        <w:rPr>
          <w:rFonts w:hint="cs"/>
          <w:rtl/>
        </w:rPr>
        <w:t>"הטיסה. כן, חוזר אחושרמוטה. הלילה."</w:t>
      </w:r>
    </w:p>
    <w:p w14:paraId="0BBA8A18" w14:textId="77777777" w:rsidR="00283007" w:rsidRDefault="00283007" w:rsidP="00283007">
      <w:pPr>
        <w:rPr>
          <w:rtl/>
        </w:rPr>
      </w:pPr>
      <w:r>
        <w:rPr>
          <w:rFonts w:hint="cs"/>
          <w:rtl/>
        </w:rPr>
        <w:t xml:space="preserve">"אבל מה יש בקריביים האלה בכלל. מה יש שם שאפשר למצוא שם ולא בשום מקום אחר." </w:t>
      </w:r>
    </w:p>
    <w:p w14:paraId="0E507F0F" w14:textId="77777777" w:rsidR="00283007" w:rsidRDefault="00283007" w:rsidP="00283007">
      <w:pPr>
        <w:rPr>
          <w:rtl/>
        </w:rPr>
      </w:pPr>
      <w:r>
        <w:rPr>
          <w:rFonts w:hint="cs"/>
          <w:rtl/>
        </w:rPr>
        <w:t>"רוצה לבוא לבקר שם?"</w:t>
      </w:r>
    </w:p>
    <w:p w14:paraId="412708BD" w14:textId="77777777" w:rsidR="00283007" w:rsidRDefault="00283007" w:rsidP="00283007">
      <w:pPr>
        <w:rPr>
          <w:rtl/>
        </w:rPr>
      </w:pPr>
      <w:r>
        <w:rPr>
          <w:rFonts w:hint="cs"/>
          <w:rtl/>
        </w:rPr>
        <w:t>"לבקר אותך?"</w:t>
      </w:r>
    </w:p>
    <w:p w14:paraId="11870D89" w14:textId="77777777" w:rsidR="00283007" w:rsidRDefault="00283007" w:rsidP="00283007">
      <w:pPr>
        <w:rPr>
          <w:rtl/>
        </w:rPr>
      </w:pPr>
      <w:r>
        <w:rPr>
          <w:rFonts w:hint="cs"/>
          <w:rtl/>
        </w:rPr>
        <w:t>"כן, יש לי מקום שמה. ויש לי המון כסף, אני טחון אחי [האם כך אמרו פעם?] אני מָלְיָין. אני ישלם את הטיסה שלך."</w:t>
      </w:r>
    </w:p>
    <w:p w14:paraId="051EF034" w14:textId="77777777" w:rsidR="00283007" w:rsidRDefault="00283007" w:rsidP="00283007">
      <w:pPr>
        <w:rPr>
          <w:rtl/>
        </w:rPr>
      </w:pPr>
      <w:r>
        <w:rPr>
          <w:rFonts w:hint="cs"/>
          <w:rtl/>
        </w:rPr>
        <w:t xml:space="preserve">"בטח... בטח לא יהיה לך זמן אלי, בטח אתה עסוק שם," הוא אמר באופן אדיוטי ביותר. הוא פשוט רצה שאלכס יבקש שוב ואלכס </w:t>
      </w:r>
      <w:r>
        <w:rPr>
          <w:rtl/>
        </w:rPr>
        <w:t>–</w:t>
      </w:r>
      <w:r>
        <w:rPr>
          <w:rFonts w:hint="cs"/>
          <w:rtl/>
        </w:rPr>
        <w:t xml:space="preserve"> כך הסתבר </w:t>
      </w:r>
      <w:r>
        <w:rPr>
          <w:rtl/>
        </w:rPr>
        <w:t>–</w:t>
      </w:r>
      <w:r>
        <w:rPr>
          <w:rFonts w:hint="cs"/>
          <w:rtl/>
        </w:rPr>
        <w:t xml:space="preserve"> איבד את הרגישות האוטומטית לצרכיו, שפיתח במשך השנים, ולא שם לב לכך.</w:t>
      </w:r>
    </w:p>
    <w:p w14:paraId="0EF1AD8C" w14:textId="77777777" w:rsidR="00283007" w:rsidRDefault="00283007" w:rsidP="00283007">
      <w:pPr>
        <w:rPr>
          <w:rtl/>
        </w:rPr>
      </w:pPr>
      <w:r>
        <w:rPr>
          <w:rFonts w:hint="cs"/>
          <w:rtl/>
        </w:rPr>
        <w:t>"אני לא נשאר הרבה שם, רק עוד חודשיים, עד הגיוס. אבל מה יש לאכול פה?"</w:t>
      </w:r>
    </w:p>
    <w:p w14:paraId="689B7F3E" w14:textId="77777777" w:rsidR="00283007" w:rsidRDefault="00283007" w:rsidP="00283007">
      <w:pPr>
        <w:rPr>
          <w:rtl/>
        </w:rPr>
      </w:pPr>
      <w:r>
        <w:rPr>
          <w:rFonts w:hint="cs"/>
          <w:rtl/>
        </w:rPr>
        <w:t xml:space="preserve">זה היה יום חמים ונעים עד מאוד. הם קנו ארוחה, אלכס היה באותו זמן רעב ללא הפסקה, ארקדי הזמין אותו לארוחת צהריים </w:t>
      </w:r>
      <w:r>
        <w:rPr>
          <w:rtl/>
        </w:rPr>
        <w:t>–</w:t>
      </w:r>
      <w:r>
        <w:rPr>
          <w:rFonts w:hint="cs"/>
          <w:rtl/>
        </w:rPr>
        <w:t xml:space="preserve"> שווארמה בלאפה, ועוד מנת חיזוק של שווארמה עם חומוס וצ'יפס בחמגשית. זאת הייתה כמות מטורפת של אוכל, ואלכס לא עשה דבר ולא אמר דבר עד שסיים לטרוף את כל האוכל, וברר איפה אפשר לקנות גלידה וגם מים, והם יצאו </w:t>
      </w:r>
      <w:r>
        <w:rPr>
          <w:rFonts w:hint="cs"/>
          <w:rtl/>
        </w:rPr>
        <w:lastRenderedPageBreak/>
        <w:t>מהפקולטה אל היום החמים שבחוץ ולאחר שארקדי קנה לו את כל מה שביקש הלכו להשתרע על הדשא היפה והמטופח בקדמת הפקולטה, ואלכס השתרע וליקק מהגלידה ונאנח והתמתח וארקדי ראה כמה מהשפשפות והחבטות שחטף גופו בגיבוש הקשה. "אני יכול לחבוש לך את זה," הוא הציע.</w:t>
      </w:r>
    </w:p>
    <w:p w14:paraId="306D4DE2" w14:textId="77777777" w:rsidR="00283007" w:rsidRDefault="00283007" w:rsidP="00283007">
      <w:pPr>
        <w:rPr>
          <w:rtl/>
        </w:rPr>
      </w:pPr>
      <w:r>
        <w:rPr>
          <w:rFonts w:hint="cs"/>
          <w:rtl/>
        </w:rPr>
        <w:t xml:space="preserve">"כן, כן... אולי עוד מעט." אלכס נאנח ועצם את עיניו, נשען על תרמילו. "אתה צריך לראות מה הולך לי בתוך הגרביים." </w:t>
      </w:r>
      <w:r>
        <w:rPr>
          <w:rtl/>
        </w:rPr>
        <w:t>–</w:t>
      </w:r>
      <w:r>
        <w:rPr>
          <w:rFonts w:hint="cs"/>
          <w:rtl/>
        </w:rPr>
        <w:t xml:space="preserve"> הוא דיבר בהמון סלנג שספג בגיבוש הקצר.</w:t>
      </w:r>
    </w:p>
    <w:p w14:paraId="6C51A134" w14:textId="77777777" w:rsidR="00283007" w:rsidRDefault="00283007" w:rsidP="00283007">
      <w:pPr>
        <w:rPr>
          <w:rtl/>
        </w:rPr>
      </w:pPr>
      <w:r>
        <w:rPr>
          <w:rFonts w:hint="cs"/>
          <w:rtl/>
        </w:rPr>
        <w:t>"מה הולך לך שם?"</w:t>
      </w:r>
    </w:p>
    <w:p w14:paraId="12A23A62" w14:textId="77777777" w:rsidR="00283007" w:rsidRDefault="00283007" w:rsidP="00283007">
      <w:pPr>
        <w:rPr>
          <w:rtl/>
        </w:rPr>
      </w:pPr>
      <w:r>
        <w:rPr>
          <w:rFonts w:hint="cs"/>
          <w:rtl/>
        </w:rPr>
        <w:t xml:space="preserve">"אוה... </w:t>
      </w:r>
      <w:r>
        <w:t>mayhem</w:t>
      </w:r>
      <w:r>
        <w:rPr>
          <w:rFonts w:hint="cs"/>
          <w:rtl/>
        </w:rPr>
        <w:t>. אין לזה מילה בעברית. או שיש ושכחתי."</w:t>
      </w:r>
    </w:p>
    <w:p w14:paraId="74A68A0E" w14:textId="77777777" w:rsidR="00283007" w:rsidRDefault="00283007" w:rsidP="00283007">
      <w:pPr>
        <w:rPr>
          <w:rtl/>
        </w:rPr>
      </w:pPr>
      <w:r>
        <w:rPr>
          <w:rFonts w:hint="cs"/>
          <w:rtl/>
        </w:rPr>
        <w:t>"אז טוב שם, באיים האלו, אה?"</w:t>
      </w:r>
    </w:p>
    <w:p w14:paraId="340B2DBA" w14:textId="77777777" w:rsidR="00283007" w:rsidRDefault="00283007" w:rsidP="00283007">
      <w:pPr>
        <w:rPr>
          <w:rtl/>
        </w:rPr>
      </w:pPr>
      <w:r>
        <w:rPr>
          <w:rFonts w:hint="cs"/>
          <w:rtl/>
        </w:rPr>
        <w:t>"היית צריך לבוא קצת... היית נהנה שם. אני בעיקרון עובד שם, מרוויח כסף יעני, אבל מה אני עושה?"</w:t>
      </w:r>
    </w:p>
    <w:p w14:paraId="2BE60F1D" w14:textId="77777777" w:rsidR="00283007" w:rsidRDefault="00283007" w:rsidP="00283007">
      <w:pPr>
        <w:rPr>
          <w:rtl/>
        </w:rPr>
      </w:pPr>
      <w:r>
        <w:rPr>
          <w:rFonts w:hint="cs"/>
          <w:rtl/>
        </w:rPr>
        <w:t>"מה?"</w:t>
      </w:r>
    </w:p>
    <w:p w14:paraId="33DE9D82" w14:textId="77777777" w:rsidR="00283007" w:rsidRDefault="00283007" w:rsidP="00283007">
      <w:pPr>
        <w:rPr>
          <w:rtl/>
        </w:rPr>
      </w:pPr>
      <w:r>
        <w:rPr>
          <w:rFonts w:hint="cs"/>
          <w:rtl/>
        </w:rPr>
        <w:t>"זה מלונות יוקרה, הכי יוקרה איפה שאני עובד. בגלל הגרמנית, לוקחים אותי. וזה תיירים שהגיעו לשבוע, שבועיים. רוצים רק להנות מהחיים. מה שתציע להם, סיור, צלילה חוויתית, חצי שעה על הגלשן, הם יקחו ועוד ישלמו לך טיפ עצום."</w:t>
      </w:r>
    </w:p>
    <w:p w14:paraId="7E4D531F" w14:textId="77777777" w:rsidR="00283007" w:rsidRDefault="00283007" w:rsidP="00283007">
      <w:pPr>
        <w:rPr>
          <w:rtl/>
        </w:rPr>
      </w:pPr>
      <w:r>
        <w:rPr>
          <w:rFonts w:hint="cs"/>
          <w:rtl/>
        </w:rPr>
        <w:t>דבורה עצלה בקושי התקדמה ביניהם, מזמזמת שיר עצל, כלומר היא לא הייתה עצלה בכלל, היא השתדלה לעופף אך כל סליה היו גדושים בדבש עד לשפתם. נסו אתם לעופף בקו ישר ובמרץ לאחר יום שלם של שמש חמימה קופחת ושתייה בלתי מבוקרת של צוף פרחים מלוא הפה, כככל שתוכלו לשאת. התוסיק שלה נע הנה והנה בזיגזוג זמזמני.</w:t>
      </w:r>
    </w:p>
    <w:p w14:paraId="777AD6BA" w14:textId="77777777" w:rsidR="00283007" w:rsidRDefault="00283007" w:rsidP="00283007">
      <w:pPr>
        <w:rPr>
          <w:rtl/>
        </w:rPr>
      </w:pPr>
      <w:r>
        <w:rPr>
          <w:rFonts w:hint="cs"/>
          <w:rtl/>
        </w:rPr>
        <w:t>"הייתה לך מישהי?... מאז יסמין?"</w:t>
      </w:r>
    </w:p>
    <w:p w14:paraId="3E8C912F" w14:textId="77777777" w:rsidR="00283007" w:rsidRDefault="00283007" w:rsidP="00283007">
      <w:pPr>
        <w:rPr>
          <w:rtl/>
        </w:rPr>
      </w:pPr>
      <w:r>
        <w:rPr>
          <w:rFonts w:hint="cs"/>
          <w:rtl/>
        </w:rPr>
        <w:t>אלכס פקח את עיניו וצחק. "אתה לא יודע מה הולך שם ארקדי. אני אומר לך שאין לך מושג בכלל. כל פנטזיה הכי פרועה שאי פעם הייתה לי, הכול אפשרי שם. אתה לא מבין."</w:t>
      </w:r>
    </w:p>
    <w:p w14:paraId="31AA9C68" w14:textId="77777777" w:rsidR="00283007" w:rsidRDefault="00283007" w:rsidP="00283007">
      <w:pPr>
        <w:rPr>
          <w:rtl/>
        </w:rPr>
      </w:pPr>
      <w:r>
        <w:rPr>
          <w:rFonts w:hint="cs"/>
          <w:rtl/>
        </w:rPr>
        <w:t>"אז התגברת עליה?"</w:t>
      </w:r>
    </w:p>
    <w:p w14:paraId="793EFD92" w14:textId="77777777" w:rsidR="00283007" w:rsidRDefault="00283007" w:rsidP="00283007">
      <w:pPr>
        <w:rPr>
          <w:rtl/>
        </w:rPr>
      </w:pPr>
      <w:r>
        <w:rPr>
          <w:rFonts w:hint="cs"/>
          <w:rtl/>
        </w:rPr>
        <w:t xml:space="preserve">אלכס משך בכתפיו. "היא לא מישהי שמתגברים עליה אי פעם. אבל אני יודע שהייתי הורג אותה, והיא אותי בסוף. כן, אני מנסה להתרכז רק בתחושת השחרור כי בסוף חנקנו אחד את השני. אני הייתי מודע לזה, אל תחשוב שלא. אבל אמרתי לעצמי </w:t>
      </w:r>
      <w:r>
        <w:rPr>
          <w:rtl/>
        </w:rPr>
        <w:t>–</w:t>
      </w:r>
      <w:r>
        <w:rPr>
          <w:rFonts w:hint="cs"/>
          <w:rtl/>
        </w:rPr>
        <w:t xml:space="preserve"> אני מוכן להחנק איתה ולמות מאשר לא להיות איתה. היה נורא קשה לי בסוף, היא... היא הייתה במצב כל כך קשה, ופחדתי לנשום חזק מדי, מהר מדי, בשביל שהיא לא תיבהל. גם לנשום לאט לא יכולתי. אבל אהבתי אותה, אוף!" דימעה בכל זאת התגלגלה על לחיו. "מה השעה?"</w:t>
      </w:r>
    </w:p>
    <w:p w14:paraId="0092C84C" w14:textId="77777777" w:rsidR="00283007" w:rsidRDefault="00283007" w:rsidP="00283007">
      <w:pPr>
        <w:rPr>
          <w:rtl/>
        </w:rPr>
      </w:pPr>
      <w:r>
        <w:rPr>
          <w:rFonts w:hint="cs"/>
          <w:rtl/>
        </w:rPr>
        <w:t>היה עוד זמן רב עד שיצטרך לצאת לשדה התעופה.</w:t>
      </w:r>
    </w:p>
    <w:p w14:paraId="1A1AC1A3" w14:textId="77777777" w:rsidR="00283007" w:rsidRDefault="00283007" w:rsidP="00283007">
      <w:pPr>
        <w:rPr>
          <w:rtl/>
        </w:rPr>
      </w:pPr>
      <w:r>
        <w:rPr>
          <w:rFonts w:hint="cs"/>
          <w:rtl/>
        </w:rPr>
        <w:t>"פגשתי עכשיו את מארק. הוא אמר לי שטוב לה, שהיא התחילה לאכול שוב, שהיא משתפרת... אז הכול טוב בעצם. מה אפשר לעשות? כנראה הייתי כוס התרעלה שלה."</w:t>
      </w:r>
    </w:p>
    <w:p w14:paraId="0F833C45" w14:textId="77777777" w:rsidR="00283007" w:rsidRDefault="00283007" w:rsidP="00283007">
      <w:pPr>
        <w:rPr>
          <w:rtl/>
        </w:rPr>
      </w:pPr>
      <w:r>
        <w:rPr>
          <w:rFonts w:hint="cs"/>
          <w:rtl/>
        </w:rPr>
        <w:t xml:space="preserve">"היא באמת במצב טוב מאוד," ארקדי אמר ובליבו חשב </w:t>
      </w:r>
      <w:r>
        <w:rPr>
          <w:rtl/>
        </w:rPr>
        <w:t>–</w:t>
      </w:r>
      <w:r>
        <w:rPr>
          <w:rFonts w:hint="cs"/>
          <w:rtl/>
        </w:rPr>
        <w:t xml:space="preserve"> מי הרכרוכי שלא מסוגל להיות עם אלכס? ובז לה מעט. היה מעין דבר כזה שהוא חשב על עצמו, שלו הדבר היה תלוי בו, הוא היה עומד בזה בקלות. מה הבעיה לחיות עם מן אלכס שכזה? הוא האדם שהכי קל לחיות איתו בעולם. (עד שמתחילים לפחד שהוא יעזוב.)</w:t>
      </w:r>
    </w:p>
    <w:p w14:paraId="38ABEEEF" w14:textId="77777777" w:rsidR="00283007" w:rsidRDefault="00283007" w:rsidP="00283007">
      <w:pPr>
        <w:rPr>
          <w:rtl/>
        </w:rPr>
      </w:pPr>
      <w:r>
        <w:rPr>
          <w:rFonts w:hint="cs"/>
          <w:rtl/>
        </w:rPr>
        <w:t>"עברתי את הגיבוש," אלכס הודיע לו בגאווה. "זה היה קשה, אני בזמן האחרון עליתי נורא במשקל. אני הופך לשמנצ'יק."</w:t>
      </w:r>
    </w:p>
    <w:p w14:paraId="36FA0A13" w14:textId="77777777" w:rsidR="00283007" w:rsidRDefault="00283007" w:rsidP="00283007">
      <w:pPr>
        <w:rPr>
          <w:rtl/>
        </w:rPr>
      </w:pPr>
      <w:r>
        <w:rPr>
          <w:rFonts w:hint="cs"/>
          <w:rtl/>
        </w:rPr>
        <w:t>"לא רואים עליך גרם שומן," ארקדי אמר, "אבל בסוף זה יגיע, טוב אתה אוכל כמויות מטורפות."</w:t>
      </w:r>
    </w:p>
    <w:p w14:paraId="31614263" w14:textId="77777777" w:rsidR="00283007" w:rsidRDefault="00283007" w:rsidP="00283007">
      <w:pPr>
        <w:rPr>
          <w:rtl/>
        </w:rPr>
      </w:pPr>
      <w:r>
        <w:rPr>
          <w:rFonts w:hint="cs"/>
          <w:rtl/>
        </w:rPr>
        <w:t>"אני יודע, אבל אני כל הזמן רעב. לא יכול להתגבר על זה."</w:t>
      </w:r>
    </w:p>
    <w:p w14:paraId="7B3C8E60" w14:textId="77777777" w:rsidR="00283007" w:rsidRDefault="00283007" w:rsidP="00283007">
      <w:pPr>
        <w:rPr>
          <w:rtl/>
        </w:rPr>
      </w:pPr>
      <w:r>
        <w:rPr>
          <w:rFonts w:hint="cs"/>
          <w:rtl/>
        </w:rPr>
        <w:lastRenderedPageBreak/>
        <w:t>"עכשיו את רעב?"</w:t>
      </w:r>
    </w:p>
    <w:p w14:paraId="5D2F04D7" w14:textId="77777777" w:rsidR="00283007" w:rsidRDefault="00283007" w:rsidP="00283007">
      <w:pPr>
        <w:rPr>
          <w:rtl/>
        </w:rPr>
      </w:pPr>
      <w:r>
        <w:rPr>
          <w:rFonts w:hint="cs"/>
          <w:rtl/>
        </w:rPr>
        <w:t>"הייתי שמח לעוד גלידה."</w:t>
      </w:r>
    </w:p>
    <w:p w14:paraId="6FD991A1" w14:textId="77777777" w:rsidR="00283007" w:rsidRDefault="00283007" w:rsidP="00283007">
      <w:pPr>
        <w:rPr>
          <w:rtl/>
        </w:rPr>
      </w:pPr>
      <w:r>
        <w:rPr>
          <w:rFonts w:hint="cs"/>
          <w:rtl/>
        </w:rPr>
        <w:t>"רציני???"</w:t>
      </w:r>
    </w:p>
    <w:p w14:paraId="08B4D26A" w14:textId="77777777" w:rsidR="00283007" w:rsidRDefault="00283007" w:rsidP="00283007">
      <w:pPr>
        <w:rPr>
          <w:rtl/>
        </w:rPr>
      </w:pPr>
      <w:r>
        <w:rPr>
          <w:rFonts w:hint="cs"/>
          <w:rtl/>
        </w:rPr>
        <w:t>"לגמרי."</w:t>
      </w:r>
    </w:p>
    <w:p w14:paraId="1BF8E8FA" w14:textId="77777777" w:rsidR="00283007" w:rsidRDefault="00283007" w:rsidP="00283007">
      <w:pPr>
        <w:rPr>
          <w:rtl/>
        </w:rPr>
      </w:pPr>
      <w:r>
        <w:rPr>
          <w:rFonts w:hint="cs"/>
          <w:rtl/>
        </w:rPr>
        <w:t>ארקדי הלך לקנות לו עוד גלידה. כשחזר אלכס נרדם, והוא העיר אותו.</w:t>
      </w:r>
    </w:p>
    <w:p w14:paraId="370E88B3" w14:textId="77777777" w:rsidR="00283007" w:rsidRDefault="00283007" w:rsidP="00283007">
      <w:pPr>
        <w:rPr>
          <w:rtl/>
        </w:rPr>
      </w:pPr>
      <w:r>
        <w:rPr>
          <w:rFonts w:hint="cs"/>
          <w:rtl/>
        </w:rPr>
        <w:t>"אוי תודה."</w:t>
      </w:r>
    </w:p>
    <w:p w14:paraId="439F189D" w14:textId="77777777" w:rsidR="00283007" w:rsidRDefault="00283007" w:rsidP="00283007">
      <w:pPr>
        <w:rPr>
          <w:rtl/>
        </w:rPr>
      </w:pPr>
      <w:r>
        <w:rPr>
          <w:rFonts w:hint="cs"/>
          <w:rtl/>
        </w:rPr>
        <w:t>"אבל אתה נראה טוב. לא כמו אחד שמשמין איכשהו."</w:t>
      </w:r>
    </w:p>
    <w:p w14:paraId="498013DB" w14:textId="77777777" w:rsidR="00283007" w:rsidRDefault="00283007" w:rsidP="00283007">
      <w:pPr>
        <w:rPr>
          <w:rtl/>
        </w:rPr>
      </w:pPr>
      <w:r>
        <w:rPr>
          <w:rFonts w:hint="cs"/>
          <w:rtl/>
        </w:rPr>
        <w:t>"כן, אני עולה במשקל אבל בלי שומן. אני לא יודע איפה זה מסתתר. אולי בשרירים?"</w:t>
      </w:r>
    </w:p>
    <w:p w14:paraId="518683B6" w14:textId="77777777" w:rsidR="00283007" w:rsidRDefault="00283007" w:rsidP="00283007">
      <w:pPr>
        <w:rPr>
          <w:rtl/>
        </w:rPr>
      </w:pPr>
      <w:r>
        <w:rPr>
          <w:rFonts w:hint="cs"/>
          <w:rtl/>
        </w:rPr>
        <w:t>"נראה לי שצמחת קצת, בגובה."</w:t>
      </w:r>
    </w:p>
    <w:p w14:paraId="3077BE13" w14:textId="77777777" w:rsidR="00283007" w:rsidRDefault="00283007" w:rsidP="00283007">
      <w:pPr>
        <w:rPr>
          <w:rtl/>
        </w:rPr>
      </w:pPr>
      <w:r>
        <w:rPr>
          <w:rFonts w:hint="cs"/>
          <w:rtl/>
        </w:rPr>
        <w:t>אלכס היה סקפטי, אחרי ילדות רצופת מדידות ואכזבות. הוא כבר השלים עם הגובה שלו.</w:t>
      </w:r>
    </w:p>
    <w:p w14:paraId="7CC3BA63" w14:textId="77777777" w:rsidR="00283007" w:rsidRDefault="00283007" w:rsidP="00283007">
      <w:pPr>
        <w:rPr>
          <w:rtl/>
        </w:rPr>
      </w:pPr>
      <w:r>
        <w:rPr>
          <w:rFonts w:hint="cs"/>
          <w:rtl/>
        </w:rPr>
        <w:t>"אז טוב לך שם?"</w:t>
      </w:r>
    </w:p>
    <w:p w14:paraId="7BD25FD9" w14:textId="77777777" w:rsidR="00283007" w:rsidRDefault="00283007" w:rsidP="00283007">
      <w:pPr>
        <w:rPr>
          <w:rtl/>
        </w:rPr>
      </w:pPr>
      <w:r>
        <w:rPr>
          <w:rFonts w:hint="cs"/>
          <w:rtl/>
        </w:rPr>
        <w:t>"וואו. אני עובד, אני גולש. האיים האלה זה לא משהו שאתה מגיע מאחד לשני בשחייה, הם רחוקים מאוד אחד מהשני, אבל יש לי חברים שלוקחים אותי ביכטות."</w:t>
      </w:r>
    </w:p>
    <w:p w14:paraId="50B3F9A6" w14:textId="77777777" w:rsidR="00283007" w:rsidRDefault="00283007" w:rsidP="00283007">
      <w:pPr>
        <w:rPr>
          <w:rtl/>
        </w:rPr>
      </w:pPr>
      <w:r>
        <w:rPr>
          <w:rFonts w:hint="cs"/>
          <w:rtl/>
        </w:rPr>
        <w:t>"אז כבר יש לך חברים מליונרים?"</w:t>
      </w:r>
    </w:p>
    <w:p w14:paraId="237D2BD9" w14:textId="77777777" w:rsidR="00283007" w:rsidRDefault="00283007" w:rsidP="00283007">
      <w:pPr>
        <w:rPr>
          <w:rtl/>
        </w:rPr>
      </w:pPr>
      <w:r>
        <w:rPr>
          <w:rFonts w:hint="cs"/>
          <w:rtl/>
        </w:rPr>
        <w:t>"לא," אלכס צחק. "לא יכטות כאלה. יש אנשים שחיים בתנאים שאתה לא מאמין, גם עם מעט כסף."</w:t>
      </w:r>
    </w:p>
    <w:p w14:paraId="1407F5CE" w14:textId="77777777" w:rsidR="00283007" w:rsidRDefault="00283007" w:rsidP="00283007">
      <w:pPr>
        <w:rPr>
          <w:rtl/>
        </w:rPr>
      </w:pPr>
      <w:r>
        <w:rPr>
          <w:rFonts w:hint="cs"/>
          <w:rtl/>
        </w:rPr>
        <w:t>"והרבה בנות?"</w:t>
      </w:r>
    </w:p>
    <w:p w14:paraId="106DAEBD" w14:textId="77777777" w:rsidR="00283007" w:rsidRDefault="00283007" w:rsidP="00283007">
      <w:pPr>
        <w:rPr>
          <w:rtl/>
        </w:rPr>
      </w:pPr>
      <w:r>
        <w:rPr>
          <w:rFonts w:hint="cs"/>
          <w:rtl/>
        </w:rPr>
        <w:t>"הרבה מאוד בנות. נשים. כמות לא נורמלית. והן באו לחופשה אז הן מוכנות להכל. איבדתי את כל יכולת הפיתוי שלי, כי אני בכלל לא צריך להשתמש בה. אתה לא מבין מה זה."</w:t>
      </w:r>
    </w:p>
    <w:p w14:paraId="5AD54666" w14:textId="77777777" w:rsidR="00283007" w:rsidRDefault="00283007" w:rsidP="00283007">
      <w:pPr>
        <w:rPr>
          <w:rtl/>
        </w:rPr>
      </w:pPr>
      <w:r>
        <w:rPr>
          <w:rFonts w:hint="cs"/>
          <w:rtl/>
        </w:rPr>
        <w:t>"אני מקווה שאתה משתמש בהגנה אלכס."</w:t>
      </w:r>
    </w:p>
    <w:p w14:paraId="42FAAAAB" w14:textId="77777777" w:rsidR="00283007" w:rsidRDefault="00283007" w:rsidP="00283007">
      <w:pPr>
        <w:rPr>
          <w:rtl/>
        </w:rPr>
      </w:pPr>
      <w:r>
        <w:rPr>
          <w:rFonts w:hint="cs"/>
          <w:rtl/>
        </w:rPr>
        <w:t>"למקוטעין."</w:t>
      </w:r>
    </w:p>
    <w:p w14:paraId="25724661" w14:textId="77777777" w:rsidR="00283007" w:rsidRDefault="00283007" w:rsidP="00283007">
      <w:pPr>
        <w:rPr>
          <w:rtl/>
        </w:rPr>
      </w:pPr>
      <w:r>
        <w:rPr>
          <w:rFonts w:hint="cs"/>
          <w:rtl/>
        </w:rPr>
        <w:t>"למקוטעין? מה אתה מפגר?"</w:t>
      </w:r>
    </w:p>
    <w:p w14:paraId="2C02AC10" w14:textId="77777777" w:rsidR="00283007" w:rsidRDefault="00283007" w:rsidP="00283007">
      <w:pPr>
        <w:rPr>
          <w:rtl/>
        </w:rPr>
      </w:pPr>
      <w:r>
        <w:rPr>
          <w:rFonts w:hint="cs"/>
          <w:rtl/>
        </w:rPr>
        <w:t>"מה קורה לך ארקדי?"</w:t>
      </w:r>
    </w:p>
    <w:p w14:paraId="7D8FBDD2" w14:textId="77777777" w:rsidR="00283007" w:rsidRDefault="00283007" w:rsidP="00283007">
      <w:pPr>
        <w:rPr>
          <w:rtl/>
        </w:rPr>
      </w:pPr>
      <w:r>
        <w:rPr>
          <w:rFonts w:hint="cs"/>
          <w:rtl/>
        </w:rPr>
        <w:t>"מה קורה לי? לי לא קורה כלום. אבל אם אתה לא מגן על עצמך, אני מבטיח לך בהן צדק, אם אתה לא מתחיל מעכשיו להגן על עצמך מאה אחוז מהזמן, לא תשעים ושמונה, לא תשעים ותשע אלא מאה אחוז מהזמן, אז תהיה בטוח ש..."</w:t>
      </w:r>
    </w:p>
    <w:p w14:paraId="0E722398" w14:textId="77777777" w:rsidR="00283007" w:rsidRDefault="00283007" w:rsidP="00283007">
      <w:pPr>
        <w:rPr>
          <w:rtl/>
        </w:rPr>
      </w:pPr>
      <w:r>
        <w:rPr>
          <w:rFonts w:hint="cs"/>
          <w:rtl/>
        </w:rPr>
        <w:t>"שמה?"</w:t>
      </w:r>
    </w:p>
    <w:p w14:paraId="4BCC2CE6" w14:textId="77777777" w:rsidR="00283007" w:rsidRDefault="00283007" w:rsidP="00283007">
      <w:pPr>
        <w:rPr>
          <w:rtl/>
        </w:rPr>
      </w:pPr>
      <w:r>
        <w:rPr>
          <w:rFonts w:hint="cs"/>
          <w:rtl/>
        </w:rPr>
        <w:t>"לא משנה, נו."</w:t>
      </w:r>
    </w:p>
    <w:p w14:paraId="72E3539C" w14:textId="77777777" w:rsidR="00283007" w:rsidRDefault="00283007" w:rsidP="00283007">
      <w:pPr>
        <w:rPr>
          <w:rtl/>
        </w:rPr>
      </w:pPr>
      <w:r>
        <w:rPr>
          <w:rFonts w:hint="cs"/>
          <w:rtl/>
        </w:rPr>
        <w:t>"שאף אחד נורמלי לא ירצה לעשות סקס איתי יותר?" שאל אלכס, שמעולם בשיחותיו עם ארקדי לא ידע מתי לשתוק, מתי הגיע הגבול ואין להרחיב עוד.</w:t>
      </w:r>
    </w:p>
    <w:p w14:paraId="160B82A2" w14:textId="77777777" w:rsidR="00283007" w:rsidRDefault="00283007" w:rsidP="00283007">
      <w:pPr>
        <w:rPr>
          <w:rtl/>
        </w:rPr>
      </w:pPr>
      <w:r>
        <w:rPr>
          <w:rFonts w:hint="cs"/>
          <w:rtl/>
        </w:rPr>
        <w:t>ארקדי שתק כמובן ואלכס חשב, לפחות עם התאומות הספקתי להיות בלי קונדום, והוא הבין, זה היה לו ברור לגמרי שמעתה והלאה הוא סיים את חיי המין שלו ללא הגנה. אולי כדאי לקנות הספקה התחלתית פה, להיות ערוך לכל מה שיגיע, או יפול לחיקו. "כן... אני מבטיח."</w:t>
      </w:r>
    </w:p>
    <w:p w14:paraId="529F372C" w14:textId="77777777" w:rsidR="00283007" w:rsidRDefault="00283007" w:rsidP="00283007">
      <w:pPr>
        <w:rPr>
          <w:rtl/>
        </w:rPr>
      </w:pPr>
      <w:r>
        <w:rPr>
          <w:rFonts w:hint="cs"/>
          <w:rtl/>
        </w:rPr>
        <w:t>"מבטיח?"</w:t>
      </w:r>
    </w:p>
    <w:p w14:paraId="41148746" w14:textId="77777777" w:rsidR="00283007" w:rsidRDefault="00283007" w:rsidP="00283007">
      <w:pPr>
        <w:rPr>
          <w:rtl/>
        </w:rPr>
      </w:pPr>
      <w:r>
        <w:rPr>
          <w:rFonts w:hint="cs"/>
          <w:rtl/>
        </w:rPr>
        <w:t>"אני מבטיח."</w:t>
      </w:r>
    </w:p>
    <w:p w14:paraId="4B965EAC" w14:textId="77777777" w:rsidR="00283007" w:rsidRDefault="00283007" w:rsidP="00283007">
      <w:pPr>
        <w:rPr>
          <w:rtl/>
        </w:rPr>
      </w:pPr>
      <w:r>
        <w:rPr>
          <w:rFonts w:hint="cs"/>
          <w:rtl/>
        </w:rPr>
        <w:t>"רוצה להבדק?"</w:t>
      </w:r>
    </w:p>
    <w:p w14:paraId="62BAC8F2" w14:textId="77777777" w:rsidR="00283007" w:rsidRDefault="00283007" w:rsidP="00283007">
      <w:pPr>
        <w:rPr>
          <w:rtl/>
        </w:rPr>
      </w:pPr>
      <w:r>
        <w:rPr>
          <w:rFonts w:hint="cs"/>
          <w:rtl/>
        </w:rPr>
        <w:lastRenderedPageBreak/>
        <w:t>"עכשיו? לא כל כך."</w:t>
      </w:r>
    </w:p>
    <w:p w14:paraId="32BBCB4D" w14:textId="77777777" w:rsidR="00283007" w:rsidRDefault="00283007" w:rsidP="00283007">
      <w:pPr>
        <w:rPr>
          <w:rtl/>
        </w:rPr>
      </w:pPr>
      <w:r>
        <w:rPr>
          <w:rFonts w:hint="cs"/>
          <w:rtl/>
        </w:rPr>
        <w:t xml:space="preserve">בכל זאת ארקדי לקח אותו להבדק. אלכס בקושי הצליח לצעוד וארקדי סחב את התרמיל שלו. </w:t>
      </w:r>
    </w:p>
    <w:p w14:paraId="69730536" w14:textId="77777777" w:rsidR="00283007" w:rsidRDefault="00283007" w:rsidP="00283007">
      <w:pPr>
        <w:rPr>
          <w:rtl/>
        </w:rPr>
      </w:pPr>
      <w:r>
        <w:rPr>
          <w:rFonts w:hint="cs"/>
          <w:rtl/>
        </w:rPr>
        <w:t>"אתה חי את החיים הטובים?"</w:t>
      </w:r>
    </w:p>
    <w:p w14:paraId="7C9BEA51" w14:textId="77777777" w:rsidR="00283007" w:rsidRDefault="00283007" w:rsidP="00283007">
      <w:pPr>
        <w:rPr>
          <w:rtl/>
        </w:rPr>
      </w:pPr>
      <w:r>
        <w:rPr>
          <w:rFonts w:hint="cs"/>
          <w:rtl/>
        </w:rPr>
        <w:t>אלכס נראה מנותק, כאילו הוא כבר בחזרה שם, באיים עם התיירים, חי חיים שאין להם קשר לשום מבחן ב---, ותרגילים להגשה, וקטקה שמוציאה אותך מדעתך וחברה שאולי תיאלץ להתחתן איתה באחד הימים ולסיים את חייך על כורסת דמוי-עור בסלון של דירת ארבעה חדרים שהוריה יעזרו לכם לקנות.</w:t>
      </w:r>
    </w:p>
    <w:p w14:paraId="04790F61" w14:textId="77777777" w:rsidR="00283007" w:rsidRDefault="00283007" w:rsidP="00283007">
      <w:pPr>
        <w:rPr>
          <w:rtl/>
        </w:rPr>
      </w:pPr>
      <w:r>
        <w:rPr>
          <w:rFonts w:hint="cs"/>
          <w:rtl/>
        </w:rPr>
        <w:t>"מי החברים שלך פה?" אלכס שאל לאחר שדמו נלקח. הוא הסמיך את ארקדי לקחת עבורו את התוצאות.</w:t>
      </w:r>
    </w:p>
    <w:p w14:paraId="334FA9B9" w14:textId="77777777" w:rsidR="00283007" w:rsidRDefault="00283007" w:rsidP="00283007">
      <w:pPr>
        <w:rPr>
          <w:rtl/>
        </w:rPr>
      </w:pPr>
      <w:r>
        <w:rPr>
          <w:rFonts w:hint="cs"/>
          <w:rtl/>
        </w:rPr>
        <w:t>"יש לי פה כמה..."</w:t>
      </w:r>
    </w:p>
    <w:p w14:paraId="122EDB80" w14:textId="77777777" w:rsidR="00283007" w:rsidRDefault="00283007" w:rsidP="00283007">
      <w:pPr>
        <w:rPr>
          <w:rtl/>
        </w:rPr>
      </w:pPr>
      <w:r>
        <w:rPr>
          <w:rFonts w:hint="cs"/>
          <w:rtl/>
        </w:rPr>
        <w:t>"בוא נצא איתם לאנשהו. לאן שאתם יוצאים."</w:t>
      </w:r>
    </w:p>
    <w:p w14:paraId="2AA7874E" w14:textId="77777777" w:rsidR="00283007" w:rsidRDefault="00283007" w:rsidP="00283007">
      <w:pPr>
        <w:rPr>
          <w:rtl/>
        </w:rPr>
      </w:pPr>
      <w:r>
        <w:rPr>
          <w:rFonts w:hint="cs"/>
          <w:rtl/>
        </w:rPr>
        <w:t>"אני לא יוצא עם אף אחד," ארקדי אמר בכעס. כי הוא לא קיבל כסף מההורים, כמו הסטודנטים האחרים. הוא היה צריך לעבוד, ולאחרונה קיבל הסמכה לנתינת מסאג' רפואי או משהו מהסגנון ואולי פיזיותרפיה והוא רכש שולחן טיפולים מתקפל והיה נוסע אחרי הלימודים ברחבי העיר ומעסה.</w:t>
      </w:r>
    </w:p>
    <w:p w14:paraId="77FE91F3" w14:textId="77777777" w:rsidR="00283007" w:rsidRDefault="00283007" w:rsidP="00283007">
      <w:pPr>
        <w:rPr>
          <w:rtl/>
        </w:rPr>
      </w:pPr>
      <w:r>
        <w:rPr>
          <w:rFonts w:hint="cs"/>
          <w:rtl/>
        </w:rPr>
        <w:t>"נו, בוא נצא. יש לי עד עשר ואז אני חייב לצאת." כמובן שלו היה חוסך ולוקח אוטובוס היה עליו לצאת כבר בתשע, אבל הוא לא חסך. לא על שעה עם ארקדי. אלכס הלך להיפגש עם מארק וקבע אח"כ לצאת עם ארקדי והחברים שלו.</w:t>
      </w:r>
    </w:p>
    <w:p w14:paraId="7C321694" w14:textId="77777777" w:rsidR="00283007" w:rsidRDefault="00283007" w:rsidP="00283007">
      <w:pPr>
        <w:rPr>
          <w:rtl/>
        </w:rPr>
      </w:pPr>
      <w:r w:rsidRPr="0091139B">
        <w:rPr>
          <w:rFonts w:cs="Times New Roman"/>
          <w:rtl/>
        </w:rPr>
        <w:t xml:space="preserve">אלכס כבר צריך מידה 48 בנעליים </w:t>
      </w:r>
      <w:r>
        <w:rPr>
          <w:rFonts w:cs="Times New Roman"/>
          <w:rtl/>
        </w:rPr>
        <w:t>–</w:t>
      </w:r>
      <w:r w:rsidRPr="0091139B">
        <w:rPr>
          <w:rFonts w:cs="Times New Roman"/>
          <w:rtl/>
        </w:rPr>
        <w:t xml:space="preserve"> אולי כשבא לעשות הכנה לגיבוש או שהוא אומר לארקדי, אתה לא מבין, זה הרבה יותר גרוע עכשו, אני צריך מ</w:t>
      </w:r>
      <w:r>
        <w:rPr>
          <w:rFonts w:cs="Times New Roman" w:hint="cs"/>
          <w:rtl/>
        </w:rPr>
        <w:t>י</w:t>
      </w:r>
      <w:r w:rsidRPr="0091139B">
        <w:rPr>
          <w:rFonts w:cs="Times New Roman"/>
          <w:rtl/>
        </w:rPr>
        <w:t>דה 48</w:t>
      </w:r>
    </w:p>
    <w:p w14:paraId="28991CFC" w14:textId="77777777" w:rsidR="00283007" w:rsidRDefault="00283007" w:rsidP="00283007">
      <w:pPr>
        <w:rPr>
          <w:rtl/>
        </w:rPr>
      </w:pPr>
    </w:p>
    <w:p w14:paraId="14F9B4B5" w14:textId="77777777" w:rsidR="00283007" w:rsidRDefault="00283007" w:rsidP="00283007">
      <w:pPr>
        <w:pStyle w:val="Heading3"/>
        <w:rPr>
          <w:rtl/>
        </w:rPr>
      </w:pPr>
      <w:r>
        <w:rPr>
          <w:rFonts w:hint="cs"/>
          <w:rtl/>
        </w:rPr>
        <w:t>עם מארק</w:t>
      </w:r>
    </w:p>
    <w:p w14:paraId="4A965055" w14:textId="77777777" w:rsidR="00283007" w:rsidRDefault="00283007" w:rsidP="00283007">
      <w:pPr>
        <w:rPr>
          <w:rtl/>
        </w:rPr>
      </w:pPr>
    </w:p>
    <w:p w14:paraId="039498C9" w14:textId="77777777" w:rsidR="00283007" w:rsidRDefault="00283007" w:rsidP="00283007">
      <w:pPr>
        <w:rPr>
          <w:rtl/>
        </w:rPr>
      </w:pPr>
      <w:r>
        <w:rPr>
          <w:rFonts w:hint="cs"/>
          <w:rtl/>
        </w:rPr>
        <w:t>מארק משך בכתפיו. הוא היה שונה כל-כך בפקולטה מאשר כפי שהיה בתיכון, כשכל מילה נגד ישראל חרכה אותו ופגעה בו, הוא פשוט נראה כמו בחור שנמצא בביתו, הוא עמד לנסוע למחרת לתת סמינר בטכניון והיה מרוצה ביותר מכך. הוא כבר הכיר את הפקולטה בטכניון, והיה בהרצאות באותו חדר סמינרים שבו הוא עמד להרצות. וזה היה מאמר שהתקבל גם לכנס בגטינגן. הוא אהב כל אספקט בחייו, וכבר בכלל כמעט לא ישן במעונות.</w:t>
      </w:r>
    </w:p>
    <w:p w14:paraId="76B60A91" w14:textId="77777777" w:rsidR="00283007" w:rsidRDefault="00283007" w:rsidP="00283007">
      <w:pPr>
        <w:rPr>
          <w:rtl/>
        </w:rPr>
      </w:pPr>
      <w:r>
        <w:rPr>
          <w:rFonts w:hint="cs"/>
          <w:rtl/>
        </w:rPr>
        <w:t>כן, הוא כבר כמעט לא ישן במעונות כי הוא היה גר בראשון לציון ונוסע כל בוקר וכל ערב. כך התברר מייד כאשר אלכס ביקש לבקר בחדרו שבמעונות והתברר שכרגע אין בדיוק חדר, מישהו אחר מתגורר שם.</w:t>
      </w:r>
    </w:p>
    <w:p w14:paraId="40C05BAE" w14:textId="77777777" w:rsidR="00283007" w:rsidRDefault="00283007" w:rsidP="00283007">
      <w:pPr>
        <w:rPr>
          <w:rtl/>
        </w:rPr>
      </w:pPr>
      <w:r>
        <w:rPr>
          <w:rFonts w:hint="cs"/>
          <w:rtl/>
        </w:rPr>
        <w:t xml:space="preserve">כל יום בראשון </w:t>
      </w:r>
      <w:r>
        <w:rPr>
          <w:rtl/>
        </w:rPr>
        <w:t>–</w:t>
      </w:r>
      <w:r>
        <w:rPr>
          <w:rFonts w:hint="cs"/>
          <w:rtl/>
        </w:rPr>
        <w:t xml:space="preserve"> היתה לזה משמעות אחת בלבד.</w:t>
      </w:r>
    </w:p>
    <w:p w14:paraId="2E89F78E" w14:textId="77777777" w:rsidR="00283007" w:rsidRDefault="00283007" w:rsidP="00283007">
      <w:pPr>
        <w:rPr>
          <w:rtl/>
        </w:rPr>
      </w:pPr>
      <w:r>
        <w:rPr>
          <w:rFonts w:hint="cs"/>
          <w:rtl/>
        </w:rPr>
        <w:t>יסמין.</w:t>
      </w:r>
    </w:p>
    <w:p w14:paraId="7DEAD827" w14:textId="77777777" w:rsidR="00283007" w:rsidRDefault="00283007" w:rsidP="00283007">
      <w:pPr>
        <w:rPr>
          <w:rtl/>
        </w:rPr>
      </w:pPr>
      <w:r>
        <w:rPr>
          <w:rFonts w:hint="cs"/>
          <w:rtl/>
        </w:rPr>
        <w:t>ומארק משך בכתפיו.</w:t>
      </w:r>
    </w:p>
    <w:p w14:paraId="35733AA4" w14:textId="77777777" w:rsidR="00283007" w:rsidRDefault="00283007" w:rsidP="00283007">
      <w:pPr>
        <w:rPr>
          <w:rtl/>
        </w:rPr>
      </w:pPr>
      <w:r>
        <w:rPr>
          <w:rFonts w:hint="cs"/>
          <w:rtl/>
        </w:rPr>
        <w:t>כן, הוא אמר לאלכס משהו, מתישהו. אלכס לא זכר דבר מזה.</w:t>
      </w:r>
    </w:p>
    <w:p w14:paraId="209D83C4" w14:textId="77777777" w:rsidR="00283007" w:rsidRDefault="00283007" w:rsidP="00283007">
      <w:pPr>
        <w:rPr>
          <w:rtl/>
        </w:rPr>
      </w:pPr>
      <w:r>
        <w:rPr>
          <w:rFonts w:hint="cs"/>
          <w:rtl/>
        </w:rPr>
        <w:t>"אתה יודע ש... מה שתגיד בקיצור."</w:t>
      </w:r>
    </w:p>
    <w:p w14:paraId="55D4B60B" w14:textId="77777777" w:rsidR="00283007" w:rsidRDefault="00283007" w:rsidP="00283007">
      <w:pPr>
        <w:rPr>
          <w:rtl/>
        </w:rPr>
      </w:pPr>
      <w:r>
        <w:rPr>
          <w:rFonts w:hint="cs"/>
          <w:rtl/>
        </w:rPr>
        <w:t xml:space="preserve">"מה שאני אגיד?" אלכס נשען שם על עמוד בטון ושלף סיגריה. הוא היה בשמש מדי, לא </w:t>
      </w:r>
      <w:r>
        <w:rPr>
          <w:rtl/>
        </w:rPr>
        <w:t>–</w:t>
      </w:r>
      <w:r>
        <w:rPr>
          <w:rFonts w:hint="cs"/>
          <w:rtl/>
        </w:rPr>
        <w:t xml:space="preserve"> בצל. בשמש בעצם. משהו לא הסתדר עם איפה שהוא עמד ולבסוף מארק הוציא את הסיגריה ממורטטת מפיו והכניס חדשה והדליק לו.</w:t>
      </w:r>
    </w:p>
    <w:p w14:paraId="5C58948B" w14:textId="77777777" w:rsidR="00283007" w:rsidRDefault="00283007" w:rsidP="00283007">
      <w:pPr>
        <w:rPr>
          <w:rtl/>
        </w:rPr>
      </w:pPr>
      <w:r>
        <w:rPr>
          <w:rFonts w:hint="cs"/>
          <w:rtl/>
        </w:rPr>
        <w:t>"רציתי להזמין אותך למשרד שלי, אבל אסור לעשן שם."</w:t>
      </w:r>
    </w:p>
    <w:p w14:paraId="4D477C73" w14:textId="77777777" w:rsidR="00283007" w:rsidRDefault="00283007" w:rsidP="00283007">
      <w:pPr>
        <w:rPr>
          <w:rtl/>
        </w:rPr>
      </w:pPr>
      <w:r>
        <w:rPr>
          <w:rFonts w:hint="cs"/>
          <w:rtl/>
        </w:rPr>
        <w:lastRenderedPageBreak/>
        <w:t>"כן, ברור, עוד רגע."</w:t>
      </w:r>
    </w:p>
    <w:p w14:paraId="4A7E2D74" w14:textId="77777777" w:rsidR="00283007" w:rsidRDefault="00283007" w:rsidP="00283007">
      <w:pPr>
        <w:rPr>
          <w:rtl/>
        </w:rPr>
      </w:pPr>
      <w:r>
        <w:rPr>
          <w:rFonts w:hint="cs"/>
          <w:rtl/>
        </w:rPr>
        <w:t xml:space="preserve">זאת היתה הכניסה לבניין הפקולטה, וכמעט כל מי שעבר שם הכיר אותו, ומישהי עצרה ושאלה אותו ארוכות על תרגיל שהיה להגיש. </w:t>
      </w:r>
    </w:p>
    <w:p w14:paraId="65A2A7A3" w14:textId="77777777" w:rsidR="00283007" w:rsidRDefault="00283007" w:rsidP="00283007">
      <w:pPr>
        <w:rPr>
          <w:rtl/>
        </w:rPr>
      </w:pPr>
      <w:r>
        <w:rPr>
          <w:rFonts w:hint="cs"/>
          <w:rtl/>
        </w:rPr>
        <w:t>"אתה קצת גבהת," מארק אמר לאלכס לאחר שהיא עזבה.</w:t>
      </w:r>
    </w:p>
    <w:p w14:paraId="2C05F2A8" w14:textId="77777777" w:rsidR="00283007" w:rsidRDefault="00283007" w:rsidP="00283007">
      <w:pPr>
        <w:rPr>
          <w:rtl/>
        </w:rPr>
      </w:pPr>
      <w:r>
        <w:rPr>
          <w:rFonts w:hint="cs"/>
          <w:rtl/>
        </w:rPr>
        <w:t>"נעלה אליך לחדר?"</w:t>
      </w:r>
    </w:p>
    <w:p w14:paraId="7B3AD3B8" w14:textId="77777777" w:rsidR="00283007" w:rsidRDefault="00283007" w:rsidP="00283007">
      <w:pPr>
        <w:rPr>
          <w:rtl/>
        </w:rPr>
      </w:pPr>
      <w:r>
        <w:rPr>
          <w:rFonts w:hint="cs"/>
          <w:rtl/>
        </w:rPr>
        <w:t>"בעצם, אלי לא..."</w:t>
      </w:r>
    </w:p>
    <w:p w14:paraId="1AD93EFE" w14:textId="77777777" w:rsidR="00283007" w:rsidRDefault="00283007" w:rsidP="00283007">
      <w:pPr>
        <w:rPr>
          <w:rtl/>
        </w:rPr>
      </w:pPr>
      <w:r>
        <w:rPr>
          <w:rFonts w:hint="cs"/>
          <w:rtl/>
        </w:rPr>
        <w:t>"מה הבעיה? יש לך שם תמונה שלה?"</w:t>
      </w:r>
    </w:p>
    <w:p w14:paraId="1B526793" w14:textId="77777777" w:rsidR="00283007" w:rsidRDefault="00283007" w:rsidP="00283007">
      <w:pPr>
        <w:rPr>
          <w:rtl/>
        </w:rPr>
      </w:pPr>
      <w:r>
        <w:rPr>
          <w:rFonts w:hint="cs"/>
          <w:rtl/>
        </w:rPr>
        <w:t>מארק הסמיק.</w:t>
      </w:r>
    </w:p>
    <w:p w14:paraId="435C28F3" w14:textId="77777777" w:rsidR="00283007" w:rsidRDefault="00283007" w:rsidP="00283007">
      <w:r>
        <w:rPr>
          <w:rFonts w:hint="cs"/>
          <w:rtl/>
        </w:rPr>
        <w:t>"אני אשרוד את זה."</w:t>
      </w:r>
    </w:p>
    <w:p w14:paraId="419BD51C" w14:textId="77777777" w:rsidR="00283007" w:rsidRDefault="00283007" w:rsidP="00283007">
      <w:pPr>
        <w:rPr>
          <w:rtl/>
        </w:rPr>
      </w:pPr>
      <w:r>
        <w:rPr>
          <w:rFonts w:hint="cs"/>
          <w:rtl/>
        </w:rPr>
        <w:t>"מה... בטח לא חשבת עליה בכלל באיים שלך."</w:t>
      </w:r>
    </w:p>
    <w:p w14:paraId="124B5D0E" w14:textId="77777777" w:rsidR="00283007" w:rsidRDefault="00283007" w:rsidP="00283007">
      <w:pPr>
        <w:rPr>
          <w:rtl/>
        </w:rPr>
      </w:pPr>
      <w:r>
        <w:rPr>
          <w:rFonts w:hint="cs"/>
          <w:rtl/>
        </w:rPr>
        <w:t>"יש פה איפה לקנות סיגריות? חשבתי שקניתי מספיק עד הדיוטי, אבל מתברר שלא."</w:t>
      </w:r>
    </w:p>
    <w:p w14:paraId="703D994E" w14:textId="77777777" w:rsidR="00283007" w:rsidRDefault="00283007" w:rsidP="00283007">
      <w:pPr>
        <w:rPr>
          <w:rtl/>
        </w:rPr>
      </w:pPr>
      <w:r>
        <w:rPr>
          <w:rFonts w:hint="cs"/>
          <w:rtl/>
        </w:rPr>
        <w:t xml:space="preserve">"מאיפה לי לדעת כזה דבר?" אבל הוא ידע. </w:t>
      </w:r>
    </w:p>
    <w:p w14:paraId="062F4086" w14:textId="77777777" w:rsidR="00283007" w:rsidRDefault="00283007" w:rsidP="00283007">
      <w:pPr>
        <w:rPr>
          <w:rtl/>
        </w:rPr>
      </w:pPr>
      <w:r>
        <w:rPr>
          <w:rFonts w:hint="cs"/>
          <w:rtl/>
        </w:rPr>
        <w:t>אלכס הדליק, הם ישבו על הדשא איפשהו, במקום שאלכס מצא. מארק בכלל לא ידע שיש שדרה של שיחי שושנים שצומחים פרא, ולקראת רדת הערב הריח היה משכר. הוא התגעגע ליסמין בכל נימיו. אבל היה מספיק מנומס להשאר עם אחיו ולא ל-</w:t>
      </w:r>
      <w:r>
        <w:t>storm away</w:t>
      </w:r>
      <w:r>
        <w:rPr>
          <w:rFonts w:hint="cs"/>
          <w:rtl/>
        </w:rPr>
        <w:t>, הוא שלט עדיין ברגשות שלו איכשהו.</w:t>
      </w:r>
    </w:p>
    <w:p w14:paraId="5DCAF978" w14:textId="77777777" w:rsidR="00283007" w:rsidRDefault="00283007" w:rsidP="00283007">
      <w:pPr>
        <w:rPr>
          <w:rtl/>
        </w:rPr>
      </w:pPr>
      <w:r>
        <w:rPr>
          <w:rFonts w:hint="cs"/>
          <w:rtl/>
        </w:rPr>
        <w:t>"אני... אמצא מישהי. תמיד אני מוצא מישהי, לא?"</w:t>
      </w:r>
    </w:p>
    <w:p w14:paraId="4ED1518D" w14:textId="77777777" w:rsidR="00283007" w:rsidRDefault="00283007" w:rsidP="00283007">
      <w:pPr>
        <w:rPr>
          <w:rtl/>
        </w:rPr>
      </w:pPr>
      <w:r>
        <w:rPr>
          <w:rFonts w:hint="cs"/>
          <w:rtl/>
        </w:rPr>
        <w:t xml:space="preserve">מארק לא ידע מה להגיד, הוא עצמו לא התכוון למצא אף אחת אחרת יותר לעולם. </w:t>
      </w:r>
    </w:p>
    <w:p w14:paraId="4F3269B6" w14:textId="77777777" w:rsidR="00283007" w:rsidRDefault="00283007" w:rsidP="00283007">
      <w:pPr>
        <w:rPr>
          <w:rtl/>
        </w:rPr>
      </w:pPr>
      <w:r>
        <w:rPr>
          <w:rFonts w:hint="cs"/>
          <w:rtl/>
        </w:rPr>
        <w:t>"איזה כיף להיות אח של מישהו שתמיד מוצא מישהי? אתה אפילו לא צריך לחוש ייסורי מצפון כשאתה איתי."</w:t>
      </w:r>
    </w:p>
    <w:p w14:paraId="5C0E3CA3" w14:textId="77777777" w:rsidR="00283007" w:rsidRDefault="00283007" w:rsidP="00283007">
      <w:pPr>
        <w:rPr>
          <w:rtl/>
        </w:rPr>
      </w:pPr>
      <w:r>
        <w:rPr>
          <w:rFonts w:hint="cs"/>
          <w:rtl/>
        </w:rPr>
        <w:t>"טוב, אל תגיד שלא היתה לך מישהי מאז."</w:t>
      </w:r>
    </w:p>
    <w:p w14:paraId="29392B08" w14:textId="77777777" w:rsidR="00283007" w:rsidRDefault="00283007" w:rsidP="00283007">
      <w:pPr>
        <w:rPr>
          <w:rtl/>
        </w:rPr>
      </w:pPr>
      <w:r>
        <w:rPr>
          <w:rFonts w:hint="cs"/>
          <w:rtl/>
        </w:rPr>
        <w:t>"מישהי? לא מישהי שבא לי לגור איתה שנתיים."</w:t>
      </w:r>
    </w:p>
    <w:p w14:paraId="1134A860" w14:textId="77777777" w:rsidR="00283007" w:rsidRDefault="00283007" w:rsidP="00283007">
      <w:pPr>
        <w:rPr>
          <w:rtl/>
        </w:rPr>
      </w:pPr>
      <w:r>
        <w:rPr>
          <w:rFonts w:hint="cs"/>
          <w:rtl/>
        </w:rPr>
        <w:t>"טוב היא... מאד קל להיות איתה."</w:t>
      </w:r>
    </w:p>
    <w:p w14:paraId="2C2C35E1" w14:textId="77777777" w:rsidR="00283007" w:rsidRDefault="00283007" w:rsidP="00283007">
      <w:pPr>
        <w:rPr>
          <w:rtl/>
        </w:rPr>
      </w:pPr>
      <w:r>
        <w:rPr>
          <w:rFonts w:hint="cs"/>
          <w:rtl/>
        </w:rPr>
        <w:t>"לא, לא קל מארק. אבל כיף."</w:t>
      </w:r>
    </w:p>
    <w:p w14:paraId="371BCBC2" w14:textId="77777777" w:rsidR="00283007" w:rsidRDefault="00283007" w:rsidP="00283007">
      <w:pPr>
        <w:rPr>
          <w:rtl/>
        </w:rPr>
      </w:pPr>
      <w:r>
        <w:rPr>
          <w:rFonts w:hint="cs"/>
          <w:rtl/>
        </w:rPr>
        <w:t>"כיף."</w:t>
      </w:r>
    </w:p>
    <w:p w14:paraId="4064B535" w14:textId="77777777" w:rsidR="00283007" w:rsidRDefault="00283007" w:rsidP="00283007">
      <w:pPr>
        <w:rPr>
          <w:rtl/>
        </w:rPr>
      </w:pPr>
      <w:r>
        <w:rPr>
          <w:rFonts w:hint="cs"/>
          <w:rtl/>
        </w:rPr>
        <w:t xml:space="preserve">"האדם הסביר אחרי שזורקים אותו ככה הוא לא פוגש יותר את האקסית שלו לעולם. ואני... עם סאקורה אני נפגש בלי סוף, עכשו עם יאז, גם </w:t>
      </w:r>
      <w:r>
        <w:rPr>
          <w:rtl/>
        </w:rPr>
        <w:t>–</w:t>
      </w:r>
      <w:r>
        <w:rPr>
          <w:rFonts w:hint="cs"/>
          <w:rtl/>
        </w:rPr>
        <w:t xml:space="preserve"> אני אפגוש אותה כל הזמן." ופתאום נזכר /נהיה מודע לכך </w:t>
      </w:r>
      <w:r>
        <w:rPr>
          <w:rtl/>
        </w:rPr>
        <w:t>–</w:t>
      </w:r>
      <w:r>
        <w:rPr>
          <w:rFonts w:hint="cs"/>
          <w:rtl/>
        </w:rPr>
        <w:t xml:space="preserve"> </w:t>
      </w:r>
      <w:r>
        <w:rPr>
          <w:rFonts w:cs="Times New Roman" w:hint="cs"/>
          <w:rtl/>
        </w:rPr>
        <w:t xml:space="preserve">מארק עם </w:t>
      </w:r>
      <w:r>
        <w:rPr>
          <w:rFonts w:cs="Times New Roman"/>
          <w:rtl/>
        </w:rPr>
        <w:t xml:space="preserve">זיפים!! </w:t>
      </w:r>
      <w:r>
        <w:rPr>
          <w:rFonts w:cs="Times New Roman" w:hint="cs"/>
          <w:rtl/>
        </w:rPr>
        <w:t xml:space="preserve">עם זיפים על כל הפנים. </w:t>
      </w:r>
      <w:r>
        <w:rPr>
          <w:rFonts w:cs="Times New Roman"/>
          <w:rtl/>
        </w:rPr>
        <w:t>הוא אומר - מה אתה עושה, תתגלח מהר. מארק אומר - בשביל מה?? כי יסמין לא אוהבת את זה, לא נוח לה עם זה.</w:t>
      </w:r>
    </w:p>
    <w:p w14:paraId="72888306" w14:textId="77777777" w:rsidR="00283007" w:rsidRDefault="00283007" w:rsidP="00283007">
      <w:pPr>
        <w:rPr>
          <w:rtl/>
        </w:rPr>
      </w:pPr>
      <w:r>
        <w:rPr>
          <w:rFonts w:cs="Times New Roman"/>
          <w:rtl/>
        </w:rPr>
        <w:t>מארק - לא דווקא זה בסדר מבחינתה.</w:t>
      </w:r>
    </w:p>
    <w:p w14:paraId="7A177609" w14:textId="77777777" w:rsidR="00283007" w:rsidRDefault="00283007" w:rsidP="00283007">
      <w:pPr>
        <w:rPr>
          <w:rFonts w:cs="Times New Roman"/>
          <w:rtl/>
        </w:rPr>
      </w:pPr>
      <w:r>
        <w:rPr>
          <w:rFonts w:cs="Times New Roman"/>
          <w:rtl/>
        </w:rPr>
        <w:t>כלומר היא כבר לא מפחדת מזיפים עם הפנים.</w:t>
      </w:r>
    </w:p>
    <w:p w14:paraId="71183705" w14:textId="77777777" w:rsidR="00283007" w:rsidRDefault="00283007" w:rsidP="00283007">
      <w:pPr>
        <w:rPr>
          <w:rtl/>
        </w:rPr>
      </w:pPr>
      <w:r>
        <w:rPr>
          <w:rFonts w:hint="cs"/>
          <w:rtl/>
        </w:rPr>
        <w:t>ואלכס נזכר בהכל, איך הוא לא התאים לה.</w:t>
      </w:r>
    </w:p>
    <w:p w14:paraId="4903AF7B" w14:textId="77777777" w:rsidR="00283007" w:rsidRDefault="00283007" w:rsidP="00283007">
      <w:pPr>
        <w:rPr>
          <w:rtl/>
        </w:rPr>
      </w:pPr>
    </w:p>
    <w:p w14:paraId="2D6FD47B" w14:textId="77777777" w:rsidR="00283007" w:rsidRDefault="00283007" w:rsidP="00283007">
      <w:pPr>
        <w:rPr>
          <w:rtl/>
        </w:rPr>
      </w:pPr>
      <w:r>
        <w:rPr>
          <w:rFonts w:hint="cs"/>
          <w:rtl/>
        </w:rPr>
        <w:t>ראית פינגווינים? באלסקה?</w:t>
      </w:r>
    </w:p>
    <w:p w14:paraId="36374182" w14:textId="77777777" w:rsidR="00283007" w:rsidRDefault="00283007" w:rsidP="00283007">
      <w:pPr>
        <w:rPr>
          <w:rtl/>
        </w:rPr>
      </w:pPr>
      <w:r>
        <w:rPr>
          <w:rFonts w:hint="cs"/>
          <w:rtl/>
        </w:rPr>
        <w:t>לא. גם נראה לי שאין פינגווינים בקוטב הצפוני. רק בדרומי.</w:t>
      </w:r>
    </w:p>
    <w:p w14:paraId="00D8F55E" w14:textId="77777777" w:rsidR="00283007" w:rsidRDefault="00283007" w:rsidP="00283007">
      <w:pPr>
        <w:rPr>
          <w:rtl/>
        </w:rPr>
      </w:pPr>
    </w:p>
    <w:p w14:paraId="1E49C229" w14:textId="77777777" w:rsidR="00283007" w:rsidRDefault="00283007" w:rsidP="00283007">
      <w:pPr>
        <w:pStyle w:val="Heading3"/>
        <w:rPr>
          <w:rtl/>
        </w:rPr>
      </w:pPr>
      <w:r>
        <w:rPr>
          <w:rFonts w:hint="cs"/>
          <w:rtl/>
        </w:rPr>
        <w:lastRenderedPageBreak/>
        <w:t>עם ארקדי שוב</w:t>
      </w:r>
    </w:p>
    <w:p w14:paraId="0EAA5C6A" w14:textId="77777777" w:rsidR="00283007" w:rsidRDefault="00283007" w:rsidP="00283007">
      <w:pPr>
        <w:rPr>
          <w:rtl/>
        </w:rPr>
      </w:pPr>
      <w:r>
        <w:rPr>
          <w:rFonts w:hint="cs"/>
          <w:rtl/>
        </w:rPr>
        <w:t xml:space="preserve">הם יצאו עם חבריו של ארקדי, לפאב כלשהו במדרחוב שהתפוצץ אח"כ או לפני כן, וארקדי שמח שעשו את בדיקת הדם לפני השתיה, כי נראה שאלכס פיתח יכולות שתיה מופלאות ומוגזמות ביותר. זה לא היה נורא, הוא לא היה שיכור גרוע, אלים ודוחה אלא הפך רגשני, </w:t>
      </w:r>
      <w:r w:rsidRPr="00FC5DBB">
        <w:rPr>
          <w:rFonts w:cs="Times New Roman"/>
          <w:rtl/>
        </w:rPr>
        <w:t>נוטה לדברנות יתר ורגשנות יתר</w:t>
      </w:r>
      <w:r>
        <w:rPr>
          <w:rFonts w:cs="Times New Roman" w:hint="cs"/>
          <w:rtl/>
        </w:rPr>
        <w:t xml:space="preserve">. חבריו של ארקדי </w:t>
      </w:r>
      <w:r>
        <w:rPr>
          <w:rFonts w:cs="Times New Roman"/>
          <w:rtl/>
        </w:rPr>
        <w:t>–</w:t>
      </w:r>
      <w:r>
        <w:rPr>
          <w:rFonts w:cs="Times New Roman" w:hint="cs"/>
          <w:rtl/>
        </w:rPr>
        <w:t xml:space="preserve"> הוא הביא איתו שני עתודאים כמוהו, ובגילו כלומר גדולים מאלכס כמעט בשנתיים, כי ארקדי הצליח בכיתה י"א להדביק את הפער עם בני גילו ובכיתה י"ב כבר החל ללמוד רפואה. הם דיברו בעיקר על תוכניות, על עתיד. אלכס לא חשב על שום עתיד. הספיק לו שהתקבל לצנחנים, הוא ידע שבשנה הקרובה הוא עתיד לצנוח, וכבר חישב כיצד ירוויח מספיק כסך בשביל לבצע כמה צניחות חופשיות שם, באיים הקריביים. בכל מקום שיש בו תיירים יש גם אטרקציות למיניהן, וחלקן יקרות להחריד. סיור באוטובוס שעוצר דוווקא מול להקת צבים הנמצאים על סף הכחדה ומלווה בהסברים אקולוגיים יעלה פי מאה וחמישים מאשר נסיעה באוטובוס (אולי לא ממוזג וצפוף למדי) למרחק של קילומטר וחצי מאותם צבים, והליכה בג'ונגל אפוף מפלים ועלים עצומים. מעניין כמה יגבו ממנו על צניחה מהשמיים.</w:t>
      </w:r>
    </w:p>
    <w:p w14:paraId="38A8125B" w14:textId="77777777" w:rsidR="00283007" w:rsidRDefault="00283007" w:rsidP="00283007">
      <w:pPr>
        <w:rPr>
          <w:rtl/>
        </w:rPr>
      </w:pPr>
      <w:r>
        <w:rPr>
          <w:rFonts w:hint="cs"/>
          <w:rtl/>
        </w:rPr>
        <w:t>[</w:t>
      </w:r>
      <w:r>
        <w:rPr>
          <w:rFonts w:cs="Times New Roman"/>
          <w:rtl/>
        </w:rPr>
        <w:t>מתוך ביקורת על 'גשם חייב לרדת':</w:t>
      </w:r>
    </w:p>
    <w:p w14:paraId="22D505F7" w14:textId="77777777" w:rsidR="00283007" w:rsidRDefault="00283007" w:rsidP="00283007">
      <w:pPr>
        <w:rPr>
          <w:rtl/>
        </w:rPr>
      </w:pPr>
      <w:r>
        <w:rPr>
          <w:rFonts w:cs="Times New Roman"/>
          <w:rtl/>
        </w:rPr>
        <w:t xml:space="preserve">קנאוסגורד הוא גם שיכור גרוע, שנוטה לאלימות ולהתנהגויות אנטי-סוציאליות בשכרותו. זה החלק ה"וידויי" שיש פה, אם כי קנאוסגורד לא מתרגש מדי מזה, כפי שראוי היה שיתרגש (כל מי שפגש בחייו שיכורים גרועים יודע עד כמה זה דוחה). </w:t>
      </w:r>
    </w:p>
    <w:p w14:paraId="615288E1" w14:textId="77777777" w:rsidR="00283007" w:rsidRDefault="00283007" w:rsidP="00283007">
      <w:pPr>
        <w:rPr>
          <w:rtl/>
        </w:rPr>
      </w:pPr>
      <w:r>
        <w:rPr>
          <w:rFonts w:hint="cs"/>
          <w:rtl/>
        </w:rPr>
        <w:t>]</w:t>
      </w:r>
    </w:p>
    <w:p w14:paraId="365A09C3" w14:textId="77777777" w:rsidR="00283007" w:rsidRDefault="00283007" w:rsidP="00283007">
      <w:pPr>
        <w:rPr>
          <w:rtl/>
        </w:rPr>
      </w:pPr>
      <w:r>
        <w:rPr>
          <w:rFonts w:hint="cs"/>
          <w:rtl/>
        </w:rPr>
        <w:t>הוא הביא גם את כל קבוצת הלימוד שלו. הם התאכזבו מאוד שהוא לא ישאר באיים גם בקיץ, בתקופה היחידה שבה ניתן היה להם לקחת חופש קצר. "האיים רחוקים מאוד," אלכס אמר והסביר כיצד מגיעים. הפעם הוא לא יטוס דרך לונדון, זה האריך מאוד את הטיסה.</w:t>
      </w:r>
    </w:p>
    <w:p w14:paraId="37355881" w14:textId="77777777" w:rsidR="00283007" w:rsidRDefault="00283007" w:rsidP="00283007">
      <w:pPr>
        <w:rPr>
          <w:rtl/>
        </w:rPr>
      </w:pPr>
      <w:r>
        <w:rPr>
          <w:rFonts w:hint="cs"/>
          <w:rtl/>
        </w:rPr>
        <w:t>"אתה הפסקת לעשן, אלכס?" הוא שאל לאחר שלא ראה את אלכס מעשן מאז שנפגשו.</w:t>
      </w:r>
    </w:p>
    <w:p w14:paraId="14911E77" w14:textId="77777777" w:rsidR="00283007" w:rsidRDefault="00283007" w:rsidP="00283007">
      <w:pPr>
        <w:rPr>
          <w:rtl/>
        </w:rPr>
      </w:pPr>
      <w:r>
        <w:rPr>
          <w:rFonts w:hint="cs"/>
          <w:rtl/>
        </w:rPr>
        <w:t xml:space="preserve">"לא בדיוק... סתם לא יצא." </w:t>
      </w:r>
    </w:p>
    <w:p w14:paraId="1E4A674A" w14:textId="77777777" w:rsidR="00283007" w:rsidRDefault="00283007" w:rsidP="00283007">
      <w:pPr>
        <w:rPr>
          <w:rtl/>
        </w:rPr>
      </w:pPr>
      <w:r>
        <w:rPr>
          <w:rFonts w:hint="cs"/>
          <w:rtl/>
        </w:rPr>
        <w:t>לא היו לאלכס עוד חברים שלא התגייסו כבר, ואת הדודים הוא פגש ביום שנחת. לכן לא היה לו עוד את מי לבקר. רק כשהסביר את ההסבר הזה, ארקדי התרצה לכך שאלכס מבזבז עליו את יומו החופשי היחיד בכל הביקור הקצר הזה בישראל.</w:t>
      </w:r>
    </w:p>
    <w:p w14:paraId="2769543B" w14:textId="77777777" w:rsidR="00283007" w:rsidRDefault="00283007" w:rsidP="00283007">
      <w:pPr>
        <w:rPr>
          <w:rtl/>
        </w:rPr>
      </w:pPr>
    </w:p>
    <w:p w14:paraId="0ED126D1" w14:textId="77777777" w:rsidR="00283007" w:rsidRDefault="00283007" w:rsidP="00283007">
      <w:pPr>
        <w:rPr>
          <w:rtl/>
        </w:rPr>
      </w:pPr>
    </w:p>
    <w:p w14:paraId="08CAC911" w14:textId="77777777" w:rsidR="00283007" w:rsidRDefault="00283007" w:rsidP="00283007">
      <w:pPr>
        <w:rPr>
          <w:rtl/>
        </w:rPr>
      </w:pPr>
    </w:p>
    <w:p w14:paraId="669039EF" w14:textId="77777777" w:rsidR="00283007" w:rsidRDefault="00283007" w:rsidP="00283007">
      <w:pPr>
        <w:rPr>
          <w:rtl/>
        </w:rPr>
      </w:pPr>
    </w:p>
    <w:p w14:paraId="460B7ED5" w14:textId="77777777" w:rsidR="00283007" w:rsidRDefault="00283007" w:rsidP="00283007">
      <w:pPr>
        <w:rPr>
          <w:rtl/>
        </w:rPr>
      </w:pPr>
    </w:p>
    <w:p w14:paraId="420D98A1" w14:textId="77777777" w:rsidR="00283007" w:rsidRDefault="00283007" w:rsidP="00283007">
      <w:pPr>
        <w:pStyle w:val="Heading2"/>
        <w:rPr>
          <w:rtl/>
        </w:rPr>
      </w:pPr>
      <w:r>
        <w:rPr>
          <w:rFonts w:hint="cs"/>
          <w:rtl/>
        </w:rPr>
        <w:t xml:space="preserve">הערה עצומה </w:t>
      </w:r>
      <w:r>
        <w:rPr>
          <w:rFonts w:cstheme="majorBidi"/>
          <w:rtl/>
        </w:rPr>
        <w:t>–</w:t>
      </w:r>
      <w:r>
        <w:rPr>
          <w:rFonts w:hint="cs"/>
          <w:rtl/>
        </w:rPr>
        <w:t xml:space="preserve"> המחקר של מארק</w:t>
      </w:r>
    </w:p>
    <w:p w14:paraId="1EA53DDE" w14:textId="77777777" w:rsidR="00283007" w:rsidRDefault="00283007" w:rsidP="00283007">
      <w:pPr>
        <w:rPr>
          <w:rtl/>
        </w:rPr>
      </w:pPr>
      <w:r>
        <w:rPr>
          <w:rFonts w:hint="cs"/>
          <w:rtl/>
        </w:rPr>
        <w:t xml:space="preserve">על המחקר של מארק </w:t>
      </w:r>
      <w:r>
        <w:rPr>
          <w:rtl/>
        </w:rPr>
        <w:t>–</w:t>
      </w:r>
      <w:r>
        <w:rPr>
          <w:rFonts w:hint="cs"/>
          <w:rtl/>
        </w:rPr>
        <w:t xml:space="preserve"> הורדתי את </w:t>
      </w:r>
      <w:hyperlink r:id="rId31" w:history="1">
        <w:r w:rsidRPr="00A73F20">
          <w:rPr>
            <w:rStyle w:val="Hyperlink"/>
            <w:rFonts w:hint="cs"/>
            <w:rtl/>
          </w:rPr>
          <w:t>המאמר</w:t>
        </w:r>
      </w:hyperlink>
      <w:r>
        <w:rPr>
          <w:rFonts w:hint="cs"/>
          <w:rtl/>
        </w:rPr>
        <w:t xml:space="preserve"> שמתאר תוכנית לאיחוד כל השדות במתמטיקה</w:t>
      </w:r>
    </w:p>
    <w:p w14:paraId="44433E45" w14:textId="77777777" w:rsidR="00283007" w:rsidRDefault="00283007" w:rsidP="00283007">
      <w:pPr>
        <w:rPr>
          <w:rtl/>
        </w:rPr>
      </w:pPr>
      <w:r>
        <w:rPr>
          <w:rFonts w:hint="cs"/>
          <w:rtl/>
        </w:rPr>
        <w:t xml:space="preserve">מארק מעדיף את זה בהרבה על פני מערכות קומפלקסיות וכו'. </w:t>
      </w:r>
    </w:p>
    <w:p w14:paraId="62B8C7FD" w14:textId="77777777" w:rsidR="00283007" w:rsidRDefault="00283007" w:rsidP="00283007">
      <w:pPr>
        <w:rPr>
          <w:rtl/>
        </w:rPr>
      </w:pPr>
    </w:p>
    <w:p w14:paraId="65DD1677" w14:textId="77777777" w:rsidR="00283007" w:rsidRPr="00CD067C" w:rsidRDefault="00283007" w:rsidP="00283007">
      <w:pPr>
        <w:rPr>
          <w:rtl/>
        </w:rPr>
      </w:pPr>
    </w:p>
    <w:p w14:paraId="6DB3C019" w14:textId="77777777" w:rsidR="00283007" w:rsidRPr="00CD067C" w:rsidRDefault="00283007" w:rsidP="00283007">
      <w:pPr>
        <w:rPr>
          <w:rtl/>
        </w:rPr>
      </w:pPr>
    </w:p>
    <w:p w14:paraId="23DD7C5D" w14:textId="77777777" w:rsidR="00283007" w:rsidRPr="0044357B" w:rsidRDefault="00283007" w:rsidP="00283007">
      <w:pPr>
        <w:pStyle w:val="Heading2"/>
        <w:rPr>
          <w:rtl/>
        </w:rPr>
      </w:pPr>
      <w:r>
        <w:rPr>
          <w:rFonts w:hint="cs"/>
          <w:rtl/>
        </w:rPr>
        <w:lastRenderedPageBreak/>
        <w:t>מי שטס כל כך רחוק</w:t>
      </w:r>
    </w:p>
    <w:p w14:paraId="02F8CA3D" w14:textId="77777777" w:rsidR="00283007" w:rsidRDefault="00283007" w:rsidP="00283007">
      <w:pPr>
        <w:rPr>
          <w:rtl/>
        </w:rPr>
      </w:pPr>
      <w:r>
        <w:rPr>
          <w:rFonts w:hint="cs"/>
          <w:rtl/>
        </w:rPr>
        <w:t xml:space="preserve">סער כעס. הם רבו על השטויות המפגרות ביותר. סער לא הבין איך אלכס למד מהר כל כך ספרדית, ודיבר בשטף, ובאופן קונקרטי הדיון נע סביב המילה </w:t>
      </w:r>
      <w:r>
        <w:t>queso</w:t>
      </w:r>
      <w:r>
        <w:rPr>
          <w:rFonts w:hint="cs"/>
          <w:rtl/>
        </w:rPr>
        <w:t>, שפירושה גבינה, וכשאלכס אמר בתמימות ומתוך אמונה גמורה שהמילה דומה מאוד ל-</w:t>
      </w:r>
      <w:r>
        <w:t>cheese</w:t>
      </w:r>
      <w:r>
        <w:rPr>
          <w:rFonts w:hint="cs"/>
          <w:rtl/>
        </w:rPr>
        <w:t xml:space="preserve">, נשמעת מאוד דומה לה, כשברור שהן לא, סער התפוצץ. בעצם כשאלכס היה אומר שהמילים דומות, הן באמת היו דומות בעיניו, כי הוא הוריד מהן את כל הקישוטים שלהן, כמו שני אחים שהדמיון ביניהם נראה לעין רק כשלאחד מגלחים את זקנו ולשני גוזרים את שערו, ומשילים ממנו את כל השומן במעין פעולת-המסה קסומה. אלכס הכיר הרבה מהטרנספורמציות שצלילים עברו כשמילים זרות נכנסו לשפה מסוימת, והוא אהב לדמיין לעצמו את אותם איכרים, או אבירים, לוחמים בשריון-מתכת ששומעים </w:t>
      </w:r>
      <w:r w:rsidRPr="005D457C">
        <w:t>caseus</w:t>
      </w:r>
      <w:r>
        <w:rPr>
          <w:rFonts w:hint="cs"/>
          <w:rtl/>
        </w:rPr>
        <w:t xml:space="preserve"> [גבינה בלטינית] ואומרים </w:t>
      </w:r>
      <w:r>
        <w:t>queso</w:t>
      </w:r>
      <w:r>
        <w:rPr>
          <w:rFonts w:hint="cs"/>
          <w:rtl/>
        </w:rPr>
        <w:t xml:space="preserve">, מעוותים את המילים כך שיתאמו לצלילים המוכרים עליהם מבית אימא המרוחק, וחוזרים ומביאים חריצי </w:t>
      </w:r>
      <w:r>
        <w:t>caseus</w:t>
      </w:r>
      <w:r>
        <w:rPr>
          <w:rFonts w:hint="cs"/>
          <w:rtl/>
        </w:rPr>
        <w:t xml:space="preserve"> צהובים מצחינים שומניים צרורים במטפחת-פשתן מזוהמת מאבק ומדם בחזרה אל משפחתם וחבריהם, שאינם מזהים אותם כלל, ואומרים, הנה הבאתי לכם </w:t>
      </w:r>
      <w:r>
        <w:t>caseus</w:t>
      </w:r>
      <w:r>
        <w:rPr>
          <w:rFonts w:hint="cs"/>
          <w:rtl/>
        </w:rPr>
        <w:t xml:space="preserve"> והילדים הקטנים מצווחים </w:t>
      </w:r>
      <w:r>
        <w:rPr>
          <w:rtl/>
        </w:rPr>
        <w:t>–</w:t>
      </w:r>
      <w:r>
        <w:rPr>
          <w:rFonts w:hint="cs"/>
          <w:rtl/>
        </w:rPr>
        <w:t xml:space="preserve"> </w:t>
      </w:r>
      <w:r>
        <w:t>queso</w:t>
      </w:r>
      <w:r>
        <w:rPr>
          <w:rFonts w:hint="cs"/>
          <w:rtl/>
        </w:rPr>
        <w:t xml:space="preserve">! או </w:t>
      </w:r>
      <w:r>
        <w:rPr>
          <w:rtl/>
        </w:rPr>
        <w:t>–</w:t>
      </w:r>
      <w:r>
        <w:rPr>
          <w:rFonts w:hint="cs"/>
          <w:rtl/>
        </w:rPr>
        <w:t xml:space="preserve"> </w:t>
      </w:r>
      <w:r>
        <w:t>cȳse</w:t>
      </w:r>
      <w:r>
        <w:rPr>
          <w:rFonts w:hint="cs"/>
          <w:rtl/>
        </w:rPr>
        <w:t xml:space="preserve"> ואחרי עוד הרבה דורות וגלי הגירה וחוות מרוחקות, מבודדות, יגידו </w:t>
      </w:r>
      <w:r>
        <w:t>cheese</w:t>
      </w:r>
      <w:r>
        <w:rPr>
          <w:rFonts w:hint="cs"/>
          <w:rtl/>
        </w:rPr>
        <w:t>...</w:t>
      </w:r>
    </w:p>
    <w:p w14:paraId="1D734075" w14:textId="77777777" w:rsidR="00283007" w:rsidRDefault="00283007" w:rsidP="00283007">
      <w:pPr>
        <w:rPr>
          <w:rtl/>
        </w:rPr>
      </w:pPr>
      <w:r>
        <w:rPr>
          <w:rFonts w:hint="cs"/>
          <w:rtl/>
        </w:rPr>
        <w:t>[</w:t>
      </w:r>
      <w:r w:rsidRPr="00DB35BD">
        <w:t>https://www.google.co.il/search?num=100&amp;q=cheese+etymology</w:t>
      </w:r>
      <w:r>
        <w:rPr>
          <w:rFonts w:hint="cs"/>
          <w:rtl/>
        </w:rPr>
        <w:t>]</w:t>
      </w:r>
    </w:p>
    <w:p w14:paraId="697C881E" w14:textId="77777777" w:rsidR="00283007" w:rsidRDefault="00283007" w:rsidP="00283007">
      <w:pPr>
        <w:rPr>
          <w:rtl/>
        </w:rPr>
      </w:pPr>
      <w:r>
        <w:rPr>
          <w:rFonts w:hint="cs"/>
          <w:rtl/>
        </w:rPr>
        <w:t>אלכס, שייעד את השבוע שלפני הגיוס להתארגנויות למיניהן נאלץ להסכים להתלוות אליו לייל לעזור לו בימיו הראשונים.</w:t>
      </w:r>
    </w:p>
    <w:p w14:paraId="697EDFE8" w14:textId="77777777" w:rsidR="00283007" w:rsidRDefault="00283007" w:rsidP="00283007">
      <w:pPr>
        <w:rPr>
          <w:rtl/>
        </w:rPr>
      </w:pPr>
      <w:r>
        <w:rPr>
          <w:rFonts w:hint="cs"/>
          <w:rtl/>
        </w:rPr>
        <w:t>אלכס התבייש קצת בתאומות הדניות. התחביב הגדול ביותר שלהן היה סלון שיזוף, והוא החליט שזה לא אכפת לו כשהוא היה איתן, אבל עכשיו התבייש בעצמו. וגו'</w:t>
      </w:r>
    </w:p>
    <w:p w14:paraId="4360AE88" w14:textId="77777777" w:rsidR="00283007" w:rsidRDefault="00283007" w:rsidP="00283007">
      <w:pPr>
        <w:rPr>
          <w:rtl/>
        </w:rPr>
      </w:pPr>
      <w:r>
        <w:rPr>
          <w:rFonts w:hint="cs"/>
          <w:rtl/>
        </w:rPr>
        <w:t>[</w:t>
      </w:r>
    </w:p>
    <w:p w14:paraId="6F147CC8" w14:textId="77777777" w:rsidR="00283007" w:rsidRDefault="00283007" w:rsidP="00283007">
      <w:pPr>
        <w:rPr>
          <w:rtl/>
        </w:rPr>
      </w:pPr>
      <w:r>
        <w:rPr>
          <w:rFonts w:hint="cs"/>
          <w:rtl/>
        </w:rPr>
        <w:t xml:space="preserve">מתוך </w:t>
      </w:r>
      <w:hyperlink r:id="rId32" w:history="1">
        <w:r w:rsidRPr="002A169D">
          <w:rPr>
            <w:rStyle w:val="Hyperlink"/>
            <w:rFonts w:hint="cs"/>
            <w:rtl/>
          </w:rPr>
          <w:t>תגובה</w:t>
        </w:r>
      </w:hyperlink>
    </w:p>
    <w:p w14:paraId="0003FBA6" w14:textId="77777777" w:rsidR="00283007" w:rsidRDefault="00283007" w:rsidP="00283007">
      <w:pPr>
        <w:rPr>
          <w:rFonts w:cs="Times New Roman"/>
          <w:rtl/>
        </w:rPr>
      </w:pPr>
      <w:r w:rsidRPr="002A169D">
        <w:rPr>
          <w:rFonts w:cs="Times New Roman"/>
          <w:rtl/>
        </w:rPr>
        <w:t>השילוש הקדוש הוא אצבע בתחת עמוק עם ליקוק ומציצת ביצים תוך כדי שהגבר עושה ביד. אופציה נוספת היא שתי נשים אחת מוצצת אחת אוכלת ביצים ומעסה את הרקטום. זה מטורף.</w:t>
      </w:r>
    </w:p>
    <w:p w14:paraId="33D9AD80" w14:textId="77777777" w:rsidR="00283007" w:rsidRDefault="00283007" w:rsidP="00283007">
      <w:pPr>
        <w:rPr>
          <w:rtl/>
        </w:rPr>
      </w:pPr>
      <w:r>
        <w:rPr>
          <w:rFonts w:hint="cs"/>
          <w:rtl/>
        </w:rPr>
        <w:t>]</w:t>
      </w:r>
    </w:p>
    <w:p w14:paraId="40E1E90F" w14:textId="77777777" w:rsidR="00283007" w:rsidRDefault="00283007" w:rsidP="00283007">
      <w:pPr>
        <w:rPr>
          <w:rtl/>
        </w:rPr>
      </w:pPr>
      <w:r>
        <w:rPr>
          <w:rFonts w:hint="cs"/>
          <w:rtl/>
        </w:rPr>
        <w:t>לא נותר לאלכס כסף כלל. אפילו בקוסטה-ריקה שם הייתה להם עצירה [</w:t>
      </w:r>
      <w:r>
        <w:t>layover</w:t>
      </w:r>
      <w:r>
        <w:rPr>
          <w:rFonts w:hint="cs"/>
          <w:rtl/>
        </w:rPr>
        <w:t>] ארוכה, סער נאלץ לשלם עבורו את 50 דולר שנקנסו על כך שיצאו את שדה התעופה וביקשו להכנס שוב. [לבדוק]</w:t>
      </w:r>
    </w:p>
    <w:p w14:paraId="35B6B8C8" w14:textId="77777777" w:rsidR="00283007" w:rsidRDefault="00283007" w:rsidP="00283007">
      <w:pPr>
        <w:rPr>
          <w:rFonts w:cs="Times New Roman"/>
          <w:rtl/>
        </w:rPr>
      </w:pPr>
      <w:r>
        <w:rPr>
          <w:rFonts w:cs="Times New Roman" w:hint="cs"/>
          <w:rtl/>
        </w:rPr>
        <w:t>לחילופין:</w:t>
      </w:r>
    </w:p>
    <w:p w14:paraId="3DDBA806" w14:textId="77777777" w:rsidR="00283007" w:rsidRDefault="00283007" w:rsidP="00283007">
      <w:pPr>
        <w:rPr>
          <w:rtl/>
        </w:rPr>
      </w:pPr>
      <w:r w:rsidRPr="00C67866">
        <w:rPr>
          <w:rFonts w:cs="Times New Roman"/>
          <w:rtl/>
        </w:rPr>
        <w:t xml:space="preserve">כשאלכס חוזר מהטיול לאיים הקריביים, הוא עובר על הוצאותיו - או סער עובר - ומתברר שבזבז 50 דולר כשיצא משדה התעופה בקוסטה ריחקה במהלך </w:t>
      </w:r>
      <w:r w:rsidRPr="00C67866">
        <w:t>leg</w:t>
      </w:r>
      <w:r w:rsidRPr="00C67866">
        <w:rPr>
          <w:rFonts w:cs="Times New Roman"/>
          <w:rtl/>
        </w:rPr>
        <w:t xml:space="preserve"> ארוך מדי של כמה שעות וכשרצה לחזור דרשו ממנו קנס של 50 דולר - לבדוק.</w:t>
      </w:r>
    </w:p>
    <w:p w14:paraId="2EC9C014" w14:textId="77777777" w:rsidR="00283007" w:rsidRPr="00CD067C" w:rsidRDefault="00283007" w:rsidP="00283007">
      <w:pPr>
        <w:rPr>
          <w:rtl/>
        </w:rPr>
      </w:pPr>
      <w:r>
        <w:rPr>
          <w:rFonts w:hint="cs"/>
          <w:rtl/>
        </w:rPr>
        <w:t>[</w:t>
      </w:r>
      <w:r w:rsidRPr="00CD067C">
        <w:rPr>
          <w:rFonts w:hint="cs"/>
          <w:rtl/>
        </w:rPr>
        <w:t>סער</w:t>
      </w:r>
      <w:r w:rsidRPr="00CD067C">
        <w:rPr>
          <w:rtl/>
        </w:rPr>
        <w:t xml:space="preserve"> התקבל ל</w:t>
      </w:r>
      <w:r w:rsidRPr="00CD067C">
        <w:rPr>
          <w:rFonts w:hint="cs"/>
          <w:rtl/>
        </w:rPr>
        <w:t>-ייל</w:t>
      </w:r>
      <w:r w:rsidRPr="00CD067C">
        <w:rPr>
          <w:rtl/>
        </w:rPr>
        <w:t xml:space="preserve"> ואלכס ליווה אותו לשם לימים האחרונים לפני תחילת הסמסטר ולפני הגיוס שלו,</w:t>
      </w:r>
      <w:r>
        <w:rPr>
          <w:rFonts w:hint="cs"/>
          <w:rtl/>
        </w:rPr>
        <w:t>]</w:t>
      </w:r>
      <w:r w:rsidRPr="00CD067C">
        <w:rPr>
          <w:rtl/>
        </w:rPr>
        <w:t xml:space="preserve"> אלכס ישן בחדר של סער במעונות ובמשך היום התאמן איתו אימוני ריצה ארוכים. הם בלטו בקמפוס – בגופם השזוף והנוצץ </w:t>
      </w:r>
      <w:r>
        <w:rPr>
          <w:rFonts w:hint="cs"/>
          <w:rtl/>
        </w:rPr>
        <w:t>מ</w:t>
      </w:r>
      <w:r w:rsidRPr="00CD067C">
        <w:rPr>
          <w:rtl/>
        </w:rPr>
        <w:t>חודשי</w:t>
      </w:r>
      <w:r>
        <w:rPr>
          <w:rFonts w:hint="cs"/>
          <w:rtl/>
        </w:rPr>
        <w:t xml:space="preserve"> </w:t>
      </w:r>
      <w:r w:rsidRPr="00CD067C">
        <w:rPr>
          <w:rtl/>
        </w:rPr>
        <w:t xml:space="preserve">צלילה וגלישה. </w:t>
      </w:r>
      <w:r>
        <w:rPr>
          <w:rFonts w:hint="cs"/>
          <w:rtl/>
        </w:rPr>
        <w:t>[</w:t>
      </w:r>
      <w:r w:rsidRPr="00CD067C">
        <w:rPr>
          <w:rtl/>
        </w:rPr>
        <w:t>הסטודנטים והסגל היו חיוורים, קפוצי שפתיים לאחר חורף חסר רחמים נוסף.</w:t>
      </w:r>
      <w:r>
        <w:rPr>
          <w:rFonts w:hint="cs"/>
          <w:rtl/>
        </w:rPr>
        <w:t>]</w:t>
      </w:r>
    </w:p>
    <w:p w14:paraId="0CDA8733" w14:textId="77777777" w:rsidR="00283007" w:rsidRDefault="00283007" w:rsidP="00283007">
      <w:pPr>
        <w:rPr>
          <w:rtl/>
        </w:rPr>
      </w:pPr>
      <w:r w:rsidRPr="00CD067C">
        <w:rPr>
          <w:rtl/>
        </w:rPr>
        <w:t>את לילך</w:t>
      </w:r>
      <w:r>
        <w:rPr>
          <w:rFonts w:hint="cs"/>
          <w:rtl/>
        </w:rPr>
        <w:t>, ב</w:t>
      </w:r>
      <w:r>
        <w:rPr>
          <w:rtl/>
        </w:rPr>
        <w:t>חצאית עם הדפס של דגים</w:t>
      </w:r>
      <w:r>
        <w:rPr>
          <w:rFonts w:hint="cs"/>
          <w:rtl/>
        </w:rPr>
        <w:t>,</w:t>
      </w:r>
      <w:r w:rsidRPr="00CD067C">
        <w:rPr>
          <w:rtl/>
        </w:rPr>
        <w:t xml:space="preserve"> הם פגשו </w:t>
      </w:r>
      <w:r>
        <w:rPr>
          <w:rtl/>
        </w:rPr>
        <w:t>בתור למתקן בפארק שעשועים</w:t>
      </w:r>
      <w:r>
        <w:rPr>
          <w:rFonts w:hint="cs"/>
          <w:rtl/>
        </w:rPr>
        <w:t>.</w:t>
      </w:r>
      <w:r w:rsidRPr="00CD067C">
        <w:rPr>
          <w:rtl/>
        </w:rPr>
        <w:t xml:space="preserve"> </w:t>
      </w:r>
      <w:r>
        <w:rPr>
          <w:rFonts w:hint="cs"/>
          <w:rtl/>
        </w:rPr>
        <w:t>ה</w:t>
      </w:r>
      <w:r w:rsidRPr="00CD067C">
        <w:rPr>
          <w:rFonts w:hint="cs"/>
          <w:rtl/>
        </w:rPr>
        <w:t xml:space="preserve">יא </w:t>
      </w:r>
      <w:r>
        <w:rPr>
          <w:rFonts w:hint="cs"/>
          <w:rtl/>
        </w:rPr>
        <w:t>הייתה</w:t>
      </w:r>
      <w:r w:rsidRPr="00CD067C">
        <w:rPr>
          <w:rFonts w:hint="cs"/>
          <w:rtl/>
        </w:rPr>
        <w:t xml:space="preserve"> </w:t>
      </w:r>
      <w:r>
        <w:rPr>
          <w:rFonts w:hint="cs"/>
          <w:rtl/>
        </w:rPr>
        <w:t>תלמידת י"ב</w:t>
      </w:r>
      <w:r w:rsidRPr="00CD067C">
        <w:rPr>
          <w:rFonts w:hint="cs"/>
          <w:rtl/>
        </w:rPr>
        <w:t>, ו</w:t>
      </w:r>
      <w:r>
        <w:rPr>
          <w:rFonts w:hint="cs"/>
          <w:rtl/>
        </w:rPr>
        <w:t>באה</w:t>
      </w:r>
      <w:r w:rsidRPr="00CD067C">
        <w:rPr>
          <w:rFonts w:hint="cs"/>
          <w:rtl/>
        </w:rPr>
        <w:t xml:space="preserve"> ל</w:t>
      </w:r>
      <w:r w:rsidRPr="00CD067C">
        <w:rPr>
          <w:rtl/>
        </w:rPr>
        <w:t xml:space="preserve">בקר את הדוד שלה </w:t>
      </w:r>
      <w:r w:rsidRPr="00CD067C">
        <w:rPr>
          <w:rFonts w:hint="cs"/>
          <w:rtl/>
        </w:rPr>
        <w:t>ש</w:t>
      </w:r>
      <w:r w:rsidRPr="00CD067C">
        <w:rPr>
          <w:rtl/>
        </w:rPr>
        <w:t>לימד בפקולטה למשפטים ב</w:t>
      </w:r>
      <w:r w:rsidRPr="00CD067C">
        <w:rPr>
          <w:rFonts w:hint="cs"/>
          <w:rtl/>
        </w:rPr>
        <w:t>ייל.</w:t>
      </w:r>
      <w:r w:rsidRPr="00CD067C">
        <w:rPr>
          <w:rtl/>
        </w:rPr>
        <w:t xml:space="preserve"> </w:t>
      </w:r>
    </w:p>
    <w:p w14:paraId="36817164" w14:textId="77777777" w:rsidR="00283007" w:rsidRDefault="00283007" w:rsidP="00283007">
      <w:pPr>
        <w:rPr>
          <w:rtl/>
        </w:rPr>
      </w:pPr>
      <w:r>
        <w:rPr>
          <w:rFonts w:hint="cs"/>
          <w:rtl/>
        </w:rPr>
        <w:t xml:space="preserve">לחילופין </w:t>
      </w:r>
      <w:r>
        <w:rPr>
          <w:rtl/>
        </w:rPr>
        <w:t>–</w:t>
      </w:r>
      <w:r>
        <w:rPr>
          <w:rFonts w:hint="cs"/>
          <w:rtl/>
        </w:rPr>
        <w:t xml:space="preserve"> </w:t>
      </w:r>
    </w:p>
    <w:p w14:paraId="1EE7D635" w14:textId="77777777" w:rsidR="00283007" w:rsidRDefault="00283007" w:rsidP="00283007">
      <w:pPr>
        <w:rPr>
          <w:rtl/>
        </w:rPr>
      </w:pPr>
      <w:r w:rsidRPr="002C360F">
        <w:rPr>
          <w:rFonts w:cs="Times New Roman"/>
          <w:rtl/>
        </w:rPr>
        <w:t xml:space="preserve">אולי הם בעצם נפגשו </w:t>
      </w:r>
      <w:r>
        <w:rPr>
          <w:rFonts w:cs="Times New Roman"/>
          <w:rtl/>
        </w:rPr>
        <w:t>כשאלכס הסתובב עם מ</w:t>
      </w:r>
      <w:r>
        <w:rPr>
          <w:rFonts w:cs="Times New Roman" w:hint="cs"/>
          <w:rtl/>
        </w:rPr>
        <w:t>י</w:t>
      </w:r>
      <w:r w:rsidRPr="002C360F">
        <w:rPr>
          <w:rFonts w:cs="Times New Roman"/>
          <w:rtl/>
        </w:rPr>
        <w:t>שהי מבוגר</w:t>
      </w:r>
      <w:r>
        <w:rPr>
          <w:rFonts w:cs="Times New Roman"/>
          <w:rtl/>
        </w:rPr>
        <w:t>ת יותר - מי?</w:t>
      </w:r>
      <w:r>
        <w:rPr>
          <w:rFonts w:cs="Times New Roman" w:hint="cs"/>
          <w:rtl/>
        </w:rPr>
        <w:t xml:space="preserve"> אולי איזו פוסט-דוקטורנטית מבוגרת שהם מסתובבים איתה...</w:t>
      </w:r>
      <w:r>
        <w:rPr>
          <w:rFonts w:cs="Times New Roman"/>
          <w:rtl/>
        </w:rPr>
        <w:t xml:space="preserve"> ולילך ניסתה למכור </w:t>
      </w:r>
      <w:r>
        <w:rPr>
          <w:rFonts w:cs="Times New Roman" w:hint="cs"/>
          <w:rtl/>
        </w:rPr>
        <w:t>ל</w:t>
      </w:r>
      <w:r w:rsidRPr="002C360F">
        <w:rPr>
          <w:rFonts w:cs="Times New Roman"/>
          <w:rtl/>
        </w:rPr>
        <w:t xml:space="preserve">הם מוצרי קוסמטיקה של ים המלח, וכשאלכס אמר לה </w:t>
      </w:r>
      <w:r>
        <w:rPr>
          <w:rFonts w:cs="Times New Roman"/>
          <w:rtl/>
        </w:rPr>
        <w:t>–</w:t>
      </w:r>
      <w:r w:rsidRPr="002C360F">
        <w:rPr>
          <w:rFonts w:cs="Times New Roman"/>
          <w:rtl/>
        </w:rPr>
        <w:t xml:space="preserve"> אחו</w:t>
      </w:r>
      <w:r>
        <w:rPr>
          <w:rFonts w:cs="Times New Roman"/>
          <w:rtl/>
        </w:rPr>
        <w:t>תי,</w:t>
      </w:r>
      <w:r>
        <w:rPr>
          <w:rFonts w:cs="Times New Roman" w:hint="cs"/>
          <w:rtl/>
        </w:rPr>
        <w:t xml:space="preserve"> הוא אמר וה-ח' </w:t>
      </w:r>
      <w:r>
        <w:rPr>
          <w:rFonts w:cs="Times New Roman" w:hint="cs"/>
          <w:rtl/>
        </w:rPr>
        <w:lastRenderedPageBreak/>
        <w:t>התחכחה בחיך שלו בחשדנות,</w:t>
      </w:r>
      <w:r>
        <w:rPr>
          <w:rFonts w:cs="Times New Roman"/>
          <w:rtl/>
        </w:rPr>
        <w:t xml:space="preserve"> </w:t>
      </w:r>
      <w:r>
        <w:rPr>
          <w:rFonts w:cs="Times New Roman" w:hint="cs"/>
          <w:rtl/>
        </w:rPr>
        <w:t>א</w:t>
      </w:r>
      <w:r>
        <w:rPr>
          <w:rFonts w:cs="Times New Roman"/>
          <w:rtl/>
        </w:rPr>
        <w:t xml:space="preserve">ני </w:t>
      </w:r>
      <w:r>
        <w:rPr>
          <w:rFonts w:cs="Times New Roman" w:hint="cs"/>
          <w:rtl/>
        </w:rPr>
        <w:t>י</w:t>
      </w:r>
      <w:r>
        <w:rPr>
          <w:rFonts w:cs="Times New Roman"/>
          <w:rtl/>
        </w:rPr>
        <w:t xml:space="preserve">שראלי, </w:t>
      </w:r>
      <w:r>
        <w:rPr>
          <w:rFonts w:cs="Times New Roman" w:hint="cs"/>
          <w:rtl/>
        </w:rPr>
        <w:t xml:space="preserve">וה-ר' פירפרה בגרונו בזרות [משהו עם ר'], </w:t>
      </w:r>
      <w:r>
        <w:rPr>
          <w:rFonts w:cs="Times New Roman"/>
          <w:rtl/>
        </w:rPr>
        <w:t xml:space="preserve">היא לא האמינה, </w:t>
      </w:r>
      <w:r>
        <w:rPr>
          <w:rFonts w:cs="Times New Roman" w:hint="cs"/>
          <w:rtl/>
        </w:rPr>
        <w:t>ו</w:t>
      </w:r>
      <w:r w:rsidRPr="002C360F">
        <w:rPr>
          <w:rFonts w:cs="Times New Roman"/>
          <w:rtl/>
        </w:rPr>
        <w:t>גם הוא לרגע לא האמין... זה היה המשפט הראשון בעברית שאמר במשך כמה חודשים...</w:t>
      </w:r>
    </w:p>
    <w:p w14:paraId="3F1170AB" w14:textId="77777777" w:rsidR="00283007" w:rsidRDefault="00283007" w:rsidP="00283007">
      <w:pPr>
        <w:rPr>
          <w:rtl/>
        </w:rPr>
      </w:pPr>
      <w:r>
        <w:rPr>
          <w:rFonts w:hint="cs"/>
          <w:rtl/>
        </w:rPr>
        <w:t>"אני לא מאמינה שאתם באמת מראשון," היא אמרה.</w:t>
      </w:r>
    </w:p>
    <w:p w14:paraId="1B1C198E" w14:textId="77777777" w:rsidR="00283007" w:rsidRPr="00CD067C" w:rsidRDefault="00283007" w:rsidP="00283007">
      <w:pPr>
        <w:rPr>
          <w:rtl/>
        </w:rPr>
      </w:pPr>
      <w:r>
        <w:rPr>
          <w:rFonts w:hint="cs"/>
          <w:rtl/>
        </w:rPr>
        <w:t>"מה זה ראשון, ראשל"צ רבּתי," אמר אלכס ששמח מאוד שהעברית לא נשתכחה לגמרי ממנו.</w:t>
      </w:r>
    </w:p>
    <w:p w14:paraId="200D105D" w14:textId="77777777" w:rsidR="00283007" w:rsidRPr="00CD067C" w:rsidRDefault="00283007" w:rsidP="00283007">
      <w:pPr>
        <w:rPr>
          <w:rtl/>
        </w:rPr>
      </w:pPr>
      <w:r>
        <w:rPr>
          <w:rFonts w:hint="cs"/>
          <w:rtl/>
        </w:rPr>
        <w:t>[</w:t>
      </w:r>
      <w:r w:rsidRPr="00CD067C">
        <w:rPr>
          <w:rtl/>
        </w:rPr>
        <w:t>היא פתחה להם חשבון ב-</w:t>
      </w:r>
      <w:r w:rsidRPr="00CD067C">
        <w:t>gmail</w:t>
      </w:r>
      <w:r w:rsidRPr="00CD067C">
        <w:rPr>
          <w:rtl/>
        </w:rPr>
        <w:t xml:space="preserve">, הם היו בין הראשונים בעולם, אלכס בחר בשם – </w:t>
      </w:r>
      <w:r w:rsidRPr="00CD067C">
        <w:t>alexxhoff</w:t>
      </w:r>
      <w:r w:rsidRPr="00CD067C">
        <w:rPr>
          <w:rtl/>
        </w:rPr>
        <w:t>.</w:t>
      </w:r>
      <w:r>
        <w:rPr>
          <w:rFonts w:hint="cs"/>
          <w:rtl/>
        </w:rPr>
        <w:t xml:space="preserve"> -&gt; סליחה אבל ג'ימייל התחיל רק באפריל 2004]</w:t>
      </w:r>
    </w:p>
    <w:p w14:paraId="303986F8" w14:textId="77777777" w:rsidR="00283007" w:rsidRDefault="00283007" w:rsidP="00283007">
      <w:pPr>
        <w:rPr>
          <w:rtl/>
        </w:rPr>
      </w:pPr>
      <w:r w:rsidRPr="00CD067C">
        <w:rPr>
          <w:rtl/>
        </w:rPr>
        <w:t xml:space="preserve">היא עמדה לחזור </w:t>
      </w:r>
      <w:r>
        <w:rPr>
          <w:rFonts w:hint="cs"/>
          <w:rtl/>
        </w:rPr>
        <w:t>כעבור</w:t>
      </w:r>
      <w:r w:rsidRPr="00CD067C">
        <w:rPr>
          <w:rtl/>
        </w:rPr>
        <w:t xml:space="preserve"> יומיים ואלכס </w:t>
      </w:r>
      <w:r>
        <w:rPr>
          <w:rFonts w:hint="cs"/>
          <w:rtl/>
        </w:rPr>
        <w:t>שינה את כרטיסו</w:t>
      </w:r>
      <w:r w:rsidRPr="00CD067C">
        <w:rPr>
          <w:rtl/>
        </w:rPr>
        <w:t xml:space="preserve"> וחזר איתה לישראל. </w:t>
      </w:r>
    </w:p>
    <w:p w14:paraId="29FBA100" w14:textId="77777777" w:rsidR="00283007" w:rsidRDefault="00283007" w:rsidP="00283007">
      <w:pPr>
        <w:rPr>
          <w:rtl/>
        </w:rPr>
      </w:pPr>
      <w:r>
        <w:rPr>
          <w:rFonts w:hint="cs"/>
          <w:rtl/>
        </w:rPr>
        <w:t>סער כעס. הוא כבר החליט שהיא האדם האידאלי עבורו. ואיך אלכס מעז.</w:t>
      </w:r>
    </w:p>
    <w:p w14:paraId="355C4CBA" w14:textId="77777777" w:rsidR="00283007" w:rsidRDefault="00283007" w:rsidP="00283007">
      <w:pPr>
        <w:rPr>
          <w:rtl/>
        </w:rPr>
      </w:pPr>
      <w:r>
        <w:rPr>
          <w:rFonts w:hint="cs"/>
          <w:rtl/>
        </w:rPr>
        <w:t>מה אתה כועס? אם היא לא תרצה אותי כלום לא יקרה. אם היא מעדיפה אותך אז...</w:t>
      </w:r>
    </w:p>
    <w:p w14:paraId="30F8393D" w14:textId="77777777" w:rsidR="00283007" w:rsidRDefault="00283007" w:rsidP="00283007">
      <w:pPr>
        <w:rPr>
          <w:rtl/>
        </w:rPr>
      </w:pPr>
      <w:r>
        <w:rPr>
          <w:rFonts w:hint="cs"/>
          <w:rtl/>
        </w:rPr>
        <w:t xml:space="preserve">אלכס אתה זורק את עצמך עליה כמו איזה זונה של בית מטבחיים[משהו יותר ציורי]. </w:t>
      </w:r>
    </w:p>
    <w:p w14:paraId="3DB89F72" w14:textId="77777777" w:rsidR="00283007" w:rsidRDefault="00283007" w:rsidP="00283007">
      <w:pPr>
        <w:rPr>
          <w:rtl/>
        </w:rPr>
      </w:pPr>
      <w:r>
        <w:rPr>
          <w:rFonts w:hint="cs"/>
          <w:rtl/>
        </w:rPr>
        <w:t>אבל מה אתה כועס כמו איזה נמיה? מה... אני בינכה כבר חוזר ארצה. אז אני טס איתה.</w:t>
      </w:r>
    </w:p>
    <w:p w14:paraId="6EC99A6C" w14:textId="77777777" w:rsidR="00283007" w:rsidRDefault="00283007" w:rsidP="00283007">
      <w:pPr>
        <w:rPr>
          <w:rtl/>
        </w:rPr>
      </w:pPr>
      <w:r>
        <w:rPr>
          <w:rFonts w:hint="cs"/>
          <w:rtl/>
        </w:rPr>
        <w:t>אל תגיד שאתה לא תנסה להתחיל איתה.</w:t>
      </w:r>
    </w:p>
    <w:p w14:paraId="47362269" w14:textId="77777777" w:rsidR="00283007" w:rsidRDefault="00283007" w:rsidP="00283007">
      <w:pPr>
        <w:rPr>
          <w:rtl/>
        </w:rPr>
      </w:pPr>
      <w:r>
        <w:rPr>
          <w:rFonts w:hint="cs"/>
          <w:rtl/>
        </w:rPr>
        <w:t xml:space="preserve">ברור שאני אנסה. למה שאני לא אנסה? היא אחלה בחורה. אבל תתנחם בעובדה שאם הייתם חברים לא הייתי מנסה כלום. </w:t>
      </w:r>
    </w:p>
    <w:p w14:paraId="02D2F5AF" w14:textId="77777777" w:rsidR="00283007" w:rsidRDefault="00283007" w:rsidP="00283007">
      <w:pPr>
        <w:rPr>
          <w:rtl/>
        </w:rPr>
      </w:pPr>
    </w:p>
    <w:p w14:paraId="7227DE63" w14:textId="77777777" w:rsidR="00283007" w:rsidRDefault="00283007" w:rsidP="00283007">
      <w:pPr>
        <w:rPr>
          <w:rtl/>
        </w:rPr>
      </w:pPr>
    </w:p>
    <w:p w14:paraId="7E8B756C" w14:textId="77777777" w:rsidR="00283007" w:rsidRPr="00CD067C" w:rsidRDefault="00283007" w:rsidP="00283007">
      <w:pPr>
        <w:rPr>
          <w:rtl/>
        </w:rPr>
      </w:pPr>
      <w:r>
        <w:rPr>
          <w:rFonts w:cs="Times New Roman"/>
          <w:rtl/>
        </w:rPr>
        <w:t>לילך: שיערה לא היה מתולתל, אבל היה קופצני ובלתי מסודר בכלל, מחוץ לקוקו וגם בתוך קוקו שובב לגמרי ומתנהג באופן בלתי יאה בעליל כשהיא אספה את ברכיה מתחת לסנטרה והתווכחה איתם בלהט על הסיבות הרבות שבעטיין המטריקס עולה על מועדון קרב. אלכס ראה את המטריקס בספרדית, וחש שהפסיד חלק גדול מהעלילה וגו'....</w:t>
      </w:r>
    </w:p>
    <w:p w14:paraId="4724B1EF" w14:textId="77777777" w:rsidR="00283007" w:rsidRDefault="00283007" w:rsidP="00283007">
      <w:pPr>
        <w:rPr>
          <w:rtl/>
        </w:rPr>
      </w:pPr>
    </w:p>
    <w:p w14:paraId="65CB07D9" w14:textId="77777777" w:rsidR="00283007" w:rsidRDefault="00283007" w:rsidP="00283007">
      <w:pPr>
        <w:rPr>
          <w:rtl/>
        </w:rPr>
      </w:pPr>
      <w:r>
        <w:rPr>
          <w:rFonts w:hint="cs"/>
          <w:rtl/>
        </w:rPr>
        <w:t>"מי שטס כל כך רחוק," אלכס אמר לאחר הרבה מאוד שעות טיסה.</w:t>
      </w:r>
    </w:p>
    <w:p w14:paraId="38F8EA7F" w14:textId="77777777" w:rsidR="00283007" w:rsidRDefault="00283007" w:rsidP="00283007">
      <w:pPr>
        <w:rPr>
          <w:rtl/>
        </w:rPr>
      </w:pPr>
      <w:r>
        <w:rPr>
          <w:rFonts w:hint="cs"/>
          <w:rtl/>
        </w:rPr>
        <w:t>הגבר החרדי שישב לידם קם להתפלל בקדמת המטוס.</w:t>
      </w:r>
    </w:p>
    <w:p w14:paraId="4048DBBC" w14:textId="77777777" w:rsidR="00283007" w:rsidRDefault="00283007" w:rsidP="00283007">
      <w:pPr>
        <w:rPr>
          <w:rtl/>
        </w:rPr>
      </w:pPr>
      <w:r>
        <w:rPr>
          <w:rFonts w:hint="cs"/>
          <w:rtl/>
        </w:rPr>
        <w:t>"התחלת להגיד משהו? מי שטס כל כך רחוק..."</w:t>
      </w:r>
    </w:p>
    <w:p w14:paraId="46228DB8" w14:textId="77777777" w:rsidR="00283007" w:rsidRDefault="00283007" w:rsidP="00283007">
      <w:pPr>
        <w:rPr>
          <w:rtl/>
        </w:rPr>
      </w:pPr>
      <w:r>
        <w:rPr>
          <w:rFonts w:hint="cs"/>
          <w:rtl/>
        </w:rPr>
        <w:t>"מי שטס כל כך רחוק, בטח יודע בדיוק לאן הוא רוצה להגיע."</w:t>
      </w:r>
    </w:p>
    <w:p w14:paraId="36A39E31" w14:textId="77777777" w:rsidR="00283007" w:rsidRDefault="00283007" w:rsidP="00283007">
      <w:pPr>
        <w:rPr>
          <w:rtl/>
        </w:rPr>
      </w:pPr>
      <w:r>
        <w:rPr>
          <w:rFonts w:hint="cs"/>
          <w:rtl/>
        </w:rPr>
        <w:t>"מה?" היא צחקה.</w:t>
      </w:r>
    </w:p>
    <w:p w14:paraId="3DF8892E" w14:textId="77777777" w:rsidR="00283007" w:rsidRDefault="00283007" w:rsidP="00283007">
      <w:pPr>
        <w:rPr>
          <w:rtl/>
        </w:rPr>
      </w:pPr>
      <w:r>
        <w:rPr>
          <w:rFonts w:hint="cs"/>
          <w:rtl/>
        </w:rPr>
        <w:t>"אני טס מעל חצי פלנטה, כאילו אני יודע לאן." הוא פתח לה אחד מבקבוקוני הוודקה שהדיילת הבכירה הבריחה [</w:t>
      </w:r>
      <w:r>
        <w:t>smuggled</w:t>
      </w:r>
      <w:r>
        <w:rPr>
          <w:rFonts w:hint="cs"/>
          <w:rtl/>
        </w:rPr>
        <w:t>] עבורו ממחלקת עסקים.</w:t>
      </w:r>
    </w:p>
    <w:p w14:paraId="02B37937" w14:textId="77777777" w:rsidR="00283007" w:rsidRDefault="00283007" w:rsidP="00283007">
      <w:pPr>
        <w:rPr>
          <w:rtl/>
        </w:rPr>
      </w:pPr>
      <w:r>
        <w:rPr>
          <w:rFonts w:hint="cs"/>
          <w:rtl/>
        </w:rPr>
        <w:t>"אתה מתגייס, לא?"</w:t>
      </w:r>
    </w:p>
    <w:p w14:paraId="3A3DDBBE" w14:textId="77777777" w:rsidR="00283007" w:rsidRDefault="00283007" w:rsidP="00283007">
      <w:pPr>
        <w:rPr>
          <w:rtl/>
        </w:rPr>
      </w:pPr>
      <w:r>
        <w:rPr>
          <w:rFonts w:hint="cs"/>
          <w:rtl/>
        </w:rPr>
        <w:t>"כן, עוד יומיים. או שלושה. איבדתי את החישוב, איזה יום היום בכלל."</w:t>
      </w:r>
    </w:p>
    <w:p w14:paraId="7223DAAB" w14:textId="77777777" w:rsidR="00283007" w:rsidRDefault="00283007" w:rsidP="00283007">
      <w:pPr>
        <w:rPr>
          <w:rtl/>
        </w:rPr>
      </w:pPr>
      <w:r>
        <w:rPr>
          <w:rFonts w:hint="cs"/>
          <w:rtl/>
        </w:rPr>
        <w:t>"לאן אתה מתגייס?"</w:t>
      </w:r>
    </w:p>
    <w:p w14:paraId="6488D060" w14:textId="77777777" w:rsidR="00283007" w:rsidRDefault="00283007" w:rsidP="00283007">
      <w:pPr>
        <w:rPr>
          <w:rtl/>
        </w:rPr>
      </w:pPr>
      <w:r>
        <w:rPr>
          <w:rFonts w:hint="cs"/>
          <w:rtl/>
        </w:rPr>
        <w:t>"צנחנים. ביחד עם חברים מתיכון."</w:t>
      </w:r>
    </w:p>
    <w:p w14:paraId="6FAECF42" w14:textId="77777777" w:rsidR="00283007" w:rsidRDefault="00283007" w:rsidP="00283007">
      <w:pPr>
        <w:rPr>
          <w:rtl/>
        </w:rPr>
      </w:pPr>
      <w:r>
        <w:rPr>
          <w:rFonts w:hint="cs"/>
          <w:rtl/>
        </w:rPr>
        <w:t>"אז אתה יודע לאן."</w:t>
      </w:r>
    </w:p>
    <w:p w14:paraId="205215C2" w14:textId="77777777" w:rsidR="00283007" w:rsidRDefault="00283007" w:rsidP="00283007">
      <w:pPr>
        <w:rPr>
          <w:rtl/>
        </w:rPr>
      </w:pPr>
      <w:r>
        <w:rPr>
          <w:rFonts w:hint="cs"/>
          <w:rtl/>
        </w:rPr>
        <w:t xml:space="preserve">"זה כאילו </w:t>
      </w:r>
      <w:r>
        <w:rPr>
          <w:rtl/>
        </w:rPr>
        <w:t>–</w:t>
      </w:r>
      <w:r>
        <w:rPr>
          <w:rFonts w:hint="cs"/>
          <w:rtl/>
        </w:rPr>
        <w:t xml:space="preserve"> רק בגלל הטיסה הארוכה הזאת, במסלול מדויק </w:t>
      </w:r>
      <w:r>
        <w:rPr>
          <w:rtl/>
        </w:rPr>
        <w:t>–</w:t>
      </w:r>
      <w:r>
        <w:rPr>
          <w:rFonts w:hint="cs"/>
          <w:rtl/>
        </w:rPr>
        <w:t xml:space="preserve"> אני יודע בדיוק מה אני רוצה ומה מחכה לי, כביכול נחוש הרבה יותר ובטוח במטרותי מכל אחד אחר שמתגייס איתי."</w:t>
      </w:r>
    </w:p>
    <w:p w14:paraId="081973D8" w14:textId="77777777" w:rsidR="00283007" w:rsidRDefault="00283007" w:rsidP="00283007">
      <w:r>
        <w:rPr>
          <w:rFonts w:hint="cs"/>
          <w:rtl/>
        </w:rPr>
        <w:lastRenderedPageBreak/>
        <w:t xml:space="preserve">הוא הוסיף מאה וחמישים דולר </w:t>
      </w:r>
      <w:r>
        <w:rPr>
          <w:rtl/>
        </w:rPr>
        <w:t>–</w:t>
      </w:r>
      <w:r>
        <w:rPr>
          <w:rFonts w:hint="cs"/>
          <w:rtl/>
        </w:rPr>
        <w:t xml:space="preserve"> הלוואה מסער </w:t>
      </w:r>
      <w:r>
        <w:rPr>
          <w:rtl/>
        </w:rPr>
        <w:t>–</w:t>
      </w:r>
      <w:r>
        <w:rPr>
          <w:rFonts w:hint="cs"/>
          <w:rtl/>
        </w:rPr>
        <w:t xml:space="preserve"> למחיר הכרטיס, בשביל לשבת לצידה במחלקת תיירים משודרגת, והיא לא כעסה בכלל כשהוא פתח לה את כל מכסי הפלסטיק הזעירים מעל ההמנות והתיז תוך כדי כך (לא בכוונה) קצת רוטב סלט תירס על השמיכה הנעימה שהיא התכוונה לסלק בחשאי. כשפילח נתחי עוף חמוץ-מתוק ממיכל האלומניום שלה היא הרגישה כל כך יפה, אתה אוכל המון היא אמרה לו, אתה כל הזמן רעב? והוא ענה </w:t>
      </w:r>
      <w:r>
        <w:rPr>
          <w:rtl/>
        </w:rPr>
        <w:t>–</w:t>
      </w:r>
      <w:r>
        <w:rPr>
          <w:rFonts w:hint="cs"/>
          <w:rtl/>
        </w:rPr>
        <w:t xml:space="preserve"> כן, אני כל הזמן רעב. כל הזמן, ותקע אצבע בגוש הרופס והפושר שהיה הקינוח ושלף אצבע מכוסה פירורי קוקוס וורודים ונתן לה למצוץ. זה דווקא לא רע, היא הודתה והוא אמר לה </w:t>
      </w:r>
      <w:r>
        <w:rPr>
          <w:rtl/>
        </w:rPr>
        <w:t>–</w:t>
      </w:r>
      <w:r>
        <w:rPr>
          <w:rFonts w:hint="cs"/>
          <w:rtl/>
        </w:rPr>
        <w:t xml:space="preserve"> יש לי קינוח אחר, יותר טעים ונישק אותה, אבל נאלץ להפסיק כשהחרדי החל להתפלל את ברכת המזון. הוא ביקש לשבת אך ורק לייד גבר ואת מי קיבל? את אלכס בתקופת ייחום.</w:t>
      </w:r>
    </w:p>
    <w:p w14:paraId="537DDA11" w14:textId="77777777" w:rsidR="00283007" w:rsidRPr="00CD067C" w:rsidRDefault="00283007" w:rsidP="00283007">
      <w:pPr>
        <w:rPr>
          <w:rtl/>
        </w:rPr>
      </w:pPr>
      <w:r>
        <w:rPr>
          <w:rFonts w:hint="cs"/>
          <w:rtl/>
        </w:rPr>
        <w:t>[</w:t>
      </w:r>
      <w:r w:rsidRPr="00CD067C">
        <w:rPr>
          <w:rtl/>
        </w:rPr>
        <w:t xml:space="preserve">אלכס </w:t>
      </w:r>
      <w:r w:rsidRPr="00CD067C">
        <w:rPr>
          <w:rFonts w:hint="cs"/>
          <w:rtl/>
        </w:rPr>
        <w:t xml:space="preserve">ולילך חזרו ארצה </w:t>
      </w:r>
      <w:r w:rsidRPr="00CD067C">
        <w:rPr>
          <w:rtl/>
        </w:rPr>
        <w:t xml:space="preserve">באותה טיסה. </w:t>
      </w:r>
    </w:p>
    <w:p w14:paraId="1E23ABA6" w14:textId="77777777" w:rsidR="00283007" w:rsidRPr="00CD067C" w:rsidRDefault="00283007" w:rsidP="00283007">
      <w:pPr>
        <w:rPr>
          <w:rtl/>
        </w:rPr>
      </w:pPr>
      <w:r w:rsidRPr="00CD067C">
        <w:rPr>
          <w:rtl/>
        </w:rPr>
        <w:t>"</w:t>
      </w:r>
      <w:r w:rsidRPr="00CD067C">
        <w:rPr>
          <w:rFonts w:hint="cs"/>
          <w:rtl/>
        </w:rPr>
        <w:t>אז חצי איש הברזל?</w:t>
      </w:r>
      <w:r w:rsidRPr="00CD067C">
        <w:rPr>
          <w:rtl/>
        </w:rPr>
        <w:t xml:space="preserve">" </w:t>
      </w:r>
    </w:p>
    <w:p w14:paraId="597CC13E" w14:textId="77777777" w:rsidR="00283007" w:rsidRPr="00CD067C" w:rsidRDefault="00283007" w:rsidP="00283007">
      <w:pPr>
        <w:rPr>
          <w:rtl/>
        </w:rPr>
      </w:pPr>
      <w:r w:rsidRPr="00CD067C">
        <w:rPr>
          <w:rtl/>
        </w:rPr>
        <w:t>"</w:t>
      </w:r>
      <w:r w:rsidRPr="00CD067C">
        <w:rPr>
          <w:rFonts w:hint="cs"/>
          <w:rtl/>
        </w:rPr>
        <w:t>כל מי שמתאמן מספיק רציני יכול, גם</w:t>
      </w:r>
      <w:r w:rsidRPr="00CD067C">
        <w:rPr>
          <w:rtl/>
        </w:rPr>
        <w:t xml:space="preserve"> את יכולה."</w:t>
      </w:r>
    </w:p>
    <w:p w14:paraId="220E3B5F" w14:textId="77777777" w:rsidR="00283007" w:rsidRPr="00CD067C" w:rsidRDefault="00283007" w:rsidP="00283007">
      <w:pPr>
        <w:rPr>
          <w:rtl/>
        </w:rPr>
      </w:pPr>
      <w:r w:rsidRPr="00CD067C">
        <w:rPr>
          <w:rtl/>
        </w:rPr>
        <w:t>"לא, אני פאדלע</w:t>
      </w:r>
      <w:r>
        <w:rPr>
          <w:rFonts w:hint="cs"/>
          <w:rtl/>
        </w:rPr>
        <w:t>ה</w:t>
      </w:r>
      <w:r w:rsidRPr="00CD067C">
        <w:rPr>
          <w:rtl/>
        </w:rPr>
        <w:t xml:space="preserve"> מושלמת."</w:t>
      </w:r>
    </w:p>
    <w:p w14:paraId="170868CE" w14:textId="77777777" w:rsidR="00283007" w:rsidRPr="00CD067C" w:rsidRDefault="00283007" w:rsidP="00283007">
      <w:pPr>
        <w:rPr>
          <w:rtl/>
        </w:rPr>
      </w:pPr>
      <w:r w:rsidRPr="00CD067C">
        <w:rPr>
          <w:rtl/>
        </w:rPr>
        <w:t>"</w:t>
      </w:r>
      <w:r w:rsidRPr="00CD067C">
        <w:rPr>
          <w:rFonts w:hint="cs"/>
          <w:rtl/>
        </w:rPr>
        <w:t>מי לא פאדלע</w:t>
      </w:r>
      <w:r>
        <w:rPr>
          <w:rFonts w:hint="cs"/>
          <w:rtl/>
        </w:rPr>
        <w:t>ה</w:t>
      </w:r>
      <w:r w:rsidRPr="00CD067C">
        <w:rPr>
          <w:rFonts w:hint="cs"/>
          <w:rtl/>
        </w:rPr>
        <w:t xml:space="preserve">. אני </w:t>
      </w:r>
      <w:r w:rsidRPr="00CD067C">
        <w:rPr>
          <w:rtl/>
        </w:rPr>
        <w:t>המצאתי במו ידי כמה וכמה מושגי פאדלעס, כמה מצבי יסוד של הפאדלעס.</w:t>
      </w:r>
      <w:r>
        <w:rPr>
          <w:rFonts w:hint="cs"/>
          <w:rtl/>
        </w:rPr>
        <w:t xml:space="preserve"> אני פשוט לא מתבוסס בהם.</w:t>
      </w:r>
      <w:r w:rsidRPr="00CD067C">
        <w:rPr>
          <w:rtl/>
        </w:rPr>
        <w:t>"</w:t>
      </w:r>
    </w:p>
    <w:p w14:paraId="38A970A4" w14:textId="77777777" w:rsidR="00283007" w:rsidRPr="00CD067C" w:rsidRDefault="00283007" w:rsidP="00283007">
      <w:pPr>
        <w:rPr>
          <w:rtl/>
        </w:rPr>
      </w:pPr>
      <w:r w:rsidRPr="00CD067C">
        <w:rPr>
          <w:rtl/>
        </w:rPr>
        <w:t>"</w:t>
      </w:r>
      <w:r w:rsidRPr="00CD067C">
        <w:rPr>
          <w:rFonts w:hint="cs"/>
          <w:rtl/>
        </w:rPr>
        <w:t xml:space="preserve">אנשי ברזל </w:t>
      </w:r>
      <w:r w:rsidRPr="00CD067C">
        <w:rPr>
          <w:rtl/>
        </w:rPr>
        <w:t xml:space="preserve">לעולם לא </w:t>
      </w:r>
      <w:r w:rsidRPr="00CD067C">
        <w:rPr>
          <w:rFonts w:hint="cs"/>
          <w:rtl/>
        </w:rPr>
        <w:t>מ</w:t>
      </w:r>
      <w:r w:rsidRPr="00CD067C">
        <w:rPr>
          <w:rtl/>
        </w:rPr>
        <w:t>קבל</w:t>
      </w:r>
      <w:r w:rsidRPr="00CD067C">
        <w:rPr>
          <w:rFonts w:hint="cs"/>
          <w:rtl/>
        </w:rPr>
        <w:t>ים</w:t>
      </w:r>
      <w:r w:rsidRPr="00CD067C">
        <w:rPr>
          <w:rtl/>
        </w:rPr>
        <w:t xml:space="preserve"> חבר</w:t>
      </w:r>
      <w:r w:rsidRPr="00CD067C">
        <w:rPr>
          <w:rFonts w:hint="cs"/>
          <w:rtl/>
        </w:rPr>
        <w:t>ות</w:t>
      </w:r>
      <w:r w:rsidRPr="00CD067C">
        <w:rPr>
          <w:rtl/>
        </w:rPr>
        <w:t xml:space="preserve"> </w:t>
      </w:r>
      <w:r w:rsidRPr="00CD067C">
        <w:rPr>
          <w:rFonts w:hint="cs"/>
          <w:rtl/>
        </w:rPr>
        <w:t>ב</w:t>
      </w:r>
      <w:r w:rsidRPr="00CD067C">
        <w:rPr>
          <w:rtl/>
        </w:rPr>
        <w:t>מועדון הפאדלעס."</w:t>
      </w:r>
    </w:p>
    <w:p w14:paraId="57531A32" w14:textId="77777777" w:rsidR="00283007" w:rsidRPr="00CD067C" w:rsidRDefault="00283007" w:rsidP="00283007">
      <w:pPr>
        <w:rPr>
          <w:rtl/>
        </w:rPr>
      </w:pPr>
      <w:r w:rsidRPr="00CD067C">
        <w:rPr>
          <w:rtl/>
        </w:rPr>
        <w:t>"א</w:t>
      </w:r>
      <w:r w:rsidRPr="00CD067C">
        <w:rPr>
          <w:rFonts w:hint="cs"/>
          <w:rtl/>
        </w:rPr>
        <w:t>ני רק חצי איש ברזל."</w:t>
      </w:r>
    </w:p>
    <w:p w14:paraId="2A20C91B" w14:textId="77777777" w:rsidR="00283007" w:rsidRPr="00CD067C" w:rsidRDefault="00283007" w:rsidP="00283007">
      <w:pPr>
        <w:rPr>
          <w:rtl/>
        </w:rPr>
      </w:pPr>
      <w:r w:rsidRPr="00CD067C">
        <w:rPr>
          <w:rtl/>
        </w:rPr>
        <w:t>"נו טוב, אולי ניתן לך חברות על תנאי."</w:t>
      </w:r>
    </w:p>
    <w:p w14:paraId="46CFDB96" w14:textId="77777777" w:rsidR="00283007" w:rsidRPr="00CD067C" w:rsidRDefault="00283007" w:rsidP="00283007">
      <w:pPr>
        <w:rPr>
          <w:rtl/>
        </w:rPr>
      </w:pPr>
      <w:r w:rsidRPr="00CD067C">
        <w:rPr>
          <w:rtl/>
        </w:rPr>
        <w:t>"נשאר לך אולי עוד בירה?" א</w:t>
      </w:r>
      <w:r w:rsidRPr="00CD067C">
        <w:rPr>
          <w:rFonts w:hint="cs"/>
          <w:rtl/>
        </w:rPr>
        <w:t>לכס</w:t>
      </w:r>
      <w:r w:rsidRPr="00CD067C">
        <w:rPr>
          <w:rtl/>
        </w:rPr>
        <w:t xml:space="preserve"> שאל בארוחה.</w:t>
      </w:r>
    </w:p>
    <w:p w14:paraId="2F27EDF9" w14:textId="77777777" w:rsidR="00283007" w:rsidRPr="00CD067C" w:rsidRDefault="00283007" w:rsidP="00283007">
      <w:pPr>
        <w:rPr>
          <w:rtl/>
        </w:rPr>
      </w:pPr>
      <w:r w:rsidRPr="00CD067C">
        <w:rPr>
          <w:rtl/>
        </w:rPr>
        <w:t>"לא נשאר."</w:t>
      </w:r>
    </w:p>
    <w:p w14:paraId="29E13330" w14:textId="77777777" w:rsidR="00283007" w:rsidRPr="00CD067C" w:rsidRDefault="00283007" w:rsidP="00283007">
      <w:pPr>
        <w:rPr>
          <w:rtl/>
        </w:rPr>
      </w:pPr>
      <w:r w:rsidRPr="00CD067C">
        <w:rPr>
          <w:rtl/>
        </w:rPr>
        <w:t>"</w:t>
      </w:r>
      <w:r w:rsidRPr="00CD067C">
        <w:rPr>
          <w:rFonts w:hint="cs"/>
          <w:rtl/>
        </w:rPr>
        <w:t xml:space="preserve">טוב </w:t>
      </w:r>
      <w:r w:rsidRPr="00CD067C">
        <w:rPr>
          <w:rtl/>
        </w:rPr>
        <w:t>לא נורא."</w:t>
      </w:r>
    </w:p>
    <w:p w14:paraId="3F758816" w14:textId="77777777" w:rsidR="00283007" w:rsidRPr="00CD067C" w:rsidRDefault="00283007" w:rsidP="00283007">
      <w:pPr>
        <w:rPr>
          <w:rtl/>
        </w:rPr>
      </w:pPr>
      <w:r w:rsidRPr="00CD067C">
        <w:rPr>
          <w:rtl/>
        </w:rPr>
        <w:t>"גמרתי הכל</w:t>
      </w:r>
      <w:r w:rsidRPr="00CD067C">
        <w:rPr>
          <w:rFonts w:hint="cs"/>
          <w:rtl/>
        </w:rPr>
        <w:t>,</w:t>
      </w:r>
      <w:r w:rsidRPr="00CD067C">
        <w:t xml:space="preserve"> </w:t>
      </w:r>
      <w:r w:rsidRPr="00CD067C">
        <w:rPr>
          <w:rtl/>
        </w:rPr>
        <w:t>צר לי," היא אמרה.</w:t>
      </w:r>
    </w:p>
    <w:p w14:paraId="1AF2910E" w14:textId="77777777" w:rsidR="00283007" w:rsidRPr="00CD067C" w:rsidRDefault="00283007" w:rsidP="00283007">
      <w:pPr>
        <w:rPr>
          <w:rtl/>
        </w:rPr>
      </w:pPr>
      <w:r w:rsidRPr="00CD067C">
        <w:rPr>
          <w:rtl/>
        </w:rPr>
        <w:t>"תרחיבי."</w:t>
      </w:r>
    </w:p>
    <w:p w14:paraId="66B3907D" w14:textId="77777777" w:rsidR="00283007" w:rsidRPr="00CD067C" w:rsidRDefault="00283007" w:rsidP="00283007">
      <w:pPr>
        <w:rPr>
          <w:rtl/>
        </w:rPr>
      </w:pPr>
      <w:r w:rsidRPr="00CD067C">
        <w:rPr>
          <w:rtl/>
        </w:rPr>
        <w:t>היא צחק</w:t>
      </w:r>
      <w:r w:rsidRPr="00CD067C">
        <w:rPr>
          <w:rFonts w:hint="cs"/>
          <w:rtl/>
        </w:rPr>
        <w:t>ק</w:t>
      </w:r>
      <w:r w:rsidRPr="00CD067C">
        <w:rPr>
          <w:rtl/>
        </w:rPr>
        <w:t>ה, "אני רחבה</w:t>
      </w:r>
      <w:r>
        <w:rPr>
          <w:rFonts w:hint="cs"/>
          <w:rtl/>
        </w:rPr>
        <w:t xml:space="preserve"> מספיק</w:t>
      </w:r>
      <w:r w:rsidRPr="00CD067C">
        <w:rPr>
          <w:rtl/>
        </w:rPr>
        <w:t>."</w:t>
      </w:r>
    </w:p>
    <w:p w14:paraId="11BAF36A" w14:textId="77777777" w:rsidR="00283007" w:rsidRPr="00CD067C" w:rsidRDefault="00283007" w:rsidP="00283007">
      <w:pPr>
        <w:rPr>
          <w:rtl/>
        </w:rPr>
      </w:pPr>
      <w:r w:rsidRPr="00CD067C">
        <w:rPr>
          <w:rtl/>
        </w:rPr>
        <w:t>"מספיק למה?"</w:t>
      </w:r>
    </w:p>
    <w:p w14:paraId="4C18E17B" w14:textId="77777777" w:rsidR="00283007" w:rsidRPr="00CD067C" w:rsidRDefault="00283007" w:rsidP="00283007">
      <w:pPr>
        <w:rPr>
          <w:rtl/>
        </w:rPr>
      </w:pPr>
      <w:r w:rsidRPr="00CD067C">
        <w:rPr>
          <w:rtl/>
        </w:rPr>
        <w:t>"לצרכ</w:t>
      </w:r>
      <w:r>
        <w:rPr>
          <w:rFonts w:hint="cs"/>
          <w:rtl/>
        </w:rPr>
        <w:t>י</w:t>
      </w:r>
      <w:r w:rsidRPr="00CD067C">
        <w:rPr>
          <w:rtl/>
        </w:rPr>
        <w:t>י היומיומיים."</w:t>
      </w:r>
    </w:p>
    <w:p w14:paraId="718EF975" w14:textId="77777777" w:rsidR="00283007" w:rsidRDefault="00283007" w:rsidP="00283007">
      <w:pPr>
        <w:rPr>
          <w:rtl/>
        </w:rPr>
      </w:pPr>
      <w:r>
        <w:rPr>
          <w:rFonts w:hint="cs"/>
          <w:rtl/>
        </w:rPr>
        <w:t>]</w:t>
      </w:r>
    </w:p>
    <w:p w14:paraId="1504EC2D" w14:textId="77777777" w:rsidR="00283007" w:rsidRPr="00CD067C" w:rsidRDefault="00283007" w:rsidP="00283007">
      <w:pPr>
        <w:rPr>
          <w:rtl/>
        </w:rPr>
      </w:pPr>
      <w:r w:rsidRPr="00CD067C">
        <w:rPr>
          <w:rFonts w:hint="cs"/>
          <w:rtl/>
        </w:rPr>
        <w:t xml:space="preserve">אחרי הארוחה </w:t>
      </w:r>
      <w:r w:rsidRPr="00CD067C">
        <w:rPr>
          <w:rtl/>
        </w:rPr>
        <w:t xml:space="preserve">הם </w:t>
      </w:r>
      <w:r>
        <w:rPr>
          <w:rFonts w:hint="cs"/>
          <w:rtl/>
        </w:rPr>
        <w:t>חמקו</w:t>
      </w:r>
      <w:r w:rsidRPr="00CD067C">
        <w:rPr>
          <w:rtl/>
        </w:rPr>
        <w:t xml:space="preserve"> בשקט רב, אפילו הד</w:t>
      </w:r>
      <w:r>
        <w:rPr>
          <w:rtl/>
        </w:rPr>
        <w:t xml:space="preserve">יילות לא התעוררו, </w:t>
      </w:r>
      <w:r>
        <w:rPr>
          <w:rFonts w:hint="cs"/>
          <w:rtl/>
        </w:rPr>
        <w:t>אל מעבר לוילון, לכיסאות העור הרחבים של מחלקת עסקים.</w:t>
      </w:r>
      <w:r w:rsidRPr="00CD067C">
        <w:rPr>
          <w:rtl/>
        </w:rPr>
        <w:t xml:space="preserve"> השורה </w:t>
      </w:r>
      <w:r>
        <w:rPr>
          <w:rFonts w:hint="cs"/>
          <w:rtl/>
        </w:rPr>
        <w:t>האחרונה הייתה</w:t>
      </w:r>
      <w:r w:rsidRPr="00CD067C">
        <w:rPr>
          <w:rtl/>
        </w:rPr>
        <w:t xml:space="preserve"> ריקה. הוא ישב ליד החלון, היא התיישבה עליו, </w:t>
      </w:r>
      <w:r>
        <w:rPr>
          <w:rFonts w:hint="cs"/>
          <w:rtl/>
        </w:rPr>
        <w:t>[</w:t>
      </w:r>
      <w:r w:rsidRPr="00CD067C">
        <w:rPr>
          <w:rtl/>
        </w:rPr>
        <w:t>הוא פרס מעליה</w:t>
      </w:r>
      <w:r>
        <w:rPr>
          <w:rFonts w:hint="cs"/>
          <w:rtl/>
        </w:rPr>
        <w:t>]</w:t>
      </w:r>
      <w:r w:rsidRPr="00CD067C">
        <w:rPr>
          <w:rtl/>
        </w:rPr>
        <w:t xml:space="preserve"> </w:t>
      </w:r>
      <w:r>
        <w:rPr>
          <w:rFonts w:hint="cs"/>
          <w:rtl/>
        </w:rPr>
        <w:t>הוא עטף אותה בשמיכה עם הכתמים החמוצים והכתמים המתוקים</w:t>
      </w:r>
      <w:r w:rsidRPr="00CD067C">
        <w:rPr>
          <w:rtl/>
        </w:rPr>
        <w:t xml:space="preserve"> ולאט לאט, בשקט בשקט, הם נשכו את השפתיים, הם בלעו אחד את אנחותיו של השני, הם היו שקטים</w:t>
      </w:r>
      <w:r>
        <w:rPr>
          <w:rtl/>
        </w:rPr>
        <w:t xml:space="preserve"> מאוד </w:t>
      </w:r>
      <w:r w:rsidRPr="00CD067C">
        <w:rPr>
          <w:rtl/>
        </w:rPr>
        <w:t xml:space="preserve">מעל האוקיינוס, </w:t>
      </w:r>
      <w:r>
        <w:rPr>
          <w:rFonts w:hint="cs"/>
          <w:rtl/>
        </w:rPr>
        <w:t>ואחר כך באמת כבר לא היה טעם לגנוב את השמיכה, היא רק קוותה שמכבסים אותה באופן יסודי עם כימיקלים עוצמתיים [</w:t>
      </w:r>
      <w:r>
        <w:t>potent</w:t>
      </w:r>
      <w:r>
        <w:rPr>
          <w:rFonts w:hint="cs"/>
          <w:rtl/>
        </w:rPr>
        <w:t>] במיוחד. [</w:t>
      </w:r>
      <w:r w:rsidRPr="00CD067C">
        <w:rPr>
          <w:rtl/>
        </w:rPr>
        <w:t>ומושב העור הרך של מחלקת העסקים התכסה בזיעה.</w:t>
      </w:r>
      <w:r>
        <w:rPr>
          <w:rFonts w:hint="cs"/>
          <w:rtl/>
        </w:rPr>
        <w:t>]</w:t>
      </w:r>
      <w:r w:rsidRPr="00CD067C">
        <w:rPr>
          <w:rtl/>
        </w:rPr>
        <w:t xml:space="preserve"> היא הניחה את ראשה בשקערורית בין ה</w:t>
      </w:r>
      <w:r>
        <w:rPr>
          <w:rtl/>
        </w:rPr>
        <w:t>צוואר</w:t>
      </w:r>
      <w:r w:rsidRPr="00CD067C">
        <w:rPr>
          <w:rtl/>
        </w:rPr>
        <w:t xml:space="preserve"> לכתף שלו, וזה היה מקום נעים ושקט וחמים הרבה יותר ממה שציפתה למצא אי פעם בעולם הזה.</w:t>
      </w:r>
    </w:p>
    <w:p w14:paraId="78E538C3" w14:textId="77777777" w:rsidR="00283007" w:rsidRPr="00CD067C" w:rsidRDefault="00283007" w:rsidP="00283007">
      <w:pPr>
        <w:rPr>
          <w:rtl/>
        </w:rPr>
      </w:pPr>
      <w:r w:rsidRPr="00CD067C">
        <w:rPr>
          <w:rtl/>
        </w:rPr>
        <w:t>"את בתולה."</w:t>
      </w:r>
    </w:p>
    <w:p w14:paraId="0CBF7672" w14:textId="77777777" w:rsidR="00283007" w:rsidRPr="00CD067C" w:rsidRDefault="00283007" w:rsidP="00283007">
      <w:pPr>
        <w:rPr>
          <w:rtl/>
        </w:rPr>
      </w:pPr>
      <w:r w:rsidRPr="00CD067C">
        <w:rPr>
          <w:rtl/>
        </w:rPr>
        <w:t>"הייתי."</w:t>
      </w:r>
    </w:p>
    <w:p w14:paraId="282FB295" w14:textId="77777777" w:rsidR="00283007" w:rsidRPr="00CD067C" w:rsidRDefault="00283007" w:rsidP="00283007">
      <w:pPr>
        <w:rPr>
          <w:rtl/>
        </w:rPr>
      </w:pPr>
      <w:r w:rsidRPr="00CD067C">
        <w:rPr>
          <w:rtl/>
        </w:rPr>
        <w:lastRenderedPageBreak/>
        <w:t>הם צחקו צחוק חרישי.</w:t>
      </w:r>
    </w:p>
    <w:p w14:paraId="48E2B653" w14:textId="77777777" w:rsidR="00283007" w:rsidRPr="00CD067C" w:rsidRDefault="00283007" w:rsidP="00283007">
      <w:pPr>
        <w:rPr>
          <w:rtl/>
        </w:rPr>
      </w:pPr>
      <w:r>
        <w:rPr>
          <w:rFonts w:hint="cs"/>
          <w:rtl/>
        </w:rPr>
        <w:t>[</w:t>
      </w:r>
      <w:r w:rsidRPr="00CD067C">
        <w:rPr>
          <w:rtl/>
        </w:rPr>
        <w:t>"</w:t>
      </w:r>
      <w:r>
        <w:rPr>
          <w:rFonts w:hint="cs"/>
          <w:rtl/>
        </w:rPr>
        <w:t xml:space="preserve">אז </w:t>
      </w:r>
      <w:r w:rsidRPr="00CD067C">
        <w:rPr>
          <w:rtl/>
        </w:rPr>
        <w:t>איך זה היה לך?"</w:t>
      </w:r>
      <w:r>
        <w:rPr>
          <w:rFonts w:hint="cs"/>
          <w:rtl/>
        </w:rPr>
        <w:t>] [זה קצת דפוק לצערי]</w:t>
      </w:r>
    </w:p>
    <w:p w14:paraId="3C7970D5" w14:textId="77777777" w:rsidR="00283007" w:rsidRPr="00CD067C" w:rsidRDefault="00283007" w:rsidP="00283007">
      <w:pPr>
        <w:rPr>
          <w:rtl/>
        </w:rPr>
      </w:pPr>
      <w:r w:rsidRPr="00CD067C">
        <w:rPr>
          <w:rtl/>
        </w:rPr>
        <w:t>"יש איברים בגוף שלך שאפשר להתמכר אליהם."</w:t>
      </w:r>
    </w:p>
    <w:p w14:paraId="19EA7DB0" w14:textId="77777777" w:rsidR="00283007" w:rsidRPr="00CD067C" w:rsidRDefault="00283007" w:rsidP="00283007">
      <w:pPr>
        <w:rPr>
          <w:rtl/>
        </w:rPr>
      </w:pPr>
      <w:r w:rsidRPr="00CD067C">
        <w:rPr>
          <w:rtl/>
        </w:rPr>
        <w:t>"למה נראה לך שתתמכרי?" הוא לחש. "ללבלב שלי?"</w:t>
      </w:r>
    </w:p>
    <w:p w14:paraId="53E48867" w14:textId="77777777" w:rsidR="00283007" w:rsidRPr="00CD067C" w:rsidRDefault="00283007" w:rsidP="00283007">
      <w:pPr>
        <w:rPr>
          <w:rtl/>
        </w:rPr>
      </w:pPr>
      <w:r w:rsidRPr="00CD067C">
        <w:rPr>
          <w:rtl/>
        </w:rPr>
        <w:t>"כן, הלבלב שלך ממכר."</w:t>
      </w:r>
    </w:p>
    <w:p w14:paraId="0151AB7E" w14:textId="77777777" w:rsidR="00283007" w:rsidRPr="00CD067C" w:rsidRDefault="00283007" w:rsidP="00283007">
      <w:pPr>
        <w:rPr>
          <w:rtl/>
        </w:rPr>
      </w:pPr>
      <w:r w:rsidRPr="00CD067C">
        <w:rPr>
          <w:rtl/>
        </w:rPr>
        <w:t>"ולמעיים שלי?"</w:t>
      </w:r>
    </w:p>
    <w:p w14:paraId="352CAC9C" w14:textId="77777777" w:rsidR="00283007" w:rsidRPr="00CD067C" w:rsidRDefault="00283007" w:rsidP="00283007">
      <w:pPr>
        <w:rPr>
          <w:rtl/>
        </w:rPr>
      </w:pPr>
      <w:r w:rsidRPr="00CD067C">
        <w:rPr>
          <w:rtl/>
        </w:rPr>
        <w:t>"גם המעיים שלך ממכרים."</w:t>
      </w:r>
    </w:p>
    <w:p w14:paraId="0DE69A1E" w14:textId="77777777" w:rsidR="00283007" w:rsidRPr="00CD067C" w:rsidRDefault="00283007" w:rsidP="00283007">
      <w:pPr>
        <w:rPr>
          <w:rtl/>
        </w:rPr>
      </w:pPr>
      <w:r w:rsidRPr="00CD067C">
        <w:rPr>
          <w:rtl/>
        </w:rPr>
        <w:t>"ולכבד שלי?"</w:t>
      </w:r>
    </w:p>
    <w:p w14:paraId="62B32DC7" w14:textId="77777777" w:rsidR="00283007" w:rsidRPr="00CD067C" w:rsidRDefault="00283007" w:rsidP="00283007">
      <w:pPr>
        <w:rPr>
          <w:rtl/>
        </w:rPr>
      </w:pPr>
      <w:r w:rsidRPr="00CD067C">
        <w:rPr>
          <w:rtl/>
        </w:rPr>
        <w:t xml:space="preserve">"אולי אני </w:t>
      </w:r>
      <w:r>
        <w:rPr>
          <w:rtl/>
        </w:rPr>
        <w:t>א</w:t>
      </w:r>
      <w:r>
        <w:rPr>
          <w:rFonts w:hint="cs"/>
          <w:rtl/>
        </w:rPr>
        <w:t>טחן את</w:t>
      </w:r>
      <w:r w:rsidRPr="00CD067C">
        <w:rPr>
          <w:rtl/>
        </w:rPr>
        <w:t xml:space="preserve"> </w:t>
      </w:r>
      <w:r>
        <w:rPr>
          <w:rFonts w:hint="cs"/>
          <w:rtl/>
        </w:rPr>
        <w:t>כל הגוף שלך</w:t>
      </w:r>
      <w:r w:rsidRPr="00CD067C">
        <w:rPr>
          <w:rtl/>
        </w:rPr>
        <w:t xml:space="preserve"> </w:t>
      </w:r>
      <w:r>
        <w:rPr>
          <w:rFonts w:hint="cs"/>
          <w:rtl/>
        </w:rPr>
        <w:t>ל</w:t>
      </w:r>
      <w:r w:rsidRPr="00CD067C">
        <w:rPr>
          <w:rtl/>
        </w:rPr>
        <w:t>אבקה שאפשר להסניף,</w:t>
      </w:r>
      <w:r>
        <w:rPr>
          <w:rFonts w:hint="cs"/>
          <w:rtl/>
        </w:rPr>
        <w:t>" היא לחשה לו כשהם חזרו למקומותיהם,</w:t>
      </w:r>
      <w:r w:rsidRPr="00CD067C">
        <w:rPr>
          <w:rtl/>
        </w:rPr>
        <w:t xml:space="preserve"> </w:t>
      </w:r>
      <w:r>
        <w:rPr>
          <w:rFonts w:hint="cs"/>
          <w:rtl/>
        </w:rPr>
        <w:t>"אני</w:t>
      </w:r>
      <w:r w:rsidRPr="00CD067C">
        <w:rPr>
          <w:rtl/>
        </w:rPr>
        <w:t xml:space="preserve"> אמכור א</w:t>
      </w:r>
      <w:r>
        <w:rPr>
          <w:rFonts w:hint="cs"/>
          <w:rtl/>
        </w:rPr>
        <w:t>ו</w:t>
      </w:r>
      <w:r w:rsidRPr="00CD067C">
        <w:rPr>
          <w:rtl/>
        </w:rPr>
        <w:t>ת</w:t>
      </w:r>
      <w:r>
        <w:rPr>
          <w:rFonts w:hint="cs"/>
          <w:rtl/>
        </w:rPr>
        <w:t>ה</w:t>
      </w:r>
      <w:r w:rsidRPr="00CD067C">
        <w:rPr>
          <w:rtl/>
        </w:rPr>
        <w:t xml:space="preserve"> ואתעשר."</w:t>
      </w:r>
    </w:p>
    <w:p w14:paraId="0EF00852" w14:textId="77777777" w:rsidR="00283007" w:rsidRDefault="00283007" w:rsidP="00283007">
      <w:pPr>
        <w:rPr>
          <w:rtl/>
        </w:rPr>
      </w:pPr>
      <w:r w:rsidRPr="00CD067C">
        <w:rPr>
          <w:rtl/>
        </w:rPr>
        <w:t>"את יכולה לעשות את זה,</w:t>
      </w:r>
      <w:r>
        <w:rPr>
          <w:rFonts w:hint="cs"/>
          <w:rtl/>
        </w:rPr>
        <w:t xml:space="preserve"> אני מרשה לך."</w:t>
      </w:r>
    </w:p>
    <w:p w14:paraId="297BE57E" w14:textId="77777777" w:rsidR="00283007" w:rsidRDefault="00283007" w:rsidP="00283007">
      <w:pPr>
        <w:rPr>
          <w:rtl/>
        </w:rPr>
      </w:pPr>
      <w:r>
        <w:rPr>
          <w:rFonts w:hint="cs"/>
          <w:rtl/>
        </w:rPr>
        <w:t>"רק בגלל ש</w:t>
      </w:r>
      <w:r>
        <w:rPr>
          <w:rtl/>
        </w:rPr>
        <w:t>לא הוכרזת</w:t>
      </w:r>
      <w:r>
        <w:rPr>
          <w:rFonts w:hint="cs"/>
          <w:rtl/>
        </w:rPr>
        <w:t xml:space="preserve"> </w:t>
      </w:r>
      <w:r w:rsidRPr="00CD067C">
        <w:rPr>
          <w:rtl/>
        </w:rPr>
        <w:t>סם בלתי חוקי."</w:t>
      </w:r>
    </w:p>
    <w:p w14:paraId="111FD2FD" w14:textId="77777777" w:rsidR="00283007" w:rsidRDefault="00283007" w:rsidP="00283007">
      <w:pPr>
        <w:rPr>
          <w:rtl/>
        </w:rPr>
      </w:pPr>
      <w:r>
        <w:rPr>
          <w:rFonts w:hint="cs"/>
          <w:rtl/>
        </w:rPr>
        <w:t>"כי עדיין לא גרמתי מספיק נזק."</w:t>
      </w:r>
    </w:p>
    <w:p w14:paraId="0CEE00F1" w14:textId="77777777" w:rsidR="00283007" w:rsidRDefault="00283007" w:rsidP="00283007">
      <w:pPr>
        <w:rPr>
          <w:rtl/>
        </w:rPr>
      </w:pPr>
      <w:r>
        <w:rPr>
          <w:rFonts w:hint="cs"/>
          <w:rtl/>
        </w:rPr>
        <w:t>פני הנוסעים במטוס המוחשך היו אפורות. אור קריאה מזדמן [</w:t>
      </w:r>
      <w:r>
        <w:t>occasional</w:t>
      </w:r>
      <w:r>
        <w:rPr>
          <w:rFonts w:hint="cs"/>
          <w:rtl/>
        </w:rPr>
        <w:t>] מופנה [</w:t>
      </w:r>
      <w:r>
        <w:t>directed</w:t>
      </w:r>
      <w:r>
        <w:rPr>
          <w:rFonts w:hint="cs"/>
          <w:rtl/>
        </w:rPr>
        <w:t>] כלפי אלו שהתרדמה השתלטה עליהם בחטף, האיר והדגיש את עור פניהם השמנוני באוויר המטונף, את הפגמים והגבשושיות בזוית גרוטסקית ביותר.</w:t>
      </w:r>
    </w:p>
    <w:p w14:paraId="21A6C68A" w14:textId="77777777" w:rsidR="00283007" w:rsidRDefault="00283007" w:rsidP="00283007">
      <w:pPr>
        <w:rPr>
          <w:rtl/>
        </w:rPr>
      </w:pPr>
      <w:r>
        <w:rPr>
          <w:rFonts w:hint="cs"/>
          <w:rtl/>
        </w:rPr>
        <w:t>"אני מקווה שלא יהיה לי ג'ט לג," היא אמרה כשהאורות במטוס נדלקו לקראת נחיתה. "אני חוזרת ללימודים [או צבא?? כפי שכתבתי אח"כ] עוד יומיים."</w:t>
      </w:r>
    </w:p>
    <w:p w14:paraId="161B5D53" w14:textId="77777777" w:rsidR="00283007" w:rsidRDefault="00283007" w:rsidP="00283007">
      <w:pPr>
        <w:rPr>
          <w:rtl/>
        </w:rPr>
      </w:pPr>
      <w:r>
        <w:rPr>
          <w:rFonts w:hint="cs"/>
          <w:rtl/>
        </w:rPr>
        <w:t>"תמיד יש ג'ט לג כשמגיעים לישראל."</w:t>
      </w:r>
    </w:p>
    <w:p w14:paraId="32D7EDAE" w14:textId="77777777" w:rsidR="00283007" w:rsidRDefault="00283007" w:rsidP="00283007">
      <w:pPr>
        <w:rPr>
          <w:rtl/>
        </w:rPr>
      </w:pPr>
      <w:r>
        <w:rPr>
          <w:rFonts w:hint="cs"/>
          <w:rtl/>
        </w:rPr>
        <w:t>"לא, זה תלוי בטיסה. לקחנו את הטיסה האידיאלית בשביל להמנע מג'ט לג."</w:t>
      </w:r>
    </w:p>
    <w:p w14:paraId="20C5EC5A" w14:textId="77777777" w:rsidR="00283007" w:rsidRDefault="00283007" w:rsidP="00283007">
      <w:pPr>
        <w:rPr>
          <w:rtl/>
        </w:rPr>
      </w:pPr>
      <w:r>
        <w:rPr>
          <w:rFonts w:hint="cs"/>
          <w:rtl/>
        </w:rPr>
        <w:t>"זה לא קשור לטיסה, זה קשור לשמיים. אתה מסתכל בשמיים הכחולים ובתוכך אתה יודע שזה לא נכון, השמיים האמיתיים שחורים עכשיו, בניגוד למה שאתה רואה, עכשיו בעצם לילה ואתה עייף כל כך. ובלילה של ישראל אתה מתעורר וסביבך חושך אבל אתה יודע שזה לא נכון, במציאות עכשיו עדיין אור-יום, ואתה לא מצליח לחזור להירדם כי אור, המון אור בחוץ האמיתי. אתה מאבד את האמון בשמיים."</w:t>
      </w:r>
    </w:p>
    <w:p w14:paraId="6408FEC0" w14:textId="77777777" w:rsidR="00283007" w:rsidRDefault="00283007" w:rsidP="00283007">
      <w:pPr>
        <w:rPr>
          <w:rtl/>
        </w:rPr>
      </w:pPr>
      <w:r>
        <w:rPr>
          <w:rFonts w:hint="cs"/>
          <w:rtl/>
        </w:rPr>
        <w:t>"אז למה דווקא בישראל? למה לא ג'ט לג גם כשמגיעים לאמריקה?"</w:t>
      </w:r>
    </w:p>
    <w:p w14:paraId="48220595" w14:textId="77777777" w:rsidR="00283007" w:rsidRDefault="00283007" w:rsidP="00283007">
      <w:pPr>
        <w:rPr>
          <w:rtl/>
        </w:rPr>
      </w:pPr>
      <w:r>
        <w:rPr>
          <w:rFonts w:hint="cs"/>
          <w:rtl/>
        </w:rPr>
        <w:t>"כי השמיים באמריקה גדולים יותר, על שמיים גדולים אפשר לסמוך."</w:t>
      </w:r>
    </w:p>
    <w:p w14:paraId="5C3D0C4E" w14:textId="77777777" w:rsidR="00283007" w:rsidRDefault="00283007" w:rsidP="00283007">
      <w:pPr>
        <w:rPr>
          <w:rtl/>
        </w:rPr>
      </w:pPr>
      <w:r>
        <w:rPr>
          <w:rFonts w:hint="cs"/>
          <w:rtl/>
        </w:rPr>
        <w:t>"גדולים יותר? איך אפשר לראות שישראל קטנה יותר מאמריקה, כשנמצאים על הקרקע?"</w:t>
      </w:r>
    </w:p>
    <w:p w14:paraId="2D0DEABF" w14:textId="77777777" w:rsidR="00283007" w:rsidRDefault="00283007" w:rsidP="00283007">
      <w:pPr>
        <w:rPr>
          <w:rtl/>
        </w:rPr>
      </w:pPr>
      <w:r>
        <w:rPr>
          <w:rFonts w:hint="cs"/>
          <w:rtl/>
        </w:rPr>
        <w:t xml:space="preserve">"מהכל </w:t>
      </w:r>
      <w:r>
        <w:rPr>
          <w:rtl/>
        </w:rPr>
        <w:t>–</w:t>
      </w:r>
      <w:r>
        <w:rPr>
          <w:rFonts w:hint="cs"/>
          <w:rtl/>
        </w:rPr>
        <w:t xml:space="preserve"> מצפיפות הבניינים. מהעומס בדרכים. מהאבק שעולה מצעדיך ולעולם אינו שוקע כי אין הרבה מקום לצעוד וכשרגל אחת שלך מתרוממת ומפנה את הקרקע, רגלו של אדם אחר תופסת את מקומה."</w:t>
      </w:r>
    </w:p>
    <w:p w14:paraId="09F37622" w14:textId="77777777" w:rsidR="00283007" w:rsidRPr="00CD067C" w:rsidRDefault="00283007" w:rsidP="00283007">
      <w:pPr>
        <w:rPr>
          <w:rtl/>
        </w:rPr>
      </w:pPr>
    </w:p>
    <w:p w14:paraId="4FAFF5D2" w14:textId="2C766629" w:rsidR="00283007" w:rsidRDefault="00283007" w:rsidP="007C30D1">
      <w:pPr>
        <w:pStyle w:val="BodyTextIndent"/>
        <w:rPr>
          <w:rtl/>
        </w:rPr>
      </w:pPr>
    </w:p>
    <w:p w14:paraId="553A09CF" w14:textId="2E973F04" w:rsidR="00283007" w:rsidRDefault="00283007" w:rsidP="007C30D1">
      <w:pPr>
        <w:pStyle w:val="BodyTextIndent"/>
        <w:rPr>
          <w:rtl/>
        </w:rPr>
      </w:pPr>
    </w:p>
    <w:p w14:paraId="7B5936BE" w14:textId="2896235E" w:rsidR="00283007" w:rsidRDefault="00283007" w:rsidP="007C30D1">
      <w:pPr>
        <w:pStyle w:val="BodyTextIndent"/>
        <w:rPr>
          <w:rtl/>
        </w:rPr>
      </w:pPr>
    </w:p>
    <w:p w14:paraId="22D788DE" w14:textId="41AA7D92" w:rsidR="00283007" w:rsidRDefault="00283007">
      <w:pPr>
        <w:bidi w:val="0"/>
        <w:spacing w:after="200" w:line="276" w:lineRule="auto"/>
        <w:ind w:firstLine="0"/>
        <w:jc w:val="left"/>
        <w:rPr>
          <w:rFonts w:cs="Times New Roman"/>
          <w:rtl/>
        </w:rPr>
      </w:pPr>
      <w:r>
        <w:rPr>
          <w:rtl/>
        </w:rPr>
        <w:br w:type="page"/>
      </w:r>
    </w:p>
    <w:p w14:paraId="44A02A79" w14:textId="77777777" w:rsidR="00283007" w:rsidRDefault="00283007" w:rsidP="007C30D1">
      <w:pPr>
        <w:pStyle w:val="BodyTextIndent"/>
        <w:rPr>
          <w:rtl/>
        </w:rPr>
      </w:pPr>
    </w:p>
    <w:p w14:paraId="14BE41FC" w14:textId="77777777" w:rsidR="00433982" w:rsidRDefault="00433982" w:rsidP="00105562">
      <w:pPr>
        <w:rPr>
          <w:rtl/>
        </w:rPr>
      </w:pPr>
    </w:p>
    <w:p w14:paraId="75991BC5" w14:textId="07B8698E" w:rsidR="00330148" w:rsidRDefault="002019D2" w:rsidP="00B23A54">
      <w:pPr>
        <w:pStyle w:val="Heading1"/>
      </w:pPr>
      <w:bookmarkStart w:id="7" w:name="_Toc297351132"/>
      <w:bookmarkStart w:id="8" w:name="_Toc322023150"/>
      <w:bookmarkStart w:id="9" w:name="_Toc299174436"/>
      <w:r>
        <w:rPr>
          <w:rFonts w:hint="cs"/>
          <w:rtl/>
        </w:rPr>
        <w:t>זאת דרכנו</w:t>
      </w:r>
    </w:p>
    <w:p w14:paraId="48B62DC6" w14:textId="4C8AF3A1" w:rsidR="007610C8" w:rsidRPr="001C468A" w:rsidRDefault="001C468A" w:rsidP="007610C8">
      <w:pPr>
        <w:rPr>
          <w:sz w:val="44"/>
          <w:szCs w:val="44"/>
        </w:rPr>
      </w:pPr>
      <w:r w:rsidRPr="001C468A">
        <w:rPr>
          <w:rFonts w:cs="Times New Roman"/>
          <w:b/>
          <w:outline/>
          <w:color w:val="4BACC6" w:themeColor="accent5"/>
          <w:sz w:val="44"/>
          <w:szCs w:val="44"/>
          <w:shd w:val="clear" w:color="auto" w:fill="E36C0A" w:themeFill="accent6" w:themeFillShade="BF"/>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הסוּפֶּר קוּלִי שלמד עם איילה - להזכיר אותו בפרק שאלכס בצבא</w:t>
      </w:r>
    </w:p>
    <w:p w14:paraId="72C53B6D" w14:textId="73326B4C" w:rsidR="007610C8" w:rsidRDefault="007610C8" w:rsidP="007610C8">
      <w:pPr>
        <w:pStyle w:val="Heading2"/>
        <w:rPr>
          <w:rtl/>
        </w:rPr>
      </w:pPr>
      <w:r>
        <w:rPr>
          <w:rFonts w:hint="cs"/>
          <w:rtl/>
        </w:rPr>
        <w:t xml:space="preserve">מילות סלאנג </w:t>
      </w:r>
      <w:r w:rsidR="00786EC0">
        <w:rPr>
          <w:rFonts w:hint="cs"/>
          <w:rtl/>
        </w:rPr>
        <w:t xml:space="preserve">סלנג </w:t>
      </w:r>
      <w:r>
        <w:rPr>
          <w:rFonts w:hint="cs"/>
          <w:rtl/>
        </w:rPr>
        <w:t>של צבא ועוד</w:t>
      </w:r>
    </w:p>
    <w:p w14:paraId="6752B4D9" w14:textId="6AF0E07D" w:rsidR="007610C8" w:rsidRDefault="007610C8" w:rsidP="007610C8">
      <w:pPr>
        <w:rPr>
          <w:rtl/>
        </w:rPr>
      </w:pPr>
    </w:p>
    <w:p w14:paraId="734AC52A" w14:textId="77777777" w:rsidR="007610C8" w:rsidRDefault="007610C8" w:rsidP="007610C8">
      <w:pPr>
        <w:rPr>
          <w:rtl/>
        </w:rPr>
      </w:pPr>
      <w:r>
        <w:rPr>
          <w:rFonts w:cs="Times New Roman"/>
          <w:rtl/>
        </w:rPr>
        <w:t>בַּרסְמי</w:t>
      </w:r>
    </w:p>
    <w:p w14:paraId="35E11EAF" w14:textId="3FD458D4" w:rsidR="007610C8" w:rsidRDefault="007610C8" w:rsidP="007610C8">
      <w:pPr>
        <w:rPr>
          <w:rFonts w:cs="Times New Roman"/>
          <w:rtl/>
        </w:rPr>
      </w:pPr>
      <w:r>
        <w:rPr>
          <w:rFonts w:cs="Times New Roman"/>
          <w:rtl/>
        </w:rPr>
        <w:t>סביח עם עמבה</w:t>
      </w:r>
    </w:p>
    <w:p w14:paraId="5060A11F" w14:textId="5896C26A" w:rsidR="00567D79" w:rsidRDefault="00C445BA" w:rsidP="007610C8">
      <w:pPr>
        <w:rPr>
          <w:rFonts w:cs="Times New Roman"/>
          <w:rtl/>
        </w:rPr>
      </w:pPr>
      <w:r w:rsidRPr="00C445BA">
        <w:rPr>
          <w:rFonts w:cs="Times New Roman"/>
          <w:rtl/>
        </w:rPr>
        <w:t>בחייאת דינאק - עוד ביטוי שאומרים לאלכס</w:t>
      </w:r>
    </w:p>
    <w:p w14:paraId="43716004" w14:textId="77777777" w:rsidR="00786EC0" w:rsidRPr="00786EC0" w:rsidRDefault="00786EC0" w:rsidP="00786EC0">
      <w:pPr>
        <w:rPr>
          <w:rFonts w:cs="Times New Roman"/>
          <w:rtl/>
        </w:rPr>
      </w:pPr>
      <w:r w:rsidRPr="00786EC0">
        <w:rPr>
          <w:rFonts w:cs="Times New Roman"/>
          <w:rtl/>
        </w:rPr>
        <w:t>באמא שלך אלכס</w:t>
      </w:r>
    </w:p>
    <w:p w14:paraId="2AAD433C" w14:textId="7DA5CC4E" w:rsidR="00786EC0" w:rsidRDefault="00786EC0" w:rsidP="00786EC0">
      <w:pPr>
        <w:rPr>
          <w:rFonts w:cs="Times New Roman"/>
          <w:rtl/>
        </w:rPr>
      </w:pPr>
      <w:r w:rsidRPr="00786EC0">
        <w:rPr>
          <w:rFonts w:cs="Times New Roman"/>
          <w:rtl/>
        </w:rPr>
        <w:t>אתה מסתלבט עלי?</w:t>
      </w:r>
    </w:p>
    <w:p w14:paraId="5C9BC378" w14:textId="070DA463" w:rsidR="00786EC0" w:rsidRDefault="00786EC0" w:rsidP="00786EC0">
      <w:pPr>
        <w:rPr>
          <w:rFonts w:cs="Times New Roman"/>
          <w:rtl/>
        </w:rPr>
      </w:pPr>
      <w:r w:rsidRPr="00786EC0">
        <w:rPr>
          <w:rFonts w:cs="Times New Roman"/>
          <w:rtl/>
        </w:rPr>
        <w:t>אני אומר לך אוריגינל אתה לא לעניין. אל תס</w:t>
      </w:r>
      <w:r w:rsidR="006D515D">
        <w:rPr>
          <w:rFonts w:cs="Times New Roman" w:hint="cs"/>
          <w:rtl/>
        </w:rPr>
        <w:t>תל</w:t>
      </w:r>
      <w:r w:rsidRPr="00786EC0">
        <w:rPr>
          <w:rFonts w:cs="Times New Roman"/>
          <w:rtl/>
        </w:rPr>
        <w:t>בט עליו. הכל חוזר</w:t>
      </w:r>
    </w:p>
    <w:p w14:paraId="2885DFBA" w14:textId="77777777" w:rsidR="003A31CF" w:rsidRPr="003A31CF" w:rsidRDefault="003A31CF" w:rsidP="003A31CF">
      <w:pPr>
        <w:rPr>
          <w:rFonts w:cs="Times New Roman"/>
          <w:rtl/>
        </w:rPr>
      </w:pPr>
      <w:r w:rsidRPr="003A31CF">
        <w:rPr>
          <w:rFonts w:cs="Times New Roman"/>
          <w:rtl/>
        </w:rPr>
        <w:t>אחושלוקי....</w:t>
      </w:r>
    </w:p>
    <w:p w14:paraId="32E4B046" w14:textId="77777777" w:rsidR="003A31CF" w:rsidRPr="003A31CF" w:rsidRDefault="003A31CF" w:rsidP="003A31CF">
      <w:pPr>
        <w:rPr>
          <w:rFonts w:cs="Times New Roman"/>
          <w:rtl/>
        </w:rPr>
      </w:pPr>
      <w:r w:rsidRPr="003A31CF">
        <w:rPr>
          <w:rFonts w:cs="Times New Roman"/>
          <w:rtl/>
        </w:rPr>
        <w:t>בחיאת</w:t>
      </w:r>
    </w:p>
    <w:p w14:paraId="0A4B2EC5" w14:textId="77777777" w:rsidR="003A31CF" w:rsidRPr="003A31CF" w:rsidRDefault="003A31CF" w:rsidP="003A31CF">
      <w:pPr>
        <w:rPr>
          <w:rFonts w:cs="Times New Roman"/>
          <w:rtl/>
        </w:rPr>
      </w:pPr>
      <w:r w:rsidRPr="003A31CF">
        <w:rPr>
          <w:rFonts w:cs="Times New Roman"/>
          <w:rtl/>
        </w:rPr>
        <w:t>אחושרמוטה</w:t>
      </w:r>
    </w:p>
    <w:p w14:paraId="014DFE08" w14:textId="77777777" w:rsidR="003A31CF" w:rsidRPr="003A31CF" w:rsidRDefault="003A31CF" w:rsidP="003A31CF">
      <w:pPr>
        <w:rPr>
          <w:rFonts w:cs="Times New Roman"/>
          <w:rtl/>
        </w:rPr>
      </w:pPr>
      <w:r w:rsidRPr="003A31CF">
        <w:rPr>
          <w:rFonts w:cs="Times New Roman"/>
          <w:rtl/>
        </w:rPr>
        <w:t>סאלאמאת</w:t>
      </w:r>
    </w:p>
    <w:p w14:paraId="38474801" w14:textId="76DDB858" w:rsidR="003A31CF" w:rsidRDefault="003A31CF" w:rsidP="003A31CF">
      <w:pPr>
        <w:rPr>
          <w:rFonts w:cs="Times New Roman"/>
          <w:rtl/>
        </w:rPr>
      </w:pPr>
      <w:r w:rsidRPr="003A31CF">
        <w:rPr>
          <w:rFonts w:cs="Times New Roman"/>
          <w:rtl/>
        </w:rPr>
        <w:t>חלאס</w:t>
      </w:r>
    </w:p>
    <w:p w14:paraId="32F5ECD3" w14:textId="45B7571C" w:rsidR="00083B4B" w:rsidRDefault="00083B4B" w:rsidP="003A31CF">
      <w:pPr>
        <w:rPr>
          <w:rFonts w:cs="Times New Roman"/>
          <w:rtl/>
        </w:rPr>
      </w:pPr>
      <w:r w:rsidRPr="00083B4B">
        <w:rPr>
          <w:rFonts w:cs="Times New Roman"/>
          <w:rtl/>
        </w:rPr>
        <w:t>מאפאן - מילת סלנג מיושנת שאלכס משתמש בה</w:t>
      </w:r>
    </w:p>
    <w:p w14:paraId="19AA12F3" w14:textId="2CA5B637" w:rsidR="00786EC0" w:rsidRDefault="00786EC0" w:rsidP="007610C8">
      <w:pPr>
        <w:rPr>
          <w:rFonts w:cs="Times New Roman"/>
          <w:rtl/>
        </w:rPr>
      </w:pPr>
    </w:p>
    <w:p w14:paraId="6C4C2FD3" w14:textId="77777777" w:rsidR="00786EC0" w:rsidRDefault="00786EC0" w:rsidP="007610C8">
      <w:pPr>
        <w:rPr>
          <w:rFonts w:cs="Times New Roman"/>
          <w:rtl/>
        </w:rPr>
      </w:pPr>
    </w:p>
    <w:p w14:paraId="191E58D9" w14:textId="5EE7B4C6" w:rsidR="00567D79" w:rsidRDefault="00567D79" w:rsidP="00797D6B">
      <w:pPr>
        <w:pStyle w:val="Heading3"/>
        <w:rPr>
          <w:rtl/>
        </w:rPr>
      </w:pPr>
      <w:r>
        <w:rPr>
          <w:rFonts w:hint="cs"/>
          <w:rtl/>
        </w:rPr>
        <w:t>הסבר אפשרי לסכנות הגופניות שאלכס מעמיד את עצמו בהן:</w:t>
      </w:r>
    </w:p>
    <w:p w14:paraId="7A0F0783" w14:textId="61554CA6" w:rsidR="00567D79" w:rsidRDefault="00567D79" w:rsidP="00797D6B">
      <w:pPr>
        <w:bidi w:val="0"/>
        <w:rPr>
          <w:rFonts w:cs="Times New Roman"/>
        </w:rPr>
      </w:pPr>
      <w:r>
        <w:rPr>
          <w:rFonts w:cs="Times New Roman"/>
        </w:rPr>
        <w:t>Life loses its interest, when the highest stake in the game of living, life itself, may not be risked. -Freud</w:t>
      </w:r>
    </w:p>
    <w:p w14:paraId="733CA16C" w14:textId="3DF4519C" w:rsidR="007610C8" w:rsidRDefault="007610C8" w:rsidP="007610C8"/>
    <w:p w14:paraId="60EB9EAB" w14:textId="0571E13C" w:rsidR="00797D6B" w:rsidRDefault="00797D6B" w:rsidP="007610C8"/>
    <w:p w14:paraId="7CDA801A" w14:textId="293CA33A" w:rsidR="00797D6B" w:rsidRDefault="00797D6B" w:rsidP="007610C8"/>
    <w:p w14:paraId="164EB9AC" w14:textId="77777777" w:rsidR="00797D6B" w:rsidRPr="007610C8" w:rsidRDefault="00797D6B" w:rsidP="007610C8"/>
    <w:bookmarkEnd w:id="7"/>
    <w:bookmarkEnd w:id="8"/>
    <w:bookmarkEnd w:id="9"/>
    <w:p w14:paraId="0DCB438A" w14:textId="77777777" w:rsidR="0018310D" w:rsidRPr="0044357B" w:rsidRDefault="00317F57" w:rsidP="00D14A18">
      <w:pPr>
        <w:pStyle w:val="Heading2"/>
        <w:rPr>
          <w:rtl/>
        </w:rPr>
      </w:pPr>
      <w:r>
        <w:rPr>
          <w:rFonts w:hint="cs"/>
          <w:rtl/>
        </w:rPr>
        <w:t>המון אבק</w:t>
      </w:r>
    </w:p>
    <w:p w14:paraId="446D8C46" w14:textId="1ED100BC" w:rsidR="00BD67BB" w:rsidRDefault="00BD67BB" w:rsidP="00F72EE0">
      <w:pPr>
        <w:rPr>
          <w:rtl/>
        </w:rPr>
      </w:pPr>
      <w:r>
        <w:rPr>
          <w:rFonts w:hint="cs"/>
          <w:rtl/>
        </w:rPr>
        <w:t xml:space="preserve">[לינק להשראה </w:t>
      </w:r>
      <w:r>
        <w:rPr>
          <w:rtl/>
        </w:rPr>
        <w:t>–</w:t>
      </w:r>
      <w:r>
        <w:rPr>
          <w:rFonts w:hint="cs"/>
          <w:rtl/>
        </w:rPr>
        <w:t xml:space="preserve"> </w:t>
      </w:r>
      <w:hyperlink r:id="rId33" w:history="1">
        <w:r w:rsidRPr="00BD67BB">
          <w:rPr>
            <w:rStyle w:val="Hyperlink"/>
            <w:rFonts w:hint="cs"/>
            <w:rtl/>
          </w:rPr>
          <w:t>שוברים שתיקה</w:t>
        </w:r>
      </w:hyperlink>
      <w:r>
        <w:rPr>
          <w:rFonts w:hint="cs"/>
          <w:rtl/>
        </w:rPr>
        <w:t>]</w:t>
      </w:r>
    </w:p>
    <w:p w14:paraId="49EAB90F" w14:textId="30B74436" w:rsidR="00094F92" w:rsidRDefault="00094F92" w:rsidP="00F72EE0">
      <w:pPr>
        <w:rPr>
          <w:rtl/>
        </w:rPr>
      </w:pPr>
      <w:r>
        <w:rPr>
          <w:rFonts w:hint="cs"/>
          <w:rtl/>
        </w:rPr>
        <w:lastRenderedPageBreak/>
        <w:t xml:space="preserve">רק בתור אינדיקציה לרמת הבילבול שאלכס שקע לתוכו כשהתגייס, בשישי הראשון כששוחררו לביתם הוא עלה על אוטובוס עם אחד הטירונים מהחדר שלו, זה שישן במיטה מתחתיו, בלי לברר אפילו לאן הוא נוסע. לאחר עוד שני החלפות אוטובוס </w:t>
      </w:r>
      <w:r>
        <w:rPr>
          <w:rtl/>
        </w:rPr>
        <w:t>–</w:t>
      </w:r>
      <w:r>
        <w:rPr>
          <w:rFonts w:hint="cs"/>
          <w:rtl/>
        </w:rPr>
        <w:t xml:space="preserve"> אחד בתחנה המרכזית בבאר שבע והשני בצומת הראל </w:t>
      </w:r>
      <w:r>
        <w:rPr>
          <w:rtl/>
        </w:rPr>
        <w:t>–</w:t>
      </w:r>
      <w:r>
        <w:rPr>
          <w:rFonts w:hint="cs"/>
          <w:rtl/>
        </w:rPr>
        <w:t xml:space="preserve"> [נניח] הם הגיעו לקיבוץ בהרי </w:t>
      </w:r>
      <w:r w:rsidR="00700037">
        <w:rPr>
          <w:rFonts w:hint="cs"/>
          <w:rtl/>
        </w:rPr>
        <w:t>ירושלי</w:t>
      </w:r>
      <w:r>
        <w:rPr>
          <w:rFonts w:hint="cs"/>
          <w:rtl/>
        </w:rPr>
        <w:t>ם, ורק אז הת</w:t>
      </w:r>
      <w:r w:rsidR="00CD54EA">
        <w:rPr>
          <w:rFonts w:hint="cs"/>
          <w:rtl/>
        </w:rPr>
        <w:t>חוור</w:t>
      </w:r>
      <w:r>
        <w:rPr>
          <w:rFonts w:hint="cs"/>
          <w:rtl/>
        </w:rPr>
        <w:t xml:space="preserve"> </w:t>
      </w:r>
      <w:r w:rsidR="00CD54EA">
        <w:rPr>
          <w:rFonts w:hint="cs"/>
          <w:rtl/>
        </w:rPr>
        <w:t>ש</w:t>
      </w:r>
      <w:r>
        <w:rPr>
          <w:rFonts w:hint="cs"/>
          <w:rtl/>
        </w:rPr>
        <w:t>אלכס טעה ב</w:t>
      </w:r>
      <w:r w:rsidR="00B24152">
        <w:rPr>
          <w:rFonts w:hint="cs"/>
          <w:rtl/>
        </w:rPr>
        <w:t xml:space="preserve">אוטובוס, טעה </w:t>
      </w:r>
      <w:r w:rsidR="00CD54EA">
        <w:rPr>
          <w:rFonts w:hint="cs"/>
          <w:rtl/>
        </w:rPr>
        <w:t>ב</w:t>
      </w:r>
      <w:r>
        <w:rPr>
          <w:rFonts w:hint="cs"/>
          <w:rtl/>
        </w:rPr>
        <w:t>כיוון, וכבר היה מאוחר מדי</w:t>
      </w:r>
      <w:r w:rsidR="00CD54EA">
        <w:rPr>
          <w:rFonts w:hint="cs"/>
          <w:rtl/>
        </w:rPr>
        <w:t>,</w:t>
      </w:r>
      <w:r>
        <w:rPr>
          <w:rFonts w:hint="cs"/>
          <w:rtl/>
        </w:rPr>
        <w:t xml:space="preserve"> השבת עמדה </w:t>
      </w:r>
      <w:r w:rsidR="00CD54EA">
        <w:rPr>
          <w:rFonts w:hint="cs"/>
          <w:rtl/>
        </w:rPr>
        <w:t>בפתח</w:t>
      </w:r>
      <w:r>
        <w:rPr>
          <w:rFonts w:hint="cs"/>
          <w:rtl/>
        </w:rPr>
        <w:t xml:space="preserve"> והאוטובוס האחרון </w:t>
      </w:r>
      <w:r w:rsidR="00F72EE0">
        <w:rPr>
          <w:rFonts w:hint="cs"/>
          <w:rtl/>
        </w:rPr>
        <w:t>חלף</w:t>
      </w:r>
      <w:r>
        <w:rPr>
          <w:rFonts w:hint="cs"/>
          <w:rtl/>
        </w:rPr>
        <w:t xml:space="preserve"> מזמן.</w:t>
      </w:r>
    </w:p>
    <w:p w14:paraId="4CCA4991" w14:textId="6B890916" w:rsidR="00094F92" w:rsidRDefault="00094F92" w:rsidP="00250000">
      <w:pPr>
        <w:rPr>
          <w:rtl/>
        </w:rPr>
      </w:pPr>
      <w:r>
        <w:rPr>
          <w:rFonts w:hint="cs"/>
          <w:rtl/>
        </w:rPr>
        <w:t xml:space="preserve">אלכס הוזמן אליו בלית ברירה </w:t>
      </w:r>
      <w:r>
        <w:rPr>
          <w:rtl/>
        </w:rPr>
        <w:t>–</w:t>
      </w:r>
      <w:r>
        <w:rPr>
          <w:rFonts w:hint="cs"/>
          <w:rtl/>
        </w:rPr>
        <w:t xml:space="preserve"> אותו טירון ששמו היה גידי [או לא???] רצה להשיל מעליו עם המדים כל זכר מעיק לצבא (כמובן שלעצמו הוא לא הודה בעד כמה מעיק עברו עליו עשרת הימים הראשונים לשירות) ו</w:t>
      </w:r>
      <w:r w:rsidR="00F06A3F">
        <w:rPr>
          <w:rFonts w:hint="cs"/>
          <w:rtl/>
        </w:rPr>
        <w:t>עכשיו</w:t>
      </w:r>
      <w:r>
        <w:rPr>
          <w:rFonts w:hint="cs"/>
          <w:rtl/>
        </w:rPr>
        <w:t xml:space="preserve"> נאלץ להזמין אליו את החייל הבודד שכל ניע שלו בקומה העליונה גרם למיטתם לחרוק בלילות.</w:t>
      </w:r>
    </w:p>
    <w:p w14:paraId="345A97DD" w14:textId="42AD7115" w:rsidR="00C83FEB" w:rsidRDefault="002A3B57" w:rsidP="00CD54EA">
      <w:pPr>
        <w:rPr>
          <w:rtl/>
        </w:rPr>
      </w:pPr>
      <w:r>
        <w:rPr>
          <w:rFonts w:hint="cs"/>
          <w:rtl/>
        </w:rPr>
        <w:t xml:space="preserve">אלכס אהב את הקיבוץ הזה, הוא לא הרבה לטייל בארץ ולא הכיר מקרוב (חוץ מאשר דרך החלון של מכונית נוסעת) את הרי יהודה וסלעיהם בגווני חום עמוק בשלהי החורף, וכל העצים הנאחזים אליהם </w:t>
      </w:r>
      <w:r>
        <w:rPr>
          <w:rtl/>
        </w:rPr>
        <w:t>–</w:t>
      </w:r>
      <w:r>
        <w:rPr>
          <w:rFonts w:hint="cs"/>
          <w:rtl/>
        </w:rPr>
        <w:t xml:space="preserve"> אלו הסלעים שעמים כה רבים נלחמו עליהם והנוף היה חמור-סבר ורציני ויאה ואלכס אהב את ה</w:t>
      </w:r>
      <w:r w:rsidR="004C59E0">
        <w:rPr>
          <w:rFonts w:hint="cs"/>
          <w:rtl/>
        </w:rPr>
        <w:t>אוויר</w:t>
      </w:r>
      <w:r>
        <w:rPr>
          <w:rFonts w:hint="cs"/>
          <w:rtl/>
        </w:rPr>
        <w:t xml:space="preserve"> הצח והקר שבבקרים, כשמתוך הרגל הוא התעורר מוקדם מדי וברווחה כה עמוקה חזר לישון, ואת השירים הישנים שהתנגנו במגורי הוריו</w:t>
      </w:r>
      <w:r w:rsidR="00CD54EA">
        <w:rPr>
          <w:rFonts w:hint="cs"/>
          <w:rtl/>
        </w:rPr>
        <w:t xml:space="preserve">של גידי </w:t>
      </w:r>
      <w:r>
        <w:rPr>
          <w:rFonts w:hint="cs"/>
          <w:rtl/>
        </w:rPr>
        <w:t xml:space="preserve"> </w:t>
      </w:r>
      <w:r>
        <w:rPr>
          <w:rtl/>
        </w:rPr>
        <w:t>–</w:t>
      </w:r>
      <w:r>
        <w:rPr>
          <w:rFonts w:hint="cs"/>
          <w:rtl/>
        </w:rPr>
        <w:t xml:space="preserve"> אוטיס רדינג ואלה פיצג'רלד ופרנק סינטרה שהתמזגו כה יפה עם ניחוחי הרפתות העולים לעת-ערב והעציצים מקומקומים חלודים שבחצר הקידמית, והמגב מאחורי דלת חדר המקלחת, ורצפת האבן החשופה, והלטאות ושפני הסלע והסוסים, הוא קנה להם כמה דיסקים של [זמרים דומים לאלו שהזכרתי </w:t>
      </w:r>
      <w:r>
        <w:rPr>
          <w:rtl/>
        </w:rPr>
        <w:t>–</w:t>
      </w:r>
      <w:r>
        <w:rPr>
          <w:rFonts w:hint="cs"/>
          <w:rtl/>
        </w:rPr>
        <w:t xml:space="preserve"> אבל </w:t>
      </w:r>
      <w:r w:rsidR="00C83FEB">
        <w:rPr>
          <w:rFonts w:hint="cs"/>
          <w:rtl/>
        </w:rPr>
        <w:t>בריטיים, אפשר לקחת ממקום כמו</w:t>
      </w:r>
      <w:r w:rsidR="00CD54EA">
        <w:rPr>
          <w:rFonts w:hint="cs"/>
          <w:rtl/>
        </w:rPr>
        <w:t xml:space="preserve"> </w:t>
      </w:r>
      <w:hyperlink r:id="rId34" w:history="1">
        <w:r w:rsidR="00CD54EA" w:rsidRPr="00CD54EA">
          <w:rPr>
            <w:rStyle w:val="Hyperlink"/>
            <w:rFonts w:hint="cs"/>
            <w:rtl/>
          </w:rPr>
          <w:t>פה</w:t>
        </w:r>
      </w:hyperlink>
      <w:r w:rsidR="00C83FEB">
        <w:rPr>
          <w:rFonts w:hint="cs"/>
          <w:rtl/>
        </w:rPr>
        <w:t xml:space="preserve">] בתחנה המרכזית של באר-שבע, והוא אהב / רצה לחשוב שכל מה שמניתי עד </w:t>
      </w:r>
      <w:r w:rsidR="00F06A3F">
        <w:rPr>
          <w:rFonts w:hint="cs"/>
          <w:rtl/>
        </w:rPr>
        <w:t>עכשיו</w:t>
      </w:r>
      <w:r w:rsidR="00C83FEB">
        <w:rPr>
          <w:rFonts w:hint="cs"/>
          <w:rtl/>
        </w:rPr>
        <w:t xml:space="preserve"> היה מה שהוא הכי אהב בקיבוץ, אבל באמת מה שהכי אהב היה כשההורים של גידי היו שואלים מה היה ואיך היה ומה הם עשו ולאחר שני משפטים גידי היה מאבד סבלנות וגוער בהם להפסיק לחקור אותו, זה שיגע את אלכס איך זה היה הדבר שהוא הכי אהב.</w:t>
      </w:r>
    </w:p>
    <w:p w14:paraId="1280D646" w14:textId="044D5A44" w:rsidR="00682D65" w:rsidRDefault="00682D65" w:rsidP="00682D65">
      <w:pPr>
        <w:rPr>
          <w:rFonts w:cs="Times New Roman"/>
          <w:rtl/>
        </w:rPr>
      </w:pPr>
      <w:r w:rsidRPr="00682D65">
        <w:rPr>
          <w:rFonts w:cs="Times New Roman"/>
          <w:rtl/>
        </w:rPr>
        <w:t>אוף תפסיק עם ז</w:t>
      </w:r>
      <w:r w:rsidR="00F72EE0">
        <w:rPr>
          <w:rFonts w:cs="Times New Roman"/>
          <w:rtl/>
        </w:rPr>
        <w:t>ה אבא, הוא היה ממלמל לעצמו</w:t>
      </w:r>
      <w:r w:rsidRPr="00682D65">
        <w:rPr>
          <w:rFonts w:cs="Times New Roman"/>
          <w:rtl/>
        </w:rPr>
        <w:t xml:space="preserve"> בחשיכה ומרגיש בבית, אוף אבא, אוף תפ</w:t>
      </w:r>
      <w:r>
        <w:rPr>
          <w:rFonts w:cs="Times New Roman"/>
          <w:rtl/>
        </w:rPr>
        <w:t xml:space="preserve">סיק עם זה, הוא היה מתרגם לעצמו </w:t>
      </w:r>
      <w:r>
        <w:rPr>
          <w:rFonts w:cs="Times New Roman" w:hint="cs"/>
          <w:rtl/>
        </w:rPr>
        <w:t>ל</w:t>
      </w:r>
      <w:r w:rsidRPr="00682D65">
        <w:rPr>
          <w:rFonts w:cs="Times New Roman"/>
          <w:rtl/>
        </w:rPr>
        <w:t>אנגלית, אבל עם אבא דיבר לעיתים קרובות בגרמנית, הוא ניסה בספרדית כי הוא נזכר ב</w:t>
      </w:r>
      <w:r w:rsidR="00035117">
        <w:rPr>
          <w:rFonts w:cs="Times New Roman" w:hint="cs"/>
          <w:rtl/>
        </w:rPr>
        <w:t>"</w:t>
      </w:r>
      <w:r w:rsidRPr="00682D65">
        <w:rPr>
          <w:rFonts w:cs="Times New Roman"/>
          <w:rtl/>
        </w:rPr>
        <w:t>קרעים</w:t>
      </w:r>
      <w:r w:rsidR="00035117">
        <w:rPr>
          <w:rFonts w:cs="Times New Roman" w:hint="cs"/>
          <w:rtl/>
        </w:rPr>
        <w:t>"</w:t>
      </w:r>
      <w:r w:rsidRPr="00682D65">
        <w:rPr>
          <w:rFonts w:cs="Times New Roman"/>
          <w:rtl/>
        </w:rPr>
        <w:t xml:space="preserve"> מהשפה של איי החופש שהיה</w:t>
      </w:r>
      <w:r>
        <w:rPr>
          <w:rFonts w:cs="Times New Roman" w:hint="cs"/>
          <w:rtl/>
        </w:rPr>
        <w:t xml:space="preserve"> בהם רק לפני חודשיים, זה היה כמעט בלתי נתפס איך רק חודשיים קודם הוא העביר כמעט כל לילה עם חברים מהמלון, תמיד היו שם בנות עם שיער ארוך</w:t>
      </w:r>
      <w:r w:rsidR="00C90C6C">
        <w:rPr>
          <w:rFonts w:cs="Times New Roman" w:hint="cs"/>
          <w:rtl/>
        </w:rPr>
        <w:t xml:space="preserve"> מאוד </w:t>
      </w:r>
      <w:r>
        <w:rPr>
          <w:rFonts w:cs="Times New Roman" w:hint="cs"/>
          <w:rtl/>
        </w:rPr>
        <w:t>וביקיני והמון בירה מסביב למדורה (מחוץ למתחם המלונות, היכן שהחוף סלעי</w:t>
      </w:r>
      <w:r w:rsidR="00CD54EA">
        <w:rPr>
          <w:rFonts w:cs="Times New Roman" w:hint="cs"/>
          <w:rtl/>
        </w:rPr>
        <w:t xml:space="preserve"> לפרקים</w:t>
      </w:r>
      <w:r>
        <w:rPr>
          <w:rFonts w:cs="Times New Roman" w:hint="cs"/>
          <w:rtl/>
        </w:rPr>
        <w:t xml:space="preserve"> והשיחים לא פונו והשקיעה </w:t>
      </w:r>
      <w:r w:rsidR="001C5A04">
        <w:rPr>
          <w:rFonts w:cs="Times New Roman" w:hint="cs"/>
          <w:rtl/>
        </w:rPr>
        <w:t>הייתה</w:t>
      </w:r>
      <w:r>
        <w:rPr>
          <w:rFonts w:cs="Times New Roman" w:hint="cs"/>
          <w:rtl/>
        </w:rPr>
        <w:t xml:space="preserve"> נמשכת שעה ארוכה) </w:t>
      </w:r>
      <w:r>
        <w:rPr>
          <w:rFonts w:cs="Times New Roman"/>
          <w:rtl/>
        </w:rPr>
        <w:t>–</w:t>
      </w:r>
      <w:r>
        <w:rPr>
          <w:rFonts w:cs="Times New Roman" w:hint="cs"/>
          <w:rtl/>
        </w:rPr>
        <w:t xml:space="preserve"> </w:t>
      </w:r>
      <w:r>
        <w:rPr>
          <w:rFonts w:cs="Times New Roman"/>
        </w:rPr>
        <w:t>basta papito</w:t>
      </w:r>
      <w:r>
        <w:rPr>
          <w:rFonts w:cs="Times New Roman" w:hint="cs"/>
          <w:rtl/>
        </w:rPr>
        <w:t xml:space="preserve">, </w:t>
      </w:r>
      <w:r w:rsidR="00EE2299">
        <w:rPr>
          <w:rFonts w:cs="Times New Roman" w:hint="cs"/>
          <w:rtl/>
        </w:rPr>
        <w:t xml:space="preserve">הוא היה אומר ו[טועם את הבירה?? נזכר במשהו ספציפי], המילים היו כה יפות בעיניו בכל שפה, מבוטאים בנימה קיצרת רוח כלפי ההורים, </w:t>
      </w:r>
      <w:r w:rsidR="00EE2299">
        <w:rPr>
          <w:rFonts w:cs="Times New Roman"/>
        </w:rPr>
        <w:t xml:space="preserve">jo, </w:t>
      </w:r>
      <w:r w:rsidR="00EE2299">
        <w:t>¿</w:t>
      </w:r>
      <w:r w:rsidR="00EE2299">
        <w:rPr>
          <w:rFonts w:cs="Times New Roman"/>
        </w:rPr>
        <w:t>cuanto mas?</w:t>
      </w:r>
      <w:r>
        <w:rPr>
          <w:rFonts w:cs="Times New Roman" w:hint="cs"/>
          <w:rtl/>
        </w:rPr>
        <w:t xml:space="preserve"> </w:t>
      </w:r>
      <w:r w:rsidR="00EE2299">
        <w:rPr>
          <w:rFonts w:cs="Times New Roman" w:hint="cs"/>
          <w:rtl/>
        </w:rPr>
        <w:t>המילים היפות מלוות אותו בהרדמו.</w:t>
      </w:r>
    </w:p>
    <w:p w14:paraId="73A8FEDD" w14:textId="379F8BA2" w:rsidR="00E66666" w:rsidRDefault="00E66666" w:rsidP="00682D65">
      <w:pPr>
        <w:rPr>
          <w:rFonts w:cs="Times New Roman"/>
          <w:rtl/>
        </w:rPr>
      </w:pPr>
      <w:r>
        <w:rPr>
          <w:rFonts w:cs="Times New Roman" w:hint="cs"/>
          <w:rtl/>
        </w:rPr>
        <w:t xml:space="preserve">אימו של גידי </w:t>
      </w:r>
      <w:r w:rsidR="001C5A04">
        <w:rPr>
          <w:rFonts w:cs="Times New Roman" w:hint="cs"/>
          <w:rtl/>
        </w:rPr>
        <w:t>הייתה</w:t>
      </w:r>
      <w:r>
        <w:rPr>
          <w:rFonts w:cs="Times New Roman" w:hint="cs"/>
          <w:rtl/>
        </w:rPr>
        <w:t xml:space="preserve"> זאת שתפרה לו את דרגות הרב"ט [אחרי שנפרד מלילך???] בתפר נסתר מושלם וגו'.</w:t>
      </w:r>
    </w:p>
    <w:p w14:paraId="136B6D4D" w14:textId="77777777" w:rsidR="00D412E5" w:rsidRDefault="00D412E5" w:rsidP="00682D65">
      <w:pPr>
        <w:rPr>
          <w:rFonts w:cs="Times New Roman"/>
          <w:rtl/>
        </w:rPr>
      </w:pPr>
    </w:p>
    <w:p w14:paraId="1B4CEAC2" w14:textId="77777777" w:rsidR="00D412E5" w:rsidRDefault="00D412E5" w:rsidP="00682D65">
      <w:pPr>
        <w:rPr>
          <w:rFonts w:cs="Times New Roman"/>
          <w:rtl/>
        </w:rPr>
      </w:pPr>
    </w:p>
    <w:p w14:paraId="70D6C866" w14:textId="48677B73" w:rsidR="00D412E5" w:rsidRDefault="00D412E5" w:rsidP="00682D65">
      <w:pPr>
        <w:rPr>
          <w:rFonts w:cs="Times New Roman"/>
          <w:rtl/>
        </w:rPr>
      </w:pPr>
      <w:r>
        <w:rPr>
          <w:rFonts w:cs="Times New Roman" w:hint="cs"/>
          <w:rtl/>
        </w:rPr>
        <w:t>אלכס הרבה באותה תקופה להרהר מדוע שינאה היא רגש ש</w:t>
      </w:r>
      <w:r w:rsidR="00F97A34">
        <w:rPr>
          <w:rFonts w:cs="Times New Roman" w:hint="cs"/>
          <w:rtl/>
        </w:rPr>
        <w:t>כל כך</w:t>
      </w:r>
      <w:r>
        <w:rPr>
          <w:rFonts w:cs="Times New Roman" w:hint="cs"/>
          <w:rtl/>
        </w:rPr>
        <w:t xml:space="preserve"> קל ללבות אצל אנשים. התיאוריה הנוכחית שלו </w:t>
      </w:r>
      <w:r>
        <w:rPr>
          <w:rFonts w:cs="Times New Roman"/>
          <w:rtl/>
        </w:rPr>
        <w:t>–</w:t>
      </w:r>
      <w:r>
        <w:rPr>
          <w:rFonts w:cs="Times New Roman" w:hint="cs"/>
          <w:rtl/>
        </w:rPr>
        <w:t xml:space="preserve"> מפני שלכל אחד יש את ה</w:t>
      </w:r>
      <w:r>
        <w:rPr>
          <w:rFonts w:cs="Times New Roman"/>
        </w:rPr>
        <w:t>instances</w:t>
      </w:r>
      <w:r>
        <w:rPr>
          <w:rFonts w:cs="Times New Roman" w:hint="cs"/>
          <w:rtl/>
        </w:rPr>
        <w:t xml:space="preserve"> האלה שבו הוא מרגיש שהוא </w:t>
      </w:r>
      <w:r>
        <w:rPr>
          <w:rFonts w:cs="Times New Roman"/>
        </w:rPr>
        <w:t>was sold short</w:t>
      </w:r>
      <w:r>
        <w:rPr>
          <w:rFonts w:cs="Times New Roman" w:hint="cs"/>
          <w:rtl/>
        </w:rPr>
        <w:t xml:space="preserve"> כלומר הופלה לרעה, קיבל פחות מהאחרים או בדיוק כמו האחרים אע"פ שתרם יותר מהם. כי את סיבלו הוא בהחלט מכיר וסיבלם של הזולת לא מעניין במיוחד. ואז עם רגשי הקיפוח האלה, גם אם הם לרוב מוחלשים, מושתקים, מוחבאים, מוחנקים, עדיין יש שם איזה זיק מדי פעם, ועם חומר הבערה המתאים קל ללבותם.</w:t>
      </w:r>
    </w:p>
    <w:p w14:paraId="76C57CBD" w14:textId="0E246822" w:rsidR="00D412E5" w:rsidRDefault="00D412E5" w:rsidP="00682D65">
      <w:pPr>
        <w:rPr>
          <w:rtl/>
        </w:rPr>
      </w:pPr>
      <w:r>
        <w:rPr>
          <w:rFonts w:cs="Times New Roman" w:hint="cs"/>
          <w:rtl/>
        </w:rPr>
        <w:t>למה זה לא כך עם רגשות חיוביים? למה קל לשכוח טובות שנעשו לי, מאורעות בהם הופלתי לטובה, זמנים בהם המזל האיר לי פנים?</w:t>
      </w:r>
      <w:r w:rsidR="00F92077">
        <w:rPr>
          <w:rFonts w:cs="Times New Roman" w:hint="cs"/>
          <w:rtl/>
        </w:rPr>
        <w:t xml:space="preserve"> את זה הוא עדיין לא ידע.</w:t>
      </w:r>
    </w:p>
    <w:p w14:paraId="35465068" w14:textId="77777777" w:rsidR="00094F92" w:rsidRDefault="00094F92" w:rsidP="00250000">
      <w:pPr>
        <w:rPr>
          <w:rtl/>
        </w:rPr>
      </w:pPr>
    </w:p>
    <w:p w14:paraId="658783D0" w14:textId="57577F6E" w:rsidR="00B01325" w:rsidRDefault="00B01325" w:rsidP="00250000">
      <w:pPr>
        <w:rPr>
          <w:rtl/>
        </w:rPr>
      </w:pPr>
      <w:r>
        <w:rPr>
          <w:rFonts w:hint="cs"/>
          <w:rtl/>
        </w:rPr>
        <w:t>החברה של גידי הביאה קלטת ממורטת ביותר של "צייד הצבאים" והם היו נוהגים לצפות בה בשבת לפנות בוקר כשהיו חוזרים מ</w:t>
      </w:r>
      <w:r w:rsidR="00700037">
        <w:rPr>
          <w:rFonts w:hint="cs"/>
          <w:rtl/>
        </w:rPr>
        <w:t>ירושלי</w:t>
      </w:r>
      <w:r>
        <w:rPr>
          <w:rFonts w:hint="cs"/>
          <w:rtl/>
        </w:rPr>
        <w:t>ם.</w:t>
      </w:r>
      <w:r w:rsidR="00682D65">
        <w:rPr>
          <w:rFonts w:hint="cs"/>
          <w:rtl/>
        </w:rPr>
        <w:t xml:space="preserve"> [ממועדונים]</w:t>
      </w:r>
    </w:p>
    <w:p w14:paraId="1AD8C132" w14:textId="77777777" w:rsidR="004627AB" w:rsidRPr="00CD067C" w:rsidRDefault="004627AB" w:rsidP="00250000">
      <w:pPr>
        <w:rPr>
          <w:rtl/>
        </w:rPr>
      </w:pPr>
      <w:r w:rsidRPr="00CD067C">
        <w:rPr>
          <w:rtl/>
        </w:rPr>
        <w:t xml:space="preserve">"איך בצבא?" ארקדי שאל את אלכס, מאובק ומיוזע שחזר </w:t>
      </w:r>
      <w:r w:rsidRPr="00CD067C">
        <w:rPr>
          <w:rFonts w:hint="cs"/>
          <w:rtl/>
        </w:rPr>
        <w:t>מהטירונות</w:t>
      </w:r>
      <w:r w:rsidRPr="00CD067C">
        <w:rPr>
          <w:rtl/>
        </w:rPr>
        <w:t xml:space="preserve"> ביום שישי בשעות הצהריים המאוחרות.</w:t>
      </w:r>
    </w:p>
    <w:p w14:paraId="08784D98" w14:textId="77777777" w:rsidR="004627AB" w:rsidRDefault="004627AB" w:rsidP="00250000">
      <w:pPr>
        <w:rPr>
          <w:rtl/>
        </w:rPr>
      </w:pPr>
      <w:r w:rsidRPr="00CD067C">
        <w:rPr>
          <w:rtl/>
        </w:rPr>
        <w:t>"בסדר...</w:t>
      </w:r>
      <w:r w:rsidR="0057031E">
        <w:rPr>
          <w:rFonts w:hint="cs"/>
          <w:rtl/>
        </w:rPr>
        <w:t xml:space="preserve"> המון אבק. אני חייב להיכנס למקלחת כבר.</w:t>
      </w:r>
      <w:r w:rsidRPr="00CD067C">
        <w:rPr>
          <w:rtl/>
        </w:rPr>
        <w:t>"</w:t>
      </w:r>
    </w:p>
    <w:p w14:paraId="0A457D10" w14:textId="268C932F" w:rsidR="0057031E" w:rsidRDefault="007F3392" w:rsidP="005E05EF">
      <w:pPr>
        <w:rPr>
          <w:rtl/>
        </w:rPr>
      </w:pPr>
      <w:r>
        <w:rPr>
          <w:rFonts w:hint="cs"/>
          <w:rtl/>
        </w:rPr>
        <w:t>ארקדי לא העלה ב</w:t>
      </w:r>
      <w:r w:rsidR="005E05EF">
        <w:rPr>
          <w:rFonts w:hint="cs"/>
          <w:rtl/>
        </w:rPr>
        <w:t>דעתו שאלכס יבכר</w:t>
      </w:r>
      <w:r w:rsidR="0057031E">
        <w:rPr>
          <w:rFonts w:hint="cs"/>
          <w:rtl/>
        </w:rPr>
        <w:t xml:space="preserve"> כל פעילות אחרת </w:t>
      </w:r>
      <w:r w:rsidR="005E05EF">
        <w:rPr>
          <w:rFonts w:hint="cs"/>
          <w:rtl/>
        </w:rPr>
        <w:t>על פני שיחת-רעים</w:t>
      </w:r>
      <w:r w:rsidR="0057031E">
        <w:rPr>
          <w:rFonts w:hint="cs"/>
          <w:rtl/>
        </w:rPr>
        <w:t xml:space="preserve">. הם לא נפגשו </w:t>
      </w:r>
      <w:r w:rsidR="00317F57">
        <w:rPr>
          <w:rFonts w:hint="cs"/>
          <w:rtl/>
        </w:rPr>
        <w:t>קרוב לשנה</w:t>
      </w:r>
      <w:r w:rsidR="0032635C">
        <w:rPr>
          <w:rFonts w:hint="cs"/>
          <w:rtl/>
        </w:rPr>
        <w:t xml:space="preserve">, כי אלכס חזר </w:t>
      </w:r>
      <w:r w:rsidR="001702EE">
        <w:rPr>
          <w:rFonts w:hint="cs"/>
          <w:rtl/>
        </w:rPr>
        <w:t xml:space="preserve">רק </w:t>
      </w:r>
      <w:r w:rsidR="0032635C">
        <w:rPr>
          <w:rFonts w:hint="cs"/>
          <w:rtl/>
        </w:rPr>
        <w:t>יומיים לפני תאריך הגיוס שלו ואת רוב זמנו בילה דווקא ב</w:t>
      </w:r>
      <w:r w:rsidR="001702EE">
        <w:rPr>
          <w:rFonts w:hint="cs"/>
          <w:rtl/>
        </w:rPr>
        <w:t>מזכרת בתיה</w:t>
      </w:r>
      <w:r w:rsidR="0032635C">
        <w:rPr>
          <w:rFonts w:hint="cs"/>
          <w:rtl/>
        </w:rPr>
        <w:t>, מכל המקומות</w:t>
      </w:r>
      <w:r w:rsidR="0057031E">
        <w:rPr>
          <w:rFonts w:hint="cs"/>
          <w:rtl/>
        </w:rPr>
        <w:t>.</w:t>
      </w:r>
      <w:r w:rsidR="001702EE">
        <w:rPr>
          <w:rFonts w:hint="cs"/>
          <w:rtl/>
        </w:rPr>
        <w:t xml:space="preserve"> או זיכרון יעקב, מי יודע.</w:t>
      </w:r>
      <w:r w:rsidR="0057031E">
        <w:rPr>
          <w:rFonts w:hint="cs"/>
          <w:rtl/>
        </w:rPr>
        <w:t xml:space="preserve"> </w:t>
      </w:r>
      <w:r w:rsidR="0032635C">
        <w:rPr>
          <w:rFonts w:hint="cs"/>
          <w:rtl/>
        </w:rPr>
        <w:t xml:space="preserve">בזמן שחלף </w:t>
      </w:r>
      <w:r w:rsidR="0057031E">
        <w:rPr>
          <w:rFonts w:hint="cs"/>
          <w:rtl/>
        </w:rPr>
        <w:t xml:space="preserve">הוא </w:t>
      </w:r>
      <w:r w:rsidR="0032635C">
        <w:rPr>
          <w:rFonts w:hint="cs"/>
          <w:rtl/>
        </w:rPr>
        <w:t>הפך</w:t>
      </w:r>
      <w:r w:rsidR="0057031E">
        <w:rPr>
          <w:rFonts w:hint="cs"/>
          <w:rtl/>
        </w:rPr>
        <w:t xml:space="preserve"> </w:t>
      </w:r>
      <w:r w:rsidR="0032635C">
        <w:rPr>
          <w:rFonts w:hint="cs"/>
          <w:rtl/>
        </w:rPr>
        <w:t>ל</w:t>
      </w:r>
      <w:r w:rsidR="0057031E">
        <w:rPr>
          <w:rFonts w:hint="cs"/>
          <w:rtl/>
        </w:rPr>
        <w:t>מישהו זר ו</w:t>
      </w:r>
      <w:r w:rsidR="00317F57">
        <w:rPr>
          <w:rFonts w:hint="cs"/>
          <w:rtl/>
        </w:rPr>
        <w:t>גדול מדי, שעושה דברים קשוחים ו</w:t>
      </w:r>
      <w:r w:rsidR="000B6D9D">
        <w:rPr>
          <w:rFonts w:hint="cs"/>
          <w:rtl/>
        </w:rPr>
        <w:t xml:space="preserve">תוקפניים, </w:t>
      </w:r>
      <w:r w:rsidR="00F97A34">
        <w:rPr>
          <w:rFonts w:hint="cs"/>
          <w:rtl/>
        </w:rPr>
        <w:t>כל כך</w:t>
      </w:r>
      <w:r w:rsidR="00057C6F">
        <w:rPr>
          <w:rFonts w:hint="cs"/>
          <w:rtl/>
        </w:rPr>
        <w:t xml:space="preserve"> </w:t>
      </w:r>
      <w:r w:rsidR="000B6D9D">
        <w:rPr>
          <w:rFonts w:hint="cs"/>
          <w:rtl/>
        </w:rPr>
        <w:t>מ</w:t>
      </w:r>
      <w:r w:rsidR="00317F57">
        <w:rPr>
          <w:rFonts w:hint="cs"/>
          <w:rtl/>
        </w:rPr>
        <w:t>יותרים</w:t>
      </w:r>
      <w:r w:rsidR="000B6D9D">
        <w:rPr>
          <w:rFonts w:hint="cs"/>
          <w:rtl/>
        </w:rPr>
        <w:t xml:space="preserve"> עבור</w:t>
      </w:r>
      <w:r w:rsidR="00057C6F">
        <w:rPr>
          <w:rFonts w:hint="cs"/>
          <w:rtl/>
        </w:rPr>
        <w:t>ו</w:t>
      </w:r>
      <w:r w:rsidR="0057031E">
        <w:rPr>
          <w:rFonts w:hint="cs"/>
          <w:rtl/>
        </w:rPr>
        <w:t>. "ולמה הכומתה שלך בצבע חאקי, אם אתה בצנחנים?"</w:t>
      </w:r>
    </w:p>
    <w:p w14:paraId="26DB952C" w14:textId="77777777" w:rsidR="0057031E" w:rsidRDefault="0057031E" w:rsidP="004F5450">
      <w:pPr>
        <w:rPr>
          <w:rtl/>
        </w:rPr>
      </w:pPr>
      <w:r>
        <w:rPr>
          <w:rFonts w:hint="cs"/>
          <w:rtl/>
        </w:rPr>
        <w:t xml:space="preserve">"מה קורה לך ארקדי, יש מסע </w:t>
      </w:r>
      <w:r w:rsidR="004F5450">
        <w:rPr>
          <w:rFonts w:hint="cs"/>
          <w:rtl/>
        </w:rPr>
        <w:t>מיוחד ל</w:t>
      </w:r>
      <w:r>
        <w:rPr>
          <w:rFonts w:hint="cs"/>
          <w:rtl/>
        </w:rPr>
        <w:t>כומתה אדומה."</w:t>
      </w:r>
      <w:r w:rsidR="004F5450">
        <w:rPr>
          <w:rFonts w:hint="cs"/>
          <w:rtl/>
        </w:rPr>
        <w:t xml:space="preserve"> אלכס אילץ את עיניו להיפקח, בכח הרצון בלבד.</w:t>
      </w:r>
    </w:p>
    <w:p w14:paraId="50F681F7" w14:textId="0D49431C" w:rsidR="0057031E" w:rsidRDefault="0057031E" w:rsidP="006B194A">
      <w:pPr>
        <w:rPr>
          <w:rtl/>
        </w:rPr>
      </w:pPr>
      <w:r>
        <w:rPr>
          <w:rFonts w:hint="cs"/>
          <w:rtl/>
        </w:rPr>
        <w:t>"טוב, לא כל אחד נולד עם הידע המ</w:t>
      </w:r>
      <w:r w:rsidR="00CD54EA">
        <w:rPr>
          <w:rFonts w:hint="cs"/>
          <w:rtl/>
        </w:rPr>
        <w:t>עשיר</w:t>
      </w:r>
      <w:r>
        <w:rPr>
          <w:rFonts w:hint="cs"/>
          <w:rtl/>
        </w:rPr>
        <w:t xml:space="preserve"> הזה."</w:t>
      </w:r>
    </w:p>
    <w:p w14:paraId="1BE4B76D" w14:textId="77777777" w:rsidR="002A6405" w:rsidRDefault="002A6405" w:rsidP="00250000">
      <w:pPr>
        <w:rPr>
          <w:rtl/>
        </w:rPr>
      </w:pPr>
      <w:r>
        <w:rPr>
          <w:rFonts w:hint="cs"/>
          <w:rtl/>
        </w:rPr>
        <w:t>"אני מוכרח להתקלח כבר."</w:t>
      </w:r>
    </w:p>
    <w:p w14:paraId="305D8A25" w14:textId="77777777" w:rsidR="006B194A" w:rsidRDefault="006B194A" w:rsidP="00250000">
      <w:pPr>
        <w:rPr>
          <w:rtl/>
        </w:rPr>
      </w:pPr>
      <w:r>
        <w:rPr>
          <w:rFonts w:hint="cs"/>
          <w:rtl/>
        </w:rPr>
        <w:t>"ומתי זה, המסע הזה? באמצע הטירונות או בסופה?"</w:t>
      </w:r>
    </w:p>
    <w:p w14:paraId="0F89741A" w14:textId="77777777" w:rsidR="00A7789C" w:rsidRDefault="00A7789C" w:rsidP="006E506F">
      <w:pPr>
        <w:rPr>
          <w:rtl/>
        </w:rPr>
      </w:pPr>
      <w:r>
        <w:rPr>
          <w:rFonts w:hint="cs"/>
          <w:rtl/>
        </w:rPr>
        <w:t xml:space="preserve">"כן, זה בסוף </w:t>
      </w:r>
      <w:r w:rsidR="006E506F">
        <w:rPr>
          <w:rFonts w:hint="cs"/>
          <w:rtl/>
        </w:rPr>
        <w:t>אימון מתקדם</w:t>
      </w:r>
      <w:r>
        <w:rPr>
          <w:rFonts w:hint="cs"/>
          <w:rtl/>
        </w:rPr>
        <w:t>."</w:t>
      </w:r>
    </w:p>
    <w:p w14:paraId="2737C7F0" w14:textId="77777777" w:rsidR="00A7789C" w:rsidRDefault="00A7789C" w:rsidP="00A7789C">
      <w:pPr>
        <w:rPr>
          <w:rtl/>
        </w:rPr>
      </w:pPr>
      <w:r>
        <w:rPr>
          <w:rFonts w:hint="cs"/>
          <w:rtl/>
        </w:rPr>
        <w:t>"אהה.</w:t>
      </w:r>
      <w:r w:rsidR="006E506F">
        <w:rPr>
          <w:rFonts w:hint="cs"/>
          <w:rtl/>
        </w:rPr>
        <w:t xml:space="preserve"> אז אחרי הטירונות?</w:t>
      </w:r>
      <w:r>
        <w:rPr>
          <w:rFonts w:hint="cs"/>
          <w:rtl/>
        </w:rPr>
        <w:t>"</w:t>
      </w:r>
    </w:p>
    <w:p w14:paraId="21FE0866" w14:textId="77777777" w:rsidR="006B194A" w:rsidRDefault="00A7789C" w:rsidP="00230E63">
      <w:pPr>
        <w:rPr>
          <w:rtl/>
        </w:rPr>
      </w:pPr>
      <w:r>
        <w:rPr>
          <w:rFonts w:hint="cs"/>
          <w:rtl/>
        </w:rPr>
        <w:t>"</w:t>
      </w:r>
      <w:r w:rsidR="006E506F">
        <w:rPr>
          <w:rFonts w:hint="cs"/>
          <w:rtl/>
        </w:rPr>
        <w:t xml:space="preserve">לא, זה ההמשך, </w:t>
      </w:r>
      <w:r>
        <w:rPr>
          <w:rFonts w:hint="cs"/>
          <w:rtl/>
        </w:rPr>
        <w:t>זה נקרא</w:t>
      </w:r>
      <w:r w:rsidR="006E506F">
        <w:rPr>
          <w:rFonts w:hint="cs"/>
          <w:rtl/>
        </w:rPr>
        <w:t xml:space="preserve"> טירונות 07</w:t>
      </w:r>
      <w:r w:rsidR="006B194A">
        <w:rPr>
          <w:rFonts w:hint="cs"/>
          <w:rtl/>
        </w:rPr>
        <w:t>."</w:t>
      </w:r>
    </w:p>
    <w:p w14:paraId="2994EC1A" w14:textId="77777777" w:rsidR="006E506F" w:rsidRDefault="006E506F" w:rsidP="006E506F">
      <w:pPr>
        <w:rPr>
          <w:rtl/>
        </w:rPr>
      </w:pPr>
      <w:r>
        <w:rPr>
          <w:rFonts w:hint="cs"/>
          <w:rtl/>
        </w:rPr>
        <w:t>"א</w:t>
      </w:r>
      <w:r w:rsidR="004F0189">
        <w:rPr>
          <w:rFonts w:hint="cs"/>
          <w:rtl/>
        </w:rPr>
        <w:t>ז</w:t>
      </w:r>
      <w:r>
        <w:rPr>
          <w:rFonts w:hint="cs"/>
          <w:rtl/>
        </w:rPr>
        <w:t xml:space="preserve"> גם עבור הנעליים האדומות </w:t>
      </w:r>
      <w:r w:rsidR="004F0189">
        <w:rPr>
          <w:rFonts w:hint="cs"/>
          <w:rtl/>
        </w:rPr>
        <w:t>עשו</w:t>
      </w:r>
      <w:r w:rsidR="00230E63">
        <w:rPr>
          <w:rFonts w:hint="cs"/>
          <w:rtl/>
        </w:rPr>
        <w:t xml:space="preserve"> לך טיול?"</w:t>
      </w:r>
    </w:p>
    <w:p w14:paraId="51325A04" w14:textId="6A972F2D" w:rsidR="00230E63" w:rsidRDefault="00230E63" w:rsidP="005E05EF">
      <w:pPr>
        <w:rPr>
          <w:rtl/>
        </w:rPr>
      </w:pPr>
      <w:r>
        <w:rPr>
          <w:rFonts w:hint="cs"/>
          <w:rtl/>
        </w:rPr>
        <w:t xml:space="preserve">"מה? ארקדי זה לא טיול, זה מסע, </w:t>
      </w:r>
      <w:r w:rsidR="00CB55EF">
        <w:rPr>
          <w:rFonts w:hint="cs"/>
          <w:rtl/>
        </w:rPr>
        <w:t xml:space="preserve">ותאמין לי, </w:t>
      </w:r>
      <w:r w:rsidR="004F0189">
        <w:rPr>
          <w:rFonts w:hint="cs"/>
          <w:rtl/>
        </w:rPr>
        <w:t xml:space="preserve">כבר </w:t>
      </w:r>
      <w:r w:rsidR="005E05EF">
        <w:rPr>
          <w:rFonts w:hint="cs"/>
          <w:rtl/>
        </w:rPr>
        <w:t>עשינו</w:t>
      </w:r>
      <w:r w:rsidR="004F0189">
        <w:rPr>
          <w:rFonts w:hint="cs"/>
          <w:rtl/>
        </w:rPr>
        <w:t xml:space="preserve"> כמ</w:t>
      </w:r>
      <w:r>
        <w:rPr>
          <w:rFonts w:hint="cs"/>
          <w:rtl/>
        </w:rPr>
        <w:t>ה</w:t>
      </w:r>
      <w:r w:rsidR="00CB55EF">
        <w:rPr>
          <w:rFonts w:hint="cs"/>
          <w:rtl/>
        </w:rPr>
        <w:t xml:space="preserve"> מסעות</w:t>
      </w:r>
      <w:r w:rsidR="004F0189">
        <w:rPr>
          <w:rFonts w:hint="cs"/>
          <w:rtl/>
        </w:rPr>
        <w:t>,</w:t>
      </w:r>
      <w:r>
        <w:rPr>
          <w:rFonts w:hint="cs"/>
          <w:rtl/>
        </w:rPr>
        <w:t xml:space="preserve"> </w:t>
      </w:r>
      <w:r w:rsidR="00CD54EA">
        <w:rPr>
          <w:rFonts w:hint="cs"/>
          <w:rtl/>
        </w:rPr>
        <w:t>כל סיכה ותג שאתה רואה עלי זה מקבלים רק אחרי מסע  [</w:t>
      </w:r>
      <w:r>
        <w:rPr>
          <w:rFonts w:hint="cs"/>
          <w:rtl/>
        </w:rPr>
        <w:t>לסיכת חי"ר לכומתה</w:t>
      </w:r>
      <w:r w:rsidR="004F0189">
        <w:rPr>
          <w:rFonts w:hint="cs"/>
          <w:rtl/>
        </w:rPr>
        <w:t xml:space="preserve">, </w:t>
      </w:r>
      <w:r w:rsidR="00F31314">
        <w:rPr>
          <w:rFonts w:hint="cs"/>
          <w:rtl/>
        </w:rPr>
        <w:t>ולתג יחידה</w:t>
      </w:r>
      <w:r w:rsidR="00CD54EA">
        <w:rPr>
          <w:rFonts w:hint="cs"/>
          <w:rtl/>
        </w:rPr>
        <w:t>] ותאמין לי</w:t>
      </w:r>
      <w:r w:rsidR="00CB55EF">
        <w:rPr>
          <w:rFonts w:hint="cs"/>
          <w:rtl/>
        </w:rPr>
        <w:t xml:space="preserve"> זה שונה לגמרי מטיול.</w:t>
      </w:r>
      <w:r w:rsidR="00F31314">
        <w:rPr>
          <w:rFonts w:hint="cs"/>
          <w:rtl/>
        </w:rPr>
        <w:t>"</w:t>
      </w:r>
    </w:p>
    <w:p w14:paraId="13B42A9D" w14:textId="77777777" w:rsidR="00E91C2D" w:rsidRDefault="00E91C2D" w:rsidP="005E05EF">
      <w:pPr>
        <w:rPr>
          <w:rtl/>
        </w:rPr>
      </w:pPr>
      <w:r>
        <w:rPr>
          <w:rFonts w:hint="cs"/>
          <w:rtl/>
        </w:rPr>
        <w:t>"קשה?"</w:t>
      </w:r>
    </w:p>
    <w:p w14:paraId="01D396BD" w14:textId="22337E69" w:rsidR="00E91C2D" w:rsidRDefault="002C163A" w:rsidP="002C163A">
      <w:pPr>
        <w:rPr>
          <w:rtl/>
        </w:rPr>
      </w:pPr>
      <w:r>
        <w:rPr>
          <w:rFonts w:hint="cs"/>
          <w:rtl/>
        </w:rPr>
        <w:t xml:space="preserve">אלכס חייך. הוא פרם את שרוכי </w:t>
      </w:r>
      <w:r w:rsidR="00E91C2D">
        <w:rPr>
          <w:rFonts w:hint="cs"/>
          <w:rtl/>
        </w:rPr>
        <w:t>נעלי</w:t>
      </w:r>
      <w:r>
        <w:rPr>
          <w:rFonts w:hint="cs"/>
          <w:rtl/>
        </w:rPr>
        <w:t>ו</w:t>
      </w:r>
      <w:r w:rsidR="00E91C2D">
        <w:rPr>
          <w:rFonts w:hint="cs"/>
          <w:rtl/>
        </w:rPr>
        <w:t xml:space="preserve"> אבל לא חלץ אותן, </w:t>
      </w:r>
      <w:r>
        <w:rPr>
          <w:rFonts w:hint="cs"/>
          <w:rtl/>
        </w:rPr>
        <w:t>בשל חוסר הוודאות שאפף את אופן התפשטותה, בסביבה הביתית, של עננת הצחנה</w:t>
      </w:r>
      <w:r w:rsidR="00E91C2D">
        <w:rPr>
          <w:rFonts w:hint="cs"/>
          <w:rtl/>
        </w:rPr>
        <w:t xml:space="preserve"> ש</w:t>
      </w:r>
      <w:r w:rsidR="001C5A04">
        <w:rPr>
          <w:rFonts w:hint="cs"/>
          <w:rtl/>
        </w:rPr>
        <w:t>הייתה</w:t>
      </w:r>
      <w:r w:rsidR="00E91C2D">
        <w:rPr>
          <w:rFonts w:hint="cs"/>
          <w:rtl/>
        </w:rPr>
        <w:t xml:space="preserve"> אגו</w:t>
      </w:r>
      <w:r>
        <w:rPr>
          <w:rFonts w:hint="cs"/>
          <w:rtl/>
        </w:rPr>
        <w:t>ּ</w:t>
      </w:r>
      <w:r w:rsidR="00E91C2D">
        <w:rPr>
          <w:rFonts w:hint="cs"/>
          <w:rtl/>
        </w:rPr>
        <w:t>רה בתוכן בביטחה</w:t>
      </w:r>
      <w:r>
        <w:rPr>
          <w:rFonts w:hint="cs"/>
          <w:rtl/>
        </w:rPr>
        <w:t>.</w:t>
      </w:r>
    </w:p>
    <w:p w14:paraId="2D4A9200" w14:textId="77777777" w:rsidR="00BE5EB6" w:rsidRDefault="00BE5EB6" w:rsidP="00BE5EB6">
      <w:pPr>
        <w:rPr>
          <w:rtl/>
        </w:rPr>
      </w:pPr>
      <w:r>
        <w:rPr>
          <w:rFonts w:hint="cs"/>
          <w:rtl/>
        </w:rPr>
        <w:t>"לא אמרת ש... שגולני זה סיכון, בגלל זה אתה הולך לצנחנים?"</w:t>
      </w:r>
    </w:p>
    <w:p w14:paraId="20CFCC77" w14:textId="77777777" w:rsidR="00BE5EB6" w:rsidRDefault="00BE5EB6" w:rsidP="005E05EF">
      <w:pPr>
        <w:rPr>
          <w:rtl/>
        </w:rPr>
      </w:pPr>
      <w:r>
        <w:rPr>
          <w:rFonts w:hint="cs"/>
          <w:rtl/>
        </w:rPr>
        <w:t>"</w:t>
      </w:r>
      <w:r w:rsidR="005E05EF">
        <w:rPr>
          <w:rFonts w:hint="cs"/>
          <w:rtl/>
        </w:rPr>
        <w:t xml:space="preserve">כן, </w:t>
      </w:r>
      <w:r>
        <w:rPr>
          <w:rFonts w:hint="cs"/>
          <w:rtl/>
        </w:rPr>
        <w:t xml:space="preserve">גולני נורא מבוקש ויש סיכון שלא תתקבל. לצנחנים רק </w:t>
      </w:r>
      <w:r w:rsidR="0022182A">
        <w:rPr>
          <w:rFonts w:hint="cs"/>
          <w:rtl/>
        </w:rPr>
        <w:t xml:space="preserve">הייתי </w:t>
      </w:r>
      <w:r>
        <w:rPr>
          <w:rFonts w:hint="cs"/>
          <w:rtl/>
        </w:rPr>
        <w:t>צריך לעבור את הגיבוש הזה. אבל ליח"טיות אני בוודאות לא אגיע, זה הבאסה של להיות חייל בודד."</w:t>
      </w:r>
    </w:p>
    <w:p w14:paraId="5EE3C021" w14:textId="1519ABC2" w:rsidR="006B194A" w:rsidRDefault="00C200D6" w:rsidP="00925854">
      <w:pPr>
        <w:rPr>
          <w:rtl/>
        </w:rPr>
      </w:pPr>
      <w:r>
        <w:rPr>
          <w:rFonts w:hint="cs"/>
          <w:rtl/>
        </w:rPr>
        <w:t>ארקדי הכיר</w:t>
      </w:r>
      <w:r w:rsidR="006B194A">
        <w:rPr>
          <w:rFonts w:hint="cs"/>
          <w:rtl/>
        </w:rPr>
        <w:t xml:space="preserve"> את המשרד לטיפול בעתודאים</w:t>
      </w:r>
      <w:r w:rsidR="00CB55EF">
        <w:rPr>
          <w:rFonts w:hint="cs"/>
          <w:rtl/>
        </w:rPr>
        <w:t xml:space="preserve"> ו</w:t>
      </w:r>
      <w:r>
        <w:rPr>
          <w:rFonts w:hint="cs"/>
          <w:rtl/>
        </w:rPr>
        <w:t>הפקידה החיננית ש</w:t>
      </w:r>
      <w:r w:rsidR="001C5A04">
        <w:rPr>
          <w:rFonts w:hint="cs"/>
          <w:rtl/>
        </w:rPr>
        <w:t>הייתה</w:t>
      </w:r>
      <w:r>
        <w:rPr>
          <w:rFonts w:hint="cs"/>
          <w:rtl/>
        </w:rPr>
        <w:t xml:space="preserve"> עונה לו בנימוס רב בטלפון</w:t>
      </w:r>
      <w:r w:rsidR="00CD54EA">
        <w:rPr>
          <w:rFonts w:hint="cs"/>
          <w:rtl/>
        </w:rPr>
        <w:t xml:space="preserve"> כשביקש לברר האם לימודי פיזיותרפיה במקביל לתואר ברפואה זה לגיטימי לגבי הצבא, האם גוף עצום כזה יסכים לקבל בקשה כזאת</w:t>
      </w:r>
      <w:r w:rsidR="006B194A">
        <w:rPr>
          <w:rFonts w:hint="cs"/>
          <w:rtl/>
        </w:rPr>
        <w:t>, ו</w:t>
      </w:r>
      <w:r w:rsidR="00CD54EA">
        <w:rPr>
          <w:rFonts w:hint="cs"/>
          <w:rtl/>
        </w:rPr>
        <w:t xml:space="preserve">הוא הכיר גם </w:t>
      </w:r>
      <w:r w:rsidR="006B194A">
        <w:rPr>
          <w:rFonts w:hint="cs"/>
          <w:rtl/>
        </w:rPr>
        <w:t xml:space="preserve">את פנקס דחיית </w:t>
      </w:r>
      <w:r>
        <w:rPr>
          <w:rFonts w:hint="cs"/>
          <w:rtl/>
        </w:rPr>
        <w:t>ה</w:t>
      </w:r>
      <w:r w:rsidR="006B194A">
        <w:rPr>
          <w:rFonts w:hint="cs"/>
          <w:rtl/>
        </w:rPr>
        <w:t>שירות ש</w:t>
      </w:r>
      <w:r w:rsidR="00F31314">
        <w:rPr>
          <w:rFonts w:hint="cs"/>
          <w:rtl/>
        </w:rPr>
        <w:t>לו. כמות הצבא שנספגה באלכס ב</w:t>
      </w:r>
      <w:r w:rsidR="00925854">
        <w:rPr>
          <w:rFonts w:hint="cs"/>
          <w:rtl/>
        </w:rPr>
        <w:t xml:space="preserve">חמשת </w:t>
      </w:r>
      <w:r w:rsidR="006B194A">
        <w:rPr>
          <w:rFonts w:hint="cs"/>
          <w:rtl/>
        </w:rPr>
        <w:t xml:space="preserve">שבועות </w:t>
      </w:r>
      <w:r w:rsidR="00317F57">
        <w:rPr>
          <w:rFonts w:hint="cs"/>
          <w:rtl/>
        </w:rPr>
        <w:t>ה</w:t>
      </w:r>
      <w:r w:rsidR="00F31314">
        <w:rPr>
          <w:rFonts w:hint="cs"/>
          <w:rtl/>
        </w:rPr>
        <w:t>טירונות ה</w:t>
      </w:r>
      <w:r w:rsidR="00317F57">
        <w:rPr>
          <w:rFonts w:hint="cs"/>
          <w:rtl/>
        </w:rPr>
        <w:t>ראשונים</w:t>
      </w:r>
      <w:r w:rsidR="006B194A">
        <w:rPr>
          <w:rFonts w:hint="cs"/>
          <w:rtl/>
        </w:rPr>
        <w:t xml:space="preserve"> </w:t>
      </w:r>
      <w:r w:rsidR="001C5A04">
        <w:rPr>
          <w:rFonts w:hint="cs"/>
          <w:rtl/>
        </w:rPr>
        <w:t>הייתה</w:t>
      </w:r>
      <w:r w:rsidR="006B194A">
        <w:rPr>
          <w:rFonts w:hint="cs"/>
          <w:rtl/>
        </w:rPr>
        <w:t xml:space="preserve"> מזעזעת.</w:t>
      </w:r>
    </w:p>
    <w:p w14:paraId="624E9617" w14:textId="31F8058D" w:rsidR="002A6405" w:rsidRDefault="002A6405" w:rsidP="00250000">
      <w:pPr>
        <w:rPr>
          <w:rtl/>
        </w:rPr>
      </w:pPr>
      <w:r>
        <w:rPr>
          <w:rFonts w:hint="cs"/>
          <w:rtl/>
        </w:rPr>
        <w:t xml:space="preserve">"אמרתי לך," הדס אמרה לו. "אמרתי לך, שלא צריך ליפול עליו ככה. </w:t>
      </w:r>
      <w:r w:rsidR="004F5450">
        <w:rPr>
          <w:rFonts w:hint="cs"/>
          <w:rtl/>
        </w:rPr>
        <w:t>אז הוא לא הספיק ל</w:t>
      </w:r>
      <w:r w:rsidR="00CB55EF">
        <w:rPr>
          <w:rFonts w:hint="cs"/>
          <w:rtl/>
        </w:rPr>
        <w:t>הגיע ל</w:t>
      </w:r>
      <w:r w:rsidR="004F5450">
        <w:rPr>
          <w:rFonts w:hint="cs"/>
          <w:rtl/>
        </w:rPr>
        <w:t>ארוחת צהריים</w:t>
      </w:r>
      <w:r w:rsidR="00CB55EF">
        <w:rPr>
          <w:rFonts w:hint="cs"/>
          <w:rtl/>
        </w:rPr>
        <w:t xml:space="preserve"> אצלנו</w:t>
      </w:r>
      <w:r w:rsidR="004F5450">
        <w:rPr>
          <w:rFonts w:hint="cs"/>
          <w:rtl/>
        </w:rPr>
        <w:t xml:space="preserve">, </w:t>
      </w:r>
      <w:r w:rsidR="00A00463">
        <w:rPr>
          <w:rFonts w:hint="cs"/>
          <w:rtl/>
        </w:rPr>
        <w:t xml:space="preserve">הבאנו לו את האוכל בפלסטיקים, </w:t>
      </w:r>
      <w:r w:rsidR="00AF7808">
        <w:rPr>
          <w:rFonts w:hint="cs"/>
          <w:rtl/>
        </w:rPr>
        <w:t xml:space="preserve">סידרנו יפה במקרר, </w:t>
      </w:r>
      <w:r w:rsidR="00A00463">
        <w:rPr>
          <w:rFonts w:hint="cs"/>
          <w:rtl/>
        </w:rPr>
        <w:t xml:space="preserve">מפה הוא יסתדר בעצמו. </w:t>
      </w:r>
      <w:r>
        <w:rPr>
          <w:rFonts w:hint="cs"/>
          <w:rtl/>
        </w:rPr>
        <w:t>תן לו לנשום</w:t>
      </w:r>
      <w:r w:rsidR="00A00463">
        <w:rPr>
          <w:rFonts w:hint="cs"/>
          <w:rtl/>
        </w:rPr>
        <w:t xml:space="preserve"> קצת</w:t>
      </w:r>
      <w:r>
        <w:rPr>
          <w:rFonts w:hint="cs"/>
          <w:rtl/>
        </w:rPr>
        <w:t>."</w:t>
      </w:r>
    </w:p>
    <w:p w14:paraId="7BE0E3F7" w14:textId="77777777" w:rsidR="006B194A" w:rsidRDefault="006B194A" w:rsidP="00250000">
      <w:pPr>
        <w:rPr>
          <w:rtl/>
        </w:rPr>
      </w:pPr>
      <w:r>
        <w:rPr>
          <w:rFonts w:hint="cs"/>
          <w:rtl/>
        </w:rPr>
        <w:t>"חשבנו שיש</w:t>
      </w:r>
      <w:r w:rsidR="00D21548">
        <w:rPr>
          <w:rFonts w:hint="cs"/>
          <w:rtl/>
        </w:rPr>
        <w:t>חררו</w:t>
      </w:r>
      <w:r w:rsidR="004F0189">
        <w:rPr>
          <w:rFonts w:hint="cs"/>
          <w:rtl/>
        </w:rPr>
        <w:t xml:space="preserve"> אותך לעיתים יותר קרובות</w:t>
      </w:r>
      <w:r>
        <w:rPr>
          <w:rFonts w:hint="cs"/>
          <w:rtl/>
        </w:rPr>
        <w:t>."</w:t>
      </w:r>
    </w:p>
    <w:p w14:paraId="7D968558" w14:textId="77777777" w:rsidR="006B194A" w:rsidRDefault="006B194A" w:rsidP="00250000">
      <w:pPr>
        <w:rPr>
          <w:rtl/>
        </w:rPr>
      </w:pPr>
      <w:r>
        <w:rPr>
          <w:rFonts w:hint="cs"/>
          <w:rtl/>
        </w:rPr>
        <w:t>"כן, אבל אתה יודע איך זה."</w:t>
      </w:r>
    </w:p>
    <w:p w14:paraId="128682AC" w14:textId="77777777" w:rsidR="006B194A" w:rsidRDefault="004F596C" w:rsidP="00250000">
      <w:pPr>
        <w:rPr>
          <w:rtl/>
        </w:rPr>
      </w:pPr>
      <w:r>
        <w:rPr>
          <w:rFonts w:hint="cs"/>
          <w:rtl/>
        </w:rPr>
        <w:t>ארקדי לא ידע. גם הדס לא.</w:t>
      </w:r>
    </w:p>
    <w:p w14:paraId="4D4FC425" w14:textId="77777777" w:rsidR="004F596C" w:rsidRDefault="00317F57" w:rsidP="00250000">
      <w:pPr>
        <w:rPr>
          <w:rtl/>
        </w:rPr>
      </w:pPr>
      <w:r>
        <w:rPr>
          <w:rFonts w:hint="cs"/>
          <w:rtl/>
        </w:rPr>
        <w:t>"יש שם כאלה שלחוצים בית</w:t>
      </w:r>
      <w:r w:rsidR="004F596C">
        <w:rPr>
          <w:rFonts w:hint="cs"/>
          <w:rtl/>
        </w:rPr>
        <w:t xml:space="preserve"> נורא.</w:t>
      </w:r>
      <w:r>
        <w:rPr>
          <w:rFonts w:hint="cs"/>
          <w:rtl/>
        </w:rPr>
        <w:t xml:space="preserve"> הרבה יותר ממני.</w:t>
      </w:r>
      <w:r w:rsidR="004F596C">
        <w:rPr>
          <w:rFonts w:hint="cs"/>
          <w:rtl/>
        </w:rPr>
        <w:t>"</w:t>
      </w:r>
    </w:p>
    <w:p w14:paraId="08249A1C" w14:textId="77777777" w:rsidR="004F596C" w:rsidRDefault="004F596C" w:rsidP="00250000">
      <w:pPr>
        <w:rPr>
          <w:rtl/>
        </w:rPr>
      </w:pPr>
      <w:r>
        <w:rPr>
          <w:rFonts w:hint="cs"/>
          <w:rtl/>
        </w:rPr>
        <w:lastRenderedPageBreak/>
        <w:t>"אז מישהו יילל וויתרת לו?"</w:t>
      </w:r>
    </w:p>
    <w:p w14:paraId="7F38CF67" w14:textId="77777777" w:rsidR="004F596C" w:rsidRDefault="004F596C" w:rsidP="00317F57">
      <w:pPr>
        <w:rPr>
          <w:rtl/>
        </w:rPr>
      </w:pPr>
      <w:r>
        <w:rPr>
          <w:rFonts w:hint="cs"/>
          <w:rtl/>
        </w:rPr>
        <w:t>"</w:t>
      </w:r>
      <w:r w:rsidR="00317F57">
        <w:rPr>
          <w:rFonts w:hint="cs"/>
          <w:rtl/>
        </w:rPr>
        <w:t xml:space="preserve">הוא </w:t>
      </w:r>
      <w:r>
        <w:rPr>
          <w:rFonts w:hint="cs"/>
          <w:rtl/>
        </w:rPr>
        <w:t>לא</w:t>
      </w:r>
      <w:r w:rsidR="00317F57">
        <w:rPr>
          <w:rFonts w:hint="cs"/>
          <w:rtl/>
        </w:rPr>
        <w:t xml:space="preserve"> </w:t>
      </w:r>
      <w:r w:rsidR="004F0189">
        <w:rPr>
          <w:rFonts w:hint="cs"/>
          <w:rtl/>
        </w:rPr>
        <w:t>מי</w:t>
      </w:r>
      <w:r w:rsidR="00317F57">
        <w:rPr>
          <w:rFonts w:hint="cs"/>
          <w:rtl/>
        </w:rPr>
        <w:t>ילל</w:t>
      </w:r>
      <w:r>
        <w:rPr>
          <w:rFonts w:hint="cs"/>
          <w:rtl/>
        </w:rPr>
        <w:t xml:space="preserve">, </w:t>
      </w:r>
      <w:r w:rsidR="00445456">
        <w:rPr>
          <w:rFonts w:hint="cs"/>
          <w:rtl/>
        </w:rPr>
        <w:t xml:space="preserve">רק בלילות, </w:t>
      </w:r>
      <w:r w:rsidR="00317F57">
        <w:rPr>
          <w:rFonts w:hint="cs"/>
          <w:rtl/>
        </w:rPr>
        <w:t xml:space="preserve">הוא </w:t>
      </w:r>
      <w:r>
        <w:rPr>
          <w:rFonts w:hint="cs"/>
          <w:rtl/>
        </w:rPr>
        <w:t xml:space="preserve">במיטה מעלי </w:t>
      </w:r>
      <w:r w:rsidR="00317F57">
        <w:rPr>
          <w:rFonts w:hint="cs"/>
          <w:rtl/>
        </w:rPr>
        <w:t>והרגשתי איך הוא מתחיל להת</w:t>
      </w:r>
      <w:r>
        <w:rPr>
          <w:rFonts w:hint="cs"/>
          <w:rtl/>
        </w:rPr>
        <w:t>פרק. על סף לנשור מהמסלול."</w:t>
      </w:r>
    </w:p>
    <w:p w14:paraId="41799B34" w14:textId="77777777" w:rsidR="004F596C" w:rsidRDefault="004F596C" w:rsidP="00250000">
      <w:pPr>
        <w:rPr>
          <w:rtl/>
        </w:rPr>
      </w:pPr>
      <w:r>
        <w:rPr>
          <w:rFonts w:hint="cs"/>
          <w:rtl/>
        </w:rPr>
        <w:t>"אז שינשור. או שהחלטת לשאת צבא שלם על הכתפיים שלך?"</w:t>
      </w:r>
    </w:p>
    <w:p w14:paraId="7143EC3C" w14:textId="77777777" w:rsidR="004F596C" w:rsidRDefault="004F596C" w:rsidP="0075610D">
      <w:pPr>
        <w:rPr>
          <w:rtl/>
        </w:rPr>
      </w:pPr>
      <w:r>
        <w:rPr>
          <w:rFonts w:hint="cs"/>
          <w:rtl/>
        </w:rPr>
        <w:t>"לא צבא שלם, רק או</w:t>
      </w:r>
      <w:r w:rsidR="0075610D">
        <w:rPr>
          <w:rFonts w:hint="cs"/>
          <w:rtl/>
        </w:rPr>
        <w:t>תו. אם הוא יישבר, זה יחליש אותי,</w:t>
      </w:r>
      <w:r>
        <w:rPr>
          <w:rFonts w:hint="cs"/>
          <w:rtl/>
        </w:rPr>
        <w:t xml:space="preserve"> יחליש את כל</w:t>
      </w:r>
      <w:r w:rsidR="0060136D">
        <w:rPr>
          <w:rFonts w:hint="cs"/>
          <w:rtl/>
        </w:rPr>
        <w:t xml:space="preserve"> המחלקה</w:t>
      </w:r>
      <w:r>
        <w:rPr>
          <w:rFonts w:hint="cs"/>
          <w:rtl/>
        </w:rPr>
        <w:t>."</w:t>
      </w:r>
    </w:p>
    <w:p w14:paraId="55CAAB89" w14:textId="77777777" w:rsidR="0075610D" w:rsidRDefault="0075610D" w:rsidP="00BE5EB6">
      <w:pPr>
        <w:rPr>
          <w:rtl/>
        </w:rPr>
      </w:pPr>
      <w:r>
        <w:rPr>
          <w:rFonts w:hint="cs"/>
          <w:rtl/>
        </w:rPr>
        <w:t>"</w:t>
      </w:r>
      <w:r w:rsidR="004F0189">
        <w:rPr>
          <w:rFonts w:hint="cs"/>
          <w:rtl/>
        </w:rPr>
        <w:t xml:space="preserve">אז הוא </w:t>
      </w:r>
      <w:r w:rsidR="00BE5EB6">
        <w:rPr>
          <w:rFonts w:hint="cs"/>
          <w:rtl/>
        </w:rPr>
        <w:t xml:space="preserve">כל הזמן </w:t>
      </w:r>
      <w:r w:rsidR="004F0189">
        <w:rPr>
          <w:rFonts w:hint="cs"/>
          <w:rtl/>
        </w:rPr>
        <w:t>י</w:t>
      </w:r>
      <w:r w:rsidR="00BE5EB6">
        <w:rPr>
          <w:rFonts w:hint="cs"/>
          <w:rtl/>
        </w:rPr>
        <w:t>ו</w:t>
      </w:r>
      <w:r w:rsidR="004F0189">
        <w:rPr>
          <w:rFonts w:hint="cs"/>
          <w:rtl/>
        </w:rPr>
        <w:t>צא במקומך</w:t>
      </w:r>
      <w:r w:rsidR="00D21548">
        <w:rPr>
          <w:rFonts w:hint="cs"/>
          <w:rtl/>
        </w:rPr>
        <w:t>?"</w:t>
      </w:r>
    </w:p>
    <w:p w14:paraId="5B239CC8" w14:textId="02DFF02B" w:rsidR="00D21548" w:rsidRDefault="00D21548" w:rsidP="00925854">
      <w:pPr>
        <w:rPr>
          <w:rtl/>
        </w:rPr>
      </w:pPr>
      <w:r>
        <w:rPr>
          <w:rFonts w:hint="cs"/>
          <w:rtl/>
        </w:rPr>
        <w:t>"</w:t>
      </w:r>
      <w:r w:rsidR="004F0189">
        <w:rPr>
          <w:rFonts w:hint="cs"/>
          <w:rtl/>
        </w:rPr>
        <w:t xml:space="preserve">לא תמיד הוא. </w:t>
      </w:r>
      <w:r>
        <w:rPr>
          <w:rFonts w:hint="cs"/>
          <w:rtl/>
        </w:rPr>
        <w:t>את</w:t>
      </w:r>
      <w:r w:rsidR="004F0189">
        <w:rPr>
          <w:rFonts w:hint="cs"/>
          <w:rtl/>
        </w:rPr>
        <w:t>ה</w:t>
      </w:r>
      <w:r>
        <w:rPr>
          <w:rFonts w:hint="cs"/>
          <w:rtl/>
        </w:rPr>
        <w:t xml:space="preserve"> כבר מכיר</w:t>
      </w:r>
      <w:r w:rsidR="004F0189">
        <w:rPr>
          <w:rFonts w:hint="cs"/>
          <w:rtl/>
        </w:rPr>
        <w:t xml:space="preserve"> את כולם</w:t>
      </w:r>
      <w:r w:rsidR="00925854">
        <w:rPr>
          <w:rFonts w:hint="cs"/>
          <w:rtl/>
        </w:rPr>
        <w:t xml:space="preserve"> </w:t>
      </w:r>
      <w:r w:rsidR="00F97A34">
        <w:rPr>
          <w:rFonts w:hint="cs"/>
          <w:rtl/>
        </w:rPr>
        <w:t>כל כך</w:t>
      </w:r>
      <w:r w:rsidR="00925854">
        <w:rPr>
          <w:rFonts w:hint="cs"/>
          <w:rtl/>
        </w:rPr>
        <w:t xml:space="preserve"> טוב, בעיקר</w:t>
      </w:r>
      <w:r>
        <w:rPr>
          <w:rFonts w:hint="cs"/>
          <w:rtl/>
        </w:rPr>
        <w:t xml:space="preserve"> אחרי שבוע בשטח, אתה לומד לזהות מי על סף להשבר."</w:t>
      </w:r>
    </w:p>
    <w:p w14:paraId="004281B9" w14:textId="12F9B7E9" w:rsidR="004F596C" w:rsidRDefault="004F596C" w:rsidP="00E962BB">
      <w:pPr>
        <w:rPr>
          <w:rtl/>
        </w:rPr>
      </w:pPr>
      <w:r>
        <w:rPr>
          <w:rFonts w:hint="cs"/>
          <w:rtl/>
        </w:rPr>
        <w:t xml:space="preserve">מישהו שטף לו את המח באופן אפקטיבי ביותר. </w:t>
      </w:r>
      <w:r w:rsidR="00E962BB">
        <w:rPr>
          <w:rFonts w:hint="cs"/>
          <w:rtl/>
        </w:rPr>
        <w:t>אבל כשהסיר מעליו</w:t>
      </w:r>
      <w:r w:rsidR="006E0555">
        <w:rPr>
          <w:rFonts w:hint="cs"/>
          <w:rtl/>
        </w:rPr>
        <w:t xml:space="preserve"> </w:t>
      </w:r>
      <w:r w:rsidR="00F065F1">
        <w:rPr>
          <w:rFonts w:hint="cs"/>
          <w:rtl/>
        </w:rPr>
        <w:t>סוף-סוף</w:t>
      </w:r>
      <w:r w:rsidR="00E962BB">
        <w:rPr>
          <w:rFonts w:hint="cs"/>
          <w:rtl/>
        </w:rPr>
        <w:t xml:space="preserve"> </w:t>
      </w:r>
      <w:r w:rsidR="006E0555">
        <w:rPr>
          <w:rFonts w:hint="cs"/>
          <w:rtl/>
        </w:rPr>
        <w:t>את ה</w:t>
      </w:r>
      <w:r w:rsidR="00E962BB">
        <w:rPr>
          <w:rFonts w:hint="cs"/>
          <w:rtl/>
        </w:rPr>
        <w:t>-</w:t>
      </w:r>
      <w:r w:rsidR="00E962BB">
        <w:t>M16</w:t>
      </w:r>
      <w:r w:rsidR="006E0555">
        <w:rPr>
          <w:rFonts w:hint="cs"/>
          <w:rtl/>
        </w:rPr>
        <w:t xml:space="preserve"> </w:t>
      </w:r>
      <w:r w:rsidR="00E962BB">
        <w:rPr>
          <w:rFonts w:hint="cs"/>
          <w:rtl/>
        </w:rPr>
        <w:t>המכוער והכבד שלו והניחו בחיקו, תר בעיניו אחר מקום להצפינ</w:t>
      </w:r>
      <w:r w:rsidR="00BE5EB6">
        <w:rPr>
          <w:rFonts w:hint="cs"/>
          <w:rtl/>
        </w:rPr>
        <w:t>ו</w:t>
      </w:r>
      <w:r w:rsidR="006E0555">
        <w:rPr>
          <w:rFonts w:hint="cs"/>
          <w:rtl/>
        </w:rPr>
        <w:t xml:space="preserve">, ארקדי חשב, אחריו הייתי הולך. באופן רגיל לא הייתי קם בבוקר מהמיטה דקה לפני שאני ממש מוכרח, אבל אחריו </w:t>
      </w:r>
      <w:r w:rsidR="00057C6F">
        <w:rPr>
          <w:rFonts w:hint="cs"/>
          <w:rtl/>
        </w:rPr>
        <w:t xml:space="preserve">נראה לי שבוודאות </w:t>
      </w:r>
      <w:r w:rsidR="006E0555">
        <w:rPr>
          <w:rFonts w:hint="cs"/>
          <w:rtl/>
        </w:rPr>
        <w:t>הייתי הולך.</w:t>
      </w:r>
    </w:p>
    <w:p w14:paraId="11111647" w14:textId="642726BB" w:rsidR="00AF7808" w:rsidRDefault="00AF7808" w:rsidP="00E962BB">
      <w:pPr>
        <w:rPr>
          <w:rtl/>
        </w:rPr>
      </w:pPr>
      <w:r>
        <w:rPr>
          <w:rFonts w:hint="cs"/>
          <w:rtl/>
        </w:rPr>
        <w:t>גם לתעלה בוצית (אבל איפה יש בוץ בישראל), גם לתעלה קוֹצית.</w:t>
      </w:r>
    </w:p>
    <w:p w14:paraId="12773A40" w14:textId="77777777" w:rsidR="004627AB" w:rsidRPr="00CD067C" w:rsidRDefault="004627AB" w:rsidP="00250000">
      <w:pPr>
        <w:rPr>
          <w:rtl/>
        </w:rPr>
      </w:pPr>
      <w:r w:rsidRPr="00CD067C">
        <w:rPr>
          <w:rtl/>
        </w:rPr>
        <w:t>"איך השירותים</w:t>
      </w:r>
      <w:r w:rsidR="004F5450">
        <w:rPr>
          <w:rFonts w:hint="cs"/>
          <w:rtl/>
        </w:rPr>
        <w:t xml:space="preserve"> בצבא</w:t>
      </w:r>
      <w:r w:rsidRPr="00CD067C">
        <w:rPr>
          <w:rtl/>
        </w:rPr>
        <w:t>? בול פגיעה?"</w:t>
      </w:r>
    </w:p>
    <w:p w14:paraId="03026AE5" w14:textId="77777777" w:rsidR="004627AB" w:rsidRDefault="004627AB" w:rsidP="00F26126">
      <w:pPr>
        <w:rPr>
          <w:rtl/>
        </w:rPr>
      </w:pPr>
      <w:r w:rsidRPr="00CD067C">
        <w:rPr>
          <w:rtl/>
        </w:rPr>
        <w:t>אלכס צחק. "כן</w:t>
      </w:r>
      <w:r w:rsidR="00F26126">
        <w:rPr>
          <w:rFonts w:hint="cs"/>
          <w:rtl/>
        </w:rPr>
        <w:t>, היינו כבר בבסיס כזה</w:t>
      </w:r>
      <w:r w:rsidRPr="00CD067C">
        <w:rPr>
          <w:rtl/>
        </w:rPr>
        <w:t xml:space="preserve">. אבל </w:t>
      </w:r>
      <w:r w:rsidR="004F5450">
        <w:rPr>
          <w:rFonts w:hint="cs"/>
          <w:rtl/>
        </w:rPr>
        <w:t>לא נורא</w:t>
      </w:r>
      <w:r w:rsidRPr="00CD067C">
        <w:rPr>
          <w:rtl/>
        </w:rPr>
        <w:t>."</w:t>
      </w:r>
    </w:p>
    <w:p w14:paraId="0ECB732C" w14:textId="1E857EFA" w:rsidR="00AD782F" w:rsidRDefault="00AD782F" w:rsidP="00250000">
      <w:pPr>
        <w:rPr>
          <w:rtl/>
        </w:rPr>
      </w:pPr>
      <w:r>
        <w:rPr>
          <w:rFonts w:hint="cs"/>
          <w:rtl/>
        </w:rPr>
        <w:t xml:space="preserve">"לי דווקא היה נורא קשה עם זה. אבל </w:t>
      </w:r>
      <w:r w:rsidR="00F26126">
        <w:rPr>
          <w:rFonts w:hint="cs"/>
          <w:rtl/>
        </w:rPr>
        <w:t xml:space="preserve">רק </w:t>
      </w:r>
      <w:r>
        <w:rPr>
          <w:rFonts w:hint="cs"/>
          <w:rtl/>
        </w:rPr>
        <w:t xml:space="preserve">בקד"צ, בבסיס </w:t>
      </w:r>
      <w:r w:rsidR="00F06A3F">
        <w:rPr>
          <w:rFonts w:hint="cs"/>
          <w:rtl/>
        </w:rPr>
        <w:t>עכשיו</w:t>
      </w:r>
      <w:r>
        <w:rPr>
          <w:rFonts w:hint="cs"/>
          <w:rtl/>
        </w:rPr>
        <w:t xml:space="preserve"> זה בסדר."</w:t>
      </w:r>
    </w:p>
    <w:p w14:paraId="2E0E0974" w14:textId="77777777" w:rsidR="00AD782F" w:rsidRDefault="00AD782F" w:rsidP="00E962BB">
      <w:pPr>
        <w:rPr>
          <w:rtl/>
        </w:rPr>
      </w:pPr>
      <w:r>
        <w:rPr>
          <w:rFonts w:hint="cs"/>
          <w:rtl/>
        </w:rPr>
        <w:t>"</w:t>
      </w:r>
      <w:r w:rsidR="00F26126">
        <w:rPr>
          <w:rFonts w:hint="cs"/>
          <w:rtl/>
        </w:rPr>
        <w:t xml:space="preserve">נראה לי </w:t>
      </w:r>
      <w:r w:rsidR="00E962BB">
        <w:rPr>
          <w:rFonts w:hint="cs"/>
          <w:rtl/>
        </w:rPr>
        <w:t>שיש לנו סדרה קרוב</w:t>
      </w:r>
      <w:r>
        <w:rPr>
          <w:rFonts w:hint="cs"/>
          <w:rtl/>
        </w:rPr>
        <w:t xml:space="preserve"> </w:t>
      </w:r>
      <w:r w:rsidR="00E962BB">
        <w:rPr>
          <w:rFonts w:hint="cs"/>
          <w:rtl/>
        </w:rPr>
        <w:t>ל</w:t>
      </w:r>
      <w:r>
        <w:rPr>
          <w:rFonts w:hint="cs"/>
          <w:rtl/>
        </w:rPr>
        <w:t xml:space="preserve">בסיס שלך, </w:t>
      </w:r>
      <w:r w:rsidR="00E962BB">
        <w:rPr>
          <w:rFonts w:hint="cs"/>
          <w:rtl/>
        </w:rPr>
        <w:t>עוד שבועיים אם אני לא טועה</w:t>
      </w:r>
      <w:r>
        <w:rPr>
          <w:rFonts w:hint="cs"/>
          <w:rtl/>
        </w:rPr>
        <w:t>."</w:t>
      </w:r>
    </w:p>
    <w:p w14:paraId="6B8D7917" w14:textId="77777777" w:rsidR="00F26126" w:rsidRDefault="00925854" w:rsidP="00F26126">
      <w:pPr>
        <w:rPr>
          <w:rtl/>
        </w:rPr>
      </w:pPr>
      <w:r>
        <w:rPr>
          <w:rFonts w:hint="cs"/>
          <w:rtl/>
        </w:rPr>
        <w:t>"לא רצית ללכת קודם?" ארקדי הזכיר לה</w:t>
      </w:r>
      <w:r w:rsidR="00F26126">
        <w:rPr>
          <w:rFonts w:hint="cs"/>
          <w:rtl/>
        </w:rPr>
        <w:t>.</w:t>
      </w:r>
    </w:p>
    <w:p w14:paraId="2D6B647D" w14:textId="77777777" w:rsidR="004F5450" w:rsidRDefault="004F5450" w:rsidP="00250000">
      <w:pPr>
        <w:rPr>
          <w:rtl/>
        </w:rPr>
      </w:pPr>
      <w:r>
        <w:rPr>
          <w:rFonts w:hint="cs"/>
          <w:rtl/>
        </w:rPr>
        <w:t>"טוב, עוד רגע."</w:t>
      </w:r>
    </w:p>
    <w:p w14:paraId="0BFAD014" w14:textId="77777777" w:rsidR="00A00463" w:rsidRDefault="00A00463" w:rsidP="003033C9">
      <w:pPr>
        <w:rPr>
          <w:rtl/>
        </w:rPr>
      </w:pPr>
      <w:r>
        <w:rPr>
          <w:rFonts w:hint="cs"/>
          <w:rtl/>
        </w:rPr>
        <w:t xml:space="preserve">"ולמה את </w:t>
      </w:r>
      <w:r w:rsidR="003033C9">
        <w:rPr>
          <w:rFonts w:hint="cs"/>
          <w:rtl/>
        </w:rPr>
        <w:t>משאירה עלייך את ה</w:t>
      </w:r>
      <w:r>
        <w:rPr>
          <w:rFonts w:hint="cs"/>
          <w:rtl/>
        </w:rPr>
        <w:t xml:space="preserve">משקפי שמש </w:t>
      </w:r>
      <w:r w:rsidR="00F26126">
        <w:rPr>
          <w:rFonts w:hint="cs"/>
          <w:rtl/>
        </w:rPr>
        <w:t>בתוך הבית?"</w:t>
      </w:r>
    </w:p>
    <w:p w14:paraId="300D3960" w14:textId="77777777" w:rsidR="00A00463" w:rsidRDefault="00A00463" w:rsidP="00250000">
      <w:pPr>
        <w:rPr>
          <w:rtl/>
        </w:rPr>
      </w:pPr>
      <w:r>
        <w:rPr>
          <w:rFonts w:hint="cs"/>
          <w:rtl/>
        </w:rPr>
        <w:t>"מה</w:t>
      </w:r>
      <w:r w:rsidR="00E962BB">
        <w:rPr>
          <w:rFonts w:hint="cs"/>
          <w:rtl/>
        </w:rPr>
        <w:t xml:space="preserve"> זה משנה. אלכס, אתה יוצא איתנו ה</w:t>
      </w:r>
      <w:r>
        <w:rPr>
          <w:rFonts w:hint="cs"/>
          <w:rtl/>
        </w:rPr>
        <w:t>ערב, נכון?"</w:t>
      </w:r>
    </w:p>
    <w:p w14:paraId="065EF4DD" w14:textId="77777777" w:rsidR="00A00463" w:rsidRDefault="00A00463" w:rsidP="00925854">
      <w:pPr>
        <w:rPr>
          <w:rtl/>
        </w:rPr>
      </w:pPr>
      <w:r>
        <w:rPr>
          <w:rFonts w:hint="cs"/>
          <w:rtl/>
        </w:rPr>
        <w:t>"זה משנה," ארקדי התעקש, "כי האישונים שלך גדלים</w:t>
      </w:r>
      <w:r w:rsidR="00925854">
        <w:rPr>
          <w:rFonts w:hint="cs"/>
          <w:rtl/>
        </w:rPr>
        <w:t xml:space="preserve"> </w:t>
      </w:r>
      <w:r>
        <w:rPr>
          <w:rFonts w:hint="cs"/>
          <w:rtl/>
        </w:rPr>
        <w:t>כשאת ב</w:t>
      </w:r>
      <w:r w:rsidR="003033C9">
        <w:rPr>
          <w:rFonts w:hint="cs"/>
          <w:rtl/>
        </w:rPr>
        <w:t>פנים</w:t>
      </w:r>
      <w:r w:rsidR="004F5450">
        <w:rPr>
          <w:rFonts w:hint="cs"/>
          <w:rtl/>
        </w:rPr>
        <w:t xml:space="preserve"> עם משקפי שמש, ואחר כך כשאת י</w:t>
      </w:r>
      <w:r>
        <w:rPr>
          <w:rFonts w:hint="cs"/>
          <w:rtl/>
        </w:rPr>
        <w:t xml:space="preserve">וצאת החוצה </w:t>
      </w:r>
      <w:r w:rsidR="004F5450">
        <w:rPr>
          <w:rFonts w:hint="cs"/>
          <w:rtl/>
        </w:rPr>
        <w:t>ב</w:t>
      </w:r>
      <w:r>
        <w:rPr>
          <w:rFonts w:hint="cs"/>
          <w:rtl/>
        </w:rPr>
        <w:t xml:space="preserve">אישונים מוגדלים </w:t>
      </w:r>
      <w:r w:rsidR="00925854">
        <w:rPr>
          <w:rtl/>
        </w:rPr>
        <w:t>–</w:t>
      </w:r>
      <w:r w:rsidR="00925854">
        <w:rPr>
          <w:rFonts w:hint="cs"/>
          <w:rtl/>
        </w:rPr>
        <w:t xml:space="preserve"> </w:t>
      </w:r>
      <w:r>
        <w:rPr>
          <w:rFonts w:hint="cs"/>
          <w:rtl/>
        </w:rPr>
        <w:t>כל משקפי השמש שבעולם לא יוכלו להגן על הרישתית שלך."</w:t>
      </w:r>
    </w:p>
    <w:p w14:paraId="03E485BA" w14:textId="77777777" w:rsidR="004F5450" w:rsidRPr="00CD067C" w:rsidRDefault="004F5450" w:rsidP="004F5450">
      <w:pPr>
        <w:rPr>
          <w:rtl/>
        </w:rPr>
      </w:pPr>
      <w:r>
        <w:rPr>
          <w:rFonts w:hint="cs"/>
          <w:rtl/>
        </w:rPr>
        <w:t>"אני ביקשתי ממך משהו."</w:t>
      </w:r>
    </w:p>
    <w:p w14:paraId="70EACFF6" w14:textId="5036871A" w:rsidR="00A00463" w:rsidRDefault="00A00463" w:rsidP="00F26126">
      <w:pPr>
        <w:rPr>
          <w:rtl/>
        </w:rPr>
      </w:pPr>
      <w:r>
        <w:rPr>
          <w:rFonts w:hint="cs"/>
          <w:rtl/>
        </w:rPr>
        <w:t>"</w:t>
      </w:r>
      <w:r w:rsidR="00050B1F">
        <w:rPr>
          <w:rFonts w:hint="cs"/>
          <w:rtl/>
        </w:rPr>
        <w:t xml:space="preserve">נו, </w:t>
      </w:r>
      <w:r>
        <w:rPr>
          <w:rFonts w:hint="cs"/>
          <w:rtl/>
        </w:rPr>
        <w:t xml:space="preserve">רישתית, </w:t>
      </w:r>
      <w:r w:rsidR="00050B1F">
        <w:rPr>
          <w:rFonts w:hint="cs"/>
          <w:rtl/>
        </w:rPr>
        <w:t>למה אתם רבים? מה צריך לעשות? אני אעשה את זה, רק אל תריבו.</w:t>
      </w:r>
      <w:r w:rsidR="00E962BB">
        <w:rPr>
          <w:rFonts w:hint="cs"/>
          <w:rtl/>
        </w:rPr>
        <w:t>" הוא הוריד את הירכית</w:t>
      </w:r>
      <w:r w:rsidR="00925854">
        <w:rPr>
          <w:rFonts w:hint="cs"/>
          <w:rtl/>
        </w:rPr>
        <w:t xml:space="preserve"> ושמט אותה ל</w:t>
      </w:r>
      <w:r w:rsidR="004C59E0">
        <w:rPr>
          <w:rFonts w:hint="cs"/>
          <w:rtl/>
        </w:rPr>
        <w:t>רצפה</w:t>
      </w:r>
      <w:r>
        <w:rPr>
          <w:rFonts w:hint="cs"/>
          <w:rtl/>
        </w:rPr>
        <w:t xml:space="preserve">. </w:t>
      </w:r>
      <w:r w:rsidR="004F5450">
        <w:rPr>
          <w:rFonts w:hint="cs"/>
          <w:rtl/>
        </w:rPr>
        <w:t xml:space="preserve">מתחתיה התגלתה גופיית טי </w:t>
      </w:r>
      <w:r w:rsidR="007F3392">
        <w:rPr>
          <w:rFonts w:hint="cs"/>
          <w:rtl/>
        </w:rPr>
        <w:t xml:space="preserve">בצבע זית, </w:t>
      </w:r>
      <w:r w:rsidR="004F5450">
        <w:rPr>
          <w:rFonts w:hint="cs"/>
          <w:rtl/>
        </w:rPr>
        <w:t>מרובבת בצהוב ו</w:t>
      </w:r>
      <w:r w:rsidR="00043FB3">
        <w:rPr>
          <w:rFonts w:hint="cs"/>
          <w:rtl/>
        </w:rPr>
        <w:t>קרועה ב</w:t>
      </w:r>
      <w:r w:rsidR="00271F95">
        <w:rPr>
          <w:rFonts w:hint="cs"/>
          <w:rtl/>
        </w:rPr>
        <w:t>אזור</w:t>
      </w:r>
      <w:r w:rsidR="00043FB3">
        <w:rPr>
          <w:rFonts w:hint="cs"/>
          <w:rtl/>
        </w:rPr>
        <w:t xml:space="preserve"> הצלעות.</w:t>
      </w:r>
      <w:r w:rsidR="004F5450">
        <w:rPr>
          <w:rFonts w:hint="cs"/>
          <w:rtl/>
        </w:rPr>
        <w:t xml:space="preserve"> </w:t>
      </w:r>
      <w:r>
        <w:rPr>
          <w:rFonts w:hint="cs"/>
          <w:rtl/>
        </w:rPr>
        <w:t>"תגיד לי מומחה הרישתיות העולמי</w:t>
      </w:r>
      <w:r w:rsidR="00E43DDF" w:rsidRPr="00E43DDF">
        <w:rPr>
          <w:rFonts w:hint="cs"/>
          <w:rtl/>
        </w:rPr>
        <w:t xml:space="preserve">, </w:t>
      </w:r>
      <w:r w:rsidR="00F26126">
        <w:rPr>
          <w:rFonts w:hint="cs"/>
          <w:rtl/>
        </w:rPr>
        <w:t xml:space="preserve">איך </w:t>
      </w:r>
      <w:r>
        <w:rPr>
          <w:rFonts w:hint="cs"/>
          <w:rtl/>
        </w:rPr>
        <w:t xml:space="preserve">ייתכן שמאז </w:t>
      </w:r>
      <w:r w:rsidR="00F26126">
        <w:rPr>
          <w:rFonts w:hint="cs"/>
          <w:rtl/>
        </w:rPr>
        <w:t xml:space="preserve">שהתחילה </w:t>
      </w:r>
      <w:r>
        <w:rPr>
          <w:rFonts w:hint="cs"/>
          <w:rtl/>
        </w:rPr>
        <w:t>הטירונות יש לי פעם בכמה ימים סיגריה כמו מסמרים? זה קשור לאבק לדעתך?"</w:t>
      </w:r>
    </w:p>
    <w:p w14:paraId="7B3914B0" w14:textId="77777777" w:rsidR="00A00463" w:rsidRDefault="00A00463" w:rsidP="00A00463">
      <w:pPr>
        <w:rPr>
          <w:rtl/>
        </w:rPr>
      </w:pPr>
      <w:r>
        <w:rPr>
          <w:rFonts w:hint="cs"/>
          <w:rtl/>
        </w:rPr>
        <w:t>"מה זה סיגריה כמו מסמרים?"</w:t>
      </w:r>
    </w:p>
    <w:p w14:paraId="57DB9BBF" w14:textId="77777777" w:rsidR="004627AB" w:rsidRDefault="00A00463" w:rsidP="00A00463">
      <w:pPr>
        <w:rPr>
          <w:rtl/>
        </w:rPr>
      </w:pPr>
      <w:r>
        <w:rPr>
          <w:rFonts w:hint="cs"/>
          <w:rtl/>
        </w:rPr>
        <w:t xml:space="preserve">"זה בדיוק ככה, כי </w:t>
      </w:r>
      <w:r>
        <w:rPr>
          <w:rtl/>
        </w:rPr>
        <w:t>רוב הסיגריות עוברות דרכ</w:t>
      </w:r>
      <w:r>
        <w:rPr>
          <w:rFonts w:hint="cs"/>
          <w:rtl/>
        </w:rPr>
        <w:t>י</w:t>
      </w:r>
      <w:r w:rsidR="004627AB" w:rsidRPr="00CD067C">
        <w:rPr>
          <w:rtl/>
        </w:rPr>
        <w:t xml:space="preserve"> כמו חמאה, אבל אחת לכמה ימים </w:t>
      </w:r>
      <w:r>
        <w:rPr>
          <w:rFonts w:hint="cs"/>
          <w:rtl/>
        </w:rPr>
        <w:t xml:space="preserve">יש </w:t>
      </w:r>
      <w:r w:rsidR="004627AB" w:rsidRPr="00CD067C">
        <w:rPr>
          <w:rtl/>
        </w:rPr>
        <w:t>סיגריה שח</w:t>
      </w:r>
      <w:r>
        <w:rPr>
          <w:rFonts w:hint="cs"/>
          <w:rtl/>
        </w:rPr>
        <w:t>ו</w:t>
      </w:r>
      <w:r>
        <w:rPr>
          <w:rtl/>
        </w:rPr>
        <w:t>תכ</w:t>
      </w:r>
      <w:r>
        <w:rPr>
          <w:rFonts w:hint="cs"/>
          <w:rtl/>
        </w:rPr>
        <w:t>ת לי</w:t>
      </w:r>
      <w:r w:rsidR="004627AB" w:rsidRPr="00CD067C">
        <w:rPr>
          <w:rtl/>
        </w:rPr>
        <w:t xml:space="preserve"> את </w:t>
      </w:r>
      <w:r>
        <w:rPr>
          <w:rFonts w:hint="cs"/>
          <w:rtl/>
        </w:rPr>
        <w:t>ה</w:t>
      </w:r>
      <w:r>
        <w:rPr>
          <w:rtl/>
        </w:rPr>
        <w:t>גרו</w:t>
      </w:r>
      <w:r>
        <w:rPr>
          <w:rFonts w:hint="cs"/>
          <w:rtl/>
        </w:rPr>
        <w:t>ן</w:t>
      </w:r>
      <w:r w:rsidR="004627AB" w:rsidRPr="00CD067C">
        <w:rPr>
          <w:rtl/>
        </w:rPr>
        <w:t xml:space="preserve"> כמו מסמרים.</w:t>
      </w:r>
      <w:r>
        <w:rPr>
          <w:rFonts w:hint="cs"/>
          <w:rtl/>
        </w:rPr>
        <w:t>"</w:t>
      </w:r>
    </w:p>
    <w:p w14:paraId="1EF2D950" w14:textId="77777777" w:rsidR="00E43DDF" w:rsidRPr="00CD067C" w:rsidRDefault="00E43DDF" w:rsidP="00925854">
      <w:pPr>
        <w:rPr>
          <w:rtl/>
        </w:rPr>
      </w:pPr>
      <w:r w:rsidRPr="00CD067C">
        <w:rPr>
          <w:rtl/>
        </w:rPr>
        <w:t>"</w:t>
      </w:r>
      <w:r w:rsidR="00043FB3">
        <w:rPr>
          <w:rFonts w:hint="cs"/>
          <w:rtl/>
        </w:rPr>
        <w:t>עדיף</w:t>
      </w:r>
      <w:r w:rsidR="00A00463">
        <w:rPr>
          <w:rFonts w:hint="cs"/>
          <w:rtl/>
        </w:rPr>
        <w:t xml:space="preserve"> </w:t>
      </w:r>
      <w:r w:rsidR="00043FB3">
        <w:rPr>
          <w:rFonts w:hint="cs"/>
          <w:rtl/>
        </w:rPr>
        <w:t>ש</w:t>
      </w:r>
      <w:r w:rsidR="00925854">
        <w:rPr>
          <w:rFonts w:hint="cs"/>
          <w:rtl/>
        </w:rPr>
        <w:t>תפסיק ל</w:t>
      </w:r>
      <w:r w:rsidRPr="00CD067C">
        <w:rPr>
          <w:rtl/>
        </w:rPr>
        <w:t>עשן</w:t>
      </w:r>
      <w:r w:rsidR="00043FB3">
        <w:rPr>
          <w:rFonts w:hint="cs"/>
          <w:rtl/>
        </w:rPr>
        <w:t>, אלכס</w:t>
      </w:r>
      <w:r w:rsidRPr="00CD067C">
        <w:rPr>
          <w:rtl/>
        </w:rPr>
        <w:t>."</w:t>
      </w:r>
    </w:p>
    <w:p w14:paraId="65878D41" w14:textId="77777777" w:rsidR="00E43DDF" w:rsidRDefault="00C17817" w:rsidP="00E43DDF">
      <w:pPr>
        <w:rPr>
          <w:rtl/>
        </w:rPr>
      </w:pPr>
      <w:r>
        <w:rPr>
          <w:rFonts w:hint="cs"/>
          <w:rtl/>
        </w:rPr>
        <w:t>"</w:t>
      </w:r>
      <w:r w:rsidR="00A00463">
        <w:rPr>
          <w:rFonts w:hint="cs"/>
          <w:rtl/>
        </w:rPr>
        <w:t>אני אמות ארקדי, כך או אחרת, תשלים עם זה.</w:t>
      </w:r>
      <w:r w:rsidR="00E43DDF" w:rsidRPr="00CD067C">
        <w:rPr>
          <w:rtl/>
        </w:rPr>
        <w:t>"</w:t>
      </w:r>
    </w:p>
    <w:p w14:paraId="1C42E37D" w14:textId="798535B0" w:rsidR="00E43DDF" w:rsidRDefault="00F26126" w:rsidP="00925854">
      <w:pPr>
        <w:rPr>
          <w:rtl/>
        </w:rPr>
      </w:pPr>
      <w:r>
        <w:rPr>
          <w:rFonts w:hint="cs"/>
          <w:rtl/>
        </w:rPr>
        <w:t xml:space="preserve">"אבל בדיוק </w:t>
      </w:r>
      <w:r w:rsidR="00F06A3F">
        <w:rPr>
          <w:rFonts w:hint="cs"/>
          <w:rtl/>
        </w:rPr>
        <w:t>עכשיו</w:t>
      </w:r>
      <w:r>
        <w:rPr>
          <w:rFonts w:hint="cs"/>
          <w:rtl/>
        </w:rPr>
        <w:t>, בצבא, מחדירים לך את כל הרעל הצנחני הזה למח, ואתה סביל מדי</w:t>
      </w:r>
      <w:r w:rsidR="00925854">
        <w:rPr>
          <w:rFonts w:hint="cs"/>
          <w:rtl/>
        </w:rPr>
        <w:t xml:space="preserve"> תחת הניקוטין</w:t>
      </w:r>
      <w:r>
        <w:rPr>
          <w:rFonts w:hint="cs"/>
          <w:rtl/>
        </w:rPr>
        <w:t xml:space="preserve">, אתה מקבל את </w:t>
      </w:r>
      <w:r w:rsidR="00925854">
        <w:rPr>
          <w:rFonts w:hint="cs"/>
          <w:rtl/>
        </w:rPr>
        <w:t>המניפולציות האלה</w:t>
      </w:r>
      <w:r w:rsidR="00705C92">
        <w:rPr>
          <w:rFonts w:hint="cs"/>
          <w:rtl/>
        </w:rPr>
        <w:t xml:space="preserve"> </w:t>
      </w:r>
      <w:r>
        <w:rPr>
          <w:rFonts w:hint="cs"/>
          <w:rtl/>
        </w:rPr>
        <w:t>ב</w:t>
      </w:r>
      <w:r w:rsidR="00705C92">
        <w:rPr>
          <w:rFonts w:hint="cs"/>
          <w:rtl/>
        </w:rPr>
        <w:t>אדיש</w:t>
      </w:r>
      <w:r>
        <w:rPr>
          <w:rFonts w:hint="cs"/>
          <w:rtl/>
        </w:rPr>
        <w:t>ות</w:t>
      </w:r>
      <w:r w:rsidR="00705C92">
        <w:rPr>
          <w:rFonts w:hint="cs"/>
          <w:rtl/>
        </w:rPr>
        <w:t>.</w:t>
      </w:r>
      <w:r w:rsidR="00A00463">
        <w:rPr>
          <w:rFonts w:hint="cs"/>
          <w:rtl/>
        </w:rPr>
        <w:t xml:space="preserve"> </w:t>
      </w:r>
      <w:r w:rsidR="00705C92">
        <w:rPr>
          <w:rtl/>
        </w:rPr>
        <w:t>כי כשאתה מעשן, אתה מרוצה מהחיים</w:t>
      </w:r>
      <w:r w:rsidR="00705C92">
        <w:rPr>
          <w:rFonts w:hint="cs"/>
          <w:rtl/>
        </w:rPr>
        <w:t>,</w:t>
      </w:r>
      <w:r w:rsidR="00E43DDF" w:rsidRPr="00CD067C">
        <w:rPr>
          <w:rtl/>
        </w:rPr>
        <w:t xml:space="preserve"> אתה </w:t>
      </w:r>
      <w:r w:rsidR="00E43DDF" w:rsidRPr="00CD067C">
        <w:rPr>
          <w:rFonts w:hint="cs"/>
          <w:rtl/>
        </w:rPr>
        <w:t>מציית</w:t>
      </w:r>
      <w:r w:rsidR="00E43DDF" w:rsidRPr="00CD067C">
        <w:rPr>
          <w:rtl/>
        </w:rPr>
        <w:t xml:space="preserve"> </w:t>
      </w:r>
      <w:r w:rsidR="00E43DDF" w:rsidRPr="00CD067C">
        <w:rPr>
          <w:rFonts w:hint="cs"/>
          <w:rtl/>
        </w:rPr>
        <w:t>ל</w:t>
      </w:r>
      <w:r w:rsidR="00E43DDF" w:rsidRPr="00CD067C">
        <w:rPr>
          <w:rtl/>
        </w:rPr>
        <w:t xml:space="preserve">ממסד </w:t>
      </w:r>
      <w:r w:rsidR="00E43DDF" w:rsidRPr="00CD067C">
        <w:rPr>
          <w:rFonts w:hint="cs"/>
          <w:rtl/>
        </w:rPr>
        <w:t>ו</w:t>
      </w:r>
      <w:r>
        <w:rPr>
          <w:rtl/>
        </w:rPr>
        <w:t xml:space="preserve">לכל מי שמעדיף אותך </w:t>
      </w:r>
      <w:r>
        <w:rPr>
          <w:rFonts w:hint="cs"/>
          <w:rtl/>
        </w:rPr>
        <w:t>ממושמע וכנוע</w:t>
      </w:r>
      <w:r w:rsidR="00E43DDF" w:rsidRPr="00CD067C">
        <w:rPr>
          <w:rtl/>
        </w:rPr>
        <w:t>."</w:t>
      </w:r>
    </w:p>
    <w:p w14:paraId="4D1DE2F7" w14:textId="4A003540" w:rsidR="00A00463" w:rsidRDefault="00A00463" w:rsidP="00E43DDF">
      <w:pPr>
        <w:rPr>
          <w:rtl/>
        </w:rPr>
      </w:pPr>
      <w:r>
        <w:rPr>
          <w:rFonts w:hint="cs"/>
          <w:rtl/>
        </w:rPr>
        <w:t>"</w:t>
      </w:r>
      <w:r w:rsidR="00AF7808">
        <w:rPr>
          <w:rFonts w:hint="cs"/>
          <w:rtl/>
        </w:rPr>
        <w:t xml:space="preserve">אז הבנת בדיוק איך אני אמור להיות עכשו, כי </w:t>
      </w:r>
      <w:r>
        <w:rPr>
          <w:rFonts w:hint="cs"/>
          <w:rtl/>
        </w:rPr>
        <w:t>אני בדיוק ב</w:t>
      </w:r>
      <w:r w:rsidR="00AF7808">
        <w:rPr>
          <w:rFonts w:hint="cs"/>
          <w:rtl/>
        </w:rPr>
        <w:t>סיטואציה</w:t>
      </w:r>
      <w:r>
        <w:rPr>
          <w:rFonts w:hint="cs"/>
          <w:rtl/>
        </w:rPr>
        <w:t xml:space="preserve"> שאני חייב להיות כנוע </w:t>
      </w:r>
      <w:r w:rsidR="00A44B7F">
        <w:rPr>
          <w:rFonts w:hint="cs"/>
          <w:rtl/>
        </w:rPr>
        <w:t>וצייתן. אחרת זה בית כלא."</w:t>
      </w:r>
    </w:p>
    <w:p w14:paraId="0E98EC2F" w14:textId="416638E3" w:rsidR="00A44B7F" w:rsidRDefault="00B11E66" w:rsidP="00B11E66">
      <w:pPr>
        <w:rPr>
          <w:rtl/>
        </w:rPr>
      </w:pPr>
      <w:r>
        <w:rPr>
          <w:rFonts w:hint="cs"/>
          <w:rtl/>
        </w:rPr>
        <w:lastRenderedPageBreak/>
        <w:t>"ובהמשך חייך, כאזרח?</w:t>
      </w:r>
      <w:r w:rsidR="00336C63">
        <w:rPr>
          <w:rFonts w:hint="cs"/>
          <w:rtl/>
        </w:rPr>
        <w:t xml:space="preserve"> סביל,</w:t>
      </w:r>
      <w:r>
        <w:rPr>
          <w:rFonts w:hint="cs"/>
          <w:rtl/>
        </w:rPr>
        <w:t xml:space="preserve"> מנוהל </w:t>
      </w:r>
      <w:r w:rsidR="000655BB">
        <w:rPr>
          <w:rFonts w:hint="cs"/>
          <w:rtl/>
        </w:rPr>
        <w:t>על ידי</w:t>
      </w:r>
      <w:r>
        <w:rPr>
          <w:rFonts w:hint="cs"/>
          <w:rtl/>
        </w:rPr>
        <w:t xml:space="preserve"> המנגנונים הממושטרים של השוק.</w:t>
      </w:r>
      <w:r w:rsidR="001605BA">
        <w:rPr>
          <w:rFonts w:hint="cs"/>
          <w:rtl/>
        </w:rPr>
        <w:t xml:space="preserve"> </w:t>
      </w:r>
      <w:r>
        <w:rPr>
          <w:rFonts w:hint="cs"/>
          <w:rtl/>
        </w:rPr>
        <w:t>העישון</w:t>
      </w:r>
      <w:r w:rsidR="001605BA">
        <w:rPr>
          <w:rFonts w:hint="cs"/>
          <w:rtl/>
        </w:rPr>
        <w:t xml:space="preserve"> מפריע לך להיות מודע לעצמך</w:t>
      </w:r>
      <w:r w:rsidR="00A44B7F">
        <w:rPr>
          <w:rFonts w:hint="cs"/>
          <w:rtl/>
        </w:rPr>
        <w:t>."</w:t>
      </w:r>
    </w:p>
    <w:p w14:paraId="1BA9815F" w14:textId="77777777" w:rsidR="00E43DDF" w:rsidRPr="00CD067C" w:rsidRDefault="00E43DDF" w:rsidP="00E43DDF">
      <w:pPr>
        <w:rPr>
          <w:rtl/>
        </w:rPr>
      </w:pPr>
      <w:r w:rsidRPr="00CD067C">
        <w:rPr>
          <w:rtl/>
        </w:rPr>
        <w:t>"אולי. אבל זה עושה אותי יותר מאושר."</w:t>
      </w:r>
    </w:p>
    <w:p w14:paraId="50D4D920" w14:textId="77777777" w:rsidR="00E43DDF" w:rsidRPr="00CD067C" w:rsidRDefault="00E43DDF" w:rsidP="00E43DDF">
      <w:pPr>
        <w:rPr>
          <w:rtl/>
        </w:rPr>
      </w:pPr>
      <w:r w:rsidRPr="00CD067C">
        <w:rPr>
          <w:rtl/>
        </w:rPr>
        <w:t>"אתה לא יותר מאושר ממני בגלל שאתה מעשן."</w:t>
      </w:r>
    </w:p>
    <w:p w14:paraId="109A82A2" w14:textId="77777777" w:rsidR="00E43DDF" w:rsidRPr="00CD067C" w:rsidRDefault="00E43DDF" w:rsidP="00E43DDF">
      <w:pPr>
        <w:rPr>
          <w:rtl/>
        </w:rPr>
      </w:pPr>
      <w:r w:rsidRPr="00CD067C">
        <w:rPr>
          <w:rtl/>
        </w:rPr>
        <w:t>"הו, הנה התחלנו."</w:t>
      </w:r>
    </w:p>
    <w:p w14:paraId="12924ACF" w14:textId="4F69D0FF" w:rsidR="00E43DDF" w:rsidRDefault="00E43DDF" w:rsidP="00130574">
      <w:pPr>
        <w:rPr>
          <w:rtl/>
        </w:rPr>
      </w:pPr>
      <w:r w:rsidRPr="00CD067C">
        <w:rPr>
          <w:rtl/>
        </w:rPr>
        <w:t>"לא, אני לא מתכוו</w:t>
      </w:r>
      <w:r w:rsidR="00130574">
        <w:rPr>
          <w:rtl/>
        </w:rPr>
        <w:t>ן לזה. אני מתכוון ש</w:t>
      </w:r>
      <w:r w:rsidRPr="00CD067C">
        <w:rPr>
          <w:rtl/>
        </w:rPr>
        <w:t xml:space="preserve">סיגריה אחת </w:t>
      </w:r>
      <w:r w:rsidR="001605BA">
        <w:rPr>
          <w:rFonts w:hint="cs"/>
          <w:rtl/>
        </w:rPr>
        <w:t>בשבוע</w:t>
      </w:r>
      <w:r w:rsidR="00130574">
        <w:rPr>
          <w:rFonts w:hint="cs"/>
          <w:rtl/>
        </w:rPr>
        <w:t xml:space="preserve"> אכן </w:t>
      </w:r>
      <w:r w:rsidR="001C5A04">
        <w:rPr>
          <w:rtl/>
        </w:rPr>
        <w:t>הייתה</w:t>
      </w:r>
      <w:r w:rsidRPr="00CD067C">
        <w:rPr>
          <w:rtl/>
        </w:rPr>
        <w:t xml:space="preserve"> עושה אותך יותר מאושר. אבל כשאתה מעשן כ</w:t>
      </w:r>
      <w:r w:rsidR="001605BA">
        <w:rPr>
          <w:rtl/>
        </w:rPr>
        <w:t xml:space="preserve">ל הזמן </w:t>
      </w:r>
      <w:r w:rsidR="001605BA">
        <w:rPr>
          <w:rFonts w:hint="cs"/>
          <w:rtl/>
        </w:rPr>
        <w:t xml:space="preserve">אתה </w:t>
      </w:r>
      <w:r w:rsidR="001605BA">
        <w:rPr>
          <w:rtl/>
        </w:rPr>
        <w:t xml:space="preserve">ממלא </w:t>
      </w:r>
      <w:r w:rsidR="001605BA">
        <w:rPr>
          <w:rFonts w:hint="cs"/>
          <w:rtl/>
        </w:rPr>
        <w:t>מחסור</w:t>
      </w:r>
      <w:r w:rsidRPr="00CD067C">
        <w:rPr>
          <w:rtl/>
        </w:rPr>
        <w:t xml:space="preserve"> ש</w:t>
      </w:r>
      <w:r w:rsidR="00130574">
        <w:rPr>
          <w:rFonts w:hint="cs"/>
          <w:rtl/>
        </w:rPr>
        <w:t>איננו קיים באופן טבעי</w:t>
      </w:r>
      <w:r w:rsidRPr="00CD067C">
        <w:rPr>
          <w:rtl/>
        </w:rPr>
        <w:t xml:space="preserve">, </w:t>
      </w:r>
      <w:r w:rsidR="001605BA">
        <w:rPr>
          <w:rFonts w:hint="cs"/>
          <w:rtl/>
        </w:rPr>
        <w:t>ו</w:t>
      </w:r>
      <w:r w:rsidR="001605BA" w:rsidRPr="00CD067C">
        <w:rPr>
          <w:rtl/>
        </w:rPr>
        <w:t>אם תפסיק למלא אותו, הוא ייעלם</w:t>
      </w:r>
      <w:r w:rsidR="001605BA">
        <w:rPr>
          <w:rFonts w:hint="cs"/>
          <w:rtl/>
        </w:rPr>
        <w:t>,</w:t>
      </w:r>
      <w:r>
        <w:rPr>
          <w:rFonts w:hint="cs"/>
          <w:rtl/>
        </w:rPr>
        <w:t xml:space="preserve"> ואז אולי תהיה מודע למה שהצורך הזה מסוכך </w:t>
      </w:r>
      <w:r w:rsidR="001605BA">
        <w:rPr>
          <w:rFonts w:hint="cs"/>
          <w:rtl/>
        </w:rPr>
        <w:t>אותך ממנו</w:t>
      </w:r>
      <w:r>
        <w:rPr>
          <w:rFonts w:hint="cs"/>
          <w:rtl/>
        </w:rPr>
        <w:t>.</w:t>
      </w:r>
      <w:r w:rsidRPr="00CD067C">
        <w:rPr>
          <w:rtl/>
        </w:rPr>
        <w:t>"</w:t>
      </w:r>
    </w:p>
    <w:p w14:paraId="114CA565" w14:textId="3F31C59B" w:rsidR="00C126BB" w:rsidRDefault="00C126BB" w:rsidP="00130574">
      <w:pPr>
        <w:rPr>
          <w:rtl/>
        </w:rPr>
      </w:pPr>
      <w:r>
        <w:rPr>
          <w:rFonts w:hint="cs"/>
          <w:rtl/>
        </w:rPr>
        <w:t xml:space="preserve">אלכס הלך להתקלח והם נשארו עוד קצת, עד שעלה </w:t>
      </w:r>
      <w:r w:rsidR="001605BA">
        <w:rPr>
          <w:rFonts w:hint="cs"/>
          <w:rtl/>
        </w:rPr>
        <w:t>ב</w:t>
      </w:r>
      <w:r>
        <w:rPr>
          <w:rFonts w:hint="cs"/>
          <w:rtl/>
        </w:rPr>
        <w:t>דעתם ש</w:t>
      </w:r>
      <w:r w:rsidR="00130574">
        <w:rPr>
          <w:rFonts w:hint="cs"/>
          <w:rtl/>
        </w:rPr>
        <w:t xml:space="preserve">בקרוב </w:t>
      </w:r>
      <w:r>
        <w:rPr>
          <w:rFonts w:hint="cs"/>
          <w:rtl/>
        </w:rPr>
        <w:t>יצא עטוף רק במגבת, ואז עזבו.</w:t>
      </w:r>
    </w:p>
    <w:p w14:paraId="7376A585" w14:textId="2E4FD7E9" w:rsidR="00C02906" w:rsidRDefault="00C02906" w:rsidP="00130574">
      <w:pPr>
        <w:rPr>
          <w:rtl/>
        </w:rPr>
      </w:pPr>
      <w:r>
        <w:rPr>
          <w:rFonts w:hint="cs"/>
          <w:rtl/>
        </w:rPr>
        <w:t xml:space="preserve">אלכס </w:t>
      </w:r>
      <w:r>
        <w:rPr>
          <w:rtl/>
        </w:rPr>
        <w:t>–</w:t>
      </w:r>
      <w:r>
        <w:rPr>
          <w:rFonts w:hint="cs"/>
          <w:rtl/>
        </w:rPr>
        <w:t xml:space="preserve"> איך אפריקה?</w:t>
      </w:r>
    </w:p>
    <w:p w14:paraId="481AD7EB" w14:textId="79E09702" w:rsidR="00C02906" w:rsidRDefault="00C02906" w:rsidP="00130574">
      <w:pPr>
        <w:rPr>
          <w:rtl/>
        </w:rPr>
      </w:pPr>
      <w:r>
        <w:rPr>
          <w:rFonts w:hint="cs"/>
          <w:rtl/>
        </w:rPr>
        <w:t xml:space="preserve">ארקדי </w:t>
      </w:r>
      <w:r>
        <w:rPr>
          <w:rtl/>
        </w:rPr>
        <w:t>–</w:t>
      </w:r>
      <w:r>
        <w:rPr>
          <w:rFonts w:hint="cs"/>
          <w:rtl/>
        </w:rPr>
        <w:t xml:space="preserve"> זאת יבשת שלמה... לא משהו שאפשר לסכם במילה.</w:t>
      </w:r>
    </w:p>
    <w:p w14:paraId="380E2395" w14:textId="038C28D7" w:rsidR="00C02906" w:rsidRDefault="00C02906" w:rsidP="00130574">
      <w:pPr>
        <w:rPr>
          <w:rtl/>
        </w:rPr>
      </w:pPr>
      <w:r>
        <w:rPr>
          <w:rFonts w:hint="cs"/>
          <w:rtl/>
        </w:rPr>
        <w:t>ובכל זאת...</w:t>
      </w:r>
    </w:p>
    <w:p w14:paraId="33076A37" w14:textId="5970A927" w:rsidR="00C02906" w:rsidRPr="00CD067C" w:rsidRDefault="00C02906" w:rsidP="00130574">
      <w:pPr>
        <w:rPr>
          <w:rtl/>
        </w:rPr>
      </w:pPr>
      <w:r>
        <w:rPr>
          <w:rFonts w:hint="cs"/>
          <w:rtl/>
        </w:rPr>
        <w:t>זה כמו מקום שאי אפשר לצאת ממנו.</w:t>
      </w:r>
    </w:p>
    <w:p w14:paraId="4471BE07" w14:textId="77777777" w:rsidR="00E43DDF" w:rsidRPr="00CD067C" w:rsidRDefault="00E43DDF" w:rsidP="00250000">
      <w:pPr>
        <w:rPr>
          <w:rtl/>
        </w:rPr>
      </w:pPr>
    </w:p>
    <w:p w14:paraId="5A93DE12" w14:textId="77777777" w:rsidR="004627AB" w:rsidRDefault="004627AB" w:rsidP="00250000">
      <w:pPr>
        <w:rPr>
          <w:rtl/>
        </w:rPr>
      </w:pPr>
      <w:r w:rsidRPr="00CD067C">
        <w:rPr>
          <w:rtl/>
        </w:rPr>
        <w:t>בין ניווט למסע, בין סיור ומחסום, בתוך הרוח הלוהטת</w:t>
      </w:r>
      <w:r w:rsidR="001605BA">
        <w:rPr>
          <w:rFonts w:hint="cs"/>
          <w:rtl/>
        </w:rPr>
        <w:t>, האלונקות</w:t>
      </w:r>
      <w:r w:rsidRPr="00CD067C">
        <w:rPr>
          <w:rtl/>
        </w:rPr>
        <w:t xml:space="preserve"> והאבק, אלכס קרא על גבעולים וזמורות, על ערפל סמיך</w:t>
      </w:r>
      <w:r w:rsidR="00130574">
        <w:rPr>
          <w:rtl/>
        </w:rPr>
        <w:t xml:space="preserve"> שמתעבה על ענפים כמו יהלומים </w:t>
      </w:r>
      <w:r w:rsidR="00130574">
        <w:rPr>
          <w:rFonts w:hint="cs"/>
          <w:rtl/>
        </w:rPr>
        <w:t>ב</w:t>
      </w:r>
      <w:r w:rsidRPr="00CD067C">
        <w:rPr>
          <w:rtl/>
        </w:rPr>
        <w:t>שיער ערמוני, על עשרה סוגים של תפוחי עץ אדומים ועל רדידת דבש מהכוורת, על הבל פה של פרה ועל עלים צהובים וכתומים המפזזים סביב חצאיתה של בת-שבע אוורדין.</w:t>
      </w:r>
    </w:p>
    <w:p w14:paraId="75BB35F9" w14:textId="77777777" w:rsidR="006965BB" w:rsidRDefault="006965BB" w:rsidP="00250000">
      <w:pPr>
        <w:rPr>
          <w:rtl/>
        </w:rPr>
      </w:pPr>
      <w:r>
        <w:rPr>
          <w:rFonts w:hint="cs"/>
          <w:rtl/>
        </w:rPr>
        <w:t xml:space="preserve">[מתוך </w:t>
      </w:r>
      <w:r w:rsidR="00C87B5E" w:rsidRPr="00C87B5E">
        <w:t>http://mazi.idf.il/291-he/IGF.aspx</w:t>
      </w:r>
    </w:p>
    <w:p w14:paraId="2A127EB4" w14:textId="77777777" w:rsidR="006965BB" w:rsidRPr="006965BB" w:rsidRDefault="006965BB" w:rsidP="00250000">
      <w:r w:rsidRPr="006965BB">
        <w:rPr>
          <w:rtl/>
        </w:rPr>
        <w:t>חיילי חטיבת הצנחנים חובשים כומתה אדומה עם סמל חיל רגלים, ונועלים נעליים אדומות. להבדיל מיתר חיילי צה"ל, חיילי חטיבת הצנחנים אינם לובשים חולצה רגילה, אלא ירכית ומעליה חגורה בנוסף על חגורת המכנסיים</w:t>
      </w:r>
      <w:r w:rsidRPr="006965BB">
        <w:t>.</w:t>
      </w:r>
      <w:r>
        <w:rPr>
          <w:rFonts w:hint="cs"/>
          <w:rtl/>
        </w:rPr>
        <w:t xml:space="preserve"> </w:t>
      </w:r>
      <w:r w:rsidRPr="006965BB">
        <w:rPr>
          <w:rtl/>
        </w:rPr>
        <w:t>מפקד החטיבה הוא אל"מ אמיר ברעם</w:t>
      </w:r>
      <w:r w:rsidRPr="006965BB">
        <w:t>.</w:t>
      </w:r>
    </w:p>
    <w:p w14:paraId="229392F0" w14:textId="77777777" w:rsidR="006965BB" w:rsidRDefault="006965BB" w:rsidP="00250000">
      <w:pPr>
        <w:rPr>
          <w:rtl/>
        </w:rPr>
      </w:pPr>
      <w:r w:rsidRPr="006965BB">
        <w:rPr>
          <w:rtl/>
        </w:rPr>
        <w:t>לחטיבה שלושה גדודים סדירים וגדוד סיור</w:t>
      </w:r>
      <w:r w:rsidRPr="006965BB">
        <w:t>.</w:t>
      </w:r>
      <w:r>
        <w:rPr>
          <w:rFonts w:hint="cs"/>
          <w:rtl/>
        </w:rPr>
        <w:t xml:space="preserve"> </w:t>
      </w:r>
      <w:r w:rsidRPr="006965BB">
        <w:rPr>
          <w:rtl/>
        </w:rPr>
        <w:t>ייעוד הגדודים</w:t>
      </w:r>
      <w:r w:rsidRPr="006965BB">
        <w:t>:</w:t>
      </w:r>
    </w:p>
    <w:p w14:paraId="1278C8F9" w14:textId="77777777" w:rsidR="00C87B5E" w:rsidRDefault="006965BB" w:rsidP="00FB390F">
      <w:pPr>
        <w:pStyle w:val="ListParagraph"/>
        <w:numPr>
          <w:ilvl w:val="0"/>
          <w:numId w:val="43"/>
        </w:numPr>
        <w:rPr>
          <w:rtl/>
        </w:rPr>
      </w:pPr>
      <w:r w:rsidRPr="006965BB">
        <w:rPr>
          <w:rtl/>
        </w:rPr>
        <w:t>לבצע פעולות לחימה בצורות הקרב השונות בהפעלה רגלית, רכובה, מוטסת ומוצנחת</w:t>
      </w:r>
      <w:r w:rsidRPr="006965BB">
        <w:t>.</w:t>
      </w:r>
    </w:p>
    <w:p w14:paraId="3EC2AC62" w14:textId="77777777" w:rsidR="00C87B5E" w:rsidRDefault="006965BB" w:rsidP="00FB390F">
      <w:pPr>
        <w:pStyle w:val="ListParagraph"/>
        <w:numPr>
          <w:ilvl w:val="0"/>
          <w:numId w:val="43"/>
        </w:numPr>
        <w:rPr>
          <w:rtl/>
        </w:rPr>
      </w:pPr>
      <w:r w:rsidRPr="006965BB">
        <w:rPr>
          <w:rtl/>
        </w:rPr>
        <w:t>להשמיד אויב, לכבוש שטחים ולהחזיקם</w:t>
      </w:r>
      <w:r w:rsidRPr="006965BB">
        <w:t>.</w:t>
      </w:r>
    </w:p>
    <w:p w14:paraId="4D5C00B8" w14:textId="77777777" w:rsidR="00C87B5E" w:rsidRDefault="006965BB" w:rsidP="00FB390F">
      <w:pPr>
        <w:pStyle w:val="ListParagraph"/>
        <w:numPr>
          <w:ilvl w:val="0"/>
          <w:numId w:val="43"/>
        </w:numPr>
        <w:rPr>
          <w:rtl/>
        </w:rPr>
      </w:pPr>
      <w:r w:rsidRPr="006965BB">
        <w:rPr>
          <w:rtl/>
        </w:rPr>
        <w:t>לבצע פעולות מיוחדות בעורף האויב</w:t>
      </w:r>
      <w:r w:rsidRPr="006965BB">
        <w:t>.</w:t>
      </w:r>
    </w:p>
    <w:p w14:paraId="5D9479DE" w14:textId="77777777" w:rsidR="006965BB" w:rsidRDefault="006965BB" w:rsidP="00FB390F">
      <w:pPr>
        <w:pStyle w:val="ListParagraph"/>
        <w:numPr>
          <w:ilvl w:val="0"/>
          <w:numId w:val="43"/>
        </w:numPr>
        <w:rPr>
          <w:rtl/>
        </w:rPr>
      </w:pPr>
      <w:r w:rsidRPr="006965BB">
        <w:rPr>
          <w:rtl/>
        </w:rPr>
        <w:t>לבצע פעולות מיוחדות בבטחון שוטף (בט"ש) ובאימונים</w:t>
      </w:r>
      <w:r w:rsidRPr="006965BB">
        <w:t>.</w:t>
      </w:r>
    </w:p>
    <w:p w14:paraId="2414307D" w14:textId="77777777" w:rsidR="006965BB" w:rsidRDefault="006965BB" w:rsidP="00250000">
      <w:pPr>
        <w:rPr>
          <w:rtl/>
        </w:rPr>
      </w:pPr>
      <w:r>
        <w:rPr>
          <w:rFonts w:hint="cs"/>
          <w:rtl/>
        </w:rPr>
        <w:t xml:space="preserve">הסמל </w:t>
      </w:r>
      <w:r>
        <w:rPr>
          <w:rtl/>
        </w:rPr>
        <w:t>–</w:t>
      </w:r>
      <w:r>
        <w:rPr>
          <w:rFonts w:hint="cs"/>
          <w:rtl/>
        </w:rPr>
        <w:t xml:space="preserve"> נחש מכונף על רקע אדום.</w:t>
      </w:r>
    </w:p>
    <w:p w14:paraId="3594E209" w14:textId="77777777" w:rsidR="006965BB" w:rsidRDefault="006965BB" w:rsidP="00250000">
      <w:pPr>
        <w:rPr>
          <w:rtl/>
        </w:rPr>
      </w:pPr>
      <w:r w:rsidRPr="006965BB">
        <w:rPr>
          <w:b/>
          <w:bCs/>
          <w:rtl/>
        </w:rPr>
        <w:t>גיבוש הכניס</w:t>
      </w:r>
      <w:r w:rsidR="00C87B5E">
        <w:rPr>
          <w:rFonts w:hint="cs"/>
          <w:b/>
          <w:bCs/>
          <w:rtl/>
        </w:rPr>
        <w:t>ה:</w:t>
      </w:r>
      <w:r w:rsidR="00C87B5E">
        <w:rPr>
          <w:rFonts w:hint="cs"/>
          <w:rtl/>
        </w:rPr>
        <w:t xml:space="preserve"> </w:t>
      </w:r>
      <w:r w:rsidRPr="006965BB">
        <w:rPr>
          <w:rtl/>
        </w:rPr>
        <w:t>הגיבושים לצנחנים נערכים בכל שנה בחודשים אפריל ודצמבר. הזימון מותאם לפי מועד הגיוס, לדוגמא: בעלי צו גיוס ליולי/אוגוסט יזומנו למועד אפריל. הגיבוש הינו מבחן של רצון ויכולת, במהלכו יתמודד הצנחן המיועד בעיקר מול אתגרים פיזיים בהם יצטרך להוכיח את עצמו. הגיבוש מאפשר לו להוכיח את התאמתו להיות לוחם בצנחנים, והוא משלב, מבחנים פיזיים ואתגרים מנטליים ובתוכו גם בדיקת יכולות אישיות אחרות כגון: עזרה לזולת, אחריות, יוזמה, כושר אילתור וכ</w:t>
      </w:r>
      <w:r w:rsidR="00C87B5E">
        <w:rPr>
          <w:rFonts w:hint="cs"/>
          <w:rtl/>
        </w:rPr>
        <w:t>ו'.</w:t>
      </w:r>
    </w:p>
    <w:p w14:paraId="2BB036B5" w14:textId="2F17C892" w:rsidR="006965BB" w:rsidRPr="006965BB" w:rsidRDefault="002E35AE" w:rsidP="00A7789C">
      <w:pPr>
        <w:rPr>
          <w:rtl/>
        </w:rPr>
      </w:pPr>
      <w:r>
        <w:rPr>
          <w:rtl/>
        </w:rPr>
        <w:t>בית-הספר</w:t>
      </w:r>
      <w:r w:rsidR="006965BB" w:rsidRPr="006965BB">
        <w:rPr>
          <w:rtl/>
        </w:rPr>
        <w:t xml:space="preserve"> העוצבתי לצנחנות ולחימה או בשמו הידוע בא"ח (בסיס אימונים חטיבתי</w:t>
      </w:r>
      <w:r w:rsidR="00A7789C">
        <w:rPr>
          <w:rFonts w:hint="cs"/>
          <w:rtl/>
        </w:rPr>
        <w:t xml:space="preserve">) </w:t>
      </w:r>
      <w:r w:rsidR="006965BB" w:rsidRPr="006965BB">
        <w:rPr>
          <w:b/>
          <w:bCs/>
          <w:rtl/>
        </w:rPr>
        <w:t>שפיפון</w:t>
      </w:r>
      <w:r w:rsidR="00A7789C">
        <w:rPr>
          <w:rFonts w:hint="cs"/>
          <w:rtl/>
        </w:rPr>
        <w:t xml:space="preserve">. </w:t>
      </w:r>
      <w:r w:rsidR="006965BB" w:rsidRPr="006965BB">
        <w:rPr>
          <w:rtl/>
        </w:rPr>
        <w:t>הוא הבא"ח היחידי שאחוד מבחינת שתי המסגרות: האימון יסוד והאימון המתקדם, המתאמנים שניהם באותו הבסיס. המשמעות: 12 פלוגות המתאמנות יחד וגם פלוגת מפקדה מאוחדת</w:t>
      </w:r>
      <w:r w:rsidR="006965BB">
        <w:rPr>
          <w:rFonts w:hint="cs"/>
          <w:rtl/>
        </w:rPr>
        <w:t xml:space="preserve">. </w:t>
      </w:r>
      <w:r w:rsidR="006965BB" w:rsidRPr="006965BB">
        <w:rPr>
          <w:rtl/>
        </w:rPr>
        <w:t>בא"ח ממוקם בשפלת יהודה סמוך לקיבוץ שומריה</w:t>
      </w:r>
      <w:r w:rsidR="006965BB" w:rsidRPr="006965BB">
        <w:t>.</w:t>
      </w:r>
    </w:p>
    <w:p w14:paraId="222F8384" w14:textId="77777777" w:rsidR="006965BB" w:rsidRDefault="006965BB" w:rsidP="00250000">
      <w:pPr>
        <w:rPr>
          <w:rtl/>
        </w:rPr>
      </w:pPr>
      <w:r w:rsidRPr="006965BB">
        <w:rPr>
          <w:b/>
          <w:bCs/>
          <w:rtl/>
        </w:rPr>
        <w:lastRenderedPageBreak/>
        <w:t>קורס מ"כים חי"ר</w:t>
      </w:r>
      <w:r w:rsidRPr="006965BB">
        <w:rPr>
          <w:rFonts w:hint="cs"/>
          <w:b/>
          <w:bCs/>
          <w:rtl/>
        </w:rPr>
        <w:t>:</w:t>
      </w:r>
      <w:r>
        <w:rPr>
          <w:rFonts w:hint="cs"/>
          <w:rtl/>
        </w:rPr>
        <w:t xml:space="preserve"> </w:t>
      </w:r>
      <w:r w:rsidRPr="006965BB">
        <w:rPr>
          <w:rtl/>
        </w:rPr>
        <w:t>קורס מפקדי כיתה בו משתתפים כל חטיבות החי"ר השונות. אורך הקורס כשלושה חודשים, בסיומו יוכשרו החניכים למפקדי כיתה, יקבלו סיכת מ"כ ודרגות סמל</w:t>
      </w:r>
      <w:r w:rsidRPr="006965BB">
        <w:t>.</w:t>
      </w:r>
      <w:r>
        <w:rPr>
          <w:rFonts w:hint="cs"/>
          <w:rtl/>
        </w:rPr>
        <w:t xml:space="preserve"> </w:t>
      </w:r>
      <w:r w:rsidRPr="006965BB">
        <w:rPr>
          <w:rtl/>
        </w:rPr>
        <w:t>המצטיינים בקורס נשארים להדרכה בקורס מ"כים</w:t>
      </w:r>
      <w:r w:rsidRPr="006965BB">
        <w:t>.</w:t>
      </w:r>
    </w:p>
    <w:p w14:paraId="13D5168E" w14:textId="77777777" w:rsidR="005578B4" w:rsidRDefault="005578B4" w:rsidP="00250000">
      <w:pPr>
        <w:rPr>
          <w:rtl/>
        </w:rPr>
      </w:pPr>
    </w:p>
    <w:p w14:paraId="70CEF084" w14:textId="77777777" w:rsidR="005578B4" w:rsidRDefault="005578B4" w:rsidP="00250000">
      <w:pPr>
        <w:rPr>
          <w:rtl/>
        </w:rPr>
      </w:pPr>
      <w:r>
        <w:rPr>
          <w:rFonts w:hint="cs"/>
          <w:rtl/>
        </w:rPr>
        <w:t xml:space="preserve">מתוך </w:t>
      </w:r>
      <w:r w:rsidR="004B2576" w:rsidRPr="004B2576">
        <w:t>http://www.zanhanim.org.il</w:t>
      </w:r>
      <w:r w:rsidR="004B2576" w:rsidRPr="004B2576">
        <w:rPr>
          <w:rFonts w:cs="Times New Roman"/>
          <w:rtl/>
        </w:rPr>
        <w:t>/</w:t>
      </w:r>
    </w:p>
    <w:p w14:paraId="4DEDFB3A" w14:textId="77777777" w:rsidR="005578B4" w:rsidRPr="005578B4" w:rsidRDefault="005578B4" w:rsidP="00250000">
      <w:r w:rsidRPr="005578B4">
        <w:rPr>
          <w:b/>
          <w:bCs/>
          <w:rtl/>
        </w:rPr>
        <w:t>בטירונות</w:t>
      </w:r>
      <w:r w:rsidRPr="005578B4">
        <w:rPr>
          <w:rtl/>
        </w:rPr>
        <w:t xml:space="preserve"> (אימון היסוד) עוברים החיילים שני תהליכים עיקריים: מעבר מאזרח לחייל ותהליך הכשרת החייל (כפרט) ללוחם ח"יר שבסופו יוסמך לרובאי 05. בשלב הטירונות עוסקים בעקרונות וביסודות הלוחם כשהדגש הוא על הכשרת הפרט.</w:t>
      </w:r>
    </w:p>
    <w:p w14:paraId="3DCBC2E7" w14:textId="2C3FB63C" w:rsidR="005578B4" w:rsidRPr="005578B4" w:rsidRDefault="005578B4" w:rsidP="00130574">
      <w:pPr>
        <w:rPr>
          <w:rtl/>
        </w:rPr>
      </w:pPr>
      <w:r w:rsidRPr="005578B4">
        <w:rPr>
          <w:rtl/>
        </w:rPr>
        <w:t>פרק ההכשרה נמשך שלושה חודשים והוא נערך בבסיס האימון החטיבתי "שפיפון", בו ירכשו הלוחמים לעתיד מיומנות בקליעה, שדאות, לוחמה בשטח פתוח, התמצאות בפק"לים מסוימים (לאו</w:t>
      </w:r>
      <w:r w:rsidR="00C13510">
        <w:rPr>
          <w:rFonts w:hint="cs"/>
          <w:rtl/>
        </w:rPr>
        <w:t xml:space="preserve">, </w:t>
      </w:r>
      <w:r w:rsidRPr="005578B4">
        <w:rPr>
          <w:rtl/>
        </w:rPr>
        <w:t>מאג, מטול,</w:t>
      </w:r>
      <w:r w:rsidR="00130574">
        <w:rPr>
          <w:rFonts w:hint="cs"/>
          <w:rtl/>
        </w:rPr>
        <w:t xml:space="preserve"> </w:t>
      </w:r>
      <w:r w:rsidRPr="005578B4">
        <w:rPr>
          <w:rtl/>
        </w:rPr>
        <w:t>וכו'), אימוני מסוקים, העלאת רמת הכושר הגופני, ערכים, ידיעת הארץ ועוד. כמו כן, יתחיל הצנחן להכיר את החברים במחלקה, חברים שילוו אותו לאורך כל</w:t>
      </w:r>
      <w:r w:rsidRPr="005578B4">
        <w:t> </w:t>
      </w:r>
      <w:r w:rsidRPr="005578B4">
        <w:rPr>
          <w:rtl/>
        </w:rPr>
        <w:t>השירות, גם לאחריו</w:t>
      </w:r>
      <w:r w:rsidRPr="005578B4">
        <w:t>.</w:t>
      </w:r>
    </w:p>
    <w:p w14:paraId="4D00E1CC" w14:textId="77777777" w:rsidR="005578B4" w:rsidRPr="005578B4" w:rsidRDefault="005578B4" w:rsidP="00250000">
      <w:pPr>
        <w:rPr>
          <w:rtl/>
        </w:rPr>
      </w:pPr>
      <w:r w:rsidRPr="005578B4">
        <w:rPr>
          <w:rtl/>
        </w:rPr>
        <w:t>את טקס ההשבעה לצבא ההגנה לישראל ולחטיבת הצנחנים יעברו הטירונים בכותל המערבי, אותו, כידוע, שיחררו לוחמי החטיבה במלחמת ששת הימים (1967). מכאן באה מסורת עריכת הטקס בירושלים. במעמד המרגש יקבלו החיילים את הנשק ואת ספר התנ"ך.</w:t>
      </w:r>
    </w:p>
    <w:p w14:paraId="35E32CB2" w14:textId="77777777" w:rsidR="005578B4" w:rsidRPr="005578B4" w:rsidRDefault="005578B4" w:rsidP="00250000">
      <w:pPr>
        <w:rPr>
          <w:rtl/>
        </w:rPr>
      </w:pPr>
      <w:r w:rsidRPr="005578B4">
        <w:rPr>
          <w:rFonts w:hint="cs"/>
          <w:b/>
          <w:bCs/>
          <w:rtl/>
        </w:rPr>
        <w:t>אימון מתקדם:</w:t>
      </w:r>
      <w:r>
        <w:rPr>
          <w:rFonts w:hint="cs"/>
          <w:rtl/>
        </w:rPr>
        <w:t xml:space="preserve"> </w:t>
      </w:r>
      <w:r w:rsidRPr="005578B4">
        <w:rPr>
          <w:rtl/>
        </w:rPr>
        <w:t>שלושה חודשים נוספים של הכשרה, הנעשים רובם בשטח בהם לומדים איך להיות לוחמים.</w:t>
      </w:r>
    </w:p>
    <w:p w14:paraId="67367D7B" w14:textId="77777777" w:rsidR="005578B4" w:rsidRPr="005578B4" w:rsidRDefault="005578B4" w:rsidP="00250000">
      <w:pPr>
        <w:rPr>
          <w:rtl/>
        </w:rPr>
      </w:pPr>
      <w:r w:rsidRPr="005578B4">
        <w:rPr>
          <w:rtl/>
        </w:rPr>
        <w:t>במהלך 13 שבועות ילמד הלוחם תכנים מתקדמים בלוחמת שטח סבוך, לש"ב (לוחמת שטח בנוי), אימוני האמר, נגמ"ש (נושא גייסות משוריין) וסוגי רכב נוספים, זריקת רימונים וכמו-כן קורס צניחה.</w:t>
      </w:r>
    </w:p>
    <w:p w14:paraId="3078C934" w14:textId="77777777" w:rsidR="005578B4" w:rsidRPr="005578B4" w:rsidRDefault="005578B4" w:rsidP="00250000">
      <w:pPr>
        <w:rPr>
          <w:rtl/>
        </w:rPr>
      </w:pPr>
      <w:r w:rsidRPr="005578B4">
        <w:rPr>
          <w:rtl/>
        </w:rPr>
        <w:t>לכל אורך ההכשרה יבצעו החיילים הגנה על מחנה האימונים, הבא"ח, ועל יישובים שונים בגזרת איו"ש (אזור יהודה ושומרון). בסיום ההכשרה יהיו החיילים מוכשרים כרובאים בדרגה 07.</w:t>
      </w:r>
    </w:p>
    <w:p w14:paraId="24CB8A7D" w14:textId="77777777" w:rsidR="005578B4" w:rsidRPr="005578B4" w:rsidRDefault="005578B4" w:rsidP="00250000">
      <w:pPr>
        <w:rPr>
          <w:rtl/>
        </w:rPr>
      </w:pPr>
      <w:r w:rsidRPr="005578B4">
        <w:rPr>
          <w:rtl/>
        </w:rPr>
        <w:t>בשלב זה של הכשרה המסעות הופכים להיות מגוונים ומאתגרים על שפת הים, מסעות אלונקות ארוכים ועוד. מכיוון שהחטיבה היא חטיבה מוטסת, מתקיימים גם תרגילי שיתוף פעולה (שת"פ) עם חיל האוויר. במסגרת האימון המתקדם יעברו הלוחמים שבוע לחימה בשטח בנוי - תרגולות של פריצה לחדר תוך כדי ירי פנימה.</w:t>
      </w:r>
    </w:p>
    <w:p w14:paraId="2F8C9289" w14:textId="77777777" w:rsidR="005578B4" w:rsidRPr="005578B4" w:rsidRDefault="005578B4" w:rsidP="00250000">
      <w:pPr>
        <w:rPr>
          <w:rtl/>
        </w:rPr>
      </w:pPr>
      <w:r w:rsidRPr="005578B4">
        <w:rPr>
          <w:rtl/>
        </w:rPr>
        <w:t>במסגרת האימון יעברו הצנחנים את קורס הצניחה היוקרתי. הקורס בן השבועיים, מתקיים במרהו"מ. הקורס מתרכז תחילה באימוני קרקע. בצניחות האמיתיות, מבצעים מדמי צניחה שונים ולבסוף בשבוע השני - צונחים כחמש צניחות יום ולילה עם ציוד לוחם מלא.</w:t>
      </w:r>
    </w:p>
    <w:p w14:paraId="3EDE634B" w14:textId="77777777" w:rsidR="005578B4" w:rsidRPr="005578B4" w:rsidRDefault="005578B4" w:rsidP="00250000">
      <w:pPr>
        <w:rPr>
          <w:rtl/>
        </w:rPr>
      </w:pPr>
      <w:r w:rsidRPr="005578B4">
        <w:rPr>
          <w:rtl/>
        </w:rPr>
        <w:t>הצניחות הן מגובה 400 מטר, המאפשרות 50 שניות של צניחה רגועה ושקטה, מדהימה ביופיה. בסיום הקורס עונדים הצנחנים את סיכת הכנפ"ץ (כנפי צניחה).</w:t>
      </w:r>
    </w:p>
    <w:p w14:paraId="7493FFB2" w14:textId="77777777" w:rsidR="005578B4" w:rsidRDefault="005578B4" w:rsidP="00250000">
      <w:pPr>
        <w:rPr>
          <w:rtl/>
        </w:rPr>
      </w:pPr>
      <w:r w:rsidRPr="005578B4">
        <w:rPr>
          <w:rtl/>
        </w:rPr>
        <w:t>האימון המתקדם מסתיים במסע כומתה בן 90 ק"מ. חטיבת הצנחנים היא חטיבת החי"ר היחידה בצה"ל שמבצעת מסע כומתה בסדר גודל כזה - מתל נוף ליד רחובות ועד לגבעת התחמושת בירושלים, שם נערך טקס קבלת הכומתות האדומות בנוכחות הורים וחברים.</w:t>
      </w:r>
    </w:p>
    <w:p w14:paraId="6CC54C7E" w14:textId="77777777" w:rsidR="004B2576" w:rsidRPr="004B2576" w:rsidRDefault="004B2576" w:rsidP="00250000">
      <w:r w:rsidRPr="004B2576">
        <w:rPr>
          <w:rtl/>
        </w:rPr>
        <w:t>קורס מ"כים:</w:t>
      </w:r>
    </w:p>
    <w:p w14:paraId="68146F4A" w14:textId="77777777" w:rsidR="004B2576" w:rsidRPr="004B2576" w:rsidRDefault="004B2576" w:rsidP="00250000">
      <w:pPr>
        <w:rPr>
          <w:rtl/>
        </w:rPr>
      </w:pPr>
      <w:r w:rsidRPr="004B2576">
        <w:rPr>
          <w:rtl/>
        </w:rPr>
        <w:t>מיועד רק ללוחמים שגילו במהלך המסלול כישורי פיקוד יוצאי דופן. בתום העלייה לקו יצטרפו המצטיינים למסלול ההכשרה ובסופו לקורס מ"כים. משם יוכלו להמשיך לקורס שמלים בכירים גם לבה"ד 1, שם יעברו הכשרה לקצונה.</w:t>
      </w:r>
    </w:p>
    <w:p w14:paraId="72FE4AEA" w14:textId="5B2A0C89" w:rsidR="004B2576" w:rsidRPr="004B2576" w:rsidRDefault="004B2576" w:rsidP="00250000">
      <w:pPr>
        <w:rPr>
          <w:rtl/>
        </w:rPr>
      </w:pPr>
      <w:r w:rsidRPr="004B2576">
        <w:rPr>
          <w:rtl/>
        </w:rPr>
        <w:t>קורס המ"כים אורך כשלושה חודשים ומתקיים ב</w:t>
      </w:r>
      <w:r w:rsidR="002E35AE">
        <w:rPr>
          <w:rtl/>
        </w:rPr>
        <w:t>בית-הספר</w:t>
      </w:r>
      <w:r w:rsidRPr="004B2576">
        <w:rPr>
          <w:rtl/>
        </w:rPr>
        <w:t xml:space="preserve"> המרכזי</w:t>
      </w:r>
      <w:r w:rsidRPr="004B2576">
        <w:t> </w:t>
      </w:r>
      <w:r w:rsidRPr="004B2576">
        <w:rPr>
          <w:rtl/>
        </w:rPr>
        <w:t>לחי"ר (ביסלמ"ח).</w:t>
      </w:r>
    </w:p>
    <w:p w14:paraId="208CD577" w14:textId="77777777" w:rsidR="004B2576" w:rsidRPr="004B2576" w:rsidRDefault="004B2576" w:rsidP="00250000">
      <w:pPr>
        <w:rPr>
          <w:rtl/>
        </w:rPr>
      </w:pPr>
      <w:r w:rsidRPr="004B2576">
        <w:rPr>
          <w:rtl/>
        </w:rPr>
        <w:t>קורס קציני חי"ר:</w:t>
      </w:r>
    </w:p>
    <w:p w14:paraId="55E603C8" w14:textId="7E645183" w:rsidR="004B2576" w:rsidRPr="004B2576" w:rsidRDefault="004B2576" w:rsidP="00250000">
      <w:pPr>
        <w:rPr>
          <w:rtl/>
        </w:rPr>
      </w:pPr>
      <w:r w:rsidRPr="004B2576">
        <w:rPr>
          <w:rtl/>
        </w:rPr>
        <w:lastRenderedPageBreak/>
        <w:t>מועמדים מתאימים ייצאו לקורס קצינים במגמת</w:t>
      </w:r>
      <w:r w:rsidRPr="004B2576">
        <w:t> </w:t>
      </w:r>
      <w:r w:rsidRPr="004B2576">
        <w:rPr>
          <w:rtl/>
        </w:rPr>
        <w:t>חי"ר ב</w:t>
      </w:r>
      <w:r w:rsidR="002E35AE">
        <w:rPr>
          <w:rtl/>
        </w:rPr>
        <w:t>בית-הספר</w:t>
      </w:r>
      <w:r w:rsidRPr="004B2576">
        <w:rPr>
          <w:rtl/>
        </w:rPr>
        <w:t xml:space="preserve"> לקצינים - בה"ד 1.</w:t>
      </w:r>
    </w:p>
    <w:p w14:paraId="742BE96B" w14:textId="77777777" w:rsidR="004B2576" w:rsidRDefault="004B2576" w:rsidP="00250000">
      <w:pPr>
        <w:rPr>
          <w:rtl/>
        </w:rPr>
      </w:pPr>
    </w:p>
    <w:p w14:paraId="53A69EF0" w14:textId="77777777" w:rsidR="006C47CD" w:rsidRDefault="006C47CD" w:rsidP="00250000">
      <w:pPr>
        <w:rPr>
          <w:rtl/>
        </w:rPr>
      </w:pPr>
      <w:r>
        <w:rPr>
          <w:rFonts w:hint="cs"/>
          <w:rtl/>
        </w:rPr>
        <w:t xml:space="preserve">מתוך </w:t>
      </w:r>
      <w:r>
        <w:rPr>
          <w:rtl/>
        </w:rPr>
        <w:t>–</w:t>
      </w:r>
      <w:r w:rsidR="006969EB">
        <w:rPr>
          <w:rFonts w:hint="cs"/>
          <w:rtl/>
        </w:rPr>
        <w:t xml:space="preserve"> </w:t>
      </w:r>
      <w:r w:rsidR="006969EB" w:rsidRPr="006969EB">
        <w:t>http://www.yehida.co.il/forums/showthread.php?t=41253</w:t>
      </w:r>
    </w:p>
    <w:p w14:paraId="3A2C3AC6" w14:textId="77777777" w:rsidR="006C47CD" w:rsidRDefault="006C47CD" w:rsidP="00250000">
      <w:pPr>
        <w:rPr>
          <w:rtl/>
        </w:rPr>
      </w:pPr>
      <w:r>
        <w:rPr>
          <w:rFonts w:hint="cs"/>
          <w:rtl/>
        </w:rPr>
        <w:t xml:space="preserve">יש שם הרבה סגנון דיבור של חיילים למשל </w:t>
      </w:r>
      <w:r>
        <w:rPr>
          <w:rtl/>
        </w:rPr>
        <w:t>–</w:t>
      </w:r>
    </w:p>
    <w:p w14:paraId="4DD792BF" w14:textId="77777777" w:rsidR="006C47CD" w:rsidRDefault="006C47CD" w:rsidP="00A7789C">
      <w:pPr>
        <w:rPr>
          <w:rtl/>
        </w:rPr>
      </w:pPr>
      <w:r w:rsidRPr="006C47CD">
        <w:rPr>
          <w:rtl/>
        </w:rPr>
        <w:t>אתה חושב שלהיות צנחן זה מגניב כנפצ אמ4 משופצר כומתה מגניבה והרבה מאוד וואסח</w:t>
      </w:r>
      <w:r w:rsidRPr="006C47CD">
        <w:t>.</w:t>
      </w:r>
      <w:r w:rsidR="00A7789C">
        <w:rPr>
          <w:rFonts w:hint="cs"/>
          <w:rtl/>
        </w:rPr>
        <w:t xml:space="preserve"> </w:t>
      </w:r>
      <w:r w:rsidRPr="006C47CD">
        <w:rPr>
          <w:rtl/>
        </w:rPr>
        <w:t>זה מה שמושך הרבה מלש"בים לחטיבות החי"ר. למען האמת גם אותי... מספיק שבן אדם רואה סרטון ביוטיוב על חטיבת גולני גבעתי צנחנים נחל כפיר בלה בלה וכבר כולו מתמלא רעל ומת לשמוע שהוא הולך לשרת באותה חטיבה</w:t>
      </w:r>
      <w:r w:rsidR="006969EB">
        <w:rPr>
          <w:rFonts w:hint="cs"/>
          <w:rtl/>
        </w:rPr>
        <w:t>.</w:t>
      </w:r>
    </w:p>
    <w:p w14:paraId="62259AE7" w14:textId="77777777" w:rsidR="006969EB" w:rsidRDefault="006969EB" w:rsidP="00250000">
      <w:pPr>
        <w:rPr>
          <w:rtl/>
        </w:rPr>
      </w:pPr>
    </w:p>
    <w:p w14:paraId="57B470E0" w14:textId="77777777" w:rsidR="006969EB" w:rsidRPr="005578B4" w:rsidRDefault="006969EB" w:rsidP="00250000">
      <w:pPr>
        <w:rPr>
          <w:rtl/>
        </w:rPr>
      </w:pPr>
      <w:r>
        <w:rPr>
          <w:rFonts w:hint="cs"/>
          <w:rtl/>
        </w:rPr>
        <w:t>ונראה לי שהנשק שלהם זה תבור???</w:t>
      </w:r>
    </w:p>
    <w:p w14:paraId="405B1CDD" w14:textId="08E56124" w:rsidR="006965BB" w:rsidRDefault="006965BB" w:rsidP="00250000">
      <w:pPr>
        <w:rPr>
          <w:rtl/>
        </w:rPr>
      </w:pPr>
      <w:r>
        <w:rPr>
          <w:rFonts w:hint="cs"/>
          <w:rtl/>
        </w:rPr>
        <w:t>]</w:t>
      </w:r>
    </w:p>
    <w:p w14:paraId="62CC5F25" w14:textId="4B00F0F4" w:rsidR="00D52040" w:rsidRDefault="00D52040" w:rsidP="00250000">
      <w:pPr>
        <w:rPr>
          <w:rtl/>
        </w:rPr>
      </w:pPr>
    </w:p>
    <w:p w14:paraId="0F1C9B5D" w14:textId="34DBB1A2" w:rsidR="00D52040" w:rsidRDefault="00D52040" w:rsidP="00D52040">
      <w:pPr>
        <w:rPr>
          <w:rtl/>
        </w:rPr>
      </w:pPr>
      <w:r>
        <w:rPr>
          <w:rFonts w:cs="Times New Roman"/>
          <w:rtl/>
        </w:rPr>
        <w:t xml:space="preserve">לפעמים הוא חושב שזה כל מה שיש בעולם. כשהוא צועד בסמטאות החשוכות, דורך על השבילים הלא סלולים שדשאים עיקשים, מאובקים צומחים בשוליהם, הוא חושב לעצמו, זה כל מה שיש. לפעמים דופקים </w:t>
      </w:r>
      <w:r w:rsidR="00CB3B68">
        <w:rPr>
          <w:rFonts w:cs="Times New Roman" w:hint="cs"/>
          <w:rtl/>
        </w:rPr>
        <w:t>ע</w:t>
      </w:r>
      <w:r>
        <w:rPr>
          <w:rFonts w:cs="Times New Roman"/>
          <w:rtl/>
        </w:rPr>
        <w:t>ל דלת, לפעמים מרבלים הצצה לפנים בית, לפעמים צועקים על מישהו בטון מאיים, מכריחים אותו לא לצאת בעוד ילדיו המנומנמים מביטים בבעתה.</w:t>
      </w:r>
    </w:p>
    <w:p w14:paraId="5780FE66" w14:textId="3BD88388" w:rsidR="00D52040" w:rsidRDefault="00D52040" w:rsidP="00D52040">
      <w:pPr>
        <w:rPr>
          <w:rtl/>
        </w:rPr>
      </w:pPr>
      <w:r>
        <w:rPr>
          <w:rFonts w:cs="Times New Roman"/>
          <w:rtl/>
        </w:rPr>
        <w:t>אבל רוב הזמן זה צעדה בשבילים, בסמטאות חשוכות</w:t>
      </w:r>
      <w:r w:rsidR="00C90C6C">
        <w:rPr>
          <w:rFonts w:cs="Times New Roman"/>
          <w:rtl/>
        </w:rPr>
        <w:t xml:space="preserve"> מאוד </w:t>
      </w:r>
      <w:r>
        <w:rPr>
          <w:rFonts w:cs="Times New Roman"/>
          <w:rtl/>
        </w:rPr>
        <w:t>ואלכס לא מצליח לזכור מה עוד יש בעולם.</w:t>
      </w:r>
    </w:p>
    <w:p w14:paraId="7E28A318" w14:textId="6CC3260F" w:rsidR="00D52040" w:rsidRDefault="00D52040" w:rsidP="00D52040">
      <w:pPr>
        <w:rPr>
          <w:rFonts w:cs="Times New Roman"/>
          <w:rtl/>
        </w:rPr>
      </w:pPr>
      <w:r>
        <w:rPr>
          <w:rFonts w:cs="Times New Roman"/>
          <w:rtl/>
        </w:rPr>
        <w:t xml:space="preserve">כמובן שבטוקיו יש את המדרגות עם הכניסה המוארת בניאון כחול </w:t>
      </w:r>
      <w:r w:rsidR="00CB3B68">
        <w:rPr>
          <w:rFonts w:cs="Times New Roman"/>
          <w:rtl/>
        </w:rPr>
        <w:t>–</w:t>
      </w:r>
      <w:r>
        <w:rPr>
          <w:rFonts w:cs="Times New Roman"/>
          <w:rtl/>
        </w:rPr>
        <w:t xml:space="preserve"> לוודא שכך כתבתי </w:t>
      </w:r>
      <w:r w:rsidR="00CB3B68">
        <w:rPr>
          <w:rFonts w:cs="Times New Roman"/>
          <w:rtl/>
        </w:rPr>
        <w:t>–</w:t>
      </w:r>
      <w:r>
        <w:rPr>
          <w:rFonts w:cs="Times New Roman"/>
          <w:rtl/>
        </w:rPr>
        <w:t xml:space="preserve"> לפעמים הוא זוכר שסוליה התפרקה שם. ויש את הסמטאות האלו, ש</w:t>
      </w:r>
      <w:r w:rsidR="00F97A34">
        <w:rPr>
          <w:rFonts w:cs="Times New Roman"/>
          <w:rtl/>
        </w:rPr>
        <w:t>כל כך</w:t>
      </w:r>
      <w:r>
        <w:rPr>
          <w:rFonts w:cs="Times New Roman"/>
          <w:rtl/>
        </w:rPr>
        <w:t xml:space="preserve"> מפחיד להלך בהן עד שאי אפשר להי</w:t>
      </w:r>
      <w:r w:rsidR="00CB3B68">
        <w:rPr>
          <w:rFonts w:cs="Times New Roman" w:hint="cs"/>
          <w:rtl/>
        </w:rPr>
        <w:t>ו</w:t>
      </w:r>
      <w:r>
        <w:rPr>
          <w:rFonts w:cs="Times New Roman"/>
          <w:rtl/>
        </w:rPr>
        <w:t>ת בטוח יותר בממשותו של שאר העולם.</w:t>
      </w:r>
    </w:p>
    <w:p w14:paraId="126FC849" w14:textId="77777777" w:rsidR="00D52040" w:rsidRDefault="00D52040" w:rsidP="00D52040">
      <w:pPr>
        <w:rPr>
          <w:rtl/>
        </w:rPr>
      </w:pPr>
      <w:r>
        <w:rPr>
          <w:rFonts w:cs="Times New Roman"/>
          <w:rtl/>
        </w:rPr>
        <w:t>ארבעים דקות לפני עלות השחר, ראשוני הציפורים החלו לצייץ.</w:t>
      </w:r>
    </w:p>
    <w:p w14:paraId="65635B94" w14:textId="77777777" w:rsidR="00D52040" w:rsidRDefault="00D52040" w:rsidP="00D52040">
      <w:pPr>
        <w:rPr>
          <w:rtl/>
        </w:rPr>
      </w:pPr>
      <w:r>
        <w:rPr>
          <w:rFonts w:cs="Times New Roman"/>
          <w:rtl/>
        </w:rPr>
        <w:t>לאחר כמה זמן....</w:t>
      </w:r>
    </w:p>
    <w:p w14:paraId="3AD20112" w14:textId="6ADA1C62" w:rsidR="00D52040" w:rsidRDefault="00D52040" w:rsidP="00D52040">
      <w:pPr>
        <w:rPr>
          <w:rFonts w:cs="Times New Roman"/>
          <w:rtl/>
        </w:rPr>
      </w:pPr>
      <w:r>
        <w:rPr>
          <w:rFonts w:cs="Times New Roman"/>
          <w:rtl/>
        </w:rPr>
        <w:t>הציוצים ההססניים התגברו במלא העוז.</w:t>
      </w:r>
    </w:p>
    <w:p w14:paraId="4C7FCD6B" w14:textId="43EFEADB" w:rsidR="00CB3B68" w:rsidRDefault="00CB3B68" w:rsidP="00D52040">
      <w:pPr>
        <w:rPr>
          <w:rtl/>
        </w:rPr>
      </w:pPr>
    </w:p>
    <w:p w14:paraId="6611BAE2" w14:textId="513B5C72" w:rsidR="006156F5" w:rsidRDefault="006156F5" w:rsidP="00D52040">
      <w:pPr>
        <w:rPr>
          <w:rtl/>
        </w:rPr>
      </w:pPr>
    </w:p>
    <w:p w14:paraId="6D567447" w14:textId="004B6F99" w:rsidR="006156F5" w:rsidRDefault="006156F5" w:rsidP="00D52040">
      <w:pPr>
        <w:rPr>
          <w:rtl/>
        </w:rPr>
      </w:pPr>
    </w:p>
    <w:p w14:paraId="28D975E2" w14:textId="77777777" w:rsidR="006156F5" w:rsidRDefault="006156F5" w:rsidP="006156F5">
      <w:pPr>
        <w:rPr>
          <w:rtl/>
        </w:rPr>
      </w:pPr>
    </w:p>
    <w:p w14:paraId="398C2E3A" w14:textId="77777777" w:rsidR="006156F5" w:rsidRDefault="006156F5" w:rsidP="006156F5">
      <w:pPr>
        <w:rPr>
          <w:rtl/>
        </w:rPr>
      </w:pPr>
      <w:r>
        <w:rPr>
          <w:rFonts w:cs="Times New Roman"/>
          <w:rtl/>
        </w:rPr>
        <w:t>מישהו שואל את אלכס - אז באמת אתה אוכל שעועית לארוחת בוקר?</w:t>
      </w:r>
    </w:p>
    <w:p w14:paraId="51D639B7" w14:textId="77777777" w:rsidR="006156F5" w:rsidRDefault="006156F5" w:rsidP="006156F5">
      <w:pPr>
        <w:rPr>
          <w:rtl/>
        </w:rPr>
      </w:pPr>
      <w:r>
        <w:rPr>
          <w:rFonts w:cs="Times New Roman"/>
          <w:rtl/>
        </w:rPr>
        <w:t>שועית אפויה, כן.</w:t>
      </w:r>
    </w:p>
    <w:p w14:paraId="227108BC" w14:textId="77777777" w:rsidR="006156F5" w:rsidRDefault="006156F5" w:rsidP="006156F5">
      <w:pPr>
        <w:rPr>
          <w:rtl/>
        </w:rPr>
      </w:pPr>
      <w:r>
        <w:rPr>
          <w:rFonts w:cs="Times New Roman"/>
          <w:rtl/>
        </w:rPr>
        <w:t>איך זה אפשרי בכלל?</w:t>
      </w:r>
    </w:p>
    <w:p w14:paraId="6904F302" w14:textId="5B6F3BC4" w:rsidR="006156F5" w:rsidRDefault="006156F5" w:rsidP="006156F5">
      <w:pPr>
        <w:rPr>
          <w:rFonts w:cs="Times New Roman"/>
          <w:rtl/>
        </w:rPr>
      </w:pPr>
      <w:r>
        <w:rPr>
          <w:rFonts w:cs="Times New Roman"/>
          <w:rtl/>
        </w:rPr>
        <w:t>כשקר ורטוב בחוץ, זה נשמע כמו רעיון טוב. ברור שלא כאן, והוא ניגב טיפת זיעה מהלחי שלו.</w:t>
      </w:r>
    </w:p>
    <w:p w14:paraId="5554A797" w14:textId="15643A9A" w:rsidR="000B77B3" w:rsidRDefault="000B77B3" w:rsidP="006156F5">
      <w:pPr>
        <w:rPr>
          <w:rtl/>
        </w:rPr>
      </w:pPr>
    </w:p>
    <w:p w14:paraId="4128E077" w14:textId="7FDF4DC4" w:rsidR="000B77B3" w:rsidRDefault="000B77B3" w:rsidP="006156F5">
      <w:pPr>
        <w:rPr>
          <w:rtl/>
        </w:rPr>
      </w:pPr>
    </w:p>
    <w:p w14:paraId="34B758B5" w14:textId="77777777" w:rsidR="000B77B3" w:rsidRPr="00CD067C" w:rsidRDefault="000B77B3" w:rsidP="006156F5">
      <w:pPr>
        <w:rPr>
          <w:rtl/>
        </w:rPr>
      </w:pPr>
    </w:p>
    <w:p w14:paraId="026F1BD0" w14:textId="77777777" w:rsidR="0018310D" w:rsidRPr="0044357B" w:rsidRDefault="0018310D" w:rsidP="00D14A18">
      <w:pPr>
        <w:pStyle w:val="Heading2"/>
        <w:rPr>
          <w:rtl/>
        </w:rPr>
      </w:pPr>
      <w:bookmarkStart w:id="10" w:name="_Toc297351135"/>
      <w:bookmarkStart w:id="11" w:name="_Toc322023153"/>
      <w:bookmarkStart w:id="12" w:name="_Toc299174439"/>
      <w:bookmarkStart w:id="13" w:name="_Toc408762880"/>
      <w:r w:rsidRPr="0044357B">
        <w:rPr>
          <w:rtl/>
        </w:rPr>
        <w:lastRenderedPageBreak/>
        <w:t>ערפאת 1 – בחברון בין ההריסות</w:t>
      </w:r>
      <w:bookmarkEnd w:id="10"/>
      <w:bookmarkEnd w:id="11"/>
      <w:bookmarkEnd w:id="12"/>
      <w:bookmarkEnd w:id="13"/>
    </w:p>
    <w:p w14:paraId="7B8A9FA6" w14:textId="16FCC5C6" w:rsidR="004627AB" w:rsidRPr="00CD067C" w:rsidRDefault="004627AB" w:rsidP="00F6266D">
      <w:pPr>
        <w:rPr>
          <w:rtl/>
        </w:rPr>
      </w:pPr>
      <w:r w:rsidRPr="00CD067C">
        <w:rPr>
          <w:rtl/>
        </w:rPr>
        <w:t xml:space="preserve">ייחוסה של משפחת אל-חמורי המהוללת מחברון הגיע עד שאפילו המפתחות של מערת המכפלה ניתנו לה למשמרת. את משפחת גוזמן, הצורפים היהודים שגרו בקומה העליונה בבית האבן הם הסתירו בתקופת מאורעות תרפ"ט, באחד מבוסתניהם הרבים. </w:t>
      </w:r>
      <w:r w:rsidRPr="00CD067C">
        <w:rPr>
          <w:rFonts w:hint="cs"/>
          <w:rtl/>
        </w:rPr>
        <w:t>הם ידעו את</w:t>
      </w:r>
      <w:r w:rsidRPr="00CD067C">
        <w:rPr>
          <w:rtl/>
        </w:rPr>
        <w:t xml:space="preserve"> מיקומה ה</w:t>
      </w:r>
      <w:r w:rsidR="00B833EF">
        <w:rPr>
          <w:rtl/>
        </w:rPr>
        <w:t>מדויק</w:t>
      </w:r>
      <w:r w:rsidRPr="00CD067C">
        <w:rPr>
          <w:rtl/>
        </w:rPr>
        <w:t xml:space="preserve"> של כספת הצ</w:t>
      </w:r>
      <w:r w:rsidR="00F6266D">
        <w:rPr>
          <w:rtl/>
        </w:rPr>
        <w:t>ורפים והביאו מכשירי</w:t>
      </w:r>
      <w:r w:rsidR="00F6266D">
        <w:rPr>
          <w:rFonts w:hint="cs"/>
          <w:rtl/>
        </w:rPr>
        <w:t xml:space="preserve"> חפירה</w:t>
      </w:r>
      <w:r w:rsidRPr="00CD067C">
        <w:rPr>
          <w:rtl/>
        </w:rPr>
        <w:t xml:space="preserve"> מיוחדים להוציאה מהאדמה</w:t>
      </w:r>
      <w:r w:rsidR="00F6266D">
        <w:rPr>
          <w:rFonts w:hint="cs"/>
          <w:rtl/>
        </w:rPr>
        <w:t>,</w:t>
      </w:r>
      <w:r w:rsidRPr="00CD067C">
        <w:rPr>
          <w:rtl/>
        </w:rPr>
        <w:t xml:space="preserve"> ו</w:t>
      </w:r>
      <w:r w:rsidRPr="00CD067C">
        <w:rPr>
          <w:rFonts w:hint="cs"/>
          <w:rtl/>
        </w:rPr>
        <w:t>בשוך</w:t>
      </w:r>
      <w:r w:rsidRPr="00CD067C">
        <w:rPr>
          <w:rtl/>
        </w:rPr>
        <w:t xml:space="preserve"> המאורעות</w:t>
      </w:r>
      <w:r w:rsidR="00C172FD">
        <w:rPr>
          <w:rtl/>
        </w:rPr>
        <w:t xml:space="preserve"> </w:t>
      </w:r>
      <w:r w:rsidRPr="00CD067C">
        <w:rPr>
          <w:rtl/>
        </w:rPr>
        <w:t xml:space="preserve">משפחת </w:t>
      </w:r>
      <w:r w:rsidR="009B1650">
        <w:rPr>
          <w:rFonts w:hint="cs"/>
          <w:rtl/>
        </w:rPr>
        <w:t>גוזמן</w:t>
      </w:r>
      <w:r w:rsidR="00F6266D">
        <w:rPr>
          <w:rFonts w:hint="cs"/>
          <w:rtl/>
        </w:rPr>
        <w:t>,</w:t>
      </w:r>
      <w:r w:rsidR="009B1650">
        <w:rPr>
          <w:rFonts w:hint="cs"/>
          <w:rtl/>
        </w:rPr>
        <w:t xml:space="preserve"> שניצלה</w:t>
      </w:r>
      <w:r w:rsidR="00F6266D">
        <w:rPr>
          <w:rFonts w:hint="cs"/>
          <w:rtl/>
        </w:rPr>
        <w:t>,</w:t>
      </w:r>
      <w:r w:rsidRPr="00CD067C">
        <w:rPr>
          <w:rtl/>
        </w:rPr>
        <w:t xml:space="preserve"> שמה פעמיה לירושלים על עגלה רתומה לחמור, </w:t>
      </w:r>
      <w:r w:rsidR="00C172FD">
        <w:rPr>
          <w:rFonts w:hint="cs"/>
          <w:rtl/>
        </w:rPr>
        <w:t>מובסים ומביטים</w:t>
      </w:r>
      <w:r w:rsidRPr="00CD067C">
        <w:rPr>
          <w:rtl/>
        </w:rPr>
        <w:t xml:space="preserve"> בעיניים כלות על הזהב הרב שלעולם כבר לא יעובד</w:t>
      </w:r>
      <w:r w:rsidR="009B1650">
        <w:rPr>
          <w:rFonts w:hint="cs"/>
          <w:rtl/>
        </w:rPr>
        <w:t>,</w:t>
      </w:r>
      <w:r w:rsidRPr="00CD067C">
        <w:rPr>
          <w:rtl/>
        </w:rPr>
        <w:t xml:space="preserve"> נשדד ונחמס. ולאחר שנרגעו הרוחות, השכירה משפחת אל-חמורי את הקומה של משפחת הצורפים ב</w:t>
      </w:r>
      <w:r w:rsidRPr="00CD067C">
        <w:rPr>
          <w:rFonts w:hint="cs"/>
          <w:rtl/>
        </w:rPr>
        <w:t>ממון</w:t>
      </w:r>
      <w:r w:rsidRPr="00CD067C">
        <w:rPr>
          <w:rtl/>
        </w:rPr>
        <w:t xml:space="preserve"> רב, ואת חפציהם, את התכשיטים הרבים, כדי הנחושת והרהיטים המשובצים צדפות מעשה</w:t>
      </w:r>
      <w:r w:rsidR="00F6266D">
        <w:rPr>
          <w:rFonts w:hint="cs"/>
          <w:rtl/>
        </w:rPr>
        <w:t>-</w:t>
      </w:r>
      <w:r w:rsidRPr="00CD067C">
        <w:rPr>
          <w:rtl/>
        </w:rPr>
        <w:t>ידי</w:t>
      </w:r>
      <w:r w:rsidR="00F6266D">
        <w:rPr>
          <w:rFonts w:hint="cs"/>
          <w:rtl/>
        </w:rPr>
        <w:t>-</w:t>
      </w:r>
      <w:r w:rsidRPr="00CD067C">
        <w:rPr>
          <w:rtl/>
        </w:rPr>
        <w:t xml:space="preserve">אומן בזזו לעצמם. </w:t>
      </w:r>
    </w:p>
    <w:p w14:paraId="101BA024" w14:textId="77777777" w:rsidR="004627AB" w:rsidRPr="00CD067C" w:rsidRDefault="009B1650" w:rsidP="00F6266D">
      <w:pPr>
        <w:rPr>
          <w:rtl/>
        </w:rPr>
      </w:pPr>
      <w:r>
        <w:rPr>
          <w:rtl/>
        </w:rPr>
        <w:t>אלכס נתקל בערפאת אל</w:t>
      </w:r>
      <w:r>
        <w:rPr>
          <w:rFonts w:hint="cs"/>
          <w:rtl/>
        </w:rPr>
        <w:t>-</w:t>
      </w:r>
      <w:r w:rsidR="004627AB" w:rsidRPr="00CD067C">
        <w:rPr>
          <w:rtl/>
        </w:rPr>
        <w:t xml:space="preserve">חמורי לראשונה בפריסה בחברון לפני </w:t>
      </w:r>
      <w:r w:rsidR="008B3209">
        <w:rPr>
          <w:rFonts w:hint="cs"/>
          <w:rtl/>
        </w:rPr>
        <w:t>תחילת האימון המתקדם[</w:t>
      </w:r>
      <w:r w:rsidR="004627AB" w:rsidRPr="00CD067C">
        <w:rPr>
          <w:rtl/>
        </w:rPr>
        <w:t>קורס מ</w:t>
      </w:r>
      <w:r w:rsidR="003A32E0">
        <w:rPr>
          <w:rFonts w:hint="cs"/>
          <w:rtl/>
        </w:rPr>
        <w:t>"</w:t>
      </w:r>
      <w:r w:rsidR="003A32E0">
        <w:rPr>
          <w:rtl/>
        </w:rPr>
        <w:t>כ</w:t>
      </w:r>
      <w:r w:rsidR="004627AB" w:rsidRPr="00CD067C">
        <w:rPr>
          <w:rtl/>
        </w:rPr>
        <w:t>ים</w:t>
      </w:r>
      <w:r w:rsidR="008B3209">
        <w:rPr>
          <w:rFonts w:hint="cs"/>
          <w:rtl/>
        </w:rPr>
        <w:t>]</w:t>
      </w:r>
      <w:r w:rsidR="004627AB" w:rsidRPr="00CD067C">
        <w:rPr>
          <w:rtl/>
        </w:rPr>
        <w:t xml:space="preserve">. זה </w:t>
      </w:r>
      <w:r>
        <w:rPr>
          <w:rFonts w:hint="cs"/>
          <w:rtl/>
        </w:rPr>
        <w:t xml:space="preserve">היה </w:t>
      </w:r>
      <w:r w:rsidR="004627AB" w:rsidRPr="00CD067C">
        <w:rPr>
          <w:rtl/>
        </w:rPr>
        <w:t>לפנות</w:t>
      </w:r>
      <w:r w:rsidR="00F6266D">
        <w:rPr>
          <w:rFonts w:hint="cs"/>
          <w:rtl/>
        </w:rPr>
        <w:t>-</w:t>
      </w:r>
      <w:r w:rsidR="004627AB" w:rsidRPr="00CD067C">
        <w:rPr>
          <w:rtl/>
        </w:rPr>
        <w:t xml:space="preserve">בוקר </w:t>
      </w:r>
      <w:r w:rsidR="00F6266D">
        <w:rPr>
          <w:rFonts w:hint="cs"/>
          <w:rtl/>
        </w:rPr>
        <w:t>של קיץ לוהט</w:t>
      </w:r>
      <w:r w:rsidR="004627AB" w:rsidRPr="00CD067C">
        <w:rPr>
          <w:rtl/>
        </w:rPr>
        <w:t xml:space="preserve">, לאחר יום התפרעויות קשה </w:t>
      </w:r>
      <w:r w:rsidR="006F48DD">
        <w:rPr>
          <w:rFonts w:hint="cs"/>
          <w:rtl/>
        </w:rPr>
        <w:t>ש</w:t>
      </w:r>
      <w:r w:rsidR="004627AB" w:rsidRPr="00CD067C">
        <w:rPr>
          <w:rtl/>
        </w:rPr>
        <w:t xml:space="preserve">במהלכו נהרג חייל מהפלוגה ובית אחיו של ערפאת נהרס בידי בולדוזר </w:t>
      </w:r>
      <w:r w:rsidR="004627AB" w:rsidRPr="00CD067C">
        <w:t>D9</w:t>
      </w:r>
      <w:r w:rsidR="004627AB" w:rsidRPr="00CD067C">
        <w:rPr>
          <w:rtl/>
        </w:rPr>
        <w:t xml:space="preserve"> ענק. אלכס וגידי הגיעו מהקצה הצפוני של הרחוב השקט כמוות.</w:t>
      </w:r>
    </w:p>
    <w:p w14:paraId="0EDB40CD" w14:textId="0DAD70A6" w:rsidR="00A40968" w:rsidRDefault="004627AB" w:rsidP="00290A9E">
      <w:pPr>
        <w:rPr>
          <w:rtl/>
        </w:rPr>
      </w:pPr>
      <w:r w:rsidRPr="00CD067C">
        <w:rPr>
          <w:rtl/>
        </w:rPr>
        <w:t xml:space="preserve">בסוף התקרית </w:t>
      </w:r>
      <w:r w:rsidR="00F6266D">
        <w:rPr>
          <w:rFonts w:hint="cs"/>
          <w:rtl/>
        </w:rPr>
        <w:t xml:space="preserve">בליל אמש </w:t>
      </w:r>
      <w:r w:rsidRPr="00CD067C">
        <w:rPr>
          <w:rFonts w:hint="cs"/>
          <w:rtl/>
        </w:rPr>
        <w:t>ו</w:t>
      </w:r>
      <w:r w:rsidRPr="00CD067C">
        <w:rPr>
          <w:rtl/>
        </w:rPr>
        <w:t>לפני שיצאו לסריקות</w:t>
      </w:r>
      <w:r w:rsidRPr="00CD067C">
        <w:rPr>
          <w:rFonts w:hint="cs"/>
          <w:rtl/>
        </w:rPr>
        <w:t>,</w:t>
      </w:r>
      <w:r w:rsidR="009B1650">
        <w:rPr>
          <w:rtl/>
        </w:rPr>
        <w:t xml:space="preserve"> הסמל </w:t>
      </w:r>
      <w:r w:rsidR="009B1650">
        <w:rPr>
          <w:rFonts w:hint="cs"/>
          <w:rtl/>
        </w:rPr>
        <w:t>פקד עליהם</w:t>
      </w:r>
      <w:r w:rsidRPr="00CD067C">
        <w:rPr>
          <w:rtl/>
        </w:rPr>
        <w:t xml:space="preserve"> להתקשר הביתה להודיע</w:t>
      </w:r>
      <w:r w:rsidR="00BB7B0A">
        <w:rPr>
          <w:rtl/>
        </w:rPr>
        <w:t xml:space="preserve"> שהכול </w:t>
      </w:r>
      <w:r w:rsidRPr="00CD067C">
        <w:rPr>
          <w:rtl/>
        </w:rPr>
        <w:t>ב</w:t>
      </w:r>
      <w:r w:rsidR="00060B06">
        <w:rPr>
          <w:rtl/>
        </w:rPr>
        <w:t>סדר ורק לאלכס לא היה למי להתקשר</w:t>
      </w:r>
      <w:r w:rsidR="00060B06">
        <w:rPr>
          <w:rFonts w:hint="cs"/>
          <w:rtl/>
        </w:rPr>
        <w:t>.</w:t>
      </w:r>
      <w:r w:rsidRPr="00CD067C">
        <w:rPr>
          <w:rtl/>
        </w:rPr>
        <w:t xml:space="preserve"> </w:t>
      </w:r>
      <w:r w:rsidR="00F6266D">
        <w:rPr>
          <w:rFonts w:hint="cs"/>
          <w:rtl/>
        </w:rPr>
        <w:t xml:space="preserve">כעת </w:t>
      </w:r>
      <w:r w:rsidR="009B1650">
        <w:rPr>
          <w:rFonts w:hint="cs"/>
          <w:rtl/>
        </w:rPr>
        <w:t xml:space="preserve">הוא עמד על תלולית מאדמה תחוחה. </w:t>
      </w:r>
      <w:r w:rsidR="00A40968">
        <w:rPr>
          <w:rFonts w:hint="cs"/>
          <w:rtl/>
        </w:rPr>
        <w:t xml:space="preserve">"תראה," הוא אמר. "פה </w:t>
      </w:r>
      <w:r w:rsidR="001C5A04">
        <w:rPr>
          <w:rFonts w:hint="cs"/>
          <w:rtl/>
        </w:rPr>
        <w:t>הייתה</w:t>
      </w:r>
      <w:r w:rsidR="00A40968">
        <w:rPr>
          <w:rFonts w:hint="cs"/>
          <w:rtl/>
        </w:rPr>
        <w:t xml:space="preserve"> הבאר שלהם. היו להם שתיים פה ב</w:t>
      </w:r>
      <w:r w:rsidR="00290A9E">
        <w:rPr>
          <w:rFonts w:hint="cs"/>
          <w:rtl/>
        </w:rPr>
        <w:t xml:space="preserve">שכונה הזאת </w:t>
      </w:r>
      <w:r w:rsidR="00A40968">
        <w:rPr>
          <w:rFonts w:hint="cs"/>
          <w:rtl/>
        </w:rPr>
        <w:t>לא?"</w:t>
      </w:r>
    </w:p>
    <w:p w14:paraId="0C51A309" w14:textId="77777777" w:rsidR="002A6636" w:rsidRDefault="00A40968" w:rsidP="00F6266D">
      <w:pPr>
        <w:rPr>
          <w:rtl/>
        </w:rPr>
      </w:pPr>
      <w:r>
        <w:rPr>
          <w:rFonts w:hint="cs"/>
          <w:rtl/>
        </w:rPr>
        <w:t xml:space="preserve">באחר </w:t>
      </w:r>
      <w:r w:rsidR="00F6266D">
        <w:rPr>
          <w:rFonts w:hint="cs"/>
          <w:rtl/>
        </w:rPr>
        <w:t>ה</w:t>
      </w:r>
      <w:r>
        <w:rPr>
          <w:rFonts w:hint="cs"/>
          <w:rtl/>
        </w:rPr>
        <w:t>צהריים</w:t>
      </w:r>
      <w:r w:rsidR="00F6266D">
        <w:rPr>
          <w:rFonts w:hint="cs"/>
          <w:rtl/>
        </w:rPr>
        <w:t xml:space="preserve"> הקודם</w:t>
      </w:r>
      <w:r>
        <w:rPr>
          <w:rFonts w:hint="cs"/>
          <w:rtl/>
        </w:rPr>
        <w:t>, כמו מחשב</w:t>
      </w:r>
      <w:r w:rsidR="00241D9A">
        <w:rPr>
          <w:rFonts w:hint="cs"/>
          <w:rtl/>
        </w:rPr>
        <w:t>ת-אגב</w:t>
      </w:r>
      <w:r w:rsidR="008B3209">
        <w:rPr>
          <w:rFonts w:hint="cs"/>
          <w:rtl/>
        </w:rPr>
        <w:t xml:space="preserve"> </w:t>
      </w:r>
      <w:r w:rsidR="00241D9A">
        <w:rPr>
          <w:rFonts w:hint="cs"/>
          <w:rtl/>
        </w:rPr>
        <w:t>רעה ו</w:t>
      </w:r>
      <w:r w:rsidR="008B3209">
        <w:rPr>
          <w:rFonts w:hint="cs"/>
          <w:rtl/>
        </w:rPr>
        <w:t>עצלה,</w:t>
      </w:r>
      <w:r>
        <w:rPr>
          <w:rFonts w:hint="cs"/>
          <w:rtl/>
        </w:rPr>
        <w:t xml:space="preserve"> </w:t>
      </w:r>
      <w:r w:rsidR="008B3209">
        <w:rPr>
          <w:rFonts w:hint="cs"/>
          <w:rtl/>
        </w:rPr>
        <w:t>[</w:t>
      </w:r>
      <w:r>
        <w:t>afterthought</w:t>
      </w:r>
      <w:r w:rsidR="008B3209">
        <w:rPr>
          <w:rFonts w:hint="cs"/>
          <w:rtl/>
        </w:rPr>
        <w:t xml:space="preserve"> </w:t>
      </w:r>
      <w:r>
        <w:rPr>
          <w:rFonts w:hint="cs"/>
          <w:rtl/>
        </w:rPr>
        <w:t xml:space="preserve">בלתי הכרחית], </w:t>
      </w:r>
      <w:r w:rsidR="00241D9A">
        <w:rPr>
          <w:rFonts w:hint="cs"/>
          <w:rtl/>
        </w:rPr>
        <w:t xml:space="preserve">עבר </w:t>
      </w:r>
      <w:r>
        <w:rPr>
          <w:rFonts w:hint="cs"/>
          <w:rtl/>
        </w:rPr>
        <w:t>שו</w:t>
      </w:r>
      <w:r w:rsidR="00241D9A">
        <w:rPr>
          <w:rFonts w:hint="cs"/>
          <w:rtl/>
        </w:rPr>
        <w:t>ּ</w:t>
      </w:r>
      <w:r>
        <w:rPr>
          <w:rFonts w:hint="cs"/>
          <w:rtl/>
        </w:rPr>
        <w:t xml:space="preserve">פל וסתם </w:t>
      </w:r>
      <w:r w:rsidR="009D7AB5">
        <w:rPr>
          <w:rFonts w:hint="cs"/>
          <w:rtl/>
        </w:rPr>
        <w:t xml:space="preserve">באדמה ואבנים </w:t>
      </w:r>
      <w:r w:rsidR="003A32E0">
        <w:rPr>
          <w:rFonts w:hint="cs"/>
          <w:rtl/>
        </w:rPr>
        <w:t>את שתיהן, הצפונ</w:t>
      </w:r>
      <w:r>
        <w:rPr>
          <w:rFonts w:hint="cs"/>
          <w:rtl/>
        </w:rPr>
        <w:t>י</w:t>
      </w:r>
      <w:r w:rsidR="003A32E0">
        <w:rPr>
          <w:rFonts w:hint="cs"/>
          <w:rtl/>
        </w:rPr>
        <w:t>ת קודם, ואחריה</w:t>
      </w:r>
      <w:r>
        <w:rPr>
          <w:rFonts w:hint="cs"/>
          <w:rtl/>
        </w:rPr>
        <w:t xml:space="preserve"> המערבי</w:t>
      </w:r>
      <w:r w:rsidR="003A32E0">
        <w:rPr>
          <w:rFonts w:hint="cs"/>
          <w:rtl/>
        </w:rPr>
        <w:t>ת</w:t>
      </w:r>
      <w:r w:rsidR="00290A9E">
        <w:rPr>
          <w:rFonts w:hint="cs"/>
          <w:rtl/>
        </w:rPr>
        <w:t>.</w:t>
      </w:r>
      <w:r w:rsidR="006C4A2F">
        <w:rPr>
          <w:rFonts w:hint="cs"/>
          <w:rtl/>
        </w:rPr>
        <w:t xml:space="preserve"> </w:t>
      </w:r>
    </w:p>
    <w:p w14:paraId="32E84A57" w14:textId="1A38AEB5" w:rsidR="006C4A2F" w:rsidRDefault="002A6636" w:rsidP="00C64442">
      <w:pPr>
        <w:rPr>
          <w:rtl/>
        </w:rPr>
      </w:pPr>
      <w:r>
        <w:rPr>
          <w:rFonts w:hint="cs"/>
          <w:rtl/>
        </w:rPr>
        <w:t xml:space="preserve">במרחק חצי עולם משם וחודשים שהשתרעו מאחוריו </w:t>
      </w:r>
      <w:r w:rsidR="00C64442">
        <w:rPr>
          <w:rFonts w:hint="cs"/>
          <w:rtl/>
        </w:rPr>
        <w:t>מגובבים ודחוסים,</w:t>
      </w:r>
      <w:r>
        <w:rPr>
          <w:rFonts w:hint="cs"/>
          <w:rtl/>
        </w:rPr>
        <w:t xml:space="preserve"> </w:t>
      </w:r>
      <w:r w:rsidR="006C4A2F">
        <w:rPr>
          <w:rFonts w:hint="cs"/>
          <w:rtl/>
        </w:rPr>
        <w:t xml:space="preserve">ביומם האחרון </w:t>
      </w:r>
      <w:r w:rsidR="00B541A2">
        <w:rPr>
          <w:rFonts w:hint="cs"/>
          <w:rtl/>
        </w:rPr>
        <w:t xml:space="preserve">לקורס הצלילה, שלושת האוסטרים שהדריך </w:t>
      </w:r>
      <w:r w:rsidR="006C4A2F">
        <w:rPr>
          <w:rFonts w:hint="cs"/>
          <w:rtl/>
        </w:rPr>
        <w:t>הגיעו למועדון עם ילדה כהה ושתקנית, מקומית</w:t>
      </w:r>
      <w:r w:rsidR="00C64442">
        <w:rPr>
          <w:rFonts w:hint="cs"/>
          <w:rtl/>
        </w:rPr>
        <w:t>.</w:t>
      </w:r>
      <w:r w:rsidR="006C4A2F">
        <w:rPr>
          <w:rFonts w:hint="cs"/>
          <w:rtl/>
        </w:rPr>
        <w:t xml:space="preserve"> </w:t>
      </w:r>
      <w:r w:rsidR="001D1CD7">
        <w:rPr>
          <w:rFonts w:hint="cs"/>
          <w:rtl/>
        </w:rPr>
        <w:t>[</w:t>
      </w:r>
      <w:r w:rsidR="006C4A2F">
        <w:rPr>
          <w:rFonts w:hint="cs"/>
          <w:rtl/>
        </w:rPr>
        <w:t xml:space="preserve">קשה היה להעריך בת כמה היא, גופה לא היה מפותח אבל לפי המבט בעיניה היא </w:t>
      </w:r>
      <w:r w:rsidR="001C5A04">
        <w:rPr>
          <w:rFonts w:hint="cs"/>
          <w:rtl/>
        </w:rPr>
        <w:t>הייתה</w:t>
      </w:r>
      <w:r w:rsidR="006C4A2F">
        <w:rPr>
          <w:rFonts w:hint="cs"/>
          <w:rtl/>
        </w:rPr>
        <w:t xml:space="preserve"> יכולה להיות בת 13, בת 30,</w:t>
      </w:r>
      <w:r w:rsidR="001D1CD7">
        <w:rPr>
          <w:rFonts w:hint="cs"/>
          <w:rtl/>
        </w:rPr>
        <w:t>]</w:t>
      </w:r>
      <w:r w:rsidR="006C4A2F">
        <w:rPr>
          <w:rFonts w:hint="cs"/>
          <w:rtl/>
        </w:rPr>
        <w:t xml:space="preserve"> הוא העלה אותה לחוף בתואנה ש</w:t>
      </w:r>
      <w:r w:rsidR="001D1CD7">
        <w:rPr>
          <w:rFonts w:hint="cs"/>
          <w:rtl/>
        </w:rPr>
        <w:t>איתר</w:t>
      </w:r>
      <w:r w:rsidR="006C4A2F">
        <w:rPr>
          <w:rFonts w:hint="cs"/>
          <w:rtl/>
        </w:rPr>
        <w:t xml:space="preserve"> תקלה באחד השסתומים</w:t>
      </w:r>
      <w:r w:rsidR="001D1CD7">
        <w:rPr>
          <w:rFonts w:hint="cs"/>
          <w:rtl/>
        </w:rPr>
        <w:t>,</w:t>
      </w:r>
      <w:r w:rsidR="00C64442">
        <w:rPr>
          <w:rFonts w:hint="cs"/>
          <w:rtl/>
        </w:rPr>
        <w:t xml:space="preserve"> מתוך וודאות ש</w:t>
      </w:r>
      <w:r w:rsidR="006C4A2F">
        <w:rPr>
          <w:rFonts w:hint="cs"/>
          <w:rtl/>
        </w:rPr>
        <w:t>תברח</w:t>
      </w:r>
      <w:r w:rsidR="001D1CD7">
        <w:rPr>
          <w:rFonts w:hint="cs"/>
          <w:rtl/>
        </w:rPr>
        <w:t>,</w:t>
      </w:r>
      <w:r w:rsidR="006C4A2F">
        <w:rPr>
          <w:rFonts w:hint="cs"/>
          <w:rtl/>
        </w:rPr>
        <w:t xml:space="preserve"> אבל היא לא ברחה, היא חיכתה להם בשמלת קיץ קלילה על החול וחייכה </w:t>
      </w:r>
      <w:r w:rsidR="001D1CD7">
        <w:rPr>
          <w:rFonts w:hint="cs"/>
          <w:rtl/>
        </w:rPr>
        <w:t xml:space="preserve">אליהם במתיקות </w:t>
      </w:r>
      <w:r w:rsidR="006C4A2F">
        <w:rPr>
          <w:rFonts w:hint="cs"/>
          <w:rtl/>
        </w:rPr>
        <w:t xml:space="preserve">כשסיימו להתלבש והכניסו אותה לרכב השכור </w:t>
      </w:r>
      <w:r w:rsidR="001D1CD7">
        <w:rPr>
          <w:rFonts w:hint="cs"/>
          <w:rtl/>
        </w:rPr>
        <w:t xml:space="preserve">שלהם, הוא שתק אז וגם </w:t>
      </w:r>
      <w:r w:rsidR="00F06A3F">
        <w:rPr>
          <w:rFonts w:hint="cs"/>
          <w:rtl/>
        </w:rPr>
        <w:t>עכשיו</w:t>
      </w:r>
      <w:r w:rsidR="001D1CD7">
        <w:rPr>
          <w:rFonts w:hint="cs"/>
          <w:rtl/>
        </w:rPr>
        <w:t xml:space="preserve"> ש</w:t>
      </w:r>
      <w:r w:rsidR="006C4A2F">
        <w:rPr>
          <w:rFonts w:hint="cs"/>
          <w:rtl/>
        </w:rPr>
        <w:t>תק, אותה שתיקה בדיוק.</w:t>
      </w:r>
    </w:p>
    <w:p w14:paraId="1478BCAE" w14:textId="77777777" w:rsidR="006C4A2F" w:rsidRDefault="006C4A2F" w:rsidP="00290A9E">
      <w:pPr>
        <w:rPr>
          <w:rtl/>
        </w:rPr>
      </w:pPr>
      <w:r>
        <w:rPr>
          <w:rFonts w:hint="cs"/>
          <w:rtl/>
        </w:rPr>
        <w:t xml:space="preserve">[הוא היה מתקן, הוא היה עושה משהו עם העולם לו רק ידע באיזה כיוון התיקון הוא נכון, התיקון רצוי </w:t>
      </w:r>
      <w:r>
        <w:t>ultimately</w:t>
      </w:r>
      <w:r>
        <w:rPr>
          <w:rFonts w:hint="cs"/>
          <w:rtl/>
        </w:rPr>
        <w:t xml:space="preserve"> לכולם.]</w:t>
      </w:r>
    </w:p>
    <w:p w14:paraId="76EB2737" w14:textId="2CA06470" w:rsidR="00290A9E" w:rsidRDefault="00290A9E" w:rsidP="006C4A2F">
      <w:pPr>
        <w:rPr>
          <w:rtl/>
        </w:rPr>
      </w:pPr>
      <w:r>
        <w:rPr>
          <w:rFonts w:hint="cs"/>
          <w:rtl/>
        </w:rPr>
        <w:t>[</w:t>
      </w:r>
      <w:r w:rsidR="003A32E0">
        <w:rPr>
          <w:rFonts w:hint="cs"/>
          <w:rtl/>
        </w:rPr>
        <w:t>שהנגישות אליה</w:t>
      </w:r>
      <w:r w:rsidR="00A40968">
        <w:rPr>
          <w:rFonts w:hint="cs"/>
          <w:rtl/>
        </w:rPr>
        <w:t xml:space="preserve"> </w:t>
      </w:r>
      <w:r w:rsidR="001C5A04">
        <w:rPr>
          <w:rFonts w:hint="cs"/>
          <w:rtl/>
        </w:rPr>
        <w:t>הייתה</w:t>
      </w:r>
      <w:r w:rsidR="00A40968">
        <w:rPr>
          <w:rFonts w:hint="cs"/>
          <w:rtl/>
        </w:rPr>
        <w:t xml:space="preserve"> קשה יותר, מאחורי זיז סלע כמעט בלתי עביר. איך עשו זאת? </w:t>
      </w:r>
      <w:r w:rsidR="0003044B">
        <w:rPr>
          <w:rFonts w:hint="cs"/>
          <w:rtl/>
        </w:rPr>
        <w:t>באו עם בולדוזר מסביב ועקרו שני עצים, גדולים</w:t>
      </w:r>
      <w:r w:rsidR="00352290">
        <w:rPr>
          <w:rFonts w:hint="cs"/>
          <w:rtl/>
        </w:rPr>
        <w:t xml:space="preserve"> מאוד.</w:t>
      </w:r>
      <w:r w:rsidR="0003044B">
        <w:rPr>
          <w:rFonts w:hint="cs"/>
          <w:rtl/>
        </w:rPr>
        <w:t xml:space="preserve"> זה היה בקצה הכפר, זיז הסלע סימן את סוף השביל ורק מסביבו הבאר.</w:t>
      </w:r>
      <w:r w:rsidR="006C4A2F">
        <w:rPr>
          <w:rFonts w:hint="cs"/>
          <w:rtl/>
        </w:rPr>
        <w:t>]</w:t>
      </w:r>
      <w:r w:rsidR="0003044B">
        <w:rPr>
          <w:rFonts w:hint="cs"/>
          <w:rtl/>
        </w:rPr>
        <w:t xml:space="preserve"> </w:t>
      </w:r>
    </w:p>
    <w:p w14:paraId="364C582D" w14:textId="74A5831C" w:rsidR="00EF6D2B" w:rsidRDefault="00290A9E" w:rsidP="00290A9E">
      <w:pPr>
        <w:rPr>
          <w:rtl/>
        </w:rPr>
      </w:pPr>
      <w:r>
        <w:rPr>
          <w:rFonts w:hint="cs"/>
          <w:rtl/>
        </w:rPr>
        <w:t>[</w:t>
      </w:r>
      <w:r w:rsidR="009D7AB5">
        <w:rPr>
          <w:rFonts w:hint="cs"/>
          <w:rtl/>
        </w:rPr>
        <w:t xml:space="preserve">על הדרך הם שיטחו גם כמה חירבעס, פחונים מאולתרים בנויים מכל סוגי הגרוטאות [במקור </w:t>
      </w:r>
      <w:r w:rsidR="009D7AB5">
        <w:rPr>
          <w:rtl/>
        </w:rPr>
        <w:t>–</w:t>
      </w:r>
      <w:r w:rsidR="009D7AB5">
        <w:rPr>
          <w:rFonts w:hint="cs"/>
          <w:rtl/>
        </w:rPr>
        <w:t xml:space="preserve"> פיסת גרוטאה] שניתן. הרסו ב-</w:t>
      </w:r>
      <w:r w:rsidR="009D7AB5">
        <w:t>D9</w:t>
      </w:r>
      <w:r w:rsidR="009D7AB5">
        <w:rPr>
          <w:rFonts w:hint="cs"/>
          <w:rtl/>
        </w:rPr>
        <w:t xml:space="preserve">, שיטחו בשופל, בבולדוזר, </w:t>
      </w:r>
      <w:r w:rsidR="00C6429A">
        <w:rPr>
          <w:rFonts w:hint="cs"/>
          <w:rtl/>
        </w:rPr>
        <w:t xml:space="preserve">שאלה שמות שונים לאותו עיקרון </w:t>
      </w:r>
      <w:r w:rsidR="00C6429A">
        <w:rPr>
          <w:rtl/>
        </w:rPr>
        <w:t>–</w:t>
      </w:r>
      <w:r w:rsidR="00C6429A">
        <w:rPr>
          <w:rFonts w:hint="cs"/>
          <w:rtl/>
        </w:rPr>
        <w:t xml:space="preserve"> כף פלדה עצומת </w:t>
      </w:r>
      <w:r w:rsidR="00D54C3E">
        <w:rPr>
          <w:rFonts w:hint="cs"/>
          <w:rtl/>
        </w:rPr>
        <w:t>ממד</w:t>
      </w:r>
      <w:r w:rsidR="00C6429A">
        <w:rPr>
          <w:rFonts w:hint="cs"/>
          <w:rtl/>
        </w:rPr>
        <w:t>ים הנקראת גם סכין, ומאחוריה מנוע רב עוצמה, וזה דוחף, מזעזע ומפיל כל מבנה ששימש מחבלים, אחרי כמה מכות "ממוקמות היטב" של הסכין הכבדה (זאת המומחיות של המפעיל: לעיתים כדאי לדחוף מל</w:t>
      </w:r>
      <w:r w:rsidR="00EF6D2B">
        <w:rPr>
          <w:rFonts w:hint="cs"/>
          <w:rtl/>
        </w:rPr>
        <w:t xml:space="preserve">מטה, קרוב ליסודות ולפעמים להחדיר את הסכין מלמעלה בכיוון אלכסוני ולמשוך אותה </w:t>
      </w:r>
      <w:r w:rsidR="00EF6D2B">
        <w:rPr>
          <w:rtl/>
        </w:rPr>
        <w:t>–</w:t>
      </w:r>
      <w:r w:rsidR="00EF6D2B">
        <w:rPr>
          <w:rFonts w:hint="cs"/>
          <w:rtl/>
        </w:rPr>
        <w:t xml:space="preserve"> [לראות סרטונים]) אה כן, וסביב הכלי האדיר הזה [מכתרים אותו ומאבטחים] חיילים בגופם, בשביל למנוע התפרעויות.</w:t>
      </w:r>
    </w:p>
    <w:p w14:paraId="29DF7F1B" w14:textId="77777777" w:rsidR="00290A9E" w:rsidRDefault="00290A9E" w:rsidP="00250000">
      <w:pPr>
        <w:rPr>
          <w:rtl/>
        </w:rPr>
      </w:pPr>
      <w:r>
        <w:rPr>
          <w:rFonts w:hint="cs"/>
          <w:rtl/>
        </w:rPr>
        <w:t>]</w:t>
      </w:r>
    </w:p>
    <w:p w14:paraId="25668218" w14:textId="5C7279E7" w:rsidR="00B37B8F" w:rsidRDefault="00B37B8F" w:rsidP="00250000">
      <w:pPr>
        <w:rPr>
          <w:rtl/>
        </w:rPr>
      </w:pPr>
      <w:r>
        <w:rPr>
          <w:rFonts w:hint="cs"/>
          <w:rtl/>
        </w:rPr>
        <w:t>אלכס פתח ארגז קירור שהיה זרוק שם לא מחובר לכלום או אולי מקפיא-בשר ונרתע לאחור. הריח הבשל שעלה משם עטף אותם סמיך כמו צעיף חנק או נכרך סביבם כמו תכריכים. גידי התקרב, הוא לא נרתע.</w:t>
      </w:r>
    </w:p>
    <w:p w14:paraId="6E48F588" w14:textId="04B28F7E" w:rsidR="00B37B8F" w:rsidRDefault="00B37B8F" w:rsidP="00250000">
      <w:pPr>
        <w:rPr>
          <w:rtl/>
        </w:rPr>
      </w:pPr>
      <w:r>
        <w:rPr>
          <w:rFonts w:hint="cs"/>
          <w:rtl/>
        </w:rPr>
        <w:lastRenderedPageBreak/>
        <w:t>אלכס בקושי נשם, מה אתה מתקרב, תסגור את זה לפחות."</w:t>
      </w:r>
    </w:p>
    <w:p w14:paraId="2EBB67AA" w14:textId="0DDEF80E" w:rsidR="00B37B8F" w:rsidRDefault="00B37B8F" w:rsidP="00250000">
      <w:pPr>
        <w:rPr>
          <w:rtl/>
        </w:rPr>
      </w:pPr>
      <w:r>
        <w:rPr>
          <w:rFonts w:hint="cs"/>
          <w:rtl/>
        </w:rPr>
        <w:t>"מה אתה בורח, זה בדיוק איך שאנחנו נריח שבוע אחרי שנמות. תריח את זה, זה יהיה הריח שלך. בדיוק כשהאבלים יקומו מהשבעה עלינו, כשיתחילו לגלח את הזיפים, ככה בדיוק נריח."</w:t>
      </w:r>
    </w:p>
    <w:p w14:paraId="3DDEE9A8" w14:textId="356BA06E" w:rsidR="00B37B8F" w:rsidRDefault="00B37B8F" w:rsidP="00250000">
      <w:pPr>
        <w:rPr>
          <w:rtl/>
        </w:rPr>
      </w:pPr>
      <w:r>
        <w:rPr>
          <w:rFonts w:hint="cs"/>
          <w:rtl/>
        </w:rPr>
        <w:t>"מותר להתגלח רק אחרי חודש, יא אפיקורס אחד."</w:t>
      </w:r>
    </w:p>
    <w:p w14:paraId="7E1BF098" w14:textId="77777777" w:rsidR="00C9278F" w:rsidRDefault="00A40968" w:rsidP="00C64442">
      <w:pPr>
        <w:rPr>
          <w:rtl/>
        </w:rPr>
      </w:pPr>
      <w:r>
        <w:rPr>
          <w:rFonts w:hint="cs"/>
          <w:rtl/>
        </w:rPr>
        <w:t xml:space="preserve">"בוא בוא הנה, בחייאת </w:t>
      </w:r>
      <w:r w:rsidR="00E577F5">
        <w:rPr>
          <w:rFonts w:hint="cs"/>
          <w:rtl/>
        </w:rPr>
        <w:t>דני</w:t>
      </w:r>
      <w:r>
        <w:rPr>
          <w:rFonts w:hint="cs"/>
          <w:rtl/>
        </w:rPr>
        <w:t xml:space="preserve"> תאיר לי פה."</w:t>
      </w:r>
      <w:r w:rsidR="00EF6D2B">
        <w:rPr>
          <w:rFonts w:hint="cs"/>
          <w:rtl/>
        </w:rPr>
        <w:t xml:space="preserve"> </w:t>
      </w:r>
      <w:r w:rsidR="003C6C85">
        <w:rPr>
          <w:rFonts w:hint="cs"/>
          <w:rtl/>
        </w:rPr>
        <w:t>דן</w:t>
      </w:r>
      <w:r w:rsidR="00EF6D2B" w:rsidRPr="00CD067C">
        <w:rPr>
          <w:rtl/>
        </w:rPr>
        <w:t xml:space="preserve"> היה זה שבליל </w:t>
      </w:r>
      <w:r w:rsidR="00290A9E">
        <w:rPr>
          <w:rFonts w:hint="cs"/>
          <w:rtl/>
        </w:rPr>
        <w:t>ה</w:t>
      </w:r>
      <w:r w:rsidR="00EF6D2B" w:rsidRPr="00CD067C">
        <w:rPr>
          <w:rtl/>
        </w:rPr>
        <w:t xml:space="preserve">טירונות </w:t>
      </w:r>
      <w:r w:rsidR="00290A9E">
        <w:rPr>
          <w:rFonts w:hint="cs"/>
          <w:rtl/>
        </w:rPr>
        <w:t xml:space="preserve">הראשון </w:t>
      </w:r>
      <w:r w:rsidR="00EF6D2B" w:rsidRPr="00CD067C">
        <w:rPr>
          <w:rtl/>
        </w:rPr>
        <w:t xml:space="preserve">לימד אותו להתגלח גם </w:t>
      </w:r>
      <w:r w:rsidR="00C64442">
        <w:rPr>
          <w:rFonts w:hint="cs"/>
          <w:rtl/>
        </w:rPr>
        <w:t>ב</w:t>
      </w:r>
      <w:r w:rsidR="00290A9E">
        <w:rPr>
          <w:rFonts w:hint="cs"/>
          <w:rtl/>
        </w:rPr>
        <w:t>לא כיור</w:t>
      </w:r>
      <w:r w:rsidR="00EF6D2B" w:rsidRPr="00CD067C">
        <w:rPr>
          <w:rtl/>
        </w:rPr>
        <w:t xml:space="preserve"> מלא במים.</w:t>
      </w:r>
      <w:r w:rsidR="00C9278F">
        <w:rPr>
          <w:rFonts w:hint="cs"/>
          <w:rtl/>
        </w:rPr>
        <w:t xml:space="preserve"> </w:t>
      </w:r>
    </w:p>
    <w:p w14:paraId="10E9E37E" w14:textId="77777777" w:rsidR="00A40968" w:rsidRDefault="00C64442" w:rsidP="00290A9E">
      <w:pPr>
        <w:rPr>
          <w:rtl/>
        </w:rPr>
      </w:pPr>
      <w:r>
        <w:rPr>
          <w:rFonts w:hint="cs"/>
          <w:rtl/>
        </w:rPr>
        <w:t>הוא האיר, זה היה רק שורש</w:t>
      </w:r>
      <w:r w:rsidR="00C9278F">
        <w:rPr>
          <w:rFonts w:hint="cs"/>
          <w:rtl/>
        </w:rPr>
        <w:t xml:space="preserve"> של עץ עקור</w:t>
      </w:r>
      <w:r>
        <w:rPr>
          <w:rFonts w:hint="cs"/>
          <w:rtl/>
        </w:rPr>
        <w:t>, מדיף עדיין ניחוח אדמה טריה</w:t>
      </w:r>
      <w:r w:rsidR="00C9278F">
        <w:rPr>
          <w:rFonts w:hint="cs"/>
          <w:rtl/>
        </w:rPr>
        <w:t>.</w:t>
      </w:r>
    </w:p>
    <w:p w14:paraId="77C91E61" w14:textId="61B487AE" w:rsidR="00C9278F" w:rsidRDefault="00C9278F" w:rsidP="001E75AE">
      <w:pPr>
        <w:rPr>
          <w:rtl/>
        </w:rPr>
      </w:pPr>
      <w:r>
        <w:rPr>
          <w:rFonts w:hint="cs"/>
          <w:rtl/>
        </w:rPr>
        <w:t>"הסמל מסתובב ב</w:t>
      </w:r>
      <w:r w:rsidR="00271F95">
        <w:rPr>
          <w:rFonts w:hint="cs"/>
          <w:rtl/>
        </w:rPr>
        <w:t>אזור</w:t>
      </w:r>
      <w:r>
        <w:rPr>
          <w:rFonts w:hint="cs"/>
          <w:rtl/>
        </w:rPr>
        <w:t>,</w:t>
      </w:r>
      <w:r w:rsidR="00E577F5">
        <w:rPr>
          <w:rFonts w:hint="cs"/>
          <w:rtl/>
        </w:rPr>
        <w:t xml:space="preserve"> הוא </w:t>
      </w:r>
      <w:r w:rsidR="00293679">
        <w:rPr>
          <w:rFonts w:hint="cs"/>
          <w:rtl/>
        </w:rPr>
        <w:t>תכף</w:t>
      </w:r>
      <w:r w:rsidR="00E577F5">
        <w:rPr>
          <w:rFonts w:hint="cs"/>
          <w:rtl/>
        </w:rPr>
        <w:t xml:space="preserve"> יגיע אלינו בטח,</w:t>
      </w:r>
      <w:r>
        <w:rPr>
          <w:rFonts w:hint="cs"/>
          <w:rtl/>
        </w:rPr>
        <w:t>"</w:t>
      </w:r>
      <w:r w:rsidR="00E577F5">
        <w:rPr>
          <w:rFonts w:hint="cs"/>
          <w:rtl/>
        </w:rPr>
        <w:t xml:space="preserve"> גידי אמר בקול אמיץ. לסייר בלילה בשטח בנוי, זאת לא פעילות מומלצת לארבעה טירונים שלא יודעים מהחיים שלהם</w:t>
      </w:r>
      <w:r w:rsidR="00C64442">
        <w:rPr>
          <w:rFonts w:hint="cs"/>
          <w:rtl/>
        </w:rPr>
        <w:t>, או מהחיים של אויביהם</w:t>
      </w:r>
      <w:r w:rsidR="00E577F5">
        <w:rPr>
          <w:rFonts w:hint="cs"/>
          <w:rtl/>
        </w:rPr>
        <w:t>.</w:t>
      </w:r>
    </w:p>
    <w:p w14:paraId="799F659F" w14:textId="77777777" w:rsidR="004627AB" w:rsidRPr="00CD067C" w:rsidRDefault="001C0D34" w:rsidP="00C9278F">
      <w:pPr>
        <w:rPr>
          <w:rtl/>
        </w:rPr>
      </w:pPr>
      <w:r>
        <w:rPr>
          <w:rFonts w:hint="cs"/>
          <w:rtl/>
        </w:rPr>
        <w:t>דודו</w:t>
      </w:r>
      <w:r w:rsidR="00BD5E08">
        <w:rPr>
          <w:rFonts w:hint="cs"/>
          <w:rtl/>
        </w:rPr>
        <w:t xml:space="preserve"> היה הטירון הרביעי</w:t>
      </w:r>
      <w:r w:rsidR="00EF6D2B">
        <w:rPr>
          <w:rFonts w:hint="cs"/>
          <w:rtl/>
        </w:rPr>
        <w:t xml:space="preserve">. </w:t>
      </w:r>
      <w:r w:rsidR="004627AB" w:rsidRPr="00CD067C">
        <w:rPr>
          <w:rtl/>
        </w:rPr>
        <w:t>"למה לא באו</w:t>
      </w:r>
      <w:r w:rsidR="004627AB" w:rsidRPr="00CD067C">
        <w:rPr>
          <w:rFonts w:hint="cs"/>
          <w:rtl/>
        </w:rPr>
        <w:t xml:space="preserve"> לחלץ אותו</w:t>
      </w:r>
      <w:r w:rsidR="004627AB" w:rsidRPr="00CD067C">
        <w:rPr>
          <w:rtl/>
        </w:rPr>
        <w:t>? כשהוא נפצע, הם לא היו אמורים לבוא?"</w:t>
      </w:r>
    </w:p>
    <w:p w14:paraId="730A84A9" w14:textId="77777777" w:rsidR="004627AB" w:rsidRPr="00CD067C" w:rsidRDefault="00E577F5" w:rsidP="00250000">
      <w:pPr>
        <w:rPr>
          <w:rtl/>
        </w:rPr>
      </w:pPr>
      <w:r>
        <w:rPr>
          <w:rtl/>
        </w:rPr>
        <w:t xml:space="preserve">"עזוב, העיקר שיצאנו מזה," </w:t>
      </w:r>
      <w:r>
        <w:rPr>
          <w:rFonts w:hint="cs"/>
          <w:rtl/>
        </w:rPr>
        <w:t>דן</w:t>
      </w:r>
      <w:r w:rsidR="004627AB" w:rsidRPr="00CD067C">
        <w:rPr>
          <w:rtl/>
        </w:rPr>
        <w:t xml:space="preserve"> אמר. </w:t>
      </w:r>
    </w:p>
    <w:p w14:paraId="759049FE" w14:textId="77777777" w:rsidR="004627AB" w:rsidRPr="00CD067C" w:rsidRDefault="004627AB" w:rsidP="00250000">
      <w:pPr>
        <w:rPr>
          <w:rtl/>
        </w:rPr>
      </w:pPr>
      <w:r w:rsidRPr="00CD067C">
        <w:rPr>
          <w:rtl/>
        </w:rPr>
        <w:t xml:space="preserve">"אבל חילוץ פצועים הוא ערך עליון." </w:t>
      </w:r>
    </w:p>
    <w:p w14:paraId="3B738631" w14:textId="77777777" w:rsidR="004627AB" w:rsidRPr="00CD067C" w:rsidRDefault="004627AB" w:rsidP="00250000">
      <w:pPr>
        <w:rPr>
          <w:rtl/>
        </w:rPr>
      </w:pPr>
      <w:r w:rsidRPr="00CD067C">
        <w:rPr>
          <w:rtl/>
        </w:rPr>
        <w:t>"אתה לא רואה את התמונה הכללית. אנחנו לא במצב של להבין את התמונה הכללית, אנחנו קטנים מדי בשביל זה."</w:t>
      </w:r>
    </w:p>
    <w:p w14:paraId="59EFD573" w14:textId="77777777" w:rsidR="004627AB" w:rsidRPr="00CD067C" w:rsidRDefault="004627AB" w:rsidP="00C81536">
      <w:pPr>
        <w:rPr>
          <w:rtl/>
        </w:rPr>
      </w:pPr>
      <w:r w:rsidRPr="00CD067C">
        <w:rPr>
          <w:rtl/>
        </w:rPr>
        <w:t>"מה התמונה הכללית?</w:t>
      </w:r>
      <w:r w:rsidR="00C9278F">
        <w:rPr>
          <w:rFonts w:hint="cs"/>
          <w:rtl/>
        </w:rPr>
        <w:t xml:space="preserve">" מגיל </w:t>
      </w:r>
      <w:r w:rsidR="00C81536">
        <w:rPr>
          <w:rFonts w:hint="cs"/>
          <w:rtl/>
        </w:rPr>
        <w:t>אחת-עשרה</w:t>
      </w:r>
      <w:r w:rsidR="00C9278F">
        <w:rPr>
          <w:rFonts w:hint="cs"/>
          <w:rtl/>
        </w:rPr>
        <w:t xml:space="preserve"> א</w:t>
      </w:r>
      <w:r w:rsidR="00C81536">
        <w:rPr>
          <w:rFonts w:hint="cs"/>
          <w:rtl/>
        </w:rPr>
        <w:t>י</w:t>
      </w:r>
      <w:r w:rsidR="00C9278F">
        <w:rPr>
          <w:rFonts w:hint="cs"/>
          <w:rtl/>
        </w:rPr>
        <w:t>מ</w:t>
      </w:r>
      <w:r w:rsidR="00C81536">
        <w:rPr>
          <w:rFonts w:hint="cs"/>
          <w:rtl/>
        </w:rPr>
        <w:t>ו של דודו</w:t>
      </w:r>
      <w:r w:rsidR="00C9278F">
        <w:rPr>
          <w:rFonts w:hint="cs"/>
          <w:rtl/>
        </w:rPr>
        <w:t xml:space="preserve"> הכריחה אותו לנגן טוּבָּה, בשנים האחרונות בין ארבע לחמש שעות ביום, אבל זה לא עזר לו לקבל תקן מוזיקאי מצטיין.</w:t>
      </w:r>
      <w:r w:rsidRPr="00CD067C">
        <w:rPr>
          <w:rtl/>
        </w:rPr>
        <w:t xml:space="preserve"> </w:t>
      </w:r>
      <w:r w:rsidR="00C9278F">
        <w:rPr>
          <w:rFonts w:hint="cs"/>
          <w:rtl/>
        </w:rPr>
        <w:t>"</w:t>
      </w:r>
      <w:r w:rsidRPr="00CD067C">
        <w:rPr>
          <w:rtl/>
        </w:rPr>
        <w:t>כששולחים אותנו למבצע ואנחנו יודעים שהחילוץ שלנו הוא לא ערך עליון, לא נלך בנכונות ובנחישות כמו – "</w:t>
      </w:r>
    </w:p>
    <w:p w14:paraId="60DC79D6" w14:textId="77777777" w:rsidR="004627AB" w:rsidRPr="00CD067C" w:rsidRDefault="004627AB" w:rsidP="00250000">
      <w:pPr>
        <w:rPr>
          <w:rtl/>
        </w:rPr>
      </w:pPr>
      <w:r w:rsidRPr="00CD067C">
        <w:rPr>
          <w:rtl/>
        </w:rPr>
        <w:t xml:space="preserve">"חרא עליך </w:t>
      </w:r>
      <w:r w:rsidR="001C0D34">
        <w:rPr>
          <w:rFonts w:hint="cs"/>
          <w:rtl/>
        </w:rPr>
        <w:t>דודו</w:t>
      </w:r>
      <w:r w:rsidRPr="00CD067C">
        <w:rPr>
          <w:rtl/>
        </w:rPr>
        <w:t xml:space="preserve">. אני לא רוצה לשמוע אותך. מה נכונות? מה בזין הזה יגרום לך ללכת בנכונות? שיבואו עוד שני מסכנים עם אלונקה ויתפוצצו יחד איתך? אז תהיה לך </w:t>
      </w:r>
      <w:r w:rsidR="00E577F5">
        <w:rPr>
          <w:rFonts w:hint="cs"/>
          <w:rtl/>
        </w:rPr>
        <w:t>ה</w:t>
      </w:r>
      <w:r w:rsidRPr="00CD067C">
        <w:rPr>
          <w:rtl/>
        </w:rPr>
        <w:t>נכונות לחרבונה הזאת? עדיף לי למות לבד, אם אי אפשר אז שלא יבואו, שאף אחד לא יעשה לי טובה וישב לי אחר כך על המצפון. ותפסיק להעכיר יא מניאק."</w:t>
      </w:r>
    </w:p>
    <w:p w14:paraId="053AF783" w14:textId="77777777" w:rsidR="00E577F5" w:rsidRDefault="004627AB" w:rsidP="00C81536">
      <w:pPr>
        <w:rPr>
          <w:rtl/>
        </w:rPr>
      </w:pPr>
      <w:r w:rsidRPr="00CD067C">
        <w:rPr>
          <w:rtl/>
        </w:rPr>
        <w:t>אלכס הסתכל סביבו, על הצללים הארוכים</w:t>
      </w:r>
      <w:r w:rsidRPr="00CD067C">
        <w:rPr>
          <w:rFonts w:hint="cs"/>
          <w:rtl/>
        </w:rPr>
        <w:t xml:space="preserve"> ששכנו בחשיכה בין ההריסות</w:t>
      </w:r>
      <w:r w:rsidRPr="00CD067C">
        <w:rPr>
          <w:rtl/>
        </w:rPr>
        <w:t>, ה</w:t>
      </w:r>
      <w:r w:rsidR="00C81536">
        <w:rPr>
          <w:rFonts w:hint="cs"/>
          <w:rtl/>
        </w:rPr>
        <w:t>דממה מהחלונות האפלים שהקיפו אותם סביב</w:t>
      </w:r>
      <w:r w:rsidRPr="00CD067C">
        <w:rPr>
          <w:rtl/>
        </w:rPr>
        <w:t xml:space="preserve"> וזה אכן היה זין. ככה בדיוק נראה זין, הוא חשב כשחולדה גדולה טיפסה על נעליו וחיש קל נעלמה. </w:t>
      </w:r>
    </w:p>
    <w:p w14:paraId="42361E3A" w14:textId="77777777" w:rsidR="004627AB" w:rsidRPr="00CD067C" w:rsidRDefault="004627AB" w:rsidP="00250000">
      <w:pPr>
        <w:rPr>
          <w:rtl/>
        </w:rPr>
      </w:pPr>
      <w:r w:rsidRPr="00CD067C">
        <w:rPr>
          <w:rtl/>
        </w:rPr>
        <w:t>"לא משנה,</w:t>
      </w:r>
      <w:r w:rsidR="00E577F5">
        <w:rPr>
          <w:rFonts w:hint="cs"/>
          <w:rtl/>
        </w:rPr>
        <w:t>" דודו לחש,</w:t>
      </w:r>
      <w:r w:rsidRPr="00CD067C">
        <w:rPr>
          <w:rtl/>
        </w:rPr>
        <w:t xml:space="preserve"> </w:t>
      </w:r>
      <w:r w:rsidR="00E577F5">
        <w:rPr>
          <w:rFonts w:hint="cs"/>
          <w:rtl/>
        </w:rPr>
        <w:t>"</w:t>
      </w:r>
      <w:r w:rsidRPr="00CD067C">
        <w:rPr>
          <w:rtl/>
        </w:rPr>
        <w:t>יטחנו לנו עוד פעמיים לראש את ים השיבולים שמסביב וכל מני רֵעים שנפלו על חרבם ושוב יהיה להם על מי לסמוך.</w:t>
      </w:r>
      <w:r w:rsidR="007D0621">
        <w:rPr>
          <w:rFonts w:hint="cs"/>
          <w:rtl/>
        </w:rPr>
        <w:t xml:space="preserve"> וזמר הפלוגות כמובן.</w:t>
      </w:r>
      <w:r w:rsidRPr="00CD067C">
        <w:rPr>
          <w:rtl/>
        </w:rPr>
        <w:t xml:space="preserve">" </w:t>
      </w:r>
    </w:p>
    <w:p w14:paraId="31327568" w14:textId="77777777" w:rsidR="004627AB" w:rsidRDefault="004627AB" w:rsidP="00250000">
      <w:pPr>
        <w:rPr>
          <w:rtl/>
        </w:rPr>
      </w:pPr>
      <w:r w:rsidRPr="00CD067C">
        <w:rPr>
          <w:rtl/>
        </w:rPr>
        <w:t>היה שקט לגמרי.</w:t>
      </w:r>
    </w:p>
    <w:p w14:paraId="77CEE48E" w14:textId="77777777" w:rsidR="006C4A2F" w:rsidRDefault="00E577F5" w:rsidP="007D0621">
      <w:pPr>
        <w:rPr>
          <w:rtl/>
        </w:rPr>
      </w:pPr>
      <w:r>
        <w:rPr>
          <w:rFonts w:hint="cs"/>
          <w:rtl/>
        </w:rPr>
        <w:t xml:space="preserve">"אנחנו לא </w:t>
      </w:r>
      <w:r w:rsidR="008B100C">
        <w:rPr>
          <w:rFonts w:hint="cs"/>
          <w:rtl/>
        </w:rPr>
        <w:t>מפסיקים לסרוק את השטח עד שהסמל מגיע.</w:t>
      </w:r>
      <w:r>
        <w:rPr>
          <w:rFonts w:hint="cs"/>
          <w:rtl/>
        </w:rPr>
        <w:t>"</w:t>
      </w:r>
      <w:r w:rsidR="006C4A2F">
        <w:rPr>
          <w:rFonts w:hint="cs"/>
          <w:rtl/>
        </w:rPr>
        <w:t xml:space="preserve"> אלכס</w:t>
      </w:r>
      <w:r w:rsidR="008B100C">
        <w:rPr>
          <w:rFonts w:hint="cs"/>
          <w:rtl/>
        </w:rPr>
        <w:t>,</w:t>
      </w:r>
      <w:r w:rsidR="006C4A2F">
        <w:rPr>
          <w:rFonts w:hint="cs"/>
          <w:rtl/>
        </w:rPr>
        <w:t xml:space="preserve"> </w:t>
      </w:r>
      <w:r w:rsidR="008B100C">
        <w:rPr>
          <w:rFonts w:hint="cs"/>
          <w:rtl/>
        </w:rPr>
        <w:t>ש</w:t>
      </w:r>
      <w:r w:rsidR="006C4A2F">
        <w:rPr>
          <w:rFonts w:hint="cs"/>
          <w:rtl/>
        </w:rPr>
        <w:t xml:space="preserve">רק </w:t>
      </w:r>
      <w:r w:rsidR="008B100C">
        <w:rPr>
          <w:rFonts w:hint="cs"/>
          <w:rtl/>
        </w:rPr>
        <w:t>ארבעה חודשים</w:t>
      </w:r>
      <w:r w:rsidR="006C4A2F">
        <w:rPr>
          <w:rFonts w:hint="cs"/>
          <w:rtl/>
        </w:rPr>
        <w:t xml:space="preserve"> </w:t>
      </w:r>
      <w:r w:rsidR="007D0621">
        <w:rPr>
          <w:rFonts w:hint="cs"/>
          <w:rtl/>
        </w:rPr>
        <w:t>לפני</w:t>
      </w:r>
      <w:r w:rsidR="008B100C">
        <w:rPr>
          <w:rFonts w:hint="cs"/>
          <w:rtl/>
        </w:rPr>
        <w:t xml:space="preserve"> לכן</w:t>
      </w:r>
      <w:r w:rsidR="006C4A2F">
        <w:rPr>
          <w:rFonts w:hint="cs"/>
          <w:rtl/>
        </w:rPr>
        <w:t xml:space="preserve"> התהלך בשבילים </w:t>
      </w:r>
      <w:r w:rsidR="008B100C">
        <w:rPr>
          <w:rFonts w:hint="cs"/>
          <w:rtl/>
        </w:rPr>
        <w:t xml:space="preserve">מרוצפים </w:t>
      </w:r>
      <w:r w:rsidR="006C4A2F">
        <w:rPr>
          <w:rFonts w:hint="cs"/>
          <w:rtl/>
        </w:rPr>
        <w:t xml:space="preserve">צורות גיאומטריות בין בנייני האבן העתיקים של סייברוק קולג' </w:t>
      </w:r>
      <w:r w:rsidR="008B100C">
        <w:rPr>
          <w:rFonts w:hint="cs"/>
          <w:rtl/>
        </w:rPr>
        <w:t xml:space="preserve">בקונטיקט </w:t>
      </w:r>
      <w:r w:rsidR="006C4A2F">
        <w:rPr>
          <w:rFonts w:hint="cs"/>
          <w:rtl/>
        </w:rPr>
        <w:t xml:space="preserve">[סביב </w:t>
      </w:r>
      <w:r w:rsidR="006C4A2F">
        <w:t>patches of grass</w:t>
      </w:r>
      <w:r w:rsidR="006C4A2F">
        <w:rPr>
          <w:rFonts w:hint="cs"/>
          <w:rtl/>
        </w:rPr>
        <w:t xml:space="preserve"> זה ב-ייל], המשיך לסייר עם החוליה</w:t>
      </w:r>
      <w:r w:rsidR="008B100C">
        <w:rPr>
          <w:rFonts w:hint="cs"/>
          <w:rtl/>
        </w:rPr>
        <w:t xml:space="preserve"> שלו</w:t>
      </w:r>
      <w:r w:rsidR="006C4A2F">
        <w:rPr>
          <w:rFonts w:hint="cs"/>
          <w:rtl/>
        </w:rPr>
        <w:t xml:space="preserve"> בין ההריסות שהיו</w:t>
      </w:r>
      <w:r w:rsidR="007D0621">
        <w:rPr>
          <w:rFonts w:hint="cs"/>
          <w:rtl/>
        </w:rPr>
        <w:t>, יממה קודם לכן,</w:t>
      </w:r>
      <w:r w:rsidR="006C4A2F">
        <w:rPr>
          <w:rFonts w:hint="cs"/>
          <w:rtl/>
        </w:rPr>
        <w:t xml:space="preserve"> שלושה בתים, אולי יותר.</w:t>
      </w:r>
    </w:p>
    <w:p w14:paraId="57230A41" w14:textId="77777777" w:rsidR="006C4A2F" w:rsidRDefault="009C2CBD" w:rsidP="006C4A2F">
      <w:pPr>
        <w:rPr>
          <w:rtl/>
        </w:rPr>
      </w:pPr>
      <w:r>
        <w:rPr>
          <w:rFonts w:hint="cs"/>
          <w:rtl/>
        </w:rPr>
        <w:t>[הוא היה מדבר, אבל הוא עוד צעיר ורוצה להמשיך לחיות אבל בשביל מה? בשביל ל</w:t>
      </w:r>
      <w:r w:rsidR="006C4A2F">
        <w:rPr>
          <w:rFonts w:hint="cs"/>
          <w:rtl/>
        </w:rPr>
        <w:t>בוא לפה ולהמשיך עם חוסר הצדק...</w:t>
      </w:r>
      <w:r>
        <w:rPr>
          <w:rFonts w:hint="cs"/>
          <w:rtl/>
        </w:rPr>
        <w:t xml:space="preserve"> </w:t>
      </w:r>
      <w:r w:rsidR="00943878">
        <w:rPr>
          <w:rFonts w:hint="cs"/>
          <w:rtl/>
        </w:rPr>
        <w:t xml:space="preserve">כי המ"פ בא ונכנס לדבר עם טירונים, מתי מ"פ בא לדבר עם טירונים? זה </w:t>
      </w:r>
      <w:r w:rsidR="00710D7E">
        <w:rPr>
          <w:rFonts w:hint="cs"/>
          <w:rtl/>
        </w:rPr>
        <w:t xml:space="preserve">לא נשמע כדבר הזה והוא בא והבהיר שמעל לכל ספק הסיוע הגיע מכאן, זה הצבא, השב"כ, מודיעין אומרים שהעקבות מובילים לכאן, לכפר הזה שהוא כבר לא ממש כפר ומי יפקפק בדבריו של המ"פ, מי ידרוש הוכחות? אומרים אז בטח יודעים מה שאומרים. </w:t>
      </w:r>
    </w:p>
    <w:p w14:paraId="764D4464" w14:textId="77777777" w:rsidR="006C4A2F" w:rsidRDefault="00710D7E" w:rsidP="006C4A2F">
      <w:pPr>
        <w:rPr>
          <w:rtl/>
        </w:rPr>
      </w:pPr>
      <w:r>
        <w:rPr>
          <w:rFonts w:hint="cs"/>
          <w:rtl/>
        </w:rPr>
        <w:t xml:space="preserve">זה די </w:t>
      </w:r>
      <w:r>
        <w:t>verbatim</w:t>
      </w:r>
      <w:r>
        <w:rPr>
          <w:rFonts w:hint="cs"/>
          <w:rtl/>
        </w:rPr>
        <w:t xml:space="preserve"> מ-שוברים שתיקה, עדויות חיילים מדרום הר חברון עמ' 38</w:t>
      </w:r>
    </w:p>
    <w:p w14:paraId="0D4595EF" w14:textId="77777777" w:rsidR="001C0D34" w:rsidRPr="00CD067C" w:rsidRDefault="00710D7E" w:rsidP="006C4A2F">
      <w:pPr>
        <w:rPr>
          <w:rtl/>
        </w:rPr>
      </w:pPr>
      <w:r>
        <w:rPr>
          <w:rFonts w:hint="cs"/>
          <w:rtl/>
        </w:rPr>
        <w:t>]</w:t>
      </w:r>
    </w:p>
    <w:p w14:paraId="4195B0FD" w14:textId="77777777" w:rsidR="004627AB" w:rsidRPr="00CD067C" w:rsidRDefault="004627AB" w:rsidP="00250000">
      <w:pPr>
        <w:rPr>
          <w:rtl/>
        </w:rPr>
      </w:pPr>
      <w:r w:rsidRPr="00CD067C">
        <w:rPr>
          <w:rtl/>
        </w:rPr>
        <w:t>"איך אתה אומר חתירה למגע?" גידי שאל.</w:t>
      </w:r>
    </w:p>
    <w:p w14:paraId="26B3B879" w14:textId="77777777" w:rsidR="004627AB" w:rsidRPr="00CD067C" w:rsidRDefault="004627AB" w:rsidP="00250000">
      <w:pPr>
        <w:rPr>
          <w:rtl/>
        </w:rPr>
      </w:pPr>
      <w:r w:rsidRPr="00CD067C">
        <w:rPr>
          <w:rtl/>
        </w:rPr>
        <w:lastRenderedPageBreak/>
        <w:t>"</w:t>
      </w:r>
      <w:r w:rsidRPr="00CD067C">
        <w:t>Row for touch</w:t>
      </w:r>
      <w:r w:rsidRPr="00CD067C">
        <w:rPr>
          <w:rtl/>
        </w:rPr>
        <w:t>."</w:t>
      </w:r>
    </w:p>
    <w:p w14:paraId="57B8B646" w14:textId="5D436755" w:rsidR="004627AB" w:rsidRDefault="004627AB" w:rsidP="008B100C">
      <w:pPr>
        <w:rPr>
          <w:rtl/>
        </w:rPr>
      </w:pPr>
      <w:r w:rsidRPr="00CD067C">
        <w:rPr>
          <w:rtl/>
        </w:rPr>
        <w:t>גידי צחק.</w:t>
      </w:r>
      <w:r w:rsidR="008B100C">
        <w:rPr>
          <w:rFonts w:hint="cs"/>
          <w:rtl/>
        </w:rPr>
        <w:t xml:space="preserve"> "זאת</w:t>
      </w:r>
      <w:r w:rsidR="00BD5E08">
        <w:rPr>
          <w:rFonts w:hint="cs"/>
          <w:rtl/>
        </w:rPr>
        <w:t xml:space="preserve"> </w:t>
      </w:r>
      <w:r w:rsidR="008B100C">
        <w:rPr>
          <w:rFonts w:hint="cs"/>
          <w:rtl/>
        </w:rPr>
        <w:t>ת</w:t>
      </w:r>
      <w:r w:rsidR="00BD5E08">
        <w:rPr>
          <w:rFonts w:hint="cs"/>
          <w:rtl/>
        </w:rPr>
        <w:t>היה הסיסמה שלי בג'ימייל. תזכור,</w:t>
      </w:r>
      <w:r w:rsidR="00483BB1">
        <w:rPr>
          <w:rFonts w:hint="cs"/>
          <w:rtl/>
        </w:rPr>
        <w:t xml:space="preserve"> הכול </w:t>
      </w:r>
      <w:r w:rsidR="00BD5E08">
        <w:rPr>
          <w:rFonts w:hint="cs"/>
          <w:rtl/>
        </w:rPr>
        <w:t>באותיות קטנות ועם 4 באמצע. שם יהיו כל המכתבים למקרה ש."</w:t>
      </w:r>
    </w:p>
    <w:p w14:paraId="64357DBC" w14:textId="022BB5A1" w:rsidR="00BD5E08" w:rsidRDefault="00BD5E08" w:rsidP="00250000">
      <w:pPr>
        <w:rPr>
          <w:rtl/>
        </w:rPr>
      </w:pPr>
      <w:r>
        <w:rPr>
          <w:rFonts w:hint="cs"/>
          <w:rtl/>
        </w:rPr>
        <w:t xml:space="preserve">"אז אל תגיד לי, תגיד למישהו אחר כי אתה </w:t>
      </w:r>
      <w:r w:rsidR="00F97A34">
        <w:rPr>
          <w:rFonts w:hint="cs"/>
          <w:rtl/>
        </w:rPr>
        <w:t>כל כך</w:t>
      </w:r>
      <w:r>
        <w:rPr>
          <w:rFonts w:hint="cs"/>
          <w:rtl/>
        </w:rPr>
        <w:t xml:space="preserve"> דבוק אלי לתחת שה</w:t>
      </w:r>
      <w:r w:rsidR="00082935">
        <w:rPr>
          <w:rFonts w:hint="cs"/>
          <w:rtl/>
        </w:rPr>
        <w:t>ל</w:t>
      </w:r>
      <w:r>
        <w:rPr>
          <w:rFonts w:hint="cs"/>
          <w:rtl/>
        </w:rPr>
        <w:t>מקרה ש שלך יהיה גם ה</w:t>
      </w:r>
      <w:r w:rsidR="00082935">
        <w:rPr>
          <w:rFonts w:hint="cs"/>
          <w:rtl/>
        </w:rPr>
        <w:t>ל</w:t>
      </w:r>
      <w:r>
        <w:rPr>
          <w:rFonts w:hint="cs"/>
          <w:rtl/>
        </w:rPr>
        <w:t>מקרה ש שלי."</w:t>
      </w:r>
    </w:p>
    <w:p w14:paraId="6E08DBB3" w14:textId="66A51068" w:rsidR="00237222" w:rsidRDefault="00237222" w:rsidP="00237222">
      <w:pPr>
        <w:rPr>
          <w:rtl/>
        </w:rPr>
      </w:pPr>
      <w:r>
        <w:rPr>
          <w:rFonts w:cs="Times New Roman"/>
          <w:rtl/>
        </w:rPr>
        <w:t>שחרור</w:t>
      </w:r>
      <w:r>
        <w:rPr>
          <w:rFonts w:cs="Times New Roman" w:hint="cs"/>
          <w:rtl/>
        </w:rPr>
        <w:t xml:space="preserve"> יחיד שהשכים קום</w:t>
      </w:r>
      <w:r>
        <w:rPr>
          <w:rFonts w:cs="Times New Roman"/>
          <w:rtl/>
        </w:rPr>
        <w:t xml:space="preserve"> צפצף בכל כוחו. בינתיים, אף אחד לא ענה לו.</w:t>
      </w:r>
    </w:p>
    <w:p w14:paraId="1875EE0C" w14:textId="64E15E55" w:rsidR="00237222" w:rsidRPr="00CD067C" w:rsidRDefault="00237222" w:rsidP="00237222">
      <w:pPr>
        <w:rPr>
          <w:rtl/>
        </w:rPr>
      </w:pPr>
      <w:r>
        <w:rPr>
          <w:rFonts w:cs="Times New Roman"/>
          <w:rtl/>
        </w:rPr>
        <w:t>''אתם יודעים מה היום?'' גידי אמר, וכשאף אחד לא הגיב הוא השיב לעצמו - ''יום השואה. מעניין אם שומעים את הצפירה גם פה.''</w:t>
      </w:r>
    </w:p>
    <w:p w14:paraId="73257B1F" w14:textId="38C89B81" w:rsidR="004627AB" w:rsidRPr="00CD067C" w:rsidRDefault="004627AB" w:rsidP="0017325F">
      <w:pPr>
        <w:rPr>
          <w:rtl/>
        </w:rPr>
      </w:pPr>
      <w:r w:rsidRPr="00CD067C">
        <w:rPr>
          <w:rtl/>
        </w:rPr>
        <w:t>לפתע נשמע רשרוש מתוך ההריסות ויחד איתו, כמו ידיד ותיק ונאמן הופיע גם הפחד. אלכס ה</w:t>
      </w:r>
      <w:r w:rsidR="00384840">
        <w:rPr>
          <w:rFonts w:hint="cs"/>
          <w:rtl/>
        </w:rPr>
        <w:t xml:space="preserve">תוודע אליו </w:t>
      </w:r>
      <w:r w:rsidR="008B100C">
        <w:rPr>
          <w:rFonts w:hint="cs"/>
          <w:rtl/>
        </w:rPr>
        <w:t xml:space="preserve">במיוחד </w:t>
      </w:r>
      <w:r w:rsidR="00384840">
        <w:rPr>
          <w:rFonts w:hint="cs"/>
          <w:rtl/>
        </w:rPr>
        <w:t>בשבוע האחרון</w:t>
      </w:r>
      <w:r w:rsidR="00384840">
        <w:rPr>
          <w:rtl/>
        </w:rPr>
        <w:t xml:space="preserve"> – מר ו</w:t>
      </w:r>
      <w:r w:rsidR="00ED6DAF">
        <w:rPr>
          <w:rFonts w:hint="cs"/>
          <w:rtl/>
        </w:rPr>
        <w:t>טח</w:t>
      </w:r>
      <w:r w:rsidR="00384840">
        <w:rPr>
          <w:rFonts w:hint="cs"/>
          <w:rtl/>
        </w:rPr>
        <w:t>וב</w:t>
      </w:r>
      <w:r w:rsidRPr="00CD067C">
        <w:rPr>
          <w:rtl/>
        </w:rPr>
        <w:t>, בחלקה העמוק ביותר של לשונו. הוא הכיר את נשימותיו הכבדות ואת הפעימות הרועמות ב</w:t>
      </w:r>
      <w:r w:rsidR="007D0621">
        <w:rPr>
          <w:rFonts w:hint="cs"/>
          <w:rtl/>
        </w:rPr>
        <w:t xml:space="preserve">חללים </w:t>
      </w:r>
      <w:r w:rsidR="0007458E">
        <w:rPr>
          <w:rFonts w:hint="cs"/>
          <w:rtl/>
        </w:rPr>
        <w:t>מסוימ</w:t>
      </w:r>
      <w:r w:rsidR="007D0621">
        <w:rPr>
          <w:rFonts w:hint="cs"/>
          <w:rtl/>
        </w:rPr>
        <w:t>ים ב</w:t>
      </w:r>
      <w:r w:rsidRPr="00CD067C">
        <w:rPr>
          <w:rtl/>
        </w:rPr>
        <w:t xml:space="preserve">גופו. </w:t>
      </w:r>
      <w:r w:rsidR="007D0621">
        <w:rPr>
          <w:rFonts w:hint="cs"/>
          <w:rtl/>
        </w:rPr>
        <w:t>[החללים ה</w:t>
      </w:r>
      <w:r w:rsidR="0007458E">
        <w:rPr>
          <w:rFonts w:hint="cs"/>
          <w:rtl/>
        </w:rPr>
        <w:t>מסוימ</w:t>
      </w:r>
      <w:r w:rsidR="007D0621">
        <w:rPr>
          <w:rFonts w:hint="cs"/>
          <w:rtl/>
        </w:rPr>
        <w:t xml:space="preserve">ים הם אלה שמופיעים ] </w:t>
      </w:r>
      <w:r w:rsidR="009108F0">
        <w:rPr>
          <w:rFonts w:hint="cs"/>
          <w:rtl/>
        </w:rPr>
        <w:t>זה יכול ל</w:t>
      </w:r>
      <w:r w:rsidR="00665E34">
        <w:rPr>
          <w:rFonts w:hint="cs"/>
          <w:rtl/>
        </w:rPr>
        <w:t>הגיע מלמעלה, מ</w:t>
      </w:r>
      <w:r w:rsidR="009108F0">
        <w:rPr>
          <w:rFonts w:hint="cs"/>
          <w:rtl/>
        </w:rPr>
        <w:t xml:space="preserve">גגות הבתים שלא נהרסו, מכל חלון, מכל דלת. </w:t>
      </w:r>
      <w:r w:rsidR="00665E34">
        <w:rPr>
          <w:rtl/>
        </w:rPr>
        <w:t xml:space="preserve">העלטה החלה להתבהר </w:t>
      </w:r>
      <w:r w:rsidR="00665E34">
        <w:rPr>
          <w:rFonts w:hint="cs"/>
          <w:rtl/>
        </w:rPr>
        <w:t xml:space="preserve">עם </w:t>
      </w:r>
      <w:r w:rsidRPr="00CD067C">
        <w:rPr>
          <w:rtl/>
        </w:rPr>
        <w:t xml:space="preserve">קרני שמש ראשונות, </w:t>
      </w:r>
      <w:r w:rsidR="00384840">
        <w:rPr>
          <w:rFonts w:hint="cs"/>
          <w:rtl/>
        </w:rPr>
        <w:t xml:space="preserve">הוא לא היה מאומן לזה </w:t>
      </w:r>
      <w:r w:rsidR="00F97A34">
        <w:rPr>
          <w:rFonts w:hint="cs"/>
          <w:rtl/>
        </w:rPr>
        <w:t>כל כך</w:t>
      </w:r>
      <w:r w:rsidR="00384840">
        <w:rPr>
          <w:rFonts w:hint="cs"/>
          <w:rtl/>
        </w:rPr>
        <w:t xml:space="preserve"> אם להודות על האמת, עדיין לא </w:t>
      </w:r>
      <w:r w:rsidR="008B100C">
        <w:rPr>
          <w:rFonts w:hint="cs"/>
          <w:rtl/>
        </w:rPr>
        <w:t xml:space="preserve">בקיא בְּרַזיהם </w:t>
      </w:r>
      <w:r w:rsidR="008B100C" w:rsidRPr="0017325F">
        <w:rPr>
          <w:rFonts w:hint="cs"/>
          <w:rtl/>
        </w:rPr>
        <w:t>של</w:t>
      </w:r>
      <w:r w:rsidR="00384840" w:rsidRPr="0017325F">
        <w:rPr>
          <w:rFonts w:hint="cs"/>
          <w:rtl/>
        </w:rPr>
        <w:t xml:space="preserve"> כל הזיזים, כל המתגים והאבזמים </w:t>
      </w:r>
      <w:r w:rsidR="00D86086" w:rsidRPr="0017325F">
        <w:rPr>
          <w:rFonts w:hint="cs"/>
          <w:rtl/>
        </w:rPr>
        <w:t xml:space="preserve">[הידיות </w:t>
      </w:r>
      <w:r w:rsidR="008B3209" w:rsidRPr="0017325F">
        <w:rPr>
          <w:rFonts w:hint="cs"/>
          <w:rtl/>
        </w:rPr>
        <w:t>ההדקים</w:t>
      </w:r>
      <w:r w:rsidR="002D3A2E" w:rsidRPr="0017325F">
        <w:rPr>
          <w:rFonts w:hint="cs"/>
          <w:rtl/>
        </w:rPr>
        <w:t xml:space="preserve"> / אמות המוסר</w:t>
      </w:r>
      <w:r w:rsidR="0017325F" w:rsidRPr="0017325F">
        <w:rPr>
          <w:rFonts w:hint="cs"/>
          <w:rtl/>
        </w:rPr>
        <w:t xml:space="preserve"> / סוגיות המוסר</w:t>
      </w:r>
      <w:r w:rsidR="008B3209" w:rsidRPr="0017325F">
        <w:rPr>
          <w:rFonts w:hint="cs"/>
          <w:rtl/>
        </w:rPr>
        <w:t xml:space="preserve">] </w:t>
      </w:r>
      <w:r w:rsidR="002D3A2E" w:rsidRPr="0017325F">
        <w:rPr>
          <w:rFonts w:hint="cs"/>
          <w:rtl/>
        </w:rPr>
        <w:t xml:space="preserve">והקודים האתיים </w:t>
      </w:r>
      <w:r w:rsidR="00384840" w:rsidRPr="0017325F">
        <w:rPr>
          <w:rFonts w:hint="cs"/>
          <w:rtl/>
        </w:rPr>
        <w:t>ומתי יש להפעיל</w:t>
      </w:r>
      <w:r w:rsidR="00384840">
        <w:rPr>
          <w:rFonts w:hint="cs"/>
          <w:rtl/>
        </w:rPr>
        <w:t xml:space="preserve">ם ולאיזה כיוון </w:t>
      </w:r>
      <w:r w:rsidRPr="00CD067C">
        <w:rPr>
          <w:rtl/>
        </w:rPr>
        <w:t>ואז הם ראו אותו – ילד קטן חבוש כובע גרב,</w:t>
      </w:r>
      <w:r w:rsidR="008B100C">
        <w:rPr>
          <w:rtl/>
        </w:rPr>
        <w:t xml:space="preserve"> מחזיק בידיו ארגז </w:t>
      </w:r>
      <w:r w:rsidR="002D3A2E">
        <w:rPr>
          <w:rFonts w:hint="cs"/>
          <w:rtl/>
        </w:rPr>
        <w:t>[</w:t>
      </w:r>
      <w:r w:rsidR="008B100C">
        <w:rPr>
          <w:rFonts w:hint="cs"/>
          <w:rtl/>
        </w:rPr>
        <w:t>פירות מ</w:t>
      </w:r>
      <w:r w:rsidR="008B100C">
        <w:rPr>
          <w:rtl/>
        </w:rPr>
        <w:t>קרטון</w:t>
      </w:r>
      <w:r w:rsidR="00957AC9">
        <w:rPr>
          <w:rFonts w:hint="cs"/>
          <w:rtl/>
        </w:rPr>
        <w:t>] חציל ב</w:t>
      </w:r>
      <w:r w:rsidR="00541469">
        <w:rPr>
          <w:rFonts w:hint="cs"/>
          <w:rtl/>
        </w:rPr>
        <w:t>ָּ</w:t>
      </w:r>
      <w:r w:rsidR="00957AC9">
        <w:rPr>
          <w:rFonts w:hint="cs"/>
          <w:rtl/>
        </w:rPr>
        <w:t>ל</w:t>
      </w:r>
      <w:r w:rsidR="00541469">
        <w:rPr>
          <w:rFonts w:hint="cs"/>
          <w:rtl/>
        </w:rPr>
        <w:t>ַא</w:t>
      </w:r>
      <w:r w:rsidR="00957AC9">
        <w:rPr>
          <w:rFonts w:hint="cs"/>
          <w:rtl/>
        </w:rPr>
        <w:t>די בטעם של פעם</w:t>
      </w:r>
      <w:r w:rsidRPr="00CD067C">
        <w:rPr>
          <w:rtl/>
        </w:rPr>
        <w:t xml:space="preserve"> יורד בצעדים מהוססים בגל ההריסות שהיה עד יום אמש בית בן שלוש קומות, מדלג בין מוטות ברזל עקומים שהזדקרו </w:t>
      </w:r>
      <w:r w:rsidR="009108F0">
        <w:rPr>
          <w:rFonts w:hint="cs"/>
          <w:rtl/>
        </w:rPr>
        <w:t xml:space="preserve">מלבנים </w:t>
      </w:r>
      <w:r w:rsidRPr="00CD067C">
        <w:rPr>
          <w:rFonts w:hint="cs"/>
          <w:rtl/>
        </w:rPr>
        <w:t>מנותצ</w:t>
      </w:r>
      <w:r w:rsidR="008B100C">
        <w:rPr>
          <w:rFonts w:hint="cs"/>
          <w:rtl/>
        </w:rPr>
        <w:t xml:space="preserve">ות ומשברי בטון של </w:t>
      </w:r>
      <w:r w:rsidR="009108F0">
        <w:rPr>
          <w:rFonts w:hint="cs"/>
          <w:rtl/>
        </w:rPr>
        <w:t>עמודים תומכים</w:t>
      </w:r>
      <w:r w:rsidRPr="00CD067C">
        <w:rPr>
          <w:rtl/>
        </w:rPr>
        <w:t>.</w:t>
      </w:r>
    </w:p>
    <w:p w14:paraId="7FF14EB1" w14:textId="77777777" w:rsidR="004627AB" w:rsidRPr="00CD067C" w:rsidRDefault="004627AB" w:rsidP="00250000">
      <w:pPr>
        <w:rPr>
          <w:rtl/>
        </w:rPr>
      </w:pPr>
      <w:r w:rsidRPr="00CD067C">
        <w:rPr>
          <w:rtl/>
        </w:rPr>
        <w:t>"עצור!" אלכס קרא בקול קפוא והילד המשיך להתקדם כמו בחלום בלהות. "אני יורה!"</w:t>
      </w:r>
    </w:p>
    <w:p w14:paraId="6764D502" w14:textId="77777777" w:rsidR="004627AB" w:rsidRPr="00CD067C" w:rsidRDefault="004627AB" w:rsidP="00250000">
      <w:pPr>
        <w:rPr>
          <w:rtl/>
        </w:rPr>
      </w:pPr>
      <w:r w:rsidRPr="00CD067C">
        <w:rPr>
          <w:rtl/>
        </w:rPr>
        <w:t>"עצור!" גידי חזר והילד קיפץ על גל ההריסות, החפצים בארגז שנשא מקרקשים בקול מבשר רעות.</w:t>
      </w:r>
    </w:p>
    <w:p w14:paraId="224C9F8B" w14:textId="2306D2D9" w:rsidR="004627AB" w:rsidRDefault="004627AB" w:rsidP="00957AC9">
      <w:pPr>
        <w:rPr>
          <w:rtl/>
        </w:rPr>
      </w:pPr>
      <w:r w:rsidRPr="00CD067C">
        <w:rPr>
          <w:rtl/>
        </w:rPr>
        <w:t>אלכס הרים את הרובה. זה היה רק ילד קטן</w:t>
      </w:r>
      <w:r w:rsidR="00060B06">
        <w:rPr>
          <w:rFonts w:hint="cs"/>
          <w:rtl/>
        </w:rPr>
        <w:t xml:space="preserve"> </w:t>
      </w:r>
      <w:r w:rsidR="00DD120A">
        <w:rPr>
          <w:rtl/>
        </w:rPr>
        <w:t>אבל אל</w:t>
      </w:r>
      <w:r w:rsidR="00DD120A">
        <w:rPr>
          <w:rFonts w:hint="cs"/>
          <w:rtl/>
        </w:rPr>
        <w:t>ו</w:t>
      </w:r>
      <w:r w:rsidRPr="00CD067C">
        <w:rPr>
          <w:rtl/>
        </w:rPr>
        <w:t xml:space="preserve"> היו רק כדורי גומי והוא התקרב אליהם, הוא התקרב הוא ניתר מעל האבנים ואלכס ירה. הילד כשל והתמוטט, גופו נתקל בכנפיים מעוקמות של מאוורר</w:t>
      </w:r>
      <w:r w:rsidR="006F48DD">
        <w:rPr>
          <w:rFonts w:hint="cs"/>
          <w:rtl/>
        </w:rPr>
        <w:t xml:space="preserve"> </w:t>
      </w:r>
      <w:r w:rsidRPr="00CD067C">
        <w:rPr>
          <w:rtl/>
        </w:rPr>
        <w:t>רצפה</w:t>
      </w:r>
      <w:r w:rsidR="00060B06">
        <w:rPr>
          <w:rFonts w:hint="cs"/>
          <w:rtl/>
        </w:rPr>
        <w:t xml:space="preserve"> </w:t>
      </w:r>
      <w:r w:rsidR="008B3209">
        <w:rPr>
          <w:rtl/>
        </w:rPr>
        <w:t xml:space="preserve">ודם פרץ מראשו. </w:t>
      </w:r>
      <w:r w:rsidRPr="00CD067C">
        <w:rPr>
          <w:rtl/>
        </w:rPr>
        <w:t xml:space="preserve">מהארגז התגלגלו והתנפצו כמה כלי זכוכית, קומקום ואגרטל </w:t>
      </w:r>
      <w:r w:rsidR="009108F0">
        <w:rPr>
          <w:rFonts w:hint="cs"/>
          <w:rtl/>
        </w:rPr>
        <w:t xml:space="preserve">חרסינה לבן </w:t>
      </w:r>
      <w:r w:rsidR="00957AC9">
        <w:rPr>
          <w:rFonts w:hint="cs"/>
          <w:rtl/>
        </w:rPr>
        <w:t>וזהוב-</w:t>
      </w:r>
      <w:r w:rsidR="009108F0">
        <w:rPr>
          <w:rFonts w:hint="cs"/>
          <w:rtl/>
        </w:rPr>
        <w:t xml:space="preserve">שוליים </w:t>
      </w:r>
      <w:r w:rsidRPr="00CD067C">
        <w:rPr>
          <w:rtl/>
        </w:rPr>
        <w:t xml:space="preserve">שבדרך נס נותר שלם. </w:t>
      </w:r>
    </w:p>
    <w:p w14:paraId="57D3812F" w14:textId="6B6DF5D3" w:rsidR="00100611" w:rsidRPr="00CD067C" w:rsidRDefault="00100611" w:rsidP="00957AC9">
      <w:pPr>
        <w:rPr>
          <w:rtl/>
        </w:rPr>
      </w:pPr>
      <w:r w:rsidRPr="00100611">
        <w:rPr>
          <w:rFonts w:cs="Times New Roman"/>
          <w:rtl/>
        </w:rPr>
        <w:t>זה היה הרגע ה</w:t>
      </w:r>
      <w:r w:rsidR="00B833EF">
        <w:rPr>
          <w:rFonts w:cs="Times New Roman"/>
          <w:rtl/>
        </w:rPr>
        <w:t>מדויק</w:t>
      </w:r>
      <w:r w:rsidRPr="00100611">
        <w:rPr>
          <w:rFonts w:cs="Times New Roman"/>
          <w:rtl/>
        </w:rPr>
        <w:t xml:space="preserve"> שבו חזר מהחופשה ההיא באיים, שבו החופשה הפכה מזיכרון מוחשי לערפל שייתכן כי מעולם לא היה קיים, ורק משעולים סלעיים ברחבי </w:t>
      </w:r>
      <w:r w:rsidR="00271F95">
        <w:rPr>
          <w:rFonts w:cs="Times New Roman"/>
          <w:rtl/>
        </w:rPr>
        <w:t>אזור</w:t>
      </w:r>
      <w:r w:rsidRPr="00100611">
        <w:rPr>
          <w:rFonts w:cs="Times New Roman"/>
          <w:rtl/>
        </w:rPr>
        <w:t xml:space="preserve"> </w:t>
      </w:r>
      <w:r w:rsidRPr="00100611">
        <w:t>A</w:t>
      </w:r>
      <w:r w:rsidRPr="00100611">
        <w:rPr>
          <w:rFonts w:cs="Times New Roman"/>
          <w:rtl/>
        </w:rPr>
        <w:t xml:space="preserve"> זרועי פסולת והריסות היו בעולם.</w:t>
      </w:r>
    </w:p>
    <w:p w14:paraId="70916DF6" w14:textId="087F5EE1" w:rsidR="004627AB" w:rsidRPr="00CD067C" w:rsidRDefault="00957AC9" w:rsidP="00957AC9">
      <w:pPr>
        <w:rPr>
          <w:rtl/>
        </w:rPr>
      </w:pPr>
      <w:r>
        <w:rPr>
          <w:rtl/>
        </w:rPr>
        <w:t xml:space="preserve">ערפאת אל-חמורי היה רק בן </w:t>
      </w:r>
      <w:r>
        <w:rPr>
          <w:rFonts w:hint="cs"/>
          <w:rtl/>
        </w:rPr>
        <w:t>שתים-עשרה</w:t>
      </w:r>
      <w:r w:rsidR="004627AB" w:rsidRPr="00CD067C">
        <w:rPr>
          <w:rtl/>
        </w:rPr>
        <w:t xml:space="preserve"> כשנפגע בראשו מכדור גומי של כוחותינו יממה לאחר שאחיו הבכור נהרג ובית המשפחה נהרס. אשתו של האח ההרוג ושני התינוקות היגרו לאר</w:t>
      </w:r>
      <w:r>
        <w:rPr>
          <w:rFonts w:hint="cs"/>
          <w:rtl/>
        </w:rPr>
        <w:t>צות-הברית</w:t>
      </w:r>
      <w:r w:rsidR="004627AB" w:rsidRPr="00CD067C">
        <w:rPr>
          <w:rtl/>
        </w:rPr>
        <w:t xml:space="preserve"> כשערפאת עדיין היה מאושפז במצב קריטי בבית החולים. שאר משפחתו, </w:t>
      </w:r>
      <w:r w:rsidR="006F48DD">
        <w:rPr>
          <w:rFonts w:hint="cs"/>
          <w:rtl/>
        </w:rPr>
        <w:t>ש</w:t>
      </w:r>
      <w:r w:rsidR="001C5A04">
        <w:rPr>
          <w:rFonts w:hint="cs"/>
          <w:rtl/>
        </w:rPr>
        <w:t>הייתה</w:t>
      </w:r>
      <w:r w:rsidR="004627AB" w:rsidRPr="00CD067C">
        <w:rPr>
          <w:rtl/>
        </w:rPr>
        <w:t xml:space="preserve"> </w:t>
      </w:r>
      <w:r w:rsidR="006F48DD">
        <w:rPr>
          <w:rFonts w:hint="cs"/>
          <w:rtl/>
        </w:rPr>
        <w:t xml:space="preserve">אחת </w:t>
      </w:r>
      <w:r w:rsidR="004627AB" w:rsidRPr="00CD067C">
        <w:rPr>
          <w:rtl/>
        </w:rPr>
        <w:t>המכובדות בכפר</w:t>
      </w:r>
      <w:r w:rsidR="008B3209">
        <w:rPr>
          <w:rFonts w:hint="cs"/>
          <w:rtl/>
        </w:rPr>
        <w:t>,</w:t>
      </w:r>
      <w:r w:rsidR="004627AB" w:rsidRPr="00CD067C">
        <w:rPr>
          <w:rtl/>
        </w:rPr>
        <w:t xml:space="preserve"> עברו להתגורר בבית הסבתא העיוורת, בצפיפות איומה. ערפאת עצמו </w:t>
      </w:r>
      <w:r w:rsidR="004627AB" w:rsidRPr="00CD067C">
        <w:rPr>
          <w:rFonts w:hint="cs"/>
          <w:rtl/>
        </w:rPr>
        <w:t xml:space="preserve">התאושש מפציעתו אך </w:t>
      </w:r>
      <w:r w:rsidR="004627AB" w:rsidRPr="00CD067C">
        <w:rPr>
          <w:rtl/>
        </w:rPr>
        <w:t xml:space="preserve">איבד את יכולת הדיבור ואיתה גם את יכולת השקר, עיניו היו דומעות באופן תמידי והחיות היו מתקרבות אליו ללא חשש. במטע הזיתים </w:t>
      </w:r>
      <w:r w:rsidR="009108F0">
        <w:rPr>
          <w:rFonts w:hint="cs"/>
          <w:rtl/>
        </w:rPr>
        <w:t xml:space="preserve">של כפר הולדתו </w:t>
      </w:r>
      <w:r w:rsidR="006F48DD">
        <w:rPr>
          <w:rFonts w:hint="cs"/>
          <w:rtl/>
        </w:rPr>
        <w:t xml:space="preserve">הוא </w:t>
      </w:r>
      <w:r>
        <w:rPr>
          <w:rtl/>
        </w:rPr>
        <w:t>התקין מגירת</w:t>
      </w:r>
      <w:r>
        <w:rPr>
          <w:rFonts w:hint="cs"/>
          <w:rtl/>
        </w:rPr>
        <w:t>-</w:t>
      </w:r>
      <w:r w:rsidR="004627AB" w:rsidRPr="00CD067C">
        <w:rPr>
          <w:rtl/>
        </w:rPr>
        <w:t>אבן על צוק משוקע מעלה אזוב ואכול רוחות, ואת המגירה כיסה בשבר שטוח של סלע שסחב מעבר לגבעות. בתוך המגירה הטמין את אוצרו הנהדר ביותר: נחש</w:t>
      </w:r>
      <w:r>
        <w:rPr>
          <w:rFonts w:hint="cs"/>
          <w:rtl/>
        </w:rPr>
        <w:t>,</w:t>
      </w:r>
      <w:r w:rsidR="004627AB" w:rsidRPr="00CD067C">
        <w:rPr>
          <w:rtl/>
        </w:rPr>
        <w:t xml:space="preserve"> שהאכיל מדי יום בעכברים וחולדות וציפרים קטנות שלכד, ולאחר שבטעות מחץ את גולגלתו</w:t>
      </w:r>
      <w:r>
        <w:rPr>
          <w:rFonts w:hint="cs"/>
          <w:rtl/>
        </w:rPr>
        <w:t>,</w:t>
      </w:r>
      <w:r w:rsidR="004627AB" w:rsidRPr="00CD067C">
        <w:rPr>
          <w:rtl/>
        </w:rPr>
        <w:t xml:space="preserve"> ה</w:t>
      </w:r>
      <w:r>
        <w:rPr>
          <w:rFonts w:hint="cs"/>
          <w:rtl/>
        </w:rPr>
        <w:t>חזיק</w:t>
      </w:r>
      <w:r w:rsidR="004627AB" w:rsidRPr="00CD067C">
        <w:rPr>
          <w:rtl/>
        </w:rPr>
        <w:t xml:space="preserve"> שם קיפוד. </w:t>
      </w:r>
      <w:r w:rsidR="004627AB">
        <w:rPr>
          <w:rFonts w:hint="cs"/>
          <w:rtl/>
        </w:rPr>
        <w:t xml:space="preserve">להקה של שלושה עורבים תוקפניים </w:t>
      </w:r>
      <w:r w:rsidR="008B3209">
        <w:rPr>
          <w:rFonts w:hint="cs"/>
          <w:rtl/>
        </w:rPr>
        <w:t>[</w:t>
      </w:r>
      <w:r w:rsidR="004627AB">
        <w:rPr>
          <w:rFonts w:hint="cs"/>
          <w:rtl/>
        </w:rPr>
        <w:t>וחורשי עימותים</w:t>
      </w:r>
      <w:r w:rsidR="008B3209">
        <w:rPr>
          <w:rFonts w:hint="cs"/>
          <w:rtl/>
        </w:rPr>
        <w:t>]</w:t>
      </w:r>
      <w:r w:rsidR="004627AB">
        <w:rPr>
          <w:rFonts w:hint="cs"/>
          <w:rtl/>
        </w:rPr>
        <w:t xml:space="preserve"> שמרה על מגירת האבן. </w:t>
      </w:r>
      <w:r w:rsidR="008B3209">
        <w:rPr>
          <w:rFonts w:hint="cs"/>
          <w:rtl/>
        </w:rPr>
        <w:t>[</w:t>
      </w:r>
      <w:r w:rsidR="004627AB" w:rsidRPr="00CD067C">
        <w:rPr>
          <w:rtl/>
        </w:rPr>
        <w:t xml:space="preserve">מאז פציעתו </w:t>
      </w:r>
      <w:r w:rsidR="00060B06">
        <w:rPr>
          <w:rtl/>
        </w:rPr>
        <w:t>כמעט לא ישן ולא הוסיף לבקר ב</w:t>
      </w:r>
      <w:r w:rsidR="002E35AE">
        <w:rPr>
          <w:rtl/>
        </w:rPr>
        <w:t>בית-הספר</w:t>
      </w:r>
      <w:r w:rsidR="004627AB" w:rsidRPr="00CD067C">
        <w:rPr>
          <w:rtl/>
        </w:rPr>
        <w:t>.</w:t>
      </w:r>
      <w:r w:rsidR="008B3209">
        <w:rPr>
          <w:rFonts w:hint="cs"/>
          <w:rtl/>
        </w:rPr>
        <w:t>]</w:t>
      </w:r>
    </w:p>
    <w:p w14:paraId="163467BD" w14:textId="1DE66295" w:rsidR="004627AB" w:rsidRDefault="00060B06" w:rsidP="00250000">
      <w:pPr>
        <w:rPr>
          <w:rtl/>
        </w:rPr>
      </w:pPr>
      <w:r>
        <w:rPr>
          <w:rtl/>
        </w:rPr>
        <w:t>חמור כחוש ומוכה וכלב ארוך</w:t>
      </w:r>
      <w:r w:rsidR="004627AB" w:rsidRPr="00CD067C">
        <w:rPr>
          <w:rtl/>
        </w:rPr>
        <w:t xml:space="preserve"> </w:t>
      </w:r>
      <w:r>
        <w:rPr>
          <w:rtl/>
        </w:rPr>
        <w:t>רגליים ליוו אותו בכל אשר הלך</w:t>
      </w:r>
      <w:r w:rsidR="006F48DD">
        <w:rPr>
          <w:rFonts w:hint="cs"/>
          <w:rtl/>
        </w:rPr>
        <w:t>.</w:t>
      </w:r>
      <w:r w:rsidR="004627AB" w:rsidRPr="00CD067C">
        <w:rPr>
          <w:rtl/>
        </w:rPr>
        <w:t xml:space="preserve"> הכלב </w:t>
      </w:r>
      <w:r w:rsidR="006F48DD">
        <w:rPr>
          <w:rFonts w:hint="cs"/>
          <w:rtl/>
        </w:rPr>
        <w:t xml:space="preserve">היה </w:t>
      </w:r>
      <w:r w:rsidR="004627AB" w:rsidRPr="00CD067C">
        <w:rPr>
          <w:rtl/>
        </w:rPr>
        <w:t xml:space="preserve">כמעט בגדלו של החמור, פרוותם של שניהם </w:t>
      </w:r>
      <w:r w:rsidR="001C5A04">
        <w:rPr>
          <w:rtl/>
        </w:rPr>
        <w:t>הייתה</w:t>
      </w:r>
      <w:r w:rsidR="004627AB" w:rsidRPr="00CD067C">
        <w:rPr>
          <w:rtl/>
        </w:rPr>
        <w:t xml:space="preserve"> ממורטת וחסרה ב</w:t>
      </w:r>
      <w:r w:rsidR="00271F95">
        <w:rPr>
          <w:rtl/>
        </w:rPr>
        <w:t>אזור</w:t>
      </w:r>
      <w:r w:rsidR="004627AB" w:rsidRPr="00CD067C">
        <w:rPr>
          <w:rtl/>
        </w:rPr>
        <w:t>ים שונים על גופם. ציבעם לא היה חום ולא אפור.</w:t>
      </w:r>
    </w:p>
    <w:p w14:paraId="2A60A4C1" w14:textId="589D438C" w:rsidR="00533814" w:rsidRDefault="00533814" w:rsidP="00250000">
      <w:pPr>
        <w:rPr>
          <w:rtl/>
        </w:rPr>
      </w:pPr>
    </w:p>
    <w:p w14:paraId="070A6908" w14:textId="34E219E6" w:rsidR="00584C91" w:rsidRDefault="008937FE" w:rsidP="008937FE">
      <w:pPr>
        <w:pStyle w:val="Heading3"/>
        <w:rPr>
          <w:rtl/>
        </w:rPr>
      </w:pPr>
      <w:r>
        <w:rPr>
          <w:rFonts w:hint="cs"/>
          <w:rtl/>
        </w:rPr>
        <w:lastRenderedPageBreak/>
        <w:t>פילוסופיה צבאית</w:t>
      </w:r>
    </w:p>
    <w:p w14:paraId="356BFE32" w14:textId="77777777" w:rsidR="00584C91" w:rsidRDefault="00584C91" w:rsidP="00250000">
      <w:pPr>
        <w:rPr>
          <w:rtl/>
        </w:rPr>
      </w:pPr>
      <w:r>
        <w:rPr>
          <w:rFonts w:hint="cs"/>
          <w:rtl/>
        </w:rPr>
        <w:t>איזה דיאלוג שיש לאלכס בצבא עם מישהו / מישהי:</w:t>
      </w:r>
    </w:p>
    <w:p w14:paraId="0B03970A" w14:textId="77777777" w:rsidR="00584C91" w:rsidRDefault="00584C91" w:rsidP="00584C91">
      <w:pPr>
        <w:rPr>
          <w:rtl/>
        </w:rPr>
      </w:pPr>
      <w:r>
        <w:rPr>
          <w:rFonts w:hint="cs"/>
          <w:rtl/>
        </w:rPr>
        <w:t>חשבת פעם למה בכל הספרים והסרטים של מדע בדיוני ופנטסיה על מלחמות ומהלכים מדיניים, תמיד יש נורא מעט מנהיגים? מתארים את הקיסר והיועץ העליון אולי ושאר התיאורים זה הבחור האמיץ שמציל את העולם או מנצח לבדו במלחמה ומשכין שלום... במציאות זה לעולם לא ככה, חשבת פעם למה? כי אם אתה מכניס לסיפור הרבה נושאי-תפקידים, שר המלחמה ושר האוצר והממונה על הדת והסגן שלו והממונה הלא-רשמי על פלג-דת כמעט זהה אבל בעל שנאה תהומית לפלג הדת הנוכחי, ושר הבריאות ש</w:t>
      </w:r>
      <w:r>
        <w:t>is bitter because he was slighted</w:t>
      </w:r>
      <w:r>
        <w:rPr>
          <w:rFonts w:hint="cs"/>
          <w:rtl/>
        </w:rPr>
        <w:t xml:space="preserve"> והמשנה לקיסר והפקיד הראשי שנשוי לאחותו של הקיסר ועדיין לא ניצל עד תום את קשר הני</w:t>
      </w:r>
      <w:r w:rsidR="000B2CB9">
        <w:rPr>
          <w:rFonts w:hint="cs"/>
          <w:rtl/>
        </w:rPr>
        <w:t>שואין הבלתי-מספק הזה, וכל אנשי</w:t>
      </w:r>
      <w:r>
        <w:rPr>
          <w:rFonts w:hint="cs"/>
          <w:rtl/>
        </w:rPr>
        <w:t xml:space="preserve"> האופוזיציה שהפסידו והם נירפים וחלשים ולכן אפילו יותר אלימים, מסוכנים וחסרי שליטה עצמית כשהם בסופו של דבר מחליטים לעשות משהו... אתה מבין שבסבך האינטרסים וקאונטר-אינטרסים הזה באקלים ה</w:t>
      </w:r>
      <w:r>
        <w:t>thick</w:t>
      </w:r>
      <w:r>
        <w:rPr>
          <w:rFonts w:hint="cs"/>
          <w:rtl/>
        </w:rPr>
        <w:t xml:space="preserve"> וה-</w:t>
      </w:r>
      <w:r>
        <w:t>viscouos</w:t>
      </w:r>
      <w:r>
        <w:rPr>
          <w:rFonts w:hint="cs"/>
          <w:rtl/>
        </w:rPr>
        <w:t xml:space="preserve"> הבלתי עביר ואפלולי הזה, שום דבר לא יכול לקרות, לא משנה אילו מתקפות טרור וזה, שופכים כסף על מי שמשכך את הפגיעה החזקה ביותר של האויבים, וחיים כך לעד, אי אפשר לזוז, אי אפשר לשנות כלום, ולאף אחד ממי שבעמדת כח אין שום אינטרס לשנות משהו.</w:t>
      </w:r>
    </w:p>
    <w:p w14:paraId="23C60A11" w14:textId="2265F8FE" w:rsidR="00BE0ED4" w:rsidRDefault="00BE0ED4" w:rsidP="00584C91">
      <w:pPr>
        <w:rPr>
          <w:rFonts w:cs="Times New Roman"/>
          <w:rtl/>
        </w:rPr>
      </w:pPr>
      <w:r w:rsidRPr="00BE0ED4">
        <w:rPr>
          <w:rFonts w:cs="Times New Roman"/>
          <w:rtl/>
        </w:rPr>
        <w:t>העלמה עמ' 57 - כך אלכס בצבא מסביר למה המשבר עם הפלסטינים לעולם לא ייפתר... בנוגע לכך שיש לא רק מחליט אחד אלא הרבה</w:t>
      </w:r>
      <w:r w:rsidR="00C90C6C">
        <w:rPr>
          <w:rFonts w:cs="Times New Roman"/>
          <w:rtl/>
        </w:rPr>
        <w:t xml:space="preserve"> מאוד </w:t>
      </w:r>
      <w:r w:rsidRPr="00BE0ED4">
        <w:rPr>
          <w:rFonts w:cs="Times New Roman"/>
          <w:rtl/>
        </w:rPr>
        <w:t>אנשים בהיררכיה וכ''א מושך לכיוון אחר, או לשום כיוון, רק מתלהם....</w:t>
      </w:r>
      <w:r w:rsidR="0035715E">
        <w:rPr>
          <w:rFonts w:cs="Times New Roman" w:hint="cs"/>
          <w:rtl/>
        </w:rPr>
        <w:t>: המשברים לא היו מוגבלים לתחומי זמן מוגדרים, עם התחלה ברורה וסוף שנמיתן לחזותו, אלא נותרו נפתלים, סמויים מן העין ורדומים, נכרכים בכל תחומי החיים, ולסירוגין היו נעלמים, חוזרים ומופיעים וממשיכים בלי די.</w:t>
      </w:r>
    </w:p>
    <w:p w14:paraId="3D0DFDFE" w14:textId="77777777" w:rsidR="008937FE" w:rsidRDefault="008937FE" w:rsidP="00584C91">
      <w:pPr>
        <w:rPr>
          <w:rFonts w:cs="Times New Roman"/>
          <w:rtl/>
        </w:rPr>
      </w:pPr>
    </w:p>
    <w:p w14:paraId="4C5E931D" w14:textId="633EB04D" w:rsidR="008937FE" w:rsidRDefault="008937FE" w:rsidP="00584C91">
      <w:pPr>
        <w:rPr>
          <w:rFonts w:cs="Times New Roman"/>
          <w:rtl/>
        </w:rPr>
      </w:pPr>
    </w:p>
    <w:p w14:paraId="0698AD36" w14:textId="77777777" w:rsidR="008937FE" w:rsidRPr="008937FE" w:rsidRDefault="008937FE" w:rsidP="008937FE">
      <w:pPr>
        <w:rPr>
          <w:rFonts w:cs="Times New Roman"/>
          <w:rtl/>
        </w:rPr>
      </w:pPr>
      <w:r w:rsidRPr="008937FE">
        <w:rPr>
          <w:rFonts w:cs="Times New Roman"/>
          <w:rtl/>
        </w:rPr>
        <w:t>אלכס מרגיש שהוא לא מבין מה היה בצבא בגלל שלא היה שנה שלמה וגם בגלל שאין לו בגרות ישראלית. הוא מרגיש כאילו האקומולציה של נחי ל' הפועל ושיט מהתנ''ך</w:t>
      </w:r>
    </w:p>
    <w:p w14:paraId="2A39A764" w14:textId="77777777" w:rsidR="008937FE" w:rsidRPr="008937FE" w:rsidRDefault="008937FE" w:rsidP="008937FE">
      <w:pPr>
        <w:rPr>
          <w:rFonts w:cs="Times New Roman"/>
          <w:rtl/>
        </w:rPr>
      </w:pPr>
      <w:r w:rsidRPr="008937FE">
        <w:rPr>
          <w:rFonts w:cs="Times New Roman"/>
          <w:rtl/>
        </w:rPr>
        <w:t>ואזרחות וגו'.. הוא שאל - לכל החיילים בכמחלקה שלו חוץ מ-3 היתה בגרות ישראלית מלאה, והם היו עולים חדשים בני 27 ומעלה שכבר יודעים דבר או שניים. הוא היה היחיד בלי בגרות, בלי השנה הקריטית הזאת בישראל שאולי גם היו בה בחירות וכל מי שהיה איתו בחר חוץ ממנו. תלוש לגמרי ובלי ההבנה הזאת. זכותנו ההיסטורית, הוא מלמל וה-כו של הזכותנו חכך כמו נייר זכוכית בגרון, ארץ אבות מכורתנו הוא מלמל&amp; וה-כו' ממכורתנו צרם כמו צליל מכוער ומבחיל&amp; הוא איבד את המיבטא היפה שלו בעברית במשך החודשים הארוכים האלו בניכר, הספרדית דווקא התגלגלה כל כך יפה בין החיך ללשון כשדיבר עם אחד משלושת העולים, בחור מבואנוס איירס שאביו היה סוחר אריגים אמיד מאוד והיתה להם קינטה, בית קיט נאה על נהר הפרנה, "[שאלה בספרדית]"</w:t>
      </w:r>
    </w:p>
    <w:p w14:paraId="00D778B4" w14:textId="77777777" w:rsidR="008937FE" w:rsidRPr="008937FE" w:rsidRDefault="008937FE" w:rsidP="008937FE">
      <w:pPr>
        <w:rPr>
          <w:rFonts w:cs="Times New Roman"/>
        </w:rPr>
      </w:pPr>
      <w:r w:rsidRPr="008937FE">
        <w:rPr>
          <w:rFonts w:cs="Times New Roman"/>
          <w:rtl/>
        </w:rPr>
        <w:t>¿</w:t>
      </w:r>
      <w:r w:rsidRPr="008937FE">
        <w:rPr>
          <w:rFonts w:cs="Times New Roman"/>
        </w:rPr>
        <w:t>Conoces la cancíon, La mar estaba serena? ¿Y la cancíon Porqué te vas</w:t>
      </w:r>
      <w:r w:rsidRPr="008937FE">
        <w:rPr>
          <w:rFonts w:cs="Times New Roman"/>
          <w:rtl/>
        </w:rPr>
        <w:t>?</w:t>
      </w:r>
    </w:p>
    <w:p w14:paraId="76FE61F8" w14:textId="653E4EE8" w:rsidR="008937FE" w:rsidRDefault="008937FE" w:rsidP="008937FE">
      <w:pPr>
        <w:rPr>
          <w:rFonts w:cs="Times New Roman"/>
          <w:rtl/>
        </w:rPr>
      </w:pPr>
      <w:r w:rsidRPr="008937FE">
        <w:rPr>
          <w:rFonts w:cs="Times New Roman"/>
          <w:rtl/>
        </w:rPr>
        <w:t>העולה החדש ההוא הכיר דווקא בעיקר שירים מבית הכנסת הרפורמי ---, אדון עולם ו-- בלחנים שאיש חוץ ממנו לא הכיר, אבל הוא התרצה לאלכס וביחד הם חזרו לצלילים של השירים הישנים והפשוטים… רק לרגע קצר אחד.</w:t>
      </w:r>
    </w:p>
    <w:p w14:paraId="7F7CE0D3" w14:textId="0A0A0E9E" w:rsidR="00BE0ED4" w:rsidRPr="00BE0ED4" w:rsidRDefault="00BE0ED4" w:rsidP="00584C91">
      <w:pPr>
        <w:rPr>
          <w:rtl/>
        </w:rPr>
      </w:pPr>
    </w:p>
    <w:p w14:paraId="74C9F6C2" w14:textId="77777777" w:rsidR="00584C91" w:rsidRDefault="00584C91" w:rsidP="00250000">
      <w:pPr>
        <w:rPr>
          <w:rtl/>
        </w:rPr>
      </w:pPr>
    </w:p>
    <w:p w14:paraId="39C9DDA1" w14:textId="4128B5F7" w:rsidR="0061371E" w:rsidRDefault="0061371E" w:rsidP="0061371E">
      <w:pPr>
        <w:pStyle w:val="Heading3"/>
        <w:rPr>
          <w:rtl/>
        </w:rPr>
      </w:pPr>
      <w:r>
        <w:rPr>
          <w:rFonts w:hint="cs"/>
          <w:rtl/>
        </w:rPr>
        <w:lastRenderedPageBreak/>
        <w:t>מארק ויסמין</w:t>
      </w:r>
    </w:p>
    <w:p w14:paraId="030C7747" w14:textId="08E066FC" w:rsidR="00584C91" w:rsidRDefault="0061371E" w:rsidP="00250000">
      <w:pPr>
        <w:rPr>
          <w:rFonts w:cs="Times New Roman"/>
          <w:rtl/>
        </w:rPr>
      </w:pPr>
      <w:r w:rsidRPr="0061371E">
        <w:rPr>
          <w:rFonts w:cs="Times New Roman"/>
          <w:rtl/>
        </w:rPr>
        <w:t xml:space="preserve">אלכס לא להוט לחזור הביתה כשמשחררים את כולם, כי בסופ''ש מארק בבית עם יסמין וזה בצובן </w:t>
      </w:r>
      <w:r w:rsidR="0007458E">
        <w:rPr>
          <w:rFonts w:cs="Times New Roman"/>
          <w:rtl/>
        </w:rPr>
        <w:t>מסוים</w:t>
      </w:r>
      <w:r w:rsidRPr="0061371E">
        <w:rPr>
          <w:rFonts w:cs="Times New Roman"/>
          <w:rtl/>
        </w:rPr>
        <w:t xml:space="preserve"> חורך אותו</w:t>
      </w:r>
      <w:r>
        <w:rPr>
          <w:rFonts w:cs="Times New Roman" w:hint="cs"/>
          <w:rtl/>
        </w:rPr>
        <w:t>.</w:t>
      </w:r>
    </w:p>
    <w:p w14:paraId="23DB7DD5" w14:textId="36771545" w:rsidR="009377BE" w:rsidRDefault="009377BE" w:rsidP="00250000">
      <w:pPr>
        <w:rPr>
          <w:rtl/>
        </w:rPr>
      </w:pPr>
    </w:p>
    <w:p w14:paraId="1177B716" w14:textId="7057ABA4" w:rsidR="009377BE" w:rsidRDefault="009377BE" w:rsidP="009377BE">
      <w:pPr>
        <w:pStyle w:val="Heading2"/>
        <w:rPr>
          <w:rtl/>
        </w:rPr>
      </w:pPr>
      <w:r>
        <w:rPr>
          <w:rFonts w:hint="cs"/>
          <w:rtl/>
        </w:rPr>
        <w:t>סימני התבגרות</w:t>
      </w:r>
    </w:p>
    <w:p w14:paraId="6E60A9F0" w14:textId="5A0AE1C4" w:rsidR="009377BE" w:rsidRDefault="009377BE" w:rsidP="009377BE">
      <w:pPr>
        <w:rPr>
          <w:rtl/>
        </w:rPr>
      </w:pPr>
      <w:r>
        <w:rPr>
          <w:rFonts w:hint="cs"/>
          <w:rtl/>
        </w:rPr>
        <w:t>צריך להזכיר שלאלכס יש איזור בשיער היכן שהוא מתחיל לצמוח לייד המצח שהוא בכיוון הפוך לכיוון הצמיחה</w:t>
      </w:r>
    </w:p>
    <w:p w14:paraId="670F5CAC" w14:textId="69535A04" w:rsidR="009377BE" w:rsidRDefault="009377BE" w:rsidP="009377BE">
      <w:pPr>
        <w:rPr>
          <w:rtl/>
        </w:rPr>
      </w:pPr>
      <w:r>
        <w:rPr>
          <w:rFonts w:hint="cs"/>
          <w:rtl/>
        </w:rPr>
        <w:t>[</w:t>
      </w:r>
    </w:p>
    <w:p w14:paraId="3DB12BE3" w14:textId="5B8C04DB" w:rsidR="009377BE" w:rsidRDefault="009377BE" w:rsidP="009377BE">
      <w:pPr>
        <w:rPr>
          <w:rtl/>
        </w:rPr>
      </w:pPr>
      <w:r>
        <w:t>Whorls</w:t>
      </w:r>
      <w:r>
        <w:rPr>
          <w:rFonts w:hint="cs"/>
          <w:rtl/>
        </w:rPr>
        <w:t xml:space="preserve"> </w:t>
      </w:r>
      <w:r>
        <w:rPr>
          <w:rtl/>
        </w:rPr>
        <w:t>–</w:t>
      </w:r>
      <w:r>
        <w:rPr>
          <w:rFonts w:hint="cs"/>
          <w:rtl/>
        </w:rPr>
        <w:t xml:space="preserve"> מקומות בפרווה של חיות שהשיער צומח בכיוון הפוך מהשאר</w:t>
      </w:r>
      <w:r w:rsidR="001D68AC">
        <w:rPr>
          <w:rFonts w:hint="cs"/>
          <w:rtl/>
        </w:rPr>
        <w:t xml:space="preserve">. נקרא גם </w:t>
      </w:r>
      <w:r w:rsidR="001D68AC">
        <w:t>cowlick</w:t>
      </w:r>
    </w:p>
    <w:p w14:paraId="25A32C36" w14:textId="3CD065B8" w:rsidR="001D68AC" w:rsidRDefault="001D68AC" w:rsidP="009377BE">
      <w:pPr>
        <w:rPr>
          <w:rtl/>
        </w:rPr>
      </w:pPr>
      <w:r>
        <w:t xml:space="preserve">The placement of whorls on horses is a heritable trait </w:t>
      </w:r>
      <w:r>
        <w:rPr>
          <w:rtl/>
        </w:rPr>
        <w:t>–</w:t>
      </w:r>
      <w:r>
        <w:rPr>
          <w:rFonts w:hint="cs"/>
          <w:rtl/>
        </w:rPr>
        <w:t xml:space="preserve"> לבדוק (אולי פלורט אומרת לו את זה) </w:t>
      </w:r>
      <w:r>
        <w:rPr>
          <w:rtl/>
        </w:rPr>
        <w:t>–</w:t>
      </w:r>
      <w:r>
        <w:rPr>
          <w:rFonts w:hint="cs"/>
          <w:rtl/>
        </w:rPr>
        <w:t xml:space="preserve"> זה מהסידרה </w:t>
      </w:r>
      <w:r>
        <w:t>Elementary S02E07</w:t>
      </w:r>
      <w:r>
        <w:rPr>
          <w:rFonts w:hint="cs"/>
          <w:rtl/>
        </w:rPr>
        <w:t xml:space="preserve"> דקה 24</w:t>
      </w:r>
    </w:p>
    <w:p w14:paraId="14336D40" w14:textId="13F2EBF9" w:rsidR="009377BE" w:rsidRPr="009377BE" w:rsidRDefault="009377BE" w:rsidP="009377BE">
      <w:pPr>
        <w:rPr>
          <w:rtl/>
        </w:rPr>
      </w:pPr>
      <w:r>
        <w:rPr>
          <w:rFonts w:hint="cs"/>
          <w:rtl/>
        </w:rPr>
        <w:t>]</w:t>
      </w:r>
    </w:p>
    <w:p w14:paraId="10488995" w14:textId="77777777" w:rsidR="0018310D" w:rsidRPr="0044357B" w:rsidRDefault="0018310D" w:rsidP="00D14A18">
      <w:pPr>
        <w:pStyle w:val="Heading2"/>
        <w:rPr>
          <w:rtl/>
        </w:rPr>
      </w:pPr>
      <w:bookmarkStart w:id="14" w:name="_Toc297351136"/>
      <w:bookmarkStart w:id="15" w:name="_Toc322023154"/>
      <w:bookmarkStart w:id="16" w:name="_Toc299174440"/>
      <w:bookmarkStart w:id="17" w:name="_Toc408762881"/>
      <w:r w:rsidRPr="0044357B">
        <w:rPr>
          <w:rtl/>
        </w:rPr>
        <w:t>לילך</w:t>
      </w:r>
      <w:bookmarkEnd w:id="14"/>
      <w:bookmarkEnd w:id="15"/>
      <w:bookmarkEnd w:id="16"/>
      <w:bookmarkEnd w:id="17"/>
    </w:p>
    <w:p w14:paraId="49D2C1BE" w14:textId="77777777" w:rsidR="004627AB" w:rsidRPr="00CD067C" w:rsidRDefault="004627AB" w:rsidP="00957AC9">
      <w:pPr>
        <w:rPr>
          <w:rtl/>
        </w:rPr>
      </w:pPr>
      <w:r w:rsidRPr="00CD067C">
        <w:rPr>
          <w:rtl/>
        </w:rPr>
        <w:t>בדרך חזרה מ</w:t>
      </w:r>
      <w:r w:rsidR="005578B4">
        <w:rPr>
          <w:rFonts w:hint="cs"/>
          <w:rtl/>
        </w:rPr>
        <w:t>ה</w:t>
      </w:r>
      <w:r w:rsidRPr="00CD067C">
        <w:rPr>
          <w:rtl/>
        </w:rPr>
        <w:t xml:space="preserve">לוויה בכרמיאל, </w:t>
      </w:r>
      <w:r w:rsidR="00957AC9">
        <w:rPr>
          <w:rFonts w:hint="cs"/>
          <w:rtl/>
        </w:rPr>
        <w:t xml:space="preserve">אלכס </w:t>
      </w:r>
      <w:r w:rsidR="00957AC9">
        <w:rPr>
          <w:rtl/>
        </w:rPr>
        <w:t>התקשר ללילך</w:t>
      </w:r>
      <w:r w:rsidR="00957AC9">
        <w:rPr>
          <w:rFonts w:hint="cs"/>
          <w:rtl/>
        </w:rPr>
        <w:t>,</w:t>
      </w:r>
      <w:r w:rsidRPr="00CD067C">
        <w:rPr>
          <w:rtl/>
        </w:rPr>
        <w:t xml:space="preserve"> </w:t>
      </w:r>
      <w:r w:rsidR="00957AC9">
        <w:rPr>
          <w:rFonts w:hint="cs"/>
          <w:rtl/>
        </w:rPr>
        <w:t>ש</w:t>
      </w:r>
      <w:r w:rsidRPr="00CD067C">
        <w:rPr>
          <w:rtl/>
        </w:rPr>
        <w:t xml:space="preserve">גרה </w:t>
      </w:r>
      <w:r w:rsidR="00957AC9">
        <w:rPr>
          <w:rFonts w:hint="cs"/>
          <w:rtl/>
        </w:rPr>
        <w:t xml:space="preserve">בבית הוריה </w:t>
      </w:r>
      <w:r w:rsidRPr="00CD067C">
        <w:rPr>
          <w:rtl/>
        </w:rPr>
        <w:t>בזיכרון</w:t>
      </w:r>
      <w:r w:rsidR="00957AC9">
        <w:rPr>
          <w:rFonts w:hint="cs"/>
          <w:rtl/>
        </w:rPr>
        <w:t>-</w:t>
      </w:r>
      <w:r w:rsidRPr="00CD067C">
        <w:rPr>
          <w:rtl/>
        </w:rPr>
        <w:t>יעקב. היא קבעה לפגוש אותו בכניסה לישוב, החברים שלו הורידו אותו שם, ו</w:t>
      </w:r>
      <w:r w:rsidRPr="00CD067C">
        <w:rPr>
          <w:rFonts w:hint="cs"/>
          <w:rtl/>
        </w:rPr>
        <w:t>אלכס</w:t>
      </w:r>
      <w:r w:rsidRPr="00CD067C">
        <w:rPr>
          <w:rtl/>
        </w:rPr>
        <w:t xml:space="preserve"> </w:t>
      </w:r>
      <w:r w:rsidR="00957AC9">
        <w:rPr>
          <w:rFonts w:hint="cs"/>
          <w:rtl/>
        </w:rPr>
        <w:t>פסע</w:t>
      </w:r>
      <w:r w:rsidRPr="00CD067C">
        <w:rPr>
          <w:rtl/>
        </w:rPr>
        <w:t xml:space="preserve"> </w:t>
      </w:r>
      <w:r w:rsidRPr="00CD067C">
        <w:rPr>
          <w:rFonts w:hint="cs"/>
          <w:rtl/>
        </w:rPr>
        <w:t>איתה</w:t>
      </w:r>
      <w:r w:rsidRPr="00CD067C">
        <w:rPr>
          <w:rtl/>
        </w:rPr>
        <w:t xml:space="preserve"> בשתיקה ולבסוף התיישבו על ספסל בפאתי מגרש משחקים נטוש כמעט לגמרי.</w:t>
      </w:r>
    </w:p>
    <w:p w14:paraId="355F71BD" w14:textId="77777777" w:rsidR="004627AB" w:rsidRPr="00CD067C" w:rsidRDefault="004627AB" w:rsidP="00250000">
      <w:pPr>
        <w:rPr>
          <w:rtl/>
        </w:rPr>
      </w:pPr>
      <w:r w:rsidRPr="00CD067C">
        <w:rPr>
          <w:rtl/>
        </w:rPr>
        <w:t>"אני קצת עסוקה," היא אמרה. "בטח גם אתה צריך עוד מעט ללכת."</w:t>
      </w:r>
    </w:p>
    <w:p w14:paraId="299B1FBA" w14:textId="77777777" w:rsidR="004627AB" w:rsidRPr="00CD067C" w:rsidRDefault="004627AB" w:rsidP="00250000">
      <w:pPr>
        <w:rPr>
          <w:rtl/>
        </w:rPr>
      </w:pPr>
      <w:r w:rsidRPr="00CD067C">
        <w:rPr>
          <w:rtl/>
        </w:rPr>
        <w:t>"לא, קיבלנו חמשוש. היינו בבוקר בהלוויה של מישהו."</w:t>
      </w:r>
    </w:p>
    <w:p w14:paraId="3F1CE1A9" w14:textId="77777777" w:rsidR="004627AB" w:rsidRPr="00CD067C" w:rsidRDefault="00D86086" w:rsidP="00250000">
      <w:pPr>
        <w:rPr>
          <w:rtl/>
        </w:rPr>
      </w:pPr>
      <w:r>
        <w:rPr>
          <w:rtl/>
        </w:rPr>
        <w:t>"ה</w:t>
      </w:r>
      <w:r>
        <w:rPr>
          <w:rFonts w:hint="cs"/>
          <w:rtl/>
        </w:rPr>
        <w:t>רב"ט</w:t>
      </w:r>
      <w:r w:rsidR="004627AB" w:rsidRPr="00CD067C">
        <w:rPr>
          <w:rtl/>
        </w:rPr>
        <w:t xml:space="preserve"> הזה שנהרג בחברון?"</w:t>
      </w:r>
      <w:r w:rsidR="00EF4C77">
        <w:rPr>
          <w:rFonts w:hint="cs"/>
          <w:rtl/>
        </w:rPr>
        <w:t xml:space="preserve"> [ זה לא הגיוני ברמות סטרטוספריות. הוא רק 6 שבועות בצבא אז איך הוא מכיר את החובש הזה שבסוף הספר הוא הולך לאבא שלו לביקור??? פשוט לא הגיוני לגמרי.]</w:t>
      </w:r>
    </w:p>
    <w:p w14:paraId="5209E7FC" w14:textId="77777777" w:rsidR="004627AB" w:rsidRPr="00CD067C" w:rsidRDefault="004627AB" w:rsidP="00250000">
      <w:pPr>
        <w:rPr>
          <w:rtl/>
        </w:rPr>
      </w:pPr>
      <w:r w:rsidRPr="00CD067C">
        <w:rPr>
          <w:rtl/>
        </w:rPr>
        <w:t>"כן.</w:t>
      </w:r>
      <w:r w:rsidR="00753B6E">
        <w:rPr>
          <w:rFonts w:hint="cs"/>
          <w:rtl/>
        </w:rPr>
        <w:t xml:space="preserve"> הוא היה טוראי, כמוני, לפני שמת.</w:t>
      </w:r>
      <w:r w:rsidRPr="00CD067C">
        <w:rPr>
          <w:rtl/>
        </w:rPr>
        <w:t>"</w:t>
      </w:r>
    </w:p>
    <w:p w14:paraId="61159559" w14:textId="77777777" w:rsidR="004627AB" w:rsidRPr="00CD067C" w:rsidRDefault="00753B6E" w:rsidP="00250000">
      <w:pPr>
        <w:rPr>
          <w:rtl/>
        </w:rPr>
      </w:pPr>
      <w:r>
        <w:rPr>
          <w:rtl/>
        </w:rPr>
        <w:t xml:space="preserve">"שמעתי </w:t>
      </w:r>
      <w:r>
        <w:rPr>
          <w:rFonts w:hint="cs"/>
          <w:rtl/>
        </w:rPr>
        <w:t>משהו</w:t>
      </w:r>
      <w:r w:rsidR="004627AB" w:rsidRPr="00CD067C">
        <w:rPr>
          <w:rtl/>
        </w:rPr>
        <w:t xml:space="preserve"> בחדשות."</w:t>
      </w:r>
    </w:p>
    <w:p w14:paraId="140F5944" w14:textId="77777777" w:rsidR="004627AB" w:rsidRPr="00CD067C" w:rsidRDefault="004627AB" w:rsidP="00250000">
      <w:pPr>
        <w:rPr>
          <w:rtl/>
        </w:rPr>
      </w:pPr>
      <w:r w:rsidRPr="00CD067C">
        <w:rPr>
          <w:rtl/>
        </w:rPr>
        <w:t>"מה אמרו?"</w:t>
      </w:r>
    </w:p>
    <w:p w14:paraId="2BE048B1" w14:textId="77777777" w:rsidR="004627AB" w:rsidRPr="00CD067C" w:rsidRDefault="004627AB" w:rsidP="001E75AE">
      <w:pPr>
        <w:rPr>
          <w:rtl/>
        </w:rPr>
      </w:pPr>
      <w:r w:rsidRPr="00CD067C">
        <w:rPr>
          <w:rtl/>
        </w:rPr>
        <w:t xml:space="preserve">"לא הרבה. </w:t>
      </w:r>
      <w:r w:rsidR="001E75AE">
        <w:rPr>
          <w:rFonts w:hint="cs"/>
          <w:rtl/>
        </w:rPr>
        <w:t>כרגיל, משהו על</w:t>
      </w:r>
      <w:r w:rsidRPr="00CD067C">
        <w:rPr>
          <w:rtl/>
        </w:rPr>
        <w:t xml:space="preserve"> מהומות."</w:t>
      </w:r>
    </w:p>
    <w:p w14:paraId="5651709C" w14:textId="319B83B9" w:rsidR="004627AB" w:rsidRPr="00CD067C" w:rsidRDefault="004627AB" w:rsidP="00957AC9">
      <w:pPr>
        <w:rPr>
          <w:rtl/>
        </w:rPr>
      </w:pPr>
      <w:r w:rsidRPr="00CD067C">
        <w:rPr>
          <w:rtl/>
        </w:rPr>
        <w:t>"</w:t>
      </w:r>
      <w:r w:rsidR="001C5A04">
        <w:rPr>
          <w:rtl/>
        </w:rPr>
        <w:t>הייתה</w:t>
      </w:r>
      <w:r w:rsidR="00EF4C77">
        <w:rPr>
          <w:rFonts w:hint="cs"/>
          <w:rtl/>
        </w:rPr>
        <w:t xml:space="preserve"> </w:t>
      </w:r>
      <w:r w:rsidR="00C45B28">
        <w:rPr>
          <w:rtl/>
        </w:rPr>
        <w:t>טלוויז</w:t>
      </w:r>
      <w:r w:rsidRPr="00CD067C">
        <w:rPr>
          <w:rtl/>
        </w:rPr>
        <w:t>יה בהלויה</w:t>
      </w:r>
      <w:r w:rsidR="00957AC9">
        <w:rPr>
          <w:rFonts w:hint="cs"/>
          <w:rtl/>
        </w:rPr>
        <w:t>,</w:t>
      </w:r>
      <w:r w:rsidRPr="00CD067C">
        <w:rPr>
          <w:rtl/>
        </w:rPr>
        <w:t xml:space="preserve"> בטח ישדרו את זה בערב. כל העיר </w:t>
      </w:r>
      <w:r w:rsidR="001C5A04">
        <w:rPr>
          <w:rtl/>
        </w:rPr>
        <w:t>הייתה</w:t>
      </w:r>
      <w:r w:rsidRPr="00CD067C">
        <w:rPr>
          <w:rtl/>
        </w:rPr>
        <w:t xml:space="preserve"> שם. בן יחיד, שני הורים מבוגרים."</w:t>
      </w:r>
    </w:p>
    <w:p w14:paraId="0D5A075D" w14:textId="77777777" w:rsidR="004627AB" w:rsidRPr="00CD067C" w:rsidRDefault="00957AC9" w:rsidP="00250000">
      <w:pPr>
        <w:rPr>
          <w:rtl/>
        </w:rPr>
      </w:pPr>
      <w:r>
        <w:rPr>
          <w:rtl/>
        </w:rPr>
        <w:t>הם שתקו ארוכות.</w:t>
      </w:r>
    </w:p>
    <w:p w14:paraId="51D92378" w14:textId="77777777" w:rsidR="004627AB" w:rsidRPr="00CD067C" w:rsidRDefault="004627AB" w:rsidP="00250000">
      <w:pPr>
        <w:rPr>
          <w:rtl/>
        </w:rPr>
      </w:pPr>
      <w:r w:rsidRPr="00CD067C">
        <w:rPr>
          <w:rtl/>
        </w:rPr>
        <w:t>"תשמעי, אני מצטער שאני מבאס אותך ככה. סתם נפלתי עליך משום מקום. אני באמת צריך ללכת עוד מעט."</w:t>
      </w:r>
    </w:p>
    <w:p w14:paraId="1232A4A3" w14:textId="77777777" w:rsidR="004627AB" w:rsidRPr="00CD067C" w:rsidRDefault="004627AB" w:rsidP="00250000">
      <w:pPr>
        <w:rPr>
          <w:rtl/>
        </w:rPr>
      </w:pPr>
      <w:r w:rsidRPr="00CD067C">
        <w:rPr>
          <w:rtl/>
        </w:rPr>
        <w:t>"חשבתי עליך לפעמים."</w:t>
      </w:r>
    </w:p>
    <w:p w14:paraId="3BE2C639" w14:textId="77777777" w:rsidR="004627AB" w:rsidRPr="00CD067C" w:rsidRDefault="004627AB" w:rsidP="00753B6E">
      <w:pPr>
        <w:rPr>
          <w:rtl/>
        </w:rPr>
      </w:pPr>
      <w:r w:rsidRPr="00CD067C">
        <w:rPr>
          <w:rtl/>
        </w:rPr>
        <w:t>"גם אני חשבתי עלייך, המון," הוא אמר בל</w:t>
      </w:r>
      <w:r w:rsidR="00EF4C77">
        <w:rPr>
          <w:rtl/>
        </w:rPr>
        <w:t xml:space="preserve">היטות, אם כי לא היה ברור אם </w:t>
      </w:r>
      <w:r w:rsidRPr="00CD067C">
        <w:rPr>
          <w:rtl/>
        </w:rPr>
        <w:t>חשב עליה הרבה מאז ה</w:t>
      </w:r>
      <w:r w:rsidR="00753B6E">
        <w:rPr>
          <w:rFonts w:hint="cs"/>
          <w:rtl/>
        </w:rPr>
        <w:t>גיוס</w:t>
      </w:r>
      <w:r w:rsidRPr="00CD067C">
        <w:rPr>
          <w:rtl/>
        </w:rPr>
        <w:t xml:space="preserve"> או רק מאז </w:t>
      </w:r>
      <w:r>
        <w:rPr>
          <w:rFonts w:hint="cs"/>
          <w:rtl/>
        </w:rPr>
        <w:t>ה</w:t>
      </w:r>
      <w:r w:rsidRPr="00CD067C">
        <w:rPr>
          <w:rtl/>
        </w:rPr>
        <w:t>בוקר כשעלה בדעתו להתקשר אליה.</w:t>
      </w:r>
    </w:p>
    <w:p w14:paraId="05DB5DB7" w14:textId="77777777" w:rsidR="004627AB" w:rsidRPr="00CD067C" w:rsidRDefault="001E75AE" w:rsidP="00250000">
      <w:pPr>
        <w:rPr>
          <w:rtl/>
        </w:rPr>
      </w:pPr>
      <w:r>
        <w:rPr>
          <w:rtl/>
        </w:rPr>
        <w:t>"לא</w:t>
      </w:r>
      <w:r>
        <w:rPr>
          <w:rFonts w:hint="cs"/>
          <w:rtl/>
        </w:rPr>
        <w:t xml:space="preserve"> טילפנת, לא ס</w:t>
      </w:r>
      <w:r w:rsidR="00957AC9">
        <w:rPr>
          <w:rFonts w:hint="cs"/>
          <w:rtl/>
        </w:rPr>
        <w:t>י</w:t>
      </w:r>
      <w:r>
        <w:rPr>
          <w:rFonts w:hint="cs"/>
          <w:rtl/>
        </w:rPr>
        <w:t>מס</w:t>
      </w:r>
      <w:r w:rsidR="00957AC9">
        <w:rPr>
          <w:rFonts w:hint="cs"/>
          <w:rtl/>
        </w:rPr>
        <w:t>ת</w:t>
      </w:r>
      <w:r>
        <w:rPr>
          <w:rFonts w:hint="cs"/>
          <w:rtl/>
        </w:rPr>
        <w:t>..</w:t>
      </w:r>
      <w:r w:rsidR="004627AB" w:rsidRPr="00CD067C">
        <w:rPr>
          <w:rtl/>
        </w:rPr>
        <w:t>."</w:t>
      </w:r>
    </w:p>
    <w:p w14:paraId="4BA6E343" w14:textId="77777777" w:rsidR="004627AB" w:rsidRPr="00CD067C" w:rsidRDefault="004627AB" w:rsidP="00957AC9">
      <w:pPr>
        <w:rPr>
          <w:rtl/>
        </w:rPr>
      </w:pPr>
      <w:r w:rsidRPr="00CD067C">
        <w:rPr>
          <w:rtl/>
        </w:rPr>
        <w:t>"</w:t>
      </w:r>
      <w:r w:rsidR="00753B6E">
        <w:rPr>
          <w:rFonts w:hint="cs"/>
          <w:rtl/>
        </w:rPr>
        <w:t>זאת הפעם הראשונה מאז הגיוס שיצאתי לפני שישי בצהריים</w:t>
      </w:r>
      <w:r w:rsidRPr="00CD067C">
        <w:rPr>
          <w:rtl/>
        </w:rPr>
        <w:t>."</w:t>
      </w:r>
      <w:r w:rsidR="00C00044">
        <w:rPr>
          <w:rFonts w:hint="cs"/>
          <w:rtl/>
        </w:rPr>
        <w:t xml:space="preserve"> וגם </w:t>
      </w:r>
      <w:r w:rsidR="00C00044">
        <w:rPr>
          <w:rtl/>
        </w:rPr>
        <w:t>–</w:t>
      </w:r>
      <w:r w:rsidR="00C00044">
        <w:rPr>
          <w:rFonts w:hint="cs"/>
          <w:rtl/>
        </w:rPr>
        <w:t xml:space="preserve"> לא במהרה אפשר [לשקול </w:t>
      </w:r>
      <w:r w:rsidR="00C00044">
        <w:t>contemplate</w:t>
      </w:r>
      <w:r w:rsidR="00C00044">
        <w:rPr>
          <w:rFonts w:hint="cs"/>
          <w:rtl/>
        </w:rPr>
        <w:t>] ל</w:t>
      </w:r>
      <w:r w:rsidR="00957AC9">
        <w:rPr>
          <w:rFonts w:hint="cs"/>
          <w:rtl/>
        </w:rPr>
        <w:t>ה</w:t>
      </w:r>
      <w:r w:rsidR="00C00044">
        <w:rPr>
          <w:rFonts w:hint="cs"/>
          <w:rtl/>
        </w:rPr>
        <w:t>עלות על הדעת חברה אחרת אחרי יסמין.</w:t>
      </w:r>
    </w:p>
    <w:p w14:paraId="5C695A81" w14:textId="77777777" w:rsidR="004627AB" w:rsidRPr="00CD067C" w:rsidRDefault="004627AB" w:rsidP="00250000">
      <w:pPr>
        <w:rPr>
          <w:rtl/>
        </w:rPr>
      </w:pPr>
      <w:r w:rsidRPr="00CD067C">
        <w:rPr>
          <w:rtl/>
        </w:rPr>
        <w:lastRenderedPageBreak/>
        <w:t>"אז זה התירוץ העלוב שלך."</w:t>
      </w:r>
    </w:p>
    <w:p w14:paraId="50C1E68C" w14:textId="77777777" w:rsidR="004627AB" w:rsidRPr="00CD067C" w:rsidRDefault="004627AB" w:rsidP="00250000">
      <w:pPr>
        <w:rPr>
          <w:rtl/>
        </w:rPr>
      </w:pPr>
      <w:r w:rsidRPr="00CD067C">
        <w:rPr>
          <w:rtl/>
        </w:rPr>
        <w:t>"יש לי יותר עלובים."</w:t>
      </w:r>
    </w:p>
    <w:p w14:paraId="39B660FA" w14:textId="77777777" w:rsidR="004627AB" w:rsidRPr="00CD067C" w:rsidRDefault="004627AB" w:rsidP="00250000">
      <w:pPr>
        <w:rPr>
          <w:rtl/>
        </w:rPr>
      </w:pPr>
      <w:r w:rsidRPr="00CD067C">
        <w:rPr>
          <w:rtl/>
        </w:rPr>
        <w:t>"תצטרך להתרפס הרבה אם תרצה לקבל משהו."</w:t>
      </w:r>
    </w:p>
    <w:p w14:paraId="24B321AD" w14:textId="77777777" w:rsidR="004627AB" w:rsidRPr="00CD067C" w:rsidRDefault="004627AB" w:rsidP="00250000">
      <w:pPr>
        <w:rPr>
          <w:rtl/>
        </w:rPr>
      </w:pPr>
      <w:r w:rsidRPr="00CD067C">
        <w:rPr>
          <w:rtl/>
        </w:rPr>
        <w:t>"מה זה להתרפס?"</w:t>
      </w:r>
    </w:p>
    <w:p w14:paraId="071FAEEF" w14:textId="77777777" w:rsidR="004627AB" w:rsidRPr="00CD067C" w:rsidRDefault="004627AB" w:rsidP="00250000">
      <w:pPr>
        <w:rPr>
          <w:rtl/>
        </w:rPr>
      </w:pPr>
      <w:r w:rsidRPr="00CD067C">
        <w:rPr>
          <w:rtl/>
        </w:rPr>
        <w:t>"זה כמו להתחנן."</w:t>
      </w:r>
    </w:p>
    <w:p w14:paraId="6586CC6E" w14:textId="77777777" w:rsidR="004627AB" w:rsidRPr="00CD067C" w:rsidRDefault="004627AB" w:rsidP="00250000">
      <w:pPr>
        <w:rPr>
          <w:rtl/>
        </w:rPr>
      </w:pPr>
      <w:r w:rsidRPr="00CD067C">
        <w:rPr>
          <w:rtl/>
        </w:rPr>
        <w:t>הוא צחק. "את רוצה שאני אתחנן? מה אני אקבל?"</w:t>
      </w:r>
    </w:p>
    <w:p w14:paraId="7F5D8E58" w14:textId="77777777" w:rsidR="004627AB" w:rsidRPr="00CD067C" w:rsidRDefault="004627AB" w:rsidP="00250000">
      <w:pPr>
        <w:rPr>
          <w:rtl/>
        </w:rPr>
      </w:pPr>
      <w:r w:rsidRPr="00CD067C">
        <w:rPr>
          <w:rtl/>
        </w:rPr>
        <w:t>הוא היה מעצבן והיא קמה והחלה ללכת. הוא רץ אחריה.</w:t>
      </w:r>
    </w:p>
    <w:p w14:paraId="432AC5DF" w14:textId="77777777" w:rsidR="004627AB" w:rsidRPr="00CD067C" w:rsidRDefault="004627AB" w:rsidP="00250000">
      <w:pPr>
        <w:rPr>
          <w:rtl/>
        </w:rPr>
      </w:pPr>
      <w:r w:rsidRPr="00CD067C">
        <w:rPr>
          <w:rtl/>
        </w:rPr>
        <w:t>"מה שלום סער?" היא שאלה.</w:t>
      </w:r>
    </w:p>
    <w:p w14:paraId="5AF5D83F" w14:textId="77777777" w:rsidR="004627AB" w:rsidRPr="00CD067C" w:rsidRDefault="004627AB" w:rsidP="00753B6E">
      <w:pPr>
        <w:rPr>
          <w:rtl/>
        </w:rPr>
      </w:pPr>
      <w:r w:rsidRPr="00CD067C">
        <w:rPr>
          <w:rtl/>
        </w:rPr>
        <w:t>"</w:t>
      </w:r>
      <w:r w:rsidR="00753B6E">
        <w:rPr>
          <w:rFonts w:hint="cs"/>
          <w:rtl/>
        </w:rPr>
        <w:t>ממשיך</w:t>
      </w:r>
      <w:r w:rsidRPr="00CD067C">
        <w:rPr>
          <w:rtl/>
        </w:rPr>
        <w:t xml:space="preserve"> ב</w:t>
      </w:r>
      <w:r w:rsidRPr="00CD067C">
        <w:rPr>
          <w:rFonts w:hint="cs"/>
          <w:rtl/>
        </w:rPr>
        <w:t>-ייל</w:t>
      </w:r>
      <w:r w:rsidR="001C2737">
        <w:rPr>
          <w:rtl/>
        </w:rPr>
        <w:t xml:space="preserve">. </w:t>
      </w:r>
      <w:r w:rsidR="00672670">
        <w:rPr>
          <w:rFonts w:hint="cs"/>
          <w:rtl/>
        </w:rPr>
        <w:t xml:space="preserve">הוא </w:t>
      </w:r>
      <w:r w:rsidRPr="00CD067C">
        <w:rPr>
          <w:rtl/>
        </w:rPr>
        <w:t>סיים בסמסטר אחד את כל החומר של השנה הראשונה."</w:t>
      </w:r>
    </w:p>
    <w:p w14:paraId="2475D9BB" w14:textId="77777777" w:rsidR="004627AB" w:rsidRPr="00CD067C" w:rsidRDefault="004627AB" w:rsidP="00957AC9">
      <w:pPr>
        <w:rPr>
          <w:rtl/>
        </w:rPr>
      </w:pPr>
      <w:r w:rsidRPr="00CD067C">
        <w:rPr>
          <w:rtl/>
        </w:rPr>
        <w:t>"הוא מבריק. ויש לו שאיפות. הוא יודע מה הוא רוצה מהחיים</w:t>
      </w:r>
      <w:r w:rsidR="00957AC9">
        <w:rPr>
          <w:rFonts w:hint="cs"/>
          <w:rtl/>
        </w:rPr>
        <w:t>,</w:t>
      </w:r>
      <w:r w:rsidRPr="00CD067C">
        <w:rPr>
          <w:rtl/>
        </w:rPr>
        <w:t xml:space="preserve"> שלא כמו אחרים."</w:t>
      </w:r>
    </w:p>
    <w:p w14:paraId="582EA38A" w14:textId="77777777" w:rsidR="004627AB" w:rsidRPr="00CD067C" w:rsidRDefault="004627AB" w:rsidP="00250000">
      <w:pPr>
        <w:rPr>
          <w:rtl/>
        </w:rPr>
      </w:pPr>
      <w:r w:rsidRPr="00CD067C">
        <w:rPr>
          <w:rtl/>
        </w:rPr>
        <w:t>"גם אני יודע מה אני רוצה מהחיים," אלכס אמר כשהם עצרו ליד מכולת. "אני רוצה שוקו. רוצה גם?"</w:t>
      </w:r>
    </w:p>
    <w:p w14:paraId="1044BF5A" w14:textId="77777777" w:rsidR="004627AB" w:rsidRDefault="004627AB" w:rsidP="00250000">
      <w:pPr>
        <w:rPr>
          <w:rtl/>
        </w:rPr>
      </w:pPr>
      <w:r w:rsidRPr="00CD067C">
        <w:rPr>
          <w:rtl/>
        </w:rPr>
        <w:t>"לא הייתי מזהה אותך ככה סתם," היא אמרה כשהם יצאו, עם שוקו וקרואסונים.</w:t>
      </w:r>
    </w:p>
    <w:p w14:paraId="386D877C" w14:textId="77777777" w:rsidR="001E75AE" w:rsidRDefault="001E75AE" w:rsidP="001E75AE">
      <w:pPr>
        <w:rPr>
          <w:rtl/>
        </w:rPr>
      </w:pPr>
      <w:r>
        <w:rPr>
          <w:rFonts w:hint="cs"/>
          <w:rtl/>
        </w:rPr>
        <w:t>"אבל לקחת אותי בעצמך להסתפר. איפה זה היה?"</w:t>
      </w:r>
    </w:p>
    <w:p w14:paraId="5CF364D4" w14:textId="77777777" w:rsidR="001E75AE" w:rsidRPr="00CD067C" w:rsidRDefault="001E75AE" w:rsidP="00957AC9">
      <w:pPr>
        <w:rPr>
          <w:rtl/>
        </w:rPr>
      </w:pPr>
      <w:r>
        <w:rPr>
          <w:rFonts w:hint="cs"/>
          <w:rtl/>
        </w:rPr>
        <w:t>"</w:t>
      </w:r>
      <w:r w:rsidR="00F36F23">
        <w:rPr>
          <w:rFonts w:hint="cs"/>
          <w:rtl/>
        </w:rPr>
        <w:t>אצל סימה</w:t>
      </w:r>
      <w:r w:rsidR="00957AC9">
        <w:rPr>
          <w:rFonts w:hint="cs"/>
          <w:rtl/>
        </w:rPr>
        <w:t xml:space="preserve"> הספרית,</w:t>
      </w:r>
      <w:r w:rsidR="00F36F23">
        <w:rPr>
          <w:rFonts w:hint="cs"/>
          <w:rtl/>
        </w:rPr>
        <w:t xml:space="preserve"> בבית שלה.</w:t>
      </w:r>
      <w:r w:rsidR="00957AC9">
        <w:rPr>
          <w:rFonts w:hint="cs"/>
          <w:rtl/>
        </w:rPr>
        <w:t xml:space="preserve"> זה פה בהמשך הרחוב, אתה לא זוכר?</w:t>
      </w:r>
      <w:r w:rsidR="00F36F23">
        <w:rPr>
          <w:rFonts w:hint="cs"/>
          <w:rtl/>
        </w:rPr>
        <w:t>"</w:t>
      </w:r>
    </w:p>
    <w:p w14:paraId="00700F7B" w14:textId="77777777" w:rsidR="004627AB" w:rsidRPr="00CD067C" w:rsidRDefault="004627AB" w:rsidP="00250000">
      <w:pPr>
        <w:rPr>
          <w:rtl/>
        </w:rPr>
      </w:pPr>
      <w:r w:rsidRPr="00CD067C">
        <w:rPr>
          <w:rtl/>
        </w:rPr>
        <w:t>"אותך הייתי מזהה בכל מקום."</w:t>
      </w:r>
    </w:p>
    <w:p w14:paraId="660E9BD3" w14:textId="77777777" w:rsidR="004627AB" w:rsidRPr="00CD067C" w:rsidRDefault="004627AB" w:rsidP="00250000">
      <w:pPr>
        <w:rPr>
          <w:rtl/>
        </w:rPr>
      </w:pPr>
      <w:r w:rsidRPr="00CD067C">
        <w:rPr>
          <w:rtl/>
        </w:rPr>
        <w:t>"אבל השתניתי."</w:t>
      </w:r>
    </w:p>
    <w:p w14:paraId="597CEC0E" w14:textId="77777777" w:rsidR="004627AB" w:rsidRPr="00CD067C" w:rsidRDefault="00753B6E" w:rsidP="00250000">
      <w:pPr>
        <w:rPr>
          <w:rtl/>
        </w:rPr>
      </w:pPr>
      <w:r>
        <w:rPr>
          <w:rtl/>
        </w:rPr>
        <w:t xml:space="preserve">"נכון, הבהרת את השיער, </w:t>
      </w:r>
      <w:r w:rsidR="004627AB" w:rsidRPr="00CD067C">
        <w:rPr>
          <w:rtl/>
        </w:rPr>
        <w:t>עשית תספורת יפה."</w:t>
      </w:r>
    </w:p>
    <w:p w14:paraId="2878CACD" w14:textId="00FF9A2B" w:rsidR="004627AB" w:rsidRPr="00CD067C" w:rsidRDefault="00957AC9" w:rsidP="00957AC9">
      <w:pPr>
        <w:rPr>
          <w:rtl/>
        </w:rPr>
      </w:pPr>
      <w:r>
        <w:rPr>
          <w:rtl/>
        </w:rPr>
        <w:t>הם נכנסו לג</w:t>
      </w:r>
      <w:r>
        <w:rPr>
          <w:rFonts w:hint="cs"/>
          <w:rtl/>
        </w:rPr>
        <w:t>ינת-</w:t>
      </w:r>
      <w:r w:rsidR="004627AB" w:rsidRPr="00CD067C">
        <w:rPr>
          <w:rtl/>
        </w:rPr>
        <w:t>שעשועים והתיישבו על נדנדות בשמש. אישה נידנדה תינוק ירקרק ורציני בנדנדה המוצלת היחידה, נידנוד חלש ועדין, עיניה שקועות ו</w:t>
      </w:r>
      <w:r w:rsidR="00922255">
        <w:rPr>
          <w:rtl/>
        </w:rPr>
        <w:t>שערה</w:t>
      </w:r>
      <w:r w:rsidR="004627AB" w:rsidRPr="00CD067C">
        <w:rPr>
          <w:rtl/>
        </w:rPr>
        <w:t xml:space="preserve"> סתור. שניהם ענדו צמידים של בית</w:t>
      </w:r>
      <w:r>
        <w:rPr>
          <w:rFonts w:hint="cs"/>
          <w:rtl/>
        </w:rPr>
        <w:t>-</w:t>
      </w:r>
      <w:r w:rsidR="004627AB" w:rsidRPr="00CD067C">
        <w:rPr>
          <w:rtl/>
        </w:rPr>
        <w:t>חולים על מפרקי ידיהם.</w:t>
      </w:r>
    </w:p>
    <w:p w14:paraId="3D08DBA9" w14:textId="77777777" w:rsidR="004627AB" w:rsidRPr="00CD067C" w:rsidRDefault="004627AB" w:rsidP="00957AC9">
      <w:pPr>
        <w:rPr>
          <w:rtl/>
        </w:rPr>
      </w:pPr>
      <w:r w:rsidRPr="00CD067C">
        <w:rPr>
          <w:rtl/>
        </w:rPr>
        <w:t>"א</w:t>
      </w:r>
      <w:r w:rsidRPr="00CD067C">
        <w:rPr>
          <w:rFonts w:hint="cs"/>
          <w:rtl/>
        </w:rPr>
        <w:t xml:space="preserve">ת יודע </w:t>
      </w:r>
      <w:r w:rsidRPr="00CD067C">
        <w:rPr>
          <w:rtl/>
        </w:rPr>
        <w:t>מה הכי חשוב ל</w:t>
      </w:r>
      <w:r w:rsidRPr="00CD067C">
        <w:rPr>
          <w:rFonts w:hint="cs"/>
          <w:rtl/>
        </w:rPr>
        <w:t>י</w:t>
      </w:r>
      <w:r w:rsidRPr="00CD067C">
        <w:rPr>
          <w:rtl/>
        </w:rPr>
        <w:t xml:space="preserve"> בבת</w:t>
      </w:r>
      <w:r w:rsidRPr="00CD067C">
        <w:rPr>
          <w:rFonts w:hint="cs"/>
          <w:rtl/>
        </w:rPr>
        <w:t>?</w:t>
      </w:r>
      <w:r w:rsidRPr="00CD067C">
        <w:rPr>
          <w:rtl/>
        </w:rPr>
        <w:t xml:space="preserve"> שכשהיא תצחק, גם העיניים שלה יצחקו." ה</w:t>
      </w:r>
      <w:r w:rsidR="00957AC9">
        <w:rPr>
          <w:rtl/>
        </w:rPr>
        <w:t>וא כבר השתמש בשורה הזאת, מה</w:t>
      </w:r>
      <w:r w:rsidR="00957AC9">
        <w:rPr>
          <w:rFonts w:hint="cs"/>
          <w:rtl/>
        </w:rPr>
        <w:t>משובחות</w:t>
      </w:r>
      <w:r w:rsidRPr="00CD067C">
        <w:rPr>
          <w:rtl/>
        </w:rPr>
        <w:t xml:space="preserve"> ביותר שלו, פעמים </w:t>
      </w:r>
      <w:r w:rsidRPr="00CD067C">
        <w:rPr>
          <w:rFonts w:hint="cs"/>
          <w:rtl/>
        </w:rPr>
        <w:t xml:space="preserve">לא מעטות </w:t>
      </w:r>
      <w:r w:rsidRPr="00CD067C">
        <w:rPr>
          <w:rtl/>
        </w:rPr>
        <w:t>ב</w:t>
      </w:r>
      <w:r w:rsidRPr="00CD067C">
        <w:rPr>
          <w:rFonts w:hint="cs"/>
          <w:rtl/>
        </w:rPr>
        <w:t>טרינידד ו</w:t>
      </w:r>
      <w:r w:rsidR="00957AC9">
        <w:rPr>
          <w:rFonts w:hint="cs"/>
          <w:rtl/>
        </w:rPr>
        <w:t xml:space="preserve">גם </w:t>
      </w:r>
      <w:r w:rsidRPr="00CD067C">
        <w:rPr>
          <w:rFonts w:hint="cs"/>
          <w:rtl/>
        </w:rPr>
        <w:t>ב</w:t>
      </w:r>
      <w:r w:rsidR="00D86086">
        <w:rPr>
          <w:rFonts w:hint="cs"/>
          <w:rtl/>
        </w:rPr>
        <w:t>טובגו</w:t>
      </w:r>
      <w:r w:rsidR="00EF4C77">
        <w:rPr>
          <w:rFonts w:hint="cs"/>
          <w:rtl/>
        </w:rPr>
        <w:t xml:space="preserve"> </w:t>
      </w:r>
      <w:r w:rsidRPr="00CD067C">
        <w:rPr>
          <w:rtl/>
        </w:rPr>
        <w:t>אבל היא לא ידעה את זה.</w:t>
      </w:r>
      <w:r w:rsidR="00753B6E">
        <w:rPr>
          <w:rFonts w:hint="cs"/>
          <w:rtl/>
        </w:rPr>
        <w:t xml:space="preserve"> מ</w:t>
      </w:r>
      <w:r w:rsidR="00C00044">
        <w:rPr>
          <w:rFonts w:hint="cs"/>
          <w:rtl/>
        </w:rPr>
        <w:t xml:space="preserve">בחר השורות שלו היה עלוב להדהים, </w:t>
      </w:r>
      <w:r w:rsidR="00957AC9">
        <w:rPr>
          <w:rFonts w:hint="cs"/>
          <w:rtl/>
        </w:rPr>
        <w:t>וקו</w:t>
      </w:r>
      <w:r w:rsidR="002D748F">
        <w:rPr>
          <w:rFonts w:hint="cs"/>
          <w:rtl/>
        </w:rPr>
        <w:t>ּ</w:t>
      </w:r>
      <w:r w:rsidR="00957AC9">
        <w:rPr>
          <w:rFonts w:hint="cs"/>
          <w:rtl/>
        </w:rPr>
        <w:t>בְּצו</w:t>
      </w:r>
      <w:r w:rsidR="002D748F">
        <w:rPr>
          <w:rFonts w:hint="cs"/>
          <w:rtl/>
        </w:rPr>
        <w:t>ּ</w:t>
      </w:r>
      <w:r w:rsidR="00C00044">
        <w:rPr>
          <w:rFonts w:hint="cs"/>
          <w:rtl/>
        </w:rPr>
        <w:t xml:space="preserve"> </w:t>
      </w:r>
      <w:r w:rsidR="00957AC9">
        <w:rPr>
          <w:rFonts w:hint="cs"/>
          <w:rtl/>
        </w:rPr>
        <w:t>מ</w:t>
      </w:r>
      <w:r w:rsidR="00C00044">
        <w:rPr>
          <w:rFonts w:hint="cs"/>
          <w:rtl/>
        </w:rPr>
        <w:t>התכונות שחיבב באנשים באופן כללי.</w:t>
      </w:r>
    </w:p>
    <w:p w14:paraId="17DFBD49" w14:textId="77777777" w:rsidR="004627AB" w:rsidRPr="00CD067C" w:rsidRDefault="004627AB" w:rsidP="00391C63">
      <w:pPr>
        <w:rPr>
          <w:rtl/>
        </w:rPr>
      </w:pPr>
      <w:r w:rsidRPr="00CD067C">
        <w:rPr>
          <w:rtl/>
        </w:rPr>
        <w:t xml:space="preserve">היא חייכה וגם העיניים שלה </w:t>
      </w:r>
      <w:r w:rsidR="00391C63">
        <w:rPr>
          <w:rFonts w:hint="cs"/>
          <w:rtl/>
        </w:rPr>
        <w:t>חייכו</w:t>
      </w:r>
      <w:r w:rsidRPr="00CD067C">
        <w:rPr>
          <w:rtl/>
        </w:rPr>
        <w:t>. "ואם לא הייתי בבית, מה היית עושה?"</w:t>
      </w:r>
    </w:p>
    <w:p w14:paraId="7D6D59A8" w14:textId="77777777" w:rsidR="004627AB" w:rsidRPr="00CD067C" w:rsidRDefault="004627AB" w:rsidP="00250000">
      <w:pPr>
        <w:rPr>
          <w:rtl/>
        </w:rPr>
      </w:pPr>
      <w:r w:rsidRPr="00CD067C">
        <w:rPr>
          <w:rtl/>
        </w:rPr>
        <w:t>"בכל מקרה הייתי מבקש שיורידו אותי פה. הייתי יושב לי באיזו גינה וקורא קצת."</w:t>
      </w:r>
    </w:p>
    <w:p w14:paraId="67156E73" w14:textId="77777777" w:rsidR="004627AB" w:rsidRPr="00CD067C" w:rsidRDefault="004627AB" w:rsidP="00250000">
      <w:pPr>
        <w:rPr>
          <w:rtl/>
        </w:rPr>
      </w:pPr>
      <w:r w:rsidRPr="00CD067C">
        <w:rPr>
          <w:rtl/>
        </w:rPr>
        <w:t>"הבאת ספר?"</w:t>
      </w:r>
    </w:p>
    <w:p w14:paraId="3C3B2BB0" w14:textId="77777777" w:rsidR="004627AB" w:rsidRPr="00CD067C" w:rsidRDefault="004627AB" w:rsidP="00391C63">
      <w:pPr>
        <w:rPr>
          <w:rtl/>
        </w:rPr>
      </w:pPr>
      <w:r w:rsidRPr="00CD067C">
        <w:rPr>
          <w:rtl/>
        </w:rPr>
        <w:t>"תמיד יש לי ספר." הוא שלף מתיק הגב שלו ספר עב</w:t>
      </w:r>
      <w:r w:rsidR="00391C63">
        <w:rPr>
          <w:rFonts w:hint="cs"/>
          <w:rtl/>
        </w:rPr>
        <w:t>-</w:t>
      </w:r>
      <w:r w:rsidRPr="00CD067C">
        <w:rPr>
          <w:rtl/>
        </w:rPr>
        <w:t xml:space="preserve">כרס באנגלית, </w:t>
      </w:r>
      <w:r w:rsidR="00264DCF">
        <w:rPr>
          <w:rFonts w:hint="cs"/>
          <w:rtl/>
        </w:rPr>
        <w:t>מידלמארץ'</w:t>
      </w:r>
      <w:r w:rsidR="00391C63">
        <w:rPr>
          <w:rFonts w:hint="cs"/>
          <w:rtl/>
        </w:rPr>
        <w:t>,</w:t>
      </w:r>
      <w:r w:rsidR="00264DCF">
        <w:rPr>
          <w:rFonts w:hint="cs"/>
          <w:rtl/>
        </w:rPr>
        <w:t xml:space="preserve"> </w:t>
      </w:r>
      <w:r>
        <w:rPr>
          <w:rFonts w:hint="cs"/>
          <w:rtl/>
        </w:rPr>
        <w:t>[</w:t>
      </w:r>
      <w:r w:rsidRPr="00CD067C">
        <w:rPr>
          <w:rtl/>
        </w:rPr>
        <w:t>ג'ורג' אליוט</w:t>
      </w:r>
      <w:r>
        <w:rPr>
          <w:rFonts w:hint="cs"/>
          <w:rtl/>
        </w:rPr>
        <w:t>]</w:t>
      </w:r>
      <w:r w:rsidRPr="00CD067C">
        <w:rPr>
          <w:rtl/>
        </w:rPr>
        <w:t xml:space="preserve"> והיא התאכזבה.</w:t>
      </w:r>
    </w:p>
    <w:p w14:paraId="4507C6B8" w14:textId="77777777" w:rsidR="004627AB" w:rsidRPr="00CD067C" w:rsidRDefault="004627AB" w:rsidP="00250000">
      <w:pPr>
        <w:rPr>
          <w:rtl/>
        </w:rPr>
      </w:pPr>
      <w:r w:rsidRPr="00CD067C">
        <w:rPr>
          <w:rtl/>
        </w:rPr>
        <w:t>"לאן כל החברים שלך נסעו?"</w:t>
      </w:r>
    </w:p>
    <w:p w14:paraId="565F5B22" w14:textId="599B6A35" w:rsidR="004627AB" w:rsidRPr="00CD067C" w:rsidRDefault="004627AB" w:rsidP="00250000">
      <w:pPr>
        <w:rPr>
          <w:rtl/>
        </w:rPr>
      </w:pPr>
      <w:r w:rsidRPr="00CD067C">
        <w:rPr>
          <w:rtl/>
        </w:rPr>
        <w:t>"הם נוסעים מהר מהר הביתה, ל</w:t>
      </w:r>
      <w:r w:rsidR="001C5A04">
        <w:rPr>
          <w:rtl/>
        </w:rPr>
        <w:t>אימא</w:t>
      </w:r>
      <w:r w:rsidRPr="00CD067C">
        <w:rPr>
          <w:rtl/>
        </w:rPr>
        <w:t xml:space="preserve"> ואבא, ולחברה."</w:t>
      </w:r>
    </w:p>
    <w:p w14:paraId="2337FC79" w14:textId="77777777" w:rsidR="004627AB" w:rsidRPr="00CD067C" w:rsidRDefault="004627AB" w:rsidP="00250000">
      <w:pPr>
        <w:rPr>
          <w:rtl/>
        </w:rPr>
      </w:pPr>
      <w:r w:rsidRPr="00CD067C">
        <w:rPr>
          <w:rtl/>
        </w:rPr>
        <w:t>"ואתה?"</w:t>
      </w:r>
    </w:p>
    <w:p w14:paraId="35DD6E9F" w14:textId="381D1275" w:rsidR="004627AB" w:rsidRDefault="004627AB" w:rsidP="00250000">
      <w:pPr>
        <w:rPr>
          <w:rtl/>
        </w:rPr>
      </w:pPr>
      <w:r w:rsidRPr="00CD067C">
        <w:rPr>
          <w:rtl/>
        </w:rPr>
        <w:t>"אני באתי אלייך..."</w:t>
      </w:r>
    </w:p>
    <w:p w14:paraId="4E59E4B3" w14:textId="3844C14E" w:rsidR="00832BCE" w:rsidRDefault="00832BCE" w:rsidP="00250000">
      <w:pPr>
        <w:rPr>
          <w:rtl/>
        </w:rPr>
      </w:pPr>
    </w:p>
    <w:p w14:paraId="40B88F59" w14:textId="466AAEFF" w:rsidR="00832BCE" w:rsidRDefault="00832BCE" w:rsidP="00FE5277">
      <w:pPr>
        <w:pStyle w:val="Heading2"/>
        <w:rPr>
          <w:rtl/>
        </w:rPr>
      </w:pPr>
      <w:r>
        <w:rPr>
          <w:rFonts w:hint="cs"/>
          <w:rtl/>
        </w:rPr>
        <w:t>הכפר בחברון</w:t>
      </w:r>
    </w:p>
    <w:p w14:paraId="012472AA" w14:textId="77777777" w:rsidR="00FE5277" w:rsidRPr="00FE5277" w:rsidRDefault="00FE5277" w:rsidP="00FE5277">
      <w:pPr>
        <w:rPr>
          <w:rFonts w:cs="Times New Roman"/>
          <w:rtl/>
        </w:rPr>
      </w:pPr>
      <w:r w:rsidRPr="00FE5277">
        <w:rPr>
          <w:rFonts w:cs="Times New Roman"/>
          <w:rtl/>
        </w:rPr>
        <w:t>השעה - 4:24 לפנות בוקר. הרחוב - שומם. צעדיהם - רועמים.</w:t>
      </w:r>
    </w:p>
    <w:p w14:paraId="6E4F8DF1" w14:textId="3EAFCD52" w:rsidR="00FE5277" w:rsidRPr="00FE5277" w:rsidRDefault="00FE5277" w:rsidP="00FE5277">
      <w:pPr>
        <w:rPr>
          <w:rFonts w:cs="Times New Roman"/>
          <w:rtl/>
        </w:rPr>
      </w:pPr>
      <w:r w:rsidRPr="00FE5277">
        <w:rPr>
          <w:rFonts w:cs="Times New Roman"/>
          <w:rtl/>
        </w:rPr>
        <w:lastRenderedPageBreak/>
        <w:t xml:space="preserve">אה, הרחוב לא שומם, הנה להקת חולדות אצה-רצה לה, ציפורניהם נוקשים כשהם חולפים אחד אחרי השני על פיסת פח המוטלת על הדרך. קירקוש הציפורניים מעורר חלחלה, וכמה מהחולדות גדולות כמו חתולים. הם אצים-רצים, </w:t>
      </w:r>
      <w:r w:rsidRPr="00FE5277">
        <w:rPr>
          <w:rFonts w:cs="Times New Roman"/>
        </w:rPr>
        <w:t>avoid</w:t>
      </w:r>
      <w:r w:rsidRPr="00FE5277">
        <w:rPr>
          <w:rFonts w:cs="Times New Roman"/>
          <w:rtl/>
        </w:rPr>
        <w:t>את האור הצהוב מפנס הרחוב היחיד הפועל בכל הכפר, נמלטים</w:t>
      </w:r>
      <w:r w:rsidR="00B40BDC">
        <w:rPr>
          <w:rFonts w:cs="Times New Roman"/>
          <w:rtl/>
        </w:rPr>
        <w:t xml:space="preserve"> </w:t>
      </w:r>
      <w:r w:rsidRPr="00FE5277">
        <w:rPr>
          <w:rFonts w:cs="Times New Roman"/>
          <w:rtl/>
        </w:rPr>
        <w:t>ונעלמים לתוך אחת הסמטאות.</w:t>
      </w:r>
    </w:p>
    <w:p w14:paraId="24C5BA19" w14:textId="7D053A81" w:rsidR="00FE5277" w:rsidRDefault="00FE5277" w:rsidP="00FE5277">
      <w:pPr>
        <w:rPr>
          <w:rFonts w:cs="Times New Roman"/>
          <w:rtl/>
        </w:rPr>
      </w:pPr>
      <w:r w:rsidRPr="00FE5277">
        <w:rPr>
          <w:rFonts w:cs="Times New Roman"/>
          <w:rtl/>
        </w:rPr>
        <w:t>קולות צווחה וציוץ לא-אנושיים נשמעים משם כעבור רגע - משהו נטרף.</w:t>
      </w:r>
    </w:p>
    <w:p w14:paraId="082CF31E" w14:textId="4FDB2275" w:rsidR="00832BCE" w:rsidRDefault="00832BCE" w:rsidP="00832BCE">
      <w:pPr>
        <w:rPr>
          <w:rtl/>
        </w:rPr>
      </w:pPr>
      <w:r>
        <w:rPr>
          <w:rFonts w:cs="Times New Roman"/>
          <w:rtl/>
        </w:rPr>
        <w:t>אלכס צעד בשביל המרופש וחצץ התפצפץ והתפצח מתחת לנעליו הגבוהות. פיסות אשפה ושכבה עבה של שומן מטונף של יותר מדי אנשים ופחות מדי מנקים דבקה בכל. הוא מזמן לא רטה משהו נקי, או בלתי-שבור.</w:t>
      </w:r>
    </w:p>
    <w:p w14:paraId="3F777AE0" w14:textId="71E98FAC" w:rsidR="00832BCE" w:rsidRDefault="00832BCE" w:rsidP="00832BCE">
      <w:pPr>
        <w:rPr>
          <w:rtl/>
        </w:rPr>
      </w:pPr>
      <w:r>
        <w:rPr>
          <w:rFonts w:cs="Times New Roman"/>
          <w:rtl/>
        </w:rPr>
        <w:t>השבילים מרופשים, הבקתות דלות ועלובות. בחשיכה הן נראו כגופי תפלצת מתנמנמים</w:t>
      </w:r>
      <w:r w:rsidR="00495419">
        <w:rPr>
          <w:rFonts w:cs="Times New Roman"/>
          <w:rtl/>
        </w:rPr>
        <w:t>.</w:t>
      </w:r>
      <w:r>
        <w:rPr>
          <w:rFonts w:cs="Times New Roman"/>
          <w:rtl/>
        </w:rPr>
        <w:t>.. כנגד שמי הכוכבים הבהירים.</w:t>
      </w:r>
    </w:p>
    <w:p w14:paraId="65B1A6F5" w14:textId="1DA19AA7" w:rsidR="00832BCE" w:rsidRDefault="00832BCE" w:rsidP="00832BCE">
      <w:pPr>
        <w:rPr>
          <w:rtl/>
        </w:rPr>
      </w:pPr>
      <w:r>
        <w:rPr>
          <w:rFonts w:cs="Times New Roman"/>
          <w:rtl/>
        </w:rPr>
        <w:t>זה כמו לונדון של דיקנס, הוא ניסה לנחם את עצמו כשדרך על גללי סוסים או אולי חמורים מי יודע, אבל זה לא היה כמו לונדון של דיקנס, זה אפילו לא היה קרוב ללונדון של דיקנס, עם</w:t>
      </w:r>
      <w:r w:rsidR="00B40BDC">
        <w:rPr>
          <w:rFonts w:cs="Times New Roman"/>
          <w:rtl/>
        </w:rPr>
        <w:t xml:space="preserve"> </w:t>
      </w:r>
      <w:r>
        <w:rPr>
          <w:rFonts w:cs="Times New Roman"/>
          <w:rtl/>
        </w:rPr>
        <w:t>הכיתוב מעל פתחי מרכולות ומרוסס בחזיתות בתים בא''ב הערבי שהיה מזוהה אצלו באופן בלתי ניתן לניתוק עם האוייב, וכאן עלינו להרחיב, כי אע''פ שהכפר כולו היה עלוב ורעוע מאין כמוהו, הכיתוב בא''ב הערבי העיר אצל אלכס פחד אינסקטינטיבי, משל היה נושא ונותן עם איזה ישישון עלוב ומדובלל, כזה שניתן למחוץ במכת אגרוף אחת, אך מפעם בפעם נפלטת מפיו מפיק-המרגליות של אותו ישישון איזו אמיתה מוכרת לגביך, לגבי מעמדך והישגיך בעולם, בעבר ובעתיד, מדי פעם מפטיר כבדרך אגב איזושהי אמת - כי אינו יכול לאמר דבר שקר, ואף אין זה מכבודו - לגבי שגיאותיך, עליבותך, מרסס מבין ניביו רשע ורעל, כל מעלליך שלעולם אינם ברי-תיקון, וכך אמיתה אחר אמיתה, להג אחר להג מוצץ הישישון בעונג את לשד חייך. אוה ישישון, אוה ישישונת, מרושעת מחורבנת. עד שגם גוון קולה, גם מראיה - מבט חטוף בקלסתרה, מעוררים בך פלצות ומעבירים צמרמורות כך שגם נשימתך יוצאת בלתי-סדירה, מקוטעת מבוהלת.</w:t>
      </w:r>
    </w:p>
    <w:p w14:paraId="05C8431C" w14:textId="36E033F7" w:rsidR="00832BCE" w:rsidRDefault="00832BCE" w:rsidP="00832BCE">
      <w:pPr>
        <w:rPr>
          <w:rFonts w:cs="Times New Roman"/>
          <w:rtl/>
        </w:rPr>
      </w:pPr>
      <w:r>
        <w:rPr>
          <w:rFonts w:cs="Times New Roman"/>
          <w:rtl/>
        </w:rPr>
        <w:t>השיחים העיקשים, המאובקים שצמחו ב--- והטרשים בדרכי הכפר העקמומיות. נורת ניאון חשופה מאחורי שלט שבור הבהבה בדממה. העוצר נכנס לתוקף בשעה שבע בערב.</w:t>
      </w:r>
    </w:p>
    <w:p w14:paraId="523664DE" w14:textId="17F922F9" w:rsidR="006347A4" w:rsidRDefault="006347A4" w:rsidP="00832BCE">
      <w:pPr>
        <w:rPr>
          <w:rFonts w:cs="Times New Roman"/>
          <w:rtl/>
        </w:rPr>
      </w:pPr>
    </w:p>
    <w:p w14:paraId="32CB5A57" w14:textId="77777777" w:rsidR="006347A4" w:rsidRDefault="006347A4" w:rsidP="006347A4">
      <w:r>
        <w:t>http://www.yediot.co.il/articles/0,7340,L-4944714,00.html</w:t>
      </w:r>
    </w:p>
    <w:p w14:paraId="3E559718" w14:textId="77777777" w:rsidR="006347A4" w:rsidRDefault="006347A4" w:rsidP="006347A4">
      <w:pPr>
        <w:rPr>
          <w:rtl/>
        </w:rPr>
      </w:pPr>
    </w:p>
    <w:p w14:paraId="7492453D" w14:textId="77777777" w:rsidR="006347A4" w:rsidRDefault="006347A4" w:rsidP="006347A4">
      <w:pPr>
        <w:rPr>
          <w:rtl/>
        </w:rPr>
      </w:pPr>
      <w:r>
        <w:rPr>
          <w:rFonts w:cs="Times New Roman"/>
          <w:rtl/>
        </w:rPr>
        <w:t>בצבא עבר חוויות קשות כלוחם קרבי, כולל נפילת חבריו הקרובים, שהובילו להתמוטטות עולם הערכים הישן.</w:t>
      </w:r>
    </w:p>
    <w:p w14:paraId="2A7726FA" w14:textId="77777777" w:rsidR="006347A4" w:rsidRDefault="006347A4" w:rsidP="006347A4">
      <w:pPr>
        <w:rPr>
          <w:rtl/>
        </w:rPr>
      </w:pPr>
      <w:r>
        <w:rPr>
          <w:rFonts w:cs="Times New Roman"/>
          <w:rtl/>
        </w:rPr>
        <w:t>זה מה שיגידו עלינו.</w:t>
      </w:r>
    </w:p>
    <w:p w14:paraId="381F1B5D" w14:textId="77777777" w:rsidR="006347A4" w:rsidRDefault="006347A4" w:rsidP="006347A4">
      <w:pPr>
        <w:rPr>
          <w:rtl/>
        </w:rPr>
      </w:pPr>
      <w:r>
        <w:rPr>
          <w:rFonts w:cs="Times New Roman"/>
          <w:rtl/>
        </w:rPr>
        <w:t>אולי בלוויה.</w:t>
      </w:r>
    </w:p>
    <w:p w14:paraId="1C6990C2" w14:textId="5DF85869" w:rsidR="006347A4" w:rsidRDefault="006347A4" w:rsidP="006347A4">
      <w:pPr>
        <w:rPr>
          <w:rtl/>
        </w:rPr>
      </w:pPr>
      <w:r>
        <w:rPr>
          <w:rFonts w:cs="Times New Roman"/>
          <w:rtl/>
        </w:rPr>
        <w:t>אבל אני לא רוצה לשתוק, כי לשתוק זה נשמע כזה רומנטי והירואי ומסתורי ומושך, ומה שקורה שם זה בדיוק ההיפך מרומנטי ומס</w:t>
      </w:r>
      <w:r w:rsidR="00CB3B68">
        <w:rPr>
          <w:rFonts w:cs="Times New Roman" w:hint="cs"/>
          <w:rtl/>
        </w:rPr>
        <w:t>ת</w:t>
      </w:r>
      <w:r>
        <w:rPr>
          <w:rFonts w:cs="Times New Roman"/>
          <w:rtl/>
        </w:rPr>
        <w:t>ורי ומושך.</w:t>
      </w:r>
    </w:p>
    <w:p w14:paraId="18E33161" w14:textId="77777777" w:rsidR="006347A4" w:rsidRDefault="006347A4" w:rsidP="006347A4">
      <w:pPr>
        <w:rPr>
          <w:rtl/>
        </w:rPr>
      </w:pPr>
      <w:r>
        <w:rPr>
          <w:rFonts w:cs="Times New Roman"/>
          <w:rtl/>
        </w:rPr>
        <w:t>אני רוצה לספר, אבל כל הסיפורים מחורבנים כאלה, איזה קומבינציה מכוערת של עצלות, אדישות ורוע.</w:t>
      </w:r>
    </w:p>
    <w:p w14:paraId="4BBF7576" w14:textId="265F655F" w:rsidR="006347A4" w:rsidRDefault="006347A4" w:rsidP="006347A4">
      <w:pPr>
        <w:rPr>
          <w:rtl/>
        </w:rPr>
      </w:pPr>
      <w:r>
        <w:rPr>
          <w:rFonts w:cs="Times New Roman"/>
          <w:rtl/>
        </w:rPr>
        <w:t xml:space="preserve">ואני אומר </w:t>
      </w:r>
      <w:r w:rsidR="00F06A3F">
        <w:rPr>
          <w:rFonts w:cs="Times New Roman"/>
          <w:rtl/>
        </w:rPr>
        <w:t>עכשיו</w:t>
      </w:r>
      <w:r>
        <w:rPr>
          <w:rFonts w:cs="Times New Roman"/>
          <w:rtl/>
        </w:rPr>
        <w:t xml:space="preserve"> דברים כאלה כל</w:t>
      </w:r>
      <w:r w:rsidR="00CB3B68">
        <w:rPr>
          <w:rFonts w:cs="Times New Roman" w:hint="cs"/>
          <w:rtl/>
        </w:rPr>
        <w:t>ל</w:t>
      </w:r>
      <w:r>
        <w:rPr>
          <w:rFonts w:cs="Times New Roman"/>
          <w:rtl/>
        </w:rPr>
        <w:t>יים, וחושב על המקרים הכי ספציפיים, הכי לא צודקים, הכי עוול.</w:t>
      </w:r>
    </w:p>
    <w:p w14:paraId="0AE99A3D" w14:textId="15DA3843" w:rsidR="00391C63" w:rsidRDefault="00391C63" w:rsidP="00250000">
      <w:pPr>
        <w:rPr>
          <w:rtl/>
        </w:rPr>
      </w:pPr>
    </w:p>
    <w:p w14:paraId="6FAD1045" w14:textId="6138B70C" w:rsidR="00FB4E59" w:rsidRDefault="00FB4E59" w:rsidP="00250000">
      <w:pPr>
        <w:rPr>
          <w:rtl/>
        </w:rPr>
      </w:pPr>
    </w:p>
    <w:p w14:paraId="57D32671" w14:textId="7650CA10" w:rsidR="00FB4E59" w:rsidRDefault="00FB4E59" w:rsidP="00250000">
      <w:pPr>
        <w:rPr>
          <w:rFonts w:cs="Times New Roman"/>
          <w:rtl/>
        </w:rPr>
      </w:pPr>
      <w:r w:rsidRPr="00FB4E59">
        <w:rPr>
          <w:rFonts w:cs="Times New Roman"/>
          <w:rtl/>
        </w:rPr>
        <w:t>אלכס רגיש באופן יוצא דופן, יחסית לכל שאר הגדוד, לקריאות הגנאי 'נאצי'. הרבה נעלבים מכך אבל רק ה</w:t>
      </w:r>
      <w:r w:rsidR="00CB3B68">
        <w:rPr>
          <w:rFonts w:cs="Times New Roman" w:hint="cs"/>
          <w:rtl/>
        </w:rPr>
        <w:t>ו</w:t>
      </w:r>
      <w:r w:rsidRPr="00FB4E59">
        <w:rPr>
          <w:rFonts w:cs="Times New Roman"/>
          <w:rtl/>
        </w:rPr>
        <w:t xml:space="preserve">א נסער </w:t>
      </w:r>
      <w:r w:rsidR="00CB3B68">
        <w:rPr>
          <w:rFonts w:cs="Times New Roman"/>
          <w:rtl/>
        </w:rPr>
        <w:t>–</w:t>
      </w:r>
      <w:r w:rsidRPr="00FB4E59">
        <w:rPr>
          <w:rFonts w:cs="Times New Roman"/>
          <w:rtl/>
        </w:rPr>
        <w:t xml:space="preserve"> זה </w:t>
      </w:r>
      <w:r w:rsidR="00CB3B68">
        <w:rPr>
          <w:rFonts w:cs="Times New Roman" w:hint="cs"/>
          <w:rtl/>
        </w:rPr>
        <w:t>מ</w:t>
      </w:r>
      <w:r w:rsidRPr="00FB4E59">
        <w:rPr>
          <w:rFonts w:cs="Times New Roman"/>
          <w:rtl/>
        </w:rPr>
        <w:t xml:space="preserve">פני שבסתר ליבו הוא מאמין שהסבא הבלתי ידוע שלו, מצד אביו, היה נאצי שהסבתא הוכרחה </w:t>
      </w:r>
      <w:r w:rsidR="00CB3B68">
        <w:rPr>
          <w:rFonts w:cs="Times New Roman"/>
          <w:rtl/>
        </w:rPr>
        <w:t>–</w:t>
      </w:r>
      <w:r w:rsidRPr="00FB4E59">
        <w:rPr>
          <w:rFonts w:cs="Times New Roman"/>
          <w:rtl/>
        </w:rPr>
        <w:t xml:space="preserve"> או לו אולצה </w:t>
      </w:r>
      <w:r w:rsidR="00CB3B68">
        <w:rPr>
          <w:rFonts w:cs="Times New Roman"/>
          <w:rtl/>
        </w:rPr>
        <w:t>–</w:t>
      </w:r>
      <w:r w:rsidRPr="00FB4E59">
        <w:rPr>
          <w:rFonts w:cs="Times New Roman"/>
          <w:rtl/>
        </w:rPr>
        <w:t xml:space="preserve"> לשכב איתו.... וגו'. זה יסוד שמעיב עליו.</w:t>
      </w:r>
    </w:p>
    <w:p w14:paraId="1464B2E3" w14:textId="762F77AB" w:rsidR="00B82C08" w:rsidRDefault="00B82C08" w:rsidP="00250000">
      <w:pPr>
        <w:rPr>
          <w:rFonts w:cs="Times New Roman"/>
          <w:rtl/>
        </w:rPr>
      </w:pPr>
    </w:p>
    <w:p w14:paraId="160EC6B9" w14:textId="49F8A81D" w:rsidR="00B82C08" w:rsidRDefault="00B82C08" w:rsidP="00250000">
      <w:pPr>
        <w:rPr>
          <w:rFonts w:cs="Times New Roman"/>
        </w:rPr>
      </w:pPr>
      <w:r w:rsidRPr="00B82C08">
        <w:rPr>
          <w:rFonts w:cs="Times New Roman"/>
          <w:rtl/>
        </w:rPr>
        <w:t>נניח בצבא יש תרבות יום א - הן אמורים ללכת לקונצרט של התזמורת של הדודה של אלכס, אבל צריך מתנדב שיעשה משהו אחר ובסוף איכשהו זה אלכס שמנודב, ומפסיד להפגש עם הדודה</w:t>
      </w:r>
    </w:p>
    <w:p w14:paraId="63563D5F" w14:textId="7E7D415F" w:rsidR="00463608" w:rsidRDefault="00463608" w:rsidP="00250000">
      <w:pPr>
        <w:rPr>
          <w:rFonts w:cs="Times New Roman"/>
        </w:rPr>
      </w:pPr>
    </w:p>
    <w:p w14:paraId="2641CDE1" w14:textId="4583E7A9" w:rsidR="00463608" w:rsidRDefault="00463608" w:rsidP="00250000">
      <w:pPr>
        <w:rPr>
          <w:rFonts w:cs="Times New Roman"/>
        </w:rPr>
      </w:pPr>
    </w:p>
    <w:p w14:paraId="705B1DB3" w14:textId="370FA54D" w:rsidR="00463608" w:rsidRDefault="00463608" w:rsidP="00463608">
      <w:pPr>
        <w:pStyle w:val="Heading3"/>
        <w:rPr>
          <w:rtl/>
        </w:rPr>
      </w:pPr>
      <w:r>
        <w:rPr>
          <w:rFonts w:hint="cs"/>
          <w:rtl/>
        </w:rPr>
        <w:t>טקס סיום מסלול?</w:t>
      </w:r>
    </w:p>
    <w:p w14:paraId="6E454ED1" w14:textId="617C3DAE" w:rsidR="00463608" w:rsidRDefault="00201DE9" w:rsidP="00463608">
      <w:pPr>
        <w:rPr>
          <w:rtl/>
        </w:rPr>
      </w:pPr>
      <w:r>
        <w:rPr>
          <w:rFonts w:hint="cs"/>
          <w:rtl/>
        </w:rPr>
        <w:t>מארק ישב ליידו על התלולית מתחת ל</w:t>
      </w:r>
      <w:r w:rsidR="00297907">
        <w:rPr>
          <w:rFonts w:hint="cs"/>
          <w:rtl/>
        </w:rPr>
        <w:t xml:space="preserve">עץ </w:t>
      </w:r>
      <w:r>
        <w:rPr>
          <w:rFonts w:hint="cs"/>
          <w:rtl/>
        </w:rPr>
        <w:t xml:space="preserve">אקליפטוס. היה איזה סרט שכולם ראו, חוץ מאלכס, אולי מועדון קרב על דמות שעוברת טרנספורמציה לאורך הסרט. [יצא בישראל בסוף 1999 </w:t>
      </w:r>
      <w:r w:rsidR="00301F71">
        <w:rPr>
          <w:rtl/>
        </w:rPr>
        <w:t>–</w:t>
      </w:r>
      <w:r>
        <w:rPr>
          <w:rFonts w:hint="cs"/>
          <w:rtl/>
        </w:rPr>
        <w:t xml:space="preserve"> </w:t>
      </w:r>
      <w:r w:rsidR="00301F71">
        <w:rPr>
          <w:rFonts w:hint="cs"/>
          <w:rtl/>
        </w:rPr>
        <w:t>אולי הם לקחו אותו לראות ביום הכיפורים וכך דיברו עליו שוב. ואז גם אלכס ראה]</w:t>
      </w:r>
    </w:p>
    <w:p w14:paraId="7B109D14" w14:textId="3E0A6884" w:rsidR="00463608" w:rsidRDefault="00201DE9" w:rsidP="00463608">
      <w:pPr>
        <w:rPr>
          <w:rtl/>
        </w:rPr>
      </w:pPr>
      <w:r>
        <w:rPr>
          <w:rFonts w:hint="cs"/>
          <w:rtl/>
        </w:rPr>
        <w:t>"</w:t>
      </w:r>
      <w:r w:rsidR="00301F71">
        <w:rPr>
          <w:rFonts w:hint="cs"/>
          <w:rtl/>
        </w:rPr>
        <w:t xml:space="preserve">כל טרנספורמציה היא מעניינת, אם היא דרמטית," מארק אמר, "הטרנספורמציה הכי דרמטית היא של טיפת מים, שהופכת לפתית שלג. אני מתערב איתך שאני יכול לכתוב כזאת טרנספורמציה דרמטית </w:t>
      </w:r>
      <w:r w:rsidR="00301F71">
        <w:rPr>
          <w:rtl/>
        </w:rPr>
        <w:t>–</w:t>
      </w:r>
      <w:r w:rsidR="00301F71">
        <w:rPr>
          <w:rFonts w:hint="cs"/>
          <w:rtl/>
        </w:rPr>
        <w:t xml:space="preserve"> המולקולות החופשיות המקפצות, אוסרים אותן, מכריחים אותן לעמוד במקומן. מוצצים מהן את כל האנרגיה בשביל שיוכלו לקפץ, לצאת במחולות. ועכשיו הן אסורות, קשורות בחוכ אימתני אחת לשניה. הן מנסות לדחוף ככל יכלתן (כי כידוע מים מתנפחים כשהם הופכים לקרח </w:t>
      </w:r>
      <w:r w:rsidR="00301F71">
        <w:rPr>
          <w:rtl/>
        </w:rPr>
        <w:t>–</w:t>
      </w:r>
      <w:r w:rsidR="00301F71">
        <w:rPr>
          <w:rFonts w:hint="cs"/>
          <w:rtl/>
        </w:rPr>
        <w:t xml:space="preserve"> לכן קרח צף על מים), אבל הן עדיין כבולות בשלשלאות </w:t>
      </w:r>
      <w:r w:rsidR="00301F71">
        <w:t>bonds</w:t>
      </w:r>
      <w:r w:rsidR="00301F71">
        <w:rPr>
          <w:rFonts w:hint="cs"/>
          <w:rtl/>
        </w:rPr>
        <w:t xml:space="preserve"> אימתניות ובלתי נראות. אפשר היה לכתוב איזו דרמה טרגית על זה."</w:t>
      </w:r>
    </w:p>
    <w:p w14:paraId="30586200" w14:textId="43FA0732" w:rsidR="00301F71" w:rsidRDefault="00301F71" w:rsidP="00463608">
      <w:pPr>
        <w:rPr>
          <w:rtl/>
        </w:rPr>
      </w:pPr>
      <w:r>
        <w:rPr>
          <w:rFonts w:hint="cs"/>
          <w:rtl/>
        </w:rPr>
        <w:t>"זה יהיה שובר קופות, אה?" קולו של אלכס בקע רק בקושי מתוך צללי האקליפטוס.</w:t>
      </w:r>
    </w:p>
    <w:p w14:paraId="3C606303" w14:textId="7E5A9A60" w:rsidR="00301F71" w:rsidRDefault="00301F71" w:rsidP="00463608">
      <w:pPr>
        <w:rPr>
          <w:rtl/>
        </w:rPr>
      </w:pPr>
      <w:r>
        <w:rPr>
          <w:rFonts w:hint="cs"/>
          <w:rtl/>
        </w:rPr>
        <w:t xml:space="preserve">"גם פה מולינו מתרחשת טרנספורמציה דרמטית. אתה עצמך </w:t>
      </w:r>
      <w:r>
        <w:rPr>
          <w:rtl/>
        </w:rPr>
        <w:t>–</w:t>
      </w:r>
      <w:r>
        <w:rPr>
          <w:rFonts w:hint="cs"/>
          <w:rtl/>
        </w:rPr>
        <w:t xml:space="preserve"> מסתם איזה בחור אתה הופך לחייל. ללוחם. זה בדיוק כמו המים שהופכים לקרח </w:t>
      </w:r>
      <w:r>
        <w:rPr>
          <w:rtl/>
        </w:rPr>
        <w:t>–</w:t>
      </w:r>
      <w:r>
        <w:rPr>
          <w:rFonts w:hint="cs"/>
          <w:rtl/>
        </w:rPr>
        <w:t xml:space="preserve"> ממשהו מקפץ שיוצא במחולות אתה הופך ללוחם."</w:t>
      </w:r>
    </w:p>
    <w:p w14:paraId="753DB42E" w14:textId="56EEBE64" w:rsidR="00301F71" w:rsidRDefault="00301F71" w:rsidP="00463608">
      <w:pPr>
        <w:rPr>
          <w:rtl/>
        </w:rPr>
      </w:pPr>
      <w:r>
        <w:rPr>
          <w:rFonts w:hint="cs"/>
          <w:rtl/>
        </w:rPr>
        <w:t>"זה בכלל לא כמו הקרח, כי הוא יכולים להפוך בחזרה למים בלי שום סימן</w:t>
      </w:r>
      <w:r w:rsidR="00297907">
        <w:rPr>
          <w:rFonts w:hint="cs"/>
          <w:rtl/>
        </w:rPr>
        <w:t xml:space="preserve"> </w:t>
      </w:r>
      <w:r w:rsidR="00297907">
        <w:rPr>
          <w:rtl/>
        </w:rPr>
        <w:t>–</w:t>
      </w:r>
      <w:r w:rsidR="00297907">
        <w:rPr>
          <w:rFonts w:hint="cs"/>
          <w:rtl/>
        </w:rPr>
        <w:t xml:space="preserve"> המים יכולים להפוך לקרח וחזרה למים מליוני פעמים בלי שום סימן / טרואומה מדידה / </w:t>
      </w:r>
      <w:r w:rsidR="00297907">
        <w:t>aftereffect</w:t>
      </w:r>
      <w:r w:rsidR="00297907">
        <w:rPr>
          <w:rFonts w:hint="cs"/>
          <w:rtl/>
        </w:rPr>
        <w:t xml:space="preserve"> ואילו אני הופך ללוחם וזה בלתי הפיך </w:t>
      </w:r>
      <w:r w:rsidR="00297907">
        <w:rPr>
          <w:rtl/>
        </w:rPr>
        <w:t>–</w:t>
      </w:r>
      <w:r w:rsidR="00297907">
        <w:rPr>
          <w:rFonts w:hint="cs"/>
          <w:rtl/>
        </w:rPr>
        <w:t xml:space="preserve"> כמו עץ שנשרף והופך לפחם."</w:t>
      </w:r>
      <w:r>
        <w:rPr>
          <w:rFonts w:hint="cs"/>
          <w:rtl/>
        </w:rPr>
        <w:t xml:space="preserve"> </w:t>
      </w:r>
    </w:p>
    <w:p w14:paraId="200AE888" w14:textId="18B63E6C" w:rsidR="00DF1C3D" w:rsidRDefault="00DF1C3D" w:rsidP="00463608">
      <w:pPr>
        <w:rPr>
          <w:rtl/>
        </w:rPr>
      </w:pPr>
      <w:r>
        <w:rPr>
          <w:rFonts w:hint="cs"/>
          <w:rtl/>
        </w:rPr>
        <w:t>"זה יותר כמו גור אריות שמריח לראשונה בחייו דם!"</w:t>
      </w:r>
      <w:r>
        <w:rPr>
          <w:rFonts w:hint="cs"/>
        </w:rPr>
        <w:t xml:space="preserve"> </w:t>
      </w:r>
      <w:r>
        <w:rPr>
          <w:rFonts w:hint="cs"/>
          <w:rtl/>
        </w:rPr>
        <w:t>יסמין פלטה.</w:t>
      </w:r>
    </w:p>
    <w:p w14:paraId="22858329" w14:textId="43E80D7E" w:rsidR="00DF1C3D" w:rsidRDefault="00DF1C3D" w:rsidP="00463608">
      <w:pPr>
        <w:rPr>
          <w:rtl/>
        </w:rPr>
      </w:pPr>
      <w:r>
        <w:rPr>
          <w:rFonts w:hint="cs"/>
          <w:rtl/>
        </w:rPr>
        <w:t>"אז מה את רוצה?? מה את רוצה?? שמישהו יזרוק אבנים על אוטובוס," אלכס אמר ובכל דוגמה הקול שלו עלה עד לכדי צעקה, "ואני לא אפרוץ לצריף המסריח של אימא שלו באמצע הלילה ואעיף אותה מהמיטה? שהיא תמשיך לישון בשקט?"</w:t>
      </w:r>
    </w:p>
    <w:p w14:paraId="385A706B" w14:textId="69C04943" w:rsidR="00DF1C3D" w:rsidRDefault="00DF1C3D" w:rsidP="00463608">
      <w:pPr>
        <w:rPr>
          <w:rtl/>
        </w:rPr>
      </w:pPr>
      <w:r>
        <w:rPr>
          <w:rFonts w:hint="cs"/>
          <w:rtl/>
        </w:rPr>
        <w:t>"בקנדה אף אחד לא זורק אבנים על אוטובוסים."</w:t>
      </w:r>
    </w:p>
    <w:p w14:paraId="10C777DE" w14:textId="6425CFC6" w:rsidR="00DF1C3D" w:rsidRDefault="00DF1C3D" w:rsidP="00463608">
      <w:pPr>
        <w:rPr>
          <w:rtl/>
        </w:rPr>
      </w:pPr>
      <w:r>
        <w:rPr>
          <w:rFonts w:hint="cs"/>
          <w:rtl/>
        </w:rPr>
        <w:t>הוא משך בכתפיו.</w:t>
      </w:r>
    </w:p>
    <w:p w14:paraId="19A0D578" w14:textId="140A1CEE" w:rsidR="00DF1C3D" w:rsidRDefault="00DF1C3D" w:rsidP="00463608">
      <w:pPr>
        <w:rPr>
          <w:rtl/>
        </w:rPr>
      </w:pPr>
      <w:r>
        <w:rPr>
          <w:rFonts w:hint="cs"/>
          <w:rtl/>
        </w:rPr>
        <w:t>"לא היית צריך להתגייס."</w:t>
      </w:r>
    </w:p>
    <w:p w14:paraId="63049F70" w14:textId="537C5AA3" w:rsidR="00DF1C3D" w:rsidRDefault="00DF1C3D" w:rsidP="00463608">
      <w:pPr>
        <w:rPr>
          <w:rtl/>
        </w:rPr>
      </w:pPr>
      <w:r>
        <w:rPr>
          <w:rFonts w:hint="cs"/>
          <w:rtl/>
        </w:rPr>
        <w:t>"כן, רק לגור פה ולהנות עד שצריך לשלם את החוב&amp;."</w:t>
      </w:r>
    </w:p>
    <w:p w14:paraId="64ADF0F6" w14:textId="721E8434" w:rsidR="00DF1C3D" w:rsidRDefault="00DF1C3D" w:rsidP="00463608">
      <w:pPr>
        <w:rPr>
          <w:rtl/>
        </w:rPr>
      </w:pPr>
      <w:r>
        <w:rPr>
          <w:rFonts w:hint="cs"/>
          <w:rtl/>
        </w:rPr>
        <w:t>"אפשר לחיות פה ולהיות פציפיסט."</w:t>
      </w:r>
    </w:p>
    <w:p w14:paraId="17C2B056" w14:textId="2DB4BF97" w:rsidR="00DF1C3D" w:rsidRDefault="00DF1C3D" w:rsidP="00463608">
      <w:pPr>
        <w:rPr>
          <w:rtl/>
        </w:rPr>
      </w:pPr>
      <w:r>
        <w:rPr>
          <w:rFonts w:hint="cs"/>
          <w:rtl/>
        </w:rPr>
        <w:t>"אי אפשר לחיות פה ולהיות פציפיסט. כל יוגורט שאת קונה, את משלמת מע"מ (את זה הוא אמר בעברית) שהולך לצבא, לקניית רובים ותחמושת."</w:t>
      </w:r>
    </w:p>
    <w:p w14:paraId="0A26D36F" w14:textId="6886F669" w:rsidR="00DF1C3D" w:rsidRDefault="00DF1C3D" w:rsidP="00463608">
      <w:pPr>
        <w:rPr>
          <w:rtl/>
        </w:rPr>
      </w:pPr>
      <w:r>
        <w:rPr>
          <w:rFonts w:hint="cs"/>
          <w:rtl/>
        </w:rPr>
        <w:t>"אפשר לעשות דברים פציפיסטיים בצבא," היא אמרה ברכות.</w:t>
      </w:r>
    </w:p>
    <w:p w14:paraId="1CA80FB6" w14:textId="099DB9DA" w:rsidR="00DF1C3D" w:rsidRDefault="00DF1C3D" w:rsidP="00463608">
      <w:pPr>
        <w:rPr>
          <w:rtl/>
        </w:rPr>
      </w:pPr>
      <w:r>
        <w:rPr>
          <w:rFonts w:hint="cs"/>
          <w:rtl/>
        </w:rPr>
        <w:lastRenderedPageBreak/>
        <w:t>"כן? מה למשל?"</w:t>
      </w:r>
    </w:p>
    <w:p w14:paraId="02EF897C" w14:textId="4AA80729" w:rsidR="00DF1C3D" w:rsidRDefault="00DF1C3D" w:rsidP="00463608">
      <w:pPr>
        <w:rPr>
          <w:rtl/>
        </w:rPr>
      </w:pPr>
      <w:r>
        <w:rPr>
          <w:rFonts w:hint="cs"/>
          <w:rtl/>
        </w:rPr>
        <w:t>"למשל, הגנה."</w:t>
      </w:r>
    </w:p>
    <w:p w14:paraId="2B27877D" w14:textId="3D93F187" w:rsidR="00DF1C3D" w:rsidRDefault="00DF1C3D" w:rsidP="00463608">
      <w:pPr>
        <w:rPr>
          <w:rtl/>
        </w:rPr>
      </w:pPr>
      <w:r>
        <w:rPr>
          <w:rFonts w:hint="cs"/>
          <w:rtl/>
        </w:rPr>
        <w:t>"אני זה ההגנה. צה"ל זה הגנה."</w:t>
      </w:r>
    </w:p>
    <w:p w14:paraId="6FA5A88C" w14:textId="3CDFE4A1" w:rsidR="00DF1C3D" w:rsidRDefault="00B20420" w:rsidP="00463608">
      <w:pPr>
        <w:rPr>
          <w:rtl/>
        </w:rPr>
      </w:pPr>
      <w:r>
        <w:rPr>
          <w:rFonts w:hint="cs"/>
          <w:rtl/>
        </w:rPr>
        <w:t xml:space="preserve">"אני מתכוונת </w:t>
      </w:r>
      <w:r>
        <w:rPr>
          <w:rtl/>
        </w:rPr>
        <w:t>–</w:t>
      </w:r>
      <w:r>
        <w:rPr>
          <w:rFonts w:hint="cs"/>
          <w:rtl/>
        </w:rPr>
        <w:t xml:space="preserve"> רק הגנה, בלי התקפה. כמו שכשביל להגן על צמח, אפשר לרסס את כל השדה ולהרוג את כל החיפושיות, אבל אפשר גם לבנות מסביב לשדה גדר כזאת, בלתי חדירה."</w:t>
      </w:r>
    </w:p>
    <w:p w14:paraId="7452CF4C" w14:textId="374E0C6E" w:rsidR="00B20420" w:rsidRDefault="00B20420" w:rsidP="00463608">
      <w:pPr>
        <w:rPr>
          <w:rtl/>
        </w:rPr>
      </w:pPr>
      <w:r>
        <w:rPr>
          <w:rFonts w:hint="cs"/>
          <w:rtl/>
        </w:rPr>
        <w:t>"אז כל החיפושיות ימותו ברעב. חוץ מאלו שילמדו שאפשר לעף מעל הגדר ולהכנס לשדה."</w:t>
      </w:r>
    </w:p>
    <w:p w14:paraId="68D10F8A" w14:textId="3476BBD4" w:rsidR="00B20420" w:rsidRDefault="00B20420" w:rsidP="00463608">
      <w:pPr>
        <w:rPr>
          <w:rtl/>
        </w:rPr>
      </w:pPr>
      <w:r>
        <w:rPr>
          <w:rFonts w:hint="cs"/>
          <w:rtl/>
        </w:rPr>
        <w:t>"לא! אתה יודע למה אני מתכוונת!"</w:t>
      </w:r>
    </w:p>
    <w:p w14:paraId="4A108EC1" w14:textId="416ABA73" w:rsidR="00B20420" w:rsidRDefault="00B20420" w:rsidP="00463608">
      <w:pPr>
        <w:rPr>
          <w:rtl/>
        </w:rPr>
      </w:pPr>
      <w:r>
        <w:rPr>
          <w:rFonts w:hint="cs"/>
          <w:rtl/>
        </w:rPr>
        <w:t>"אני גם לא יודע וגם שונא את הטפות המוסר האלו."</w:t>
      </w:r>
    </w:p>
    <w:p w14:paraId="367F9556" w14:textId="4D14B557" w:rsidR="00B20420" w:rsidRDefault="00B20420" w:rsidP="00463608">
      <w:pPr>
        <w:rPr>
          <w:rtl/>
        </w:rPr>
      </w:pPr>
      <w:r>
        <w:rPr>
          <w:rFonts w:hint="cs"/>
          <w:rtl/>
        </w:rPr>
        <w:t>"נו," שידלה הדס, "באנו לשמוח. אלכס בוא תראה את העוגה, ראית?"</w:t>
      </w:r>
    </w:p>
    <w:p w14:paraId="2E7D9CA7" w14:textId="4B554A1F" w:rsidR="00B20420" w:rsidRDefault="00B20420" w:rsidP="00463608">
      <w:pPr>
        <w:rPr>
          <w:rtl/>
        </w:rPr>
      </w:pPr>
      <w:r>
        <w:rPr>
          <w:rFonts w:hint="cs"/>
          <w:rtl/>
        </w:rPr>
        <w:t>"אני כבר לא רעב."</w:t>
      </w:r>
    </w:p>
    <w:p w14:paraId="22097017" w14:textId="20FCD22A" w:rsidR="00B20420" w:rsidRDefault="00B20420" w:rsidP="00463608">
      <w:pPr>
        <w:rPr>
          <w:rtl/>
        </w:rPr>
      </w:pPr>
      <w:r>
        <w:rPr>
          <w:rFonts w:hint="cs"/>
          <w:rtl/>
        </w:rPr>
        <w:t>"אני מתכוונת," יסמין המשיכה, "כמו שטיל בא להתביית על מטוס, אז לייצר בתוך המטוס משדר שמשבש את הטיל. אני מדברת על כדור, שיורים אותו על החייל, והחייל יש לו מעין מאוורר עצמתי כזה שמסיט את כל הכדורים שנורים עליו למקום אחר. איזה מכשיר שסופר את כל התנע של הכדור, שלא יפגע בך."</w:t>
      </w:r>
    </w:p>
    <w:p w14:paraId="39DCBC05" w14:textId="77777777" w:rsidR="00DF1C3D" w:rsidRPr="00463608" w:rsidRDefault="00DF1C3D" w:rsidP="00463608">
      <w:pPr>
        <w:rPr>
          <w:rtl/>
        </w:rPr>
      </w:pPr>
    </w:p>
    <w:p w14:paraId="351FD02E" w14:textId="19284A22" w:rsidR="00A11ECF" w:rsidRDefault="00A11ECF" w:rsidP="00250000">
      <w:pPr>
        <w:rPr>
          <w:rFonts w:cs="Times New Roman"/>
          <w:rtl/>
        </w:rPr>
      </w:pPr>
    </w:p>
    <w:p w14:paraId="39B0C80E" w14:textId="4DF7826C" w:rsidR="008937FE" w:rsidRDefault="008937FE" w:rsidP="00250000">
      <w:pPr>
        <w:rPr>
          <w:rFonts w:cs="Times New Roman"/>
          <w:rtl/>
        </w:rPr>
      </w:pPr>
    </w:p>
    <w:p w14:paraId="36172B44" w14:textId="77777777" w:rsidR="008937FE" w:rsidRPr="008937FE" w:rsidRDefault="008937FE" w:rsidP="008937FE">
      <w:pPr>
        <w:pStyle w:val="Heading2"/>
        <w:rPr>
          <w:rtl/>
        </w:rPr>
      </w:pPr>
      <w:r w:rsidRPr="008937FE">
        <w:rPr>
          <w:rtl/>
        </w:rPr>
        <w:t>אלכס המפקד:</w:t>
      </w:r>
    </w:p>
    <w:p w14:paraId="31E393AA" w14:textId="77777777" w:rsidR="008937FE" w:rsidRPr="008937FE" w:rsidRDefault="008937FE" w:rsidP="008937FE">
      <w:pPr>
        <w:rPr>
          <w:rFonts w:cs="Times New Roman"/>
          <w:rtl/>
        </w:rPr>
      </w:pPr>
      <w:r w:rsidRPr="008937FE">
        <w:rPr>
          <w:rFonts w:cs="Times New Roman"/>
          <w:rtl/>
        </w:rPr>
        <w:t>מה אני עושה?</w:t>
      </w:r>
    </w:p>
    <w:p w14:paraId="02A4B0EF" w14:textId="77777777" w:rsidR="008937FE" w:rsidRPr="008937FE" w:rsidRDefault="008937FE" w:rsidP="008937FE">
      <w:pPr>
        <w:rPr>
          <w:rFonts w:cs="Times New Roman"/>
          <w:rtl/>
        </w:rPr>
      </w:pPr>
      <w:r w:rsidRPr="008937FE">
        <w:rPr>
          <w:rFonts w:cs="Times New Roman"/>
          <w:rtl/>
        </w:rPr>
        <w:t>אבל הוא ידע מה הוא עושה, הוא ידע טוב מאוד מה הוא עושה.</w:t>
      </w:r>
    </w:p>
    <w:p w14:paraId="032481F1" w14:textId="77777777" w:rsidR="008937FE" w:rsidRPr="008937FE" w:rsidRDefault="008937FE" w:rsidP="008937FE">
      <w:pPr>
        <w:rPr>
          <w:rFonts w:cs="Times New Roman"/>
          <w:rtl/>
        </w:rPr>
      </w:pPr>
      <w:r w:rsidRPr="008937FE">
        <w:rPr>
          <w:rFonts w:cs="Times New Roman"/>
          <w:rtl/>
        </w:rPr>
        <w:t>מתחילת השירות הוא גילה שחיילים אחרים היו מאוד אסירי תודה אליו אם נתן להם את היציאות שלו. ובמיוחד הפקודים - כאילו נתן להם ליטרת בשר (ובאמת היו חיילים שחשו את בשרם נקרע לאחר כמה שבועות רצופים בלי אימא ובית) ואם המפקד חותך את עצמו בשבילם, ממש שם את הבשר שלו עבורם, אז נעשה כל מה שיגיד בשביל שיהיה מרוצה. לגרום לאלכס להיות מרוצה מהם - זה היה תמצית חייהם. המפקד אמר, והמפקד ביקש היו שנית לחשי הקסם העוצמתיים ביותר.</w:t>
      </w:r>
    </w:p>
    <w:p w14:paraId="2B535210" w14:textId="2A99A81C" w:rsidR="008937FE" w:rsidRDefault="008937FE" w:rsidP="008937FE">
      <w:pPr>
        <w:rPr>
          <w:rFonts w:cs="Times New Roman"/>
          <w:rtl/>
        </w:rPr>
      </w:pPr>
      <w:r w:rsidRPr="008937FE">
        <w:rPr>
          <w:rFonts w:cs="Times New Roman"/>
          <w:rtl/>
        </w:rPr>
        <w:t>אני המפקד הופמן, הוא היה מציג את עצמו. אתם יודים מה זה הופמן? הוף זה חנית (הוף זה איכר - לבדוק) ו-מן זה איש. אני איש החנית. חנית זה כלי נשק כבד מאוד, שקשה להפעיל. אבל ככה קראו למשפחה שלי, אנשי החנית, וזה מה שאני דורש מכם: סדר, משמעת, חתירה למגע. חנית זה לא דבר שאתה משגר בתל-אביב וזה נוחת בדמשק. הבנתם? זה אני. אם יש למישהו שאלות - אין שאלות, נעבור הלאה.</w:t>
      </w:r>
    </w:p>
    <w:p w14:paraId="211B69C6" w14:textId="7F7CF512" w:rsidR="00A11ECF" w:rsidRDefault="00A11ECF" w:rsidP="008937FE">
      <w:pPr>
        <w:pStyle w:val="Heading3"/>
        <w:rPr>
          <w:rtl/>
        </w:rPr>
      </w:pPr>
      <w:r w:rsidRPr="00A11ECF">
        <w:rPr>
          <w:rtl/>
        </w:rPr>
        <w:t>משהו שאולי אלכס אומר בתור קצין בצבא</w:t>
      </w:r>
      <w:r w:rsidR="00FF06D3">
        <w:rPr>
          <w:rFonts w:hint="cs"/>
          <w:rtl/>
        </w:rPr>
        <w:t>:</w:t>
      </w:r>
    </w:p>
    <w:p w14:paraId="31D5E883" w14:textId="6D3EE671" w:rsidR="00A11ECF" w:rsidRPr="00A11ECF" w:rsidRDefault="00A11ECF" w:rsidP="00A11ECF">
      <w:pPr>
        <w:rPr>
          <w:rFonts w:cs="Times New Roman"/>
          <w:rtl/>
        </w:rPr>
      </w:pPr>
      <w:r w:rsidRPr="00A11ECF">
        <w:rPr>
          <w:rFonts w:cs="Times New Roman"/>
          <w:rtl/>
        </w:rPr>
        <w:t xml:space="preserve">לפתוח בדוגמה עקרונית ליכולת הזו, הרי זו נמצאת במאמר קצר שפורסם ב-1980 ונקרא "יפֵי הנפש ואנשי החיל". זה מאמר רלוונטי עד עצם היום הזה שדן באופן עקרוני באותו טיפוס ישראלי היסטורי שהוזכר (איש הרוח המוכיח בשער). אבל אחד הערכים המוספים שמכניסה רביקוביץ לדיון הוא התובנה ש"יפי נפש" הם אנשים שאכפת להם מהזולת דווקא משום </w:t>
      </w:r>
      <w:r w:rsidRPr="00A11ECF">
        <w:rPr>
          <w:rFonts w:cs="Times New Roman"/>
          <w:rtl/>
        </w:rPr>
        <w:lastRenderedPageBreak/>
        <w:t xml:space="preserve">הכאבים הפנימיים שלהם, ולא משום איזה אנינות נעלה. יפי-הנפש "לא תמיד הם חיים בשלום בינם לבין עצמם. לפעמים, צר לי לומר, יש בהם שמץ גיחוך". </w:t>
      </w:r>
    </w:p>
    <w:p w14:paraId="3E85B181" w14:textId="7645C260" w:rsidR="00A11ECF" w:rsidRDefault="00A11ECF" w:rsidP="00A11ECF">
      <w:pPr>
        <w:rPr>
          <w:rFonts w:cs="Times New Roman"/>
          <w:rtl/>
        </w:rPr>
      </w:pPr>
      <w:r w:rsidRPr="00A11ECF">
        <w:rPr>
          <w:rFonts w:cs="Times New Roman"/>
          <w:rtl/>
        </w:rPr>
        <w:t>זה מתוך ביקורת יל קובץ מאמרים של דליה רביקוביץ</w:t>
      </w:r>
    </w:p>
    <w:p w14:paraId="21A80330" w14:textId="77777777" w:rsidR="00FB4E59" w:rsidRPr="00CD067C" w:rsidRDefault="00FB4E59" w:rsidP="00250000">
      <w:pPr>
        <w:rPr>
          <w:rtl/>
        </w:rPr>
      </w:pPr>
    </w:p>
    <w:p w14:paraId="3ECECCC9" w14:textId="77777777" w:rsidR="0018310D" w:rsidRPr="0044357B" w:rsidRDefault="0018310D" w:rsidP="00D14A18">
      <w:pPr>
        <w:pStyle w:val="Heading2"/>
        <w:rPr>
          <w:rtl/>
        </w:rPr>
      </w:pPr>
      <w:bookmarkStart w:id="18" w:name="_Toc297351137"/>
      <w:bookmarkStart w:id="19" w:name="_Toc322023155"/>
      <w:bookmarkStart w:id="20" w:name="_Toc299174441"/>
      <w:bookmarkStart w:id="21" w:name="_Toc408762882"/>
      <w:r w:rsidRPr="0044357B">
        <w:rPr>
          <w:rtl/>
        </w:rPr>
        <w:t>הו ארצי, מולדתי</w:t>
      </w:r>
      <w:bookmarkEnd w:id="18"/>
      <w:bookmarkEnd w:id="19"/>
      <w:bookmarkEnd w:id="20"/>
      <w:bookmarkEnd w:id="21"/>
    </w:p>
    <w:p w14:paraId="1E92FE75" w14:textId="77777777" w:rsidR="00BC7D5C" w:rsidRDefault="00BC7D5C" w:rsidP="00250000">
      <w:pPr>
        <w:rPr>
          <w:rtl/>
        </w:rPr>
      </w:pPr>
      <w:r>
        <w:rPr>
          <w:rFonts w:hint="cs"/>
          <w:rtl/>
        </w:rPr>
        <w:t xml:space="preserve">[אלכס אמר לארקדי על איזו שאלה </w:t>
      </w:r>
      <w:r>
        <w:rPr>
          <w:rtl/>
        </w:rPr>
        <w:t>–</w:t>
      </w:r>
      <w:r>
        <w:rPr>
          <w:rFonts w:hint="cs"/>
          <w:rtl/>
        </w:rPr>
        <w:t xml:space="preserve"> זה עדיין ימים קדומים, שזה תרגום מילולי של </w:t>
      </w:r>
      <w:r>
        <w:rPr>
          <w:rtl/>
        </w:rPr>
        <w:t>–</w:t>
      </w:r>
      <w:r>
        <w:rPr>
          <w:rFonts w:hint="cs"/>
          <w:rtl/>
        </w:rPr>
        <w:t xml:space="preserve"> </w:t>
      </w:r>
      <w:r>
        <w:t>It’s still early days</w:t>
      </w:r>
      <w:r>
        <w:rPr>
          <w:rFonts w:hint="cs"/>
          <w:rtl/>
        </w:rPr>
        <w:t>.]</w:t>
      </w:r>
    </w:p>
    <w:p w14:paraId="08389444" w14:textId="77777777" w:rsidR="004627AB" w:rsidRPr="00CD067C" w:rsidRDefault="004627AB" w:rsidP="00250000">
      <w:pPr>
        <w:rPr>
          <w:rtl/>
        </w:rPr>
      </w:pPr>
      <w:r w:rsidRPr="00CD067C">
        <w:rPr>
          <w:rtl/>
        </w:rPr>
        <w:t xml:space="preserve">אלכס נסע עם ארקדי והדס למועדון בתל-אביב והפעם לא עם יסמין אלא </w:t>
      </w:r>
      <w:r w:rsidR="00672670">
        <w:rPr>
          <w:rFonts w:hint="cs"/>
          <w:rtl/>
        </w:rPr>
        <w:t>עם</w:t>
      </w:r>
      <w:r w:rsidRPr="00CD067C">
        <w:rPr>
          <w:rtl/>
        </w:rPr>
        <w:t xml:space="preserve"> לילך. </w:t>
      </w:r>
    </w:p>
    <w:p w14:paraId="7D9CAC4C" w14:textId="77777777" w:rsidR="004627AB" w:rsidRPr="00CD067C" w:rsidRDefault="004627AB" w:rsidP="00250000">
      <w:pPr>
        <w:rPr>
          <w:rtl/>
        </w:rPr>
      </w:pPr>
      <w:r w:rsidRPr="00CD067C">
        <w:rPr>
          <w:rtl/>
        </w:rPr>
        <w:t>"איזה נעליים מקסימות!" הדס התפעלה. היא השתדלה להיות לבבית, היא באמת השתדלה אבל החברה החדשה של אלכס שהיתמרה גבוה מעליה בעקביה הבלתי אפשריים לא התרשמה.</w:t>
      </w:r>
    </w:p>
    <w:p w14:paraId="7E8AD744" w14:textId="0AF560C2" w:rsidR="004627AB" w:rsidRPr="0017325F" w:rsidRDefault="00264DCF" w:rsidP="00391C63">
      <w:pPr>
        <w:rPr>
          <w:rtl/>
        </w:rPr>
      </w:pPr>
      <w:r>
        <w:rPr>
          <w:rtl/>
        </w:rPr>
        <w:t>והעניין הוא</w:t>
      </w:r>
      <w:r>
        <w:rPr>
          <w:rFonts w:hint="cs"/>
          <w:rtl/>
        </w:rPr>
        <w:t xml:space="preserve"> </w:t>
      </w:r>
      <w:r>
        <w:rPr>
          <w:rtl/>
        </w:rPr>
        <w:t>–</w:t>
      </w:r>
      <w:r w:rsidR="004627AB" w:rsidRPr="00CD067C">
        <w:rPr>
          <w:rtl/>
        </w:rPr>
        <w:t xml:space="preserve"> הדס </w:t>
      </w:r>
      <w:r w:rsidR="004627AB" w:rsidRPr="0017325F">
        <w:rPr>
          <w:rtl/>
        </w:rPr>
        <w:t xml:space="preserve">לא הבינה מה העניין בעצם. היא </w:t>
      </w:r>
      <w:r w:rsidR="001C5A04">
        <w:rPr>
          <w:rtl/>
        </w:rPr>
        <w:t>הייתה</w:t>
      </w:r>
      <w:r w:rsidR="004627AB" w:rsidRPr="0017325F">
        <w:rPr>
          <w:rtl/>
        </w:rPr>
        <w:t xml:space="preserve"> יפה כמובן, הלילך הזאת, אבל </w:t>
      </w:r>
      <w:r w:rsidR="00391C63" w:rsidRPr="0017325F">
        <w:rPr>
          <w:rFonts w:hint="cs"/>
          <w:rtl/>
        </w:rPr>
        <w:t xml:space="preserve">לא זה העניין, הרי </w:t>
      </w:r>
      <w:r w:rsidR="004627AB" w:rsidRPr="0017325F">
        <w:rPr>
          <w:rtl/>
        </w:rPr>
        <w:t xml:space="preserve">גם יסמין </w:t>
      </w:r>
      <w:r w:rsidR="001C5A04">
        <w:rPr>
          <w:rtl/>
        </w:rPr>
        <w:t>הייתה</w:t>
      </w:r>
      <w:r w:rsidR="004627AB" w:rsidRPr="0017325F">
        <w:rPr>
          <w:rtl/>
        </w:rPr>
        <w:t xml:space="preserve"> יפה. אמנם לא הרבתה להתלבש במיטב האפנה ולהתאפר לפי הצו האחרון, ציפורניה מעולם לא היו משוחות בכישרון כה מקצועי אבל בכל זאת, לא ניתן להכריע מי מהן </w:t>
      </w:r>
      <w:r w:rsidR="001C5A04">
        <w:rPr>
          <w:rtl/>
        </w:rPr>
        <w:t>הייתה</w:t>
      </w:r>
      <w:r w:rsidR="004627AB" w:rsidRPr="0017325F">
        <w:rPr>
          <w:rtl/>
        </w:rPr>
        <w:t xml:space="preserve"> יפה יותר, כל אחת בדרכה היא.</w:t>
      </w:r>
    </w:p>
    <w:p w14:paraId="2F714F0E" w14:textId="2E697DBD" w:rsidR="004627AB" w:rsidRPr="00CD067C" w:rsidRDefault="008C3670" w:rsidP="00F16099">
      <w:pPr>
        <w:rPr>
          <w:rtl/>
        </w:rPr>
      </w:pPr>
      <w:r w:rsidRPr="0017325F">
        <w:rPr>
          <w:rtl/>
        </w:rPr>
        <w:t>ו</w:t>
      </w:r>
      <w:r w:rsidRPr="0017325F">
        <w:rPr>
          <w:rFonts w:hint="cs"/>
          <w:rtl/>
        </w:rPr>
        <w:t xml:space="preserve">לא </w:t>
      </w:r>
      <w:r w:rsidR="004627AB" w:rsidRPr="0017325F">
        <w:rPr>
          <w:rtl/>
        </w:rPr>
        <w:t xml:space="preserve">היה </w:t>
      </w:r>
      <w:r w:rsidRPr="0017325F">
        <w:rPr>
          <w:rFonts w:hint="cs"/>
          <w:rtl/>
        </w:rPr>
        <w:t xml:space="preserve">ספק </w:t>
      </w:r>
      <w:r w:rsidR="004627AB" w:rsidRPr="0017325F">
        <w:rPr>
          <w:rtl/>
        </w:rPr>
        <w:t xml:space="preserve">שלאלכס תהיה בסופו של דבר חברה חדשה. מי היא תהיה, זאת </w:t>
      </w:r>
      <w:r w:rsidR="001C5A04">
        <w:rPr>
          <w:rtl/>
        </w:rPr>
        <w:t>הייתה</w:t>
      </w:r>
      <w:r w:rsidR="004627AB" w:rsidRPr="0017325F">
        <w:rPr>
          <w:rtl/>
        </w:rPr>
        <w:t xml:space="preserve"> כל השאלה. ברור היה מי היא </w:t>
      </w:r>
      <w:r w:rsidR="004627AB" w:rsidRPr="0017325F">
        <w:rPr>
          <w:i/>
          <w:iCs/>
          <w:rtl/>
        </w:rPr>
        <w:t>לא</w:t>
      </w:r>
      <w:r w:rsidR="00E964A2" w:rsidRPr="0017325F">
        <w:rPr>
          <w:rtl/>
        </w:rPr>
        <w:t xml:space="preserve"> תהיה</w:t>
      </w:r>
      <w:r w:rsidRPr="0017325F">
        <w:rPr>
          <w:rtl/>
        </w:rPr>
        <w:t>. ו</w:t>
      </w:r>
      <w:r w:rsidR="00F06A3F">
        <w:rPr>
          <w:rtl/>
        </w:rPr>
        <w:t>עכשיו</w:t>
      </w:r>
      <w:r w:rsidRPr="0017325F">
        <w:rPr>
          <w:rtl/>
        </w:rPr>
        <w:t xml:space="preserve"> זאת שהפכה</w:t>
      </w:r>
      <w:r w:rsidRPr="0017325F">
        <w:rPr>
          <w:rFonts w:hint="cs"/>
          <w:rtl/>
        </w:rPr>
        <w:t xml:space="preserve"> [שנעשתה]</w:t>
      </w:r>
      <w:r w:rsidR="004627AB" w:rsidRPr="0017325F">
        <w:rPr>
          <w:rtl/>
        </w:rPr>
        <w:t xml:space="preserve"> </w:t>
      </w:r>
      <w:r w:rsidRPr="0017325F">
        <w:rPr>
          <w:rFonts w:hint="cs"/>
          <w:rtl/>
        </w:rPr>
        <w:t>ל</w:t>
      </w:r>
      <w:r w:rsidR="004627AB" w:rsidRPr="0017325F">
        <w:rPr>
          <w:rtl/>
        </w:rPr>
        <w:t>חברתו החדשה ציחקקה איתו מאחור. הדס הציצה במראה האחורית, הוא נישק אותה ב</w:t>
      </w:r>
      <w:r w:rsidR="00271F95">
        <w:rPr>
          <w:rtl/>
        </w:rPr>
        <w:t>צוואר</w:t>
      </w:r>
      <w:r w:rsidR="004627AB" w:rsidRPr="0017325F">
        <w:rPr>
          <w:rtl/>
        </w:rPr>
        <w:t xml:space="preserve"> בדיוק כפי שהיה </w:t>
      </w:r>
      <w:r w:rsidRPr="0017325F">
        <w:rPr>
          <w:rFonts w:hint="cs"/>
          <w:rtl/>
        </w:rPr>
        <w:t xml:space="preserve">עושה </w:t>
      </w:r>
      <w:r w:rsidR="004627AB" w:rsidRPr="0017325F">
        <w:rPr>
          <w:rtl/>
        </w:rPr>
        <w:t>ע</w:t>
      </w:r>
      <w:r w:rsidR="00264DCF" w:rsidRPr="0017325F">
        <w:rPr>
          <w:rFonts w:hint="cs"/>
          <w:rtl/>
        </w:rPr>
        <w:t xml:space="preserve">ם </w:t>
      </w:r>
      <w:r w:rsidR="004627AB" w:rsidRPr="0017325F">
        <w:rPr>
          <w:rtl/>
        </w:rPr>
        <w:t>יסמין! הדס לא הבינה ממתי הפכה להיות משגיחת הצניעות של אלכס מטעם יסמין</w:t>
      </w:r>
      <w:r w:rsidR="00E964A2" w:rsidRPr="0017325F">
        <w:rPr>
          <w:rFonts w:hint="cs"/>
          <w:rtl/>
        </w:rPr>
        <w:t>,</w:t>
      </w:r>
      <w:r w:rsidR="004627AB" w:rsidRPr="0017325F">
        <w:rPr>
          <w:rtl/>
        </w:rPr>
        <w:t xml:space="preserve"> אבל היה ברור</w:t>
      </w:r>
      <w:r w:rsidR="00E964A2" w:rsidRPr="0017325F">
        <w:rPr>
          <w:rFonts w:hint="cs"/>
          <w:rtl/>
        </w:rPr>
        <w:t xml:space="preserve"> </w:t>
      </w:r>
      <w:r w:rsidR="004627AB" w:rsidRPr="0017325F">
        <w:rPr>
          <w:rtl/>
        </w:rPr>
        <w:t xml:space="preserve">לה שהתנהגותו די עוברת כל גבול. אולי לא כל גבול בדיוק אבל בוודאי גבולות </w:t>
      </w:r>
      <w:r w:rsidR="0007458E">
        <w:rPr>
          <w:rtl/>
        </w:rPr>
        <w:t>מסוימ</w:t>
      </w:r>
      <w:r w:rsidR="004627AB" w:rsidRPr="0017325F">
        <w:rPr>
          <w:rtl/>
        </w:rPr>
        <w:t>ים. ובכלל, אחרי גופה הנערי של יסמין מי היה</w:t>
      </w:r>
      <w:r w:rsidR="004627AB" w:rsidRPr="00CD067C">
        <w:rPr>
          <w:rtl/>
        </w:rPr>
        <w:t xml:space="preserve"> משער שהוא נמשך גם לבנות... מפותחות. קל היה לתרץ את העדפות</w:t>
      </w:r>
      <w:r>
        <w:rPr>
          <w:rFonts w:hint="cs"/>
          <w:rtl/>
        </w:rPr>
        <w:t>יו</w:t>
      </w:r>
      <w:r w:rsidR="004627AB" w:rsidRPr="00CD067C">
        <w:rPr>
          <w:rtl/>
        </w:rPr>
        <w:t xml:space="preserve"> כך, כי הדס בהחלט </w:t>
      </w:r>
      <w:r w:rsidR="001C5A04">
        <w:rPr>
          <w:rtl/>
        </w:rPr>
        <w:t>הייתה</w:t>
      </w:r>
      <w:r w:rsidR="004627AB" w:rsidRPr="00CD067C">
        <w:rPr>
          <w:rtl/>
        </w:rPr>
        <w:t xml:space="preserve"> מפותחת </w:t>
      </w:r>
      <w:r w:rsidR="004627AB" w:rsidRPr="00CD067C">
        <w:rPr>
          <w:rFonts w:hint="cs"/>
          <w:rtl/>
        </w:rPr>
        <w:t xml:space="preserve">יותר מיסמין </w:t>
      </w:r>
      <w:r w:rsidR="004627AB" w:rsidRPr="00CD067C">
        <w:rPr>
          <w:rtl/>
        </w:rPr>
        <w:t>ועתה הסבר ותיק ומשומן זה</w:t>
      </w:r>
      <w:r>
        <w:rPr>
          <w:rtl/>
        </w:rPr>
        <w:t xml:space="preserve"> קרס. ואין זה הסבר שמבוסס על לא</w:t>
      </w:r>
      <w:r>
        <w:rPr>
          <w:rFonts w:hint="cs"/>
          <w:rtl/>
        </w:rPr>
        <w:t>-</w:t>
      </w:r>
      <w:r w:rsidR="004627AB" w:rsidRPr="00CD067C">
        <w:rPr>
          <w:rtl/>
        </w:rPr>
        <w:t xml:space="preserve">כלום, על גחמות ותקוות שוא, אלא על... להדס היה סוד. מחשבה סודית ופרטית עד כדי כך שאפילו היא </w:t>
      </w:r>
      <w:r>
        <w:rPr>
          <w:rFonts w:hint="cs"/>
          <w:rtl/>
        </w:rPr>
        <w:t xml:space="preserve">עצמה </w:t>
      </w:r>
      <w:r w:rsidR="004627AB" w:rsidRPr="00CD067C">
        <w:rPr>
          <w:rtl/>
        </w:rPr>
        <w:t>חשבה אותה לעיתים רחוקות בלבד, גם מכיוון שבנסיבות רגילות המחשבה עלול</w:t>
      </w:r>
      <w:r>
        <w:rPr>
          <w:rFonts w:hint="cs"/>
          <w:rtl/>
        </w:rPr>
        <w:t>ה</w:t>
      </w:r>
      <w:r w:rsidR="004627AB" w:rsidRPr="00CD067C">
        <w:rPr>
          <w:rtl/>
        </w:rPr>
        <w:t xml:space="preserve"> לגרום לתסבוכות ומבוכה וגמגומים בהזדמנויות בלתי צפויות, וגם מכיוון שלמחשבה </w:t>
      </w:r>
      <w:r w:rsidR="001C5A04">
        <w:rPr>
          <w:rFonts w:hint="cs"/>
          <w:rtl/>
        </w:rPr>
        <w:t>הייתה</w:t>
      </w:r>
      <w:r w:rsidR="004627AB" w:rsidRPr="00CD067C">
        <w:rPr>
          <w:rtl/>
        </w:rPr>
        <w:t xml:space="preserve"> עוצמה בלתי רגילה, </w:t>
      </w:r>
      <w:r w:rsidR="00264DCF">
        <w:rPr>
          <w:rFonts w:hint="cs"/>
          <w:rtl/>
        </w:rPr>
        <w:t>ש</w:t>
      </w:r>
      <w:r w:rsidR="00264DCF">
        <w:rPr>
          <w:rtl/>
        </w:rPr>
        <w:t>ה</w:t>
      </w:r>
      <w:r w:rsidR="00264DCF">
        <w:rPr>
          <w:rFonts w:hint="cs"/>
          <w:rtl/>
        </w:rPr>
        <w:t>טיסה א</w:t>
      </w:r>
      <w:r w:rsidR="004627AB" w:rsidRPr="00CD067C">
        <w:rPr>
          <w:rtl/>
        </w:rPr>
        <w:t xml:space="preserve">ת הדס ממצב </w:t>
      </w:r>
      <w:r w:rsidR="004627AB" w:rsidRPr="00CD067C">
        <w:rPr>
          <w:rFonts w:hint="cs"/>
          <w:rtl/>
        </w:rPr>
        <w:t>אדיש</w:t>
      </w:r>
      <w:r w:rsidR="004627AB" w:rsidRPr="00CD067C">
        <w:rPr>
          <w:rtl/>
        </w:rPr>
        <w:t xml:space="preserve"> וקרוב לכניעה לאחר שעה</w:t>
      </w:r>
      <w:r w:rsidR="00E964A2">
        <w:rPr>
          <w:rFonts w:hint="cs"/>
          <w:rtl/>
        </w:rPr>
        <w:t xml:space="preserve"> </w:t>
      </w:r>
      <w:r w:rsidR="004627AB" w:rsidRPr="00CD067C">
        <w:rPr>
          <w:rtl/>
        </w:rPr>
        <w:t xml:space="preserve">כשהיד כבר ממש כואבת </w:t>
      </w:r>
      <w:r w:rsidR="00B410B6">
        <w:rPr>
          <w:rFonts w:hint="cs"/>
          <w:rtl/>
        </w:rPr>
        <w:t xml:space="preserve">ולמטה יבש ומשופשף כמו נייר זכוכית </w:t>
      </w:r>
      <w:r w:rsidR="004627AB" w:rsidRPr="00CD067C">
        <w:rPr>
          <w:rtl/>
        </w:rPr>
        <w:t xml:space="preserve">ועדיין דבר לא זז </w:t>
      </w:r>
      <w:r>
        <w:rPr>
          <w:rtl/>
        </w:rPr>
        <w:t>–</w:t>
      </w:r>
      <w:r>
        <w:rPr>
          <w:rFonts w:hint="cs"/>
          <w:rtl/>
        </w:rPr>
        <w:t xml:space="preserve"> </w:t>
      </w:r>
      <w:r w:rsidR="004627AB" w:rsidRPr="00CD067C">
        <w:rPr>
          <w:rtl/>
        </w:rPr>
        <w:t xml:space="preserve">תוך שניות למצב שבו היא מפרפרת עמוק בתוך החיים, גונחת מאושרת וזוהרת </w:t>
      </w:r>
      <w:r w:rsidR="00462616">
        <w:rPr>
          <w:rFonts w:hint="cs"/>
          <w:rtl/>
        </w:rPr>
        <w:t xml:space="preserve">ומזדעזעת </w:t>
      </w:r>
      <w:r w:rsidR="004627AB" w:rsidRPr="00CD067C">
        <w:rPr>
          <w:rtl/>
        </w:rPr>
        <w:t xml:space="preserve">הכי חזק שאפשר. זאת </w:t>
      </w:r>
      <w:r w:rsidR="001C5A04">
        <w:rPr>
          <w:rtl/>
        </w:rPr>
        <w:t>הייתה</w:t>
      </w:r>
      <w:r w:rsidR="004627AB" w:rsidRPr="00CD067C">
        <w:rPr>
          <w:rtl/>
        </w:rPr>
        <w:t xml:space="preserve"> מחשבה למקרים הקשים ביותר, מחשבה שמעולם לא הכ</w:t>
      </w:r>
      <w:r>
        <w:rPr>
          <w:rtl/>
        </w:rPr>
        <w:t>זיבה ואסור היה לדלל אותה בשימוש</w:t>
      </w:r>
      <w:r>
        <w:rPr>
          <w:rFonts w:hint="cs"/>
          <w:rtl/>
        </w:rPr>
        <w:t>-</w:t>
      </w:r>
      <w:r w:rsidR="004627AB" w:rsidRPr="00CD067C">
        <w:rPr>
          <w:rtl/>
        </w:rPr>
        <w:t>יתר. מחשבה על ארקדי ואלכס ביחד. והגוף הנערי והדקיק של יסמין רק תרם לליבוי המחשבה</w:t>
      </w:r>
      <w:r w:rsidR="00264DCF">
        <w:rPr>
          <w:rFonts w:hint="cs"/>
          <w:rtl/>
        </w:rPr>
        <w:t xml:space="preserve"> ול</w:t>
      </w:r>
      <w:r>
        <w:rPr>
          <w:rFonts w:hint="cs"/>
          <w:rtl/>
        </w:rPr>
        <w:t>אישוש</w:t>
      </w:r>
      <w:r w:rsidR="00264DCF">
        <w:rPr>
          <w:rFonts w:hint="cs"/>
          <w:rtl/>
        </w:rPr>
        <w:t>ה</w:t>
      </w:r>
      <w:r>
        <w:rPr>
          <w:rFonts w:hint="cs"/>
          <w:rtl/>
        </w:rPr>
        <w:t>ּ</w:t>
      </w:r>
      <w:r w:rsidR="00F16099">
        <w:rPr>
          <w:rtl/>
        </w:rPr>
        <w:t>. ז</w:t>
      </w:r>
      <w:r w:rsidR="00F16099">
        <w:rPr>
          <w:rFonts w:hint="cs"/>
          <w:rtl/>
        </w:rPr>
        <w:t>את</w:t>
      </w:r>
      <w:r w:rsidR="00264DCF">
        <w:rPr>
          <w:rFonts w:hint="cs"/>
          <w:rtl/>
        </w:rPr>
        <w:t xml:space="preserve"> </w:t>
      </w:r>
      <w:r w:rsidR="001C5A04">
        <w:rPr>
          <w:rtl/>
        </w:rPr>
        <w:t>הייתה</w:t>
      </w:r>
      <w:r w:rsidR="004627AB" w:rsidRPr="00CD067C">
        <w:rPr>
          <w:rtl/>
        </w:rPr>
        <w:t xml:space="preserve"> סיבה נוספת לכך שהמצב עם לילך נראה מופרך ובלתי מציאותי. היא לבשה שמלה שחורה נוצצת מבד הדוק על חמוקיה וידיו של אלכס נמשכו שוב ושוב אל המחשוף העמוק, </w:t>
      </w:r>
      <w:r w:rsidR="00F16099">
        <w:rPr>
          <w:rtl/>
        </w:rPr>
        <w:t>הם צחקקו, הדס הביטה כאילו כלאחר</w:t>
      </w:r>
      <w:r w:rsidR="00F16099">
        <w:rPr>
          <w:rFonts w:hint="cs"/>
          <w:rtl/>
        </w:rPr>
        <w:t>-</w:t>
      </w:r>
      <w:r w:rsidR="004627AB" w:rsidRPr="00CD067C">
        <w:rPr>
          <w:rtl/>
        </w:rPr>
        <w:t xml:space="preserve">יד </w:t>
      </w:r>
      <w:r w:rsidR="00F16099">
        <w:rPr>
          <w:rFonts w:hint="cs"/>
          <w:rtl/>
        </w:rPr>
        <w:t>אל עבר</w:t>
      </w:r>
      <w:r w:rsidR="004627AB" w:rsidRPr="00CD067C">
        <w:rPr>
          <w:rtl/>
        </w:rPr>
        <w:t xml:space="preserve"> ארקדי והציצה אליהם מזוית עינה. אלכס לחש משהו ב</w:t>
      </w:r>
      <w:r w:rsidR="005E3213">
        <w:rPr>
          <w:rtl/>
        </w:rPr>
        <w:t>אוזנ</w:t>
      </w:r>
      <w:r w:rsidR="00F16099">
        <w:rPr>
          <w:rtl/>
        </w:rPr>
        <w:t>ה והיא התרפקה עליו, הם התלחשו!</w:t>
      </w:r>
    </w:p>
    <w:p w14:paraId="28F28F99" w14:textId="1FD728FE" w:rsidR="004627AB" w:rsidRPr="00CD067C" w:rsidRDefault="00F16099" w:rsidP="00F16099">
      <w:pPr>
        <w:rPr>
          <w:rtl/>
        </w:rPr>
      </w:pPr>
      <w:r>
        <w:rPr>
          <w:rtl/>
        </w:rPr>
        <w:t>"אמרתי לך שאסור לעשן באוטו," ה</w:t>
      </w:r>
      <w:r w:rsidR="00462616">
        <w:rPr>
          <w:rFonts w:hint="cs"/>
          <w:rtl/>
        </w:rPr>
        <w:t>דס</w:t>
      </w:r>
      <w:r w:rsidR="004627AB" w:rsidRPr="00CD067C">
        <w:rPr>
          <w:rtl/>
        </w:rPr>
        <w:t xml:space="preserve"> </w:t>
      </w:r>
      <w:r w:rsidR="00264DCF">
        <w:rPr>
          <w:rFonts w:hint="cs"/>
          <w:rtl/>
        </w:rPr>
        <w:t>גערה</w:t>
      </w:r>
      <w:r w:rsidR="00B410B6">
        <w:rPr>
          <w:rFonts w:hint="cs"/>
          <w:rtl/>
        </w:rPr>
        <w:t xml:space="preserve"> בו</w:t>
      </w:r>
      <w:r w:rsidR="004627AB" w:rsidRPr="00CD067C">
        <w:rPr>
          <w:rtl/>
        </w:rPr>
        <w:t>.</w:t>
      </w:r>
    </w:p>
    <w:p w14:paraId="7C7BAD4E" w14:textId="525782D0" w:rsidR="004627AB" w:rsidRPr="00CD067C" w:rsidRDefault="004627AB" w:rsidP="00250000">
      <w:pPr>
        <w:rPr>
          <w:rtl/>
        </w:rPr>
      </w:pPr>
      <w:r w:rsidRPr="00CD067C">
        <w:rPr>
          <w:rtl/>
        </w:rPr>
        <w:t>"אני לא מעשן."</w:t>
      </w:r>
    </w:p>
    <w:p w14:paraId="2FB4898A" w14:textId="77777777" w:rsidR="004627AB" w:rsidRPr="00CD067C" w:rsidRDefault="004627AB" w:rsidP="00250000">
      <w:pPr>
        <w:rPr>
          <w:rtl/>
        </w:rPr>
      </w:pPr>
      <w:r w:rsidRPr="00CD067C">
        <w:rPr>
          <w:rtl/>
        </w:rPr>
        <w:t xml:space="preserve">"אז מה </w:t>
      </w:r>
      <w:r w:rsidR="00264DCF">
        <w:rPr>
          <w:rFonts w:hint="cs"/>
          <w:rtl/>
        </w:rPr>
        <w:t xml:space="preserve">זה </w:t>
      </w:r>
      <w:r w:rsidRPr="00CD067C">
        <w:rPr>
          <w:rtl/>
        </w:rPr>
        <w:t>הריח השרוף הזה?"</w:t>
      </w:r>
    </w:p>
    <w:p w14:paraId="3C0D44E1" w14:textId="665E6C6F" w:rsidR="004627AB" w:rsidRPr="00CD067C" w:rsidRDefault="003E2F82" w:rsidP="00264DCF">
      <w:pPr>
        <w:rPr>
          <w:rtl/>
        </w:rPr>
      </w:pPr>
      <w:r>
        <w:rPr>
          <w:rFonts w:hint="cs"/>
          <w:rtl/>
        </w:rPr>
        <w:t>שוד ושבר</w:t>
      </w:r>
      <w:r w:rsidR="00264DCF">
        <w:rPr>
          <w:rFonts w:hint="cs"/>
          <w:rtl/>
        </w:rPr>
        <w:t xml:space="preserve">! </w:t>
      </w:r>
      <w:r w:rsidR="004627AB" w:rsidRPr="00CD067C">
        <w:rPr>
          <w:rtl/>
        </w:rPr>
        <w:t xml:space="preserve">ארקדי </w:t>
      </w:r>
      <w:r w:rsidR="00264DCF">
        <w:rPr>
          <w:rFonts w:hint="cs"/>
          <w:rtl/>
        </w:rPr>
        <w:t xml:space="preserve">שכח לשחרר את </w:t>
      </w:r>
      <w:r w:rsidR="004627AB" w:rsidRPr="00CD067C">
        <w:rPr>
          <w:rtl/>
        </w:rPr>
        <w:t xml:space="preserve">מעצור </w:t>
      </w:r>
      <w:r w:rsidR="00264DCF">
        <w:rPr>
          <w:rFonts w:hint="cs"/>
          <w:rtl/>
        </w:rPr>
        <w:t>ה</w:t>
      </w:r>
      <w:r w:rsidR="004627AB" w:rsidRPr="00CD067C">
        <w:rPr>
          <w:rtl/>
        </w:rPr>
        <w:t xml:space="preserve">יד מאז שאספו את אלכס </w:t>
      </w:r>
      <w:r w:rsidR="00B410B6">
        <w:rPr>
          <w:rFonts w:hint="cs"/>
          <w:rtl/>
        </w:rPr>
        <w:t>שלושת רבעי שעה קודם לכן,</w:t>
      </w:r>
      <w:r w:rsidR="00B410B6" w:rsidRPr="00CD067C">
        <w:rPr>
          <w:rtl/>
        </w:rPr>
        <w:t xml:space="preserve"> </w:t>
      </w:r>
      <w:r w:rsidR="004627AB" w:rsidRPr="00CD067C">
        <w:rPr>
          <w:rtl/>
        </w:rPr>
        <w:t>ו</w:t>
      </w:r>
      <w:r w:rsidR="00B410B6">
        <w:rPr>
          <w:rFonts w:hint="cs"/>
          <w:rtl/>
        </w:rPr>
        <w:t xml:space="preserve">עיניהם שזפו לראשונה </w:t>
      </w:r>
      <w:r w:rsidR="004627AB" w:rsidRPr="00CD067C">
        <w:rPr>
          <w:rtl/>
        </w:rPr>
        <w:t>את חברתו החדשה</w:t>
      </w:r>
      <w:r w:rsidR="00264DCF">
        <w:rPr>
          <w:rFonts w:hint="cs"/>
          <w:rtl/>
        </w:rPr>
        <w:t>,</w:t>
      </w:r>
      <w:r w:rsidR="004627AB" w:rsidRPr="00CD067C">
        <w:rPr>
          <w:rtl/>
        </w:rPr>
        <w:t>.</w:t>
      </w:r>
    </w:p>
    <w:p w14:paraId="64184C18" w14:textId="1F241199" w:rsidR="004627AB" w:rsidRPr="00CD067C" w:rsidRDefault="004627AB" w:rsidP="003E2F82">
      <w:pPr>
        <w:rPr>
          <w:rtl/>
        </w:rPr>
      </w:pPr>
      <w:r w:rsidRPr="00CD067C">
        <w:rPr>
          <w:rFonts w:hint="cs"/>
          <w:rtl/>
        </w:rPr>
        <w:t>"אני מקווה</w:t>
      </w:r>
      <w:r w:rsidR="00C90C6C">
        <w:rPr>
          <w:rFonts w:hint="cs"/>
          <w:rtl/>
        </w:rPr>
        <w:t xml:space="preserve"> מאוד </w:t>
      </w:r>
      <w:r w:rsidRPr="00CD067C">
        <w:rPr>
          <w:rFonts w:hint="cs"/>
          <w:rtl/>
        </w:rPr>
        <w:t xml:space="preserve">שלא </w:t>
      </w:r>
      <w:r w:rsidR="003E2F82">
        <w:rPr>
          <w:rFonts w:hint="cs"/>
          <w:rtl/>
        </w:rPr>
        <w:t>נגרם</w:t>
      </w:r>
      <w:r w:rsidRPr="00CD067C">
        <w:rPr>
          <w:rFonts w:hint="cs"/>
          <w:rtl/>
        </w:rPr>
        <w:t xml:space="preserve"> נזק קבוע," </w:t>
      </w:r>
      <w:r w:rsidRPr="00CD067C">
        <w:rPr>
          <w:rtl/>
        </w:rPr>
        <w:t xml:space="preserve">הדס </w:t>
      </w:r>
      <w:r w:rsidR="003E2F82">
        <w:rPr>
          <w:rFonts w:hint="cs"/>
          <w:rtl/>
        </w:rPr>
        <w:t xml:space="preserve">אמרה </w:t>
      </w:r>
      <w:r w:rsidRPr="00CD067C">
        <w:rPr>
          <w:rFonts w:hint="cs"/>
          <w:rtl/>
        </w:rPr>
        <w:t>ו</w:t>
      </w:r>
      <w:r w:rsidRPr="00CD067C">
        <w:rPr>
          <w:rtl/>
        </w:rPr>
        <w:t>הדליקה את הרדיו חזק מדי.</w:t>
      </w:r>
    </w:p>
    <w:p w14:paraId="132C2530" w14:textId="77777777" w:rsidR="00AE77BF" w:rsidRDefault="00AE77BF" w:rsidP="00F16099">
      <w:pPr>
        <w:rPr>
          <w:rtl/>
        </w:rPr>
      </w:pPr>
      <w:r>
        <w:rPr>
          <w:rtl/>
        </w:rPr>
        <w:lastRenderedPageBreak/>
        <w:t xml:space="preserve">"אוי, לא!" </w:t>
      </w:r>
      <w:r w:rsidR="004627AB" w:rsidRPr="00CD067C">
        <w:rPr>
          <w:rtl/>
        </w:rPr>
        <w:t xml:space="preserve">ארקדי </w:t>
      </w:r>
      <w:r w:rsidR="00F16099">
        <w:rPr>
          <w:rFonts w:hint="cs"/>
          <w:rtl/>
        </w:rPr>
        <w:t>ג</w:t>
      </w:r>
      <w:r>
        <w:rPr>
          <w:rFonts w:hint="cs"/>
          <w:rtl/>
        </w:rPr>
        <w:t xml:space="preserve">נח, "רק לא השיר הזה!" </w:t>
      </w:r>
    </w:p>
    <w:p w14:paraId="1F9B6E91" w14:textId="77777777" w:rsidR="004627AB" w:rsidRPr="00CD067C" w:rsidRDefault="00F16099" w:rsidP="00AE77BF">
      <w:pPr>
        <w:rPr>
          <w:rtl/>
        </w:rPr>
      </w:pPr>
      <w:r>
        <w:rPr>
          <w:rFonts w:hint="cs"/>
          <w:rtl/>
        </w:rPr>
        <w:t>הם</w:t>
      </w:r>
      <w:r>
        <w:rPr>
          <w:rtl/>
        </w:rPr>
        <w:t xml:space="preserve"> </w:t>
      </w:r>
      <w:r w:rsidR="004627AB" w:rsidRPr="00CD067C">
        <w:rPr>
          <w:rtl/>
        </w:rPr>
        <w:t>נ</w:t>
      </w:r>
      <w:r>
        <w:rPr>
          <w:rFonts w:hint="cs"/>
          <w:rtl/>
        </w:rPr>
        <w:t>אנ</w:t>
      </w:r>
      <w:r w:rsidR="004627AB" w:rsidRPr="00CD067C">
        <w:rPr>
          <w:rtl/>
        </w:rPr>
        <w:t>חו וצחקו.</w:t>
      </w:r>
    </w:p>
    <w:p w14:paraId="28ED7922" w14:textId="77777777" w:rsidR="004627AB" w:rsidRPr="00CD067C" w:rsidRDefault="00AE77BF" w:rsidP="00250000">
      <w:pPr>
        <w:rPr>
          <w:rtl/>
        </w:rPr>
      </w:pPr>
      <w:r>
        <w:rPr>
          <w:rtl/>
        </w:rPr>
        <w:t>"מה קרה?"</w:t>
      </w:r>
      <w:r w:rsidR="004627AB" w:rsidRPr="00CD067C">
        <w:rPr>
          <w:rtl/>
        </w:rPr>
        <w:t xml:space="preserve"> לילך</w:t>
      </w:r>
      <w:r>
        <w:rPr>
          <w:rFonts w:hint="cs"/>
          <w:rtl/>
        </w:rPr>
        <w:t xml:space="preserve"> שאלה</w:t>
      </w:r>
      <w:r w:rsidR="004627AB" w:rsidRPr="00CD067C">
        <w:rPr>
          <w:rtl/>
        </w:rPr>
        <w:t>.</w:t>
      </w:r>
    </w:p>
    <w:p w14:paraId="394CD9A1" w14:textId="77777777" w:rsidR="004627AB" w:rsidRPr="00CD067C" w:rsidRDefault="004627AB" w:rsidP="00FD47FB">
      <w:pPr>
        <w:rPr>
          <w:rtl/>
        </w:rPr>
      </w:pPr>
      <w:r w:rsidRPr="00CD067C">
        <w:rPr>
          <w:rtl/>
        </w:rPr>
        <w:t>"כלום, זה סיפור ארוך," הדס צחקה חזק יותר מכולם</w:t>
      </w:r>
      <w:r w:rsidR="00FD47FB">
        <w:rPr>
          <w:rFonts w:hint="cs"/>
          <w:rtl/>
        </w:rPr>
        <w:t xml:space="preserve">, </w:t>
      </w:r>
      <w:r w:rsidR="00F16099">
        <w:rPr>
          <w:rFonts w:hint="cs"/>
          <w:rtl/>
        </w:rPr>
        <w:t xml:space="preserve">יותר </w:t>
      </w:r>
      <w:r w:rsidR="00FD47FB">
        <w:rPr>
          <w:rFonts w:hint="cs"/>
          <w:rtl/>
        </w:rPr>
        <w:t>אפילו מ</w:t>
      </w:r>
      <w:r w:rsidRPr="00CD067C">
        <w:rPr>
          <w:rtl/>
        </w:rPr>
        <w:t xml:space="preserve">אודרי הפבורן </w:t>
      </w:r>
      <w:r w:rsidR="00FD47FB">
        <w:rPr>
          <w:rFonts w:hint="cs"/>
          <w:rtl/>
        </w:rPr>
        <w:t>ש</w:t>
      </w:r>
      <w:r w:rsidRPr="00CD067C">
        <w:rPr>
          <w:rtl/>
        </w:rPr>
        <w:t xml:space="preserve">שרה </w:t>
      </w:r>
      <w:r w:rsidRPr="00CD067C">
        <w:t>Moon River</w:t>
      </w:r>
      <w:r w:rsidR="00AE77BF">
        <w:rPr>
          <w:rFonts w:hint="cs"/>
          <w:rtl/>
        </w:rPr>
        <w:t xml:space="preserve"> ברדיו</w:t>
      </w:r>
      <w:r w:rsidRPr="00CD067C">
        <w:rPr>
          <w:rtl/>
        </w:rPr>
        <w:t>.</w:t>
      </w:r>
    </w:p>
    <w:p w14:paraId="5445CBE1" w14:textId="77777777" w:rsidR="004627AB" w:rsidRPr="00CD067C" w:rsidRDefault="004627AB" w:rsidP="00250000">
      <w:pPr>
        <w:rPr>
          <w:rtl/>
        </w:rPr>
      </w:pPr>
      <w:r w:rsidRPr="00CD067C">
        <w:rPr>
          <w:rtl/>
        </w:rPr>
        <w:t>"הסיפור הוא שפעם הדס רצתה שאני אלמד אותה לנגן על הגיטרה, ובחרנו את השיר הזה," אלכס אמר.</w:t>
      </w:r>
    </w:p>
    <w:p w14:paraId="14AB6124" w14:textId="77777777" w:rsidR="004627AB" w:rsidRPr="00CD067C" w:rsidRDefault="00BF07AC" w:rsidP="00250000">
      <w:pPr>
        <w:rPr>
          <w:rtl/>
        </w:rPr>
      </w:pPr>
      <w:r>
        <w:rPr>
          <w:rtl/>
        </w:rPr>
        <w:t xml:space="preserve">"אכן סיפור ארוך ביותר," </w:t>
      </w:r>
      <w:r w:rsidR="004627AB" w:rsidRPr="00CD067C">
        <w:rPr>
          <w:rtl/>
        </w:rPr>
        <w:t>לילך</w:t>
      </w:r>
      <w:r>
        <w:rPr>
          <w:rFonts w:hint="cs"/>
          <w:rtl/>
        </w:rPr>
        <w:t xml:space="preserve"> ליגלגה</w:t>
      </w:r>
      <w:r w:rsidR="004627AB" w:rsidRPr="00CD067C">
        <w:rPr>
          <w:rtl/>
        </w:rPr>
        <w:t>.</w:t>
      </w:r>
    </w:p>
    <w:p w14:paraId="0DBA52DC" w14:textId="77777777" w:rsidR="004627AB" w:rsidRPr="00CD067C" w:rsidRDefault="004627AB" w:rsidP="00250000">
      <w:pPr>
        <w:rPr>
          <w:rtl/>
        </w:rPr>
      </w:pPr>
      <w:r w:rsidRPr="00CD067C">
        <w:rPr>
          <w:rtl/>
        </w:rPr>
        <w:t>"</w:t>
      </w:r>
      <w:r w:rsidR="00BF07AC">
        <w:rPr>
          <w:rtl/>
        </w:rPr>
        <w:t>היא נאבקה ע</w:t>
      </w:r>
      <w:r w:rsidR="00BF07AC">
        <w:rPr>
          <w:rFonts w:hint="cs"/>
          <w:rtl/>
        </w:rPr>
        <w:t>ם</w:t>
      </w:r>
      <w:r w:rsidRPr="00CD067C">
        <w:rPr>
          <w:rtl/>
        </w:rPr>
        <w:t xml:space="preserve"> השיר הזה שבועות!" צחק ארקדי. "שבועות! זה היה ממש סיפור ארוך."</w:t>
      </w:r>
    </w:p>
    <w:p w14:paraId="40097EEA" w14:textId="48ED03E3" w:rsidR="004627AB" w:rsidRPr="00CD067C" w:rsidRDefault="004627AB" w:rsidP="00F015D0">
      <w:pPr>
        <w:rPr>
          <w:rtl/>
        </w:rPr>
      </w:pPr>
      <w:r w:rsidRPr="00CD067C">
        <w:rPr>
          <w:rtl/>
        </w:rPr>
        <w:t>הדס רתחה מבפנים. א</w:t>
      </w:r>
      <w:r w:rsidR="00FD47FB">
        <w:rPr>
          <w:rtl/>
        </w:rPr>
        <w:t>בל לפחות אלכס ולילך הפסיקו ל</w:t>
      </w:r>
      <w:r w:rsidR="00FD47FB">
        <w:rPr>
          <w:rFonts w:hint="cs"/>
          <w:rtl/>
        </w:rPr>
        <w:t>התגפף</w:t>
      </w:r>
      <w:r w:rsidRPr="00CD067C">
        <w:rPr>
          <w:rtl/>
        </w:rPr>
        <w:t xml:space="preserve"> וישבו בנפרד, כל אחד במקומו. </w:t>
      </w:r>
      <w:r w:rsidR="00F015D0">
        <w:rPr>
          <w:rFonts w:hint="cs"/>
          <w:rtl/>
        </w:rPr>
        <w:t xml:space="preserve">ברכיו של </w:t>
      </w:r>
      <w:r w:rsidRPr="00CD067C">
        <w:rPr>
          <w:rtl/>
        </w:rPr>
        <w:t xml:space="preserve">אלכס </w:t>
      </w:r>
      <w:r w:rsidR="00F015D0">
        <w:rPr>
          <w:rFonts w:hint="cs"/>
          <w:rtl/>
        </w:rPr>
        <w:t>נמעכו</w:t>
      </w:r>
      <w:r w:rsidR="00F015D0">
        <w:rPr>
          <w:rtl/>
        </w:rPr>
        <w:t xml:space="preserve"> לתוך הגב של</w:t>
      </w:r>
      <w:r w:rsidR="00462616">
        <w:rPr>
          <w:rFonts w:hint="cs"/>
          <w:rtl/>
        </w:rPr>
        <w:t xml:space="preserve"> </w:t>
      </w:r>
      <w:r w:rsidR="00F015D0">
        <w:rPr>
          <w:rtl/>
        </w:rPr>
        <w:t>ה</w:t>
      </w:r>
      <w:r w:rsidR="00462616">
        <w:rPr>
          <w:rFonts w:hint="cs"/>
          <w:rtl/>
        </w:rPr>
        <w:t>דס</w:t>
      </w:r>
      <w:r w:rsidR="00F015D0">
        <w:rPr>
          <w:rtl/>
        </w:rPr>
        <w:t xml:space="preserve">. "אלכס, </w:t>
      </w:r>
      <w:r w:rsidR="00F015D0">
        <w:rPr>
          <w:rFonts w:hint="cs"/>
          <w:rtl/>
        </w:rPr>
        <w:t>תצטופף קצת</w:t>
      </w:r>
      <w:r w:rsidRPr="00CD067C">
        <w:rPr>
          <w:rtl/>
        </w:rPr>
        <w:t>!"</w:t>
      </w:r>
    </w:p>
    <w:p w14:paraId="4756AB4D" w14:textId="77777777" w:rsidR="004627AB" w:rsidRPr="00CD067C" w:rsidRDefault="00FD47FB" w:rsidP="00250000">
      <w:pPr>
        <w:rPr>
          <w:rtl/>
        </w:rPr>
      </w:pPr>
      <w:r>
        <w:rPr>
          <w:rtl/>
        </w:rPr>
        <w:t>"סליחה."</w:t>
      </w:r>
    </w:p>
    <w:p w14:paraId="62F69012" w14:textId="1E810BE1" w:rsidR="004627AB" w:rsidRPr="00CD067C" w:rsidRDefault="004627AB" w:rsidP="00F015D0">
      <w:pPr>
        <w:rPr>
          <w:rtl/>
        </w:rPr>
      </w:pPr>
      <w:r w:rsidRPr="00CD067C">
        <w:rPr>
          <w:rtl/>
        </w:rPr>
        <w:t>היא שמעה אותו מאחור מנסה לה</w:t>
      </w:r>
      <w:r w:rsidR="00E964A2">
        <w:rPr>
          <w:rFonts w:hint="cs"/>
          <w:rtl/>
        </w:rPr>
        <w:t>י</w:t>
      </w:r>
      <w:r w:rsidRPr="00CD067C">
        <w:rPr>
          <w:rtl/>
        </w:rPr>
        <w:t xml:space="preserve">דחס באופן קומפקטי יותר בחלל המצומצם. היא </w:t>
      </w:r>
      <w:r w:rsidR="001C5A04">
        <w:rPr>
          <w:rtl/>
        </w:rPr>
        <w:t>הייתה</w:t>
      </w:r>
      <w:r w:rsidRPr="00CD067C">
        <w:rPr>
          <w:rtl/>
        </w:rPr>
        <w:t xml:space="preserve"> יכולה לקרב את המושב שלה לא מעט בשבי</w:t>
      </w:r>
      <w:r w:rsidR="00EF4C77">
        <w:rPr>
          <w:rtl/>
        </w:rPr>
        <w:t xml:space="preserve">ל לאפשר לו יותר מקום </w:t>
      </w:r>
      <w:r w:rsidR="00BF07AC">
        <w:rPr>
          <w:rFonts w:hint="cs"/>
          <w:rtl/>
        </w:rPr>
        <w:t xml:space="preserve">לרגליו </w:t>
      </w:r>
      <w:r w:rsidR="00EF4C77">
        <w:rPr>
          <w:rtl/>
        </w:rPr>
        <w:t xml:space="preserve">אבל </w:t>
      </w:r>
      <w:r w:rsidR="00F015D0">
        <w:rPr>
          <w:rFonts w:hint="cs"/>
          <w:rtl/>
        </w:rPr>
        <w:t>נמנעה ממעשה-של-חסד זה</w:t>
      </w:r>
      <w:r w:rsidRPr="00CD067C">
        <w:rPr>
          <w:rtl/>
        </w:rPr>
        <w:t>. כרגע ה</w:t>
      </w:r>
      <w:r w:rsidR="00F015D0">
        <w:rPr>
          <w:rtl/>
        </w:rPr>
        <w:t>עס</w:t>
      </w:r>
      <w:r w:rsidR="00F015D0">
        <w:rPr>
          <w:rFonts w:hint="cs"/>
          <w:rtl/>
        </w:rPr>
        <w:t>י</w:t>
      </w:r>
      <w:r w:rsidRPr="00CD067C">
        <w:rPr>
          <w:rtl/>
        </w:rPr>
        <w:t xml:space="preserve">קה </w:t>
      </w:r>
      <w:r w:rsidR="00F015D0">
        <w:rPr>
          <w:rFonts w:hint="cs"/>
          <w:rtl/>
        </w:rPr>
        <w:t xml:space="preserve">את עצמה </w:t>
      </w:r>
      <w:r w:rsidRPr="00CD067C">
        <w:rPr>
          <w:rtl/>
        </w:rPr>
        <w:t xml:space="preserve">בשאלה </w:t>
      </w:r>
      <w:r w:rsidR="00BF07AC">
        <w:rPr>
          <w:rtl/>
        </w:rPr>
        <w:t>–</w:t>
      </w:r>
      <w:r w:rsidR="00BF07AC">
        <w:rPr>
          <w:rFonts w:hint="cs"/>
          <w:rtl/>
        </w:rPr>
        <w:t xml:space="preserve"> </w:t>
      </w:r>
      <w:r w:rsidRPr="00CD067C">
        <w:rPr>
          <w:rtl/>
        </w:rPr>
        <w:t xml:space="preserve">איך הוא מוצא את כל הבנות האלה? עם יסמין האנליזה </w:t>
      </w:r>
      <w:r w:rsidR="001C5A04">
        <w:rPr>
          <w:rtl/>
        </w:rPr>
        <w:t>הייתה</w:t>
      </w:r>
      <w:r w:rsidRPr="00CD067C">
        <w:rPr>
          <w:rtl/>
        </w:rPr>
        <w:t xml:space="preserve"> ברורה ופשוטה:</w:t>
      </w:r>
    </w:p>
    <w:p w14:paraId="28020058" w14:textId="77777777" w:rsidR="004627AB" w:rsidRPr="00CD067C" w:rsidRDefault="00F015D0" w:rsidP="00BF07AC">
      <w:pPr>
        <w:rPr>
          <w:rtl/>
        </w:rPr>
      </w:pPr>
      <w:r>
        <w:rPr>
          <w:rtl/>
        </w:rPr>
        <w:t>למדו ב</w:t>
      </w:r>
      <w:r w:rsidR="00BF07AC">
        <w:rPr>
          <w:rFonts w:hint="cs"/>
          <w:rtl/>
        </w:rPr>
        <w:t>צוותא</w:t>
      </w:r>
      <w:r>
        <w:rPr>
          <w:rtl/>
        </w:rPr>
        <w:t xml:space="preserve"> בכיתת </w:t>
      </w:r>
      <w:r w:rsidR="004627AB" w:rsidRPr="00CD067C">
        <w:rPr>
          <w:rtl/>
        </w:rPr>
        <w:t>תגבור</w:t>
      </w:r>
      <w:r>
        <w:rPr>
          <w:rFonts w:hint="cs"/>
          <w:rtl/>
        </w:rPr>
        <w:t xml:space="preserve"> לעולים חדשים</w:t>
      </w:r>
      <w:r w:rsidR="004627AB" w:rsidRPr="00CD067C">
        <w:rPr>
          <w:rtl/>
        </w:rPr>
        <w:t xml:space="preserve"> – אצבע הגורל</w:t>
      </w:r>
      <w:r w:rsidR="00BF07AC">
        <w:rPr>
          <w:rFonts w:hint="cs"/>
          <w:rtl/>
        </w:rPr>
        <w:t>.</w:t>
      </w:r>
    </w:p>
    <w:p w14:paraId="6FD408D5" w14:textId="001AD147" w:rsidR="004627AB" w:rsidRPr="00CD067C" w:rsidRDefault="004627AB" w:rsidP="00250000">
      <w:r w:rsidRPr="00CD067C">
        <w:rPr>
          <w:rtl/>
        </w:rPr>
        <w:t xml:space="preserve">יסמין </w:t>
      </w:r>
      <w:r w:rsidR="001C5A04">
        <w:rPr>
          <w:rtl/>
        </w:rPr>
        <w:t>הייתה</w:t>
      </w:r>
      <w:r w:rsidRPr="00CD067C">
        <w:rPr>
          <w:rtl/>
        </w:rPr>
        <w:t xml:space="preserve"> דוברת אנגלית כשהעברית שלו </w:t>
      </w:r>
      <w:r w:rsidR="00F015D0">
        <w:rPr>
          <w:rFonts w:hint="cs"/>
          <w:rtl/>
        </w:rPr>
        <w:t xml:space="preserve">עדיין </w:t>
      </w:r>
      <w:r w:rsidR="001C5A04">
        <w:rPr>
          <w:rtl/>
        </w:rPr>
        <w:t>הייתה</w:t>
      </w:r>
      <w:r w:rsidRPr="00CD067C">
        <w:rPr>
          <w:rtl/>
        </w:rPr>
        <w:t xml:space="preserve"> חלשה – נסיבה מקילה</w:t>
      </w:r>
      <w:r w:rsidR="00BF07AC">
        <w:rPr>
          <w:rFonts w:hint="cs"/>
          <w:rtl/>
        </w:rPr>
        <w:t>.</w:t>
      </w:r>
    </w:p>
    <w:p w14:paraId="3463BD8E" w14:textId="77777777" w:rsidR="004627AB" w:rsidRPr="00CD067C" w:rsidRDefault="004627AB" w:rsidP="00250000">
      <w:r w:rsidRPr="00CD067C">
        <w:rPr>
          <w:rtl/>
        </w:rPr>
        <w:t>האחות של החבר הטוב שלו – יד המקרה</w:t>
      </w:r>
      <w:r w:rsidR="00BF07AC">
        <w:rPr>
          <w:rFonts w:hint="cs"/>
          <w:rtl/>
        </w:rPr>
        <w:t>.</w:t>
      </w:r>
    </w:p>
    <w:p w14:paraId="716BB2E5" w14:textId="77777777" w:rsidR="004627AB" w:rsidRPr="00CD067C" w:rsidRDefault="00BF07AC" w:rsidP="00250000">
      <w:r>
        <w:rPr>
          <w:rtl/>
        </w:rPr>
        <w:t xml:space="preserve">שניהם </w:t>
      </w:r>
      <w:r>
        <w:rPr>
          <w:rFonts w:hint="cs"/>
          <w:rtl/>
        </w:rPr>
        <w:t>ללא</w:t>
      </w:r>
      <w:r w:rsidR="004627AB" w:rsidRPr="00CD067C">
        <w:rPr>
          <w:rtl/>
        </w:rPr>
        <w:t xml:space="preserve"> השגחה הורית צמודה – התמזל מזלו.</w:t>
      </w:r>
    </w:p>
    <w:p w14:paraId="4BBAF1E1" w14:textId="77777777" w:rsidR="00F015D0" w:rsidRDefault="004627AB" w:rsidP="00BF07AC">
      <w:pPr>
        <w:rPr>
          <w:rtl/>
        </w:rPr>
      </w:pPr>
      <w:r w:rsidRPr="00CD067C">
        <w:rPr>
          <w:rtl/>
        </w:rPr>
        <w:t xml:space="preserve">אבל </w:t>
      </w:r>
      <w:r w:rsidR="00BF07AC">
        <w:rPr>
          <w:rtl/>
        </w:rPr>
        <w:t xml:space="preserve">מהי אצבע הגורל, מהי </w:t>
      </w:r>
      <w:r w:rsidR="00BF07AC">
        <w:rPr>
          <w:rFonts w:hint="cs"/>
          <w:rtl/>
        </w:rPr>
        <w:t>יד המקרה</w:t>
      </w:r>
      <w:r w:rsidRPr="00CD067C">
        <w:rPr>
          <w:rtl/>
        </w:rPr>
        <w:t xml:space="preserve"> עם לילך? הייתכן כי אין שום </w:t>
      </w:r>
      <w:r w:rsidR="00BF07AC">
        <w:rPr>
          <w:rFonts w:hint="cs"/>
          <w:rtl/>
        </w:rPr>
        <w:t>נסיבה מקילה</w:t>
      </w:r>
      <w:r w:rsidR="00BF07AC">
        <w:rPr>
          <w:rtl/>
        </w:rPr>
        <w:t xml:space="preserve">? הייתכן כי כל </w:t>
      </w:r>
      <w:r w:rsidRPr="00CD067C">
        <w:rPr>
          <w:rtl/>
        </w:rPr>
        <w:t>חברות</w:t>
      </w:r>
      <w:r w:rsidR="00BF07AC">
        <w:rPr>
          <w:rFonts w:hint="cs"/>
          <w:rtl/>
        </w:rPr>
        <w:t>י</w:t>
      </w:r>
      <w:r w:rsidRPr="00CD067C">
        <w:rPr>
          <w:rtl/>
        </w:rPr>
        <w:t xml:space="preserve">ו תמיד ייראו ככה, לאף אחת רגילה אין עוד סיכוי? </w:t>
      </w:r>
      <w:r w:rsidR="00EF4C77">
        <w:rPr>
          <w:rFonts w:hint="cs"/>
          <w:rtl/>
        </w:rPr>
        <w:t xml:space="preserve">[כשהם מחכים בתור למועדון...] </w:t>
      </w:r>
    </w:p>
    <w:p w14:paraId="5DDE13C9" w14:textId="77777777" w:rsidR="004627AB" w:rsidRPr="00CD067C" w:rsidRDefault="004627AB" w:rsidP="00F015D0">
      <w:pPr>
        <w:rPr>
          <w:rtl/>
        </w:rPr>
      </w:pPr>
      <w:r w:rsidRPr="00CD067C">
        <w:rPr>
          <w:rtl/>
        </w:rPr>
        <w:t>"</w:t>
      </w:r>
      <w:r>
        <w:rPr>
          <w:rtl/>
        </w:rPr>
        <w:t>הכרת את סער, נכון</w:t>
      </w:r>
      <w:r w:rsidR="00F015D0">
        <w:rPr>
          <w:rFonts w:hint="cs"/>
          <w:rtl/>
        </w:rPr>
        <w:t xml:space="preserve"> לילך</w:t>
      </w:r>
      <w:r>
        <w:rPr>
          <w:rtl/>
        </w:rPr>
        <w:t>?" הדס ש</w:t>
      </w:r>
      <w:r w:rsidRPr="00CD067C">
        <w:rPr>
          <w:rtl/>
        </w:rPr>
        <w:t>אל</w:t>
      </w:r>
      <w:r>
        <w:rPr>
          <w:rFonts w:hint="cs"/>
          <w:rtl/>
        </w:rPr>
        <w:t>ה</w:t>
      </w:r>
      <w:r w:rsidR="00C87F21">
        <w:rPr>
          <w:rFonts w:hint="cs"/>
          <w:rtl/>
        </w:rPr>
        <w:t xml:space="preserve">, כשהם חיכו בתור </w:t>
      </w:r>
      <w:r w:rsidR="00BF07AC">
        <w:rPr>
          <w:rFonts w:hint="cs"/>
          <w:rtl/>
        </w:rPr>
        <w:t xml:space="preserve">הכניסה </w:t>
      </w:r>
      <w:r w:rsidR="00C87F21">
        <w:rPr>
          <w:rFonts w:hint="cs"/>
          <w:rtl/>
        </w:rPr>
        <w:t>למועדון</w:t>
      </w:r>
      <w:r w:rsidRPr="00CD067C">
        <w:rPr>
          <w:rtl/>
        </w:rPr>
        <w:t>.</w:t>
      </w:r>
    </w:p>
    <w:p w14:paraId="2BA9F810" w14:textId="77777777" w:rsidR="004627AB" w:rsidRPr="00CD067C" w:rsidRDefault="004627AB" w:rsidP="00250000">
      <w:pPr>
        <w:rPr>
          <w:rtl/>
        </w:rPr>
      </w:pPr>
      <w:r w:rsidRPr="00CD067C">
        <w:rPr>
          <w:rtl/>
        </w:rPr>
        <w:t>"כן, הכרנו באמריקה."</w:t>
      </w:r>
    </w:p>
    <w:p w14:paraId="329E42D3" w14:textId="77777777" w:rsidR="004627AB" w:rsidRPr="00CD067C" w:rsidRDefault="004627AB" w:rsidP="00250000">
      <w:pPr>
        <w:rPr>
          <w:rtl/>
        </w:rPr>
      </w:pPr>
      <w:r w:rsidRPr="00CD067C">
        <w:rPr>
          <w:rtl/>
        </w:rPr>
        <w:t>"את יודעת שאלכס היה חבר של האחות התאומה של סער?"</w:t>
      </w:r>
    </w:p>
    <w:p w14:paraId="7C76574A" w14:textId="77777777" w:rsidR="004627AB" w:rsidRPr="00CD067C" w:rsidRDefault="004627AB" w:rsidP="00250000">
      <w:pPr>
        <w:rPr>
          <w:rtl/>
        </w:rPr>
      </w:pPr>
      <w:r w:rsidRPr="00CD067C">
        <w:rPr>
          <w:rtl/>
        </w:rPr>
        <w:t>"באמת?"</w:t>
      </w:r>
    </w:p>
    <w:p w14:paraId="62FFAC64" w14:textId="77777777" w:rsidR="004627AB" w:rsidRPr="00CD067C" w:rsidRDefault="004627AB" w:rsidP="00F015D0">
      <w:pPr>
        <w:rPr>
          <w:rtl/>
        </w:rPr>
      </w:pPr>
      <w:r w:rsidRPr="00CD067C">
        <w:rPr>
          <w:rtl/>
        </w:rPr>
        <w:t>"</w:t>
      </w:r>
      <w:r w:rsidR="00F015D0">
        <w:rPr>
          <w:rFonts w:hint="cs"/>
          <w:rtl/>
        </w:rPr>
        <w:t>במשך</w:t>
      </w:r>
      <w:r w:rsidRPr="00CD067C">
        <w:rPr>
          <w:rtl/>
        </w:rPr>
        <w:t xml:space="preserve"> שנתיים!"</w:t>
      </w:r>
    </w:p>
    <w:p w14:paraId="05855192" w14:textId="6C69622A" w:rsidR="004627AB" w:rsidRPr="00CD067C" w:rsidRDefault="004627AB" w:rsidP="00BF07AC">
      <w:pPr>
        <w:rPr>
          <w:rtl/>
        </w:rPr>
      </w:pPr>
      <w:r w:rsidRPr="00CD067C">
        <w:rPr>
          <w:rtl/>
        </w:rPr>
        <w:t xml:space="preserve">לילך לא נבהלה מספיק ובנוסף התברר שאביה </w:t>
      </w:r>
      <w:r w:rsidR="00C87F21">
        <w:rPr>
          <w:rFonts w:hint="cs"/>
          <w:rtl/>
        </w:rPr>
        <w:t>הינו עורך</w:t>
      </w:r>
      <w:r w:rsidR="00BF07AC">
        <w:rPr>
          <w:rFonts w:hint="cs"/>
          <w:rtl/>
        </w:rPr>
        <w:t>-</w:t>
      </w:r>
      <w:r w:rsidR="00C87F21">
        <w:rPr>
          <w:rFonts w:hint="cs"/>
          <w:rtl/>
        </w:rPr>
        <w:t>דין פלילי מוכר למדי ואמיד ביותר</w:t>
      </w:r>
      <w:r w:rsidRPr="00CD067C">
        <w:rPr>
          <w:rtl/>
        </w:rPr>
        <w:t xml:space="preserve">. אלכס התייחס לאינפורמציה המרעישה הזאת בשוויון נפש, הוא לא </w:t>
      </w:r>
      <w:r w:rsidR="00C87F21">
        <w:rPr>
          <w:rFonts w:hint="cs"/>
          <w:rtl/>
        </w:rPr>
        <w:t xml:space="preserve">גילה </w:t>
      </w:r>
      <w:r w:rsidRPr="00CD067C">
        <w:rPr>
          <w:rtl/>
        </w:rPr>
        <w:t>עניין באב</w:t>
      </w:r>
      <w:r w:rsidR="00C87F21">
        <w:rPr>
          <w:rFonts w:hint="cs"/>
          <w:rtl/>
        </w:rPr>
        <w:t>יה</w:t>
      </w:r>
      <w:r w:rsidRPr="00CD067C">
        <w:rPr>
          <w:rtl/>
        </w:rPr>
        <w:t xml:space="preserve"> של </w:t>
      </w:r>
      <w:r w:rsidR="00C87F21">
        <w:rPr>
          <w:rtl/>
        </w:rPr>
        <w:t>חבר</w:t>
      </w:r>
      <w:r w:rsidR="00C87F21">
        <w:rPr>
          <w:rFonts w:hint="cs"/>
          <w:rtl/>
        </w:rPr>
        <w:t>תו</w:t>
      </w:r>
      <w:r w:rsidRPr="00CD067C">
        <w:rPr>
          <w:rtl/>
        </w:rPr>
        <w:t xml:space="preserve"> החדשה או במצבו הפיננסי, הוא </w:t>
      </w:r>
      <w:r w:rsidR="00C87F21">
        <w:rPr>
          <w:rFonts w:hint="cs"/>
          <w:rtl/>
        </w:rPr>
        <w:t>היה שקוע ב</w:t>
      </w:r>
      <w:r w:rsidRPr="00CD067C">
        <w:rPr>
          <w:rtl/>
        </w:rPr>
        <w:t>שיחה עם</w:t>
      </w:r>
      <w:r w:rsidR="00BF07AC">
        <w:rPr>
          <w:rtl/>
        </w:rPr>
        <w:t xml:space="preserve"> ארקדי על התיאוריה והפרקטיקה ש</w:t>
      </w:r>
      <w:r w:rsidR="00BF07AC">
        <w:rPr>
          <w:rFonts w:hint="cs"/>
          <w:rtl/>
        </w:rPr>
        <w:t>ב</w:t>
      </w:r>
      <w:r w:rsidRPr="00CD067C">
        <w:rPr>
          <w:rtl/>
        </w:rPr>
        <w:t xml:space="preserve">החדרת אינפוזיות, </w:t>
      </w:r>
      <w:r w:rsidR="00BF07AC">
        <w:rPr>
          <w:rFonts w:hint="cs"/>
          <w:rtl/>
        </w:rPr>
        <w:t>שמצא בה</w:t>
      </w:r>
      <w:r w:rsidR="0017325F">
        <w:rPr>
          <w:rFonts w:hint="cs"/>
          <w:rtl/>
        </w:rPr>
        <w:t>ן</w:t>
      </w:r>
      <w:r w:rsidR="00BF07AC">
        <w:rPr>
          <w:rFonts w:hint="cs"/>
          <w:rtl/>
        </w:rPr>
        <w:t xml:space="preserve"> חשיבות רבה </w:t>
      </w:r>
      <w:r w:rsidRPr="00CD067C">
        <w:rPr>
          <w:rtl/>
        </w:rPr>
        <w:t xml:space="preserve">כי </w:t>
      </w:r>
      <w:r w:rsidR="00C87F21">
        <w:rPr>
          <w:rFonts w:hint="cs"/>
          <w:rtl/>
        </w:rPr>
        <w:t xml:space="preserve">הרי </w:t>
      </w:r>
      <w:r w:rsidR="00C87F21">
        <w:rPr>
          <w:rtl/>
        </w:rPr>
        <w:t xml:space="preserve">גם </w:t>
      </w:r>
      <w:r w:rsidRPr="00CD067C">
        <w:rPr>
          <w:rtl/>
        </w:rPr>
        <w:t xml:space="preserve">חובש </w:t>
      </w:r>
      <w:r w:rsidR="00F015D0">
        <w:rPr>
          <w:rFonts w:hint="cs"/>
          <w:rtl/>
        </w:rPr>
        <w:t>עלול</w:t>
      </w:r>
      <w:r w:rsidRPr="00CD067C">
        <w:rPr>
          <w:rtl/>
        </w:rPr>
        <w:t xml:space="preserve"> להיפצע או להיהרג. לאורם הקלוש ש</w:t>
      </w:r>
      <w:r w:rsidR="00C87F21">
        <w:rPr>
          <w:rtl/>
        </w:rPr>
        <w:t>ל פנסי הרחוב</w:t>
      </w:r>
      <w:r w:rsidRPr="00CD067C">
        <w:rPr>
          <w:rtl/>
        </w:rPr>
        <w:t xml:space="preserve"> הם השוו את הדקירות ה</w:t>
      </w:r>
      <w:r w:rsidR="00B833EF">
        <w:rPr>
          <w:rtl/>
        </w:rPr>
        <w:t>מדויק</w:t>
      </w:r>
      <w:r w:rsidR="00C87F21">
        <w:rPr>
          <w:rtl/>
        </w:rPr>
        <w:t xml:space="preserve">ות, לא יותר מנקודות זעירות </w:t>
      </w:r>
      <w:r w:rsidRPr="00CD067C">
        <w:rPr>
          <w:rtl/>
        </w:rPr>
        <w:t>אדמדמות שבוצעו על ידי ארקדי לאורך זרועו הימנית של אלכס לעומת הסימנים הכחולים ההולכים ומתנפחים שגרם אלכס לעצמו בזרועו השמאלית.</w:t>
      </w:r>
    </w:p>
    <w:p w14:paraId="66970E53" w14:textId="77777777" w:rsidR="004627AB" w:rsidRPr="00CD067C" w:rsidRDefault="004627AB" w:rsidP="00C87F21">
      <w:pPr>
        <w:rPr>
          <w:rtl/>
        </w:rPr>
      </w:pPr>
      <w:r w:rsidRPr="00CD067C">
        <w:rPr>
          <w:rtl/>
        </w:rPr>
        <w:t>בדרך חזרה הדס בחרה תחנת רדיו שהשמיעה שירים ישנים כמו שאהבה. "זה שיר טוב," היא אמרה. "אחרי כל הרעש במועדון."</w:t>
      </w:r>
    </w:p>
    <w:p w14:paraId="4C0D8083" w14:textId="0DE35E8D" w:rsidR="004627AB" w:rsidRPr="00CD067C" w:rsidRDefault="004627AB" w:rsidP="00250000">
      <w:pPr>
        <w:rPr>
          <w:rtl/>
        </w:rPr>
      </w:pPr>
      <w:r w:rsidRPr="00CD067C">
        <w:rPr>
          <w:rtl/>
        </w:rPr>
        <w:t xml:space="preserve">"השיר הזה," אלכס אמר, "הורס את כל הרומנטיקה של פרנק סינטרה. למה הבת של אדם שכל החיים שלו שר על האמונה באהבה והאמונה בעצמך ובחיים הטובים צריכה להיות </w:t>
      </w:r>
      <w:r w:rsidR="00F97A34">
        <w:rPr>
          <w:rtl/>
        </w:rPr>
        <w:t>כל כך</w:t>
      </w:r>
      <w:r w:rsidRPr="00CD067C">
        <w:rPr>
          <w:rtl/>
        </w:rPr>
        <w:t xml:space="preserve"> מרירה? מה כבר מישהו עשה לה שהיא תרצה לרמוס אותו במגפיים שלה?"</w:t>
      </w:r>
    </w:p>
    <w:p w14:paraId="3D07ECD1" w14:textId="1855E65D" w:rsidR="004627AB" w:rsidRPr="00CD067C" w:rsidRDefault="004627AB" w:rsidP="00C87F21">
      <w:pPr>
        <w:rPr>
          <w:rtl/>
        </w:rPr>
      </w:pPr>
      <w:r w:rsidRPr="00CD067C">
        <w:rPr>
          <w:rtl/>
        </w:rPr>
        <w:lastRenderedPageBreak/>
        <w:t xml:space="preserve">"אתה לא מבין כלום ביחסים," הדס סיננה והעבירה תחנה. לאחרונה אלכס עיצבן אותה באופן קיצוני, וזה לא רק בשל הברכיים שלו ששוב היו תקועות בגב שלה, לא רק מפני שהסריח את האוטו </w:t>
      </w:r>
      <w:r w:rsidR="00CF4140">
        <w:rPr>
          <w:rFonts w:hint="cs"/>
          <w:rtl/>
        </w:rPr>
        <w:t>מ</w:t>
      </w:r>
      <w:r w:rsidRPr="00CD067C">
        <w:rPr>
          <w:rtl/>
        </w:rPr>
        <w:t>אלכוהול</w:t>
      </w:r>
      <w:r w:rsidR="00A83115">
        <w:rPr>
          <w:rFonts w:hint="cs"/>
          <w:rtl/>
        </w:rPr>
        <w:t xml:space="preserve"> וסיגריות</w:t>
      </w:r>
      <w:r w:rsidRPr="00CD067C">
        <w:rPr>
          <w:rtl/>
        </w:rPr>
        <w:t>.</w:t>
      </w:r>
    </w:p>
    <w:p w14:paraId="7414F5D9" w14:textId="77777777" w:rsidR="004627AB" w:rsidRPr="00CD067C" w:rsidRDefault="004627AB" w:rsidP="00250000">
      <w:pPr>
        <w:rPr>
          <w:rtl/>
        </w:rPr>
      </w:pPr>
      <w:r w:rsidRPr="00CD067C">
        <w:rPr>
          <w:rtl/>
        </w:rPr>
        <w:t>"אז אילו עוד סודות אפלים יש לך לספר על אלכס?" לילך שאלה.</w:t>
      </w:r>
    </w:p>
    <w:p w14:paraId="6328838F" w14:textId="77777777" w:rsidR="004627AB" w:rsidRPr="00CD067C" w:rsidRDefault="004627AB" w:rsidP="00250000">
      <w:pPr>
        <w:rPr>
          <w:rtl/>
        </w:rPr>
      </w:pPr>
      <w:r w:rsidRPr="00CD067C">
        <w:rPr>
          <w:rtl/>
        </w:rPr>
        <w:t xml:space="preserve">"כל </w:t>
      </w:r>
      <w:r w:rsidR="00C87F21">
        <w:rPr>
          <w:rFonts w:hint="cs"/>
          <w:rtl/>
        </w:rPr>
        <w:t>ה</w:t>
      </w:r>
      <w:r w:rsidRPr="00CD067C">
        <w:rPr>
          <w:rtl/>
        </w:rPr>
        <w:t xml:space="preserve">אלכס </w:t>
      </w:r>
      <w:r w:rsidR="00C87F21">
        <w:rPr>
          <w:rFonts w:hint="cs"/>
          <w:rtl/>
        </w:rPr>
        <w:t xml:space="preserve">הזה </w:t>
      </w:r>
      <w:r w:rsidRPr="00CD067C">
        <w:rPr>
          <w:rtl/>
        </w:rPr>
        <w:t>הוא סוד אפל אחד גדול," ארקדי אמר.</w:t>
      </w:r>
    </w:p>
    <w:p w14:paraId="244BFD5C" w14:textId="77777777" w:rsidR="004627AB" w:rsidRPr="00CD067C" w:rsidRDefault="004627AB" w:rsidP="00250000">
      <w:pPr>
        <w:rPr>
          <w:rtl/>
        </w:rPr>
      </w:pPr>
      <w:r w:rsidRPr="00CD067C">
        <w:rPr>
          <w:rtl/>
        </w:rPr>
        <w:t>"הוא לא ממש יודע עברית, אף על פי שניסינו ללמד אותו כל התיכון."</w:t>
      </w:r>
    </w:p>
    <w:p w14:paraId="1243884B" w14:textId="77777777" w:rsidR="00BA14BF" w:rsidRPr="00CD067C" w:rsidRDefault="004627AB" w:rsidP="00BA14BF">
      <w:pPr>
        <w:rPr>
          <w:rFonts w:cs="Times New Roman"/>
          <w:rtl/>
        </w:rPr>
      </w:pPr>
      <w:r w:rsidRPr="00CD067C">
        <w:rPr>
          <w:rtl/>
        </w:rPr>
        <w:t>"אני כן יודע."</w:t>
      </w:r>
      <w:r w:rsidR="00BA14BF">
        <w:rPr>
          <w:rFonts w:hint="cs"/>
          <w:rtl/>
        </w:rPr>
        <w:t xml:space="preserve"> הוא היה בעיצומו של תהליך חיסול הביגלה שומשום חם וטרי השני מתוך שלושה, ש</w:t>
      </w:r>
      <w:r w:rsidR="00BA14BF" w:rsidRPr="00CD067C">
        <w:rPr>
          <w:rFonts w:cs="Times New Roman"/>
          <w:rtl/>
        </w:rPr>
        <w:t xml:space="preserve">קנה אצל הגזלן </w:t>
      </w:r>
      <w:r w:rsidR="00BA14BF">
        <w:rPr>
          <w:rFonts w:cs="Times New Roman" w:hint="cs"/>
          <w:rtl/>
        </w:rPr>
        <w:t>ביציאה מהמועדון.</w:t>
      </w:r>
      <w:r w:rsidR="00BA14BF" w:rsidRPr="00CD067C">
        <w:rPr>
          <w:rFonts w:cs="Times New Roman"/>
          <w:rtl/>
        </w:rPr>
        <w:t xml:space="preserve"> הוא היה אוכל כמויות בלתי סבירות של פחממות</w:t>
      </w:r>
      <w:r w:rsidR="00BA14BF">
        <w:rPr>
          <w:rFonts w:cs="Times New Roman" w:hint="cs"/>
          <w:rtl/>
        </w:rPr>
        <w:t xml:space="preserve"> באותה תקופה</w:t>
      </w:r>
      <w:r w:rsidR="00BA14BF" w:rsidRPr="00CD067C">
        <w:rPr>
          <w:rFonts w:cs="Times New Roman"/>
          <w:rtl/>
        </w:rPr>
        <w:t>.</w:t>
      </w:r>
    </w:p>
    <w:p w14:paraId="07A30F9C" w14:textId="68286346" w:rsidR="00A83115" w:rsidRDefault="00A83115" w:rsidP="00250000">
      <w:pPr>
        <w:rPr>
          <w:rtl/>
        </w:rPr>
      </w:pPr>
      <w:r>
        <w:rPr>
          <w:rFonts w:hint="cs"/>
          <w:rtl/>
        </w:rPr>
        <w:t>"נו אלכס, אין לך אפילו בגרות בלשון! ובתנ"ך, ובאזרחות..."</w:t>
      </w:r>
    </w:p>
    <w:p w14:paraId="70756EEF" w14:textId="58B41A9A" w:rsidR="00A83115" w:rsidRDefault="00A83115" w:rsidP="00250000">
      <w:pPr>
        <w:rPr>
          <w:rtl/>
        </w:rPr>
      </w:pPr>
      <w:r>
        <w:rPr>
          <w:rFonts w:hint="cs"/>
          <w:rtl/>
        </w:rPr>
        <w:t>"כי זה משעמם נורא."</w:t>
      </w:r>
    </w:p>
    <w:p w14:paraId="43D05EDE" w14:textId="0C84F21D" w:rsidR="004627AB" w:rsidRPr="00CD067C" w:rsidRDefault="004627AB" w:rsidP="00250000">
      <w:pPr>
        <w:rPr>
          <w:rtl/>
        </w:rPr>
      </w:pPr>
      <w:r w:rsidRPr="00CD067C">
        <w:rPr>
          <w:rtl/>
        </w:rPr>
        <w:t xml:space="preserve">"אתה אפילו לא מבין את </w:t>
      </w:r>
      <w:r w:rsidR="00A83115">
        <w:rPr>
          <w:rFonts w:hint="cs"/>
          <w:rtl/>
        </w:rPr>
        <w:t xml:space="preserve">המילים של </w:t>
      </w:r>
      <w:r w:rsidRPr="00CD067C">
        <w:rPr>
          <w:rtl/>
        </w:rPr>
        <w:t>השיר הזה. אתה יודע מה זה גמלת?"</w:t>
      </w:r>
    </w:p>
    <w:p w14:paraId="2BD43847" w14:textId="2401F605" w:rsidR="004627AB" w:rsidRPr="00CD067C" w:rsidRDefault="00E964A2" w:rsidP="00BA14BF">
      <w:pPr>
        <w:rPr>
          <w:rtl/>
        </w:rPr>
      </w:pPr>
      <w:r>
        <w:rPr>
          <w:rtl/>
        </w:rPr>
        <w:t>"</w:t>
      </w:r>
      <w:r w:rsidR="00A83115">
        <w:rPr>
          <w:rFonts w:hint="cs"/>
          <w:rtl/>
        </w:rPr>
        <w:t xml:space="preserve">אכן לא למדי בשיעור לשון, אבל </w:t>
      </w:r>
      <w:r w:rsidR="00BA14BF">
        <w:rPr>
          <w:rFonts w:hint="cs"/>
          <w:rtl/>
        </w:rPr>
        <w:t>קל לנחש ש</w:t>
      </w:r>
      <w:r>
        <w:rPr>
          <w:rtl/>
        </w:rPr>
        <w:t>גמלת זה שייר</w:t>
      </w:r>
      <w:r w:rsidR="00BA14BF">
        <w:rPr>
          <w:rFonts w:hint="cs"/>
          <w:rtl/>
        </w:rPr>
        <w:t>ה של</w:t>
      </w:r>
      <w:r>
        <w:rPr>
          <w:rtl/>
        </w:rPr>
        <w:t xml:space="preserve"> גמלים. שיר צלצל</w:t>
      </w:r>
      <w:r w:rsidR="004627AB" w:rsidRPr="00CD067C">
        <w:rPr>
          <w:rtl/>
        </w:rPr>
        <w:t xml:space="preserve"> גמלת הוא ניגון הפעמון כששיירת גמלים עוברת."</w:t>
      </w:r>
    </w:p>
    <w:p w14:paraId="077FB62A" w14:textId="07A49A82" w:rsidR="004627AB" w:rsidRPr="00CD067C" w:rsidRDefault="004627AB" w:rsidP="00C64180">
      <w:pPr>
        <w:rPr>
          <w:rtl/>
        </w:rPr>
      </w:pPr>
      <w:r w:rsidRPr="00CD067C">
        <w:rPr>
          <w:rtl/>
        </w:rPr>
        <w:t>הדס שתקה בהפתעה.</w:t>
      </w:r>
      <w:r w:rsidR="005F3FCD">
        <w:rPr>
          <w:rFonts w:hint="cs"/>
          <w:rtl/>
        </w:rPr>
        <w:t xml:space="preserve"> היא לעסה את החתיכה שבצעה לעצמה מהבייגלה השלישי, ובליבה הרהרה ש</w:t>
      </w:r>
      <w:r w:rsidR="00F0457A">
        <w:rPr>
          <w:rFonts w:hint="cs"/>
          <w:rtl/>
        </w:rPr>
        <w:t xml:space="preserve">בניגוד לציפיותיה, </w:t>
      </w:r>
      <w:r w:rsidR="005F3FCD">
        <w:rPr>
          <w:rFonts w:hint="cs"/>
          <w:rtl/>
        </w:rPr>
        <w:t xml:space="preserve">הוא עמד </w:t>
      </w:r>
      <w:r w:rsidR="00F0457A">
        <w:rPr>
          <w:rFonts w:hint="cs"/>
          <w:rtl/>
        </w:rPr>
        <w:t>יפה</w:t>
      </w:r>
      <w:r w:rsidR="00C90C6C">
        <w:rPr>
          <w:rFonts w:hint="cs"/>
          <w:rtl/>
        </w:rPr>
        <w:t xml:space="preserve"> מאוד </w:t>
      </w:r>
      <w:r w:rsidR="005F3FCD">
        <w:rPr>
          <w:rFonts w:hint="cs"/>
          <w:rtl/>
        </w:rPr>
        <w:t xml:space="preserve">בהחלטתו </w:t>
      </w:r>
      <w:r w:rsidR="00F0457A">
        <w:rPr>
          <w:rFonts w:hint="cs"/>
          <w:rtl/>
        </w:rPr>
        <w:t>ש</w:t>
      </w:r>
      <w:r w:rsidR="005F3FCD">
        <w:rPr>
          <w:rFonts w:hint="cs"/>
          <w:rtl/>
        </w:rPr>
        <w:t>לא להשתכר ב</w:t>
      </w:r>
      <w:r w:rsidR="00F0457A">
        <w:rPr>
          <w:rFonts w:hint="cs"/>
          <w:rtl/>
        </w:rPr>
        <w:t>חופשות קצרות מהצבא, ולהמנע מכל חומר בלתי חוקי. והנה היד שלו על ערפה, כפי שהיה בוודאי בכל אותן חופשות קצרצרות שלו שהעדיף לבלות בזיכרון-יעקב.</w:t>
      </w:r>
      <w:r w:rsidR="00C64180">
        <w:rPr>
          <w:rFonts w:hint="cs"/>
          <w:rtl/>
        </w:rPr>
        <w:t xml:space="preserve"> </w:t>
      </w:r>
      <w:r w:rsidRPr="00CD067C">
        <w:rPr>
          <w:rtl/>
        </w:rPr>
        <w:t>"</w:t>
      </w:r>
      <w:r>
        <w:rPr>
          <w:rFonts w:hint="cs"/>
          <w:rtl/>
        </w:rPr>
        <w:t xml:space="preserve">אפילו ישראלים לא מכירים את המילה הזאת, </w:t>
      </w:r>
      <w:r w:rsidRPr="00CD067C">
        <w:rPr>
          <w:rtl/>
        </w:rPr>
        <w:t>איך אתה יכול לדעת את זה?"</w:t>
      </w:r>
    </w:p>
    <w:p w14:paraId="64E17ABC" w14:textId="77777777" w:rsidR="00DB7A9A" w:rsidRDefault="004627AB" w:rsidP="00BA14BF">
      <w:pPr>
        <w:rPr>
          <w:rFonts w:cs="Times New Roman"/>
          <w:rtl/>
        </w:rPr>
      </w:pPr>
      <w:r w:rsidRPr="00CD067C">
        <w:rPr>
          <w:rtl/>
        </w:rPr>
        <w:t xml:space="preserve">"מהדמיון בין הצלילים של המילים. </w:t>
      </w:r>
      <w:r w:rsidR="00DB7A9A">
        <w:rPr>
          <w:rFonts w:hint="cs"/>
          <w:rtl/>
        </w:rPr>
        <w:t xml:space="preserve">כי גמלת מזכיר גמלים, וגמלת </w:t>
      </w:r>
      <w:r w:rsidR="00DB7A9A" w:rsidRPr="00DB7A9A">
        <w:rPr>
          <w:rFonts w:cs="Times New Roman"/>
          <w:rtl/>
        </w:rPr>
        <w:t>גם נשמע כמו ד... דגשת [מתכוון דבשת]</w:t>
      </w:r>
      <w:r w:rsidR="00DB7A9A">
        <w:rPr>
          <w:rFonts w:cs="Times New Roman" w:hint="cs"/>
          <w:rtl/>
        </w:rPr>
        <w:t>."</w:t>
      </w:r>
    </w:p>
    <w:p w14:paraId="6A83CBFA" w14:textId="77777777" w:rsidR="00DB7A9A" w:rsidRDefault="00DB7A9A" w:rsidP="00BA14BF">
      <w:pPr>
        <w:rPr>
          <w:rFonts w:cs="Times New Roman"/>
          <w:rtl/>
        </w:rPr>
      </w:pPr>
      <w:r>
        <w:rPr>
          <w:rFonts w:cs="Times New Roman" w:hint="cs"/>
          <w:rtl/>
        </w:rPr>
        <w:t>"אתה אפילו לא יודע איך אומרים דבשת!"</w:t>
      </w:r>
    </w:p>
    <w:p w14:paraId="497C2FD7" w14:textId="13A79295" w:rsidR="004627AB" w:rsidRDefault="00DB7A9A" w:rsidP="00BA14BF">
      <w:pPr>
        <w:rPr>
          <w:rtl/>
        </w:rPr>
      </w:pPr>
      <w:r>
        <w:rPr>
          <w:rFonts w:cs="Times New Roman" w:hint="cs"/>
          <w:rtl/>
        </w:rPr>
        <w:t xml:space="preserve">"זה לא רק הצליל אלא גם </w:t>
      </w:r>
      <w:r>
        <w:rPr>
          <w:rtl/>
        </w:rPr>
        <w:t>ההקשר</w:t>
      </w:r>
      <w:r>
        <w:rPr>
          <w:rFonts w:hint="cs"/>
          <w:rtl/>
        </w:rPr>
        <w:t>:</w:t>
      </w:r>
      <w:r w:rsidR="004627AB" w:rsidRPr="00CD067C">
        <w:rPr>
          <w:rtl/>
        </w:rPr>
        <w:t xml:space="preserve"> השיר </w:t>
      </w:r>
      <w:r w:rsidR="00BA14BF">
        <w:rPr>
          <w:rFonts w:hint="cs"/>
          <w:rtl/>
        </w:rPr>
        <w:t>מ</w:t>
      </w:r>
      <w:r w:rsidR="004627AB" w:rsidRPr="00CD067C">
        <w:rPr>
          <w:rtl/>
        </w:rPr>
        <w:t>ת</w:t>
      </w:r>
      <w:r w:rsidR="00BA14BF">
        <w:rPr>
          <w:rtl/>
        </w:rPr>
        <w:t>א</w:t>
      </w:r>
      <w:r w:rsidR="004627AB" w:rsidRPr="00CD067C">
        <w:rPr>
          <w:rtl/>
        </w:rPr>
        <w:t xml:space="preserve">ר </w:t>
      </w:r>
      <w:r w:rsidR="00BA14BF">
        <w:rPr>
          <w:rFonts w:hint="cs"/>
          <w:rtl/>
        </w:rPr>
        <w:t>את</w:t>
      </w:r>
      <w:r w:rsidR="004627AB" w:rsidRPr="00CD067C">
        <w:rPr>
          <w:rtl/>
        </w:rPr>
        <w:t xml:space="preserve"> ארץ ישראל, </w:t>
      </w:r>
      <w:r w:rsidR="00BA14BF">
        <w:rPr>
          <w:rtl/>
        </w:rPr>
        <w:t>התכלת, הפרדסים</w:t>
      </w:r>
      <w:r w:rsidR="004627AB" w:rsidRPr="00CD067C">
        <w:rPr>
          <w:rtl/>
        </w:rPr>
        <w:t>..."</w:t>
      </w:r>
    </w:p>
    <w:p w14:paraId="3C4428FE" w14:textId="77777777" w:rsidR="004627AB" w:rsidRDefault="004627AB" w:rsidP="00250000">
      <w:pPr>
        <w:rPr>
          <w:rtl/>
        </w:rPr>
      </w:pPr>
      <w:r>
        <w:rPr>
          <w:rFonts w:hint="cs"/>
          <w:rtl/>
        </w:rPr>
        <w:t>"רק ישראלים יכולים לדעת כאלה דברים!"</w:t>
      </w:r>
    </w:p>
    <w:p w14:paraId="1DE5629B" w14:textId="77777777" w:rsidR="004627AB" w:rsidRPr="00CD067C" w:rsidRDefault="004627AB" w:rsidP="00250000">
      <w:pPr>
        <w:rPr>
          <w:rtl/>
        </w:rPr>
      </w:pPr>
      <w:r>
        <w:rPr>
          <w:rFonts w:hint="cs"/>
          <w:rtl/>
        </w:rPr>
        <w:t>"גם אני ישראלי."</w:t>
      </w:r>
    </w:p>
    <w:p w14:paraId="04048EFB" w14:textId="77777777" w:rsidR="004627AB" w:rsidRPr="00CD067C" w:rsidRDefault="004627AB" w:rsidP="00250000">
      <w:pPr>
        <w:rPr>
          <w:rtl/>
        </w:rPr>
      </w:pPr>
      <w:r w:rsidRPr="00CD067C">
        <w:rPr>
          <w:rtl/>
        </w:rPr>
        <w:t>"</w:t>
      </w:r>
      <w:r>
        <w:rPr>
          <w:rFonts w:hint="cs"/>
          <w:rtl/>
        </w:rPr>
        <w:t xml:space="preserve">ובתור ישראלית, </w:t>
      </w:r>
      <w:r w:rsidRPr="00CD067C">
        <w:rPr>
          <w:rtl/>
        </w:rPr>
        <w:t xml:space="preserve">מתי לאחרונה ראית שיירות של גמלים בישראל?" </w:t>
      </w:r>
      <w:r>
        <w:rPr>
          <w:rFonts w:hint="cs"/>
          <w:rtl/>
        </w:rPr>
        <w:t>לילך</w:t>
      </w:r>
      <w:r>
        <w:rPr>
          <w:rtl/>
        </w:rPr>
        <w:t xml:space="preserve"> שאלה</w:t>
      </w:r>
      <w:r>
        <w:rPr>
          <w:rFonts w:hint="cs"/>
          <w:rtl/>
        </w:rPr>
        <w:t xml:space="preserve"> אותה.</w:t>
      </w:r>
    </w:p>
    <w:p w14:paraId="3DEDEF47" w14:textId="7F159887" w:rsidR="004627AB" w:rsidRPr="00CD067C" w:rsidRDefault="004627AB" w:rsidP="00211E2D">
      <w:pPr>
        <w:rPr>
          <w:rtl/>
        </w:rPr>
      </w:pPr>
      <w:r w:rsidRPr="00CD067C">
        <w:rPr>
          <w:rtl/>
        </w:rPr>
        <w:t>"יש שיירה מגולפת מעץ זית, על</w:t>
      </w:r>
      <w:r>
        <w:rPr>
          <w:rtl/>
        </w:rPr>
        <w:t xml:space="preserve"> ה</w:t>
      </w:r>
      <w:r w:rsidR="00C45B28">
        <w:rPr>
          <w:rtl/>
        </w:rPr>
        <w:t>טלוויז</w:t>
      </w:r>
      <w:r>
        <w:rPr>
          <w:rtl/>
        </w:rPr>
        <w:t>יה בבית של הסבתא של</w:t>
      </w:r>
      <w:r w:rsidR="00211E2D">
        <w:rPr>
          <w:rFonts w:hint="cs"/>
          <w:rtl/>
        </w:rPr>
        <w:t xml:space="preserve"> הדס,</w:t>
      </w:r>
      <w:r w:rsidRPr="00CD067C">
        <w:rPr>
          <w:rtl/>
        </w:rPr>
        <w:t>"</w:t>
      </w:r>
      <w:r w:rsidR="00211E2D">
        <w:rPr>
          <w:rFonts w:hint="cs"/>
          <w:rtl/>
        </w:rPr>
        <w:t xml:space="preserve"> ארקדי ציין</w:t>
      </w:r>
      <w:r w:rsidR="00C64180">
        <w:rPr>
          <w:rFonts w:hint="cs"/>
          <w:rtl/>
        </w:rPr>
        <w:t xml:space="preserve"> בקול משועשע</w:t>
      </w:r>
      <w:r w:rsidR="00211E2D">
        <w:rPr>
          <w:rFonts w:hint="cs"/>
          <w:rtl/>
        </w:rPr>
        <w:t>.</w:t>
      </w:r>
    </w:p>
    <w:p w14:paraId="6C014431" w14:textId="77777777" w:rsidR="004627AB" w:rsidRPr="00CD067C" w:rsidRDefault="004627AB" w:rsidP="00250000">
      <w:pPr>
        <w:rPr>
          <w:rtl/>
        </w:rPr>
      </w:pPr>
      <w:r w:rsidRPr="00CD067C">
        <w:rPr>
          <w:rtl/>
        </w:rPr>
        <w:t>לילך ג</w:t>
      </w:r>
      <w:r w:rsidR="00F273FE">
        <w:rPr>
          <w:rFonts w:hint="cs"/>
          <w:rtl/>
        </w:rPr>
        <w:t>יחכ</w:t>
      </w:r>
      <w:r w:rsidRPr="00CD067C">
        <w:rPr>
          <w:rtl/>
        </w:rPr>
        <w:t xml:space="preserve">ה. "אגב, שיירת גמלים נקראת </w:t>
      </w:r>
      <w:r w:rsidRPr="00CD067C">
        <w:rPr>
          <w:rFonts w:hint="cs"/>
          <w:rtl/>
        </w:rPr>
        <w:t xml:space="preserve">גם </w:t>
      </w:r>
      <w:r w:rsidRPr="00CD067C">
        <w:rPr>
          <w:rtl/>
        </w:rPr>
        <w:t>אורחה."</w:t>
      </w:r>
    </w:p>
    <w:p w14:paraId="07A1FDFF" w14:textId="77777777" w:rsidR="004627AB" w:rsidRPr="00CD067C" w:rsidRDefault="004627AB" w:rsidP="00250000">
      <w:pPr>
        <w:rPr>
          <w:rtl/>
        </w:rPr>
      </w:pPr>
      <w:r w:rsidRPr="00CD067C">
        <w:rPr>
          <w:rtl/>
        </w:rPr>
        <w:t>"מאיפה אתה יודע את המשמעות</w:t>
      </w:r>
      <w:r>
        <w:rPr>
          <w:rFonts w:hint="cs"/>
          <w:rtl/>
        </w:rPr>
        <w:t xml:space="preserve"> </w:t>
      </w:r>
      <w:r w:rsidRPr="00CD067C">
        <w:rPr>
          <w:rFonts w:hint="cs"/>
          <w:rtl/>
        </w:rPr>
        <w:t>של גמלת</w:t>
      </w:r>
      <w:r w:rsidRPr="00CD067C">
        <w:rPr>
          <w:rtl/>
        </w:rPr>
        <w:t>?" הדס שאלה ביתר תוקפנות.</w:t>
      </w:r>
    </w:p>
    <w:p w14:paraId="6C99CC37" w14:textId="77777777" w:rsidR="004627AB" w:rsidRPr="00CD067C" w:rsidRDefault="004627AB" w:rsidP="00250000">
      <w:pPr>
        <w:rPr>
          <w:rtl/>
        </w:rPr>
      </w:pPr>
      <w:r w:rsidRPr="00CD067C">
        <w:rPr>
          <w:rtl/>
        </w:rPr>
        <w:t xml:space="preserve">"אמרתי </w:t>
      </w:r>
      <w:r w:rsidRPr="00CD067C">
        <w:rPr>
          <w:rFonts w:hint="cs"/>
          <w:rtl/>
        </w:rPr>
        <w:t xml:space="preserve">לך, </w:t>
      </w:r>
      <w:r w:rsidR="00C64180">
        <w:rPr>
          <w:rFonts w:hint="cs"/>
          <w:rtl/>
        </w:rPr>
        <w:t xml:space="preserve">קל לנחש, </w:t>
      </w:r>
      <w:r w:rsidRPr="00CD067C">
        <w:rPr>
          <w:rFonts w:hint="cs"/>
          <w:rtl/>
        </w:rPr>
        <w:t>כי זה נשמע כמו גמל</w:t>
      </w:r>
      <w:r w:rsidRPr="00CD067C">
        <w:rPr>
          <w:rtl/>
        </w:rPr>
        <w:t>."</w:t>
      </w:r>
    </w:p>
    <w:p w14:paraId="633C5D1A" w14:textId="77777777" w:rsidR="004627AB" w:rsidRPr="00CD067C" w:rsidRDefault="004627AB" w:rsidP="00250000">
      <w:pPr>
        <w:rPr>
          <w:rtl/>
        </w:rPr>
      </w:pPr>
      <w:r w:rsidRPr="00CD067C">
        <w:rPr>
          <w:rtl/>
        </w:rPr>
        <w:t>"אני לא מאמינה לך!"</w:t>
      </w:r>
    </w:p>
    <w:p w14:paraId="1DCCA9DB" w14:textId="78842486" w:rsidR="004627AB" w:rsidRPr="00CD067C" w:rsidRDefault="004627AB" w:rsidP="00457184">
      <w:pPr>
        <w:rPr>
          <w:rtl/>
        </w:rPr>
      </w:pPr>
      <w:r w:rsidRPr="00CD067C">
        <w:rPr>
          <w:rtl/>
        </w:rPr>
        <w:t>"</w:t>
      </w:r>
      <w:r w:rsidRPr="00CD067C">
        <w:rPr>
          <w:rFonts w:hint="cs"/>
          <w:rtl/>
        </w:rPr>
        <w:t>את לא מאמינה שגמלת נשמע כמו גמל?</w:t>
      </w:r>
      <w:r w:rsidRPr="00CD067C">
        <w:rPr>
          <w:rtl/>
        </w:rPr>
        <w:t>"</w:t>
      </w:r>
      <w:r w:rsidRPr="00CD067C">
        <w:rPr>
          <w:rFonts w:hint="cs"/>
          <w:rtl/>
        </w:rPr>
        <w:t xml:space="preserve"> </w:t>
      </w:r>
      <w:r w:rsidR="00457184" w:rsidRPr="00457184">
        <w:rPr>
          <w:rFonts w:cs="Times New Roman"/>
          <w:rtl/>
        </w:rPr>
        <w:t xml:space="preserve">אלכס </w:t>
      </w:r>
      <w:r w:rsidR="00457184">
        <w:rPr>
          <w:rFonts w:cs="Times New Roman" w:hint="cs"/>
          <w:rtl/>
        </w:rPr>
        <w:t>נשמע מיתמם, אבל למען האמת כלל לא שם לב מה הוא אומר, בליבו</w:t>
      </w:r>
      <w:r w:rsidR="00457184" w:rsidRPr="00457184">
        <w:rPr>
          <w:rFonts w:cs="Times New Roman"/>
          <w:rtl/>
        </w:rPr>
        <w:t xml:space="preserve"> חשב כמה קשה לתקשר את צ</w:t>
      </w:r>
      <w:r w:rsidR="00457184">
        <w:rPr>
          <w:rFonts w:cs="Times New Roman" w:hint="cs"/>
          <w:rtl/>
        </w:rPr>
        <w:t>ֵ</w:t>
      </w:r>
      <w:r w:rsidR="00457184" w:rsidRPr="00457184">
        <w:rPr>
          <w:rFonts w:cs="Times New Roman"/>
          <w:rtl/>
        </w:rPr>
        <w:t xml:space="preserve">ידת הגמישות המילולית שפיתח במשך השנים, שנכפתה עליו בשביל שתוענק </w:t>
      </w:r>
      <w:r w:rsidR="00457184" w:rsidRPr="00457184">
        <w:t>to acquire the mastery</w:t>
      </w:r>
      <w:r w:rsidR="00457184" w:rsidRPr="00457184">
        <w:rPr>
          <w:rFonts w:cs="Times New Roman"/>
          <w:rtl/>
        </w:rPr>
        <w:t xml:space="preserve"> בכ''כ הרבה שפות</w:t>
      </w:r>
      <w:r w:rsidR="0080002D">
        <w:rPr>
          <w:rFonts w:cs="Times New Roman" w:hint="cs"/>
          <w:rtl/>
        </w:rPr>
        <w:t>.</w:t>
      </w:r>
    </w:p>
    <w:p w14:paraId="4F9CF041" w14:textId="77777777" w:rsidR="004627AB" w:rsidRPr="00CD067C" w:rsidRDefault="004627AB" w:rsidP="00250000">
      <w:pPr>
        <w:rPr>
          <w:rtl/>
        </w:rPr>
      </w:pPr>
      <w:r w:rsidRPr="00CD067C">
        <w:rPr>
          <w:rFonts w:hint="cs"/>
          <w:rtl/>
        </w:rPr>
        <w:t>"אתה יכול להודות שמישהו הסביר לך את המשמעות, זאת לא בושה. אבל הכי אני שונאת שקרנים."</w:t>
      </w:r>
    </w:p>
    <w:p w14:paraId="52B9C235" w14:textId="007A146E" w:rsidR="004627AB" w:rsidRDefault="00C64180" w:rsidP="00C64180">
      <w:pPr>
        <w:rPr>
          <w:rtl/>
        </w:rPr>
      </w:pPr>
      <w:r>
        <w:rPr>
          <w:rtl/>
        </w:rPr>
        <w:t xml:space="preserve">"די, הדס, תעזבי," </w:t>
      </w:r>
      <w:r w:rsidR="004627AB" w:rsidRPr="00CD067C">
        <w:rPr>
          <w:rtl/>
        </w:rPr>
        <w:t>ארקדי</w:t>
      </w:r>
      <w:r>
        <w:rPr>
          <w:rFonts w:hint="cs"/>
          <w:rtl/>
        </w:rPr>
        <w:t xml:space="preserve"> הפציר</w:t>
      </w:r>
      <w:r w:rsidR="0080002D">
        <w:rPr>
          <w:rFonts w:hint="cs"/>
          <w:rtl/>
        </w:rPr>
        <w:t xml:space="preserve">[מילה אחרת </w:t>
      </w:r>
      <w:r w:rsidR="0080002D">
        <w:rPr>
          <w:rtl/>
        </w:rPr>
        <w:t>–</w:t>
      </w:r>
      <w:r w:rsidR="0080002D">
        <w:rPr>
          <w:rFonts w:hint="cs"/>
          <w:rtl/>
        </w:rPr>
        <w:t xml:space="preserve"> היתרה?]</w:t>
      </w:r>
      <w:r w:rsidR="004627AB" w:rsidRPr="00CD067C">
        <w:rPr>
          <w:rtl/>
        </w:rPr>
        <w:t>.</w:t>
      </w:r>
      <w:r w:rsidR="00F53B48">
        <w:rPr>
          <w:rFonts w:hint="cs"/>
          <w:rtl/>
        </w:rPr>
        <w:t xml:space="preserve"> "אפילו אחיו הקטן </w:t>
      </w:r>
      <w:r w:rsidR="00035320">
        <w:rPr>
          <w:rFonts w:hint="cs"/>
          <w:rtl/>
        </w:rPr>
        <w:t>תיאו</w:t>
      </w:r>
      <w:r w:rsidR="00F53B48">
        <w:rPr>
          <w:rFonts w:hint="cs"/>
          <w:rtl/>
        </w:rPr>
        <w:t xml:space="preserve"> </w:t>
      </w:r>
      <w:r w:rsidR="005F3FCD">
        <w:rPr>
          <w:rFonts w:hint="cs"/>
          <w:rtl/>
        </w:rPr>
        <w:t>קלט את השפה</w:t>
      </w:r>
      <w:r w:rsidR="00F53B48">
        <w:rPr>
          <w:rFonts w:hint="cs"/>
          <w:rtl/>
        </w:rPr>
        <w:t xml:space="preserve"> ממש מהר. שמעת אותו כשבאו לביקור ב</w:t>
      </w:r>
      <w:r w:rsidR="005F3FCD">
        <w:rPr>
          <w:rFonts w:hint="cs"/>
          <w:rtl/>
        </w:rPr>
        <w:t>ספטמבר</w:t>
      </w:r>
      <w:r w:rsidR="00F53B48">
        <w:rPr>
          <w:rFonts w:hint="cs"/>
          <w:rtl/>
        </w:rPr>
        <w:t>."</w:t>
      </w:r>
      <w:r w:rsidR="00035320">
        <w:rPr>
          <w:rFonts w:hint="cs"/>
          <w:rtl/>
        </w:rPr>
        <w:t xml:space="preserve"> [לסיום מסע כומתה???]</w:t>
      </w:r>
    </w:p>
    <w:p w14:paraId="3B5C47DE" w14:textId="77777777" w:rsidR="00F53B48" w:rsidRDefault="00F53B48" w:rsidP="00C87F21">
      <w:pPr>
        <w:rPr>
          <w:rtl/>
        </w:rPr>
      </w:pPr>
      <w:r>
        <w:rPr>
          <w:rFonts w:hint="cs"/>
          <w:rtl/>
        </w:rPr>
        <w:t>"בשביל מה ה</w:t>
      </w:r>
      <w:r w:rsidR="00C87F21">
        <w:rPr>
          <w:rFonts w:hint="cs"/>
          <w:rtl/>
        </w:rPr>
        <w:t>אח</w:t>
      </w:r>
      <w:r>
        <w:rPr>
          <w:rFonts w:hint="cs"/>
          <w:rtl/>
        </w:rPr>
        <w:t xml:space="preserve"> צריך ללמוד עברית בכלל?" היא שאלה. "הם הרי לעולם לא יעלו לישראל."</w:t>
      </w:r>
    </w:p>
    <w:p w14:paraId="5E3DD69B" w14:textId="666E7B3A" w:rsidR="00F53B48" w:rsidRDefault="00F53B48" w:rsidP="00E26EAE">
      <w:pPr>
        <w:rPr>
          <w:rtl/>
        </w:rPr>
      </w:pPr>
      <w:r>
        <w:rPr>
          <w:rFonts w:hint="cs"/>
          <w:rtl/>
        </w:rPr>
        <w:lastRenderedPageBreak/>
        <w:t xml:space="preserve">"הם </w:t>
      </w:r>
      <w:r w:rsidR="00EE25B0">
        <w:rPr>
          <w:rFonts w:hint="cs"/>
          <w:rtl/>
        </w:rPr>
        <w:t xml:space="preserve">שוקלים לנסות </w:t>
      </w:r>
      <w:r w:rsidR="00E26EAE">
        <w:rPr>
          <w:rFonts w:hint="cs"/>
          <w:rtl/>
        </w:rPr>
        <w:t>שוב</w:t>
      </w:r>
      <w:r>
        <w:rPr>
          <w:rFonts w:hint="cs"/>
          <w:rtl/>
        </w:rPr>
        <w:t>," אלכס אמר.</w:t>
      </w:r>
      <w:r w:rsidR="00E26EAE">
        <w:rPr>
          <w:rFonts w:hint="cs"/>
          <w:rtl/>
        </w:rPr>
        <w:t xml:space="preserve"> "הרי כבר ניסו פעם, בשנת שבתון קודמת."</w:t>
      </w:r>
    </w:p>
    <w:p w14:paraId="055ED2AD" w14:textId="77777777" w:rsidR="00E26EAE" w:rsidRDefault="00E26EAE" w:rsidP="00E26EAE">
      <w:pPr>
        <w:rPr>
          <w:rtl/>
        </w:rPr>
      </w:pPr>
      <w:r>
        <w:rPr>
          <w:rFonts w:hint="cs"/>
          <w:rtl/>
        </w:rPr>
        <w:t>"הם ניסו לפני שבע שנים?"</w:t>
      </w:r>
    </w:p>
    <w:p w14:paraId="21C4EC93" w14:textId="02ECE580" w:rsidR="00E26EAE" w:rsidRDefault="00E26EAE" w:rsidP="00E26EAE">
      <w:pPr>
        <w:rPr>
          <w:rtl/>
        </w:rPr>
      </w:pPr>
      <w:r>
        <w:rPr>
          <w:rFonts w:hint="cs"/>
          <w:rtl/>
        </w:rPr>
        <w:t xml:space="preserve">"לא, השנה ההיא </w:t>
      </w:r>
      <w:r w:rsidR="001C5A04">
        <w:rPr>
          <w:rFonts w:hint="cs"/>
          <w:rtl/>
        </w:rPr>
        <w:t>הייתה</w:t>
      </w:r>
      <w:r>
        <w:rPr>
          <w:rFonts w:hint="cs"/>
          <w:rtl/>
        </w:rPr>
        <w:t xml:space="preserve"> מוקדשת לקריירה של </w:t>
      </w:r>
      <w:r w:rsidR="008B1B44">
        <w:rPr>
          <w:rFonts w:hint="cs"/>
          <w:rtl/>
        </w:rPr>
        <w:t>סופי</w:t>
      </w:r>
      <w:r>
        <w:rPr>
          <w:rFonts w:hint="cs"/>
          <w:rtl/>
        </w:rPr>
        <w:t>. אבל בשנת שבתון קודמת. אגב, זה לא חייב להיות</w:t>
      </w:r>
      <w:r w:rsidR="0080002D">
        <w:rPr>
          <w:rFonts w:hint="cs"/>
          <w:rtl/>
        </w:rPr>
        <w:t xml:space="preserve"> </w:t>
      </w:r>
      <w:r>
        <w:rPr>
          <w:rFonts w:hint="cs"/>
          <w:rtl/>
        </w:rPr>
        <w:t>כל שבע שנים, זה גמיש יותר."</w:t>
      </w:r>
    </w:p>
    <w:p w14:paraId="1AB47FF2" w14:textId="77777777" w:rsidR="00E26EAE" w:rsidRDefault="00E26EAE" w:rsidP="00E26EAE">
      <w:pPr>
        <w:rPr>
          <w:rtl/>
        </w:rPr>
      </w:pPr>
      <w:r>
        <w:rPr>
          <w:rFonts w:hint="cs"/>
          <w:rtl/>
        </w:rPr>
        <w:t>"ומה אבא שלך יעשה בשנת שבתון?"</w:t>
      </w:r>
    </w:p>
    <w:p w14:paraId="199D37C4" w14:textId="62DA0AEE" w:rsidR="00E26EAE" w:rsidRDefault="00E26EAE" w:rsidP="0080002D">
      <w:pPr>
        <w:rPr>
          <w:rtl/>
        </w:rPr>
      </w:pPr>
      <w:r>
        <w:rPr>
          <w:rFonts w:hint="cs"/>
          <w:rtl/>
        </w:rPr>
        <w:t>"זה לא הוא,</w:t>
      </w:r>
      <w:r w:rsidR="0080002D">
        <w:rPr>
          <w:rFonts w:hint="cs"/>
          <w:rtl/>
        </w:rPr>
        <w:t xml:space="preserve"> זאת</w:t>
      </w:r>
      <w:r>
        <w:rPr>
          <w:rFonts w:hint="cs"/>
          <w:rtl/>
        </w:rPr>
        <w:t xml:space="preserve"> </w:t>
      </w:r>
      <w:r w:rsidR="00DB4C54">
        <w:rPr>
          <w:rFonts w:hint="cs"/>
          <w:rtl/>
        </w:rPr>
        <w:t>קתרין</w:t>
      </w:r>
      <w:r>
        <w:rPr>
          <w:rFonts w:hint="cs"/>
          <w:rtl/>
        </w:rPr>
        <w:t xml:space="preserve">. קשה לה להשיג פה משרה, כי היא עוסקת בתחום מחקר שלא מעניין </w:t>
      </w:r>
      <w:r w:rsidR="00F97A34">
        <w:rPr>
          <w:rFonts w:hint="cs"/>
          <w:rtl/>
        </w:rPr>
        <w:t>כל כך</w:t>
      </w:r>
      <w:r>
        <w:rPr>
          <w:rFonts w:hint="cs"/>
          <w:rtl/>
        </w:rPr>
        <w:t xml:space="preserve"> אנשים בישראל. היא חוקרת את המקור של השפות ההינדו-ארופאיות. ופה מתעניינים בעיקר במקור של השפות השמיות, שהוא</w:t>
      </w:r>
      <w:r w:rsidR="00C90C6C">
        <w:rPr>
          <w:rFonts w:hint="cs"/>
          <w:rtl/>
        </w:rPr>
        <w:t xml:space="preserve"> מאוד </w:t>
      </w:r>
      <w:r>
        <w:rPr>
          <w:rFonts w:hint="cs"/>
          <w:rtl/>
        </w:rPr>
        <w:t xml:space="preserve">שונה. יש רק שפה אחת מעניינת פה </w:t>
      </w:r>
      <w:r>
        <w:rPr>
          <w:rtl/>
        </w:rPr>
        <w:t>–</w:t>
      </w:r>
      <w:r>
        <w:rPr>
          <w:rFonts w:hint="cs"/>
          <w:rtl/>
        </w:rPr>
        <w:t xml:space="preserve"> החיטית.</w:t>
      </w:r>
      <w:r w:rsidR="00335511">
        <w:rPr>
          <w:rFonts w:hint="cs"/>
          <w:rtl/>
        </w:rPr>
        <w:t xml:space="preserve"> ובאופן פחו</w:t>
      </w:r>
      <w:r w:rsidR="0080002D">
        <w:rPr>
          <w:rFonts w:hint="cs"/>
          <w:rtl/>
        </w:rPr>
        <w:t>ּ</w:t>
      </w:r>
      <w:r w:rsidR="00335511">
        <w:rPr>
          <w:rFonts w:hint="cs"/>
          <w:rtl/>
        </w:rPr>
        <w:t>ת, השפה ה</w:t>
      </w:r>
      <w:r w:rsidR="00335511" w:rsidRPr="00335511">
        <w:rPr>
          <w:rFonts w:cs="Times New Roman"/>
          <w:rtl/>
        </w:rPr>
        <w:t>לוּוִית</w:t>
      </w:r>
      <w:r w:rsidR="00335511">
        <w:rPr>
          <w:rFonts w:cs="Times New Roman" w:hint="cs"/>
          <w:rtl/>
        </w:rPr>
        <w:t>.</w:t>
      </w:r>
      <w:r>
        <w:rPr>
          <w:rFonts w:hint="cs"/>
          <w:rtl/>
        </w:rPr>
        <w:t>"</w:t>
      </w:r>
    </w:p>
    <w:p w14:paraId="3F710D4E" w14:textId="77777777" w:rsidR="009F052B" w:rsidRDefault="009F052B" w:rsidP="0080002D">
      <w:pPr>
        <w:rPr>
          <w:rtl/>
        </w:rPr>
      </w:pPr>
      <w:r>
        <w:rPr>
          <w:rFonts w:hint="cs"/>
          <w:rtl/>
        </w:rPr>
        <w:t>"מה זה השפות האלו, ואת מי הן מעניינות בכלל?"</w:t>
      </w:r>
    </w:p>
    <w:p w14:paraId="6F183E87" w14:textId="3D1D7B8C" w:rsidR="009F052B" w:rsidRDefault="009F052B" w:rsidP="006740A8">
      <w:pPr>
        <w:rPr>
          <w:rtl/>
        </w:rPr>
      </w:pPr>
      <w:r>
        <w:rPr>
          <w:rFonts w:hint="cs"/>
          <w:rtl/>
        </w:rPr>
        <w:t xml:space="preserve">"בטח לא את בני ישראל, הם נלחמו נגד החיטים לאורך כל התנ"ך," אלכס אמר. "אבל העניין המיידי הוא כמובן לגלות לעולם יצירות מופת שאיש לא קרא עדיין. </w:t>
      </w:r>
      <w:r w:rsidR="006740A8">
        <w:rPr>
          <w:rFonts w:hint="cs"/>
          <w:rtl/>
        </w:rPr>
        <w:t xml:space="preserve">זה חלום נדיר, כי רוב הכתב העתיק הנמצא מתעד אינטרקציות פונקציונליות להחריד, ולבסוף כל התיעוד שנשאר מהתרבות הנכחדת הזאת מתאר משאיר אותם זכר לעתיד, לשאר האנושות כאילו איש מהם לא עסק מעולם בדבר חוץ ממסחר או מלחמה, </w:t>
      </w:r>
      <w:r w:rsidR="00F97A34">
        <w:rPr>
          <w:rFonts w:hint="cs"/>
          <w:rtl/>
        </w:rPr>
        <w:t>כל כך</w:t>
      </w:r>
      <w:r w:rsidR="006740A8">
        <w:rPr>
          <w:rFonts w:hint="cs"/>
          <w:rtl/>
        </w:rPr>
        <w:t xml:space="preserve"> מעט יצירות מופת נכתבו... </w:t>
      </w:r>
      <w:r>
        <w:rPr>
          <w:rFonts w:hint="cs"/>
          <w:rtl/>
        </w:rPr>
        <w:t>ובהיעדר אלו, עדיין יש את העניין של פיענוח צפנים, של הקשרים נסתרים, של סודות צפונים..."</w:t>
      </w:r>
    </w:p>
    <w:p w14:paraId="1023AF0A" w14:textId="66312827" w:rsidR="00F53B48" w:rsidRDefault="00EE25B0" w:rsidP="00250000">
      <w:pPr>
        <w:rPr>
          <w:rtl/>
        </w:rPr>
      </w:pPr>
      <w:r>
        <w:rPr>
          <w:rFonts w:hint="cs"/>
          <w:rtl/>
        </w:rPr>
        <w:t>[</w:t>
      </w:r>
      <w:r w:rsidR="00F53B48">
        <w:rPr>
          <w:rFonts w:hint="cs"/>
          <w:rtl/>
        </w:rPr>
        <w:t>"</w:t>
      </w:r>
      <w:r w:rsidR="00F06A3F">
        <w:rPr>
          <w:rFonts w:hint="cs"/>
          <w:rtl/>
        </w:rPr>
        <w:t>עכשיו</w:t>
      </w:r>
      <w:r w:rsidR="00F53B48">
        <w:rPr>
          <w:rFonts w:hint="cs"/>
          <w:rtl/>
        </w:rPr>
        <w:t xml:space="preserve"> דווקא?"</w:t>
      </w:r>
    </w:p>
    <w:p w14:paraId="43FEDEFC" w14:textId="3C7D3B29" w:rsidR="00F53B48" w:rsidRDefault="00F53B48" w:rsidP="00250000">
      <w:pPr>
        <w:rPr>
          <w:rtl/>
        </w:rPr>
      </w:pPr>
      <w:r>
        <w:rPr>
          <w:rFonts w:hint="cs"/>
          <w:rtl/>
        </w:rPr>
        <w:t>"כן, לפני שתיאו [משהו דרמטי שיקרה בקריירה שלו בגיל מאוחר יותר</w:t>
      </w:r>
      <w:r w:rsidR="00035320">
        <w:rPr>
          <w:rFonts w:hint="cs"/>
          <w:rtl/>
        </w:rPr>
        <w:t xml:space="preserve"> </w:t>
      </w:r>
      <w:r w:rsidR="00035320">
        <w:rPr>
          <w:rtl/>
        </w:rPr>
        <w:t>–</w:t>
      </w:r>
      <w:r w:rsidR="00035320">
        <w:rPr>
          <w:rFonts w:hint="cs"/>
          <w:rtl/>
        </w:rPr>
        <w:t xml:space="preserve"> נניח שעוד </w:t>
      </w:r>
      <w:r w:rsidR="00035320">
        <w:rPr>
          <w:rFonts w:hint="cs"/>
        </w:rPr>
        <w:t>X</w:t>
      </w:r>
      <w:r w:rsidR="00035320">
        <w:rPr>
          <w:rFonts w:hint="cs"/>
          <w:rtl/>
        </w:rPr>
        <w:t xml:space="preserve"> שנים הוא נכנס לג'וליארד או לקרטיס???</w:t>
      </w:r>
      <w:r>
        <w:rPr>
          <w:rFonts w:hint="cs"/>
          <w:rtl/>
        </w:rPr>
        <w:t>] ו</w:t>
      </w:r>
      <w:r w:rsidR="00F06A3F">
        <w:rPr>
          <w:rFonts w:hint="cs"/>
          <w:rtl/>
        </w:rPr>
        <w:t>עכשיו</w:t>
      </w:r>
      <w:r>
        <w:rPr>
          <w:rFonts w:hint="cs"/>
          <w:rtl/>
        </w:rPr>
        <w:t xml:space="preserve"> כש</w:t>
      </w:r>
      <w:r w:rsidR="008B1B44">
        <w:rPr>
          <w:rFonts w:hint="cs"/>
          <w:rtl/>
        </w:rPr>
        <w:t>סופי</w:t>
      </w:r>
      <w:r>
        <w:rPr>
          <w:rFonts w:hint="cs"/>
          <w:rtl/>
        </w:rPr>
        <w:t xml:space="preserve"> נשואה הם יכולים לבוא לשנה."</w:t>
      </w:r>
    </w:p>
    <w:p w14:paraId="23BD46E9" w14:textId="77777777" w:rsidR="00EE25B0" w:rsidRPr="00CD067C" w:rsidRDefault="00EE25B0" w:rsidP="00250000">
      <w:pPr>
        <w:rPr>
          <w:rtl/>
        </w:rPr>
      </w:pPr>
      <w:r>
        <w:rPr>
          <w:rFonts w:hint="cs"/>
          <w:rtl/>
        </w:rPr>
        <w:t>]</w:t>
      </w:r>
    </w:p>
    <w:p w14:paraId="2F56188F" w14:textId="77777777" w:rsidR="004627AB" w:rsidRPr="00CD067C" w:rsidRDefault="004627AB" w:rsidP="00250000">
      <w:pPr>
        <w:rPr>
          <w:rtl/>
        </w:rPr>
      </w:pPr>
      <w:r w:rsidRPr="00CD067C">
        <w:rPr>
          <w:rtl/>
        </w:rPr>
        <w:t>"</w:t>
      </w:r>
      <w:r w:rsidR="00F53B48">
        <w:rPr>
          <w:rFonts w:hint="cs"/>
          <w:rtl/>
        </w:rPr>
        <w:t xml:space="preserve">אז יופי לך, </w:t>
      </w:r>
      <w:r w:rsidRPr="00CD067C">
        <w:rPr>
          <w:rtl/>
        </w:rPr>
        <w:t>ולמה אתה פותח את הח</w:t>
      </w:r>
      <w:r w:rsidR="00F53B48">
        <w:rPr>
          <w:rtl/>
        </w:rPr>
        <w:t xml:space="preserve">לון?" הדס </w:t>
      </w:r>
      <w:r w:rsidR="005F3FCD">
        <w:rPr>
          <w:rFonts w:hint="cs"/>
          <w:rtl/>
        </w:rPr>
        <w:t>אמרה</w:t>
      </w:r>
      <w:r w:rsidR="00F53B48">
        <w:rPr>
          <w:rFonts w:hint="cs"/>
          <w:rtl/>
        </w:rPr>
        <w:t xml:space="preserve"> [היא לא מסוגלת להסכין עם כך שאלכס לא יהיה בודד יותר].</w:t>
      </w:r>
    </w:p>
    <w:p w14:paraId="14F8FD78" w14:textId="77777777" w:rsidR="004627AB" w:rsidRPr="00CD067C" w:rsidRDefault="004627AB" w:rsidP="00250000">
      <w:pPr>
        <w:rPr>
          <w:rtl/>
        </w:rPr>
      </w:pPr>
      <w:r w:rsidRPr="00CD067C">
        <w:rPr>
          <w:rtl/>
        </w:rPr>
        <w:t>"כי אני רוצה לעשן.</w:t>
      </w:r>
      <w:r w:rsidRPr="00CD067C">
        <w:rPr>
          <w:rFonts w:hint="cs"/>
          <w:rtl/>
        </w:rPr>
        <w:t xml:space="preserve"> אם את מסוגלת להאמין.</w:t>
      </w:r>
      <w:r w:rsidRPr="00CD067C">
        <w:rPr>
          <w:rtl/>
        </w:rPr>
        <w:t>"</w:t>
      </w:r>
    </w:p>
    <w:p w14:paraId="2F209E11" w14:textId="77777777" w:rsidR="004627AB" w:rsidRPr="00CD067C" w:rsidRDefault="004627AB" w:rsidP="00250000">
      <w:pPr>
        <w:rPr>
          <w:rtl/>
        </w:rPr>
      </w:pPr>
      <w:r w:rsidRPr="00CD067C">
        <w:rPr>
          <w:rtl/>
        </w:rPr>
        <w:t>"אבל קר."</w:t>
      </w:r>
    </w:p>
    <w:p w14:paraId="115CB1DE" w14:textId="77777777" w:rsidR="004627AB" w:rsidRPr="00CD067C" w:rsidRDefault="004627AB" w:rsidP="00250000">
      <w:pPr>
        <w:rPr>
          <w:rtl/>
        </w:rPr>
      </w:pPr>
      <w:r w:rsidRPr="00CD067C">
        <w:rPr>
          <w:rtl/>
        </w:rPr>
        <w:t>הוא סגר את החלון בצייתנות.</w:t>
      </w:r>
    </w:p>
    <w:p w14:paraId="2C205443" w14:textId="77777777" w:rsidR="004627AB" w:rsidRDefault="004627AB" w:rsidP="005F3FCD">
      <w:pPr>
        <w:rPr>
          <w:rtl/>
        </w:rPr>
      </w:pPr>
      <w:r w:rsidRPr="00CD067C">
        <w:rPr>
          <w:rtl/>
        </w:rPr>
        <w:t>"אני יותר משמחה ש</w:t>
      </w:r>
      <w:r w:rsidR="005F3FCD">
        <w:rPr>
          <w:rtl/>
        </w:rPr>
        <w:t xml:space="preserve">הצלחת להשיג דחיה </w:t>
      </w:r>
      <w:r w:rsidR="00EE25B0">
        <w:rPr>
          <w:rtl/>
        </w:rPr>
        <w:t>ל</w:t>
      </w:r>
      <w:r w:rsidR="00EE25B0">
        <w:rPr>
          <w:rFonts w:hint="cs"/>
          <w:rtl/>
        </w:rPr>
        <w:t>טירונות שלך</w:t>
      </w:r>
      <w:r w:rsidRPr="00CD067C">
        <w:rPr>
          <w:rtl/>
        </w:rPr>
        <w:t>," הדס אמרה לארקדי.</w:t>
      </w:r>
    </w:p>
    <w:p w14:paraId="6F4D542C" w14:textId="77777777" w:rsidR="00C64180" w:rsidRPr="00CD067C" w:rsidRDefault="00C64180" w:rsidP="005F3FCD">
      <w:pPr>
        <w:rPr>
          <w:rtl/>
        </w:rPr>
      </w:pPr>
      <w:r>
        <w:rPr>
          <w:rFonts w:hint="cs"/>
          <w:rtl/>
        </w:rPr>
        <w:t xml:space="preserve">"זה לא היה קשה, יש לנו פקידת קישור </w:t>
      </w:r>
      <w:r w:rsidR="00C64F06">
        <w:rPr>
          <w:rFonts w:hint="cs"/>
          <w:rtl/>
        </w:rPr>
        <w:t>נחמדה."</w:t>
      </w:r>
    </w:p>
    <w:p w14:paraId="04A300EB" w14:textId="77777777" w:rsidR="004627AB" w:rsidRPr="00CD067C" w:rsidRDefault="004627AB" w:rsidP="00C64180">
      <w:pPr>
        <w:rPr>
          <w:rtl/>
        </w:rPr>
      </w:pPr>
      <w:r w:rsidRPr="00CD067C">
        <w:rPr>
          <w:rtl/>
        </w:rPr>
        <w:t>"מה זה יותר משמחה?" אלכס</w:t>
      </w:r>
      <w:r w:rsidR="00C64180">
        <w:rPr>
          <w:rFonts w:hint="cs"/>
          <w:rtl/>
        </w:rPr>
        <w:t xml:space="preserve"> התגרה בה</w:t>
      </w:r>
      <w:r w:rsidRPr="00CD067C">
        <w:rPr>
          <w:rtl/>
        </w:rPr>
        <w:t xml:space="preserve">. "בתור מלכת העברית, מה זה יותר משמחה? מאושרת? באקסטזה? </w:t>
      </w:r>
      <w:r w:rsidRPr="00CD067C">
        <w:rPr>
          <w:rFonts w:hint="cs"/>
          <w:rtl/>
        </w:rPr>
        <w:t xml:space="preserve">מומחית כמוך בוודאי מכירה </w:t>
      </w:r>
      <w:r w:rsidRPr="00CD067C">
        <w:rPr>
          <w:rtl/>
        </w:rPr>
        <w:t>מספיק מילים שהמשמעות שלהן היא שימחה גדולה יותר מ</w:t>
      </w:r>
      <w:r w:rsidRPr="00CD067C">
        <w:rPr>
          <w:rFonts w:hint="cs"/>
          <w:rtl/>
        </w:rPr>
        <w:t xml:space="preserve">סתם </w:t>
      </w:r>
      <w:r w:rsidRPr="00CD067C">
        <w:rPr>
          <w:rtl/>
        </w:rPr>
        <w:t>שימחה. אז מה זה יותר משמחה?"</w:t>
      </w:r>
    </w:p>
    <w:p w14:paraId="7C66DE41" w14:textId="77777777" w:rsidR="004627AB" w:rsidRPr="00CD067C" w:rsidRDefault="004627AB" w:rsidP="00250000">
      <w:pPr>
        <w:rPr>
          <w:rtl/>
        </w:rPr>
      </w:pPr>
      <w:r w:rsidRPr="00CD067C">
        <w:rPr>
          <w:rtl/>
        </w:rPr>
        <w:t>"לידיעתך, אקסטזה זה לא בעברית. ולגבי גמלת, אין סיכוי שיכולת להכיר את המילה. איך ידעת מה המשמעות שלה? למדתם את השיר הזה בשעורי עברית למפגרים?"</w:t>
      </w:r>
    </w:p>
    <w:p w14:paraId="11696E3C" w14:textId="77777777" w:rsidR="004627AB" w:rsidRPr="00CD067C" w:rsidRDefault="004627AB" w:rsidP="00250000">
      <w:pPr>
        <w:rPr>
          <w:rtl/>
        </w:rPr>
      </w:pPr>
      <w:r w:rsidRPr="00CD067C">
        <w:rPr>
          <w:rtl/>
        </w:rPr>
        <w:t>"תעזבי אותו הדס, מה זה משנה איפה הוא למד את המילה הזאת?"</w:t>
      </w:r>
    </w:p>
    <w:p w14:paraId="14B6A8C6" w14:textId="77777777" w:rsidR="004627AB" w:rsidRPr="00CD067C" w:rsidRDefault="00C64F06" w:rsidP="00250000">
      <w:pPr>
        <w:rPr>
          <w:rtl/>
        </w:rPr>
      </w:pPr>
      <w:r>
        <w:rPr>
          <w:rtl/>
        </w:rPr>
        <w:t xml:space="preserve">"לא למדתי אותה בשום מקום! </w:t>
      </w:r>
      <w:r>
        <w:rPr>
          <w:rFonts w:hint="cs"/>
          <w:rtl/>
        </w:rPr>
        <w:t>ניחשתי</w:t>
      </w:r>
      <w:r w:rsidR="004627AB" w:rsidRPr="00CD067C">
        <w:rPr>
          <w:rtl/>
        </w:rPr>
        <w:t xml:space="preserve"> את המשמעות שלה לבד!"</w:t>
      </w:r>
    </w:p>
    <w:p w14:paraId="3E757784" w14:textId="77777777" w:rsidR="004627AB" w:rsidRPr="00CD067C" w:rsidRDefault="004627AB" w:rsidP="00250000">
      <w:pPr>
        <w:rPr>
          <w:rtl/>
        </w:rPr>
      </w:pPr>
      <w:r w:rsidRPr="00CD067C">
        <w:rPr>
          <w:rtl/>
        </w:rPr>
        <w:t>"אתה שקרן."</w:t>
      </w:r>
    </w:p>
    <w:p w14:paraId="3B76D6A6" w14:textId="77777777" w:rsidR="00003BB3" w:rsidRDefault="004627AB" w:rsidP="00EC6CCA">
      <w:pPr>
        <w:rPr>
          <w:rtl/>
        </w:rPr>
      </w:pPr>
      <w:r w:rsidRPr="00CD067C">
        <w:rPr>
          <w:rtl/>
        </w:rPr>
        <w:t>"ואת מ</w:t>
      </w:r>
      <w:r w:rsidR="00EC6CCA">
        <w:rPr>
          <w:rtl/>
        </w:rPr>
        <w:t>תנשאת,</w:t>
      </w:r>
      <w:r w:rsidR="00EC6CCA">
        <w:rPr>
          <w:rFonts w:hint="cs"/>
          <w:rtl/>
        </w:rPr>
        <w:t xml:space="preserve"> </w:t>
      </w:r>
      <w:r w:rsidR="00C64F06">
        <w:rPr>
          <w:rFonts w:hint="cs"/>
          <w:rtl/>
        </w:rPr>
        <w:t xml:space="preserve">ובדרך להפוך לבלתי </w:t>
      </w:r>
      <w:r w:rsidR="00EC6CCA">
        <w:rPr>
          <w:rtl/>
        </w:rPr>
        <w:t>–</w:t>
      </w:r>
      <w:r w:rsidR="00EC6CCA">
        <w:rPr>
          <w:rFonts w:hint="cs"/>
          <w:rtl/>
        </w:rPr>
        <w:t xml:space="preserve"> </w:t>
      </w:r>
      <w:r w:rsidR="00C64F06">
        <w:rPr>
          <w:rFonts w:hint="cs"/>
          <w:rtl/>
        </w:rPr>
        <w:t>"</w:t>
      </w:r>
    </w:p>
    <w:p w14:paraId="59157405" w14:textId="2DF6E79D" w:rsidR="00856061" w:rsidRPr="00CD067C" w:rsidRDefault="00003BB3" w:rsidP="00450650">
      <w:pPr>
        <w:rPr>
          <w:rtl/>
        </w:rPr>
      </w:pPr>
      <w:r>
        <w:rPr>
          <w:rFonts w:hint="cs"/>
          <w:rtl/>
        </w:rPr>
        <w:lastRenderedPageBreak/>
        <w:t>ת</w:t>
      </w:r>
      <w:r w:rsidR="00450650">
        <w:rPr>
          <w:rFonts w:hint="cs"/>
          <w:rtl/>
        </w:rPr>
        <w:t xml:space="preserve">גיד את זה, </w:t>
      </w:r>
      <w:r>
        <w:rPr>
          <w:rFonts w:hint="cs"/>
          <w:rtl/>
        </w:rPr>
        <w:t>ארקדי</w:t>
      </w:r>
      <w:r w:rsidR="00450650">
        <w:rPr>
          <w:rFonts w:hint="cs"/>
          <w:rtl/>
        </w:rPr>
        <w:t xml:space="preserve"> עודד ללא קול</w:t>
      </w:r>
      <w:r>
        <w:rPr>
          <w:rFonts w:hint="cs"/>
          <w:rtl/>
        </w:rPr>
        <w:t xml:space="preserve">, תגיד את זה, אבל </w:t>
      </w:r>
      <w:r w:rsidR="00A83115">
        <w:rPr>
          <w:rFonts w:hint="cs"/>
          <w:rtl/>
        </w:rPr>
        <w:t>אלכס</w:t>
      </w:r>
      <w:r>
        <w:rPr>
          <w:rFonts w:hint="cs"/>
          <w:rtl/>
        </w:rPr>
        <w:t xml:space="preserve"> רק נשך את שפתו התחתונה, כפי שנהג לעשות כש</w:t>
      </w:r>
      <w:r w:rsidR="001421B0">
        <w:rPr>
          <w:rFonts w:hint="cs"/>
          <w:rtl/>
        </w:rPr>
        <w:t xml:space="preserve">נמנע ממנו </w:t>
      </w:r>
      <w:r>
        <w:rPr>
          <w:rFonts w:hint="cs"/>
          <w:rtl/>
        </w:rPr>
        <w:t>לעשן, במחווה ש</w:t>
      </w:r>
      <w:r w:rsidR="001C5A04">
        <w:rPr>
          <w:rFonts w:hint="cs"/>
          <w:rtl/>
        </w:rPr>
        <w:t>הייתה</w:t>
      </w:r>
      <w:r>
        <w:rPr>
          <w:rFonts w:hint="cs"/>
          <w:rtl/>
        </w:rPr>
        <w:t xml:space="preserve"> מוכרת</w:t>
      </w:r>
      <w:r w:rsidR="00C90C6C">
        <w:rPr>
          <w:rFonts w:hint="cs"/>
          <w:rtl/>
        </w:rPr>
        <w:t xml:space="preserve"> מאוד </w:t>
      </w:r>
      <w:r w:rsidR="00856061">
        <w:rPr>
          <w:rFonts w:hint="cs"/>
          <w:rtl/>
        </w:rPr>
        <w:t>ל</w:t>
      </w:r>
      <w:r>
        <w:rPr>
          <w:rFonts w:hint="cs"/>
          <w:rtl/>
        </w:rPr>
        <w:t>ארקדי</w:t>
      </w:r>
      <w:r w:rsidR="00450650">
        <w:rPr>
          <w:rFonts w:hint="cs"/>
          <w:rtl/>
        </w:rPr>
        <w:t xml:space="preserve"> ומתועבת בעיניו, </w:t>
      </w:r>
      <w:r w:rsidR="00856061">
        <w:rPr>
          <w:rFonts w:hint="cs"/>
          <w:rtl/>
        </w:rPr>
        <w:t xml:space="preserve">במיוחד כשהשיניים הרפו מהשפה התחתונה </w:t>
      </w:r>
      <w:r w:rsidR="00450650">
        <w:rPr>
          <w:rFonts w:hint="cs"/>
          <w:rtl/>
        </w:rPr>
        <w:t>ב</w:t>
      </w:r>
      <w:r w:rsidR="00856061">
        <w:rPr>
          <w:rFonts w:hint="cs"/>
          <w:rtl/>
        </w:rPr>
        <w:t>שני סימני נשיכה קטנטנים שנמחקו כמעט מייד.</w:t>
      </w:r>
    </w:p>
    <w:p w14:paraId="2710DC3A" w14:textId="77777777" w:rsidR="004627AB" w:rsidRPr="00CD067C" w:rsidRDefault="004627AB" w:rsidP="00250000">
      <w:pPr>
        <w:rPr>
          <w:rtl/>
        </w:rPr>
      </w:pPr>
      <w:r w:rsidRPr="00CD067C">
        <w:rPr>
          <w:rtl/>
        </w:rPr>
        <w:t>"משהו קורה פה, משהו שלא קשור</w:t>
      </w:r>
      <w:r w:rsidR="00C64F06">
        <w:rPr>
          <w:rtl/>
        </w:rPr>
        <w:t xml:space="preserve"> לגמלים," </w:t>
      </w:r>
      <w:r w:rsidRPr="00CD067C">
        <w:rPr>
          <w:rtl/>
        </w:rPr>
        <w:t>לילך</w:t>
      </w:r>
      <w:r w:rsidR="00EC6CCA">
        <w:rPr>
          <w:rFonts w:hint="cs"/>
          <w:rtl/>
        </w:rPr>
        <w:t xml:space="preserve"> סחה לעצמה</w:t>
      </w:r>
      <w:r w:rsidRPr="00CD067C">
        <w:rPr>
          <w:rtl/>
        </w:rPr>
        <w:t>.</w:t>
      </w:r>
    </w:p>
    <w:p w14:paraId="4CDD72F0" w14:textId="36A2783D" w:rsidR="004627AB" w:rsidRPr="00CD067C" w:rsidRDefault="004627AB" w:rsidP="00250000">
      <w:pPr>
        <w:rPr>
          <w:rtl/>
        </w:rPr>
      </w:pPr>
      <w:r w:rsidRPr="00CD067C">
        <w:rPr>
          <w:rtl/>
        </w:rPr>
        <w:t xml:space="preserve">"זהו זה, ארקדי. </w:t>
      </w:r>
      <w:r w:rsidR="00F06A3F">
        <w:rPr>
          <w:rtl/>
        </w:rPr>
        <w:t>עכשיו</w:t>
      </w:r>
      <w:r w:rsidRPr="00CD067C">
        <w:rPr>
          <w:rtl/>
        </w:rPr>
        <w:t xml:space="preserve"> אתה מחליט, זה או אני או אלכס."</w:t>
      </w:r>
    </w:p>
    <w:p w14:paraId="668F412B" w14:textId="57473F1D" w:rsidR="004627AB" w:rsidRDefault="00E51DB7" w:rsidP="00F72EE0">
      <w:pPr>
        <w:rPr>
          <w:rtl/>
        </w:rPr>
      </w:pPr>
      <w:r>
        <w:rPr>
          <w:rtl/>
        </w:rPr>
        <w:t>"ברור</w:t>
      </w:r>
      <w:r w:rsidR="004627AB" w:rsidRPr="00CD067C">
        <w:rPr>
          <w:rtl/>
        </w:rPr>
        <w:t xml:space="preserve"> </w:t>
      </w:r>
      <w:r>
        <w:rPr>
          <w:rFonts w:hint="cs"/>
          <w:rtl/>
        </w:rPr>
        <w:t>ש</w:t>
      </w:r>
      <w:r w:rsidR="00C64F06">
        <w:rPr>
          <w:rFonts w:hint="cs"/>
          <w:rtl/>
        </w:rPr>
        <w:t>ב</w:t>
      </w:r>
      <w:r>
        <w:rPr>
          <w:rFonts w:hint="cs"/>
          <w:rtl/>
        </w:rPr>
        <w:t>ּ</w:t>
      </w:r>
      <w:r w:rsidR="00C64F06">
        <w:rPr>
          <w:rtl/>
        </w:rPr>
        <w:t xml:space="preserve">ך </w:t>
      </w:r>
      <w:r w:rsidRPr="00CD067C">
        <w:rPr>
          <w:rtl/>
        </w:rPr>
        <w:t>אני בוחר</w:t>
      </w:r>
      <w:r>
        <w:rPr>
          <w:rFonts w:hint="cs"/>
          <w:rtl/>
        </w:rPr>
        <w:t xml:space="preserve"> </w:t>
      </w:r>
      <w:r w:rsidR="00C64F06">
        <w:rPr>
          <w:rtl/>
        </w:rPr>
        <w:t xml:space="preserve">על פני כולם," </w:t>
      </w:r>
      <w:r w:rsidR="00C64F06">
        <w:rPr>
          <w:rFonts w:hint="cs"/>
          <w:rtl/>
        </w:rPr>
        <w:t>ארקדי</w:t>
      </w:r>
      <w:r w:rsidR="004627AB" w:rsidRPr="00CD067C">
        <w:rPr>
          <w:rtl/>
        </w:rPr>
        <w:t xml:space="preserve"> </w:t>
      </w:r>
      <w:r w:rsidR="00F10F81">
        <w:rPr>
          <w:rFonts w:hint="cs"/>
          <w:rtl/>
        </w:rPr>
        <w:t>הכריז</w:t>
      </w:r>
      <w:r w:rsidR="00450650">
        <w:rPr>
          <w:rFonts w:hint="cs"/>
          <w:rtl/>
        </w:rPr>
        <w:t xml:space="preserve"> כנדרש</w:t>
      </w:r>
      <w:r w:rsidR="004627AB" w:rsidRPr="00CD067C">
        <w:rPr>
          <w:rtl/>
        </w:rPr>
        <w:t>, ו</w:t>
      </w:r>
      <w:r w:rsidR="00C64F06">
        <w:rPr>
          <w:rFonts w:hint="cs"/>
          <w:rtl/>
        </w:rPr>
        <w:t>בו ב</w:t>
      </w:r>
      <w:r w:rsidR="004627AB" w:rsidRPr="00CD067C">
        <w:rPr>
          <w:rtl/>
        </w:rPr>
        <w:t xml:space="preserve">רגע </w:t>
      </w:r>
      <w:r w:rsidR="004627AB" w:rsidRPr="00CD067C">
        <w:rPr>
          <w:rFonts w:hint="cs"/>
          <w:rtl/>
        </w:rPr>
        <w:t>ה</w:t>
      </w:r>
      <w:r w:rsidR="004627AB" w:rsidRPr="00CD067C">
        <w:rPr>
          <w:rtl/>
        </w:rPr>
        <w:t>תברר ל</w:t>
      </w:r>
      <w:r w:rsidR="00F10F81">
        <w:rPr>
          <w:rFonts w:hint="cs"/>
          <w:rtl/>
        </w:rPr>
        <w:t>ו</w:t>
      </w:r>
      <w:r w:rsidR="004627AB" w:rsidRPr="00CD067C">
        <w:rPr>
          <w:rtl/>
        </w:rPr>
        <w:t xml:space="preserve"> לגמרי ומעל כל ספק שלעולם לא יעדיף א</w:t>
      </w:r>
      <w:r w:rsidR="00F10F81">
        <w:rPr>
          <w:rFonts w:hint="cs"/>
          <w:rtl/>
        </w:rPr>
        <w:t>יש</w:t>
      </w:r>
      <w:r w:rsidR="00CF4140">
        <w:rPr>
          <w:rFonts w:hint="cs"/>
          <w:rtl/>
        </w:rPr>
        <w:t xml:space="preserve"> </w:t>
      </w:r>
      <w:r w:rsidR="00297D38">
        <w:rPr>
          <w:rtl/>
        </w:rPr>
        <w:t>על פ</w:t>
      </w:r>
      <w:r w:rsidR="00DE4F69">
        <w:rPr>
          <w:rtl/>
        </w:rPr>
        <w:t xml:space="preserve">ני אלכס. </w:t>
      </w:r>
      <w:r w:rsidR="00F72EE0">
        <w:rPr>
          <w:rFonts w:hint="cs"/>
          <w:rtl/>
        </w:rPr>
        <w:t>מהצצה חטופה במראה האחורית הוא גילה שאלכס</w:t>
      </w:r>
      <w:r w:rsidR="00DE4F69">
        <w:rPr>
          <w:rFonts w:hint="cs"/>
          <w:rtl/>
        </w:rPr>
        <w:t xml:space="preserve"> עדיין לא הניח לשפתו התחתונה! כעת הוא ליטף אותה באגודלו, באופן מעורר בחילה. וסלידה ממש. קדימה. ואחורה. הנה הסנטר שלו עולה </w:t>
      </w:r>
      <w:r w:rsidR="00DE4F69">
        <w:rPr>
          <w:rtl/>
        </w:rPr>
        <w:t>–</w:t>
      </w:r>
      <w:r w:rsidR="00DE4F69">
        <w:rPr>
          <w:rFonts w:hint="cs"/>
          <w:rtl/>
        </w:rPr>
        <w:t xml:space="preserve"> </w:t>
      </w:r>
    </w:p>
    <w:p w14:paraId="20C4029D" w14:textId="77777777" w:rsidR="004627AB" w:rsidRDefault="004627AB" w:rsidP="00250000">
      <w:pPr>
        <w:rPr>
          <w:rtl/>
        </w:rPr>
      </w:pPr>
      <w:r w:rsidRPr="00CD067C">
        <w:rPr>
          <w:rtl/>
        </w:rPr>
        <w:t>"איך אתה נוהג ארקדי," אלכס קרא מהמושב האחורי. "תיזהר!"</w:t>
      </w:r>
    </w:p>
    <w:p w14:paraId="1AA4FB68" w14:textId="67223A40" w:rsidR="004627AB" w:rsidRDefault="004627AB" w:rsidP="00250000">
      <w:pPr>
        <w:rPr>
          <w:rtl/>
        </w:rPr>
      </w:pPr>
      <w:r>
        <w:rPr>
          <w:rFonts w:hint="cs"/>
          <w:rtl/>
        </w:rPr>
        <w:t>וארקדי חשב מחשבה עצלה</w:t>
      </w:r>
      <w:r w:rsidR="00035320">
        <w:rPr>
          <w:rFonts w:hint="cs"/>
          <w:rtl/>
        </w:rPr>
        <w:t xml:space="preserve"> [כלומר שבאה באופן שגרתי עבורו]</w:t>
      </w:r>
      <w:r>
        <w:rPr>
          <w:rFonts w:hint="cs"/>
          <w:rtl/>
        </w:rPr>
        <w:t xml:space="preserve"> </w:t>
      </w:r>
      <w:r>
        <w:rPr>
          <w:rtl/>
        </w:rPr>
        <w:t>–</w:t>
      </w:r>
      <w:r>
        <w:rPr>
          <w:rFonts w:hint="cs"/>
          <w:rtl/>
        </w:rPr>
        <w:t xml:space="preserve"> כן, כזהו אלכס וכאלה הם חייו. </w:t>
      </w:r>
      <w:r w:rsidR="00AD0154">
        <w:rPr>
          <w:rFonts w:hint="cs"/>
          <w:rtl/>
        </w:rPr>
        <w:t xml:space="preserve">ועוד מחשבה פוחזת </w:t>
      </w:r>
      <w:r w:rsidR="00AD0154">
        <w:rPr>
          <w:rtl/>
        </w:rPr>
        <w:t>–</w:t>
      </w:r>
      <w:r w:rsidR="00C64F06">
        <w:rPr>
          <w:rFonts w:hint="cs"/>
          <w:rtl/>
        </w:rPr>
        <w:t xml:space="preserve"> הרי אין ספק כי קיים</w:t>
      </w:r>
      <w:r w:rsidR="00AD0154">
        <w:rPr>
          <w:rFonts w:hint="cs"/>
          <w:rtl/>
        </w:rPr>
        <w:t xml:space="preserve"> באלכס </w:t>
      </w:r>
      <w:r w:rsidR="00D54C3E">
        <w:rPr>
          <w:rFonts w:hint="cs"/>
          <w:rtl/>
        </w:rPr>
        <w:t>ממד</w:t>
      </w:r>
      <w:r w:rsidR="00AD0154">
        <w:rPr>
          <w:rFonts w:hint="cs"/>
          <w:rtl/>
        </w:rPr>
        <w:t xml:space="preserve"> פילאי, [כמו שמשון הגיבור] </w:t>
      </w:r>
      <w:r>
        <w:rPr>
          <w:rFonts w:hint="cs"/>
          <w:rtl/>
        </w:rPr>
        <w:t>מעניין איך היה מתמודד עם קושי אמיתי.</w:t>
      </w:r>
    </w:p>
    <w:p w14:paraId="27218B09" w14:textId="4CDF8D51" w:rsidR="00C91432" w:rsidRDefault="00C91432" w:rsidP="00250000">
      <w:pPr>
        <w:rPr>
          <w:rtl/>
        </w:rPr>
      </w:pPr>
    </w:p>
    <w:p w14:paraId="373D4D58" w14:textId="44DD5C23" w:rsidR="00C91432" w:rsidRDefault="00C91432" w:rsidP="00250000">
      <w:pPr>
        <w:rPr>
          <w:rtl/>
        </w:rPr>
      </w:pPr>
      <w:r>
        <w:rPr>
          <w:rFonts w:hint="cs"/>
          <w:rtl/>
        </w:rPr>
        <w:t xml:space="preserve">אמר המשורר </w:t>
      </w:r>
      <w:r>
        <w:rPr>
          <w:rtl/>
        </w:rPr>
        <w:t>–</w:t>
      </w:r>
      <w:r>
        <w:rPr>
          <w:rFonts w:hint="cs"/>
          <w:rtl/>
        </w:rPr>
        <w:t xml:space="preserve"> "אני שיכור ולא מיין" </w:t>
      </w:r>
      <w:r w:rsidR="005A15F8">
        <w:rPr>
          <w:rFonts w:hint="cs"/>
          <w:rtl/>
        </w:rPr>
        <w:t>ו</w:t>
      </w:r>
      <w:r>
        <w:rPr>
          <w:rFonts w:hint="cs"/>
          <w:rtl/>
        </w:rPr>
        <w:t>גם אלכס שיכור. אוהו ועוד איך הוא שיכור.</w:t>
      </w:r>
      <w:r w:rsidR="005A15F8">
        <w:rPr>
          <w:rFonts w:hint="cs"/>
          <w:rtl/>
        </w:rPr>
        <w:t xml:space="preserve"> שקט כעכבר, רגליו כשני גזעי עץ רקובים, ובאזניו שירקה טורדנית, רעש טיניטוס [?] שמתחלף לפרקים בחריקת מתכות, בבתמוטטות של הר עצום של כוסות זכוכית, הר בלתי נגמר, כוסות זכוכית </w:t>
      </w:r>
      <w:r w:rsidR="005A15F8">
        <w:rPr>
          <w:rtl/>
        </w:rPr>
        <w:t>–</w:t>
      </w:r>
      <w:r w:rsidR="005A15F8">
        <w:rPr>
          <w:rFonts w:hint="cs"/>
          <w:rtl/>
        </w:rPr>
        <w:t xml:space="preserve"> אולי גביעי יין. אלכס שיכור, שיכור מאד אבל לא מיין. חוץ מהצימוק החתוך שהיה קודם בפרוסת החלה המתוקה שלו, שום תוצר של ענבים אינו משייט בקיבתו.</w:t>
      </w:r>
    </w:p>
    <w:p w14:paraId="711D4D71" w14:textId="77777777" w:rsidR="005A15F8" w:rsidRDefault="005A15F8" w:rsidP="00250000">
      <w:pPr>
        <w:rPr>
          <w:rtl/>
        </w:rPr>
      </w:pPr>
    </w:p>
    <w:p w14:paraId="0C20FF62" w14:textId="77777777" w:rsidR="00C91432" w:rsidRPr="00CD067C" w:rsidRDefault="00C91432" w:rsidP="00250000">
      <w:pPr>
        <w:rPr>
          <w:rtl/>
        </w:rPr>
      </w:pPr>
    </w:p>
    <w:p w14:paraId="464D8B5D" w14:textId="77777777" w:rsidR="0018310D" w:rsidRPr="0044357B" w:rsidRDefault="0018310D" w:rsidP="00322FD3">
      <w:pPr>
        <w:pStyle w:val="Heading2"/>
        <w:rPr>
          <w:rtl/>
        </w:rPr>
      </w:pPr>
      <w:bookmarkStart w:id="22" w:name="_Toc297351138"/>
      <w:bookmarkStart w:id="23" w:name="_Toc322023156"/>
      <w:bookmarkStart w:id="24" w:name="_Toc299174442"/>
      <w:bookmarkStart w:id="25" w:name="_Toc408762883"/>
      <w:r w:rsidRPr="0044357B">
        <w:rPr>
          <w:rtl/>
        </w:rPr>
        <w:t>ערפאת 2 – בבסיס בליל שבת</w:t>
      </w:r>
      <w:bookmarkEnd w:id="22"/>
      <w:bookmarkEnd w:id="23"/>
      <w:bookmarkEnd w:id="24"/>
      <w:bookmarkEnd w:id="25"/>
    </w:p>
    <w:p w14:paraId="27E84CAC" w14:textId="16399FFB" w:rsidR="004627AB" w:rsidRPr="00CD067C" w:rsidRDefault="004627AB" w:rsidP="00AD5481">
      <w:pPr>
        <w:rPr>
          <w:rtl/>
        </w:rPr>
      </w:pPr>
      <w:r w:rsidRPr="00CD067C">
        <w:rPr>
          <w:rtl/>
        </w:rPr>
        <w:t>יום שישי בערב, החושך יורד מוקדם</w:t>
      </w:r>
      <w:r w:rsidR="00C90C6C">
        <w:rPr>
          <w:rtl/>
        </w:rPr>
        <w:t xml:space="preserve"> מאוד </w:t>
      </w:r>
      <w:r w:rsidRPr="00CD067C">
        <w:rPr>
          <w:rtl/>
        </w:rPr>
        <w:t>בסת</w:t>
      </w:r>
      <w:r w:rsidR="00F273FE">
        <w:rPr>
          <w:rFonts w:hint="cs"/>
          <w:rtl/>
        </w:rPr>
        <w:t>י</w:t>
      </w:r>
      <w:r w:rsidRPr="00CD067C">
        <w:rPr>
          <w:rtl/>
        </w:rPr>
        <w:t xml:space="preserve">ו. תחילת הערב תמיד קשה, השעות הבודדות והכבדות ביותר כשהשמש נעלמת מאחורי הגבעות והצפרדעים והצרצרים </w:t>
      </w:r>
      <w:r w:rsidR="00AD5481">
        <w:rPr>
          <w:rFonts w:hint="cs"/>
          <w:rtl/>
        </w:rPr>
        <w:t>פוצחים</w:t>
      </w:r>
      <w:r w:rsidRPr="00CD067C">
        <w:rPr>
          <w:rtl/>
        </w:rPr>
        <w:t xml:space="preserve"> בשירי חיזור. בחדר האוכל </w:t>
      </w:r>
      <w:r w:rsidRPr="00CD067C">
        <w:rPr>
          <w:rFonts w:hint="cs"/>
          <w:rtl/>
        </w:rPr>
        <w:t>ה</w:t>
      </w:r>
      <w:r w:rsidRPr="00CD067C">
        <w:rPr>
          <w:rtl/>
        </w:rPr>
        <w:t>בסיס</w:t>
      </w:r>
      <w:r w:rsidRPr="00CD067C">
        <w:rPr>
          <w:rFonts w:hint="cs"/>
          <w:rtl/>
        </w:rPr>
        <w:t>י</w:t>
      </w:r>
      <w:r w:rsidRPr="00CD067C">
        <w:rPr>
          <w:rtl/>
        </w:rPr>
        <w:t xml:space="preserve"> נערכה קבלת שבת, לפני הארוחה הוקרן הסרט שהכינה משפחת החייל שנפל ו</w:t>
      </w:r>
      <w:r w:rsidR="00705772">
        <w:rPr>
          <w:rFonts w:hint="cs"/>
          <w:rtl/>
        </w:rPr>
        <w:t>כעת</w:t>
      </w:r>
      <w:r w:rsidRPr="00CD067C">
        <w:rPr>
          <w:rtl/>
        </w:rPr>
        <w:t xml:space="preserve"> החיילים הדתיים ז</w:t>
      </w:r>
      <w:r w:rsidR="00AD5481">
        <w:rPr>
          <w:rFonts w:hint="cs"/>
          <w:rtl/>
        </w:rPr>
        <w:t>י</w:t>
      </w:r>
      <w:r w:rsidR="00AD5481">
        <w:rPr>
          <w:rtl/>
        </w:rPr>
        <w:t>מ</w:t>
      </w:r>
      <w:r w:rsidRPr="00CD067C">
        <w:rPr>
          <w:rtl/>
        </w:rPr>
        <w:t>ר</w:t>
      </w:r>
      <w:r w:rsidR="00AD5481">
        <w:rPr>
          <w:rFonts w:hint="cs"/>
          <w:rtl/>
        </w:rPr>
        <w:t>ו מתוך ספריהם</w:t>
      </w:r>
      <w:r w:rsidRPr="00CD067C">
        <w:rPr>
          <w:rtl/>
        </w:rPr>
        <w:t>.</w:t>
      </w:r>
    </w:p>
    <w:p w14:paraId="15D22CD1" w14:textId="4E596DA4" w:rsidR="004627AB" w:rsidRPr="00CD067C" w:rsidRDefault="004627AB" w:rsidP="005F3AD7">
      <w:pPr>
        <w:rPr>
          <w:rtl/>
        </w:rPr>
      </w:pPr>
      <w:r w:rsidRPr="00CD067C">
        <w:rPr>
          <w:rtl/>
        </w:rPr>
        <w:t>שוב דיברו על הלהקה שיקימו אחרי השיחרור: גידי על גיטרה אקוסטית רגילה וגיטרה אקוסטית 12 מיתרים, דודו בסקסופון, דן בתופים ואלכס</w:t>
      </w:r>
      <w:r w:rsidR="005F3AD7">
        <w:rPr>
          <w:rFonts w:hint="cs"/>
          <w:rtl/>
        </w:rPr>
        <w:t>, שכישוריו ה</w:t>
      </w:r>
      <w:r w:rsidR="004147AD">
        <w:rPr>
          <w:rFonts w:hint="cs"/>
          <w:rtl/>
        </w:rPr>
        <w:t>מוזיק</w:t>
      </w:r>
      <w:r w:rsidR="005F3AD7">
        <w:rPr>
          <w:rFonts w:hint="cs"/>
          <w:rtl/>
        </w:rPr>
        <w:t>ליים הנוכחיים היו מעורפלים אפילו עבורו, ספק בקלידים ספק</w:t>
      </w:r>
      <w:r w:rsidRPr="00CD067C">
        <w:rPr>
          <w:rtl/>
        </w:rPr>
        <w:t xml:space="preserve"> בגיטרת בס. בניגוד ל</w:t>
      </w:r>
      <w:r w:rsidR="00C45B28">
        <w:rPr>
          <w:rtl/>
        </w:rPr>
        <w:t>תוכני</w:t>
      </w:r>
      <w:r w:rsidRPr="00CD067C">
        <w:rPr>
          <w:rtl/>
        </w:rPr>
        <w:t>ות הם כנרא</w:t>
      </w:r>
      <w:r w:rsidR="0094196E">
        <w:rPr>
          <w:rtl/>
        </w:rPr>
        <w:t>ה לא יוכלו להתגורר אצל אלכס</w:t>
      </w:r>
      <w:r w:rsidR="005F3AD7">
        <w:rPr>
          <w:rFonts w:hint="cs"/>
          <w:rtl/>
        </w:rPr>
        <w:t>,</w:t>
      </w:r>
      <w:r w:rsidR="0094196E">
        <w:rPr>
          <w:rtl/>
        </w:rPr>
        <w:t xml:space="preserve"> כי </w:t>
      </w:r>
      <w:r w:rsidRPr="00CD067C">
        <w:rPr>
          <w:rtl/>
        </w:rPr>
        <w:t xml:space="preserve">הוריו </w:t>
      </w:r>
      <w:r w:rsidR="0094196E">
        <w:rPr>
          <w:rFonts w:hint="cs"/>
          <w:rtl/>
        </w:rPr>
        <w:t xml:space="preserve">החליטו לנצל את שנת השבתון של אימו </w:t>
      </w:r>
      <w:r w:rsidR="005F3AD7">
        <w:rPr>
          <w:rFonts w:hint="cs"/>
          <w:rtl/>
        </w:rPr>
        <w:t>כדי</w:t>
      </w:r>
      <w:r w:rsidR="0094196E">
        <w:rPr>
          <w:rFonts w:hint="cs"/>
          <w:rtl/>
        </w:rPr>
        <w:t xml:space="preserve"> ל</w:t>
      </w:r>
      <w:r w:rsidR="005F3AD7">
        <w:rPr>
          <w:rFonts w:hint="cs"/>
          <w:rtl/>
        </w:rPr>
        <w:t xml:space="preserve">בדוק את אפשרות </w:t>
      </w:r>
      <w:r w:rsidR="0094196E">
        <w:rPr>
          <w:rFonts w:hint="cs"/>
          <w:rtl/>
        </w:rPr>
        <w:t>החיים בישראל</w:t>
      </w:r>
      <w:r w:rsidRPr="00CD067C">
        <w:rPr>
          <w:rtl/>
        </w:rPr>
        <w:t>.</w:t>
      </w:r>
    </w:p>
    <w:p w14:paraId="3B0E0898" w14:textId="77777777" w:rsidR="004627AB" w:rsidRPr="00CD067C" w:rsidRDefault="004627AB" w:rsidP="0094196E">
      <w:pPr>
        <w:rPr>
          <w:rtl/>
        </w:rPr>
      </w:pPr>
      <w:r w:rsidRPr="00CD067C">
        <w:rPr>
          <w:rtl/>
        </w:rPr>
        <w:t>א</w:t>
      </w:r>
      <w:r w:rsidR="0094196E">
        <w:rPr>
          <w:rtl/>
        </w:rPr>
        <w:t xml:space="preserve">לכס שוב הזכיר את העבודה בסירות </w:t>
      </w:r>
      <w:r w:rsidRPr="00CD067C">
        <w:rPr>
          <w:rtl/>
        </w:rPr>
        <w:t>דיג ב</w:t>
      </w:r>
      <w:r w:rsidR="0094196E">
        <w:rPr>
          <w:rFonts w:hint="cs"/>
          <w:rtl/>
        </w:rPr>
        <w:t>אלסקה</w:t>
      </w:r>
      <w:r w:rsidRPr="00CD067C">
        <w:rPr>
          <w:rtl/>
        </w:rPr>
        <w:t xml:space="preserve"> בתור דרך מהירה אם כי מפרכת </w:t>
      </w:r>
      <w:r w:rsidR="005F3AD7">
        <w:rPr>
          <w:rFonts w:hint="cs"/>
          <w:rtl/>
        </w:rPr>
        <w:t xml:space="preserve">ביותר </w:t>
      </w:r>
      <w:r w:rsidRPr="00CD067C">
        <w:rPr>
          <w:rtl/>
        </w:rPr>
        <w:t>להרוויח הרבה כסף.</w:t>
      </w:r>
    </w:p>
    <w:p w14:paraId="246C91AD" w14:textId="39301F0D" w:rsidR="004627AB" w:rsidRDefault="004627AB" w:rsidP="00250000">
      <w:pPr>
        <w:rPr>
          <w:rtl/>
        </w:rPr>
      </w:pPr>
      <w:r w:rsidRPr="00CD067C">
        <w:rPr>
          <w:rtl/>
        </w:rPr>
        <w:t>"מה אנחנו עושים כאן? מה אנחנו מבזבזים את החיים שלנו פה?" אמר דודו שהפנים היט</w:t>
      </w:r>
      <w:r w:rsidR="00705772">
        <w:rPr>
          <w:rtl/>
        </w:rPr>
        <w:t>ב את סיפוריו של אלכס על סער ו</w:t>
      </w:r>
      <w:r w:rsidRPr="00CD067C">
        <w:rPr>
          <w:rtl/>
        </w:rPr>
        <w:t>הצלחותיו האקדמיות</w:t>
      </w:r>
      <w:r w:rsidR="00705772">
        <w:rPr>
          <w:rFonts w:hint="cs"/>
          <w:rtl/>
        </w:rPr>
        <w:t xml:space="preserve"> המסחררות</w:t>
      </w:r>
      <w:r w:rsidRPr="00CD067C">
        <w:rPr>
          <w:rtl/>
        </w:rPr>
        <w:t xml:space="preserve">. "בדיוק ברגעים אלה יושב לו איזה אמריקאי במוסך של </w:t>
      </w:r>
      <w:r w:rsidR="001C5A04">
        <w:rPr>
          <w:rtl/>
        </w:rPr>
        <w:t>אימא</w:t>
      </w:r>
      <w:r w:rsidRPr="00CD067C">
        <w:rPr>
          <w:rtl/>
        </w:rPr>
        <w:t xml:space="preserve"> שלו וממציא את גוגל החדשה. ואנחנו תק</w:t>
      </w:r>
      <w:r w:rsidRPr="00CD067C">
        <w:rPr>
          <w:rFonts w:hint="cs"/>
          <w:rtl/>
        </w:rPr>
        <w:t>ו</w:t>
      </w:r>
      <w:r w:rsidRPr="00CD067C">
        <w:rPr>
          <w:rtl/>
        </w:rPr>
        <w:t>עים כאן והמח שלנו נרקב יום אחרי יום."</w:t>
      </w:r>
    </w:p>
    <w:p w14:paraId="741D673F" w14:textId="77777777" w:rsidR="008F2C3F" w:rsidRPr="00CD067C" w:rsidRDefault="008F2C3F" w:rsidP="00250000">
      <w:pPr>
        <w:rPr>
          <w:rtl/>
        </w:rPr>
      </w:pPr>
      <w:r w:rsidRPr="008F2C3F">
        <w:rPr>
          <w:rFonts w:cs="Times New Roman"/>
          <w:rtl/>
        </w:rPr>
        <w:t>מאכל שאוכלים חיילים מיואשים בצבא - חתיכות אננס משומרות מרוחות / משוקעות בשוקולד השחר</w:t>
      </w:r>
    </w:p>
    <w:p w14:paraId="270ECE14" w14:textId="77777777" w:rsidR="004627AB" w:rsidRPr="00CD067C" w:rsidRDefault="004627AB" w:rsidP="0056680A">
      <w:pPr>
        <w:rPr>
          <w:rtl/>
        </w:rPr>
      </w:pPr>
      <w:r w:rsidRPr="00CD067C">
        <w:rPr>
          <w:rtl/>
        </w:rPr>
        <w:t>"</w:t>
      </w:r>
      <w:r w:rsidR="0056680A">
        <w:rPr>
          <w:rFonts w:hint="cs"/>
          <w:rtl/>
        </w:rPr>
        <w:t>אז סבבה לך שסרבת לצאת לקצונה,</w:t>
      </w:r>
      <w:r w:rsidRPr="00CD067C">
        <w:rPr>
          <w:rtl/>
        </w:rPr>
        <w:t xml:space="preserve">" </w:t>
      </w:r>
      <w:r w:rsidR="0056680A">
        <w:rPr>
          <w:rFonts w:hint="cs"/>
          <w:rtl/>
        </w:rPr>
        <w:t>דן אמר ותפס את ספל הפלסטיק הכתום שאלכס</w:t>
      </w:r>
      <w:r w:rsidRPr="00CD067C">
        <w:rPr>
          <w:rtl/>
        </w:rPr>
        <w:t xml:space="preserve"> </w:t>
      </w:r>
      <w:r w:rsidR="0056680A">
        <w:rPr>
          <w:rFonts w:hint="cs"/>
          <w:rtl/>
        </w:rPr>
        <w:t>ה</w:t>
      </w:r>
      <w:r w:rsidRPr="00CD067C">
        <w:rPr>
          <w:rtl/>
        </w:rPr>
        <w:t xml:space="preserve">קפיץ </w:t>
      </w:r>
      <w:r w:rsidR="0056680A">
        <w:rPr>
          <w:rFonts w:hint="cs"/>
          <w:rtl/>
        </w:rPr>
        <w:t>בדקות האחרונות</w:t>
      </w:r>
      <w:r w:rsidRPr="00CD067C">
        <w:rPr>
          <w:rtl/>
        </w:rPr>
        <w:t>.</w:t>
      </w:r>
    </w:p>
    <w:p w14:paraId="7E04A835" w14:textId="77777777" w:rsidR="004627AB" w:rsidRPr="00CD067C" w:rsidRDefault="004627AB" w:rsidP="00250000">
      <w:pPr>
        <w:rPr>
          <w:rtl/>
        </w:rPr>
      </w:pPr>
      <w:r w:rsidRPr="00CD067C">
        <w:rPr>
          <w:rtl/>
        </w:rPr>
        <w:lastRenderedPageBreak/>
        <w:t>"הם לוקחים דפוקים כמונו להיות לוחמים. אתה יודע למה? כי רק אנשים שלא אכפת להם שהמח שלהם יתנוון מסוגלים לעשות מה שאנחנו עושים פה."</w:t>
      </w:r>
    </w:p>
    <w:p w14:paraId="13B5FC62" w14:textId="77777777" w:rsidR="004627AB" w:rsidRPr="00CD067C" w:rsidRDefault="0056680A" w:rsidP="0056680A">
      <w:pPr>
        <w:rPr>
          <w:rtl/>
        </w:rPr>
      </w:pPr>
      <w:r>
        <w:rPr>
          <w:rFonts w:hint="cs"/>
          <w:rtl/>
        </w:rPr>
        <w:t>גידי</w:t>
      </w:r>
      <w:r w:rsidR="004627AB" w:rsidRPr="00CD067C">
        <w:rPr>
          <w:rtl/>
        </w:rPr>
        <w:t xml:space="preserve"> דפדף בגליון של </w:t>
      </w:r>
      <w:r w:rsidR="004627AB" w:rsidRPr="00CD067C">
        <w:t>NME</w:t>
      </w:r>
      <w:r w:rsidR="004627AB" w:rsidRPr="00CD067C">
        <w:rPr>
          <w:rtl/>
        </w:rPr>
        <w:t xml:space="preserve"> מלפני שבועיים ולא הפסיק להיאנח. אתם יודעים מי מופיע עוד שבוע בוומבלי? אתם יודעים מי הופיע אתמול ב</w:t>
      </w:r>
      <w:r>
        <w:rPr>
          <w:rFonts w:hint="cs"/>
          <w:rtl/>
        </w:rPr>
        <w:t>-</w:t>
      </w:r>
      <w:r w:rsidR="004627AB" w:rsidRPr="00CD067C">
        <w:t>O2</w:t>
      </w:r>
      <w:r w:rsidR="004627AB" w:rsidRPr="00CD067C">
        <w:rPr>
          <w:rtl/>
        </w:rPr>
        <w:t>, ב</w:t>
      </w:r>
      <w:r>
        <w:rPr>
          <w:rFonts w:hint="cs"/>
          <w:rtl/>
        </w:rPr>
        <w:t>זמן ש</w:t>
      </w:r>
      <w:r w:rsidR="004627AB" w:rsidRPr="00CD067C">
        <w:rPr>
          <w:rtl/>
        </w:rPr>
        <w:t xml:space="preserve">אנחנו תקועים עמוק בזין הזה? </w:t>
      </w:r>
      <w:r w:rsidR="004627AB" w:rsidRPr="00CD067C">
        <w:rPr>
          <w:rFonts w:hint="cs"/>
          <w:rtl/>
        </w:rPr>
        <w:t>לא היה כל</w:t>
      </w:r>
      <w:r w:rsidR="004627AB" w:rsidRPr="00CD067C">
        <w:rPr>
          <w:rtl/>
        </w:rPr>
        <w:t xml:space="preserve"> צורך לפרט מיהו ומהו אותו זין. </w:t>
      </w:r>
    </w:p>
    <w:p w14:paraId="479FEA48" w14:textId="77777777" w:rsidR="004627AB" w:rsidRPr="00CD067C" w:rsidRDefault="004627AB" w:rsidP="00250000">
      <w:pPr>
        <w:rPr>
          <w:rtl/>
        </w:rPr>
      </w:pPr>
      <w:r w:rsidRPr="00CD067C">
        <w:rPr>
          <w:rtl/>
        </w:rPr>
        <w:t>אז מי מופיע? מי מופיע? שאלו אותו.</w:t>
      </w:r>
    </w:p>
    <w:p w14:paraId="5CEBAC36" w14:textId="77777777" w:rsidR="004627AB" w:rsidRDefault="00705772" w:rsidP="00250000">
      <w:pPr>
        <w:rPr>
          <w:rtl/>
        </w:rPr>
      </w:pPr>
      <w:r>
        <w:rPr>
          <w:rFonts w:hint="cs"/>
          <w:rtl/>
        </w:rPr>
        <w:t>[</w:t>
      </w:r>
      <w:r w:rsidR="004627AB" w:rsidRPr="00CD067C">
        <w:t>The Libertines</w:t>
      </w:r>
      <w:r w:rsidR="004627AB" w:rsidRPr="00CD067C">
        <w:rPr>
          <w:rFonts w:cs="Times New Roman"/>
          <w:rtl/>
        </w:rPr>
        <w:t xml:space="preserve"> </w:t>
      </w:r>
      <w:r w:rsidR="004627AB" w:rsidRPr="00CD067C">
        <w:rPr>
          <w:rtl/>
        </w:rPr>
        <w:t xml:space="preserve">מופיעים בחודש הבא ב – </w:t>
      </w:r>
      <w:r w:rsidR="004627AB" w:rsidRPr="00CD067C">
        <w:t>Finsbury Park</w:t>
      </w:r>
      <w:r w:rsidR="004627AB" w:rsidRPr="00CD067C">
        <w:rPr>
          <w:rtl/>
        </w:rPr>
        <w:t>, הוא אמר.</w:t>
      </w:r>
      <w:r>
        <w:rPr>
          <w:rFonts w:hint="cs"/>
          <w:rtl/>
        </w:rPr>
        <w:t>]</w:t>
      </w:r>
    </w:p>
    <w:p w14:paraId="583A8E93" w14:textId="46A3B163" w:rsidR="00705772" w:rsidRPr="00CD067C" w:rsidRDefault="001C5A04" w:rsidP="0056680A">
      <w:pPr>
        <w:rPr>
          <w:rtl/>
        </w:rPr>
      </w:pPr>
      <w:r>
        <w:rPr>
          <w:rFonts w:hint="cs"/>
          <w:rtl/>
        </w:rPr>
        <w:t>הייתה</w:t>
      </w:r>
      <w:r w:rsidR="00705772">
        <w:rPr>
          <w:rFonts w:hint="cs"/>
          <w:rtl/>
        </w:rPr>
        <w:t xml:space="preserve"> הופעה של ה-</w:t>
      </w:r>
      <w:r w:rsidR="00705772">
        <w:t>Doves</w:t>
      </w:r>
      <w:r w:rsidR="00705772">
        <w:rPr>
          <w:rFonts w:hint="cs"/>
          <w:rtl/>
        </w:rPr>
        <w:t>, ה-</w:t>
      </w:r>
      <w:r w:rsidR="00705772">
        <w:t>Shins</w:t>
      </w:r>
      <w:r w:rsidR="00705772">
        <w:rPr>
          <w:rFonts w:hint="cs"/>
          <w:rtl/>
        </w:rPr>
        <w:t xml:space="preserve"> שלא </w:t>
      </w:r>
      <w:r>
        <w:rPr>
          <w:rFonts w:hint="cs"/>
          <w:rtl/>
        </w:rPr>
        <w:t>הייתה</w:t>
      </w:r>
      <w:r w:rsidR="00705772">
        <w:rPr>
          <w:rFonts w:hint="cs"/>
          <w:rtl/>
        </w:rPr>
        <w:t xml:space="preserve"> בריטית ובכל זאת הפיקה </w:t>
      </w:r>
      <w:r>
        <w:rPr>
          <w:rFonts w:hint="cs"/>
          <w:rtl/>
        </w:rPr>
        <w:t>מוזיקה</w:t>
      </w:r>
      <w:r w:rsidR="00705772">
        <w:rPr>
          <w:rFonts w:hint="cs"/>
          <w:rtl/>
        </w:rPr>
        <w:t xml:space="preserve"> איכותית, אפילו ה-</w:t>
      </w:r>
      <w:r w:rsidR="00705772">
        <w:t>Libertines</w:t>
      </w:r>
      <w:r w:rsidR="00705772">
        <w:rPr>
          <w:rFonts w:hint="cs"/>
          <w:rtl/>
        </w:rPr>
        <w:t xml:space="preserve"> מופיעים בחודש הבא בפארק פינסבורי.</w:t>
      </w:r>
    </w:p>
    <w:p w14:paraId="597C7A03" w14:textId="77777777" w:rsidR="004627AB" w:rsidRPr="00CD067C" w:rsidRDefault="004627AB" w:rsidP="00250000">
      <w:pPr>
        <w:rPr>
          <w:rtl/>
        </w:rPr>
      </w:pPr>
      <w:r w:rsidRPr="00CD067C">
        <w:rPr>
          <w:rtl/>
        </w:rPr>
        <w:t>חוץ מאלכס אף אחד לא שמע עליהם.</w:t>
      </w:r>
    </w:p>
    <w:p w14:paraId="1761B26A" w14:textId="77777777" w:rsidR="004627AB" w:rsidRPr="00CD067C" w:rsidRDefault="004627AB" w:rsidP="00250000">
      <w:pPr>
        <w:rPr>
          <w:rtl/>
        </w:rPr>
      </w:pPr>
      <w:r w:rsidRPr="00CD067C">
        <w:rPr>
          <w:rtl/>
        </w:rPr>
        <w:t>מה קורה איתכם? איך אפשר להיות בלהקה בלי להכיר אותם?</w:t>
      </w:r>
    </w:p>
    <w:p w14:paraId="1A064083" w14:textId="77777777" w:rsidR="004627AB" w:rsidRPr="00CD067C" w:rsidRDefault="004627AB" w:rsidP="0056680A">
      <w:pPr>
        <w:rPr>
          <w:rtl/>
        </w:rPr>
      </w:pPr>
      <w:r w:rsidRPr="00CD067C">
        <w:rPr>
          <w:rtl/>
        </w:rPr>
        <w:t>אבל הדיון לא התרומם. אלכס טחן במבה בעגמומיות ו</w:t>
      </w:r>
      <w:r w:rsidR="0056680A">
        <w:rPr>
          <w:rFonts w:hint="cs"/>
          <w:rtl/>
        </w:rPr>
        <w:t>דן</w:t>
      </w:r>
      <w:r w:rsidRPr="00CD067C">
        <w:rPr>
          <w:rtl/>
        </w:rPr>
        <w:t xml:space="preserve"> תמה האם המתנחלים המתפרעים מודעים לכך שהחמשוש שוב התבטל בגללם.</w:t>
      </w:r>
    </w:p>
    <w:p w14:paraId="7CE5974F" w14:textId="167EA8D2" w:rsidR="004627AB" w:rsidRPr="00CD067C" w:rsidRDefault="004627AB" w:rsidP="0056680A">
      <w:pPr>
        <w:rPr>
          <w:rtl/>
        </w:rPr>
      </w:pPr>
      <w:r w:rsidRPr="00CD067C">
        <w:rPr>
          <w:rtl/>
        </w:rPr>
        <w:t xml:space="preserve">לו הייתי </w:t>
      </w:r>
      <w:r w:rsidR="00F06A3F">
        <w:rPr>
          <w:rtl/>
        </w:rPr>
        <w:t>עכשיו</w:t>
      </w:r>
      <w:r w:rsidRPr="00CD067C">
        <w:rPr>
          <w:rtl/>
        </w:rPr>
        <w:t xml:space="preserve"> ב</w:t>
      </w:r>
      <w:r w:rsidR="0056680A">
        <w:rPr>
          <w:rFonts w:hint="cs"/>
          <w:rtl/>
        </w:rPr>
        <w:t>ב</w:t>
      </w:r>
      <w:r w:rsidRPr="00CD067C">
        <w:rPr>
          <w:rtl/>
        </w:rPr>
        <w:t>ית, דבר ראשון הייתי...</w:t>
      </w:r>
    </w:p>
    <w:p w14:paraId="0EEABAF9" w14:textId="77777777" w:rsidR="0018310D" w:rsidRDefault="004627AB" w:rsidP="0003510D">
      <w:pPr>
        <w:rPr>
          <w:rtl/>
        </w:rPr>
      </w:pPr>
      <w:r w:rsidRPr="00CD067C">
        <w:rPr>
          <w:rtl/>
        </w:rPr>
        <w:t xml:space="preserve">גם דיון זה מוצה עד דוק, כולל השכלול שלו – מהו סדר </w:t>
      </w:r>
      <w:r w:rsidR="0056680A">
        <w:rPr>
          <w:rFonts w:hint="cs"/>
          <w:rtl/>
        </w:rPr>
        <w:t>השיבה</w:t>
      </w:r>
      <w:r w:rsidRPr="00CD067C">
        <w:rPr>
          <w:rtl/>
        </w:rPr>
        <w:t xml:space="preserve"> לחיק הנוחות </w:t>
      </w:r>
      <w:r w:rsidR="0056680A">
        <w:rPr>
          <w:rFonts w:hint="cs"/>
          <w:rtl/>
        </w:rPr>
        <w:t>תוך התחשבות ב</w:t>
      </w:r>
      <w:r w:rsidR="0003510D">
        <w:rPr>
          <w:rFonts w:hint="cs"/>
          <w:rtl/>
        </w:rPr>
        <w:t>מכלול</w:t>
      </w:r>
      <w:r w:rsidRPr="00CD067C">
        <w:rPr>
          <w:rtl/>
        </w:rPr>
        <w:t xml:space="preserve"> </w:t>
      </w:r>
      <w:r w:rsidR="0003510D">
        <w:rPr>
          <w:rFonts w:hint="cs"/>
          <w:rtl/>
        </w:rPr>
        <w:t>ה</w:t>
      </w:r>
      <w:r w:rsidR="0018310D" w:rsidRPr="00CD067C">
        <w:rPr>
          <w:rtl/>
        </w:rPr>
        <w:t xml:space="preserve">צרכים </w:t>
      </w:r>
      <w:r w:rsidR="0003510D">
        <w:rPr>
          <w:rFonts w:hint="cs"/>
          <w:rtl/>
        </w:rPr>
        <w:t>ה</w:t>
      </w:r>
      <w:r w:rsidR="0018310D" w:rsidRPr="00CD067C">
        <w:rPr>
          <w:rtl/>
        </w:rPr>
        <w:t>גופניים:</w:t>
      </w:r>
    </w:p>
    <w:p w14:paraId="5E138CF1" w14:textId="77777777" w:rsidR="0003510D" w:rsidRPr="00CD067C" w:rsidRDefault="0003510D" w:rsidP="0003510D">
      <w:pPr>
        <w:rPr>
          <w:rtl/>
        </w:rPr>
      </w:pPr>
    </w:p>
    <w:tbl>
      <w:tblPr>
        <w:tblpPr w:leftFromText="180" w:rightFromText="180" w:vertAnchor="text" w:tblpXSpec="right" w:tblpY="1"/>
        <w:tblOverlap w:val="neve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6"/>
        <w:gridCol w:w="3261"/>
      </w:tblGrid>
      <w:tr w:rsidR="0018310D" w:rsidRPr="0044357B" w14:paraId="35E948F0" w14:textId="77777777" w:rsidTr="0003510D">
        <w:tc>
          <w:tcPr>
            <w:tcW w:w="3036" w:type="dxa"/>
            <w:shd w:val="clear" w:color="auto" w:fill="F2F2F2" w:themeFill="background1" w:themeFillShade="F2"/>
          </w:tcPr>
          <w:p w14:paraId="2F12D304" w14:textId="77777777" w:rsidR="0018310D" w:rsidRPr="00CD067C" w:rsidRDefault="0018310D" w:rsidP="0003510D">
            <w:pPr>
              <w:spacing w:after="120"/>
              <w:ind w:firstLine="0"/>
              <w:rPr>
                <w:rtl/>
              </w:rPr>
            </w:pPr>
            <w:r w:rsidRPr="00CD067C">
              <w:rPr>
                <w:rtl/>
              </w:rPr>
              <w:t xml:space="preserve">החזרה לציויליזציה – </w:t>
            </w:r>
            <w:r w:rsidR="0003510D">
              <w:rPr>
                <w:rFonts w:hint="cs"/>
                <w:rtl/>
              </w:rPr>
              <w:t>אליבא דג</w:t>
            </w:r>
            <w:r w:rsidRPr="00CD067C">
              <w:rPr>
                <w:rtl/>
              </w:rPr>
              <w:t>ידי</w:t>
            </w:r>
          </w:p>
        </w:tc>
        <w:tc>
          <w:tcPr>
            <w:tcW w:w="3261" w:type="dxa"/>
            <w:shd w:val="clear" w:color="auto" w:fill="F2F2F2" w:themeFill="background1" w:themeFillShade="F2"/>
          </w:tcPr>
          <w:p w14:paraId="003615A7" w14:textId="77777777" w:rsidR="0018310D" w:rsidRPr="00CD067C" w:rsidRDefault="0018310D" w:rsidP="0003510D">
            <w:pPr>
              <w:spacing w:after="120"/>
              <w:ind w:firstLine="0"/>
              <w:rPr>
                <w:rtl/>
              </w:rPr>
            </w:pPr>
            <w:r w:rsidRPr="00CD067C">
              <w:rPr>
                <w:rtl/>
              </w:rPr>
              <w:t xml:space="preserve">החזרה לציויליזציה – </w:t>
            </w:r>
            <w:r w:rsidR="0003510D">
              <w:rPr>
                <w:rFonts w:hint="cs"/>
                <w:rtl/>
              </w:rPr>
              <w:t>אליבא ד</w:t>
            </w:r>
            <w:r w:rsidRPr="00CD067C">
              <w:rPr>
                <w:rtl/>
              </w:rPr>
              <w:t>אלכס</w:t>
            </w:r>
          </w:p>
        </w:tc>
      </w:tr>
      <w:tr w:rsidR="0018310D" w:rsidRPr="0044357B" w14:paraId="6F27B138" w14:textId="77777777" w:rsidTr="0003510D">
        <w:tc>
          <w:tcPr>
            <w:tcW w:w="3036" w:type="dxa"/>
          </w:tcPr>
          <w:p w14:paraId="519FEB8A" w14:textId="77777777" w:rsidR="0018310D" w:rsidRPr="00CD067C" w:rsidRDefault="0018310D" w:rsidP="0056680A">
            <w:pPr>
              <w:ind w:firstLine="0"/>
              <w:rPr>
                <w:rtl/>
              </w:rPr>
            </w:pPr>
            <w:r w:rsidRPr="00CD067C">
              <w:rPr>
                <w:rtl/>
              </w:rPr>
              <w:t>עיטוש</w:t>
            </w:r>
          </w:p>
        </w:tc>
        <w:tc>
          <w:tcPr>
            <w:tcW w:w="3261" w:type="dxa"/>
          </w:tcPr>
          <w:p w14:paraId="7F1BF8E0" w14:textId="77777777" w:rsidR="0018310D" w:rsidRPr="00CD067C" w:rsidRDefault="0018310D" w:rsidP="0056680A">
            <w:pPr>
              <w:ind w:firstLine="0"/>
              <w:rPr>
                <w:rtl/>
              </w:rPr>
            </w:pPr>
            <w:r w:rsidRPr="00CD067C">
              <w:rPr>
                <w:rtl/>
              </w:rPr>
              <w:t>עיטוש</w:t>
            </w:r>
          </w:p>
        </w:tc>
      </w:tr>
      <w:tr w:rsidR="0018310D" w:rsidRPr="0044357B" w14:paraId="721C69EE" w14:textId="77777777" w:rsidTr="0003510D">
        <w:tc>
          <w:tcPr>
            <w:tcW w:w="3036" w:type="dxa"/>
          </w:tcPr>
          <w:p w14:paraId="60C69752" w14:textId="77777777" w:rsidR="0018310D" w:rsidRPr="00CD067C" w:rsidRDefault="0018310D" w:rsidP="0056680A">
            <w:pPr>
              <w:ind w:firstLine="0"/>
              <w:rPr>
                <w:rtl/>
              </w:rPr>
            </w:pPr>
            <w:r w:rsidRPr="00CD067C">
              <w:rPr>
                <w:rtl/>
              </w:rPr>
              <w:t>שתין</w:t>
            </w:r>
          </w:p>
        </w:tc>
        <w:tc>
          <w:tcPr>
            <w:tcW w:w="3261" w:type="dxa"/>
          </w:tcPr>
          <w:p w14:paraId="3DA806DF" w14:textId="77777777" w:rsidR="0018310D" w:rsidRPr="00CD067C" w:rsidRDefault="0018310D" w:rsidP="0056680A">
            <w:pPr>
              <w:ind w:firstLine="0"/>
              <w:rPr>
                <w:rtl/>
              </w:rPr>
            </w:pPr>
            <w:r w:rsidRPr="00CD067C">
              <w:rPr>
                <w:rtl/>
              </w:rPr>
              <w:t>גירוד</w:t>
            </w:r>
          </w:p>
        </w:tc>
      </w:tr>
      <w:tr w:rsidR="0018310D" w:rsidRPr="0044357B" w14:paraId="23AD619A" w14:textId="77777777" w:rsidTr="0003510D">
        <w:tc>
          <w:tcPr>
            <w:tcW w:w="3036" w:type="dxa"/>
          </w:tcPr>
          <w:p w14:paraId="4718D642" w14:textId="77777777" w:rsidR="0018310D" w:rsidRPr="00CD067C" w:rsidRDefault="0018310D" w:rsidP="0056680A">
            <w:pPr>
              <w:ind w:firstLine="0"/>
              <w:rPr>
                <w:rtl/>
              </w:rPr>
            </w:pPr>
            <w:r w:rsidRPr="00CD067C">
              <w:rPr>
                <w:rtl/>
              </w:rPr>
              <w:t>נזלת</w:t>
            </w:r>
          </w:p>
        </w:tc>
        <w:tc>
          <w:tcPr>
            <w:tcW w:w="3261" w:type="dxa"/>
          </w:tcPr>
          <w:p w14:paraId="1EE07320" w14:textId="77777777" w:rsidR="0018310D" w:rsidRPr="00CD067C" w:rsidRDefault="0018310D" w:rsidP="0056680A">
            <w:pPr>
              <w:ind w:firstLine="0"/>
              <w:rPr>
                <w:rtl/>
              </w:rPr>
            </w:pPr>
            <w:r w:rsidRPr="00CD067C">
              <w:rPr>
                <w:rtl/>
              </w:rPr>
              <w:t>נזלת</w:t>
            </w:r>
          </w:p>
        </w:tc>
      </w:tr>
      <w:tr w:rsidR="0018310D" w:rsidRPr="0044357B" w14:paraId="2128E487" w14:textId="77777777" w:rsidTr="0003510D">
        <w:tc>
          <w:tcPr>
            <w:tcW w:w="3036" w:type="dxa"/>
          </w:tcPr>
          <w:p w14:paraId="4D8615A7" w14:textId="77777777" w:rsidR="0018310D" w:rsidRPr="00CD067C" w:rsidRDefault="0018310D" w:rsidP="0056680A">
            <w:pPr>
              <w:ind w:firstLine="0"/>
              <w:rPr>
                <w:rtl/>
              </w:rPr>
            </w:pPr>
            <w:r w:rsidRPr="00CD067C">
              <w:rPr>
                <w:rtl/>
              </w:rPr>
              <w:t>גירוד</w:t>
            </w:r>
          </w:p>
        </w:tc>
        <w:tc>
          <w:tcPr>
            <w:tcW w:w="3261" w:type="dxa"/>
          </w:tcPr>
          <w:p w14:paraId="2BF9972A" w14:textId="77777777" w:rsidR="0018310D" w:rsidRPr="00CD067C" w:rsidRDefault="0018310D" w:rsidP="0056680A">
            <w:pPr>
              <w:ind w:firstLine="0"/>
              <w:rPr>
                <w:rtl/>
              </w:rPr>
            </w:pPr>
            <w:r w:rsidRPr="00CD067C">
              <w:rPr>
                <w:rtl/>
              </w:rPr>
              <w:t>שתיה</w:t>
            </w:r>
          </w:p>
        </w:tc>
      </w:tr>
      <w:tr w:rsidR="0018310D" w:rsidRPr="0044357B" w14:paraId="06F57979" w14:textId="77777777" w:rsidTr="0003510D">
        <w:tc>
          <w:tcPr>
            <w:tcW w:w="3036" w:type="dxa"/>
          </w:tcPr>
          <w:p w14:paraId="38D3C059" w14:textId="77777777" w:rsidR="0018310D" w:rsidRPr="00CD067C" w:rsidRDefault="0018310D" w:rsidP="0056680A">
            <w:pPr>
              <w:ind w:firstLine="0"/>
              <w:rPr>
                <w:rtl/>
              </w:rPr>
            </w:pPr>
            <w:r w:rsidRPr="00CD067C">
              <w:rPr>
                <w:rtl/>
              </w:rPr>
              <w:t>חירבון</w:t>
            </w:r>
          </w:p>
        </w:tc>
        <w:tc>
          <w:tcPr>
            <w:tcW w:w="3261" w:type="dxa"/>
          </w:tcPr>
          <w:p w14:paraId="2E86DDBD" w14:textId="77777777" w:rsidR="0018310D" w:rsidRPr="00CD067C" w:rsidRDefault="0018310D" w:rsidP="0056680A">
            <w:pPr>
              <w:ind w:firstLine="0"/>
              <w:rPr>
                <w:rtl/>
              </w:rPr>
            </w:pPr>
            <w:r w:rsidRPr="00CD067C">
              <w:rPr>
                <w:rtl/>
              </w:rPr>
              <w:t>שתין</w:t>
            </w:r>
          </w:p>
        </w:tc>
      </w:tr>
      <w:tr w:rsidR="0018310D" w:rsidRPr="0044357B" w14:paraId="441121D9" w14:textId="77777777" w:rsidTr="0003510D">
        <w:tc>
          <w:tcPr>
            <w:tcW w:w="3036" w:type="dxa"/>
          </w:tcPr>
          <w:p w14:paraId="1241DA52" w14:textId="77777777" w:rsidR="0018310D" w:rsidRPr="00CD067C" w:rsidRDefault="0018310D" w:rsidP="0056680A">
            <w:pPr>
              <w:ind w:firstLine="0"/>
              <w:rPr>
                <w:rtl/>
              </w:rPr>
            </w:pPr>
            <w:r w:rsidRPr="00CD067C">
              <w:rPr>
                <w:rtl/>
              </w:rPr>
              <w:t>שתייה</w:t>
            </w:r>
          </w:p>
        </w:tc>
        <w:tc>
          <w:tcPr>
            <w:tcW w:w="3261" w:type="dxa"/>
          </w:tcPr>
          <w:p w14:paraId="03613A95" w14:textId="77777777" w:rsidR="0018310D" w:rsidRPr="00CD067C" w:rsidRDefault="0018310D" w:rsidP="0056680A">
            <w:pPr>
              <w:ind w:firstLine="0"/>
              <w:rPr>
                <w:rtl/>
              </w:rPr>
            </w:pPr>
            <w:r w:rsidRPr="00CD067C">
              <w:rPr>
                <w:rtl/>
              </w:rPr>
              <w:t>חירבון</w:t>
            </w:r>
          </w:p>
        </w:tc>
      </w:tr>
      <w:tr w:rsidR="0018310D" w:rsidRPr="0044357B" w14:paraId="500F49EE" w14:textId="77777777" w:rsidTr="0003510D">
        <w:tc>
          <w:tcPr>
            <w:tcW w:w="3036" w:type="dxa"/>
          </w:tcPr>
          <w:p w14:paraId="604C52C1" w14:textId="77777777" w:rsidR="0018310D" w:rsidRPr="00CD067C" w:rsidRDefault="0018310D" w:rsidP="0056680A">
            <w:pPr>
              <w:ind w:firstLine="0"/>
              <w:rPr>
                <w:rtl/>
              </w:rPr>
            </w:pPr>
            <w:r w:rsidRPr="00CD067C">
              <w:rPr>
                <w:rtl/>
              </w:rPr>
              <w:t>אוכל</w:t>
            </w:r>
          </w:p>
        </w:tc>
        <w:tc>
          <w:tcPr>
            <w:tcW w:w="3261" w:type="dxa"/>
          </w:tcPr>
          <w:p w14:paraId="6B0F968B" w14:textId="77777777" w:rsidR="0018310D" w:rsidRPr="00CD067C" w:rsidRDefault="0018310D" w:rsidP="0056680A">
            <w:pPr>
              <w:ind w:firstLine="0"/>
              <w:rPr>
                <w:rtl/>
              </w:rPr>
            </w:pPr>
            <w:r w:rsidRPr="00CD067C">
              <w:rPr>
                <w:rtl/>
              </w:rPr>
              <w:t>סיגריה</w:t>
            </w:r>
          </w:p>
        </w:tc>
      </w:tr>
      <w:tr w:rsidR="0018310D" w:rsidRPr="0044357B" w14:paraId="474ADD4E" w14:textId="77777777" w:rsidTr="0003510D">
        <w:tc>
          <w:tcPr>
            <w:tcW w:w="3036" w:type="dxa"/>
          </w:tcPr>
          <w:p w14:paraId="75941DFA" w14:textId="77777777" w:rsidR="0018310D" w:rsidRPr="00CD067C" w:rsidRDefault="0018310D" w:rsidP="0056680A">
            <w:pPr>
              <w:ind w:firstLine="0"/>
              <w:rPr>
                <w:rtl/>
              </w:rPr>
            </w:pPr>
            <w:r w:rsidRPr="00CD067C">
              <w:rPr>
                <w:rtl/>
              </w:rPr>
              <w:t>שינה</w:t>
            </w:r>
          </w:p>
        </w:tc>
        <w:tc>
          <w:tcPr>
            <w:tcW w:w="3261" w:type="dxa"/>
          </w:tcPr>
          <w:p w14:paraId="4E4EFCF3" w14:textId="77777777" w:rsidR="0018310D" w:rsidRPr="00CD067C" w:rsidRDefault="0018310D" w:rsidP="0056680A">
            <w:pPr>
              <w:ind w:firstLine="0"/>
              <w:rPr>
                <w:rtl/>
              </w:rPr>
            </w:pPr>
            <w:r w:rsidRPr="00CD067C">
              <w:rPr>
                <w:rtl/>
              </w:rPr>
              <w:t>מקלחת</w:t>
            </w:r>
            <w:bookmarkStart w:id="26" w:name="_Ref410883366"/>
            <w:r w:rsidR="00FD47BE">
              <w:rPr>
                <w:rStyle w:val="FootnoteReference"/>
                <w:rtl/>
              </w:rPr>
              <w:footnoteReference w:id="1"/>
            </w:r>
            <w:bookmarkEnd w:id="26"/>
          </w:p>
        </w:tc>
      </w:tr>
      <w:tr w:rsidR="0018310D" w:rsidRPr="0044357B" w14:paraId="626BDFDF" w14:textId="77777777" w:rsidTr="0003510D">
        <w:tc>
          <w:tcPr>
            <w:tcW w:w="3036" w:type="dxa"/>
          </w:tcPr>
          <w:p w14:paraId="1E18C9D0" w14:textId="77777777" w:rsidR="0018310D" w:rsidRPr="00CD067C" w:rsidRDefault="0018310D" w:rsidP="0056680A">
            <w:pPr>
              <w:ind w:firstLine="0"/>
              <w:rPr>
                <w:rtl/>
              </w:rPr>
            </w:pPr>
            <w:r w:rsidRPr="00CD067C">
              <w:rPr>
                <w:rtl/>
              </w:rPr>
              <w:t>ביד (ניתן לאיחוד עם השינה)</w:t>
            </w:r>
          </w:p>
        </w:tc>
        <w:tc>
          <w:tcPr>
            <w:tcW w:w="3261" w:type="dxa"/>
          </w:tcPr>
          <w:p w14:paraId="3802E730" w14:textId="77777777" w:rsidR="0018310D" w:rsidRPr="00CD067C" w:rsidRDefault="0018310D" w:rsidP="0056680A">
            <w:pPr>
              <w:ind w:firstLine="0"/>
              <w:rPr>
                <w:rtl/>
              </w:rPr>
            </w:pPr>
            <w:r w:rsidRPr="00CD067C">
              <w:rPr>
                <w:rtl/>
              </w:rPr>
              <w:t>ביד (ניתן לאיחוד עם המקלחת)</w:t>
            </w:r>
          </w:p>
        </w:tc>
      </w:tr>
      <w:tr w:rsidR="0018310D" w:rsidRPr="0044357B" w14:paraId="1113D65D" w14:textId="77777777" w:rsidTr="0003510D">
        <w:tc>
          <w:tcPr>
            <w:tcW w:w="3036" w:type="dxa"/>
          </w:tcPr>
          <w:p w14:paraId="5F785A22" w14:textId="13A34EC9" w:rsidR="0018310D" w:rsidRPr="00CD067C" w:rsidRDefault="0018310D" w:rsidP="0056680A">
            <w:pPr>
              <w:ind w:firstLine="0"/>
              <w:rPr>
                <w:rtl/>
              </w:rPr>
            </w:pPr>
            <w:r w:rsidRPr="00CD067C">
              <w:rPr>
                <w:rtl/>
              </w:rPr>
              <w:t>מקלחת</w:t>
            </w:r>
            <w:r w:rsidR="00FD47BE" w:rsidRPr="004A0406">
              <w:rPr>
                <w:vertAlign w:val="superscript"/>
                <w:rtl/>
              </w:rPr>
              <w:fldChar w:fldCharType="begin"/>
            </w:r>
            <w:r w:rsidR="00FD47BE" w:rsidRPr="004A0406">
              <w:rPr>
                <w:vertAlign w:val="superscript"/>
                <w:rtl/>
              </w:rPr>
              <w:instrText xml:space="preserve"> </w:instrText>
            </w:r>
            <w:r w:rsidR="00FD47BE" w:rsidRPr="004A0406">
              <w:rPr>
                <w:vertAlign w:val="superscript"/>
              </w:rPr>
              <w:instrText>NOTEREF</w:instrText>
            </w:r>
            <w:r w:rsidR="00FD47BE" w:rsidRPr="004A0406">
              <w:rPr>
                <w:vertAlign w:val="superscript"/>
                <w:rtl/>
              </w:rPr>
              <w:instrText xml:space="preserve"> _</w:instrText>
            </w:r>
            <w:r w:rsidR="00FD47BE" w:rsidRPr="004A0406">
              <w:rPr>
                <w:vertAlign w:val="superscript"/>
              </w:rPr>
              <w:instrText>Ref410883366 \h</w:instrText>
            </w:r>
            <w:r w:rsidR="00FD47BE" w:rsidRPr="004A0406">
              <w:rPr>
                <w:vertAlign w:val="superscript"/>
                <w:rtl/>
              </w:rPr>
              <w:instrText xml:space="preserve"> </w:instrText>
            </w:r>
            <w:r w:rsidR="004A0406">
              <w:rPr>
                <w:vertAlign w:val="superscript"/>
                <w:rtl/>
              </w:rPr>
              <w:instrText xml:space="preserve"> \* </w:instrText>
            </w:r>
            <w:r w:rsidR="004A0406">
              <w:rPr>
                <w:vertAlign w:val="superscript"/>
              </w:rPr>
              <w:instrText>MERGEFORMAT</w:instrText>
            </w:r>
            <w:r w:rsidR="004A0406">
              <w:rPr>
                <w:vertAlign w:val="superscript"/>
                <w:rtl/>
              </w:rPr>
              <w:instrText xml:space="preserve"> </w:instrText>
            </w:r>
            <w:r w:rsidR="00FD47BE" w:rsidRPr="004A0406">
              <w:rPr>
                <w:vertAlign w:val="superscript"/>
                <w:rtl/>
              </w:rPr>
            </w:r>
            <w:r w:rsidR="00FD47BE" w:rsidRPr="004A0406">
              <w:rPr>
                <w:vertAlign w:val="superscript"/>
                <w:rtl/>
              </w:rPr>
              <w:fldChar w:fldCharType="separate"/>
            </w:r>
            <w:r w:rsidR="00C17AB5">
              <w:rPr>
                <w:vertAlign w:val="superscript"/>
                <w:rtl/>
              </w:rPr>
              <w:t>1</w:t>
            </w:r>
            <w:r w:rsidR="00FD47BE" w:rsidRPr="004A0406">
              <w:rPr>
                <w:vertAlign w:val="superscript"/>
                <w:rtl/>
              </w:rPr>
              <w:fldChar w:fldCharType="end"/>
            </w:r>
          </w:p>
        </w:tc>
        <w:tc>
          <w:tcPr>
            <w:tcW w:w="3261" w:type="dxa"/>
          </w:tcPr>
          <w:p w14:paraId="2726A850" w14:textId="77777777" w:rsidR="0018310D" w:rsidRPr="00CD067C" w:rsidRDefault="0018310D" w:rsidP="0056680A">
            <w:pPr>
              <w:ind w:firstLine="0"/>
              <w:rPr>
                <w:rtl/>
              </w:rPr>
            </w:pPr>
            <w:r w:rsidRPr="00CD067C">
              <w:rPr>
                <w:rtl/>
              </w:rPr>
              <w:t>שינה</w:t>
            </w:r>
          </w:p>
        </w:tc>
      </w:tr>
      <w:tr w:rsidR="0018310D" w:rsidRPr="0044357B" w14:paraId="461E56FF" w14:textId="77777777" w:rsidTr="0003510D">
        <w:tc>
          <w:tcPr>
            <w:tcW w:w="3036" w:type="dxa"/>
          </w:tcPr>
          <w:p w14:paraId="41136455" w14:textId="77777777" w:rsidR="0018310D" w:rsidRPr="00CD067C" w:rsidRDefault="0018310D" w:rsidP="0056680A">
            <w:pPr>
              <w:ind w:firstLine="0"/>
              <w:rPr>
                <w:rtl/>
              </w:rPr>
            </w:pPr>
            <w:r w:rsidRPr="00CD067C">
              <w:rPr>
                <w:rtl/>
              </w:rPr>
              <w:t>לנקות בין השיניים</w:t>
            </w:r>
          </w:p>
        </w:tc>
        <w:tc>
          <w:tcPr>
            <w:tcW w:w="3261" w:type="dxa"/>
          </w:tcPr>
          <w:p w14:paraId="1FFCF3B6" w14:textId="77777777" w:rsidR="0018310D" w:rsidRPr="00CD067C" w:rsidRDefault="0018310D" w:rsidP="0056680A">
            <w:pPr>
              <w:ind w:firstLine="0"/>
              <w:rPr>
                <w:rtl/>
              </w:rPr>
            </w:pPr>
            <w:r w:rsidRPr="00CD067C">
              <w:rPr>
                <w:rtl/>
              </w:rPr>
              <w:t>אוכל</w:t>
            </w:r>
          </w:p>
        </w:tc>
      </w:tr>
      <w:tr w:rsidR="0018310D" w:rsidRPr="0044357B" w14:paraId="0EA4EB33" w14:textId="77777777" w:rsidTr="0003510D">
        <w:tc>
          <w:tcPr>
            <w:tcW w:w="3036" w:type="dxa"/>
          </w:tcPr>
          <w:p w14:paraId="14FC523A" w14:textId="77777777" w:rsidR="0018310D" w:rsidRPr="00CD067C" w:rsidRDefault="0018310D" w:rsidP="0056680A">
            <w:pPr>
              <w:ind w:firstLine="0"/>
              <w:rPr>
                <w:rtl/>
              </w:rPr>
            </w:pPr>
            <w:r w:rsidRPr="00CD067C">
              <w:rPr>
                <w:rtl/>
              </w:rPr>
              <w:t>לגזור ציפרניים</w:t>
            </w:r>
          </w:p>
        </w:tc>
        <w:tc>
          <w:tcPr>
            <w:tcW w:w="3261" w:type="dxa"/>
          </w:tcPr>
          <w:p w14:paraId="2EEB2987" w14:textId="77777777" w:rsidR="0018310D" w:rsidRPr="00CD067C" w:rsidRDefault="0018310D" w:rsidP="0056680A">
            <w:pPr>
              <w:ind w:firstLine="0"/>
              <w:rPr>
                <w:rtl/>
              </w:rPr>
            </w:pPr>
            <w:r w:rsidRPr="00CD067C">
              <w:rPr>
                <w:rtl/>
              </w:rPr>
              <w:t>לנקות בין השיניים</w:t>
            </w:r>
          </w:p>
        </w:tc>
      </w:tr>
      <w:tr w:rsidR="0018310D" w:rsidRPr="0044357B" w14:paraId="09774547" w14:textId="77777777" w:rsidTr="0003510D">
        <w:tc>
          <w:tcPr>
            <w:tcW w:w="3036" w:type="dxa"/>
          </w:tcPr>
          <w:p w14:paraId="67DFBE1F" w14:textId="77777777" w:rsidR="0018310D" w:rsidRPr="0044357B" w:rsidRDefault="0018310D" w:rsidP="0056680A">
            <w:pPr>
              <w:ind w:firstLine="0"/>
              <w:rPr>
                <w:rtl/>
              </w:rPr>
            </w:pPr>
          </w:p>
        </w:tc>
        <w:tc>
          <w:tcPr>
            <w:tcW w:w="3261" w:type="dxa"/>
          </w:tcPr>
          <w:p w14:paraId="0D8D86C1" w14:textId="77777777" w:rsidR="00E91E88" w:rsidRPr="00CD067C" w:rsidRDefault="0018310D" w:rsidP="0056680A">
            <w:pPr>
              <w:ind w:firstLine="0"/>
              <w:rPr>
                <w:rtl/>
              </w:rPr>
            </w:pPr>
            <w:r w:rsidRPr="00CD067C">
              <w:rPr>
                <w:rtl/>
              </w:rPr>
              <w:t>לגזור ציפרניים</w:t>
            </w:r>
          </w:p>
        </w:tc>
      </w:tr>
      <w:tr w:rsidR="00E91E88" w:rsidRPr="0044357B" w14:paraId="5EEA0991" w14:textId="77777777" w:rsidTr="0003510D">
        <w:tc>
          <w:tcPr>
            <w:tcW w:w="6297" w:type="dxa"/>
            <w:gridSpan w:val="2"/>
          </w:tcPr>
          <w:p w14:paraId="3FA959E2" w14:textId="77777777" w:rsidR="00E91E88" w:rsidRPr="00CD067C" w:rsidRDefault="00E91E88" w:rsidP="0056680A">
            <w:pPr>
              <w:ind w:firstLine="0"/>
              <w:jc w:val="center"/>
              <w:rPr>
                <w:rtl/>
              </w:rPr>
            </w:pPr>
            <w:r>
              <w:rPr>
                <w:rFonts w:hint="cs"/>
                <w:rtl/>
              </w:rPr>
              <w:t xml:space="preserve">והמהדרין מוסיפין </w:t>
            </w:r>
            <w:r>
              <w:rPr>
                <w:rtl/>
              </w:rPr>
              <w:t>–</w:t>
            </w:r>
            <w:r>
              <w:rPr>
                <w:rFonts w:hint="cs"/>
                <w:rtl/>
              </w:rPr>
              <w:t xml:space="preserve"> פלוץ.</w:t>
            </w:r>
          </w:p>
        </w:tc>
      </w:tr>
    </w:tbl>
    <w:p w14:paraId="537DF10B" w14:textId="77777777" w:rsidR="00B03490" w:rsidRDefault="004A0406" w:rsidP="00250000">
      <w:pPr>
        <w:rPr>
          <w:rtl/>
        </w:rPr>
      </w:pPr>
      <w:r>
        <w:rPr>
          <w:rtl/>
        </w:rPr>
        <w:br w:type="textWrapping" w:clear="all"/>
      </w:r>
    </w:p>
    <w:p w14:paraId="21950605" w14:textId="2F53860C" w:rsidR="004627AB" w:rsidRPr="00CD067C" w:rsidRDefault="0018310D" w:rsidP="00B03490">
      <w:pPr>
        <w:rPr>
          <w:rtl/>
        </w:rPr>
      </w:pPr>
      <w:r w:rsidRPr="00CD067C">
        <w:rPr>
          <w:rtl/>
        </w:rPr>
        <w:lastRenderedPageBreak/>
        <w:t xml:space="preserve">"תפסיק לטחון במבה בערב שבת. זאת ארוחה חגיגית, הבנת? אם </w:t>
      </w:r>
      <w:r w:rsidR="001C5A04">
        <w:rPr>
          <w:rtl/>
        </w:rPr>
        <w:t>אימא</w:t>
      </w:r>
      <w:r w:rsidRPr="00CD067C">
        <w:rPr>
          <w:rtl/>
        </w:rPr>
        <w:t xml:space="preserve"> שלי </w:t>
      </w:r>
      <w:r w:rsidR="001C5A04">
        <w:rPr>
          <w:rtl/>
        </w:rPr>
        <w:t>הייתה</w:t>
      </w:r>
      <w:r w:rsidRPr="00CD067C">
        <w:rPr>
          <w:rtl/>
        </w:rPr>
        <w:t xml:space="preserve"> רואה אותך מחלל ככה את כבוד </w:t>
      </w:r>
      <w:r w:rsidR="004627AB" w:rsidRPr="00CD067C">
        <w:rPr>
          <w:rtl/>
        </w:rPr>
        <w:t xml:space="preserve">השבת היא </w:t>
      </w:r>
      <w:r w:rsidR="001C5A04">
        <w:rPr>
          <w:rtl/>
        </w:rPr>
        <w:t>הייתה</w:t>
      </w:r>
      <w:r w:rsidR="004627AB" w:rsidRPr="00CD067C">
        <w:rPr>
          <w:rtl/>
        </w:rPr>
        <w:t xml:space="preserve"> הורגת אותך על המקום." המשק"ית</w:t>
      </w:r>
      <w:r w:rsidR="00B03490">
        <w:rPr>
          <w:rFonts w:hint="cs"/>
          <w:rtl/>
        </w:rPr>
        <w:t xml:space="preserve"> אמרה</w:t>
      </w:r>
      <w:r w:rsidR="004627AB" w:rsidRPr="00CD067C">
        <w:rPr>
          <w:rtl/>
        </w:rPr>
        <w:t>.</w:t>
      </w:r>
    </w:p>
    <w:p w14:paraId="6D14AB2E" w14:textId="77777777" w:rsidR="004627AB" w:rsidRPr="00CD067C" w:rsidRDefault="004627AB" w:rsidP="00250000">
      <w:pPr>
        <w:rPr>
          <w:rtl/>
        </w:rPr>
      </w:pPr>
      <w:r w:rsidRPr="00CD067C">
        <w:rPr>
          <w:rtl/>
        </w:rPr>
        <w:t>"כן אלכס, חיסלת את כל מלאי הבמבה מהשקם?"</w:t>
      </w:r>
    </w:p>
    <w:p w14:paraId="4CF7FAD9" w14:textId="2767B657" w:rsidR="004627AB" w:rsidRPr="00CD067C" w:rsidRDefault="004627AB" w:rsidP="00250000">
      <w:pPr>
        <w:rPr>
          <w:rtl/>
        </w:rPr>
      </w:pPr>
      <w:r w:rsidRPr="00CD067C">
        <w:rPr>
          <w:rtl/>
        </w:rPr>
        <w:t>כשקרני השמש האחרונות נעלמו, ה</w:t>
      </w:r>
      <w:r w:rsidR="004C59E0">
        <w:rPr>
          <w:rtl/>
        </w:rPr>
        <w:t>אוויר</w:t>
      </w:r>
      <w:r w:rsidRPr="00CD067C">
        <w:rPr>
          <w:rtl/>
        </w:rPr>
        <w:t xml:space="preserve"> החל מתקרר במהירות. ענפי האקליפטוס שחבט</w:t>
      </w:r>
      <w:r w:rsidR="002E2F6C">
        <w:rPr>
          <w:rtl/>
        </w:rPr>
        <w:t>ו על שמשות החלון הדביקות של חדר</w:t>
      </w:r>
      <w:r w:rsidR="002E2F6C">
        <w:rPr>
          <w:rFonts w:hint="cs"/>
          <w:rtl/>
        </w:rPr>
        <w:t>-</w:t>
      </w:r>
      <w:r w:rsidRPr="00CD067C">
        <w:rPr>
          <w:rtl/>
        </w:rPr>
        <w:t xml:space="preserve">האוכל, החשכה הכבדה מעבר, לא הם </w:t>
      </w:r>
      <w:r w:rsidRPr="00CD067C">
        <w:rPr>
          <w:rFonts w:hint="cs"/>
          <w:rtl/>
        </w:rPr>
        <w:t xml:space="preserve">אלו </w:t>
      </w:r>
      <w:r w:rsidRPr="00CD067C">
        <w:rPr>
          <w:rtl/>
        </w:rPr>
        <w:t>שגרמו למועקה.</w:t>
      </w:r>
    </w:p>
    <w:p w14:paraId="605F297A" w14:textId="77777777" w:rsidR="004627AB" w:rsidRPr="00CD067C" w:rsidRDefault="004627AB" w:rsidP="00250000">
      <w:pPr>
        <w:rPr>
          <w:rtl/>
        </w:rPr>
      </w:pPr>
      <w:r w:rsidRPr="00CD067C">
        <w:rPr>
          <w:rtl/>
        </w:rPr>
        <w:t>"את</w:t>
      </w:r>
      <w:r w:rsidR="00705772">
        <w:rPr>
          <w:rtl/>
        </w:rPr>
        <w:t>ה נראה כמו תינוק עם הבמבה הזאת.</w:t>
      </w:r>
      <w:r w:rsidR="00705772">
        <w:rPr>
          <w:rFonts w:hint="cs"/>
          <w:rtl/>
        </w:rPr>
        <w:t xml:space="preserve"> תינוק מוזר, שגם מעשן."</w:t>
      </w:r>
    </w:p>
    <w:p w14:paraId="3DC71492" w14:textId="77777777" w:rsidR="004627AB" w:rsidRPr="00CD067C" w:rsidRDefault="00705772" w:rsidP="00250000">
      <w:pPr>
        <w:rPr>
          <w:rtl/>
        </w:rPr>
      </w:pPr>
      <w:r>
        <w:rPr>
          <w:rFonts w:hint="cs"/>
          <w:rtl/>
        </w:rPr>
        <w:t>[</w:t>
      </w:r>
      <w:r w:rsidR="004627AB" w:rsidRPr="00CD067C">
        <w:rPr>
          <w:rtl/>
        </w:rPr>
        <w:t>"בגלל זה אני גם מעשן."</w:t>
      </w:r>
    </w:p>
    <w:p w14:paraId="196D0A6B" w14:textId="77777777" w:rsidR="004627AB" w:rsidRPr="00CD067C" w:rsidRDefault="004627AB" w:rsidP="00250000">
      <w:pPr>
        <w:rPr>
          <w:rtl/>
        </w:rPr>
      </w:pPr>
      <w:r w:rsidRPr="00CD067C">
        <w:rPr>
          <w:rtl/>
        </w:rPr>
        <w:t>"מה אתה טוחן במבה?</w:t>
      </w:r>
      <w:r w:rsidR="00705772">
        <w:rPr>
          <w:rFonts w:hint="cs"/>
          <w:rtl/>
        </w:rPr>
        <w:t xml:space="preserve"> -&gt; לשפר</w:t>
      </w:r>
      <w:r w:rsidRPr="00CD067C">
        <w:rPr>
          <w:rtl/>
        </w:rPr>
        <w:t>"</w:t>
      </w:r>
      <w:r w:rsidR="00705772">
        <w:rPr>
          <w:rFonts w:hint="cs"/>
          <w:rtl/>
        </w:rPr>
        <w:t>]</w:t>
      </w:r>
    </w:p>
    <w:p w14:paraId="07357B7F" w14:textId="77777777" w:rsidR="004627AB" w:rsidRPr="00CD067C" w:rsidRDefault="004627AB" w:rsidP="00705772">
      <w:pPr>
        <w:rPr>
          <w:rtl/>
        </w:rPr>
      </w:pPr>
      <w:r w:rsidRPr="00CD067C">
        <w:rPr>
          <w:rtl/>
        </w:rPr>
        <w:t>"קח," הוא זרק את השקית ה</w:t>
      </w:r>
      <w:r w:rsidR="00705772">
        <w:rPr>
          <w:rFonts w:hint="cs"/>
          <w:rtl/>
        </w:rPr>
        <w:t xml:space="preserve">חצי </w:t>
      </w:r>
      <w:r w:rsidRPr="00CD067C">
        <w:rPr>
          <w:rtl/>
        </w:rPr>
        <w:t>מלאה מעבר לשולחן לגידי וניער פרורי במבה מידיו. "אני הולך למפקדה, לאפסן את המקרן."</w:t>
      </w:r>
    </w:p>
    <w:p w14:paraId="29CF7BB3" w14:textId="77777777" w:rsidR="004627AB" w:rsidRPr="00CD067C" w:rsidRDefault="004627AB" w:rsidP="00705772">
      <w:pPr>
        <w:rPr>
          <w:rtl/>
        </w:rPr>
      </w:pPr>
      <w:r w:rsidRPr="00CD067C">
        <w:rPr>
          <w:rtl/>
        </w:rPr>
        <w:t>גידי שלח את ידו אל שקית הבמבה</w:t>
      </w:r>
      <w:r w:rsidR="00B03490">
        <w:rPr>
          <w:rtl/>
        </w:rPr>
        <w:t xml:space="preserve">. המש"קית סטרה </w:t>
      </w:r>
      <w:r w:rsidR="00705772">
        <w:rPr>
          <w:rtl/>
        </w:rPr>
        <w:t xml:space="preserve">על </w:t>
      </w:r>
      <w:r w:rsidRPr="00CD067C">
        <w:rPr>
          <w:rtl/>
        </w:rPr>
        <w:t>יד</w:t>
      </w:r>
      <w:r w:rsidR="00705772">
        <w:rPr>
          <w:rFonts w:hint="cs"/>
          <w:rtl/>
        </w:rPr>
        <w:t>ו</w:t>
      </w:r>
      <w:r w:rsidRPr="00CD067C">
        <w:rPr>
          <w:rtl/>
        </w:rPr>
        <w:t xml:space="preserve"> הסוררת.</w:t>
      </w:r>
    </w:p>
    <w:p w14:paraId="17C93D39" w14:textId="77777777" w:rsidR="004627AB" w:rsidRPr="00CD067C" w:rsidRDefault="004627AB" w:rsidP="00250000">
      <w:pPr>
        <w:rPr>
          <w:rtl/>
        </w:rPr>
      </w:pPr>
      <w:r w:rsidRPr="00CD067C">
        <w:rPr>
          <w:rtl/>
        </w:rPr>
        <w:t>"מה?" הוא שאל בחצי עלבון.</w:t>
      </w:r>
    </w:p>
    <w:p w14:paraId="1E3E7A38" w14:textId="679E64EE" w:rsidR="004627AB" w:rsidRPr="00CD067C" w:rsidRDefault="004627AB" w:rsidP="00250000">
      <w:pPr>
        <w:rPr>
          <w:rtl/>
        </w:rPr>
      </w:pPr>
      <w:r w:rsidRPr="00CD067C">
        <w:rPr>
          <w:rtl/>
        </w:rPr>
        <w:t>"</w:t>
      </w:r>
      <w:r w:rsidR="001C5A04">
        <w:rPr>
          <w:rtl/>
        </w:rPr>
        <w:t>אימא</w:t>
      </w:r>
      <w:r w:rsidRPr="00CD067C">
        <w:rPr>
          <w:rtl/>
        </w:rPr>
        <w:t xml:space="preserve"> שלי </w:t>
      </w:r>
      <w:r w:rsidR="001C5A04">
        <w:rPr>
          <w:rtl/>
        </w:rPr>
        <w:t>הייתה</w:t>
      </w:r>
      <w:r w:rsidRPr="00CD067C">
        <w:rPr>
          <w:rtl/>
        </w:rPr>
        <w:t xml:space="preserve"> הורגת גם אותך."</w:t>
      </w:r>
    </w:p>
    <w:p w14:paraId="5DE366E5" w14:textId="77777777" w:rsidR="004627AB" w:rsidRPr="00CD067C" w:rsidRDefault="004627AB" w:rsidP="003D4DAB">
      <w:pPr>
        <w:rPr>
          <w:rtl/>
        </w:rPr>
      </w:pPr>
      <w:r w:rsidRPr="00CD067C">
        <w:rPr>
          <w:rtl/>
        </w:rPr>
        <w:t xml:space="preserve">מחוץ לאולם המואר, החושך היה </w:t>
      </w:r>
      <w:r w:rsidR="003D4DAB">
        <w:rPr>
          <w:rFonts w:hint="cs"/>
          <w:rtl/>
        </w:rPr>
        <w:t xml:space="preserve">כמעט </w:t>
      </w:r>
      <w:r w:rsidRPr="00CD067C">
        <w:rPr>
          <w:rtl/>
        </w:rPr>
        <w:t>מוחלט</w:t>
      </w:r>
      <w:r w:rsidR="003D4DAB">
        <w:rPr>
          <w:rFonts w:hint="cs"/>
          <w:rtl/>
        </w:rPr>
        <w:t>, חוץ</w:t>
      </w:r>
      <w:r w:rsidR="00E56292">
        <w:rPr>
          <w:rFonts w:hint="cs"/>
          <w:rtl/>
        </w:rPr>
        <w:t xml:space="preserve"> </w:t>
      </w:r>
      <w:r w:rsidR="003D4DAB">
        <w:rPr>
          <w:rFonts w:hint="cs"/>
          <w:rtl/>
        </w:rPr>
        <w:t>מ</w:t>
      </w:r>
      <w:r w:rsidRPr="00CD067C">
        <w:rPr>
          <w:rtl/>
        </w:rPr>
        <w:t xml:space="preserve">אורו הדליל </w:t>
      </w:r>
      <w:r w:rsidR="00705772">
        <w:rPr>
          <w:rtl/>
        </w:rPr>
        <w:t>של הפרוג'קטור שהיה תלוי על ראש עמוד בפינת המחנה</w:t>
      </w:r>
      <w:r w:rsidR="003D4DAB">
        <w:rPr>
          <w:rFonts w:hint="cs"/>
          <w:rtl/>
        </w:rPr>
        <w:t>. אלכס היטיב את אחיזתו במקרן המגושם,</w:t>
      </w:r>
      <w:r w:rsidRPr="00CD067C">
        <w:rPr>
          <w:rtl/>
        </w:rPr>
        <w:t xml:space="preserve"> ואז ראה אותו. נער צעיר חבוש כובע צמר. פניו הכהות היו מוכרות לאלכס, פנים רפויות ומוכרות.</w:t>
      </w:r>
      <w:r w:rsidR="00035320">
        <w:rPr>
          <w:rFonts w:hint="cs"/>
          <w:rtl/>
        </w:rPr>
        <w:t xml:space="preserve"> [תזכורת: אלכס אוחז במקרן]</w:t>
      </w:r>
    </w:p>
    <w:p w14:paraId="77EF5400" w14:textId="77777777" w:rsidR="004627AB" w:rsidRPr="00CD067C" w:rsidRDefault="004627AB" w:rsidP="00250000">
      <w:pPr>
        <w:rPr>
          <w:rtl/>
        </w:rPr>
      </w:pPr>
      <w:r w:rsidRPr="00CD067C">
        <w:rPr>
          <w:rtl/>
        </w:rPr>
        <w:t>הם הביטו אחד</w:t>
      </w:r>
      <w:r w:rsidR="00AD43F4">
        <w:rPr>
          <w:rtl/>
        </w:rPr>
        <w:t xml:space="preserve"> בשני, והנער עצר. הוא היה לבוש </w:t>
      </w:r>
      <w:r w:rsidRPr="00CD067C">
        <w:rPr>
          <w:rtl/>
        </w:rPr>
        <w:t>חולצה קצרה, על אף הקור החודרני.</w:t>
      </w:r>
    </w:p>
    <w:p w14:paraId="33768B06" w14:textId="77777777" w:rsidR="004627AB" w:rsidRPr="00CD067C" w:rsidRDefault="003D4DAB" w:rsidP="003D4DAB">
      <w:pPr>
        <w:rPr>
          <w:rtl/>
        </w:rPr>
      </w:pPr>
      <w:r>
        <w:rPr>
          <w:rtl/>
        </w:rPr>
        <w:t xml:space="preserve">"עצור," </w:t>
      </w:r>
      <w:r w:rsidR="004627AB" w:rsidRPr="00CD067C">
        <w:rPr>
          <w:rtl/>
        </w:rPr>
        <w:t xml:space="preserve">אלכס </w:t>
      </w:r>
      <w:r>
        <w:rPr>
          <w:rFonts w:hint="cs"/>
          <w:rtl/>
        </w:rPr>
        <w:t xml:space="preserve">אמר </w:t>
      </w:r>
      <w:r w:rsidR="004627AB" w:rsidRPr="00CD067C">
        <w:rPr>
          <w:rtl/>
        </w:rPr>
        <w:t xml:space="preserve">בערבית. </w:t>
      </w:r>
      <w:r w:rsidR="00AD43F4">
        <w:rPr>
          <w:rFonts w:hint="cs"/>
          <w:rtl/>
        </w:rPr>
        <w:t xml:space="preserve">הוא הניח את המקרן על הקרקע בלי להסיר עיניו מהנער. פחות מעשרה צעדים הפרידו ביניהם. </w:t>
      </w:r>
      <w:r w:rsidR="004627AB" w:rsidRPr="00CD067C">
        <w:rPr>
          <w:rtl/>
        </w:rPr>
        <w:t>"עצור!" ליבו החל פועם בחזקה. ה</w:t>
      </w:r>
      <w:r w:rsidR="00AD43F4">
        <w:rPr>
          <w:rFonts w:hint="cs"/>
          <w:rtl/>
        </w:rPr>
        <w:t>נער</w:t>
      </w:r>
      <w:r w:rsidR="00AD43F4">
        <w:rPr>
          <w:rtl/>
        </w:rPr>
        <w:t xml:space="preserve"> החזיק </w:t>
      </w:r>
      <w:r w:rsidR="004627AB" w:rsidRPr="00CD067C">
        <w:rPr>
          <w:rtl/>
        </w:rPr>
        <w:t>בידו</w:t>
      </w:r>
      <w:r w:rsidR="00AD43F4">
        <w:rPr>
          <w:rFonts w:hint="cs"/>
          <w:rtl/>
        </w:rPr>
        <w:t xml:space="preserve"> דבר</w:t>
      </w:r>
      <w:r>
        <w:rPr>
          <w:rFonts w:hint="cs"/>
          <w:rtl/>
        </w:rPr>
        <w:t>-</w:t>
      </w:r>
      <w:r w:rsidR="00AD43F4">
        <w:rPr>
          <w:rFonts w:hint="cs"/>
          <w:rtl/>
        </w:rPr>
        <w:t>מה</w:t>
      </w:r>
      <w:r w:rsidR="004627AB" w:rsidRPr="00CD067C">
        <w:rPr>
          <w:rtl/>
        </w:rPr>
        <w:t>, בובת פרווה ואולי רימון.</w:t>
      </w:r>
    </w:p>
    <w:p w14:paraId="65C024F1" w14:textId="6C896FD8" w:rsidR="004627AB" w:rsidRPr="00CD067C" w:rsidRDefault="00AD43F4" w:rsidP="008F0C2A">
      <w:pPr>
        <w:rPr>
          <w:rtl/>
        </w:rPr>
      </w:pPr>
      <w:r>
        <w:rPr>
          <w:rFonts w:hint="cs"/>
          <w:rtl/>
        </w:rPr>
        <w:t>אלכס</w:t>
      </w:r>
      <w:r w:rsidR="004627AB" w:rsidRPr="00CD067C">
        <w:rPr>
          <w:rtl/>
        </w:rPr>
        <w:t xml:space="preserve"> הושיט את ידו ל</w:t>
      </w:r>
      <w:r w:rsidR="003D4DAB">
        <w:rPr>
          <w:rFonts w:hint="cs"/>
          <w:rtl/>
        </w:rPr>
        <w:t>נשקו [</w:t>
      </w:r>
      <w:r w:rsidR="003D4DAB">
        <w:t>M16</w:t>
      </w:r>
      <w:r w:rsidR="003D4DAB">
        <w:rPr>
          <w:rFonts w:hint="cs"/>
          <w:rtl/>
        </w:rPr>
        <w:t xml:space="preserve"> מקוצר]</w:t>
      </w:r>
      <w:r w:rsidR="004627AB" w:rsidRPr="00CD067C">
        <w:rPr>
          <w:rtl/>
        </w:rPr>
        <w:t xml:space="preserve"> שהיה חגור על כתפו בהצלב ו</w:t>
      </w:r>
      <w:r w:rsidR="004627AB" w:rsidRPr="00CD067C">
        <w:rPr>
          <w:rFonts w:hint="cs"/>
          <w:rtl/>
        </w:rPr>
        <w:t xml:space="preserve">במקומו </w:t>
      </w:r>
      <w:r w:rsidR="004627AB" w:rsidRPr="00CD067C">
        <w:rPr>
          <w:rtl/>
        </w:rPr>
        <w:t xml:space="preserve">שלף </w:t>
      </w:r>
      <w:r w:rsidR="00E80049">
        <w:rPr>
          <w:rFonts w:hint="cs"/>
          <w:rtl/>
        </w:rPr>
        <w:t>מלמד</w:t>
      </w:r>
      <w:r w:rsidR="003D4DAB">
        <w:rPr>
          <w:rFonts w:hint="cs"/>
          <w:rtl/>
        </w:rPr>
        <w:t>-</w:t>
      </w:r>
      <w:r w:rsidR="004627AB" w:rsidRPr="00CD067C">
        <w:rPr>
          <w:rtl/>
        </w:rPr>
        <w:t>בקר.</w:t>
      </w:r>
      <w:r w:rsidR="00E80049">
        <w:rPr>
          <w:rFonts w:hint="cs"/>
          <w:rtl/>
        </w:rPr>
        <w:t xml:space="preserve"> [</w:t>
      </w:r>
      <w:r w:rsidR="00E80049" w:rsidRPr="00E80049">
        <w:t>http://he.wikipedia.org/wiki/%D7%9E%D7%9C%D7%9E%D7%93_%D7%91%D7%A7%D7%A8</w:t>
      </w:r>
      <w:r w:rsidR="00E80049">
        <w:rPr>
          <w:rFonts w:hint="cs"/>
          <w:rtl/>
        </w:rPr>
        <w:t>]</w:t>
      </w:r>
      <w:r w:rsidR="004627AB" w:rsidRPr="00CD067C">
        <w:rPr>
          <w:rtl/>
        </w:rPr>
        <w:t xml:space="preserve"> הוא </w:t>
      </w:r>
      <w:r w:rsidR="003D4DAB">
        <w:rPr>
          <w:rtl/>
        </w:rPr>
        <w:t>הושיט בפאניקה את ידו ה</w:t>
      </w:r>
      <w:r w:rsidR="003A7E9C">
        <w:rPr>
          <w:rtl/>
        </w:rPr>
        <w:t>שנייה</w:t>
      </w:r>
      <w:r w:rsidR="003D4DAB">
        <w:rPr>
          <w:rtl/>
        </w:rPr>
        <w:t>, ו</w:t>
      </w:r>
      <w:r w:rsidR="003D4DAB">
        <w:rPr>
          <w:rFonts w:hint="cs"/>
          <w:rtl/>
        </w:rPr>
        <w:t>הוציא</w:t>
      </w:r>
      <w:r w:rsidR="004627AB" w:rsidRPr="00CD067C">
        <w:rPr>
          <w:rtl/>
        </w:rPr>
        <w:t xml:space="preserve"> מסור עצמות. הוא חיטט בחגורתו וחילץ חפיסת גפרורים. אילו הפרוג'קטור היה מכובה, היה פחות חשוף לירי משולחיו של הילד</w:t>
      </w:r>
      <w:r w:rsidR="008F0C2A">
        <w:rPr>
          <w:rFonts w:hint="cs"/>
          <w:rtl/>
        </w:rPr>
        <w:t>, שהסתתרו אולי בצללים, ממתינים</w:t>
      </w:r>
      <w:r w:rsidR="004627AB" w:rsidRPr="00CD067C">
        <w:rPr>
          <w:rtl/>
        </w:rPr>
        <w:t>. היה הכרח לכבותו, מייד.</w:t>
      </w:r>
    </w:p>
    <w:p w14:paraId="1756217F" w14:textId="77777777" w:rsidR="004627AB" w:rsidRPr="00CD067C" w:rsidRDefault="008F0C2A" w:rsidP="0032136A">
      <w:pPr>
        <w:rPr>
          <w:rtl/>
        </w:rPr>
      </w:pPr>
      <w:r>
        <w:rPr>
          <w:rtl/>
        </w:rPr>
        <w:t>הוא התחיל ללכת, "עצור</w:t>
      </w:r>
      <w:r>
        <w:rPr>
          <w:rFonts w:hint="cs"/>
          <w:rtl/>
        </w:rPr>
        <w:t>,</w:t>
      </w:r>
      <w:r>
        <w:rPr>
          <w:rtl/>
        </w:rPr>
        <w:t xml:space="preserve"> ענדק</w:t>
      </w:r>
      <w:r w:rsidR="004627AB" w:rsidRPr="00CD067C">
        <w:rPr>
          <w:rtl/>
        </w:rPr>
        <w:t>," הוא צעק בערבית לילד שע</w:t>
      </w:r>
      <w:r>
        <w:rPr>
          <w:rFonts w:hint="cs"/>
          <w:rtl/>
        </w:rPr>
        <w:t>מ</w:t>
      </w:r>
      <w:r w:rsidR="004627AB" w:rsidRPr="00CD067C">
        <w:rPr>
          <w:rtl/>
        </w:rPr>
        <w:t xml:space="preserve">ד באמצע המחנה, </w:t>
      </w:r>
      <w:r w:rsidR="00A93188">
        <w:rPr>
          <w:rFonts w:hint="cs"/>
          <w:rtl/>
        </w:rPr>
        <w:t xml:space="preserve">מבטו חולף </w:t>
      </w:r>
      <w:r w:rsidR="00E56292">
        <w:rPr>
          <w:rFonts w:hint="cs"/>
          <w:rtl/>
        </w:rPr>
        <w:t xml:space="preserve">על </w:t>
      </w:r>
      <w:r w:rsidR="004608C6">
        <w:rPr>
          <w:rFonts w:hint="cs"/>
          <w:rtl/>
        </w:rPr>
        <w:t xml:space="preserve">מסתרי </w:t>
      </w:r>
      <w:r w:rsidR="00E56292">
        <w:rPr>
          <w:rFonts w:hint="cs"/>
          <w:rtl/>
        </w:rPr>
        <w:t xml:space="preserve">האפלה, </w:t>
      </w:r>
      <w:r w:rsidR="004608C6">
        <w:rPr>
          <w:rFonts w:hint="cs"/>
          <w:rtl/>
        </w:rPr>
        <w:t xml:space="preserve">כולו </w:t>
      </w:r>
      <w:r w:rsidR="004608C6" w:rsidRPr="00CD067C">
        <w:rPr>
          <w:rtl/>
        </w:rPr>
        <w:t>קטון ורך,</w:t>
      </w:r>
      <w:r w:rsidR="004608C6">
        <w:rPr>
          <w:rFonts w:hint="cs"/>
          <w:rtl/>
        </w:rPr>
        <w:t xml:space="preserve"> </w:t>
      </w:r>
      <w:r w:rsidR="004627AB" w:rsidRPr="00CD067C">
        <w:rPr>
          <w:rtl/>
        </w:rPr>
        <w:t>לבוש בחולצת טריקו דהויה שבקושי זזה עם נשימותיו. "עצור!"</w:t>
      </w:r>
    </w:p>
    <w:p w14:paraId="154694AA" w14:textId="1B9C84BE" w:rsidR="00E31ADE" w:rsidRDefault="00E31ADE" w:rsidP="00A272C0">
      <w:pPr>
        <w:rPr>
          <w:rtl/>
        </w:rPr>
      </w:pPr>
      <w:r>
        <w:rPr>
          <w:rFonts w:hint="cs"/>
          <w:rtl/>
        </w:rPr>
        <w:t>[כלי הנשק של החייל העיברי בשטחים הכבושים:</w:t>
      </w:r>
    </w:p>
    <w:p w14:paraId="5E9D3AB9" w14:textId="4D01CD08" w:rsidR="00E31ADE" w:rsidRDefault="00E31ADE" w:rsidP="00A272C0">
      <w:pPr>
        <w:rPr>
          <w:rtl/>
        </w:rPr>
      </w:pPr>
      <w:r>
        <w:rPr>
          <w:rFonts w:hint="cs"/>
          <w:rtl/>
        </w:rPr>
        <w:t>האנקול, הצבת, המסור</w:t>
      </w:r>
    </w:p>
    <w:p w14:paraId="592378DB" w14:textId="40E0584E" w:rsidR="00E31ADE" w:rsidRDefault="00E31ADE" w:rsidP="00A272C0">
      <w:pPr>
        <w:rPr>
          <w:rtl/>
        </w:rPr>
      </w:pPr>
      <w:r>
        <w:rPr>
          <w:rFonts w:hint="cs"/>
          <w:rtl/>
        </w:rPr>
        <w:t>]</w:t>
      </w:r>
    </w:p>
    <w:p w14:paraId="5E4FC6D9" w14:textId="7D5732D8" w:rsidR="004627AB" w:rsidRPr="00CD067C" w:rsidRDefault="004C59E0" w:rsidP="00A272C0">
      <w:pPr>
        <w:rPr>
          <w:rtl/>
        </w:rPr>
      </w:pPr>
      <w:r>
        <w:rPr>
          <w:rtl/>
        </w:rPr>
        <w:t>פתאום</w:t>
      </w:r>
      <w:r w:rsidR="004627AB" w:rsidRPr="00CD067C">
        <w:rPr>
          <w:rtl/>
        </w:rPr>
        <w:t xml:space="preserve"> ק</w:t>
      </w:r>
      <w:r w:rsidR="00E56292">
        <w:rPr>
          <w:rtl/>
        </w:rPr>
        <w:t xml:space="preserve">פא על עומדו. הוא לא טעה, </w:t>
      </w:r>
      <w:r w:rsidR="00E56292">
        <w:rPr>
          <w:rFonts w:hint="cs"/>
          <w:rtl/>
        </w:rPr>
        <w:t>נשמעו</w:t>
      </w:r>
      <w:r w:rsidR="004627AB" w:rsidRPr="00CD067C">
        <w:rPr>
          <w:rtl/>
        </w:rPr>
        <w:t xml:space="preserve"> נקישות. הוא </w:t>
      </w:r>
      <w:r w:rsidR="00E50A88">
        <w:rPr>
          <w:rFonts w:hint="cs"/>
          <w:rtl/>
        </w:rPr>
        <w:t>נעץ</w:t>
      </w:r>
      <w:r w:rsidR="004627AB" w:rsidRPr="00CD067C">
        <w:rPr>
          <w:rtl/>
        </w:rPr>
        <w:t xml:space="preserve"> מבטו </w:t>
      </w:r>
      <w:r w:rsidR="00A272C0">
        <w:rPr>
          <w:rFonts w:hint="cs"/>
          <w:rtl/>
        </w:rPr>
        <w:t>ב</w:t>
      </w:r>
      <w:r w:rsidR="004627AB" w:rsidRPr="00CD067C">
        <w:rPr>
          <w:rtl/>
        </w:rPr>
        <w:t xml:space="preserve">ילד, עיני שניהם היו קרועות לרווחה </w:t>
      </w:r>
      <w:r w:rsidR="004608C6">
        <w:rPr>
          <w:rFonts w:hint="cs"/>
          <w:rtl/>
        </w:rPr>
        <w:t>ב</w:t>
      </w:r>
      <w:r w:rsidR="004627AB" w:rsidRPr="00CD067C">
        <w:rPr>
          <w:rtl/>
        </w:rPr>
        <w:t>פחד מוות. הילד נקש</w:t>
      </w:r>
      <w:r w:rsidR="004608C6">
        <w:rPr>
          <w:rFonts w:hint="cs"/>
          <w:rtl/>
        </w:rPr>
        <w:t xml:space="preserve"> שוב</w:t>
      </w:r>
      <w:r w:rsidR="004627AB" w:rsidRPr="00CD067C">
        <w:rPr>
          <w:rtl/>
        </w:rPr>
        <w:t xml:space="preserve"> בשיניו, ו</w:t>
      </w:r>
      <w:r>
        <w:rPr>
          <w:rtl/>
        </w:rPr>
        <w:t>פתאום</w:t>
      </w:r>
      <w:r w:rsidR="004627AB" w:rsidRPr="00CD067C">
        <w:rPr>
          <w:rtl/>
        </w:rPr>
        <w:t xml:space="preserve"> מכנסיו התכהו ושלולית קטנה נוצרה בין רגליו.</w:t>
      </w:r>
    </w:p>
    <w:p w14:paraId="358C5823" w14:textId="5803C610" w:rsidR="004627AB" w:rsidRDefault="00E56292" w:rsidP="00E50A88">
      <w:pPr>
        <w:rPr>
          <w:rtl/>
        </w:rPr>
      </w:pPr>
      <w:r>
        <w:rPr>
          <w:rtl/>
        </w:rPr>
        <w:t>"מה יש לך ביד?" אלכס</w:t>
      </w:r>
      <w:r>
        <w:rPr>
          <w:rFonts w:hint="cs"/>
          <w:rtl/>
        </w:rPr>
        <w:t xml:space="preserve"> צרח</w:t>
      </w:r>
      <w:r w:rsidR="004627AB" w:rsidRPr="00CD067C">
        <w:rPr>
          <w:rtl/>
        </w:rPr>
        <w:t xml:space="preserve"> בערבית. "מה יש לך ביד?" הוא הגיע לביתן וכ</w:t>
      </w:r>
      <w:r>
        <w:rPr>
          <w:rtl/>
        </w:rPr>
        <w:t>יבה את ה</w:t>
      </w:r>
      <w:r>
        <w:rPr>
          <w:rFonts w:hint="cs"/>
          <w:rtl/>
        </w:rPr>
        <w:t xml:space="preserve">פרוג'קטור, אבל נותר </w:t>
      </w:r>
      <w:r w:rsidR="00AE5F39">
        <w:rPr>
          <w:rFonts w:hint="cs"/>
          <w:rtl/>
        </w:rPr>
        <w:t>מו</w:t>
      </w:r>
      <w:r>
        <w:rPr>
          <w:rFonts w:hint="cs"/>
          <w:rtl/>
        </w:rPr>
        <w:t>אר מחדר האוכל</w:t>
      </w:r>
      <w:r w:rsidR="00AE5F39">
        <w:rPr>
          <w:rFonts w:hint="cs"/>
          <w:rtl/>
        </w:rPr>
        <w:t>, וחשוף, עצמות האגן, עצם הלסת</w:t>
      </w:r>
      <w:r w:rsidR="004627AB" w:rsidRPr="00CD067C">
        <w:rPr>
          <w:rtl/>
        </w:rPr>
        <w:t xml:space="preserve">. </w:t>
      </w:r>
      <w:r w:rsidR="00AE5F39">
        <w:rPr>
          <w:rFonts w:hint="cs"/>
          <w:rtl/>
        </w:rPr>
        <w:t xml:space="preserve">השקע בין השכמות, מעורטל לגמרי מאחור. </w:t>
      </w:r>
      <w:r w:rsidR="004627AB" w:rsidRPr="00CD067C">
        <w:rPr>
          <w:rtl/>
        </w:rPr>
        <w:t>הנ</w:t>
      </w:r>
      <w:r>
        <w:rPr>
          <w:rtl/>
        </w:rPr>
        <w:t xml:space="preserve">ער השליך לעברו </w:t>
      </w:r>
      <w:r w:rsidR="00E50A88">
        <w:rPr>
          <w:rFonts w:hint="cs"/>
          <w:rtl/>
        </w:rPr>
        <w:t>חפץ</w:t>
      </w:r>
      <w:r>
        <w:rPr>
          <w:rtl/>
        </w:rPr>
        <w:t xml:space="preserve"> שהתגלגל ב</w:t>
      </w:r>
      <w:r>
        <w:rPr>
          <w:rFonts w:hint="cs"/>
          <w:rtl/>
        </w:rPr>
        <w:t>צליל</w:t>
      </w:r>
      <w:r w:rsidR="004627AB" w:rsidRPr="00CD067C">
        <w:rPr>
          <w:rtl/>
        </w:rPr>
        <w:t xml:space="preserve"> מתכתי מבשר רעות על רצפת הבטון של הביתן ונעלם. אלכס רץ בין החביות המחלידות והשלטים המתקלפים</w:t>
      </w:r>
      <w:r w:rsidR="004608C6">
        <w:rPr>
          <w:rFonts w:hint="cs"/>
          <w:rtl/>
        </w:rPr>
        <w:t>, חייל שפר הופעתך!</w:t>
      </w:r>
      <w:r w:rsidR="004627AB" w:rsidRPr="00CD067C">
        <w:rPr>
          <w:rtl/>
        </w:rPr>
        <w:t xml:space="preserve"> </w:t>
      </w:r>
      <w:r w:rsidR="004608C6">
        <w:rPr>
          <w:rFonts w:hint="cs"/>
          <w:rtl/>
        </w:rPr>
        <w:t>[</w:t>
      </w:r>
      <w:r w:rsidR="004627AB" w:rsidRPr="00CD067C">
        <w:rPr>
          <w:rtl/>
        </w:rPr>
        <w:t>הפוקדים על החייל</w:t>
      </w:r>
      <w:r w:rsidR="002508DB">
        <w:rPr>
          <w:rFonts w:hint="cs"/>
          <w:rtl/>
        </w:rPr>
        <w:t>ים</w:t>
      </w:r>
      <w:r w:rsidR="004627AB" w:rsidRPr="00CD067C">
        <w:rPr>
          <w:rtl/>
        </w:rPr>
        <w:t xml:space="preserve"> </w:t>
      </w:r>
      <w:r w:rsidR="002508DB">
        <w:rPr>
          <w:rFonts w:hint="cs"/>
          <w:rtl/>
        </w:rPr>
        <w:t>ל</w:t>
      </w:r>
      <w:r w:rsidR="002508DB">
        <w:rPr>
          <w:rtl/>
        </w:rPr>
        <w:t>שפר הופעת</w:t>
      </w:r>
      <w:r w:rsidR="002508DB">
        <w:rPr>
          <w:rFonts w:hint="cs"/>
          <w:rtl/>
        </w:rPr>
        <w:t>ם</w:t>
      </w:r>
      <w:r w:rsidR="004627AB" w:rsidRPr="00CD067C">
        <w:rPr>
          <w:rtl/>
        </w:rPr>
        <w:t xml:space="preserve"> ופוסקים שהמחנה </w:t>
      </w:r>
      <w:r w:rsidR="002508DB">
        <w:rPr>
          <w:rFonts w:hint="cs"/>
          <w:rtl/>
        </w:rPr>
        <w:t xml:space="preserve">הוא </w:t>
      </w:r>
      <w:r w:rsidR="004627AB" w:rsidRPr="00CD067C">
        <w:rPr>
          <w:rtl/>
        </w:rPr>
        <w:t>בית</w:t>
      </w:r>
      <w:r w:rsidR="002508DB">
        <w:rPr>
          <w:rFonts w:hint="cs"/>
          <w:rtl/>
        </w:rPr>
        <w:t>ם ועליהם</w:t>
      </w:r>
      <w:r w:rsidR="004627AB" w:rsidRPr="00CD067C">
        <w:rPr>
          <w:rtl/>
        </w:rPr>
        <w:t xml:space="preserve"> </w:t>
      </w:r>
      <w:r w:rsidR="002508DB">
        <w:rPr>
          <w:rFonts w:hint="cs"/>
          <w:rtl/>
        </w:rPr>
        <w:t>ל</w:t>
      </w:r>
      <w:r w:rsidR="004627AB" w:rsidRPr="00CD067C">
        <w:rPr>
          <w:rtl/>
        </w:rPr>
        <w:t>שמור עליו.</w:t>
      </w:r>
      <w:r w:rsidR="004608C6">
        <w:rPr>
          <w:rFonts w:hint="cs"/>
          <w:rtl/>
        </w:rPr>
        <w:t>]</w:t>
      </w:r>
      <w:r w:rsidR="004627AB" w:rsidRPr="00CD067C">
        <w:rPr>
          <w:rtl/>
        </w:rPr>
        <w:t xml:space="preserve"> </w:t>
      </w:r>
      <w:r w:rsidR="004627AB" w:rsidRPr="00CD067C">
        <w:rPr>
          <w:rtl/>
        </w:rPr>
        <w:lastRenderedPageBreak/>
        <w:t xml:space="preserve">הבל פיו </w:t>
      </w:r>
      <w:r w:rsidR="00E50A88">
        <w:rPr>
          <w:rFonts w:hint="cs"/>
          <w:rtl/>
        </w:rPr>
        <w:t>מ</w:t>
      </w:r>
      <w:r w:rsidR="004627AB" w:rsidRPr="00CD067C">
        <w:rPr>
          <w:rtl/>
        </w:rPr>
        <w:t xml:space="preserve">תעבה לאדים סמיכים בחשכת הלילה, רגלו נתקעה בעמוד בולט והוא כשל </w:t>
      </w:r>
      <w:r>
        <w:rPr>
          <w:rFonts w:hint="cs"/>
          <w:rtl/>
        </w:rPr>
        <w:t>ברעש</w:t>
      </w:r>
      <w:r w:rsidR="004627AB" w:rsidRPr="00CD067C">
        <w:rPr>
          <w:rtl/>
        </w:rPr>
        <w:t xml:space="preserve"> של משהו </w:t>
      </w:r>
      <w:r w:rsidR="004608C6">
        <w:rPr>
          <w:rtl/>
        </w:rPr>
        <w:t>נשבר בגופו, אבל הצליח לקרטע ל</w:t>
      </w:r>
      <w:r w:rsidR="002E2F6C">
        <w:rPr>
          <w:rFonts w:hint="cs"/>
          <w:rtl/>
        </w:rPr>
        <w:t>חדר-</w:t>
      </w:r>
      <w:r w:rsidR="004608C6">
        <w:rPr>
          <w:rFonts w:hint="cs"/>
          <w:rtl/>
        </w:rPr>
        <w:t>האוכל</w:t>
      </w:r>
      <w:r w:rsidR="004627AB" w:rsidRPr="00CD067C">
        <w:rPr>
          <w:rtl/>
        </w:rPr>
        <w:t xml:space="preserve"> להזעיק עזרה.</w:t>
      </w:r>
    </w:p>
    <w:p w14:paraId="23D23A9E" w14:textId="531F7AF7" w:rsidR="00533814" w:rsidRDefault="00533814" w:rsidP="00E50A88">
      <w:pPr>
        <w:rPr>
          <w:rtl/>
        </w:rPr>
      </w:pPr>
    </w:p>
    <w:p w14:paraId="3AB45731" w14:textId="77777777" w:rsidR="00533814" w:rsidRDefault="00533814" w:rsidP="00533814">
      <w:pPr>
        <w:rPr>
          <w:rtl/>
        </w:rPr>
      </w:pPr>
      <w:r>
        <w:rPr>
          <w:rFonts w:cs="Times New Roman"/>
          <w:rtl/>
        </w:rPr>
        <w:t>תיקון בקשר ללילה בצבא:</w:t>
      </w:r>
    </w:p>
    <w:p w14:paraId="79BD3F14" w14:textId="3381B497" w:rsidR="00533814" w:rsidRDefault="00533814" w:rsidP="00533814">
      <w:pPr>
        <w:rPr>
          <w:rtl/>
        </w:rPr>
      </w:pPr>
      <w:r>
        <w:rPr>
          <w:rFonts w:cs="Times New Roman"/>
          <w:rtl/>
        </w:rPr>
        <w:t xml:space="preserve">יצא שם כלב, הנער הערבי שאלכס טעה בחושך לחשוב שהוא ילד זרק לכיוונו רימון כשמישהו יצא מחדר האוכל (אלכס יצא מתוך אינטואיציה, הוא חשב שזה סתם לשאוף אויר אבל זה היה </w:t>
      </w:r>
      <w:r>
        <w:t>premonition</w:t>
      </w:r>
      <w:r>
        <w:rPr>
          <w:rFonts w:cs="Times New Roman"/>
          <w:rtl/>
        </w:rPr>
        <w:t>, המישהו האחר יצא לראות מה קרה לו) ואלכס ניסה לרדוף אחריו ונפל, הוא זרק רימון ואז איברים חמים ולחים נזרקו עליו, קרועים, הוא חשב שזה חברו אבל זה היה הכלב של הבסיס. היו כמה רגעים נוראים שהוא חשב שבגללו ובגלל פחדו החבר נפצע, ושכב קפוא על האדמה עם שבר ברגל, מעדיף למות.</w:t>
      </w:r>
    </w:p>
    <w:p w14:paraId="641E005E" w14:textId="2B583F6C" w:rsidR="004608C6" w:rsidRDefault="004608C6" w:rsidP="004608C6">
      <w:pPr>
        <w:rPr>
          <w:rtl/>
        </w:rPr>
      </w:pPr>
    </w:p>
    <w:p w14:paraId="7385E69A" w14:textId="72EC9003" w:rsidR="00F337B4" w:rsidRDefault="00F337B4" w:rsidP="004608C6">
      <w:pPr>
        <w:rPr>
          <w:rtl/>
        </w:rPr>
      </w:pPr>
    </w:p>
    <w:p w14:paraId="24EA6139" w14:textId="6AEBC655" w:rsidR="00B028CA" w:rsidRDefault="00B028CA" w:rsidP="00B028CA">
      <w:pPr>
        <w:pStyle w:val="Heading2"/>
        <w:rPr>
          <w:rtl/>
        </w:rPr>
      </w:pPr>
      <w:r>
        <w:rPr>
          <w:rFonts w:hint="cs"/>
          <w:rtl/>
        </w:rPr>
        <w:t>ביקור באנגליה</w:t>
      </w:r>
    </w:p>
    <w:p w14:paraId="4EA088AB" w14:textId="77777777" w:rsidR="00B028CA" w:rsidRDefault="00B028CA" w:rsidP="00B028CA">
      <w:pPr>
        <w:rPr>
          <w:rFonts w:cs="Times New Roman"/>
          <w:rtl/>
        </w:rPr>
      </w:pPr>
      <w:r w:rsidRPr="000853C1">
        <w:rPr>
          <w:rFonts w:cs="Times New Roman"/>
          <w:rtl/>
        </w:rPr>
        <w:t>שיחה עם אלכס ותיאו בן 9</w:t>
      </w:r>
      <w:r>
        <w:rPr>
          <w:rFonts w:cs="Times New Roman" w:hint="cs"/>
          <w:rtl/>
        </w:rPr>
        <w:t>:</w:t>
      </w:r>
    </w:p>
    <w:p w14:paraId="7FA7F477" w14:textId="77777777" w:rsidR="00B028CA" w:rsidRDefault="00B028CA" w:rsidP="00B028CA">
      <w:pPr>
        <w:rPr>
          <w:rtl/>
        </w:rPr>
      </w:pPr>
      <w:r>
        <w:rPr>
          <w:rFonts w:cs="Times New Roman"/>
          <w:rtl/>
        </w:rPr>
        <w:t>אתה יודע מה הדבר הכי מצחיק ששמעתי בחיים? זה היה בשיעור מדעים. וכאן תיאו מחכה בסבלנות שאלכס ירים את ראשו. המורה סיפרה לנו שלנחש יש זנב. זה כל-כך מצחיק! איך יש לו זנב?</w:t>
      </w:r>
    </w:p>
    <w:p w14:paraId="695A6C18" w14:textId="77777777" w:rsidR="00B028CA" w:rsidRDefault="00B028CA" w:rsidP="00B028CA">
      <w:pPr>
        <w:rPr>
          <w:rtl/>
        </w:rPr>
      </w:pPr>
      <w:r>
        <w:rPr>
          <w:rFonts w:cs="Times New Roman"/>
          <w:rtl/>
        </w:rPr>
        <w:t>כן, הקצה התחתון של הגוף שלו נקרא הזנב.</w:t>
      </w:r>
    </w:p>
    <w:p w14:paraId="4CF1C017" w14:textId="77777777" w:rsidR="00B028CA" w:rsidRDefault="00B028CA" w:rsidP="00B028CA">
      <w:pPr>
        <w:rPr>
          <w:rtl/>
        </w:rPr>
      </w:pPr>
      <w:r>
        <w:rPr>
          <w:rFonts w:cs="Times New Roman"/>
          <w:rtl/>
        </w:rPr>
        <w:t>הנחש הוא רק זנב עם ראש תקוע בקצה! איך התפקעתי מצחוק. אבל טלכס, הוא הרצין פתאם, בג'ונגל יש קניבלים?</w:t>
      </w:r>
    </w:p>
    <w:p w14:paraId="7163175B" w14:textId="77777777" w:rsidR="00B028CA" w:rsidRDefault="00B028CA" w:rsidP="00B028CA">
      <w:pPr>
        <w:rPr>
          <w:rtl/>
        </w:rPr>
      </w:pPr>
      <w:r>
        <w:rPr>
          <w:rFonts w:cs="Times New Roman"/>
          <w:rtl/>
        </w:rPr>
        <w:t>אולי היו, פעם.</w:t>
      </w:r>
    </w:p>
    <w:p w14:paraId="0183F892" w14:textId="77777777" w:rsidR="00B028CA" w:rsidRDefault="00B028CA" w:rsidP="00B028CA">
      <w:pPr>
        <w:rPr>
          <w:rtl/>
        </w:rPr>
      </w:pPr>
      <w:r>
        <w:rPr>
          <w:rFonts w:cs="Times New Roman"/>
          <w:rtl/>
        </w:rPr>
        <w:t>אז זה אמיתי? הקניבלים, זה אמיתי?</w:t>
      </w:r>
    </w:p>
    <w:p w14:paraId="3EE3ABEA" w14:textId="77777777" w:rsidR="00B028CA" w:rsidRDefault="00B028CA" w:rsidP="00B028CA">
      <w:pPr>
        <w:rPr>
          <w:rtl/>
        </w:rPr>
      </w:pPr>
      <w:r>
        <w:rPr>
          <w:rFonts w:cs="Times New Roman"/>
          <w:rtl/>
        </w:rPr>
        <w:t>זה היה אמיתי, פעם. אבל זה לא הדבר הכי נורא שבני אדם יושים איד לשני. אבל כשתיאו נרעה מזועזע הוא מיהר להוסיף, חוץ מזה, הקניבלים אכלו רק את האויבים שלהם, בחיים הם לא יאכלו אותך, אתה תבוא לנגן להם.</w:t>
      </w:r>
    </w:p>
    <w:p w14:paraId="3F4716A9" w14:textId="2D0A1276" w:rsidR="00B028CA" w:rsidRDefault="00B028CA" w:rsidP="00B028CA">
      <w:pPr>
        <w:rPr>
          <w:rFonts w:cs="Times New Roman"/>
          <w:rtl/>
        </w:rPr>
      </w:pPr>
      <w:r>
        <w:rPr>
          <w:rFonts w:cs="Times New Roman"/>
          <w:rtl/>
        </w:rPr>
        <w:t>אז בג'ונגל יש גם נחשים וגם קניבלים, תיאו מילמל. לא נראה לי שזה מקום בשבילי.</w:t>
      </w:r>
    </w:p>
    <w:p w14:paraId="767301D8" w14:textId="351AB886" w:rsidR="004A32F5" w:rsidRDefault="004A32F5" w:rsidP="00B028CA">
      <w:pPr>
        <w:rPr>
          <w:rFonts w:cs="Times New Roman"/>
          <w:rtl/>
        </w:rPr>
      </w:pPr>
    </w:p>
    <w:p w14:paraId="5D25CCA9" w14:textId="0E296363" w:rsidR="004A32F5" w:rsidRDefault="004A32F5" w:rsidP="00B028CA">
      <w:pPr>
        <w:rPr>
          <w:rFonts w:cs="Times New Roman"/>
          <w:rtl/>
        </w:rPr>
      </w:pPr>
    </w:p>
    <w:p w14:paraId="3077C55A" w14:textId="77777777" w:rsidR="004A32F5" w:rsidRPr="004A32F5" w:rsidRDefault="004A32F5" w:rsidP="004A32F5">
      <w:pPr>
        <w:rPr>
          <w:rFonts w:cs="Times New Roman"/>
          <w:rtl/>
        </w:rPr>
      </w:pPr>
      <w:r w:rsidRPr="004A32F5">
        <w:rPr>
          <w:rFonts w:cs="Times New Roman"/>
          <w:rtl/>
        </w:rPr>
        <w:t>אלכס החייל חוזר לאנגליה בתור חייל בודד אחרי מסע כומתה</w:t>
      </w:r>
    </w:p>
    <w:p w14:paraId="4D39FAC2" w14:textId="77777777" w:rsidR="004A32F5" w:rsidRPr="004A32F5" w:rsidRDefault="004A32F5" w:rsidP="004A32F5">
      <w:pPr>
        <w:rPr>
          <w:rFonts w:cs="Times New Roman"/>
          <w:rtl/>
        </w:rPr>
      </w:pPr>
      <w:r w:rsidRPr="004A32F5">
        <w:rPr>
          <w:rFonts w:cs="Times New Roman"/>
          <w:rtl/>
        </w:rPr>
        <w:t xml:space="preserve">אתה באמת מה'חמחצים' הזה? אמא שלו התעניינה </w:t>
      </w:r>
      <w:r w:rsidRPr="004A32F5">
        <w:rPr>
          <w:rFonts w:cs="Times New Roman"/>
        </w:rPr>
        <w:t>cursorly</w:t>
      </w:r>
      <w:r w:rsidRPr="004A32F5">
        <w:rPr>
          <w:rFonts w:cs="Times New Roman"/>
          <w:rtl/>
        </w:rPr>
        <w:t>, ולא ניתן לומר שלא הקדישה לו דקת מחשבה בשנה האחרונה כי את שם החטיבה שלו בכל זאת השתדלה לבטא בעברית. היא זכרה אותה מהשיחה עם הצוות הפדגוגי, כשהוזעקה ארצה בעיצומו של חוק לימודיו.</w:t>
      </w:r>
    </w:p>
    <w:p w14:paraId="4455C283" w14:textId="77777777" w:rsidR="004A32F5" w:rsidRPr="004A32F5" w:rsidRDefault="004A32F5" w:rsidP="004A32F5">
      <w:pPr>
        <w:rPr>
          <w:rFonts w:cs="Times New Roman"/>
          <w:rtl/>
        </w:rPr>
      </w:pPr>
      <w:r w:rsidRPr="004A32F5">
        <w:rPr>
          <w:rFonts w:cs="Times New Roman"/>
          <w:rtl/>
        </w:rPr>
        <w:t>נראה לי שאני אסע להרטפורדשייר, הוא ענה.</w:t>
      </w:r>
    </w:p>
    <w:p w14:paraId="2913F3DB" w14:textId="77777777" w:rsidR="004A32F5" w:rsidRPr="004A32F5" w:rsidRDefault="004A32F5" w:rsidP="004A32F5">
      <w:pPr>
        <w:rPr>
          <w:rFonts w:cs="Times New Roman"/>
          <w:rtl/>
        </w:rPr>
      </w:pPr>
      <w:r w:rsidRPr="004A32F5">
        <w:rPr>
          <w:rFonts w:cs="Times New Roman"/>
          <w:rtl/>
        </w:rPr>
        <w:t>הרטפורדשייר?? ואיך תפגוש את כל החברים?</w:t>
      </w:r>
    </w:p>
    <w:p w14:paraId="64D68755" w14:textId="09FDC68A" w:rsidR="004A32F5" w:rsidRDefault="004A32F5" w:rsidP="004A32F5">
      <w:pPr>
        <w:rPr>
          <w:rFonts w:cs="Times New Roman"/>
          <w:rtl/>
        </w:rPr>
      </w:pPr>
      <w:r w:rsidRPr="004A32F5">
        <w:rPr>
          <w:rFonts w:cs="Times New Roman"/>
          <w:rtl/>
        </w:rPr>
        <w:t xml:space="preserve">מי שיתעניין יבוא אלי. הוא לא פרק את התיק אפילו, אלא פשוט נסע חזרה לויקטוריה ומשם ברכבת לסבא שלו. כל אחד מחבריו היה מסיע אותו, אבל הוא לא חיכה אפילו רגע רדיואקטיבי נוסף. ובליבו חשב, בכל זאת אני מצליח לזהות את זה מייד, ואין לזה שהות למעוך אותי. לא כמו איזה מסכן אחד שנמצא תחת דבר כזה עד גיל חמישים, ורק אז נפקחות עיניו. ו </w:t>
      </w:r>
      <w:r w:rsidRPr="004A32F5">
        <w:rPr>
          <w:rFonts w:cs="Times New Roman"/>
          <w:rtl/>
        </w:rPr>
        <w:lastRenderedPageBreak/>
        <w:t>כשהגיע לסבו כבר היה שתוי באופן נעים ביותר, ודבר ראשון אחרי שהתמקם לו בחדר הכחול שאהב התקשר לאותו סוחר שהכיר והיה לו מספיק כסף לקנות אצלו מכל המבחר.</w:t>
      </w:r>
    </w:p>
    <w:p w14:paraId="378804C5" w14:textId="77777777" w:rsidR="00B028CA" w:rsidRDefault="00B028CA" w:rsidP="00B028CA">
      <w:pPr>
        <w:rPr>
          <w:rtl/>
        </w:rPr>
      </w:pPr>
    </w:p>
    <w:p w14:paraId="785DBCD8" w14:textId="6437FC86" w:rsidR="00F337B4" w:rsidRDefault="00F337B4" w:rsidP="00B028CA">
      <w:pPr>
        <w:pStyle w:val="Heading3"/>
        <w:rPr>
          <w:rtl/>
        </w:rPr>
      </w:pPr>
      <w:r>
        <w:rPr>
          <w:rFonts w:hint="cs"/>
          <w:rtl/>
        </w:rPr>
        <w:t>סופי וקולין מתחתנים</w:t>
      </w:r>
      <w:r w:rsidR="000B3C5B">
        <w:rPr>
          <w:rFonts w:hint="cs"/>
          <w:rtl/>
        </w:rPr>
        <w:t xml:space="preserve"> </w:t>
      </w:r>
      <w:r w:rsidR="000B3C5B">
        <w:rPr>
          <w:rFonts w:cs="Arial"/>
          <w:rtl/>
        </w:rPr>
        <w:t>–</w:t>
      </w:r>
      <w:r w:rsidR="000B3C5B">
        <w:rPr>
          <w:rFonts w:hint="cs"/>
          <w:rtl/>
        </w:rPr>
        <w:t xml:space="preserve"> פאראסייט? פאראזזזזיט!</w:t>
      </w:r>
    </w:p>
    <w:p w14:paraId="682E0097" w14:textId="77777777" w:rsidR="00080EB7" w:rsidRDefault="00F337B4" w:rsidP="004608C6">
      <w:pPr>
        <w:rPr>
          <w:rtl/>
        </w:rPr>
      </w:pPr>
      <w:r>
        <w:rPr>
          <w:rFonts w:hint="cs"/>
          <w:rtl/>
        </w:rPr>
        <w:t xml:space="preserve">לכבוד חתונת אחותו, אלכס קיבל 5 ימי חופש מהצבא. הדבר נקבע במיוחד לפי הבחירה שלו </w:t>
      </w:r>
      <w:r>
        <w:rPr>
          <w:rtl/>
        </w:rPr>
        <w:t>–</w:t>
      </w:r>
      <w:r>
        <w:rPr>
          <w:rFonts w:hint="cs"/>
          <w:rtl/>
        </w:rPr>
        <w:t xml:space="preserve"> במרווח בין קורס קצינים להשלמה החיילית [לבדוק אם יש]. בתור מיועד למ"מ טרי בפלוגת צנחנים לא מהיוקרתיות והנחשקות שבהן, [בדיקות וגו'] הוא כבר היה סג"ם הופמן, ואם ימות יהפוך במיידית לסגן, למשל אם המטוס יתפוצץ באויר, אבל המטוס לא התפוצץ ומי שכן היה אימא שלו, כשהתברר שהוא לא הביא איתו שום בגד מישראל. בעצם, הוא בא רק עם תיק גב שהיה בו כלי רחצה ומתנה לחתונה - ???</w:t>
      </w:r>
      <w:r w:rsidR="00080EB7">
        <w:rPr>
          <w:rFonts w:hint="cs"/>
          <w:rtl/>
        </w:rPr>
        <w:t xml:space="preserve"> הוא לא הביא בגדים. לא משנה כמה הוא אמר שבכל מקרה לא היה לו שום בגד שמתאים לקבלת פנים לחתונה במלון ב--- [???] אתה ממש מכביד עלי, ממש! למארק דווקא היו בגדים סבירים </w:t>
      </w:r>
      <w:r w:rsidR="00080EB7">
        <w:rPr>
          <w:rtl/>
        </w:rPr>
        <w:t>–</w:t>
      </w:r>
      <w:r w:rsidR="00080EB7">
        <w:rPr>
          <w:rFonts w:hint="cs"/>
          <w:rtl/>
        </w:rPr>
        <w:t xml:space="preserve"> הוא קיבל תארים, הוא קיבל פרסים, הוא נשא דברים לא רק בכנסים למתימטיקאים שבהם מעטים זוכרים להתסרק (וגם אלו שזוכרים לא תמיד טורחים) או להחליף את החולצה עם כתמים מארוחת הבוקר, הוא נשא דברים גם בטקסים להענקת מלגות, ובנוסף הוא הגיע לקונצרט של תיאו, כי הוא נסע הרבה מאד לחו"ל, וחו"ל אצלו היו מקומות עם מוסדות איכות ללימוד וחקר המתימטיקה התיאורטית, [הטהורה??] ולא מקומות עם הגלים המשובחים ביותר לגלישה. אני אלך עם יסמין, אלכס ניסה, נלך ביחד את לא צריכה לבוא איתי. </w:t>
      </w:r>
    </w:p>
    <w:p w14:paraId="1E42EF1C" w14:textId="4D8D4157" w:rsidR="00F337B4" w:rsidRDefault="00080EB7" w:rsidP="004608C6">
      <w:pPr>
        <w:rPr>
          <w:rtl/>
        </w:rPr>
      </w:pPr>
      <w:r>
        <w:rPr>
          <w:rFonts w:hint="cs"/>
          <w:rtl/>
        </w:rPr>
        <w:t>תלך עם יסמין?? זה מה שאמור לעשות אותי מאושרת עכשו תגיד לי? אין לך שום כבוד לכסף, שום כבוד, רק להוציא ולהוציא פרזיט שכמותך. (הכינוי פרזיט היה שגור בפיה וגם בפי אביו. היא אמרה פ</w:t>
      </w:r>
      <w:r w:rsidR="000B3C5B">
        <w:rPr>
          <w:rFonts w:hint="cs"/>
          <w:rtl/>
        </w:rPr>
        <w:t>א</w:t>
      </w:r>
      <w:r>
        <w:rPr>
          <w:rFonts w:hint="cs"/>
          <w:rtl/>
        </w:rPr>
        <w:t>ר</w:t>
      </w:r>
      <w:r w:rsidR="000B3C5B">
        <w:rPr>
          <w:rFonts w:hint="cs"/>
          <w:rtl/>
        </w:rPr>
        <w:t>א</w:t>
      </w:r>
      <w:r>
        <w:rPr>
          <w:rFonts w:hint="cs"/>
          <w:rtl/>
        </w:rPr>
        <w:t>סייט ואבי</w:t>
      </w:r>
      <w:r w:rsidR="000B3C5B">
        <w:rPr>
          <w:rFonts w:hint="cs"/>
          <w:rtl/>
        </w:rPr>
        <w:t>ו</w:t>
      </w:r>
      <w:r>
        <w:rPr>
          <w:rFonts w:hint="cs"/>
          <w:rtl/>
        </w:rPr>
        <w:t xml:space="preserve"> </w:t>
      </w:r>
      <w:r w:rsidR="000B3C5B">
        <w:rPr>
          <w:rtl/>
        </w:rPr>
        <w:t>–</w:t>
      </w:r>
      <w:r>
        <w:rPr>
          <w:rFonts w:hint="cs"/>
          <w:rtl/>
        </w:rPr>
        <w:t xml:space="preserve"> </w:t>
      </w:r>
      <w:r w:rsidR="000B3C5B">
        <w:rPr>
          <w:rFonts w:hint="cs"/>
          <w:rtl/>
        </w:rPr>
        <w:t>פאראזזזזיט! באופן כזה שה-זזזז לא היו מזמזמים כפי שהם אמורים אלא חחחחורקים. איך הוא עשה זאת, אין לדעת. חחחחריקות עמוקות, שורטות.)</w:t>
      </w:r>
      <w:r w:rsidR="00476256">
        <w:rPr>
          <w:rFonts w:hint="cs"/>
          <w:rtl/>
        </w:rPr>
        <w:t xml:space="preserve"> היה הנטל הכספי הכבד של הטיסות. הכל נפל על כתפיהם. דווקא על הטיסה הספציפית הזאת הוא שילם, אבל מה זה קשור בכלל? מה עם כל הטיסות האחרות? והכביסות, והגיהוצים והבישולים שתמיד הכינו לו (כלומר לא מאז ששולח לישראל, אבל היו 15 השנים שקדמו לכך). שלא לדבר על נקיון הבית.</w:t>
      </w:r>
    </w:p>
    <w:p w14:paraId="3F1083AB" w14:textId="3008A1AC" w:rsidR="00476256" w:rsidRDefault="00476256" w:rsidP="004608C6">
      <w:pPr>
        <w:rPr>
          <w:rtl/>
        </w:rPr>
      </w:pPr>
      <w:r>
        <w:rPr>
          <w:rFonts w:hint="cs"/>
          <w:rtl/>
        </w:rPr>
        <w:t>אז את יומו הראשון הוא בילה בקניות עם יסמין, בזמן שמארק ביקר קולגה שלו בפקולטה למתימטיקה באימפריאל קולג' בלונדון. אבל כשחזר הוא השתלט על נקיון הבית.</w:t>
      </w:r>
    </w:p>
    <w:p w14:paraId="562F06B2" w14:textId="647EABA9" w:rsidR="00476256" w:rsidRDefault="00476256" w:rsidP="004608C6">
      <w:pPr>
        <w:rPr>
          <w:rtl/>
        </w:rPr>
      </w:pPr>
      <w:r>
        <w:rPr>
          <w:rFonts w:hint="cs"/>
          <w:rtl/>
        </w:rPr>
        <w:t>"שאבת גם מתחת למיטות?"</w:t>
      </w:r>
    </w:p>
    <w:p w14:paraId="6A8C65B5" w14:textId="6688D16F" w:rsidR="00476256" w:rsidRDefault="00476256" w:rsidP="004608C6">
      <w:pPr>
        <w:rPr>
          <w:rtl/>
        </w:rPr>
      </w:pPr>
      <w:r>
        <w:rPr>
          <w:rFonts w:hint="cs"/>
          <w:rtl/>
        </w:rPr>
        <w:t>הוא היסס, כי אכן שאב מתחת למיטתו של תיאו, אבל לא יותר מכך. ועל חדרו שלו פסח לגמרי.</w:t>
      </w:r>
    </w:p>
    <w:p w14:paraId="29D784BD" w14:textId="3DAD9AB7" w:rsidR="00476256" w:rsidRDefault="00476256" w:rsidP="004608C6">
      <w:pPr>
        <w:rPr>
          <w:rtl/>
        </w:rPr>
      </w:pPr>
      <w:r>
        <w:rPr>
          <w:rFonts w:hint="cs"/>
          <w:rtl/>
        </w:rPr>
        <w:t>"ידעתי! ידעתי שתעשה רק חצי עבודה."</w:t>
      </w:r>
    </w:p>
    <w:p w14:paraId="481542CF" w14:textId="185918AC" w:rsidR="00476256" w:rsidRDefault="00F54263" w:rsidP="004608C6">
      <w:pPr>
        <w:rPr>
          <w:rtl/>
        </w:rPr>
      </w:pPr>
      <w:r>
        <w:rPr>
          <w:rFonts w:hint="cs"/>
          <w:rtl/>
        </w:rPr>
        <w:t>מצד אחד אפשר לומר שיש לגלות מעט אמפתיה לאדם שזה עתה הגיע משירות של שנה ורבע בצבא, אבל קורס קצינים (הוא אמר לעצמו) זאת מנוחה יחסית לשאר השירות. ובאמת היא צדקה, מן הסתם היא ידעה מראש שיעשה רק חצי עבודה. דווקא את החלונות הוא הבריק, אפילו אלו שממש קשה להגיע אליהם בעליית הגג. [?יש כאלה?] יש להוסיף ולסייג את מאמציו, כי פארנוש עזרה לו</w:t>
      </w:r>
      <w:r w:rsidR="00B02A44">
        <w:rPr>
          <w:rFonts w:hint="cs"/>
          <w:rtl/>
        </w:rPr>
        <w:t>, ו--- הגיע לארח חברה.</w:t>
      </w:r>
    </w:p>
    <w:p w14:paraId="2D1437BB" w14:textId="143E792D" w:rsidR="005A3D01" w:rsidRDefault="005A3D01" w:rsidP="004608C6">
      <w:pPr>
        <w:rPr>
          <w:rtl/>
        </w:rPr>
      </w:pPr>
      <w:r>
        <w:rPr>
          <w:rFonts w:hint="cs"/>
          <w:rtl/>
        </w:rPr>
        <w:t>אולי בארוחה משפחתית חגיגגית לקראת החתונה או תוך כדי החתונה:</w:t>
      </w:r>
    </w:p>
    <w:p w14:paraId="63B7A831" w14:textId="71C7859E" w:rsidR="00B02A44" w:rsidRDefault="00B02A44" w:rsidP="004608C6">
      <w:pPr>
        <w:rPr>
          <w:rtl/>
        </w:rPr>
      </w:pPr>
      <w:r>
        <w:rPr>
          <w:rFonts w:hint="cs"/>
          <w:rtl/>
        </w:rPr>
        <w:t>הוא אמר משהו...</w:t>
      </w:r>
    </w:p>
    <w:p w14:paraId="0E5DE953" w14:textId="7AF24F37" w:rsidR="00B02A44" w:rsidRDefault="00B02A44" w:rsidP="004608C6">
      <w:pPr>
        <w:rPr>
          <w:rtl/>
        </w:rPr>
      </w:pPr>
      <w:r>
        <w:rPr>
          <w:rFonts w:hint="cs"/>
          <w:rtl/>
        </w:rPr>
        <w:t>אל תדבר שטויות!</w:t>
      </w:r>
    </w:p>
    <w:p w14:paraId="3CD5EF84" w14:textId="6E2EF321" w:rsidR="00B02A44" w:rsidRDefault="00B02A44" w:rsidP="004608C6">
      <w:pPr>
        <w:rPr>
          <w:rtl/>
        </w:rPr>
      </w:pPr>
      <w:r>
        <w:rPr>
          <w:rFonts w:hint="cs"/>
          <w:rtl/>
        </w:rPr>
        <w:t>עוד משהו...</w:t>
      </w:r>
    </w:p>
    <w:p w14:paraId="1A322689" w14:textId="47BFFDD4" w:rsidR="00B02A44" w:rsidRDefault="00B02A44" w:rsidP="004608C6">
      <w:pPr>
        <w:rPr>
          <w:rtl/>
        </w:rPr>
      </w:pPr>
      <w:r>
        <w:rPr>
          <w:rFonts w:hint="cs"/>
          <w:rtl/>
        </w:rPr>
        <w:lastRenderedPageBreak/>
        <w:t>איך אתה מדבר ככה!</w:t>
      </w:r>
    </w:p>
    <w:p w14:paraId="2B798F46" w14:textId="05CF0E3F" w:rsidR="00B02A44" w:rsidRDefault="00B02A44" w:rsidP="004608C6">
      <w:pPr>
        <w:rPr>
          <w:rtl/>
        </w:rPr>
      </w:pPr>
      <w:r>
        <w:rPr>
          <w:rFonts w:hint="cs"/>
          <w:rtl/>
        </w:rPr>
        <w:t>משהו נוסף...</w:t>
      </w:r>
    </w:p>
    <w:p w14:paraId="73623604" w14:textId="504B5A46" w:rsidR="00B02A44" w:rsidRDefault="00B02A44" w:rsidP="004608C6">
      <w:pPr>
        <w:rPr>
          <w:rtl/>
        </w:rPr>
      </w:pPr>
      <w:r>
        <w:rPr>
          <w:rFonts w:hint="cs"/>
          <w:rtl/>
        </w:rPr>
        <w:t>רק שטויות הוא מדבר, הבחור הזה.</w:t>
      </w:r>
    </w:p>
    <w:p w14:paraId="75D30213" w14:textId="1EAF129E" w:rsidR="006543BE" w:rsidRDefault="006543BE" w:rsidP="004608C6">
      <w:pPr>
        <w:rPr>
          <w:rtl/>
        </w:rPr>
      </w:pPr>
      <w:r>
        <w:rPr>
          <w:rFonts w:hint="cs"/>
          <w:rtl/>
        </w:rPr>
        <w:t>עוד משהו...</w:t>
      </w:r>
    </w:p>
    <w:p w14:paraId="3D69FB22" w14:textId="43880D5C" w:rsidR="006543BE" w:rsidRDefault="006543BE" w:rsidP="004608C6">
      <w:pPr>
        <w:rPr>
          <w:rtl/>
        </w:rPr>
      </w:pPr>
      <w:r>
        <w:rPr>
          <w:rFonts w:hint="cs"/>
          <w:rtl/>
        </w:rPr>
        <w:t xml:space="preserve">אתה מדבר כמו אדיוט, מה קורה לך? </w:t>
      </w:r>
    </w:p>
    <w:p w14:paraId="557568C6" w14:textId="67C33A0F" w:rsidR="006543BE" w:rsidRDefault="006543BE" w:rsidP="004608C6">
      <w:pPr>
        <w:rPr>
          <w:rtl/>
        </w:rPr>
      </w:pPr>
      <w:r>
        <w:rPr>
          <w:rFonts w:hint="cs"/>
          <w:rtl/>
        </w:rPr>
        <w:t>עוד...</w:t>
      </w:r>
    </w:p>
    <w:p w14:paraId="47973AE0" w14:textId="66164F9F" w:rsidR="006543BE" w:rsidRDefault="006543BE" w:rsidP="004608C6">
      <w:pPr>
        <w:rPr>
          <w:rtl/>
        </w:rPr>
      </w:pPr>
      <w:r>
        <w:rPr>
          <w:rFonts w:hint="cs"/>
          <w:rtl/>
        </w:rPr>
        <w:t>אדיוט מושלם. יש לקוות שלא הפכת לכזה.</w:t>
      </w:r>
    </w:p>
    <w:p w14:paraId="3B2FA8AD" w14:textId="20D7E99D" w:rsidR="00B02A44" w:rsidRDefault="006543BE" w:rsidP="004608C6">
      <w:pPr>
        <w:rPr>
          <w:rtl/>
        </w:rPr>
      </w:pPr>
      <w:r>
        <w:rPr>
          <w:rFonts w:hint="cs"/>
          <w:rtl/>
        </w:rPr>
        <w:t xml:space="preserve">אולי גם בעבר היה ככה, אבל הוא לא שם לב ואיכשהו לא ידע. כי בעבר, כל מה שאמרה היה אמת. האם אתה שם לב לעליו של עץ כשהם ירוקים? שהו העץ, זוהי האמת. ולרטיבותו של הגשם? הרי זהו הגשם וזה טבעו. לעולם לא תאמר לעצמך, הגשם שירד אתמול היה רטוב. האם אדיוט הינך? יש לשער (ולקוות) שלא. </w:t>
      </w:r>
      <w:r w:rsidR="005A3D01">
        <w:rPr>
          <w:rFonts w:hint="cs"/>
          <w:rtl/>
        </w:rPr>
        <w:t xml:space="preserve">וכך גם הוא, בילדותו. כשנמסר לו מפי הרשויות המוסמכות לענייני סיווג בין שטויות לאימרות שאינן כאלו, שדיבר שטויות, הרי שהיה זה דבר כהוויתו. </w:t>
      </w:r>
      <w:r w:rsidR="008658AF">
        <w:rPr>
          <w:rFonts w:hint="cs"/>
          <w:rtl/>
        </w:rPr>
        <w:t xml:space="preserve">ואולי רק לאחר שקיבל אישור מצה"ל לפקד על חיילים, או משהו יותר קונקרטי, לאחר </w:t>
      </w:r>
      <w:r w:rsidR="008658AF">
        <w:rPr>
          <w:rFonts w:hint="cs"/>
        </w:rPr>
        <w:t>X</w:t>
      </w:r>
      <w:r w:rsidR="008658AF">
        <w:rPr>
          <w:rFonts w:hint="cs"/>
          <w:rtl/>
        </w:rPr>
        <w:t xml:space="preserve"> צניחות מריצפת המתכת של המסוק [???] ישר אל השמים הכחולים </w:t>
      </w:r>
      <w:r w:rsidR="008658AF">
        <w:rPr>
          <w:rtl/>
        </w:rPr>
        <w:t>–</w:t>
      </w:r>
      <w:r w:rsidR="008658AF">
        <w:rPr>
          <w:rFonts w:hint="cs"/>
          <w:rtl/>
        </w:rPr>
        <w:t xml:space="preserve"> הופ! או כשהתייצב לראשונה בחייו, גבוה יותר מאימו, בגובהו של אביו כשזה התיישר (אבל הוא לא התיישר) </w:t>
      </w:r>
      <w:r w:rsidR="008658AF">
        <w:rPr>
          <w:rtl/>
        </w:rPr>
        <w:t>–</w:t>
      </w:r>
      <w:r w:rsidR="008658AF">
        <w:rPr>
          <w:rFonts w:hint="cs"/>
          <w:rtl/>
        </w:rPr>
        <w:t xml:space="preserve"> ואף על פי שאמר לעצמו אלפי פעמים שאין שום הבדל וזה רק עוד מטר של מעיים ובשר והוא לא יובס לא על ידי המעיים ולא הבשר, בכל זאת הוא הקשיב לדבריה עכשו בתור מילים שקתרין אומרת, ולא בתור ירקותן של צמרות העצים.</w:t>
      </w:r>
    </w:p>
    <w:p w14:paraId="1629E86E" w14:textId="0ED28AD9" w:rsidR="00EB2868" w:rsidRDefault="00EB2868" w:rsidP="004608C6">
      <w:pPr>
        <w:rPr>
          <w:rtl/>
        </w:rPr>
      </w:pPr>
      <w:r>
        <w:rPr>
          <w:rFonts w:hint="cs"/>
          <w:rtl/>
        </w:rPr>
        <w:t>כן, היה לו אוכל מבושל ובגדים מכובסים ומקופלים.</w:t>
      </w:r>
    </w:p>
    <w:p w14:paraId="3E256DB7" w14:textId="6D94E09C" w:rsidR="00EB2868" w:rsidRDefault="00EB2868" w:rsidP="004608C6">
      <w:pPr>
        <w:rPr>
          <w:rtl/>
        </w:rPr>
      </w:pPr>
      <w:r>
        <w:rPr>
          <w:rFonts w:hint="cs"/>
          <w:rtl/>
        </w:rPr>
        <w:t xml:space="preserve">אבל איך הוא אמור להתייחס לדעותיו? ברצינות או בבוז? לכל מני מחשבות שלו, והתבטאיות. הוא צריך לעמוד מול מחלקה, נניח עד היום עמד רק מול כיתה, אנשים שהכיר היטב. אבל מעתה מול מחלקה </w:t>
      </w:r>
      <w:r>
        <w:rPr>
          <w:rtl/>
        </w:rPr>
        <w:t>–</w:t>
      </w:r>
      <w:r>
        <w:rPr>
          <w:rFonts w:hint="cs"/>
          <w:rtl/>
        </w:rPr>
        <w:t xml:space="preserve"> זה לעולם לא יהיה אנשים שיכיר באמת טוב, והוא צריך לומר להם, זה לא רק להעביר את פקודות היום שמגיעות מלמעלה, זה </w:t>
      </w:r>
      <w:r w:rsidR="00C33738">
        <w:rPr>
          <w:rFonts w:hint="cs"/>
          <w:rtl/>
        </w:rPr>
        <w:t>פקודות שהוא מחליט עליהן. האם ניתן לחלק פקודות כאשר כל ימיך שמעת שדבריך הם שטויות?</w:t>
      </w:r>
    </w:p>
    <w:p w14:paraId="0379A48E" w14:textId="403CD638" w:rsidR="00C33738" w:rsidRDefault="00C33738" w:rsidP="004608C6">
      <w:pPr>
        <w:rPr>
          <w:rtl/>
        </w:rPr>
      </w:pPr>
      <w:r>
        <w:rPr>
          <w:rFonts w:hint="cs"/>
          <w:rtl/>
        </w:rPr>
        <w:t xml:space="preserve">כן, זה נאמר </w:t>
      </w:r>
      <w:r>
        <w:t>dismissively</w:t>
      </w:r>
      <w:r>
        <w:rPr>
          <w:rFonts w:hint="cs"/>
          <w:rtl/>
        </w:rPr>
        <w:t>, כאילו לא באמת בכוונה אלא חצי בצחוק.</w:t>
      </w:r>
    </w:p>
    <w:p w14:paraId="78F2FF1A" w14:textId="48670F80" w:rsidR="00C33738" w:rsidRDefault="00C33738" w:rsidP="004608C6">
      <w:pPr>
        <w:rPr>
          <w:rtl/>
        </w:rPr>
      </w:pPr>
      <w:r>
        <w:rPr>
          <w:rFonts w:hint="cs"/>
          <w:rtl/>
        </w:rPr>
        <w:t>אבל למה אי אפשר לומר חצי בצחוק משהו טוב? למה רק שזה שטויות?</w:t>
      </w:r>
    </w:p>
    <w:p w14:paraId="58EE1DF5" w14:textId="4BD4566D" w:rsidR="008658AF" w:rsidRDefault="008658AF" w:rsidP="004608C6">
      <w:pPr>
        <w:rPr>
          <w:rtl/>
        </w:rPr>
      </w:pPr>
      <w:r>
        <w:rPr>
          <w:rFonts w:hint="cs"/>
          <w:rtl/>
        </w:rPr>
        <w:t xml:space="preserve">"יהיה יום יפה מחר," הוא אמר בסוף היום, כשאימו צפתה במזג האויר כי זה היה חלק מהדת שלה. היא לא אהבה כשהוא הסתובב בבית בשעות מאוחרות, הנוכחות שלו הפריעה לה למצות את הערב, להנות ממנו כפי שמגיע לה לאחר יום כה מתיש, והוא עוד עמד להסתובב שם ולהטריד את העולם בנוכחותו עוד יותר מהנדרש ומההכרחי כי עמד לצאת עם כמה חברים, ולחזור מאוחר </w:t>
      </w:r>
      <w:r>
        <w:rPr>
          <w:rtl/>
        </w:rPr>
        <w:t>–</w:t>
      </w:r>
      <w:r>
        <w:rPr>
          <w:rFonts w:hint="cs"/>
          <w:rtl/>
        </w:rPr>
        <w:t xml:space="preserve"> בוודאי להקים שאון</w:t>
      </w:r>
      <w:r w:rsidR="006E62B8">
        <w:rPr>
          <w:rFonts w:hint="cs"/>
          <w:rtl/>
        </w:rPr>
        <w:t>, והיא אמרה בחמיצות, "תפסיק כבר לדבר שטויות. ואל תלכלך את הקיר באצבעות המטונפות שלך." (הוא הכין ליסמין ותיאו ארוחת ערב והיתה לה תחושה מבוססת שהוא לא רחץ את ידיו בסבון כלים מחטא לאחר שנגע בביצים</w:t>
      </w:r>
      <w:r w:rsidR="00A4629C">
        <w:rPr>
          <w:rFonts w:hint="cs"/>
          <w:rtl/>
        </w:rPr>
        <w:t>. ואחר-כך כל הסלמונלה תידבק בטפט, ותיספג לעד!)</w:t>
      </w:r>
    </w:p>
    <w:p w14:paraId="2C047F7F" w14:textId="0975FD4D" w:rsidR="00A4629C" w:rsidRDefault="00A4629C" w:rsidP="004608C6">
      <w:pPr>
        <w:rPr>
          <w:rtl/>
        </w:rPr>
      </w:pPr>
      <w:r>
        <w:rPr>
          <w:rFonts w:hint="cs"/>
          <w:rtl/>
        </w:rPr>
        <w:t>אבל הוא לא כעס, הוא רק חייך כמו שמדען מחייך כשהעכבר במבוך מתנהג בדיוק לפי התיאוריה.</w:t>
      </w:r>
      <w:r w:rsidR="00F9361C">
        <w:rPr>
          <w:rFonts w:hint="cs"/>
          <w:rtl/>
        </w:rPr>
        <w:t xml:space="preserve"> היא התרגזה על החיוך, היא לא ידעה שבתוכו הוא אמר לעצמו </w:t>
      </w:r>
      <w:r w:rsidR="00F9361C">
        <w:rPr>
          <w:rtl/>
        </w:rPr>
        <w:t>–</w:t>
      </w:r>
      <w:r w:rsidR="00F9361C">
        <w:rPr>
          <w:rFonts w:hint="cs"/>
          <w:rtl/>
        </w:rPr>
        <w:t xml:space="preserve"> כל אלו לא היו שטויות, אני לא יודע ולא זוכר כמה מדובר אבל </w:t>
      </w:r>
      <w:r w:rsidR="00D70B60">
        <w:rPr>
          <w:rFonts w:hint="cs"/>
          <w:rtl/>
        </w:rPr>
        <w:t xml:space="preserve">הוא אמר לעצמו על פני העבר, הוא הידהד את הצעקה הזאת לכל האלכס של עברוֹ </w:t>
      </w:r>
      <w:r w:rsidR="00D70B60">
        <w:rPr>
          <w:rtl/>
        </w:rPr>
        <w:t>–</w:t>
      </w:r>
      <w:r w:rsidR="00D70B60">
        <w:rPr>
          <w:rFonts w:hint="cs"/>
          <w:rtl/>
        </w:rPr>
        <w:t xml:space="preserve"> אמרת טוב, היית טוב, זה הזמן הקלאסי להצית סיגריה, כך בדיוק מגיעים אליו בעבר, כל סיגריה מהעבר היא זיז שעכשו הוא יכול לאחוז בו למשוך את עצמו ולעמוד בנקודה המדוייקת מול הוא מעברו </w:t>
      </w:r>
      <w:r w:rsidR="00D70B60">
        <w:rPr>
          <w:rtl/>
        </w:rPr>
        <w:t>–</w:t>
      </w:r>
      <w:r w:rsidR="00D70B60">
        <w:rPr>
          <w:rFonts w:hint="cs"/>
          <w:rtl/>
        </w:rPr>
        <w:t xml:space="preserve"> וכך לצעוק לו בפנים, צעקה צוהלת, צעקה מקבלת, צעקה חומלת אבל בשיא הכח שההוא ישמע ויתייחס ברצינות </w:t>
      </w:r>
      <w:r w:rsidR="00D70B60">
        <w:rPr>
          <w:rtl/>
        </w:rPr>
        <w:t>–</w:t>
      </w:r>
      <w:r w:rsidR="00D70B60">
        <w:rPr>
          <w:rFonts w:hint="cs"/>
          <w:rtl/>
        </w:rPr>
        <w:t xml:space="preserve"> הכל היה טוב.</w:t>
      </w:r>
    </w:p>
    <w:p w14:paraId="0DFD7A61" w14:textId="08606F40" w:rsidR="00F337B4" w:rsidRDefault="00F337B4" w:rsidP="004608C6">
      <w:pPr>
        <w:rPr>
          <w:rtl/>
        </w:rPr>
      </w:pPr>
      <w:r>
        <w:rPr>
          <w:rFonts w:hint="cs"/>
          <w:rtl/>
        </w:rPr>
        <w:lastRenderedPageBreak/>
        <w:t>הוא טס עם הדודים ובנות הדודות, כי החתונה עצמה היתה הליך אזרחי למדי [לבדוק הכל] אבל היתה קבלת הפנים והמסיבה שאחריה, שכמיטב המסורת התקיימה בבית מלון [???] וגו'. חלוקת החדרים היתה כלשהי אבל הם הסתדרו כך שאלכס חלק עם תיאו ומארק עם יסמין.</w:t>
      </w:r>
    </w:p>
    <w:p w14:paraId="76989FD2" w14:textId="1EDBCF6A" w:rsidR="00F337B4" w:rsidRDefault="00F337B4" w:rsidP="004608C6">
      <w:pPr>
        <w:rPr>
          <w:rtl/>
        </w:rPr>
      </w:pPr>
      <w:r>
        <w:rPr>
          <w:rFonts w:hint="cs"/>
          <w:rtl/>
        </w:rPr>
        <w:t xml:space="preserve">היו לאלכס לא מעט תמונות מהצבא, וקולין הוא היחיד שביקש לראות אותן. הוא גם היחיד שחישב את התאריך כך שאלכס יוכל להצטרף. הוא </w:t>
      </w:r>
      <w:r w:rsidR="000B3C5B">
        <w:rPr>
          <w:rFonts w:hint="cs"/>
          <w:rtl/>
        </w:rPr>
        <w:t>הסתכל בתמונות, אחת אחת, הוא היה שיכור באופן נעים [</w:t>
      </w:r>
      <w:r w:rsidR="000B3C5B">
        <w:t>agreeable</w:t>
      </w:r>
      <w:r w:rsidR="000B3C5B">
        <w:rPr>
          <w:rFonts w:hint="cs"/>
          <w:rtl/>
        </w:rPr>
        <w:t>] למדי, ואלכס שיכור באופן מאד לא נעים, באופן שבו זאת שיכרות שחונקת מתחתיה כבר כמה חמרמורות מזמנים שונים, וברור שבקרוב שום כמות של אלכוהול לא תוכל יותר להתגבר על מה שקורה אצלו.</w:t>
      </w:r>
    </w:p>
    <w:p w14:paraId="71B0E108" w14:textId="4A306690" w:rsidR="000B3C5B" w:rsidRDefault="000B3C5B" w:rsidP="004608C6">
      <w:pPr>
        <w:rPr>
          <w:rtl/>
        </w:rPr>
      </w:pPr>
      <w:r>
        <w:rPr>
          <w:rFonts w:hint="cs"/>
          <w:rtl/>
        </w:rPr>
        <w:t xml:space="preserve">הם ישבו על מעקה האבן בכניסה למלון, היו שם טולים לבנים וגם קולין נראה כאילו הוא לובש משהו ורוד. הוא היה לבוש בחולצה לבנה ---- וחליפה שחורה ---, עניבה בצבע תכלת ופרחי ---- לבנים בדש, ובכל זאת מתוך ערפל האלכוהול ואולי דווקא מתוך איזו </w:t>
      </w:r>
      <w:r w:rsidR="001C3857">
        <w:rPr>
          <w:rFonts w:hint="cs"/>
          <w:rtl/>
        </w:rPr>
        <w:t xml:space="preserve">הבלחת </w:t>
      </w:r>
      <w:r>
        <w:rPr>
          <w:rFonts w:hint="cs"/>
          <w:rtl/>
        </w:rPr>
        <w:t xml:space="preserve">פיקחות </w:t>
      </w:r>
      <w:r w:rsidR="001C3857">
        <w:rPr>
          <w:rFonts w:hint="cs"/>
          <w:rtl/>
        </w:rPr>
        <w:t xml:space="preserve">שמגיעה גם היא מדי פעם תוך שיכרות עמוקה, הוא נראה לאלכס כאילו משהו בלבושו, משהו ממה שאפף אותו, היה וורוד, היה בהיר ו"טוב" </w:t>
      </w:r>
      <w:r w:rsidR="001C3857">
        <w:rPr>
          <w:rtl/>
        </w:rPr>
        <w:t>–</w:t>
      </w:r>
      <w:r w:rsidR="001C3857">
        <w:rPr>
          <w:rFonts w:hint="cs"/>
          <w:rtl/>
        </w:rPr>
        <w:t xml:space="preserve"> אדיב, מקבל, פייסני, מתפנק כזה, מוצא נוחות כזה או אולי רק חותר לנוחות אבל בהחלט בכיוון הנכון, לא באופן העיוור</w:t>
      </w:r>
      <w:r w:rsidR="00183B77">
        <w:rPr>
          <w:rFonts w:hint="cs"/>
          <w:rtl/>
        </w:rPr>
        <w:t xml:space="preserve"> שאלכס היה </w:t>
      </w:r>
      <w:r w:rsidR="00183B77">
        <w:t>flail and drown</w:t>
      </w:r>
      <w:r w:rsidR="00183B77">
        <w:rPr>
          <w:rFonts w:hint="cs"/>
          <w:rtl/>
        </w:rPr>
        <w:t xml:space="preserve"> בולע מי מלח ונצרב ממדוזות.</w:t>
      </w:r>
    </w:p>
    <w:p w14:paraId="3DDB91F5" w14:textId="2AEF7B3D" w:rsidR="00183B77" w:rsidRDefault="00183B77" w:rsidP="004608C6">
      <w:pPr>
        <w:rPr>
          <w:rtl/>
        </w:rPr>
      </w:pPr>
      <w:r>
        <w:rPr>
          <w:rFonts w:hint="cs"/>
          <w:rtl/>
        </w:rPr>
        <w:t>"זאת הדרך היחידה להתחתן, אח, הדרך היחידה."</w:t>
      </w:r>
    </w:p>
    <w:p w14:paraId="4057A91A" w14:textId="40108F56" w:rsidR="00183B77" w:rsidRDefault="00183B77" w:rsidP="004608C6">
      <w:pPr>
        <w:rPr>
          <w:rtl/>
        </w:rPr>
      </w:pPr>
      <w:r>
        <w:rPr>
          <w:rFonts w:hint="cs"/>
          <w:rtl/>
        </w:rPr>
        <w:t>אלכס הסכים.</w:t>
      </w:r>
    </w:p>
    <w:p w14:paraId="5657B2B4" w14:textId="79F301C0" w:rsidR="00183B77" w:rsidRDefault="00183B77" w:rsidP="004608C6">
      <w:pPr>
        <w:rPr>
          <w:rtl/>
        </w:rPr>
      </w:pPr>
      <w:r>
        <w:rPr>
          <w:rFonts w:hint="cs"/>
          <w:rtl/>
        </w:rPr>
        <w:t>"</w:t>
      </w:r>
      <w:r w:rsidR="006857AE">
        <w:rPr>
          <w:rFonts w:hint="cs"/>
          <w:rtl/>
        </w:rPr>
        <w:t>שמע... אני לא אטמר שאין דרך אחרת."</w:t>
      </w:r>
    </w:p>
    <w:p w14:paraId="7A971277" w14:textId="4E19A344" w:rsidR="006857AE" w:rsidRDefault="006857AE" w:rsidP="004608C6">
      <w:pPr>
        <w:rPr>
          <w:rtl/>
        </w:rPr>
      </w:pPr>
      <w:r>
        <w:rPr>
          <w:rFonts w:hint="cs"/>
          <w:rtl/>
        </w:rPr>
        <w:t>"לא, בטח יש."</w:t>
      </w:r>
    </w:p>
    <w:p w14:paraId="4899443D" w14:textId="1B9AF19A" w:rsidR="006857AE" w:rsidRDefault="006857AE" w:rsidP="004608C6">
      <w:pPr>
        <w:rPr>
          <w:rtl/>
        </w:rPr>
      </w:pPr>
      <w:r>
        <w:rPr>
          <w:rFonts w:hint="cs"/>
          <w:rtl/>
        </w:rPr>
        <w:t>"אתה יודע למה היו לנו אירוסין כאלה ארוכים? כי רצינו להיות בטוחים. בסוף עשינו את הצעד המפחיד."</w:t>
      </w:r>
    </w:p>
    <w:p w14:paraId="22336834" w14:textId="6B28E77E" w:rsidR="006857AE" w:rsidRDefault="006857AE" w:rsidP="004608C6">
      <w:pPr>
        <w:rPr>
          <w:rtl/>
        </w:rPr>
      </w:pPr>
      <w:r>
        <w:rPr>
          <w:rFonts w:hint="cs"/>
          <w:rtl/>
        </w:rPr>
        <w:t>"להתחתן?"</w:t>
      </w:r>
    </w:p>
    <w:p w14:paraId="1B45AC89" w14:textId="0E9900EC" w:rsidR="006857AE" w:rsidRDefault="006857AE" w:rsidP="004608C6">
      <w:pPr>
        <w:rPr>
          <w:rtl/>
        </w:rPr>
      </w:pPr>
      <w:r>
        <w:rPr>
          <w:rFonts w:hint="cs"/>
          <w:rtl/>
        </w:rPr>
        <w:t xml:space="preserve">"לא, לא להתחתן. להיפרד. לא סיפרנו לאף אחד, בשביל שאימא שלך לא תפתח צפיות או שמישהו לא יבין את זה נכון. רק לך אני מספר, כי אני יודע שאתה תבין. </w:t>
      </w:r>
      <w:r w:rsidR="00A02337">
        <w:rPr>
          <w:rFonts w:hint="cs"/>
          <w:rtl/>
        </w:rPr>
        <w:t xml:space="preserve">כי אסור להתחתן </w:t>
      </w:r>
      <w:r w:rsidR="004A57D2">
        <w:rPr>
          <w:rFonts w:hint="cs"/>
          <w:rtl/>
        </w:rPr>
        <w:t>בלי לדעת מה עוד יש. לך אני לא צריך להגיד את זה, נכון?"</w:t>
      </w:r>
    </w:p>
    <w:p w14:paraId="1EC51B7A" w14:textId="5537F942" w:rsidR="004A57D2" w:rsidRDefault="004A57D2" w:rsidP="004608C6">
      <w:pPr>
        <w:rPr>
          <w:rtl/>
        </w:rPr>
      </w:pPr>
      <w:r>
        <w:rPr>
          <w:rFonts w:hint="cs"/>
          <w:rtl/>
        </w:rPr>
        <w:t>"תגיד לי הכל, אני לא יודע את זה."</w:t>
      </w:r>
    </w:p>
    <w:p w14:paraId="5F624B04" w14:textId="436D681B" w:rsidR="004A57D2" w:rsidRDefault="004A57D2" w:rsidP="004608C6">
      <w:pPr>
        <w:rPr>
          <w:rtl/>
        </w:rPr>
      </w:pPr>
      <w:r>
        <w:rPr>
          <w:rFonts w:hint="cs"/>
          <w:rtl/>
        </w:rPr>
        <w:t xml:space="preserve">"אני מתכוון </w:t>
      </w:r>
      <w:r>
        <w:rPr>
          <w:rtl/>
        </w:rPr>
        <w:t>–</w:t>
      </w:r>
      <w:r>
        <w:rPr>
          <w:rFonts w:hint="cs"/>
          <w:rtl/>
        </w:rPr>
        <w:t xml:space="preserve"> חוץ מיסמין, היתה לך מישהי?"</w:t>
      </w:r>
    </w:p>
    <w:p w14:paraId="573FA3AE" w14:textId="22112CB1" w:rsidR="004A57D2" w:rsidRDefault="004A57D2" w:rsidP="004608C6">
      <w:pPr>
        <w:rPr>
          <w:rtl/>
        </w:rPr>
      </w:pPr>
      <w:r>
        <w:rPr>
          <w:rFonts w:hint="cs"/>
          <w:rtl/>
        </w:rPr>
        <w:t>"אתה לא יודע?"</w:t>
      </w:r>
    </w:p>
    <w:p w14:paraId="07EC484A" w14:textId="1ED4639A" w:rsidR="004A57D2" w:rsidRDefault="004A57D2" w:rsidP="004608C6">
      <w:pPr>
        <w:rPr>
          <w:rtl/>
        </w:rPr>
      </w:pPr>
      <w:r>
        <w:rPr>
          <w:rFonts w:hint="cs"/>
          <w:rtl/>
        </w:rPr>
        <w:t>"ראיתי את היפה הזאת, שעזבה אותך ביפן. אבל לא אני מתכוון חברה כזאת, אני מתכוון מישהי שהיה לך איתה סקס."</w:t>
      </w:r>
    </w:p>
    <w:p w14:paraId="257BE61F" w14:textId="52A3022C" w:rsidR="004A57D2" w:rsidRDefault="004A57D2" w:rsidP="004608C6">
      <w:pPr>
        <w:rPr>
          <w:rtl/>
        </w:rPr>
      </w:pPr>
      <w:r>
        <w:rPr>
          <w:rFonts w:hint="cs"/>
          <w:rtl/>
        </w:rPr>
        <w:t>"מה נראה לך היה לי איתה?"</w:t>
      </w:r>
    </w:p>
    <w:p w14:paraId="529739C2" w14:textId="62EA915A" w:rsidR="004A57D2" w:rsidRDefault="004A57D2" w:rsidP="004608C6">
      <w:pPr>
        <w:rPr>
          <w:rtl/>
        </w:rPr>
      </w:pPr>
      <w:r>
        <w:rPr>
          <w:rFonts w:hint="cs"/>
          <w:rtl/>
        </w:rPr>
        <w:t>"טוב, אני... לא יודע."</w:t>
      </w:r>
    </w:p>
    <w:p w14:paraId="5BD7131E" w14:textId="08C16B44" w:rsidR="004A57D2" w:rsidRDefault="004A57D2" w:rsidP="004608C6">
      <w:pPr>
        <w:rPr>
          <w:rtl/>
        </w:rPr>
      </w:pPr>
      <w:r>
        <w:rPr>
          <w:rFonts w:hint="cs"/>
          <w:rtl/>
        </w:rPr>
        <w:t xml:space="preserve">[זה דפוק ואלכס צריך להישמע </w:t>
      </w:r>
      <w:r w:rsidR="007D2023">
        <w:rPr>
          <w:rFonts w:hint="cs"/>
          <w:rtl/>
        </w:rPr>
        <w:t>שיכור]</w:t>
      </w:r>
    </w:p>
    <w:p w14:paraId="7F3CB4F0" w14:textId="11738AE4" w:rsidR="007D2023" w:rsidRDefault="007D2023" w:rsidP="004608C6">
      <w:pPr>
        <w:rPr>
          <w:rtl/>
        </w:rPr>
      </w:pPr>
      <w:r>
        <w:rPr>
          <w:rFonts w:hint="cs"/>
          <w:rtl/>
        </w:rPr>
        <w:t>"</w:t>
      </w:r>
      <w:r w:rsidR="008130FD">
        <w:rPr>
          <w:rFonts w:hint="cs"/>
          <w:rtl/>
        </w:rPr>
        <w:t>היה."</w:t>
      </w:r>
    </w:p>
    <w:p w14:paraId="18A418A9" w14:textId="1C0B58FF" w:rsidR="008130FD" w:rsidRDefault="008130FD" w:rsidP="004608C6">
      <w:pPr>
        <w:rPr>
          <w:rtl/>
        </w:rPr>
      </w:pPr>
      <w:r>
        <w:rPr>
          <w:rFonts w:hint="cs"/>
          <w:rtl/>
        </w:rPr>
        <w:t>"סקס?"</w:t>
      </w:r>
    </w:p>
    <w:p w14:paraId="7A61F345" w14:textId="0F844E5E" w:rsidR="008130FD" w:rsidRDefault="008130FD" w:rsidP="004608C6">
      <w:pPr>
        <w:rPr>
          <w:rtl/>
        </w:rPr>
      </w:pPr>
      <w:r>
        <w:rPr>
          <w:rFonts w:hint="cs"/>
          <w:rtl/>
        </w:rPr>
        <w:t xml:space="preserve">"קולין אני לא כמוך בכלל. היה לי המון סקס עם המון בנות." [זה משפט שיימחק </w:t>
      </w:r>
      <w:r>
        <w:rPr>
          <w:rtl/>
        </w:rPr>
        <w:t>–</w:t>
      </w:r>
      <w:r>
        <w:rPr>
          <w:rFonts w:hint="cs"/>
          <w:rtl/>
        </w:rPr>
        <w:t xml:space="preserve"> אלכס מדבר על דברים כאלה תמיד כשהוא מאד שיכור] "זה לא כמוך, זה סקס של כיף, לא סקס של אהבה."</w:t>
      </w:r>
    </w:p>
    <w:p w14:paraId="61BF23D2" w14:textId="02D63999" w:rsidR="008130FD" w:rsidRDefault="008130FD" w:rsidP="004608C6">
      <w:pPr>
        <w:rPr>
          <w:rtl/>
        </w:rPr>
      </w:pPr>
      <w:r>
        <w:rPr>
          <w:rFonts w:hint="cs"/>
          <w:rtl/>
        </w:rPr>
        <w:t>"אלכס, זה יכול להיות שניהם."</w:t>
      </w:r>
    </w:p>
    <w:p w14:paraId="5060AB3E" w14:textId="70D7CE5C" w:rsidR="008130FD" w:rsidRDefault="008130FD" w:rsidP="004608C6">
      <w:pPr>
        <w:rPr>
          <w:rtl/>
        </w:rPr>
      </w:pPr>
      <w:r>
        <w:rPr>
          <w:rFonts w:hint="cs"/>
          <w:rtl/>
        </w:rPr>
        <w:t xml:space="preserve">איזה תיאור של מה שקורה בגן המקושט והמפואר של בית המלון. מישהו רוצה לדבר עם קולין אבל השיחה הזאת יותר חשובה לו. "אלכס </w:t>
      </w:r>
      <w:r>
        <w:rPr>
          <w:rtl/>
        </w:rPr>
        <w:t>–</w:t>
      </w:r>
      <w:r>
        <w:rPr>
          <w:rFonts w:hint="cs"/>
          <w:rtl/>
        </w:rPr>
        <w:t xml:space="preserve"> תקשיב, אני נשמע לך כמו איזה דוד טרחן." פתאם הוא הפסיק לדבר כשהבין שהוא אכן הפך להיות מעין </w:t>
      </w:r>
      <w:r>
        <w:rPr>
          <w:rFonts w:hint="cs"/>
          <w:rtl/>
        </w:rPr>
        <w:lastRenderedPageBreak/>
        <w:t xml:space="preserve">דוד של אלכס </w:t>
      </w:r>
      <w:r>
        <w:rPr>
          <w:rtl/>
        </w:rPr>
        <w:t>–</w:t>
      </w:r>
      <w:r>
        <w:rPr>
          <w:rFonts w:hint="cs"/>
          <w:rtl/>
        </w:rPr>
        <w:t xml:space="preserve"> הגיס שלו. "היתה לנו הפסקה, שבה כל אחד עשה דברים... גם היא עשתה דברים והיא לא סיפרה. ואני לא סיפרתי. אבל אחר-כך, בסוף ההפסקה שנינו נבדקנו. תזכור </w:t>
      </w:r>
      <w:r>
        <w:rPr>
          <w:rtl/>
        </w:rPr>
        <w:t>–</w:t>
      </w:r>
      <w:r>
        <w:rPr>
          <w:rFonts w:hint="cs"/>
          <w:rtl/>
        </w:rPr>
        <w:t xml:space="preserve"> תמיד לפני שאתה מפסיק להשתמש בקונדום עם מישהי, צריך להיבדק." הוא לא המשיך עד שאלכס אישר ששמע אותו.</w:t>
      </w:r>
    </w:p>
    <w:p w14:paraId="22148840" w14:textId="5412646D" w:rsidR="00727661" w:rsidRDefault="00727661" w:rsidP="004608C6">
      <w:pPr>
        <w:rPr>
          <w:rtl/>
        </w:rPr>
      </w:pPr>
      <w:r>
        <w:rPr>
          <w:rFonts w:hint="cs"/>
          <w:rtl/>
        </w:rPr>
        <w:t>"אלכס, אתה יודע שזה יכול להיות שניהם?"</w:t>
      </w:r>
    </w:p>
    <w:p w14:paraId="60A38E00" w14:textId="1706D563" w:rsidR="00727661" w:rsidRDefault="00727661" w:rsidP="004608C6">
      <w:pPr>
        <w:rPr>
          <w:rtl/>
        </w:rPr>
      </w:pPr>
      <w:r>
        <w:rPr>
          <w:rFonts w:hint="cs"/>
          <w:rtl/>
        </w:rPr>
        <w:t>"זה אמור להיות ככה, אני יודע. לי זה לא תמיד מצליח."</w:t>
      </w:r>
    </w:p>
    <w:p w14:paraId="7C34F155" w14:textId="7085C671" w:rsidR="00727661" w:rsidRDefault="00727661" w:rsidP="004608C6">
      <w:pPr>
        <w:rPr>
          <w:rtl/>
        </w:rPr>
      </w:pPr>
      <w:r>
        <w:rPr>
          <w:rFonts w:hint="cs"/>
          <w:rtl/>
        </w:rPr>
        <w:t>קולין דיפדף בתמונות. תמונות שגרתיות וצחיחות של צבא, עם סיד ואקליפטוסים ואבק (לא רואים א</w:t>
      </w:r>
      <w:r w:rsidR="0028254A">
        <w:rPr>
          <w:rFonts w:hint="cs"/>
          <w:rtl/>
        </w:rPr>
        <w:t>בק</w:t>
      </w:r>
      <w:r>
        <w:rPr>
          <w:rFonts w:hint="cs"/>
          <w:rtl/>
        </w:rPr>
        <w:t xml:space="preserve"> בתמונות, אלא את האפקט על העיניים והשיער וגם הפלומה על כל הגוף </w:t>
      </w:r>
      <w:r>
        <w:rPr>
          <w:rtl/>
        </w:rPr>
        <w:t>–</w:t>
      </w:r>
      <w:r>
        <w:rPr>
          <w:rFonts w:hint="cs"/>
          <w:rtl/>
        </w:rPr>
        <w:t xml:space="preserve"> הגוף נהיה כאילו עם מכוך די כבד, די דביק, ורואים את זה בתמונה, אם כי מי שלא</w:t>
      </w:r>
      <w:r w:rsidR="009B58C8">
        <w:rPr>
          <w:rFonts w:hint="cs"/>
          <w:rtl/>
        </w:rPr>
        <w:t xml:space="preserve"> היה בביסל"ח וב--- וב--- לא בדיוק מבין מה הוא רואה) ועם חברים שלו מהצבא. היתה גם לילך בכמה תמונות ואלכס לא הצליח להסביר למה היא לא באה איתו. כן, היא היתה מגוייסת, אבל יש לשער שהצבא היה מסוגל להסתדר בלעדיה חמישה ימים.</w:t>
      </w:r>
    </w:p>
    <w:p w14:paraId="302E317C" w14:textId="492C9BD1" w:rsidR="00EB2868" w:rsidRDefault="00EB2868" w:rsidP="004608C6">
      <w:pPr>
        <w:rPr>
          <w:rtl/>
        </w:rPr>
      </w:pPr>
      <w:r>
        <w:rPr>
          <w:rFonts w:hint="cs"/>
          <w:rtl/>
        </w:rPr>
        <w:t>"אז ככה אתה נראה בתור חייל..."</w:t>
      </w:r>
    </w:p>
    <w:p w14:paraId="4F626F60" w14:textId="07E3ECBB" w:rsidR="00EB2868" w:rsidRDefault="00EB2868" w:rsidP="004608C6">
      <w:pPr>
        <w:rPr>
          <w:rtl/>
        </w:rPr>
      </w:pPr>
      <w:r>
        <w:rPr>
          <w:rFonts w:hint="cs"/>
          <w:rtl/>
        </w:rPr>
        <w:t xml:space="preserve">"פה אני לא חייל בדיוק </w:t>
      </w:r>
      <w:r>
        <w:rPr>
          <w:rtl/>
        </w:rPr>
        <w:t>–</w:t>
      </w:r>
      <w:r>
        <w:rPr>
          <w:rFonts w:hint="cs"/>
          <w:rtl/>
        </w:rPr>
        <w:t xml:space="preserve"> אני בקורס. זה נקרא צוער (הוא ביטא זאת בעברית), כלומר, קאדט."</w:t>
      </w:r>
    </w:p>
    <w:p w14:paraId="4DFD6BD1" w14:textId="4069AA2F" w:rsidR="00EB2868" w:rsidRDefault="00EB2868" w:rsidP="004608C6">
      <w:pPr>
        <w:rPr>
          <w:rtl/>
        </w:rPr>
      </w:pPr>
      <w:r>
        <w:rPr>
          <w:rFonts w:hint="cs"/>
          <w:rtl/>
        </w:rPr>
        <w:t>"ואתה קצין!" הוא הסתכל בתמונות שהדודים צילמו, את רובן הם הביאו איתם להראות לכל המשפחה, אלכס בקבלת סיכת מ"מ.</w:t>
      </w:r>
      <w:r w:rsidR="00C33738">
        <w:rPr>
          <w:rFonts w:hint="cs"/>
          <w:rtl/>
        </w:rPr>
        <w:t xml:space="preserve"> אחרי אחד כזה הייתי הולך, הוא אמר לעצמו ולאלכס אמר </w:t>
      </w:r>
      <w:r w:rsidR="00C33738">
        <w:rPr>
          <w:rtl/>
        </w:rPr>
        <w:t>–</w:t>
      </w:r>
      <w:r w:rsidR="00C33738">
        <w:rPr>
          <w:rFonts w:hint="cs"/>
          <w:rtl/>
        </w:rPr>
        <w:t xml:space="preserve"> "אני רוצה שנמשיך להיות חברים. אני רוצה שתהיה חבר טוב שלי."</w:t>
      </w:r>
    </w:p>
    <w:p w14:paraId="7B2109A8" w14:textId="6D95DB4E" w:rsidR="00C33738" w:rsidRDefault="00C33738" w:rsidP="004608C6">
      <w:pPr>
        <w:rPr>
          <w:rtl/>
        </w:rPr>
      </w:pPr>
      <w:r>
        <w:rPr>
          <w:rFonts w:hint="cs"/>
          <w:rtl/>
        </w:rPr>
        <w:t>ואלכס הסכים.</w:t>
      </w:r>
    </w:p>
    <w:p w14:paraId="27EC5169" w14:textId="2FFBF905" w:rsidR="006E43E1" w:rsidRDefault="006E43E1" w:rsidP="004608C6">
      <w:pPr>
        <w:rPr>
          <w:rtl/>
        </w:rPr>
      </w:pPr>
    </w:p>
    <w:p w14:paraId="708D006B" w14:textId="3CA4171F" w:rsidR="006E43E1" w:rsidRDefault="006E43E1" w:rsidP="004608C6">
      <w:pPr>
        <w:rPr>
          <w:rtl/>
        </w:rPr>
      </w:pPr>
      <w:r>
        <w:rPr>
          <w:rFonts w:hint="cs"/>
          <w:rtl/>
        </w:rPr>
        <w:t xml:space="preserve">"אלכס, באמת היית עם הרבה נשים?" </w:t>
      </w:r>
      <w:r w:rsidR="00727661">
        <w:rPr>
          <w:rFonts w:hint="cs"/>
          <w:rtl/>
        </w:rPr>
        <w:t>קולין שאל לאחר כמה ימים, כשאלכס כבר עמד לחזור ולא נגע בכלום בשביל לחזור פיכח לצבא.</w:t>
      </w:r>
    </w:p>
    <w:p w14:paraId="4BD0088B" w14:textId="5BD1F368" w:rsidR="001C3857" w:rsidRDefault="00727661" w:rsidP="004608C6">
      <w:pPr>
        <w:rPr>
          <w:rtl/>
        </w:rPr>
      </w:pPr>
      <w:r>
        <w:rPr>
          <w:rFonts w:hint="cs"/>
          <w:rtl/>
        </w:rPr>
        <w:t xml:space="preserve">"אני לא רוצה להעציב אותך... אבל אותי זה לא מעציב בכלל. </w:t>
      </w:r>
      <w:r w:rsidR="004A75C9">
        <w:rPr>
          <w:rFonts w:hint="cs"/>
          <w:rtl/>
        </w:rPr>
        <w:t xml:space="preserve">מבחינתי </w:t>
      </w:r>
      <w:r>
        <w:rPr>
          <w:rFonts w:hint="cs"/>
          <w:rtl/>
        </w:rPr>
        <w:t xml:space="preserve">זה </w:t>
      </w:r>
      <w:r w:rsidR="004A75C9">
        <w:rPr>
          <w:rFonts w:hint="cs"/>
          <w:rtl/>
        </w:rPr>
        <w:t xml:space="preserve">לגמרי </w:t>
      </w:r>
      <w:r>
        <w:rPr>
          <w:rFonts w:hint="cs"/>
          <w:rtl/>
        </w:rPr>
        <w:t>בסדר."</w:t>
      </w:r>
    </w:p>
    <w:p w14:paraId="2073BD11" w14:textId="475E9B1B" w:rsidR="0028254A" w:rsidRDefault="0028254A" w:rsidP="004608C6">
      <w:pPr>
        <w:rPr>
          <w:rtl/>
        </w:rPr>
      </w:pPr>
    </w:p>
    <w:p w14:paraId="137133AD" w14:textId="678136B6" w:rsidR="0028254A" w:rsidRDefault="0028254A" w:rsidP="004608C6">
      <w:pPr>
        <w:rPr>
          <w:rtl/>
        </w:rPr>
      </w:pPr>
      <w:r w:rsidRPr="0028254A">
        <w:rPr>
          <w:rFonts w:cs="Times New Roman"/>
          <w:rtl/>
        </w:rPr>
        <w:t>אבא של אלכס:</w:t>
      </w:r>
    </w:p>
    <w:p w14:paraId="25CAE550" w14:textId="169403B3" w:rsidR="0028254A" w:rsidRDefault="0028254A" w:rsidP="004608C6">
      <w:pPr>
        <w:rPr>
          <w:rtl/>
        </w:rPr>
      </w:pPr>
      <w:r>
        <w:rPr>
          <w:rFonts w:hint="cs"/>
          <w:rtl/>
        </w:rPr>
        <w:t>מה עכשו אמרתי? עוד פעם אחרתי משהו לא בסדר? בחיי שאי אפשר לדבר איתך.</w:t>
      </w:r>
    </w:p>
    <w:p w14:paraId="70D463A3" w14:textId="77777777" w:rsidR="00F337B4" w:rsidRDefault="00F337B4" w:rsidP="004608C6">
      <w:pPr>
        <w:rPr>
          <w:rtl/>
        </w:rPr>
      </w:pPr>
    </w:p>
    <w:p w14:paraId="2B58ECD7" w14:textId="6CEAE64B" w:rsidR="00F337B4" w:rsidRDefault="00B028CA" w:rsidP="00B028CA">
      <w:pPr>
        <w:pStyle w:val="Heading3"/>
        <w:rPr>
          <w:rtl/>
        </w:rPr>
      </w:pPr>
      <w:r>
        <w:rPr>
          <w:rFonts w:hint="cs"/>
          <w:rtl/>
        </w:rPr>
        <w:t>חוזר מהביקור באנגליה</w:t>
      </w:r>
    </w:p>
    <w:p w14:paraId="0A91BF04" w14:textId="20CA9A15" w:rsidR="00B028CA" w:rsidRDefault="00B028CA" w:rsidP="004608C6">
      <w:pPr>
        <w:rPr>
          <w:rtl/>
        </w:rPr>
      </w:pPr>
      <w:r w:rsidRPr="00B028CA">
        <w:rPr>
          <w:rFonts w:cs="Times New Roman"/>
          <w:rtl/>
        </w:rPr>
        <w:t xml:space="preserve">הוא אהב את אמא של גידי, [כלומר החבר שלו מהקיבוץ בעצם] היא היתה מדברת כל-כך הרבה עד שלפעמים הוא שכח מנין הביא את הרעיון המוזר, כשהיה קטן, שלכל אדם </w:t>
      </w:r>
      <w:r w:rsidR="00EB65D0">
        <w:rPr>
          <w:rFonts w:cs="Times New Roman" w:hint="cs"/>
          <w:rtl/>
        </w:rPr>
        <w:t>י</w:t>
      </w:r>
      <w:r w:rsidRPr="00B028CA">
        <w:rPr>
          <w:rFonts w:cs="Times New Roman"/>
          <w:rtl/>
        </w:rPr>
        <w:t>ש כמות מוקצבת של מילים שלאחר שאמכ את כולן או לאחר שכילה את הקיצבה הוא מת. היא היתה מסוגלת להכנס לנאומיה ה</w:t>
      </w:r>
      <w:r w:rsidRPr="00B028CA">
        <w:t>emphatic</w:t>
      </w:r>
      <w:r w:rsidRPr="00B028CA">
        <w:rPr>
          <w:rFonts w:cs="Times New Roman"/>
          <w:rtl/>
        </w:rPr>
        <w:t xml:space="preserve"> והקולניים כמעט בכל מקום. למשל, לעמוד באולם הקבלה לטיסות נוחתות -איך קוראים לזה??- כי היא היתה מחזירה אותו אליהם באותה תקופה, כשחזר מביקוריו המזעזעים בבית הוריו כולו מזועזע ו</w:t>
      </w:r>
      <w:r w:rsidRPr="00B028CA">
        <w:t>shaken</w:t>
      </w:r>
      <w:r w:rsidRPr="00B028CA">
        <w:rPr>
          <w:rFonts w:cs="Times New Roman"/>
          <w:rtl/>
        </w:rPr>
        <w:t xml:space="preserve"> גם אם מתוך חודש החופש שהה אצלם לעולם לא יותר מימים ספורים, והיא באה לקחת אותו בטנדר נהדר שמאחורה היו בו רגבים וחציר דבוק חדפיות וזה היה כל הריחות הטובים במכה אחת ישר אחרי האויר הדליל, החולני של המטוס ונעמדת </w:t>
      </w:r>
      <w:r w:rsidR="004F6E32">
        <w:rPr>
          <w:rFonts w:cs="Times New Roman" w:hint="cs"/>
          <w:rtl/>
        </w:rPr>
        <w:t>ל</w:t>
      </w:r>
      <w:r w:rsidRPr="00B028CA">
        <w:rPr>
          <w:rFonts w:cs="Times New Roman"/>
          <w:rtl/>
        </w:rPr>
        <w:t xml:space="preserve">ה שם כאילו לא אצה לה הדרך לחזור, בעלה ובנה מתגודדים סביבה והיא באמצע </w:t>
      </w:r>
      <w:r w:rsidR="004F6E32">
        <w:rPr>
          <w:rFonts w:cs="Times New Roman" w:hint="cs"/>
          <w:rtl/>
        </w:rPr>
        <w:t>מ</w:t>
      </w:r>
      <w:r w:rsidRPr="00B028CA">
        <w:rPr>
          <w:rFonts w:cs="Times New Roman"/>
          <w:rtl/>
        </w:rPr>
        <w:t xml:space="preserve">עשייה כלשהי, אז אני אומרת לה, הוא טעה, איזה ביג דיל את עושה </w:t>
      </w:r>
      <w:r w:rsidR="004F6E32">
        <w:rPr>
          <w:rFonts w:cs="Times New Roman" w:hint="cs"/>
          <w:rtl/>
        </w:rPr>
        <w:t>מ</w:t>
      </w:r>
      <w:r w:rsidRPr="00B028CA">
        <w:rPr>
          <w:rFonts w:cs="Times New Roman"/>
          <w:rtl/>
        </w:rPr>
        <w:t xml:space="preserve">זה, אפשר לחשוב שהוא האדם הראשון שטעה אי </w:t>
      </w:r>
      <w:r w:rsidRPr="00B028CA">
        <w:rPr>
          <w:rFonts w:cs="Times New Roman"/>
          <w:rtl/>
        </w:rPr>
        <w:lastRenderedPageBreak/>
        <w:t>פעם! מה את רוצה, להרביץ לו? יעזור לך להשפיל אותו, להוציא לו את כל האויר? באמת איזה אסון כבד ירד על כולנו, הוא טעה! ואלכס צחק בהסכמה - נכון, נכון הוא טעה השמים לא נופלים על ראשינו מכל טעות - אף על פי שבכלל לא שמע את תחילת המעש</w:t>
      </w:r>
      <w:r w:rsidR="004F6E32">
        <w:rPr>
          <w:rFonts w:cs="Times New Roman" w:hint="cs"/>
          <w:rtl/>
        </w:rPr>
        <w:t>י</w:t>
      </w:r>
      <w:r w:rsidRPr="00B028CA">
        <w:rPr>
          <w:rFonts w:cs="Times New Roman"/>
          <w:rtl/>
        </w:rPr>
        <w:t>ה וכלל לא ידע במי מדובר, הוא טעה, איזה ביג גיל לעשות מכזה דבר פעוט!</w:t>
      </w:r>
    </w:p>
    <w:p w14:paraId="6CDE4C49" w14:textId="77777777" w:rsidR="00F337B4" w:rsidRPr="00CD067C" w:rsidRDefault="00F337B4" w:rsidP="004608C6">
      <w:pPr>
        <w:rPr>
          <w:rtl/>
        </w:rPr>
      </w:pPr>
    </w:p>
    <w:p w14:paraId="6E010531" w14:textId="77777777" w:rsidR="00D07160" w:rsidRPr="0044357B" w:rsidRDefault="00D07160" w:rsidP="00322FD3">
      <w:pPr>
        <w:pStyle w:val="Heading2"/>
        <w:rPr>
          <w:rtl/>
        </w:rPr>
      </w:pPr>
      <w:bookmarkStart w:id="27" w:name="_Toc297351139"/>
      <w:bookmarkStart w:id="28" w:name="_Toc322023157"/>
      <w:bookmarkStart w:id="29" w:name="_Toc299174443"/>
      <w:bookmarkStart w:id="30" w:name="_Toc408762884"/>
      <w:r w:rsidRPr="0044357B">
        <w:rPr>
          <w:rtl/>
        </w:rPr>
        <w:t>היריקה</w:t>
      </w:r>
      <w:bookmarkEnd w:id="27"/>
      <w:bookmarkEnd w:id="28"/>
      <w:bookmarkEnd w:id="29"/>
      <w:bookmarkEnd w:id="30"/>
    </w:p>
    <w:p w14:paraId="3F56C6E9" w14:textId="1EE7A18F" w:rsidR="000F1935" w:rsidRDefault="000F1935" w:rsidP="001C1AE9">
      <w:pPr>
        <w:rPr>
          <w:rtl/>
        </w:rPr>
      </w:pPr>
      <w:r>
        <w:rPr>
          <w:rFonts w:hint="cs"/>
          <w:rtl/>
        </w:rPr>
        <w:t>[10/4/2004]</w:t>
      </w:r>
    </w:p>
    <w:p w14:paraId="57A51497" w14:textId="5FF6ECCF" w:rsidR="000F1935" w:rsidRDefault="000F1935" w:rsidP="001C1AE9">
      <w:pPr>
        <w:rPr>
          <w:rtl/>
        </w:rPr>
      </w:pPr>
      <w:r>
        <w:rPr>
          <w:rFonts w:hint="cs"/>
          <w:rtl/>
        </w:rPr>
        <w:t xml:space="preserve">בתיאור של המתנחלים שירקו עליו, התֶימָה המרכזית היא אבק. אבק חודר מתחת לציפורניו, בתוך ריאותיו, בין ריסיו וכו'... וזה גורם לו לדלקת בעיניים </w:t>
      </w:r>
      <w:r>
        <w:rPr>
          <w:rtl/>
        </w:rPr>
        <w:t>–</w:t>
      </w:r>
      <w:r>
        <w:rPr>
          <w:rFonts w:hint="cs"/>
          <w:rtl/>
        </w:rPr>
        <w:t xml:space="preserve"> כל הזמן העיניים שלו מפרישות מוגלה. הוא כל הזמן מטפטף טיפות לעיניים אבל זה לא עוזר, גם עם משקפי שמש האבק חודר כל הזמן לעיניים.</w:t>
      </w:r>
    </w:p>
    <w:p w14:paraId="5AC35F17" w14:textId="77777777" w:rsidR="000F1935" w:rsidRDefault="000F1935" w:rsidP="001C1AE9">
      <w:pPr>
        <w:rPr>
          <w:rtl/>
        </w:rPr>
      </w:pPr>
    </w:p>
    <w:p w14:paraId="383109FC" w14:textId="7313D445" w:rsidR="00607C01" w:rsidRDefault="00607C01" w:rsidP="001C1AE9">
      <w:pPr>
        <w:rPr>
          <w:rtl/>
        </w:rPr>
      </w:pPr>
      <w:r>
        <w:rPr>
          <w:rFonts w:hint="cs"/>
          <w:rtl/>
        </w:rPr>
        <w:t>יום הו</w:t>
      </w:r>
      <w:r w:rsidR="00274F72">
        <w:rPr>
          <w:rFonts w:hint="cs"/>
          <w:rtl/>
        </w:rPr>
        <w:t>לדת</w:t>
      </w:r>
      <w:r w:rsidR="00D005A3">
        <w:rPr>
          <w:rFonts w:hint="cs"/>
          <w:rtl/>
        </w:rPr>
        <w:t>ו ה</w:t>
      </w:r>
      <w:r w:rsidR="001C1AE9">
        <w:rPr>
          <w:rFonts w:hint="cs"/>
          <w:rtl/>
        </w:rPr>
        <w:t>עשרים</w:t>
      </w:r>
      <w:r w:rsidR="00274F72">
        <w:rPr>
          <w:rFonts w:hint="cs"/>
          <w:rtl/>
        </w:rPr>
        <w:t xml:space="preserve"> </w:t>
      </w:r>
      <w:r w:rsidR="00D005A3">
        <w:rPr>
          <w:rFonts w:hint="cs"/>
          <w:rtl/>
        </w:rPr>
        <w:t>של אלכס נ</w:t>
      </w:r>
      <w:r w:rsidR="00CC4B55">
        <w:rPr>
          <w:rFonts w:hint="cs"/>
          <w:rtl/>
        </w:rPr>
        <w:t>חגג</w:t>
      </w:r>
      <w:r w:rsidR="00274F72">
        <w:rPr>
          <w:rFonts w:hint="cs"/>
          <w:rtl/>
        </w:rPr>
        <w:t xml:space="preserve"> </w:t>
      </w:r>
      <w:r w:rsidR="001C1AE9">
        <w:rPr>
          <w:rFonts w:hint="cs"/>
          <w:rtl/>
        </w:rPr>
        <w:t>[</w:t>
      </w:r>
      <w:r w:rsidR="00274F72">
        <w:rPr>
          <w:rFonts w:hint="cs"/>
          <w:rtl/>
        </w:rPr>
        <w:t xml:space="preserve">במסיבת טבע </w:t>
      </w:r>
      <w:r>
        <w:rPr>
          <w:rFonts w:hint="cs"/>
          <w:rtl/>
        </w:rPr>
        <w:t>להשתדל להישמע פחות מפוצלחת] ביער שליד הקיבוץ של גיד</w:t>
      </w:r>
      <w:r w:rsidR="00C00044">
        <w:rPr>
          <w:rFonts w:hint="cs"/>
          <w:rtl/>
        </w:rPr>
        <w:t>י</w:t>
      </w:r>
      <w:r w:rsidR="001C1AE9">
        <w:rPr>
          <w:rFonts w:hint="cs"/>
          <w:rtl/>
        </w:rPr>
        <w:t>, במסיבת-טבע</w:t>
      </w:r>
      <w:r w:rsidR="00C00044">
        <w:rPr>
          <w:rFonts w:hint="cs"/>
          <w:rtl/>
        </w:rPr>
        <w:t>. גידי סיפק את כל מה שהיה צריך</w:t>
      </w:r>
      <w:r w:rsidR="009E0959">
        <w:rPr>
          <w:rFonts w:hint="cs"/>
          <w:rtl/>
        </w:rPr>
        <w:t xml:space="preserve"> והם רקדו ובלעו</w:t>
      </w:r>
      <w:r w:rsidR="00483BB1">
        <w:rPr>
          <w:rFonts w:hint="cs"/>
          <w:rtl/>
        </w:rPr>
        <w:t xml:space="preserve"> הכול </w:t>
      </w:r>
      <w:r w:rsidR="00C00044">
        <w:rPr>
          <w:rFonts w:hint="cs"/>
          <w:rtl/>
        </w:rPr>
        <w:t>ו</w:t>
      </w:r>
      <w:r w:rsidR="009E0959">
        <w:rPr>
          <w:rFonts w:hint="cs"/>
          <w:rtl/>
        </w:rPr>
        <w:t xml:space="preserve">בעיקר אלכס כמו ילדים טובים שבולעים הכל, </w:t>
      </w:r>
      <w:r w:rsidR="00C00044">
        <w:rPr>
          <w:rFonts w:hint="cs"/>
          <w:rtl/>
        </w:rPr>
        <w:t>רק כך</w:t>
      </w:r>
      <w:r w:rsidR="009E0959">
        <w:rPr>
          <w:rFonts w:hint="cs"/>
          <w:rtl/>
        </w:rPr>
        <w:t xml:space="preserve"> היה יכול לרקוד, </w:t>
      </w:r>
      <w:r w:rsidR="008048D1">
        <w:rPr>
          <w:rFonts w:hint="cs"/>
          <w:rtl/>
        </w:rPr>
        <w:t>הוא</w:t>
      </w:r>
      <w:r w:rsidR="000754CE">
        <w:rPr>
          <w:rFonts w:hint="cs"/>
          <w:rtl/>
        </w:rPr>
        <w:t xml:space="preserve"> הת</w:t>
      </w:r>
      <w:r w:rsidR="009E0959">
        <w:rPr>
          <w:rFonts w:hint="cs"/>
          <w:rtl/>
        </w:rPr>
        <w:t>קשה לדרוך על הרגל</w:t>
      </w:r>
      <w:r w:rsidR="00C00044">
        <w:rPr>
          <w:rFonts w:hint="cs"/>
          <w:rtl/>
        </w:rPr>
        <w:t>,</w:t>
      </w:r>
      <w:r w:rsidR="009E0959">
        <w:rPr>
          <w:rFonts w:hint="cs"/>
          <w:rtl/>
        </w:rPr>
        <w:t xml:space="preserve"> הגבס </w:t>
      </w:r>
      <w:r w:rsidR="008048D1">
        <w:rPr>
          <w:rFonts w:hint="cs"/>
          <w:rtl/>
        </w:rPr>
        <w:t xml:space="preserve">הוסר </w:t>
      </w:r>
      <w:r w:rsidR="009E0959">
        <w:rPr>
          <w:rFonts w:hint="cs"/>
          <w:rtl/>
        </w:rPr>
        <w:t xml:space="preserve">רק </w:t>
      </w:r>
      <w:r w:rsidR="00CC4B55">
        <w:rPr>
          <w:rFonts w:hint="cs"/>
          <w:rtl/>
        </w:rPr>
        <w:t>יום לפני</w:t>
      </w:r>
      <w:r w:rsidR="009E0959">
        <w:rPr>
          <w:rFonts w:hint="cs"/>
          <w:rtl/>
        </w:rPr>
        <w:t>.</w:t>
      </w:r>
    </w:p>
    <w:p w14:paraId="4C58D2A7" w14:textId="148079F7" w:rsidR="009E0959" w:rsidRDefault="009E0959" w:rsidP="003F29AD">
      <w:pPr>
        <w:rPr>
          <w:rtl/>
        </w:rPr>
      </w:pPr>
      <w:r>
        <w:rPr>
          <w:rFonts w:hint="cs"/>
          <w:rtl/>
        </w:rPr>
        <w:t xml:space="preserve">למחרת בבוקר, הקור </w:t>
      </w:r>
      <w:r w:rsidR="002D3AAB">
        <w:rPr>
          <w:rFonts w:hint="cs"/>
          <w:rtl/>
        </w:rPr>
        <w:t xml:space="preserve">היה </w:t>
      </w:r>
      <w:r>
        <w:rPr>
          <w:rFonts w:hint="cs"/>
          <w:rtl/>
        </w:rPr>
        <w:t xml:space="preserve">מקפיא אבל הם </w:t>
      </w:r>
      <w:r w:rsidR="001C1AE9">
        <w:rPr>
          <w:rFonts w:hint="cs"/>
          <w:rtl/>
        </w:rPr>
        <w:t xml:space="preserve">עדיין </w:t>
      </w:r>
      <w:r>
        <w:rPr>
          <w:rFonts w:hint="cs"/>
          <w:rtl/>
        </w:rPr>
        <w:t xml:space="preserve">לא הרגישו </w:t>
      </w:r>
      <w:r w:rsidR="002D3AAB">
        <w:rPr>
          <w:rFonts w:hint="cs"/>
          <w:rtl/>
        </w:rPr>
        <w:t>בכך,</w:t>
      </w:r>
      <w:r>
        <w:rPr>
          <w:rFonts w:hint="cs"/>
          <w:rtl/>
        </w:rPr>
        <w:t xml:space="preserve"> עם כל מה שבלעו. היה שקט ונחמד על מצע מחטי </w:t>
      </w:r>
      <w:r w:rsidR="00CC4B55">
        <w:rPr>
          <w:rFonts w:hint="cs"/>
          <w:rtl/>
        </w:rPr>
        <w:t>האורן בין הסלעים ודן הוציא מהטנדר</w:t>
      </w:r>
      <w:r w:rsidR="000754CE">
        <w:rPr>
          <w:rFonts w:hint="cs"/>
          <w:rtl/>
        </w:rPr>
        <w:t xml:space="preserve"> של הקיבוץ עוגה גבוהה</w:t>
      </w:r>
      <w:r w:rsidR="00C90C6C">
        <w:rPr>
          <w:rFonts w:hint="cs"/>
          <w:rtl/>
        </w:rPr>
        <w:t xml:space="preserve"> מאוד </w:t>
      </w:r>
      <w:r w:rsidR="000754CE">
        <w:rPr>
          <w:rFonts w:hint="cs"/>
          <w:rtl/>
        </w:rPr>
        <w:t>וחילק</w:t>
      </w:r>
      <w:r>
        <w:rPr>
          <w:rFonts w:hint="cs"/>
          <w:rtl/>
        </w:rPr>
        <w:t xml:space="preserve"> ממנה לכל </w:t>
      </w:r>
      <w:r w:rsidR="001C1AE9">
        <w:rPr>
          <w:rFonts w:hint="cs"/>
          <w:rtl/>
        </w:rPr>
        <w:t xml:space="preserve">אלו </w:t>
      </w:r>
      <w:r>
        <w:rPr>
          <w:rFonts w:hint="cs"/>
          <w:rtl/>
        </w:rPr>
        <w:t>שע</w:t>
      </w:r>
      <w:r w:rsidR="00F24E04">
        <w:rPr>
          <w:rFonts w:hint="cs"/>
          <w:rtl/>
        </w:rPr>
        <w:t>זבו</w:t>
      </w:r>
      <w:r w:rsidR="00CC4B55">
        <w:rPr>
          <w:rFonts w:hint="cs"/>
          <w:rtl/>
        </w:rPr>
        <w:t xml:space="preserve">, </w:t>
      </w:r>
      <w:r>
        <w:rPr>
          <w:rFonts w:hint="cs"/>
          <w:rtl/>
        </w:rPr>
        <w:t>בעיקר</w:t>
      </w:r>
      <w:r w:rsidR="000754CE">
        <w:rPr>
          <w:rFonts w:hint="cs"/>
          <w:rtl/>
        </w:rPr>
        <w:t xml:space="preserve"> מגוון נרחב של</w:t>
      </w:r>
      <w:r>
        <w:rPr>
          <w:rFonts w:hint="cs"/>
          <w:rtl/>
        </w:rPr>
        <w:t xml:space="preserve"> </w:t>
      </w:r>
      <w:r w:rsidR="00CC4B55">
        <w:rPr>
          <w:rFonts w:hint="cs"/>
          <w:rtl/>
        </w:rPr>
        <w:t xml:space="preserve">חבר'ה </w:t>
      </w:r>
      <w:r w:rsidR="000754CE">
        <w:rPr>
          <w:rFonts w:hint="cs"/>
          <w:rtl/>
        </w:rPr>
        <w:t xml:space="preserve">ודומיהם </w:t>
      </w:r>
      <w:r w:rsidR="00CC4B55">
        <w:rPr>
          <w:rFonts w:hint="cs"/>
          <w:rtl/>
        </w:rPr>
        <w:t>[</w:t>
      </w:r>
      <w:r w:rsidR="000754CE">
        <w:t>assorted</w:t>
      </w:r>
      <w:r w:rsidR="000754CE">
        <w:rPr>
          <w:rFonts w:hint="cs"/>
          <w:rtl/>
        </w:rPr>
        <w:t xml:space="preserve"> </w:t>
      </w:r>
      <w:r w:rsidR="00CC4B55">
        <w:rPr>
          <w:rFonts w:hint="cs"/>
          <w:rtl/>
        </w:rPr>
        <w:t xml:space="preserve">וגו'] מהקיבוצים בסביבה, </w:t>
      </w:r>
      <w:r w:rsidR="003F29AD">
        <w:rPr>
          <w:rFonts w:hint="cs"/>
          <w:rtl/>
        </w:rPr>
        <w:t>רוב האחרים</w:t>
      </w:r>
      <w:r>
        <w:rPr>
          <w:rFonts w:hint="cs"/>
          <w:rtl/>
        </w:rPr>
        <w:t xml:space="preserve"> נעל</w:t>
      </w:r>
      <w:r w:rsidR="003F29AD">
        <w:rPr>
          <w:rFonts w:hint="cs"/>
          <w:rtl/>
        </w:rPr>
        <w:t>מו</w:t>
      </w:r>
      <w:r>
        <w:rPr>
          <w:rFonts w:hint="cs"/>
          <w:rtl/>
        </w:rPr>
        <w:t xml:space="preserve"> </w:t>
      </w:r>
      <w:r w:rsidR="006E49CF">
        <w:rPr>
          <w:rFonts w:hint="cs"/>
          <w:rtl/>
        </w:rPr>
        <w:t>מוקדם יותר למסיבה שאחרי, בשדות הפקאן</w:t>
      </w:r>
      <w:r w:rsidR="001C1AE9">
        <w:rPr>
          <w:rFonts w:hint="cs"/>
          <w:rtl/>
        </w:rPr>
        <w:t xml:space="preserve"> של אבא של דודו</w:t>
      </w:r>
      <w:r w:rsidR="006E49CF">
        <w:rPr>
          <w:rFonts w:hint="cs"/>
          <w:rtl/>
        </w:rPr>
        <w:t xml:space="preserve"> בנבטים.</w:t>
      </w:r>
    </w:p>
    <w:p w14:paraId="06961CCD" w14:textId="77777777" w:rsidR="006E49CF" w:rsidRDefault="006E49CF" w:rsidP="002D3AAB">
      <w:pPr>
        <w:rPr>
          <w:rtl/>
        </w:rPr>
      </w:pPr>
      <w:r>
        <w:rPr>
          <w:rFonts w:hint="cs"/>
          <w:rtl/>
        </w:rPr>
        <w:t xml:space="preserve">"עוד לא נתתי לך את המתנה שלך," </w:t>
      </w:r>
      <w:r w:rsidR="002D3AAB">
        <w:rPr>
          <w:rFonts w:hint="cs"/>
          <w:rtl/>
        </w:rPr>
        <w:t>לילך</w:t>
      </w:r>
      <w:r>
        <w:rPr>
          <w:rFonts w:hint="cs"/>
          <w:rtl/>
        </w:rPr>
        <w:t xml:space="preserve"> לחשה. "אתה עדיין רוצה אותה?"</w:t>
      </w:r>
    </w:p>
    <w:p w14:paraId="47DB8691" w14:textId="1637824B" w:rsidR="009E0959" w:rsidRDefault="002D3AAB" w:rsidP="003F29AD">
      <w:pPr>
        <w:rPr>
          <w:rtl/>
        </w:rPr>
      </w:pPr>
      <w:r>
        <w:rPr>
          <w:rFonts w:hint="cs"/>
          <w:rtl/>
        </w:rPr>
        <w:t>היא</w:t>
      </w:r>
      <w:r w:rsidR="009E0959">
        <w:rPr>
          <w:rFonts w:hint="cs"/>
          <w:rtl/>
        </w:rPr>
        <w:t xml:space="preserve"> </w:t>
      </w:r>
      <w:r w:rsidR="001C5A04">
        <w:rPr>
          <w:rFonts w:hint="cs"/>
          <w:rtl/>
        </w:rPr>
        <w:t>הייתה</w:t>
      </w:r>
      <w:r w:rsidR="00D005A3">
        <w:rPr>
          <w:rFonts w:hint="cs"/>
          <w:rtl/>
        </w:rPr>
        <w:t xml:space="preserve"> רעננה</w:t>
      </w:r>
      <w:r w:rsidR="00C90C6C">
        <w:rPr>
          <w:rFonts w:hint="cs"/>
          <w:rtl/>
        </w:rPr>
        <w:t xml:space="preserve"> מאוד </w:t>
      </w:r>
      <w:r w:rsidR="00D005A3">
        <w:rPr>
          <w:rFonts w:hint="cs"/>
          <w:rtl/>
        </w:rPr>
        <w:t xml:space="preserve">לאחר ליל הריקודים בקרחת היער, לחייה הוורידו בקור ועיניה נצצו. היא </w:t>
      </w:r>
      <w:r w:rsidR="009E0959">
        <w:rPr>
          <w:rFonts w:hint="cs"/>
          <w:rtl/>
        </w:rPr>
        <w:t xml:space="preserve">שוב </w:t>
      </w:r>
      <w:r w:rsidR="003F29AD">
        <w:rPr>
          <w:rFonts w:hint="cs"/>
          <w:rtl/>
        </w:rPr>
        <w:t>הפריחה ל</w:t>
      </w:r>
      <w:r w:rsidR="004C59E0">
        <w:rPr>
          <w:rFonts w:hint="cs"/>
          <w:rtl/>
        </w:rPr>
        <w:t>אוויר</w:t>
      </w:r>
      <w:r w:rsidR="003F29AD">
        <w:rPr>
          <w:rFonts w:hint="cs"/>
          <w:rtl/>
        </w:rPr>
        <w:t xml:space="preserve"> איזו </w:t>
      </w:r>
      <w:r w:rsidR="009E0959">
        <w:rPr>
          <w:rFonts w:hint="cs"/>
          <w:rtl/>
        </w:rPr>
        <w:t>שאלת</w:t>
      </w:r>
      <w:r w:rsidR="003F29AD">
        <w:rPr>
          <w:rFonts w:hint="cs"/>
          <w:rtl/>
        </w:rPr>
        <w:t>-</w:t>
      </w:r>
      <w:r w:rsidR="009E0959">
        <w:rPr>
          <w:rFonts w:hint="cs"/>
          <w:rtl/>
        </w:rPr>
        <w:t>סרק על הצבא</w:t>
      </w:r>
      <w:r w:rsidR="003F29AD">
        <w:rPr>
          <w:rFonts w:hint="cs"/>
          <w:rtl/>
        </w:rPr>
        <w:t>, ללא צפיה</w:t>
      </w:r>
      <w:r w:rsidR="000754CE">
        <w:rPr>
          <w:rFonts w:hint="cs"/>
          <w:rtl/>
        </w:rPr>
        <w:t xml:space="preserve"> כי </w:t>
      </w:r>
      <w:r>
        <w:rPr>
          <w:rFonts w:hint="cs"/>
          <w:rtl/>
        </w:rPr>
        <w:t xml:space="preserve">הוא </w:t>
      </w:r>
      <w:r w:rsidR="000754CE">
        <w:rPr>
          <w:rFonts w:hint="cs"/>
          <w:rtl/>
        </w:rPr>
        <w:t>מעולם לא</w:t>
      </w:r>
      <w:r w:rsidR="009E0959">
        <w:rPr>
          <w:rFonts w:hint="cs"/>
          <w:rtl/>
        </w:rPr>
        <w:t xml:space="preserve"> ס</w:t>
      </w:r>
      <w:r w:rsidR="000754CE">
        <w:rPr>
          <w:rFonts w:hint="cs"/>
          <w:rtl/>
        </w:rPr>
        <w:t>י</w:t>
      </w:r>
      <w:r w:rsidR="009E0959">
        <w:rPr>
          <w:rFonts w:hint="cs"/>
          <w:rtl/>
        </w:rPr>
        <w:t xml:space="preserve">פר </w:t>
      </w:r>
      <w:r w:rsidR="000754CE">
        <w:rPr>
          <w:rFonts w:hint="cs"/>
          <w:rtl/>
        </w:rPr>
        <w:t>לה דבר</w:t>
      </w:r>
      <w:r w:rsidR="009E0959">
        <w:rPr>
          <w:rFonts w:hint="cs"/>
          <w:rtl/>
        </w:rPr>
        <w:t xml:space="preserve">, אבל הפעם זה הצליח, </w:t>
      </w:r>
      <w:r w:rsidR="000754CE">
        <w:rPr>
          <w:rFonts w:hint="cs"/>
          <w:rtl/>
        </w:rPr>
        <w:t xml:space="preserve">בשל </w:t>
      </w:r>
      <w:r>
        <w:rPr>
          <w:rFonts w:hint="cs"/>
          <w:rtl/>
        </w:rPr>
        <w:t>הרגל השבורה</w:t>
      </w:r>
      <w:r w:rsidR="000754CE">
        <w:rPr>
          <w:rFonts w:hint="cs"/>
          <w:rtl/>
        </w:rPr>
        <w:t xml:space="preserve"> שלא ניתן היה להסתיר</w:t>
      </w:r>
      <w:r w:rsidR="003F29AD">
        <w:rPr>
          <w:rFonts w:hint="cs"/>
          <w:rtl/>
        </w:rPr>
        <w:t>,</w:t>
      </w:r>
      <w:r w:rsidR="00FC3623">
        <w:rPr>
          <w:rFonts w:hint="cs"/>
          <w:rtl/>
        </w:rPr>
        <w:t xml:space="preserve"> וחבריו שהיו להוטים לדבר</w:t>
      </w:r>
      <w:r w:rsidR="003F29AD">
        <w:rPr>
          <w:rFonts w:hint="cs"/>
          <w:rtl/>
        </w:rPr>
        <w:t>,</w:t>
      </w:r>
      <w:r w:rsidR="00FC3623">
        <w:rPr>
          <w:rFonts w:hint="cs"/>
          <w:rtl/>
        </w:rPr>
        <w:t xml:space="preserve"> ובעיקר</w:t>
      </w:r>
      <w:r w:rsidR="009E0959">
        <w:rPr>
          <w:rFonts w:hint="cs"/>
          <w:rtl/>
        </w:rPr>
        <w:t xml:space="preserve"> תחת </w:t>
      </w:r>
      <w:r w:rsidR="00FC3623">
        <w:rPr>
          <w:rFonts w:hint="cs"/>
          <w:rtl/>
        </w:rPr>
        <w:t xml:space="preserve">השפעת </w:t>
      </w:r>
      <w:r w:rsidR="009E0959">
        <w:rPr>
          <w:rFonts w:hint="cs"/>
          <w:rtl/>
        </w:rPr>
        <w:t>כל מה שבלע</w:t>
      </w:r>
      <w:r w:rsidR="00FC3623">
        <w:rPr>
          <w:rFonts w:hint="cs"/>
          <w:rtl/>
        </w:rPr>
        <w:t>, שהיה צבעוני ובעל איכויות מלכדות.</w:t>
      </w:r>
      <w:r w:rsidR="009E0959">
        <w:rPr>
          <w:rFonts w:hint="cs"/>
          <w:rtl/>
        </w:rPr>
        <w:t xml:space="preserve"> </w:t>
      </w:r>
      <w:r w:rsidR="00FC3623">
        <w:rPr>
          <w:rFonts w:hint="cs"/>
          <w:rtl/>
        </w:rPr>
        <w:t>[</w:t>
      </w:r>
      <w:r w:rsidR="009E0959">
        <w:rPr>
          <w:rFonts w:hint="cs"/>
          <w:rtl/>
        </w:rPr>
        <w:t xml:space="preserve">הוא הרגיש שהוא מתאחד איתה ועם כל החברים שלו ועם האנושות, תחת כל מה שבלע והתקשר </w:t>
      </w:r>
      <w:r w:rsidR="00F06A3F">
        <w:rPr>
          <w:rFonts w:hint="cs"/>
          <w:rtl/>
        </w:rPr>
        <w:t>עכשיו</w:t>
      </w:r>
      <w:r w:rsidR="009E0959">
        <w:rPr>
          <w:rFonts w:hint="cs"/>
          <w:rtl/>
        </w:rPr>
        <w:t xml:space="preserve"> עם כל התאים המעכבים בגוף שלו וניטרל אותם, הוא דיבר.</w:t>
      </w:r>
      <w:r w:rsidR="00FC3623">
        <w:rPr>
          <w:rFonts w:hint="cs"/>
          <w:rtl/>
        </w:rPr>
        <w:t>]</w:t>
      </w:r>
      <w:r w:rsidR="00D005A3">
        <w:rPr>
          <w:rFonts w:hint="cs"/>
          <w:rtl/>
        </w:rPr>
        <w:t xml:space="preserve"> </w:t>
      </w:r>
    </w:p>
    <w:p w14:paraId="4BC634F4" w14:textId="77777777" w:rsidR="004627AB" w:rsidRPr="00CD067C" w:rsidRDefault="00CC4B55" w:rsidP="005E58B7">
      <w:pPr>
        <w:rPr>
          <w:rtl/>
        </w:rPr>
      </w:pPr>
      <w:r>
        <w:rPr>
          <w:rtl/>
        </w:rPr>
        <w:t>"זה לא בגלל זה,"</w:t>
      </w:r>
      <w:r>
        <w:rPr>
          <w:rFonts w:hint="cs"/>
          <w:rtl/>
        </w:rPr>
        <w:t xml:space="preserve"> </w:t>
      </w:r>
      <w:r w:rsidR="004627AB" w:rsidRPr="00CD067C">
        <w:rPr>
          <w:rtl/>
        </w:rPr>
        <w:t xml:space="preserve">אלכס </w:t>
      </w:r>
      <w:r>
        <w:rPr>
          <w:rFonts w:hint="cs"/>
          <w:rtl/>
        </w:rPr>
        <w:t xml:space="preserve">אמר </w:t>
      </w:r>
      <w:r w:rsidR="004627AB" w:rsidRPr="00CD067C">
        <w:rPr>
          <w:rtl/>
        </w:rPr>
        <w:t>והסמיק.</w:t>
      </w:r>
      <w:r w:rsidR="003C1E5F">
        <w:rPr>
          <w:rFonts w:hint="cs"/>
          <w:rtl/>
        </w:rPr>
        <w:t xml:space="preserve"> [להסביר שאלכס לא מדבר על כלום אלא אם הוא תחת השפעת </w:t>
      </w:r>
      <w:r w:rsidR="003C1E5F">
        <w:t>e</w:t>
      </w:r>
      <w:r w:rsidR="003C1E5F">
        <w:rPr>
          <w:rFonts w:hint="cs"/>
          <w:rtl/>
        </w:rPr>
        <w:t>. זה מסתדר אח"כ עם מה שקורה בהמבורג.]</w:t>
      </w:r>
    </w:p>
    <w:p w14:paraId="0DEA4B09" w14:textId="77777777" w:rsidR="004627AB" w:rsidRPr="00CD067C" w:rsidRDefault="004627AB" w:rsidP="00250000">
      <w:pPr>
        <w:rPr>
          <w:rtl/>
        </w:rPr>
      </w:pPr>
      <w:r w:rsidRPr="00CD067C">
        <w:rPr>
          <w:rtl/>
        </w:rPr>
        <w:t xml:space="preserve">"אז תשאלי אותו למה לא. תשאלי </w:t>
      </w:r>
      <w:r w:rsidR="00FC3623">
        <w:rPr>
          <w:rtl/>
        </w:rPr>
        <w:t xml:space="preserve">אותו," </w:t>
      </w:r>
      <w:r w:rsidR="00FC3623">
        <w:rPr>
          <w:rFonts w:hint="cs"/>
          <w:rtl/>
        </w:rPr>
        <w:t>דודו אמר</w:t>
      </w:r>
      <w:r w:rsidRPr="00CD067C">
        <w:rPr>
          <w:rtl/>
        </w:rPr>
        <w:t>.</w:t>
      </w:r>
    </w:p>
    <w:p w14:paraId="704D5C4D" w14:textId="77777777" w:rsidR="004627AB" w:rsidRDefault="004627AB" w:rsidP="003E77F5">
      <w:pPr>
        <w:rPr>
          <w:rtl/>
        </w:rPr>
      </w:pPr>
      <w:r w:rsidRPr="00CD067C">
        <w:rPr>
          <w:rtl/>
        </w:rPr>
        <w:t xml:space="preserve">"הוא </w:t>
      </w:r>
      <w:r w:rsidR="003E77F5">
        <w:rPr>
          <w:rFonts w:hint="cs"/>
          <w:rtl/>
        </w:rPr>
        <w:t>אמור לקבל</w:t>
      </w:r>
      <w:r w:rsidRPr="00CD067C">
        <w:rPr>
          <w:rtl/>
        </w:rPr>
        <w:t xml:space="preserve"> ל</w:t>
      </w:r>
      <w:r w:rsidRPr="00CD067C">
        <w:rPr>
          <w:rFonts w:hint="cs"/>
          <w:rtl/>
        </w:rPr>
        <w:t>סגן</w:t>
      </w:r>
      <w:r w:rsidRPr="00CD067C">
        <w:rPr>
          <w:rtl/>
        </w:rPr>
        <w:t xml:space="preserve">. </w:t>
      </w:r>
      <w:r w:rsidR="003E77F5">
        <w:rPr>
          <w:rFonts w:hint="cs"/>
          <w:rtl/>
        </w:rPr>
        <w:t>תואיל להאיר את עינינו</w:t>
      </w:r>
      <w:r w:rsidR="005E58B7">
        <w:rPr>
          <w:rFonts w:hint="cs"/>
          <w:rtl/>
        </w:rPr>
        <w:t xml:space="preserve"> </w:t>
      </w:r>
      <w:r w:rsidR="003E77F5">
        <w:rPr>
          <w:rFonts w:hint="cs"/>
          <w:rtl/>
        </w:rPr>
        <w:t>לגבי</w:t>
      </w:r>
      <w:r w:rsidR="005E58B7">
        <w:rPr>
          <w:rFonts w:hint="cs"/>
          <w:rtl/>
        </w:rPr>
        <w:t xml:space="preserve"> סיבת העיכוב?</w:t>
      </w:r>
      <w:r w:rsidRPr="00CD067C">
        <w:rPr>
          <w:rtl/>
        </w:rPr>
        <w:t>"</w:t>
      </w:r>
      <w:r w:rsidR="00AC2A3E">
        <w:rPr>
          <w:rFonts w:hint="cs"/>
          <w:rtl/>
        </w:rPr>
        <w:t xml:space="preserve"> [לא אם הוא בן 20 </w:t>
      </w:r>
      <w:r w:rsidR="00AC2A3E">
        <w:rPr>
          <w:rtl/>
        </w:rPr>
        <w:t>–</w:t>
      </w:r>
      <w:r w:rsidR="00AC2A3E">
        <w:rPr>
          <w:rFonts w:hint="cs"/>
          <w:rtl/>
        </w:rPr>
        <w:t xml:space="preserve"> רק אם הוא בן 21. נראה לי. אע"פ שבשביל קורס קצינים הוא כבר חתם שנה, עד גיל 22.]</w:t>
      </w:r>
    </w:p>
    <w:p w14:paraId="62DAF37A" w14:textId="77777777" w:rsidR="00C976A7" w:rsidRDefault="00C976A7" w:rsidP="002D3AAB">
      <w:pPr>
        <w:rPr>
          <w:rtl/>
        </w:rPr>
      </w:pPr>
      <w:r>
        <w:rPr>
          <w:rFonts w:hint="cs"/>
          <w:rtl/>
        </w:rPr>
        <w:t xml:space="preserve">[למשל </w:t>
      </w:r>
      <w:r>
        <w:rPr>
          <w:rtl/>
        </w:rPr>
        <w:t>–</w:t>
      </w:r>
      <w:r>
        <w:rPr>
          <w:rFonts w:hint="cs"/>
          <w:rtl/>
        </w:rPr>
        <w:t xml:space="preserve"> </w:t>
      </w:r>
    </w:p>
    <w:p w14:paraId="04BB72C1" w14:textId="77777777" w:rsidR="00C976A7" w:rsidRDefault="00C976A7" w:rsidP="002D3AAB">
      <w:pPr>
        <w:rPr>
          <w:rtl/>
        </w:rPr>
      </w:pPr>
      <w:r w:rsidRPr="00C976A7">
        <w:rPr>
          <w:rFonts w:cs="Times New Roman"/>
          <w:rtl/>
        </w:rPr>
        <w:t>טל בן 21 מנס ציונה נהרג הלילה מאש כוחותינו במהלך פעילות מבצעית באזור רצועת עזה. נחמן הועלה לדרגת סרן לאחר מותו.</w:t>
      </w:r>
      <w:r>
        <w:rPr>
          <w:rFonts w:cs="Times New Roman" w:hint="cs"/>
          <w:rtl/>
        </w:rPr>
        <w:t xml:space="preserve"> </w:t>
      </w:r>
      <w:r w:rsidRPr="00C976A7">
        <w:rPr>
          <w:rFonts w:cs="Times New Roman"/>
        </w:rPr>
        <w:t>http://www.inn.co.il/News/News.aspx/270159</w:t>
      </w:r>
      <w:r>
        <w:rPr>
          <w:rFonts w:hint="cs"/>
          <w:rtl/>
        </w:rPr>
        <w:t>]</w:t>
      </w:r>
    </w:p>
    <w:p w14:paraId="262E0B04" w14:textId="77777777" w:rsidR="004627AB" w:rsidRPr="00CD067C" w:rsidRDefault="004627AB" w:rsidP="00250000">
      <w:pPr>
        <w:rPr>
          <w:rtl/>
        </w:rPr>
      </w:pPr>
      <w:r w:rsidRPr="00CD067C">
        <w:rPr>
          <w:rtl/>
        </w:rPr>
        <w:t>"אני כבר לא זוכר."</w:t>
      </w:r>
    </w:p>
    <w:p w14:paraId="4F695512" w14:textId="77777777" w:rsidR="004627AB" w:rsidRDefault="00CC4B55" w:rsidP="00250000">
      <w:pPr>
        <w:rPr>
          <w:rtl/>
        </w:rPr>
      </w:pPr>
      <w:r>
        <w:rPr>
          <w:rFonts w:hint="cs"/>
          <w:rtl/>
        </w:rPr>
        <w:t>[</w:t>
      </w:r>
      <w:r w:rsidR="004627AB" w:rsidRPr="00CD067C">
        <w:rPr>
          <w:rtl/>
        </w:rPr>
        <w:t>"לא משנה. אני עוד זוכר את זה, בחיי כאילו זה היה אתמול. נשבע לך."</w:t>
      </w:r>
      <w:r>
        <w:rPr>
          <w:rFonts w:hint="cs"/>
          <w:rtl/>
        </w:rPr>
        <w:t>]</w:t>
      </w:r>
    </w:p>
    <w:p w14:paraId="16F16B5C" w14:textId="77777777" w:rsidR="00CC4B55" w:rsidRPr="00CD067C" w:rsidRDefault="00CC4B55" w:rsidP="008B6589">
      <w:pPr>
        <w:rPr>
          <w:rtl/>
        </w:rPr>
      </w:pPr>
      <w:r>
        <w:rPr>
          <w:rFonts w:hint="cs"/>
          <w:rtl/>
        </w:rPr>
        <w:lastRenderedPageBreak/>
        <w:t xml:space="preserve">"לא זוכר? זה היה לפני חודש. </w:t>
      </w:r>
      <w:r w:rsidR="008B6589">
        <w:rPr>
          <w:rFonts w:hint="cs"/>
          <w:rtl/>
        </w:rPr>
        <w:t xml:space="preserve">אלא אם כן לרגל היום הולדת שלך </w:t>
      </w:r>
      <w:r>
        <w:rPr>
          <w:rFonts w:hint="cs"/>
          <w:rtl/>
        </w:rPr>
        <w:t xml:space="preserve">הזדקנת </w:t>
      </w:r>
      <w:r w:rsidR="00FC3623">
        <w:rPr>
          <w:rFonts w:hint="cs"/>
          <w:rtl/>
        </w:rPr>
        <w:t xml:space="preserve">קשות </w:t>
      </w:r>
      <w:r w:rsidR="008B6589">
        <w:rPr>
          <w:rFonts w:hint="cs"/>
          <w:rtl/>
        </w:rPr>
        <w:t>ו</w:t>
      </w:r>
      <w:r>
        <w:rPr>
          <w:rFonts w:hint="cs"/>
          <w:rtl/>
        </w:rPr>
        <w:t>נדפק לך הזיכרון</w:t>
      </w:r>
      <w:r w:rsidR="008B6589">
        <w:rPr>
          <w:rFonts w:hint="cs"/>
          <w:rtl/>
        </w:rPr>
        <w:t>.</w:t>
      </w:r>
      <w:r>
        <w:rPr>
          <w:rFonts w:hint="cs"/>
          <w:rtl/>
        </w:rPr>
        <w:t>"</w:t>
      </w:r>
    </w:p>
    <w:p w14:paraId="46B05767" w14:textId="77777777" w:rsidR="004627AB" w:rsidRDefault="004627AB" w:rsidP="00250000">
      <w:pPr>
        <w:rPr>
          <w:rtl/>
        </w:rPr>
      </w:pPr>
      <w:r w:rsidRPr="00CD067C">
        <w:rPr>
          <w:rtl/>
        </w:rPr>
        <w:t>"תפסיק. אתה לא רואה שאתה משעמם אותה?"</w:t>
      </w:r>
    </w:p>
    <w:p w14:paraId="7615DFFC" w14:textId="77777777" w:rsidR="002D3AAB" w:rsidRDefault="00535F59" w:rsidP="00535F59">
      <w:pPr>
        <w:rPr>
          <w:rtl/>
        </w:rPr>
      </w:pPr>
      <w:r>
        <w:rPr>
          <w:rFonts w:hint="cs"/>
          <w:rtl/>
        </w:rPr>
        <w:t>לילך התרוממה מ</w:t>
      </w:r>
      <w:r w:rsidR="002D3AAB">
        <w:rPr>
          <w:rFonts w:hint="cs"/>
          <w:rtl/>
        </w:rPr>
        <w:t xml:space="preserve">רבצה, </w:t>
      </w:r>
      <w:r>
        <w:rPr>
          <w:rFonts w:hint="cs"/>
          <w:rtl/>
        </w:rPr>
        <w:t>ניערה את שערה ש</w:t>
      </w:r>
      <w:r w:rsidR="002D3AAB">
        <w:rPr>
          <w:rFonts w:hint="cs"/>
          <w:rtl/>
        </w:rPr>
        <w:t>מחטי אורן חומות היו משורגות ב</w:t>
      </w:r>
      <w:r>
        <w:rPr>
          <w:rFonts w:hint="cs"/>
          <w:rtl/>
        </w:rPr>
        <w:t>ו.</w:t>
      </w:r>
    </w:p>
    <w:p w14:paraId="403EB105" w14:textId="77777777" w:rsidR="005D3586" w:rsidRPr="00CD067C" w:rsidRDefault="005D3586" w:rsidP="002D3AAB">
      <w:pPr>
        <w:rPr>
          <w:rtl/>
        </w:rPr>
      </w:pPr>
      <w:r>
        <w:rPr>
          <w:rFonts w:hint="cs"/>
          <w:rtl/>
        </w:rPr>
        <w:t xml:space="preserve">"הדעת </w:t>
      </w:r>
      <w:r w:rsidR="002D3AAB">
        <w:rPr>
          <w:rFonts w:hint="cs"/>
          <w:rtl/>
        </w:rPr>
        <w:t xml:space="preserve">איננה נותנת </w:t>
      </w:r>
      <w:r>
        <w:rPr>
          <w:rFonts w:hint="cs"/>
          <w:rtl/>
        </w:rPr>
        <w:t>שטרם גוללת בפניה מעשייה מרתקת זו," גידי אמר. הוא היה בא במבוכה רבה בנוכחות בנות יפות מדי.</w:t>
      </w:r>
    </w:p>
    <w:p w14:paraId="4019EB00" w14:textId="77777777" w:rsidR="004627AB" w:rsidRPr="00CD067C" w:rsidRDefault="00535F59" w:rsidP="00250000">
      <w:pPr>
        <w:rPr>
          <w:rtl/>
        </w:rPr>
      </w:pPr>
      <w:r>
        <w:rPr>
          <w:rFonts w:hint="cs"/>
          <w:rtl/>
        </w:rPr>
        <w:t>[</w:t>
      </w:r>
      <w:r w:rsidR="004627AB" w:rsidRPr="00CD067C">
        <w:rPr>
          <w:rtl/>
        </w:rPr>
        <w:t>"אני לא מאמין שהוא לא סיפר לך."</w:t>
      </w:r>
      <w:r>
        <w:rPr>
          <w:rFonts w:hint="cs"/>
          <w:rtl/>
        </w:rPr>
        <w:t>]</w:t>
      </w:r>
    </w:p>
    <w:p w14:paraId="3D594534" w14:textId="77777777" w:rsidR="004627AB" w:rsidRPr="00CD067C" w:rsidRDefault="004627AB" w:rsidP="00535F59">
      <w:pPr>
        <w:rPr>
          <w:rtl/>
        </w:rPr>
      </w:pPr>
      <w:r w:rsidRPr="00CD067C">
        <w:rPr>
          <w:rtl/>
        </w:rPr>
        <w:t xml:space="preserve">"אני לא בדיוק מתחקרת אותו," </w:t>
      </w:r>
      <w:r w:rsidRPr="00CD067C">
        <w:rPr>
          <w:rFonts w:hint="cs"/>
          <w:rtl/>
        </w:rPr>
        <w:t>לילך</w:t>
      </w:r>
      <w:r w:rsidRPr="00CD067C">
        <w:rPr>
          <w:rtl/>
        </w:rPr>
        <w:t xml:space="preserve"> ה</w:t>
      </w:r>
      <w:r w:rsidR="00535F59">
        <w:rPr>
          <w:rFonts w:hint="cs"/>
          <w:rtl/>
        </w:rPr>
        <w:t>תנצל</w:t>
      </w:r>
      <w:r w:rsidRPr="00CD067C">
        <w:rPr>
          <w:rtl/>
        </w:rPr>
        <w:t>ה.</w:t>
      </w:r>
    </w:p>
    <w:p w14:paraId="24C0AC71" w14:textId="77777777" w:rsidR="00445456" w:rsidRDefault="00445456" w:rsidP="00250000">
      <w:pPr>
        <w:rPr>
          <w:rtl/>
        </w:rPr>
      </w:pPr>
      <w:r>
        <w:rPr>
          <w:rFonts w:hint="cs"/>
          <w:rtl/>
        </w:rPr>
        <w:t>"המח"ט זימן אותו לשיחה אישית. המח"ט! את יודעת למי זה קורה?"</w:t>
      </w:r>
    </w:p>
    <w:p w14:paraId="0EA428A5" w14:textId="77777777" w:rsidR="00445456" w:rsidRDefault="00445456" w:rsidP="00250000">
      <w:pPr>
        <w:rPr>
          <w:rtl/>
        </w:rPr>
      </w:pPr>
      <w:r>
        <w:rPr>
          <w:rFonts w:hint="cs"/>
          <w:rtl/>
        </w:rPr>
        <w:t>"למי?"</w:t>
      </w:r>
    </w:p>
    <w:p w14:paraId="4AB80141" w14:textId="77777777" w:rsidR="00445456" w:rsidRDefault="00445456" w:rsidP="003E77F5">
      <w:pPr>
        <w:rPr>
          <w:rtl/>
        </w:rPr>
      </w:pPr>
      <w:r>
        <w:rPr>
          <w:rFonts w:hint="cs"/>
          <w:rtl/>
        </w:rPr>
        <w:t>"רק שיחה של חצי שעה," אלכס הצטדק. "הוא עוד מכיר אותי אישית, מאז שהיה המג"ד שלנו."</w:t>
      </w:r>
    </w:p>
    <w:p w14:paraId="1015071D" w14:textId="77777777" w:rsidR="005C2821" w:rsidRDefault="005C2821" w:rsidP="00250000">
      <w:pPr>
        <w:rPr>
          <w:rtl/>
        </w:rPr>
      </w:pPr>
      <w:r>
        <w:rPr>
          <w:rFonts w:hint="cs"/>
          <w:rtl/>
        </w:rPr>
        <w:t>"מה הוא רצה, המח"ט הזה?"</w:t>
      </w:r>
    </w:p>
    <w:p w14:paraId="11BE979D" w14:textId="77777777" w:rsidR="005C2821" w:rsidRDefault="005E58B7" w:rsidP="005E58B7">
      <w:pPr>
        <w:rPr>
          <w:rtl/>
        </w:rPr>
      </w:pPr>
      <w:r>
        <w:rPr>
          <w:rFonts w:hint="cs"/>
          <w:rtl/>
        </w:rPr>
        <w:t>"הוא</w:t>
      </w:r>
      <w:r w:rsidR="005C2821">
        <w:rPr>
          <w:rFonts w:hint="cs"/>
          <w:rtl/>
        </w:rPr>
        <w:t xml:space="preserve"> מתעניין בטמבל שלך אישית,</w:t>
      </w:r>
      <w:r w:rsidR="00FF6CC1">
        <w:rPr>
          <w:rFonts w:hint="cs"/>
          <w:rtl/>
        </w:rPr>
        <w:t>" דודו אמר,</w:t>
      </w:r>
      <w:r w:rsidR="005C2821">
        <w:rPr>
          <w:rFonts w:hint="cs"/>
          <w:rtl/>
        </w:rPr>
        <w:t xml:space="preserve"> </w:t>
      </w:r>
      <w:r w:rsidR="00FF6CC1">
        <w:rPr>
          <w:rFonts w:hint="cs"/>
          <w:rtl/>
        </w:rPr>
        <w:t>"</w:t>
      </w:r>
      <w:r>
        <w:rPr>
          <w:rFonts w:hint="cs"/>
          <w:rtl/>
        </w:rPr>
        <w:t xml:space="preserve">בזה </w:t>
      </w:r>
      <w:r w:rsidR="005C2821">
        <w:rPr>
          <w:rFonts w:hint="cs"/>
          <w:rtl/>
        </w:rPr>
        <w:t xml:space="preserve">שהוא לא </w:t>
      </w:r>
      <w:r>
        <w:rPr>
          <w:rFonts w:hint="cs"/>
          <w:rtl/>
        </w:rPr>
        <w:t>מתקדם</w:t>
      </w:r>
      <w:r w:rsidR="005C2821">
        <w:rPr>
          <w:rFonts w:hint="cs"/>
          <w:rtl/>
        </w:rPr>
        <w:t xml:space="preserve"> מספיק מהר בדרגות."</w:t>
      </w:r>
    </w:p>
    <w:p w14:paraId="57CB1EBA" w14:textId="77777777" w:rsidR="005C2821" w:rsidRDefault="005C2821" w:rsidP="00250000">
      <w:pPr>
        <w:rPr>
          <w:rtl/>
        </w:rPr>
      </w:pPr>
      <w:r>
        <w:rPr>
          <w:rFonts w:hint="cs"/>
          <w:rtl/>
        </w:rPr>
        <w:t>"ולמה זה באמת?"</w:t>
      </w:r>
    </w:p>
    <w:p w14:paraId="2666A45B" w14:textId="77777777" w:rsidR="004627AB" w:rsidRPr="00CD067C" w:rsidRDefault="004627AB" w:rsidP="007F5EB7">
      <w:pPr>
        <w:rPr>
          <w:rtl/>
        </w:rPr>
      </w:pPr>
      <w:r w:rsidRPr="00CD067C">
        <w:rPr>
          <w:rtl/>
        </w:rPr>
        <w:t>"</w:t>
      </w:r>
      <w:r w:rsidR="005E58B7">
        <w:rPr>
          <w:rFonts w:hint="cs"/>
          <w:rtl/>
        </w:rPr>
        <w:t xml:space="preserve">כי </w:t>
      </w:r>
      <w:r w:rsidR="005C2821">
        <w:rPr>
          <w:rFonts w:hint="cs"/>
          <w:rtl/>
        </w:rPr>
        <w:t xml:space="preserve">הוא </w:t>
      </w:r>
      <w:r w:rsidR="00FF6CC1">
        <w:rPr>
          <w:rFonts w:hint="cs"/>
          <w:rtl/>
        </w:rPr>
        <w:t>נקשר</w:t>
      </w:r>
      <w:r w:rsidR="005C2821">
        <w:rPr>
          <w:rFonts w:hint="cs"/>
          <w:rtl/>
        </w:rPr>
        <w:t xml:space="preserve"> </w:t>
      </w:r>
      <w:r w:rsidR="00FF6CC1">
        <w:rPr>
          <w:rFonts w:hint="cs"/>
          <w:rtl/>
        </w:rPr>
        <w:t>ל</w:t>
      </w:r>
      <w:r w:rsidR="005C2821">
        <w:rPr>
          <w:rFonts w:hint="cs"/>
          <w:rtl/>
        </w:rPr>
        <w:t xml:space="preserve">חיילים שלו, </w:t>
      </w:r>
      <w:r w:rsidR="00FF6CC1">
        <w:rPr>
          <w:rFonts w:hint="cs"/>
          <w:rtl/>
        </w:rPr>
        <w:t>ל</w:t>
      </w:r>
      <w:r w:rsidR="005C2821">
        <w:rPr>
          <w:rFonts w:hint="cs"/>
          <w:rtl/>
        </w:rPr>
        <w:t>א יכול להפ</w:t>
      </w:r>
      <w:r w:rsidR="007F5EB7">
        <w:rPr>
          <w:rFonts w:hint="cs"/>
          <w:rtl/>
        </w:rPr>
        <w:t>רד.</w:t>
      </w:r>
      <w:r w:rsidR="00FF6CC1">
        <w:rPr>
          <w:rFonts w:hint="cs"/>
          <w:rtl/>
        </w:rPr>
        <w:t xml:space="preserve"> הוא מא</w:t>
      </w:r>
      <w:r w:rsidR="005C2821">
        <w:rPr>
          <w:rFonts w:hint="cs"/>
          <w:rtl/>
        </w:rPr>
        <w:t xml:space="preserve">לה שאמורים לטוס בדרגות, </w:t>
      </w:r>
      <w:r w:rsidR="007F5EB7">
        <w:rPr>
          <w:rFonts w:hint="cs"/>
          <w:rtl/>
        </w:rPr>
        <w:t>לא ידעת</w:t>
      </w:r>
      <w:r w:rsidRPr="00CD067C">
        <w:rPr>
          <w:rtl/>
        </w:rPr>
        <w:t xml:space="preserve"> ש</w:t>
      </w:r>
      <w:r w:rsidR="007F5EB7">
        <w:rPr>
          <w:rFonts w:hint="cs"/>
          <w:rtl/>
        </w:rPr>
        <w:t xml:space="preserve">הוא </w:t>
      </w:r>
      <w:r w:rsidR="00445456">
        <w:rPr>
          <w:rFonts w:hint="cs"/>
          <w:rtl/>
        </w:rPr>
        <w:t>קיבל</w:t>
      </w:r>
      <w:r w:rsidRPr="00CD067C">
        <w:rPr>
          <w:rtl/>
        </w:rPr>
        <w:t xml:space="preserve"> חניך מצטיין בקורס מ"כים?"</w:t>
      </w:r>
    </w:p>
    <w:p w14:paraId="4ABC0848" w14:textId="77777777" w:rsidR="004627AB" w:rsidRPr="00CD067C" w:rsidRDefault="004627AB" w:rsidP="00250000">
      <w:pPr>
        <w:rPr>
          <w:rtl/>
        </w:rPr>
      </w:pPr>
      <w:r w:rsidRPr="00CD067C">
        <w:rPr>
          <w:rtl/>
        </w:rPr>
        <w:t>"באמת?"</w:t>
      </w:r>
    </w:p>
    <w:p w14:paraId="2A96881A" w14:textId="77777777" w:rsidR="004627AB" w:rsidRPr="00CD067C" w:rsidRDefault="004627AB" w:rsidP="003E77F5">
      <w:pPr>
        <w:rPr>
          <w:rtl/>
        </w:rPr>
      </w:pPr>
      <w:r w:rsidRPr="00CD067C">
        <w:rPr>
          <w:rtl/>
        </w:rPr>
        <w:t>"</w:t>
      </w:r>
      <w:r w:rsidR="005C2821">
        <w:rPr>
          <w:rFonts w:hint="cs"/>
          <w:rtl/>
        </w:rPr>
        <w:t>אנ</w:t>
      </w:r>
      <w:r w:rsidR="003E77F5">
        <w:rPr>
          <w:rFonts w:hint="cs"/>
          <w:rtl/>
        </w:rPr>
        <w:t>חנו</w:t>
      </w:r>
      <w:r w:rsidR="005C2821">
        <w:rPr>
          <w:rFonts w:hint="cs"/>
          <w:rtl/>
        </w:rPr>
        <w:t xml:space="preserve"> יודע</w:t>
      </w:r>
      <w:r w:rsidR="003E77F5">
        <w:rPr>
          <w:rFonts w:hint="cs"/>
          <w:rtl/>
        </w:rPr>
        <w:t>ים</w:t>
      </w:r>
      <w:r w:rsidR="005C2821">
        <w:rPr>
          <w:rFonts w:hint="cs"/>
          <w:rtl/>
        </w:rPr>
        <w:t xml:space="preserve"> יענו כי </w:t>
      </w:r>
      <w:r w:rsidRPr="00CD067C">
        <w:rPr>
          <w:rtl/>
        </w:rPr>
        <w:t>היינו באותו מחזור."</w:t>
      </w:r>
    </w:p>
    <w:p w14:paraId="6BF00E08" w14:textId="77777777" w:rsidR="004627AB" w:rsidRPr="00CD067C" w:rsidRDefault="00535F59" w:rsidP="00250000">
      <w:pPr>
        <w:rPr>
          <w:rtl/>
        </w:rPr>
      </w:pPr>
      <w:r>
        <w:rPr>
          <w:rtl/>
        </w:rPr>
        <w:t>"ג</w:t>
      </w:r>
      <w:r>
        <w:rPr>
          <w:rFonts w:hint="cs"/>
          <w:rtl/>
        </w:rPr>
        <w:t>'אבֶּר</w:t>
      </w:r>
      <w:r w:rsidR="004627AB" w:rsidRPr="00CD067C">
        <w:rPr>
          <w:rtl/>
        </w:rPr>
        <w:t>, אתה מביך את שנינו בסיפורי סבתא האלה. את מי זה מעניין?"</w:t>
      </w:r>
    </w:p>
    <w:p w14:paraId="735738C5" w14:textId="77777777" w:rsidR="004627AB" w:rsidRPr="00CD067C" w:rsidRDefault="003E77F5" w:rsidP="00250000">
      <w:pPr>
        <w:rPr>
          <w:rtl/>
        </w:rPr>
      </w:pPr>
      <w:r>
        <w:rPr>
          <w:rtl/>
        </w:rPr>
        <w:t>"אבל תן לי לספר מה היה</w:t>
      </w:r>
      <w:r>
        <w:rPr>
          <w:rFonts w:hint="cs"/>
          <w:rtl/>
        </w:rPr>
        <w:t>," דודו אמר,</w:t>
      </w:r>
      <w:r w:rsidR="004627AB" w:rsidRPr="00CD067C">
        <w:rPr>
          <w:rtl/>
        </w:rPr>
        <w:t xml:space="preserve"> </w:t>
      </w:r>
      <w:r>
        <w:rPr>
          <w:rFonts w:hint="cs"/>
          <w:rtl/>
        </w:rPr>
        <w:t>"</w:t>
      </w:r>
      <w:r w:rsidR="004627AB" w:rsidRPr="00CD067C">
        <w:rPr>
          <w:rtl/>
        </w:rPr>
        <w:t>מותר לספר מה היה?"</w:t>
      </w:r>
    </w:p>
    <w:p w14:paraId="7429E51C" w14:textId="77777777" w:rsidR="004627AB" w:rsidRPr="00CD067C" w:rsidRDefault="00FC3623" w:rsidP="00250000">
      <w:pPr>
        <w:rPr>
          <w:rtl/>
        </w:rPr>
      </w:pPr>
      <w:r>
        <w:rPr>
          <w:rFonts w:hint="cs"/>
          <w:rtl/>
        </w:rPr>
        <w:t>[</w:t>
      </w:r>
      <w:r w:rsidR="004627AB" w:rsidRPr="00CD067C">
        <w:rPr>
          <w:rtl/>
        </w:rPr>
        <w:t>"אתה משעמם אותה למוות."</w:t>
      </w:r>
    </w:p>
    <w:p w14:paraId="064753A5" w14:textId="77777777" w:rsidR="004627AB" w:rsidRPr="00CD067C" w:rsidRDefault="004627AB" w:rsidP="00250000">
      <w:pPr>
        <w:rPr>
          <w:rtl/>
        </w:rPr>
      </w:pPr>
      <w:r w:rsidRPr="00CD067C">
        <w:rPr>
          <w:rtl/>
        </w:rPr>
        <w:t>"טוב, אתה יודע מה, אני אספר רק את העובדות היבשות, ואתה תיתן ללילך לשפוט, בסדר?"</w:t>
      </w:r>
      <w:r w:rsidR="00FC3623">
        <w:rPr>
          <w:rFonts w:hint="cs"/>
          <w:rtl/>
        </w:rPr>
        <w:t>]</w:t>
      </w:r>
    </w:p>
    <w:p w14:paraId="796086C7" w14:textId="77777777" w:rsidR="004627AB" w:rsidRPr="00CD067C" w:rsidRDefault="004627AB" w:rsidP="00250000">
      <w:pPr>
        <w:rPr>
          <w:rtl/>
        </w:rPr>
      </w:pPr>
      <w:r w:rsidRPr="00CD067C">
        <w:rPr>
          <w:rtl/>
        </w:rPr>
        <w:t>"</w:t>
      </w:r>
      <w:r w:rsidRPr="00CD067C">
        <w:rPr>
          <w:rFonts w:hint="cs"/>
          <w:rtl/>
        </w:rPr>
        <w:t>לידיעתך, אתה לא ממש מכיר את כל הפרטים</w:t>
      </w:r>
      <w:r w:rsidRPr="00CD067C">
        <w:rPr>
          <w:rtl/>
        </w:rPr>
        <w:t>."</w:t>
      </w:r>
    </w:p>
    <w:p w14:paraId="071F7616" w14:textId="77777777" w:rsidR="004627AB" w:rsidRPr="00CD067C" w:rsidRDefault="004627AB" w:rsidP="00250000">
      <w:pPr>
        <w:rPr>
          <w:rtl/>
        </w:rPr>
      </w:pPr>
      <w:r w:rsidRPr="00CD067C">
        <w:rPr>
          <w:rFonts w:hint="cs"/>
          <w:rtl/>
        </w:rPr>
        <w:t>"מה לא מכיר, הייתי שם."</w:t>
      </w:r>
    </w:p>
    <w:p w14:paraId="5D01CBC9" w14:textId="77777777" w:rsidR="004627AB" w:rsidRPr="00CD067C" w:rsidRDefault="004627AB" w:rsidP="007F5EB7">
      <w:pPr>
        <w:rPr>
          <w:rtl/>
        </w:rPr>
      </w:pPr>
      <w:r w:rsidRPr="00CD067C">
        <w:rPr>
          <w:rFonts w:hint="cs"/>
          <w:rtl/>
        </w:rPr>
        <w:t xml:space="preserve">"אבל </w:t>
      </w:r>
      <w:r w:rsidR="007F5EB7">
        <w:rPr>
          <w:rFonts w:hint="cs"/>
          <w:rtl/>
        </w:rPr>
        <w:t>אתה לא יודע מה</w:t>
      </w:r>
      <w:r w:rsidRPr="00CD067C">
        <w:rPr>
          <w:rFonts w:hint="cs"/>
          <w:rtl/>
        </w:rPr>
        <w:t xml:space="preserve"> הסיבה שמעכבים לי את הדרג</w:t>
      </w:r>
      <w:r w:rsidR="00C83E41">
        <w:rPr>
          <w:rFonts w:hint="cs"/>
          <w:rtl/>
        </w:rPr>
        <w:t>ה</w:t>
      </w:r>
      <w:r w:rsidRPr="00CD067C">
        <w:rPr>
          <w:rFonts w:hint="cs"/>
          <w:rtl/>
        </w:rPr>
        <w:t xml:space="preserve">. אין לי </w:t>
      </w:r>
      <w:r w:rsidR="007F5EB7">
        <w:rPr>
          <w:rFonts w:hint="cs"/>
          <w:rtl/>
        </w:rPr>
        <w:t xml:space="preserve">שום </w:t>
      </w:r>
      <w:r w:rsidRPr="00CD067C">
        <w:rPr>
          <w:rFonts w:hint="cs"/>
          <w:rtl/>
        </w:rPr>
        <w:t xml:space="preserve">בעיה לחתום </w:t>
      </w:r>
      <w:r w:rsidR="008B6589">
        <w:rPr>
          <w:rFonts w:hint="cs"/>
          <w:rtl/>
        </w:rPr>
        <w:t>מעבר לשנה</w:t>
      </w:r>
      <w:r w:rsidRPr="00CD067C">
        <w:rPr>
          <w:rFonts w:hint="cs"/>
          <w:rtl/>
        </w:rPr>
        <w:t>."</w:t>
      </w:r>
    </w:p>
    <w:p w14:paraId="28F3B4CA" w14:textId="77777777" w:rsidR="00445456" w:rsidRDefault="00445456" w:rsidP="00535F59">
      <w:pPr>
        <w:rPr>
          <w:rtl/>
        </w:rPr>
      </w:pPr>
      <w:r>
        <w:rPr>
          <w:rFonts w:hint="cs"/>
          <w:rtl/>
        </w:rPr>
        <w:t>"אין לך בעיה?" לילך הת</w:t>
      </w:r>
      <w:r w:rsidR="00535F59">
        <w:rPr>
          <w:rFonts w:hint="cs"/>
          <w:rtl/>
        </w:rPr>
        <w:t>פרצ</w:t>
      </w:r>
      <w:r>
        <w:rPr>
          <w:rFonts w:hint="cs"/>
          <w:rtl/>
        </w:rPr>
        <w:t>ה. "שום בעיה, בכלל?"</w:t>
      </w:r>
    </w:p>
    <w:p w14:paraId="286B69E6" w14:textId="77777777" w:rsidR="008D71DE" w:rsidRDefault="00445456" w:rsidP="000748F1">
      <w:pPr>
        <w:rPr>
          <w:rtl/>
        </w:rPr>
      </w:pPr>
      <w:r>
        <w:rPr>
          <w:rFonts w:hint="cs"/>
          <w:rtl/>
        </w:rPr>
        <w:t>"</w:t>
      </w:r>
      <w:r w:rsidR="000748F1">
        <w:rPr>
          <w:rFonts w:hint="cs"/>
          <w:rtl/>
        </w:rPr>
        <w:t>בשיחה עם המח"ט הסברתי</w:t>
      </w:r>
      <w:r>
        <w:rPr>
          <w:rFonts w:hint="cs"/>
          <w:rtl/>
        </w:rPr>
        <w:t xml:space="preserve"> שאין לי </w:t>
      </w:r>
      <w:r w:rsidR="007F5EB7">
        <w:rPr>
          <w:rFonts w:hint="cs"/>
          <w:rtl/>
        </w:rPr>
        <w:t xml:space="preserve">עניין בתפקיד מ"פ, לא רוצה להתקדם מעבר למ"מ, </w:t>
      </w:r>
      <w:r>
        <w:rPr>
          <w:rFonts w:hint="cs"/>
          <w:rtl/>
        </w:rPr>
        <w:t xml:space="preserve">כי </w:t>
      </w:r>
      <w:r w:rsidR="007F5EB7">
        <w:rPr>
          <w:rFonts w:hint="cs"/>
          <w:rtl/>
        </w:rPr>
        <w:t xml:space="preserve">מה הטעם, </w:t>
      </w:r>
      <w:r>
        <w:rPr>
          <w:rFonts w:hint="cs"/>
          <w:rtl/>
        </w:rPr>
        <w:t>כשעולים בדרגות מאבדים את הקשר ה</w:t>
      </w:r>
      <w:r w:rsidR="00F65F70">
        <w:rPr>
          <w:rFonts w:hint="cs"/>
          <w:rtl/>
        </w:rPr>
        <w:t>ישיר עם החיילים.</w:t>
      </w:r>
      <w:r w:rsidR="008D71DE">
        <w:rPr>
          <w:rFonts w:hint="cs"/>
          <w:rtl/>
        </w:rPr>
        <w:t>"</w:t>
      </w:r>
    </w:p>
    <w:p w14:paraId="3BCA5F17" w14:textId="77777777" w:rsidR="008D71DE" w:rsidRDefault="008D71DE" w:rsidP="003E77F5">
      <w:pPr>
        <w:rPr>
          <w:rtl/>
        </w:rPr>
      </w:pPr>
      <w:r>
        <w:rPr>
          <w:rFonts w:hint="cs"/>
          <w:rtl/>
        </w:rPr>
        <w:t>"</w:t>
      </w:r>
      <w:r w:rsidR="007F5EB7">
        <w:rPr>
          <w:rFonts w:hint="cs"/>
          <w:rtl/>
        </w:rPr>
        <w:t>אפשר לחשוב שהחיילים שלך יודעים מה זה קשר בכלל,</w:t>
      </w:r>
      <w:r>
        <w:rPr>
          <w:rFonts w:hint="cs"/>
          <w:rtl/>
        </w:rPr>
        <w:t xml:space="preserve">" לילך </w:t>
      </w:r>
      <w:r w:rsidR="007F5EB7">
        <w:rPr>
          <w:rFonts w:hint="cs"/>
          <w:rtl/>
        </w:rPr>
        <w:t>רטנ</w:t>
      </w:r>
      <w:r>
        <w:rPr>
          <w:rFonts w:hint="cs"/>
          <w:rtl/>
        </w:rPr>
        <w:t>ה.</w:t>
      </w:r>
      <w:r w:rsidR="007F5EB7">
        <w:rPr>
          <w:rFonts w:hint="cs"/>
          <w:rtl/>
        </w:rPr>
        <w:t xml:space="preserve"> "תפסיק </w:t>
      </w:r>
      <w:r w:rsidR="003E77F5">
        <w:rPr>
          <w:rFonts w:hint="cs"/>
          <w:rtl/>
        </w:rPr>
        <w:t>את</w:t>
      </w:r>
      <w:r w:rsidR="007F5EB7">
        <w:rPr>
          <w:rFonts w:hint="cs"/>
          <w:rtl/>
        </w:rPr>
        <w:t xml:space="preserve"> השטויות עם הקשר."</w:t>
      </w:r>
    </w:p>
    <w:p w14:paraId="5DAEDA95" w14:textId="67C9AD0B" w:rsidR="008D71DE" w:rsidRDefault="003E77F5" w:rsidP="003E77F5">
      <w:pPr>
        <w:rPr>
          <w:rtl/>
        </w:rPr>
      </w:pPr>
      <w:r>
        <w:rPr>
          <w:rFonts w:hint="cs"/>
          <w:rtl/>
        </w:rPr>
        <w:t>"</w:t>
      </w:r>
      <w:r w:rsidR="007F5EB7">
        <w:rPr>
          <w:rFonts w:hint="cs"/>
          <w:rtl/>
        </w:rPr>
        <w:t>כשעזבתי את החיילים שלי</w:t>
      </w:r>
      <w:r w:rsidR="008D71DE">
        <w:rPr>
          <w:rFonts w:hint="cs"/>
          <w:rtl/>
        </w:rPr>
        <w:t xml:space="preserve"> לקורס קצינים, ואפילו </w:t>
      </w:r>
      <w:r w:rsidR="00F06A3F">
        <w:rPr>
          <w:rFonts w:hint="cs"/>
          <w:rtl/>
        </w:rPr>
        <w:t>עכשיו</w:t>
      </w:r>
      <w:r w:rsidR="00FF6CC1">
        <w:rPr>
          <w:rFonts w:hint="cs"/>
          <w:rtl/>
        </w:rPr>
        <w:t xml:space="preserve"> החיילים במחלקה ששומעים ש</w:t>
      </w:r>
      <w:r w:rsidR="008D71DE">
        <w:rPr>
          <w:rFonts w:hint="cs"/>
          <w:rtl/>
        </w:rPr>
        <w:t>אני עובר תפקיד, קשה להם עם זה, נורא."</w:t>
      </w:r>
    </w:p>
    <w:p w14:paraId="18046F2E" w14:textId="77777777" w:rsidR="008D71DE" w:rsidRDefault="00FF6CC1" w:rsidP="007F5EB7">
      <w:pPr>
        <w:rPr>
          <w:rtl/>
        </w:rPr>
      </w:pPr>
      <w:r>
        <w:rPr>
          <w:rFonts w:hint="cs"/>
          <w:rtl/>
        </w:rPr>
        <w:t>"זה נכון,"</w:t>
      </w:r>
      <w:r w:rsidR="008D71DE">
        <w:rPr>
          <w:rFonts w:hint="cs"/>
          <w:rtl/>
        </w:rPr>
        <w:t xml:space="preserve"> ג'אבר אמר. "אתה זוכר </w:t>
      </w:r>
      <w:r w:rsidR="007F5EB7">
        <w:rPr>
          <w:rFonts w:hint="cs"/>
          <w:rtl/>
        </w:rPr>
        <w:t>ה</w:t>
      </w:r>
      <w:r w:rsidR="008D71DE">
        <w:rPr>
          <w:rFonts w:hint="cs"/>
          <w:rtl/>
        </w:rPr>
        <w:t>זה מאשדוד</w:t>
      </w:r>
      <w:r>
        <w:rPr>
          <w:rFonts w:hint="cs"/>
          <w:rtl/>
        </w:rPr>
        <w:t xml:space="preserve"> ש</w:t>
      </w:r>
      <w:r w:rsidR="005E58B7">
        <w:rPr>
          <w:rFonts w:hint="cs"/>
          <w:rtl/>
        </w:rPr>
        <w:t xml:space="preserve">אשכרה </w:t>
      </w:r>
      <w:r>
        <w:rPr>
          <w:rFonts w:hint="cs"/>
          <w:rtl/>
        </w:rPr>
        <w:t>בכה</w:t>
      </w:r>
      <w:r w:rsidR="008D71DE">
        <w:rPr>
          <w:rFonts w:hint="cs"/>
          <w:rtl/>
        </w:rPr>
        <w:t>?"</w:t>
      </w:r>
    </w:p>
    <w:p w14:paraId="7D2A0482" w14:textId="77777777" w:rsidR="00796FFB" w:rsidRDefault="00FF6CC1" w:rsidP="000748F1">
      <w:pPr>
        <w:rPr>
          <w:rtl/>
        </w:rPr>
      </w:pPr>
      <w:r>
        <w:rPr>
          <w:rFonts w:hint="cs"/>
          <w:rtl/>
        </w:rPr>
        <w:t>[</w:t>
      </w:r>
      <w:r w:rsidR="008D71DE">
        <w:rPr>
          <w:rFonts w:hint="cs"/>
          <w:rtl/>
        </w:rPr>
        <w:t xml:space="preserve">"כי הם באים אלי, </w:t>
      </w:r>
      <w:r w:rsidR="00796FFB">
        <w:rPr>
          <w:rFonts w:hint="cs"/>
          <w:rtl/>
        </w:rPr>
        <w:t xml:space="preserve">הם יכולים לדבר איתי על הסודות הכי כמוסים, על ה </w:t>
      </w:r>
      <w:r w:rsidR="00796FFB">
        <w:rPr>
          <w:rtl/>
        </w:rPr>
        <w:t>–</w:t>
      </w:r>
      <w:r w:rsidR="00796FFB">
        <w:rPr>
          <w:rFonts w:hint="cs"/>
          <w:rtl/>
        </w:rPr>
        <w:t xml:space="preserve"> "</w:t>
      </w:r>
      <w:r>
        <w:rPr>
          <w:rFonts w:hint="cs"/>
          <w:rtl/>
        </w:rPr>
        <w:t>]</w:t>
      </w:r>
    </w:p>
    <w:p w14:paraId="4FFBF666" w14:textId="77777777" w:rsidR="00796FFB" w:rsidRDefault="00FF6CC1" w:rsidP="000748F1">
      <w:pPr>
        <w:rPr>
          <w:rtl/>
        </w:rPr>
      </w:pPr>
      <w:r>
        <w:rPr>
          <w:rFonts w:hint="cs"/>
          <w:rtl/>
        </w:rPr>
        <w:t>"ו</w:t>
      </w:r>
      <w:r w:rsidR="00796FFB">
        <w:rPr>
          <w:rFonts w:hint="cs"/>
          <w:rtl/>
        </w:rPr>
        <w:t>כשתעלה בדרגות לא יאהבו אותך יותר?"</w:t>
      </w:r>
    </w:p>
    <w:p w14:paraId="1028749C" w14:textId="2DB7E7E0" w:rsidR="00693FB9" w:rsidRDefault="00796FFB" w:rsidP="00693FB9">
      <w:pPr>
        <w:rPr>
          <w:rtl/>
        </w:rPr>
      </w:pPr>
      <w:r>
        <w:rPr>
          <w:rFonts w:hint="cs"/>
          <w:rtl/>
        </w:rPr>
        <w:lastRenderedPageBreak/>
        <w:t>"</w:t>
      </w:r>
      <w:r w:rsidR="00FF6CC1">
        <w:rPr>
          <w:rFonts w:hint="cs"/>
          <w:rtl/>
        </w:rPr>
        <w:t xml:space="preserve">ברור שיאהבו. אם לא אוהבים, </w:t>
      </w:r>
      <w:r>
        <w:rPr>
          <w:rFonts w:hint="cs"/>
          <w:rtl/>
        </w:rPr>
        <w:t xml:space="preserve">זה </w:t>
      </w:r>
      <w:r w:rsidR="00FF6CC1">
        <w:rPr>
          <w:rFonts w:hint="cs"/>
          <w:rtl/>
        </w:rPr>
        <w:t>רק בגלל</w:t>
      </w:r>
      <w:r>
        <w:rPr>
          <w:rFonts w:hint="cs"/>
          <w:rtl/>
        </w:rPr>
        <w:t xml:space="preserve"> כישלון אישי שלי בתיפקוד. </w:t>
      </w:r>
      <w:r w:rsidR="005E58B7">
        <w:rPr>
          <w:rFonts w:hint="cs"/>
          <w:rtl/>
        </w:rPr>
        <w:t xml:space="preserve">אז </w:t>
      </w:r>
      <w:r>
        <w:rPr>
          <w:rFonts w:hint="cs"/>
          <w:rtl/>
        </w:rPr>
        <w:t>יאהבו</w:t>
      </w:r>
      <w:r w:rsidR="00FF6CC1">
        <w:rPr>
          <w:rFonts w:hint="cs"/>
          <w:rtl/>
        </w:rPr>
        <w:t xml:space="preserve">, </w:t>
      </w:r>
      <w:r>
        <w:rPr>
          <w:rFonts w:hint="cs"/>
          <w:rtl/>
        </w:rPr>
        <w:t xml:space="preserve">אבל לא </w:t>
      </w:r>
      <w:r w:rsidR="00FF6CC1">
        <w:rPr>
          <w:rFonts w:hint="cs"/>
          <w:rtl/>
        </w:rPr>
        <w:t xml:space="preserve">כמו </w:t>
      </w:r>
      <w:r w:rsidR="00F06A3F">
        <w:rPr>
          <w:rFonts w:hint="cs"/>
          <w:rtl/>
        </w:rPr>
        <w:t>עכשיו</w:t>
      </w:r>
      <w:r w:rsidR="00FF6CC1">
        <w:rPr>
          <w:rFonts w:hint="cs"/>
          <w:rtl/>
        </w:rPr>
        <w:t xml:space="preserve">, לא </w:t>
      </w:r>
      <w:r>
        <w:rPr>
          <w:rFonts w:hint="cs"/>
          <w:rtl/>
        </w:rPr>
        <w:t>יתאבלו כשאני אעזוב</w:t>
      </w:r>
      <w:r w:rsidR="003E77F5">
        <w:rPr>
          <w:rFonts w:hint="cs"/>
          <w:rtl/>
        </w:rPr>
        <w:t xml:space="preserve"> </w:t>
      </w:r>
      <w:r w:rsidR="003E77F5">
        <w:rPr>
          <w:rtl/>
        </w:rPr>
        <w:t>–</w:t>
      </w:r>
      <w:r w:rsidR="003E77F5">
        <w:rPr>
          <w:rFonts w:hint="cs"/>
          <w:rtl/>
        </w:rPr>
        <w:t xml:space="preserve"> כלומר, </w:t>
      </w:r>
      <w:r w:rsidR="00693FB9">
        <w:rPr>
          <w:rFonts w:hint="cs"/>
          <w:rtl/>
        </w:rPr>
        <w:t>כשהדמות שלי, כפי שהם תופסים אותה, תיעלם. בעיקר ה</w:t>
      </w:r>
      <w:r w:rsidR="003E77F5">
        <w:rPr>
          <w:rFonts w:hint="cs"/>
          <w:rtl/>
        </w:rPr>
        <w:t xml:space="preserve">תמיכה </w:t>
      </w:r>
      <w:r w:rsidR="00693FB9">
        <w:rPr>
          <w:rFonts w:hint="cs"/>
          <w:rtl/>
        </w:rPr>
        <w:t xml:space="preserve">שהם זקוקים לה, הסמכותיות </w:t>
      </w:r>
      <w:r w:rsidR="00693FB9">
        <w:rPr>
          <w:rtl/>
        </w:rPr>
        <w:t>–</w:t>
      </w:r>
      <w:r w:rsidR="00693FB9">
        <w:rPr>
          <w:rFonts w:hint="cs"/>
          <w:rtl/>
        </w:rPr>
        <w:t xml:space="preserve"> התחושה שאני יודע הכל, ושצפיתי הכל</w:t>
      </w:r>
      <w:r>
        <w:rPr>
          <w:rFonts w:hint="cs"/>
          <w:rtl/>
        </w:rPr>
        <w:t xml:space="preserve">. </w:t>
      </w:r>
      <w:r w:rsidR="00FF6CC1">
        <w:rPr>
          <w:rFonts w:hint="cs"/>
          <w:rtl/>
        </w:rPr>
        <w:t>[</w:t>
      </w:r>
      <w:r>
        <w:rPr>
          <w:rFonts w:hint="cs"/>
          <w:rtl/>
        </w:rPr>
        <w:t>ואני מוכרח להיות בטוח שיש מי שתומך בהם, כמו שצריך לתמוך.</w:t>
      </w:r>
      <w:r w:rsidR="00FF6CC1">
        <w:rPr>
          <w:rFonts w:hint="cs"/>
          <w:rtl/>
        </w:rPr>
        <w:t>]</w:t>
      </w:r>
      <w:r w:rsidR="00F65F70">
        <w:rPr>
          <w:rFonts w:hint="cs"/>
          <w:rtl/>
        </w:rPr>
        <w:t xml:space="preserve"> אבל נראה, </w:t>
      </w:r>
      <w:r w:rsidR="00F06A3F">
        <w:rPr>
          <w:rFonts w:hint="cs"/>
          <w:rtl/>
        </w:rPr>
        <w:t>עכשיו</w:t>
      </w:r>
      <w:r w:rsidR="00FF6CC1">
        <w:rPr>
          <w:rFonts w:hint="cs"/>
          <w:rtl/>
        </w:rPr>
        <w:t xml:space="preserve"> אני שוקל בחיוב לחתום </w:t>
      </w:r>
      <w:r w:rsidR="007F5EB7">
        <w:rPr>
          <w:rFonts w:hint="cs"/>
          <w:rtl/>
        </w:rPr>
        <w:t xml:space="preserve">לפחות </w:t>
      </w:r>
      <w:r w:rsidR="00FF6CC1">
        <w:rPr>
          <w:rFonts w:hint="cs"/>
          <w:rtl/>
        </w:rPr>
        <w:t>עוד</w:t>
      </w:r>
      <w:r w:rsidR="007F5EB7">
        <w:rPr>
          <w:rFonts w:hint="cs"/>
          <w:rtl/>
        </w:rPr>
        <w:t xml:space="preserve"> שנתיים</w:t>
      </w:r>
      <w:r w:rsidR="00FF6CC1">
        <w:rPr>
          <w:rFonts w:hint="cs"/>
          <w:rtl/>
        </w:rPr>
        <w:t>, המח"ט דיבר איתי</w:t>
      </w:r>
      <w:r w:rsidR="00F65F70">
        <w:rPr>
          <w:rFonts w:hint="cs"/>
          <w:rtl/>
        </w:rPr>
        <w:t xml:space="preserve"> </w:t>
      </w:r>
      <w:r w:rsidR="00693FB9">
        <w:rPr>
          <w:rtl/>
        </w:rPr>
        <w:t>–</w:t>
      </w:r>
      <w:r w:rsidR="00693FB9">
        <w:rPr>
          <w:rFonts w:hint="cs"/>
          <w:rtl/>
        </w:rPr>
        <w:t xml:space="preserve"> "</w:t>
      </w:r>
    </w:p>
    <w:p w14:paraId="7B0E3812" w14:textId="77777777" w:rsidR="00693FB9" w:rsidRDefault="00693FB9" w:rsidP="00693FB9">
      <w:pPr>
        <w:rPr>
          <w:rtl/>
        </w:rPr>
      </w:pPr>
      <w:r>
        <w:rPr>
          <w:rFonts w:hint="cs"/>
          <w:rtl/>
        </w:rPr>
        <w:t>"שנתיים?"</w:t>
      </w:r>
    </w:p>
    <w:p w14:paraId="6B89FB9B" w14:textId="77777777" w:rsidR="00445456" w:rsidRDefault="00693FB9" w:rsidP="00693FB9">
      <w:pPr>
        <w:rPr>
          <w:rtl/>
        </w:rPr>
      </w:pPr>
      <w:r>
        <w:rPr>
          <w:rFonts w:hint="cs"/>
          <w:rtl/>
        </w:rPr>
        <w:t xml:space="preserve">"כן, זה המינימום, המח"ט דיבר איתי על </w:t>
      </w:r>
      <w:r w:rsidR="00F65F70">
        <w:rPr>
          <w:rFonts w:hint="cs"/>
          <w:rtl/>
        </w:rPr>
        <w:t xml:space="preserve">על </w:t>
      </w:r>
      <w:r w:rsidR="007F5EB7">
        <w:rPr>
          <w:rFonts w:hint="cs"/>
          <w:rtl/>
        </w:rPr>
        <w:t xml:space="preserve">החובה שמוטלת עלי לקחת </w:t>
      </w:r>
      <w:r w:rsidR="00F65F70">
        <w:rPr>
          <w:rFonts w:hint="cs"/>
          <w:rtl/>
        </w:rPr>
        <w:t xml:space="preserve">אתגרים יותר </w:t>
      </w:r>
      <w:r w:rsidR="00F65F70">
        <w:rPr>
          <w:rtl/>
        </w:rPr>
        <w:t>–</w:t>
      </w:r>
      <w:r w:rsidR="00F65F70">
        <w:rPr>
          <w:rFonts w:hint="cs"/>
          <w:rtl/>
        </w:rPr>
        <w:t xml:space="preserve"> "</w:t>
      </w:r>
    </w:p>
    <w:p w14:paraId="278646E5" w14:textId="02794936" w:rsidR="00F65F70" w:rsidRDefault="00F65F70" w:rsidP="00F65F70">
      <w:pPr>
        <w:rPr>
          <w:rtl/>
        </w:rPr>
      </w:pPr>
      <w:r>
        <w:rPr>
          <w:rFonts w:hint="cs"/>
          <w:rtl/>
        </w:rPr>
        <w:t>"יותר מה?" כל החברו</w:t>
      </w:r>
      <w:r w:rsidR="0044392E">
        <w:rPr>
          <w:rFonts w:hint="cs"/>
          <w:rtl/>
        </w:rPr>
        <w:t>ּ</w:t>
      </w:r>
      <w:r>
        <w:rPr>
          <w:rFonts w:hint="cs"/>
          <w:rtl/>
        </w:rPr>
        <w:t xml:space="preserve">ת הענוגה הזאת, מלאת הכיסופים המתוקים נצבעה </w:t>
      </w:r>
      <w:r w:rsidR="004C59E0">
        <w:rPr>
          <w:rFonts w:hint="cs"/>
          <w:rtl/>
        </w:rPr>
        <w:t>פתאום</w:t>
      </w:r>
      <w:r>
        <w:rPr>
          <w:rFonts w:hint="cs"/>
          <w:rtl/>
        </w:rPr>
        <w:t xml:space="preserve"> באור </w:t>
      </w:r>
      <w:r w:rsidR="00F97A34">
        <w:rPr>
          <w:rFonts w:hint="cs"/>
          <w:rtl/>
        </w:rPr>
        <w:t>כל כך</w:t>
      </w:r>
      <w:r>
        <w:rPr>
          <w:rFonts w:hint="cs"/>
          <w:rtl/>
        </w:rPr>
        <w:t xml:space="preserve"> לא מחמיא.</w:t>
      </w:r>
    </w:p>
    <w:p w14:paraId="655A9415" w14:textId="77777777" w:rsidR="004627AB" w:rsidRPr="00CD067C" w:rsidRDefault="00F65F70" w:rsidP="00250000">
      <w:pPr>
        <w:rPr>
          <w:rtl/>
        </w:rPr>
      </w:pPr>
      <w:r>
        <w:rPr>
          <w:rFonts w:hint="cs"/>
          <w:rtl/>
        </w:rPr>
        <w:t>[</w:t>
      </w:r>
      <w:r w:rsidR="004627AB" w:rsidRPr="00CD067C">
        <w:rPr>
          <w:rFonts w:hint="cs"/>
          <w:rtl/>
        </w:rPr>
        <w:t>"טוב, אז בוא נספר את זה סתם בתור משהו שקרה," גידי אמר.</w:t>
      </w:r>
    </w:p>
    <w:p w14:paraId="5EEFE21D" w14:textId="77777777" w:rsidR="004627AB" w:rsidRPr="00CD067C" w:rsidRDefault="004627AB" w:rsidP="00FC3623">
      <w:pPr>
        <w:rPr>
          <w:rtl/>
        </w:rPr>
      </w:pPr>
      <w:r w:rsidRPr="00CD067C">
        <w:rPr>
          <w:rFonts w:hint="cs"/>
          <w:rtl/>
        </w:rPr>
        <w:t xml:space="preserve">"כן," </w:t>
      </w:r>
      <w:r w:rsidR="00FC3623">
        <w:rPr>
          <w:rFonts w:hint="cs"/>
          <w:rtl/>
        </w:rPr>
        <w:t xml:space="preserve">לילך </w:t>
      </w:r>
      <w:r w:rsidRPr="00CD067C">
        <w:rPr>
          <w:rFonts w:hint="cs"/>
          <w:rtl/>
        </w:rPr>
        <w:t>אמרה</w:t>
      </w:r>
      <w:r w:rsidR="00FC3623">
        <w:rPr>
          <w:rFonts w:hint="cs"/>
          <w:rtl/>
        </w:rPr>
        <w:t xml:space="preserve"> ורעדה</w:t>
      </w:r>
      <w:r w:rsidRPr="00CD067C">
        <w:rPr>
          <w:rFonts w:hint="cs"/>
          <w:rtl/>
        </w:rPr>
        <w:t>, "למה אתה אף פעם לא מספר לי כלום?"</w:t>
      </w:r>
      <w:r w:rsidR="00F65F70">
        <w:rPr>
          <w:rFonts w:hint="cs"/>
          <w:rtl/>
        </w:rPr>
        <w:t>]</w:t>
      </w:r>
    </w:p>
    <w:p w14:paraId="33C24F5F" w14:textId="77777777" w:rsidR="00FC3623" w:rsidRDefault="004627AB" w:rsidP="00F65F70">
      <w:pPr>
        <w:rPr>
          <w:rtl/>
        </w:rPr>
      </w:pPr>
      <w:r w:rsidRPr="00CD067C">
        <w:rPr>
          <w:rFonts w:hint="cs"/>
          <w:rtl/>
        </w:rPr>
        <w:t>"הראיתי לך את התמונות</w:t>
      </w:r>
      <w:r w:rsidR="00F65F70">
        <w:rPr>
          <w:rFonts w:hint="cs"/>
          <w:rtl/>
        </w:rPr>
        <w:t xml:space="preserve"> שאני מצלם שם</w:t>
      </w:r>
      <w:r w:rsidRPr="00CD067C">
        <w:rPr>
          <w:rFonts w:hint="cs"/>
          <w:rtl/>
        </w:rPr>
        <w:t>?"</w:t>
      </w:r>
      <w:r w:rsidR="00F65F70">
        <w:rPr>
          <w:rFonts w:hint="cs"/>
          <w:rtl/>
        </w:rPr>
        <w:t xml:space="preserve"> גידי שאל אותה.</w:t>
      </w:r>
    </w:p>
    <w:p w14:paraId="406BCB60" w14:textId="77777777" w:rsidR="00FC3623" w:rsidRDefault="00FC3623" w:rsidP="00250000">
      <w:pPr>
        <w:rPr>
          <w:rtl/>
        </w:rPr>
      </w:pPr>
      <w:r>
        <w:rPr>
          <w:rFonts w:hint="cs"/>
          <w:rtl/>
        </w:rPr>
        <w:t xml:space="preserve">"בואו נעוף מכאן, </w:t>
      </w:r>
      <w:r w:rsidR="00F65F70">
        <w:rPr>
          <w:rFonts w:hint="cs"/>
          <w:rtl/>
        </w:rPr>
        <w:t>אנחנו מקשקשים ו</w:t>
      </w:r>
      <w:r>
        <w:rPr>
          <w:rFonts w:hint="cs"/>
          <w:rtl/>
        </w:rPr>
        <w:t>ללילך קר."</w:t>
      </w:r>
    </w:p>
    <w:p w14:paraId="0265EFE1" w14:textId="77777777" w:rsidR="00FC3623" w:rsidRDefault="00693FB9" w:rsidP="00250000">
      <w:pPr>
        <w:rPr>
          <w:rtl/>
        </w:rPr>
      </w:pPr>
      <w:r>
        <w:rPr>
          <w:rFonts w:hint="cs"/>
          <w:rtl/>
        </w:rPr>
        <w:t>"זה רק הטל," היא מחת</w:t>
      </w:r>
      <w:r w:rsidR="00FC3623">
        <w:rPr>
          <w:rFonts w:hint="cs"/>
          <w:rtl/>
        </w:rPr>
        <w:t>ה.</w:t>
      </w:r>
      <w:r w:rsidR="00F65F70">
        <w:rPr>
          <w:rFonts w:hint="cs"/>
          <w:rtl/>
        </w:rPr>
        <w:t xml:space="preserve"> "לא קר לי בכלל."</w:t>
      </w:r>
    </w:p>
    <w:p w14:paraId="1BB04197" w14:textId="77777777" w:rsidR="00FC3623" w:rsidRDefault="00F65F70" w:rsidP="00F65F70">
      <w:pPr>
        <w:rPr>
          <w:rtl/>
        </w:rPr>
      </w:pPr>
      <w:r>
        <w:rPr>
          <w:rFonts w:hint="cs"/>
          <w:rtl/>
        </w:rPr>
        <w:t>"בואי איתי," אלכס ע</w:t>
      </w:r>
      <w:r w:rsidR="00FC3623">
        <w:rPr>
          <w:rFonts w:hint="cs"/>
          <w:rtl/>
        </w:rPr>
        <w:t>זר לה לקום, עטף אותה בידיו.</w:t>
      </w:r>
      <w:r>
        <w:rPr>
          <w:rFonts w:hint="cs"/>
          <w:rtl/>
        </w:rPr>
        <w:t xml:space="preserve"> "את רועדת?"</w:t>
      </w:r>
    </w:p>
    <w:p w14:paraId="53D0EFD6" w14:textId="5F28972A" w:rsidR="00AA55A7" w:rsidRDefault="00716F5E" w:rsidP="00B4769A">
      <w:pPr>
        <w:rPr>
          <w:rtl/>
        </w:rPr>
      </w:pPr>
      <w:r>
        <w:rPr>
          <w:rFonts w:hint="cs"/>
          <w:rtl/>
        </w:rPr>
        <w:t>בשטח המסיבה</w:t>
      </w:r>
      <w:r w:rsidR="00AA55A7">
        <w:rPr>
          <w:rFonts w:hint="cs"/>
          <w:rtl/>
        </w:rPr>
        <w:t xml:space="preserve"> היו זרוקים מאות בקבוקי מים, כוסות פלסטיק מחוצות ושאר אשפה</w:t>
      </w:r>
      <w:r w:rsidR="00B4769A">
        <w:rPr>
          <w:rFonts w:hint="cs"/>
          <w:rtl/>
        </w:rPr>
        <w:t>, שגידי הבטיח לנקות</w:t>
      </w:r>
      <w:r>
        <w:rPr>
          <w:rFonts w:hint="cs"/>
          <w:rtl/>
        </w:rPr>
        <w:t xml:space="preserve"> מאוחר יותר</w:t>
      </w:r>
      <w:r w:rsidR="00CF0712">
        <w:rPr>
          <w:rFonts w:hint="cs"/>
          <w:rtl/>
        </w:rPr>
        <w:t xml:space="preserve">, עם </w:t>
      </w:r>
      <w:r w:rsidR="00B95989">
        <w:rPr>
          <w:rFonts w:hint="cs"/>
          <w:rtl/>
        </w:rPr>
        <w:t>אלו שהכיר, שעזרו לו לארגן את המסיבה ולגבות כסף</w:t>
      </w:r>
      <w:r>
        <w:rPr>
          <w:rFonts w:hint="cs"/>
          <w:rtl/>
        </w:rPr>
        <w:t xml:space="preserve">. </w:t>
      </w:r>
      <w:r w:rsidR="00F06A3F">
        <w:rPr>
          <w:rFonts w:hint="cs"/>
          <w:rtl/>
        </w:rPr>
        <w:t>עכשיו</w:t>
      </w:r>
      <w:r w:rsidR="00B95989">
        <w:rPr>
          <w:rFonts w:hint="cs"/>
          <w:rtl/>
        </w:rPr>
        <w:t xml:space="preserve"> </w:t>
      </w:r>
      <w:r>
        <w:rPr>
          <w:rFonts w:hint="cs"/>
          <w:rtl/>
        </w:rPr>
        <w:t xml:space="preserve">אסור </w:t>
      </w:r>
      <w:r w:rsidR="00FF6CC1">
        <w:rPr>
          <w:rFonts w:hint="cs"/>
          <w:rtl/>
        </w:rPr>
        <w:t>לבזבז</w:t>
      </w:r>
      <w:r>
        <w:rPr>
          <w:rFonts w:hint="cs"/>
          <w:rtl/>
        </w:rPr>
        <w:t xml:space="preserve"> את מצבם המתודלק, ו</w:t>
      </w:r>
      <w:r w:rsidR="005A5C18">
        <w:rPr>
          <w:rFonts w:hint="cs"/>
          <w:rtl/>
        </w:rPr>
        <w:t xml:space="preserve">בנבטים מחכים להם. לילך לא הבינה, האם לא ניתן לתחזק את מצבם, האם אכן לא נותר לאיש דבר לבליעה? ובכן, נותר בהחלט אבל לא עבור אלכס, שכבר נכנס </w:t>
      </w:r>
      <w:r w:rsidR="00B4769A">
        <w:rPr>
          <w:rFonts w:hint="cs"/>
          <w:rtl/>
        </w:rPr>
        <w:t>ל</w:t>
      </w:r>
      <w:r w:rsidR="005A5C18">
        <w:rPr>
          <w:rFonts w:hint="cs"/>
          <w:rtl/>
        </w:rPr>
        <w:t xml:space="preserve">גבול </w:t>
      </w:r>
      <w:r w:rsidR="00DF5976">
        <w:rPr>
          <w:rFonts w:hint="cs"/>
          <w:rtl/>
        </w:rPr>
        <w:t>ה-</w:t>
      </w:r>
      <w:r w:rsidR="005A5C18">
        <w:rPr>
          <w:rFonts w:hint="cs"/>
          <w:rtl/>
        </w:rPr>
        <w:t>72 שעות</w:t>
      </w:r>
      <w:r>
        <w:rPr>
          <w:rFonts w:hint="cs"/>
          <w:rtl/>
        </w:rPr>
        <w:t xml:space="preserve"> </w:t>
      </w:r>
      <w:r w:rsidR="005A5C18">
        <w:rPr>
          <w:rFonts w:hint="cs"/>
          <w:rtl/>
        </w:rPr>
        <w:t xml:space="preserve">לפני החזרה לצבא, </w:t>
      </w:r>
      <w:r w:rsidR="00DF5976">
        <w:rPr>
          <w:rFonts w:hint="cs"/>
          <w:rtl/>
        </w:rPr>
        <w:t xml:space="preserve">והאיסור שהטיל על עצמו לצריכת כל חומר משכר מרגע זה. </w:t>
      </w:r>
      <w:r w:rsidR="00CF0712">
        <w:rPr>
          <w:rFonts w:hint="cs"/>
          <w:rtl/>
        </w:rPr>
        <w:t>לא היה טעם לבדוק</w:t>
      </w:r>
      <w:r w:rsidR="005F564D">
        <w:rPr>
          <w:rFonts w:hint="cs"/>
          <w:rtl/>
        </w:rPr>
        <w:t xml:space="preserve"> </w:t>
      </w:r>
      <w:r w:rsidR="00DF5976">
        <w:rPr>
          <w:rFonts w:hint="cs"/>
          <w:rtl/>
        </w:rPr>
        <w:t xml:space="preserve">אם ישנה את דעתו, </w:t>
      </w:r>
      <w:r w:rsidR="00B4769A">
        <w:rPr>
          <w:rFonts w:hint="cs"/>
          <w:rtl/>
        </w:rPr>
        <w:t>בדרכם לטנדר כולם הסבירו ללילך ש</w:t>
      </w:r>
      <w:r w:rsidR="005E58B7">
        <w:rPr>
          <w:rFonts w:hint="cs"/>
          <w:rtl/>
        </w:rPr>
        <w:t xml:space="preserve">זאת </w:t>
      </w:r>
      <w:r w:rsidR="00B4769A">
        <w:rPr>
          <w:rFonts w:hint="cs"/>
          <w:rtl/>
        </w:rPr>
        <w:t>לו</w:t>
      </w:r>
      <w:r w:rsidR="005E58B7">
        <w:rPr>
          <w:rFonts w:hint="cs"/>
          <w:rtl/>
        </w:rPr>
        <w:t xml:space="preserve"> הפעם הראשונה מאז גיוסו שהרשה לעצמו להשתמש בחומר בלתי-חוקי</w:t>
      </w:r>
      <w:r w:rsidR="00AA55A7">
        <w:rPr>
          <w:rFonts w:hint="cs"/>
          <w:rtl/>
        </w:rPr>
        <w:t>.</w:t>
      </w:r>
      <w:r w:rsidR="005E58B7">
        <w:rPr>
          <w:rFonts w:hint="cs"/>
          <w:rtl/>
        </w:rPr>
        <w:t xml:space="preserve"> הוא לא </w:t>
      </w:r>
      <w:r w:rsidR="00B4769A">
        <w:rPr>
          <w:rFonts w:hint="cs"/>
          <w:rtl/>
        </w:rPr>
        <w:t>עדכ</w:t>
      </w:r>
      <w:r w:rsidR="005E58B7">
        <w:rPr>
          <w:rFonts w:hint="cs"/>
          <w:rtl/>
        </w:rPr>
        <w:t xml:space="preserve">ן אותם </w:t>
      </w:r>
      <w:r w:rsidR="00B4769A">
        <w:rPr>
          <w:rFonts w:hint="cs"/>
          <w:rtl/>
        </w:rPr>
        <w:t xml:space="preserve">לגבי </w:t>
      </w:r>
      <w:r w:rsidR="005E58B7">
        <w:rPr>
          <w:rFonts w:hint="cs"/>
          <w:rtl/>
        </w:rPr>
        <w:t>חופשותיו כחייל בודד בחו"ל.</w:t>
      </w:r>
    </w:p>
    <w:p w14:paraId="118DB525" w14:textId="77777777" w:rsidR="004627AB" w:rsidRPr="00CD067C" w:rsidRDefault="004627AB" w:rsidP="00F65F70">
      <w:pPr>
        <w:rPr>
          <w:rtl/>
        </w:rPr>
      </w:pPr>
      <w:r w:rsidRPr="00CD067C">
        <w:rPr>
          <w:rFonts w:hint="cs"/>
          <w:rtl/>
        </w:rPr>
        <w:t>"</w:t>
      </w:r>
      <w:r w:rsidR="00F65F70">
        <w:rPr>
          <w:rFonts w:hint="cs"/>
          <w:rtl/>
        </w:rPr>
        <w:t>אז סיפורינו מתחיל בעיצומו של</w:t>
      </w:r>
      <w:r w:rsidRPr="00CD067C">
        <w:rPr>
          <w:rtl/>
        </w:rPr>
        <w:t xml:space="preserve"> חורף, במוצב </w:t>
      </w:r>
      <w:r w:rsidR="00F65F70">
        <w:rPr>
          <w:rFonts w:hint="cs"/>
          <w:rtl/>
        </w:rPr>
        <w:t xml:space="preserve">אלמוני </w:t>
      </w:r>
      <w:r w:rsidR="00AA55A7">
        <w:rPr>
          <w:rFonts w:hint="cs"/>
          <w:rtl/>
        </w:rPr>
        <w:t xml:space="preserve">בהר </w:t>
      </w:r>
      <w:r w:rsidRPr="00CD067C">
        <w:rPr>
          <w:rtl/>
        </w:rPr>
        <w:t>חברון..."</w:t>
      </w:r>
    </w:p>
    <w:p w14:paraId="046AFC1A" w14:textId="22916897" w:rsidR="004627AB" w:rsidRPr="00CD067C" w:rsidRDefault="004627AB" w:rsidP="00250000">
      <w:pPr>
        <w:rPr>
          <w:rtl/>
        </w:rPr>
      </w:pPr>
      <w:r w:rsidRPr="00CD067C">
        <w:rPr>
          <w:rtl/>
        </w:rPr>
        <w:t>"איזה דרמה, גידי.</w:t>
      </w:r>
      <w:r w:rsidR="008B6589">
        <w:rPr>
          <w:rFonts w:hint="cs"/>
          <w:rtl/>
        </w:rPr>
        <w:t xml:space="preserve"> תגיד לפני חודש. אם </w:t>
      </w:r>
      <w:r w:rsidR="00F06A3F">
        <w:rPr>
          <w:rFonts w:hint="cs"/>
          <w:rtl/>
        </w:rPr>
        <w:t>עכשיו</w:t>
      </w:r>
      <w:r w:rsidR="008B6589">
        <w:rPr>
          <w:rFonts w:hint="cs"/>
          <w:rtl/>
        </w:rPr>
        <w:t xml:space="preserve"> חורף, גם אז היה חורף.</w:t>
      </w:r>
      <w:r w:rsidRPr="00CD067C">
        <w:rPr>
          <w:rtl/>
        </w:rPr>
        <w:t>"</w:t>
      </w:r>
    </w:p>
    <w:p w14:paraId="175612A4" w14:textId="77777777" w:rsidR="004627AB" w:rsidRPr="00CD067C" w:rsidRDefault="00337C28" w:rsidP="00B4769A">
      <w:pPr>
        <w:rPr>
          <w:rtl/>
        </w:rPr>
      </w:pPr>
      <w:r>
        <w:rPr>
          <w:rtl/>
        </w:rPr>
        <w:t>"</w:t>
      </w:r>
      <w:r w:rsidR="00F65F70">
        <w:rPr>
          <w:rFonts w:hint="cs"/>
          <w:rtl/>
        </w:rPr>
        <w:t xml:space="preserve">אלכס לא סיפר לך כלום על המוצב </w:t>
      </w:r>
      <w:r w:rsidR="00B4769A">
        <w:rPr>
          <w:rFonts w:hint="cs"/>
          <w:rtl/>
        </w:rPr>
        <w:t>הנעים ו</w:t>
      </w:r>
      <w:r w:rsidR="00F65F70">
        <w:rPr>
          <w:rFonts w:hint="cs"/>
          <w:rtl/>
        </w:rPr>
        <w:t xml:space="preserve">הביתי שלנו? </w:t>
      </w:r>
      <w:r w:rsidR="0077763B">
        <w:rPr>
          <w:rFonts w:hint="cs"/>
          <w:rtl/>
        </w:rPr>
        <w:t xml:space="preserve">משכננו </w:t>
      </w:r>
      <w:r w:rsidR="003F01EA">
        <w:rPr>
          <w:rFonts w:hint="cs"/>
          <w:rtl/>
        </w:rPr>
        <w:t>אינו אלא</w:t>
      </w:r>
      <w:r w:rsidR="004627AB" w:rsidRPr="00CD067C">
        <w:rPr>
          <w:rtl/>
        </w:rPr>
        <w:t xml:space="preserve"> אוהל פרוץ לרוחות, </w:t>
      </w:r>
      <w:r w:rsidR="0077763B">
        <w:rPr>
          <w:rFonts w:hint="cs"/>
          <w:rtl/>
        </w:rPr>
        <w:t xml:space="preserve">מזוננו </w:t>
      </w:r>
      <w:r w:rsidR="0077763B">
        <w:rPr>
          <w:rtl/>
        </w:rPr>
        <w:t>–</w:t>
      </w:r>
      <w:r w:rsidR="008B6589">
        <w:rPr>
          <w:rFonts w:hint="cs"/>
          <w:rtl/>
        </w:rPr>
        <w:t xml:space="preserve"> מנות קרב,</w:t>
      </w:r>
      <w:r w:rsidR="004627AB" w:rsidRPr="00CD067C">
        <w:rPr>
          <w:rtl/>
        </w:rPr>
        <w:t xml:space="preserve"> מתגלחים לפנות בוקר במי קרח, נפצעים בגילוח על ימין ועל שמאל כי הזיפים לא </w:t>
      </w:r>
      <w:r>
        <w:rPr>
          <w:rFonts w:hint="cs"/>
          <w:rtl/>
        </w:rPr>
        <w:t>מתרככים</w:t>
      </w:r>
      <w:r w:rsidR="004627AB" w:rsidRPr="00CD067C">
        <w:rPr>
          <w:rtl/>
        </w:rPr>
        <w:t>. המים האלו – "</w:t>
      </w:r>
    </w:p>
    <w:p w14:paraId="5C15E2F6" w14:textId="77777777" w:rsidR="004627AB" w:rsidRPr="00CD067C" w:rsidRDefault="00337C28" w:rsidP="00337C28">
      <w:pPr>
        <w:rPr>
          <w:rtl/>
        </w:rPr>
      </w:pPr>
      <w:r>
        <w:rPr>
          <w:rtl/>
        </w:rPr>
        <w:t>"אולי אתה נפצע</w:t>
      </w:r>
      <w:r w:rsidR="004627AB" w:rsidRPr="00CD067C">
        <w:rPr>
          <w:rtl/>
        </w:rPr>
        <w:t>. כל מי שהשתמש בג'ל גילוח נורמאלי לא נפצע."</w:t>
      </w:r>
    </w:p>
    <w:p w14:paraId="4EB0D8D9" w14:textId="77777777" w:rsidR="004627AB" w:rsidRDefault="004627AB" w:rsidP="00A24D01">
      <w:pPr>
        <w:rPr>
          <w:rtl/>
        </w:rPr>
      </w:pPr>
      <w:r w:rsidRPr="00CD067C">
        <w:rPr>
          <w:rtl/>
        </w:rPr>
        <w:t>"</w:t>
      </w:r>
      <w:r w:rsidR="0077763B">
        <w:rPr>
          <w:rFonts w:hint="cs"/>
          <w:rtl/>
        </w:rPr>
        <w:t xml:space="preserve">אוקיי, בסדר, הרשה לי </w:t>
      </w:r>
      <w:r w:rsidR="003F01EA">
        <w:rPr>
          <w:rFonts w:hint="cs"/>
          <w:rtl/>
        </w:rPr>
        <w:t xml:space="preserve">בטובך </w:t>
      </w:r>
      <w:r w:rsidR="00B4769A">
        <w:rPr>
          <w:rFonts w:hint="cs"/>
          <w:rtl/>
        </w:rPr>
        <w:t>להאיר את עיני עמיתתנו כי</w:t>
      </w:r>
      <w:r w:rsidRPr="00CD067C">
        <w:rPr>
          <w:rtl/>
        </w:rPr>
        <w:t xml:space="preserve"> </w:t>
      </w:r>
      <w:r w:rsidR="00190F82">
        <w:rPr>
          <w:rFonts w:hint="cs"/>
          <w:rtl/>
        </w:rPr>
        <w:t>ש</w:t>
      </w:r>
      <w:r w:rsidR="00B4769A">
        <w:rPr>
          <w:rFonts w:hint="cs"/>
          <w:rtl/>
        </w:rPr>
        <w:t>י</w:t>
      </w:r>
      <w:r w:rsidR="00190F82">
        <w:rPr>
          <w:rFonts w:hint="cs"/>
          <w:rtl/>
        </w:rPr>
        <w:t xml:space="preserve">גרת ההיגיינה שלנו תלויה ועומדת </w:t>
      </w:r>
      <w:r w:rsidR="00A24D01">
        <w:rPr>
          <w:rFonts w:hint="cs"/>
          <w:rtl/>
        </w:rPr>
        <w:t xml:space="preserve">כולה </w:t>
      </w:r>
      <w:r w:rsidR="00190F82">
        <w:rPr>
          <w:rFonts w:hint="cs"/>
          <w:rtl/>
        </w:rPr>
        <w:t xml:space="preserve">על </w:t>
      </w:r>
      <w:r w:rsidRPr="00CD067C">
        <w:rPr>
          <w:rtl/>
        </w:rPr>
        <w:t>ברז קטן, כזה שיוצא ממיכל</w:t>
      </w:r>
      <w:r w:rsidR="00190F82">
        <w:rPr>
          <w:rFonts w:hint="cs"/>
          <w:rtl/>
        </w:rPr>
        <w:t xml:space="preserve"> מים</w:t>
      </w:r>
      <w:r w:rsidR="00190F82">
        <w:rPr>
          <w:rtl/>
        </w:rPr>
        <w:t xml:space="preserve"> שחור גדול</w:t>
      </w:r>
      <w:r w:rsidR="00190F82">
        <w:rPr>
          <w:rFonts w:hint="cs"/>
          <w:rtl/>
        </w:rPr>
        <w:t xml:space="preserve">. </w:t>
      </w:r>
      <w:r w:rsidR="00A24D01">
        <w:rPr>
          <w:rFonts w:hint="cs"/>
          <w:rtl/>
        </w:rPr>
        <w:t>מיותר אולי בחברה משכילה ומלומדת כשלנו</w:t>
      </w:r>
      <w:r w:rsidR="00190F82">
        <w:rPr>
          <w:rFonts w:hint="cs"/>
          <w:rtl/>
        </w:rPr>
        <w:t xml:space="preserve"> להוסיף כי</w:t>
      </w:r>
      <w:r w:rsidRPr="00CD067C">
        <w:rPr>
          <w:rtl/>
        </w:rPr>
        <w:t xml:space="preserve"> </w:t>
      </w:r>
      <w:r w:rsidR="00B4769A">
        <w:rPr>
          <w:rFonts w:hint="cs"/>
          <w:rtl/>
        </w:rPr>
        <w:t>לאחר</w:t>
      </w:r>
      <w:r w:rsidR="00337C28">
        <w:rPr>
          <w:rFonts w:hint="cs"/>
          <w:rtl/>
        </w:rPr>
        <w:t xml:space="preserve"> שלושה שבועות שלא רואים בית אנחנו</w:t>
      </w:r>
      <w:r w:rsidRPr="00CD067C">
        <w:rPr>
          <w:rtl/>
        </w:rPr>
        <w:t xml:space="preserve"> מטונפים, מסריחים, </w:t>
      </w:r>
      <w:r w:rsidR="00337C28">
        <w:rPr>
          <w:rFonts w:hint="cs"/>
          <w:rtl/>
        </w:rPr>
        <w:t>אין</w:t>
      </w:r>
      <w:r w:rsidRPr="00CD067C">
        <w:rPr>
          <w:rtl/>
        </w:rPr>
        <w:t xml:space="preserve"> מקום להחליף בגדים של</w:t>
      </w:r>
      <w:r w:rsidR="002508DB">
        <w:rPr>
          <w:rtl/>
        </w:rPr>
        <w:t>א פרוץ לרוחות.</w:t>
      </w:r>
      <w:r w:rsidRPr="00CD067C">
        <w:rPr>
          <w:rtl/>
        </w:rPr>
        <w:t>"</w:t>
      </w:r>
    </w:p>
    <w:p w14:paraId="717BE2BB" w14:textId="77777777" w:rsidR="00337C28" w:rsidRPr="00CD067C" w:rsidRDefault="00337C28" w:rsidP="00250000">
      <w:pPr>
        <w:rPr>
          <w:rtl/>
        </w:rPr>
      </w:pPr>
      <w:r>
        <w:rPr>
          <w:rFonts w:hint="cs"/>
          <w:rtl/>
        </w:rPr>
        <w:t xml:space="preserve">"זה התנאי שירות שלך?" </w:t>
      </w:r>
      <w:r w:rsidR="00B4769A">
        <w:rPr>
          <w:rFonts w:hint="cs"/>
          <w:rtl/>
        </w:rPr>
        <w:t>לילך שאלה. "באמת?"</w:t>
      </w:r>
    </w:p>
    <w:p w14:paraId="38B62156" w14:textId="77777777" w:rsidR="004627AB" w:rsidRPr="00CD067C" w:rsidRDefault="004627AB" w:rsidP="00337C28">
      <w:pPr>
        <w:rPr>
          <w:rtl/>
        </w:rPr>
      </w:pPr>
      <w:r w:rsidRPr="00CD067C">
        <w:rPr>
          <w:rtl/>
        </w:rPr>
        <w:t>"</w:t>
      </w:r>
      <w:r w:rsidR="00337C28">
        <w:rPr>
          <w:rFonts w:hint="cs"/>
          <w:rtl/>
        </w:rPr>
        <w:t>לרוב זה לא כך</w:t>
      </w:r>
      <w:r w:rsidR="008B6589">
        <w:rPr>
          <w:rFonts w:hint="cs"/>
          <w:rtl/>
        </w:rPr>
        <w:t>,</w:t>
      </w:r>
      <w:r w:rsidRPr="00CD067C">
        <w:rPr>
          <w:rtl/>
        </w:rPr>
        <w:t xml:space="preserve">" </w:t>
      </w:r>
      <w:r w:rsidR="008B6589">
        <w:rPr>
          <w:rFonts w:hint="cs"/>
          <w:rtl/>
        </w:rPr>
        <w:t xml:space="preserve">אלכס </w:t>
      </w:r>
      <w:r w:rsidRPr="00CD067C">
        <w:rPr>
          <w:rtl/>
        </w:rPr>
        <w:t xml:space="preserve">אמר. "אף אחד </w:t>
      </w:r>
      <w:r w:rsidR="00190F82">
        <w:rPr>
          <w:rFonts w:hint="cs"/>
          <w:rtl/>
        </w:rPr>
        <w:t xml:space="preserve">בצבא </w:t>
      </w:r>
      <w:r w:rsidRPr="00CD067C">
        <w:rPr>
          <w:rtl/>
        </w:rPr>
        <w:t xml:space="preserve">לא ישן יותר באוהלים. זה </w:t>
      </w:r>
      <w:r w:rsidR="00337C28">
        <w:rPr>
          <w:rFonts w:hint="cs"/>
          <w:rtl/>
        </w:rPr>
        <w:t>רק</w:t>
      </w:r>
      <w:r w:rsidRPr="00CD067C">
        <w:rPr>
          <w:rtl/>
        </w:rPr>
        <w:t xml:space="preserve"> במקרה</w:t>
      </w:r>
      <w:r w:rsidRPr="00CD067C">
        <w:rPr>
          <w:rFonts w:hint="cs"/>
          <w:rtl/>
        </w:rPr>
        <w:t>, כי זאת גזרה חדשה</w:t>
      </w:r>
      <w:r w:rsidRPr="00CD067C">
        <w:rPr>
          <w:rtl/>
        </w:rPr>
        <w:t>."</w:t>
      </w:r>
    </w:p>
    <w:p w14:paraId="3E29AE65" w14:textId="77777777" w:rsidR="004627AB" w:rsidRPr="00CD067C" w:rsidRDefault="00337C28" w:rsidP="00250000">
      <w:pPr>
        <w:rPr>
          <w:rtl/>
        </w:rPr>
      </w:pPr>
      <w:r>
        <w:rPr>
          <w:rtl/>
        </w:rPr>
        <w:t xml:space="preserve">"מה </w:t>
      </w:r>
      <w:r>
        <w:rPr>
          <w:rFonts w:hint="cs"/>
          <w:rtl/>
        </w:rPr>
        <w:t>אתם עושים</w:t>
      </w:r>
      <w:r w:rsidR="004627AB" w:rsidRPr="00CD067C">
        <w:rPr>
          <w:rtl/>
        </w:rPr>
        <w:t xml:space="preserve"> שם</w:t>
      </w:r>
      <w:r w:rsidR="00190F82">
        <w:rPr>
          <w:rFonts w:hint="cs"/>
          <w:rtl/>
        </w:rPr>
        <w:t xml:space="preserve"> במוצב האלמוני הזה</w:t>
      </w:r>
      <w:r w:rsidR="00190F82">
        <w:rPr>
          <w:rtl/>
        </w:rPr>
        <w:t xml:space="preserve">?" </w:t>
      </w:r>
      <w:r w:rsidR="00B4769A">
        <w:rPr>
          <w:rFonts w:hint="cs"/>
          <w:rtl/>
        </w:rPr>
        <w:t>היא</w:t>
      </w:r>
      <w:r w:rsidR="00190F82">
        <w:rPr>
          <w:rFonts w:hint="cs"/>
          <w:rtl/>
        </w:rPr>
        <w:t xml:space="preserve"> תמהה</w:t>
      </w:r>
      <w:r w:rsidR="004627AB" w:rsidRPr="00CD067C">
        <w:rPr>
          <w:rtl/>
        </w:rPr>
        <w:t>.</w:t>
      </w:r>
    </w:p>
    <w:p w14:paraId="60141D79" w14:textId="77777777" w:rsidR="00337C28" w:rsidRPr="00CD067C" w:rsidRDefault="004627AB" w:rsidP="00BC0B8E">
      <w:pPr>
        <w:rPr>
          <w:rtl/>
        </w:rPr>
      </w:pPr>
      <w:r w:rsidRPr="00CD067C">
        <w:rPr>
          <w:rFonts w:hint="cs"/>
          <w:rtl/>
        </w:rPr>
        <w:t>"שאלה נהדרת.</w:t>
      </w:r>
      <w:r w:rsidR="00BC0B8E">
        <w:rPr>
          <w:rFonts w:hint="cs"/>
          <w:rtl/>
        </w:rPr>
        <w:t xml:space="preserve"> פשוט </w:t>
      </w:r>
      <w:r w:rsidR="00BC0B8E">
        <w:rPr>
          <w:rtl/>
        </w:rPr>
        <w:t>–</w:t>
      </w:r>
      <w:r w:rsidR="00BC0B8E">
        <w:rPr>
          <w:rFonts w:hint="cs"/>
          <w:rtl/>
        </w:rPr>
        <w:t xml:space="preserve"> שאלה כהלכה.</w:t>
      </w:r>
      <w:r w:rsidRPr="00CD067C">
        <w:rPr>
          <w:rFonts w:hint="cs"/>
          <w:rtl/>
        </w:rPr>
        <w:t>"</w:t>
      </w:r>
      <w:r w:rsidR="00BC0B8E">
        <w:rPr>
          <w:rFonts w:hint="cs"/>
          <w:rtl/>
        </w:rPr>
        <w:t xml:space="preserve"> </w:t>
      </w:r>
      <w:r w:rsidR="00337C28">
        <w:rPr>
          <w:rFonts w:hint="cs"/>
          <w:rtl/>
        </w:rPr>
        <w:t>הם נכנסו לרכב ו</w:t>
      </w:r>
      <w:r w:rsidR="00337C28" w:rsidRPr="00CD067C">
        <w:rPr>
          <w:rFonts w:hint="cs"/>
          <w:rtl/>
        </w:rPr>
        <w:t xml:space="preserve">גידי שלף </w:t>
      </w:r>
      <w:r w:rsidR="00337C28">
        <w:rPr>
          <w:rFonts w:hint="cs"/>
          <w:rtl/>
        </w:rPr>
        <w:t>מתא הכפפות מעטפה עם</w:t>
      </w:r>
      <w:r w:rsidR="00337C28" w:rsidRPr="00CD067C">
        <w:rPr>
          <w:rFonts w:hint="cs"/>
          <w:rtl/>
        </w:rPr>
        <w:t xml:space="preserve"> חבילת התמונות האחרונה שלו, ובעוד היא מדפדפת בהן ה</w:t>
      </w:r>
      <w:r w:rsidR="00337C28">
        <w:rPr>
          <w:rFonts w:hint="cs"/>
          <w:rtl/>
        </w:rPr>
        <w:t>סיפור נמשך</w:t>
      </w:r>
      <w:r w:rsidR="00337C28" w:rsidRPr="00CD067C">
        <w:rPr>
          <w:rFonts w:hint="cs"/>
          <w:rtl/>
        </w:rPr>
        <w:t>.</w:t>
      </w:r>
    </w:p>
    <w:p w14:paraId="7EBBA16A" w14:textId="77777777" w:rsidR="000F7DA7" w:rsidRDefault="004627AB" w:rsidP="00BC0B8E">
      <w:pPr>
        <w:rPr>
          <w:rtl/>
        </w:rPr>
      </w:pPr>
      <w:r w:rsidRPr="00CD067C">
        <w:rPr>
          <w:rtl/>
        </w:rPr>
        <w:t>"</w:t>
      </w:r>
      <w:r w:rsidR="00337C28">
        <w:rPr>
          <w:rFonts w:hint="cs"/>
          <w:rtl/>
        </w:rPr>
        <w:t>יש</w:t>
      </w:r>
      <w:r w:rsidRPr="00CD067C">
        <w:rPr>
          <w:rtl/>
        </w:rPr>
        <w:t xml:space="preserve"> לנו גזרה אבל בתכל</w:t>
      </w:r>
      <w:r w:rsidR="006757CB">
        <w:rPr>
          <w:rFonts w:hint="cs"/>
          <w:rtl/>
        </w:rPr>
        <w:t>'</w:t>
      </w:r>
      <w:r w:rsidR="00337C28">
        <w:rPr>
          <w:rtl/>
        </w:rPr>
        <w:t>ס כל מה ש</w:t>
      </w:r>
      <w:r w:rsidR="00337C28">
        <w:rPr>
          <w:rFonts w:hint="cs"/>
          <w:rtl/>
        </w:rPr>
        <w:t xml:space="preserve">אנחנו עושים שם זה </w:t>
      </w:r>
      <w:r w:rsidR="008B6589">
        <w:rPr>
          <w:rtl/>
        </w:rPr>
        <w:t xml:space="preserve">לשמור על התנחלות," </w:t>
      </w:r>
      <w:r w:rsidR="008B6589">
        <w:rPr>
          <w:rFonts w:hint="cs"/>
          <w:rtl/>
        </w:rPr>
        <w:t>דן</w:t>
      </w:r>
      <w:r w:rsidR="00BC0B8E">
        <w:rPr>
          <w:rFonts w:hint="cs"/>
          <w:rtl/>
        </w:rPr>
        <w:t xml:space="preserve"> </w:t>
      </w:r>
      <w:r w:rsidR="00B96D2F">
        <w:rPr>
          <w:rFonts w:hint="cs"/>
          <w:rtl/>
        </w:rPr>
        <w:t>אמר</w:t>
      </w:r>
      <w:r w:rsidRPr="00CD067C">
        <w:rPr>
          <w:rtl/>
        </w:rPr>
        <w:t>.</w:t>
      </w:r>
      <w:r w:rsidR="00BC0B8E">
        <w:rPr>
          <w:rFonts w:hint="cs"/>
          <w:rtl/>
        </w:rPr>
        <w:t xml:space="preserve"> </w:t>
      </w:r>
    </w:p>
    <w:p w14:paraId="7F2C6660" w14:textId="77777777" w:rsidR="004627AB" w:rsidRPr="00CD067C" w:rsidRDefault="00BC0B8E" w:rsidP="000F7DA7">
      <w:pPr>
        <w:rPr>
          <w:rtl/>
        </w:rPr>
      </w:pPr>
      <w:r>
        <w:rPr>
          <w:rFonts w:hint="cs"/>
          <w:rtl/>
        </w:rPr>
        <w:t>"</w:t>
      </w:r>
      <w:r w:rsidR="000F7DA7">
        <w:rPr>
          <w:rFonts w:hint="cs"/>
          <w:rtl/>
        </w:rPr>
        <w:t>התנחלות הידועה בשם</w:t>
      </w:r>
      <w:r w:rsidR="00921219">
        <w:rPr>
          <w:rFonts w:hint="cs"/>
          <w:rtl/>
        </w:rPr>
        <w:t xml:space="preserve"> </w:t>
      </w:r>
      <w:r w:rsidR="00921219" w:rsidRPr="00921219">
        <w:rPr>
          <w:rFonts w:cs="Times New Roman"/>
          <w:rtl/>
        </w:rPr>
        <w:t>כִלְאָב</w:t>
      </w:r>
      <w:r w:rsidR="000F7DA7">
        <w:rPr>
          <w:rFonts w:cs="Times New Roman" w:hint="cs"/>
          <w:rtl/>
        </w:rPr>
        <w:t>,</w:t>
      </w:r>
      <w:r>
        <w:rPr>
          <w:rFonts w:hint="cs"/>
          <w:rtl/>
        </w:rPr>
        <w:t>"</w:t>
      </w:r>
      <w:r w:rsidR="000F7DA7">
        <w:rPr>
          <w:rFonts w:hint="cs"/>
          <w:rtl/>
        </w:rPr>
        <w:t xml:space="preserve"> גידי הוסיף.</w:t>
      </w:r>
      <w:r w:rsidR="00921219">
        <w:rPr>
          <w:rFonts w:hint="cs"/>
          <w:rtl/>
        </w:rPr>
        <w:t xml:space="preserve"> [ע"ש בן של דוד שנולד בחברון </w:t>
      </w:r>
      <w:r w:rsidR="00921219">
        <w:rPr>
          <w:rtl/>
        </w:rPr>
        <w:t>–</w:t>
      </w:r>
      <w:r w:rsidR="00921219">
        <w:rPr>
          <w:rFonts w:hint="cs"/>
          <w:rtl/>
        </w:rPr>
        <w:t xml:space="preserve"> שמואל ב' פרק ג' פסוק ג']</w:t>
      </w:r>
    </w:p>
    <w:p w14:paraId="65606F47" w14:textId="77777777" w:rsidR="004627AB" w:rsidRPr="00CD067C" w:rsidRDefault="00337C28" w:rsidP="008B6589">
      <w:pPr>
        <w:rPr>
          <w:rtl/>
        </w:rPr>
      </w:pPr>
      <w:r>
        <w:rPr>
          <w:rtl/>
        </w:rPr>
        <w:lastRenderedPageBreak/>
        <w:t xml:space="preserve">"זאת </w:t>
      </w:r>
      <w:r w:rsidR="004627AB" w:rsidRPr="00CD067C">
        <w:rPr>
          <w:rtl/>
        </w:rPr>
        <w:t xml:space="preserve">התנחלות גדולה יחסית," </w:t>
      </w:r>
      <w:r w:rsidR="008B6589">
        <w:rPr>
          <w:rFonts w:hint="cs"/>
          <w:rtl/>
        </w:rPr>
        <w:t xml:space="preserve">אלכס </w:t>
      </w:r>
      <w:r w:rsidR="004627AB" w:rsidRPr="00CD067C">
        <w:rPr>
          <w:rtl/>
        </w:rPr>
        <w:t>הסביר</w:t>
      </w:r>
      <w:r w:rsidR="008B6589">
        <w:rPr>
          <w:rFonts w:hint="cs"/>
          <w:rtl/>
        </w:rPr>
        <w:t>.</w:t>
      </w:r>
      <w:r w:rsidR="004627AB" w:rsidRPr="00CD067C">
        <w:rPr>
          <w:rtl/>
        </w:rPr>
        <w:t xml:space="preserve"> "כמה עשרות משפחות. הרבה ילדים."</w:t>
      </w:r>
    </w:p>
    <w:p w14:paraId="3F99E11E" w14:textId="77777777" w:rsidR="004627AB" w:rsidRPr="00CD067C" w:rsidRDefault="004627AB" w:rsidP="00250000">
      <w:pPr>
        <w:rPr>
          <w:rtl/>
        </w:rPr>
      </w:pPr>
      <w:r w:rsidRPr="00CD067C">
        <w:rPr>
          <w:rtl/>
        </w:rPr>
        <w:t>"בסדר."</w:t>
      </w:r>
    </w:p>
    <w:p w14:paraId="0D5E0C13" w14:textId="77777777" w:rsidR="004627AB" w:rsidRPr="00CD067C" w:rsidRDefault="004627AB" w:rsidP="00250000">
      <w:pPr>
        <w:rPr>
          <w:rtl/>
        </w:rPr>
      </w:pPr>
      <w:r w:rsidRPr="00CD067C">
        <w:rPr>
          <w:rtl/>
        </w:rPr>
        <w:t>"הו</w:t>
      </w:r>
      <w:r w:rsidR="0069229B">
        <w:rPr>
          <w:rtl/>
        </w:rPr>
        <w:t xml:space="preserve">א עושה לך את זה כזה דרמטי. </w:t>
      </w:r>
      <w:r w:rsidR="000F7DA7">
        <w:rPr>
          <w:rFonts w:hint="cs"/>
          <w:rtl/>
        </w:rPr>
        <w:t>אנח</w:t>
      </w:r>
      <w:r w:rsidR="0069229B">
        <w:rPr>
          <w:rFonts w:hint="cs"/>
          <w:rtl/>
        </w:rPr>
        <w:t>נו</w:t>
      </w:r>
      <w:r w:rsidRPr="00CD067C">
        <w:rPr>
          <w:rtl/>
        </w:rPr>
        <w:t xml:space="preserve"> עולים לפעמים לגדוד, מתקלחים, אוכלים."</w:t>
      </w:r>
    </w:p>
    <w:p w14:paraId="6C01F603" w14:textId="77777777" w:rsidR="004627AB" w:rsidRPr="00CD067C" w:rsidRDefault="004627AB" w:rsidP="00A34275">
      <w:pPr>
        <w:rPr>
          <w:rtl/>
        </w:rPr>
      </w:pPr>
      <w:r w:rsidRPr="00CD067C">
        <w:rPr>
          <w:rtl/>
        </w:rPr>
        <w:t xml:space="preserve">"טוב שאתה מזכיר את הגדוד, כמעט </w:t>
      </w:r>
      <w:r w:rsidR="00A34275">
        <w:rPr>
          <w:rFonts w:hint="cs"/>
          <w:rtl/>
        </w:rPr>
        <w:t>פרח מזכרוני לתת פה מסגרת זמנים</w:t>
      </w:r>
      <w:r w:rsidRPr="00CD067C">
        <w:rPr>
          <w:rtl/>
        </w:rPr>
        <w:t xml:space="preserve">. </w:t>
      </w:r>
      <w:r w:rsidR="00B96D2F">
        <w:rPr>
          <w:rFonts w:hint="cs"/>
          <w:rtl/>
        </w:rPr>
        <w:t>התקרית שבה מדובר התרחשה</w:t>
      </w:r>
      <w:r w:rsidR="0069229B">
        <w:rPr>
          <w:rFonts w:hint="cs"/>
          <w:rtl/>
        </w:rPr>
        <w:t xml:space="preserve"> שבוע </w:t>
      </w:r>
      <w:r w:rsidR="00B96D2F">
        <w:rPr>
          <w:rFonts w:hint="cs"/>
          <w:rtl/>
        </w:rPr>
        <w:t>גרידא אחרי שאלכס גילה</w:t>
      </w:r>
      <w:r w:rsidR="0069229B">
        <w:rPr>
          <w:rFonts w:hint="cs"/>
          <w:rtl/>
        </w:rPr>
        <w:t xml:space="preserve"> את</w:t>
      </w:r>
      <w:r w:rsidRPr="00CD067C">
        <w:rPr>
          <w:rtl/>
        </w:rPr>
        <w:t xml:space="preserve"> </w:t>
      </w:r>
      <w:r w:rsidR="0069229B">
        <w:rPr>
          <w:rFonts w:hint="cs"/>
          <w:rtl/>
        </w:rPr>
        <w:t>הפלסטיני</w:t>
      </w:r>
      <w:r w:rsidRPr="00CD067C">
        <w:rPr>
          <w:rtl/>
        </w:rPr>
        <w:t xml:space="preserve"> </w:t>
      </w:r>
      <w:r w:rsidR="0069229B">
        <w:rPr>
          <w:rFonts w:hint="cs"/>
          <w:rtl/>
        </w:rPr>
        <w:t>הזה ש</w:t>
      </w:r>
      <w:r w:rsidRPr="00CD067C">
        <w:rPr>
          <w:rtl/>
        </w:rPr>
        <w:t>הסתנן למחנה עם רימון ביד."</w:t>
      </w:r>
    </w:p>
    <w:p w14:paraId="2247CB60" w14:textId="77777777" w:rsidR="004627AB" w:rsidRPr="00CD067C" w:rsidRDefault="004627AB" w:rsidP="00250000">
      <w:pPr>
        <w:rPr>
          <w:rtl/>
        </w:rPr>
      </w:pPr>
      <w:r w:rsidRPr="00CD067C">
        <w:rPr>
          <w:rFonts w:hint="cs"/>
          <w:rtl/>
        </w:rPr>
        <w:t>"</w:t>
      </w:r>
      <w:r w:rsidR="00B96D2F">
        <w:rPr>
          <w:rFonts w:hint="cs"/>
          <w:rtl/>
        </w:rPr>
        <w:t xml:space="preserve">פלסטיני? </w:t>
      </w:r>
      <w:r w:rsidRPr="00CD067C">
        <w:rPr>
          <w:rFonts w:hint="cs"/>
          <w:rtl/>
        </w:rPr>
        <w:t>אני לא מאמינה שלא סיפרת לי!"</w:t>
      </w:r>
    </w:p>
    <w:p w14:paraId="3751E623" w14:textId="77777777" w:rsidR="0069229B" w:rsidRDefault="004627AB" w:rsidP="00A34275">
      <w:pPr>
        <w:rPr>
          <w:rtl/>
        </w:rPr>
      </w:pPr>
      <w:r w:rsidRPr="00CD067C">
        <w:rPr>
          <w:rtl/>
        </w:rPr>
        <w:t>"</w:t>
      </w:r>
      <w:r w:rsidR="0069229B">
        <w:rPr>
          <w:rFonts w:hint="cs"/>
          <w:rtl/>
        </w:rPr>
        <w:t xml:space="preserve">כשהוא אומר פלסטיני, הוא מתכוון </w:t>
      </w:r>
      <w:r w:rsidR="00B96D2F">
        <w:rPr>
          <w:rFonts w:hint="cs"/>
          <w:rtl/>
        </w:rPr>
        <w:t>ל</w:t>
      </w:r>
      <w:r w:rsidR="0069229B">
        <w:rPr>
          <w:rFonts w:hint="cs"/>
          <w:rtl/>
        </w:rPr>
        <w:t xml:space="preserve">ילד הערבי הזה, </w:t>
      </w:r>
      <w:r w:rsidR="00B96D2F">
        <w:rPr>
          <w:rFonts w:hint="cs"/>
          <w:rtl/>
        </w:rPr>
        <w:t xml:space="preserve">שבזכותו </w:t>
      </w:r>
      <w:r w:rsidR="00A34275">
        <w:rPr>
          <w:rFonts w:hint="cs"/>
          <w:rtl/>
        </w:rPr>
        <w:t>שברתי רגל.</w:t>
      </w:r>
      <w:r w:rsidR="0069229B">
        <w:rPr>
          <w:rFonts w:hint="cs"/>
          <w:rtl/>
        </w:rPr>
        <w:t>"</w:t>
      </w:r>
    </w:p>
    <w:p w14:paraId="5BF69266" w14:textId="77777777" w:rsidR="0069229B" w:rsidRDefault="0069229B" w:rsidP="00AA55A7">
      <w:pPr>
        <w:rPr>
          <w:rtl/>
        </w:rPr>
      </w:pPr>
      <w:r>
        <w:rPr>
          <w:rFonts w:hint="cs"/>
          <w:rtl/>
        </w:rPr>
        <w:t>"חשבתי שאמרת ששיחקתם תופסת."</w:t>
      </w:r>
    </w:p>
    <w:p w14:paraId="1D5B2A0D" w14:textId="56D3C334" w:rsidR="004627AB" w:rsidRPr="00CD067C" w:rsidRDefault="0069229B" w:rsidP="004023ED">
      <w:pPr>
        <w:rPr>
          <w:rtl/>
        </w:rPr>
      </w:pPr>
      <w:r>
        <w:rPr>
          <w:rFonts w:hint="cs"/>
          <w:rtl/>
        </w:rPr>
        <w:t xml:space="preserve">"זה... די </w:t>
      </w:r>
      <w:r w:rsidR="00B833EF">
        <w:rPr>
          <w:rFonts w:hint="cs"/>
          <w:rtl/>
        </w:rPr>
        <w:t>מדויק</w:t>
      </w:r>
      <w:r>
        <w:rPr>
          <w:rFonts w:hint="cs"/>
          <w:rtl/>
        </w:rPr>
        <w:t>, לא?" הטנדר קיפץ ב</w:t>
      </w:r>
      <w:r w:rsidR="004023ED">
        <w:rPr>
          <w:rFonts w:hint="cs"/>
          <w:rtl/>
        </w:rPr>
        <w:t>עליזות</w:t>
      </w:r>
      <w:r>
        <w:rPr>
          <w:rFonts w:hint="cs"/>
          <w:rtl/>
        </w:rPr>
        <w:t xml:space="preserve"> על מהמורות בדרך העפר</w:t>
      </w:r>
      <w:r w:rsidR="004627AB" w:rsidRPr="00CD067C">
        <w:rPr>
          <w:rFonts w:hint="cs"/>
          <w:rtl/>
        </w:rPr>
        <w:t xml:space="preserve">. </w:t>
      </w:r>
      <w:r>
        <w:rPr>
          <w:rFonts w:hint="cs"/>
          <w:rtl/>
        </w:rPr>
        <w:t>"</w:t>
      </w:r>
      <w:r w:rsidR="004627AB" w:rsidRPr="00CD067C">
        <w:rPr>
          <w:rFonts w:hint="cs"/>
          <w:rtl/>
        </w:rPr>
        <w:t>ו</w:t>
      </w:r>
      <w:r w:rsidR="004627AB" w:rsidRPr="00CD067C">
        <w:rPr>
          <w:rtl/>
        </w:rPr>
        <w:t>לא הצלחתי לתפוס א</w:t>
      </w:r>
      <w:r>
        <w:rPr>
          <w:rFonts w:hint="cs"/>
          <w:rtl/>
        </w:rPr>
        <w:t>ו</w:t>
      </w:r>
      <w:r w:rsidR="004627AB" w:rsidRPr="00CD067C">
        <w:rPr>
          <w:rtl/>
        </w:rPr>
        <w:t>ת</w:t>
      </w:r>
      <w:r>
        <w:rPr>
          <w:rFonts w:hint="cs"/>
          <w:rtl/>
        </w:rPr>
        <w:t>ו</w:t>
      </w:r>
      <w:r w:rsidR="004627AB" w:rsidRPr="00CD067C">
        <w:rPr>
          <w:rtl/>
        </w:rPr>
        <w:t>. זה מה שהתחיל את כל המהומה."</w:t>
      </w:r>
    </w:p>
    <w:p w14:paraId="4D68E3C7" w14:textId="77777777" w:rsidR="004627AB" w:rsidRPr="00CD067C" w:rsidRDefault="004627AB" w:rsidP="00250000">
      <w:pPr>
        <w:rPr>
          <w:rtl/>
        </w:rPr>
      </w:pPr>
      <w:r w:rsidRPr="00CD067C">
        <w:rPr>
          <w:rtl/>
        </w:rPr>
        <w:t xml:space="preserve">"זה לא מה שהתחיל. </w:t>
      </w:r>
      <w:r w:rsidRPr="00CD067C">
        <w:rPr>
          <w:rFonts w:hint="cs"/>
          <w:rtl/>
        </w:rPr>
        <w:t>אף אחד שם לא צריך תירוצים בשביל מהומות</w:t>
      </w:r>
      <w:r w:rsidRPr="00CD067C">
        <w:rPr>
          <w:rtl/>
        </w:rPr>
        <w:t>. אבל באותו לילה חוץ מאלכס אף אחד לא זז. בגלל הסרט. אלכס היה היחידי שיצא לסתכל."</w:t>
      </w:r>
      <w:r w:rsidR="003C1E5F">
        <w:rPr>
          <w:rFonts w:hint="cs"/>
          <w:rtl/>
        </w:rPr>
        <w:t xml:space="preserve"> [אבל הוא יצא להחזיר את המקרן??? סימן שהסרט נגמר????]</w:t>
      </w:r>
    </w:p>
    <w:p w14:paraId="4BF725D4" w14:textId="77777777" w:rsidR="00B96D2F" w:rsidRDefault="00B96D2F" w:rsidP="0036776B">
      <w:pPr>
        <w:rPr>
          <w:rtl/>
        </w:rPr>
      </w:pPr>
      <w:r>
        <w:rPr>
          <w:rFonts w:hint="cs"/>
          <w:rtl/>
        </w:rPr>
        <w:t>"הלכתי להחזיר את המקרן כשהסרט נגמר."</w:t>
      </w:r>
    </w:p>
    <w:p w14:paraId="63731C5E" w14:textId="77777777" w:rsidR="004627AB" w:rsidRPr="00CD067C" w:rsidRDefault="004627AB" w:rsidP="0036776B">
      <w:pPr>
        <w:rPr>
          <w:rtl/>
        </w:rPr>
      </w:pPr>
      <w:r w:rsidRPr="00CD067C">
        <w:rPr>
          <w:rtl/>
        </w:rPr>
        <w:t xml:space="preserve">"איזה סרט?" </w:t>
      </w:r>
      <w:r w:rsidR="0036776B">
        <w:rPr>
          <w:rFonts w:hint="cs"/>
          <w:rtl/>
        </w:rPr>
        <w:t xml:space="preserve">לילך </w:t>
      </w:r>
      <w:r w:rsidRPr="00CD067C">
        <w:rPr>
          <w:rtl/>
        </w:rPr>
        <w:t>שאלה.</w:t>
      </w:r>
    </w:p>
    <w:p w14:paraId="521420A2" w14:textId="0B630F79" w:rsidR="004627AB" w:rsidRPr="00CD067C" w:rsidRDefault="004627AB" w:rsidP="004023ED">
      <w:pPr>
        <w:rPr>
          <w:rtl/>
        </w:rPr>
      </w:pPr>
      <w:r w:rsidRPr="00CD067C">
        <w:rPr>
          <w:rtl/>
        </w:rPr>
        <w:t>"</w:t>
      </w:r>
      <w:r w:rsidR="00A34275">
        <w:rPr>
          <w:rFonts w:hint="cs"/>
          <w:rtl/>
        </w:rPr>
        <w:t>שעשתה המשפחה של</w:t>
      </w:r>
      <w:r w:rsidRPr="00CD067C">
        <w:rPr>
          <w:rtl/>
        </w:rPr>
        <w:t xml:space="preserve"> חייל מהפלוגה, </w:t>
      </w:r>
      <w:r w:rsidR="004023ED">
        <w:rPr>
          <w:rFonts w:hint="cs"/>
          <w:rtl/>
        </w:rPr>
        <w:t xml:space="preserve">אחד </w:t>
      </w:r>
      <w:r w:rsidRPr="00CD067C">
        <w:rPr>
          <w:rtl/>
        </w:rPr>
        <w:t xml:space="preserve">שנפל </w:t>
      </w:r>
      <w:r w:rsidR="00A34275">
        <w:rPr>
          <w:rFonts w:hint="cs"/>
          <w:rtl/>
        </w:rPr>
        <w:t>ב</w:t>
      </w:r>
      <w:r w:rsidR="00271F95">
        <w:rPr>
          <w:rFonts w:hint="cs"/>
          <w:rtl/>
        </w:rPr>
        <w:t>אזור</w:t>
      </w:r>
      <w:r w:rsidRPr="00CD067C">
        <w:rPr>
          <w:rtl/>
        </w:rPr>
        <w:t xml:space="preserve"> </w:t>
      </w:r>
      <w:r w:rsidR="00B96D2F">
        <w:rPr>
          <w:rFonts w:hint="cs"/>
          <w:rtl/>
        </w:rPr>
        <w:t>עוד לפני שהתגייסנו</w:t>
      </w:r>
      <w:r w:rsidRPr="00CD067C">
        <w:rPr>
          <w:rtl/>
        </w:rPr>
        <w:t>," אמר אלכס. "</w:t>
      </w:r>
      <w:r w:rsidRPr="00CD067C">
        <w:rPr>
          <w:rFonts w:hint="cs"/>
          <w:rtl/>
        </w:rPr>
        <w:t>אומרים שיקרינו אותו ב</w:t>
      </w:r>
      <w:r w:rsidR="00C45B28">
        <w:rPr>
          <w:rFonts w:hint="cs"/>
          <w:rtl/>
        </w:rPr>
        <w:t>טלוויז</w:t>
      </w:r>
      <w:r w:rsidRPr="00CD067C">
        <w:rPr>
          <w:rFonts w:hint="cs"/>
          <w:rtl/>
        </w:rPr>
        <w:t xml:space="preserve">יה ביום הזיכרון. </w:t>
      </w:r>
      <w:r w:rsidRPr="00CD067C">
        <w:rPr>
          <w:rtl/>
        </w:rPr>
        <w:t>דווקא יצא סרט ממש טוב."</w:t>
      </w:r>
    </w:p>
    <w:p w14:paraId="6934C290" w14:textId="77777777" w:rsidR="004627AB" w:rsidRPr="00CD067C" w:rsidRDefault="004627AB" w:rsidP="00250000">
      <w:pPr>
        <w:rPr>
          <w:rtl/>
        </w:rPr>
      </w:pPr>
      <w:r w:rsidRPr="00CD067C">
        <w:rPr>
          <w:rtl/>
        </w:rPr>
        <w:t>"עליך נעשה סרט הרבה יותר טוב, אל תדאג."</w:t>
      </w:r>
    </w:p>
    <w:p w14:paraId="2818F4BE" w14:textId="77777777" w:rsidR="004627AB" w:rsidRPr="00CD067C" w:rsidRDefault="004627AB" w:rsidP="00A34275">
      <w:pPr>
        <w:rPr>
          <w:rtl/>
        </w:rPr>
      </w:pPr>
      <w:r w:rsidRPr="00CD067C">
        <w:rPr>
          <w:rtl/>
        </w:rPr>
        <w:t xml:space="preserve">"אל תדברו ככה!" </w:t>
      </w:r>
      <w:r w:rsidR="00A34275">
        <w:rPr>
          <w:rFonts w:hint="cs"/>
          <w:rtl/>
        </w:rPr>
        <w:t>לילך</w:t>
      </w:r>
      <w:r w:rsidRPr="00CD067C">
        <w:rPr>
          <w:rtl/>
        </w:rPr>
        <w:t xml:space="preserve"> אמרה.</w:t>
      </w:r>
    </w:p>
    <w:p w14:paraId="6071DC1D" w14:textId="77777777" w:rsidR="004627AB" w:rsidRPr="00CD067C" w:rsidRDefault="004627AB" w:rsidP="00250000">
      <w:pPr>
        <w:rPr>
          <w:rtl/>
        </w:rPr>
      </w:pPr>
      <w:r w:rsidRPr="00CD067C">
        <w:rPr>
          <w:rtl/>
        </w:rPr>
        <w:t>"לא, פשוט יש עליו הרבה יותר חומרים."</w:t>
      </w:r>
    </w:p>
    <w:p w14:paraId="0B161C21" w14:textId="77777777" w:rsidR="004627AB" w:rsidRDefault="004627AB" w:rsidP="00A34275">
      <w:pPr>
        <w:rPr>
          <w:rtl/>
        </w:rPr>
      </w:pPr>
      <w:r w:rsidRPr="00CD067C">
        <w:rPr>
          <w:rtl/>
        </w:rPr>
        <w:t xml:space="preserve">"עזוב </w:t>
      </w:r>
      <w:r w:rsidR="00A34275">
        <w:rPr>
          <w:rFonts w:hint="cs"/>
          <w:rtl/>
        </w:rPr>
        <w:t>דודו</w:t>
      </w:r>
      <w:r w:rsidRPr="00CD067C">
        <w:rPr>
          <w:rtl/>
        </w:rPr>
        <w:t xml:space="preserve"> אל תפחיד פה אנשים."</w:t>
      </w:r>
    </w:p>
    <w:p w14:paraId="6A41DE6D" w14:textId="77777777" w:rsidR="00CF310A" w:rsidRDefault="00CF310A" w:rsidP="00761E7E">
      <w:pPr>
        <w:rPr>
          <w:rtl/>
        </w:rPr>
      </w:pPr>
      <w:r>
        <w:rPr>
          <w:rFonts w:hint="cs"/>
          <w:rtl/>
        </w:rPr>
        <w:t>"זה מפני שאלכס מורעל," היא אמרה.</w:t>
      </w:r>
      <w:r w:rsidR="00B96D2F">
        <w:rPr>
          <w:rFonts w:hint="cs"/>
          <w:rtl/>
        </w:rPr>
        <w:t xml:space="preserve"> </w:t>
      </w:r>
      <w:r w:rsidR="001878E3">
        <w:rPr>
          <w:rFonts w:hint="cs"/>
          <w:rtl/>
        </w:rPr>
        <w:t xml:space="preserve">כשהצטרפה אליו לחופשתו השנתית באנגליה, כל חבריו היו בשלבים שונים של חיפוש זהות, </w:t>
      </w:r>
      <w:r w:rsidR="004023ED">
        <w:rPr>
          <w:rFonts w:hint="cs"/>
          <w:rtl/>
        </w:rPr>
        <w:t xml:space="preserve">חיפוש אופי ואישיות, </w:t>
      </w:r>
      <w:r w:rsidR="001878E3">
        <w:rPr>
          <w:rFonts w:hint="cs"/>
          <w:rtl/>
        </w:rPr>
        <w:t>עם שיער מטורף ובגדים מוזרים, וחלקם כבר הספיקו להחליף תחום לימוד באוניברסיטה</w:t>
      </w:r>
      <w:r w:rsidR="00761E7E">
        <w:rPr>
          <w:rFonts w:hint="cs"/>
          <w:rtl/>
        </w:rPr>
        <w:t>,</w:t>
      </w:r>
      <w:r w:rsidR="001878E3">
        <w:rPr>
          <w:rFonts w:hint="cs"/>
          <w:rtl/>
        </w:rPr>
        <w:t xml:space="preserve"> ורק אלכס לא הוטרד </w:t>
      </w:r>
      <w:r w:rsidR="004023ED">
        <w:rPr>
          <w:rFonts w:hint="cs"/>
          <w:rtl/>
        </w:rPr>
        <w:t xml:space="preserve">מהיותו אנוס לצעוד בדרך </w:t>
      </w:r>
      <w:r w:rsidR="00761E7E">
        <w:rPr>
          <w:rFonts w:hint="cs"/>
          <w:rtl/>
        </w:rPr>
        <w:t>נוקשה</w:t>
      </w:r>
      <w:r w:rsidR="004023ED">
        <w:rPr>
          <w:rFonts w:hint="cs"/>
          <w:rtl/>
        </w:rPr>
        <w:t xml:space="preserve"> ומותו</w:t>
      </w:r>
      <w:r w:rsidR="00761E7E">
        <w:rPr>
          <w:rFonts w:hint="cs"/>
          <w:rtl/>
        </w:rPr>
        <w:t>וי</w:t>
      </w:r>
      <w:r w:rsidR="004023ED">
        <w:rPr>
          <w:rFonts w:hint="cs"/>
          <w:rtl/>
        </w:rPr>
        <w:t xml:space="preserve">ת </w:t>
      </w:r>
      <w:r w:rsidR="00761E7E">
        <w:rPr>
          <w:rFonts w:hint="cs"/>
          <w:rtl/>
        </w:rPr>
        <w:t>היטב</w:t>
      </w:r>
      <w:r w:rsidR="001878E3">
        <w:rPr>
          <w:rFonts w:hint="cs"/>
          <w:rtl/>
        </w:rPr>
        <w:t xml:space="preserve">, </w:t>
      </w:r>
      <w:r w:rsidR="00761E7E">
        <w:rPr>
          <w:rFonts w:hint="cs"/>
          <w:rtl/>
        </w:rPr>
        <w:t xml:space="preserve">ממולכדת וקטלנית. </w:t>
      </w:r>
      <w:r w:rsidR="001878E3">
        <w:rPr>
          <w:rFonts w:hint="cs"/>
          <w:rtl/>
        </w:rPr>
        <w:t xml:space="preserve">הוא </w:t>
      </w:r>
      <w:r w:rsidR="00452640">
        <w:rPr>
          <w:rFonts w:hint="cs"/>
          <w:rtl/>
        </w:rPr>
        <w:t>טען</w:t>
      </w:r>
      <w:r w:rsidR="001878E3">
        <w:rPr>
          <w:rFonts w:hint="cs"/>
          <w:rtl/>
        </w:rPr>
        <w:t xml:space="preserve"> שניתן לחפש את זהותך גם בשיער קצוץ ומדי חאקי ו</w:t>
      </w:r>
      <w:r w:rsidR="004023ED">
        <w:rPr>
          <w:rFonts w:hint="cs"/>
          <w:rtl/>
        </w:rPr>
        <w:t xml:space="preserve">אפילו </w:t>
      </w:r>
      <w:r w:rsidR="001878E3">
        <w:rPr>
          <w:rFonts w:hint="cs"/>
          <w:rtl/>
        </w:rPr>
        <w:t xml:space="preserve">תוך </w:t>
      </w:r>
      <w:r w:rsidR="001878E3" w:rsidRPr="001878E3">
        <w:rPr>
          <w:rFonts w:cs="Times New Roman"/>
          <w:rtl/>
        </w:rPr>
        <w:t>הג</w:t>
      </w:r>
      <w:r w:rsidR="001878E3">
        <w:rPr>
          <w:rFonts w:cs="Times New Roman" w:hint="cs"/>
          <w:rtl/>
        </w:rPr>
        <w:t>נה</w:t>
      </w:r>
      <w:r w:rsidR="001878E3" w:rsidRPr="001878E3">
        <w:rPr>
          <w:rFonts w:cs="Times New Roman"/>
          <w:rtl/>
        </w:rPr>
        <w:t xml:space="preserve"> על קיומה של מדינת ישראל, על עצמאותה ועל ביטחון אזרחיה ותושביה.</w:t>
      </w:r>
      <w:r w:rsidR="001878E3">
        <w:rPr>
          <w:rFonts w:cs="Times New Roman" w:hint="cs"/>
          <w:rtl/>
        </w:rPr>
        <w:t xml:space="preserve"> [רוח צה"ל </w:t>
      </w:r>
      <w:r w:rsidR="001878E3">
        <w:rPr>
          <w:rFonts w:cs="Times New Roman"/>
          <w:rtl/>
        </w:rPr>
        <w:t>–</w:t>
      </w:r>
      <w:r w:rsidR="001878E3">
        <w:rPr>
          <w:rFonts w:cs="Times New Roman" w:hint="cs"/>
          <w:rtl/>
        </w:rPr>
        <w:t xml:space="preserve"> ערכי יסוד </w:t>
      </w:r>
      <w:r w:rsidR="00452640" w:rsidRPr="00452640">
        <w:rPr>
          <w:rFonts w:cs="Times New Roman"/>
        </w:rPr>
        <w:t>https://he.wikipedia.org/wiki/%D7%A8%D7%95%D7%97_%D7%A6%D7%94%22%D7%9C</w:t>
      </w:r>
      <w:r w:rsidR="001878E3">
        <w:rPr>
          <w:rFonts w:cs="Times New Roman" w:hint="cs"/>
          <w:rtl/>
        </w:rPr>
        <w:t>]</w:t>
      </w:r>
      <w:r w:rsidR="001878E3" w:rsidRPr="001878E3">
        <w:rPr>
          <w:rFonts w:cs="Times New Roman" w:hint="cs"/>
          <w:rtl/>
        </w:rPr>
        <w:t xml:space="preserve"> </w:t>
      </w:r>
      <w:r w:rsidR="00761E7E">
        <w:rPr>
          <w:rFonts w:hint="cs"/>
          <w:rtl/>
        </w:rPr>
        <w:t>"</w:t>
      </w:r>
      <w:r w:rsidR="00B96D2F">
        <w:rPr>
          <w:rFonts w:hint="cs"/>
          <w:rtl/>
        </w:rPr>
        <w:t>א</w:t>
      </w:r>
      <w:r w:rsidR="00761E7E">
        <w:rPr>
          <w:rFonts w:hint="cs"/>
          <w:rtl/>
        </w:rPr>
        <w:t>לכס</w:t>
      </w:r>
      <w:r w:rsidR="00B96D2F">
        <w:rPr>
          <w:rFonts w:hint="cs"/>
          <w:rtl/>
        </w:rPr>
        <w:t xml:space="preserve"> </w:t>
      </w:r>
      <w:r w:rsidR="00591082">
        <w:rPr>
          <w:rFonts w:hint="cs"/>
          <w:rtl/>
        </w:rPr>
        <w:t xml:space="preserve">יחתום עוד ועוד, עד שאיזה טיל לאו </w:t>
      </w:r>
      <w:r w:rsidR="00761E7E">
        <w:rPr>
          <w:rFonts w:hint="cs"/>
          <w:rtl/>
        </w:rPr>
        <w:t>יפול לו על הראש ו</w:t>
      </w:r>
      <w:r w:rsidR="00591082">
        <w:rPr>
          <w:rFonts w:hint="cs"/>
          <w:rtl/>
        </w:rPr>
        <w:t>יפוצץ לו את הצורה</w:t>
      </w:r>
      <w:r w:rsidR="00B96D2F">
        <w:rPr>
          <w:rFonts w:hint="cs"/>
          <w:rtl/>
        </w:rPr>
        <w:t>.</w:t>
      </w:r>
      <w:r w:rsidR="00A05FA6">
        <w:rPr>
          <w:rFonts w:hint="cs"/>
          <w:rtl/>
        </w:rPr>
        <w:t>"</w:t>
      </w:r>
    </w:p>
    <w:p w14:paraId="7BFEDD87" w14:textId="77777777" w:rsidR="00CF310A" w:rsidRDefault="00CF310A" w:rsidP="00250000">
      <w:pPr>
        <w:rPr>
          <w:rtl/>
        </w:rPr>
      </w:pPr>
      <w:r>
        <w:rPr>
          <w:rFonts w:hint="cs"/>
          <w:rtl/>
        </w:rPr>
        <w:t>"אני לא, אני לא מורעל."</w:t>
      </w:r>
    </w:p>
    <w:p w14:paraId="7B856D64" w14:textId="77777777" w:rsidR="00CF310A" w:rsidRDefault="00CF310A" w:rsidP="00250000">
      <w:pPr>
        <w:rPr>
          <w:rtl/>
        </w:rPr>
      </w:pPr>
      <w:r>
        <w:rPr>
          <w:rFonts w:hint="cs"/>
          <w:rtl/>
        </w:rPr>
        <w:t>"אז למה אתה תמיד נדחף לכל סכנה? למה?"</w:t>
      </w:r>
    </w:p>
    <w:p w14:paraId="48C27E27" w14:textId="1F1B358E" w:rsidR="00CF310A" w:rsidRDefault="00CF310A" w:rsidP="00250000">
      <w:pPr>
        <w:rPr>
          <w:rtl/>
        </w:rPr>
      </w:pPr>
      <w:r>
        <w:rPr>
          <w:rFonts w:hint="cs"/>
          <w:rtl/>
        </w:rPr>
        <w:t>[תיאור. אכן אין פה שום תיאור</w:t>
      </w:r>
      <w:r w:rsidR="00BB7B0A">
        <w:rPr>
          <w:rFonts w:hint="cs"/>
          <w:rtl/>
        </w:rPr>
        <w:t xml:space="preserve"> והכול </w:t>
      </w:r>
      <w:r>
        <w:rPr>
          <w:rFonts w:hint="cs"/>
          <w:rtl/>
        </w:rPr>
        <w:t>תלוי איכשהו ב</w:t>
      </w:r>
      <w:r w:rsidR="004C59E0">
        <w:rPr>
          <w:rFonts w:hint="cs"/>
          <w:rtl/>
        </w:rPr>
        <w:t>אוויר</w:t>
      </w:r>
      <w:r>
        <w:rPr>
          <w:rFonts w:hint="cs"/>
          <w:rtl/>
        </w:rPr>
        <w:t>. איפה הם?????]</w:t>
      </w:r>
    </w:p>
    <w:p w14:paraId="686E7C80" w14:textId="77777777" w:rsidR="00CF310A" w:rsidRDefault="00A34275" w:rsidP="00761E7E">
      <w:pPr>
        <w:rPr>
          <w:rtl/>
        </w:rPr>
      </w:pPr>
      <w:r>
        <w:rPr>
          <w:rFonts w:hint="cs"/>
          <w:rtl/>
        </w:rPr>
        <w:t>"הוא באמת לא מורעל," ג'אבֶּר</w:t>
      </w:r>
      <w:r w:rsidR="00CF310A">
        <w:rPr>
          <w:rFonts w:hint="cs"/>
          <w:rtl/>
        </w:rPr>
        <w:t xml:space="preserve"> אמר. "אני לא חושב שהוא כזה, תאב-תהילה כמו </w:t>
      </w:r>
      <w:r w:rsidR="009C56A6">
        <w:rPr>
          <w:rFonts w:hint="cs"/>
          <w:rtl/>
        </w:rPr>
        <w:t>שאומרים</w:t>
      </w:r>
      <w:r w:rsidR="00CF310A">
        <w:rPr>
          <w:rFonts w:hint="cs"/>
          <w:rtl/>
        </w:rPr>
        <w:t xml:space="preserve">. </w:t>
      </w:r>
      <w:r w:rsidR="00B13BB0">
        <w:rPr>
          <w:rFonts w:hint="cs"/>
          <w:rtl/>
        </w:rPr>
        <w:t xml:space="preserve">הרעל שלו זה </w:t>
      </w:r>
      <w:r w:rsidR="00761E7E">
        <w:rPr>
          <w:rFonts w:hint="cs"/>
          <w:rtl/>
        </w:rPr>
        <w:t xml:space="preserve">מסוג </w:t>
      </w:r>
      <w:r w:rsidR="00B13BB0">
        <w:rPr>
          <w:rFonts w:hint="cs"/>
          <w:rtl/>
        </w:rPr>
        <w:t>צהוב-צהוב, שקול, ו</w:t>
      </w:r>
      <w:r w:rsidR="00CF310A">
        <w:rPr>
          <w:rFonts w:hint="cs"/>
          <w:rtl/>
        </w:rPr>
        <w:t>החיילים שלו</w:t>
      </w:r>
      <w:r w:rsidR="003C1E5F">
        <w:rPr>
          <w:rFonts w:hint="cs"/>
          <w:rtl/>
        </w:rPr>
        <w:t xml:space="preserve"> חשים </w:t>
      </w:r>
      <w:r w:rsidR="00B13BB0">
        <w:rPr>
          <w:rFonts w:hint="cs"/>
          <w:rtl/>
        </w:rPr>
        <w:t>שהוא</w:t>
      </w:r>
      <w:r w:rsidR="00CF310A">
        <w:rPr>
          <w:rFonts w:hint="cs"/>
          <w:rtl/>
        </w:rPr>
        <w:t xml:space="preserve"> </w:t>
      </w:r>
      <w:r w:rsidR="00B13BB0">
        <w:rPr>
          <w:rFonts w:hint="cs"/>
          <w:rtl/>
        </w:rPr>
        <w:t>יודע שהוא אחראי לגורל שלהם ולא ההורים יותר</w:t>
      </w:r>
      <w:r w:rsidR="000B58EF">
        <w:rPr>
          <w:rFonts w:hint="cs"/>
          <w:rtl/>
        </w:rPr>
        <w:t>."</w:t>
      </w:r>
    </w:p>
    <w:p w14:paraId="71AB2EA3" w14:textId="77777777" w:rsidR="000B58EF" w:rsidRPr="00CD067C" w:rsidRDefault="00B13BB0" w:rsidP="00250000">
      <w:pPr>
        <w:rPr>
          <w:rtl/>
        </w:rPr>
      </w:pPr>
      <w:r>
        <w:rPr>
          <w:rFonts w:hint="cs"/>
          <w:rtl/>
        </w:rPr>
        <w:t xml:space="preserve">"היה </w:t>
      </w:r>
      <w:r w:rsidR="000B58EF">
        <w:rPr>
          <w:rFonts w:hint="cs"/>
          <w:rtl/>
        </w:rPr>
        <w:t>פה איזה סיפור</w:t>
      </w:r>
      <w:r w:rsidR="00591082">
        <w:rPr>
          <w:rFonts w:hint="cs"/>
          <w:rtl/>
        </w:rPr>
        <w:t>, גידי,</w:t>
      </w:r>
      <w:r w:rsidR="000B58EF">
        <w:rPr>
          <w:rFonts w:hint="cs"/>
          <w:rtl/>
        </w:rPr>
        <w:t xml:space="preserve"> או לא?"</w:t>
      </w:r>
    </w:p>
    <w:p w14:paraId="4F2911E2" w14:textId="1C9740F5" w:rsidR="004627AB" w:rsidRPr="00CD067C" w:rsidRDefault="00B13BB0" w:rsidP="00761E7E">
      <w:pPr>
        <w:rPr>
          <w:rtl/>
        </w:rPr>
      </w:pPr>
      <w:r>
        <w:rPr>
          <w:rtl/>
        </w:rPr>
        <w:lastRenderedPageBreak/>
        <w:t>"</w:t>
      </w:r>
      <w:r w:rsidR="00591082">
        <w:rPr>
          <w:rFonts w:hint="cs"/>
          <w:rtl/>
        </w:rPr>
        <w:t>ניחא</w:t>
      </w:r>
      <w:r w:rsidR="008D71DE">
        <w:rPr>
          <w:rFonts w:hint="cs"/>
          <w:rtl/>
        </w:rPr>
        <w:t>," הואיל גידי ש</w:t>
      </w:r>
      <w:r>
        <w:rPr>
          <w:rFonts w:hint="cs"/>
          <w:rtl/>
        </w:rPr>
        <w:t xml:space="preserve">ניווט את הטנדר </w:t>
      </w:r>
      <w:r w:rsidR="00761E7E">
        <w:rPr>
          <w:rFonts w:hint="cs"/>
          <w:rtl/>
        </w:rPr>
        <w:t xml:space="preserve">מדרך העפר </w:t>
      </w:r>
      <w:r w:rsidR="008D71DE">
        <w:rPr>
          <w:rFonts w:hint="cs"/>
          <w:rtl/>
        </w:rPr>
        <w:t>אל ה</w:t>
      </w:r>
      <w:r>
        <w:rPr>
          <w:rFonts w:hint="cs"/>
          <w:rtl/>
        </w:rPr>
        <w:t>כביש הסלול,</w:t>
      </w:r>
      <w:r w:rsidR="004627AB" w:rsidRPr="00CD067C">
        <w:rPr>
          <w:rtl/>
        </w:rPr>
        <w:t xml:space="preserve"> </w:t>
      </w:r>
      <w:r>
        <w:rPr>
          <w:rFonts w:hint="cs"/>
          <w:rtl/>
        </w:rPr>
        <w:t>"אז אלכס</w:t>
      </w:r>
      <w:r w:rsidR="004627AB" w:rsidRPr="00CD067C">
        <w:rPr>
          <w:rtl/>
        </w:rPr>
        <w:t xml:space="preserve"> היה צריך להישאר עוד כמה ימים למנוחה בגדוד, אבל </w:t>
      </w:r>
      <w:r>
        <w:rPr>
          <w:rFonts w:hint="cs"/>
          <w:rtl/>
        </w:rPr>
        <w:t xml:space="preserve">החליט </w:t>
      </w:r>
      <w:r w:rsidR="00761E7E">
        <w:rPr>
          <w:rFonts w:hint="cs"/>
          <w:rtl/>
        </w:rPr>
        <w:t xml:space="preserve">על דעתו האישית </w:t>
      </w:r>
      <w:r>
        <w:rPr>
          <w:rFonts w:hint="cs"/>
          <w:rtl/>
        </w:rPr>
        <w:t>ל</w:t>
      </w:r>
      <w:r w:rsidR="004627AB" w:rsidRPr="00CD067C">
        <w:rPr>
          <w:rtl/>
        </w:rPr>
        <w:t>חז</w:t>
      </w:r>
      <w:r>
        <w:rPr>
          <w:rFonts w:hint="cs"/>
          <w:rtl/>
        </w:rPr>
        <w:t>ו</w:t>
      </w:r>
      <w:r w:rsidR="004627AB" w:rsidRPr="00CD067C">
        <w:rPr>
          <w:rtl/>
        </w:rPr>
        <w:t>ר ל</w:t>
      </w:r>
      <w:r w:rsidR="00E27691">
        <w:rPr>
          <w:rFonts w:hint="cs"/>
          <w:rtl/>
        </w:rPr>
        <w:t>מוצבנו הקט</w:t>
      </w:r>
      <w:r w:rsidR="004627AB" w:rsidRPr="00CD067C">
        <w:rPr>
          <w:rtl/>
        </w:rPr>
        <w:t xml:space="preserve"> ככ</w:t>
      </w:r>
      <w:r w:rsidR="00E27691">
        <w:rPr>
          <w:rtl/>
        </w:rPr>
        <w:t xml:space="preserve">ה עם רגל מגובסת, על קביים, </w:t>
      </w:r>
      <w:r w:rsidR="00E27691">
        <w:rPr>
          <w:rFonts w:hint="cs"/>
          <w:rtl/>
        </w:rPr>
        <w:t>שה</w:t>
      </w:r>
      <w:r w:rsidR="004627AB" w:rsidRPr="00CD067C">
        <w:rPr>
          <w:rtl/>
        </w:rPr>
        <w:t>חיילים שלו</w:t>
      </w:r>
      <w:r w:rsidR="00E27691">
        <w:rPr>
          <w:rFonts w:hint="cs"/>
          <w:rtl/>
        </w:rPr>
        <w:t xml:space="preserve"> </w:t>
      </w:r>
      <w:r w:rsidR="004627AB" w:rsidRPr="00CD067C">
        <w:rPr>
          <w:rtl/>
        </w:rPr>
        <w:t xml:space="preserve">לא יישארו </w:t>
      </w:r>
      <w:r w:rsidR="00E27691">
        <w:rPr>
          <w:rFonts w:hint="cs"/>
          <w:rtl/>
        </w:rPr>
        <w:t xml:space="preserve">חלילה </w:t>
      </w:r>
      <w:r w:rsidR="00E27691">
        <w:rPr>
          <w:rtl/>
        </w:rPr>
        <w:t>לבד. ואז</w:t>
      </w:r>
      <w:r w:rsidR="004627AB" w:rsidRPr="00CD067C">
        <w:rPr>
          <w:rtl/>
        </w:rPr>
        <w:t xml:space="preserve"> שבוע אחרי, שבת בבוקר. רוחות שאת חושבת שהאוזניים שלך ינשרו עוד רגע, </w:t>
      </w:r>
      <w:r w:rsidR="00DD270C">
        <w:rPr>
          <w:rtl/>
        </w:rPr>
        <w:t>שמיים</w:t>
      </w:r>
      <w:r>
        <w:rPr>
          <w:rtl/>
        </w:rPr>
        <w:t xml:space="preserve"> כחולים לגמרי, שמש</w:t>
      </w:r>
      <w:r>
        <w:rPr>
          <w:rFonts w:hint="cs"/>
          <w:rtl/>
        </w:rPr>
        <w:t>-</w:t>
      </w:r>
      <w:r w:rsidR="004627AB" w:rsidRPr="00CD067C">
        <w:rPr>
          <w:rtl/>
        </w:rPr>
        <w:t>קר</w:t>
      </w:r>
      <w:r>
        <w:rPr>
          <w:rFonts w:hint="cs"/>
          <w:rtl/>
        </w:rPr>
        <w:t>ח</w:t>
      </w:r>
      <w:r w:rsidR="004627AB" w:rsidRPr="00CD067C">
        <w:rPr>
          <w:rtl/>
        </w:rPr>
        <w:t xml:space="preserve">, ולפנות בוקר </w:t>
      </w:r>
      <w:r w:rsidR="001C5A04">
        <w:rPr>
          <w:rtl/>
        </w:rPr>
        <w:t>הייתה</w:t>
      </w:r>
      <w:r w:rsidR="004627AB" w:rsidRPr="00CD067C">
        <w:rPr>
          <w:rtl/>
        </w:rPr>
        <w:t xml:space="preserve"> תקרית</w:t>
      </w:r>
      <w:r w:rsidR="00761E7E">
        <w:rPr>
          <w:rFonts w:hint="cs"/>
          <w:rtl/>
        </w:rPr>
        <w:t>-</w:t>
      </w:r>
      <w:r w:rsidR="004627AB" w:rsidRPr="00CD067C">
        <w:rPr>
          <w:rtl/>
        </w:rPr>
        <w:t>ירי על ההתנחלות, ומאז לא פסקו הסריקות בכפר הערבי, וכבר כמעט צהריים ולא מצאנו כלום. והמתנחלים היו מרוגזים א</w:t>
      </w:r>
      <w:r>
        <w:rPr>
          <w:rFonts w:hint="cs"/>
          <w:rtl/>
        </w:rPr>
        <w:t>ש</w:t>
      </w:r>
      <w:r w:rsidR="00FC336C">
        <w:rPr>
          <w:rFonts w:hint="cs"/>
          <w:rtl/>
        </w:rPr>
        <w:t xml:space="preserve">, סרים וזועפים, הם </w:t>
      </w:r>
      <w:r w:rsidR="004627AB" w:rsidRPr="00CD067C">
        <w:rPr>
          <w:rtl/>
        </w:rPr>
        <w:t>התגודדו סביבנו, זה היה אחרי איזו תפילה שלהם, מהתפילות הארוכות – "</w:t>
      </w:r>
    </w:p>
    <w:p w14:paraId="759FEFE1" w14:textId="77777777" w:rsidR="004627AB" w:rsidRPr="00CD067C" w:rsidRDefault="004627AB" w:rsidP="00250000">
      <w:pPr>
        <w:rPr>
          <w:rtl/>
        </w:rPr>
      </w:pPr>
      <w:r w:rsidRPr="00CD067C">
        <w:rPr>
          <w:rtl/>
        </w:rPr>
        <w:t>"תפילת שחרית של יום שבת."</w:t>
      </w:r>
    </w:p>
    <w:p w14:paraId="13C27058" w14:textId="77777777" w:rsidR="004627AB" w:rsidRPr="00CD067C" w:rsidRDefault="004627AB" w:rsidP="00761E7E">
      <w:pPr>
        <w:rPr>
          <w:rtl/>
        </w:rPr>
      </w:pPr>
      <w:r w:rsidRPr="00CD067C">
        <w:rPr>
          <w:rtl/>
        </w:rPr>
        <w:t>"תודה</w:t>
      </w:r>
      <w:r w:rsidRPr="00CD067C">
        <w:rPr>
          <w:rFonts w:hint="cs"/>
          <w:rtl/>
        </w:rPr>
        <w:t>, רייבּ אלכס</w:t>
      </w:r>
      <w:r w:rsidRPr="00CD067C">
        <w:rPr>
          <w:rtl/>
        </w:rPr>
        <w:t>.</w:t>
      </w:r>
      <w:r w:rsidRPr="00CD067C">
        <w:rPr>
          <w:rFonts w:hint="cs"/>
          <w:rtl/>
        </w:rPr>
        <w:t xml:space="preserve"> (אגב גידי אפשר ללמוד עליך הרבה מהפרטים שאתה מסרב לזכור.) (כן אלכס אז אני קיבוצניק ואני לא מתבייש בזה.)</w:t>
      </w:r>
      <w:r w:rsidR="00E27691">
        <w:rPr>
          <w:rtl/>
        </w:rPr>
        <w:t xml:space="preserve"> מהבתים עלה </w:t>
      </w:r>
      <w:r w:rsidR="00E27691">
        <w:rPr>
          <w:rFonts w:hint="cs"/>
          <w:rtl/>
        </w:rPr>
        <w:t>ניחוחם</w:t>
      </w:r>
      <w:r w:rsidRPr="00CD067C">
        <w:rPr>
          <w:rtl/>
        </w:rPr>
        <w:t xml:space="preserve"> של תבשילי </w:t>
      </w:r>
      <w:r w:rsidR="00E27691">
        <w:rPr>
          <w:rFonts w:hint="cs"/>
          <w:rtl/>
        </w:rPr>
        <w:t>ה</w:t>
      </w:r>
      <w:r w:rsidRPr="00CD067C">
        <w:rPr>
          <w:rtl/>
        </w:rPr>
        <w:t xml:space="preserve">שבת, החמין, ומסביב פרחו רק איזה שני סביונים עקשניים, כי </w:t>
      </w:r>
      <w:r w:rsidR="003C1E5F">
        <w:rPr>
          <w:rtl/>
        </w:rPr>
        <w:t xml:space="preserve">האדמה </w:t>
      </w:r>
      <w:r w:rsidR="003C1E5F">
        <w:rPr>
          <w:rFonts w:hint="cs"/>
          <w:rtl/>
        </w:rPr>
        <w:t xml:space="preserve">שם </w:t>
      </w:r>
      <w:r w:rsidRPr="00CD067C">
        <w:rPr>
          <w:rtl/>
        </w:rPr>
        <w:t>טרשית לחלוטין, אף אחד לא רוצה לצמוח שם, אדמת מריבה מקוללת,</w:t>
      </w:r>
      <w:r w:rsidR="003C1E5F">
        <w:rPr>
          <w:rFonts w:hint="cs"/>
          <w:rtl/>
        </w:rPr>
        <w:t xml:space="preserve"> את רואה בתמונות</w:t>
      </w:r>
      <w:r w:rsidR="00761E7E">
        <w:rPr>
          <w:rFonts w:hint="cs"/>
          <w:rtl/>
        </w:rPr>
        <w:t xml:space="preserve"> פה</w:t>
      </w:r>
      <w:r w:rsidR="00E27691">
        <w:rPr>
          <w:rFonts w:hint="cs"/>
          <w:rtl/>
        </w:rPr>
        <w:t>.</w:t>
      </w:r>
      <w:r w:rsidRPr="00CD067C">
        <w:rPr>
          <w:rtl/>
        </w:rPr>
        <w:t xml:space="preserve"> והמתנחלים עם הכובעים השחורים והילדים עם אפים נוזלים כי קר נורא, התרוצצו בבגדי שבת ושיער מסורק חגיגיים ומצוחצחים כאלה בין הקרוונים שלהם, ובינתיים היה זמן עד הארוחה אז הם נתנו עצות, איך לחפש, מה לעשות, עונש קולקטיבי ועונשים אינדיבידואליים עד שימצאו מי ירה..."</w:t>
      </w:r>
    </w:p>
    <w:p w14:paraId="255C9F23" w14:textId="77777777" w:rsidR="004627AB" w:rsidRPr="00CD067C" w:rsidRDefault="00FC336C" w:rsidP="00761E7E">
      <w:pPr>
        <w:rPr>
          <w:rtl/>
        </w:rPr>
      </w:pPr>
      <w:r>
        <w:rPr>
          <w:rFonts w:hint="cs"/>
          <w:rtl/>
        </w:rPr>
        <w:t>[</w:t>
      </w:r>
      <w:r w:rsidR="004627AB" w:rsidRPr="00CD067C">
        <w:rPr>
          <w:rtl/>
        </w:rPr>
        <w:t>"קוראים להם מתיישבים," אמר אלכס. הוא נזכר</w:t>
      </w:r>
      <w:r>
        <w:rPr>
          <w:rFonts w:hint="cs"/>
          <w:rtl/>
        </w:rPr>
        <w:t xml:space="preserve">] </w:t>
      </w:r>
      <w:r w:rsidR="004627AB" w:rsidRPr="00CD067C">
        <w:rPr>
          <w:rtl/>
        </w:rPr>
        <w:t>שלווה ו</w:t>
      </w:r>
      <w:r w:rsidR="001E24F8">
        <w:rPr>
          <w:rtl/>
        </w:rPr>
        <w:t xml:space="preserve">שקט </w:t>
      </w:r>
      <w:r w:rsidR="004627AB" w:rsidRPr="00CD067C">
        <w:rPr>
          <w:rtl/>
        </w:rPr>
        <w:t xml:space="preserve">שררו על הגבעה, </w:t>
      </w:r>
      <w:r w:rsidR="00761E7E">
        <w:rPr>
          <w:rFonts w:hint="cs"/>
          <w:rtl/>
        </w:rPr>
        <w:t>[מפולשת]</w:t>
      </w:r>
      <w:r w:rsidR="001E24F8">
        <w:rPr>
          <w:rFonts w:hint="cs"/>
          <w:rtl/>
        </w:rPr>
        <w:t xml:space="preserve"> הדי </w:t>
      </w:r>
      <w:r w:rsidR="004627AB" w:rsidRPr="00CD067C">
        <w:rPr>
          <w:rtl/>
        </w:rPr>
        <w:t xml:space="preserve">צעקות </w:t>
      </w:r>
      <w:r w:rsidR="001E24F8">
        <w:rPr>
          <w:rFonts w:hint="cs"/>
          <w:rtl/>
        </w:rPr>
        <w:t xml:space="preserve">עמומים </w:t>
      </w:r>
      <w:r w:rsidR="004627AB" w:rsidRPr="00CD067C">
        <w:rPr>
          <w:rtl/>
        </w:rPr>
        <w:t xml:space="preserve">עלו </w:t>
      </w:r>
      <w:r w:rsidR="00761E7E">
        <w:rPr>
          <w:rFonts w:hint="cs"/>
          <w:rtl/>
        </w:rPr>
        <w:t xml:space="preserve">לפרקים </w:t>
      </w:r>
      <w:r w:rsidR="001E24F8">
        <w:rPr>
          <w:rtl/>
        </w:rPr>
        <w:t>מהכפר הערבי בשעה ש</w:t>
      </w:r>
      <w:r w:rsidR="004627AB" w:rsidRPr="00CD067C">
        <w:rPr>
          <w:rtl/>
        </w:rPr>
        <w:t xml:space="preserve">עוצר חדש </w:t>
      </w:r>
      <w:r w:rsidR="001E24F8">
        <w:rPr>
          <w:rFonts w:hint="cs"/>
          <w:rtl/>
        </w:rPr>
        <w:t xml:space="preserve">הוחל </w:t>
      </w:r>
      <w:r w:rsidR="004627AB" w:rsidRPr="00CD067C">
        <w:rPr>
          <w:rtl/>
        </w:rPr>
        <w:t>על התושבים</w:t>
      </w:r>
      <w:r w:rsidR="004627AB" w:rsidRPr="00CD067C">
        <w:rPr>
          <w:rFonts w:hint="cs"/>
          <w:rtl/>
        </w:rPr>
        <w:t>.</w:t>
      </w:r>
      <w:r w:rsidR="00E932F7">
        <w:rPr>
          <w:rtl/>
        </w:rPr>
        <w:t xml:space="preserve"> העוצר </w:t>
      </w:r>
      <w:r w:rsidR="00E932F7">
        <w:rPr>
          <w:rFonts w:hint="cs"/>
          <w:rtl/>
        </w:rPr>
        <w:t>י</w:t>
      </w:r>
      <w:r w:rsidR="004627AB" w:rsidRPr="00CD067C">
        <w:rPr>
          <w:rtl/>
        </w:rPr>
        <w:t>היה קשה הפעם, שלוש יממות</w:t>
      </w:r>
      <w:r w:rsidR="00C83E41">
        <w:rPr>
          <w:rFonts w:hint="cs"/>
          <w:rtl/>
        </w:rPr>
        <w:t>,</w:t>
      </w:r>
      <w:r w:rsidR="004627AB" w:rsidRPr="00CD067C">
        <w:rPr>
          <w:rtl/>
        </w:rPr>
        <w:t xml:space="preserve"> מ</w:t>
      </w:r>
      <w:r>
        <w:rPr>
          <w:rFonts w:hint="cs"/>
          <w:rtl/>
        </w:rPr>
        <w:t xml:space="preserve">בוקר </w:t>
      </w:r>
      <w:r w:rsidR="004627AB" w:rsidRPr="00CD067C">
        <w:rPr>
          <w:rtl/>
        </w:rPr>
        <w:t xml:space="preserve">שבת ועד </w:t>
      </w:r>
      <w:r w:rsidR="00C83E41">
        <w:rPr>
          <w:rFonts w:hint="cs"/>
          <w:rtl/>
        </w:rPr>
        <w:t>ל</w:t>
      </w:r>
      <w:r>
        <w:rPr>
          <w:rFonts w:hint="cs"/>
          <w:rtl/>
        </w:rPr>
        <w:t xml:space="preserve">בוקר </w:t>
      </w:r>
      <w:r w:rsidR="004627AB" w:rsidRPr="00CD067C">
        <w:rPr>
          <w:rtl/>
        </w:rPr>
        <w:t>שלישי.</w:t>
      </w:r>
    </w:p>
    <w:p w14:paraId="6D51B9E9" w14:textId="77777777" w:rsidR="004627AB" w:rsidRPr="00CD067C" w:rsidRDefault="00E932F7" w:rsidP="004F3F3F">
      <w:pPr>
        <w:rPr>
          <w:rtl/>
        </w:rPr>
      </w:pPr>
      <w:r>
        <w:rPr>
          <w:rFonts w:hint="cs"/>
          <w:rtl/>
        </w:rPr>
        <w:t xml:space="preserve">"לא שזה הזיז </w:t>
      </w:r>
      <w:r w:rsidR="001E24F8">
        <w:rPr>
          <w:rFonts w:hint="cs"/>
          <w:rtl/>
        </w:rPr>
        <w:t xml:space="preserve">במשהו </w:t>
      </w:r>
      <w:r>
        <w:rPr>
          <w:rFonts w:hint="cs"/>
          <w:rtl/>
        </w:rPr>
        <w:t>ל</w:t>
      </w:r>
      <w:r>
        <w:rPr>
          <w:rtl/>
        </w:rPr>
        <w:t xml:space="preserve">מתנחלות </w:t>
      </w:r>
      <w:r w:rsidR="001E24F8">
        <w:rPr>
          <w:rFonts w:hint="cs"/>
          <w:rtl/>
        </w:rPr>
        <w:t xml:space="preserve">עם </w:t>
      </w:r>
      <w:r w:rsidR="00761E7E">
        <w:rPr>
          <w:rFonts w:hint="cs"/>
          <w:rtl/>
        </w:rPr>
        <w:t xml:space="preserve">הפיאות </w:t>
      </w:r>
      <w:r w:rsidR="001E24F8">
        <w:rPr>
          <w:rFonts w:hint="cs"/>
          <w:rtl/>
        </w:rPr>
        <w:t xml:space="preserve">פלסטיק והכובעים מקטיפה סינטטית, כל </w:t>
      </w:r>
      <w:r>
        <w:rPr>
          <w:rFonts w:hint="cs"/>
          <w:rtl/>
        </w:rPr>
        <w:t>מיטב מחלצות</w:t>
      </w:r>
      <w:r w:rsidR="00761E7E">
        <w:rPr>
          <w:rFonts w:hint="cs"/>
          <w:rtl/>
        </w:rPr>
        <w:t xml:space="preserve"> </w:t>
      </w:r>
      <w:r w:rsidR="004F3F3F">
        <w:rPr>
          <w:rFonts w:hint="cs"/>
          <w:rtl/>
        </w:rPr>
        <w:t>הקראוון</w:t>
      </w:r>
      <w:r w:rsidR="004627AB" w:rsidRPr="00CD067C">
        <w:rPr>
          <w:rtl/>
        </w:rPr>
        <w:t>, אפופות קורת</w:t>
      </w:r>
      <w:r w:rsidR="004F3F3F">
        <w:rPr>
          <w:rFonts w:hint="cs"/>
          <w:rtl/>
        </w:rPr>
        <w:t>-</w:t>
      </w:r>
      <w:r w:rsidR="004627AB" w:rsidRPr="00CD067C">
        <w:rPr>
          <w:rtl/>
        </w:rPr>
        <w:t>רוח של בוקר שבת</w:t>
      </w:r>
      <w:r>
        <w:rPr>
          <w:rFonts w:hint="cs"/>
          <w:rtl/>
        </w:rPr>
        <w:t>-המלכה</w:t>
      </w:r>
      <w:r w:rsidR="004627AB" w:rsidRPr="00CD067C">
        <w:rPr>
          <w:rtl/>
        </w:rPr>
        <w:t xml:space="preserve"> בהיר וצלול, </w:t>
      </w:r>
      <w:r w:rsidR="004F3F3F">
        <w:rPr>
          <w:rFonts w:hint="cs"/>
          <w:rtl/>
        </w:rPr>
        <w:t xml:space="preserve">והמוני </w:t>
      </w:r>
      <w:r w:rsidR="00761E7E">
        <w:rPr>
          <w:rFonts w:hint="cs"/>
          <w:rtl/>
        </w:rPr>
        <w:t>ה</w:t>
      </w:r>
      <w:r w:rsidR="004F3F3F">
        <w:rPr>
          <w:rFonts w:hint="cs"/>
          <w:rtl/>
        </w:rPr>
        <w:t xml:space="preserve">ילדים </w:t>
      </w:r>
      <w:r w:rsidRPr="00CD067C">
        <w:rPr>
          <w:rtl/>
        </w:rPr>
        <w:t>בשטח המגודר שהיה ההתנחלות שלהם</w:t>
      </w:r>
      <w:r>
        <w:rPr>
          <w:rFonts w:hint="cs"/>
          <w:rtl/>
        </w:rPr>
        <w:t>,</w:t>
      </w:r>
      <w:r w:rsidRPr="00CD067C">
        <w:rPr>
          <w:rtl/>
        </w:rPr>
        <w:t xml:space="preserve"> </w:t>
      </w:r>
      <w:r w:rsidR="004F3F3F">
        <w:rPr>
          <w:rFonts w:hint="cs"/>
          <w:rtl/>
        </w:rPr>
        <w:t xml:space="preserve">כי מה רע, </w:t>
      </w:r>
      <w:r w:rsidR="00316292" w:rsidRPr="00CD067C">
        <w:rPr>
          <w:rFonts w:hint="cs"/>
          <w:rtl/>
        </w:rPr>
        <w:t xml:space="preserve">ארוחת </w:t>
      </w:r>
      <w:r w:rsidR="00316292">
        <w:rPr>
          <w:rFonts w:hint="cs"/>
          <w:rtl/>
        </w:rPr>
        <w:t>ה</w:t>
      </w:r>
      <w:r w:rsidR="00316292" w:rsidRPr="00CD067C">
        <w:rPr>
          <w:rFonts w:hint="cs"/>
          <w:rtl/>
        </w:rPr>
        <w:t>שבת</w:t>
      </w:r>
      <w:r w:rsidR="00316292" w:rsidRPr="00CD067C">
        <w:rPr>
          <w:rtl/>
        </w:rPr>
        <w:t xml:space="preserve"> </w:t>
      </w:r>
      <w:r w:rsidR="00316292" w:rsidRPr="00CD067C">
        <w:rPr>
          <w:rFonts w:hint="cs"/>
          <w:rtl/>
        </w:rPr>
        <w:t>מו</w:t>
      </w:r>
      <w:r w:rsidR="00316292" w:rsidRPr="00CD067C">
        <w:rPr>
          <w:rtl/>
        </w:rPr>
        <w:t>שחמ</w:t>
      </w:r>
      <w:r w:rsidR="00316292" w:rsidRPr="00CD067C">
        <w:rPr>
          <w:rFonts w:hint="cs"/>
          <w:rtl/>
        </w:rPr>
        <w:t>ת מבישול איטי על פתיליה</w:t>
      </w:r>
      <w:r w:rsidR="00316292" w:rsidRPr="00CD067C">
        <w:rPr>
          <w:rtl/>
        </w:rPr>
        <w:t xml:space="preserve"> מיום שישי בצהריים, חומ</w:t>
      </w:r>
      <w:r w:rsidR="00316292" w:rsidRPr="00CD067C">
        <w:rPr>
          <w:rFonts w:hint="cs"/>
          <w:rtl/>
        </w:rPr>
        <w:t>ה</w:t>
      </w:r>
      <w:r w:rsidR="00316292" w:rsidRPr="00CD067C">
        <w:rPr>
          <w:rtl/>
        </w:rPr>
        <w:t xml:space="preserve"> ונימוח</w:t>
      </w:r>
      <w:r w:rsidR="00316292" w:rsidRPr="00CD067C">
        <w:rPr>
          <w:rFonts w:hint="cs"/>
          <w:rtl/>
        </w:rPr>
        <w:t>ה</w:t>
      </w:r>
      <w:r w:rsidR="00316292" w:rsidRPr="00CD067C">
        <w:rPr>
          <w:rtl/>
        </w:rPr>
        <w:t>,</w:t>
      </w:r>
      <w:r>
        <w:rPr>
          <w:rFonts w:hint="cs"/>
          <w:rtl/>
        </w:rPr>
        <w:t xml:space="preserve"> </w:t>
      </w:r>
      <w:r w:rsidR="00C83E41">
        <w:rPr>
          <w:rFonts w:hint="cs"/>
          <w:rtl/>
        </w:rPr>
        <w:t>[</w:t>
      </w:r>
      <w:r w:rsidR="004627AB" w:rsidRPr="00CD067C">
        <w:rPr>
          <w:rtl/>
        </w:rPr>
        <w:t>באדמת הטרשים סביב הקרוונים,</w:t>
      </w:r>
      <w:r w:rsidR="00C83E41">
        <w:rPr>
          <w:rFonts w:hint="cs"/>
          <w:rtl/>
        </w:rPr>
        <w:t>]</w:t>
      </w:r>
      <w:r w:rsidR="004627AB" w:rsidRPr="00CD067C">
        <w:rPr>
          <w:rFonts w:hint="cs"/>
          <w:rtl/>
        </w:rPr>
        <w:t xml:space="preserve"> </w:t>
      </w:r>
      <w:r>
        <w:rPr>
          <w:rFonts w:hint="cs"/>
          <w:rtl/>
        </w:rPr>
        <w:t>ו</w:t>
      </w:r>
      <w:r w:rsidR="004627AB" w:rsidRPr="00CD067C">
        <w:rPr>
          <w:rFonts w:hint="cs"/>
          <w:rtl/>
        </w:rPr>
        <w:t xml:space="preserve">אלכס </w:t>
      </w:r>
      <w:r>
        <w:rPr>
          <w:rFonts w:hint="cs"/>
          <w:rtl/>
        </w:rPr>
        <w:t xml:space="preserve">מיודענו </w:t>
      </w:r>
      <w:r w:rsidR="004627AB" w:rsidRPr="00CD067C">
        <w:rPr>
          <w:rFonts w:hint="cs"/>
          <w:rtl/>
        </w:rPr>
        <w:t>הוזעק מה</w:t>
      </w:r>
      <w:r w:rsidR="00C83E41">
        <w:rPr>
          <w:rFonts w:hint="cs"/>
          <w:rtl/>
        </w:rPr>
        <w:t>סיור בכפר להקשיב לתלונותיהם בנוגע</w:t>
      </w:r>
      <w:r w:rsidR="004627AB" w:rsidRPr="00CD067C">
        <w:rPr>
          <w:rFonts w:hint="cs"/>
          <w:rtl/>
        </w:rPr>
        <w:t xml:space="preserve"> להפקרת ביטחונם.</w:t>
      </w:r>
      <w:r w:rsidR="00316292">
        <w:rPr>
          <w:rFonts w:hint="cs"/>
          <w:rtl/>
        </w:rPr>
        <w:t>"</w:t>
      </w:r>
      <w:r w:rsidR="004627AB" w:rsidRPr="00CD067C">
        <w:rPr>
          <w:rFonts w:hint="cs"/>
          <w:rtl/>
        </w:rPr>
        <w:t xml:space="preserve"> </w:t>
      </w:r>
    </w:p>
    <w:p w14:paraId="73560253" w14:textId="70FB37DE" w:rsidR="004627AB" w:rsidRPr="00CD067C" w:rsidRDefault="00AC2A3E" w:rsidP="004F3F3F">
      <w:pPr>
        <w:rPr>
          <w:rtl/>
        </w:rPr>
      </w:pPr>
      <w:r>
        <w:rPr>
          <w:rFonts w:hint="cs"/>
          <w:rtl/>
        </w:rPr>
        <w:t>האם הצעירה</w:t>
      </w:r>
      <w:r w:rsidR="004627AB" w:rsidRPr="00CD067C">
        <w:rPr>
          <w:rFonts w:hint="cs"/>
          <w:rtl/>
        </w:rPr>
        <w:t xml:space="preserve"> </w:t>
      </w:r>
      <w:r>
        <w:rPr>
          <w:rFonts w:hint="cs"/>
          <w:rtl/>
        </w:rPr>
        <w:t xml:space="preserve">[עם כיסוי הראש] </w:t>
      </w:r>
      <w:r w:rsidR="001C5A04">
        <w:rPr>
          <w:rFonts w:hint="cs"/>
          <w:rtl/>
        </w:rPr>
        <w:t>הייתה</w:t>
      </w:r>
      <w:r w:rsidR="004627AB" w:rsidRPr="00CD067C">
        <w:rPr>
          <w:rFonts w:hint="cs"/>
          <w:rtl/>
        </w:rPr>
        <w:t xml:space="preserve"> כמעט נערה, היא לא הלכה היא דילגה היא קיפצה בבגדי חג, סוודר ל</w:t>
      </w:r>
      <w:r w:rsidR="004F3F3F">
        <w:rPr>
          <w:rFonts w:hint="cs"/>
          <w:rtl/>
        </w:rPr>
        <w:t>בן עם פרחים רקומים בוורוד ותכלת שזורי</w:t>
      </w:r>
      <w:r w:rsidR="004627AB" w:rsidRPr="00CD067C">
        <w:rPr>
          <w:rFonts w:hint="cs"/>
          <w:rtl/>
        </w:rPr>
        <w:t xml:space="preserve"> גבעולים ועל</w:t>
      </w:r>
      <w:r w:rsidR="002508DB">
        <w:rPr>
          <w:rFonts w:hint="cs"/>
          <w:rtl/>
        </w:rPr>
        <w:t>ים בירקרק בהיר וכפתורים מוזהבים,</w:t>
      </w:r>
      <w:r w:rsidR="004627AB" w:rsidRPr="00CD067C">
        <w:rPr>
          <w:rFonts w:hint="cs"/>
          <w:rtl/>
        </w:rPr>
        <w:t xml:space="preserve"> לחייה האדימו בק</w:t>
      </w:r>
      <w:r w:rsidR="00316292">
        <w:rPr>
          <w:rFonts w:hint="cs"/>
          <w:rtl/>
        </w:rPr>
        <w:t>ור, ידיה לבנות מנקיונות במי קרח.</w:t>
      </w:r>
      <w:r w:rsidR="004F3F3F">
        <w:rPr>
          <w:rFonts w:hint="cs"/>
          <w:rtl/>
        </w:rPr>
        <w:t xml:space="preserve"> אם גבעות הטרשים היו מופרדות</w:t>
      </w:r>
      <w:r w:rsidR="004627AB" w:rsidRPr="00CD067C">
        <w:rPr>
          <w:rFonts w:hint="cs"/>
          <w:rtl/>
        </w:rPr>
        <w:t xml:space="preserve"> בבקעים עמוקים משאר</w:t>
      </w:r>
      <w:r w:rsidR="004F3F3F">
        <w:rPr>
          <w:rFonts w:hint="cs"/>
          <w:rtl/>
        </w:rPr>
        <w:t xml:space="preserve"> כדור הארץ, היא </w:t>
      </w:r>
      <w:r w:rsidR="001C5A04">
        <w:rPr>
          <w:rFonts w:hint="cs"/>
          <w:rtl/>
        </w:rPr>
        <w:t>הייתה</w:t>
      </w:r>
      <w:r w:rsidR="004F3F3F">
        <w:rPr>
          <w:rFonts w:hint="cs"/>
          <w:rtl/>
        </w:rPr>
        <w:t xml:space="preserve"> שרשרת הפלדה</w:t>
      </w:r>
      <w:r w:rsidR="004627AB" w:rsidRPr="00CD067C">
        <w:rPr>
          <w:rFonts w:hint="cs"/>
          <w:rtl/>
        </w:rPr>
        <w:t xml:space="preserve"> שקשרה אותן לשאר ה</w:t>
      </w:r>
      <w:r w:rsidR="004F3F3F">
        <w:rPr>
          <w:rFonts w:hint="cs"/>
          <w:rtl/>
        </w:rPr>
        <w:t>עולם. היא שלפה מכיסי הסוודר</w:t>
      </w:r>
      <w:r w:rsidR="004627AB" w:rsidRPr="00CD067C">
        <w:rPr>
          <w:rFonts w:hint="cs"/>
          <w:rtl/>
        </w:rPr>
        <w:t xml:space="preserve"> מטפחות ל</w:t>
      </w:r>
      <w:r w:rsidR="00C83E41">
        <w:rPr>
          <w:rFonts w:hint="cs"/>
          <w:rtl/>
        </w:rPr>
        <w:t>ניגוב אפים, רקיק מעשה בית שנופפה בפני ה</w:t>
      </w:r>
      <w:r w:rsidR="004627AB" w:rsidRPr="00CD067C">
        <w:rPr>
          <w:rFonts w:hint="cs"/>
          <w:rtl/>
        </w:rPr>
        <w:t xml:space="preserve">פעוט, היא </w:t>
      </w:r>
      <w:r w:rsidR="00C83E41">
        <w:rPr>
          <w:rFonts w:hint="cs"/>
          <w:rtl/>
        </w:rPr>
        <w:t>מנעה אותו ממנו</w:t>
      </w:r>
      <w:r w:rsidR="00607C01">
        <w:rPr>
          <w:rFonts w:hint="cs"/>
          <w:rtl/>
        </w:rPr>
        <w:t xml:space="preserve"> עד ש</w:t>
      </w:r>
      <w:r w:rsidR="004627AB" w:rsidRPr="00CD067C">
        <w:rPr>
          <w:rFonts w:hint="cs"/>
          <w:rtl/>
        </w:rPr>
        <w:t>דיקלמה ב</w:t>
      </w:r>
      <w:r w:rsidR="005E3213">
        <w:rPr>
          <w:rFonts w:hint="cs"/>
          <w:rtl/>
        </w:rPr>
        <w:t>אוזנ</w:t>
      </w:r>
      <w:r w:rsidR="004627AB" w:rsidRPr="00CD067C">
        <w:rPr>
          <w:rFonts w:hint="cs"/>
          <w:rtl/>
        </w:rPr>
        <w:t xml:space="preserve">ו הקטנטונת את ברכת המזון. </w:t>
      </w:r>
    </w:p>
    <w:p w14:paraId="45A40C88" w14:textId="6B79DBE4" w:rsidR="004627AB" w:rsidRPr="00CD067C" w:rsidRDefault="004627AB" w:rsidP="001159C2">
      <w:pPr>
        <w:rPr>
          <w:rtl/>
        </w:rPr>
      </w:pPr>
      <w:r w:rsidRPr="00CD067C">
        <w:rPr>
          <w:rtl/>
        </w:rPr>
        <w:t xml:space="preserve">"את יודעת שיצחק התפלל היום </w:t>
      </w:r>
      <w:r w:rsidR="001159C2">
        <w:rPr>
          <w:rFonts w:hint="cs"/>
          <w:rtl/>
        </w:rPr>
        <w:t xml:space="preserve">יפה </w:t>
      </w:r>
      <w:r w:rsidR="000965A1">
        <w:rPr>
          <w:rtl/>
        </w:rPr>
        <w:t>מאוד</w:t>
      </w:r>
      <w:r w:rsidRPr="00CD067C">
        <w:rPr>
          <w:rtl/>
        </w:rPr>
        <w:t xml:space="preserve">?" אמר </w:t>
      </w:r>
      <w:r w:rsidRPr="00CD067C">
        <w:rPr>
          <w:rFonts w:hint="cs"/>
          <w:rtl/>
        </w:rPr>
        <w:t xml:space="preserve">לה </w:t>
      </w:r>
      <w:r w:rsidRPr="00CD067C">
        <w:rPr>
          <w:rtl/>
        </w:rPr>
        <w:t xml:space="preserve">אחד המתנחלים, </w:t>
      </w:r>
      <w:r w:rsidRPr="00CD067C">
        <w:rPr>
          <w:rFonts w:hint="cs"/>
          <w:rtl/>
        </w:rPr>
        <w:t xml:space="preserve">לא מבוגר </w:t>
      </w:r>
      <w:r w:rsidR="002508DB">
        <w:rPr>
          <w:rFonts w:hint="cs"/>
          <w:rtl/>
        </w:rPr>
        <w:t>ב</w:t>
      </w:r>
      <w:r w:rsidRPr="00CD067C">
        <w:rPr>
          <w:rFonts w:hint="cs"/>
          <w:rtl/>
        </w:rPr>
        <w:t>הרבה מאלכס</w:t>
      </w:r>
      <w:r w:rsidRPr="00CD067C">
        <w:rPr>
          <w:rtl/>
        </w:rPr>
        <w:t>.</w:t>
      </w:r>
    </w:p>
    <w:p w14:paraId="4181AA47" w14:textId="77777777" w:rsidR="004627AB" w:rsidRPr="00CD067C" w:rsidRDefault="004627AB" w:rsidP="00250000">
      <w:pPr>
        <w:rPr>
          <w:rtl/>
        </w:rPr>
      </w:pPr>
      <w:r w:rsidRPr="00CD067C">
        <w:rPr>
          <w:rtl/>
        </w:rPr>
        <w:t>"כל הכבוד יצחק.</w:t>
      </w:r>
      <w:r w:rsidRPr="00CD067C">
        <w:rPr>
          <w:rFonts w:hint="cs"/>
          <w:rtl/>
        </w:rPr>
        <w:t xml:space="preserve"> </w:t>
      </w:r>
      <w:r w:rsidRPr="00CD067C">
        <w:rPr>
          <w:rtl/>
        </w:rPr>
        <w:t xml:space="preserve">אל תרימי את החצאית, </w:t>
      </w:r>
      <w:r w:rsidRPr="00CD067C">
        <w:rPr>
          <w:rFonts w:hint="cs"/>
          <w:rtl/>
        </w:rPr>
        <w:t xml:space="preserve">שרה-לאה, </w:t>
      </w:r>
      <w:r w:rsidRPr="00CD067C">
        <w:rPr>
          <w:rtl/>
        </w:rPr>
        <w:t xml:space="preserve">זה לא צנוע," </w:t>
      </w:r>
      <w:r w:rsidRPr="00CD067C">
        <w:rPr>
          <w:rFonts w:hint="cs"/>
          <w:rtl/>
        </w:rPr>
        <w:t>היא</w:t>
      </w:r>
      <w:r w:rsidRPr="00CD067C">
        <w:rPr>
          <w:rtl/>
        </w:rPr>
        <w:t xml:space="preserve"> גער</w:t>
      </w:r>
      <w:r w:rsidRPr="00CD067C">
        <w:rPr>
          <w:rFonts w:hint="cs"/>
          <w:rtl/>
        </w:rPr>
        <w:t>ה</w:t>
      </w:r>
      <w:r w:rsidRPr="00CD067C">
        <w:rPr>
          <w:rtl/>
        </w:rPr>
        <w:t xml:space="preserve"> </w:t>
      </w:r>
      <w:r w:rsidRPr="00CD067C">
        <w:rPr>
          <w:rFonts w:hint="cs"/>
          <w:rtl/>
        </w:rPr>
        <w:t>ב</w:t>
      </w:r>
      <w:r w:rsidRPr="00CD067C">
        <w:rPr>
          <w:rtl/>
        </w:rPr>
        <w:t>פעוטה זבת חוטם</w:t>
      </w:r>
      <w:r w:rsidRPr="00CD067C">
        <w:rPr>
          <w:rFonts w:hint="cs"/>
          <w:rtl/>
        </w:rPr>
        <w:t>.</w:t>
      </w:r>
      <w:r w:rsidRPr="00CD067C">
        <w:rPr>
          <w:rtl/>
        </w:rPr>
        <w:t xml:space="preserve"> </w:t>
      </w:r>
      <w:r w:rsidRPr="00CD067C">
        <w:rPr>
          <w:rFonts w:hint="cs"/>
          <w:rtl/>
        </w:rPr>
        <w:t>כל</w:t>
      </w:r>
      <w:r w:rsidR="008D71DE">
        <w:rPr>
          <w:rFonts w:hint="cs"/>
          <w:rtl/>
        </w:rPr>
        <w:t xml:space="preserve"> הפעוטים היו זבי חוטם ברוח הקרה,</w:t>
      </w:r>
      <w:r w:rsidRPr="00CD067C">
        <w:rPr>
          <w:rFonts w:hint="cs"/>
          <w:rtl/>
        </w:rPr>
        <w:t xml:space="preserve"> </w:t>
      </w:r>
      <w:r w:rsidR="008D71DE">
        <w:rPr>
          <w:rFonts w:hint="cs"/>
          <w:rtl/>
        </w:rPr>
        <w:t>הם שיחקו בקרעי גדר-פלסטיק כתומה.</w:t>
      </w:r>
    </w:p>
    <w:p w14:paraId="266E3CB6" w14:textId="77777777" w:rsidR="004627AB" w:rsidRPr="00CD067C" w:rsidRDefault="004F3F3F" w:rsidP="004F3F3F">
      <w:pPr>
        <w:rPr>
          <w:rtl/>
        </w:rPr>
      </w:pPr>
      <w:r>
        <w:rPr>
          <w:rtl/>
        </w:rPr>
        <w:t>"שלום, רבי נחמן,"</w:t>
      </w:r>
      <w:r w:rsidR="004627AB" w:rsidRPr="00CD067C">
        <w:rPr>
          <w:rtl/>
        </w:rPr>
        <w:t xml:space="preserve"> אלכס </w:t>
      </w:r>
      <w:r>
        <w:rPr>
          <w:rFonts w:hint="cs"/>
          <w:rtl/>
        </w:rPr>
        <w:t>ברך את בעלה הצעיר</w:t>
      </w:r>
      <w:r w:rsidR="004627AB" w:rsidRPr="00CD067C">
        <w:rPr>
          <w:rtl/>
        </w:rPr>
        <w:t>.</w:t>
      </w:r>
    </w:p>
    <w:p w14:paraId="6E1BE091" w14:textId="77777777" w:rsidR="004627AB" w:rsidRPr="00CD067C" w:rsidRDefault="004627AB" w:rsidP="004F3F3F">
      <w:pPr>
        <w:rPr>
          <w:rtl/>
        </w:rPr>
      </w:pPr>
      <w:r w:rsidRPr="00CD067C">
        <w:rPr>
          <w:rtl/>
        </w:rPr>
        <w:t xml:space="preserve">"שבת שלום," תיקן המתנחל, </w:t>
      </w:r>
      <w:r w:rsidR="004F3F3F">
        <w:rPr>
          <w:rtl/>
        </w:rPr>
        <w:t>"אסור לתלוש דשא בשבת!</w:t>
      </w:r>
      <w:r w:rsidRPr="00CD067C">
        <w:rPr>
          <w:rtl/>
        </w:rPr>
        <w:t>" הוא גער בילד קטן.</w:t>
      </w:r>
    </w:p>
    <w:p w14:paraId="3E82FB55" w14:textId="77777777" w:rsidR="004627AB" w:rsidRPr="00CD067C" w:rsidRDefault="001159C2" w:rsidP="00250000">
      <w:pPr>
        <w:rPr>
          <w:rtl/>
        </w:rPr>
      </w:pPr>
      <w:r>
        <w:rPr>
          <w:rFonts w:hint="cs"/>
          <w:rtl/>
        </w:rPr>
        <w:t>[</w:t>
      </w:r>
      <w:r w:rsidR="004627AB" w:rsidRPr="00CD067C">
        <w:rPr>
          <w:rtl/>
        </w:rPr>
        <w:t>רוח קרה שרקה על גבעות הטרשים העיקשות</w:t>
      </w:r>
      <w:r w:rsidR="004627AB" w:rsidRPr="00CD067C">
        <w:rPr>
          <w:rFonts w:hint="cs"/>
          <w:rtl/>
        </w:rPr>
        <w:t>, שהיו לביתו של מישהו</w:t>
      </w:r>
      <w:r w:rsidR="004627AB" w:rsidRPr="00CD067C">
        <w:rPr>
          <w:rtl/>
        </w:rPr>
        <w:t xml:space="preserve">. </w:t>
      </w:r>
      <w:r w:rsidR="00607C01">
        <w:rPr>
          <w:rFonts w:hint="cs"/>
          <w:rtl/>
        </w:rPr>
        <w:t>מה?? את מי זה מעניין??]</w:t>
      </w:r>
    </w:p>
    <w:p w14:paraId="41F0D202" w14:textId="77777777" w:rsidR="004627AB" w:rsidRPr="00CD067C" w:rsidRDefault="001159C2" w:rsidP="00250000">
      <w:pPr>
        <w:rPr>
          <w:rtl/>
        </w:rPr>
      </w:pPr>
      <w:r>
        <w:rPr>
          <w:rtl/>
        </w:rPr>
        <w:t>"היה לילה קשה?"</w:t>
      </w:r>
      <w:r>
        <w:rPr>
          <w:rFonts w:hint="cs"/>
          <w:rtl/>
        </w:rPr>
        <w:t xml:space="preserve"> </w:t>
      </w:r>
      <w:r w:rsidR="004627AB" w:rsidRPr="00CD067C">
        <w:rPr>
          <w:rtl/>
        </w:rPr>
        <w:t>אלכס</w:t>
      </w:r>
      <w:r>
        <w:rPr>
          <w:rFonts w:hint="cs"/>
          <w:rtl/>
        </w:rPr>
        <w:t xml:space="preserve"> שאל</w:t>
      </w:r>
      <w:r w:rsidR="004627AB" w:rsidRPr="00CD067C">
        <w:rPr>
          <w:rtl/>
        </w:rPr>
        <w:t>.</w:t>
      </w:r>
    </w:p>
    <w:p w14:paraId="4EB5604E" w14:textId="1AF6E5D5" w:rsidR="004627AB" w:rsidRPr="00CD067C" w:rsidRDefault="004627AB" w:rsidP="001159C2">
      <w:pPr>
        <w:rPr>
          <w:rtl/>
        </w:rPr>
      </w:pPr>
      <w:r w:rsidRPr="00CD067C">
        <w:rPr>
          <w:rtl/>
        </w:rPr>
        <w:t>"ברוך השם</w:t>
      </w:r>
      <w:r w:rsidR="00483BB1">
        <w:rPr>
          <w:rtl/>
        </w:rPr>
        <w:t xml:space="preserve"> הכול </w:t>
      </w:r>
      <w:r w:rsidRPr="00CD067C">
        <w:rPr>
          <w:rtl/>
        </w:rPr>
        <w:t>לטובה," רייב נחמן</w:t>
      </w:r>
      <w:r w:rsidR="001159C2">
        <w:rPr>
          <w:rFonts w:hint="cs"/>
          <w:rtl/>
        </w:rPr>
        <w:t xml:space="preserve"> השיב</w:t>
      </w:r>
      <w:r w:rsidRPr="00CD067C">
        <w:rPr>
          <w:rtl/>
        </w:rPr>
        <w:t>. "אסור להתלונן.</w:t>
      </w:r>
      <w:r w:rsidRPr="00CD067C">
        <w:rPr>
          <w:rFonts w:hint="cs"/>
          <w:rtl/>
        </w:rPr>
        <w:t xml:space="preserve"> </w:t>
      </w:r>
      <w:r w:rsidR="004F3F3F" w:rsidRPr="00CD067C">
        <w:rPr>
          <w:rtl/>
        </w:rPr>
        <w:t>דוד-יוסף, תכניס את הציציות</w:t>
      </w:r>
      <w:r w:rsidRPr="00CD067C">
        <w:rPr>
          <w:rFonts w:hint="cs"/>
          <w:rtl/>
        </w:rPr>
        <w:t>.</w:t>
      </w:r>
      <w:r w:rsidRPr="00CD067C">
        <w:rPr>
          <w:rtl/>
        </w:rPr>
        <w:t xml:space="preserve">" </w:t>
      </w:r>
    </w:p>
    <w:p w14:paraId="1F3C786A" w14:textId="77777777" w:rsidR="004627AB" w:rsidRPr="00CD067C" w:rsidRDefault="004627AB" w:rsidP="001159C2">
      <w:pPr>
        <w:rPr>
          <w:rtl/>
        </w:rPr>
      </w:pPr>
      <w:r w:rsidRPr="00CD067C">
        <w:rPr>
          <w:rtl/>
        </w:rPr>
        <w:lastRenderedPageBreak/>
        <w:t>מתנחל</w:t>
      </w:r>
      <w:r w:rsidRPr="00CD067C">
        <w:rPr>
          <w:rFonts w:hint="cs"/>
          <w:rtl/>
        </w:rPr>
        <w:t>ים התקבצו סביבם</w:t>
      </w:r>
      <w:r w:rsidRPr="00CD067C">
        <w:rPr>
          <w:rtl/>
        </w:rPr>
        <w:t xml:space="preserve"> </w:t>
      </w:r>
      <w:r w:rsidRPr="00CD067C">
        <w:rPr>
          <w:rFonts w:hint="cs"/>
          <w:rtl/>
        </w:rPr>
        <w:t>ו</w:t>
      </w:r>
      <w:r w:rsidRPr="00CD067C">
        <w:rPr>
          <w:rtl/>
        </w:rPr>
        <w:t>החל</w:t>
      </w:r>
      <w:r w:rsidRPr="00CD067C">
        <w:rPr>
          <w:rFonts w:hint="cs"/>
          <w:rtl/>
        </w:rPr>
        <w:t>ו</w:t>
      </w:r>
      <w:r w:rsidRPr="00CD067C">
        <w:rPr>
          <w:rtl/>
        </w:rPr>
        <w:t xml:space="preserve"> ל</w:t>
      </w:r>
      <w:r w:rsidR="001159C2">
        <w:rPr>
          <w:rFonts w:hint="cs"/>
          <w:rtl/>
        </w:rPr>
        <w:t>שטח בפניו את השתלשלות</w:t>
      </w:r>
      <w:r w:rsidRPr="00CD067C">
        <w:rPr>
          <w:rtl/>
        </w:rPr>
        <w:t xml:space="preserve"> </w:t>
      </w:r>
      <w:r w:rsidR="001159C2">
        <w:rPr>
          <w:rtl/>
        </w:rPr>
        <w:t>מאורעות ליל</w:t>
      </w:r>
      <w:r w:rsidR="001159C2">
        <w:rPr>
          <w:rFonts w:hint="cs"/>
          <w:rtl/>
        </w:rPr>
        <w:t>-</w:t>
      </w:r>
      <w:r w:rsidRPr="00CD067C">
        <w:rPr>
          <w:rtl/>
        </w:rPr>
        <w:t>אמש. שמות</w:t>
      </w:r>
      <w:r w:rsidRPr="00CD067C">
        <w:rPr>
          <w:rFonts w:hint="cs"/>
          <w:rtl/>
        </w:rPr>
        <w:t xml:space="preserve"> ננקבו</w:t>
      </w:r>
      <w:r w:rsidRPr="00CD067C">
        <w:rPr>
          <w:rtl/>
        </w:rPr>
        <w:t>. אלכס, נשען על קביו, הוציא עט מכי</w:t>
      </w:r>
      <w:r w:rsidR="001159C2">
        <w:rPr>
          <w:rtl/>
        </w:rPr>
        <w:t>סו והיא נ</w:t>
      </w:r>
      <w:r w:rsidR="001159C2">
        <w:rPr>
          <w:rFonts w:hint="cs"/>
          <w:rtl/>
        </w:rPr>
        <w:t>שמט</w:t>
      </w:r>
      <w:r w:rsidRPr="00CD067C">
        <w:rPr>
          <w:rtl/>
        </w:rPr>
        <w:t>ה מידו.</w:t>
      </w:r>
    </w:p>
    <w:p w14:paraId="6DE43972" w14:textId="77777777" w:rsidR="004627AB" w:rsidRPr="00CD067C" w:rsidRDefault="004627AB" w:rsidP="00C646B4">
      <w:pPr>
        <w:rPr>
          <w:rtl/>
        </w:rPr>
      </w:pPr>
      <w:r w:rsidRPr="00CD067C">
        <w:rPr>
          <w:rtl/>
        </w:rPr>
        <w:t xml:space="preserve">"אל תיגע בזה, זה מוקצה!" </w:t>
      </w:r>
      <w:r w:rsidRPr="00CD067C">
        <w:rPr>
          <w:rFonts w:hint="cs"/>
          <w:rtl/>
        </w:rPr>
        <w:t xml:space="preserve">הם </w:t>
      </w:r>
      <w:r w:rsidR="00C646B4">
        <w:rPr>
          <w:rFonts w:hint="cs"/>
          <w:rtl/>
        </w:rPr>
        <w:t>הזהירו את דוד-יוסף</w:t>
      </w:r>
      <w:r w:rsidRPr="00CD067C">
        <w:rPr>
          <w:rtl/>
        </w:rPr>
        <w:t xml:space="preserve"> שרץ להרים את העט.</w:t>
      </w:r>
    </w:p>
    <w:p w14:paraId="677CBA6E" w14:textId="77777777" w:rsidR="004627AB" w:rsidRDefault="00C646B4" w:rsidP="00C646B4">
      <w:pPr>
        <w:rPr>
          <w:rtl/>
        </w:rPr>
      </w:pPr>
      <w:r>
        <w:rPr>
          <w:rFonts w:hint="cs"/>
          <w:rtl/>
        </w:rPr>
        <w:t>[</w:t>
      </w:r>
      <w:r w:rsidR="002508DB">
        <w:rPr>
          <w:rFonts w:hint="cs"/>
          <w:rtl/>
        </w:rPr>
        <w:t>מישהו קרא לגבעות מוכות</w:t>
      </w:r>
      <w:r w:rsidR="004627AB" w:rsidRPr="00CD067C">
        <w:rPr>
          <w:rFonts w:hint="cs"/>
          <w:rtl/>
        </w:rPr>
        <w:t xml:space="preserve"> הרוחות האלה בית.</w:t>
      </w:r>
      <w:r w:rsidR="00607C01">
        <w:rPr>
          <w:rFonts w:hint="cs"/>
          <w:rtl/>
        </w:rPr>
        <w:t xml:space="preserve"> מה?? את מי זה מעניין??]</w:t>
      </w:r>
    </w:p>
    <w:p w14:paraId="3708FD15" w14:textId="77777777" w:rsidR="006757CB" w:rsidRDefault="006757CB" w:rsidP="001159C2">
      <w:pPr>
        <w:rPr>
          <w:rtl/>
        </w:rPr>
      </w:pPr>
      <w:r>
        <w:rPr>
          <w:rFonts w:hint="cs"/>
          <w:rtl/>
        </w:rPr>
        <w:t>"וה</w:t>
      </w:r>
      <w:r w:rsidR="00607C01">
        <w:rPr>
          <w:rFonts w:hint="cs"/>
          <w:rtl/>
        </w:rPr>
        <w:t>ו</w:t>
      </w:r>
      <w:r w:rsidR="00FC6AB5">
        <w:rPr>
          <w:rFonts w:hint="cs"/>
          <w:rtl/>
        </w:rPr>
        <w:t>א עושה לו," דן המשיך</w:t>
      </w:r>
      <w:r>
        <w:rPr>
          <w:rFonts w:hint="cs"/>
          <w:rtl/>
        </w:rPr>
        <w:t xml:space="preserve">, "מה </w:t>
      </w:r>
      <w:r w:rsidR="001159C2">
        <w:rPr>
          <w:rFonts w:hint="cs"/>
          <w:rtl/>
        </w:rPr>
        <w:t xml:space="preserve">זה </w:t>
      </w:r>
      <w:r>
        <w:rPr>
          <w:rFonts w:hint="cs"/>
          <w:rtl/>
        </w:rPr>
        <w:t xml:space="preserve">השם שלך אתה? ואלכס עושה </w:t>
      </w:r>
      <w:r>
        <w:rPr>
          <w:rtl/>
        </w:rPr>
        <w:t>–</w:t>
      </w:r>
      <w:r>
        <w:rPr>
          <w:rFonts w:hint="cs"/>
          <w:rtl/>
        </w:rPr>
        <w:t xml:space="preserve"> השם שלי 'המפקד'. אבל הם כבר הכירו אותו, הרשב"צ [רכז ביטחון שוטף צבאי, אזרח מבין המתנחלים] הכיר, עושה </w:t>
      </w:r>
      <w:r>
        <w:rPr>
          <w:rtl/>
        </w:rPr>
        <w:t>–</w:t>
      </w:r>
      <w:r>
        <w:rPr>
          <w:rFonts w:hint="cs"/>
          <w:rtl/>
        </w:rPr>
        <w:t xml:space="preserve"> </w:t>
      </w:r>
      <w:r w:rsidR="00AC2A3E">
        <w:rPr>
          <w:rFonts w:hint="cs"/>
          <w:rtl/>
        </w:rPr>
        <w:t xml:space="preserve">השם שלו </w:t>
      </w:r>
      <w:r>
        <w:rPr>
          <w:rFonts w:hint="cs"/>
          <w:rtl/>
        </w:rPr>
        <w:t xml:space="preserve">זה אלכס, מה נראה לכם? גוי. איך לא. כי בתכל'ס, יענו הוא גם נראה ככה. אבל זה חצי באשמתך," הוא </w:t>
      </w:r>
      <w:r w:rsidR="001159C2">
        <w:rPr>
          <w:rFonts w:hint="cs"/>
          <w:rtl/>
        </w:rPr>
        <w:t>פנה</w:t>
      </w:r>
      <w:r>
        <w:rPr>
          <w:rFonts w:hint="cs"/>
          <w:rtl/>
        </w:rPr>
        <w:t xml:space="preserve"> לאלכס, "כי אף פעם לא תיקנת אותם."</w:t>
      </w:r>
    </w:p>
    <w:p w14:paraId="6EE1D06A" w14:textId="77777777" w:rsidR="006757CB" w:rsidRDefault="006757CB" w:rsidP="00250000">
      <w:pPr>
        <w:rPr>
          <w:rtl/>
        </w:rPr>
      </w:pPr>
      <w:r>
        <w:rPr>
          <w:rFonts w:hint="cs"/>
          <w:rtl/>
        </w:rPr>
        <w:t>"לא תיקנתי, כי זה גזעני."</w:t>
      </w:r>
    </w:p>
    <w:p w14:paraId="68055EC7" w14:textId="77777777" w:rsidR="006757CB" w:rsidRDefault="006757CB" w:rsidP="00C646B4">
      <w:pPr>
        <w:rPr>
          <w:rtl/>
        </w:rPr>
      </w:pPr>
      <w:r>
        <w:rPr>
          <w:rFonts w:hint="cs"/>
          <w:rtl/>
        </w:rPr>
        <w:t>"מה גזעני</w:t>
      </w:r>
      <w:r w:rsidR="001159C2">
        <w:rPr>
          <w:rFonts w:hint="cs"/>
          <w:rtl/>
        </w:rPr>
        <w:t xml:space="preserve"> פה</w:t>
      </w:r>
      <w:r>
        <w:rPr>
          <w:rFonts w:hint="cs"/>
          <w:rtl/>
        </w:rPr>
        <w:t xml:space="preserve">, </w:t>
      </w:r>
      <w:r w:rsidR="00C646B4">
        <w:rPr>
          <w:rFonts w:hint="cs"/>
          <w:rtl/>
        </w:rPr>
        <w:t xml:space="preserve">אמיתית </w:t>
      </w:r>
      <w:r w:rsidR="00C646B4">
        <w:rPr>
          <w:rtl/>
        </w:rPr>
        <w:t>–</w:t>
      </w:r>
      <w:r w:rsidR="00C646B4">
        <w:rPr>
          <w:rFonts w:hint="cs"/>
          <w:rtl/>
        </w:rPr>
        <w:t xml:space="preserve"> </w:t>
      </w:r>
      <w:r>
        <w:rPr>
          <w:rFonts w:hint="cs"/>
          <w:rtl/>
        </w:rPr>
        <w:t>אתה לא נראה יהודי, חיצונית."</w:t>
      </w:r>
    </w:p>
    <w:p w14:paraId="3111E444" w14:textId="77777777" w:rsidR="006757CB" w:rsidRDefault="006757CB" w:rsidP="001159C2">
      <w:pPr>
        <w:rPr>
          <w:rtl/>
        </w:rPr>
      </w:pPr>
      <w:r>
        <w:rPr>
          <w:rFonts w:hint="cs"/>
          <w:rtl/>
        </w:rPr>
        <w:t>"</w:t>
      </w:r>
      <w:r w:rsidR="00AC2A3E">
        <w:rPr>
          <w:rFonts w:hint="cs"/>
          <w:rtl/>
        </w:rPr>
        <w:t>איזה</w:t>
      </w:r>
      <w:r w:rsidR="00D72A08">
        <w:rPr>
          <w:rFonts w:hint="cs"/>
          <w:rtl/>
        </w:rPr>
        <w:t xml:space="preserve"> יהודי. אני נראה כמו בן אדם, חיצונית. בא בן</w:t>
      </w:r>
      <w:r w:rsidR="001159C2">
        <w:rPr>
          <w:rFonts w:hint="cs"/>
          <w:rtl/>
        </w:rPr>
        <w:t>-</w:t>
      </w:r>
      <w:r w:rsidR="00D72A08">
        <w:rPr>
          <w:rFonts w:hint="cs"/>
          <w:rtl/>
        </w:rPr>
        <w:t>אדם בשבת בבוקר לשמור להם על החור המחורבן שהם החליטו על דעת עצמם ל</w:t>
      </w:r>
      <w:r w:rsidR="001159C2">
        <w:rPr>
          <w:rFonts w:hint="cs"/>
          <w:rtl/>
        </w:rPr>
        <w:t>השתכן בו. מישהו שהוא חיצונית בן-</w:t>
      </w:r>
      <w:r w:rsidR="00D72A08">
        <w:rPr>
          <w:rFonts w:hint="cs"/>
          <w:rtl/>
        </w:rPr>
        <w:t>אדם וזה מה שהוא עושה עם החיים שלו, ככה החיים שלו</w:t>
      </w:r>
      <w:r w:rsidR="001159C2">
        <w:rPr>
          <w:rFonts w:hint="cs"/>
          <w:rtl/>
        </w:rPr>
        <w:t xml:space="preserve"> עוברים. מישהו שכשהוא יהיה בן שישים</w:t>
      </w:r>
      <w:r w:rsidR="00D72A08">
        <w:rPr>
          <w:rFonts w:hint="cs"/>
          <w:rtl/>
        </w:rPr>
        <w:t xml:space="preserve"> </w:t>
      </w:r>
      <w:r w:rsidR="00AC2A3E">
        <w:rPr>
          <w:rFonts w:hint="cs"/>
          <w:rtl/>
        </w:rPr>
        <w:t xml:space="preserve">הוא </w:t>
      </w:r>
      <w:r w:rsidR="00D72A08">
        <w:rPr>
          <w:rFonts w:hint="cs"/>
          <w:rtl/>
        </w:rPr>
        <w:t>לא י</w:t>
      </w:r>
      <w:r w:rsidR="00C646B4">
        <w:rPr>
          <w:rFonts w:hint="cs"/>
          <w:rtl/>
        </w:rPr>
        <w:t>ביט בגעגועים על</w:t>
      </w:r>
      <w:r w:rsidR="00AC2A3E">
        <w:rPr>
          <w:rFonts w:hint="cs"/>
          <w:rtl/>
        </w:rPr>
        <w:t xml:space="preserve"> </w:t>
      </w:r>
      <w:r w:rsidR="00D72A08">
        <w:rPr>
          <w:rFonts w:hint="cs"/>
          <w:rtl/>
        </w:rPr>
        <w:t xml:space="preserve">גיל </w:t>
      </w:r>
      <w:r w:rsidR="001159C2">
        <w:rPr>
          <w:rFonts w:hint="cs"/>
          <w:rtl/>
        </w:rPr>
        <w:t>עשרים</w:t>
      </w:r>
      <w:r w:rsidR="00D72A08">
        <w:rPr>
          <w:rFonts w:hint="cs"/>
          <w:rtl/>
        </w:rPr>
        <w:t xml:space="preserve">, כי החיים שלו היו תקועים </w:t>
      </w:r>
      <w:r w:rsidR="00FC6AB5">
        <w:rPr>
          <w:rFonts w:hint="cs"/>
          <w:rtl/>
        </w:rPr>
        <w:t xml:space="preserve">אז </w:t>
      </w:r>
      <w:r w:rsidR="00D72A08">
        <w:rPr>
          <w:rFonts w:hint="cs"/>
          <w:rtl/>
        </w:rPr>
        <w:t>בחרא שאין לו פתרון."</w:t>
      </w:r>
    </w:p>
    <w:p w14:paraId="166ED4BB" w14:textId="69C7DB5C" w:rsidR="00AC2A3E" w:rsidRDefault="00AC2A3E" w:rsidP="00250000">
      <w:pPr>
        <w:rPr>
          <w:rtl/>
        </w:rPr>
      </w:pPr>
      <w:r>
        <w:rPr>
          <w:rFonts w:hint="cs"/>
          <w:rtl/>
        </w:rPr>
        <w:t>[כי אלכס רצה להישאר בצבא בתור קריירה והוא התייאש</w:t>
      </w:r>
      <w:r w:rsidR="00C90C6C">
        <w:rPr>
          <w:rFonts w:hint="cs"/>
          <w:rtl/>
        </w:rPr>
        <w:t xml:space="preserve"> מאוד </w:t>
      </w:r>
      <w:r>
        <w:rPr>
          <w:rFonts w:hint="cs"/>
          <w:rtl/>
        </w:rPr>
        <w:t>מכך שראה שבאמת אין שום פתרון והבלגן ימשיך לנצח.]</w:t>
      </w:r>
    </w:p>
    <w:p w14:paraId="34E3BD1C" w14:textId="77777777" w:rsidR="00D72A08" w:rsidRDefault="00D72A08" w:rsidP="00250000">
      <w:pPr>
        <w:rPr>
          <w:rtl/>
        </w:rPr>
      </w:pPr>
      <w:r>
        <w:rPr>
          <w:rFonts w:hint="cs"/>
          <w:rtl/>
        </w:rPr>
        <w:t>"מה הפלסף הזה מעניין? היית אומר להם שאתה יהודי וגומר עם זה."</w:t>
      </w:r>
    </w:p>
    <w:p w14:paraId="1FDAB756" w14:textId="1BB3B7C5" w:rsidR="00D72A08" w:rsidRDefault="00D72A08" w:rsidP="00250000">
      <w:pPr>
        <w:rPr>
          <w:rtl/>
        </w:rPr>
      </w:pPr>
      <w:r>
        <w:rPr>
          <w:rFonts w:hint="cs"/>
          <w:rtl/>
        </w:rPr>
        <w:t xml:space="preserve">"אתה לא מבין, אצל גזענים זה לא מספיק, תמיד הם ימצאו סיבה לשנוא אותך. כי </w:t>
      </w:r>
      <w:r w:rsidR="00607C01">
        <w:rPr>
          <w:rFonts w:hint="cs"/>
          <w:rtl/>
        </w:rPr>
        <w:t xml:space="preserve">סבתא שלך לא הגיעה </w:t>
      </w:r>
      <w:r>
        <w:rPr>
          <w:rFonts w:hint="cs"/>
          <w:rtl/>
        </w:rPr>
        <w:t>מהכפר של</w:t>
      </w:r>
      <w:r w:rsidR="00607C01">
        <w:rPr>
          <w:rFonts w:hint="cs"/>
          <w:rtl/>
        </w:rPr>
        <w:t xml:space="preserve"> סבתא של</w:t>
      </w:r>
      <w:r>
        <w:rPr>
          <w:rFonts w:hint="cs"/>
          <w:rtl/>
        </w:rPr>
        <w:t xml:space="preserve">הם. כי אבא שלך לא היה רבי. כי </w:t>
      </w:r>
      <w:r w:rsidR="001C5A04">
        <w:rPr>
          <w:rFonts w:hint="cs"/>
          <w:rtl/>
        </w:rPr>
        <w:t>אימא</w:t>
      </w:r>
      <w:r>
        <w:rPr>
          <w:rFonts w:hint="cs"/>
          <w:rtl/>
        </w:rPr>
        <w:t xml:space="preserve"> שלך, </w:t>
      </w:r>
      <w:r w:rsidR="00607C01">
        <w:rPr>
          <w:rFonts w:hint="cs"/>
          <w:rtl/>
        </w:rPr>
        <w:t xml:space="preserve">כי המוהל שלך, </w:t>
      </w:r>
      <w:r>
        <w:rPr>
          <w:rFonts w:hint="cs"/>
          <w:rtl/>
        </w:rPr>
        <w:t>כי אחותך התחתנה עם גוי. כי מישהו מתישהו יצא מהקוים, ואתה פסול."</w:t>
      </w:r>
    </w:p>
    <w:p w14:paraId="24B821C1" w14:textId="77777777" w:rsidR="00C646B4" w:rsidRPr="00CD067C" w:rsidRDefault="00C646B4" w:rsidP="001159C2">
      <w:pPr>
        <w:rPr>
          <w:rtl/>
        </w:rPr>
      </w:pPr>
      <w:r>
        <w:rPr>
          <w:rFonts w:hint="cs"/>
          <w:rtl/>
        </w:rPr>
        <w:t>"</w:t>
      </w:r>
      <w:r w:rsidR="001159C2">
        <w:rPr>
          <w:rFonts w:hint="cs"/>
          <w:rtl/>
        </w:rPr>
        <w:t xml:space="preserve">עצם </w:t>
      </w:r>
      <w:r w:rsidR="00486DBB">
        <w:rPr>
          <w:rFonts w:hint="cs"/>
          <w:rtl/>
        </w:rPr>
        <w:t>יהדותו נהיר להם</w:t>
      </w:r>
      <w:r w:rsidR="001159C2">
        <w:rPr>
          <w:rFonts w:hint="cs"/>
          <w:rtl/>
        </w:rPr>
        <w:t xml:space="preserve"> ביותר, דניל'ה</w:t>
      </w:r>
      <w:r w:rsidR="00486DBB">
        <w:rPr>
          <w:rFonts w:hint="cs"/>
          <w:rtl/>
        </w:rPr>
        <w:t>,</w:t>
      </w:r>
      <w:r w:rsidR="001159C2">
        <w:rPr>
          <w:rFonts w:hint="cs"/>
          <w:rtl/>
        </w:rPr>
        <w:t>" גידי אמר,</w:t>
      </w:r>
      <w:r w:rsidR="00486DBB">
        <w:rPr>
          <w:rFonts w:hint="cs"/>
          <w:rtl/>
        </w:rPr>
        <w:t xml:space="preserve"> </w:t>
      </w:r>
      <w:r w:rsidR="001159C2">
        <w:rPr>
          <w:rFonts w:hint="cs"/>
          <w:rtl/>
        </w:rPr>
        <w:t>"</w:t>
      </w:r>
      <w:r w:rsidR="00486DBB">
        <w:rPr>
          <w:rFonts w:hint="cs"/>
          <w:rtl/>
        </w:rPr>
        <w:t>שהרי הם מנסים להשיבימו לחיקה השכם והערב. להשיבו."</w:t>
      </w:r>
    </w:p>
    <w:p w14:paraId="46F3B5D7" w14:textId="6A3A39C7" w:rsidR="004627AB" w:rsidRPr="00CD067C" w:rsidRDefault="004627AB" w:rsidP="00486DBB">
      <w:pPr>
        <w:rPr>
          <w:rtl/>
        </w:rPr>
      </w:pPr>
      <w:r w:rsidRPr="00CD067C">
        <w:rPr>
          <w:rtl/>
        </w:rPr>
        <w:t>"</w:t>
      </w:r>
      <w:r w:rsidR="00486DBB">
        <w:rPr>
          <w:rFonts w:hint="cs"/>
          <w:rtl/>
        </w:rPr>
        <w:t xml:space="preserve">אז </w:t>
      </w:r>
      <w:r w:rsidRPr="00CD067C">
        <w:rPr>
          <w:rtl/>
        </w:rPr>
        <w:t xml:space="preserve">ככה," </w:t>
      </w:r>
      <w:r w:rsidR="00486DBB">
        <w:rPr>
          <w:rFonts w:hint="cs"/>
          <w:rtl/>
        </w:rPr>
        <w:t>דודו</w:t>
      </w:r>
      <w:r w:rsidR="00FC6AB5">
        <w:rPr>
          <w:rFonts w:hint="cs"/>
          <w:rtl/>
        </w:rPr>
        <w:t xml:space="preserve"> </w:t>
      </w:r>
      <w:r w:rsidRPr="00CD067C">
        <w:rPr>
          <w:rtl/>
        </w:rPr>
        <w:t>המשיך, "בתוך כל ההמולה, אלכס ע</w:t>
      </w:r>
      <w:r w:rsidR="00FC6AB5">
        <w:rPr>
          <w:rFonts w:hint="cs"/>
          <w:rtl/>
        </w:rPr>
        <w:t>ו</w:t>
      </w:r>
      <w:r w:rsidRPr="00CD067C">
        <w:rPr>
          <w:rtl/>
        </w:rPr>
        <w:t>מד על קביים, בקושי מחזיק את עצמו כי היינו ערים כבר יומיים רצופים ורוב הלילה חרשנו את הגבעות האלה וזה לא קל עם גבס, אני ראיתי שהוא עוד רגע מתמוטט וניגשתי אליו לייצב אותו, אני זוכר שעוד שאלתי אותו אם הוא רוצה שמישהו יקח אותו בג'</w:t>
      </w:r>
      <w:r w:rsidR="002508DB">
        <w:rPr>
          <w:rtl/>
        </w:rPr>
        <w:t>יפ בחזרה לבסיס, כי מבחינתנו</w:t>
      </w:r>
      <w:r w:rsidR="00483BB1">
        <w:rPr>
          <w:rtl/>
        </w:rPr>
        <w:t xml:space="preserve"> הכול </w:t>
      </w:r>
      <w:r w:rsidR="002508DB">
        <w:rPr>
          <w:rFonts w:hint="cs"/>
          <w:rtl/>
        </w:rPr>
        <w:t xml:space="preserve">כבר </w:t>
      </w:r>
      <w:r w:rsidRPr="00CD067C">
        <w:rPr>
          <w:rtl/>
        </w:rPr>
        <w:t>נגמר, כמה אפשר להתווכח איתם בשבת בצהריים, והוא עדיין הקשיב להם בסבלנות, שאל איזו שאלה ותוך כדי כך הוציא איזו סיגריה והצית אותה."</w:t>
      </w:r>
    </w:p>
    <w:p w14:paraId="0E93D2F3" w14:textId="77777777" w:rsidR="004627AB" w:rsidRPr="00CD067C" w:rsidRDefault="001159C2" w:rsidP="00250000">
      <w:pPr>
        <w:rPr>
          <w:rtl/>
        </w:rPr>
      </w:pPr>
      <w:r>
        <w:rPr>
          <w:rtl/>
        </w:rPr>
        <w:t xml:space="preserve">"שכחתי שאסור," </w:t>
      </w:r>
      <w:r w:rsidR="004627AB" w:rsidRPr="00CD067C">
        <w:rPr>
          <w:rtl/>
        </w:rPr>
        <w:t>אלכס</w:t>
      </w:r>
      <w:r>
        <w:rPr>
          <w:rFonts w:hint="cs"/>
          <w:rtl/>
        </w:rPr>
        <w:t xml:space="preserve"> התנצל</w:t>
      </w:r>
      <w:r w:rsidR="004627AB" w:rsidRPr="00CD067C">
        <w:rPr>
          <w:rtl/>
        </w:rPr>
        <w:t>.</w:t>
      </w:r>
    </w:p>
    <w:p w14:paraId="58105F96" w14:textId="78BA7317" w:rsidR="004627AB" w:rsidRPr="00CD067C" w:rsidRDefault="004627AB" w:rsidP="001159C2">
      <w:pPr>
        <w:rPr>
          <w:rtl/>
        </w:rPr>
      </w:pPr>
      <w:r w:rsidRPr="00CD067C">
        <w:rPr>
          <w:rtl/>
        </w:rPr>
        <w:t>"שכחת. מותר לשכוח. לא חייבים לזכור הכל. אני אומר לָך שהגרון שלי היה יבש לגמרי מהרוח הקרה, את יודעת מה זה להיות מאובן מהקור והרעב? ואז אלכס הצית את הסיגריה. (אגב, צריך מומחיות גדולה</w:t>
      </w:r>
      <w:r w:rsidR="00C90C6C">
        <w:rPr>
          <w:rtl/>
        </w:rPr>
        <w:t xml:space="preserve"> מאוד </w:t>
      </w:r>
      <w:r w:rsidRPr="00CD067C">
        <w:rPr>
          <w:rtl/>
        </w:rPr>
        <w:t>בשביל להצית סיגריה ברוח הזאת.) (</w:t>
      </w:r>
      <w:r w:rsidR="00FC6AB5">
        <w:rPr>
          <w:rtl/>
        </w:rPr>
        <w:t xml:space="preserve">אלכס תיקן אותו – לא </w:t>
      </w:r>
      <w:r w:rsidR="00FC6AB5">
        <w:rPr>
          <w:rFonts w:hint="cs"/>
          <w:rtl/>
        </w:rPr>
        <w:t>ממש גדולה</w:t>
      </w:r>
      <w:r w:rsidR="00E567A7">
        <w:rPr>
          <w:rFonts w:hint="cs"/>
          <w:rtl/>
        </w:rPr>
        <w:t xml:space="preserve"> מאוד,</w:t>
      </w:r>
      <w:r w:rsidRPr="00CD067C">
        <w:rPr>
          <w:rtl/>
        </w:rPr>
        <w:t xml:space="preserve"> </w:t>
      </w:r>
      <w:r w:rsidR="00FC6AB5">
        <w:rPr>
          <w:rFonts w:hint="cs"/>
          <w:rtl/>
        </w:rPr>
        <w:t>מה ש</w:t>
      </w:r>
      <w:r w:rsidR="001159C2">
        <w:rPr>
          <w:rFonts w:hint="cs"/>
          <w:rtl/>
        </w:rPr>
        <w:t xml:space="preserve">באמת </w:t>
      </w:r>
      <w:r w:rsidRPr="00CD067C">
        <w:rPr>
          <w:rtl/>
        </w:rPr>
        <w:t xml:space="preserve">צריך </w:t>
      </w:r>
      <w:r w:rsidR="00FC6AB5">
        <w:rPr>
          <w:rFonts w:hint="cs"/>
          <w:rtl/>
        </w:rPr>
        <w:t xml:space="preserve">זה </w:t>
      </w:r>
      <w:r w:rsidRPr="00CD067C">
        <w:rPr>
          <w:rtl/>
        </w:rPr>
        <w:t>מצית עם להבה עמידה ברוח.) אני אומר לך שברגע אחד כל ההמולה, כל וויכוחים וההתנ</w:t>
      </w:r>
      <w:r w:rsidR="00486DBB">
        <w:rPr>
          <w:rtl/>
        </w:rPr>
        <w:t>צחויות נחתכו כמו בסכין. אם היית</w:t>
      </w:r>
      <w:r w:rsidRPr="00CD067C">
        <w:rPr>
          <w:rtl/>
        </w:rPr>
        <w:t xml:space="preserve"> צורח</w:t>
      </w:r>
      <w:r w:rsidR="00486DBB">
        <w:rPr>
          <w:rFonts w:hint="cs"/>
          <w:rtl/>
        </w:rPr>
        <w:t>ת</w:t>
      </w:r>
      <w:r w:rsidR="00486DBB">
        <w:rPr>
          <w:rtl/>
        </w:rPr>
        <w:t xml:space="preserve"> עליהם להפסיק, אם היית</w:t>
      </w:r>
      <w:r w:rsidRPr="00CD067C">
        <w:rPr>
          <w:rtl/>
        </w:rPr>
        <w:t xml:space="preserve"> יורה ב</w:t>
      </w:r>
      <w:r w:rsidR="004C59E0">
        <w:rPr>
          <w:rtl/>
        </w:rPr>
        <w:t>אוויר</w:t>
      </w:r>
      <w:r w:rsidRPr="00CD067C">
        <w:rPr>
          <w:rtl/>
        </w:rPr>
        <w:t xml:space="preserve">, הם לא היו משתתקים </w:t>
      </w:r>
      <w:r w:rsidR="00F97A34">
        <w:rPr>
          <w:rtl/>
        </w:rPr>
        <w:t>כל כך</w:t>
      </w:r>
      <w:r w:rsidRPr="00CD067C">
        <w:rPr>
          <w:rtl/>
        </w:rPr>
        <w:t xml:space="preserve"> מהר. הילדים הפסיקו להתרוצץ, כולם התגודדו סביב אלכס, הסתכלו בעיניים קרועות, אפשר היה לשמו</w:t>
      </w:r>
      <w:r w:rsidR="00486DBB">
        <w:rPr>
          <w:rtl/>
        </w:rPr>
        <w:t>ע את הנשימות שלהם</w:t>
      </w:r>
      <w:r w:rsidRPr="00CD067C">
        <w:rPr>
          <w:rtl/>
        </w:rPr>
        <w:t>. ומתוך הדממה הפתאומית הזאת, נשמע לידנו איזה כיחכוח בגרון, ואחד האברכים, הקרוב ביותר לאלכס, ירק לו בפרצוף."</w:t>
      </w:r>
    </w:p>
    <w:p w14:paraId="072FD6E3" w14:textId="77777777" w:rsidR="004627AB" w:rsidRPr="00CD067C" w:rsidRDefault="004627AB" w:rsidP="00250000">
      <w:pPr>
        <w:rPr>
          <w:rtl/>
        </w:rPr>
      </w:pPr>
      <w:r w:rsidRPr="00CD067C">
        <w:rPr>
          <w:rtl/>
        </w:rPr>
        <w:t>"אני לא מאמינה."</w:t>
      </w:r>
    </w:p>
    <w:p w14:paraId="51536A53" w14:textId="05D38EC7" w:rsidR="004627AB" w:rsidRDefault="004627AB" w:rsidP="00250000">
      <w:pPr>
        <w:rPr>
          <w:rtl/>
        </w:rPr>
      </w:pPr>
      <w:r w:rsidRPr="00CD067C">
        <w:rPr>
          <w:rtl/>
        </w:rPr>
        <w:lastRenderedPageBreak/>
        <w:t xml:space="preserve">"אבל שתביני, זאת לא </w:t>
      </w:r>
      <w:r w:rsidR="001C5A04">
        <w:rPr>
          <w:rtl/>
        </w:rPr>
        <w:t>הייתה</w:t>
      </w:r>
      <w:r w:rsidRPr="00CD067C">
        <w:rPr>
          <w:rtl/>
        </w:rPr>
        <w:t xml:space="preserve"> איזו יריקה מסכנה של רוק בשביל לצאת ידי חובה, זאת </w:t>
      </w:r>
      <w:r w:rsidR="001C5A04">
        <w:rPr>
          <w:rtl/>
        </w:rPr>
        <w:t>הייתה</w:t>
      </w:r>
      <w:r w:rsidRPr="00CD067C">
        <w:rPr>
          <w:rtl/>
        </w:rPr>
        <w:t xml:space="preserve"> יריקה צמיגה, סמיכה וצהובה, עם כל הנזלת שהוא ייצר במשך כל הבוקר בבית הכנסת שלהם, אלה מעשנים כמו קטרים כל השבוע אז בשבת כשאסור לעשן כל הזפת עולה </w:t>
      </w:r>
      <w:r w:rsidR="001159C2">
        <w:rPr>
          <w:rFonts w:hint="cs"/>
          <w:rtl/>
        </w:rPr>
        <w:t xml:space="preserve">להם </w:t>
      </w:r>
      <w:r w:rsidRPr="00CD067C">
        <w:rPr>
          <w:rtl/>
        </w:rPr>
        <w:t>לגרון בנזלת צמיגה כזאת,</w:t>
      </w:r>
      <w:r w:rsidR="00BB7B0A">
        <w:rPr>
          <w:rtl/>
        </w:rPr>
        <w:t xml:space="preserve"> והכול </w:t>
      </w:r>
      <w:r w:rsidRPr="00CD067C">
        <w:rPr>
          <w:rtl/>
        </w:rPr>
        <w:t>נחת על הפנים של אלכס, כזאת כמות שאפילו קצת ניתז עלי</w:t>
      </w:r>
      <w:r w:rsidR="002508DB">
        <w:rPr>
          <w:rFonts w:hint="cs"/>
          <w:rtl/>
        </w:rPr>
        <w:t>י</w:t>
      </w:r>
      <w:r w:rsidRPr="00CD067C">
        <w:rPr>
          <w:rtl/>
        </w:rPr>
        <w:t xml:space="preserve">, אפילו אני הרגשתי על הפנים חלק מהנתזים, הפנים כואבות מרוב שהרוח הקרה מצליפה בהם, ולא התגלחנו יום שלם, ועל הפנים האלה הרגשתי את הנתזים כמו סיכות. ואלכס, היריקה שכיסתה לו חצי פנים החלה לנזול במורד הפנים, והוא ניגב אותה בשרוול של החרמונית ועישן לפניהם את הסיגריה עד הסוף. נשף את כל העשן בפנים של המתנחל שירק עליו. </w:t>
      </w:r>
      <w:r w:rsidR="001159C2">
        <w:rPr>
          <w:rFonts w:hint="cs"/>
          <w:rtl/>
        </w:rPr>
        <w:t>[</w:t>
      </w:r>
      <w:r w:rsidRPr="00CD067C">
        <w:rPr>
          <w:rtl/>
        </w:rPr>
        <w:t xml:space="preserve">דממת מוות, כולם הסתכלו ולא האמינו, </w:t>
      </w:r>
      <w:r>
        <w:rPr>
          <w:rFonts w:hint="cs"/>
          <w:rtl/>
        </w:rPr>
        <w:t>ח</w:t>
      </w:r>
      <w:r w:rsidRPr="00CD067C">
        <w:rPr>
          <w:rtl/>
        </w:rPr>
        <w:t>ס וחלילה שנעז להדליק סיגריה בשבת. אוי ואבוי.</w:t>
      </w:r>
      <w:r w:rsidR="001159C2">
        <w:rPr>
          <w:rFonts w:hint="cs"/>
          <w:rtl/>
        </w:rPr>
        <w:t>]</w:t>
      </w:r>
      <w:r w:rsidRPr="00CD067C">
        <w:rPr>
          <w:rtl/>
        </w:rPr>
        <w:t>"</w:t>
      </w:r>
    </w:p>
    <w:p w14:paraId="0822E446" w14:textId="77777777" w:rsidR="00A92719" w:rsidRDefault="00A92719" w:rsidP="00F255FE">
      <w:pPr>
        <w:rPr>
          <w:rtl/>
        </w:rPr>
      </w:pPr>
      <w:r>
        <w:rPr>
          <w:rFonts w:hint="cs"/>
          <w:rtl/>
        </w:rPr>
        <w:t>"הוא בטח כי</w:t>
      </w:r>
      <w:r w:rsidR="001159C2">
        <w:rPr>
          <w:rFonts w:hint="cs"/>
          <w:rtl/>
        </w:rPr>
        <w:t xml:space="preserve">וון ישר לגומת חן של אלכס," </w:t>
      </w:r>
      <w:r>
        <w:rPr>
          <w:rFonts w:hint="cs"/>
          <w:rtl/>
        </w:rPr>
        <w:t xml:space="preserve">לילך </w:t>
      </w:r>
      <w:r w:rsidR="001159C2">
        <w:rPr>
          <w:rFonts w:hint="cs"/>
          <w:rtl/>
        </w:rPr>
        <w:t xml:space="preserve">אמרה </w:t>
      </w:r>
      <w:r>
        <w:rPr>
          <w:rFonts w:hint="cs"/>
          <w:rtl/>
        </w:rPr>
        <w:t>ו</w:t>
      </w:r>
      <w:r w:rsidR="00F255FE">
        <w:rPr>
          <w:rFonts w:hint="cs"/>
          <w:rtl/>
        </w:rPr>
        <w:t>דחפה את קצה אצבעה לתוכה</w:t>
      </w:r>
      <w:r>
        <w:rPr>
          <w:rFonts w:hint="cs"/>
          <w:rtl/>
        </w:rPr>
        <w:t>. "</w:t>
      </w:r>
      <w:r w:rsidR="00F255FE">
        <w:rPr>
          <w:rFonts w:hint="cs"/>
          <w:rtl/>
        </w:rPr>
        <w:t>היא</w:t>
      </w:r>
      <w:r w:rsidR="00294737">
        <w:rPr>
          <w:rFonts w:hint="cs"/>
          <w:rtl/>
        </w:rPr>
        <w:t xml:space="preserve"> [</w:t>
      </w:r>
      <w:r>
        <w:rPr>
          <w:rFonts w:hint="cs"/>
          <w:rtl/>
        </w:rPr>
        <w:t xml:space="preserve">המקום </w:t>
      </w:r>
      <w:r>
        <w:t>feature</w:t>
      </w:r>
      <w:r w:rsidR="00294737">
        <w:rPr>
          <w:rFonts w:hint="cs"/>
          <w:rtl/>
        </w:rPr>
        <w:t>]</w:t>
      </w:r>
      <w:r>
        <w:rPr>
          <w:rFonts w:hint="cs"/>
          <w:rtl/>
        </w:rPr>
        <w:t xml:space="preserve"> </w:t>
      </w:r>
      <w:r w:rsidR="00294737">
        <w:rPr>
          <w:rFonts w:hint="cs"/>
          <w:rtl/>
        </w:rPr>
        <w:t>נרא</w:t>
      </w:r>
      <w:r w:rsidR="00F255FE">
        <w:rPr>
          <w:rFonts w:hint="cs"/>
          <w:rtl/>
        </w:rPr>
        <w:t>ית</w:t>
      </w:r>
      <w:r w:rsidR="00294737">
        <w:rPr>
          <w:rFonts w:hint="cs"/>
          <w:rtl/>
        </w:rPr>
        <w:t xml:space="preserve"> </w:t>
      </w:r>
      <w:r w:rsidR="00F255FE">
        <w:rPr>
          <w:rFonts w:hint="cs"/>
          <w:rtl/>
        </w:rPr>
        <w:t xml:space="preserve">ממש </w:t>
      </w:r>
      <w:r w:rsidR="00294737">
        <w:rPr>
          <w:rFonts w:hint="cs"/>
          <w:rtl/>
        </w:rPr>
        <w:t>כמו מטרה</w:t>
      </w:r>
      <w:r>
        <w:rPr>
          <w:rFonts w:hint="cs"/>
          <w:rtl/>
        </w:rPr>
        <w:t>." [לשפר]</w:t>
      </w:r>
    </w:p>
    <w:p w14:paraId="3D9BF70B" w14:textId="77777777" w:rsidR="00294737" w:rsidRDefault="00294737" w:rsidP="00294737">
      <w:pPr>
        <w:rPr>
          <w:rtl/>
        </w:rPr>
      </w:pPr>
      <w:r>
        <w:rPr>
          <w:rFonts w:hint="cs"/>
          <w:rtl/>
        </w:rPr>
        <w:t>"איזה גומת חן? בחיים לא ראיתי אצלך גומת חן."</w:t>
      </w:r>
    </w:p>
    <w:p w14:paraId="236141E1" w14:textId="77777777" w:rsidR="00294737" w:rsidRPr="00CD067C" w:rsidRDefault="00F255FE" w:rsidP="00F255FE">
      <w:pPr>
        <w:rPr>
          <w:rtl/>
        </w:rPr>
      </w:pPr>
      <w:r>
        <w:rPr>
          <w:rFonts w:hint="cs"/>
          <w:rtl/>
        </w:rPr>
        <w:t>"היא בטח</w:t>
      </w:r>
      <w:r w:rsidR="00294737">
        <w:rPr>
          <w:rFonts w:hint="cs"/>
          <w:rtl/>
        </w:rPr>
        <w:t xml:space="preserve"> נמחק</w:t>
      </w:r>
      <w:r>
        <w:rPr>
          <w:rFonts w:hint="cs"/>
          <w:rtl/>
        </w:rPr>
        <w:t>ת</w:t>
      </w:r>
      <w:r w:rsidR="00294737">
        <w:rPr>
          <w:rFonts w:hint="cs"/>
          <w:rtl/>
        </w:rPr>
        <w:t xml:space="preserve"> </w:t>
      </w:r>
      <w:r w:rsidR="00C97645">
        <w:rPr>
          <w:rFonts w:hint="cs"/>
          <w:rtl/>
        </w:rPr>
        <w:t>כש</w:t>
      </w:r>
      <w:r>
        <w:rPr>
          <w:rFonts w:hint="cs"/>
          <w:rtl/>
        </w:rPr>
        <w:t>אני</w:t>
      </w:r>
      <w:r w:rsidR="00C97645">
        <w:rPr>
          <w:rFonts w:hint="cs"/>
          <w:rtl/>
        </w:rPr>
        <w:t xml:space="preserve"> בצבא..."</w:t>
      </w:r>
    </w:p>
    <w:p w14:paraId="65292941" w14:textId="77777777" w:rsidR="00FC6AB5" w:rsidRDefault="00AC2A3E" w:rsidP="00FB390F">
      <w:pPr>
        <w:rPr>
          <w:rtl/>
        </w:rPr>
      </w:pPr>
      <w:r>
        <w:rPr>
          <w:rFonts w:hint="cs"/>
          <w:rtl/>
        </w:rPr>
        <w:t xml:space="preserve">[להיפך, אלכס כן אומר את זה, כי הוא תחת </w:t>
      </w:r>
      <w:r>
        <w:t>e</w:t>
      </w:r>
      <w:r w:rsidR="00FC6AB5">
        <w:rPr>
          <w:rFonts w:hint="cs"/>
          <w:rtl/>
        </w:rPr>
        <w:t xml:space="preserve"> ומדבר.</w:t>
      </w:r>
      <w:r>
        <w:rPr>
          <w:rFonts w:hint="cs"/>
          <w:rtl/>
        </w:rPr>
        <w:t xml:space="preserve"> </w:t>
      </w:r>
      <w:r w:rsidR="004627AB" w:rsidRPr="00CD067C">
        <w:rPr>
          <w:rtl/>
        </w:rPr>
        <w:t>אלכס שתק ולא העיר דבר.</w:t>
      </w:r>
      <w:r w:rsidR="00FC6AB5">
        <w:rPr>
          <w:rFonts w:hint="cs"/>
          <w:rtl/>
        </w:rPr>
        <w:t>]</w:t>
      </w:r>
      <w:r w:rsidR="004627AB" w:rsidRPr="00CD067C">
        <w:rPr>
          <w:rtl/>
        </w:rPr>
        <w:t xml:space="preserve"> </w:t>
      </w:r>
    </w:p>
    <w:p w14:paraId="77209E9E" w14:textId="3683AAFC" w:rsidR="00A9644B" w:rsidRDefault="00F255FE" w:rsidP="00250000">
      <w:pPr>
        <w:rPr>
          <w:rtl/>
        </w:rPr>
      </w:pPr>
      <w:r>
        <w:rPr>
          <w:rFonts w:hint="cs"/>
          <w:rtl/>
        </w:rPr>
        <w:t>[</w:t>
      </w:r>
      <w:r w:rsidR="00A9644B">
        <w:rPr>
          <w:rFonts w:hint="cs"/>
          <w:rtl/>
        </w:rPr>
        <w:t>"דווקא ה</w:t>
      </w:r>
      <w:r w:rsidR="001C5A04">
        <w:rPr>
          <w:rFonts w:hint="cs"/>
          <w:rtl/>
        </w:rPr>
        <w:t>אימא</w:t>
      </w:r>
      <w:r w:rsidR="00A9644B">
        <w:rPr>
          <w:rFonts w:hint="cs"/>
          <w:rtl/>
        </w:rPr>
        <w:t xml:space="preserve"> של ____ ידעה שאני כן יהודי. אתה זוכר מה היא אמרה לי?"</w:t>
      </w:r>
      <w:r>
        <w:rPr>
          <w:rFonts w:hint="cs"/>
          <w:rtl/>
        </w:rPr>
        <w:t>]</w:t>
      </w:r>
    </w:p>
    <w:p w14:paraId="397204D7" w14:textId="77777777" w:rsidR="004627AB" w:rsidRPr="00CD067C" w:rsidRDefault="00F255FE" w:rsidP="001159C2">
      <w:pPr>
        <w:rPr>
          <w:rtl/>
        </w:rPr>
      </w:pPr>
      <w:r>
        <w:rPr>
          <w:rtl/>
        </w:rPr>
        <w:t>ה</w:t>
      </w:r>
      <w:r>
        <w:rPr>
          <w:rFonts w:hint="cs"/>
          <w:rtl/>
        </w:rPr>
        <w:t xml:space="preserve">מתנחלת הצעירה </w:t>
      </w:r>
      <w:r w:rsidR="004627AB" w:rsidRPr="00CD067C">
        <w:rPr>
          <w:rFonts w:hint="cs"/>
          <w:rtl/>
        </w:rPr>
        <w:t>בעלת טיפוף</w:t>
      </w:r>
      <w:r w:rsidR="001159C2">
        <w:rPr>
          <w:rFonts w:hint="cs"/>
          <w:rtl/>
        </w:rPr>
        <w:t>-</w:t>
      </w:r>
      <w:r w:rsidR="004627AB" w:rsidRPr="00CD067C">
        <w:rPr>
          <w:rFonts w:hint="cs"/>
          <w:rtl/>
        </w:rPr>
        <w:t>הצעדים הקופצני</w:t>
      </w:r>
      <w:r w:rsidR="00FC6AB5">
        <w:rPr>
          <w:rFonts w:hint="cs"/>
          <w:rtl/>
        </w:rPr>
        <w:t xml:space="preserve"> החוותה דעה </w:t>
      </w:r>
      <w:r>
        <w:rPr>
          <w:rFonts w:hint="cs"/>
          <w:rtl/>
        </w:rPr>
        <w:t>מוצקה ואובייטיב</w:t>
      </w:r>
      <w:r w:rsidR="00FC6AB5">
        <w:rPr>
          <w:rFonts w:hint="cs"/>
          <w:rtl/>
        </w:rPr>
        <w:t>ית:</w:t>
      </w:r>
      <w:r w:rsidR="004627AB" w:rsidRPr="00CD067C">
        <w:rPr>
          <w:rtl/>
        </w:rPr>
        <w:t xml:space="preserve"> "טפו עליך, איזה מן יהודי אתה, מחלל את קדושת השבת, מחלל את כבוד השם על אדמת קדשו, מעז להראות לילדי</w:t>
      </w:r>
      <w:r w:rsidR="002508DB">
        <w:rPr>
          <w:rFonts w:hint="cs"/>
          <w:rtl/>
        </w:rPr>
        <w:t>י</w:t>
      </w:r>
      <w:r w:rsidR="004627AB" w:rsidRPr="00CD067C">
        <w:rPr>
          <w:rtl/>
        </w:rPr>
        <w:t xml:space="preserve"> הרכים והזכים חיים מופקרים של עמלק."</w:t>
      </w:r>
    </w:p>
    <w:p w14:paraId="6630863E" w14:textId="77777777" w:rsidR="004627AB" w:rsidRPr="00CD067C" w:rsidRDefault="004627AB" w:rsidP="00250000">
      <w:pPr>
        <w:rPr>
          <w:rtl/>
        </w:rPr>
      </w:pPr>
      <w:r w:rsidRPr="00CD067C">
        <w:rPr>
          <w:rFonts w:hint="cs"/>
          <w:rtl/>
        </w:rPr>
        <w:t xml:space="preserve">רק גידי העז לדבר. </w:t>
      </w:r>
      <w:r w:rsidRPr="00CD067C">
        <w:rPr>
          <w:rtl/>
        </w:rPr>
        <w:t>"מה קורה פה?</w:t>
      </w:r>
      <w:r w:rsidRPr="00CD067C">
        <w:rPr>
          <w:rFonts w:hint="cs"/>
          <w:rtl/>
        </w:rPr>
        <w:t xml:space="preserve"> </w:t>
      </w:r>
      <w:r w:rsidR="00FC6AB5">
        <w:rPr>
          <w:rFonts w:hint="cs"/>
          <w:rtl/>
        </w:rPr>
        <w:t xml:space="preserve">זה </w:t>
      </w:r>
      <w:r w:rsidRPr="00CD067C">
        <w:rPr>
          <w:rtl/>
        </w:rPr>
        <w:t>לא מספיק לכם כל מה שעושים לכם? לא מספיק לך? מכשפה, לא מספיק לך?" הוא הוציא טישו מכיס החרמונית וניגב את הלחי של אלכס.</w:t>
      </w:r>
    </w:p>
    <w:p w14:paraId="6E9AE611" w14:textId="77777777" w:rsidR="004627AB" w:rsidRPr="00CD067C" w:rsidRDefault="004627AB" w:rsidP="00A45859">
      <w:pPr>
        <w:rPr>
          <w:rtl/>
        </w:rPr>
      </w:pPr>
      <w:r w:rsidRPr="00CD067C">
        <w:rPr>
          <w:rtl/>
        </w:rPr>
        <w:t>"אבל איך את יכולה להיות בטוחה?" אלכס</w:t>
      </w:r>
      <w:r w:rsidR="00A45859">
        <w:rPr>
          <w:rFonts w:hint="cs"/>
          <w:rtl/>
        </w:rPr>
        <w:t xml:space="preserve"> הפציר</w:t>
      </w:r>
      <w:r w:rsidR="00EC1C7D">
        <w:rPr>
          <w:rFonts w:hint="cs"/>
          <w:rtl/>
        </w:rPr>
        <w:t xml:space="preserve"> בה</w:t>
      </w:r>
      <w:r w:rsidRPr="00CD067C">
        <w:rPr>
          <w:rtl/>
        </w:rPr>
        <w:t>, "איך את יכולה להיות בטוחה?"</w:t>
      </w:r>
    </w:p>
    <w:p w14:paraId="47790972" w14:textId="77777777" w:rsidR="004627AB" w:rsidRPr="00CD067C" w:rsidRDefault="004627AB" w:rsidP="00250000">
      <w:pPr>
        <w:rPr>
          <w:rtl/>
        </w:rPr>
      </w:pPr>
      <w:r w:rsidRPr="00CD067C">
        <w:rPr>
          <w:rtl/>
        </w:rPr>
        <w:t>"ישמור אותך השם, גם אתה יהודי," היא מיהרה להרחיק ממנו את משפחתה, פן יקלקל להם את הקידו</w:t>
      </w:r>
      <w:r w:rsidR="00EC1C7D">
        <w:rPr>
          <w:rtl/>
        </w:rPr>
        <w:t xml:space="preserve">ש ואת </w:t>
      </w:r>
      <w:r w:rsidR="00EC1C7D">
        <w:rPr>
          <w:rFonts w:hint="cs"/>
          <w:rtl/>
        </w:rPr>
        <w:t>הברכה על החלה</w:t>
      </w:r>
      <w:r w:rsidRPr="00CD067C">
        <w:rPr>
          <w:rtl/>
        </w:rPr>
        <w:t>.</w:t>
      </w:r>
    </w:p>
    <w:p w14:paraId="096C2A37" w14:textId="77777777" w:rsidR="004627AB" w:rsidRPr="00CD067C" w:rsidRDefault="004627AB" w:rsidP="00250000">
      <w:pPr>
        <w:rPr>
          <w:rtl/>
        </w:rPr>
      </w:pPr>
      <w:r w:rsidRPr="00CD067C">
        <w:rPr>
          <w:rtl/>
        </w:rPr>
        <w:t>"רחמנה ל</w:t>
      </w:r>
      <w:r w:rsidR="002508DB">
        <w:rPr>
          <w:rFonts w:hint="cs"/>
          <w:rtl/>
        </w:rPr>
        <w:t>י</w:t>
      </w:r>
      <w:r w:rsidR="00EC1C7D">
        <w:rPr>
          <w:rtl/>
        </w:rPr>
        <w:t xml:space="preserve">צלן," </w:t>
      </w:r>
      <w:r w:rsidRPr="00CD067C">
        <w:rPr>
          <w:rFonts w:hint="cs"/>
          <w:rtl/>
        </w:rPr>
        <w:t>לילך</w:t>
      </w:r>
      <w:r w:rsidR="00EC1C7D">
        <w:rPr>
          <w:rFonts w:hint="cs"/>
          <w:rtl/>
        </w:rPr>
        <w:t xml:space="preserve"> עזרה</w:t>
      </w:r>
      <w:r w:rsidRPr="00CD067C">
        <w:rPr>
          <w:rtl/>
        </w:rPr>
        <w:t>.</w:t>
      </w:r>
    </w:p>
    <w:p w14:paraId="159C449E" w14:textId="77777777" w:rsidR="004627AB" w:rsidRPr="00CD067C" w:rsidRDefault="004627AB" w:rsidP="00250000">
      <w:pPr>
        <w:rPr>
          <w:rtl/>
        </w:rPr>
      </w:pPr>
      <w:r w:rsidRPr="00CD067C">
        <w:rPr>
          <w:rtl/>
        </w:rPr>
        <w:t>"נכון, מה שאמרת."</w:t>
      </w:r>
    </w:p>
    <w:p w14:paraId="27012390" w14:textId="77777777" w:rsidR="004627AB" w:rsidRPr="00CD067C" w:rsidRDefault="00A45859" w:rsidP="00250000">
      <w:pPr>
        <w:rPr>
          <w:rtl/>
        </w:rPr>
      </w:pPr>
      <w:r>
        <w:rPr>
          <w:rtl/>
        </w:rPr>
        <w:t>"באמת שכחתי שאסור,"</w:t>
      </w:r>
      <w:r w:rsidR="004627AB" w:rsidRPr="00CD067C">
        <w:rPr>
          <w:rtl/>
        </w:rPr>
        <w:t xml:space="preserve"> אלכס</w:t>
      </w:r>
      <w:r w:rsidR="00EC1C7D">
        <w:rPr>
          <w:rFonts w:hint="cs"/>
          <w:rtl/>
        </w:rPr>
        <w:t xml:space="preserve"> אישר</w:t>
      </w:r>
      <w:r w:rsidR="004627AB" w:rsidRPr="00CD067C">
        <w:rPr>
          <w:rtl/>
        </w:rPr>
        <w:t>.</w:t>
      </w:r>
    </w:p>
    <w:p w14:paraId="71BE0DB2" w14:textId="77777777" w:rsidR="004627AB" w:rsidRPr="00CD067C" w:rsidRDefault="004627AB" w:rsidP="00250000">
      <w:pPr>
        <w:rPr>
          <w:rtl/>
        </w:rPr>
      </w:pPr>
      <w:r w:rsidRPr="00CD067C">
        <w:rPr>
          <w:rtl/>
        </w:rPr>
        <w:t>"ואחרי שהוא גמר את הסיגריה, הוא הסתובב עם הקביים והלך לג'יפ. ונסע למחנה."</w:t>
      </w:r>
    </w:p>
    <w:p w14:paraId="23206352" w14:textId="77777777" w:rsidR="004627AB" w:rsidRPr="00CD067C" w:rsidRDefault="004627AB" w:rsidP="00250000">
      <w:pPr>
        <w:rPr>
          <w:rtl/>
        </w:rPr>
      </w:pPr>
      <w:r w:rsidRPr="00CD067C">
        <w:rPr>
          <w:rtl/>
        </w:rPr>
        <w:t>"וזהו?"</w:t>
      </w:r>
    </w:p>
    <w:p w14:paraId="2C8F0BCB" w14:textId="5E6FB119" w:rsidR="004627AB" w:rsidRPr="00CD067C" w:rsidRDefault="00A45859" w:rsidP="00FC6AB5">
      <w:pPr>
        <w:rPr>
          <w:rtl/>
        </w:rPr>
      </w:pPr>
      <w:r>
        <w:rPr>
          <w:rtl/>
        </w:rPr>
        <w:t xml:space="preserve">"הם באו לבקש סליחה </w:t>
      </w:r>
      <w:r w:rsidR="00EE553A">
        <w:rPr>
          <w:rtl/>
        </w:rPr>
        <w:t>אחר כך</w:t>
      </w:r>
      <w:r>
        <w:rPr>
          <w:rtl/>
        </w:rPr>
        <w:t xml:space="preserve">," </w:t>
      </w:r>
      <w:r>
        <w:rPr>
          <w:rFonts w:hint="cs"/>
          <w:rtl/>
        </w:rPr>
        <w:t>דודו אמר</w:t>
      </w:r>
      <w:r w:rsidR="004627AB" w:rsidRPr="00CD067C">
        <w:rPr>
          <w:rtl/>
        </w:rPr>
        <w:t xml:space="preserve">. "בא בחור בן עשרים, אני לא הסכמתי לראות אותו. בן עשרים, שני ילדים תלויים לו מהשטריימל ועוד שניים מהקפוטה, מפזז דבקה או פולקה או את </w:t>
      </w:r>
      <w:r w:rsidR="00FC6AB5">
        <w:rPr>
          <w:rFonts w:hint="cs"/>
          <w:rtl/>
        </w:rPr>
        <w:t>ה</w:t>
      </w:r>
      <w:r w:rsidR="004627AB" w:rsidRPr="00CD067C">
        <w:rPr>
          <w:rtl/>
        </w:rPr>
        <w:t>ריקוד גשם שלו על גבעת טרשים כבושה."</w:t>
      </w:r>
    </w:p>
    <w:p w14:paraId="06C43DC5" w14:textId="77777777" w:rsidR="004627AB" w:rsidRPr="00CD067C" w:rsidRDefault="004627AB" w:rsidP="00EC1C7D">
      <w:pPr>
        <w:rPr>
          <w:rtl/>
        </w:rPr>
      </w:pPr>
      <w:r w:rsidRPr="00CD067C">
        <w:rPr>
          <w:rtl/>
        </w:rPr>
        <w:t>"הם לא לבשו שטריימל," אלכס</w:t>
      </w:r>
      <w:r w:rsidR="00EC1C7D">
        <w:rPr>
          <w:rFonts w:hint="cs"/>
          <w:rtl/>
        </w:rPr>
        <w:t xml:space="preserve"> תיקן</w:t>
      </w:r>
      <w:r w:rsidRPr="00CD067C">
        <w:rPr>
          <w:rtl/>
        </w:rPr>
        <w:t>. "אתה לא יודע מה זה בכלל."</w:t>
      </w:r>
    </w:p>
    <w:p w14:paraId="31826BEF" w14:textId="77777777" w:rsidR="004627AB" w:rsidRPr="00CD067C" w:rsidRDefault="004627AB" w:rsidP="00250000">
      <w:pPr>
        <w:rPr>
          <w:rtl/>
        </w:rPr>
      </w:pPr>
      <w:r w:rsidRPr="00CD067C">
        <w:rPr>
          <w:rFonts w:hint="cs"/>
          <w:rtl/>
        </w:rPr>
        <w:t>"ומאז לאלכס נמאס מהצבא והוא תקוע בתפקיד."</w:t>
      </w:r>
    </w:p>
    <w:p w14:paraId="73738098" w14:textId="77777777" w:rsidR="004627AB" w:rsidRPr="00CD067C" w:rsidRDefault="004627AB" w:rsidP="00250000">
      <w:pPr>
        <w:rPr>
          <w:rtl/>
        </w:rPr>
      </w:pPr>
      <w:r w:rsidRPr="00CD067C">
        <w:rPr>
          <w:rFonts w:hint="cs"/>
          <w:rtl/>
        </w:rPr>
        <w:t>"לא, זה לא קשור," אמר אלכס. "זה בגלל שאין לי בגרות שלמה."</w:t>
      </w:r>
    </w:p>
    <w:p w14:paraId="31194014" w14:textId="77777777" w:rsidR="004627AB" w:rsidRPr="00CD067C" w:rsidRDefault="004627AB" w:rsidP="00250000">
      <w:pPr>
        <w:rPr>
          <w:rtl/>
        </w:rPr>
      </w:pPr>
      <w:r w:rsidRPr="00CD067C">
        <w:rPr>
          <w:rFonts w:hint="cs"/>
          <w:rtl/>
        </w:rPr>
        <w:t>"מה הבעיה בדיוק?" לילך שאלה.</w:t>
      </w:r>
      <w:r w:rsidR="00FC6AB5">
        <w:rPr>
          <w:rFonts w:hint="cs"/>
          <w:rtl/>
        </w:rPr>
        <w:t xml:space="preserve"> "אתה באמת רוצה להשלים?"</w:t>
      </w:r>
    </w:p>
    <w:p w14:paraId="30BC18A8" w14:textId="1785E02A" w:rsidR="004627AB" w:rsidRDefault="004627AB" w:rsidP="00550771">
      <w:pPr>
        <w:rPr>
          <w:rtl/>
        </w:rPr>
      </w:pPr>
      <w:r w:rsidRPr="00CD067C">
        <w:rPr>
          <w:rFonts w:hint="cs"/>
          <w:rtl/>
        </w:rPr>
        <w:t>"</w:t>
      </w:r>
      <w:r w:rsidR="00550771">
        <w:rPr>
          <w:rFonts w:hint="cs"/>
          <w:rtl/>
        </w:rPr>
        <w:t xml:space="preserve">קשה </w:t>
      </w:r>
      <w:r w:rsidR="00EC1C7D">
        <w:rPr>
          <w:rFonts w:hint="cs"/>
          <w:rtl/>
        </w:rPr>
        <w:t xml:space="preserve">ממש </w:t>
      </w:r>
      <w:r w:rsidR="00550771">
        <w:rPr>
          <w:rFonts w:hint="cs"/>
          <w:rtl/>
        </w:rPr>
        <w:t>לרצות אחרי שנכשלים</w:t>
      </w:r>
      <w:r w:rsidR="00FC6AB5">
        <w:rPr>
          <w:rFonts w:hint="cs"/>
          <w:rtl/>
        </w:rPr>
        <w:t xml:space="preserve"> בתנ"ך</w:t>
      </w:r>
      <w:r w:rsidRPr="00CD067C">
        <w:rPr>
          <w:rFonts w:hint="cs"/>
          <w:rtl/>
        </w:rPr>
        <w:t xml:space="preserve"> כבר פעמיים. ובלשון."</w:t>
      </w:r>
    </w:p>
    <w:p w14:paraId="05F55825" w14:textId="30432F5A" w:rsidR="004F6E32" w:rsidRDefault="004F6E32" w:rsidP="00550771">
      <w:pPr>
        <w:rPr>
          <w:rtl/>
        </w:rPr>
      </w:pPr>
    </w:p>
    <w:p w14:paraId="1C7C541B" w14:textId="68B3636D" w:rsidR="004F6E32" w:rsidRDefault="004F6E32" w:rsidP="00550771">
      <w:pPr>
        <w:rPr>
          <w:rtl/>
        </w:rPr>
      </w:pPr>
    </w:p>
    <w:p w14:paraId="44FA41B6" w14:textId="263FDC2F" w:rsidR="004F6E32" w:rsidRDefault="004F6E32" w:rsidP="00550771">
      <w:pPr>
        <w:rPr>
          <w:rtl/>
        </w:rPr>
      </w:pPr>
      <w:r>
        <w:rPr>
          <w:rFonts w:hint="cs"/>
          <w:rtl/>
        </w:rPr>
        <w:lastRenderedPageBreak/>
        <w:t>אלכס אהב כשהיה חוזר ללילך, היא היתה רוקדת לפניו, היה לה שיער ארוך ופרוע כשהיתה מפרקת את קוקו החיילת שלה, היא לבשה טייטס שחור ונשארת בחזיה, ורוקדת לו בחדר שלה, לפני שהוא היה תופס אותה. היא אהבה שהוא הביט בה, כולו נפעם, והיא עוד יותר אהבה כשהוא לא הביט בה, הוא הביט לחלון (היא לא ידעה שהוא הביט בהשתקפות שלה בחלון, היא חשבה שהיא לבד לגמרי, רוקדת לעצמה באין רואה), כך היא אהבה להתנועע לפני האיש שלה לפני שהתמסרה לו.</w:t>
      </w:r>
    </w:p>
    <w:p w14:paraId="53DF4E55" w14:textId="38CCE9DF" w:rsidR="003F76D6" w:rsidRDefault="003F76D6" w:rsidP="00550771">
      <w:pPr>
        <w:rPr>
          <w:rtl/>
        </w:rPr>
      </w:pPr>
    </w:p>
    <w:p w14:paraId="2834E56F" w14:textId="2AA1E984" w:rsidR="003F76D6" w:rsidRDefault="007E6396" w:rsidP="007E6396">
      <w:pPr>
        <w:pStyle w:val="Heading3"/>
        <w:rPr>
          <w:rtl/>
        </w:rPr>
      </w:pPr>
      <w:r w:rsidRPr="007E6396">
        <w:rPr>
          <w:rtl/>
        </w:rPr>
        <w:t>אלכס מדבר על עצמו כחייל</w:t>
      </w:r>
    </w:p>
    <w:p w14:paraId="4ECC4CE7" w14:textId="5EE0559A" w:rsidR="003F76D6" w:rsidRDefault="003F76D6" w:rsidP="00550771">
      <w:pPr>
        <w:rPr>
          <w:rFonts w:cs="Times New Roman"/>
          <w:rtl/>
        </w:rPr>
      </w:pPr>
      <w:r w:rsidRPr="003F76D6">
        <w:rPr>
          <w:rFonts w:cs="Times New Roman"/>
          <w:rtl/>
        </w:rPr>
        <w:t xml:space="preserve">חייל הוא לא </w:t>
      </w:r>
      <w:r w:rsidRPr="003F76D6">
        <w:t>visionary</w:t>
      </w:r>
      <w:r w:rsidRPr="003F76D6">
        <w:rPr>
          <w:rFonts w:cs="Times New Roman"/>
          <w:rtl/>
        </w:rPr>
        <w:t xml:space="preserve">, אני לא </w:t>
      </w:r>
      <w:r w:rsidRPr="003F76D6">
        <w:t>visionary</w:t>
      </w:r>
      <w:r w:rsidRPr="003F76D6">
        <w:rPr>
          <w:rFonts w:cs="Times New Roman"/>
          <w:rtl/>
        </w:rPr>
        <w:t xml:space="preserve">. אדם שהוא </w:t>
      </w:r>
      <w:r w:rsidRPr="003F76D6">
        <w:t>visionary</w:t>
      </w:r>
      <w:r w:rsidRPr="003F76D6">
        <w:rPr>
          <w:rFonts w:cs="Times New Roman"/>
          <w:rtl/>
        </w:rPr>
        <w:t xml:space="preserve"> מסתכל על ההרים וכל מה שהוא רואה זה את המסילה שתעבור בעמק, אחרי שהמלחמות יגמרו, ותסיע אנשים למחוז חפצם. אני מסתכל על ההרים ומחפש רק את הכפר היחיד, את הבית היחיד שמסתתר בינות לסלעי הכפר, את האדם האחד שאם ארביץ לו חזק מספיק אצליח להגיע כמה שיותר מהר לסודות שלהם. ואז כל מה שחשוב לי זאת הזוית המדוייקת של האגרוף, הרגע הנכון ללחוץ על ההדק. מה נתיב הבריחה שהוא עלול לקחת, מה נתיב ההימלטות שאוכל להשתמש בו עבור הכוחות שלי. מרגע לרגע, בלי לחשוב בכלל מה יהיה בסוף. זה לא התפקיד שלי.</w:t>
      </w:r>
    </w:p>
    <w:p w14:paraId="5F40E017" w14:textId="56E1C8D1" w:rsidR="009B2E53" w:rsidRDefault="009B2E53" w:rsidP="00550771">
      <w:pPr>
        <w:rPr>
          <w:rtl/>
        </w:rPr>
      </w:pPr>
    </w:p>
    <w:p w14:paraId="2EE1DA6F" w14:textId="1448E82A" w:rsidR="009B2E53" w:rsidRDefault="009B2E53" w:rsidP="00550771">
      <w:pPr>
        <w:rPr>
          <w:rtl/>
        </w:rPr>
      </w:pPr>
      <w:r>
        <w:rPr>
          <w:rFonts w:hint="cs"/>
          <w:rtl/>
        </w:rPr>
        <w:t xml:space="preserve">[מתוך </w:t>
      </w:r>
      <w:hyperlink r:id="rId35" w:history="1">
        <w:r w:rsidRPr="00C445BA">
          <w:rPr>
            <w:rStyle w:val="Hyperlink"/>
            <w:rFonts w:hint="cs"/>
            <w:rtl/>
          </w:rPr>
          <w:t>סקירה על ספר</w:t>
        </w:r>
      </w:hyperlink>
      <w:r>
        <w:rPr>
          <w:rFonts w:hint="cs"/>
          <w:rtl/>
        </w:rPr>
        <w:t>:</w:t>
      </w:r>
    </w:p>
    <w:p w14:paraId="4C69CDD3" w14:textId="5C58FEA4" w:rsidR="009B2E53" w:rsidRDefault="009B2E53" w:rsidP="00550771">
      <w:pPr>
        <w:rPr>
          <w:rtl/>
        </w:rPr>
      </w:pPr>
      <w:r w:rsidRPr="009B2E53">
        <w:rPr>
          <w:rFonts w:cs="Times New Roman"/>
          <w:rtl/>
        </w:rPr>
        <w:t>רק תוך כדי קריאה בספר הבנתי שלגיבוריה של הספרות העברית ברובה (לפחות זו מהזן הקאנוני, מיוסף חיים ברנר ועד עמוס עוז) אין כמעט גוף. לעתים קרובות הם מדברים, מתחבטים, חושבים, מרגישים, וחושבים שהם מרגישים, אבל בדרך כלל הם מתוארים כישויות ערטילאיות, התגלמותן של אידיאות מופשטות. גם תיאורים מזדמנים של חוויות גופניות וחושיות מתווכים וממוסכים דרך מסננים של שפה מטפורית (למשל, יותר חיילים ספרותיים מתחבטים בשאלות מוסריות ובדרמות סנטימנטליות מאשר בפצעי הליכה, שפשפת נוראה וריחות הגוף שהשירות הצבאי — חוויה עזה שנחקקת בגוף לכל החיים — מספק).</w:t>
      </w:r>
    </w:p>
    <w:p w14:paraId="26D4A7BE" w14:textId="4733F4A5" w:rsidR="009B2E53" w:rsidRDefault="009B2E53" w:rsidP="00550771">
      <w:pPr>
        <w:rPr>
          <w:rtl/>
        </w:rPr>
      </w:pPr>
      <w:r>
        <w:rPr>
          <w:rFonts w:hint="cs"/>
          <w:rtl/>
        </w:rPr>
        <w:t>]</w:t>
      </w:r>
    </w:p>
    <w:p w14:paraId="0832560A" w14:textId="742B35D8" w:rsidR="009B2E53" w:rsidRDefault="009B2E53" w:rsidP="00550771">
      <w:pPr>
        <w:rPr>
          <w:rtl/>
        </w:rPr>
      </w:pPr>
      <w:r>
        <w:rPr>
          <w:rFonts w:hint="cs"/>
          <w:rtl/>
        </w:rPr>
        <w:t>ובעקבות זה, שואלים את אלכס:למה אתה לא קורא ספרים על חיילים? / האם אתה קורא ספרים על חיי הצבא? והוא עונה משהו כנ"ל מהסגנון הנ"ל.</w:t>
      </w:r>
    </w:p>
    <w:p w14:paraId="38BDA358" w14:textId="5E3034D1" w:rsidR="00593720" w:rsidRDefault="00593720" w:rsidP="00550771">
      <w:pPr>
        <w:rPr>
          <w:rtl/>
        </w:rPr>
      </w:pPr>
    </w:p>
    <w:p w14:paraId="7A672B8F" w14:textId="085FD1DE" w:rsidR="00593720" w:rsidRDefault="00593720" w:rsidP="00593720">
      <w:pPr>
        <w:pStyle w:val="Heading3"/>
        <w:rPr>
          <w:rtl/>
        </w:rPr>
      </w:pPr>
      <w:r>
        <w:rPr>
          <w:rFonts w:hint="cs"/>
          <w:rtl/>
        </w:rPr>
        <w:t>הפחד</w:t>
      </w:r>
    </w:p>
    <w:p w14:paraId="5F02D5D6" w14:textId="496F2EC9" w:rsidR="00593720" w:rsidRDefault="00593720" w:rsidP="00593720">
      <w:pPr>
        <w:rPr>
          <w:rtl/>
        </w:rPr>
      </w:pPr>
      <w:r>
        <w:rPr>
          <w:rFonts w:hint="cs"/>
          <w:rtl/>
        </w:rPr>
        <w:t>יש את העניין שאלכס לא ברח מ</w:t>
      </w:r>
      <w:r w:rsidR="00514B0E">
        <w:rPr>
          <w:rFonts w:hint="cs"/>
          <w:rtl/>
        </w:rPr>
        <w:t>פני</w:t>
      </w:r>
      <w:r>
        <w:rPr>
          <w:rFonts w:hint="cs"/>
          <w:rtl/>
        </w:rPr>
        <w:t xml:space="preserve">ו, </w:t>
      </w:r>
      <w:r w:rsidR="00514B0E">
        <w:rPr>
          <w:rFonts w:hint="cs"/>
          <w:rtl/>
        </w:rPr>
        <w:t>לא הסתתר ממנו, רק התבוסס בתוכו ונצרב ממנו, וזה הפחד. אין זה פחד מפני מה שלא תצליח לעשות, מהלקרוע את גופך, מהלהפוך לעיסה דמית את רגליך, מהסלעים, מהחול, מהקפיצה והצרחה, מהציוד שאתה סוחב על גבך לאורך עשרות קילומטרים.</w:t>
      </w:r>
    </w:p>
    <w:p w14:paraId="4962BD05" w14:textId="602C9B85" w:rsidR="00514B0E" w:rsidRDefault="00514B0E" w:rsidP="00593720">
      <w:pPr>
        <w:rPr>
          <w:rtl/>
        </w:rPr>
      </w:pPr>
      <w:r>
        <w:rPr>
          <w:rFonts w:hint="cs"/>
          <w:rtl/>
        </w:rPr>
        <w:t xml:space="preserve">זה פחד ממה שעומד לקרות לך ואתה לא יודע מה זה יהיה, פחד ממה שאתה הולך לעשות. כי זה אנשים שאתה לא מכיר והם שונאים אותך </w:t>
      </w:r>
      <w:r>
        <w:rPr>
          <w:rtl/>
        </w:rPr>
        <w:t>–</w:t>
      </w:r>
      <w:r>
        <w:rPr>
          <w:rFonts w:hint="cs"/>
          <w:rtl/>
        </w:rPr>
        <w:t xml:space="preserve"> זאת המלחמה, זה המאבק, הם שונאים את קיומך הם רוצים בהשמדתך, הילד הזה עם הנעל הקרועה שרץ אחריך והוא כל-כך קרוב שאתה רואה את הדיסקולורציה הקלה על לחיו, זה ריח חריף של שום מיטגן תוך כדי כך שאתה --</w:t>
      </w:r>
      <w:r>
        <w:rPr>
          <w:rFonts w:hint="cs"/>
          <w:rtl/>
        </w:rPr>
        <w:lastRenderedPageBreak/>
        <w:t>- [תופס מישהו ברחוב], ואלכס עשה כל מה שאפשר בשביל להכיר את הפחד, להבין ולהתיידד איתו, לבטל. הוא היה המצטיין בקורס מ"כים בשביל להבין ולהתקרב אבל הוא לא הבין ולא התקרב. הוא עשה כל מה שאמרו לו, הוא אמר לאחרים רבים מה לעשות, והוא עדיין פחד.</w:t>
      </w:r>
    </w:p>
    <w:p w14:paraId="2A57379A" w14:textId="7FFE2676" w:rsidR="00514B0E" w:rsidRDefault="00514B0E" w:rsidP="00593720">
      <w:pPr>
        <w:rPr>
          <w:rtl/>
        </w:rPr>
      </w:pPr>
      <w:r>
        <w:rPr>
          <w:rFonts w:hint="cs"/>
          <w:rtl/>
        </w:rPr>
        <w:t>הוא נאבק מאבק הירואי והצליח והגיע לקורס קצינים, כי היה משוכנע שלכ הווייתו תלויה בזה, בהבנה שיש רק למי שעושה את זה ואת זה ואת זה והוא רצה להבין.</w:t>
      </w:r>
    </w:p>
    <w:p w14:paraId="541674E7" w14:textId="0FEABE9B" w:rsidR="00514B0E" w:rsidRDefault="00842844" w:rsidP="00593720">
      <w:pPr>
        <w:rPr>
          <w:rtl/>
        </w:rPr>
      </w:pPr>
      <w:r>
        <w:rPr>
          <w:rFonts w:hint="cs"/>
          <w:rtl/>
        </w:rPr>
        <w:t>כבר בטירונות או משהו כזה הוא דיבר ארוכות עם החובש הקרבי שלהם, שהיה אדם שעשה קורס שאלכס לעולם לא יעשה, הוא לא התקבל לזה. אלכס היה בטוח שלו יעשה כל קורס אפשרי הוא יבין, ובאין כל קורס אפשרי דיבר ותחקר. החובש סיפר על חבישות, הוא סיפר מתי מותר ומתי אסור לו לפתוח וריד ומה יש לו בתיק. אבל</w:t>
      </w:r>
      <w:r w:rsidR="00A60307">
        <w:rPr>
          <w:rFonts w:hint="cs"/>
          <w:rtl/>
        </w:rPr>
        <w:t xml:space="preserve"> אחד הדברים שנשארו עם אלכס היה ה</w:t>
      </w:r>
      <w:r w:rsidR="00A60307">
        <w:rPr>
          <w:rFonts w:hint="cs"/>
        </w:rPr>
        <w:t>PTSD</w:t>
      </w:r>
      <w:r w:rsidR="00A60307">
        <w:rPr>
          <w:rFonts w:hint="cs"/>
          <w:rtl/>
        </w:rPr>
        <w:t xml:space="preserve"> </w:t>
      </w:r>
      <w:r w:rsidR="00A60307">
        <w:rPr>
          <w:rtl/>
        </w:rPr>
        <w:t>–</w:t>
      </w:r>
      <w:r w:rsidR="00A60307">
        <w:rPr>
          <w:rFonts w:hint="cs"/>
          <w:rtl/>
        </w:rPr>
        <w:t xml:space="preserve"> בשביל למנוע </w:t>
      </w:r>
      <w:r w:rsidR="00A60307">
        <w:rPr>
          <w:rFonts w:hint="cs"/>
        </w:rPr>
        <w:t>PTSD</w:t>
      </w:r>
      <w:r w:rsidR="00A60307">
        <w:rPr>
          <w:rFonts w:hint="cs"/>
          <w:rtl/>
        </w:rPr>
        <w:t xml:space="preserve"> צריך לגעת לחייל בכתף, או ליתר דיוק להניח את ידך בכבדות על כתפו של החייל ולשאול אותו שאלה שתחבר אותו למציאות כמו איזה יום היום או </w:t>
      </w:r>
      <w:r w:rsidR="00C26870">
        <w:rPr>
          <w:rFonts w:hint="cs"/>
          <w:rtl/>
        </w:rPr>
        <w:t>כדומה. ה</w:t>
      </w:r>
      <w:r w:rsidR="00C26870">
        <w:rPr>
          <w:rFonts w:hint="cs"/>
        </w:rPr>
        <w:t>PTSD</w:t>
      </w:r>
      <w:r w:rsidR="00C26870">
        <w:rPr>
          <w:rFonts w:hint="cs"/>
          <w:rtl/>
        </w:rPr>
        <w:t xml:space="preserve"> נובע מכך שברגע המכריע החייל נמצא רוחק מעצמו ונוצר </w:t>
      </w:r>
      <w:r w:rsidR="00C26870">
        <w:t>dissociation</w:t>
      </w:r>
      <w:r w:rsidR="00C26870">
        <w:rPr>
          <w:rFonts w:hint="cs"/>
          <w:rtl/>
        </w:rPr>
        <w:t xml:space="preserve"> חזק ומפחיד. צריך להתכנס בחזרה בעצמך, בסיבי שריריך ובסיבי הזמן הנוכחי מאחורי עיניך, להביט על הכל ולדעת שלמרות הכל אתה קיים. דברים עוצמתיים קורים ואף ניתכים על ראשך, ממיסים את עורך ובועטים בתאי גופך ולמרות זאת אתה עדיין קיים וכך תמשיך עד לרגע שבו תחדל להתקיים.</w:t>
      </w:r>
    </w:p>
    <w:p w14:paraId="3B9EFFD9" w14:textId="284DFFBC" w:rsidR="00C26870" w:rsidRDefault="00C26870" w:rsidP="00593720">
      <w:pPr>
        <w:rPr>
          <w:rtl/>
        </w:rPr>
      </w:pPr>
      <w:r>
        <w:rPr>
          <w:rFonts w:hint="cs"/>
          <w:rtl/>
        </w:rPr>
        <w:t xml:space="preserve">זה רק יד כבדה על הכתף. </w:t>
      </w:r>
    </w:p>
    <w:p w14:paraId="5358A6BD" w14:textId="2E211AE0" w:rsidR="00C26870" w:rsidRDefault="00C26870" w:rsidP="00593720">
      <w:pPr>
        <w:rPr>
          <w:rtl/>
        </w:rPr>
      </w:pPr>
      <w:r>
        <w:rPr>
          <w:rFonts w:hint="cs"/>
          <w:rtl/>
        </w:rPr>
        <w:t xml:space="preserve">וכך אלכס היה מדמיין לעצמו כשהפחד היה משתלט </w:t>
      </w:r>
      <w:r>
        <w:rPr>
          <w:rtl/>
        </w:rPr>
        <w:t>–</w:t>
      </w:r>
      <w:r>
        <w:rPr>
          <w:rFonts w:hint="cs"/>
          <w:rtl/>
        </w:rPr>
        <w:t xml:space="preserve"> יד על כתפו. יד כבדה, לעוזר המאמן הוא לא הרשה להתקרב אליו, זאת היתה ידו של ארקדי. והוא אמר לארקדי </w:t>
      </w:r>
      <w:r>
        <w:rPr>
          <w:rtl/>
        </w:rPr>
        <w:t>–</w:t>
      </w:r>
      <w:r>
        <w:rPr>
          <w:rFonts w:hint="cs"/>
          <w:rtl/>
        </w:rPr>
        <w:t xml:space="preserve"> היום יום רביעי והשעה תשע שלושים ושש בערב, ואז הוא פנה בסמטה הבאה.</w:t>
      </w:r>
    </w:p>
    <w:p w14:paraId="4710BC65" w14:textId="4E5980D5" w:rsidR="00C26870" w:rsidRDefault="00C26870" w:rsidP="00593720">
      <w:pPr>
        <w:rPr>
          <w:rtl/>
        </w:rPr>
      </w:pPr>
      <w:r>
        <w:rPr>
          <w:rFonts w:hint="cs"/>
          <w:rtl/>
        </w:rPr>
        <w:t xml:space="preserve">זמן רב הוא האשים את עצמו בפחד </w:t>
      </w:r>
      <w:r>
        <w:rPr>
          <w:rtl/>
        </w:rPr>
        <w:t>–</w:t>
      </w:r>
      <w:r>
        <w:rPr>
          <w:rFonts w:hint="cs"/>
          <w:rtl/>
        </w:rPr>
        <w:t xml:space="preserve"> לו רק לא היה עוזב את הארץ בכזאת בהילות לפני הגיוס, לו היה נשאר ומתגורר ורואה חדשות וקורא עיתונים ומדבר עם ישראלים אחרים ומתווכח על זכויותינו ועל אידאולוגיה ועל ארץ אבותינו, הוא היה פחות מפחד, הוא היה לכל הפחות מבין הרבה יותר, מבין דברים שבאיים הקריביים פשוט לא ניתן להבין. מרטיניק, הוא אמר לעצמו כשכיון את קנה הרובה אל גבר מקריח שהקסקט נשר מפדחתו בעוד שני חברים אחרים עורכים חיפוש בתוך החנות ומאחורי שקי דבלים</w:t>
      </w:r>
      <w:r w:rsidR="00D261D8">
        <w:rPr>
          <w:rFonts w:hint="cs"/>
          <w:rtl/>
        </w:rPr>
        <w:t xml:space="preserve"> ו--?, חזהו עולה ויורד וארקדי מניח על כתפו יד כבדה מאד, הוא כמעט כורע תחת היד היא כמעט קורעת את הכתף שלו אבל לפעמים הפחד כה חזק שאחרת הוא לא מרגיש בה, היום יום ראשון, השעה ארבע חמישים ושתיים אחר הצהריים, זה הזמן, זה המקום, זה הריח. 'אל תזוז,' אלכס אומר לו בטון מאיים כלי להשתדל בכלל עם המבטא </w:t>
      </w:r>
      <w:r w:rsidR="00D261D8">
        <w:rPr>
          <w:rtl/>
        </w:rPr>
        <w:t>–</w:t>
      </w:r>
      <w:r w:rsidR="00D261D8">
        <w:rPr>
          <w:rFonts w:hint="cs"/>
          <w:rtl/>
        </w:rPr>
        <w:t xml:space="preserve"> להיפך, הוא מכניס שם מבטא ישראלי כמה שיותר, 'אל תזוז.'</w:t>
      </w:r>
    </w:p>
    <w:p w14:paraId="4506B14E" w14:textId="2CCCCBDD" w:rsidR="00593720" w:rsidRDefault="00593720" w:rsidP="00593720">
      <w:pPr>
        <w:rPr>
          <w:rtl/>
        </w:rPr>
      </w:pPr>
    </w:p>
    <w:p w14:paraId="47B59E8C" w14:textId="77777777" w:rsidR="00593720" w:rsidRPr="00593720" w:rsidRDefault="00593720" w:rsidP="00593720">
      <w:pPr>
        <w:rPr>
          <w:rtl/>
        </w:rPr>
      </w:pPr>
    </w:p>
    <w:p w14:paraId="3B0AB342" w14:textId="77777777" w:rsidR="00D519A5" w:rsidRDefault="00D519A5" w:rsidP="00550771">
      <w:pPr>
        <w:rPr>
          <w:rtl/>
        </w:rPr>
      </w:pPr>
    </w:p>
    <w:p w14:paraId="248BB6BB" w14:textId="77777777" w:rsidR="00D519A5" w:rsidRPr="0044357B" w:rsidRDefault="00D519A5" w:rsidP="00322FD3">
      <w:pPr>
        <w:pStyle w:val="Heading2"/>
        <w:rPr>
          <w:rtl/>
        </w:rPr>
      </w:pPr>
      <w:r>
        <w:rPr>
          <w:rFonts w:hint="cs"/>
          <w:rtl/>
        </w:rPr>
        <w:t>בעל מסור</w:t>
      </w:r>
    </w:p>
    <w:p w14:paraId="1EEDEFEA" w14:textId="5BAC2409" w:rsidR="00D519A5" w:rsidRPr="00CD067C" w:rsidRDefault="00D519A5" w:rsidP="00D519A5">
      <w:pPr>
        <w:rPr>
          <w:rtl/>
        </w:rPr>
      </w:pPr>
      <w:r w:rsidRPr="00CD067C">
        <w:rPr>
          <w:rFonts w:hint="cs"/>
          <w:rtl/>
        </w:rPr>
        <w:t>בשבת ה</w:t>
      </w:r>
      <w:r w:rsidR="00FE2992">
        <w:rPr>
          <w:rFonts w:hint="cs"/>
          <w:rtl/>
        </w:rPr>
        <w:t>חופשי</w:t>
      </w:r>
      <w:r w:rsidRPr="00CD067C">
        <w:rPr>
          <w:rFonts w:hint="cs"/>
          <w:rtl/>
        </w:rPr>
        <w:t>ה היחידה לפני מועד החורף</w:t>
      </w:r>
      <w:r>
        <w:rPr>
          <w:rFonts w:hint="cs"/>
          <w:rtl/>
        </w:rPr>
        <w:t xml:space="preserve"> של בחינות הבגרות</w:t>
      </w:r>
      <w:r w:rsidRPr="00CD067C">
        <w:rPr>
          <w:rFonts w:hint="cs"/>
          <w:rtl/>
        </w:rPr>
        <w:t xml:space="preserve">, </w:t>
      </w:r>
      <w:r w:rsidRPr="00CD067C">
        <w:rPr>
          <w:rtl/>
        </w:rPr>
        <w:t xml:space="preserve">אלכס ביקר </w:t>
      </w:r>
      <w:r>
        <w:rPr>
          <w:rFonts w:hint="cs"/>
          <w:rtl/>
        </w:rPr>
        <w:t>אצל לילך</w:t>
      </w:r>
      <w:r w:rsidRPr="00CD067C">
        <w:rPr>
          <w:rtl/>
        </w:rPr>
        <w:t>.</w:t>
      </w:r>
      <w:r w:rsidRPr="00CD067C">
        <w:rPr>
          <w:rFonts w:hint="cs"/>
          <w:rtl/>
        </w:rPr>
        <w:t xml:space="preserve"> </w:t>
      </w:r>
      <w:r w:rsidRPr="00CD067C">
        <w:rPr>
          <w:rtl/>
        </w:rPr>
        <w:t>הגשם פסק והעלים הגדולים של השיח המטפס על גדר הבית היו רטובים ונוצצים</w:t>
      </w:r>
      <w:r>
        <w:rPr>
          <w:rFonts w:hint="cs"/>
          <w:rtl/>
        </w:rPr>
        <w:t>, כמו גם</w:t>
      </w:r>
      <w:r w:rsidRPr="00CD067C">
        <w:rPr>
          <w:rtl/>
        </w:rPr>
        <w:t xml:space="preserve"> השביל המוביל לבית, מרוצף בלבני </w:t>
      </w:r>
      <w:r>
        <w:rPr>
          <w:rtl/>
        </w:rPr>
        <w:t>צפחה חלקות</w:t>
      </w:r>
      <w:r w:rsidR="00EC1C7D">
        <w:rPr>
          <w:rtl/>
        </w:rPr>
        <w:t xml:space="preserve">. הוא פתח את </w:t>
      </w:r>
      <w:r w:rsidRPr="00CD067C">
        <w:rPr>
          <w:rtl/>
        </w:rPr>
        <w:t xml:space="preserve">שער </w:t>
      </w:r>
      <w:r>
        <w:rPr>
          <w:rFonts w:hint="cs"/>
          <w:rtl/>
        </w:rPr>
        <w:t>ה</w:t>
      </w:r>
      <w:r w:rsidRPr="00CD067C">
        <w:rPr>
          <w:rtl/>
        </w:rPr>
        <w:t xml:space="preserve">כניסה </w:t>
      </w:r>
      <w:r>
        <w:rPr>
          <w:rtl/>
        </w:rPr>
        <w:t xml:space="preserve">וטיפות מעלי </w:t>
      </w:r>
      <w:r w:rsidRPr="00CD067C">
        <w:rPr>
          <w:rtl/>
        </w:rPr>
        <w:t xml:space="preserve">עץ נשרו על </w:t>
      </w:r>
      <w:r w:rsidR="003B2198">
        <w:rPr>
          <w:rtl/>
        </w:rPr>
        <w:t>שערו</w:t>
      </w:r>
      <w:r w:rsidRPr="00CD067C">
        <w:rPr>
          <w:rtl/>
        </w:rPr>
        <w:t>תיו.</w:t>
      </w:r>
    </w:p>
    <w:p w14:paraId="29199E87" w14:textId="64F10645" w:rsidR="00D519A5" w:rsidRDefault="00D519A5" w:rsidP="00D519A5">
      <w:pPr>
        <w:rPr>
          <w:rtl/>
        </w:rPr>
      </w:pPr>
      <w:r w:rsidRPr="00CD067C">
        <w:rPr>
          <w:rtl/>
        </w:rPr>
        <w:t xml:space="preserve">אבא שלה היה </w:t>
      </w:r>
      <w:r>
        <w:rPr>
          <w:rFonts w:hint="cs"/>
          <w:rtl/>
        </w:rPr>
        <w:t xml:space="preserve">תמיד </w:t>
      </w:r>
      <w:r>
        <w:rPr>
          <w:rtl/>
        </w:rPr>
        <w:t xml:space="preserve">אומר לו: "אתה תצליח </w:t>
      </w:r>
      <w:r>
        <w:rPr>
          <w:rFonts w:hint="cs"/>
          <w:rtl/>
        </w:rPr>
        <w:t>בכל</w:t>
      </w:r>
      <w:r w:rsidR="00B90A0B">
        <w:rPr>
          <w:rFonts w:hint="cs"/>
          <w:rtl/>
        </w:rPr>
        <w:t xml:space="preserve"> מה שתנסה</w:t>
      </w:r>
      <w:r w:rsidRPr="00CD067C">
        <w:rPr>
          <w:rtl/>
        </w:rPr>
        <w:t>, הופמן."</w:t>
      </w:r>
    </w:p>
    <w:p w14:paraId="0D8A7829" w14:textId="140333FE" w:rsidR="005A0748" w:rsidRDefault="005A0748" w:rsidP="00D519A5">
      <w:pPr>
        <w:rPr>
          <w:rtl/>
        </w:rPr>
      </w:pPr>
      <w:r>
        <w:rPr>
          <w:rFonts w:hint="cs"/>
          <w:rtl/>
        </w:rPr>
        <w:lastRenderedPageBreak/>
        <w:t>[אולי ההורים של נטע אמרו לו זאת ואז:</w:t>
      </w:r>
    </w:p>
    <w:p w14:paraId="59EE52C4" w14:textId="44799EA8" w:rsidR="005A0748" w:rsidRDefault="005A0748" w:rsidP="00D519A5">
      <w:pPr>
        <w:rPr>
          <w:rtl/>
        </w:rPr>
      </w:pPr>
      <w:r>
        <w:rPr>
          <w:rFonts w:hint="cs"/>
          <w:rtl/>
        </w:rPr>
        <w:t>אבל כשאלכס הלך הוריה אמרו בלשונם האמפתית, המקבלת, היודעת איך לדבר עם נערה שברור שכל מה שיגידו לה היא תעשה את ההיפך, "אני לא אגד שאני לא מבינה את ה-</w:t>
      </w:r>
      <w:r>
        <w:t>appeal</w:t>
      </w:r>
      <w:r>
        <w:rPr>
          <w:rFonts w:hint="cs"/>
          <w:rtl/>
        </w:rPr>
        <w:t>, כי אני מבינה, אבל..."</w:t>
      </w:r>
    </w:p>
    <w:p w14:paraId="08C85978" w14:textId="091CFA2F" w:rsidR="005A0748" w:rsidRPr="00CD067C" w:rsidRDefault="005A0748" w:rsidP="00D519A5">
      <w:pPr>
        <w:rPr>
          <w:rtl/>
        </w:rPr>
      </w:pPr>
      <w:r>
        <w:rPr>
          <w:rFonts w:hint="cs"/>
          <w:rtl/>
        </w:rPr>
        <w:t>]</w:t>
      </w:r>
    </w:p>
    <w:p w14:paraId="56E37590" w14:textId="77777777" w:rsidR="00D519A5" w:rsidRDefault="00D519A5" w:rsidP="00D519A5">
      <w:pPr>
        <w:rPr>
          <w:rtl/>
        </w:rPr>
      </w:pPr>
      <w:r>
        <w:rPr>
          <w:rFonts w:hint="cs"/>
          <w:rtl/>
        </w:rPr>
        <w:t>לילך ש</w:t>
      </w:r>
      <w:r>
        <w:rPr>
          <w:rtl/>
        </w:rPr>
        <w:t>עזרה לו ללמוד לבגרות בלשון</w:t>
      </w:r>
      <w:r>
        <w:rPr>
          <w:rFonts w:hint="cs"/>
          <w:rtl/>
        </w:rPr>
        <w:t>, לא סברה כך.</w:t>
      </w:r>
    </w:p>
    <w:p w14:paraId="6F21EAF4" w14:textId="77777777" w:rsidR="00D519A5" w:rsidRDefault="00D519A5" w:rsidP="00D519A5">
      <w:pPr>
        <w:rPr>
          <w:rtl/>
        </w:rPr>
      </w:pPr>
      <w:r>
        <w:rPr>
          <w:rFonts w:hint="cs"/>
          <w:rtl/>
        </w:rPr>
        <w:t>"אז... גמרת לקרא את הקטע הזה כבר? בוא נתחיל לע</w:t>
      </w:r>
      <w:r w:rsidR="00EC1C7D">
        <w:rPr>
          <w:rFonts w:hint="cs"/>
          <w:rtl/>
        </w:rPr>
        <w:t>נות על השאלות. מדוע היה הדייג</w:t>
      </w:r>
      <w:r>
        <w:rPr>
          <w:rFonts w:hint="cs"/>
          <w:rtl/>
        </w:rPr>
        <w:t xml:space="preserve"> נעצב אל ליבו?"</w:t>
      </w:r>
    </w:p>
    <w:p w14:paraId="033F8416" w14:textId="78C43264" w:rsidR="00D519A5" w:rsidRDefault="00D519A5" w:rsidP="00EC1C7D">
      <w:pPr>
        <w:rPr>
          <w:rtl/>
        </w:rPr>
      </w:pPr>
      <w:r>
        <w:rPr>
          <w:rFonts w:hint="cs"/>
          <w:rtl/>
        </w:rPr>
        <w:t>"כי... נראה לי כי הוא יכול להגן על אישתו</w:t>
      </w:r>
      <w:r w:rsidR="00B90A0B">
        <w:rPr>
          <w:rFonts w:hint="cs"/>
          <w:rtl/>
        </w:rPr>
        <w:t xml:space="preserve"> עם</w:t>
      </w:r>
      <w:r>
        <w:rPr>
          <w:rFonts w:hint="cs"/>
          <w:rtl/>
        </w:rPr>
        <w:t xml:space="preserve"> </w:t>
      </w:r>
      <w:r w:rsidR="00B90A0B">
        <w:rPr>
          <w:rFonts w:hint="cs"/>
          <w:rtl/>
        </w:rPr>
        <w:t>ה</w:t>
      </w:r>
      <w:r>
        <w:rPr>
          <w:rFonts w:hint="cs"/>
          <w:rtl/>
        </w:rPr>
        <w:t xml:space="preserve">מסור אבל הוא שכח </w:t>
      </w:r>
      <w:r w:rsidR="00EC1C7D">
        <w:rPr>
          <w:rFonts w:hint="cs"/>
          <w:rtl/>
        </w:rPr>
        <w:t>אותו</w:t>
      </w:r>
      <w:r>
        <w:rPr>
          <w:rFonts w:hint="cs"/>
          <w:rtl/>
        </w:rPr>
        <w:t xml:space="preserve"> בשעת הצורך."</w:t>
      </w:r>
    </w:p>
    <w:p w14:paraId="36BAF3C5" w14:textId="03120A65" w:rsidR="00D519A5" w:rsidRDefault="00D519A5" w:rsidP="00D519A5">
      <w:pPr>
        <w:rPr>
          <w:rtl/>
        </w:rPr>
      </w:pPr>
      <w:r>
        <w:rPr>
          <w:rFonts w:hint="cs"/>
          <w:rtl/>
        </w:rPr>
        <w:t>"איזה מסור? איפה כתוב על מסור?"</w:t>
      </w:r>
    </w:p>
    <w:p w14:paraId="3D2693C0" w14:textId="77777777" w:rsidR="00D519A5" w:rsidRDefault="00EC1C7D" w:rsidP="00D519A5">
      <w:pPr>
        <w:rPr>
          <w:rtl/>
        </w:rPr>
      </w:pPr>
      <w:r>
        <w:rPr>
          <w:rFonts w:hint="cs"/>
          <w:rtl/>
        </w:rPr>
        <w:t>"הנה כאן, הדייג</w:t>
      </w:r>
      <w:r w:rsidR="00D519A5">
        <w:rPr>
          <w:rFonts w:hint="cs"/>
          <w:rtl/>
        </w:rPr>
        <w:t xml:space="preserve"> היה בעל מסור."</w:t>
      </w:r>
    </w:p>
    <w:p w14:paraId="0BFF0CA9" w14:textId="065555D4" w:rsidR="00D519A5" w:rsidRPr="00CD067C" w:rsidRDefault="00D519A5" w:rsidP="00D519A5">
      <w:pPr>
        <w:rPr>
          <w:rtl/>
        </w:rPr>
      </w:pPr>
      <w:r>
        <w:rPr>
          <w:rFonts w:hint="cs"/>
          <w:rtl/>
        </w:rPr>
        <w:t xml:space="preserve">לפעמים לילך </w:t>
      </w:r>
      <w:r w:rsidR="001C5A04">
        <w:rPr>
          <w:rFonts w:hint="cs"/>
          <w:rtl/>
        </w:rPr>
        <w:t>הייתה</w:t>
      </w:r>
      <w:r>
        <w:rPr>
          <w:rFonts w:hint="cs"/>
          <w:rtl/>
        </w:rPr>
        <w:t xml:space="preserve"> צוחקת אבל לא תמיד. חוסר העניין שגילה בחומר הלימוד התבטא היטב בהישגיו.</w:t>
      </w:r>
    </w:p>
    <w:p w14:paraId="5295760D" w14:textId="77777777" w:rsidR="00D519A5" w:rsidRPr="00CD067C" w:rsidRDefault="00D519A5" w:rsidP="00D519A5">
      <w:pPr>
        <w:rPr>
          <w:rtl/>
        </w:rPr>
      </w:pPr>
      <w:r w:rsidRPr="00CD067C">
        <w:rPr>
          <w:rtl/>
        </w:rPr>
        <w:t>"תגיד מה אתה כותב כאן? מבטאים את זה קָ, לא קֶ."</w:t>
      </w:r>
    </w:p>
    <w:p w14:paraId="4ADEB593" w14:textId="77777777" w:rsidR="00D519A5" w:rsidRPr="00CD067C" w:rsidRDefault="00D519A5" w:rsidP="00D519A5">
      <w:pPr>
        <w:rPr>
          <w:rtl/>
        </w:rPr>
      </w:pPr>
      <w:r w:rsidRPr="00CD067C">
        <w:rPr>
          <w:rtl/>
        </w:rPr>
        <w:t>אלכס חיבר ביד מהוססת את הנקודות של הסגול לקמץ.</w:t>
      </w:r>
    </w:p>
    <w:p w14:paraId="5CE8B4F9" w14:textId="77777777" w:rsidR="00D519A5" w:rsidRPr="00CD067C" w:rsidRDefault="00D519A5" w:rsidP="00D519A5">
      <w:pPr>
        <w:rPr>
          <w:rtl/>
        </w:rPr>
      </w:pPr>
      <w:r w:rsidRPr="00CD067C">
        <w:rPr>
          <w:rtl/>
        </w:rPr>
        <w:t>"למה קמץ? למה קמץ?"</w:t>
      </w:r>
    </w:p>
    <w:p w14:paraId="667395DD" w14:textId="77777777" w:rsidR="00D519A5" w:rsidRPr="00CD067C" w:rsidRDefault="00D519A5" w:rsidP="00D519A5">
      <w:pPr>
        <w:rPr>
          <w:rtl/>
        </w:rPr>
      </w:pPr>
      <w:r w:rsidRPr="00CD067C">
        <w:rPr>
          <w:rtl/>
        </w:rPr>
        <w:t>הוא שתק.</w:t>
      </w:r>
    </w:p>
    <w:p w14:paraId="7B491E37" w14:textId="77777777" w:rsidR="00D519A5" w:rsidRPr="00CD067C" w:rsidRDefault="00D519A5" w:rsidP="00D519A5">
      <w:pPr>
        <w:rPr>
          <w:rtl/>
        </w:rPr>
      </w:pPr>
      <w:r w:rsidRPr="00CD067C">
        <w:rPr>
          <w:rtl/>
        </w:rPr>
        <w:t>"יש לך סיבה למה קמץ?"</w:t>
      </w:r>
    </w:p>
    <w:p w14:paraId="3F192981" w14:textId="3BF14F7D" w:rsidR="00D519A5" w:rsidRPr="00CD067C" w:rsidRDefault="00D519A5" w:rsidP="00D519A5">
      <w:pPr>
        <w:rPr>
          <w:rtl/>
        </w:rPr>
      </w:pPr>
      <w:r>
        <w:rPr>
          <w:rtl/>
        </w:rPr>
        <w:t xml:space="preserve">הוא לחץ </w:t>
      </w:r>
      <w:r>
        <w:rPr>
          <w:rFonts w:hint="cs"/>
          <w:rtl/>
        </w:rPr>
        <w:t xml:space="preserve">את </w:t>
      </w:r>
      <w:r w:rsidRPr="00CD067C">
        <w:rPr>
          <w:rtl/>
        </w:rPr>
        <w:t xml:space="preserve">חוד העיפרון </w:t>
      </w:r>
      <w:r>
        <w:rPr>
          <w:rFonts w:hint="cs"/>
          <w:rtl/>
        </w:rPr>
        <w:t>ל</w:t>
      </w:r>
      <w:r w:rsidRPr="00CD067C">
        <w:rPr>
          <w:rtl/>
        </w:rPr>
        <w:t>דף, כאילו אם רק יערוך חישוב קטן בשוליים</w:t>
      </w:r>
      <w:r w:rsidR="00483BB1">
        <w:rPr>
          <w:rtl/>
        </w:rPr>
        <w:t xml:space="preserve"> הכול </w:t>
      </w:r>
      <w:r w:rsidRPr="00CD067C">
        <w:rPr>
          <w:rtl/>
        </w:rPr>
        <w:t>יתבהר.</w:t>
      </w:r>
    </w:p>
    <w:p w14:paraId="435A07B7" w14:textId="77777777" w:rsidR="00D519A5" w:rsidRPr="00CD067C" w:rsidRDefault="00D519A5" w:rsidP="00D519A5">
      <w:pPr>
        <w:rPr>
          <w:rtl/>
        </w:rPr>
      </w:pPr>
      <w:r w:rsidRPr="00CD067C">
        <w:rPr>
          <w:rtl/>
        </w:rPr>
        <w:t>"אני לא אומרת שקמץ זה לא נכון. אבל יש לך סיבה או שסתם ניחשת?"</w:t>
      </w:r>
    </w:p>
    <w:p w14:paraId="6FE6C6C1" w14:textId="77777777" w:rsidR="00D519A5" w:rsidRPr="00CD067C" w:rsidRDefault="00D519A5" w:rsidP="00D519A5">
      <w:pPr>
        <w:rPr>
          <w:rtl/>
        </w:rPr>
      </w:pPr>
      <w:r w:rsidRPr="00CD067C">
        <w:rPr>
          <w:rtl/>
        </w:rPr>
        <w:t>"אה...."</w:t>
      </w:r>
    </w:p>
    <w:p w14:paraId="0363BAB3" w14:textId="77777777" w:rsidR="00D519A5" w:rsidRPr="00CD067C" w:rsidRDefault="00D519A5" w:rsidP="00D519A5">
      <w:pPr>
        <w:rPr>
          <w:rtl/>
        </w:rPr>
      </w:pPr>
      <w:r w:rsidRPr="00CD067C">
        <w:rPr>
          <w:rtl/>
        </w:rPr>
        <w:t>"איזו תנועה באה לפני ה – קָ?"</w:t>
      </w:r>
    </w:p>
    <w:p w14:paraId="23FE1DC0" w14:textId="77777777" w:rsidR="00D519A5" w:rsidRPr="00CD067C" w:rsidRDefault="00D519A5" w:rsidP="00D519A5">
      <w:pPr>
        <w:rPr>
          <w:rtl/>
        </w:rPr>
      </w:pPr>
      <w:r w:rsidRPr="00CD067C">
        <w:rPr>
          <w:rtl/>
        </w:rPr>
        <w:t>"הנקודותיים?"</w:t>
      </w:r>
    </w:p>
    <w:p w14:paraId="66C8157B" w14:textId="77777777" w:rsidR="00D519A5" w:rsidRPr="00CD067C" w:rsidRDefault="00D519A5" w:rsidP="00D519A5">
      <w:pPr>
        <w:rPr>
          <w:rtl/>
        </w:rPr>
      </w:pPr>
      <w:r w:rsidRPr="00CD067C">
        <w:rPr>
          <w:rtl/>
        </w:rPr>
        <w:t>"זה לא נקודותיים אלכס, זה שוא. איזה שוא זה, שוא נע או שוא נח?"</w:t>
      </w:r>
    </w:p>
    <w:p w14:paraId="24ECFB82" w14:textId="77777777" w:rsidR="00D519A5" w:rsidRPr="00CD067C" w:rsidRDefault="00D519A5" w:rsidP="00D519A5">
      <w:pPr>
        <w:rPr>
          <w:rtl/>
        </w:rPr>
      </w:pPr>
      <w:r w:rsidRPr="00CD067C">
        <w:rPr>
          <w:rtl/>
        </w:rPr>
        <w:t>"אה, אולי נע?"</w:t>
      </w:r>
    </w:p>
    <w:p w14:paraId="32796C51" w14:textId="77777777" w:rsidR="00D519A5" w:rsidRPr="00CD067C" w:rsidRDefault="00D519A5" w:rsidP="00D519A5">
      <w:pPr>
        <w:rPr>
          <w:rtl/>
        </w:rPr>
      </w:pPr>
      <w:r w:rsidRPr="00CD067C">
        <w:rPr>
          <w:rtl/>
        </w:rPr>
        <w:t>"אתה בטוח?"</w:t>
      </w:r>
    </w:p>
    <w:p w14:paraId="773D1AD7" w14:textId="77777777" w:rsidR="00D519A5" w:rsidRPr="00CD067C" w:rsidRDefault="00D519A5" w:rsidP="00D519A5">
      <w:pPr>
        <w:rPr>
          <w:rtl/>
        </w:rPr>
      </w:pPr>
      <w:r w:rsidRPr="00CD067C">
        <w:rPr>
          <w:rtl/>
        </w:rPr>
        <w:t>"לא, נח, נח."</w:t>
      </w:r>
    </w:p>
    <w:p w14:paraId="7E3BABE1" w14:textId="77777777" w:rsidR="00D519A5" w:rsidRPr="00CD067C" w:rsidRDefault="00D519A5" w:rsidP="00D519A5">
      <w:pPr>
        <w:rPr>
          <w:rtl/>
        </w:rPr>
      </w:pPr>
      <w:r w:rsidRPr="00CD067C">
        <w:rPr>
          <w:rtl/>
        </w:rPr>
        <w:t>"למה נח?"</w:t>
      </w:r>
    </w:p>
    <w:p w14:paraId="523DC7A8" w14:textId="77777777" w:rsidR="00D519A5" w:rsidRDefault="00D519A5" w:rsidP="00D519A5">
      <w:pPr>
        <w:rPr>
          <w:rtl/>
        </w:rPr>
      </w:pPr>
      <w:r w:rsidRPr="00CD067C">
        <w:rPr>
          <w:rtl/>
        </w:rPr>
        <w:t>הוא שתק.</w:t>
      </w:r>
    </w:p>
    <w:p w14:paraId="272147AF" w14:textId="77777777" w:rsidR="00D519A5" w:rsidRDefault="00D519A5" w:rsidP="00D519A5">
      <w:pPr>
        <w:rPr>
          <w:rtl/>
        </w:rPr>
      </w:pPr>
      <w:r>
        <w:rPr>
          <w:rFonts w:hint="cs"/>
          <w:rtl/>
        </w:rPr>
        <w:t>"אתה חייב לדעת את הניקוד בשביל להסיק את גיזרת הפועל. זאת גיזרת נחי למד הפועל... איזה?"</w:t>
      </w:r>
    </w:p>
    <w:p w14:paraId="42C7BB46" w14:textId="77777777" w:rsidR="00D519A5" w:rsidRPr="00CD067C" w:rsidRDefault="00D519A5" w:rsidP="00D519A5">
      <w:pPr>
        <w:rPr>
          <w:rtl/>
        </w:rPr>
      </w:pPr>
      <w:r>
        <w:rPr>
          <w:rFonts w:hint="cs"/>
          <w:rtl/>
        </w:rPr>
        <w:t>"את יודעת, חשבתי שנכה כותבים ב-כ'."</w:t>
      </w:r>
    </w:p>
    <w:p w14:paraId="036836D6" w14:textId="77777777" w:rsidR="00D519A5" w:rsidRPr="00CD067C" w:rsidRDefault="00D519A5" w:rsidP="00D519A5">
      <w:pPr>
        <w:rPr>
          <w:rtl/>
        </w:rPr>
      </w:pPr>
      <w:r w:rsidRPr="00CD067C">
        <w:rPr>
          <w:rtl/>
        </w:rPr>
        <w:t>"אלכס אין לי כח. אין לי יותר כח בשבילך, אני נשבעת."</w:t>
      </w:r>
    </w:p>
    <w:p w14:paraId="500C7161" w14:textId="77777777" w:rsidR="00D519A5" w:rsidRPr="00CD067C" w:rsidRDefault="00D519A5" w:rsidP="00D519A5">
      <w:pPr>
        <w:rPr>
          <w:rtl/>
        </w:rPr>
      </w:pPr>
      <w:r>
        <w:rPr>
          <w:rFonts w:hint="cs"/>
          <w:rtl/>
        </w:rPr>
        <w:t>המצב היה קשה בדיוק כפי שחששה.</w:t>
      </w:r>
    </w:p>
    <w:p w14:paraId="08667494" w14:textId="77777777" w:rsidR="00D519A5" w:rsidRPr="00CD067C" w:rsidRDefault="00D519A5" w:rsidP="00D519A5">
      <w:pPr>
        <w:rPr>
          <w:rtl/>
        </w:rPr>
      </w:pPr>
      <w:r w:rsidRPr="00CD067C">
        <w:rPr>
          <w:rtl/>
        </w:rPr>
        <w:t>"נו," היא שאלה</w:t>
      </w:r>
      <w:r>
        <w:rPr>
          <w:rFonts w:hint="cs"/>
          <w:rtl/>
        </w:rPr>
        <w:t xml:space="preserve"> אותו</w:t>
      </w:r>
      <w:r w:rsidRPr="00CD067C">
        <w:rPr>
          <w:rtl/>
        </w:rPr>
        <w:t xml:space="preserve"> נרגשת בטלפון</w:t>
      </w:r>
      <w:r>
        <w:rPr>
          <w:rFonts w:hint="cs"/>
          <w:rtl/>
        </w:rPr>
        <w:t xml:space="preserve"> כשהציונים התפרסמו</w:t>
      </w:r>
      <w:r w:rsidRPr="00CD067C">
        <w:rPr>
          <w:rtl/>
        </w:rPr>
        <w:t>, "אז איך היה?"</w:t>
      </w:r>
    </w:p>
    <w:p w14:paraId="5D92F92D" w14:textId="77777777" w:rsidR="00D519A5" w:rsidRPr="00CD067C" w:rsidRDefault="00D519A5" w:rsidP="00D519A5">
      <w:pPr>
        <w:rPr>
          <w:rtl/>
        </w:rPr>
      </w:pPr>
      <w:r w:rsidRPr="00CD067C">
        <w:rPr>
          <w:rtl/>
        </w:rPr>
        <w:t>"בסדר. אבל נכשלתי."</w:t>
      </w:r>
    </w:p>
    <w:p w14:paraId="6A6E2204" w14:textId="77777777" w:rsidR="00D519A5" w:rsidRPr="00CD067C" w:rsidRDefault="00D519A5" w:rsidP="00D519A5">
      <w:pPr>
        <w:rPr>
          <w:rtl/>
        </w:rPr>
      </w:pPr>
      <w:r w:rsidRPr="00CD067C">
        <w:rPr>
          <w:rtl/>
        </w:rPr>
        <w:t>"מה?"</w:t>
      </w:r>
    </w:p>
    <w:p w14:paraId="1E1BD829" w14:textId="77777777" w:rsidR="00D519A5" w:rsidRPr="00CD067C" w:rsidRDefault="00D519A5" w:rsidP="00D519A5">
      <w:pPr>
        <w:rPr>
          <w:rtl/>
        </w:rPr>
      </w:pPr>
      <w:r w:rsidRPr="00CD067C">
        <w:rPr>
          <w:rtl/>
        </w:rPr>
        <w:t>"לא עברתי. נכשלתי."</w:t>
      </w:r>
    </w:p>
    <w:p w14:paraId="2D40552B" w14:textId="77777777" w:rsidR="00D519A5" w:rsidRPr="00CD067C" w:rsidRDefault="00D519A5" w:rsidP="00D519A5">
      <w:pPr>
        <w:rPr>
          <w:rtl/>
        </w:rPr>
      </w:pPr>
      <w:r w:rsidRPr="00CD067C">
        <w:rPr>
          <w:rtl/>
        </w:rPr>
        <w:lastRenderedPageBreak/>
        <w:t>"אני לא מאמינה."</w:t>
      </w:r>
    </w:p>
    <w:p w14:paraId="181015E9" w14:textId="77777777" w:rsidR="00D519A5" w:rsidRPr="00CD067C" w:rsidRDefault="00D519A5" w:rsidP="00D519A5">
      <w:pPr>
        <w:rPr>
          <w:rtl/>
        </w:rPr>
      </w:pPr>
      <w:r w:rsidRPr="00CD067C">
        <w:rPr>
          <w:rtl/>
        </w:rPr>
        <w:t>"גם אני לא."</w:t>
      </w:r>
    </w:p>
    <w:p w14:paraId="3C254377" w14:textId="77777777" w:rsidR="00D519A5" w:rsidRPr="00CD067C" w:rsidRDefault="00D519A5" w:rsidP="00D519A5">
      <w:pPr>
        <w:rPr>
          <w:rtl/>
        </w:rPr>
      </w:pPr>
      <w:r w:rsidRPr="00CD067C">
        <w:rPr>
          <w:rtl/>
        </w:rPr>
        <w:t>"אבל... אבל כמה היה חסר לך? כמה קיבלת?"</w:t>
      </w:r>
    </w:p>
    <w:p w14:paraId="7C9A126E" w14:textId="77777777" w:rsidR="00D519A5" w:rsidRPr="00CD067C" w:rsidRDefault="00D519A5" w:rsidP="00D519A5">
      <w:pPr>
        <w:rPr>
          <w:rtl/>
        </w:rPr>
      </w:pPr>
      <w:r w:rsidRPr="00CD067C">
        <w:rPr>
          <w:rtl/>
        </w:rPr>
        <w:t>"קיבלתי שלושים ואחד."</w:t>
      </w:r>
    </w:p>
    <w:p w14:paraId="3DC1FCDF" w14:textId="77777777" w:rsidR="00D519A5" w:rsidRPr="00CD067C" w:rsidRDefault="00D519A5" w:rsidP="00D519A5">
      <w:pPr>
        <w:rPr>
          <w:rtl/>
        </w:rPr>
      </w:pPr>
      <w:r w:rsidRPr="00CD067C">
        <w:rPr>
          <w:rtl/>
        </w:rPr>
        <w:t>"שלושים ואחד? מתוך כמה?"</w:t>
      </w:r>
    </w:p>
    <w:p w14:paraId="560EDB0A" w14:textId="77777777" w:rsidR="00D519A5" w:rsidRPr="00CD067C" w:rsidRDefault="00D519A5" w:rsidP="00D519A5">
      <w:pPr>
        <w:rPr>
          <w:rtl/>
        </w:rPr>
      </w:pPr>
      <w:r w:rsidRPr="00CD067C">
        <w:rPr>
          <w:rtl/>
        </w:rPr>
        <w:t>"מתוך מאה."</w:t>
      </w:r>
    </w:p>
    <w:p w14:paraId="12F5FB48" w14:textId="77777777" w:rsidR="00D519A5" w:rsidRPr="00CD067C" w:rsidRDefault="00D519A5" w:rsidP="00EC1C7D">
      <w:pPr>
        <w:rPr>
          <w:rtl/>
        </w:rPr>
      </w:pPr>
      <w:r w:rsidRPr="00CD067C">
        <w:rPr>
          <w:rtl/>
        </w:rPr>
        <w:t>"אוי." אחרי כל ה</w:t>
      </w:r>
      <w:r w:rsidRPr="00CD067C">
        <w:rPr>
          <w:rFonts w:hint="cs"/>
          <w:rtl/>
        </w:rPr>
        <w:t>לימודים וההשקעה</w:t>
      </w:r>
      <w:r w:rsidRPr="00CD067C">
        <w:rPr>
          <w:rtl/>
        </w:rPr>
        <w:t xml:space="preserve"> הוא נ</w:t>
      </w:r>
      <w:r w:rsidR="00EC1C7D">
        <w:rPr>
          <w:rFonts w:hint="cs"/>
          <w:rtl/>
        </w:rPr>
        <w:t xml:space="preserve">ותר אותו </w:t>
      </w:r>
      <w:r w:rsidRPr="00CD067C">
        <w:rPr>
          <w:rtl/>
        </w:rPr>
        <w:t>ס</w:t>
      </w:r>
      <w:r w:rsidR="00EC1C7D">
        <w:rPr>
          <w:rFonts w:hint="cs"/>
          <w:rtl/>
        </w:rPr>
        <w:t>ְ</w:t>
      </w:r>
      <w:r w:rsidRPr="00CD067C">
        <w:rPr>
          <w:rtl/>
        </w:rPr>
        <w:t>תם. "אז... אז אתה רוצה בכל זאת לצאת?"</w:t>
      </w:r>
    </w:p>
    <w:p w14:paraId="01B5BB2C" w14:textId="1FEDFFB5" w:rsidR="00D519A5" w:rsidRPr="00CD067C" w:rsidRDefault="00D519A5" w:rsidP="00D519A5">
      <w:pPr>
        <w:rPr>
          <w:rtl/>
        </w:rPr>
      </w:pPr>
      <w:r w:rsidRPr="00CD067C">
        <w:rPr>
          <w:rtl/>
        </w:rPr>
        <w:t xml:space="preserve">"אני יודע... לא </w:t>
      </w:r>
      <w:r w:rsidR="00F97A34">
        <w:rPr>
          <w:rtl/>
        </w:rPr>
        <w:t>כל כך</w:t>
      </w:r>
      <w:r w:rsidRPr="00CD067C">
        <w:rPr>
          <w:rtl/>
        </w:rPr>
        <w:t>."</w:t>
      </w:r>
    </w:p>
    <w:p w14:paraId="33DA3B6F" w14:textId="7A30CD6A" w:rsidR="00D519A5" w:rsidRPr="00CD067C" w:rsidRDefault="00D519A5" w:rsidP="00D519A5">
      <w:pPr>
        <w:rPr>
          <w:rtl/>
        </w:rPr>
      </w:pPr>
      <w:r w:rsidRPr="00CD067C">
        <w:rPr>
          <w:rtl/>
        </w:rPr>
        <w:t xml:space="preserve">חברה אמיתית </w:t>
      </w:r>
      <w:r w:rsidR="001C5A04">
        <w:rPr>
          <w:rtl/>
        </w:rPr>
        <w:t>הייתה</w:t>
      </w:r>
      <w:r w:rsidRPr="00CD067C">
        <w:rPr>
          <w:rtl/>
        </w:rPr>
        <w:t xml:space="preserve"> מעודדת אותו, אבל איך הוא </w:t>
      </w:r>
      <w:r>
        <w:rPr>
          <w:rFonts w:hint="cs"/>
          <w:rtl/>
        </w:rPr>
        <w:t xml:space="preserve">שוב </w:t>
      </w:r>
      <w:r w:rsidRPr="00CD067C">
        <w:rPr>
          <w:rtl/>
        </w:rPr>
        <w:t>נכשל? "אז אולי נלך סתם לשבת איפשהו?"</w:t>
      </w:r>
    </w:p>
    <w:p w14:paraId="5626F0DC" w14:textId="77777777" w:rsidR="00D519A5" w:rsidRPr="00CD067C" w:rsidRDefault="00D519A5" w:rsidP="00D519A5">
      <w:pPr>
        <w:rPr>
          <w:rtl/>
        </w:rPr>
      </w:pPr>
      <w:r w:rsidRPr="00CD067C">
        <w:rPr>
          <w:rtl/>
        </w:rPr>
        <w:t>"טוב."</w:t>
      </w:r>
    </w:p>
    <w:p w14:paraId="2EF3091B" w14:textId="77777777" w:rsidR="00D519A5" w:rsidRPr="00CD067C" w:rsidRDefault="00D519A5" w:rsidP="00EA4800">
      <w:pPr>
        <w:rPr>
          <w:rtl/>
        </w:rPr>
      </w:pPr>
      <w:r w:rsidRPr="00CD067C">
        <w:rPr>
          <w:rtl/>
        </w:rPr>
        <w:t>רישרושים סטטיים של גלי ה</w:t>
      </w:r>
      <w:r w:rsidR="00EA4800">
        <w:rPr>
          <w:rFonts w:hint="cs"/>
          <w:rtl/>
        </w:rPr>
        <w:t>-</w:t>
      </w:r>
      <w:r w:rsidRPr="00CD067C">
        <w:t>RF</w:t>
      </w:r>
      <w:r w:rsidRPr="00CD067C">
        <w:rPr>
          <w:rtl/>
        </w:rPr>
        <w:t xml:space="preserve"> שנשאו את השיחה הפא</w:t>
      </w:r>
      <w:r>
        <w:rPr>
          <w:rFonts w:hint="cs"/>
          <w:rtl/>
        </w:rPr>
        <w:t>ת</w:t>
      </w:r>
      <w:r w:rsidRPr="00CD067C">
        <w:rPr>
          <w:rtl/>
        </w:rPr>
        <w:t>טית הזאת. מה הוא היה שווה?</w:t>
      </w:r>
      <w:r>
        <w:rPr>
          <w:rFonts w:hint="cs"/>
          <w:rtl/>
        </w:rPr>
        <w:t xml:space="preserve"> </w:t>
      </w:r>
      <w:r w:rsidRPr="00CD067C">
        <w:rPr>
          <w:rtl/>
        </w:rPr>
        <w:t xml:space="preserve">הוא ידע על גלי </w:t>
      </w:r>
      <w:r w:rsidRPr="00CD067C">
        <w:t>RF</w:t>
      </w:r>
      <w:r w:rsidRPr="00CD067C">
        <w:rPr>
          <w:rtl/>
        </w:rPr>
        <w:t>? הוא בכלל יבין אם תסביר לו? לא היה לה כח. לא היה לה כבר כח אליו. "איפה אתה?"</w:t>
      </w:r>
    </w:p>
    <w:p w14:paraId="3CB11AD7" w14:textId="77777777" w:rsidR="00D519A5" w:rsidRPr="00CD067C" w:rsidRDefault="00D519A5" w:rsidP="00D519A5">
      <w:pPr>
        <w:rPr>
          <w:rtl/>
        </w:rPr>
      </w:pPr>
      <w:r w:rsidRPr="00CD067C">
        <w:rPr>
          <w:rtl/>
        </w:rPr>
        <w:t>"בדרך."</w:t>
      </w:r>
    </w:p>
    <w:p w14:paraId="715F6F43" w14:textId="77777777" w:rsidR="00D519A5" w:rsidRPr="00CD067C" w:rsidRDefault="00D519A5" w:rsidP="00D519A5">
      <w:pPr>
        <w:rPr>
          <w:rtl/>
        </w:rPr>
      </w:pPr>
      <w:r w:rsidRPr="00CD067C">
        <w:rPr>
          <w:rtl/>
        </w:rPr>
        <w:t>"לאן אתה נוסע?"</w:t>
      </w:r>
    </w:p>
    <w:p w14:paraId="753C5047" w14:textId="77777777" w:rsidR="00D519A5" w:rsidRPr="00CD067C" w:rsidRDefault="00D519A5" w:rsidP="00D519A5">
      <w:pPr>
        <w:rPr>
          <w:rtl/>
        </w:rPr>
      </w:pPr>
      <w:r w:rsidRPr="00CD067C">
        <w:rPr>
          <w:rtl/>
        </w:rPr>
        <w:t>"לא יודע לאן. לאן שתגידי."</w:t>
      </w:r>
    </w:p>
    <w:p w14:paraId="25E0A636" w14:textId="77777777" w:rsidR="00D519A5" w:rsidRPr="00CD067C" w:rsidRDefault="00D519A5" w:rsidP="00D519A5">
      <w:pPr>
        <w:rPr>
          <w:rtl/>
        </w:rPr>
      </w:pPr>
      <w:r w:rsidRPr="00CD067C">
        <w:rPr>
          <w:rtl/>
        </w:rPr>
        <w:t>"טוב,</w:t>
      </w:r>
      <w:r w:rsidR="00EA4800">
        <w:rPr>
          <w:rtl/>
        </w:rPr>
        <w:t xml:space="preserve"> אז בוא נדבר עוד </w:t>
      </w:r>
      <w:r w:rsidR="00EA4800">
        <w:rPr>
          <w:rFonts w:hint="cs"/>
          <w:rtl/>
        </w:rPr>
        <w:t>ארבעים</w:t>
      </w:r>
      <w:r w:rsidRPr="00CD067C">
        <w:rPr>
          <w:rtl/>
        </w:rPr>
        <w:t xml:space="preserve"> דקות, כשהשיעור שלי יגמר."</w:t>
      </w:r>
    </w:p>
    <w:p w14:paraId="3655272E" w14:textId="77777777" w:rsidR="00D519A5" w:rsidRPr="00CD067C" w:rsidRDefault="00D519A5" w:rsidP="00D519A5">
      <w:pPr>
        <w:rPr>
          <w:rtl/>
        </w:rPr>
      </w:pPr>
      <w:r w:rsidRPr="00CD067C">
        <w:rPr>
          <w:rtl/>
        </w:rPr>
        <w:t>"את באמצע שיעור? לא התקשרתי בהפסקה?"</w:t>
      </w:r>
    </w:p>
    <w:p w14:paraId="7BCCE713" w14:textId="77777777" w:rsidR="00D519A5" w:rsidRPr="00CD067C" w:rsidRDefault="00D519A5" w:rsidP="00D519A5">
      <w:pPr>
        <w:rPr>
          <w:rtl/>
        </w:rPr>
      </w:pPr>
      <w:r w:rsidRPr="00CD067C">
        <w:rPr>
          <w:rtl/>
        </w:rPr>
        <w:t>"ההפסקה נגמרה כבר. לא משנה, נו. נדבר אחרי השיעור."</w:t>
      </w:r>
    </w:p>
    <w:p w14:paraId="7EC9BC29" w14:textId="77777777" w:rsidR="00D519A5" w:rsidRPr="00CD067C" w:rsidRDefault="00D519A5" w:rsidP="00D519A5">
      <w:pPr>
        <w:rPr>
          <w:rtl/>
        </w:rPr>
      </w:pPr>
      <w:r w:rsidRPr="00CD067C">
        <w:rPr>
          <w:rtl/>
        </w:rPr>
        <w:t xml:space="preserve">היא חזרה לכיתה. כל מי שישב שם יכול היה לעבור בקלות את המבחן שלו. למה </w:t>
      </w:r>
      <w:r w:rsidRPr="00CD067C">
        <w:rPr>
          <w:rFonts w:hint="cs"/>
          <w:rtl/>
        </w:rPr>
        <w:t xml:space="preserve">היא נתקעה עם מישהו שלא </w:t>
      </w:r>
      <w:r w:rsidRPr="00CD067C">
        <w:rPr>
          <w:rtl/>
        </w:rPr>
        <w:t>היה חכם?</w:t>
      </w:r>
    </w:p>
    <w:p w14:paraId="1C445F44" w14:textId="06265D1C" w:rsidR="00D519A5" w:rsidRPr="00CD067C" w:rsidRDefault="00D519A5" w:rsidP="00D519A5">
      <w:pPr>
        <w:rPr>
          <w:rtl/>
        </w:rPr>
      </w:pPr>
      <w:r w:rsidRPr="00CD067C">
        <w:rPr>
          <w:rtl/>
        </w:rPr>
        <w:t xml:space="preserve">היא </w:t>
      </w:r>
      <w:r w:rsidR="001C5A04">
        <w:rPr>
          <w:rtl/>
        </w:rPr>
        <w:t>הייתה</w:t>
      </w:r>
      <w:r w:rsidRPr="00CD067C">
        <w:rPr>
          <w:rtl/>
        </w:rPr>
        <w:t xml:space="preserve"> מתרכזת בהרצאה, ומדי פעם מופרעת </w:t>
      </w:r>
      <w:r w:rsidR="000655BB">
        <w:rPr>
          <w:rtl/>
        </w:rPr>
        <w:t>על ידי</w:t>
      </w:r>
      <w:r w:rsidRPr="00CD067C">
        <w:rPr>
          <w:rtl/>
        </w:rPr>
        <w:t xml:space="preserve"> צביטה אכזרית. מה קרה? אה, כן, הוא נכשל. אי אפשר להכשל אבל הוא נכשל.</w:t>
      </w:r>
      <w:r w:rsidR="00850FBA">
        <w:rPr>
          <w:rFonts w:hint="cs"/>
          <w:rtl/>
        </w:rPr>
        <w:t xml:space="preserve"> </w:t>
      </w:r>
      <w:r w:rsidR="00850FBA" w:rsidRPr="00CD067C">
        <w:rPr>
          <w:rtl/>
        </w:rPr>
        <w:t>איך אפשר ללמוד יותר ממה שהוא למד, ובכל זאת לא לעבור. איך זה ייתכן?</w:t>
      </w:r>
    </w:p>
    <w:p w14:paraId="06077C9D" w14:textId="77777777" w:rsidR="00D519A5" w:rsidRPr="00CD067C" w:rsidRDefault="00D519A5" w:rsidP="00D519A5">
      <w:pPr>
        <w:rPr>
          <w:rtl/>
        </w:rPr>
      </w:pPr>
    </w:p>
    <w:p w14:paraId="68443C65" w14:textId="77777777" w:rsidR="00D519A5" w:rsidRPr="00CD067C" w:rsidRDefault="00D519A5" w:rsidP="00D519A5">
      <w:pPr>
        <w:rPr>
          <w:rtl/>
        </w:rPr>
      </w:pPr>
      <w:r w:rsidRPr="00CD067C">
        <w:rPr>
          <w:rtl/>
        </w:rPr>
        <w:t xml:space="preserve">הם ישבו במסעדה. הוא חייך אליה </w:t>
      </w:r>
      <w:r w:rsidRPr="00C23E26">
        <w:rPr>
          <w:highlight w:val="green"/>
          <w:rtl/>
        </w:rPr>
        <w:t>חיוך עצוב</w:t>
      </w:r>
      <w:r w:rsidRPr="00CD067C">
        <w:rPr>
          <w:rtl/>
        </w:rPr>
        <w:t>, מחזיק את ראשו בידיו, פניו רטובים מזיעה</w:t>
      </w:r>
      <w:r>
        <w:rPr>
          <w:rFonts w:hint="cs"/>
          <w:rtl/>
        </w:rPr>
        <w:t>,</w:t>
      </w:r>
      <w:r w:rsidRPr="00CD067C">
        <w:rPr>
          <w:rtl/>
        </w:rPr>
        <w:t xml:space="preserve"> </w:t>
      </w:r>
      <w:r>
        <w:rPr>
          <w:rFonts w:hint="cs"/>
          <w:rtl/>
        </w:rPr>
        <w:t>מ</w:t>
      </w:r>
      <w:r w:rsidRPr="00CD067C">
        <w:rPr>
          <w:rtl/>
        </w:rPr>
        <w:t>תעוות</w:t>
      </w:r>
      <w:r>
        <w:rPr>
          <w:rFonts w:hint="cs"/>
          <w:rtl/>
        </w:rPr>
        <w:t>ות</w:t>
      </w:r>
      <w:r w:rsidRPr="00CD067C">
        <w:rPr>
          <w:rtl/>
        </w:rPr>
        <w:t xml:space="preserve"> למסיכה מכוערת פלסטיקית. כמו קרפדה, רק פחות ירוק.</w:t>
      </w:r>
    </w:p>
    <w:p w14:paraId="1CCDD2B9" w14:textId="77777777" w:rsidR="00D519A5" w:rsidRPr="00CD067C" w:rsidRDefault="00D519A5" w:rsidP="00D519A5">
      <w:pPr>
        <w:rPr>
          <w:rtl/>
        </w:rPr>
      </w:pPr>
      <w:r w:rsidRPr="00CD067C">
        <w:rPr>
          <w:rtl/>
        </w:rPr>
        <w:t>"עשיתי חשבון, היו חסרות לי עוד שתי שאלות לעבור."</w:t>
      </w:r>
    </w:p>
    <w:p w14:paraId="1F19C97E" w14:textId="77777777" w:rsidR="00D519A5" w:rsidRPr="00CD067C" w:rsidRDefault="00D519A5" w:rsidP="00D519A5">
      <w:pPr>
        <w:rPr>
          <w:rtl/>
        </w:rPr>
      </w:pPr>
      <w:r w:rsidRPr="00CD067C">
        <w:rPr>
          <w:rtl/>
        </w:rPr>
        <w:t>"חבל."</w:t>
      </w:r>
    </w:p>
    <w:p w14:paraId="3B53A8C9" w14:textId="77777777" w:rsidR="00D519A5" w:rsidRPr="00CD067C" w:rsidRDefault="00D519A5" w:rsidP="00D519A5">
      <w:pPr>
        <w:rPr>
          <w:rtl/>
        </w:rPr>
      </w:pPr>
      <w:r w:rsidRPr="00CD067C">
        <w:rPr>
          <w:rtl/>
        </w:rPr>
        <w:t>"כן... לא הספקתי בכלל – "</w:t>
      </w:r>
    </w:p>
    <w:p w14:paraId="137F01D6" w14:textId="77777777" w:rsidR="00D519A5" w:rsidRPr="00CD067C" w:rsidRDefault="00D519A5" w:rsidP="00850FBA">
      <w:pPr>
        <w:rPr>
          <w:rtl/>
        </w:rPr>
      </w:pPr>
      <w:r w:rsidRPr="00CD067C">
        <w:rPr>
          <w:rtl/>
        </w:rPr>
        <w:t>"תדבר יותר בשקט! כולם שומעים." היא הביטה בחשש לצדדים</w:t>
      </w:r>
      <w:r>
        <w:rPr>
          <w:rFonts w:hint="cs"/>
          <w:rtl/>
        </w:rPr>
        <w:t>.</w:t>
      </w:r>
    </w:p>
    <w:p w14:paraId="0A7627EB" w14:textId="77777777" w:rsidR="00D519A5" w:rsidRPr="00CD067C" w:rsidRDefault="00D519A5" w:rsidP="00D519A5">
      <w:pPr>
        <w:rPr>
          <w:rtl/>
        </w:rPr>
      </w:pPr>
      <w:r w:rsidRPr="00CD067C">
        <w:rPr>
          <w:rtl/>
        </w:rPr>
        <w:t>"לא הספקתי בכלל," הוא אמר בקול שקט, "לעבור על כל המבחן. היו שם שאלות ארוכות, דילגתי עליהן. עד שאני קורא בכלל מה כתוב בכל המלל הארוך הזה, עד שאני מבין בכלל מה הם רוצים ממני – "</w:t>
      </w:r>
    </w:p>
    <w:p w14:paraId="71E6062F" w14:textId="77777777" w:rsidR="00D519A5" w:rsidRPr="00CD067C" w:rsidRDefault="00D519A5" w:rsidP="00D519A5">
      <w:pPr>
        <w:rPr>
          <w:rtl/>
        </w:rPr>
      </w:pPr>
      <w:r w:rsidRPr="00CD067C">
        <w:rPr>
          <w:rtl/>
        </w:rPr>
        <w:t>"זה בגלל שאתה לא קורא כלום בעברית. אתה חייב להתחיל לקרא בעברית, שתטוס מעל האותיות יותר מהר."</w:t>
      </w:r>
    </w:p>
    <w:p w14:paraId="20883289" w14:textId="77777777" w:rsidR="00D519A5" w:rsidRPr="00CD067C" w:rsidRDefault="00D519A5" w:rsidP="00D519A5">
      <w:pPr>
        <w:rPr>
          <w:rtl/>
        </w:rPr>
      </w:pPr>
      <w:r w:rsidRPr="00CD067C">
        <w:rPr>
          <w:rtl/>
        </w:rPr>
        <w:t xml:space="preserve">"כן, כנראה." הוא חייך אליה </w:t>
      </w:r>
      <w:r w:rsidRPr="00C23E26">
        <w:rPr>
          <w:highlight w:val="green"/>
          <w:rtl/>
        </w:rPr>
        <w:t>חיוך עצוב</w:t>
      </w:r>
      <w:r w:rsidRPr="00CD067C">
        <w:rPr>
          <w:rtl/>
        </w:rPr>
        <w:t>.</w:t>
      </w:r>
    </w:p>
    <w:p w14:paraId="2407762E" w14:textId="77777777" w:rsidR="00D519A5" w:rsidRPr="00CD067C" w:rsidRDefault="00D519A5" w:rsidP="00D519A5">
      <w:pPr>
        <w:rPr>
          <w:rtl/>
        </w:rPr>
      </w:pPr>
      <w:r w:rsidRPr="00CD067C">
        <w:rPr>
          <w:rtl/>
        </w:rPr>
        <w:t>"טוב, תנסה בפעם הבאה."</w:t>
      </w:r>
    </w:p>
    <w:p w14:paraId="4D4D9655" w14:textId="77777777" w:rsidR="00D519A5" w:rsidRPr="00CD067C" w:rsidRDefault="00D519A5" w:rsidP="00D519A5">
      <w:pPr>
        <w:rPr>
          <w:rtl/>
        </w:rPr>
      </w:pPr>
      <w:r w:rsidRPr="00CD067C">
        <w:rPr>
          <w:rtl/>
        </w:rPr>
        <w:lastRenderedPageBreak/>
        <w:t>המלצרית הגיעה אליהם. "מה תרצו להזמין?"</w:t>
      </w:r>
    </w:p>
    <w:p w14:paraId="348D09A1" w14:textId="77777777" w:rsidR="00D519A5" w:rsidRPr="00CD067C" w:rsidRDefault="00D519A5" w:rsidP="00D519A5">
      <w:pPr>
        <w:rPr>
          <w:rtl/>
        </w:rPr>
      </w:pPr>
      <w:r w:rsidRPr="00CD067C">
        <w:rPr>
          <w:rtl/>
        </w:rPr>
        <w:t>"אני, אה, אני..." הוא מלמל.</w:t>
      </w:r>
    </w:p>
    <w:p w14:paraId="21B73BA8" w14:textId="77777777" w:rsidR="00D519A5" w:rsidRPr="00CD067C" w:rsidRDefault="00D519A5" w:rsidP="00D519A5">
      <w:pPr>
        <w:rPr>
          <w:rtl/>
        </w:rPr>
      </w:pPr>
      <w:r w:rsidRPr="00CD067C">
        <w:rPr>
          <w:rtl/>
        </w:rPr>
        <w:t>"אתם צריכים עוד זמן?"</w:t>
      </w:r>
    </w:p>
    <w:p w14:paraId="0D787187" w14:textId="77777777" w:rsidR="00D519A5" w:rsidRPr="00CD067C" w:rsidRDefault="00D519A5" w:rsidP="00D519A5">
      <w:pPr>
        <w:rPr>
          <w:rtl/>
        </w:rPr>
      </w:pPr>
      <w:r>
        <w:rPr>
          <w:rtl/>
        </w:rPr>
        <w:t xml:space="preserve">"כן," </w:t>
      </w:r>
      <w:r>
        <w:rPr>
          <w:rFonts w:hint="cs"/>
          <w:rtl/>
        </w:rPr>
        <w:t>לילך אמרה</w:t>
      </w:r>
      <w:r w:rsidRPr="00CD067C">
        <w:rPr>
          <w:rtl/>
        </w:rPr>
        <w:t>.</w:t>
      </w:r>
    </w:p>
    <w:p w14:paraId="60A8052F" w14:textId="77777777" w:rsidR="00D519A5" w:rsidRPr="00CD067C" w:rsidRDefault="00D519A5" w:rsidP="00D519A5">
      <w:pPr>
        <w:rPr>
          <w:rtl/>
        </w:rPr>
      </w:pPr>
      <w:r w:rsidRPr="00CD067C">
        <w:rPr>
          <w:rtl/>
        </w:rPr>
        <w:t>"אתם מכירים את העסקיות שלנו?"</w:t>
      </w:r>
    </w:p>
    <w:p w14:paraId="28DBBE4F" w14:textId="77777777" w:rsidR="00D519A5" w:rsidRPr="00CD067C" w:rsidRDefault="00D519A5" w:rsidP="00D519A5">
      <w:pPr>
        <w:rPr>
          <w:rtl/>
        </w:rPr>
      </w:pPr>
      <w:r w:rsidRPr="00CD067C">
        <w:rPr>
          <w:rtl/>
        </w:rPr>
        <w:t>"תודה, תודה."</w:t>
      </w:r>
    </w:p>
    <w:p w14:paraId="11209533" w14:textId="77777777" w:rsidR="00D519A5" w:rsidRPr="00CD067C" w:rsidRDefault="00D519A5" w:rsidP="00D519A5">
      <w:pPr>
        <w:rPr>
          <w:rtl/>
        </w:rPr>
      </w:pPr>
      <w:r w:rsidRPr="00CD067C">
        <w:rPr>
          <w:rtl/>
        </w:rPr>
        <w:t>המלצרית הלכה.</w:t>
      </w:r>
    </w:p>
    <w:p w14:paraId="2A08775B" w14:textId="77777777" w:rsidR="00D519A5" w:rsidRPr="00CD067C" w:rsidRDefault="00D519A5" w:rsidP="00D519A5">
      <w:pPr>
        <w:rPr>
          <w:rtl/>
        </w:rPr>
      </w:pPr>
      <w:r w:rsidRPr="00CD067C">
        <w:rPr>
          <w:rtl/>
        </w:rPr>
        <w:t>"מה קורה לך?"</w:t>
      </w:r>
    </w:p>
    <w:p w14:paraId="21D7AFE2" w14:textId="77777777" w:rsidR="00D519A5" w:rsidRPr="00CD067C" w:rsidRDefault="00D519A5" w:rsidP="00D519A5">
      <w:pPr>
        <w:rPr>
          <w:rtl/>
        </w:rPr>
      </w:pPr>
      <w:r w:rsidRPr="00CD067C">
        <w:rPr>
          <w:rtl/>
        </w:rPr>
        <w:t>"סתם."</w:t>
      </w:r>
    </w:p>
    <w:p w14:paraId="6A833210" w14:textId="77777777" w:rsidR="00D519A5" w:rsidRPr="00CD067C" w:rsidRDefault="00D519A5" w:rsidP="00D519A5">
      <w:pPr>
        <w:rPr>
          <w:rtl/>
        </w:rPr>
      </w:pPr>
      <w:r w:rsidRPr="00CD067C">
        <w:rPr>
          <w:rtl/>
        </w:rPr>
        <w:t>"אתה כבר יודע מה להזמין?"</w:t>
      </w:r>
    </w:p>
    <w:p w14:paraId="46247C29" w14:textId="77777777" w:rsidR="00D519A5" w:rsidRPr="00CD067C" w:rsidRDefault="00D519A5" w:rsidP="00D519A5">
      <w:pPr>
        <w:rPr>
          <w:rtl/>
        </w:rPr>
      </w:pPr>
      <w:r w:rsidRPr="00CD067C">
        <w:rPr>
          <w:rtl/>
        </w:rPr>
        <w:t>"מה זה סלט בוסטון?"</w:t>
      </w:r>
    </w:p>
    <w:p w14:paraId="00BBFD67" w14:textId="2616C9E2" w:rsidR="00D519A5" w:rsidRPr="00CD067C" w:rsidRDefault="00D519A5" w:rsidP="00D519A5">
      <w:pPr>
        <w:rPr>
          <w:rtl/>
        </w:rPr>
      </w:pPr>
      <w:r w:rsidRPr="00CD067C">
        <w:rPr>
          <w:rtl/>
        </w:rPr>
        <w:t xml:space="preserve">"מאיפה אני אמורה לדעת מה זה סלט בוסטון? תשאל את המלצרית. היית צריך לשאול כשהיא </w:t>
      </w:r>
      <w:r w:rsidR="001C5A04">
        <w:rPr>
          <w:rtl/>
        </w:rPr>
        <w:t>הייתה</w:t>
      </w:r>
      <w:r w:rsidRPr="00CD067C">
        <w:rPr>
          <w:rtl/>
        </w:rPr>
        <w:t xml:space="preserve"> פה." </w:t>
      </w:r>
    </w:p>
    <w:p w14:paraId="46F4F6FD" w14:textId="77777777" w:rsidR="00D519A5" w:rsidRPr="00CD067C" w:rsidRDefault="00D519A5" w:rsidP="00D519A5">
      <w:pPr>
        <w:rPr>
          <w:rtl/>
        </w:rPr>
      </w:pPr>
      <w:r w:rsidRPr="00CD067C">
        <w:rPr>
          <w:rtl/>
        </w:rPr>
        <w:t>ראשו שקע לתוך התפריט. היא רצתה להיות מנחמת ומעודדת, אבל הוא שוב קרא את התפריט באנגלית! איך אפשר ללמוד ככה, איך אפש</w:t>
      </w:r>
      <w:r>
        <w:rPr>
          <w:rtl/>
        </w:rPr>
        <w:t>ר לעבור בחינות? למה לכולם זה</w:t>
      </w:r>
      <w:r w:rsidRPr="00CD067C">
        <w:rPr>
          <w:rtl/>
        </w:rPr>
        <w:t xml:space="preserve"> קל, ורק לו לא? </w:t>
      </w:r>
    </w:p>
    <w:p w14:paraId="3EB425F2" w14:textId="77777777" w:rsidR="00D519A5" w:rsidRPr="00CD067C" w:rsidRDefault="00D519A5" w:rsidP="00D519A5">
      <w:pPr>
        <w:rPr>
          <w:rtl/>
        </w:rPr>
      </w:pPr>
      <w:r w:rsidRPr="00CD067C">
        <w:rPr>
          <w:rtl/>
        </w:rPr>
        <w:t>"אז מתי אתה יכול להרשם שוב?"</w:t>
      </w:r>
    </w:p>
    <w:p w14:paraId="202098A5" w14:textId="77777777" w:rsidR="00D519A5" w:rsidRPr="00CD067C" w:rsidRDefault="00D519A5" w:rsidP="00D519A5">
      <w:pPr>
        <w:rPr>
          <w:rtl/>
        </w:rPr>
      </w:pPr>
      <w:r>
        <w:rPr>
          <w:rtl/>
        </w:rPr>
        <w:t>"</w:t>
      </w:r>
      <w:r w:rsidRPr="00CD067C">
        <w:rPr>
          <w:rtl/>
        </w:rPr>
        <w:t>אני לא יודע."</w:t>
      </w:r>
    </w:p>
    <w:p w14:paraId="1D8CC2B7" w14:textId="3F156A74" w:rsidR="00D519A5" w:rsidRPr="00CD067C" w:rsidRDefault="00D519A5" w:rsidP="00850FBA">
      <w:pPr>
        <w:rPr>
          <w:rtl/>
        </w:rPr>
      </w:pPr>
      <w:r w:rsidRPr="00CD067C">
        <w:rPr>
          <w:rtl/>
        </w:rPr>
        <w:t xml:space="preserve">"לא כדאי לך לתת לזמן לעבור, </w:t>
      </w:r>
      <w:r w:rsidR="00850FBA">
        <w:rPr>
          <w:rFonts w:hint="cs"/>
          <w:rtl/>
        </w:rPr>
        <w:t>שלא</w:t>
      </w:r>
      <w:r w:rsidRPr="00CD067C">
        <w:rPr>
          <w:rtl/>
        </w:rPr>
        <w:t xml:space="preserve"> תשכח</w:t>
      </w:r>
      <w:r w:rsidR="00483BB1">
        <w:rPr>
          <w:rtl/>
        </w:rPr>
        <w:t xml:space="preserve"> הכול </w:t>
      </w:r>
      <w:r w:rsidRPr="00CD067C">
        <w:rPr>
          <w:rtl/>
        </w:rPr>
        <w:t>ותצטרך ללמוד</w:t>
      </w:r>
      <w:r w:rsidR="00483BB1">
        <w:rPr>
          <w:rtl/>
        </w:rPr>
        <w:t xml:space="preserve"> הכול </w:t>
      </w:r>
      <w:r w:rsidRPr="00CD067C">
        <w:rPr>
          <w:rtl/>
        </w:rPr>
        <w:t>מחדש."</w:t>
      </w:r>
    </w:p>
    <w:p w14:paraId="3C16B8FA" w14:textId="77777777" w:rsidR="00D519A5" w:rsidRPr="00CD067C" w:rsidRDefault="00D519A5" w:rsidP="00D519A5">
      <w:pPr>
        <w:rPr>
          <w:rtl/>
        </w:rPr>
      </w:pPr>
      <w:r w:rsidRPr="00CD067C">
        <w:rPr>
          <w:rtl/>
        </w:rPr>
        <w:t>"כן..."</w:t>
      </w:r>
    </w:p>
    <w:p w14:paraId="4EC32822" w14:textId="77777777" w:rsidR="00D519A5" w:rsidRPr="00CD067C" w:rsidRDefault="00D519A5" w:rsidP="00D519A5">
      <w:pPr>
        <w:rPr>
          <w:rtl/>
        </w:rPr>
      </w:pPr>
      <w:r w:rsidRPr="00CD067C">
        <w:rPr>
          <w:rtl/>
        </w:rPr>
        <w:t>"אז כדאי להרשם מהר."</w:t>
      </w:r>
    </w:p>
    <w:p w14:paraId="2FE78DF9" w14:textId="50504163" w:rsidR="00D519A5" w:rsidRPr="00CD067C" w:rsidRDefault="00D519A5" w:rsidP="00D519A5">
      <w:pPr>
        <w:rPr>
          <w:rtl/>
        </w:rPr>
      </w:pPr>
      <w:r w:rsidRPr="00CD067C">
        <w:rPr>
          <w:rtl/>
        </w:rPr>
        <w:t xml:space="preserve">"כן... אין לי חשק לחשוב על זה </w:t>
      </w:r>
      <w:r w:rsidR="00F06A3F">
        <w:rPr>
          <w:rtl/>
        </w:rPr>
        <w:t>עכשיו</w:t>
      </w:r>
      <w:r w:rsidRPr="00CD067C">
        <w:rPr>
          <w:rtl/>
        </w:rPr>
        <w:t>."</w:t>
      </w:r>
    </w:p>
    <w:p w14:paraId="613E5954" w14:textId="77777777" w:rsidR="00D519A5" w:rsidRPr="00CD067C" w:rsidRDefault="00D519A5" w:rsidP="00D519A5">
      <w:pPr>
        <w:rPr>
          <w:rtl/>
        </w:rPr>
      </w:pPr>
      <w:r w:rsidRPr="00CD067C">
        <w:rPr>
          <w:rtl/>
        </w:rPr>
        <w:t>"טוב." היא נ</w:t>
      </w:r>
      <w:r>
        <w:rPr>
          <w:rFonts w:hint="cs"/>
          <w:rtl/>
        </w:rPr>
        <w:t>י</w:t>
      </w:r>
      <w:r w:rsidRPr="00CD067C">
        <w:rPr>
          <w:rtl/>
        </w:rPr>
        <w:t>סתה להתרכז בתפריט. "אתה עייף?"</w:t>
      </w:r>
    </w:p>
    <w:p w14:paraId="2FF5DD7C" w14:textId="77777777" w:rsidR="00D519A5" w:rsidRPr="00CD067C" w:rsidRDefault="00D519A5" w:rsidP="00D519A5">
      <w:pPr>
        <w:rPr>
          <w:rtl/>
        </w:rPr>
      </w:pPr>
      <w:r w:rsidRPr="00CD067C">
        <w:rPr>
          <w:rtl/>
        </w:rPr>
        <w:t>"נורא."</w:t>
      </w:r>
    </w:p>
    <w:p w14:paraId="063E9C17" w14:textId="77777777" w:rsidR="00D519A5" w:rsidRPr="00CD067C" w:rsidRDefault="00D519A5" w:rsidP="00850FBA">
      <w:pPr>
        <w:rPr>
          <w:rtl/>
        </w:rPr>
      </w:pPr>
      <w:r w:rsidRPr="00CD067C">
        <w:rPr>
          <w:rtl/>
        </w:rPr>
        <w:t>"נחזור הביתה, תלך ישר לישון</w:t>
      </w:r>
      <w:r w:rsidR="00850FBA">
        <w:rPr>
          <w:rtl/>
        </w:rPr>
        <w:t>." היא אמורה לקבל נקודות בונוס</w:t>
      </w:r>
      <w:r w:rsidRPr="00CD067C">
        <w:rPr>
          <w:rtl/>
        </w:rPr>
        <w:t xml:space="preserve"> על גילוי אמפתיה.</w:t>
      </w:r>
    </w:p>
    <w:p w14:paraId="2AF6E11E" w14:textId="77777777" w:rsidR="00D519A5" w:rsidRPr="00CD067C" w:rsidRDefault="00D519A5" w:rsidP="00D519A5">
      <w:pPr>
        <w:rPr>
          <w:rtl/>
        </w:rPr>
      </w:pPr>
      <w:r w:rsidRPr="00CD067C">
        <w:rPr>
          <w:rtl/>
        </w:rPr>
        <w:t>"נראה."</w:t>
      </w:r>
    </w:p>
    <w:p w14:paraId="5C270FAB" w14:textId="77777777" w:rsidR="00D519A5" w:rsidRPr="00CD067C" w:rsidRDefault="00D519A5" w:rsidP="00D519A5">
      <w:pPr>
        <w:rPr>
          <w:rtl/>
        </w:rPr>
      </w:pPr>
      <w:r w:rsidRPr="00CD067C">
        <w:rPr>
          <w:rtl/>
        </w:rPr>
        <w:t>"אין נראה, אלכס. אין נראה. מה יצא ממך בלי תעודת בגרות? מה יצא ממך?"</w:t>
      </w:r>
    </w:p>
    <w:p w14:paraId="6190EFCE" w14:textId="18354269" w:rsidR="00D519A5" w:rsidRPr="00CD067C" w:rsidRDefault="00D519A5" w:rsidP="006441B7">
      <w:pPr>
        <w:rPr>
          <w:rtl/>
        </w:rPr>
      </w:pPr>
      <w:r w:rsidRPr="00CD067C">
        <w:rPr>
          <w:rtl/>
        </w:rPr>
        <w:t xml:space="preserve">"אבל עשיתי עשרה </w:t>
      </w:r>
      <w:r w:rsidR="006441B7">
        <w:t>GCSE’s</w:t>
      </w:r>
      <w:r w:rsidR="00850FBA">
        <w:rPr>
          <w:rtl/>
        </w:rPr>
        <w:t xml:space="preserve">. כל מה שהיה חסר לי </w:t>
      </w:r>
      <w:r w:rsidR="00850FBA">
        <w:rPr>
          <w:rFonts w:hint="cs"/>
          <w:rtl/>
        </w:rPr>
        <w:t>זה</w:t>
      </w:r>
      <w:r w:rsidRPr="00CD067C">
        <w:rPr>
          <w:rtl/>
        </w:rPr>
        <w:t xml:space="preserve"> רק עוד שנתיים של לימודים ל</w:t>
      </w:r>
      <w:r w:rsidR="006441B7">
        <w:rPr>
          <w:rFonts w:hint="cs"/>
          <w:rtl/>
        </w:rPr>
        <w:t>-</w:t>
      </w:r>
      <w:r w:rsidRPr="00CD067C">
        <w:t>A levels</w:t>
      </w:r>
      <w:r w:rsidRPr="00CD067C">
        <w:rPr>
          <w:rtl/>
        </w:rPr>
        <w:t xml:space="preserve"> ו</w:t>
      </w:r>
      <w:r w:rsidR="001C5A04">
        <w:rPr>
          <w:rtl/>
        </w:rPr>
        <w:t>הייתה</w:t>
      </w:r>
      <w:r w:rsidRPr="00CD067C">
        <w:rPr>
          <w:rtl/>
        </w:rPr>
        <w:t xml:space="preserve"> לי בגרות מלאה."</w:t>
      </w:r>
    </w:p>
    <w:p w14:paraId="104CA621" w14:textId="71E42A48" w:rsidR="00D519A5" w:rsidRPr="00CD067C" w:rsidRDefault="00D519A5" w:rsidP="00D519A5">
      <w:pPr>
        <w:rPr>
          <w:rtl/>
        </w:rPr>
      </w:pPr>
      <w:r w:rsidRPr="00CD067C">
        <w:rPr>
          <w:rtl/>
        </w:rPr>
        <w:t>"אני משתגעת. ה</w:t>
      </w:r>
      <w:r w:rsidR="000965A1">
        <w:rPr>
          <w:rtl/>
        </w:rPr>
        <w:t>כיסא</w:t>
      </w:r>
      <w:r w:rsidRPr="00CD067C">
        <w:rPr>
          <w:rtl/>
        </w:rPr>
        <w:t xml:space="preserve"> הזה מתנדנד לי."</w:t>
      </w:r>
    </w:p>
    <w:p w14:paraId="678DEFDE" w14:textId="77777777" w:rsidR="00D519A5" w:rsidRPr="00CD067C" w:rsidRDefault="00D519A5" w:rsidP="00D519A5">
      <w:pPr>
        <w:rPr>
          <w:rtl/>
        </w:rPr>
      </w:pPr>
      <w:r w:rsidRPr="00CD067C">
        <w:rPr>
          <w:rtl/>
        </w:rPr>
        <w:t>"רוצה להתחלף במקומות?"</w:t>
      </w:r>
    </w:p>
    <w:p w14:paraId="4B37F41C" w14:textId="77777777" w:rsidR="00D519A5" w:rsidRPr="00CD067C" w:rsidRDefault="00D519A5" w:rsidP="00D519A5">
      <w:pPr>
        <w:rPr>
          <w:rtl/>
        </w:rPr>
      </w:pPr>
      <w:r w:rsidRPr="00CD067C">
        <w:rPr>
          <w:rtl/>
        </w:rPr>
        <w:t>"אז לך יתנדנד."</w:t>
      </w:r>
    </w:p>
    <w:p w14:paraId="3C9CB58E" w14:textId="77777777" w:rsidR="00D519A5" w:rsidRPr="00CD067C" w:rsidRDefault="00D519A5" w:rsidP="00D519A5">
      <w:pPr>
        <w:rPr>
          <w:rtl/>
        </w:rPr>
      </w:pPr>
      <w:r w:rsidRPr="00CD067C">
        <w:rPr>
          <w:rtl/>
        </w:rPr>
        <w:t>"לא אכפת לי. זה לא מפריע לי כמוך."</w:t>
      </w:r>
    </w:p>
    <w:p w14:paraId="62EDEB31" w14:textId="4829A381" w:rsidR="00D519A5" w:rsidRPr="00CD067C" w:rsidRDefault="00D519A5" w:rsidP="00D519A5">
      <w:pPr>
        <w:rPr>
          <w:rtl/>
        </w:rPr>
      </w:pPr>
      <w:r w:rsidRPr="00CD067C">
        <w:rPr>
          <w:rtl/>
        </w:rPr>
        <w:t xml:space="preserve">"מה </w:t>
      </w:r>
      <w:r w:rsidR="004C59E0">
        <w:rPr>
          <w:rtl/>
        </w:rPr>
        <w:t>פתאום</w:t>
      </w:r>
      <w:r w:rsidRPr="00CD067C">
        <w:rPr>
          <w:rtl/>
        </w:rPr>
        <w:t>. אני לא רוצה שאתה תתנדנד."</w:t>
      </w:r>
    </w:p>
    <w:p w14:paraId="5C649223" w14:textId="77777777" w:rsidR="00D519A5" w:rsidRPr="00CD067C" w:rsidRDefault="00D519A5" w:rsidP="00D519A5">
      <w:pPr>
        <w:rPr>
          <w:rtl/>
        </w:rPr>
      </w:pPr>
      <w:r w:rsidRPr="00CD067C">
        <w:rPr>
          <w:rtl/>
        </w:rPr>
        <w:t>מארק התקשר</w:t>
      </w:r>
      <w:r w:rsidR="00850FBA">
        <w:rPr>
          <w:rFonts w:hint="cs"/>
          <w:rtl/>
        </w:rPr>
        <w:t xml:space="preserve"> אליו</w:t>
      </w:r>
      <w:r w:rsidRPr="00CD067C">
        <w:rPr>
          <w:rtl/>
        </w:rPr>
        <w:t>. "אלכס, אתה לא טיפש."</w:t>
      </w:r>
    </w:p>
    <w:p w14:paraId="194732AB" w14:textId="77777777" w:rsidR="00D519A5" w:rsidRPr="00CD067C" w:rsidRDefault="00D519A5" w:rsidP="00D519A5">
      <w:pPr>
        <w:rPr>
          <w:rtl/>
        </w:rPr>
      </w:pPr>
      <w:r w:rsidRPr="00CD067C">
        <w:rPr>
          <w:rtl/>
        </w:rPr>
        <w:t>"תודה."</w:t>
      </w:r>
    </w:p>
    <w:p w14:paraId="5B6F7774" w14:textId="77777777" w:rsidR="00D519A5" w:rsidRDefault="00D519A5" w:rsidP="00D519A5">
      <w:pPr>
        <w:rPr>
          <w:rtl/>
        </w:rPr>
      </w:pPr>
      <w:r w:rsidRPr="00CD067C">
        <w:rPr>
          <w:rtl/>
        </w:rPr>
        <w:lastRenderedPageBreak/>
        <w:t xml:space="preserve">"יכולת לעבור את בחינות הבגרות, </w:t>
      </w:r>
      <w:r w:rsidRPr="00CD067C">
        <w:rPr>
          <w:rFonts w:hint="cs"/>
          <w:rtl/>
        </w:rPr>
        <w:t>חסר לך רק משהו קטן. קיימת</w:t>
      </w:r>
      <w:r w:rsidR="00850FBA">
        <w:rPr>
          <w:rtl/>
        </w:rPr>
        <w:t xml:space="preserve"> איזו בליטת עמידה," </w:t>
      </w:r>
      <w:r w:rsidRPr="00CD067C">
        <w:rPr>
          <w:rtl/>
        </w:rPr>
        <w:t>מארק</w:t>
      </w:r>
      <w:r w:rsidR="00850FBA">
        <w:rPr>
          <w:rFonts w:hint="cs"/>
          <w:rtl/>
        </w:rPr>
        <w:t xml:space="preserve"> המשיך</w:t>
      </w:r>
      <w:r w:rsidRPr="00CD067C">
        <w:rPr>
          <w:rtl/>
        </w:rPr>
        <w:t>, "איזה זיז עגינה שהיה יכול לחבר אותך לחומר הלימוד, ו</w:t>
      </w:r>
      <w:r w:rsidRPr="00CD067C">
        <w:rPr>
          <w:rFonts w:hint="cs"/>
          <w:rtl/>
        </w:rPr>
        <w:t>הוא חסר לך</w:t>
      </w:r>
      <w:r w:rsidRPr="00CD067C">
        <w:rPr>
          <w:rtl/>
        </w:rPr>
        <w:t>."</w:t>
      </w:r>
    </w:p>
    <w:p w14:paraId="16E2CEB3" w14:textId="40153D6B" w:rsidR="00860EE4" w:rsidRPr="00CD067C" w:rsidRDefault="00860EE4" w:rsidP="00860EE4">
      <w:pPr>
        <w:rPr>
          <w:rtl/>
        </w:rPr>
      </w:pPr>
      <w:r>
        <w:rPr>
          <w:rFonts w:hint="cs"/>
          <w:rtl/>
        </w:rPr>
        <w:t>- אלכס נזכר ברתיעה של טולאסי ללטינית ומנסה למצא את משפט הקסם שיקרב אותו לעברית</w:t>
      </w:r>
    </w:p>
    <w:p w14:paraId="5E4672DB" w14:textId="77777777" w:rsidR="00D519A5" w:rsidRPr="00CD067C" w:rsidRDefault="00D519A5" w:rsidP="00D519A5">
      <w:pPr>
        <w:rPr>
          <w:rtl/>
        </w:rPr>
      </w:pPr>
      <w:r w:rsidRPr="00CD067C">
        <w:rPr>
          <w:rtl/>
        </w:rPr>
        <w:t xml:space="preserve">"מי זה?" </w:t>
      </w:r>
      <w:r>
        <w:rPr>
          <w:rFonts w:hint="cs"/>
          <w:rtl/>
        </w:rPr>
        <w:t>לילך</w:t>
      </w:r>
      <w:r w:rsidRPr="00CD067C">
        <w:rPr>
          <w:rtl/>
        </w:rPr>
        <w:t xml:space="preserve"> שאלה. "מי זה בטלפון?"</w:t>
      </w:r>
    </w:p>
    <w:p w14:paraId="4FB133F8" w14:textId="77777777" w:rsidR="00D519A5" w:rsidRPr="00CD067C" w:rsidRDefault="00D519A5" w:rsidP="00D519A5">
      <w:pPr>
        <w:rPr>
          <w:rtl/>
        </w:rPr>
      </w:pPr>
      <w:r w:rsidRPr="00CD067C">
        <w:rPr>
          <w:rtl/>
        </w:rPr>
        <w:t>"</w:t>
      </w:r>
      <w:r>
        <w:rPr>
          <w:rFonts w:hint="cs"/>
          <w:rtl/>
        </w:rPr>
        <w:t>גם גלים לא יכולים לעבור ללא</w:t>
      </w:r>
      <w:r w:rsidRPr="00CD067C">
        <w:rPr>
          <w:rFonts w:hint="cs"/>
          <w:rtl/>
        </w:rPr>
        <w:t xml:space="preserve"> הפרעה מתווך לתווך בלי איזשהו חומר מתאם ביניהם," מארק סיכם.</w:t>
      </w:r>
    </w:p>
    <w:p w14:paraId="5C2386F6" w14:textId="77777777" w:rsidR="00D519A5" w:rsidRPr="00CD067C" w:rsidRDefault="00D519A5" w:rsidP="00D519A5">
      <w:pPr>
        <w:rPr>
          <w:rtl/>
        </w:rPr>
      </w:pPr>
      <w:r w:rsidRPr="00CD067C">
        <w:rPr>
          <w:rtl/>
        </w:rPr>
        <w:t>"אתה מאוכזב?" היא שאלה כשאלכס ניתק את השיחה.</w:t>
      </w:r>
    </w:p>
    <w:p w14:paraId="59FD6B59" w14:textId="77777777" w:rsidR="00D519A5" w:rsidRPr="00CD067C" w:rsidRDefault="00D519A5" w:rsidP="00D519A5">
      <w:pPr>
        <w:rPr>
          <w:rtl/>
        </w:rPr>
      </w:pPr>
      <w:r w:rsidRPr="00CD067C">
        <w:rPr>
          <w:rtl/>
        </w:rPr>
        <w:t>"נורא."</w:t>
      </w:r>
    </w:p>
    <w:p w14:paraId="6A0C2952" w14:textId="77777777" w:rsidR="00D519A5" w:rsidRPr="00CD067C" w:rsidRDefault="00D519A5" w:rsidP="00D519A5">
      <w:pPr>
        <w:rPr>
          <w:rtl/>
        </w:rPr>
      </w:pPr>
      <w:r w:rsidRPr="00CD067C">
        <w:rPr>
          <w:rtl/>
        </w:rPr>
        <w:t>"אתה לא היחיד."</w:t>
      </w:r>
    </w:p>
    <w:p w14:paraId="6F9A0F85" w14:textId="77777777" w:rsidR="00D519A5" w:rsidRPr="00CD067C" w:rsidRDefault="00D519A5" w:rsidP="00D519A5">
      <w:pPr>
        <w:rPr>
          <w:rtl/>
        </w:rPr>
      </w:pPr>
      <w:r w:rsidRPr="00CD067C">
        <w:rPr>
          <w:rtl/>
        </w:rPr>
        <w:t>"אני יודע. תודה שאת... שאת מעודדת אותי."</w:t>
      </w:r>
    </w:p>
    <w:p w14:paraId="04524E44" w14:textId="77777777" w:rsidR="00D519A5" w:rsidRPr="00CD067C" w:rsidRDefault="00D519A5" w:rsidP="00850FBA">
      <w:pPr>
        <w:rPr>
          <w:rtl/>
        </w:rPr>
      </w:pPr>
      <w:r w:rsidRPr="00CD067C">
        <w:rPr>
          <w:rtl/>
        </w:rPr>
        <w:t>"אני משתדלת. אני עושה את המכסימום. אבל לקחת המון חופש</w:t>
      </w:r>
      <w:r w:rsidR="00850FBA">
        <w:rPr>
          <w:rtl/>
        </w:rPr>
        <w:t xml:space="preserve"> מהצבא. לעולם לא תוכל לקחת </w:t>
      </w:r>
      <w:r w:rsidRPr="00CD067C">
        <w:rPr>
          <w:rtl/>
        </w:rPr>
        <w:t>חופש</w:t>
      </w:r>
      <w:r w:rsidR="00850FBA">
        <w:rPr>
          <w:rFonts w:hint="cs"/>
          <w:rtl/>
        </w:rPr>
        <w:t>ה ארוכה יותר</w:t>
      </w:r>
      <w:r w:rsidRPr="00CD067C">
        <w:rPr>
          <w:rtl/>
        </w:rPr>
        <w:t>."</w:t>
      </w:r>
    </w:p>
    <w:p w14:paraId="64913E5F" w14:textId="77777777" w:rsidR="00D519A5" w:rsidRPr="00CD067C" w:rsidRDefault="00D519A5" w:rsidP="00D519A5">
      <w:pPr>
        <w:rPr>
          <w:rtl/>
        </w:rPr>
      </w:pPr>
      <w:r w:rsidRPr="00CD067C">
        <w:rPr>
          <w:rtl/>
        </w:rPr>
        <w:t>"אני יודע."</w:t>
      </w:r>
    </w:p>
    <w:p w14:paraId="3312C124" w14:textId="77777777" w:rsidR="00D519A5" w:rsidRPr="00CD067C" w:rsidRDefault="00D519A5" w:rsidP="00D519A5">
      <w:pPr>
        <w:rPr>
          <w:rtl/>
        </w:rPr>
      </w:pPr>
      <w:r w:rsidRPr="00CD067C">
        <w:rPr>
          <w:rtl/>
        </w:rPr>
        <w:t>"היה חסר לך זמן ללמוד?"</w:t>
      </w:r>
    </w:p>
    <w:p w14:paraId="71885ADE" w14:textId="77777777" w:rsidR="00D519A5" w:rsidRPr="00CD067C" w:rsidRDefault="00D519A5" w:rsidP="00D519A5">
      <w:pPr>
        <w:rPr>
          <w:rtl/>
        </w:rPr>
      </w:pPr>
      <w:r w:rsidRPr="00CD067C">
        <w:rPr>
          <w:rtl/>
        </w:rPr>
        <w:t>"לא."</w:t>
      </w:r>
    </w:p>
    <w:p w14:paraId="1712D9DB" w14:textId="77777777" w:rsidR="00D519A5" w:rsidRPr="00CD067C" w:rsidRDefault="00D519A5" w:rsidP="00D519A5">
      <w:pPr>
        <w:rPr>
          <w:rtl/>
        </w:rPr>
      </w:pPr>
      <w:r w:rsidRPr="00CD067C">
        <w:rPr>
          <w:rtl/>
        </w:rPr>
        <w:t>"אז מה קרה?"</w:t>
      </w:r>
    </w:p>
    <w:p w14:paraId="493C6CEB" w14:textId="77777777" w:rsidR="00D519A5" w:rsidRPr="00CD067C" w:rsidRDefault="00D519A5" w:rsidP="00D519A5">
      <w:pPr>
        <w:rPr>
          <w:rtl/>
        </w:rPr>
      </w:pPr>
      <w:r w:rsidRPr="00CD067C">
        <w:rPr>
          <w:rtl/>
        </w:rPr>
        <w:t>"היה חסר לי זמן בבחינה. אם היו לי עוד עשר דקות, אולי הייתי גומר עוד שתי שאלות, ואולי הייתי עובר."</w:t>
      </w:r>
    </w:p>
    <w:p w14:paraId="2E2B3C5A" w14:textId="77777777" w:rsidR="00D519A5" w:rsidRPr="00CD067C" w:rsidRDefault="00D519A5" w:rsidP="00850FBA">
      <w:pPr>
        <w:rPr>
          <w:rtl/>
        </w:rPr>
      </w:pPr>
      <w:r w:rsidRPr="00CD067C">
        <w:rPr>
          <w:rtl/>
        </w:rPr>
        <w:t xml:space="preserve">"עוד עשר דקות? עשר דקות מתוך השלוש שעות שהיו לך בשביל המבחן? זה ההבדל בין כישלון והצלחה?" </w:t>
      </w:r>
    </w:p>
    <w:p w14:paraId="4BB71F63" w14:textId="77777777" w:rsidR="00D519A5" w:rsidRPr="00CD067C" w:rsidRDefault="00D519A5" w:rsidP="00D519A5">
      <w:pPr>
        <w:rPr>
          <w:rtl/>
        </w:rPr>
      </w:pPr>
      <w:r w:rsidRPr="00CD067C">
        <w:rPr>
          <w:rtl/>
        </w:rPr>
        <w:t>"אולי, אם היו לי עוד עשר דקות, אולי – "</w:t>
      </w:r>
    </w:p>
    <w:p w14:paraId="4B3BF8DF" w14:textId="77777777" w:rsidR="00D519A5" w:rsidRPr="00CD067C" w:rsidRDefault="00D519A5" w:rsidP="00D519A5">
      <w:pPr>
        <w:rPr>
          <w:rtl/>
        </w:rPr>
      </w:pPr>
      <w:r w:rsidRPr="00CD067C">
        <w:rPr>
          <w:rtl/>
        </w:rPr>
        <w:t>"אלכס, אתה בטוח שהתרכזת בבחינה במשך כל השלוש שעות?"</w:t>
      </w:r>
    </w:p>
    <w:p w14:paraId="56C77008" w14:textId="2E49C989" w:rsidR="00D519A5" w:rsidRPr="00CD067C" w:rsidRDefault="00D519A5" w:rsidP="00D519A5">
      <w:pPr>
        <w:rPr>
          <w:rtl/>
        </w:rPr>
      </w:pPr>
      <w:r w:rsidRPr="00CD067C">
        <w:rPr>
          <w:rtl/>
        </w:rPr>
        <w:t>הארוחה האומללה נגמרה לבסוף, לא לפני שהם ביקשו פעמיים לעבור מקום, פעם אחת כי ה</w:t>
      </w:r>
      <w:r w:rsidR="000965A1">
        <w:rPr>
          <w:rtl/>
        </w:rPr>
        <w:t>כיסא</w:t>
      </w:r>
      <w:r w:rsidRPr="00CD067C">
        <w:rPr>
          <w:rtl/>
        </w:rPr>
        <w:t xml:space="preserve"> של לילך רעד, ופעם כי האדם שישב מאחוריה התחיל לעשן וסרב להפסיק גם כשהתבשר שזה מחוץ לחוק.</w:t>
      </w:r>
    </w:p>
    <w:p w14:paraId="3C21C7C3" w14:textId="77777777" w:rsidR="00D519A5" w:rsidRPr="00CD067C" w:rsidRDefault="00D519A5" w:rsidP="00D519A5">
      <w:pPr>
        <w:rPr>
          <w:rtl/>
        </w:rPr>
      </w:pPr>
      <w:r w:rsidRPr="00CD067C">
        <w:rPr>
          <w:rtl/>
        </w:rPr>
        <w:t>"לפחות נבלה את סוף השבוע הזה ביחד?" היא אמרה בלי חשק.</w:t>
      </w:r>
    </w:p>
    <w:p w14:paraId="76F94A0B" w14:textId="77777777" w:rsidR="00D519A5" w:rsidRPr="00CD067C" w:rsidRDefault="00D519A5" w:rsidP="00D519A5">
      <w:pPr>
        <w:rPr>
          <w:rtl/>
        </w:rPr>
      </w:pPr>
      <w:r w:rsidRPr="00CD067C">
        <w:rPr>
          <w:rtl/>
        </w:rPr>
        <w:t>"לא יודע. לא יודע מה. ארקדי רוצה שנצא איתם ב</w:t>
      </w:r>
      <w:r w:rsidRPr="00CD067C">
        <w:rPr>
          <w:rFonts w:hint="cs"/>
          <w:rtl/>
        </w:rPr>
        <w:t>שישי</w:t>
      </w:r>
      <w:r w:rsidRPr="00CD067C">
        <w:rPr>
          <w:rtl/>
        </w:rPr>
        <w:t>."</w:t>
      </w:r>
    </w:p>
    <w:p w14:paraId="549A8FC4" w14:textId="77777777" w:rsidR="00D519A5" w:rsidRPr="00CD067C" w:rsidRDefault="00D519A5" w:rsidP="00D519A5">
      <w:pPr>
        <w:rPr>
          <w:rtl/>
        </w:rPr>
      </w:pPr>
      <w:r w:rsidRPr="00CD067C">
        <w:rPr>
          <w:rtl/>
        </w:rPr>
        <w:t>"טוב. לבוא איתך?"</w:t>
      </w:r>
    </w:p>
    <w:p w14:paraId="488A3123" w14:textId="77777777" w:rsidR="00D519A5" w:rsidRPr="00CD067C" w:rsidRDefault="00D519A5" w:rsidP="00D519A5">
      <w:pPr>
        <w:rPr>
          <w:rtl/>
        </w:rPr>
      </w:pPr>
      <w:r w:rsidRPr="00CD067C">
        <w:rPr>
          <w:rtl/>
        </w:rPr>
        <w:t>"</w:t>
      </w:r>
      <w:r w:rsidRPr="00CD067C">
        <w:rPr>
          <w:rFonts w:hint="cs"/>
          <w:rtl/>
        </w:rPr>
        <w:t xml:space="preserve">אם את רוצה, כלומר, </w:t>
      </w:r>
      <w:r w:rsidRPr="00CD067C">
        <w:rPr>
          <w:rtl/>
        </w:rPr>
        <w:t>בעיקרון הם הזמינו את שנינו..."</w:t>
      </w:r>
    </w:p>
    <w:p w14:paraId="788BEADF" w14:textId="611FAAE2" w:rsidR="00D519A5" w:rsidRPr="00CD067C" w:rsidRDefault="00D519A5" w:rsidP="00D519A5">
      <w:pPr>
        <w:rPr>
          <w:rtl/>
        </w:rPr>
      </w:pPr>
      <w:r w:rsidRPr="00CD067C">
        <w:rPr>
          <w:rtl/>
        </w:rPr>
        <w:t xml:space="preserve">"התכוונתי אם לבוא איתך </w:t>
      </w:r>
      <w:r w:rsidR="00F06A3F">
        <w:rPr>
          <w:rtl/>
        </w:rPr>
        <w:t>עכשיו</w:t>
      </w:r>
      <w:r w:rsidRPr="00CD067C">
        <w:rPr>
          <w:rtl/>
        </w:rPr>
        <w:t>. אולי נעשה משהו הערב."</w:t>
      </w:r>
    </w:p>
    <w:p w14:paraId="2ABE6114" w14:textId="11A1FAD9" w:rsidR="00D519A5" w:rsidRPr="00CD067C" w:rsidRDefault="00D519A5" w:rsidP="00D519A5">
      <w:pPr>
        <w:rPr>
          <w:rtl/>
        </w:rPr>
      </w:pPr>
      <w:r w:rsidRPr="00CD067C">
        <w:rPr>
          <w:rtl/>
        </w:rPr>
        <w:t xml:space="preserve">"לא, אני רוצה קצת לישון </w:t>
      </w:r>
      <w:r w:rsidR="00EE553A">
        <w:rPr>
          <w:rtl/>
        </w:rPr>
        <w:t>אחר כך</w:t>
      </w:r>
      <w:r w:rsidRPr="00CD067C">
        <w:rPr>
          <w:rtl/>
        </w:rPr>
        <w:t xml:space="preserve"> אולי. אין לי כח."</w:t>
      </w:r>
    </w:p>
    <w:p w14:paraId="649EFDAD" w14:textId="77777777" w:rsidR="00D519A5" w:rsidRPr="00CD067C" w:rsidRDefault="00D519A5" w:rsidP="00D519A5">
      <w:pPr>
        <w:rPr>
          <w:rtl/>
        </w:rPr>
      </w:pPr>
      <w:r w:rsidRPr="00CD067C">
        <w:rPr>
          <w:rtl/>
        </w:rPr>
        <w:t>"לְמה אין לך כח?"</w:t>
      </w:r>
    </w:p>
    <w:p w14:paraId="4276C5A4" w14:textId="77777777" w:rsidR="00D519A5" w:rsidRPr="00CD067C" w:rsidRDefault="00D519A5" w:rsidP="00D519A5">
      <w:pPr>
        <w:rPr>
          <w:rtl/>
        </w:rPr>
      </w:pPr>
      <w:r w:rsidRPr="00CD067C">
        <w:rPr>
          <w:rtl/>
        </w:rPr>
        <w:t>"לכלום."</w:t>
      </w:r>
    </w:p>
    <w:p w14:paraId="6188FEB7" w14:textId="77777777" w:rsidR="00D519A5" w:rsidRPr="00CD067C" w:rsidRDefault="00D519A5" w:rsidP="00D519A5">
      <w:pPr>
        <w:rPr>
          <w:rtl/>
        </w:rPr>
      </w:pPr>
      <w:r w:rsidRPr="00CD067C">
        <w:rPr>
          <w:rtl/>
        </w:rPr>
        <w:t>"אֵלַי?"</w:t>
      </w:r>
    </w:p>
    <w:p w14:paraId="5FA0A006" w14:textId="77777777" w:rsidR="00D519A5" w:rsidRPr="00CD067C" w:rsidRDefault="00D519A5" w:rsidP="00D519A5">
      <w:pPr>
        <w:rPr>
          <w:rtl/>
        </w:rPr>
      </w:pPr>
      <w:r w:rsidRPr="00CD067C">
        <w:rPr>
          <w:rtl/>
        </w:rPr>
        <w:t>"לכלום."</w:t>
      </w:r>
    </w:p>
    <w:p w14:paraId="3027F573" w14:textId="77777777" w:rsidR="00D519A5" w:rsidRPr="00CD067C" w:rsidRDefault="00D519A5" w:rsidP="00D519A5">
      <w:pPr>
        <w:rPr>
          <w:rtl/>
        </w:rPr>
      </w:pPr>
      <w:r w:rsidRPr="00CD067C">
        <w:rPr>
          <w:rtl/>
        </w:rPr>
        <w:t>"אתה צריך לנוח."</w:t>
      </w:r>
    </w:p>
    <w:p w14:paraId="08000C81" w14:textId="77777777" w:rsidR="00D519A5" w:rsidRPr="00CD067C" w:rsidRDefault="00D519A5" w:rsidP="00D519A5">
      <w:pPr>
        <w:rPr>
          <w:rtl/>
        </w:rPr>
      </w:pPr>
      <w:r w:rsidRPr="00CD067C">
        <w:rPr>
          <w:rtl/>
        </w:rPr>
        <w:t>האוכל בצלחת שלו לא נגמר.</w:t>
      </w:r>
    </w:p>
    <w:p w14:paraId="04EC6E88" w14:textId="63252472" w:rsidR="00D519A5" w:rsidRPr="00CD067C" w:rsidRDefault="00D519A5" w:rsidP="00D519A5">
      <w:pPr>
        <w:rPr>
          <w:rtl/>
        </w:rPr>
      </w:pPr>
      <w:r w:rsidRPr="00CD067C">
        <w:rPr>
          <w:rtl/>
        </w:rPr>
        <w:t>"ראית</w:t>
      </w:r>
      <w:r>
        <w:rPr>
          <w:rFonts w:hint="cs"/>
          <w:rtl/>
        </w:rPr>
        <w:t>ַ</w:t>
      </w:r>
      <w:r w:rsidRPr="00CD067C">
        <w:rPr>
          <w:rtl/>
        </w:rPr>
        <w:t xml:space="preserve"> את הפרסומות ב</w:t>
      </w:r>
      <w:r w:rsidR="00C45B28">
        <w:rPr>
          <w:rtl/>
        </w:rPr>
        <w:t>טלוויז</w:t>
      </w:r>
      <w:r w:rsidRPr="00CD067C">
        <w:rPr>
          <w:rtl/>
        </w:rPr>
        <w:t>יה עם תיאו?"</w:t>
      </w:r>
    </w:p>
    <w:p w14:paraId="7D591DB0" w14:textId="77777777" w:rsidR="00D519A5" w:rsidRPr="00CD067C" w:rsidRDefault="00D519A5" w:rsidP="00D519A5">
      <w:pPr>
        <w:rPr>
          <w:rtl/>
        </w:rPr>
      </w:pPr>
      <w:r w:rsidRPr="00CD067C">
        <w:rPr>
          <w:rtl/>
        </w:rPr>
        <w:t>"לא, לא יצא לי."</w:t>
      </w:r>
    </w:p>
    <w:p w14:paraId="5ED4D150" w14:textId="77777777" w:rsidR="00D519A5" w:rsidRPr="00CD067C" w:rsidRDefault="00D519A5" w:rsidP="00D519A5">
      <w:pPr>
        <w:rPr>
          <w:rtl/>
        </w:rPr>
      </w:pPr>
      <w:r w:rsidRPr="00CD067C">
        <w:rPr>
          <w:rtl/>
        </w:rPr>
        <w:lastRenderedPageBreak/>
        <w:t>"מה לא יצא? כל הזמן משדרים אותן. שתי פרסומות."</w:t>
      </w:r>
    </w:p>
    <w:p w14:paraId="256EC4F4" w14:textId="77777777" w:rsidR="00D519A5" w:rsidRPr="00CD067C" w:rsidRDefault="00D519A5" w:rsidP="00D519A5">
      <w:pPr>
        <w:rPr>
          <w:rtl/>
        </w:rPr>
      </w:pPr>
      <w:r w:rsidRPr="00CD067C">
        <w:rPr>
          <w:rtl/>
        </w:rPr>
        <w:t>"אני אבדוק."</w:t>
      </w:r>
    </w:p>
    <w:p w14:paraId="258684C8" w14:textId="77777777" w:rsidR="00D519A5" w:rsidRPr="00CD067C" w:rsidRDefault="00D519A5" w:rsidP="00D519A5">
      <w:pPr>
        <w:rPr>
          <w:rtl/>
        </w:rPr>
      </w:pPr>
      <w:r w:rsidRPr="00CD067C">
        <w:rPr>
          <w:rtl/>
        </w:rPr>
        <w:t>"ואת שלטי החוצות שלו ראית?"</w:t>
      </w:r>
    </w:p>
    <w:p w14:paraId="34A0B2B7" w14:textId="77777777" w:rsidR="00D519A5" w:rsidRPr="00CD067C" w:rsidRDefault="00D519A5" w:rsidP="00D519A5">
      <w:pPr>
        <w:rPr>
          <w:rtl/>
        </w:rPr>
      </w:pPr>
      <w:r w:rsidRPr="00CD067C">
        <w:rPr>
          <w:rtl/>
        </w:rPr>
        <w:t>"כן, ראיתי."</w:t>
      </w:r>
    </w:p>
    <w:p w14:paraId="13F4E9F4" w14:textId="77777777" w:rsidR="00D519A5" w:rsidRPr="00CD067C" w:rsidRDefault="00D519A5" w:rsidP="00D519A5">
      <w:pPr>
        <w:rPr>
          <w:rtl/>
        </w:rPr>
      </w:pPr>
      <w:r w:rsidRPr="00CD067C">
        <w:rPr>
          <w:rtl/>
        </w:rPr>
        <w:t>"אמרתי לך שהוא יצליח. כל מה שזה לקח היה שני ביקורים קצרים בארץ. גם לך הייתי יכולה לסדר. בטח היו מאפשרים לך מהצבא אם היית מבקש."</w:t>
      </w:r>
    </w:p>
    <w:p w14:paraId="35BFF674" w14:textId="77777777" w:rsidR="00D519A5" w:rsidRPr="00CD067C" w:rsidRDefault="00D519A5" w:rsidP="00D519A5">
      <w:pPr>
        <w:rPr>
          <w:rtl/>
        </w:rPr>
      </w:pPr>
      <w:r w:rsidRPr="00CD067C">
        <w:rPr>
          <w:rtl/>
        </w:rPr>
        <w:t>"טוב, לא משנה."</w:t>
      </w:r>
    </w:p>
    <w:p w14:paraId="205E9E8D" w14:textId="77777777" w:rsidR="00D519A5" w:rsidRPr="00CD067C" w:rsidRDefault="00D519A5" w:rsidP="00D519A5">
      <w:pPr>
        <w:rPr>
          <w:rtl/>
        </w:rPr>
      </w:pPr>
      <w:r w:rsidRPr="00CD067C">
        <w:rPr>
          <w:rtl/>
        </w:rPr>
        <w:t>"יש לי עין לזה, מייד ראיתי שהוא כזה יפה, הוא עבר בקלות את האודישן. ידעתי."</w:t>
      </w:r>
    </w:p>
    <w:p w14:paraId="68F55BF7" w14:textId="77777777" w:rsidR="00D519A5" w:rsidRPr="00CD067C" w:rsidRDefault="00D519A5" w:rsidP="00D519A5">
      <w:pPr>
        <w:rPr>
          <w:rtl/>
        </w:rPr>
      </w:pPr>
      <w:r w:rsidRPr="00CD067C">
        <w:rPr>
          <w:rtl/>
        </w:rPr>
        <w:t>"כן, אני יודע."</w:t>
      </w:r>
    </w:p>
    <w:p w14:paraId="27D5FD48" w14:textId="77777777" w:rsidR="00D519A5" w:rsidRPr="00CD067C" w:rsidRDefault="00D519A5" w:rsidP="00D519A5">
      <w:pPr>
        <w:rPr>
          <w:rtl/>
        </w:rPr>
      </w:pPr>
      <w:r w:rsidRPr="00CD067C">
        <w:rPr>
          <w:rtl/>
        </w:rPr>
        <w:t>"מה קורה לך אלכס?"</w:t>
      </w:r>
    </w:p>
    <w:p w14:paraId="576271DF" w14:textId="2FAE467F" w:rsidR="00D519A5" w:rsidRDefault="00986AFB" w:rsidP="00D519A5">
      <w:pPr>
        <w:rPr>
          <w:rtl/>
        </w:rPr>
      </w:pPr>
      <w:r>
        <w:rPr>
          <w:rFonts w:hint="cs"/>
          <w:rtl/>
        </w:rPr>
        <w:t xml:space="preserve">הוא הזדקף </w:t>
      </w:r>
      <w:r w:rsidR="004C59E0">
        <w:rPr>
          <w:rFonts w:hint="cs"/>
          <w:rtl/>
        </w:rPr>
        <w:t>פתאום</w:t>
      </w:r>
      <w:r>
        <w:rPr>
          <w:rFonts w:hint="cs"/>
          <w:rtl/>
        </w:rPr>
        <w:t xml:space="preserve"> ב</w:t>
      </w:r>
      <w:r w:rsidR="000965A1">
        <w:rPr>
          <w:rFonts w:hint="cs"/>
          <w:rtl/>
        </w:rPr>
        <w:t>כיסא</w:t>
      </w:r>
      <w:r>
        <w:rPr>
          <w:rFonts w:hint="cs"/>
          <w:rtl/>
        </w:rPr>
        <w:t>ו. "את לא אוהבת אותי יותר."</w:t>
      </w:r>
    </w:p>
    <w:p w14:paraId="6615B162" w14:textId="6ED66F5D" w:rsidR="00986AFB" w:rsidRDefault="00986AFB" w:rsidP="00D519A5">
      <w:pPr>
        <w:rPr>
          <w:rFonts w:cs="Times New Roman"/>
          <w:rtl/>
        </w:rPr>
      </w:pPr>
      <w:r>
        <w:rPr>
          <w:rFonts w:hint="cs"/>
          <w:rtl/>
        </w:rPr>
        <w:t xml:space="preserve">זה היה נכון. היא לא אהבה אוו יותר. אבל ברגע שאמר את זה וחשף סוד שהיא שמרה עליו מכל משמר, אפילו מעצמה, הוא הוכיח עד כמה הוא בעצם </w:t>
      </w:r>
      <w:r>
        <w:t>perceptive</w:t>
      </w:r>
      <w:r>
        <w:rPr>
          <w:rFonts w:hint="cs"/>
          <w:rtl/>
        </w:rPr>
        <w:t xml:space="preserve">, </w:t>
      </w:r>
      <w:r w:rsidRPr="00986AFB">
        <w:rPr>
          <w:rFonts w:cs="Times New Roman"/>
          <w:rtl/>
        </w:rPr>
        <w:t xml:space="preserve">היא </w:t>
      </w:r>
      <w:r w:rsidR="00F97A34">
        <w:rPr>
          <w:rFonts w:cs="Times New Roman"/>
          <w:rtl/>
        </w:rPr>
        <w:t>כל כך</w:t>
      </w:r>
      <w:r w:rsidRPr="00986AFB">
        <w:rPr>
          <w:rFonts w:cs="Times New Roman"/>
          <w:rtl/>
        </w:rPr>
        <w:t xml:space="preserve"> </w:t>
      </w:r>
      <w:r w:rsidRPr="00986AFB">
        <w:t>startled</w:t>
      </w:r>
      <w:r>
        <w:rPr>
          <w:rFonts w:hint="cs"/>
          <w:rtl/>
        </w:rPr>
        <w:t xml:space="preserve"> </w:t>
      </w:r>
      <w:r w:rsidRPr="00986AFB">
        <w:rPr>
          <w:rFonts w:cs="Times New Roman"/>
          <w:rtl/>
        </w:rPr>
        <w:t xml:space="preserve">ע''י התגלית שלו שהחלה לאהוב אותו מחדש ואפילו ביתר שאת, אבל את זה הוא כבר מעולם </w:t>
      </w:r>
      <w:r>
        <w:rPr>
          <w:rFonts w:cs="Times New Roman" w:hint="cs"/>
          <w:rtl/>
        </w:rPr>
        <w:t>ל</w:t>
      </w:r>
      <w:r w:rsidRPr="00986AFB">
        <w:rPr>
          <w:rFonts w:cs="Times New Roman"/>
          <w:rtl/>
        </w:rPr>
        <w:t>א ראה.</w:t>
      </w:r>
    </w:p>
    <w:p w14:paraId="6B88E46B" w14:textId="7DAFDE1E" w:rsidR="00D9559C" w:rsidRDefault="00D9559C" w:rsidP="00D519A5">
      <w:pPr>
        <w:rPr>
          <w:rtl/>
        </w:rPr>
      </w:pPr>
    </w:p>
    <w:p w14:paraId="5EE931D6" w14:textId="3329D235" w:rsidR="00D9559C" w:rsidRDefault="00D9559C" w:rsidP="00D519A5">
      <w:pPr>
        <w:rPr>
          <w:rtl/>
        </w:rPr>
      </w:pPr>
    </w:p>
    <w:p w14:paraId="0BD359EC" w14:textId="77777777" w:rsidR="00D9559C" w:rsidRDefault="00D9559C" w:rsidP="00D9559C">
      <w:pPr>
        <w:rPr>
          <w:rtl/>
        </w:rPr>
      </w:pPr>
      <w:r>
        <w:rPr>
          <w:rFonts w:cs="Times New Roman"/>
          <w:rtl/>
        </w:rPr>
        <w:t>אבל איך למדת לבשל ככה?</w:t>
      </w:r>
    </w:p>
    <w:p w14:paraId="462D6862" w14:textId="77777777" w:rsidR="00D9559C" w:rsidRDefault="00D9559C" w:rsidP="00D9559C">
      <w:pPr>
        <w:rPr>
          <w:rtl/>
        </w:rPr>
      </w:pPr>
      <w:r>
        <w:rPr>
          <w:rFonts w:cs="Times New Roman"/>
          <w:rtl/>
        </w:rPr>
        <w:t>אמרתי לך, לפני גיל שש-עשרה כבר גרתי מחוץ לבית, עם מארק.</w:t>
      </w:r>
    </w:p>
    <w:p w14:paraId="570A538A" w14:textId="77777777" w:rsidR="00D9559C" w:rsidRDefault="00D9559C" w:rsidP="00D9559C">
      <w:pPr>
        <w:rPr>
          <w:rtl/>
        </w:rPr>
      </w:pPr>
      <w:r>
        <w:rPr>
          <w:rFonts w:cs="Times New Roman"/>
          <w:rtl/>
        </w:rPr>
        <w:t>אז מה אתה מנסה לומר?</w:t>
      </w:r>
    </w:p>
    <w:p w14:paraId="4233AA1A" w14:textId="77777777" w:rsidR="00D9559C" w:rsidRDefault="00D9559C" w:rsidP="00D9559C">
      <w:pPr>
        <w:rPr>
          <w:rtl/>
        </w:rPr>
      </w:pPr>
      <w:r>
        <w:rPr>
          <w:rFonts w:cs="Times New Roman"/>
          <w:rtl/>
        </w:rPr>
        <w:t>מישהו היה צריך ללמוד לבשל.</w:t>
      </w:r>
    </w:p>
    <w:p w14:paraId="53118089" w14:textId="5F699333" w:rsidR="00D9559C" w:rsidRDefault="00D9559C" w:rsidP="00D9559C">
      <w:pPr>
        <w:rPr>
          <w:rtl/>
        </w:rPr>
      </w:pPr>
      <w:r>
        <w:rPr>
          <w:rFonts w:cs="Times New Roman"/>
          <w:rtl/>
        </w:rPr>
        <w:t>אתה מנסה להגיד לי שאת כל המרקים, כל הרטבים המושקעים לפסטה, כל הדברים המקורמלים והמוקפצים, זה</w:t>
      </w:r>
      <w:r w:rsidR="00483BB1">
        <w:rPr>
          <w:rFonts w:cs="Times New Roman"/>
          <w:rtl/>
        </w:rPr>
        <w:t xml:space="preserve"> הכול </w:t>
      </w:r>
      <w:r>
        <w:rPr>
          <w:rFonts w:cs="Times New Roman"/>
          <w:rtl/>
        </w:rPr>
        <w:t>למדת בשביל מארק??? הרי הוא היה מסתפק בטוסט עם חמאה ולא שם חב בכלל מה הוא לועס.</w:t>
      </w:r>
    </w:p>
    <w:p w14:paraId="617CE07C" w14:textId="77777777" w:rsidR="00D9559C" w:rsidRDefault="00D9559C" w:rsidP="00D9559C">
      <w:pPr>
        <w:rPr>
          <w:rtl/>
        </w:rPr>
      </w:pPr>
      <w:r>
        <w:rPr>
          <w:rFonts w:cs="Times New Roman"/>
          <w:rtl/>
        </w:rPr>
        <w:t>אלכס נשך בכתפיו.</w:t>
      </w:r>
    </w:p>
    <w:p w14:paraId="0EBCD149" w14:textId="77777777" w:rsidR="00D9559C" w:rsidRDefault="00D9559C" w:rsidP="00D9559C">
      <w:pPr>
        <w:rPr>
          <w:rtl/>
        </w:rPr>
      </w:pPr>
      <w:r>
        <w:rPr>
          <w:rFonts w:cs="Times New Roman"/>
          <w:rtl/>
        </w:rPr>
        <w:t>עבור מארק? לא, אני לא קונה את זה. תגיד את האמת.</w:t>
      </w:r>
    </w:p>
    <w:p w14:paraId="66721192" w14:textId="6088FA81" w:rsidR="00D9559C" w:rsidRPr="00CD067C" w:rsidRDefault="00D9559C" w:rsidP="00D9559C">
      <w:pPr>
        <w:rPr>
          <w:rtl/>
        </w:rPr>
      </w:pPr>
      <w:r>
        <w:rPr>
          <w:rFonts w:cs="Times New Roman"/>
          <w:rtl/>
        </w:rPr>
        <w:t xml:space="preserve">האמת? </w:t>
      </w:r>
      <w:r w:rsidR="001C5A04">
        <w:rPr>
          <w:rFonts w:cs="Times New Roman"/>
          <w:rtl/>
        </w:rPr>
        <w:t>הייתה</w:t>
      </w:r>
      <w:r>
        <w:rPr>
          <w:rFonts w:cs="Times New Roman"/>
          <w:rtl/>
        </w:rPr>
        <w:t xml:space="preserve"> לי חברה ש</w:t>
      </w:r>
      <w:r w:rsidR="001C5A04">
        <w:rPr>
          <w:rFonts w:cs="Times New Roman"/>
          <w:rtl/>
        </w:rPr>
        <w:t>הייתה</w:t>
      </w:r>
      <w:r>
        <w:rPr>
          <w:rFonts w:cs="Times New Roman"/>
          <w:rtl/>
        </w:rPr>
        <w:t xml:space="preserve"> חולה באנורקסיה, וניסיתי לפתות אותה לאכול, זאת האמת. - זאת </w:t>
      </w:r>
      <w:r w:rsidR="001C5A04">
        <w:rPr>
          <w:rFonts w:cs="Times New Roman"/>
          <w:rtl/>
        </w:rPr>
        <w:t>הייתה</w:t>
      </w:r>
      <w:r>
        <w:rPr>
          <w:rFonts w:cs="Times New Roman"/>
          <w:rtl/>
        </w:rPr>
        <w:t xml:space="preserve"> הפעם הראשונה שביטא את המילים בקול, והוא חש עד כמה המשא העיק עליו, באופן שמחץ חלק עצום מכוחותיו כשהיה צעיר, איזה משא עצום מחץ אותו תחתיו... כן, היא </w:t>
      </w:r>
      <w:r w:rsidR="001C5A04">
        <w:rPr>
          <w:rFonts w:cs="Times New Roman"/>
          <w:rtl/>
        </w:rPr>
        <w:t>הייתה</w:t>
      </w:r>
      <w:r>
        <w:rPr>
          <w:rFonts w:cs="Times New Roman"/>
          <w:rtl/>
        </w:rPr>
        <w:t xml:space="preserve"> מתה אם היה נשאר איתה. הוא היה רוצח אותו, רק בנוכחותו ליידה.</w:t>
      </w:r>
    </w:p>
    <w:p w14:paraId="76B7531F" w14:textId="77777777" w:rsidR="00FC6AB5" w:rsidRPr="00CD067C" w:rsidRDefault="00FC6AB5" w:rsidP="00250000">
      <w:pPr>
        <w:rPr>
          <w:rtl/>
        </w:rPr>
      </w:pPr>
    </w:p>
    <w:p w14:paraId="71FCC7AA" w14:textId="77777777" w:rsidR="00D07160" w:rsidRPr="0044357B" w:rsidRDefault="000230FA" w:rsidP="00322FD3">
      <w:pPr>
        <w:pStyle w:val="Heading2"/>
        <w:rPr>
          <w:rtl/>
        </w:rPr>
      </w:pPr>
      <w:r>
        <w:rPr>
          <w:rFonts w:hint="cs"/>
          <w:rtl/>
        </w:rPr>
        <w:t>נביחות של ברונו</w:t>
      </w:r>
    </w:p>
    <w:p w14:paraId="0984CB42" w14:textId="77777777" w:rsidR="004627AB" w:rsidRPr="00CD067C" w:rsidRDefault="004627AB" w:rsidP="00250000">
      <w:pPr>
        <w:rPr>
          <w:rtl/>
        </w:rPr>
      </w:pPr>
      <w:r w:rsidRPr="00CD067C">
        <w:rPr>
          <w:rtl/>
        </w:rPr>
        <w:t xml:space="preserve">"למה זייפת?" </w:t>
      </w:r>
      <w:r w:rsidR="00850FBA">
        <w:rPr>
          <w:rFonts w:hint="cs"/>
          <w:rtl/>
        </w:rPr>
        <w:t>[</w:t>
      </w:r>
      <w:r w:rsidRPr="00CD067C">
        <w:rPr>
          <w:rtl/>
        </w:rPr>
        <w:t>הוא אמר לה.</w:t>
      </w:r>
      <w:r w:rsidR="00850FBA">
        <w:rPr>
          <w:rFonts w:hint="cs"/>
          <w:rtl/>
        </w:rPr>
        <w:t xml:space="preserve"> בבית ההורים שלה, הפעם.]</w:t>
      </w:r>
    </w:p>
    <w:p w14:paraId="46765840" w14:textId="77777777" w:rsidR="004627AB" w:rsidRPr="00CD067C" w:rsidRDefault="004627AB" w:rsidP="00250000">
      <w:pPr>
        <w:rPr>
          <w:rtl/>
        </w:rPr>
      </w:pPr>
      <w:r w:rsidRPr="00CD067C">
        <w:rPr>
          <w:rtl/>
        </w:rPr>
        <w:t>"לא זייפתי."</w:t>
      </w:r>
    </w:p>
    <w:p w14:paraId="45246EB5" w14:textId="63082057" w:rsidR="004627AB" w:rsidRPr="00CD067C" w:rsidRDefault="004627AB" w:rsidP="00250000">
      <w:pPr>
        <w:rPr>
          <w:rtl/>
        </w:rPr>
      </w:pPr>
      <w:r w:rsidRPr="00CD067C">
        <w:rPr>
          <w:rtl/>
        </w:rPr>
        <w:t>"ו</w:t>
      </w:r>
      <w:r w:rsidR="00F06A3F">
        <w:rPr>
          <w:rtl/>
        </w:rPr>
        <w:t>עכשיו</w:t>
      </w:r>
      <w:r w:rsidRPr="00CD067C">
        <w:rPr>
          <w:rtl/>
        </w:rPr>
        <w:t xml:space="preserve"> את משקרת."</w:t>
      </w:r>
    </w:p>
    <w:p w14:paraId="21B7FF54" w14:textId="055E50CE" w:rsidR="004627AB" w:rsidRPr="00CD067C" w:rsidRDefault="004627AB" w:rsidP="00250000">
      <w:pPr>
        <w:rPr>
          <w:rtl/>
        </w:rPr>
      </w:pPr>
      <w:r w:rsidRPr="00CD067C">
        <w:rPr>
          <w:rtl/>
        </w:rPr>
        <w:t>"אתה לא יכול לדעת</w:t>
      </w:r>
      <w:r w:rsidR="00483BB1">
        <w:rPr>
          <w:rtl/>
        </w:rPr>
        <w:t xml:space="preserve"> הכול </w:t>
      </w:r>
      <w:r w:rsidRPr="00CD067C">
        <w:rPr>
          <w:rtl/>
        </w:rPr>
        <w:t>אלכס."</w:t>
      </w:r>
    </w:p>
    <w:p w14:paraId="2ACB10BC" w14:textId="77777777" w:rsidR="004627AB" w:rsidRPr="00CD067C" w:rsidRDefault="004627AB" w:rsidP="00250000">
      <w:pPr>
        <w:rPr>
          <w:rtl/>
        </w:rPr>
      </w:pPr>
      <w:r w:rsidRPr="00CD067C">
        <w:rPr>
          <w:rtl/>
        </w:rPr>
        <w:lastRenderedPageBreak/>
        <w:t>"אני לא יודע כמעט כלום. אבל את זה אני יודע." הוא התגלגל מעליה בחדר החשוך.</w:t>
      </w:r>
    </w:p>
    <w:p w14:paraId="4B4DC042" w14:textId="77777777" w:rsidR="004627AB" w:rsidRPr="00CD067C" w:rsidRDefault="004627AB" w:rsidP="00250000">
      <w:pPr>
        <w:rPr>
          <w:rtl/>
        </w:rPr>
      </w:pPr>
      <w:r w:rsidRPr="00CD067C">
        <w:rPr>
          <w:rtl/>
        </w:rPr>
        <w:t>"מה... מה קורה פה?"</w:t>
      </w:r>
    </w:p>
    <w:p w14:paraId="00D57427" w14:textId="77777777" w:rsidR="004627AB" w:rsidRPr="00CD067C" w:rsidRDefault="004627AB" w:rsidP="00250000">
      <w:pPr>
        <w:rPr>
          <w:rtl/>
        </w:rPr>
      </w:pPr>
      <w:r w:rsidRPr="00CD067C">
        <w:rPr>
          <w:rtl/>
        </w:rPr>
        <w:t>"אין לי מושג."</w:t>
      </w:r>
    </w:p>
    <w:p w14:paraId="17D5BD49" w14:textId="77777777" w:rsidR="004627AB" w:rsidRPr="00CD067C" w:rsidRDefault="004627AB" w:rsidP="00250000">
      <w:pPr>
        <w:rPr>
          <w:rtl/>
        </w:rPr>
      </w:pPr>
      <w:r w:rsidRPr="00CD067C">
        <w:rPr>
          <w:rtl/>
        </w:rPr>
        <w:t>"אנחנו רבים."</w:t>
      </w:r>
    </w:p>
    <w:p w14:paraId="7DCB4713" w14:textId="77777777" w:rsidR="004627AB" w:rsidRPr="00CD067C" w:rsidRDefault="004627AB" w:rsidP="00250000">
      <w:pPr>
        <w:rPr>
          <w:rtl/>
        </w:rPr>
      </w:pPr>
      <w:r w:rsidRPr="00CD067C">
        <w:rPr>
          <w:rtl/>
        </w:rPr>
        <w:t>"אני לא רב. אני מבולבל."</w:t>
      </w:r>
    </w:p>
    <w:p w14:paraId="7A729A06" w14:textId="77777777" w:rsidR="004627AB" w:rsidRPr="00CD067C" w:rsidRDefault="004627AB" w:rsidP="00250000">
      <w:pPr>
        <w:rPr>
          <w:rtl/>
        </w:rPr>
      </w:pPr>
      <w:r w:rsidRPr="00CD067C">
        <w:rPr>
          <w:rtl/>
        </w:rPr>
        <w:t>"אל תתחיל אלכס."</w:t>
      </w:r>
    </w:p>
    <w:p w14:paraId="198BD2FD" w14:textId="1E9E9C88" w:rsidR="004627AB" w:rsidRPr="00CD067C" w:rsidRDefault="004627AB" w:rsidP="00250000">
      <w:pPr>
        <w:rPr>
          <w:rtl/>
        </w:rPr>
      </w:pPr>
      <w:r w:rsidRPr="00CD067C">
        <w:rPr>
          <w:rtl/>
        </w:rPr>
        <w:t xml:space="preserve">"אני לא מתחיל כלום." הוא קם מהמיטה בחושך ונתקל בתרמיל שלו. הוא גישש ומצא את התחתונים היכן שהניח אותן קודם, מעל הג'ינס. זה לא היה מקרה של השלכת </w:t>
      </w:r>
      <w:r w:rsidR="00FE65EC">
        <w:rPr>
          <w:rtl/>
        </w:rPr>
        <w:t>הבגדים לכל עבר בטירוף חושים, אף</w:t>
      </w:r>
      <w:r w:rsidR="00FE65EC">
        <w:rPr>
          <w:rFonts w:hint="cs"/>
          <w:rtl/>
        </w:rPr>
        <w:t>-</w:t>
      </w:r>
      <w:r w:rsidR="00297D38">
        <w:rPr>
          <w:rtl/>
        </w:rPr>
        <w:t>על פ</w:t>
      </w:r>
      <w:r w:rsidR="00FE65EC">
        <w:rPr>
          <w:rtl/>
        </w:rPr>
        <w:t>י שלא התראו כבר חמישה שבועות.</w:t>
      </w:r>
    </w:p>
    <w:p w14:paraId="242A02A9" w14:textId="18FCAA26" w:rsidR="004627AB" w:rsidRPr="00CD067C" w:rsidRDefault="004627AB" w:rsidP="00FE65EC">
      <w:pPr>
        <w:rPr>
          <w:rtl/>
        </w:rPr>
      </w:pPr>
      <w:r w:rsidRPr="00CD067C">
        <w:rPr>
          <w:rtl/>
        </w:rPr>
        <w:t xml:space="preserve">היא הדליקה את מנורת הלילה שלה. "חשבתי שאחרי פרידה </w:t>
      </w:r>
      <w:r w:rsidR="00F97A34">
        <w:rPr>
          <w:rtl/>
        </w:rPr>
        <w:t>כל כך</w:t>
      </w:r>
      <w:r w:rsidRPr="00CD067C">
        <w:rPr>
          <w:rtl/>
        </w:rPr>
        <w:t xml:space="preserve"> ארוכה תשמח יותר לראות אותי."</w:t>
      </w:r>
    </w:p>
    <w:p w14:paraId="7AB4E38F" w14:textId="77777777" w:rsidR="004627AB" w:rsidRPr="00CD067C" w:rsidRDefault="004627AB" w:rsidP="00250000">
      <w:pPr>
        <w:rPr>
          <w:rtl/>
        </w:rPr>
      </w:pPr>
      <w:r w:rsidRPr="00CD067C">
        <w:rPr>
          <w:rtl/>
        </w:rPr>
        <w:t>"שמחתי."</w:t>
      </w:r>
    </w:p>
    <w:p w14:paraId="088AE0CF" w14:textId="77777777" w:rsidR="004627AB" w:rsidRPr="00CD067C" w:rsidRDefault="004627AB" w:rsidP="00250000">
      <w:pPr>
        <w:rPr>
          <w:rtl/>
        </w:rPr>
      </w:pPr>
      <w:r w:rsidRPr="00CD067C">
        <w:rPr>
          <w:rtl/>
        </w:rPr>
        <w:t>"אז למה אתה מתחיל ב – "</w:t>
      </w:r>
    </w:p>
    <w:p w14:paraId="52DF226A" w14:textId="77777777" w:rsidR="004627AB" w:rsidRPr="00CD067C" w:rsidRDefault="004627AB" w:rsidP="00F21138">
      <w:pPr>
        <w:rPr>
          <w:rtl/>
        </w:rPr>
      </w:pPr>
      <w:r w:rsidRPr="00CD067C">
        <w:rPr>
          <w:rtl/>
        </w:rPr>
        <w:t xml:space="preserve">"אני לא מתחיל. </w:t>
      </w:r>
      <w:r w:rsidR="00F21138">
        <w:rPr>
          <w:rFonts w:hint="cs"/>
          <w:rtl/>
        </w:rPr>
        <w:t xml:space="preserve">שום דבר </w:t>
      </w:r>
      <w:r w:rsidRPr="00CD067C">
        <w:rPr>
          <w:rtl/>
        </w:rPr>
        <w:t>לא מתחיל פה. נראה לי שמשהו נגמר."</w:t>
      </w:r>
    </w:p>
    <w:p w14:paraId="553825B5" w14:textId="77777777" w:rsidR="004627AB" w:rsidRPr="00CD067C" w:rsidRDefault="004627AB" w:rsidP="00250000">
      <w:pPr>
        <w:rPr>
          <w:rtl/>
        </w:rPr>
      </w:pPr>
      <w:r w:rsidRPr="00CD067C">
        <w:rPr>
          <w:rtl/>
        </w:rPr>
        <w:t>"משהו נגמר?" היא משכה על עצמה את השמיכה. "למה אתה מתכוון?"</w:t>
      </w:r>
    </w:p>
    <w:p w14:paraId="660B6B7D" w14:textId="77777777" w:rsidR="004627AB" w:rsidRPr="00CD067C" w:rsidRDefault="004627AB" w:rsidP="00250000">
      <w:pPr>
        <w:rPr>
          <w:rtl/>
        </w:rPr>
      </w:pPr>
      <w:r w:rsidRPr="00CD067C">
        <w:rPr>
          <w:rtl/>
        </w:rPr>
        <w:t>הוא לבש את המכנסיים. "אני יוצא לרגע לעשן."</w:t>
      </w:r>
    </w:p>
    <w:p w14:paraId="5F279956" w14:textId="77777777" w:rsidR="004627AB" w:rsidRPr="00CD067C" w:rsidRDefault="004627AB" w:rsidP="00250000">
      <w:pPr>
        <w:rPr>
          <w:rtl/>
        </w:rPr>
      </w:pPr>
      <w:r w:rsidRPr="00CD067C">
        <w:rPr>
          <w:rtl/>
        </w:rPr>
        <w:t>"אתה לא יכול לצאת לרגע לעשן. האזעקה פועלת למטה."</w:t>
      </w:r>
    </w:p>
    <w:p w14:paraId="0D326CE9" w14:textId="77777777" w:rsidR="004627AB" w:rsidRPr="00CD067C" w:rsidRDefault="004627AB" w:rsidP="00250000">
      <w:pPr>
        <w:rPr>
          <w:rtl/>
        </w:rPr>
      </w:pPr>
      <w:r w:rsidRPr="00CD067C">
        <w:rPr>
          <w:rtl/>
        </w:rPr>
        <w:t>"אז תכבי אותה."</w:t>
      </w:r>
    </w:p>
    <w:p w14:paraId="6288D300" w14:textId="77777777" w:rsidR="004627AB" w:rsidRPr="00CD067C" w:rsidRDefault="004627AB" w:rsidP="00250000">
      <w:pPr>
        <w:rPr>
          <w:rtl/>
        </w:rPr>
      </w:pPr>
      <w:r w:rsidRPr="00CD067C">
        <w:rPr>
          <w:rtl/>
        </w:rPr>
        <w:t>"</w:t>
      </w:r>
      <w:r w:rsidR="00F21138">
        <w:rPr>
          <w:rFonts w:hint="cs"/>
          <w:rtl/>
        </w:rPr>
        <w:t xml:space="preserve">לאן אתה הולך, </w:t>
      </w:r>
      <w:r w:rsidRPr="00CD067C">
        <w:rPr>
          <w:rtl/>
        </w:rPr>
        <w:t>כל הכביסה שלך עדיין תלויה..."</w:t>
      </w:r>
    </w:p>
    <w:p w14:paraId="36139538" w14:textId="77777777" w:rsidR="004627AB" w:rsidRPr="00CD067C" w:rsidRDefault="004627AB" w:rsidP="00250000">
      <w:pPr>
        <w:rPr>
          <w:rtl/>
        </w:rPr>
      </w:pPr>
      <w:r w:rsidRPr="00CD067C">
        <w:rPr>
          <w:rtl/>
        </w:rPr>
        <w:t>"אני רק יוצא לעשן."</w:t>
      </w:r>
    </w:p>
    <w:p w14:paraId="2850669A" w14:textId="77777777" w:rsidR="004627AB" w:rsidRPr="00CD067C" w:rsidRDefault="004627AB" w:rsidP="00F21138">
      <w:pPr>
        <w:rPr>
          <w:rtl/>
        </w:rPr>
      </w:pPr>
      <w:r w:rsidRPr="00CD067C">
        <w:rPr>
          <w:rtl/>
        </w:rPr>
        <w:t xml:space="preserve">"חכה רגע. תשמע... </w:t>
      </w:r>
      <w:r w:rsidRPr="00CD067C">
        <w:rPr>
          <w:rFonts w:hint="cs"/>
          <w:rtl/>
        </w:rPr>
        <w:t>סער</w:t>
      </w:r>
      <w:r w:rsidR="00F21138">
        <w:rPr>
          <w:rFonts w:hint="cs"/>
          <w:rtl/>
        </w:rPr>
        <w:t xml:space="preserve"> </w:t>
      </w:r>
      <w:r w:rsidRPr="00CD067C">
        <w:rPr>
          <w:rFonts w:hint="cs"/>
          <w:rtl/>
        </w:rPr>
        <w:t>ב</w:t>
      </w:r>
      <w:r w:rsidR="00F21138">
        <w:rPr>
          <w:rFonts w:hint="cs"/>
          <w:rtl/>
        </w:rPr>
        <w:t>י</w:t>
      </w:r>
      <w:r w:rsidRPr="00CD067C">
        <w:rPr>
          <w:rFonts w:hint="cs"/>
          <w:rtl/>
        </w:rPr>
        <w:t xml:space="preserve">קר </w:t>
      </w:r>
      <w:r w:rsidR="00F21138">
        <w:rPr>
          <w:rFonts w:hint="cs"/>
          <w:rtl/>
        </w:rPr>
        <w:t xml:space="preserve">פה </w:t>
      </w:r>
      <w:r w:rsidRPr="00CD067C">
        <w:rPr>
          <w:rFonts w:hint="cs"/>
          <w:rtl/>
        </w:rPr>
        <w:t>ו</w:t>
      </w:r>
      <w:r w:rsidRPr="00CD067C">
        <w:rPr>
          <w:rtl/>
        </w:rPr>
        <w:t>היה משהו. אבל זה לא – "</w:t>
      </w:r>
      <w:r w:rsidR="00F21138">
        <w:rPr>
          <w:rFonts w:hint="cs"/>
          <w:rtl/>
        </w:rPr>
        <w:t xml:space="preserve"> </w:t>
      </w:r>
    </w:p>
    <w:p w14:paraId="2F7CF2F2" w14:textId="77777777" w:rsidR="004627AB" w:rsidRPr="00CD067C" w:rsidRDefault="004627AB" w:rsidP="00250000">
      <w:pPr>
        <w:rPr>
          <w:rtl/>
        </w:rPr>
      </w:pPr>
      <w:r w:rsidRPr="00CD067C">
        <w:rPr>
          <w:rtl/>
        </w:rPr>
        <w:t>"אני לא רוצה לשמוע."</w:t>
      </w:r>
    </w:p>
    <w:p w14:paraId="6780EEF3" w14:textId="77777777" w:rsidR="004627AB" w:rsidRPr="00CD067C" w:rsidRDefault="004627AB" w:rsidP="00250000">
      <w:pPr>
        <w:rPr>
          <w:rtl/>
        </w:rPr>
      </w:pPr>
      <w:r w:rsidRPr="00CD067C">
        <w:rPr>
          <w:rtl/>
        </w:rPr>
        <w:t>"מה אתה לא רוצה לשמוע?"</w:t>
      </w:r>
    </w:p>
    <w:p w14:paraId="585BD397" w14:textId="77777777" w:rsidR="004627AB" w:rsidRPr="00CD067C" w:rsidRDefault="004627AB" w:rsidP="00250000">
      <w:pPr>
        <w:rPr>
          <w:rtl/>
        </w:rPr>
      </w:pPr>
      <w:r w:rsidRPr="00CD067C">
        <w:rPr>
          <w:rtl/>
        </w:rPr>
        <w:t>"שום פרט מהמשהו הזה שהיה."</w:t>
      </w:r>
    </w:p>
    <w:p w14:paraId="55D13699" w14:textId="77777777" w:rsidR="004627AB" w:rsidRPr="00CD067C" w:rsidRDefault="004627AB" w:rsidP="00250000">
      <w:pPr>
        <w:rPr>
          <w:rtl/>
        </w:rPr>
      </w:pPr>
      <w:r w:rsidRPr="00CD067C">
        <w:rPr>
          <w:rtl/>
        </w:rPr>
        <w:t>"אתה לא כועס, אלכס?"</w:t>
      </w:r>
    </w:p>
    <w:p w14:paraId="56287741" w14:textId="77777777" w:rsidR="004627AB" w:rsidRPr="00CD067C" w:rsidRDefault="004627AB" w:rsidP="00250000">
      <w:pPr>
        <w:rPr>
          <w:rtl/>
        </w:rPr>
      </w:pPr>
      <w:r w:rsidRPr="00CD067C">
        <w:rPr>
          <w:rtl/>
        </w:rPr>
        <w:t>"אני נחנק פה. תנתקי כבר את האזעקה."</w:t>
      </w:r>
    </w:p>
    <w:p w14:paraId="6973D320" w14:textId="77777777" w:rsidR="004627AB" w:rsidRPr="00CD067C" w:rsidRDefault="004627AB" w:rsidP="00250000">
      <w:pPr>
        <w:rPr>
          <w:rtl/>
        </w:rPr>
      </w:pPr>
      <w:r w:rsidRPr="00CD067C">
        <w:rPr>
          <w:rtl/>
        </w:rPr>
        <w:t xml:space="preserve">"חכה." היא קמה מהמיטה, התלבשה באטיות אבל זה לא עזר. הוא חיכה לה במסדרון האפל. </w:t>
      </w:r>
      <w:r w:rsidRPr="00CD067C">
        <w:rPr>
          <w:rFonts w:hint="cs"/>
          <w:rtl/>
        </w:rPr>
        <w:t>הוריה ואחיה</w:t>
      </w:r>
      <w:r w:rsidRPr="00CD067C">
        <w:rPr>
          <w:rtl/>
        </w:rPr>
        <w:t xml:space="preserve"> </w:t>
      </w:r>
      <w:r w:rsidRPr="00CD067C">
        <w:rPr>
          <w:rFonts w:hint="cs"/>
          <w:rtl/>
        </w:rPr>
        <w:t>ב</w:t>
      </w:r>
      <w:r w:rsidRPr="00CD067C">
        <w:rPr>
          <w:rtl/>
        </w:rPr>
        <w:t>חדרים</w:t>
      </w:r>
      <w:r w:rsidRPr="00CD067C">
        <w:rPr>
          <w:rFonts w:hint="cs"/>
          <w:rtl/>
        </w:rPr>
        <w:t xml:space="preserve"> האחרים</w:t>
      </w:r>
      <w:r w:rsidRPr="00CD067C">
        <w:rPr>
          <w:rtl/>
        </w:rPr>
        <w:t xml:space="preserve"> כבר ישנו.</w:t>
      </w:r>
    </w:p>
    <w:p w14:paraId="1B775CA7" w14:textId="3AE480DF" w:rsidR="004627AB" w:rsidRPr="00CD067C" w:rsidRDefault="004627AB" w:rsidP="00250000">
      <w:pPr>
        <w:rPr>
          <w:rtl/>
        </w:rPr>
      </w:pPr>
      <w:r w:rsidRPr="00CD067C">
        <w:rPr>
          <w:rtl/>
        </w:rPr>
        <w:t>לבסוף הם ירדו למטה. היא פתחה את דלת העץ העבה והם יצאו לדמדומי השחר. ה</w:t>
      </w:r>
      <w:r w:rsidR="004C59E0">
        <w:rPr>
          <w:rtl/>
        </w:rPr>
        <w:t>אוויר</w:t>
      </w:r>
      <w:r w:rsidRPr="00CD067C">
        <w:rPr>
          <w:rtl/>
        </w:rPr>
        <w:t xml:space="preserve"> היה רווי טל וקר.</w:t>
      </w:r>
    </w:p>
    <w:p w14:paraId="4D2A26F8" w14:textId="77777777" w:rsidR="004627AB" w:rsidRPr="00CD067C" w:rsidRDefault="004627AB" w:rsidP="00250000">
      <w:pPr>
        <w:rPr>
          <w:rtl/>
        </w:rPr>
      </w:pPr>
      <w:r w:rsidRPr="00CD067C">
        <w:rPr>
          <w:rtl/>
        </w:rPr>
        <w:t xml:space="preserve">הם עמדו כך בשקט במשך זמן רב. </w:t>
      </w:r>
    </w:p>
    <w:p w14:paraId="6525C9B0" w14:textId="77777777" w:rsidR="004627AB" w:rsidRPr="00CD067C" w:rsidRDefault="004627AB" w:rsidP="00250000">
      <w:pPr>
        <w:rPr>
          <w:rtl/>
        </w:rPr>
      </w:pPr>
      <w:r w:rsidRPr="00CD067C">
        <w:rPr>
          <w:rtl/>
        </w:rPr>
        <w:t>"אתה בכלל לא מתעניין לדעת מה היה?"</w:t>
      </w:r>
    </w:p>
    <w:p w14:paraId="75B75DB8" w14:textId="77777777" w:rsidR="004627AB" w:rsidRPr="00CD067C" w:rsidRDefault="004627AB" w:rsidP="00794793">
      <w:pPr>
        <w:rPr>
          <w:rtl/>
        </w:rPr>
      </w:pPr>
      <w:r w:rsidRPr="00CD067C">
        <w:rPr>
          <w:rtl/>
        </w:rPr>
        <w:t>"לא."</w:t>
      </w:r>
      <w:r w:rsidR="00F21138">
        <w:rPr>
          <w:rFonts w:hint="cs"/>
          <w:rtl/>
        </w:rPr>
        <w:t xml:space="preserve"> הוא ידע ש</w:t>
      </w:r>
      <w:r w:rsidR="00F21138" w:rsidRPr="00CD067C">
        <w:rPr>
          <w:rFonts w:hint="cs"/>
          <w:rtl/>
        </w:rPr>
        <w:t>סער חזר ארצה לבקש דחיית שירות נוספת</w:t>
      </w:r>
      <w:r w:rsidR="00794793">
        <w:rPr>
          <w:rFonts w:hint="cs"/>
          <w:rtl/>
        </w:rPr>
        <w:t>, אבל עדיין</w:t>
      </w:r>
      <w:r w:rsidR="00F21138">
        <w:rPr>
          <w:rFonts w:hint="cs"/>
          <w:rtl/>
        </w:rPr>
        <w:t xml:space="preserve"> לא הספיק להפגש</w:t>
      </w:r>
      <w:r w:rsidR="00794793">
        <w:rPr>
          <w:rFonts w:hint="cs"/>
          <w:rtl/>
        </w:rPr>
        <w:t xml:space="preserve"> איתו</w:t>
      </w:r>
      <w:r w:rsidR="00F21138" w:rsidRPr="00CD067C">
        <w:rPr>
          <w:rFonts w:hint="cs"/>
          <w:rtl/>
        </w:rPr>
        <w:t>.</w:t>
      </w:r>
    </w:p>
    <w:p w14:paraId="1693548E" w14:textId="77777777" w:rsidR="004627AB" w:rsidRPr="00CD067C" w:rsidRDefault="004627AB" w:rsidP="00250000">
      <w:pPr>
        <w:rPr>
          <w:rtl/>
        </w:rPr>
      </w:pPr>
      <w:r w:rsidRPr="00CD067C">
        <w:rPr>
          <w:rtl/>
        </w:rPr>
        <w:t>"אל תשחק לי את המתחסד אלכס. חמישה שבועות לא היית פה. מה רצית?"</w:t>
      </w:r>
    </w:p>
    <w:p w14:paraId="2D1F970A" w14:textId="77777777" w:rsidR="004627AB" w:rsidRPr="00CD067C" w:rsidRDefault="004627AB" w:rsidP="00250000">
      <w:pPr>
        <w:rPr>
          <w:rtl/>
        </w:rPr>
      </w:pPr>
      <w:r w:rsidRPr="00CD067C">
        <w:rPr>
          <w:rtl/>
        </w:rPr>
        <w:t>"כלום."</w:t>
      </w:r>
    </w:p>
    <w:p w14:paraId="2FF2311A" w14:textId="77777777" w:rsidR="004627AB" w:rsidRPr="00CD067C" w:rsidRDefault="004627AB" w:rsidP="00A15AFD">
      <w:pPr>
        <w:rPr>
          <w:rtl/>
        </w:rPr>
      </w:pPr>
      <w:r w:rsidRPr="00CD067C">
        <w:rPr>
          <w:rtl/>
        </w:rPr>
        <w:t>"זה לא כאילו לא היית עם אחרות."</w:t>
      </w:r>
    </w:p>
    <w:p w14:paraId="79527D72" w14:textId="709F4B63" w:rsidR="004627AB" w:rsidRPr="00CD067C" w:rsidRDefault="004627AB" w:rsidP="00794793">
      <w:pPr>
        <w:rPr>
          <w:rtl/>
        </w:rPr>
      </w:pPr>
      <w:r w:rsidRPr="00CD067C">
        <w:rPr>
          <w:rtl/>
        </w:rPr>
        <w:lastRenderedPageBreak/>
        <w:t>"לא מאז ש</w:t>
      </w:r>
      <w:r w:rsidR="00794793">
        <w:rPr>
          <w:rFonts w:hint="cs"/>
          <w:rtl/>
        </w:rPr>
        <w:t>נ</w:t>
      </w:r>
      <w:r w:rsidRPr="00CD067C">
        <w:rPr>
          <w:rtl/>
        </w:rPr>
        <w:t>פגש</w:t>
      </w:r>
      <w:r w:rsidR="00794793">
        <w:rPr>
          <w:rFonts w:hint="cs"/>
          <w:rtl/>
        </w:rPr>
        <w:t>נו לראשונה</w:t>
      </w:r>
      <w:r w:rsidRPr="00CD067C">
        <w:rPr>
          <w:rtl/>
        </w:rPr>
        <w:t>."</w:t>
      </w:r>
      <w:r w:rsidR="00A15AFD">
        <w:rPr>
          <w:rFonts w:hint="cs"/>
          <w:rtl/>
        </w:rPr>
        <w:t xml:space="preserve"> בעצם, לא מאז שהפכה רשמית לחברתו, אבל הדקויות האלו לא היו עקרוניות </w:t>
      </w:r>
      <w:r w:rsidR="00F06A3F">
        <w:rPr>
          <w:rFonts w:hint="cs"/>
          <w:rtl/>
        </w:rPr>
        <w:t>עכשיו</w:t>
      </w:r>
      <w:r w:rsidR="00A15AFD">
        <w:rPr>
          <w:rFonts w:hint="cs"/>
          <w:rtl/>
        </w:rPr>
        <w:t>.</w:t>
      </w:r>
    </w:p>
    <w:p w14:paraId="6CA377CC" w14:textId="77777777" w:rsidR="004627AB" w:rsidRPr="00CD067C" w:rsidRDefault="004627AB" w:rsidP="00F21138">
      <w:pPr>
        <w:rPr>
          <w:rtl/>
        </w:rPr>
      </w:pPr>
      <w:r w:rsidRPr="00CD067C">
        <w:rPr>
          <w:rtl/>
        </w:rPr>
        <w:t>"</w:t>
      </w:r>
      <w:r w:rsidRPr="00CD067C">
        <w:rPr>
          <w:rFonts w:hint="cs"/>
          <w:rtl/>
        </w:rPr>
        <w:t xml:space="preserve">התכוונתי </w:t>
      </w:r>
      <w:r w:rsidR="00F21138">
        <w:rPr>
          <w:rFonts w:hint="cs"/>
          <w:rtl/>
        </w:rPr>
        <w:t xml:space="preserve">מה שקרה </w:t>
      </w:r>
      <w:r w:rsidRPr="00CD067C">
        <w:rPr>
          <w:rFonts w:hint="cs"/>
          <w:rtl/>
        </w:rPr>
        <w:t xml:space="preserve">לפני שהכרנו. </w:t>
      </w:r>
      <w:r w:rsidRPr="00CD067C">
        <w:rPr>
          <w:rtl/>
        </w:rPr>
        <w:t>א</w:t>
      </w:r>
      <w:r w:rsidRPr="00CD067C">
        <w:rPr>
          <w:rFonts w:hint="cs"/>
          <w:rtl/>
        </w:rPr>
        <w:t>תה היית הראשון שלי</w:t>
      </w:r>
      <w:r w:rsidRPr="00CD067C">
        <w:rPr>
          <w:rtl/>
        </w:rPr>
        <w:t>."</w:t>
      </w:r>
    </w:p>
    <w:p w14:paraId="5637B0D7" w14:textId="77777777" w:rsidR="004627AB" w:rsidRPr="00CD067C" w:rsidRDefault="004627AB" w:rsidP="00250000">
      <w:pPr>
        <w:rPr>
          <w:rtl/>
        </w:rPr>
      </w:pPr>
      <w:r w:rsidRPr="00CD067C">
        <w:rPr>
          <w:rtl/>
        </w:rPr>
        <w:t>"את מנסה</w:t>
      </w:r>
      <w:r w:rsidR="00D7660B">
        <w:rPr>
          <w:rFonts w:hint="cs"/>
          <w:rtl/>
        </w:rPr>
        <w:t xml:space="preserve"> להדביק את הקצב שלי?</w:t>
      </w:r>
      <w:r w:rsidRPr="00CD067C">
        <w:rPr>
          <w:rtl/>
        </w:rPr>
        <w:t xml:space="preserve"> </w:t>
      </w:r>
      <w:r w:rsidR="00D7660B">
        <w:rPr>
          <w:rFonts w:hint="cs"/>
          <w:rtl/>
        </w:rPr>
        <w:t>[</w:t>
      </w:r>
      <w:r w:rsidRPr="00CD067C">
        <w:t>to catch up</w:t>
      </w:r>
      <w:r w:rsidRPr="00CD067C">
        <w:rPr>
          <w:rtl/>
        </w:rPr>
        <w:t>?</w:t>
      </w:r>
      <w:r w:rsidR="00D7660B">
        <w:rPr>
          <w:rFonts w:hint="cs"/>
          <w:rtl/>
        </w:rPr>
        <w:t>]</w:t>
      </w:r>
      <w:r w:rsidRPr="00CD067C">
        <w:rPr>
          <w:rtl/>
        </w:rPr>
        <w:t>"</w:t>
      </w:r>
    </w:p>
    <w:p w14:paraId="3187F8F4" w14:textId="77777777" w:rsidR="004627AB" w:rsidRPr="00CD067C" w:rsidRDefault="004627AB" w:rsidP="00250000">
      <w:pPr>
        <w:rPr>
          <w:rtl/>
        </w:rPr>
      </w:pPr>
      <w:r w:rsidRPr="00CD067C">
        <w:rPr>
          <w:rtl/>
        </w:rPr>
        <w:t>"אל תתנשא."</w:t>
      </w:r>
    </w:p>
    <w:p w14:paraId="4866821B" w14:textId="77777777" w:rsidR="004627AB" w:rsidRPr="00CD067C" w:rsidRDefault="004627AB" w:rsidP="00250000">
      <w:pPr>
        <w:rPr>
          <w:rtl/>
        </w:rPr>
      </w:pPr>
      <w:r w:rsidRPr="00CD067C">
        <w:rPr>
          <w:rtl/>
        </w:rPr>
        <w:t>"מה זה להתנשא?"</w:t>
      </w:r>
    </w:p>
    <w:p w14:paraId="1F9A1B01" w14:textId="77777777" w:rsidR="004627AB" w:rsidRPr="00CD067C" w:rsidRDefault="004627AB" w:rsidP="00250000">
      <w:pPr>
        <w:rPr>
          <w:rtl/>
        </w:rPr>
      </w:pPr>
      <w:r w:rsidRPr="00CD067C">
        <w:rPr>
          <w:rtl/>
        </w:rPr>
        <w:t>"זה... נו באמת. זה לחשוב שאתה יותר טוב ממני."</w:t>
      </w:r>
    </w:p>
    <w:p w14:paraId="760ABCFE" w14:textId="77777777" w:rsidR="004627AB" w:rsidRPr="00CD067C" w:rsidRDefault="00A15AFD" w:rsidP="00250000">
      <w:pPr>
        <w:rPr>
          <w:rtl/>
        </w:rPr>
      </w:pPr>
      <w:r>
        <w:rPr>
          <w:rFonts w:hint="cs"/>
          <w:rtl/>
        </w:rPr>
        <w:t>[</w:t>
      </w:r>
      <w:r w:rsidR="004627AB" w:rsidRPr="00CD067C">
        <w:rPr>
          <w:rtl/>
        </w:rPr>
        <w:t>"אבל יש טוב ויש רע. אני תמיד אאמין בזה. וביכולת שלי להבדיל ביניהם."</w:t>
      </w:r>
      <w:r>
        <w:rPr>
          <w:rFonts w:hint="cs"/>
          <w:rtl/>
        </w:rPr>
        <w:t>]</w:t>
      </w:r>
    </w:p>
    <w:p w14:paraId="15014EFE" w14:textId="2F7C7A99" w:rsidR="00B926D0" w:rsidRDefault="004627AB" w:rsidP="00A15AFD">
      <w:pPr>
        <w:rPr>
          <w:rtl/>
        </w:rPr>
      </w:pPr>
      <w:r w:rsidRPr="00CD067C">
        <w:rPr>
          <w:rtl/>
        </w:rPr>
        <w:t>הכוכבים דהו</w:t>
      </w:r>
      <w:r w:rsidR="00816315">
        <w:rPr>
          <w:rFonts w:hint="cs"/>
          <w:rtl/>
        </w:rPr>
        <w:t xml:space="preserve"> </w:t>
      </w:r>
      <w:r w:rsidR="00A15AFD">
        <w:rPr>
          <w:rFonts w:hint="cs"/>
          <w:rtl/>
        </w:rPr>
        <w:t>ו</w:t>
      </w:r>
      <w:r w:rsidR="00816315">
        <w:rPr>
          <w:rFonts w:hint="cs"/>
          <w:rtl/>
        </w:rPr>
        <w:t>ענ</w:t>
      </w:r>
      <w:r w:rsidR="00A15AFD">
        <w:rPr>
          <w:rFonts w:hint="cs"/>
          <w:rtl/>
        </w:rPr>
        <w:t>ן גדול נִבעה בחושך</w:t>
      </w:r>
      <w:r w:rsidR="00816315">
        <w:rPr>
          <w:rFonts w:hint="cs"/>
          <w:rtl/>
        </w:rPr>
        <w:t xml:space="preserve">, </w:t>
      </w:r>
      <w:r w:rsidR="00B926D0">
        <w:rPr>
          <w:rFonts w:hint="cs"/>
          <w:rtl/>
        </w:rPr>
        <w:t>מר</w:t>
      </w:r>
      <w:r w:rsidR="00A15AFD">
        <w:rPr>
          <w:rFonts w:hint="cs"/>
          <w:rtl/>
        </w:rPr>
        <w:t>ו</w:t>
      </w:r>
      <w:r w:rsidR="00B926D0">
        <w:rPr>
          <w:rFonts w:hint="cs"/>
          <w:rtl/>
        </w:rPr>
        <w:t xml:space="preserve">ח </w:t>
      </w:r>
      <w:r w:rsidR="00A15AFD">
        <w:rPr>
          <w:rFonts w:hint="cs"/>
          <w:rtl/>
        </w:rPr>
        <w:t>ב</w:t>
      </w:r>
      <w:r w:rsidR="00B926D0">
        <w:rPr>
          <w:rFonts w:hint="cs"/>
          <w:rtl/>
        </w:rPr>
        <w:t>ח</w:t>
      </w:r>
      <w:r w:rsidR="00A15AFD">
        <w:rPr>
          <w:rFonts w:hint="cs"/>
          <w:rtl/>
        </w:rPr>
        <w:t>י</w:t>
      </w:r>
      <w:r w:rsidR="00B926D0">
        <w:rPr>
          <w:rFonts w:hint="cs"/>
          <w:rtl/>
        </w:rPr>
        <w:t>ספ</w:t>
      </w:r>
      <w:r w:rsidR="00A15AFD">
        <w:rPr>
          <w:rFonts w:hint="cs"/>
          <w:rtl/>
        </w:rPr>
        <w:t>ו</w:t>
      </w:r>
      <w:r w:rsidR="00B926D0">
        <w:rPr>
          <w:rFonts w:hint="cs"/>
          <w:rtl/>
        </w:rPr>
        <w:t>ס</w:t>
      </w:r>
      <w:r w:rsidR="00A15AFD">
        <w:rPr>
          <w:rFonts w:hint="cs"/>
          <w:rtl/>
        </w:rPr>
        <w:t xml:space="preserve"> ע</w:t>
      </w:r>
      <w:r w:rsidR="00816315">
        <w:rPr>
          <w:rFonts w:hint="cs"/>
          <w:rtl/>
        </w:rPr>
        <w:t>ל פני ה</w:t>
      </w:r>
      <w:r w:rsidR="00DD270C">
        <w:rPr>
          <w:rFonts w:hint="cs"/>
          <w:rtl/>
        </w:rPr>
        <w:t>שמיים</w:t>
      </w:r>
      <w:r w:rsidRPr="00CD067C">
        <w:rPr>
          <w:rtl/>
        </w:rPr>
        <w:t xml:space="preserve">. </w:t>
      </w:r>
    </w:p>
    <w:p w14:paraId="6E401D58" w14:textId="77777777" w:rsidR="00B926D0" w:rsidRDefault="00B926D0" w:rsidP="00A15AFD">
      <w:pPr>
        <w:rPr>
          <w:rtl/>
        </w:rPr>
      </w:pPr>
      <w:r>
        <w:rPr>
          <w:rFonts w:hint="cs"/>
          <w:rtl/>
        </w:rPr>
        <w:t>"אתה זוכר</w:t>
      </w:r>
      <w:r w:rsidR="000D1516">
        <w:rPr>
          <w:rFonts w:hint="cs"/>
          <w:rtl/>
        </w:rPr>
        <w:t xml:space="preserve"> את השירותים בטיסה שלנו בחזרה ארצה</w:t>
      </w:r>
      <w:r>
        <w:rPr>
          <w:rFonts w:hint="cs"/>
          <w:rtl/>
        </w:rPr>
        <w:t>?</w:t>
      </w:r>
      <w:r w:rsidR="000D1516">
        <w:rPr>
          <w:rFonts w:hint="cs"/>
          <w:rtl/>
        </w:rPr>
        <w:t xml:space="preserve">" </w:t>
      </w:r>
      <w:r w:rsidR="000D1516" w:rsidRPr="00CD067C">
        <w:rPr>
          <w:rtl/>
        </w:rPr>
        <w:t>היא נרעדה</w:t>
      </w:r>
      <w:r w:rsidR="000D1516">
        <w:rPr>
          <w:rFonts w:hint="cs"/>
          <w:rtl/>
        </w:rPr>
        <w:t xml:space="preserve"> בכותונת הלילה הדקיקה שלה</w:t>
      </w:r>
      <w:r w:rsidR="000D1516" w:rsidRPr="00CD067C">
        <w:rPr>
          <w:rtl/>
        </w:rPr>
        <w:t>.</w:t>
      </w:r>
      <w:r>
        <w:rPr>
          <w:rFonts w:hint="cs"/>
          <w:rtl/>
        </w:rPr>
        <w:t xml:space="preserve"> </w:t>
      </w:r>
      <w:r w:rsidR="000D1516">
        <w:rPr>
          <w:rFonts w:hint="cs"/>
          <w:rtl/>
        </w:rPr>
        <w:t>"</w:t>
      </w:r>
      <w:r>
        <w:rPr>
          <w:rFonts w:hint="cs"/>
          <w:rtl/>
        </w:rPr>
        <w:t>זוכר איך הם נראו אחרי כמה שעות?" [אולי היא אומרת לו את זה כי היא מרגישה נורא עלובה]</w:t>
      </w:r>
    </w:p>
    <w:p w14:paraId="2CB2A637" w14:textId="77777777" w:rsidR="00B926D0" w:rsidRPr="00CD067C" w:rsidRDefault="00B926D0" w:rsidP="00250000">
      <w:pPr>
        <w:rPr>
          <w:rtl/>
        </w:rPr>
      </w:pPr>
      <w:r>
        <w:rPr>
          <w:rFonts w:hint="cs"/>
          <w:rtl/>
        </w:rPr>
        <w:t>"הם באמת אוכלים יותר מדי קיגל החסידים האלה." [ורץ ממנה???]</w:t>
      </w:r>
    </w:p>
    <w:p w14:paraId="5C9F5F86" w14:textId="77777777" w:rsidR="004627AB" w:rsidRPr="00CD067C" w:rsidRDefault="004627AB" w:rsidP="00250000">
      <w:pPr>
        <w:rPr>
          <w:rtl/>
        </w:rPr>
      </w:pPr>
      <w:r w:rsidRPr="00CD067C">
        <w:rPr>
          <w:rtl/>
        </w:rPr>
        <w:t>"אני הולכת להביא סוודר," היא אמרה וכחכחה בגרונה.</w:t>
      </w:r>
    </w:p>
    <w:p w14:paraId="692085D2" w14:textId="77777777" w:rsidR="004627AB" w:rsidRPr="00CD067C" w:rsidRDefault="004627AB" w:rsidP="00A15AFD">
      <w:pPr>
        <w:rPr>
          <w:rtl/>
        </w:rPr>
      </w:pPr>
      <w:r w:rsidRPr="00CD067C">
        <w:rPr>
          <w:rtl/>
        </w:rPr>
        <w:t>כשחזרה</w:t>
      </w:r>
      <w:r w:rsidR="00816315">
        <w:rPr>
          <w:rFonts w:hint="cs"/>
          <w:rtl/>
        </w:rPr>
        <w:t>, שפתי</w:t>
      </w:r>
      <w:r w:rsidR="00A15AFD">
        <w:rPr>
          <w:rFonts w:hint="cs"/>
          <w:rtl/>
        </w:rPr>
        <w:t xml:space="preserve"> [</w:t>
      </w:r>
      <w:r w:rsidR="00B926D0">
        <w:rPr>
          <w:rFonts w:hint="cs"/>
          <w:rtl/>
        </w:rPr>
        <w:t>קצוות</w:t>
      </w:r>
      <w:r w:rsidR="00816315">
        <w:rPr>
          <w:rFonts w:hint="cs"/>
          <w:rtl/>
        </w:rPr>
        <w:t xml:space="preserve"> ה-</w:t>
      </w:r>
      <w:r w:rsidR="00816315">
        <w:t>cloud shards</w:t>
      </w:r>
      <w:r w:rsidR="00A15AFD">
        <w:rPr>
          <w:rFonts w:hint="cs"/>
          <w:rtl/>
        </w:rPr>
        <w:t>]</w:t>
      </w:r>
      <w:r w:rsidR="00816315">
        <w:rPr>
          <w:rFonts w:hint="cs"/>
          <w:rtl/>
        </w:rPr>
        <w:t xml:space="preserve"> </w:t>
      </w:r>
      <w:r w:rsidR="00A15AFD">
        <w:rPr>
          <w:rFonts w:hint="cs"/>
          <w:rtl/>
        </w:rPr>
        <w:t xml:space="preserve">הענן </w:t>
      </w:r>
      <w:r w:rsidR="00816315">
        <w:rPr>
          <w:rFonts w:hint="cs"/>
          <w:rtl/>
        </w:rPr>
        <w:t>היו צבוע</w:t>
      </w:r>
      <w:r w:rsidR="00A15AFD">
        <w:rPr>
          <w:rFonts w:hint="cs"/>
          <w:rtl/>
        </w:rPr>
        <w:t xml:space="preserve">ות </w:t>
      </w:r>
      <w:r w:rsidR="00816315">
        <w:rPr>
          <w:rFonts w:hint="cs"/>
          <w:rtl/>
        </w:rPr>
        <w:t>וורוד אבל</w:t>
      </w:r>
      <w:r w:rsidRPr="00CD067C">
        <w:rPr>
          <w:rtl/>
        </w:rPr>
        <w:t xml:space="preserve"> הוא לא היה שם יותר.</w:t>
      </w:r>
    </w:p>
    <w:p w14:paraId="1FBAC9F1" w14:textId="0D60B1CB" w:rsidR="004627AB" w:rsidRDefault="004627AB" w:rsidP="00794793">
      <w:pPr>
        <w:rPr>
          <w:rtl/>
        </w:rPr>
      </w:pPr>
      <w:r w:rsidRPr="00CD067C">
        <w:rPr>
          <w:rtl/>
        </w:rPr>
        <w:t xml:space="preserve">הוא יצא מהחצר אל הרחוב השומם. כלבים בודדים מחצרות נעולות נבחו לקראתו קצרות. ואז, מתוך סבך קרקור הצפרדעים ורשרוש מכונות ההשקיה בקעה עוד נביחה אחת – רכה ונעימה ומוכרת, הנביחה של </w:t>
      </w:r>
      <w:r w:rsidR="00F918D3">
        <w:rPr>
          <w:rFonts w:hint="cs"/>
          <w:rtl/>
        </w:rPr>
        <w:t>ברונו</w:t>
      </w:r>
      <w:r w:rsidRPr="00CD067C">
        <w:rPr>
          <w:rtl/>
        </w:rPr>
        <w:t xml:space="preserve">. </w:t>
      </w:r>
      <w:r w:rsidR="005E3213">
        <w:rPr>
          <w:rtl/>
        </w:rPr>
        <w:t>אוזנ</w:t>
      </w:r>
      <w:r w:rsidRPr="00CD067C">
        <w:rPr>
          <w:rtl/>
        </w:rPr>
        <w:t>יו תיעתעו בו כנראה אבל הנה שוב נשמעה הנביחה ושוב ושוב, והוא החל לרוץ ברחובות המוארים קלושות בפנסי רחוב בודדים בחיפוש אחר</w:t>
      </w:r>
      <w:r w:rsidR="000D1516">
        <w:rPr>
          <w:rFonts w:hint="cs"/>
          <w:rtl/>
        </w:rPr>
        <w:t>יו</w:t>
      </w:r>
      <w:r w:rsidR="000D1516">
        <w:rPr>
          <w:rtl/>
        </w:rPr>
        <w:t>. לבסוף הוא מצא את הבית</w:t>
      </w:r>
      <w:r w:rsidR="000D1516">
        <w:rPr>
          <w:rFonts w:hint="cs"/>
          <w:rtl/>
        </w:rPr>
        <w:t>,</w:t>
      </w:r>
      <w:r w:rsidRPr="00CD067C">
        <w:rPr>
          <w:rtl/>
        </w:rPr>
        <w:t xml:space="preserve"> הכלב הנובח היה בפנים</w:t>
      </w:r>
      <w:r w:rsidR="00130EA6">
        <w:rPr>
          <w:rFonts w:hint="cs"/>
          <w:rtl/>
        </w:rPr>
        <w:t>, אבל הוא היה צהוב מדי ונמוך מדי, קל היה לראות זאת</w:t>
      </w:r>
      <w:r w:rsidR="00794793">
        <w:rPr>
          <w:rFonts w:hint="cs"/>
          <w:rtl/>
        </w:rPr>
        <w:t xml:space="preserve"> לאורו של הפנס</w:t>
      </w:r>
      <w:r w:rsidR="00130EA6">
        <w:rPr>
          <w:rFonts w:hint="cs"/>
          <w:rtl/>
        </w:rPr>
        <w:t xml:space="preserve"> שנדלק בגינת הבית כשאלכס התקרב לגדר</w:t>
      </w:r>
      <w:r w:rsidRPr="00CD067C">
        <w:rPr>
          <w:rtl/>
        </w:rPr>
        <w:t xml:space="preserve">. הוא התישב על שפת המדרכה ממול </w:t>
      </w:r>
      <w:r w:rsidR="00130EA6">
        <w:rPr>
          <w:rFonts w:hint="cs"/>
          <w:rtl/>
        </w:rPr>
        <w:t>והקשיב לנביחות הער</w:t>
      </w:r>
      <w:r w:rsidR="00794793">
        <w:rPr>
          <w:rFonts w:hint="cs"/>
          <w:rtl/>
        </w:rPr>
        <w:t>י</w:t>
      </w:r>
      <w:r w:rsidR="00130EA6">
        <w:rPr>
          <w:rFonts w:hint="cs"/>
          <w:rtl/>
        </w:rPr>
        <w:t xml:space="preserve">בות </w:t>
      </w:r>
      <w:r w:rsidRPr="00CD067C">
        <w:rPr>
          <w:rtl/>
        </w:rPr>
        <w:t>עד שהבוקר עלה.</w:t>
      </w:r>
    </w:p>
    <w:p w14:paraId="5BE1F7AB" w14:textId="56F69002" w:rsidR="00794793" w:rsidRDefault="00794793" w:rsidP="00794793">
      <w:pPr>
        <w:rPr>
          <w:rtl/>
        </w:rPr>
      </w:pPr>
    </w:p>
    <w:p w14:paraId="4BFF74EB" w14:textId="22352D32" w:rsidR="002C0D15" w:rsidRDefault="002C0D15" w:rsidP="00794793">
      <w:pPr>
        <w:rPr>
          <w:rtl/>
        </w:rPr>
      </w:pPr>
    </w:p>
    <w:p w14:paraId="6D139820" w14:textId="5B149731" w:rsidR="002C0D15" w:rsidRDefault="002C0D15" w:rsidP="002C0D15">
      <w:pPr>
        <w:pStyle w:val="Heading2"/>
        <w:rPr>
          <w:rtl/>
        </w:rPr>
      </w:pPr>
      <w:r>
        <w:rPr>
          <w:rFonts w:hint="cs"/>
          <w:rtl/>
        </w:rPr>
        <w:t>חוזר לראשל"צ לאחר הפרידה מלילך</w:t>
      </w:r>
    </w:p>
    <w:p w14:paraId="3FF9133C" w14:textId="6378FC13" w:rsidR="002C0D15" w:rsidRDefault="002C0D15" w:rsidP="00794793">
      <w:pPr>
        <w:rPr>
          <w:rtl/>
        </w:rPr>
      </w:pPr>
      <w:r>
        <w:rPr>
          <w:rFonts w:hint="cs"/>
          <w:rtl/>
        </w:rPr>
        <w:t xml:space="preserve">הוא רץ עד לכביש הראשי, </w:t>
      </w:r>
      <w:r w:rsidR="00846EDA">
        <w:rPr>
          <w:rFonts w:hint="cs"/>
          <w:rtl/>
        </w:rPr>
        <w:t>היתה עליו הכומתה והחוגר והדיסקית, הנשק נשאר בבסיס. זה היה יום שישי לפנות בוקר, האויר היה ספוג טל צונן</w:t>
      </w:r>
      <w:r w:rsidR="00515394">
        <w:rPr>
          <w:rFonts w:hint="cs"/>
          <w:rtl/>
        </w:rPr>
        <w:t xml:space="preserve">. הוא רץ מהבית שלה בלי לדעת לאן ולבסוף הגיע לצומת פורדיס ונעצר שם. </w:t>
      </w:r>
      <w:r w:rsidR="00846EDA">
        <w:rPr>
          <w:rFonts w:hint="cs"/>
          <w:rtl/>
        </w:rPr>
        <w:t xml:space="preserve"> </w:t>
      </w:r>
      <w:r w:rsidR="00515394">
        <w:rPr>
          <w:rFonts w:hint="cs"/>
          <w:rtl/>
        </w:rPr>
        <w:t>הכפר הערבי על שיפולי הגבעות גרם לו לעצור. מאז שהתגייס והגיע ל</w:t>
      </w:r>
      <w:r w:rsidR="00515394">
        <w:t>full immersion</w:t>
      </w:r>
      <w:r w:rsidR="00515394">
        <w:rPr>
          <w:rFonts w:hint="cs"/>
          <w:rtl/>
        </w:rPr>
        <w:t xml:space="preserve"> בעברית, גם הוא עצמו היה חושב בעיברית, חוץ מאשר בהפסקות הקטנות שלו, כשקרא, בחלומותיו, לפעמים בשמירות וגם בחופשות הנדירות, כשיצא מהצבא. אבל עכשו ביטוי בעיברית צץ </w:t>
      </w:r>
      <w:r w:rsidR="00515394">
        <w:rPr>
          <w:rtl/>
        </w:rPr>
        <w:t>–</w:t>
      </w:r>
      <w:r w:rsidR="00515394">
        <w:rPr>
          <w:rFonts w:hint="cs"/>
          <w:rtl/>
        </w:rPr>
        <w:t xml:space="preserve"> "ערבים טובים," לאמור </w:t>
      </w:r>
      <w:r w:rsidR="00515394">
        <w:rPr>
          <w:rtl/>
        </w:rPr>
        <w:t>–</w:t>
      </w:r>
      <w:r w:rsidR="00515394">
        <w:rPr>
          <w:rFonts w:hint="cs"/>
          <w:rtl/>
        </w:rPr>
        <w:t xml:space="preserve"> "לא כל הערבים הישראלים הם גם ערבים טובים," לאמור </w:t>
      </w:r>
      <w:r w:rsidR="00515394">
        <w:rPr>
          <w:rtl/>
        </w:rPr>
        <w:t>–</w:t>
      </w:r>
      <w:r w:rsidR="00515394">
        <w:rPr>
          <w:rFonts w:hint="cs"/>
          <w:rtl/>
        </w:rPr>
        <w:t xml:space="preserve"> "כפויי טובה שכמותם," לאמור </w:t>
      </w:r>
      <w:r w:rsidR="00515394">
        <w:rPr>
          <w:rtl/>
        </w:rPr>
        <w:t>–</w:t>
      </w:r>
      <w:r w:rsidR="00515394">
        <w:rPr>
          <w:rFonts w:hint="cs"/>
          <w:rtl/>
        </w:rPr>
        <w:t xml:space="preserve"> "מניאקים בני זונות," בעיקר בעיקבות הדקירות [לבדוק לפי השנה], הדריסות, </w:t>
      </w:r>
      <w:r w:rsidR="004313BE">
        <w:rPr>
          <w:rFonts w:hint="cs"/>
          <w:rtl/>
        </w:rPr>
        <w:t xml:space="preserve">ההתקוממויות, אבל לא רק. לאמור </w:t>
      </w:r>
      <w:r w:rsidR="004313BE">
        <w:rPr>
          <w:rtl/>
        </w:rPr>
        <w:t>–</w:t>
      </w:r>
      <w:r w:rsidR="004313BE">
        <w:rPr>
          <w:rFonts w:hint="cs"/>
          <w:rtl/>
        </w:rPr>
        <w:t xml:space="preserve"> "גם לנו קשה. מה נראה לכם, שלנו (העם השולט בארץ) קל כל-כך? לא!! גם לנו קשה." ביטויים מהסוג הנפוץ הזה שטפו את מוחו, הוא היה לוהט מהריצה המסורבלת בנעליים גבוהות ומדי אל"ף המיוזעים שלו שעכשו יצטרך למצוא מישהו שיכבס לו, ושיערו ועורפו היו מעורבבים בזיעה הרותחת [פחות חם מזה] והטל הצונן, ותריס חרק ונפתח שם בכפר, והוא נעצר.</w:t>
      </w:r>
    </w:p>
    <w:p w14:paraId="325BFF22" w14:textId="1471C51A" w:rsidR="00846EDA" w:rsidRDefault="004313BE" w:rsidP="00794793">
      <w:pPr>
        <w:rPr>
          <w:rtl/>
        </w:rPr>
      </w:pPr>
      <w:r>
        <w:rPr>
          <w:rFonts w:hint="cs"/>
          <w:rtl/>
        </w:rPr>
        <w:t xml:space="preserve">אולי עוד מעט יעבור כאן אוטובוס, הוא </w:t>
      </w:r>
    </w:p>
    <w:p w14:paraId="6093D1D6" w14:textId="61B7035C" w:rsidR="00846EDA" w:rsidRDefault="00846EDA" w:rsidP="00794793">
      <w:pPr>
        <w:rPr>
          <w:rtl/>
        </w:rPr>
      </w:pPr>
      <w:r>
        <w:rPr>
          <w:rFonts w:hint="cs"/>
          <w:rtl/>
        </w:rPr>
        <w:lastRenderedPageBreak/>
        <w:t>"מאיפה צצת פתאם?"</w:t>
      </w:r>
    </w:p>
    <w:p w14:paraId="4508D9F5" w14:textId="77629403" w:rsidR="00846EDA" w:rsidRDefault="00846EDA" w:rsidP="00794793">
      <w:pPr>
        <w:rPr>
          <w:rtl/>
        </w:rPr>
      </w:pPr>
      <w:r>
        <w:rPr>
          <w:rFonts w:hint="cs"/>
          <w:rtl/>
        </w:rPr>
        <w:t>"ההא?"</w:t>
      </w:r>
    </w:p>
    <w:p w14:paraId="4DE70E4C" w14:textId="486217F2" w:rsidR="00846EDA" w:rsidRDefault="00846EDA" w:rsidP="00794793">
      <w:pPr>
        <w:rPr>
          <w:rtl/>
        </w:rPr>
      </w:pPr>
      <w:r>
        <w:rPr>
          <w:rFonts w:hint="cs"/>
          <w:rtl/>
        </w:rPr>
        <w:t>"מאיפה אתה מגיע?"</w:t>
      </w:r>
    </w:p>
    <w:p w14:paraId="763D6DE3" w14:textId="4332D179" w:rsidR="00846EDA" w:rsidRDefault="00846EDA" w:rsidP="00794793">
      <w:pPr>
        <w:rPr>
          <w:rtl/>
        </w:rPr>
      </w:pPr>
      <w:r>
        <w:rPr>
          <w:rFonts w:hint="cs"/>
          <w:rtl/>
        </w:rPr>
        <w:t>"מזיכרון. ואת?"</w:t>
      </w:r>
    </w:p>
    <w:p w14:paraId="0F9AE31B" w14:textId="388F8822" w:rsidR="00846EDA" w:rsidRDefault="00846EDA" w:rsidP="00794793">
      <w:pPr>
        <w:rPr>
          <w:rtl/>
        </w:rPr>
      </w:pPr>
      <w:r>
        <w:rPr>
          <w:rFonts w:hint="cs"/>
          <w:rtl/>
        </w:rPr>
        <w:t>"אני מיוקנעם. אז תאמר לי אלכס הצוער [כך אומרים???], מה יש בזיכרון?"</w:t>
      </w:r>
    </w:p>
    <w:p w14:paraId="14EA5B47" w14:textId="5837B56B" w:rsidR="00846EDA" w:rsidRDefault="00846EDA" w:rsidP="00794793">
      <w:pPr>
        <w:rPr>
          <w:rtl/>
        </w:rPr>
      </w:pPr>
      <w:r>
        <w:rPr>
          <w:rFonts w:hint="cs"/>
          <w:rtl/>
        </w:rPr>
        <w:t>"כלום."</w:t>
      </w:r>
    </w:p>
    <w:p w14:paraId="6C379BEA" w14:textId="6E16153E" w:rsidR="00846EDA" w:rsidRDefault="00846EDA" w:rsidP="00794793">
      <w:pPr>
        <w:rPr>
          <w:rtl/>
        </w:rPr>
      </w:pPr>
      <w:r>
        <w:rPr>
          <w:rFonts w:hint="cs"/>
          <w:rtl/>
        </w:rPr>
        <w:t>"כלום??"</w:t>
      </w:r>
    </w:p>
    <w:p w14:paraId="6039D1F3" w14:textId="7940DC36" w:rsidR="00846EDA" w:rsidRDefault="00846EDA" w:rsidP="00794793">
      <w:pPr>
        <w:rPr>
          <w:rtl/>
        </w:rPr>
      </w:pPr>
      <w:r>
        <w:rPr>
          <w:rFonts w:hint="cs"/>
          <w:rtl/>
        </w:rPr>
        <w:t>"אין שום דבר יותר. פעם חשבתי שאולי יש משהו, וטעיתי. ומה יש ביוקנעם?"</w:t>
      </w:r>
    </w:p>
    <w:p w14:paraId="484CF189" w14:textId="3EDFD4ED" w:rsidR="00846EDA" w:rsidRDefault="00846EDA" w:rsidP="00794793">
      <w:pPr>
        <w:rPr>
          <w:rtl/>
        </w:rPr>
      </w:pPr>
      <w:r>
        <w:rPr>
          <w:rFonts w:hint="cs"/>
          <w:rtl/>
        </w:rPr>
        <w:t>"אותו דבר בדיוק."</w:t>
      </w:r>
    </w:p>
    <w:p w14:paraId="2BF84D68" w14:textId="36AF58D0" w:rsidR="00846EDA" w:rsidRDefault="00846EDA" w:rsidP="00794793">
      <w:pPr>
        <w:rPr>
          <w:rtl/>
        </w:rPr>
      </w:pPr>
      <w:r>
        <w:rPr>
          <w:rFonts w:hint="cs"/>
          <w:rtl/>
        </w:rPr>
        <w:t>"אהה."</w:t>
      </w:r>
    </w:p>
    <w:p w14:paraId="7FEEE1E6" w14:textId="7E494F52" w:rsidR="00846EDA" w:rsidRDefault="00846EDA" w:rsidP="00794793">
      <w:pPr>
        <w:rPr>
          <w:rtl/>
        </w:rPr>
      </w:pPr>
      <w:r>
        <w:rPr>
          <w:rFonts w:hint="cs"/>
          <w:rtl/>
        </w:rPr>
        <w:t>"אבל אתה עדיין לא בגיל ל.. לדברים כאלו."</w:t>
      </w:r>
    </w:p>
    <w:p w14:paraId="5D75041C" w14:textId="05480CA4" w:rsidR="00846EDA" w:rsidRDefault="00846EDA" w:rsidP="00794793">
      <w:pPr>
        <w:rPr>
          <w:rtl/>
        </w:rPr>
      </w:pPr>
      <w:r>
        <w:rPr>
          <w:rFonts w:hint="cs"/>
          <w:rtl/>
        </w:rPr>
        <w:t>"אצלינו בדור הכל הולך יותר מהר מאשר אצלכם."</w:t>
      </w:r>
    </w:p>
    <w:p w14:paraId="577E797E" w14:textId="6E33B9C3" w:rsidR="00846EDA" w:rsidRDefault="00846EDA" w:rsidP="00794793">
      <w:pPr>
        <w:rPr>
          <w:rtl/>
        </w:rPr>
      </w:pPr>
      <w:r>
        <w:rPr>
          <w:rFonts w:hint="cs"/>
          <w:rtl/>
        </w:rPr>
        <w:t>"מאשר אצלכם??? בת כמה נראה לך שאני?"</w:t>
      </w:r>
    </w:p>
    <w:p w14:paraId="516A6965" w14:textId="6A704D0A" w:rsidR="009551A8" w:rsidRDefault="009551A8" w:rsidP="00794793">
      <w:pPr>
        <w:rPr>
          <w:rtl/>
        </w:rPr>
      </w:pPr>
      <w:r>
        <w:rPr>
          <w:rFonts w:hint="cs"/>
          <w:rtl/>
        </w:rPr>
        <w:t xml:space="preserve">הוא שתק באופן טראגי. הוא לא חשב עליה, בת כמה היא. אבל כשהביט בה בצדודית כשנהגה, העור שלה היה צח מאד, וזה הבליט את השפמפם השחור שצמח על שפתה העליונה, עדין אבל בולט מאד על עורה הצח. בבת אחת זה העלה לו כל מני </w:t>
      </w:r>
      <w:r>
        <w:t>visions</w:t>
      </w:r>
      <w:r>
        <w:rPr>
          <w:rFonts w:hint="cs"/>
          <w:rtl/>
        </w:rPr>
        <w:t xml:space="preserve"> של דברים נוספים שאולי הגוף שלה מפריש, אולי מאד בשונה מגופן של נשים אחרות.</w:t>
      </w:r>
    </w:p>
    <w:p w14:paraId="71486221" w14:textId="6107DEB1" w:rsidR="009551A8" w:rsidRDefault="009551A8" w:rsidP="00794793">
      <w:pPr>
        <w:rPr>
          <w:rtl/>
        </w:rPr>
      </w:pPr>
      <w:r>
        <w:rPr>
          <w:rFonts w:hint="cs"/>
          <w:rtl/>
        </w:rPr>
        <w:t>"אז מה היה לך בזיכרון שה</w:t>
      </w:r>
      <w:r w:rsidR="00F6246C">
        <w:rPr>
          <w:rFonts w:hint="cs"/>
          <w:rtl/>
        </w:rPr>
        <w:t>חלטת</w:t>
      </w:r>
      <w:r>
        <w:rPr>
          <w:rFonts w:hint="cs"/>
          <w:rtl/>
        </w:rPr>
        <w:t xml:space="preserve"> </w:t>
      </w:r>
      <w:r w:rsidR="00F6246C">
        <w:rPr>
          <w:rFonts w:hint="cs"/>
          <w:rtl/>
        </w:rPr>
        <w:t>לה</w:t>
      </w:r>
      <w:r>
        <w:rPr>
          <w:rFonts w:hint="cs"/>
          <w:rtl/>
        </w:rPr>
        <w:t>מלט משם באישון ליל?"</w:t>
      </w:r>
    </w:p>
    <w:p w14:paraId="05F704A5" w14:textId="35598DE1" w:rsidR="00F6246C" w:rsidRDefault="00F6246C" w:rsidP="00794793">
      <w:pPr>
        <w:rPr>
          <w:rtl/>
        </w:rPr>
      </w:pPr>
      <w:r>
        <w:rPr>
          <w:rFonts w:hint="cs"/>
          <w:rtl/>
        </w:rPr>
        <w:t>"החברה."</w:t>
      </w:r>
    </w:p>
    <w:p w14:paraId="47A4B73F" w14:textId="79278494" w:rsidR="00F6246C" w:rsidRDefault="00F6246C" w:rsidP="00794793">
      <w:pPr>
        <w:rPr>
          <w:rtl/>
        </w:rPr>
      </w:pPr>
      <w:r>
        <w:rPr>
          <w:rFonts w:hint="cs"/>
          <w:rtl/>
        </w:rPr>
        <w:t>"מריבה?"</w:t>
      </w:r>
    </w:p>
    <w:p w14:paraId="7C162663" w14:textId="022FB088" w:rsidR="00F6246C" w:rsidRDefault="00F6246C" w:rsidP="00794793">
      <w:pPr>
        <w:rPr>
          <w:rtl/>
        </w:rPr>
      </w:pPr>
      <w:r>
        <w:rPr>
          <w:rFonts w:hint="cs"/>
          <w:rtl/>
        </w:rPr>
        <w:t>"היא בגדה בי."</w:t>
      </w:r>
    </w:p>
    <w:p w14:paraId="7A93F957" w14:textId="135E79D1" w:rsidR="00F6246C" w:rsidRDefault="00F6246C" w:rsidP="00794793">
      <w:pPr>
        <w:rPr>
          <w:rtl/>
        </w:rPr>
      </w:pPr>
      <w:r>
        <w:rPr>
          <w:rFonts w:hint="cs"/>
          <w:rtl/>
        </w:rPr>
        <w:t>"אהה.. חברה ראשונה?"</w:t>
      </w:r>
    </w:p>
    <w:p w14:paraId="2A73F17D" w14:textId="77F00369" w:rsidR="00F6246C" w:rsidRDefault="00F6246C" w:rsidP="00794793">
      <w:pPr>
        <w:rPr>
          <w:rtl/>
        </w:rPr>
      </w:pPr>
      <w:r>
        <w:rPr>
          <w:rFonts w:hint="cs"/>
          <w:rtl/>
        </w:rPr>
        <w:t>"לא... מה הקשר?"</w:t>
      </w:r>
    </w:p>
    <w:p w14:paraId="4DBFC303" w14:textId="625B12C7" w:rsidR="00F6246C" w:rsidRDefault="00F6246C" w:rsidP="00794793">
      <w:pPr>
        <w:rPr>
          <w:rtl/>
        </w:rPr>
      </w:pPr>
      <w:r>
        <w:rPr>
          <w:rFonts w:hint="cs"/>
          <w:rtl/>
        </w:rPr>
        <w:t>"הרצינית הראשונה?"</w:t>
      </w:r>
    </w:p>
    <w:p w14:paraId="5AEC505B" w14:textId="3258D3BD" w:rsidR="00F6246C" w:rsidRDefault="00F6246C" w:rsidP="00794793">
      <w:pPr>
        <w:rPr>
          <w:rtl/>
        </w:rPr>
      </w:pPr>
      <w:r>
        <w:rPr>
          <w:rFonts w:hint="cs"/>
          <w:rtl/>
        </w:rPr>
        <w:t xml:space="preserve">"היא..." היא בטח היתה החברה הקולית ביותר שלו. לא מבחינת עגילים באיזורים אקזוטיים בגוף, לא מבחינת סמים או איפור כבד או השתוללות פראית. או כל אינדיקציה אחרת שוועדת פרופסורים מכובדת כמו הוועדה שבוחרת את הספר הזוכה בפרס פוליצר היתה מגדירה כקול, או האנשים שבוחרים את סיפרי העשור. היא היתה כל-כך קולית כי היא היתה נוכחת, היא היתה מקפלת את עצמה באופן שהוא אהב ומקשיבה, </w:t>
      </w:r>
      <w:r w:rsidR="00425825">
        <w:rPr>
          <w:rFonts w:hint="cs"/>
          <w:rtl/>
        </w:rPr>
        <w:t xml:space="preserve">הרגע הנוכחי היה היחיד והיא באמת אהבה כל רגע. </w:t>
      </w:r>
      <w:r w:rsidR="0017314D">
        <w:rPr>
          <w:rFonts w:hint="cs"/>
          <w:rtl/>
        </w:rPr>
        <w:t xml:space="preserve">לו היה הוא בוגד בה, הוא היה משוכנע שהיא היתה סולחת, והנה הוא </w:t>
      </w:r>
      <w:r w:rsidR="0017314D">
        <w:rPr>
          <w:rtl/>
        </w:rPr>
        <w:t>–</w:t>
      </w:r>
      <w:r w:rsidR="0017314D">
        <w:rPr>
          <w:rFonts w:hint="cs"/>
          <w:rtl/>
        </w:rPr>
        <w:t xml:space="preserve"> לעולם לא ירגיש עוד את הגוף שלה צונח עליו, תוקף אותו, גם בעמידה היא היתה מסוגלת לצנוח עליו. היא היתה החברה הראשונה שלו שהיתה נמוכה ממנו באופן בולט, לא כל-כך בהתחלה כי אז הוא היה גבוה ממנה אולי רק בעשרה סנטימטרים, אבל מאז הוא בוודאי צמח עוד יותר, הרבה יותר, והיא ליוותה אותו בכל הצמיחה הזאת. ואף-על פי שהיתה נמוכה ממנו כעת מאד, היא עדיין היתה צונחת עליו בקלות, עד שאיבדה בו עניין. </w:t>
      </w:r>
      <w:r w:rsidR="00425825">
        <w:rPr>
          <w:rFonts w:hint="cs"/>
          <w:rtl/>
        </w:rPr>
        <w:t xml:space="preserve">בכמה דברים של עצמה היא בגדה כשהיא העמידה פנים עבורו שהיא עדיין אוהבת אותו. וגו'. </w:t>
      </w:r>
      <w:r w:rsidR="0017314D">
        <w:rPr>
          <w:rtl/>
        </w:rPr>
        <w:t>–</w:t>
      </w:r>
      <w:r w:rsidR="0017314D">
        <w:rPr>
          <w:rFonts w:hint="cs"/>
          <w:rtl/>
        </w:rPr>
        <w:t xml:space="preserve"> ואולי רק ניסתה להעמיד פנים, לברר לעצמה אם זה דבר שמתחשק לה לעשות. היה כל-כך ברור שלא. בכל תנועה שלה בלילה הזה, היה ברור </w:t>
      </w:r>
      <w:r w:rsidR="0017314D">
        <w:rPr>
          <w:rFonts w:hint="cs"/>
          <w:rtl/>
        </w:rPr>
        <w:lastRenderedPageBreak/>
        <w:t xml:space="preserve">שהיא בודקת את הנושאת עד הסוף ומתברר לה שלא. </w:t>
      </w:r>
      <w:r w:rsidR="00425825">
        <w:rPr>
          <w:rFonts w:hint="cs"/>
          <w:rtl/>
        </w:rPr>
        <w:t>אבל הוא לא הקדיש למחשבות האלו יותר משבריר הארה כי הבדידות והעלבון די חנקו אותו, והוא לא נלחם בהם.</w:t>
      </w:r>
    </w:p>
    <w:p w14:paraId="7740209E" w14:textId="06754AC9" w:rsidR="00425825" w:rsidRDefault="00425825" w:rsidP="00794793">
      <w:pPr>
        <w:rPr>
          <w:rtl/>
        </w:rPr>
      </w:pPr>
      <w:r>
        <w:rPr>
          <w:rFonts w:hint="cs"/>
          <w:rtl/>
        </w:rPr>
        <w:t>"אז בורח לאימא ואבא עכשו?"</w:t>
      </w:r>
    </w:p>
    <w:p w14:paraId="5CC2B624" w14:textId="10FA30E4" w:rsidR="00425825" w:rsidRDefault="00425825" w:rsidP="00794793">
      <w:pPr>
        <w:rPr>
          <w:rtl/>
        </w:rPr>
      </w:pPr>
      <w:r>
        <w:rPr>
          <w:rFonts w:hint="cs"/>
          <w:rtl/>
        </w:rPr>
        <w:t>"חלילה."</w:t>
      </w:r>
    </w:p>
    <w:p w14:paraId="693259D7" w14:textId="723FE1F9" w:rsidR="00425825" w:rsidRDefault="00425825" w:rsidP="00794793">
      <w:pPr>
        <w:rPr>
          <w:rtl/>
        </w:rPr>
      </w:pPr>
      <w:r>
        <w:rPr>
          <w:rFonts w:hint="cs"/>
          <w:rtl/>
        </w:rPr>
        <w:t>"חלילה?"</w:t>
      </w:r>
    </w:p>
    <w:p w14:paraId="17CCFDC7" w14:textId="028A1C51" w:rsidR="00425825" w:rsidRDefault="00425825" w:rsidP="00794793">
      <w:pPr>
        <w:rPr>
          <w:rtl/>
        </w:rPr>
      </w:pPr>
      <w:r>
        <w:rPr>
          <w:rFonts w:hint="cs"/>
          <w:rtl/>
        </w:rPr>
        <w:t>"הם גם לא גרים בארץ, חוץ מזה."</w:t>
      </w:r>
    </w:p>
    <w:p w14:paraId="076D1064" w14:textId="19110223" w:rsidR="00425825" w:rsidRDefault="00425825" w:rsidP="00794793">
      <w:pPr>
        <w:rPr>
          <w:rtl/>
        </w:rPr>
      </w:pPr>
      <w:r>
        <w:rPr>
          <w:rFonts w:hint="cs"/>
          <w:rtl/>
        </w:rPr>
        <w:t>"חייל בודד?"</w:t>
      </w:r>
    </w:p>
    <w:p w14:paraId="3C8BC4FE" w14:textId="2C6A192F" w:rsidR="00425825" w:rsidRDefault="00425825" w:rsidP="00794793">
      <w:pPr>
        <w:rPr>
          <w:rtl/>
        </w:rPr>
      </w:pPr>
      <w:r>
        <w:rPr>
          <w:rFonts w:hint="cs"/>
          <w:rtl/>
        </w:rPr>
        <w:t>"מה שנקרא."</w:t>
      </w:r>
    </w:p>
    <w:p w14:paraId="7D54F9C3" w14:textId="5CFFE139" w:rsidR="00425825" w:rsidRDefault="00425825" w:rsidP="00794793">
      <w:pPr>
        <w:rPr>
          <w:rtl/>
        </w:rPr>
      </w:pPr>
      <w:r>
        <w:rPr>
          <w:rFonts w:hint="cs"/>
          <w:rtl/>
        </w:rPr>
        <w:t>"אתה יודע מה, אני אביא אותך בדיוק לאן שאתה צריך."</w:t>
      </w:r>
    </w:p>
    <w:p w14:paraId="5F70249E" w14:textId="6B122233" w:rsidR="00425825" w:rsidRDefault="00425825" w:rsidP="00794793">
      <w:pPr>
        <w:rPr>
          <w:rtl/>
        </w:rPr>
      </w:pPr>
      <w:r>
        <w:rPr>
          <w:rFonts w:hint="cs"/>
          <w:rtl/>
        </w:rPr>
        <w:t>"אני באמת אסתדר. האוטובוסים כבר התחילו."</w:t>
      </w:r>
    </w:p>
    <w:p w14:paraId="31B6FFEE" w14:textId="7828B2C8" w:rsidR="00425825" w:rsidRDefault="00425825" w:rsidP="00794793">
      <w:pPr>
        <w:rPr>
          <w:rtl/>
        </w:rPr>
      </w:pPr>
      <w:r>
        <w:rPr>
          <w:rFonts w:hint="cs"/>
          <w:rtl/>
        </w:rPr>
        <w:t>"תקשיב, זה המינימום שאני יכולה לעשות למען צה"ל. והחיילים הבודדים שלנו."</w:t>
      </w:r>
    </w:p>
    <w:p w14:paraId="4C5FA46E" w14:textId="6C7C1DA1" w:rsidR="00425825" w:rsidRDefault="00425825" w:rsidP="00794793">
      <w:pPr>
        <w:rPr>
          <w:rtl/>
        </w:rPr>
      </w:pPr>
      <w:r>
        <w:rPr>
          <w:rFonts w:hint="cs"/>
          <w:rtl/>
        </w:rPr>
        <w:t>"טוב תודה," והוא נתן לה את הכתובת המדוייקת, שהיא טרחה לזכור.</w:t>
      </w:r>
    </w:p>
    <w:p w14:paraId="70898FFD" w14:textId="47D00277" w:rsidR="00425825" w:rsidRDefault="00425825" w:rsidP="00794793">
      <w:pPr>
        <w:rPr>
          <w:rtl/>
        </w:rPr>
      </w:pPr>
      <w:r>
        <w:rPr>
          <w:rFonts w:hint="cs"/>
          <w:rtl/>
        </w:rPr>
        <w:t>"תכתוב לי שם על פתק, למקרה שתרדם."</w:t>
      </w:r>
    </w:p>
    <w:p w14:paraId="11FB6DA5" w14:textId="2036EB3C" w:rsidR="00425825" w:rsidRDefault="00425825" w:rsidP="00794793">
      <w:pPr>
        <w:rPr>
          <w:rtl/>
        </w:rPr>
      </w:pPr>
      <w:r>
        <w:rPr>
          <w:rFonts w:hint="cs"/>
          <w:rtl/>
        </w:rPr>
        <w:t xml:space="preserve">הכתב שלו היה עילג מאד, הוא השתדל כמיטב יכולתו, ואולי קירטועי המכונית </w:t>
      </w:r>
      <w:r>
        <w:t>redeemed</w:t>
      </w:r>
      <w:r>
        <w:rPr>
          <w:rFonts w:hint="cs"/>
          <w:rtl/>
        </w:rPr>
        <w:t xml:space="preserve"> אותו.</w:t>
      </w:r>
    </w:p>
    <w:p w14:paraId="75EB172A" w14:textId="6B742A42" w:rsidR="00376FED" w:rsidRDefault="00376FED" w:rsidP="00794793">
      <w:pPr>
        <w:rPr>
          <w:rtl/>
        </w:rPr>
      </w:pPr>
      <w:r>
        <w:rPr>
          <w:rFonts w:hint="cs"/>
          <w:rtl/>
        </w:rPr>
        <w:t>"אכפת לך אם אני אעשן?"</w:t>
      </w:r>
    </w:p>
    <w:p w14:paraId="1E7E78F5" w14:textId="77777777" w:rsidR="00376FED" w:rsidRDefault="00376FED" w:rsidP="00794793">
      <w:pPr>
        <w:rPr>
          <w:rtl/>
        </w:rPr>
      </w:pPr>
      <w:r>
        <w:rPr>
          <w:rFonts w:hint="cs"/>
          <w:rtl/>
        </w:rPr>
        <w:t>"רק אם יש לך סיגריה גם לי." גם את הסיגריות הוא השאיר שם.</w:t>
      </w:r>
    </w:p>
    <w:p w14:paraId="1CC951AA" w14:textId="03EB2C11" w:rsidR="007D3EFA" w:rsidRDefault="00376FED" w:rsidP="00376FED">
      <w:pPr>
        <w:rPr>
          <w:rtl/>
        </w:rPr>
      </w:pPr>
      <w:r>
        <w:rPr>
          <w:rFonts w:hint="cs"/>
          <w:rtl/>
        </w:rPr>
        <w:t>הם עישנו ביחד, ו</w:t>
      </w:r>
      <w:r w:rsidR="00BB2AD3">
        <w:rPr>
          <w:rFonts w:hint="cs"/>
          <w:rtl/>
        </w:rPr>
        <w:t xml:space="preserve">היא סיפרה לו על עצמה, היא היתה גרושה כבר כמה שנים, והלכה למיני מסיבות לגרושים ברחבי הארץ. כן, אפילו ביוקנעם. אולי שם יימצא בן הזוג הנכסף ואסור להיות בררניים מדי. היא עצמה גרה ברמת-גן, </w:t>
      </w:r>
      <w:r w:rsidR="007D3EFA">
        <w:rPr>
          <w:rFonts w:hint="cs"/>
          <w:rtl/>
        </w:rPr>
        <w:t>בדירה ישנה של דודים רחוקים שנפטרו. היתה לה שם מרפסת עצומה, זאת היתה מעין דירת-גן אבל היא היתה בנויה על גבעה כל-כך תלולה עד שהיה צורך (בעיני אדריכלי שנות ה-50) לבנות מרפסת, בשביל שה"גן" של דירת הגן יהיה שטוח. בכל אופן, הגינה שלה היתה יפה, עציצים שהיא טיפחה בזמן שחיכתה לבן הזוג המתאים שאיתו תוכל לבנות מערכת-יחסים אמיתית. ושיוויונית כי בלי שיוויון מה הטעם. היא ידעה המון על מערכות יחסים, הפסיכולוגיה שלהם, בעצם היא התעניינה בכך באופן אובססיבי והיה לה קשה לנהל שיחה בלי לגלוש לכך מתישהו, כל נושא אחר נראה לה חסר טעם. כי האדם הוא יצור חברתי, הוא לא נולד בשביל לדון במשפט פיתגורס ונגזרותיו.</w:t>
      </w:r>
    </w:p>
    <w:p w14:paraId="4A79A31E" w14:textId="77777777" w:rsidR="007D3EFA" w:rsidRDefault="007D3EFA" w:rsidP="00794793">
      <w:pPr>
        <w:rPr>
          <w:rtl/>
        </w:rPr>
      </w:pPr>
      <w:r>
        <w:rPr>
          <w:rFonts w:hint="cs"/>
          <w:rtl/>
        </w:rPr>
        <w:t>"אח שלי גר שם," אלכס נזכר במארק כשהיא הזכירה את משפט פיתגורס.</w:t>
      </w:r>
    </w:p>
    <w:p w14:paraId="0492974E" w14:textId="77777777" w:rsidR="007D3EFA" w:rsidRDefault="007D3EFA" w:rsidP="00794793">
      <w:pPr>
        <w:rPr>
          <w:rtl/>
        </w:rPr>
      </w:pPr>
      <w:r>
        <w:rPr>
          <w:rFonts w:hint="cs"/>
          <w:rtl/>
        </w:rPr>
        <w:t>"גם הוא חתיך כמוך?"</w:t>
      </w:r>
    </w:p>
    <w:p w14:paraId="531CEB53" w14:textId="77777777" w:rsidR="007C4149" w:rsidRDefault="007D3EFA" w:rsidP="00794793">
      <w:pPr>
        <w:rPr>
          <w:rtl/>
        </w:rPr>
      </w:pPr>
      <w:r>
        <w:rPr>
          <w:rFonts w:hint="cs"/>
          <w:rtl/>
        </w:rPr>
        <w:t xml:space="preserve">"הוא גר שם עם החברה שלו. פעם הוא גר במעונות אבל </w:t>
      </w:r>
      <w:r w:rsidR="007C4149">
        <w:rPr>
          <w:rFonts w:hint="cs"/>
          <w:rtl/>
        </w:rPr>
        <w:t>מאז שהתגייס הוא חזר הביתה."</w:t>
      </w:r>
    </w:p>
    <w:p w14:paraId="2DCD69AE" w14:textId="26767711" w:rsidR="007C4149" w:rsidRDefault="007C4149" w:rsidP="00794793">
      <w:pPr>
        <w:rPr>
          <w:rtl/>
        </w:rPr>
      </w:pPr>
      <w:r>
        <w:rPr>
          <w:rFonts w:hint="cs"/>
          <w:rtl/>
        </w:rPr>
        <w:t>"קטן ממך?" היא שאלה אם כי לא התעניינה באח בכלל, אלא בסיפור הבגידה.</w:t>
      </w:r>
    </w:p>
    <w:p w14:paraId="025BF4AF" w14:textId="0967E230" w:rsidR="00425825" w:rsidRDefault="007C4149" w:rsidP="00794793">
      <w:pPr>
        <w:rPr>
          <w:rtl/>
        </w:rPr>
      </w:pPr>
      <w:r>
        <w:rPr>
          <w:rFonts w:hint="cs"/>
          <w:rtl/>
        </w:rPr>
        <w:t xml:space="preserve">"צעיר ממני," אלכס תיקן באוטומטיות ואז נזכר </w:t>
      </w:r>
      <w:r>
        <w:rPr>
          <w:rtl/>
        </w:rPr>
        <w:t>–</w:t>
      </w:r>
      <w:r>
        <w:rPr>
          <w:rFonts w:hint="cs"/>
          <w:rtl/>
        </w:rPr>
        <w:t xml:space="preserve"> מארק כבר לא גדול ממנו. כמה מוזר, כמה... מארק לא גדול ממנו! </w:t>
      </w:r>
      <w:r>
        <w:rPr>
          <w:rtl/>
        </w:rPr>
        <w:t>–</w:t>
      </w:r>
      <w:r>
        <w:rPr>
          <w:rFonts w:hint="cs"/>
          <w:rtl/>
        </w:rPr>
        <w:t xml:space="preserve"> להרחיב.</w:t>
      </w:r>
    </w:p>
    <w:p w14:paraId="715D037B" w14:textId="5D99C677" w:rsidR="007C4149" w:rsidRDefault="0017314D" w:rsidP="00794793">
      <w:pPr>
        <w:rPr>
          <w:rtl/>
        </w:rPr>
      </w:pPr>
      <w:r>
        <w:rPr>
          <w:rFonts w:hint="cs"/>
          <w:rtl/>
        </w:rPr>
        <w:t xml:space="preserve">היא רצתה לפשפש בנושא הבגידה אבל הוא התחמק. היא סיפרה לו על האקס שלה, איך היא איבדה בו עניין, איך היא לא רצתה לחיות את שארית חייה עם מישהו שאיבדה בו עניין. זה היה לפני שנתיים והוא כבר התחתן ויש לו תינוקת קטנה. אבל היא לא מתחרטת. קשה למצוא מישהו, גם האקס התחתן עם מישהי צעירה ממנה. היא סיפרה על המסיבה, על היין בגביעי </w:t>
      </w:r>
      <w:r>
        <w:rPr>
          <w:rFonts w:hint="cs"/>
          <w:rtl/>
        </w:rPr>
        <w:lastRenderedPageBreak/>
        <w:t xml:space="preserve">פלסטיק, </w:t>
      </w:r>
      <w:r w:rsidR="00A97B86">
        <w:rPr>
          <w:rFonts w:hint="cs"/>
          <w:rtl/>
        </w:rPr>
        <w:t xml:space="preserve">והיא אכן היתה לבושה מאד יפה למסיבה </w:t>
      </w:r>
      <w:r w:rsidR="00A97B86">
        <w:rPr>
          <w:rtl/>
        </w:rPr>
        <w:t>–</w:t>
      </w:r>
      <w:r w:rsidR="00A97B86">
        <w:rPr>
          <w:rFonts w:hint="cs"/>
          <w:rtl/>
        </w:rPr>
        <w:t xml:space="preserve"> בחולצת כותנה לבנה עם קפלים מרובים, שנמתחו על החזה שלה. היא הגיעה עם שתי חברות, גרושות גם הן, אבל אף לא אחת מהן לא חזרה איתה.</w:t>
      </w:r>
    </w:p>
    <w:p w14:paraId="6F5F9978" w14:textId="4A53564C" w:rsidR="00A97B86" w:rsidRDefault="00A97B86" w:rsidP="00794793">
      <w:pPr>
        <w:rPr>
          <w:rtl/>
        </w:rPr>
      </w:pPr>
      <w:r>
        <w:rPr>
          <w:rFonts w:hint="cs"/>
          <w:rtl/>
        </w:rPr>
        <w:t xml:space="preserve">[אין פה שום דבר מעניין שקורה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Pr>
          <w:rFonts w:hint="cs"/>
          <w:rtl/>
        </w:rPr>
        <w:t>]</w:t>
      </w:r>
    </w:p>
    <w:p w14:paraId="7A2280EA" w14:textId="0DCDBEF3" w:rsidR="00A97B86" w:rsidRDefault="00A97B86" w:rsidP="00794793">
      <w:pPr>
        <w:rPr>
          <w:rtl/>
        </w:rPr>
      </w:pPr>
      <w:r>
        <w:rPr>
          <w:rFonts w:hint="cs"/>
          <w:rtl/>
        </w:rPr>
        <w:t xml:space="preserve">לבסוף כביכול בשביל לוודא שהוא בסדר, היא הצליחה להשיג את מספר הטלפון שלו, והבטיחה להתקשר אחר-הצהריים. לבדוק שיש לו איך להשיג את הצ'ימידן עם כל הציוד שנשאר בזיכרון, ושהיה צורך להשיג לפני </w:t>
      </w:r>
      <w:r w:rsidR="00BA492C">
        <w:rPr>
          <w:rFonts w:hint="cs"/>
          <w:rtl/>
        </w:rPr>
        <w:t>החזרה לצבא ביום ראשון.</w:t>
      </w:r>
    </w:p>
    <w:p w14:paraId="43C63436" w14:textId="25CDC499" w:rsidR="00076AFD" w:rsidRDefault="00076AFD" w:rsidP="00794793">
      <w:pPr>
        <w:rPr>
          <w:rtl/>
        </w:rPr>
      </w:pPr>
    </w:p>
    <w:p w14:paraId="61FBF846" w14:textId="4787FFDF" w:rsidR="00076AFD" w:rsidRDefault="00076AFD" w:rsidP="00794793">
      <w:pPr>
        <w:rPr>
          <w:rtl/>
        </w:rPr>
      </w:pPr>
      <w:r>
        <w:rPr>
          <w:rFonts w:hint="cs"/>
          <w:rtl/>
        </w:rPr>
        <w:t xml:space="preserve">הדירה </w:t>
      </w:r>
      <w:r w:rsidR="00BA492C">
        <w:rPr>
          <w:rFonts w:hint="cs"/>
          <w:rtl/>
        </w:rPr>
        <w:t xml:space="preserve">בראשון </w:t>
      </w:r>
      <w:r>
        <w:rPr>
          <w:rFonts w:hint="cs"/>
          <w:rtl/>
        </w:rPr>
        <w:t>היתה שקטה, אפלולית. כשהוא היה מתגורר בה, התריסים היו פתוחים תמיד, אחרת הוא חש שיחנק. עכשו התריסים היו סגורים והיה די חמים בדירה, לא מחניק במיוחד. אבל שקט מאד.</w:t>
      </w:r>
    </w:p>
    <w:p w14:paraId="197ADC19" w14:textId="6941C103" w:rsidR="00076AFD" w:rsidRDefault="00076AFD" w:rsidP="00794793">
      <w:pPr>
        <w:rPr>
          <w:rtl/>
        </w:rPr>
      </w:pPr>
      <w:r>
        <w:rPr>
          <w:rFonts w:hint="cs"/>
          <w:rtl/>
        </w:rPr>
        <w:t xml:space="preserve">דלת החדר של מארק היתה פתוחה למחצה </w:t>
      </w:r>
      <w:r w:rsidR="00B05E97">
        <w:rPr>
          <w:rFonts w:hint="cs"/>
          <w:rtl/>
        </w:rPr>
        <w:t xml:space="preserve">והוא עבר מעליה כמה שיותר מהר ונכנס לחדרו הריק. הוא לא היה שם כבר המון זמן, הוא נמנע מהמקום הזה כאילו שזה מקום עוד יותר נורא משאר העולם. אבל זה לא היה כך. העולם כולו </w:t>
      </w:r>
      <w:r w:rsidR="000A0178">
        <w:rPr>
          <w:rFonts w:hint="cs"/>
          <w:rtl/>
        </w:rPr>
        <w:t xml:space="preserve">היה איום, היה נורא, היה מחריד, מה היה בו, בעולם? הרים?? את מי מעניינים ההרים? ואגם של מי שלגים השוכן בין פסגות ההרים? את מי מעניין אותו אגם, אלכס היה יכול להיות קרחון השט על-פני האגם, שט ומתעלם מהשמש, מהכוכבים, רק שט לו באגם עד אינסוף, עד שעידן קרח חדש היה בולע אותו </w:t>
      </w:r>
      <w:r w:rsidR="009D5136">
        <w:rPr>
          <w:rFonts w:hint="cs"/>
          <w:rtl/>
        </w:rPr>
        <w:t>לתוכו ואלכס היה נעלם, כל זה היה יכול לקרות אלמלא היה אלכס עשוי מאפר, מפורר באופן שלא ניתן לאסוף את הפרורים והוא כבר כמעט בלתי קיים, כמעט נאבד, כי רוחות מעיפות את שרידי האפר על-פני שדות שוממים, אפלוליים.</w:t>
      </w:r>
    </w:p>
    <w:p w14:paraId="7680FA8F" w14:textId="4D1945B2" w:rsidR="00BA492C" w:rsidRDefault="009D5136" w:rsidP="00BA492C">
      <w:pPr>
        <w:rPr>
          <w:rtl/>
        </w:rPr>
      </w:pPr>
      <w:r>
        <w:rPr>
          <w:rFonts w:hint="cs"/>
          <w:rtl/>
        </w:rPr>
        <w:t xml:space="preserve">אני רוצה את ברונו הוא חשב ורצה לבכות. </w:t>
      </w:r>
    </w:p>
    <w:p w14:paraId="037B3247" w14:textId="406D9ED5" w:rsidR="00BA492C" w:rsidRDefault="00AE5BAC" w:rsidP="00794793">
      <w:pPr>
        <w:rPr>
          <w:rtl/>
        </w:rPr>
      </w:pPr>
      <w:r>
        <w:rPr>
          <w:rFonts w:hint="cs"/>
          <w:rtl/>
        </w:rPr>
        <w:t xml:space="preserve">הוא הלך להתקלח, </w:t>
      </w:r>
      <w:r w:rsidR="00BA492C">
        <w:rPr>
          <w:rFonts w:hint="cs"/>
          <w:rtl/>
        </w:rPr>
        <w:t xml:space="preserve">הוא עמד בתוך הזרם, גבוה מדי בשביל הטוש הזה, שהראש שלו היה גבוה ממנו, והוא היה צריך להתכופף, איזה גוף זה, גוף חדש לגמרי שהוא לא הכיר בכלל, בשנים שהפסיק לעקוב די באובססיביות אחר גובהו הוא צמח והוא בכלל לא הבין שיחד עם זה יהיו עוד שינויים רבים, הגוף שלו, שהיה רגיל אליו נעלם. לעולם הוא לא ישוב, כמו </w:t>
      </w:r>
      <w:r w:rsidR="00393467">
        <w:rPr>
          <w:rFonts w:hint="cs"/>
          <w:rtl/>
        </w:rPr>
        <w:t xml:space="preserve">תיאו התינוק שהיה כל-כך חמוד כששכב ונופף בידיים קטנות, ברגליים קטנות והגוף הזה נעלם לעד, התפוגג כלא היה. </w:t>
      </w:r>
    </w:p>
    <w:p w14:paraId="48732DEA" w14:textId="70F10590" w:rsidR="00393467" w:rsidRDefault="00393467" w:rsidP="00794793">
      <w:pPr>
        <w:rPr>
          <w:rtl/>
        </w:rPr>
      </w:pPr>
      <w:r>
        <w:rPr>
          <w:rFonts w:hint="cs"/>
          <w:rtl/>
        </w:rPr>
        <w:t xml:space="preserve">כשהביט בגוף שלו מלמעלה בזוית קטנה, כל הגוף הארוך הזה התקצר אבל גם התעוות, גם מהזוית הוא לא נראה יותר כמו גוף של נער, העצמות התרחבו, או השרירים שסביב העצמות </w:t>
      </w:r>
      <w:r>
        <w:rPr>
          <w:rtl/>
        </w:rPr>
        <w:t>–</w:t>
      </w:r>
      <w:r>
        <w:rPr>
          <w:rFonts w:hint="cs"/>
          <w:rtl/>
        </w:rPr>
        <w:t xml:space="preserve"> הוא נראה רחב יותר, פחות חלק. זה הגוף החדש, הבית. [אני לא מצליחה להרים את זה]</w:t>
      </w:r>
    </w:p>
    <w:p w14:paraId="696F588D" w14:textId="4D9A528B" w:rsidR="00DA0CC4" w:rsidRDefault="00DA0CC4" w:rsidP="00794793">
      <w:pPr>
        <w:rPr>
          <w:rtl/>
        </w:rPr>
      </w:pPr>
      <w:r>
        <w:rPr>
          <w:rFonts w:hint="cs"/>
          <w:rtl/>
        </w:rPr>
        <w:t xml:space="preserve">זה הגוף ההוא, ההוא שחלם עליו, שהתפלל אליו כל השנים, כל הילדות, </w:t>
      </w:r>
      <w:r w:rsidR="000E084B">
        <w:rPr>
          <w:rFonts w:hint="cs"/>
          <w:rtl/>
        </w:rPr>
        <w:t xml:space="preserve">שייחל לו ותחתיו שנא גוף שעתה נעלם לעד, גוף ששירת אותו כל-כך בנאמנות, שהיה כה טוב אליו והוא שנא אותו בלהט וניסה לאהוב ללא הרבה הצלחה, כמה פעמים הבטיח לעצמו שישתפר ויסתפק וישלים </w:t>
      </w:r>
      <w:r w:rsidR="000E084B">
        <w:rPr>
          <w:rtl/>
        </w:rPr>
        <w:t>–</w:t>
      </w:r>
      <w:r w:rsidR="000E084B">
        <w:rPr>
          <w:rFonts w:hint="cs"/>
          <w:rtl/>
        </w:rPr>
        <w:t xml:space="preserve"> שיתעלה על כל הדקירות והצביטות, שבעצם הוא הצליח אז לעשות ארבעים מתח בלי בעיה, חמישים, ועכשו עם הגוף שכה ייחל לו לא הצליח יותר מעשרים, הנה מה שרציתי, במלואו, הנה הגוף, לעולם לא תהיה לו חברה גבוהה ממנו שבכל זאת הוא מציל, ומוביל, ותומך, הוא היה אז גמיש וזריז וקרוב לילדים </w:t>
      </w:r>
      <w:r w:rsidR="000E084B">
        <w:rPr>
          <w:rtl/>
        </w:rPr>
        <w:t>–</w:t>
      </w:r>
      <w:r w:rsidR="000E084B">
        <w:rPr>
          <w:rFonts w:hint="cs"/>
          <w:rtl/>
        </w:rPr>
        <w:t xml:space="preserve"> הם תמיד חשו שאיתו אפשר הכל, להשתולל, להפסיק לבכות, להפסיק לצרוח, לדון במעלליו של החציל האימבציל, </w:t>
      </w:r>
      <w:r w:rsidR="00763A73">
        <w:rPr>
          <w:rFonts w:hint="cs"/>
          <w:rtl/>
        </w:rPr>
        <w:t xml:space="preserve">שבעברו היה אציל ולאחרונה ירד מנכסיו, כה טראגי! </w:t>
      </w:r>
      <w:r>
        <w:rPr>
          <w:rFonts w:hint="cs"/>
          <w:rtl/>
        </w:rPr>
        <w:t>ו</w:t>
      </w:r>
      <w:r w:rsidR="00763A73">
        <w:rPr>
          <w:rFonts w:hint="cs"/>
          <w:rtl/>
        </w:rPr>
        <w:t xml:space="preserve">בכל זאת </w:t>
      </w:r>
      <w:r>
        <w:rPr>
          <w:rFonts w:hint="cs"/>
          <w:rtl/>
        </w:rPr>
        <w:t xml:space="preserve">דמעות </w:t>
      </w:r>
      <w:r w:rsidR="000E084B">
        <w:rPr>
          <w:rFonts w:hint="cs"/>
          <w:rtl/>
        </w:rPr>
        <w:t xml:space="preserve">עבות מאד, </w:t>
      </w:r>
      <w:r w:rsidR="00763A73" w:rsidRPr="00763A73">
        <w:rPr>
          <w:rFonts w:hint="cs"/>
          <w:highlight w:val="green"/>
          <w:rtl/>
        </w:rPr>
        <w:t>סמיכות</w:t>
      </w:r>
      <w:r w:rsidR="00763A73">
        <w:rPr>
          <w:rFonts w:hint="cs"/>
          <w:rtl/>
        </w:rPr>
        <w:t xml:space="preserve"> וכבדות </w:t>
      </w:r>
      <w:r w:rsidR="000E084B">
        <w:rPr>
          <w:rFonts w:hint="cs"/>
          <w:rtl/>
        </w:rPr>
        <w:t xml:space="preserve">ירדו מעיניו ונשטפו עם כמה תאי עור מתים שנשרו מאותו גוף </w:t>
      </w:r>
      <w:r w:rsidR="00763A73">
        <w:rPr>
          <w:rFonts w:hint="cs"/>
          <w:rtl/>
        </w:rPr>
        <w:t xml:space="preserve">מגודל ונכרי </w:t>
      </w:r>
      <w:r w:rsidR="000E084B">
        <w:rPr>
          <w:rFonts w:hint="cs"/>
          <w:rtl/>
        </w:rPr>
        <w:t>לתוך הביוב.</w:t>
      </w:r>
    </w:p>
    <w:p w14:paraId="1A966C54" w14:textId="24DADE41" w:rsidR="009D5136" w:rsidRDefault="00AE5BAC" w:rsidP="00794793">
      <w:pPr>
        <w:rPr>
          <w:rtl/>
        </w:rPr>
      </w:pPr>
      <w:r>
        <w:rPr>
          <w:rFonts w:hint="cs"/>
          <w:rtl/>
        </w:rPr>
        <w:lastRenderedPageBreak/>
        <w:t xml:space="preserve">רק כשחזר וישב שוב על קצה המיטה וטיפות מים זלגו על גבו </w:t>
      </w:r>
      <w:r w:rsidR="00763A73">
        <w:rPr>
          <w:rFonts w:hint="cs"/>
          <w:rtl/>
        </w:rPr>
        <w:t>הבחין בכך</w:t>
      </w:r>
      <w:r>
        <w:rPr>
          <w:rFonts w:hint="cs"/>
          <w:rtl/>
        </w:rPr>
        <w:t xml:space="preserve"> ששכח לנגב את הראש. אבל לא היה לו כח לקום, הוא כילה את כוחותיו בפתיחת כל החלונות בחדרו (היו שניים, זה היה חדר פינתי), כל התריסים. איך אני חי עכשו? איך אני חי מעכשו? </w:t>
      </w:r>
    </w:p>
    <w:p w14:paraId="193C47A8" w14:textId="1D68BB8E" w:rsidR="00AE5BAC" w:rsidRDefault="00AE5BAC" w:rsidP="00794793">
      <w:pPr>
        <w:rPr>
          <w:rtl/>
        </w:rPr>
      </w:pPr>
      <w:r>
        <w:rPr>
          <w:rFonts w:hint="cs"/>
          <w:rtl/>
        </w:rPr>
        <w:t>הדרך היחידה היתה לברוח מכאן. דימה גר באיזה מושב בדרום, אולי הוא יבוא לגור אצלו</w:t>
      </w:r>
      <w:r w:rsidR="00763A73">
        <w:rPr>
          <w:rFonts w:hint="cs"/>
          <w:rtl/>
        </w:rPr>
        <w:t>, הוא יתנחל בבית הקטן של דימה בכל החופשות מהצבא,</w:t>
      </w:r>
      <w:r>
        <w:rPr>
          <w:rFonts w:hint="cs"/>
          <w:rtl/>
        </w:rPr>
        <w:t xml:space="preserve"> כמו שפעם </w:t>
      </w:r>
      <w:r w:rsidR="00763A73">
        <w:rPr>
          <w:rFonts w:hint="cs"/>
          <w:rtl/>
        </w:rPr>
        <w:t xml:space="preserve">היה </w:t>
      </w:r>
      <w:r>
        <w:rPr>
          <w:rFonts w:hint="cs"/>
          <w:rtl/>
        </w:rPr>
        <w:t xml:space="preserve">דימה </w:t>
      </w:r>
      <w:r w:rsidR="00680430">
        <w:rPr>
          <w:rFonts w:hint="cs"/>
          <w:rtl/>
        </w:rPr>
        <w:t>מסתנן לביתו. זה היה כל-כך מצחיק שהוא חייך או ניסה לחייך ובאותו רגע הדלת הוסטה לפתיחה ויסמין נכנסה.</w:t>
      </w:r>
    </w:p>
    <w:p w14:paraId="1D6A5CF8" w14:textId="33F235FF" w:rsidR="00680430" w:rsidRDefault="00680430" w:rsidP="00794793">
      <w:pPr>
        <w:rPr>
          <w:rtl/>
        </w:rPr>
      </w:pPr>
      <w:r>
        <w:rPr>
          <w:rFonts w:hint="cs"/>
          <w:rtl/>
        </w:rPr>
        <w:t xml:space="preserve">הם לא נפגשו שנים. הוא לא ראה אותה במשך שנים </w:t>
      </w:r>
      <w:r>
        <w:rPr>
          <w:rtl/>
        </w:rPr>
        <w:t>–</w:t>
      </w:r>
      <w:r>
        <w:rPr>
          <w:rFonts w:hint="cs"/>
          <w:rtl/>
        </w:rPr>
        <w:t xml:space="preserve"> היא באה לבקר בקורסים שלו אבל הוא מעולם לא הביט בה. עכשו היא נכנסה בהיסוס לחדר, וכשלא אמר דבר היא ישבה ליידו, והמתינה.</w:t>
      </w:r>
    </w:p>
    <w:p w14:paraId="6E0E5585" w14:textId="6FE1FA42" w:rsidR="00680430" w:rsidRDefault="00680430" w:rsidP="00794793">
      <w:pPr>
        <w:rPr>
          <w:rtl/>
        </w:rPr>
      </w:pPr>
      <w:r>
        <w:rPr>
          <w:rFonts w:hint="cs"/>
          <w:rtl/>
        </w:rPr>
        <w:t xml:space="preserve">לפתע הוא חש ביד שלה מלטפת את גבו. היא לא באמת ליטפה את גבו אלא מחתה כמה מהטיפות שזלגו בזרמים קטנים </w:t>
      </w:r>
      <w:r>
        <w:rPr>
          <w:rtl/>
        </w:rPr>
        <w:t>–</w:t>
      </w:r>
      <w:r>
        <w:rPr>
          <w:rFonts w:hint="cs"/>
          <w:rtl/>
        </w:rPr>
        <w:t xml:space="preserve"> ש</w:t>
      </w:r>
      <w:r w:rsidR="00763A73">
        <w:rPr>
          <w:rFonts w:hint="cs"/>
          <w:rtl/>
        </w:rPr>
        <w:t>י</w:t>
      </w:r>
      <w:r>
        <w:rPr>
          <w:rFonts w:hint="cs"/>
          <w:rtl/>
        </w:rPr>
        <w:t xml:space="preserve">ערו היה קצר מאד אבל גם </w:t>
      </w:r>
      <w:r w:rsidRPr="00763A73">
        <w:rPr>
          <w:rFonts w:hint="cs"/>
          <w:highlight w:val="green"/>
          <w:rtl/>
        </w:rPr>
        <w:t>סמיך</w:t>
      </w:r>
      <w:r>
        <w:rPr>
          <w:rFonts w:hint="cs"/>
          <w:rtl/>
        </w:rPr>
        <w:t xml:space="preserve"> והיה ספוג בהרבה מים.</w:t>
      </w:r>
    </w:p>
    <w:p w14:paraId="7944F404" w14:textId="18C6A3C0" w:rsidR="002C0D15" w:rsidRDefault="00893B1B" w:rsidP="00794793">
      <w:pPr>
        <w:rPr>
          <w:rtl/>
        </w:rPr>
      </w:pPr>
      <w:r>
        <w:rPr>
          <w:rFonts w:hint="cs"/>
          <w:rtl/>
        </w:rPr>
        <w:t>הוא קפץ על רגליו בהפתעה והיא התרוממה א</w:t>
      </w:r>
      <w:r w:rsidR="00763A73">
        <w:rPr>
          <w:rFonts w:hint="cs"/>
          <w:rtl/>
        </w:rPr>
        <w:t>חריו</w:t>
      </w:r>
      <w:r>
        <w:rPr>
          <w:rFonts w:hint="cs"/>
          <w:rtl/>
        </w:rPr>
        <w:t>, מבוהלת מעט.</w:t>
      </w:r>
    </w:p>
    <w:p w14:paraId="083D4047" w14:textId="76E446A7" w:rsidR="00893B1B" w:rsidRDefault="00893B1B" w:rsidP="00794793">
      <w:pPr>
        <w:rPr>
          <w:rtl/>
        </w:rPr>
      </w:pPr>
      <w:r>
        <w:rPr>
          <w:rFonts w:hint="cs"/>
          <w:rtl/>
        </w:rPr>
        <w:t xml:space="preserve">הם עמדו זה מול זה, והוא הביט בה לראשונה מאז שנפרדה ממנו. היא היתה כל-כך שונה, כל-כך שונה, לעולם דבר לא יהיה כשהיה. לראשונה בחייהם הוא הביט בה מלמטה. היא היתה נמוכה ממנו בראש שלם. זה היה אבוד לעד </w:t>
      </w:r>
      <w:r>
        <w:rPr>
          <w:rtl/>
        </w:rPr>
        <w:t>–</w:t>
      </w:r>
      <w:r>
        <w:rPr>
          <w:rFonts w:hint="cs"/>
          <w:rtl/>
        </w:rPr>
        <w:t xml:space="preserve"> לעולם דבר לא יחזור לקדמותו, כאילו כל זכרונותיו לא היו יותר מהזיה. אולי מעולם הם לא היו ביחד, אולי דבר מכל זה לא קרה, והוא </w:t>
      </w:r>
      <w:r w:rsidR="00741F4D">
        <w:rPr>
          <w:rFonts w:hint="cs"/>
          <w:rtl/>
        </w:rPr>
        <w:t xml:space="preserve">ליטף את שיערה. זה היה מוזר </w:t>
      </w:r>
      <w:r w:rsidR="00741F4D">
        <w:rPr>
          <w:rtl/>
        </w:rPr>
        <w:t>–</w:t>
      </w:r>
      <w:r w:rsidR="00741F4D">
        <w:rPr>
          <w:rFonts w:hint="cs"/>
          <w:rtl/>
        </w:rPr>
        <w:t xml:space="preserve"> כשהיתה גדולה ממנו, הוא הרגיש שיש בכוחו להגן עליה אבל עכשו לא. הוא כאילו חשש שימחוץ אותה אם ינסה להגן עליה חזק מדי. </w:t>
      </w:r>
      <w:r w:rsidR="00DE540C">
        <w:rPr>
          <w:rFonts w:hint="cs"/>
          <w:rtl/>
        </w:rPr>
        <w:t xml:space="preserve">לא היתה לו היכולת לעזור לה בדבר. </w:t>
      </w:r>
    </w:p>
    <w:p w14:paraId="2E7772A0" w14:textId="5255CB58" w:rsidR="00DE540C" w:rsidRDefault="00DE540C" w:rsidP="00794793">
      <w:pPr>
        <w:rPr>
          <w:rtl/>
        </w:rPr>
      </w:pPr>
      <w:r>
        <w:rPr>
          <w:rFonts w:hint="cs"/>
          <w:rtl/>
        </w:rPr>
        <w:t>"השתנית," היא אמרה לו. "השתנת כל-כך."</w:t>
      </w:r>
    </w:p>
    <w:p w14:paraId="4066CD87" w14:textId="36C5E69F" w:rsidR="00DE540C" w:rsidRDefault="00DE540C" w:rsidP="00794793">
      <w:pPr>
        <w:rPr>
          <w:rtl/>
        </w:rPr>
      </w:pPr>
      <w:r>
        <w:rPr>
          <w:rFonts w:hint="cs"/>
          <w:rtl/>
        </w:rPr>
        <w:t>"ואני רציתי להישאר בדיוק אותו דבר! מעולם לא רציתי בכל זה."</w:t>
      </w:r>
    </w:p>
    <w:p w14:paraId="612D38C0" w14:textId="15A9E192" w:rsidR="00DE540C" w:rsidRDefault="00DE540C" w:rsidP="00794793">
      <w:pPr>
        <w:rPr>
          <w:rtl/>
        </w:rPr>
      </w:pPr>
      <w:r>
        <w:rPr>
          <w:rFonts w:hint="cs"/>
          <w:rtl/>
        </w:rPr>
        <w:t>הם חזרו לשבת על המיטה ועכשו היא באמת ליטפה את הגב שלו, הכפוף, שטיפות כבר לא זלגו עליו, והוא לא קפץ עוד בבהלה.</w:t>
      </w:r>
    </w:p>
    <w:p w14:paraId="313F5004" w14:textId="416106E8" w:rsidR="00DE540C" w:rsidRDefault="00DE540C" w:rsidP="00794793">
      <w:pPr>
        <w:rPr>
          <w:rtl/>
        </w:rPr>
      </w:pPr>
      <w:r>
        <w:rPr>
          <w:rFonts w:hint="cs"/>
          <w:rtl/>
        </w:rPr>
        <w:t xml:space="preserve">"זה </w:t>
      </w:r>
      <w:r w:rsidR="00763A73">
        <w:rPr>
          <w:rFonts w:hint="cs"/>
          <w:rtl/>
        </w:rPr>
        <w:t xml:space="preserve">בגלל </w:t>
      </w:r>
      <w:r>
        <w:rPr>
          <w:rFonts w:hint="cs"/>
          <w:rtl/>
        </w:rPr>
        <w:t>האח שלי?" היא אמרה לו בשקט.</w:t>
      </w:r>
    </w:p>
    <w:p w14:paraId="2ED0A252" w14:textId="771F551E" w:rsidR="00DE540C" w:rsidRDefault="00DE540C" w:rsidP="00794793">
      <w:pPr>
        <w:rPr>
          <w:rtl/>
        </w:rPr>
      </w:pPr>
      <w:r>
        <w:rPr>
          <w:rFonts w:hint="cs"/>
          <w:rtl/>
        </w:rPr>
        <w:t>"זה... זה הכל."</w:t>
      </w:r>
    </w:p>
    <w:p w14:paraId="081162CD" w14:textId="71C98FCC" w:rsidR="00DE540C" w:rsidRDefault="00DE540C" w:rsidP="00794793">
      <w:pPr>
        <w:rPr>
          <w:rtl/>
        </w:rPr>
      </w:pPr>
      <w:r>
        <w:rPr>
          <w:rFonts w:hint="cs"/>
          <w:rtl/>
        </w:rPr>
        <w:t>"אבל בעיקר הוא?"</w:t>
      </w:r>
    </w:p>
    <w:p w14:paraId="5C9E73ED" w14:textId="3F9A6B26" w:rsidR="00847ED5" w:rsidRDefault="00847ED5" w:rsidP="00794793">
      <w:pPr>
        <w:rPr>
          <w:rtl/>
        </w:rPr>
      </w:pPr>
      <w:r>
        <w:rPr>
          <w:rFonts w:hint="cs"/>
          <w:rtl/>
        </w:rPr>
        <w:t>אלכס לא ענה.</w:t>
      </w:r>
    </w:p>
    <w:p w14:paraId="220D7044" w14:textId="43EB1119" w:rsidR="00847ED5" w:rsidRDefault="00847ED5" w:rsidP="00794793">
      <w:pPr>
        <w:rPr>
          <w:rtl/>
        </w:rPr>
      </w:pPr>
      <w:r>
        <w:rPr>
          <w:rFonts w:hint="cs"/>
          <w:rtl/>
        </w:rPr>
        <w:t>"אתה כועס עליו?"</w:t>
      </w:r>
    </w:p>
    <w:p w14:paraId="2BFBCEC4" w14:textId="03592051" w:rsidR="00847ED5" w:rsidRDefault="00847ED5" w:rsidP="00794793">
      <w:pPr>
        <w:rPr>
          <w:rtl/>
        </w:rPr>
      </w:pPr>
      <w:r>
        <w:rPr>
          <w:rFonts w:hint="cs"/>
          <w:rtl/>
        </w:rPr>
        <w:t>"אני... עצוב."</w:t>
      </w:r>
    </w:p>
    <w:p w14:paraId="0D39709C" w14:textId="06F73D6E" w:rsidR="00847ED5" w:rsidRDefault="00847ED5" w:rsidP="00794793">
      <w:pPr>
        <w:rPr>
          <w:rtl/>
        </w:rPr>
      </w:pPr>
      <w:r>
        <w:rPr>
          <w:rFonts w:hint="cs"/>
          <w:rtl/>
        </w:rPr>
        <w:t>"עלי אתה כועס?"</w:t>
      </w:r>
    </w:p>
    <w:p w14:paraId="55FC69F8" w14:textId="57D4F0C3" w:rsidR="00847ED5" w:rsidRDefault="00847ED5" w:rsidP="00794793">
      <w:pPr>
        <w:rPr>
          <w:rtl/>
        </w:rPr>
      </w:pPr>
      <w:r>
        <w:rPr>
          <w:rFonts w:hint="cs"/>
          <w:rtl/>
        </w:rPr>
        <w:t>"לא, יסמינה."</w:t>
      </w:r>
    </w:p>
    <w:p w14:paraId="1F255770" w14:textId="53AD2D5A" w:rsidR="00847ED5" w:rsidRDefault="00847ED5" w:rsidP="00794793">
      <w:pPr>
        <w:rPr>
          <w:rtl/>
        </w:rPr>
      </w:pPr>
      <w:r>
        <w:rPr>
          <w:rFonts w:hint="cs"/>
          <w:rtl/>
        </w:rPr>
        <w:t>הם ישבו כך דקות ארוכות.</w:t>
      </w:r>
    </w:p>
    <w:p w14:paraId="35B1A8CB" w14:textId="2C3614BB" w:rsidR="00847ED5" w:rsidRDefault="00847ED5" w:rsidP="00794793">
      <w:pPr>
        <w:rPr>
          <w:rtl/>
        </w:rPr>
      </w:pPr>
      <w:r>
        <w:rPr>
          <w:rFonts w:hint="cs"/>
          <w:rtl/>
        </w:rPr>
        <w:t>"כי... כי לא באת. אף פעם לא באת."</w:t>
      </w:r>
    </w:p>
    <w:p w14:paraId="31C610F8" w14:textId="622FACF0" w:rsidR="00847ED5" w:rsidRDefault="00847ED5" w:rsidP="00794793">
      <w:pPr>
        <w:rPr>
          <w:rtl/>
        </w:rPr>
      </w:pPr>
      <w:r>
        <w:rPr>
          <w:rFonts w:hint="cs"/>
          <w:rtl/>
        </w:rPr>
        <w:t>"התביישתי."</w:t>
      </w:r>
    </w:p>
    <w:p w14:paraId="5A0A69A6" w14:textId="10F2921D" w:rsidR="00847ED5" w:rsidRDefault="00847ED5" w:rsidP="00794793">
      <w:pPr>
        <w:rPr>
          <w:rtl/>
        </w:rPr>
      </w:pPr>
      <w:r>
        <w:rPr>
          <w:rFonts w:hint="cs"/>
          <w:rtl/>
        </w:rPr>
        <w:t>"ממי התביישת? ממני?"</w:t>
      </w:r>
    </w:p>
    <w:p w14:paraId="7A065DE1" w14:textId="77777777" w:rsidR="0086063B" w:rsidRDefault="00847ED5" w:rsidP="00794793">
      <w:pPr>
        <w:rPr>
          <w:rtl/>
        </w:rPr>
      </w:pPr>
      <w:r>
        <w:rPr>
          <w:rFonts w:hint="cs"/>
          <w:rtl/>
        </w:rPr>
        <w:lastRenderedPageBreak/>
        <w:t xml:space="preserve">"תראי איך אני נראה. את כבר לא יותר גבוהה ממני, וזה נורא מביש אותי." תיאור... "מה עשיתי לעצמי? כאילו מאז שעזבת אותי עשיתי הכל בכדי להשתנות לגמרי, לא להישאר בגוף שאת נפרדת ממנו, </w:t>
      </w:r>
      <w:r w:rsidR="0086063B">
        <w:rPr>
          <w:rFonts w:hint="cs"/>
          <w:rtl/>
        </w:rPr>
        <w:t xml:space="preserve">ו </w:t>
      </w:r>
      <w:r w:rsidR="0086063B">
        <w:rPr>
          <w:rtl/>
        </w:rPr>
        <w:t>–</w:t>
      </w:r>
      <w:r w:rsidR="0086063B">
        <w:rPr>
          <w:rFonts w:hint="cs"/>
          <w:rtl/>
        </w:rPr>
        <w:t xml:space="preserve"> ועכשו אני מרגיש שזאת בגידה בכל מה שהיה, בגידה בי, זה קצת אדיוטי אבל קצת גם לא, כי זה כל-כך רחוק, כאילו כל-כך נמוך וקטן וחמוד </w:t>
      </w:r>
      <w:r w:rsidR="0086063B">
        <w:rPr>
          <w:rtl/>
        </w:rPr>
        <w:t>–</w:t>
      </w:r>
      <w:r w:rsidR="0086063B">
        <w:rPr>
          <w:rFonts w:hint="cs"/>
          <w:rtl/>
        </w:rPr>
        <w:t xml:space="preserve"> "</w:t>
      </w:r>
    </w:p>
    <w:p w14:paraId="2327C1B5" w14:textId="77777777" w:rsidR="0086063B" w:rsidRDefault="0086063B" w:rsidP="00794793">
      <w:pPr>
        <w:rPr>
          <w:rtl/>
        </w:rPr>
      </w:pPr>
      <w:r>
        <w:rPr>
          <w:rFonts w:hint="cs"/>
          <w:rtl/>
        </w:rPr>
        <w:t>"אלכס אתה אף פעם לא היית חמוד."</w:t>
      </w:r>
    </w:p>
    <w:p w14:paraId="60F23E78" w14:textId="2F8F4F27" w:rsidR="00DE540C" w:rsidRDefault="0086063B" w:rsidP="0086063B">
      <w:pPr>
        <w:rPr>
          <w:rtl/>
        </w:rPr>
      </w:pPr>
      <w:r>
        <w:rPr>
          <w:rFonts w:hint="cs"/>
          <w:rtl/>
        </w:rPr>
        <w:t>"לא? אבל הייתי קטן ואינטימי כזה, קטני שמכיל הכל בתוך המימדים המכווצים האלו, ותראי איך התרחבתי, איך התפזרתי, איך נעלמתי, עד שנראה ש</w:t>
      </w:r>
      <w:r w:rsidR="00282395">
        <w:rPr>
          <w:rFonts w:hint="cs"/>
          <w:rtl/>
        </w:rPr>
        <w:t>אולי הכל היה הזיה."</w:t>
      </w:r>
    </w:p>
    <w:p w14:paraId="74816E23" w14:textId="7142A3D8" w:rsidR="00282395" w:rsidRDefault="00282395" w:rsidP="00794793">
      <w:pPr>
        <w:rPr>
          <w:rtl/>
        </w:rPr>
      </w:pPr>
      <w:r>
        <w:rPr>
          <w:rFonts w:hint="cs"/>
          <w:rtl/>
        </w:rPr>
        <w:t>"לא, שום דבר לא היה הזיה..."</w:t>
      </w:r>
    </w:p>
    <w:p w14:paraId="1A081787" w14:textId="77777777" w:rsidR="00425A6C" w:rsidRDefault="00425A6C" w:rsidP="00794793">
      <w:pPr>
        <w:rPr>
          <w:rtl/>
        </w:rPr>
      </w:pPr>
    </w:p>
    <w:p w14:paraId="24947F6B" w14:textId="0DDE08E6" w:rsidR="0086063B" w:rsidRDefault="0086063B" w:rsidP="00794793">
      <w:pPr>
        <w:rPr>
          <w:rtl/>
        </w:rPr>
      </w:pPr>
      <w:r>
        <w:rPr>
          <w:rFonts w:hint="cs"/>
          <w:rtl/>
        </w:rPr>
        <w:t>"</w:t>
      </w:r>
      <w:r w:rsidR="00425A6C">
        <w:rPr>
          <w:rFonts w:hint="cs"/>
          <w:rtl/>
        </w:rPr>
        <w:t>אלכס... אתה לא כועס על מארק, נכון?"</w:t>
      </w:r>
    </w:p>
    <w:p w14:paraId="13CF2C2A" w14:textId="5E436477" w:rsidR="00425A6C" w:rsidRDefault="00425A6C" w:rsidP="00794793">
      <w:pPr>
        <w:rPr>
          <w:rtl/>
        </w:rPr>
      </w:pPr>
      <w:r>
        <w:rPr>
          <w:rFonts w:hint="cs"/>
          <w:rtl/>
        </w:rPr>
        <w:t>"על מה לכעוס עליו? שהוא בן זוג יותר מתאים לך ממני? היה עדיף אם כבר אז לכעוס עלי, אני לא יותר מתאים לך. אבל אז הייתי מארק, ויש כבר אחד כזה בעולם."</w:t>
      </w:r>
    </w:p>
    <w:p w14:paraId="5A72070A" w14:textId="0A9BD2A6" w:rsidR="00425A6C" w:rsidRDefault="00425A6C" w:rsidP="00794793">
      <w:pPr>
        <w:rPr>
          <w:rtl/>
        </w:rPr>
      </w:pPr>
      <w:r>
        <w:rPr>
          <w:rFonts w:hint="cs"/>
          <w:rtl/>
        </w:rPr>
        <w:t>"ועלי? אתה כועס?"</w:t>
      </w:r>
    </w:p>
    <w:p w14:paraId="16ECDEE8" w14:textId="462F8770" w:rsidR="00425A6C" w:rsidRDefault="00425A6C" w:rsidP="00794793">
      <w:pPr>
        <w:rPr>
          <w:rtl/>
        </w:rPr>
      </w:pPr>
      <w:r>
        <w:rPr>
          <w:rFonts w:hint="cs"/>
          <w:rtl/>
        </w:rPr>
        <w:t>"לא יסמין... אני גאה בך שהיית כזאת אמיצה. את היצלת את החיים שלך, היצלת את עצמך ממה שהיה הורג אותך, מטביע אותך במים שחורים... נדבק לנוצות שלך ומושך אותך למטה... לפעמים זאת החוכמה הכי גדולה בחיים, לוותר על מה שאתה הכי אוהב בעולם בשביל להמשיך לחיות."</w:t>
      </w:r>
    </w:p>
    <w:p w14:paraId="7193A9CB" w14:textId="3AC475E7" w:rsidR="00282395" w:rsidRDefault="00425A6C" w:rsidP="00794793">
      <w:pPr>
        <w:rPr>
          <w:rtl/>
        </w:rPr>
      </w:pPr>
      <w:r>
        <w:rPr>
          <w:rFonts w:hint="cs"/>
          <w:rtl/>
        </w:rPr>
        <w:t>"אבל איזה חיים אלה, בלי הדבר שאתה הכי אוהב?"</w:t>
      </w:r>
    </w:p>
    <w:p w14:paraId="1DEC0319" w14:textId="66256954" w:rsidR="00425A6C" w:rsidRDefault="00425A6C" w:rsidP="00794793">
      <w:pPr>
        <w:rPr>
          <w:rtl/>
        </w:rPr>
      </w:pPr>
      <w:r>
        <w:rPr>
          <w:rFonts w:hint="cs"/>
          <w:rtl/>
        </w:rPr>
        <w:t>"אלה חיים אחרים. חיים חדשים.</w:t>
      </w:r>
      <w:r w:rsidR="00580D8F">
        <w:rPr>
          <w:rFonts w:hint="cs"/>
          <w:rtl/>
        </w:rPr>
        <w:t xml:space="preserve"> לא חיים מתוכננים.</w:t>
      </w:r>
      <w:r w:rsidR="00A10D37">
        <w:rPr>
          <w:rFonts w:hint="cs"/>
          <w:rtl/>
        </w:rPr>
        <w:t xml:space="preserve"> זה לא אומר שהם פחות טובים, יסמיני."</w:t>
      </w:r>
    </w:p>
    <w:p w14:paraId="4446B4E7" w14:textId="6796D649" w:rsidR="00B90A0B" w:rsidRDefault="00B90A0B" w:rsidP="00794793">
      <w:pPr>
        <w:rPr>
          <w:rtl/>
        </w:rPr>
      </w:pPr>
    </w:p>
    <w:p w14:paraId="20A79C97" w14:textId="592F202D" w:rsidR="00B90A0B" w:rsidRDefault="00B90A0B" w:rsidP="00794793">
      <w:pPr>
        <w:rPr>
          <w:rtl/>
        </w:rPr>
      </w:pPr>
    </w:p>
    <w:p w14:paraId="7FF23795" w14:textId="085C7DB0" w:rsidR="00B90A0B" w:rsidRDefault="00B90A0B" w:rsidP="00794793">
      <w:pPr>
        <w:rPr>
          <w:rtl/>
        </w:rPr>
      </w:pPr>
      <w:r>
        <w:rPr>
          <w:rFonts w:hint="cs"/>
          <w:rtl/>
        </w:rPr>
        <w:t>אולי כל השיחה הזאת עם יסמין מתרחשת דווקא בחתונה של קולין וסופי, ואחרי הפרידה מלילך הוא נוסע לבקר את דימה.</w:t>
      </w:r>
    </w:p>
    <w:p w14:paraId="5F4E7A9D" w14:textId="2D4E1FDA" w:rsidR="00B90A0B" w:rsidRDefault="00B90A0B" w:rsidP="00794793">
      <w:pPr>
        <w:rPr>
          <w:rtl/>
        </w:rPr>
      </w:pPr>
    </w:p>
    <w:p w14:paraId="2928A9EA" w14:textId="1DD53A44" w:rsidR="000B77B3" w:rsidRDefault="000B77B3" w:rsidP="00794793">
      <w:pPr>
        <w:rPr>
          <w:rtl/>
        </w:rPr>
      </w:pPr>
    </w:p>
    <w:p w14:paraId="18290AB6" w14:textId="798CB0F2" w:rsidR="000B77B3" w:rsidRDefault="000B77B3" w:rsidP="00794793">
      <w:pPr>
        <w:rPr>
          <w:rtl/>
        </w:rPr>
      </w:pPr>
    </w:p>
    <w:p w14:paraId="126E2678" w14:textId="77777777" w:rsidR="000B77B3" w:rsidRDefault="000B77B3" w:rsidP="000B77B3">
      <w:pPr>
        <w:rPr>
          <w:rtl/>
        </w:rPr>
      </w:pPr>
      <w:r>
        <w:rPr>
          <w:rFonts w:cs="Times New Roman"/>
          <w:rtl/>
        </w:rPr>
        <w:t>במשך השנים שאלכס שירת בחובה, הוא הצליח להמנע ממגע עם יסמין. זה די מוזר, לא? שלוש שנים! החלק הארי של שלושת השנים עברו אף עליה עצמה בשירות צבאי, בתלפיות. רוב הזמן היא היתה בגבעת רם או בבסיסים צבאיים סודיים ברחבי הארץ.</w:t>
      </w:r>
    </w:p>
    <w:p w14:paraId="26C6791A" w14:textId="77777777" w:rsidR="000B77B3" w:rsidRDefault="000B77B3" w:rsidP="000B77B3">
      <w:pPr>
        <w:rPr>
          <w:rtl/>
        </w:rPr>
      </w:pPr>
      <w:r>
        <w:rPr>
          <w:rFonts w:cs="Times New Roman"/>
          <w:rtl/>
        </w:rPr>
        <w:t>מארק היה המתרגל שלה באחד מהקורסים - אלגברה לינארית 2 בסמסטר ב' של שנה א'.</w:t>
      </w:r>
    </w:p>
    <w:p w14:paraId="27209411" w14:textId="77777777" w:rsidR="000B77B3" w:rsidRDefault="000B77B3" w:rsidP="000B77B3">
      <w:pPr>
        <w:rPr>
          <w:rtl/>
        </w:rPr>
      </w:pPr>
      <w:r>
        <w:rPr>
          <w:rFonts w:cs="Times New Roman"/>
          <w:rtl/>
        </w:rPr>
        <w:t xml:space="preserve">הוא אהב שהיא רואה אותו במיטבו, ממלא את הלוח בלי להסתכל בשום דף, מצטט את כל המשפטים בעל-פה ואת עיקרי ההוכחות, עונה בקלילות על כל שאלותיהם בלי לשכוח להתחיל כל תשובה ב"זאת בעצם שאלה טובה מאד" או "השאלה הזאת בעצם נוגעת בנקודה חשובה" או "בעצם אני שמח ששאלת את השאלה הזאת", והוא הפחית דרסטית את כמויות ה"בעצם" כשיסמין סוף סוף ---. כשהיא החלה את לימודיה הוא היה סטודנט טרי לתואר שני, כלומר כביכול רק החל את התואר אם כי כמות הפרסומים שלו כבר עכשו היתה בהיקף של תזה אחת לפחות והצדיקה מתן תואר. היו פירסומיו עם הקבוצה באוניברסיטת סטנפורד (כמובן לא בנושאים התיאורטיים שבהם רצה לעסוק בהמשך חייו) והיו מאמרים מעט </w:t>
      </w:r>
      <w:r>
        <w:rPr>
          <w:rFonts w:cs="Times New Roman"/>
          <w:rtl/>
        </w:rPr>
        <w:lastRenderedPageBreak/>
        <w:t>תיאורטיים יותר במוגע לעידונים מסויימים בהוכחות שהם למדו. את רוב הקורסים הוא סיים מזמן, ועל הקורס המאיים בשיטות נומריות - דבר שציפה שיהיה יבש באופן שלא יוכל לו, הוא ציפה ליובש נוראי, על הקורס הזה ויתרו לו.</w:t>
      </w:r>
    </w:p>
    <w:p w14:paraId="256D2309" w14:textId="27DD1DCE" w:rsidR="000B77B3" w:rsidRDefault="000B77B3" w:rsidP="000B77B3">
      <w:pPr>
        <w:rPr>
          <w:rtl/>
        </w:rPr>
      </w:pPr>
      <w:r>
        <w:rPr>
          <w:rFonts w:cs="Times New Roman"/>
          <w:rtl/>
        </w:rPr>
        <w:t>הוא הוזמן לכנסים לפחות ארבע פעמים בשנה, וגם הקבוצה מסטנפורד הזמינה אותו, ובין לבין היתה יסמין. או שהיתה יסמין ובין לבין היו הלימודים, הכנסים, הנסיעות, המחקרים.</w:t>
      </w:r>
    </w:p>
    <w:p w14:paraId="48CF927D" w14:textId="5E339D39" w:rsidR="00893B1B" w:rsidRDefault="00893B1B" w:rsidP="00794793">
      <w:pPr>
        <w:rPr>
          <w:rtl/>
        </w:rPr>
      </w:pPr>
    </w:p>
    <w:p w14:paraId="7D238F69" w14:textId="77777777" w:rsidR="00893B1B" w:rsidRPr="00CD067C" w:rsidRDefault="00893B1B" w:rsidP="00794793">
      <w:pPr>
        <w:rPr>
          <w:rtl/>
        </w:rPr>
      </w:pPr>
    </w:p>
    <w:p w14:paraId="06E74227" w14:textId="18FA575F" w:rsidR="00B26CA0" w:rsidRPr="0044357B" w:rsidRDefault="00B26CA0" w:rsidP="00322FD3">
      <w:pPr>
        <w:pStyle w:val="Heading2"/>
        <w:rPr>
          <w:rtl/>
        </w:rPr>
      </w:pPr>
      <w:bookmarkStart w:id="31" w:name="_Toc297351142"/>
      <w:bookmarkStart w:id="32" w:name="_Toc322023160"/>
      <w:bookmarkStart w:id="33" w:name="_Toc299174446"/>
      <w:bookmarkStart w:id="34" w:name="_Toc408762886"/>
      <w:r w:rsidRPr="0044357B">
        <w:rPr>
          <w:rtl/>
        </w:rPr>
        <w:t>נפרד מ</w:t>
      </w:r>
      <w:bookmarkEnd w:id="31"/>
      <w:bookmarkEnd w:id="32"/>
      <w:bookmarkEnd w:id="33"/>
      <w:bookmarkEnd w:id="34"/>
      <w:r w:rsidR="002C0D15">
        <w:rPr>
          <w:rFonts w:hint="cs"/>
          <w:rtl/>
        </w:rPr>
        <w:t>חברה מסויימת</w:t>
      </w:r>
    </w:p>
    <w:p w14:paraId="70E17C46" w14:textId="77777777" w:rsidR="000F14B0" w:rsidRDefault="000F14B0" w:rsidP="00250000">
      <w:pPr>
        <w:rPr>
          <w:rtl/>
        </w:rPr>
      </w:pPr>
      <w:r>
        <w:rPr>
          <w:rFonts w:hint="cs"/>
          <w:rtl/>
        </w:rPr>
        <w:t>[זה לא כ"כ מתאים ללילך...]</w:t>
      </w:r>
    </w:p>
    <w:p w14:paraId="15698CC8" w14:textId="77777777" w:rsidR="004627AB" w:rsidRPr="00CD067C" w:rsidRDefault="00B926D0" w:rsidP="00250000">
      <w:pPr>
        <w:rPr>
          <w:rtl/>
        </w:rPr>
      </w:pPr>
      <w:r>
        <w:rPr>
          <w:rFonts w:hint="cs"/>
          <w:rtl/>
        </w:rPr>
        <w:t>[</w:t>
      </w:r>
      <w:r w:rsidR="004627AB" w:rsidRPr="00CD067C">
        <w:rPr>
          <w:rtl/>
        </w:rPr>
        <w:t>"אתה לא מתמסר בקלות," היא אמרה לו כשהם נפרדו.</w:t>
      </w:r>
    </w:p>
    <w:p w14:paraId="0D4A982C" w14:textId="77777777" w:rsidR="004627AB" w:rsidRPr="00CD067C" w:rsidRDefault="004627AB" w:rsidP="00250000">
      <w:pPr>
        <w:rPr>
          <w:rtl/>
        </w:rPr>
      </w:pPr>
      <w:r w:rsidRPr="00CD067C">
        <w:rPr>
          <w:rtl/>
        </w:rPr>
        <w:t>"אני לא מתמסר בקלות? אני מתמסר בהכי קלות בעולם. ביותר קלות מזונה."</w:t>
      </w:r>
    </w:p>
    <w:p w14:paraId="01BC765A" w14:textId="77777777" w:rsidR="004627AB" w:rsidRPr="00CD067C" w:rsidRDefault="004627AB" w:rsidP="00250000">
      <w:pPr>
        <w:rPr>
          <w:rtl/>
        </w:rPr>
      </w:pPr>
      <w:r w:rsidRPr="00CD067C">
        <w:rPr>
          <w:rtl/>
        </w:rPr>
        <w:t>"לא התכוונתי לגוף שלך, התכוונתי ללב שלך," היא אמרה בגועל.</w:t>
      </w:r>
    </w:p>
    <w:p w14:paraId="36150E2C" w14:textId="77777777" w:rsidR="004627AB" w:rsidRPr="00CD067C" w:rsidRDefault="004627AB" w:rsidP="00250000">
      <w:pPr>
        <w:rPr>
          <w:rtl/>
        </w:rPr>
      </w:pPr>
      <w:r w:rsidRPr="00CD067C">
        <w:rPr>
          <w:rtl/>
        </w:rPr>
        <w:t>הוא שתק.</w:t>
      </w:r>
    </w:p>
    <w:p w14:paraId="60CD7FA8" w14:textId="77777777" w:rsidR="004627AB" w:rsidRPr="00CD067C" w:rsidRDefault="004627AB" w:rsidP="00250000">
      <w:pPr>
        <w:rPr>
          <w:rtl/>
        </w:rPr>
      </w:pPr>
      <w:r w:rsidRPr="00CD067C">
        <w:rPr>
          <w:rtl/>
        </w:rPr>
        <w:t>"למה אתה לא מתמסר אלי?"</w:t>
      </w:r>
    </w:p>
    <w:p w14:paraId="46A7406C" w14:textId="77777777" w:rsidR="004627AB" w:rsidRPr="00CD067C" w:rsidRDefault="004627AB" w:rsidP="00250000">
      <w:pPr>
        <w:rPr>
          <w:rtl/>
        </w:rPr>
      </w:pPr>
      <w:r w:rsidRPr="00CD067C">
        <w:rPr>
          <w:rtl/>
        </w:rPr>
        <w:t>"משיקולי הגנה ומגננה כמובן."</w:t>
      </w:r>
    </w:p>
    <w:p w14:paraId="195F5AC2" w14:textId="77777777" w:rsidR="004627AB" w:rsidRPr="00CD067C" w:rsidRDefault="004627AB" w:rsidP="00250000">
      <w:pPr>
        <w:rPr>
          <w:rtl/>
        </w:rPr>
      </w:pPr>
      <w:r w:rsidRPr="00CD067C">
        <w:rPr>
          <w:rtl/>
        </w:rPr>
        <w:t>"אני מנסה להפוך אותך למושלם," היא אמרה בחצי צחוק.</w:t>
      </w:r>
    </w:p>
    <w:p w14:paraId="7A29910D" w14:textId="11B2AC64" w:rsidR="004627AB" w:rsidRPr="00CD067C" w:rsidRDefault="004627AB" w:rsidP="00250000">
      <w:pPr>
        <w:rPr>
          <w:rtl/>
        </w:rPr>
      </w:pPr>
      <w:r w:rsidRPr="00CD067C">
        <w:rPr>
          <w:rtl/>
        </w:rPr>
        <w:t xml:space="preserve">"הייתי רוצה להיות מושלם עבורך </w:t>
      </w:r>
      <w:r w:rsidR="00F06A3F">
        <w:rPr>
          <w:rtl/>
        </w:rPr>
        <w:t>עכשיו</w:t>
      </w:r>
      <w:r w:rsidRPr="00CD067C">
        <w:rPr>
          <w:rtl/>
        </w:rPr>
        <w:t>, לא בעוד אלפי תיקונים."</w:t>
      </w:r>
    </w:p>
    <w:p w14:paraId="27AE91FD" w14:textId="317F3AC3" w:rsidR="004627AB" w:rsidRPr="00CD067C" w:rsidRDefault="004627AB" w:rsidP="00250000">
      <w:pPr>
        <w:rPr>
          <w:rtl/>
        </w:rPr>
      </w:pPr>
      <w:r w:rsidRPr="00CD067C">
        <w:rPr>
          <w:rtl/>
        </w:rPr>
        <w:t xml:space="preserve">"אני מושלמת עבורך כמו שאני </w:t>
      </w:r>
      <w:r w:rsidR="00F06A3F">
        <w:rPr>
          <w:rtl/>
        </w:rPr>
        <w:t>עכשיו</w:t>
      </w:r>
      <w:r w:rsidRPr="00CD067C">
        <w:rPr>
          <w:rtl/>
        </w:rPr>
        <w:t>?"</w:t>
      </w:r>
    </w:p>
    <w:p w14:paraId="6F2370E5" w14:textId="77777777" w:rsidR="004627AB" w:rsidRPr="00CD067C" w:rsidRDefault="004627AB" w:rsidP="00250000">
      <w:pPr>
        <w:rPr>
          <w:rtl/>
        </w:rPr>
      </w:pPr>
      <w:r w:rsidRPr="00CD067C">
        <w:rPr>
          <w:rtl/>
        </w:rPr>
        <w:t>"אני עדיין מנסה לברר לעצמי איפה אנחנו יכולים להתאים ביחד."</w:t>
      </w:r>
    </w:p>
    <w:p w14:paraId="3DAF072A" w14:textId="77777777" w:rsidR="004627AB" w:rsidRPr="00CD067C" w:rsidRDefault="004627AB" w:rsidP="00250000">
      <w:pPr>
        <w:rPr>
          <w:rtl/>
        </w:rPr>
      </w:pPr>
      <w:r w:rsidRPr="00CD067C">
        <w:rPr>
          <w:rtl/>
        </w:rPr>
        <w:t>הוא המשיך ללגום את הבירה שלו בנחת בעוד היא טבלה במי קרח! "אף פעם לא אמרת לי שאתה אוהב אותי."</w:t>
      </w:r>
    </w:p>
    <w:p w14:paraId="7EB2A767" w14:textId="77777777" w:rsidR="004627AB" w:rsidRPr="00CD067C" w:rsidRDefault="004627AB" w:rsidP="00250000">
      <w:pPr>
        <w:rPr>
          <w:rtl/>
        </w:rPr>
      </w:pPr>
      <w:r w:rsidRPr="00CD067C">
        <w:rPr>
          <w:rtl/>
        </w:rPr>
        <w:t xml:space="preserve">הטלפון שלו צפצף, הוא קיבל </w:t>
      </w:r>
      <w:r w:rsidRPr="00CD067C">
        <w:t>SMS</w:t>
      </w:r>
      <w:r w:rsidRPr="00CD067C">
        <w:rPr>
          <w:rtl/>
        </w:rPr>
        <w:t xml:space="preserve"> אבל לא בדק אותו, הוא המשיך להביט בפניה.</w:t>
      </w:r>
    </w:p>
    <w:p w14:paraId="26CD0FC2" w14:textId="77777777" w:rsidR="004627AB" w:rsidRPr="00CD067C" w:rsidRDefault="004627AB" w:rsidP="00250000">
      <w:pPr>
        <w:rPr>
          <w:rtl/>
        </w:rPr>
      </w:pPr>
      <w:r w:rsidRPr="00CD067C">
        <w:rPr>
          <w:rtl/>
        </w:rPr>
        <w:t>"למה אתה שותק?"</w:t>
      </w:r>
    </w:p>
    <w:p w14:paraId="23E24A56" w14:textId="77777777" w:rsidR="004627AB" w:rsidRPr="00CD067C" w:rsidRDefault="004627AB" w:rsidP="00250000">
      <w:pPr>
        <w:rPr>
          <w:rtl/>
        </w:rPr>
      </w:pPr>
      <w:r w:rsidRPr="00CD067C">
        <w:rPr>
          <w:rtl/>
        </w:rPr>
        <w:t>"כי זאת לא שיחה שתיגמר טוב."</w:t>
      </w:r>
    </w:p>
    <w:p w14:paraId="3B4A9C4F" w14:textId="77777777" w:rsidR="004627AB" w:rsidRPr="00CD067C" w:rsidRDefault="004627AB" w:rsidP="00250000">
      <w:pPr>
        <w:rPr>
          <w:rtl/>
        </w:rPr>
      </w:pPr>
      <w:r w:rsidRPr="00CD067C">
        <w:rPr>
          <w:rtl/>
        </w:rPr>
        <w:t>"תגיד כל מה שאתה רוצה."</w:t>
      </w:r>
    </w:p>
    <w:p w14:paraId="385B5F16" w14:textId="77777777" w:rsidR="004627AB" w:rsidRPr="00CD067C" w:rsidRDefault="004627AB" w:rsidP="00250000">
      <w:pPr>
        <w:rPr>
          <w:rtl/>
        </w:rPr>
      </w:pPr>
      <w:r w:rsidRPr="00CD067C">
        <w:rPr>
          <w:rtl/>
        </w:rPr>
        <w:t>הוא שתק.</w:t>
      </w:r>
    </w:p>
    <w:p w14:paraId="245BA769" w14:textId="77777777" w:rsidR="004627AB" w:rsidRPr="00CD067C" w:rsidRDefault="004627AB" w:rsidP="00250000">
      <w:pPr>
        <w:rPr>
          <w:rtl/>
        </w:rPr>
      </w:pPr>
      <w:r w:rsidRPr="00CD067C">
        <w:rPr>
          <w:rtl/>
        </w:rPr>
        <w:t>"אל תדאג, תגיד לי הכל."</w:t>
      </w:r>
    </w:p>
    <w:p w14:paraId="6B322781" w14:textId="77777777" w:rsidR="004627AB" w:rsidRPr="00CD067C" w:rsidRDefault="004627AB" w:rsidP="00250000">
      <w:pPr>
        <w:rPr>
          <w:rtl/>
        </w:rPr>
      </w:pPr>
      <w:r w:rsidRPr="00CD067C">
        <w:rPr>
          <w:rtl/>
        </w:rPr>
        <w:t>"את מפחדת מ</w:t>
      </w:r>
      <w:r w:rsidRPr="00CD067C">
        <w:rPr>
          <w:rFonts w:hint="cs"/>
          <w:rtl/>
        </w:rPr>
        <w:t>ביקורת כי ההורים שלך לא מחזקים אותך</w:t>
      </w:r>
      <w:r w:rsidRPr="00CD067C">
        <w:rPr>
          <w:rtl/>
        </w:rPr>
        <w:t>."</w:t>
      </w:r>
    </w:p>
    <w:p w14:paraId="7E228130" w14:textId="77777777" w:rsidR="000F14B0" w:rsidRDefault="00B926D0" w:rsidP="00250000">
      <w:pPr>
        <w:rPr>
          <w:rtl/>
        </w:rPr>
      </w:pPr>
      <w:r>
        <w:rPr>
          <w:rFonts w:hint="cs"/>
          <w:rtl/>
        </w:rPr>
        <w:t>]</w:t>
      </w:r>
    </w:p>
    <w:p w14:paraId="0CC2FC10" w14:textId="77777777" w:rsidR="004627AB" w:rsidRDefault="004627AB" w:rsidP="00250000">
      <w:pPr>
        <w:rPr>
          <w:rtl/>
        </w:rPr>
      </w:pPr>
      <w:r w:rsidRPr="00CD067C">
        <w:rPr>
          <w:rtl/>
        </w:rPr>
        <w:t>תיאו היה שואל אותו בלי סוף, "אבל למה אלכס? למה נפרדת ממנה? למה?"</w:t>
      </w:r>
    </w:p>
    <w:p w14:paraId="2F4C9B66" w14:textId="77777777" w:rsidR="00882CA0" w:rsidRDefault="000D1516" w:rsidP="00250000">
      <w:pPr>
        <w:rPr>
          <w:rtl/>
        </w:rPr>
      </w:pPr>
      <w:r>
        <w:rPr>
          <w:rFonts w:hint="cs"/>
          <w:rtl/>
        </w:rPr>
        <w:t>]</w:t>
      </w:r>
    </w:p>
    <w:p w14:paraId="28F26AA1" w14:textId="405A18D4" w:rsidR="00882CA0" w:rsidRDefault="00882CA0" w:rsidP="00250000">
      <w:pPr>
        <w:rPr>
          <w:rtl/>
        </w:rPr>
      </w:pPr>
      <w:r>
        <w:rPr>
          <w:rFonts w:hint="cs"/>
          <w:rtl/>
        </w:rPr>
        <w:t>[לפני הקצונה כשהיה חייל הוא היה יוצא לעיתים</w:t>
      </w:r>
      <w:r w:rsidR="00C90C6C">
        <w:rPr>
          <w:rFonts w:hint="cs"/>
          <w:rtl/>
        </w:rPr>
        <w:t xml:space="preserve"> מאוד </w:t>
      </w:r>
      <w:r>
        <w:rPr>
          <w:rFonts w:hint="cs"/>
          <w:rtl/>
        </w:rPr>
        <w:t>רחוקות כי על רוב היציאות שלו הוא ויתר עבור חיילים אחרים שהיה להם דחוף לצאת. וכשהוא יצא, הוא תמיד לקח איתו חיילים שלא היה להם לאן לצאת כי לא היה להם בית מתפקד.]</w:t>
      </w:r>
    </w:p>
    <w:p w14:paraId="76F15C68" w14:textId="77777777" w:rsidR="00794793" w:rsidRPr="00CD067C" w:rsidRDefault="00794793" w:rsidP="00250000">
      <w:pPr>
        <w:rPr>
          <w:rtl/>
        </w:rPr>
      </w:pPr>
    </w:p>
    <w:p w14:paraId="2472EB48" w14:textId="476D53B1" w:rsidR="00B26CA0" w:rsidRPr="0044357B" w:rsidRDefault="00134C5E" w:rsidP="00322FD3">
      <w:pPr>
        <w:pStyle w:val="Heading2"/>
        <w:rPr>
          <w:rtl/>
        </w:rPr>
      </w:pPr>
      <w:r>
        <w:rPr>
          <w:rFonts w:hint="cs"/>
          <w:rtl/>
        </w:rPr>
        <w:lastRenderedPageBreak/>
        <w:t>פְלוֹרט</w:t>
      </w:r>
    </w:p>
    <w:p w14:paraId="16009222" w14:textId="7AFBDC45" w:rsidR="00E910D9" w:rsidRDefault="00E910D9" w:rsidP="00A11AB3">
      <w:pPr>
        <w:rPr>
          <w:rtl/>
        </w:rPr>
      </w:pPr>
      <w:r>
        <w:rPr>
          <w:rFonts w:hint="cs"/>
          <w:rtl/>
        </w:rPr>
        <w:t>[אולי להפוך את הצרפתיה לזאת שהוא היה איתה גם בברזיל?]</w:t>
      </w:r>
    </w:p>
    <w:p w14:paraId="34557F73" w14:textId="77777777" w:rsidR="00E910D9" w:rsidRDefault="00E910D9" w:rsidP="00A11AB3">
      <w:pPr>
        <w:rPr>
          <w:rtl/>
        </w:rPr>
      </w:pPr>
    </w:p>
    <w:p w14:paraId="67B8F967" w14:textId="2EF2D155" w:rsidR="00A11AB3" w:rsidRPr="00CD067C" w:rsidRDefault="00A11AB3" w:rsidP="00A11AB3">
      <w:pPr>
        <w:rPr>
          <w:rtl/>
        </w:rPr>
      </w:pPr>
      <w:r w:rsidRPr="00CD067C">
        <w:rPr>
          <w:rtl/>
        </w:rPr>
        <w:t>אל</w:t>
      </w:r>
      <w:r>
        <w:rPr>
          <w:rtl/>
        </w:rPr>
        <w:t xml:space="preserve">כס פגש את נטע </w:t>
      </w:r>
      <w:r w:rsidR="0041490B">
        <w:rPr>
          <w:rFonts w:hint="cs"/>
          <w:rtl/>
        </w:rPr>
        <w:t xml:space="preserve">לראשונה </w:t>
      </w:r>
      <w:r>
        <w:rPr>
          <w:rtl/>
        </w:rPr>
        <w:t xml:space="preserve">בט"ו בשבט. היא </w:t>
      </w:r>
      <w:r>
        <w:rPr>
          <w:rFonts w:hint="cs"/>
          <w:rtl/>
        </w:rPr>
        <w:t>הגיעה</w:t>
      </w:r>
      <w:r w:rsidRPr="00CD067C">
        <w:rPr>
          <w:rtl/>
        </w:rPr>
        <w:t xml:space="preserve"> מ</w:t>
      </w:r>
      <w:r>
        <w:rPr>
          <w:rFonts w:hint="cs"/>
          <w:rtl/>
        </w:rPr>
        <w:t xml:space="preserve">טעם </w:t>
      </w:r>
      <w:r w:rsidRPr="00CD067C">
        <w:rPr>
          <w:rtl/>
        </w:rPr>
        <w:t>דובר צה"ל לראיין</w:t>
      </w:r>
      <w:r>
        <w:rPr>
          <w:rtl/>
        </w:rPr>
        <w:t xml:space="preserve"> אותו עבור כתבת רקע </w:t>
      </w:r>
      <w:r>
        <w:rPr>
          <w:rFonts w:hint="cs"/>
          <w:rtl/>
        </w:rPr>
        <w:t xml:space="preserve">באנגלית </w:t>
      </w:r>
      <w:r>
        <w:rPr>
          <w:rtl/>
        </w:rPr>
        <w:t xml:space="preserve">על חיילים </w:t>
      </w:r>
      <w:r w:rsidRPr="00CD067C">
        <w:rPr>
          <w:rtl/>
        </w:rPr>
        <w:t>ישראלי</w:t>
      </w:r>
      <w:r>
        <w:rPr>
          <w:rtl/>
        </w:rPr>
        <w:t>ם</w:t>
      </w:r>
      <w:r w:rsidRPr="00CD067C">
        <w:rPr>
          <w:rtl/>
        </w:rPr>
        <w:t>.</w:t>
      </w:r>
      <w:r w:rsidR="006B257D">
        <w:rPr>
          <w:rFonts w:hint="cs"/>
          <w:rtl/>
        </w:rPr>
        <w:t xml:space="preserve"> חיוכה היה מתקתק ומבע עיניה ערמומי </w:t>
      </w:r>
      <w:r w:rsidR="006B257D">
        <w:rPr>
          <w:rtl/>
        </w:rPr>
        <w:t>–</w:t>
      </w:r>
      <w:r w:rsidR="006B257D">
        <w:rPr>
          <w:rFonts w:hint="cs"/>
          <w:rtl/>
        </w:rPr>
        <w:t xml:space="preserve"> שילוב קטלני עבור אלכס.</w:t>
      </w:r>
    </w:p>
    <w:p w14:paraId="3E44D2DD" w14:textId="77777777" w:rsidR="00A11AB3" w:rsidRPr="00CD067C" w:rsidRDefault="00A11AB3" w:rsidP="00A11AB3">
      <w:pPr>
        <w:rPr>
          <w:rtl/>
        </w:rPr>
      </w:pPr>
      <w:r w:rsidRPr="00CD067C">
        <w:rPr>
          <w:rtl/>
        </w:rPr>
        <w:t>"שלום אלכס."</w:t>
      </w:r>
    </w:p>
    <w:p w14:paraId="715A3815" w14:textId="77777777" w:rsidR="00A11AB3" w:rsidRPr="00CD067C" w:rsidRDefault="00A11AB3" w:rsidP="00A11AB3">
      <w:pPr>
        <w:rPr>
          <w:rtl/>
        </w:rPr>
      </w:pPr>
      <w:r w:rsidRPr="00CD067C">
        <w:rPr>
          <w:rtl/>
        </w:rPr>
        <w:t>"שלום נטע."</w:t>
      </w:r>
    </w:p>
    <w:p w14:paraId="2D2668A1" w14:textId="77777777" w:rsidR="00A11AB3" w:rsidRPr="00CD067C" w:rsidRDefault="00A11AB3" w:rsidP="00A11AB3">
      <w:pPr>
        <w:rPr>
          <w:rtl/>
        </w:rPr>
      </w:pPr>
      <w:r w:rsidRPr="00CD067C">
        <w:rPr>
          <w:rtl/>
        </w:rPr>
        <w:t>"תאר לי מה עשית הבוקר?" היא שאלה.</w:t>
      </w:r>
    </w:p>
    <w:p w14:paraId="3588AAA7" w14:textId="77777777" w:rsidR="00A11AB3" w:rsidRPr="00CD067C" w:rsidRDefault="00A11AB3" w:rsidP="00A11AB3">
      <w:pPr>
        <w:rPr>
          <w:rtl/>
        </w:rPr>
      </w:pPr>
      <w:r w:rsidRPr="00CD067C">
        <w:rPr>
          <w:rtl/>
        </w:rPr>
        <w:t xml:space="preserve">הוא הביט סביבו, על האדמה הצחיחה והמאובקת שם </w:t>
      </w:r>
      <w:r>
        <w:rPr>
          <w:rtl/>
        </w:rPr>
        <w:t>התקיים היום השלישי של תרגיל בין</w:t>
      </w:r>
      <w:r>
        <w:rPr>
          <w:rFonts w:hint="cs"/>
          <w:rtl/>
        </w:rPr>
        <w:t>-</w:t>
      </w:r>
      <w:r w:rsidRPr="00CD067C">
        <w:rPr>
          <w:rtl/>
        </w:rPr>
        <w:t>חטיבתי מ</w:t>
      </w:r>
      <w:r w:rsidRPr="00CD067C">
        <w:rPr>
          <w:rFonts w:hint="cs"/>
          <w:rtl/>
        </w:rPr>
        <w:t>ורכב</w:t>
      </w:r>
      <w:r>
        <w:rPr>
          <w:rtl/>
        </w:rPr>
        <w:t xml:space="preserve">. "את לא רואה? </w:t>
      </w:r>
      <w:r w:rsidRPr="00CD067C">
        <w:rPr>
          <w:rtl/>
        </w:rPr>
        <w:t xml:space="preserve">נטעתי נטיעות. ומה עשית </w:t>
      </w:r>
      <w:r w:rsidRPr="00CD067C">
        <w:rPr>
          <w:rFonts w:hint="cs"/>
          <w:rtl/>
        </w:rPr>
        <w:t xml:space="preserve">את </w:t>
      </w:r>
      <w:r w:rsidRPr="00CD067C">
        <w:rPr>
          <w:rtl/>
        </w:rPr>
        <w:t>היום בבוקר?"</w:t>
      </w:r>
    </w:p>
    <w:p w14:paraId="57078B0E" w14:textId="77777777" w:rsidR="00A11AB3" w:rsidRPr="00CD067C" w:rsidRDefault="00A11AB3" w:rsidP="00A11AB3">
      <w:pPr>
        <w:rPr>
          <w:rtl/>
        </w:rPr>
      </w:pPr>
      <w:r w:rsidRPr="00CD067C">
        <w:rPr>
          <w:rtl/>
        </w:rPr>
        <w:t>"לא משהו מיוחד..."</w:t>
      </w:r>
    </w:p>
    <w:p w14:paraId="576E6F60" w14:textId="77777777" w:rsidR="00A11AB3" w:rsidRPr="00CD067C" w:rsidRDefault="00A11AB3" w:rsidP="00A11AB3">
      <w:pPr>
        <w:rPr>
          <w:rtl/>
        </w:rPr>
      </w:pPr>
      <w:r w:rsidRPr="00CD067C">
        <w:rPr>
          <w:rtl/>
        </w:rPr>
        <w:t>"לא אילכסת אלכסים? זה ממש לא יפה מצידך."</w:t>
      </w:r>
    </w:p>
    <w:p w14:paraId="42B3A72B" w14:textId="77777777" w:rsidR="00A11AB3" w:rsidRPr="00CD067C" w:rsidRDefault="00A11AB3" w:rsidP="00A11AB3">
      <w:pPr>
        <w:rPr>
          <w:rtl/>
        </w:rPr>
      </w:pPr>
      <w:r w:rsidRPr="00CD067C">
        <w:rPr>
          <w:rtl/>
        </w:rPr>
        <w:t xml:space="preserve">נטע צחקה. </w:t>
      </w:r>
    </w:p>
    <w:p w14:paraId="0120E8AD" w14:textId="77777777" w:rsidR="00A11AB3" w:rsidRPr="00CD067C" w:rsidRDefault="00A11AB3" w:rsidP="00A11AB3">
      <w:pPr>
        <w:rPr>
          <w:rtl/>
        </w:rPr>
      </w:pPr>
      <w:r w:rsidRPr="00CD067C">
        <w:rPr>
          <w:rtl/>
        </w:rPr>
        <w:t>"אנחנו כבר מתחילים את היחסים ביננו באופן בלתי שוויוני," הוא המשיך.</w:t>
      </w:r>
    </w:p>
    <w:p w14:paraId="668AF655" w14:textId="77777777" w:rsidR="00A11AB3" w:rsidRDefault="00A11AB3" w:rsidP="00A11AB3">
      <w:pPr>
        <w:rPr>
          <w:rtl/>
        </w:rPr>
      </w:pPr>
      <w:r w:rsidRPr="00CD067C">
        <w:rPr>
          <w:rtl/>
        </w:rPr>
        <w:t>"זה באמת לא יפה. אולי אוכל לתקן את דרכי בהמשך."</w:t>
      </w:r>
    </w:p>
    <w:p w14:paraId="7C1911A3" w14:textId="77777777" w:rsidR="004627AB" w:rsidRPr="00CD067C" w:rsidRDefault="004627AB" w:rsidP="00794793">
      <w:pPr>
        <w:rPr>
          <w:rtl/>
        </w:rPr>
      </w:pPr>
      <w:r w:rsidRPr="00CD067C">
        <w:rPr>
          <w:rtl/>
        </w:rPr>
        <w:t>כשאלכס היה מגיע לרגילה מהצבא, העולם המשיך אבל הוא לא. יגיע יום ו</w:t>
      </w:r>
      <w:r w:rsidR="00794793">
        <w:rPr>
          <w:rFonts w:hint="cs"/>
          <w:rtl/>
        </w:rPr>
        <w:t xml:space="preserve">הוא </w:t>
      </w:r>
      <w:r w:rsidRPr="00CD067C">
        <w:rPr>
          <w:rtl/>
        </w:rPr>
        <w:t>ישתחרר ויהיה לו מקצוע אמיתי, א</w:t>
      </w:r>
      <w:r w:rsidRPr="00CD067C">
        <w:rPr>
          <w:rFonts w:hint="cs"/>
          <w:rtl/>
        </w:rPr>
        <w:t>ולי</w:t>
      </w:r>
      <w:r w:rsidRPr="00CD067C">
        <w:rPr>
          <w:rtl/>
        </w:rPr>
        <w:t xml:space="preserve"> קצב </w:t>
      </w:r>
      <w:r w:rsidR="00794793">
        <w:rPr>
          <w:rtl/>
        </w:rPr>
        <w:t>–</w:t>
      </w:r>
      <w:r w:rsidR="00794793">
        <w:rPr>
          <w:rFonts w:hint="cs"/>
          <w:rtl/>
        </w:rPr>
        <w:t xml:space="preserve"> </w:t>
      </w:r>
      <w:r w:rsidRPr="00CD067C">
        <w:rPr>
          <w:rFonts w:hint="cs"/>
          <w:rtl/>
        </w:rPr>
        <w:t>הוא</w:t>
      </w:r>
      <w:r w:rsidRPr="00CD067C">
        <w:rPr>
          <w:rtl/>
        </w:rPr>
        <w:t xml:space="preserve"> יפרק עצמות ויפשוט עור</w:t>
      </w:r>
      <w:r w:rsidR="00B23AEE">
        <w:rPr>
          <w:rFonts w:hint="cs"/>
          <w:rtl/>
        </w:rPr>
        <w:t>, יפצח טלפיים וימרוט נוצות,</w:t>
      </w:r>
      <w:r w:rsidRPr="00CD067C">
        <w:rPr>
          <w:rtl/>
        </w:rPr>
        <w:t xml:space="preserve"> או מדריך בחדר</w:t>
      </w:r>
      <w:r w:rsidR="00794793">
        <w:rPr>
          <w:rFonts w:hint="cs"/>
          <w:rtl/>
        </w:rPr>
        <w:t>-</w:t>
      </w:r>
      <w:r w:rsidRPr="00CD067C">
        <w:rPr>
          <w:rtl/>
        </w:rPr>
        <w:t>כושר</w:t>
      </w:r>
      <w:r w:rsidR="00D43F96">
        <w:rPr>
          <w:rFonts w:hint="cs"/>
          <w:rtl/>
        </w:rPr>
        <w:t xml:space="preserve"> ממוזג</w:t>
      </w:r>
      <w:r w:rsidRPr="00CD067C">
        <w:rPr>
          <w:rtl/>
        </w:rPr>
        <w:t xml:space="preserve">, </w:t>
      </w:r>
      <w:r w:rsidR="00D43F96">
        <w:rPr>
          <w:rFonts w:hint="cs"/>
          <w:rtl/>
        </w:rPr>
        <w:t xml:space="preserve">מוקף </w:t>
      </w:r>
      <w:r w:rsidR="00D43F96">
        <w:rPr>
          <w:rtl/>
        </w:rPr>
        <w:t xml:space="preserve">מפלי שומן </w:t>
      </w:r>
      <w:r w:rsidRPr="00CD067C">
        <w:rPr>
          <w:rtl/>
        </w:rPr>
        <w:t>נשפכים מבגדי</w:t>
      </w:r>
      <w:r w:rsidR="00D43F96">
        <w:rPr>
          <w:rFonts w:hint="cs"/>
          <w:rtl/>
        </w:rPr>
        <w:t xml:space="preserve"> ספנדקס</w:t>
      </w:r>
      <w:r w:rsidRPr="00CD067C">
        <w:rPr>
          <w:rtl/>
        </w:rPr>
        <w:t xml:space="preserve"> </w:t>
      </w:r>
      <w:r w:rsidR="00D43F96">
        <w:rPr>
          <w:rtl/>
        </w:rPr>
        <w:t xml:space="preserve">צמודים. </w:t>
      </w:r>
      <w:r w:rsidR="00D43F96">
        <w:rPr>
          <w:rFonts w:hint="cs"/>
          <w:rtl/>
        </w:rPr>
        <w:t>בינתיים</w:t>
      </w:r>
      <w:r w:rsidRPr="00CD067C">
        <w:rPr>
          <w:rtl/>
        </w:rPr>
        <w:t xml:space="preserve"> את רוב זמנו </w:t>
      </w:r>
      <w:r w:rsidR="00882CA0">
        <w:rPr>
          <w:rFonts w:hint="cs"/>
          <w:rtl/>
        </w:rPr>
        <w:t xml:space="preserve">בחופשות מהצבא </w:t>
      </w:r>
      <w:r w:rsidR="00B23AEE">
        <w:rPr>
          <w:rtl/>
        </w:rPr>
        <w:t xml:space="preserve">העביר </w:t>
      </w:r>
      <w:r w:rsidR="00B23AEE">
        <w:rPr>
          <w:rFonts w:hint="cs"/>
          <w:rtl/>
        </w:rPr>
        <w:t xml:space="preserve">על </w:t>
      </w:r>
      <w:r w:rsidR="00B23AEE">
        <w:rPr>
          <w:rtl/>
        </w:rPr>
        <w:t>ג</w:t>
      </w:r>
      <w:r w:rsidRPr="00CD067C">
        <w:rPr>
          <w:rtl/>
        </w:rPr>
        <w:t>ב</w:t>
      </w:r>
      <w:r w:rsidR="00B23AEE">
        <w:rPr>
          <w:rFonts w:hint="cs"/>
          <w:rtl/>
        </w:rPr>
        <w:t>ו</w:t>
      </w:r>
      <w:r w:rsidR="00B23AEE">
        <w:rPr>
          <w:rtl/>
        </w:rPr>
        <w:t xml:space="preserve">ל </w:t>
      </w:r>
      <w:r w:rsidR="00B23AEE">
        <w:rPr>
          <w:rFonts w:hint="cs"/>
          <w:rtl/>
        </w:rPr>
        <w:t>ה</w:t>
      </w:r>
      <w:r w:rsidRPr="00CD067C">
        <w:rPr>
          <w:rtl/>
        </w:rPr>
        <w:t>שיכרות.</w:t>
      </w:r>
    </w:p>
    <w:p w14:paraId="68C6A20F" w14:textId="77777777" w:rsidR="004627AB" w:rsidRPr="00CD067C" w:rsidRDefault="004627AB" w:rsidP="00794793">
      <w:pPr>
        <w:rPr>
          <w:rtl/>
        </w:rPr>
      </w:pPr>
      <w:r w:rsidRPr="00CD067C">
        <w:rPr>
          <w:rtl/>
        </w:rPr>
        <w:t xml:space="preserve">ארקדי </w:t>
      </w:r>
      <w:r w:rsidR="00794793">
        <w:rPr>
          <w:rFonts w:hint="cs"/>
          <w:rtl/>
        </w:rPr>
        <w:t>לא חדל</w:t>
      </w:r>
      <w:r w:rsidRPr="00CD067C">
        <w:rPr>
          <w:rtl/>
        </w:rPr>
        <w:t xml:space="preserve"> </w:t>
      </w:r>
      <w:r w:rsidR="00794793">
        <w:rPr>
          <w:rFonts w:hint="cs"/>
          <w:rtl/>
        </w:rPr>
        <w:t>מ</w:t>
      </w:r>
      <w:r w:rsidRPr="00CD067C">
        <w:rPr>
          <w:rtl/>
        </w:rPr>
        <w:t>אותן שיחות אינסופיות.</w:t>
      </w:r>
    </w:p>
    <w:p w14:paraId="2743FF6E" w14:textId="2A0C624E" w:rsidR="004627AB" w:rsidRPr="00CD067C" w:rsidRDefault="004627AB" w:rsidP="00250000">
      <w:pPr>
        <w:rPr>
          <w:rtl/>
        </w:rPr>
      </w:pPr>
      <w:r w:rsidRPr="00CD067C">
        <w:rPr>
          <w:rtl/>
        </w:rPr>
        <w:t xml:space="preserve">"זה בלתי אפשרי להמשיך. אנחנו כבר </w:t>
      </w:r>
      <w:r w:rsidR="00F97A34">
        <w:rPr>
          <w:rtl/>
        </w:rPr>
        <w:t>כל כך</w:t>
      </w:r>
      <w:r w:rsidRPr="00CD067C">
        <w:rPr>
          <w:rtl/>
        </w:rPr>
        <w:t xml:space="preserve"> הרבה זמן ביחד. זה או חתונה או להיפרד."</w:t>
      </w:r>
    </w:p>
    <w:p w14:paraId="76AADA9A" w14:textId="77777777" w:rsidR="004627AB" w:rsidRPr="00CD067C" w:rsidRDefault="00B23AEE" w:rsidP="00250000">
      <w:pPr>
        <w:rPr>
          <w:rtl/>
        </w:rPr>
      </w:pPr>
      <w:r>
        <w:rPr>
          <w:rtl/>
        </w:rPr>
        <w:t xml:space="preserve">"אז תתחתנו," אלכס אמר </w:t>
      </w:r>
      <w:r w:rsidR="004627AB" w:rsidRPr="00CD067C">
        <w:rPr>
          <w:rtl/>
        </w:rPr>
        <w:t>באפיסת כוחות.</w:t>
      </w:r>
    </w:p>
    <w:p w14:paraId="13913644" w14:textId="77777777" w:rsidR="004627AB" w:rsidRPr="00CD067C" w:rsidRDefault="004627AB" w:rsidP="00250000">
      <w:pPr>
        <w:rPr>
          <w:rtl/>
        </w:rPr>
      </w:pPr>
      <w:r w:rsidRPr="00CD067C">
        <w:rPr>
          <w:rtl/>
        </w:rPr>
        <w:t>"אבל – "</w:t>
      </w:r>
    </w:p>
    <w:p w14:paraId="44DB8CF8" w14:textId="77777777" w:rsidR="004627AB" w:rsidRPr="00CD067C" w:rsidRDefault="004627AB" w:rsidP="00250000">
      <w:pPr>
        <w:rPr>
          <w:rtl/>
        </w:rPr>
      </w:pPr>
      <w:r w:rsidRPr="00CD067C">
        <w:rPr>
          <w:rtl/>
        </w:rPr>
        <w:t>"מה?"</w:t>
      </w:r>
    </w:p>
    <w:p w14:paraId="35BBDDC3" w14:textId="77777777" w:rsidR="004627AB" w:rsidRPr="00CD067C" w:rsidRDefault="004627AB" w:rsidP="00250000">
      <w:pPr>
        <w:rPr>
          <w:rtl/>
        </w:rPr>
      </w:pPr>
      <w:r w:rsidRPr="00CD067C">
        <w:rPr>
          <w:rtl/>
        </w:rPr>
        <w:t>"אבל – לא תמיד טוב לי איתה."</w:t>
      </w:r>
    </w:p>
    <w:p w14:paraId="03374940" w14:textId="77777777" w:rsidR="004627AB" w:rsidRPr="00CD067C" w:rsidRDefault="004627AB" w:rsidP="00250000">
      <w:pPr>
        <w:rPr>
          <w:rtl/>
        </w:rPr>
      </w:pPr>
      <w:r w:rsidRPr="00CD067C">
        <w:rPr>
          <w:rtl/>
        </w:rPr>
        <w:t>"עם מי יכול להיות תמיד טוב?"</w:t>
      </w:r>
    </w:p>
    <w:p w14:paraId="7B01D3B2" w14:textId="77777777" w:rsidR="004627AB" w:rsidRPr="00CD067C" w:rsidRDefault="004627AB" w:rsidP="00250000">
      <w:pPr>
        <w:rPr>
          <w:rtl/>
        </w:rPr>
      </w:pPr>
      <w:r w:rsidRPr="00CD067C">
        <w:rPr>
          <w:rtl/>
        </w:rPr>
        <w:t>"איתך תמיד טוב לי."</w:t>
      </w:r>
    </w:p>
    <w:p w14:paraId="10233D65" w14:textId="591D371A" w:rsidR="004627AB" w:rsidRPr="00CD067C" w:rsidRDefault="004627AB" w:rsidP="00250000">
      <w:pPr>
        <w:rPr>
          <w:rtl/>
        </w:rPr>
      </w:pPr>
      <w:r w:rsidRPr="00CD067C">
        <w:rPr>
          <w:rtl/>
        </w:rPr>
        <w:t>אלכס הזדקף. הוא לא הי</w:t>
      </w:r>
      <w:r w:rsidR="00B23AEE">
        <w:rPr>
          <w:rtl/>
        </w:rPr>
        <w:t xml:space="preserve">ה </w:t>
      </w:r>
      <w:r w:rsidR="00F97A34">
        <w:rPr>
          <w:rtl/>
        </w:rPr>
        <w:t>כל כך</w:t>
      </w:r>
      <w:r w:rsidR="00B23AEE">
        <w:rPr>
          <w:rtl/>
        </w:rPr>
        <w:t xml:space="preserve"> עייף ככלות הכל. "</w:t>
      </w:r>
      <w:r w:rsidRPr="00CD067C">
        <w:rPr>
          <w:rtl/>
        </w:rPr>
        <w:t>רוצה להתחתן איתי?"</w:t>
      </w:r>
    </w:p>
    <w:p w14:paraId="32F6FB1F" w14:textId="77777777" w:rsidR="004627AB" w:rsidRPr="00CD067C" w:rsidRDefault="004627AB" w:rsidP="00250000">
      <w:pPr>
        <w:rPr>
          <w:rtl/>
        </w:rPr>
      </w:pPr>
      <w:r w:rsidRPr="00CD067C">
        <w:rPr>
          <w:rtl/>
        </w:rPr>
        <w:t>ארקדי צחק. "כן!"</w:t>
      </w:r>
    </w:p>
    <w:p w14:paraId="480CAD47" w14:textId="77777777" w:rsidR="004627AB" w:rsidRPr="00CD067C" w:rsidRDefault="00B23AEE" w:rsidP="00261B7C">
      <w:pPr>
        <w:rPr>
          <w:rtl/>
        </w:rPr>
      </w:pPr>
      <w:r>
        <w:rPr>
          <w:rtl/>
        </w:rPr>
        <w:t xml:space="preserve">"אתה מנתח כל רגע </w:t>
      </w:r>
      <w:r w:rsidR="004627AB" w:rsidRPr="00CD067C">
        <w:rPr>
          <w:rtl/>
        </w:rPr>
        <w:t>איתה</w:t>
      </w:r>
      <w:r>
        <w:rPr>
          <w:rtl/>
        </w:rPr>
        <w:t>, אם כן טוב לך או לא טוב לך,</w:t>
      </w:r>
      <w:r w:rsidR="00261B7C">
        <w:rPr>
          <w:rFonts w:hint="cs"/>
          <w:rtl/>
        </w:rPr>
        <w:t xml:space="preserve"> אם </w:t>
      </w:r>
      <w:r>
        <w:rPr>
          <w:rFonts w:hint="cs"/>
          <w:rtl/>
        </w:rPr>
        <w:t>טוב בקירוב או טוב כמעט,</w:t>
      </w:r>
      <w:r>
        <w:rPr>
          <w:rtl/>
        </w:rPr>
        <w:t xml:space="preserve">" </w:t>
      </w:r>
      <w:r w:rsidR="004627AB" w:rsidRPr="00CD067C">
        <w:rPr>
          <w:rtl/>
        </w:rPr>
        <w:t xml:space="preserve">אלכס </w:t>
      </w:r>
      <w:r>
        <w:rPr>
          <w:rFonts w:hint="cs"/>
          <w:rtl/>
        </w:rPr>
        <w:t>פרס את</w:t>
      </w:r>
      <w:r w:rsidR="004627AB" w:rsidRPr="00CD067C">
        <w:rPr>
          <w:rtl/>
        </w:rPr>
        <w:t xml:space="preserve"> משנתו</w:t>
      </w:r>
      <w:r w:rsidR="002508DB">
        <w:rPr>
          <w:rFonts w:hint="cs"/>
          <w:rtl/>
        </w:rPr>
        <w:t>,</w:t>
      </w:r>
      <w:r w:rsidR="004627AB" w:rsidRPr="00CD067C">
        <w:rPr>
          <w:rtl/>
        </w:rPr>
        <w:t xml:space="preserve"> "אל תנתח כל רגע. תד</w:t>
      </w:r>
      <w:r>
        <w:rPr>
          <w:rtl/>
        </w:rPr>
        <w:t>ע שטוב לך, ת</w:t>
      </w:r>
      <w:r>
        <w:rPr>
          <w:rFonts w:hint="cs"/>
          <w:rtl/>
        </w:rPr>
        <w:t>כיר</w:t>
      </w:r>
      <w:r w:rsidR="004627AB" w:rsidRPr="00CD067C">
        <w:rPr>
          <w:rtl/>
        </w:rPr>
        <w:t xml:space="preserve"> </w:t>
      </w:r>
      <w:r>
        <w:rPr>
          <w:rFonts w:hint="cs"/>
          <w:rtl/>
        </w:rPr>
        <w:t>ב</w:t>
      </w:r>
      <w:r w:rsidR="004627AB" w:rsidRPr="00CD067C">
        <w:rPr>
          <w:rtl/>
        </w:rPr>
        <w:t>עובדה הזאת ותמשיך הלאה. תתקדם ב</w:t>
      </w:r>
      <w:r>
        <w:rPr>
          <w:rFonts w:hint="cs"/>
          <w:rtl/>
        </w:rPr>
        <w:t>לימודים</w:t>
      </w:r>
      <w:r w:rsidR="004627AB" w:rsidRPr="00CD067C">
        <w:rPr>
          <w:rtl/>
        </w:rPr>
        <w:t xml:space="preserve">, תקרא ספרים, תעשה עוד המון דברים שלא קשורים אליה, כשברקע ידוע לך שמבחינת </w:t>
      </w:r>
      <w:r>
        <w:rPr>
          <w:rFonts w:hint="cs"/>
          <w:rtl/>
        </w:rPr>
        <w:t xml:space="preserve">נושא </w:t>
      </w:r>
      <w:r w:rsidR="004627AB" w:rsidRPr="00CD067C">
        <w:rPr>
          <w:rtl/>
        </w:rPr>
        <w:t>בת הזוג</w:t>
      </w:r>
      <w:r w:rsidR="00261B7C">
        <w:rPr>
          <w:rFonts w:hint="cs"/>
          <w:rtl/>
        </w:rPr>
        <w:t xml:space="preserve"> </w:t>
      </w:r>
      <w:r w:rsidR="00261B7C">
        <w:rPr>
          <w:rtl/>
        </w:rPr>
        <w:t>–</w:t>
      </w:r>
      <w:r w:rsidR="00261B7C">
        <w:rPr>
          <w:rFonts w:hint="cs"/>
          <w:rtl/>
        </w:rPr>
        <w:t xml:space="preserve"> ט</w:t>
      </w:r>
      <w:r w:rsidR="004627AB" w:rsidRPr="00CD067C">
        <w:rPr>
          <w:rtl/>
        </w:rPr>
        <w:t>וב לך, כמו שזה."</w:t>
      </w:r>
    </w:p>
    <w:p w14:paraId="29604E8B" w14:textId="7B989301" w:rsidR="004627AB" w:rsidRPr="00CD067C" w:rsidRDefault="004627AB" w:rsidP="00250000">
      <w:pPr>
        <w:rPr>
          <w:rtl/>
        </w:rPr>
      </w:pPr>
      <w:r w:rsidRPr="00CD067C">
        <w:rPr>
          <w:rtl/>
        </w:rPr>
        <w:t>"אבל כשאני איתה אני לא עד הסוף שלם. התגובות שלה, המראה שלה,</w:t>
      </w:r>
      <w:r w:rsidR="00483BB1">
        <w:rPr>
          <w:rtl/>
        </w:rPr>
        <w:t xml:space="preserve"> הכול </w:t>
      </w:r>
      <w:r w:rsidRPr="00CD067C">
        <w:rPr>
          <w:rtl/>
        </w:rPr>
        <w:t>מאכזב."</w:t>
      </w:r>
    </w:p>
    <w:p w14:paraId="6EB1E47D" w14:textId="77777777" w:rsidR="004627AB" w:rsidRPr="00CD067C" w:rsidRDefault="004627AB" w:rsidP="00250000">
      <w:pPr>
        <w:rPr>
          <w:rtl/>
        </w:rPr>
      </w:pPr>
      <w:r w:rsidRPr="00CD067C">
        <w:rPr>
          <w:rtl/>
        </w:rPr>
        <w:t>"מאכזב אותך כי אתה מחכה למשהו אחר. תחשוב שזה כל מ</w:t>
      </w:r>
      <w:r w:rsidR="00B23AEE">
        <w:rPr>
          <w:rtl/>
        </w:rPr>
        <w:t>ה שיש, תשכנע את עצמך שזה מה ש</w:t>
      </w:r>
      <w:r w:rsidR="00B23AEE">
        <w:rPr>
          <w:rFonts w:hint="cs"/>
          <w:rtl/>
        </w:rPr>
        <w:t>מתאים לך</w:t>
      </w:r>
      <w:r w:rsidRPr="00CD067C">
        <w:rPr>
          <w:rtl/>
        </w:rPr>
        <w:t>."</w:t>
      </w:r>
    </w:p>
    <w:p w14:paraId="39977FE1" w14:textId="77777777" w:rsidR="004627AB" w:rsidRPr="00CD067C" w:rsidRDefault="00261B7C" w:rsidP="00250000">
      <w:pPr>
        <w:rPr>
          <w:rtl/>
        </w:rPr>
      </w:pPr>
      <w:r>
        <w:rPr>
          <w:rtl/>
        </w:rPr>
        <w:t xml:space="preserve">"אלכס, מתי </w:t>
      </w:r>
      <w:r>
        <w:rPr>
          <w:rFonts w:hint="cs"/>
          <w:rtl/>
        </w:rPr>
        <w:t>אי פעם</w:t>
      </w:r>
      <w:r w:rsidR="004627AB" w:rsidRPr="00CD067C">
        <w:rPr>
          <w:rtl/>
        </w:rPr>
        <w:t xml:space="preserve"> נשארת עם מישהי במצב כזה?"</w:t>
      </w:r>
    </w:p>
    <w:p w14:paraId="0411A6F2" w14:textId="77777777" w:rsidR="004627AB" w:rsidRPr="00CD067C" w:rsidRDefault="004627AB" w:rsidP="00250000">
      <w:pPr>
        <w:rPr>
          <w:rtl/>
        </w:rPr>
      </w:pPr>
      <w:r w:rsidRPr="00CD067C">
        <w:rPr>
          <w:rtl/>
        </w:rPr>
        <w:lastRenderedPageBreak/>
        <w:t xml:space="preserve">"אני באמת לא נשאר כי </w:t>
      </w:r>
      <w:r w:rsidR="00D43F96">
        <w:rPr>
          <w:rFonts w:hint="cs"/>
          <w:rtl/>
        </w:rPr>
        <w:t xml:space="preserve">לי </w:t>
      </w:r>
      <w:r w:rsidRPr="00CD067C">
        <w:rPr>
          <w:rtl/>
        </w:rPr>
        <w:t>לא אכפת לה</w:t>
      </w:r>
      <w:r w:rsidR="00CF310A">
        <w:rPr>
          <w:rFonts w:hint="cs"/>
          <w:rtl/>
        </w:rPr>
        <w:t xml:space="preserve">יות </w:t>
      </w:r>
      <w:r w:rsidRPr="00CD067C">
        <w:rPr>
          <w:rtl/>
        </w:rPr>
        <w:t>לבד. ואתה מפחד מזה."</w:t>
      </w:r>
    </w:p>
    <w:p w14:paraId="343E3AFA" w14:textId="77777777" w:rsidR="004627AB" w:rsidRPr="00CD067C" w:rsidRDefault="004627AB" w:rsidP="00250000">
      <w:pPr>
        <w:rPr>
          <w:rtl/>
        </w:rPr>
      </w:pPr>
      <w:r w:rsidRPr="00CD067C">
        <w:rPr>
          <w:rtl/>
        </w:rPr>
        <w:t>"וב</w:t>
      </w:r>
      <w:r w:rsidR="002508DB">
        <w:rPr>
          <w:rFonts w:hint="cs"/>
          <w:rtl/>
        </w:rPr>
        <w:t>י</w:t>
      </w:r>
      <w:r w:rsidRPr="00CD067C">
        <w:rPr>
          <w:rtl/>
        </w:rPr>
        <w:t xml:space="preserve">נתיים </w:t>
      </w:r>
      <w:r w:rsidR="00CF310A">
        <w:rPr>
          <w:rFonts w:hint="cs"/>
          <w:rtl/>
        </w:rPr>
        <w:t>לא</w:t>
      </w:r>
      <w:r w:rsidRPr="00CD067C">
        <w:rPr>
          <w:rtl/>
        </w:rPr>
        <w:t xml:space="preserve"> </w:t>
      </w:r>
      <w:r w:rsidR="00CF310A">
        <w:rPr>
          <w:rFonts w:hint="cs"/>
          <w:rtl/>
        </w:rPr>
        <w:t xml:space="preserve">היית </w:t>
      </w:r>
      <w:r w:rsidRPr="00CD067C">
        <w:rPr>
          <w:rtl/>
        </w:rPr>
        <w:t>לבד אפילו רגע."</w:t>
      </w:r>
    </w:p>
    <w:p w14:paraId="526950FA" w14:textId="77777777" w:rsidR="004627AB" w:rsidRPr="00CD067C" w:rsidRDefault="004627AB" w:rsidP="00261B7C">
      <w:pPr>
        <w:rPr>
          <w:rtl/>
        </w:rPr>
      </w:pPr>
      <w:r w:rsidRPr="00CD067C">
        <w:rPr>
          <w:rFonts w:hint="cs"/>
          <w:rtl/>
        </w:rPr>
        <w:t>ברגילה הבאה</w:t>
      </w:r>
      <w:r w:rsidRPr="00CD067C">
        <w:rPr>
          <w:rtl/>
        </w:rPr>
        <w:t xml:space="preserve"> א</w:t>
      </w:r>
      <w:r>
        <w:rPr>
          <w:rFonts w:hint="cs"/>
          <w:rtl/>
        </w:rPr>
        <w:t>לכס</w:t>
      </w:r>
      <w:r w:rsidRPr="00CD067C">
        <w:rPr>
          <w:rtl/>
        </w:rPr>
        <w:t xml:space="preserve"> נסע </w:t>
      </w:r>
      <w:r w:rsidR="00F34ABE">
        <w:rPr>
          <w:rFonts w:hint="cs"/>
          <w:rtl/>
        </w:rPr>
        <w:t>ל</w:t>
      </w:r>
      <w:r w:rsidRPr="00CD067C">
        <w:rPr>
          <w:rtl/>
        </w:rPr>
        <w:t>קיבוץ של</w:t>
      </w:r>
      <w:r w:rsidR="00F34ABE">
        <w:rPr>
          <w:rFonts w:hint="cs"/>
          <w:rtl/>
        </w:rPr>
        <w:t xml:space="preserve"> גידי</w:t>
      </w:r>
      <w:r w:rsidRPr="00CD067C">
        <w:rPr>
          <w:rtl/>
        </w:rPr>
        <w:t xml:space="preserve"> בהרי ירושלים, ורכב על </w:t>
      </w:r>
      <w:r w:rsidRPr="00CD067C">
        <w:rPr>
          <w:rFonts w:hint="cs"/>
          <w:rtl/>
        </w:rPr>
        <w:t>סוס</w:t>
      </w:r>
      <w:r w:rsidRPr="00CD067C">
        <w:rPr>
          <w:rtl/>
        </w:rPr>
        <w:t xml:space="preserve"> </w:t>
      </w:r>
      <w:r w:rsidR="00F34ABE">
        <w:rPr>
          <w:rFonts w:hint="cs"/>
          <w:rtl/>
        </w:rPr>
        <w:t>בחברת</w:t>
      </w:r>
      <w:r w:rsidRPr="00CD067C">
        <w:rPr>
          <w:rtl/>
        </w:rPr>
        <w:t xml:space="preserve"> כמה מתנדבים נורבגים, בשעה שגידי היה שרוע על המיטה בביתן שלו ברווקיה, עם הקקטוסים בגינה הקידמית והקומקום החלוד שהוסב לעציץ, הוילונות הכתומים מסננים רק מעט מהשמש, </w:t>
      </w:r>
      <w:r w:rsidRPr="00CD067C">
        <w:rPr>
          <w:rFonts w:hint="cs"/>
          <w:rtl/>
        </w:rPr>
        <w:t>מ</w:t>
      </w:r>
      <w:r w:rsidRPr="00CD067C">
        <w:rPr>
          <w:rtl/>
        </w:rPr>
        <w:t>עלעל בתמונות בשחור לבן שהיה מצלם בחברון ובמחסומים ו</w:t>
      </w:r>
      <w:r w:rsidR="00F34ABE">
        <w:rPr>
          <w:rFonts w:hint="cs"/>
          <w:rtl/>
        </w:rPr>
        <w:t>ה</w:t>
      </w:r>
      <w:r w:rsidRPr="00CD067C">
        <w:rPr>
          <w:rtl/>
        </w:rPr>
        <w:t xml:space="preserve">התנחלויות והכפרים, וזאת מהשיכבה שלו ישבה לידו על הכיסא המתנדנד, מתלהטת בווכוחים פוליטיים של אי </w:t>
      </w:r>
      <w:r w:rsidR="00F34ABE">
        <w:rPr>
          <w:rtl/>
        </w:rPr>
        <w:t>הצדק שתיעד במצלמתו ואיך הוא מ</w:t>
      </w:r>
      <w:r w:rsidR="00F34ABE">
        <w:rPr>
          <w:rFonts w:hint="cs"/>
          <w:rtl/>
        </w:rPr>
        <w:t>סוגל</w:t>
      </w:r>
      <w:r w:rsidRPr="00CD067C">
        <w:rPr>
          <w:rtl/>
        </w:rPr>
        <w:t xml:space="preserve"> לחזור לשם </w:t>
      </w:r>
      <w:r w:rsidR="00F34ABE">
        <w:rPr>
          <w:rFonts w:hint="cs"/>
          <w:rtl/>
        </w:rPr>
        <w:t>ב</w:t>
      </w:r>
      <w:r w:rsidRPr="00CD067C">
        <w:rPr>
          <w:rtl/>
        </w:rPr>
        <w:t>כל יום ראשון.</w:t>
      </w:r>
    </w:p>
    <w:p w14:paraId="2D545D97" w14:textId="0B74A981" w:rsidR="004627AB" w:rsidRPr="00CD067C" w:rsidRDefault="00F34ABE" w:rsidP="00FE492D">
      <w:pPr>
        <w:rPr>
          <w:rtl/>
        </w:rPr>
      </w:pPr>
      <w:r>
        <w:rPr>
          <w:rFonts w:hint="cs"/>
          <w:rtl/>
        </w:rPr>
        <w:t xml:space="preserve">בערב </w:t>
      </w:r>
      <w:r w:rsidR="004627AB" w:rsidRPr="00CD067C">
        <w:rPr>
          <w:rtl/>
        </w:rPr>
        <w:t>הם צפו בחדשות ב</w:t>
      </w:r>
      <w:r w:rsidR="00C45B28">
        <w:rPr>
          <w:rtl/>
        </w:rPr>
        <w:t>טלוויז</w:t>
      </w:r>
      <w:r w:rsidR="004627AB" w:rsidRPr="00CD067C">
        <w:rPr>
          <w:rtl/>
        </w:rPr>
        <w:t xml:space="preserve">יה, הם שתו </w:t>
      </w:r>
      <w:r w:rsidR="00FE492D">
        <w:rPr>
          <w:rFonts w:hint="cs"/>
          <w:rtl/>
        </w:rPr>
        <w:t xml:space="preserve">נס קפה בחלב עמיד </w:t>
      </w:r>
      <w:r w:rsidR="004627AB" w:rsidRPr="00CD067C">
        <w:rPr>
          <w:rtl/>
        </w:rPr>
        <w:t>מכוסות פיירקס חומות וגידי אמר, "</w:t>
      </w:r>
      <w:r w:rsidR="004627AB" w:rsidRPr="00CD067C">
        <w:rPr>
          <w:rFonts w:hint="cs"/>
          <w:rtl/>
        </w:rPr>
        <w:t xml:space="preserve">לפחות </w:t>
      </w:r>
      <w:r w:rsidR="004627AB" w:rsidRPr="00CD067C">
        <w:rPr>
          <w:rtl/>
        </w:rPr>
        <w:t>הן מרוצות</w:t>
      </w:r>
      <w:r w:rsidR="004627AB" w:rsidRPr="00CD067C">
        <w:rPr>
          <w:rFonts w:hint="cs"/>
          <w:rtl/>
        </w:rPr>
        <w:t>."</w:t>
      </w:r>
    </w:p>
    <w:p w14:paraId="18972A5F" w14:textId="77777777" w:rsidR="004627AB" w:rsidRPr="00CD067C" w:rsidRDefault="004627AB" w:rsidP="00250000">
      <w:pPr>
        <w:rPr>
          <w:rtl/>
        </w:rPr>
      </w:pPr>
      <w:r w:rsidRPr="00CD067C">
        <w:rPr>
          <w:rFonts w:hint="cs"/>
          <w:rtl/>
        </w:rPr>
        <w:t>"מי מרוצות?"</w:t>
      </w:r>
      <w:r w:rsidR="00FE492D">
        <w:rPr>
          <w:rFonts w:hint="cs"/>
          <w:rtl/>
        </w:rPr>
        <w:t xml:space="preserve"> אלכס שאל.</w:t>
      </w:r>
      <w:r w:rsidR="00E90D1E">
        <w:rPr>
          <w:rFonts w:hint="cs"/>
          <w:rtl/>
        </w:rPr>
        <w:t xml:space="preserve"> הוא שתה קפה בוץ, כי השילוב של תה קיבוצי עם חלב עמיד היה למעלה מכוחותיו.</w:t>
      </w:r>
    </w:p>
    <w:p w14:paraId="7A41410B" w14:textId="77777777" w:rsidR="00FE492D" w:rsidRDefault="00FE492D" w:rsidP="00250000">
      <w:pPr>
        <w:rPr>
          <w:rtl/>
        </w:rPr>
      </w:pPr>
      <w:r>
        <w:rPr>
          <w:rFonts w:hint="cs"/>
          <w:rtl/>
        </w:rPr>
        <w:t xml:space="preserve">"הדודות," אמרה זאת </w:t>
      </w:r>
      <w:r w:rsidR="00E90D1E">
        <w:rPr>
          <w:rFonts w:hint="cs"/>
          <w:rtl/>
        </w:rPr>
        <w:t>ש</w:t>
      </w:r>
      <w:r>
        <w:rPr>
          <w:rFonts w:hint="cs"/>
          <w:rtl/>
        </w:rPr>
        <w:t>מהשכבה,</w:t>
      </w:r>
      <w:r w:rsidR="00F34ABE">
        <w:rPr>
          <w:rFonts w:hint="cs"/>
          <w:rtl/>
        </w:rPr>
        <w:t xml:space="preserve"> </w:t>
      </w:r>
      <w:r>
        <w:rPr>
          <w:rFonts w:hint="cs"/>
          <w:rtl/>
        </w:rPr>
        <w:t>"</w:t>
      </w:r>
      <w:r w:rsidR="00261B7C">
        <w:rPr>
          <w:rFonts w:hint="cs"/>
          <w:rtl/>
        </w:rPr>
        <w:t>אלה שהעונג שלהן הוא</w:t>
      </w:r>
      <w:r w:rsidR="00F34ABE">
        <w:rPr>
          <w:rFonts w:hint="cs"/>
          <w:rtl/>
        </w:rPr>
        <w:t xml:space="preserve"> </w:t>
      </w:r>
      <w:r w:rsidR="004627AB" w:rsidRPr="00CD067C">
        <w:rPr>
          <w:rFonts w:hint="cs"/>
          <w:rtl/>
        </w:rPr>
        <w:t>סיפור חיים קשה שנגמר טוב.</w:t>
      </w:r>
      <w:r>
        <w:rPr>
          <w:rFonts w:hint="cs"/>
          <w:rtl/>
        </w:rPr>
        <w:t>"</w:t>
      </w:r>
    </w:p>
    <w:p w14:paraId="34694E97" w14:textId="77777777" w:rsidR="00FE492D" w:rsidRDefault="00FE492D" w:rsidP="00250000">
      <w:pPr>
        <w:rPr>
          <w:rtl/>
        </w:rPr>
      </w:pPr>
      <w:r>
        <w:rPr>
          <w:rFonts w:hint="cs"/>
          <w:rtl/>
        </w:rPr>
        <w:t>"סיפור חיים קשה?"</w:t>
      </w:r>
    </w:p>
    <w:p w14:paraId="46F8B99E" w14:textId="77777777" w:rsidR="00FE492D" w:rsidRDefault="00FE492D" w:rsidP="00FE492D">
      <w:pPr>
        <w:rPr>
          <w:rtl/>
        </w:rPr>
      </w:pPr>
      <w:r>
        <w:rPr>
          <w:rFonts w:hint="cs"/>
          <w:rtl/>
        </w:rPr>
        <w:t xml:space="preserve">"כמו </w:t>
      </w:r>
      <w:r w:rsidR="004627AB" w:rsidRPr="00CD067C">
        <w:rPr>
          <w:rFonts w:hint="cs"/>
          <w:rtl/>
        </w:rPr>
        <w:t>חולה קשה שמחלים</w:t>
      </w:r>
      <w:r>
        <w:rPr>
          <w:rFonts w:hint="cs"/>
          <w:rtl/>
        </w:rPr>
        <w:t>."</w:t>
      </w:r>
    </w:p>
    <w:p w14:paraId="4EF5B62B" w14:textId="77777777" w:rsidR="004627AB" w:rsidRPr="00CD067C" w:rsidRDefault="00FE492D" w:rsidP="00FE492D">
      <w:pPr>
        <w:rPr>
          <w:rtl/>
        </w:rPr>
      </w:pPr>
      <w:r>
        <w:rPr>
          <w:rFonts w:hint="cs"/>
          <w:rtl/>
        </w:rPr>
        <w:t>"</w:t>
      </w:r>
      <w:r w:rsidRPr="00CD067C">
        <w:rPr>
          <w:rFonts w:hint="cs"/>
          <w:rtl/>
        </w:rPr>
        <w:t>חולה קשה שמחלים</w:t>
      </w:r>
      <w:r w:rsidR="004627AB" w:rsidRPr="00CD067C">
        <w:rPr>
          <w:rFonts w:hint="cs"/>
          <w:rtl/>
        </w:rPr>
        <w:t xml:space="preserve"> </w:t>
      </w:r>
      <w:r>
        <w:rPr>
          <w:rFonts w:hint="cs"/>
          <w:rtl/>
        </w:rPr>
        <w:t>הוא עבורן</w:t>
      </w:r>
      <w:r w:rsidR="004627AB" w:rsidRPr="00CD067C">
        <w:rPr>
          <w:rFonts w:hint="cs"/>
          <w:rtl/>
        </w:rPr>
        <w:t xml:space="preserve"> אקסטזה</w:t>
      </w:r>
      <w:r>
        <w:rPr>
          <w:rFonts w:hint="cs"/>
          <w:rtl/>
        </w:rPr>
        <w:t>," גידי אמר</w:t>
      </w:r>
      <w:r w:rsidR="004627AB" w:rsidRPr="00CD067C">
        <w:rPr>
          <w:rFonts w:hint="cs"/>
          <w:rtl/>
        </w:rPr>
        <w:t xml:space="preserve">. </w:t>
      </w:r>
      <w:r>
        <w:rPr>
          <w:rFonts w:hint="cs"/>
          <w:rtl/>
        </w:rPr>
        <w:t>"</w:t>
      </w:r>
      <w:r w:rsidR="004627AB" w:rsidRPr="00CD067C">
        <w:rPr>
          <w:rFonts w:hint="cs"/>
          <w:rtl/>
        </w:rPr>
        <w:t xml:space="preserve">זונה שחזרה למוטב </w:t>
      </w:r>
      <w:r w:rsidR="004627AB" w:rsidRPr="00CD067C">
        <w:rPr>
          <w:rtl/>
        </w:rPr>
        <w:t>–</w:t>
      </w:r>
      <w:r w:rsidR="004627AB" w:rsidRPr="00CD067C">
        <w:rPr>
          <w:rFonts w:hint="cs"/>
          <w:rtl/>
        </w:rPr>
        <w:t xml:space="preserve"> אורגזמה. אי צדק שמסתדר </w:t>
      </w:r>
      <w:r w:rsidR="004627AB" w:rsidRPr="00CD067C">
        <w:rPr>
          <w:rtl/>
        </w:rPr>
        <w:t>–</w:t>
      </w:r>
      <w:r w:rsidR="004627AB" w:rsidRPr="00CD067C">
        <w:rPr>
          <w:rFonts w:hint="cs"/>
          <w:rtl/>
        </w:rPr>
        <w:t xml:space="preserve"> לא יודע מה, כי השתמשתי מוקדם מדי בכל הסופרלטיבים."</w:t>
      </w:r>
    </w:p>
    <w:p w14:paraId="435A6C4F" w14:textId="77777777" w:rsidR="004627AB" w:rsidRPr="00CD067C" w:rsidRDefault="004627AB" w:rsidP="00250000">
      <w:pPr>
        <w:rPr>
          <w:rtl/>
        </w:rPr>
      </w:pPr>
      <w:r w:rsidRPr="00CD067C">
        <w:rPr>
          <w:rFonts w:hint="cs"/>
          <w:rtl/>
        </w:rPr>
        <w:t>"מה זה קשור בדיוק?"</w:t>
      </w:r>
    </w:p>
    <w:p w14:paraId="7EF9E09F" w14:textId="77777777" w:rsidR="004627AB" w:rsidRPr="00CD067C" w:rsidRDefault="004627AB" w:rsidP="00FE492D">
      <w:pPr>
        <w:rPr>
          <w:rtl/>
        </w:rPr>
      </w:pPr>
      <w:r w:rsidRPr="00CD067C">
        <w:rPr>
          <w:rFonts w:hint="cs"/>
          <w:rtl/>
        </w:rPr>
        <w:t>"כי הסיפור הכי חרא זה מלחמה. וה</w:t>
      </w:r>
      <w:r w:rsidRPr="00CD067C">
        <w:rPr>
          <w:rtl/>
        </w:rPr>
        <w:t xml:space="preserve">ן מרוצות </w:t>
      </w:r>
      <w:r w:rsidR="00F34ABE">
        <w:rPr>
          <w:rFonts w:hint="cs"/>
          <w:rtl/>
        </w:rPr>
        <w:t>כ</w:t>
      </w:r>
      <w:r w:rsidRPr="00CD067C">
        <w:rPr>
          <w:rtl/>
        </w:rPr>
        <w:t xml:space="preserve">שהמלחמה נגמרת </w:t>
      </w:r>
      <w:r w:rsidR="00FE492D">
        <w:rPr>
          <w:rFonts w:hint="cs"/>
          <w:rtl/>
        </w:rPr>
        <w:t xml:space="preserve">ואנחנו מנצחים וזה </w:t>
      </w:r>
      <w:r w:rsidR="00F34ABE">
        <w:rPr>
          <w:rFonts w:hint="cs"/>
          <w:rtl/>
        </w:rPr>
        <w:t xml:space="preserve">איכשהו </w:t>
      </w:r>
      <w:r w:rsidRPr="00CD067C">
        <w:rPr>
          <w:rtl/>
        </w:rPr>
        <w:t xml:space="preserve">טוב, כל מלחמה </w:t>
      </w:r>
      <w:r w:rsidRPr="00CD067C">
        <w:rPr>
          <w:rFonts w:hint="cs"/>
          <w:rtl/>
        </w:rPr>
        <w:t xml:space="preserve">עד היום </w:t>
      </w:r>
      <w:r w:rsidRPr="00CD067C">
        <w:rPr>
          <w:rtl/>
        </w:rPr>
        <w:t>נגמר</w:t>
      </w:r>
      <w:r w:rsidRPr="00CD067C">
        <w:rPr>
          <w:rFonts w:hint="cs"/>
          <w:rtl/>
        </w:rPr>
        <w:t>ה מבחינתן</w:t>
      </w:r>
      <w:r w:rsidRPr="00CD067C">
        <w:rPr>
          <w:rtl/>
        </w:rPr>
        <w:t xml:space="preserve"> טוב ומישהו שומר על הגבולות."</w:t>
      </w:r>
    </w:p>
    <w:p w14:paraId="532B305E" w14:textId="77777777" w:rsidR="004627AB" w:rsidRPr="00CD067C" w:rsidRDefault="004627AB" w:rsidP="00250000">
      <w:pPr>
        <w:rPr>
          <w:rtl/>
        </w:rPr>
      </w:pPr>
      <w:r w:rsidRPr="00CD067C">
        <w:rPr>
          <w:rtl/>
        </w:rPr>
        <w:t>"נכון. זה אנחנו."</w:t>
      </w:r>
    </w:p>
    <w:p w14:paraId="3AEB62AF" w14:textId="77777777" w:rsidR="004627AB" w:rsidRPr="00CD067C" w:rsidRDefault="004627AB" w:rsidP="00250000">
      <w:pPr>
        <w:rPr>
          <w:rtl/>
        </w:rPr>
      </w:pPr>
      <w:r w:rsidRPr="00CD067C">
        <w:rPr>
          <w:rtl/>
        </w:rPr>
        <w:t>"תסתכל בכותרת הראשית של היום: ראש הממשלה אומר, נגן על הגבולות בכל מחיר. אנחנו המחיר, אלכס."</w:t>
      </w:r>
    </w:p>
    <w:p w14:paraId="7335B9EC" w14:textId="77777777" w:rsidR="004627AB" w:rsidRPr="00CD067C" w:rsidRDefault="004627AB" w:rsidP="00250000">
      <w:pPr>
        <w:rPr>
          <w:rtl/>
        </w:rPr>
      </w:pPr>
      <w:r w:rsidRPr="00CD067C">
        <w:rPr>
          <w:rtl/>
        </w:rPr>
        <w:t>"מה אתה רוצה?"</w:t>
      </w:r>
    </w:p>
    <w:p w14:paraId="6F2A9794" w14:textId="702A532B" w:rsidR="00FE492D" w:rsidRDefault="004627AB" w:rsidP="00FE492D">
      <w:pPr>
        <w:rPr>
          <w:rtl/>
        </w:rPr>
      </w:pPr>
      <w:r w:rsidRPr="00CD067C">
        <w:rPr>
          <w:rtl/>
        </w:rPr>
        <w:t>"</w:t>
      </w:r>
      <w:r w:rsidR="00FE492D">
        <w:rPr>
          <w:rFonts w:hint="cs"/>
          <w:rtl/>
        </w:rPr>
        <w:t xml:space="preserve">מה שאתה רואה, </w:t>
      </w:r>
      <w:r w:rsidRPr="00CD067C">
        <w:rPr>
          <w:rtl/>
        </w:rPr>
        <w:t>מזמינים ל</w:t>
      </w:r>
      <w:r w:rsidR="00FE492D">
        <w:rPr>
          <w:rFonts w:hint="cs"/>
          <w:rtl/>
        </w:rPr>
        <w:t>ראיון ב</w:t>
      </w:r>
      <w:r w:rsidR="00C45B28">
        <w:rPr>
          <w:rtl/>
        </w:rPr>
        <w:t>טלוויז</w:t>
      </w:r>
      <w:r w:rsidRPr="00CD067C">
        <w:rPr>
          <w:rtl/>
        </w:rPr>
        <w:t>יה</w:t>
      </w:r>
      <w:r w:rsidR="00E22B5A">
        <w:rPr>
          <w:rtl/>
        </w:rPr>
        <w:t xml:space="preserve"> איזה ילד בן </w:t>
      </w:r>
      <w:r w:rsidR="00E22B5A">
        <w:rPr>
          <w:rFonts w:hint="cs"/>
          <w:rtl/>
        </w:rPr>
        <w:t>תשע-עשרה</w:t>
      </w:r>
      <w:r w:rsidR="00FE492D">
        <w:rPr>
          <w:rFonts w:hint="cs"/>
          <w:rtl/>
        </w:rPr>
        <w:t>."</w:t>
      </w:r>
    </w:p>
    <w:p w14:paraId="50060AEA" w14:textId="77777777" w:rsidR="00FE492D" w:rsidRDefault="00FE492D" w:rsidP="00FE492D">
      <w:pPr>
        <w:rPr>
          <w:rtl/>
        </w:rPr>
      </w:pPr>
      <w:r>
        <w:rPr>
          <w:rFonts w:hint="cs"/>
          <w:rtl/>
        </w:rPr>
        <w:t>"הוא לא ילד," אלכס אמר, "הוא חייל."</w:t>
      </w:r>
    </w:p>
    <w:p w14:paraId="12DDA07B" w14:textId="63E91927" w:rsidR="004627AB" w:rsidRPr="00CD067C" w:rsidRDefault="00FE492D" w:rsidP="00FE492D">
      <w:pPr>
        <w:rPr>
          <w:rtl/>
        </w:rPr>
      </w:pPr>
      <w:r>
        <w:rPr>
          <w:rFonts w:hint="cs"/>
          <w:rtl/>
        </w:rPr>
        <w:t>"חיי</w:t>
      </w:r>
      <w:r w:rsidR="00E22B5A">
        <w:rPr>
          <w:rFonts w:hint="cs"/>
          <w:rtl/>
        </w:rPr>
        <w:t>ל לשעבר, היום הוא רק ילד בן תשע-עשרה</w:t>
      </w:r>
      <w:r>
        <w:rPr>
          <w:rFonts w:hint="cs"/>
          <w:rtl/>
        </w:rPr>
        <w:t xml:space="preserve"> </w:t>
      </w:r>
      <w:r w:rsidR="004627AB" w:rsidRPr="00CD067C">
        <w:rPr>
          <w:rtl/>
        </w:rPr>
        <w:t>קטוע שתי רגליים</w:t>
      </w:r>
      <w:r>
        <w:rPr>
          <w:rFonts w:hint="cs"/>
          <w:rtl/>
        </w:rPr>
        <w:t>.</w:t>
      </w:r>
      <w:r w:rsidR="004627AB" w:rsidRPr="00CD067C">
        <w:rPr>
          <w:rtl/>
        </w:rPr>
        <w:t xml:space="preserve"> ושואלים אותו, מה ה</w:t>
      </w:r>
      <w:r w:rsidR="00C45B28">
        <w:rPr>
          <w:rtl/>
        </w:rPr>
        <w:t>תוכני</w:t>
      </w:r>
      <w:r w:rsidR="004627AB" w:rsidRPr="00CD067C">
        <w:rPr>
          <w:rtl/>
        </w:rPr>
        <w:t>ות שלך לעתיד והוא עונה שהוא מתגבר</w:t>
      </w:r>
      <w:r w:rsidR="00BB7B0A">
        <w:rPr>
          <w:rtl/>
        </w:rPr>
        <w:t xml:space="preserve"> והכול </w:t>
      </w:r>
      <w:r w:rsidR="004627AB" w:rsidRPr="00CD067C">
        <w:rPr>
          <w:rtl/>
        </w:rPr>
        <w:t>יהיה טוב, ו</w:t>
      </w:r>
      <w:r>
        <w:rPr>
          <w:rFonts w:hint="cs"/>
          <w:rtl/>
        </w:rPr>
        <w:t>מכיוון</w:t>
      </w:r>
      <w:r w:rsidR="00BB7B0A">
        <w:rPr>
          <w:rFonts w:hint="cs"/>
          <w:rtl/>
        </w:rPr>
        <w:t xml:space="preserve"> שהכול </w:t>
      </w:r>
      <w:r>
        <w:rPr>
          <w:rFonts w:hint="cs"/>
          <w:rtl/>
        </w:rPr>
        <w:t>יהיה טוב</w:t>
      </w:r>
      <w:r w:rsidR="00E22B5A">
        <w:rPr>
          <w:rFonts w:hint="cs"/>
          <w:rtl/>
        </w:rPr>
        <w:t>,</w:t>
      </w:r>
      <w:r>
        <w:rPr>
          <w:rFonts w:hint="cs"/>
          <w:rtl/>
        </w:rPr>
        <w:t xml:space="preserve"> אלכס </w:t>
      </w:r>
      <w:r w:rsidR="00E22B5A">
        <w:rPr>
          <w:rtl/>
        </w:rPr>
        <w:t>–</w:t>
      </w:r>
      <w:r w:rsidR="00E22B5A">
        <w:rPr>
          <w:rFonts w:hint="cs"/>
          <w:rtl/>
        </w:rPr>
        <w:t xml:space="preserve"> </w:t>
      </w:r>
      <w:r>
        <w:rPr>
          <w:rFonts w:hint="cs"/>
          <w:rtl/>
        </w:rPr>
        <w:t xml:space="preserve">אז </w:t>
      </w:r>
      <w:r w:rsidR="004627AB" w:rsidRPr="00CD067C">
        <w:rPr>
          <w:rtl/>
        </w:rPr>
        <w:t>כל ה</w:t>
      </w:r>
      <w:r w:rsidR="004627AB" w:rsidRPr="00CD067C">
        <w:rPr>
          <w:rFonts w:hint="cs"/>
          <w:rtl/>
        </w:rPr>
        <w:t>דודות</w:t>
      </w:r>
      <w:r>
        <w:rPr>
          <w:rFonts w:hint="cs"/>
          <w:rtl/>
        </w:rPr>
        <w:t xml:space="preserve"> עם דמעות בעיניים,</w:t>
      </w:r>
      <w:r w:rsidR="004627AB" w:rsidRPr="00CD067C">
        <w:rPr>
          <w:rtl/>
        </w:rPr>
        <w:t xml:space="preserve"> </w:t>
      </w:r>
      <w:r w:rsidR="004627AB" w:rsidRPr="00CD067C">
        <w:rPr>
          <w:rFonts w:hint="cs"/>
          <w:rtl/>
        </w:rPr>
        <w:t xml:space="preserve">באקסטזה." </w:t>
      </w:r>
    </w:p>
    <w:p w14:paraId="5B62509F" w14:textId="77777777" w:rsidR="004627AB" w:rsidRDefault="004627AB" w:rsidP="00250000">
      <w:pPr>
        <w:rPr>
          <w:rtl/>
        </w:rPr>
      </w:pPr>
      <w:r w:rsidRPr="00CD067C">
        <w:rPr>
          <w:rtl/>
        </w:rPr>
        <w:t xml:space="preserve">והם, ילדים בני עשרים יצאו למועדונים בירושלים, </w:t>
      </w:r>
      <w:r w:rsidRPr="00CD067C">
        <w:rPr>
          <w:rFonts w:hint="cs"/>
          <w:rtl/>
        </w:rPr>
        <w:t>גם באקסטזה</w:t>
      </w:r>
      <w:r w:rsidRPr="00CD067C">
        <w:rPr>
          <w:rtl/>
        </w:rPr>
        <w:t xml:space="preserve"> ורקדו במשך שעות.</w:t>
      </w:r>
    </w:p>
    <w:p w14:paraId="65BBB79B" w14:textId="77777777" w:rsidR="009429B5" w:rsidRDefault="009429B5" w:rsidP="009429B5">
      <w:pPr>
        <w:rPr>
          <w:rtl/>
        </w:rPr>
      </w:pPr>
      <w:r>
        <w:rPr>
          <w:rFonts w:hint="cs"/>
          <w:rtl/>
        </w:rPr>
        <w:t>הם שיחקו כקבוצה במשחק רב משתתפים באינטרנט, אבל לא הגיעו להישגים ראויים לציון.</w:t>
      </w:r>
    </w:p>
    <w:p w14:paraId="6D7F98F6" w14:textId="77777777" w:rsidR="009429B5" w:rsidRDefault="009429B5" w:rsidP="009429B5">
      <w:pPr>
        <w:rPr>
          <w:rtl/>
        </w:rPr>
      </w:pPr>
      <w:r>
        <w:rPr>
          <w:rFonts w:hint="cs"/>
          <w:rtl/>
        </w:rPr>
        <w:t>בהתחלה גידי אמר, "אוי תודה רבה לך בגללך הרגו אותי,"</w:t>
      </w:r>
    </w:p>
    <w:p w14:paraId="531C0589" w14:textId="77777777" w:rsidR="009429B5" w:rsidRDefault="009429B5" w:rsidP="009429B5">
      <w:pPr>
        <w:rPr>
          <w:rtl/>
        </w:rPr>
      </w:pPr>
      <w:r>
        <w:rPr>
          <w:rFonts w:hint="cs"/>
          <w:rtl/>
        </w:rPr>
        <w:t>"מי הרג אותך?" אלכס שאל [</w:t>
      </w:r>
      <w:r>
        <w:t>rather alarmed</w:t>
      </w:r>
      <w:r>
        <w:rPr>
          <w:rFonts w:hint="cs"/>
          <w:rtl/>
        </w:rPr>
        <w:t xml:space="preserve">] מבוהל למדי, אם כי הרגיש בעצמו די הרוג. </w:t>
      </w:r>
    </w:p>
    <w:p w14:paraId="750D2F75" w14:textId="77777777" w:rsidR="009429B5" w:rsidRDefault="009429B5" w:rsidP="009429B5">
      <w:pPr>
        <w:rPr>
          <w:rtl/>
        </w:rPr>
      </w:pPr>
      <w:r>
        <w:rPr>
          <w:rFonts w:hint="cs"/>
          <w:rtl/>
        </w:rPr>
        <w:t xml:space="preserve">"אין לי מושג מי." </w:t>
      </w:r>
    </w:p>
    <w:p w14:paraId="15E2A1C7" w14:textId="77777777" w:rsidR="009429B5" w:rsidRDefault="009429B5" w:rsidP="009429B5">
      <w:pPr>
        <w:rPr>
          <w:rtl/>
        </w:rPr>
      </w:pPr>
      <w:r>
        <w:rPr>
          <w:rFonts w:hint="cs"/>
          <w:rtl/>
        </w:rPr>
        <w:t xml:space="preserve">וזאת מהשכבה בסיבוב הבא, "מה הולך?" </w:t>
      </w:r>
    </w:p>
    <w:p w14:paraId="326515F4" w14:textId="77777777" w:rsidR="009429B5" w:rsidRDefault="009429B5" w:rsidP="009429B5">
      <w:pPr>
        <w:rPr>
          <w:rtl/>
        </w:rPr>
      </w:pPr>
      <w:r>
        <w:rPr>
          <w:rFonts w:hint="cs"/>
          <w:rtl/>
        </w:rPr>
        <w:t xml:space="preserve">וגידי אחרי עוד פעם, "אוקיי פנאן אחי לא קרה כלום. זה בסדר אחי." </w:t>
      </w:r>
    </w:p>
    <w:p w14:paraId="6B07F021" w14:textId="77777777" w:rsidR="009429B5" w:rsidRDefault="009429B5" w:rsidP="009429B5">
      <w:pPr>
        <w:rPr>
          <w:rtl/>
        </w:rPr>
      </w:pPr>
      <w:r>
        <w:rPr>
          <w:rFonts w:hint="cs"/>
          <w:rtl/>
        </w:rPr>
        <w:t>ואחרי עוד פעם, "נו, חלאס כבר, מספיק!"</w:t>
      </w:r>
    </w:p>
    <w:p w14:paraId="2A940E90" w14:textId="77777777" w:rsidR="009429B5" w:rsidRDefault="009429B5" w:rsidP="009429B5">
      <w:pPr>
        <w:rPr>
          <w:rtl/>
        </w:rPr>
      </w:pPr>
      <w:r>
        <w:rPr>
          <w:rFonts w:hint="cs"/>
          <w:rtl/>
        </w:rPr>
        <w:t>אבל בסיבוב הבא גידי גער בו, "מה נסגר איתך אחי?"</w:t>
      </w:r>
    </w:p>
    <w:p w14:paraId="0CFF656F" w14:textId="77777777" w:rsidR="009429B5" w:rsidRDefault="009429B5" w:rsidP="009429B5">
      <w:pPr>
        <w:rPr>
          <w:rtl/>
        </w:rPr>
      </w:pPr>
      <w:r>
        <w:rPr>
          <w:rFonts w:hint="cs"/>
          <w:rtl/>
        </w:rPr>
        <w:t>הרבה דברים נסגרו. דברים קלילים ומוארים נסגרו.</w:t>
      </w:r>
    </w:p>
    <w:p w14:paraId="3CE312DD" w14:textId="77777777" w:rsidR="009429B5" w:rsidRDefault="009429B5" w:rsidP="009429B5">
      <w:pPr>
        <w:rPr>
          <w:rtl/>
        </w:rPr>
      </w:pPr>
      <w:r>
        <w:rPr>
          <w:rFonts w:hint="cs"/>
          <w:rtl/>
        </w:rPr>
        <w:lastRenderedPageBreak/>
        <w:t xml:space="preserve">"שמע, אנחנו לא בדיוק באותו ראש אחי. זה לא חתירה למגע פה, זה לא העיקרון של מתקרבים לקבוצה הזאת [מפלצת </w:t>
      </w:r>
      <w:r>
        <w:rPr>
          <w:rtl/>
        </w:rPr>
        <w:t>–</w:t>
      </w:r>
      <w:r>
        <w:rPr>
          <w:rFonts w:hint="cs"/>
          <w:rtl/>
        </w:rPr>
        <w:t xml:space="preserve"> איזו???] לפני שעולים בשלבים! תקלוט, אין לך סיכוי נגדם בשלב שאתה נמצא, הם כולם מינימום דאיימונד, אתה מת ככה אחי, אתה לא מבין?"</w:t>
      </w:r>
    </w:p>
    <w:p w14:paraId="6E578352" w14:textId="0BB667F5" w:rsidR="00B447B3" w:rsidRDefault="009429B5" w:rsidP="009429B5">
      <w:pPr>
        <w:rPr>
          <w:rtl/>
        </w:rPr>
      </w:pPr>
      <w:r>
        <w:rPr>
          <w:rtl/>
        </w:rPr>
        <w:t xml:space="preserve">הם </w:t>
      </w:r>
      <w:r>
        <w:rPr>
          <w:rFonts w:hint="cs"/>
          <w:rtl/>
        </w:rPr>
        <w:t>עברו לשחק</w:t>
      </w:r>
      <w:r w:rsidR="004627AB" w:rsidRPr="00CD067C">
        <w:rPr>
          <w:rtl/>
        </w:rPr>
        <w:t xml:space="preserve"> טורניר</w:t>
      </w:r>
      <w:r w:rsidR="00296716">
        <w:rPr>
          <w:rFonts w:hint="cs"/>
          <w:rtl/>
        </w:rPr>
        <w:t xml:space="preserve">ים </w:t>
      </w:r>
      <w:r>
        <w:rPr>
          <w:rFonts w:hint="cs"/>
          <w:rtl/>
        </w:rPr>
        <w:t>בפ</w:t>
      </w:r>
      <w:r w:rsidR="00296716">
        <w:rPr>
          <w:rtl/>
        </w:rPr>
        <w:t>לייסטיישן</w:t>
      </w:r>
      <w:r>
        <w:rPr>
          <w:rFonts w:hint="cs"/>
          <w:rtl/>
        </w:rPr>
        <w:t>, קצרים</w:t>
      </w:r>
      <w:r w:rsidR="00C90C6C">
        <w:rPr>
          <w:rFonts w:hint="cs"/>
          <w:rtl/>
        </w:rPr>
        <w:t xml:space="preserve"> מאוד </w:t>
      </w:r>
      <w:r w:rsidR="004627AB" w:rsidRPr="00CD067C">
        <w:rPr>
          <w:rtl/>
        </w:rPr>
        <w:t xml:space="preserve">כי אלכס הציב את עצמו במצבי התאבדות ונהרג פעם אחר פעם. </w:t>
      </w:r>
      <w:r w:rsidR="00296716">
        <w:rPr>
          <w:rFonts w:hint="cs"/>
          <w:rtl/>
        </w:rPr>
        <w:t xml:space="preserve">"אתה כזה אָפַס במשחק הזה," זאת מהשכבה אמרה, "לא, הוא כזה נוּבּ שאין לך מושג. </w:t>
      </w:r>
      <w:r w:rsidR="00B447B3">
        <w:rPr>
          <w:rFonts w:hint="cs"/>
          <w:rtl/>
        </w:rPr>
        <w:t xml:space="preserve">מה אכפת לך אם אני נשארת </w:t>
      </w:r>
      <w:r w:rsidR="003A31B0">
        <w:rPr>
          <w:rFonts w:hint="cs"/>
          <w:rtl/>
        </w:rPr>
        <w:t xml:space="preserve">כל הזמן </w:t>
      </w:r>
      <w:r w:rsidR="00B447B3">
        <w:rPr>
          <w:rFonts w:hint="cs"/>
          <w:rtl/>
        </w:rPr>
        <w:t xml:space="preserve">בדמות של </w:t>
      </w:r>
      <w:r w:rsidR="003A31B0">
        <w:rPr>
          <w:rFonts w:hint="cs"/>
          <w:rtl/>
        </w:rPr>
        <w:t>הסיני הזה</w:t>
      </w:r>
      <w:r w:rsidR="00B447B3">
        <w:rPr>
          <w:rFonts w:hint="cs"/>
          <w:rtl/>
        </w:rPr>
        <w:t xml:space="preserve">, אני בינכה הורגת אותך תוך פחות מדקה." </w:t>
      </w:r>
    </w:p>
    <w:p w14:paraId="2E55D53B" w14:textId="77777777" w:rsidR="00B447B3" w:rsidRDefault="00B447B3" w:rsidP="00296716">
      <w:pPr>
        <w:rPr>
          <w:rtl/>
        </w:rPr>
      </w:pPr>
      <w:r>
        <w:rPr>
          <w:rFonts w:hint="cs"/>
          <w:rtl/>
        </w:rPr>
        <w:t>"אני רוצה לראות אי</w:t>
      </w:r>
      <w:r w:rsidR="009429B5">
        <w:rPr>
          <w:rFonts w:hint="cs"/>
          <w:rtl/>
        </w:rPr>
        <w:t>ך."</w:t>
      </w:r>
    </w:p>
    <w:p w14:paraId="2DE1F667" w14:textId="0E938A49" w:rsidR="00B447B3" w:rsidRDefault="00B447B3" w:rsidP="00296716">
      <w:pPr>
        <w:rPr>
          <w:rtl/>
        </w:rPr>
      </w:pPr>
      <w:r>
        <w:rPr>
          <w:rFonts w:hint="cs"/>
          <w:rtl/>
        </w:rPr>
        <w:t xml:space="preserve">"הנה, ככה," היא אמרה ותקעה אגרוף אש ישר בחזה שלו. איבריו הפנימיים נצצו באדום כהה </w:t>
      </w:r>
      <w:r w:rsidR="00E22B5A">
        <w:rPr>
          <w:rFonts w:hint="cs"/>
          <w:rtl/>
        </w:rPr>
        <w:t xml:space="preserve">כשנזלו </w:t>
      </w:r>
      <w:r>
        <w:rPr>
          <w:rFonts w:hint="cs"/>
          <w:rtl/>
        </w:rPr>
        <w:t>על מסך ה</w:t>
      </w:r>
      <w:r w:rsidR="00C45B28">
        <w:rPr>
          <w:rFonts w:hint="cs"/>
          <w:rtl/>
        </w:rPr>
        <w:t>טלוויז</w:t>
      </w:r>
      <w:r>
        <w:rPr>
          <w:rFonts w:hint="cs"/>
          <w:rtl/>
        </w:rPr>
        <w:t>יה.</w:t>
      </w:r>
      <w:r w:rsidR="009429B5">
        <w:rPr>
          <w:rFonts w:hint="cs"/>
          <w:rtl/>
        </w:rPr>
        <w:t xml:space="preserve"> "זה מה שרצית לראות?"</w:t>
      </w:r>
    </w:p>
    <w:p w14:paraId="50B68936" w14:textId="77777777" w:rsidR="003A31B0" w:rsidRDefault="003A31B0" w:rsidP="00296716">
      <w:pPr>
        <w:rPr>
          <w:rtl/>
        </w:rPr>
      </w:pPr>
      <w:r>
        <w:rPr>
          <w:rFonts w:hint="cs"/>
          <w:rtl/>
        </w:rPr>
        <w:t>[</w:t>
      </w:r>
      <w:r w:rsidRPr="00296716">
        <w:t>https://www.youtube.com/watch?v=sZYnBxdThvU</w:t>
      </w:r>
      <w:r>
        <w:rPr>
          <w:rFonts w:hint="cs"/>
          <w:rtl/>
        </w:rPr>
        <w:t>]</w:t>
      </w:r>
    </w:p>
    <w:p w14:paraId="05BAB483" w14:textId="77777777" w:rsidR="00D43F96" w:rsidRDefault="00D43F96" w:rsidP="00250000">
      <w:pPr>
        <w:rPr>
          <w:rtl/>
        </w:rPr>
      </w:pPr>
      <w:r>
        <w:rPr>
          <w:rFonts w:hint="cs"/>
          <w:rtl/>
        </w:rPr>
        <w:t>"</w:t>
      </w:r>
      <w:r w:rsidR="009429B5">
        <w:rPr>
          <w:rFonts w:hint="cs"/>
          <w:rtl/>
        </w:rPr>
        <w:t xml:space="preserve">כן, </w:t>
      </w:r>
      <w:r>
        <w:rPr>
          <w:rFonts w:hint="cs"/>
          <w:rtl/>
        </w:rPr>
        <w:t>אני רוצה לראות את הגרפיקה</w:t>
      </w:r>
      <w:r w:rsidR="00B53F94">
        <w:rPr>
          <w:rFonts w:hint="cs"/>
          <w:rtl/>
        </w:rPr>
        <w:t>.</w:t>
      </w:r>
      <w:r>
        <w:rPr>
          <w:rFonts w:hint="cs"/>
          <w:rtl/>
        </w:rPr>
        <w:t>"</w:t>
      </w:r>
    </w:p>
    <w:p w14:paraId="66ABBB89" w14:textId="77777777" w:rsidR="00D43F96" w:rsidRDefault="00D43F96" w:rsidP="00250000">
      <w:pPr>
        <w:rPr>
          <w:rtl/>
        </w:rPr>
      </w:pPr>
      <w:r>
        <w:rPr>
          <w:rFonts w:hint="cs"/>
          <w:rtl/>
        </w:rPr>
        <w:t>"איזה גרפיקה?"</w:t>
      </w:r>
    </w:p>
    <w:p w14:paraId="65466E94" w14:textId="77777777" w:rsidR="00B53F94" w:rsidRDefault="00B53F94" w:rsidP="00250000">
      <w:pPr>
        <w:rPr>
          <w:rtl/>
        </w:rPr>
      </w:pPr>
      <w:r>
        <w:rPr>
          <w:rFonts w:hint="cs"/>
          <w:rtl/>
        </w:rPr>
        <w:t>"הגרפיקה של המוות."</w:t>
      </w:r>
    </w:p>
    <w:p w14:paraId="5A0D0E9D" w14:textId="77777777" w:rsidR="0058224D" w:rsidRDefault="0058224D" w:rsidP="00250000">
      <w:pPr>
        <w:rPr>
          <w:rtl/>
        </w:rPr>
      </w:pPr>
      <w:r>
        <w:rPr>
          <w:rFonts w:hint="cs"/>
          <w:rtl/>
        </w:rPr>
        <w:t xml:space="preserve">"מה זה מעניין החלק הזה? אם אתה משחק טוב </w:t>
      </w:r>
      <w:r w:rsidR="00E22B5A">
        <w:rPr>
          <w:rtl/>
        </w:rPr>
        <w:t>–</w:t>
      </w:r>
      <w:r w:rsidR="00E22B5A">
        <w:rPr>
          <w:rFonts w:hint="cs"/>
          <w:rtl/>
        </w:rPr>
        <w:t xml:space="preserve"> </w:t>
      </w:r>
      <w:r>
        <w:rPr>
          <w:rFonts w:hint="cs"/>
          <w:rtl/>
        </w:rPr>
        <w:t>לעולם לא תגיע לשם."</w:t>
      </w:r>
    </w:p>
    <w:p w14:paraId="41F677A0" w14:textId="77777777" w:rsidR="0058224D" w:rsidRDefault="0058224D" w:rsidP="00250000">
      <w:pPr>
        <w:rPr>
          <w:rtl/>
        </w:rPr>
      </w:pPr>
      <w:r>
        <w:rPr>
          <w:rFonts w:hint="cs"/>
          <w:rtl/>
        </w:rPr>
        <w:t>"בכל זאת תגיע פעם. צריך לראות שגם בזה הם השקיעו."</w:t>
      </w:r>
    </w:p>
    <w:p w14:paraId="2757FFC1" w14:textId="77777777" w:rsidR="00B53F94" w:rsidRDefault="00D43F96" w:rsidP="00250000">
      <w:pPr>
        <w:rPr>
          <w:rtl/>
        </w:rPr>
      </w:pPr>
      <w:r>
        <w:rPr>
          <w:rFonts w:hint="cs"/>
          <w:rtl/>
        </w:rPr>
        <w:t xml:space="preserve">"משחק מחשב לא עובר את הסף </w:t>
      </w:r>
      <w:r w:rsidR="00B53F94">
        <w:rPr>
          <w:rFonts w:hint="cs"/>
          <w:rtl/>
        </w:rPr>
        <w:t xml:space="preserve">שלך </w:t>
      </w:r>
      <w:r>
        <w:rPr>
          <w:rFonts w:hint="cs"/>
          <w:rtl/>
        </w:rPr>
        <w:t>עד ש</w:t>
      </w:r>
      <w:r w:rsidR="00B53F94">
        <w:rPr>
          <w:rFonts w:hint="cs"/>
          <w:rtl/>
        </w:rPr>
        <w:t xml:space="preserve">אתה מוודא את הרמה של </w:t>
      </w:r>
      <w:r>
        <w:rPr>
          <w:rFonts w:hint="cs"/>
          <w:rtl/>
        </w:rPr>
        <w:t>הגרפיקה של איך שהאדם מת</w:t>
      </w:r>
      <w:r w:rsidR="00B53F94">
        <w:rPr>
          <w:rFonts w:hint="cs"/>
          <w:rtl/>
        </w:rPr>
        <w:t>?"</w:t>
      </w:r>
    </w:p>
    <w:p w14:paraId="75FB65A7" w14:textId="77777777" w:rsidR="00B53F94" w:rsidRDefault="00B53F94" w:rsidP="00250000">
      <w:pPr>
        <w:rPr>
          <w:rtl/>
        </w:rPr>
      </w:pPr>
      <w:r>
        <w:rPr>
          <w:rFonts w:hint="cs"/>
          <w:rtl/>
        </w:rPr>
        <w:t>"כן, בדיוק."</w:t>
      </w:r>
    </w:p>
    <w:p w14:paraId="4877B001" w14:textId="77777777" w:rsidR="00D43F96" w:rsidRDefault="00B53F94" w:rsidP="00250000">
      <w:pPr>
        <w:rPr>
          <w:rtl/>
        </w:rPr>
      </w:pPr>
      <w:r>
        <w:rPr>
          <w:rFonts w:hint="cs"/>
          <w:rtl/>
        </w:rPr>
        <w:t>"</w:t>
      </w:r>
      <w:r w:rsidR="00D43F96">
        <w:rPr>
          <w:rFonts w:hint="cs"/>
          <w:rtl/>
        </w:rPr>
        <w:t>שדם משפריץ והקרביים</w:t>
      </w:r>
      <w:r w:rsidR="00E22B5A">
        <w:rPr>
          <w:rFonts w:hint="cs"/>
          <w:rtl/>
        </w:rPr>
        <w:t xml:space="preserve"> נשפכים</w:t>
      </w:r>
      <w:r>
        <w:rPr>
          <w:rFonts w:hint="cs"/>
          <w:rtl/>
        </w:rPr>
        <w:t xml:space="preserve"> באופן ריאליסטי?</w:t>
      </w:r>
      <w:r w:rsidR="00D43F96">
        <w:rPr>
          <w:rFonts w:hint="cs"/>
          <w:rtl/>
        </w:rPr>
        <w:t>"</w:t>
      </w:r>
    </w:p>
    <w:p w14:paraId="32A7E56A" w14:textId="77777777" w:rsidR="004627AB" w:rsidRPr="00CD067C" w:rsidRDefault="00567936" w:rsidP="00250000">
      <w:pPr>
        <w:rPr>
          <w:rtl/>
        </w:rPr>
      </w:pPr>
      <w:r>
        <w:rPr>
          <w:rFonts w:hint="cs"/>
          <w:rtl/>
        </w:rPr>
        <w:t>לאחר מכן</w:t>
      </w:r>
      <w:r w:rsidR="00D43F96">
        <w:rPr>
          <w:rFonts w:hint="cs"/>
          <w:rtl/>
        </w:rPr>
        <w:t xml:space="preserve"> </w:t>
      </w:r>
      <w:r w:rsidR="004627AB" w:rsidRPr="00CD067C">
        <w:rPr>
          <w:rtl/>
        </w:rPr>
        <w:t xml:space="preserve">גידי לא אמר דבר, הוא פחד מהמבט בעיניו של אלכס. </w:t>
      </w:r>
    </w:p>
    <w:p w14:paraId="6E18DF2F" w14:textId="77777777" w:rsidR="004627AB" w:rsidRPr="00CD067C" w:rsidRDefault="004627AB" w:rsidP="00250000">
      <w:pPr>
        <w:rPr>
          <w:rtl/>
        </w:rPr>
      </w:pPr>
    </w:p>
    <w:p w14:paraId="4B36F972" w14:textId="77777777" w:rsidR="004627AB" w:rsidRPr="00CD067C" w:rsidRDefault="004627AB" w:rsidP="00E9170B">
      <w:pPr>
        <w:rPr>
          <w:rtl/>
        </w:rPr>
      </w:pPr>
      <w:r w:rsidRPr="00CD067C">
        <w:rPr>
          <w:rtl/>
        </w:rPr>
        <w:t xml:space="preserve">ביום שישי בבוקר, עבדה </w:t>
      </w:r>
      <w:r w:rsidR="00130EA6">
        <w:rPr>
          <w:rFonts w:hint="cs"/>
          <w:rtl/>
        </w:rPr>
        <w:t>באורוות הסוסים</w:t>
      </w:r>
      <w:r w:rsidRPr="00CD067C">
        <w:rPr>
          <w:rtl/>
        </w:rPr>
        <w:t xml:space="preserve"> מתנדבת מצרפת. היא העמיסה חבילות חציר בזרועותיה, היא ח</w:t>
      </w:r>
      <w:r w:rsidRPr="00CD067C">
        <w:rPr>
          <w:rFonts w:hint="cs"/>
          <w:rtl/>
        </w:rPr>
        <w:t>י</w:t>
      </w:r>
      <w:r w:rsidRPr="00CD067C">
        <w:rPr>
          <w:rtl/>
        </w:rPr>
        <w:t>בר</w:t>
      </w:r>
      <w:r w:rsidRPr="00CD067C">
        <w:rPr>
          <w:rFonts w:hint="cs"/>
          <w:rtl/>
        </w:rPr>
        <w:t>ה</w:t>
      </w:r>
      <w:r w:rsidRPr="00CD067C">
        <w:rPr>
          <w:rtl/>
        </w:rPr>
        <w:t xml:space="preserve"> את האוכפים</w:t>
      </w:r>
      <w:r w:rsidR="002508DB">
        <w:rPr>
          <w:rFonts w:hint="cs"/>
          <w:rtl/>
        </w:rPr>
        <w:t xml:space="preserve"> לסוסים ש</w:t>
      </w:r>
      <w:r w:rsidR="00E9170B">
        <w:rPr>
          <w:rFonts w:hint="cs"/>
          <w:rtl/>
        </w:rPr>
        <w:t>נ</w:t>
      </w:r>
      <w:r w:rsidR="002508DB">
        <w:rPr>
          <w:rFonts w:hint="cs"/>
          <w:rtl/>
        </w:rPr>
        <w:t>בחרו</w:t>
      </w:r>
      <w:r w:rsidR="00E9170B">
        <w:rPr>
          <w:rFonts w:hint="cs"/>
          <w:rtl/>
        </w:rPr>
        <w:t xml:space="preserve"> לרכיבה</w:t>
      </w:r>
      <w:r w:rsidRPr="00CD067C">
        <w:rPr>
          <w:rtl/>
        </w:rPr>
        <w:t xml:space="preserve">. אלכס ניסה לעזור לה </w:t>
      </w:r>
      <w:r w:rsidR="00E9170B">
        <w:rPr>
          <w:rFonts w:hint="cs"/>
          <w:rtl/>
        </w:rPr>
        <w:t>להעמיס</w:t>
      </w:r>
      <w:r w:rsidRPr="00CD067C">
        <w:rPr>
          <w:rtl/>
        </w:rPr>
        <w:t xml:space="preserve"> חבילות קציר וזה קשה! הן </w:t>
      </w:r>
      <w:r w:rsidRPr="00CD067C">
        <w:rPr>
          <w:rFonts w:hint="cs"/>
          <w:rtl/>
        </w:rPr>
        <w:t xml:space="preserve">היו </w:t>
      </w:r>
      <w:r w:rsidRPr="00CD067C">
        <w:rPr>
          <w:rtl/>
        </w:rPr>
        <w:t xml:space="preserve">כבדות. </w:t>
      </w:r>
    </w:p>
    <w:p w14:paraId="170C6F7F" w14:textId="305D38F5" w:rsidR="004627AB" w:rsidRPr="00CD067C" w:rsidRDefault="004627AB" w:rsidP="00E9170B">
      <w:pPr>
        <w:rPr>
          <w:rtl/>
        </w:rPr>
      </w:pPr>
      <w:r w:rsidRPr="00CD067C">
        <w:rPr>
          <w:rtl/>
        </w:rPr>
        <w:t xml:space="preserve">הוא </w:t>
      </w:r>
      <w:r w:rsidRPr="00CD067C">
        <w:rPr>
          <w:rFonts w:hint="cs"/>
          <w:rtl/>
        </w:rPr>
        <w:t>ראה</w:t>
      </w:r>
      <w:r w:rsidRPr="00CD067C">
        <w:rPr>
          <w:rtl/>
        </w:rPr>
        <w:t xml:space="preserve"> אותה שוב בערב,</w:t>
      </w:r>
      <w:r w:rsidR="00E9170B">
        <w:rPr>
          <w:rtl/>
        </w:rPr>
        <w:t xml:space="preserve"> כשישבה על מדרגות חדר האוכל בחב</w:t>
      </w:r>
      <w:r w:rsidRPr="00CD067C">
        <w:rPr>
          <w:rtl/>
        </w:rPr>
        <w:t>ר</w:t>
      </w:r>
      <w:r w:rsidR="00E9170B">
        <w:rPr>
          <w:rFonts w:hint="cs"/>
          <w:rtl/>
        </w:rPr>
        <w:t>ת</w:t>
      </w:r>
      <w:r w:rsidRPr="00CD067C">
        <w:rPr>
          <w:rtl/>
        </w:rPr>
        <w:t xml:space="preserve"> שאר המתנדבים, לאחר ארוחת ליל שבת, </w:t>
      </w:r>
      <w:r w:rsidR="00996623">
        <w:rPr>
          <w:rFonts w:hint="cs"/>
          <w:rtl/>
        </w:rPr>
        <w:t xml:space="preserve">מלכודות הזבובים על העצים מסביב היו עמוסות והיא </w:t>
      </w:r>
      <w:r w:rsidRPr="00CD067C">
        <w:rPr>
          <w:rtl/>
        </w:rPr>
        <w:t>ע</w:t>
      </w:r>
      <w:r w:rsidR="00130EA6">
        <w:rPr>
          <w:rFonts w:hint="cs"/>
          <w:rtl/>
        </w:rPr>
        <w:t>י</w:t>
      </w:r>
      <w:r w:rsidR="00130EA6">
        <w:rPr>
          <w:rtl/>
        </w:rPr>
        <w:t>שנ</w:t>
      </w:r>
      <w:r w:rsidR="00130EA6">
        <w:rPr>
          <w:rFonts w:hint="cs"/>
          <w:rtl/>
        </w:rPr>
        <w:t>ה</w:t>
      </w:r>
      <w:r w:rsidRPr="00CD067C">
        <w:rPr>
          <w:rtl/>
        </w:rPr>
        <w:t xml:space="preserve"> מקטרת. </w:t>
      </w:r>
      <w:r w:rsidR="00C76774">
        <w:rPr>
          <w:rFonts w:hint="cs"/>
          <w:rtl/>
        </w:rPr>
        <w:t>[</w:t>
      </w:r>
      <w:r w:rsidRPr="00CD067C">
        <w:rPr>
          <w:rtl/>
        </w:rPr>
        <w:t xml:space="preserve">היא </w:t>
      </w:r>
      <w:r w:rsidR="001C5A04">
        <w:rPr>
          <w:rtl/>
        </w:rPr>
        <w:t>הייתה</w:t>
      </w:r>
      <w:r w:rsidRPr="00CD067C">
        <w:rPr>
          <w:rtl/>
        </w:rPr>
        <w:t xml:space="preserve"> קתולית ומבוגרת מאלכס בכמה שנים. הוא התאהב בה קשות, ליבו נשבר למראה יופיה המושלם.</w:t>
      </w:r>
      <w:r w:rsidR="00C76774">
        <w:rPr>
          <w:rFonts w:hint="cs"/>
          <w:rtl/>
        </w:rPr>
        <w:t>]</w:t>
      </w:r>
    </w:p>
    <w:p w14:paraId="531E0FE3" w14:textId="4F4FEED8" w:rsidR="004627AB" w:rsidRDefault="004627AB" w:rsidP="00025B68">
      <w:pPr>
        <w:rPr>
          <w:rtl/>
        </w:rPr>
      </w:pPr>
      <w:r w:rsidRPr="00CD067C">
        <w:rPr>
          <w:rtl/>
        </w:rPr>
        <w:t>היא כבר עברה דבר או שניים בחיים, קצינים מהצבא זה נחמד, אבל</w:t>
      </w:r>
      <w:r w:rsidR="00E9170B">
        <w:rPr>
          <w:rFonts w:hint="cs"/>
          <w:rtl/>
        </w:rPr>
        <w:t xml:space="preserve"> נחמדים</w:t>
      </w:r>
      <w:r w:rsidRPr="00CD067C">
        <w:rPr>
          <w:rtl/>
        </w:rPr>
        <w:t xml:space="preserve"> גם מתנדבים מנורבגיה ומניו</w:t>
      </w:r>
      <w:r w:rsidR="00025B68">
        <w:rPr>
          <w:rFonts w:hint="cs"/>
          <w:rtl/>
        </w:rPr>
        <w:t>-</w:t>
      </w:r>
      <w:r w:rsidRPr="00CD067C">
        <w:rPr>
          <w:rtl/>
        </w:rPr>
        <w:t>זילנד.</w:t>
      </w:r>
    </w:p>
    <w:p w14:paraId="488AA1B8" w14:textId="1DB49A9E" w:rsidR="00405BD9" w:rsidRPr="00CD067C" w:rsidRDefault="00405BD9" w:rsidP="00025B68">
      <w:pPr>
        <w:rPr>
          <w:rtl/>
        </w:rPr>
      </w:pPr>
      <w:r w:rsidRPr="00405BD9">
        <w:rPr>
          <w:rFonts w:cs="Times New Roman"/>
          <w:rtl/>
        </w:rPr>
        <w:t>היא הגיעה מכפר קטן בדרום-מזרח צרפת, והיא סיפרה לו שלא היו מים זורמים בכפר עד שנכנסה לתיכון. ואולי לא זה מה שאמרה לו, הצרפתית שלו נחלשה</w:t>
      </w:r>
      <w:r w:rsidR="00C90C6C">
        <w:rPr>
          <w:rFonts w:cs="Times New Roman"/>
          <w:rtl/>
        </w:rPr>
        <w:t xml:space="preserve"> מאוד </w:t>
      </w:r>
      <w:r w:rsidRPr="00405BD9">
        <w:rPr>
          <w:rFonts w:cs="Times New Roman"/>
          <w:rtl/>
        </w:rPr>
        <w:t xml:space="preserve">ברבות השנים, אם כי </w:t>
      </w:r>
      <w:r w:rsidR="001C5A04">
        <w:rPr>
          <w:rFonts w:cs="Times New Roman"/>
          <w:rtl/>
        </w:rPr>
        <w:t>הייתה</w:t>
      </w:r>
      <w:r w:rsidRPr="00405BD9">
        <w:rPr>
          <w:rFonts w:cs="Times New Roman"/>
          <w:rtl/>
        </w:rPr>
        <w:t xml:space="preserve"> עתידה להתחזק</w:t>
      </w:r>
      <w:r w:rsidR="00C90C6C">
        <w:rPr>
          <w:rFonts w:cs="Times New Roman"/>
          <w:rtl/>
        </w:rPr>
        <w:t xml:space="preserve"> מאוד </w:t>
      </w:r>
      <w:r w:rsidRPr="00405BD9">
        <w:rPr>
          <w:rFonts w:cs="Times New Roman"/>
          <w:rtl/>
        </w:rPr>
        <w:t>בקרוב.</w:t>
      </w:r>
    </w:p>
    <w:p w14:paraId="43544C82" w14:textId="5207C474" w:rsidR="004627AB" w:rsidRDefault="002508DB" w:rsidP="00025B68">
      <w:pPr>
        <w:rPr>
          <w:rtl/>
        </w:rPr>
      </w:pPr>
      <w:r>
        <w:rPr>
          <w:rtl/>
        </w:rPr>
        <w:t xml:space="preserve">הם </w:t>
      </w:r>
      <w:r>
        <w:rPr>
          <w:rFonts w:hint="cs"/>
          <w:rtl/>
        </w:rPr>
        <w:t>פסעו</w:t>
      </w:r>
      <w:r w:rsidR="004627AB" w:rsidRPr="00CD067C">
        <w:rPr>
          <w:rtl/>
        </w:rPr>
        <w:t xml:space="preserve"> בלילה בשדה הכותנה, </w:t>
      </w:r>
      <w:r w:rsidR="00996623">
        <w:rPr>
          <w:rFonts w:hint="cs"/>
          <w:rtl/>
        </w:rPr>
        <w:t>הצרצרים דינדנו את הלילה קדימה ואחורה במשרעת קטנה ו</w:t>
      </w:r>
      <w:r w:rsidR="00C76774">
        <w:rPr>
          <w:rtl/>
        </w:rPr>
        <w:t xml:space="preserve">הפנים של אלכס פרחו </w:t>
      </w:r>
      <w:r w:rsidR="00C76774">
        <w:rPr>
          <w:rFonts w:hint="cs"/>
          <w:rtl/>
        </w:rPr>
        <w:t>ב</w:t>
      </w:r>
      <w:r w:rsidR="00C76774">
        <w:rPr>
          <w:rtl/>
        </w:rPr>
        <w:t xml:space="preserve">אלפי פצעונים קטנטנים בשל רגישות זמנית שפיתח לצבעי </w:t>
      </w:r>
      <w:r w:rsidR="004627AB" w:rsidRPr="00CD067C">
        <w:rPr>
          <w:rtl/>
        </w:rPr>
        <w:t xml:space="preserve">הסוואה שמרח בשכבות נדיבות על פניו בלילות המארבים </w:t>
      </w:r>
      <w:r w:rsidR="00C76774">
        <w:rPr>
          <w:rtl/>
        </w:rPr>
        <w:t>בצבא, ולא תמיד טרח להסיר</w:t>
      </w:r>
      <w:r w:rsidR="00025B68">
        <w:rPr>
          <w:rFonts w:hint="cs"/>
          <w:rtl/>
        </w:rPr>
        <w:t xml:space="preserve"> </w:t>
      </w:r>
      <w:r w:rsidR="00025B68">
        <w:rPr>
          <w:rtl/>
        </w:rPr>
        <w:t>–</w:t>
      </w:r>
      <w:r w:rsidR="004627AB" w:rsidRPr="00CD067C">
        <w:rPr>
          <w:rtl/>
        </w:rPr>
        <w:t xml:space="preserve"> </w:t>
      </w:r>
      <w:r w:rsidR="00F06A3F">
        <w:rPr>
          <w:rtl/>
        </w:rPr>
        <w:t>עכשיו</w:t>
      </w:r>
      <w:r w:rsidR="004627AB" w:rsidRPr="00CD067C">
        <w:rPr>
          <w:rtl/>
        </w:rPr>
        <w:t xml:space="preserve"> שילם את המחיר ונראה גרוע </w:t>
      </w:r>
      <w:r w:rsidR="004627AB" w:rsidRPr="00CD067C">
        <w:rPr>
          <w:rFonts w:hint="cs"/>
          <w:rtl/>
        </w:rPr>
        <w:t xml:space="preserve">יותר </w:t>
      </w:r>
      <w:r w:rsidR="004627AB" w:rsidRPr="00CD067C">
        <w:rPr>
          <w:rtl/>
        </w:rPr>
        <w:t>מתיכוניסט בתול ונלהב, הוא שתק בטר</w:t>
      </w:r>
      <w:r w:rsidR="00F35749">
        <w:rPr>
          <w:rFonts w:hint="cs"/>
          <w:rtl/>
        </w:rPr>
        <w:t>א</w:t>
      </w:r>
      <w:r w:rsidR="004627AB" w:rsidRPr="00CD067C">
        <w:rPr>
          <w:rtl/>
        </w:rPr>
        <w:t xml:space="preserve">גיות ועורה </w:t>
      </w:r>
      <w:r w:rsidR="00B20E78">
        <w:rPr>
          <w:rFonts w:hint="cs"/>
          <w:rtl/>
        </w:rPr>
        <w:t xml:space="preserve">היה </w:t>
      </w:r>
      <w:r w:rsidR="004627AB" w:rsidRPr="00CD067C">
        <w:rPr>
          <w:rtl/>
        </w:rPr>
        <w:t xml:space="preserve">בוהק, מושלם באור הירח. הוא השתוקק לרכון מעליה, ללקק את צלב הזהב הקטן </w:t>
      </w:r>
      <w:r w:rsidR="00783ED4">
        <w:rPr>
          <w:rtl/>
        </w:rPr>
        <w:t xml:space="preserve">שענדה סביב </w:t>
      </w:r>
      <w:r w:rsidR="00271F95">
        <w:rPr>
          <w:rtl/>
        </w:rPr>
        <w:t>צוואר</w:t>
      </w:r>
      <w:r w:rsidR="00783ED4">
        <w:rPr>
          <w:rtl/>
        </w:rPr>
        <w:t>ה תלוי משרשרת</w:t>
      </w:r>
      <w:r w:rsidR="004627AB" w:rsidRPr="00CD067C">
        <w:rPr>
          <w:rtl/>
        </w:rPr>
        <w:t xml:space="preserve"> דקיקה</w:t>
      </w:r>
      <w:r w:rsidR="004627AB" w:rsidRPr="00CD067C">
        <w:rPr>
          <w:rFonts w:hint="cs"/>
          <w:rtl/>
        </w:rPr>
        <w:t xml:space="preserve"> </w:t>
      </w:r>
      <w:r w:rsidR="004627AB" w:rsidRPr="00CD067C">
        <w:rPr>
          <w:rtl/>
        </w:rPr>
        <w:t>שרועה בין חמוקיה, מתרפסת על קווי המתאר הרכים שלה. ה</w:t>
      </w:r>
      <w:r w:rsidR="004627AB" w:rsidRPr="00CD067C">
        <w:rPr>
          <w:rFonts w:hint="cs"/>
          <w:rtl/>
        </w:rPr>
        <w:t>וא דמיין את הצלב</w:t>
      </w:r>
      <w:r w:rsidR="004627AB" w:rsidRPr="00CD067C">
        <w:rPr>
          <w:rtl/>
        </w:rPr>
        <w:t xml:space="preserve"> חם ומלוח, כמו הגוף שלה.</w:t>
      </w:r>
    </w:p>
    <w:p w14:paraId="1407F74A" w14:textId="77777777" w:rsidR="004F5170" w:rsidRDefault="004F5170" w:rsidP="00250000">
      <w:pPr>
        <w:rPr>
          <w:rtl/>
        </w:rPr>
      </w:pPr>
      <w:r>
        <w:rPr>
          <w:rFonts w:hint="cs"/>
          <w:rtl/>
        </w:rPr>
        <w:t>"</w:t>
      </w:r>
      <w:r w:rsidR="00C76774">
        <w:rPr>
          <w:rFonts w:hint="cs"/>
          <w:rtl/>
        </w:rPr>
        <w:t xml:space="preserve">כל היום </w:t>
      </w:r>
      <w:r>
        <w:rPr>
          <w:rFonts w:hint="cs"/>
          <w:rtl/>
        </w:rPr>
        <w:t>לא הצלחתי להפסיק לחשוב עלייך," הוא הודה</w:t>
      </w:r>
      <w:r w:rsidR="00B931C3">
        <w:rPr>
          <w:rFonts w:hint="cs"/>
          <w:rtl/>
        </w:rPr>
        <w:t xml:space="preserve"> בצרפתית מקרטעת</w:t>
      </w:r>
      <w:r>
        <w:rPr>
          <w:rFonts w:hint="cs"/>
          <w:rtl/>
        </w:rPr>
        <w:t>.</w:t>
      </w:r>
    </w:p>
    <w:p w14:paraId="10A6801E" w14:textId="77777777" w:rsidR="004F5170" w:rsidRPr="00CD067C" w:rsidRDefault="004F5170" w:rsidP="00250000">
      <w:pPr>
        <w:rPr>
          <w:rtl/>
        </w:rPr>
      </w:pPr>
      <w:r>
        <w:rPr>
          <w:rFonts w:hint="cs"/>
          <w:rtl/>
        </w:rPr>
        <w:lastRenderedPageBreak/>
        <w:t>"למה ניסית?"</w:t>
      </w:r>
    </w:p>
    <w:p w14:paraId="5E8DB525" w14:textId="77777777" w:rsidR="004627AB" w:rsidRPr="00CD067C" w:rsidRDefault="004627AB" w:rsidP="00250000">
      <w:pPr>
        <w:rPr>
          <w:rtl/>
        </w:rPr>
      </w:pPr>
      <w:r w:rsidRPr="00CD067C">
        <w:rPr>
          <w:rtl/>
        </w:rPr>
        <w:t>איך ראשו יפול בין שדיה בכבדות, איך הצלב יחדור אל תוך לחיו.</w:t>
      </w:r>
    </w:p>
    <w:p w14:paraId="7D6B39C2" w14:textId="0D7C15FE" w:rsidR="004627AB" w:rsidRPr="00CD067C" w:rsidRDefault="00C76774" w:rsidP="00783ED4">
      <w:pPr>
        <w:rPr>
          <w:rtl/>
        </w:rPr>
      </w:pPr>
      <w:r>
        <w:rPr>
          <w:rtl/>
        </w:rPr>
        <w:t>בפאתי שד</w:t>
      </w:r>
      <w:r>
        <w:rPr>
          <w:rFonts w:hint="cs"/>
          <w:rtl/>
        </w:rPr>
        <w:t>ות</w:t>
      </w:r>
      <w:r w:rsidR="004627AB" w:rsidRPr="00CD067C">
        <w:rPr>
          <w:rtl/>
        </w:rPr>
        <w:t xml:space="preserve"> הכותנה, סמוך למטע האבוקדו, </w:t>
      </w:r>
      <w:r>
        <w:rPr>
          <w:rFonts w:hint="cs"/>
          <w:rtl/>
        </w:rPr>
        <w:t xml:space="preserve">נבח לקראתם </w:t>
      </w:r>
      <w:r w:rsidR="004627AB" w:rsidRPr="00CD067C">
        <w:rPr>
          <w:rtl/>
        </w:rPr>
        <w:t xml:space="preserve">דוברמן עצום </w:t>
      </w:r>
      <w:r w:rsidR="00D54C3E">
        <w:rPr>
          <w:rtl/>
        </w:rPr>
        <w:t>ממד</w:t>
      </w:r>
      <w:r w:rsidR="004627AB" w:rsidRPr="00CD067C">
        <w:rPr>
          <w:rtl/>
        </w:rPr>
        <w:t>ים</w:t>
      </w:r>
      <w:r w:rsidR="00783ED4">
        <w:rPr>
          <w:rFonts w:hint="cs"/>
          <w:rtl/>
        </w:rPr>
        <w:t>,</w:t>
      </w:r>
      <w:r w:rsidR="004627AB" w:rsidRPr="00CD067C">
        <w:rPr>
          <w:rtl/>
        </w:rPr>
        <w:t xml:space="preserve"> קשור לצינור השקיה. "אל תדאג," היא אמרה והתקרבה אליו ללא חשש, "הוא </w:t>
      </w:r>
      <w:r w:rsidR="004627AB" w:rsidRPr="00CD067C">
        <w:rPr>
          <w:rFonts w:hint="cs"/>
          <w:rtl/>
        </w:rPr>
        <w:t xml:space="preserve">כלב </w:t>
      </w:r>
      <w:r w:rsidR="004627AB" w:rsidRPr="00CD067C">
        <w:rPr>
          <w:rtl/>
        </w:rPr>
        <w:t>עד</w:t>
      </w:r>
      <w:r w:rsidR="00783ED4">
        <w:rPr>
          <w:rFonts w:hint="cs"/>
          <w:rtl/>
        </w:rPr>
        <w:t>ִ</w:t>
      </w:r>
      <w:r w:rsidR="004627AB" w:rsidRPr="00CD067C">
        <w:rPr>
          <w:rtl/>
        </w:rPr>
        <w:t>ין, פועל על בטריות."</w:t>
      </w:r>
    </w:p>
    <w:p w14:paraId="1593C835" w14:textId="77777777" w:rsidR="004627AB" w:rsidRPr="00CD067C" w:rsidRDefault="004627AB" w:rsidP="00250000">
      <w:pPr>
        <w:rPr>
          <w:rtl/>
        </w:rPr>
      </w:pPr>
      <w:r w:rsidRPr="00CD067C">
        <w:rPr>
          <w:rtl/>
        </w:rPr>
        <w:t xml:space="preserve">"נראה שהוא פועל על כור גרעיני," אלכס אמר אבל הכלב נרגע לגמרי כשהיא ליטפה אותו. </w:t>
      </w:r>
    </w:p>
    <w:p w14:paraId="61744F20" w14:textId="492AAECC" w:rsidR="004627AB" w:rsidRPr="00CD067C" w:rsidRDefault="004627AB" w:rsidP="00191024">
      <w:pPr>
        <w:rPr>
          <w:rtl/>
        </w:rPr>
      </w:pPr>
      <w:r w:rsidRPr="00CD067C">
        <w:rPr>
          <w:rtl/>
        </w:rPr>
        <w:t xml:space="preserve">אלכס רעד מרוב תשוקה אליה, </w:t>
      </w:r>
      <w:r w:rsidR="004C59E0">
        <w:rPr>
          <w:rtl/>
        </w:rPr>
        <w:t>אוויר</w:t>
      </w:r>
      <w:r w:rsidRPr="00CD067C">
        <w:rPr>
          <w:rtl/>
        </w:rPr>
        <w:t xml:space="preserve"> הלילה הכבד לחץ עליו ב</w:t>
      </w:r>
      <w:r w:rsidR="00191024">
        <w:rPr>
          <w:rFonts w:hint="cs"/>
          <w:rtl/>
        </w:rPr>
        <w:t>משקל</w:t>
      </w:r>
      <w:r w:rsidRPr="00CD067C">
        <w:rPr>
          <w:rtl/>
        </w:rPr>
        <w:t xml:space="preserve"> של אלפי מטרים </w:t>
      </w:r>
      <w:r w:rsidR="00373526">
        <w:rPr>
          <w:rFonts w:hint="cs"/>
          <w:rtl/>
        </w:rPr>
        <w:t xml:space="preserve">מעוקבים </w:t>
      </w:r>
      <w:r w:rsidRPr="00CD067C">
        <w:rPr>
          <w:rtl/>
        </w:rPr>
        <w:t>של אטמוספי</w:t>
      </w:r>
      <w:r w:rsidR="00847A73">
        <w:rPr>
          <w:rtl/>
        </w:rPr>
        <w:t>רה,</w:t>
      </w:r>
      <w:r w:rsidRPr="00CD067C">
        <w:rPr>
          <w:rtl/>
        </w:rPr>
        <w:t xml:space="preserve"> רגליו התקפלו תחתיו והוא קרס לישיבה על השביל המאובק, היא ישבה לצידו, הדוברמן בחיקה, אלכס התפלל</w:t>
      </w:r>
      <w:r w:rsidR="00373526">
        <w:rPr>
          <w:rFonts w:hint="cs"/>
          <w:rtl/>
        </w:rPr>
        <w:t>,</w:t>
      </w:r>
      <w:r w:rsidRPr="00CD067C">
        <w:rPr>
          <w:rtl/>
        </w:rPr>
        <w:t xml:space="preserve"> רק פעם אחת איתה, רק פעם אחת, </w:t>
      </w:r>
      <w:r w:rsidRPr="00CD067C">
        <w:rPr>
          <w:rFonts w:hint="cs"/>
          <w:rtl/>
        </w:rPr>
        <w:t xml:space="preserve">הוא </w:t>
      </w:r>
      <w:r w:rsidRPr="00CD067C">
        <w:rPr>
          <w:rtl/>
        </w:rPr>
        <w:t>השתדל למצא סיבה אחת שתניא אותו מלהקריב את כל חייו לו</w:t>
      </w:r>
      <w:r w:rsidR="00191024">
        <w:rPr>
          <w:rFonts w:hint="cs"/>
          <w:rtl/>
        </w:rPr>
        <w:t xml:space="preserve"> </w:t>
      </w:r>
      <w:r w:rsidRPr="00CD067C">
        <w:rPr>
          <w:rtl/>
        </w:rPr>
        <w:t>יוכל לגעת בה, להצמד אליה, לתת לה לקרוע את בגדיו מעליו...</w:t>
      </w:r>
    </w:p>
    <w:p w14:paraId="460C6F78" w14:textId="77777777" w:rsidR="004627AB" w:rsidRDefault="004627AB" w:rsidP="00250000">
      <w:pPr>
        <w:rPr>
          <w:rtl/>
        </w:rPr>
      </w:pPr>
      <w:r>
        <w:rPr>
          <w:rFonts w:hint="cs"/>
          <w:rtl/>
        </w:rPr>
        <w:t>"אתה חייל," היא אמרה, "מתוכנת למלחמות, מאומן לאלימות."</w:t>
      </w:r>
    </w:p>
    <w:p w14:paraId="661D1733" w14:textId="6FD8C25E" w:rsidR="004627AB" w:rsidRDefault="004627AB" w:rsidP="00B931C3">
      <w:pPr>
        <w:rPr>
          <w:rtl/>
        </w:rPr>
      </w:pPr>
      <w:r>
        <w:rPr>
          <w:rFonts w:hint="cs"/>
          <w:rtl/>
        </w:rPr>
        <w:t>"אני לא אלים."</w:t>
      </w:r>
      <w:r w:rsidR="00230A61">
        <w:rPr>
          <w:rFonts w:hint="cs"/>
          <w:rtl/>
        </w:rPr>
        <w:t xml:space="preserve"> </w:t>
      </w:r>
      <w:r w:rsidR="00D15256">
        <w:rPr>
          <w:rFonts w:hint="cs"/>
          <w:rtl/>
        </w:rPr>
        <w:t xml:space="preserve">למזלו </w:t>
      </w:r>
      <w:r w:rsidR="00230A61">
        <w:rPr>
          <w:rFonts w:hint="cs"/>
          <w:rtl/>
        </w:rPr>
        <w:t>שרירי</w:t>
      </w:r>
      <w:r w:rsidR="00191024">
        <w:rPr>
          <w:rFonts w:hint="cs"/>
          <w:rtl/>
        </w:rPr>
        <w:t xml:space="preserve"> בטנ</w:t>
      </w:r>
      <w:r w:rsidR="00230A61">
        <w:rPr>
          <w:rFonts w:hint="cs"/>
          <w:rtl/>
        </w:rPr>
        <w:t>ו היו חזקים</w:t>
      </w:r>
      <w:r w:rsidR="00C90C6C">
        <w:rPr>
          <w:rFonts w:hint="cs"/>
          <w:rtl/>
        </w:rPr>
        <w:t xml:space="preserve"> מאוד </w:t>
      </w:r>
      <w:r w:rsidR="00B931C3">
        <w:rPr>
          <w:rFonts w:hint="cs"/>
          <w:rtl/>
        </w:rPr>
        <w:t>ומנעו מקיבתו להתהפך בקרבו בשל</w:t>
      </w:r>
      <w:r w:rsidR="00230A61">
        <w:rPr>
          <w:rFonts w:hint="cs"/>
          <w:rtl/>
        </w:rPr>
        <w:t xml:space="preserve"> השקר האיו</w:t>
      </w:r>
      <w:r w:rsidR="008E68DE">
        <w:rPr>
          <w:rFonts w:hint="cs"/>
          <w:rtl/>
        </w:rPr>
        <w:t>ם. לו ידעה מה עשה רק שלוש יממות</w:t>
      </w:r>
      <w:r w:rsidR="00230A61">
        <w:rPr>
          <w:rFonts w:hint="cs"/>
          <w:rtl/>
        </w:rPr>
        <w:t xml:space="preserve"> קודם בשם ה</w:t>
      </w:r>
      <w:r w:rsidR="008E68DE">
        <w:rPr>
          <w:rFonts w:hint="cs"/>
          <w:rtl/>
        </w:rPr>
        <w:t>התמדה בדרך זו כי אין אחרת</w:t>
      </w:r>
      <w:r w:rsidR="00230A61">
        <w:rPr>
          <w:rFonts w:hint="cs"/>
          <w:rtl/>
        </w:rPr>
        <w:t>[עקרונות צה"ל], לו רק הכירה את כל ה</w:t>
      </w:r>
      <w:r w:rsidR="004F5170">
        <w:rPr>
          <w:rFonts w:hint="cs"/>
          <w:rtl/>
        </w:rPr>
        <w:t>ערוצים שנפתח</w:t>
      </w:r>
      <w:r w:rsidR="008E68DE">
        <w:rPr>
          <w:rFonts w:hint="cs"/>
          <w:rtl/>
        </w:rPr>
        <w:t xml:space="preserve">ו עבורו בזמן שירותו הצבאי </w:t>
      </w:r>
      <w:r w:rsidR="004F5170">
        <w:rPr>
          <w:rFonts w:hint="cs"/>
          <w:rtl/>
        </w:rPr>
        <w:t>לנ</w:t>
      </w:r>
      <w:r w:rsidR="008E68DE">
        <w:rPr>
          <w:rFonts w:hint="cs"/>
          <w:rtl/>
        </w:rPr>
        <w:t>י</w:t>
      </w:r>
      <w:r w:rsidR="004F5170">
        <w:rPr>
          <w:rFonts w:hint="cs"/>
          <w:rtl/>
        </w:rPr>
        <w:t>ת</w:t>
      </w:r>
      <w:r w:rsidR="008E68DE">
        <w:rPr>
          <w:rFonts w:hint="cs"/>
          <w:rtl/>
        </w:rPr>
        <w:t>ו</w:t>
      </w:r>
      <w:r w:rsidR="004F5170">
        <w:rPr>
          <w:rFonts w:hint="cs"/>
          <w:rtl/>
        </w:rPr>
        <w:t>ב התוקפנות שבקרבו,</w:t>
      </w:r>
      <w:r w:rsidR="00230A61">
        <w:rPr>
          <w:rFonts w:hint="cs"/>
          <w:rtl/>
        </w:rPr>
        <w:t xml:space="preserve"> על אף רצונו, למרות שיקול דעתו או </w:t>
      </w:r>
      <w:r w:rsidR="008E68DE">
        <w:rPr>
          <w:rFonts w:hint="cs"/>
          <w:rtl/>
        </w:rPr>
        <w:t>שמא</w:t>
      </w:r>
      <w:r w:rsidR="00230A61">
        <w:rPr>
          <w:rFonts w:hint="cs"/>
          <w:rtl/>
        </w:rPr>
        <w:t xml:space="preserve"> </w:t>
      </w:r>
      <w:r w:rsidR="00230A61">
        <w:rPr>
          <w:rtl/>
        </w:rPr>
        <w:t>–</w:t>
      </w:r>
      <w:r w:rsidR="00230A61">
        <w:rPr>
          <w:rFonts w:hint="cs"/>
          <w:rtl/>
        </w:rPr>
        <w:t xml:space="preserve"> בלי להרשות לשום שיקול דעת ל</w:t>
      </w:r>
      <w:r w:rsidR="008E68DE">
        <w:rPr>
          <w:rFonts w:hint="cs"/>
          <w:rtl/>
        </w:rPr>
        <w:t>בצבץ,</w:t>
      </w:r>
      <w:r w:rsidR="00230A61">
        <w:rPr>
          <w:rFonts w:hint="cs"/>
          <w:rtl/>
        </w:rPr>
        <w:t xml:space="preserve"> [כל מני מבצעים לעת ליל] למע</w:t>
      </w:r>
      <w:r w:rsidR="008E68DE">
        <w:rPr>
          <w:rFonts w:hint="cs"/>
          <w:rtl/>
        </w:rPr>
        <w:t>ן תפקודו כישראלי אמיתי, לא סתם כ</w:t>
      </w:r>
      <w:r w:rsidR="00230A61">
        <w:rPr>
          <w:rFonts w:hint="cs"/>
          <w:rtl/>
        </w:rPr>
        <w:t xml:space="preserve">עולה החדש שהגיע מאי שם ויעלם בוודאות ברעש מנועי סילון ברגע שהמצב יפסיק להשביע את דעתו, </w:t>
      </w:r>
      <w:r w:rsidR="008E68DE">
        <w:rPr>
          <w:rFonts w:hint="cs"/>
          <w:rtl/>
        </w:rPr>
        <w:t>[</w:t>
      </w:r>
      <w:r w:rsidR="00230A61">
        <w:rPr>
          <w:rFonts w:hint="cs"/>
          <w:rtl/>
        </w:rPr>
        <w:t>ישראלי ששומר על ישראלים אמיתיים, משגיח עליהם, מישהו שישראלים אמיתיים ו</w:t>
      </w:r>
      <w:r w:rsidR="00B931C3">
        <w:rPr>
          <w:rFonts w:hint="cs"/>
          <w:rtl/>
        </w:rPr>
        <w:t xml:space="preserve">] </w:t>
      </w:r>
      <w:r w:rsidR="0006008B">
        <w:rPr>
          <w:rFonts w:hint="cs"/>
          <w:rtl/>
        </w:rPr>
        <w:t xml:space="preserve">לגמרי לא </w:t>
      </w:r>
      <w:r w:rsidR="00B931C3">
        <w:rPr>
          <w:rFonts w:hint="cs"/>
          <w:rtl/>
        </w:rPr>
        <w:t>ישראלי</w:t>
      </w:r>
      <w:r w:rsidR="00230A61">
        <w:rPr>
          <w:rFonts w:hint="cs"/>
          <w:rtl/>
        </w:rPr>
        <w:t xml:space="preserve"> מזויי</w:t>
      </w:r>
      <w:r w:rsidR="00B931C3">
        <w:rPr>
          <w:rFonts w:hint="cs"/>
          <w:rtl/>
        </w:rPr>
        <w:t>ף</w:t>
      </w:r>
      <w:r w:rsidR="00230A61">
        <w:rPr>
          <w:rFonts w:hint="cs"/>
          <w:rtl/>
        </w:rPr>
        <w:t>, עשוי-ברגע, ישראלי</w:t>
      </w:r>
      <w:r w:rsidR="00B931C3">
        <w:rPr>
          <w:rFonts w:hint="cs"/>
          <w:rtl/>
        </w:rPr>
        <w:t>-אינסטנט בעל</w:t>
      </w:r>
      <w:r w:rsidR="00230A61">
        <w:rPr>
          <w:rFonts w:hint="cs"/>
          <w:rtl/>
        </w:rPr>
        <w:t xml:space="preserve"> מחשבות פרטיות וזדוניות בלשונות נכריות, מפותלות, </w:t>
      </w:r>
      <w:r w:rsidR="00B931C3">
        <w:rPr>
          <w:rFonts w:hint="cs"/>
          <w:rtl/>
        </w:rPr>
        <w:t>במבטא כבד כ</w:t>
      </w:r>
      <w:r w:rsidR="00416931">
        <w:rPr>
          <w:rFonts w:hint="cs"/>
          <w:rtl/>
        </w:rPr>
        <w:t>טיט.</w:t>
      </w:r>
    </w:p>
    <w:p w14:paraId="050FD9BF" w14:textId="77777777" w:rsidR="00F92990" w:rsidRDefault="00F92990" w:rsidP="00250000">
      <w:pPr>
        <w:rPr>
          <w:rtl/>
        </w:rPr>
      </w:pPr>
      <w:r>
        <w:rPr>
          <w:rFonts w:hint="cs"/>
          <w:rtl/>
        </w:rPr>
        <w:t xml:space="preserve">[קלודיה שושא אומרת להנס קסטורפ את דעתה עליו הר הקסמים </w:t>
      </w:r>
      <w:r>
        <w:rPr>
          <w:rFonts w:hint="cs"/>
        </w:rPr>
        <w:t>I</w:t>
      </w:r>
      <w:r>
        <w:rPr>
          <w:rFonts w:hint="cs"/>
          <w:rtl/>
        </w:rPr>
        <w:t xml:space="preserve"> עמ' 344:</w:t>
      </w:r>
    </w:p>
    <w:p w14:paraId="4C211C2C" w14:textId="77777777" w:rsidR="00F92990" w:rsidRDefault="00F92990" w:rsidP="00250000">
      <w:pPr>
        <w:rPr>
          <w:rtl/>
        </w:rPr>
      </w:pPr>
      <w:r>
        <w:rPr>
          <w:rFonts w:hint="cs"/>
          <w:rtl/>
        </w:rPr>
        <w:t>אתה בחור הגון, בן למשפחה טובה, בעל הליכות נעימות, תלמיד צייתן של מחנכיו</w:t>
      </w:r>
    </w:p>
    <w:p w14:paraId="2D42AF22" w14:textId="77777777" w:rsidR="00F92990" w:rsidRDefault="00F92990" w:rsidP="00250000">
      <w:pPr>
        <w:rPr>
          <w:rtl/>
        </w:rPr>
      </w:pPr>
      <w:r>
        <w:t xml:space="preserve">Tu es un petit bonhomme convenable, de bonne famille, </w:t>
      </w:r>
      <w:r w:rsidR="00A130BA">
        <w:t xml:space="preserve">d'un tenue appétissante, </w:t>
      </w:r>
      <w:r>
        <w:t xml:space="preserve">disciple docile </w:t>
      </w:r>
      <w:r w:rsidR="00A130BA">
        <w:t>de ses précepteurs</w:t>
      </w:r>
    </w:p>
    <w:p w14:paraId="72457B72" w14:textId="77777777" w:rsidR="00A130BA" w:rsidRPr="00A130BA" w:rsidRDefault="00A130BA" w:rsidP="00250000">
      <w:pPr>
        <w:rPr>
          <w:rtl/>
        </w:rPr>
      </w:pPr>
      <w:r>
        <w:rPr>
          <w:rFonts w:hint="cs"/>
          <w:rtl/>
        </w:rPr>
        <w:t>הוצאת פנגווין עמ' 341]</w:t>
      </w:r>
    </w:p>
    <w:p w14:paraId="6E9DCB48" w14:textId="77777777" w:rsidR="004627AB" w:rsidRPr="00CD067C" w:rsidRDefault="004627AB" w:rsidP="00B931C3">
      <w:pPr>
        <w:rPr>
          <w:rtl/>
        </w:rPr>
      </w:pPr>
      <w:r w:rsidRPr="00CD067C">
        <w:rPr>
          <w:rtl/>
        </w:rPr>
        <w:t>"</w:t>
      </w:r>
      <w:r w:rsidR="00B931C3">
        <w:rPr>
          <w:rFonts w:hint="cs"/>
          <w:rtl/>
        </w:rPr>
        <w:t>לא רק ב</w:t>
      </w:r>
      <w:r w:rsidRPr="00CD067C">
        <w:rPr>
          <w:rtl/>
        </w:rPr>
        <w:t xml:space="preserve">מלחמה מפגין </w:t>
      </w:r>
      <w:r w:rsidR="00B931C3">
        <w:rPr>
          <w:rFonts w:hint="cs"/>
          <w:rtl/>
        </w:rPr>
        <w:t xml:space="preserve">האדם </w:t>
      </w:r>
      <w:r w:rsidRPr="00CD067C">
        <w:rPr>
          <w:rtl/>
        </w:rPr>
        <w:t>אלימות כלפי סביבתו," היא אמרה. "קח למשל את הכביש."</w:t>
      </w:r>
    </w:p>
    <w:p w14:paraId="368C8790" w14:textId="77777777" w:rsidR="004627AB" w:rsidRPr="00CD067C" w:rsidRDefault="004627AB" w:rsidP="00250000">
      <w:pPr>
        <w:rPr>
          <w:rtl/>
        </w:rPr>
      </w:pPr>
      <w:r w:rsidRPr="00CD067C">
        <w:rPr>
          <w:rtl/>
        </w:rPr>
        <w:t>אלכס לקח את הכביש ואת השביל ואת כל הפיתולים שבדרך.</w:t>
      </w:r>
    </w:p>
    <w:p w14:paraId="48396346" w14:textId="346426D8" w:rsidR="004627AB" w:rsidRDefault="00B931C3" w:rsidP="0006008B">
      <w:pPr>
        <w:rPr>
          <w:rtl/>
        </w:rPr>
      </w:pPr>
      <w:r>
        <w:rPr>
          <w:rtl/>
        </w:rPr>
        <w:t>"</w:t>
      </w:r>
      <w:r>
        <w:rPr>
          <w:rFonts w:hint="cs"/>
          <w:rtl/>
        </w:rPr>
        <w:t>לו</w:t>
      </w:r>
      <w:r w:rsidR="004627AB" w:rsidRPr="00CD067C">
        <w:rPr>
          <w:rtl/>
        </w:rPr>
        <w:t xml:space="preserve"> הייתי ממציאה </w:t>
      </w:r>
      <w:r w:rsidR="0006008B">
        <w:rPr>
          <w:rFonts w:hint="cs"/>
          <w:rtl/>
        </w:rPr>
        <w:t xml:space="preserve">אני </w:t>
      </w:r>
      <w:r w:rsidR="004627AB" w:rsidRPr="00CD067C">
        <w:rPr>
          <w:rtl/>
        </w:rPr>
        <w:t>כל</w:t>
      </w:r>
      <w:r w:rsidR="00F74C68">
        <w:rPr>
          <w:rtl/>
        </w:rPr>
        <w:t>י תחבורה, לעולם לא הייתי מ</w:t>
      </w:r>
      <w:r w:rsidR="0023507C">
        <w:rPr>
          <w:rFonts w:hint="cs"/>
          <w:rtl/>
        </w:rPr>
        <w:t>סתפק</w:t>
      </w:r>
      <w:r w:rsidR="0006008B">
        <w:rPr>
          <w:rFonts w:hint="cs"/>
          <w:rtl/>
        </w:rPr>
        <w:t>ת</w:t>
      </w:r>
      <w:r w:rsidR="0023507C">
        <w:rPr>
          <w:rFonts w:hint="cs"/>
          <w:rtl/>
        </w:rPr>
        <w:t xml:space="preserve"> בפתרון הפשוט ביותר, סלילת כבישים, לעולם לא הייתי מעלה על דעתי את השחצנות והעצלות ש</w:t>
      </w:r>
      <w:r>
        <w:rPr>
          <w:rtl/>
        </w:rPr>
        <w:t>מת</w:t>
      </w:r>
      <w:r w:rsidR="0023507C">
        <w:rPr>
          <w:rFonts w:hint="cs"/>
          <w:rtl/>
        </w:rPr>
        <w:t>י</w:t>
      </w:r>
      <w:r>
        <w:rPr>
          <w:rtl/>
        </w:rPr>
        <w:t>ר</w:t>
      </w:r>
      <w:r w:rsidR="0023507C">
        <w:rPr>
          <w:rFonts w:hint="cs"/>
          <w:rtl/>
        </w:rPr>
        <w:t>ות</w:t>
      </w:r>
      <w:r>
        <w:rPr>
          <w:rtl/>
        </w:rPr>
        <w:t xml:space="preserve"> להרוס את האדמה, לרמוס </w:t>
      </w:r>
      <w:r w:rsidR="004627AB" w:rsidRPr="00CD067C">
        <w:rPr>
          <w:rtl/>
        </w:rPr>
        <w:t>פרחים, לעקור עצים ולהבריח חיות.</w:t>
      </w:r>
      <w:r w:rsidR="0023507C">
        <w:rPr>
          <w:rFonts w:hint="cs"/>
          <w:rtl/>
        </w:rPr>
        <w:t xml:space="preserve"> אולי</w:t>
      </w:r>
      <w:r w:rsidR="004627AB" w:rsidRPr="00CD067C">
        <w:rPr>
          <w:rtl/>
        </w:rPr>
        <w:t xml:space="preserve"> היי</w:t>
      </w:r>
      <w:r>
        <w:rPr>
          <w:rtl/>
        </w:rPr>
        <w:t xml:space="preserve">תי </w:t>
      </w:r>
      <w:r w:rsidR="0023507C">
        <w:rPr>
          <w:rFonts w:hint="cs"/>
          <w:rtl/>
        </w:rPr>
        <w:t xml:space="preserve">משתמשת רק בתוואי שעובר בשממה, אולי הייתי </w:t>
      </w:r>
      <w:r>
        <w:rPr>
          <w:rtl/>
        </w:rPr>
        <w:t>מפתחת</w:t>
      </w:r>
      <w:r w:rsidR="0006008B">
        <w:rPr>
          <w:rFonts w:hint="cs"/>
          <w:rtl/>
        </w:rPr>
        <w:t xml:space="preserve"> כלי</w:t>
      </w:r>
      <w:r>
        <w:rPr>
          <w:rtl/>
        </w:rPr>
        <w:t xml:space="preserve"> רכב שמרחף מעל </w:t>
      </w:r>
      <w:r>
        <w:rPr>
          <w:rFonts w:hint="cs"/>
          <w:rtl/>
        </w:rPr>
        <w:t>הקרקע</w:t>
      </w:r>
      <w:r w:rsidR="004627AB" w:rsidRPr="00CD067C">
        <w:rPr>
          <w:rtl/>
        </w:rPr>
        <w:t xml:space="preserve">, על לחץ </w:t>
      </w:r>
      <w:r w:rsidR="004C59E0">
        <w:rPr>
          <w:rtl/>
        </w:rPr>
        <w:t>אוויר</w:t>
      </w:r>
      <w:r w:rsidR="0023507C">
        <w:rPr>
          <w:rFonts w:hint="cs"/>
          <w:rtl/>
        </w:rPr>
        <w:t>.</w:t>
      </w:r>
      <w:r w:rsidR="004627AB" w:rsidRPr="00CD067C">
        <w:rPr>
          <w:rtl/>
        </w:rPr>
        <w:t>"</w:t>
      </w:r>
    </w:p>
    <w:p w14:paraId="5CA2449A" w14:textId="77777777" w:rsidR="00D15256" w:rsidRDefault="00D15256" w:rsidP="0006008B">
      <w:pPr>
        <w:rPr>
          <w:rtl/>
        </w:rPr>
      </w:pPr>
      <w:r>
        <w:rPr>
          <w:rFonts w:hint="cs"/>
          <w:rtl/>
        </w:rPr>
        <w:t xml:space="preserve">היא הושיטה לו את המקטרת </w:t>
      </w:r>
      <w:r>
        <w:rPr>
          <w:rtl/>
        </w:rPr>
        <w:t>–</w:t>
      </w:r>
      <w:r>
        <w:rPr>
          <w:rFonts w:hint="cs"/>
          <w:rtl/>
        </w:rPr>
        <w:t xml:space="preserve"> [</w:t>
      </w:r>
      <w:r>
        <w:t>stuffed</w:t>
      </w:r>
      <w:r>
        <w:rPr>
          <w:rFonts w:hint="cs"/>
          <w:rtl/>
        </w:rPr>
        <w:t>] בתערובת מעולה של טבק מעורבב-ביד ?????</w:t>
      </w:r>
    </w:p>
    <w:p w14:paraId="582EAF6C" w14:textId="77777777" w:rsidR="00D15256" w:rsidRDefault="00D15256" w:rsidP="0006008B">
      <w:pPr>
        <w:rPr>
          <w:rtl/>
        </w:rPr>
      </w:pPr>
      <w:r>
        <w:rPr>
          <w:rFonts w:hint="cs"/>
          <w:rtl/>
        </w:rPr>
        <w:t xml:space="preserve">[מתוך </w:t>
      </w:r>
      <w:r>
        <w:rPr>
          <w:rtl/>
        </w:rPr>
        <w:t>–</w:t>
      </w:r>
      <w:r>
        <w:rPr>
          <w:rFonts w:hint="cs"/>
          <w:rtl/>
        </w:rPr>
        <w:t xml:space="preserve"> </w:t>
      </w:r>
      <w:r w:rsidRPr="00D15256">
        <w:t>https://www.theguardian.com/books/2015/oct/23/will-self-smoking-tobacco</w:t>
      </w:r>
    </w:p>
    <w:p w14:paraId="120C9628" w14:textId="77777777" w:rsidR="00D15256" w:rsidRDefault="00D15256" w:rsidP="007D5C5C">
      <w:pPr>
        <w:bidi w:val="0"/>
        <w:rPr>
          <w:rtl/>
        </w:rPr>
      </w:pPr>
      <w:r w:rsidRPr="00D15256">
        <w:t>My piping is no longer Pan-like since Dunhill stopped selling its superb hand-blended tobaccos</w:t>
      </w:r>
      <w:r w:rsidRPr="00D15256">
        <w:rPr>
          <w:rFonts w:cs="Times New Roman"/>
          <w:rtl/>
        </w:rPr>
        <w:t>.</w:t>
      </w:r>
    </w:p>
    <w:p w14:paraId="1A67716F" w14:textId="1D3B19BC" w:rsidR="004627AB" w:rsidRPr="00CD067C" w:rsidRDefault="00D15256" w:rsidP="00250000">
      <w:pPr>
        <w:rPr>
          <w:rtl/>
        </w:rPr>
      </w:pPr>
      <w:r>
        <w:rPr>
          <w:rFonts w:hint="cs"/>
          <w:rtl/>
        </w:rPr>
        <w:t>]</w:t>
      </w:r>
      <w:r w:rsidR="008F499E">
        <w:rPr>
          <w:rtl/>
        </w:rPr>
        <w:t>"ואם לחץ ה</w:t>
      </w:r>
      <w:r w:rsidR="004C59E0">
        <w:rPr>
          <w:rtl/>
        </w:rPr>
        <w:t>אוויר</w:t>
      </w:r>
      <w:r w:rsidR="008F499E">
        <w:rPr>
          <w:rtl/>
        </w:rPr>
        <w:t xml:space="preserve"> של</w:t>
      </w:r>
      <w:r w:rsidR="008F499E">
        <w:rPr>
          <w:rFonts w:hint="cs"/>
          <w:rtl/>
        </w:rPr>
        <w:t>ה</w:t>
      </w:r>
      <w:r w:rsidR="004627AB" w:rsidRPr="00CD067C">
        <w:rPr>
          <w:rtl/>
        </w:rPr>
        <w:t xml:space="preserve"> היה מעיף את הנמלים המסכנות?"</w:t>
      </w:r>
      <w:r w:rsidR="000E47AF">
        <w:rPr>
          <w:rFonts w:hint="cs"/>
          <w:rtl/>
        </w:rPr>
        <w:t xml:space="preserve"> הוא התבלבל מדי פעם ודיבר אליה בלשון מנומסת בגוף שלישי, כפי שלמד בתיכון.</w:t>
      </w:r>
    </w:p>
    <w:p w14:paraId="0D775FF5" w14:textId="0B9B981A" w:rsidR="004627AB" w:rsidRDefault="004627AB" w:rsidP="0023507C">
      <w:pPr>
        <w:rPr>
          <w:rtl/>
        </w:rPr>
      </w:pPr>
      <w:r w:rsidRPr="00CD067C">
        <w:rPr>
          <w:rtl/>
        </w:rPr>
        <w:lastRenderedPageBreak/>
        <w:t xml:space="preserve">"אתה לועג לי, אבל </w:t>
      </w:r>
      <w:r w:rsidR="0058053D">
        <w:rPr>
          <w:rFonts w:hint="cs"/>
          <w:rtl/>
        </w:rPr>
        <w:t>זה חלק מאותה יוהרה.</w:t>
      </w:r>
      <w:r w:rsidRPr="00CD067C">
        <w:rPr>
          <w:rtl/>
        </w:rPr>
        <w:t xml:space="preserve"> ומה בדבר תאונות דרכים? מדוע הן מתרחשות? הרי צפיפות הרכבים בכבישים איננה גבוהה </w:t>
      </w:r>
      <w:r w:rsidR="00F97A34">
        <w:rPr>
          <w:rtl/>
        </w:rPr>
        <w:t>כל כך</w:t>
      </w:r>
      <w:r w:rsidRPr="00CD067C">
        <w:rPr>
          <w:rtl/>
        </w:rPr>
        <w:t>. תחשוב למשל על הארבה."</w:t>
      </w:r>
      <w:r w:rsidR="004B59BC">
        <w:rPr>
          <w:rFonts w:hint="cs"/>
          <w:rtl/>
        </w:rPr>
        <w:t xml:space="preserve"> [אולי היו צרצרים בלילה וזה הוביל אותה להזכיר את נחילי הארבה?]</w:t>
      </w:r>
    </w:p>
    <w:p w14:paraId="6B26CF92" w14:textId="2BE9EC02" w:rsidR="00701EB7" w:rsidRDefault="00701EB7" w:rsidP="0023507C">
      <w:pPr>
        <w:rPr>
          <w:rtl/>
        </w:rPr>
      </w:pPr>
      <w:r>
        <w:rPr>
          <w:rFonts w:hint="cs"/>
          <w:rtl/>
        </w:rPr>
        <w:t>[</w:t>
      </w:r>
      <w:r w:rsidRPr="00701EB7">
        <w:rPr>
          <w:rFonts w:cs="Times New Roman"/>
          <w:rtl/>
        </w:rPr>
        <w:t>•</w:t>
      </w:r>
      <w:r w:rsidRPr="00701EB7">
        <w:rPr>
          <w:rFonts w:cs="Times New Roman"/>
          <w:rtl/>
        </w:rPr>
        <w:tab/>
      </w:r>
      <w:r w:rsidRPr="00701EB7">
        <w:t>Locust – there are 80 million per square km</w:t>
      </w:r>
      <w:r w:rsidRPr="00701EB7">
        <w:rPr>
          <w:rFonts w:cs="Times New Roman"/>
          <w:rtl/>
        </w:rPr>
        <w:t xml:space="preserve"> – </w:t>
      </w:r>
      <w:r>
        <w:rPr>
          <w:rFonts w:cs="Times New Roman" w:hint="cs"/>
          <w:rtl/>
        </w:rPr>
        <w:t>לבדוק מאיפה האינפו' הזאת?</w:t>
      </w:r>
    </w:p>
    <w:p w14:paraId="484E0C8F" w14:textId="7544AEBA" w:rsidR="00701EB7" w:rsidRPr="00CD067C" w:rsidRDefault="00701EB7" w:rsidP="0023507C">
      <w:pPr>
        <w:rPr>
          <w:rtl/>
        </w:rPr>
      </w:pPr>
      <w:r>
        <w:rPr>
          <w:rFonts w:hint="cs"/>
          <w:rtl/>
        </w:rPr>
        <w:t>]</w:t>
      </w:r>
    </w:p>
    <w:p w14:paraId="37A8E90F" w14:textId="08898415" w:rsidR="004627AB" w:rsidRPr="00CD067C" w:rsidRDefault="004627AB" w:rsidP="004B59BC">
      <w:pPr>
        <w:rPr>
          <w:rtl/>
        </w:rPr>
      </w:pPr>
      <w:r w:rsidRPr="00CD067C">
        <w:rPr>
          <w:rtl/>
        </w:rPr>
        <w:t xml:space="preserve">הוא לא הכיר את המילה בצרפתית, והיא תירגמה לאנגלית. "אתה יודע מה הצפיפות של נחיל ארבה שמתפרס על שדה? שמונים מליון </w:t>
      </w:r>
      <w:r w:rsidRPr="00CD067C">
        <w:rPr>
          <w:rFonts w:hint="cs"/>
          <w:rtl/>
        </w:rPr>
        <w:t xml:space="preserve">פריטים </w:t>
      </w:r>
      <w:r w:rsidRPr="00CD067C">
        <w:rPr>
          <w:rtl/>
        </w:rPr>
        <w:t xml:space="preserve">לקילומטר מרובע. </w:t>
      </w:r>
      <w:r w:rsidRPr="00CD067C">
        <w:rPr>
          <w:rFonts w:hint="cs"/>
          <w:rtl/>
        </w:rPr>
        <w:t>ובל זאת</w:t>
      </w:r>
      <w:r w:rsidRPr="00CD067C">
        <w:rPr>
          <w:rtl/>
        </w:rPr>
        <w:t xml:space="preserve"> אין אף התנגשות! אני לא יודעת איך הם עושים את זה, אבל אני יודעת שקיים בטבע מ</w:t>
      </w:r>
      <w:r w:rsidR="0058053D">
        <w:rPr>
          <w:rtl/>
        </w:rPr>
        <w:t>נגנון שמאפשר למנוע תאונות דרכים</w:t>
      </w:r>
      <w:r w:rsidR="0058053D">
        <w:rPr>
          <w:rFonts w:hint="cs"/>
          <w:rtl/>
        </w:rPr>
        <w:t>.</w:t>
      </w:r>
      <w:r w:rsidRPr="00CD067C">
        <w:rPr>
          <w:rtl/>
        </w:rPr>
        <w:t xml:space="preserve">" </w:t>
      </w:r>
    </w:p>
    <w:p w14:paraId="6601C0FC" w14:textId="77777777" w:rsidR="004627AB" w:rsidRDefault="004627AB" w:rsidP="00B607E8">
      <w:pPr>
        <w:rPr>
          <w:rtl/>
        </w:rPr>
      </w:pPr>
      <w:r w:rsidRPr="00CD067C">
        <w:rPr>
          <w:rtl/>
        </w:rPr>
        <w:t>היא צדקה בכל והוא אהב אותה והתענה במארבים ובסיור</w:t>
      </w:r>
      <w:r w:rsidR="008F499E">
        <w:rPr>
          <w:rtl/>
        </w:rPr>
        <w:t>ים ליליים אינסופיים ושעות במחסו</w:t>
      </w:r>
      <w:r w:rsidR="008F499E">
        <w:rPr>
          <w:rFonts w:hint="cs"/>
          <w:rtl/>
        </w:rPr>
        <w:t>מים</w:t>
      </w:r>
      <w:r w:rsidRPr="00CD067C">
        <w:rPr>
          <w:rtl/>
        </w:rPr>
        <w:t xml:space="preserve"> </w:t>
      </w:r>
      <w:r w:rsidR="00B607E8">
        <w:rPr>
          <w:rFonts w:hint="cs"/>
          <w:rtl/>
        </w:rPr>
        <w:t>כ</w:t>
      </w:r>
      <w:r w:rsidRPr="00CD067C">
        <w:rPr>
          <w:rtl/>
        </w:rPr>
        <w:t>שהיא עישנה מקטרת עם המתנדבים הנורבגים והניו-זילנדים</w:t>
      </w:r>
      <w:r w:rsidR="000E47AF">
        <w:rPr>
          <w:rFonts w:hint="cs"/>
          <w:rtl/>
        </w:rPr>
        <w:t xml:space="preserve"> על המדרגות בכניסה לחדר האוכל בקיבוץ</w:t>
      </w:r>
      <w:r w:rsidRPr="00CD067C">
        <w:rPr>
          <w:rtl/>
        </w:rPr>
        <w:t>.</w:t>
      </w:r>
    </w:p>
    <w:p w14:paraId="6C5569E6" w14:textId="77777777" w:rsidR="00C15A5E" w:rsidRDefault="00C15A5E" w:rsidP="00B607E8">
      <w:pPr>
        <w:rPr>
          <w:rtl/>
        </w:rPr>
      </w:pPr>
      <w:r>
        <w:rPr>
          <w:rFonts w:hint="cs"/>
          <w:rtl/>
        </w:rPr>
        <w:t xml:space="preserve">והיה הרכיבה אחריה בשבילים ובשדה חרוש אחד, איפה שאסור היה לרכב כי זה פגע בנבטים הרכים [???] אבל הם רכבו שם, </w:t>
      </w:r>
      <w:r w:rsidR="00B12D3C">
        <w:rPr>
          <w:rFonts w:hint="cs"/>
          <w:rtl/>
        </w:rPr>
        <w:t>הוא רכב בעקבותיה כאילו הוא רודף אחריה, מהר, מהר, פרסות הסוסים פיצחו בדהרתם את הרגבים הגדולים בעוד הוא רודף אחריה במרוץ מתוק שאינו נגמר [???]</w:t>
      </w:r>
    </w:p>
    <w:p w14:paraId="23CC7B0B" w14:textId="3F14739F" w:rsidR="007A2138" w:rsidRPr="00CD067C" w:rsidRDefault="007A2138" w:rsidP="00A666FE">
      <w:pPr>
        <w:rPr>
          <w:rtl/>
        </w:rPr>
      </w:pPr>
      <w:r>
        <w:rPr>
          <w:rFonts w:hint="cs"/>
          <w:rtl/>
        </w:rPr>
        <w:t xml:space="preserve">היא </w:t>
      </w:r>
      <w:r w:rsidR="001C5A04">
        <w:rPr>
          <w:rFonts w:hint="cs"/>
          <w:rtl/>
        </w:rPr>
        <w:t>הייתה</w:t>
      </w:r>
      <w:r>
        <w:rPr>
          <w:rFonts w:hint="cs"/>
          <w:rtl/>
        </w:rPr>
        <w:t xml:space="preserve"> קלה ממנו </w:t>
      </w:r>
      <w:r>
        <w:rPr>
          <w:rtl/>
        </w:rPr>
        <w:t>–</w:t>
      </w:r>
      <w:r>
        <w:rPr>
          <w:rFonts w:hint="cs"/>
          <w:rtl/>
        </w:rPr>
        <w:t xml:space="preserve"> רק עצם ה</w:t>
      </w:r>
      <w:r w:rsidR="00A666FE">
        <w:rPr>
          <w:rFonts w:hint="cs"/>
          <w:rtl/>
        </w:rPr>
        <w:t>ירך</w:t>
      </w:r>
      <w:r>
        <w:rPr>
          <w:rFonts w:hint="cs"/>
          <w:rtl/>
        </w:rPr>
        <w:t xml:space="preserve"> שלו שקלה בוודאי כמו כל הרגל שלה, ו</w:t>
      </w:r>
      <w:r w:rsidR="00A666FE">
        <w:rPr>
          <w:rFonts w:hint="cs"/>
          <w:rtl/>
        </w:rPr>
        <w:t xml:space="preserve">היא </w:t>
      </w:r>
      <w:r>
        <w:rPr>
          <w:rFonts w:hint="cs"/>
          <w:rtl/>
        </w:rPr>
        <w:t xml:space="preserve">בחרה את הסוסה המהירה </w:t>
      </w:r>
      <w:r w:rsidR="00A666FE">
        <w:rPr>
          <w:rFonts w:hint="cs"/>
          <w:rtl/>
        </w:rPr>
        <w:t xml:space="preserve">והרעננה </w:t>
      </w:r>
      <w:r w:rsidRPr="00292987">
        <w:rPr>
          <w:rFonts w:hint="cs"/>
          <w:highlight w:val="green"/>
          <w:rtl/>
        </w:rPr>
        <w:t>ביותר</w:t>
      </w:r>
      <w:r>
        <w:rPr>
          <w:rFonts w:hint="cs"/>
          <w:rtl/>
        </w:rPr>
        <w:t xml:space="preserve">, והיא </w:t>
      </w:r>
      <w:r w:rsidR="001C5A04">
        <w:rPr>
          <w:rFonts w:hint="cs"/>
          <w:rtl/>
        </w:rPr>
        <w:t>הייתה</w:t>
      </w:r>
      <w:r>
        <w:rPr>
          <w:rFonts w:hint="cs"/>
          <w:rtl/>
        </w:rPr>
        <w:t xml:space="preserve"> רוכבת מנוסה </w:t>
      </w:r>
      <w:r w:rsidRPr="00292987">
        <w:rPr>
          <w:rFonts w:hint="cs"/>
          <w:highlight w:val="green"/>
          <w:rtl/>
        </w:rPr>
        <w:t>ביותר</w:t>
      </w:r>
      <w:r>
        <w:rPr>
          <w:rFonts w:hint="cs"/>
          <w:rtl/>
        </w:rPr>
        <w:t>, הישר לתוך השדות הסקולים-למחצה, בעוד הוא על עצמותיו המקרקשות רודף אחריה, פרסות הסוסים פיצחו בדהרתם את הרגבים הגדולים...</w:t>
      </w:r>
    </w:p>
    <w:p w14:paraId="76990A6B" w14:textId="52AD5110" w:rsidR="004627AB" w:rsidRPr="00CD067C" w:rsidRDefault="004627AB" w:rsidP="00037D91">
      <w:pPr>
        <w:rPr>
          <w:rtl/>
        </w:rPr>
      </w:pPr>
      <w:r w:rsidRPr="00CD067C">
        <w:rPr>
          <w:rtl/>
        </w:rPr>
        <w:t>עבר</w:t>
      </w:r>
      <w:r w:rsidR="00D16CA4">
        <w:rPr>
          <w:rFonts w:hint="cs"/>
          <w:rtl/>
        </w:rPr>
        <w:t>ו</w:t>
      </w:r>
      <w:r w:rsidRPr="00CD067C">
        <w:rPr>
          <w:rtl/>
        </w:rPr>
        <w:t xml:space="preserve"> עוד </w:t>
      </w:r>
      <w:r w:rsidR="00D16CA4">
        <w:rPr>
          <w:rFonts w:hint="cs"/>
          <w:rtl/>
        </w:rPr>
        <w:t>שישה שבועות</w:t>
      </w:r>
      <w:r w:rsidRPr="00CD067C">
        <w:rPr>
          <w:rtl/>
        </w:rPr>
        <w:t xml:space="preserve"> של ייסורים מתוקים </w:t>
      </w:r>
      <w:r w:rsidR="00847A73">
        <w:rPr>
          <w:rFonts w:hint="cs"/>
          <w:rtl/>
        </w:rPr>
        <w:t>(רובן</w:t>
      </w:r>
      <w:r w:rsidR="00D16CA4">
        <w:rPr>
          <w:rFonts w:hint="cs"/>
          <w:rtl/>
        </w:rPr>
        <w:t xml:space="preserve"> בטלפון, כי </w:t>
      </w:r>
      <w:r w:rsidR="007D2E9A">
        <w:rPr>
          <w:rFonts w:hint="cs"/>
          <w:rtl/>
        </w:rPr>
        <w:t>אלכס</w:t>
      </w:r>
      <w:r w:rsidR="00D16CA4">
        <w:rPr>
          <w:rFonts w:hint="cs"/>
          <w:rtl/>
        </w:rPr>
        <w:t xml:space="preserve"> </w:t>
      </w:r>
      <w:r w:rsidR="00B607E8">
        <w:rPr>
          <w:rFonts w:hint="cs"/>
          <w:rtl/>
        </w:rPr>
        <w:t xml:space="preserve">התמיד במנהגו </w:t>
      </w:r>
      <w:r w:rsidR="00236FB2">
        <w:rPr>
          <w:rFonts w:hint="cs"/>
          <w:rtl/>
        </w:rPr>
        <w:t>לו</w:t>
      </w:r>
      <w:r w:rsidR="00847A73">
        <w:rPr>
          <w:rFonts w:hint="cs"/>
          <w:rtl/>
        </w:rPr>
        <w:t>ותר על חופשות</w:t>
      </w:r>
      <w:r w:rsidR="0058053D">
        <w:rPr>
          <w:rFonts w:hint="cs"/>
          <w:rtl/>
        </w:rPr>
        <w:t>יו</w:t>
      </w:r>
      <w:r w:rsidR="00847A73">
        <w:rPr>
          <w:rFonts w:hint="cs"/>
          <w:rtl/>
        </w:rPr>
        <w:t xml:space="preserve"> </w:t>
      </w:r>
      <w:r w:rsidR="0058053D">
        <w:rPr>
          <w:rFonts w:hint="cs"/>
          <w:rtl/>
        </w:rPr>
        <w:t>למען</w:t>
      </w:r>
      <w:r w:rsidR="00847A73">
        <w:rPr>
          <w:rFonts w:hint="cs"/>
          <w:rtl/>
        </w:rPr>
        <w:t xml:space="preserve"> חיילים אחרים</w:t>
      </w:r>
      <w:r w:rsidR="007D2E9A">
        <w:rPr>
          <w:rFonts w:hint="cs"/>
          <w:rtl/>
        </w:rPr>
        <w:t>) עד</w:t>
      </w:r>
      <w:r w:rsidR="00B607E8">
        <w:rPr>
          <w:rtl/>
        </w:rPr>
        <w:t xml:space="preserve"> שנעתרה לו. היא צחקה</w:t>
      </w:r>
      <w:r w:rsidR="00B20E78">
        <w:rPr>
          <w:rFonts w:hint="cs"/>
          <w:rtl/>
        </w:rPr>
        <w:t xml:space="preserve"> בנימה סלחנית </w:t>
      </w:r>
      <w:r w:rsidRPr="00CD067C">
        <w:rPr>
          <w:rtl/>
        </w:rPr>
        <w:t xml:space="preserve">כשלחש לה בלילה </w:t>
      </w:r>
      <w:r w:rsidR="0058053D">
        <w:rPr>
          <w:rFonts w:hint="cs"/>
          <w:rtl/>
        </w:rPr>
        <w:t xml:space="preserve">טיפשויות </w:t>
      </w:r>
      <w:r w:rsidR="00037D91">
        <w:rPr>
          <w:rFonts w:hint="cs"/>
          <w:rtl/>
        </w:rPr>
        <w:t>[</w:t>
      </w:r>
      <w:r w:rsidR="0058053D">
        <w:rPr>
          <w:rFonts w:hint="cs"/>
          <w:rtl/>
        </w:rPr>
        <w:t>וגרוטאות של חנפנות</w:t>
      </w:r>
      <w:r w:rsidR="00037D91">
        <w:rPr>
          <w:rFonts w:hint="cs"/>
          <w:rtl/>
        </w:rPr>
        <w:t>] וחנפנויות</w:t>
      </w:r>
      <w:r w:rsidR="00B20E78">
        <w:rPr>
          <w:rFonts w:hint="cs"/>
          <w:rtl/>
        </w:rPr>
        <w:t xml:space="preserve"> </w:t>
      </w:r>
      <w:r w:rsidRPr="00CD067C">
        <w:rPr>
          <w:rtl/>
        </w:rPr>
        <w:t xml:space="preserve">בצרפתית התיכונית שלו בשביעות רצון עצמית. </w:t>
      </w:r>
      <w:r w:rsidR="0058053D">
        <w:rPr>
          <w:rFonts w:hint="cs"/>
          <w:rtl/>
        </w:rPr>
        <w:t>[</w:t>
      </w:r>
      <w:r w:rsidR="00915F56">
        <w:rPr>
          <w:rFonts w:hint="cs"/>
          <w:rtl/>
        </w:rPr>
        <w:t xml:space="preserve">כשהיא צחקה עליו </w:t>
      </w:r>
      <w:r w:rsidR="007D2E9A">
        <w:rPr>
          <w:rFonts w:hint="cs"/>
          <w:rtl/>
        </w:rPr>
        <w:t xml:space="preserve">כך </w:t>
      </w:r>
      <w:r w:rsidR="00915F56">
        <w:rPr>
          <w:rFonts w:hint="cs"/>
          <w:rtl/>
        </w:rPr>
        <w:t>בחיבה, ז</w:t>
      </w:r>
      <w:r w:rsidR="007D2E9A">
        <w:rPr>
          <w:rFonts w:hint="cs"/>
          <w:rtl/>
        </w:rPr>
        <w:t>את</w:t>
      </w:r>
      <w:r w:rsidR="00915F56">
        <w:rPr>
          <w:rFonts w:hint="cs"/>
          <w:rtl/>
        </w:rPr>
        <w:t xml:space="preserve"> היה חוויה עמוקה וגדולה עבורו. לכתוב פחות גרוע</w:t>
      </w:r>
      <w:r w:rsidR="0058053D">
        <w:rPr>
          <w:rFonts w:hint="cs"/>
          <w:rtl/>
        </w:rPr>
        <w:t xml:space="preserve">] היא </w:t>
      </w:r>
      <w:r w:rsidR="001C5A04">
        <w:rPr>
          <w:rFonts w:hint="cs"/>
          <w:rtl/>
        </w:rPr>
        <w:t>הייתה</w:t>
      </w:r>
      <w:r w:rsidR="0058053D">
        <w:rPr>
          <w:rFonts w:hint="cs"/>
          <w:rtl/>
        </w:rPr>
        <w:t xml:space="preserve"> מבוגרת ממנו בשבע שנים</w:t>
      </w:r>
      <w:r w:rsidR="00915F56">
        <w:rPr>
          <w:rFonts w:hint="cs"/>
          <w:rtl/>
        </w:rPr>
        <w:t xml:space="preserve"> </w:t>
      </w:r>
      <w:r w:rsidR="00037D91">
        <w:rPr>
          <w:rFonts w:hint="cs"/>
          <w:rtl/>
        </w:rPr>
        <w:t>ו</w:t>
      </w:r>
      <w:r w:rsidR="0058053D">
        <w:rPr>
          <w:rFonts w:hint="cs"/>
          <w:rtl/>
        </w:rPr>
        <w:t>הוא היה אסיר תודה</w:t>
      </w:r>
      <w:r w:rsidR="00B20E78">
        <w:rPr>
          <w:rFonts w:hint="cs"/>
          <w:rtl/>
        </w:rPr>
        <w:t xml:space="preserve"> על הליגלוג שלה, </w:t>
      </w:r>
      <w:r w:rsidR="0058053D">
        <w:rPr>
          <w:rFonts w:hint="cs"/>
          <w:rtl/>
        </w:rPr>
        <w:t>על ש</w:t>
      </w:r>
      <w:r w:rsidR="00B20E78">
        <w:rPr>
          <w:rFonts w:hint="cs"/>
          <w:rtl/>
        </w:rPr>
        <w:t>לא לקח</w:t>
      </w:r>
      <w:r w:rsidR="0058053D">
        <w:rPr>
          <w:rFonts w:hint="cs"/>
          <w:rtl/>
        </w:rPr>
        <w:t>ה</w:t>
      </w:r>
      <w:r w:rsidR="00B20E78">
        <w:rPr>
          <w:rFonts w:hint="cs"/>
          <w:rtl/>
        </w:rPr>
        <w:t xml:space="preserve"> אותו ברצינות תהומית. </w:t>
      </w:r>
      <w:r w:rsidRPr="00CD067C">
        <w:rPr>
          <w:rtl/>
        </w:rPr>
        <w:t xml:space="preserve">היא </w:t>
      </w:r>
      <w:r w:rsidR="00037D91">
        <w:rPr>
          <w:rFonts w:hint="cs"/>
          <w:rtl/>
        </w:rPr>
        <w:t>נהנתה</w:t>
      </w:r>
      <w:r w:rsidRPr="00CD067C">
        <w:rPr>
          <w:rtl/>
        </w:rPr>
        <w:t xml:space="preserve"> לראות א</w:t>
      </w:r>
      <w:r w:rsidR="00037D91">
        <w:rPr>
          <w:rFonts w:hint="cs"/>
          <w:rtl/>
        </w:rPr>
        <w:t>ת</w:t>
      </w:r>
      <w:r w:rsidRPr="00CD067C">
        <w:rPr>
          <w:rtl/>
        </w:rPr>
        <w:t xml:space="preserve"> פניו </w:t>
      </w:r>
      <w:r w:rsidR="00037D91">
        <w:rPr>
          <w:rFonts w:hint="cs"/>
          <w:rtl/>
        </w:rPr>
        <w:t>ה</w:t>
      </w:r>
      <w:r w:rsidRPr="00CD067C">
        <w:rPr>
          <w:rtl/>
        </w:rPr>
        <w:t>נ</w:t>
      </w:r>
      <w:r w:rsidR="00037D91">
        <w:rPr>
          <w:rFonts w:hint="cs"/>
          <w:rtl/>
        </w:rPr>
        <w:t>ו</w:t>
      </w:r>
      <w:r w:rsidRPr="00CD067C">
        <w:rPr>
          <w:rtl/>
        </w:rPr>
        <w:t>פלו</w:t>
      </w:r>
      <w:r w:rsidR="00037D91">
        <w:rPr>
          <w:rFonts w:hint="cs"/>
          <w:rtl/>
        </w:rPr>
        <w:t>ת</w:t>
      </w:r>
      <w:r w:rsidRPr="00CD067C">
        <w:rPr>
          <w:rtl/>
        </w:rPr>
        <w:t xml:space="preserve"> כשה</w:t>
      </w:r>
      <w:r w:rsidR="0058053D">
        <w:rPr>
          <w:rtl/>
        </w:rPr>
        <w:t>זכירה את תאריך חזרתה לצרפת.</w:t>
      </w:r>
      <w:r w:rsidR="000E47AF">
        <w:rPr>
          <w:rFonts w:hint="cs"/>
          <w:rtl/>
        </w:rPr>
        <w:t xml:space="preserve"> היא </w:t>
      </w:r>
      <w:r w:rsidRPr="00CD067C">
        <w:rPr>
          <w:rtl/>
        </w:rPr>
        <w:t xml:space="preserve">תלמד </w:t>
      </w:r>
      <w:r w:rsidRPr="00CD067C">
        <w:rPr>
          <w:rFonts w:hint="cs"/>
          <w:rtl/>
        </w:rPr>
        <w:t>ל</w:t>
      </w:r>
      <w:r w:rsidR="007D2E9A">
        <w:rPr>
          <w:rtl/>
        </w:rPr>
        <w:t>טפל בילדים בעזרת חיות, בעיקר</w:t>
      </w:r>
      <w:r w:rsidR="007D2E9A">
        <w:rPr>
          <w:rFonts w:hint="cs"/>
          <w:rtl/>
        </w:rPr>
        <w:t xml:space="preserve"> </w:t>
      </w:r>
      <w:r w:rsidRPr="00CD067C">
        <w:rPr>
          <w:rtl/>
        </w:rPr>
        <w:t>רכיבה</w:t>
      </w:r>
      <w:r w:rsidR="007D2E9A">
        <w:rPr>
          <w:rFonts w:hint="cs"/>
          <w:rtl/>
        </w:rPr>
        <w:t xml:space="preserve"> על סוסים</w:t>
      </w:r>
      <w:r w:rsidRPr="00CD067C">
        <w:rPr>
          <w:rtl/>
        </w:rPr>
        <w:t xml:space="preserve">. אלכס היה משוכנע שאין בעולם מקצוע טוב יותר, והוא </w:t>
      </w:r>
      <w:r w:rsidR="0058053D">
        <w:rPr>
          <w:rFonts w:hint="cs"/>
          <w:rtl/>
        </w:rPr>
        <w:t>הכריז על</w:t>
      </w:r>
      <w:r w:rsidRPr="00CD067C">
        <w:rPr>
          <w:rtl/>
        </w:rPr>
        <w:t xml:space="preserve"> כך בלהט. הוא עקב אחרי אימוני היוגה של</w:t>
      </w:r>
      <w:r w:rsidR="0058053D">
        <w:rPr>
          <w:rtl/>
        </w:rPr>
        <w:t>ה. הוא ניסה ל</w:t>
      </w:r>
      <w:r w:rsidR="0058053D">
        <w:rPr>
          <w:rFonts w:hint="cs"/>
          <w:rtl/>
        </w:rPr>
        <w:t>חקות את תנועותיה</w:t>
      </w:r>
      <w:r w:rsidRPr="00CD067C">
        <w:rPr>
          <w:rtl/>
        </w:rPr>
        <w:t xml:space="preserve"> והיא צחקה תיקנה אותו וצחקה. היא </w:t>
      </w:r>
      <w:r w:rsidRPr="00CD067C">
        <w:rPr>
          <w:rFonts w:hint="cs"/>
          <w:rtl/>
        </w:rPr>
        <w:t>שמה לב שהיא</w:t>
      </w:r>
      <w:r w:rsidRPr="00CD067C">
        <w:rPr>
          <w:rtl/>
        </w:rPr>
        <w:t xml:space="preserve"> צוחקת איתו יותר מאשר בלעדיו.</w:t>
      </w:r>
    </w:p>
    <w:p w14:paraId="68319844" w14:textId="77777777" w:rsidR="004627AB" w:rsidRPr="00CD067C" w:rsidRDefault="004627AB" w:rsidP="00250000">
      <w:pPr>
        <w:rPr>
          <w:rtl/>
        </w:rPr>
      </w:pPr>
    </w:p>
    <w:p w14:paraId="51AB4A09" w14:textId="0CF93CF7" w:rsidR="004627AB" w:rsidRPr="00CD067C" w:rsidRDefault="004627AB" w:rsidP="00037D91">
      <w:pPr>
        <w:rPr>
          <w:rtl/>
        </w:rPr>
      </w:pPr>
      <w:r w:rsidRPr="00CD067C">
        <w:rPr>
          <w:rtl/>
        </w:rPr>
        <w:t>ערב אחד הם יצאו לפארק הירקון להופעה חד</w:t>
      </w:r>
      <w:r w:rsidR="00037D91">
        <w:rPr>
          <w:rFonts w:hint="cs"/>
          <w:rtl/>
        </w:rPr>
        <w:t>-</w:t>
      </w:r>
      <w:r w:rsidRPr="00CD067C">
        <w:rPr>
          <w:rtl/>
        </w:rPr>
        <w:t xml:space="preserve">פעמית של להקה </w:t>
      </w:r>
      <w:r w:rsidRPr="00CD067C">
        <w:rPr>
          <w:rFonts w:hint="cs"/>
          <w:rtl/>
        </w:rPr>
        <w:t>נחשקת מחו"ל</w:t>
      </w:r>
      <w:r w:rsidRPr="00CD067C">
        <w:rPr>
          <w:rtl/>
        </w:rPr>
        <w:t>. הם הגיעו מוקדם</w:t>
      </w:r>
      <w:r w:rsidR="00C90C6C">
        <w:rPr>
          <w:rtl/>
        </w:rPr>
        <w:t xml:space="preserve"> מאוד </w:t>
      </w:r>
      <w:r w:rsidRPr="00CD067C">
        <w:rPr>
          <w:rtl/>
        </w:rPr>
        <w:t>ו</w:t>
      </w:r>
      <w:r w:rsidRPr="00CD067C">
        <w:rPr>
          <w:rFonts w:hint="cs"/>
          <w:rtl/>
        </w:rPr>
        <w:t>הצליחו ל</w:t>
      </w:r>
      <w:r w:rsidRPr="00CD067C">
        <w:rPr>
          <w:rtl/>
        </w:rPr>
        <w:t>תפ</w:t>
      </w:r>
      <w:r w:rsidRPr="00CD067C">
        <w:rPr>
          <w:rFonts w:hint="cs"/>
          <w:rtl/>
        </w:rPr>
        <w:t>ו</w:t>
      </w:r>
      <w:r w:rsidRPr="00CD067C">
        <w:rPr>
          <w:rtl/>
        </w:rPr>
        <w:t>ס מקום בשורה הראשונה בצד</w:t>
      </w:r>
      <w:r w:rsidR="00037D91">
        <w:rPr>
          <w:rFonts w:hint="cs"/>
          <w:rtl/>
        </w:rPr>
        <w:t>,</w:t>
      </w:r>
      <w:r w:rsidRPr="00CD067C">
        <w:rPr>
          <w:rtl/>
        </w:rPr>
        <w:t xml:space="preserve"> </w:t>
      </w:r>
      <w:r w:rsidRPr="00CD067C">
        <w:rPr>
          <w:rFonts w:hint="cs"/>
          <w:rtl/>
        </w:rPr>
        <w:t>ו</w:t>
      </w:r>
      <w:r w:rsidRPr="00CD067C">
        <w:rPr>
          <w:rtl/>
        </w:rPr>
        <w:t xml:space="preserve">בזמן ההופעה גלים של הקהל מאחור </w:t>
      </w:r>
      <w:r w:rsidRPr="00CD067C">
        <w:rPr>
          <w:rFonts w:hint="cs"/>
          <w:rtl/>
        </w:rPr>
        <w:t xml:space="preserve">היו </w:t>
      </w:r>
      <w:r w:rsidRPr="00CD067C">
        <w:rPr>
          <w:rtl/>
        </w:rPr>
        <w:t>מ</w:t>
      </w:r>
      <w:r w:rsidRPr="00CD067C">
        <w:rPr>
          <w:rFonts w:hint="cs"/>
          <w:rtl/>
        </w:rPr>
        <w:t>ו</w:t>
      </w:r>
      <w:r w:rsidRPr="00CD067C">
        <w:rPr>
          <w:rtl/>
        </w:rPr>
        <w:t>חצ</w:t>
      </w:r>
      <w:r w:rsidRPr="00CD067C">
        <w:rPr>
          <w:rFonts w:hint="cs"/>
          <w:rtl/>
        </w:rPr>
        <w:t>ים</w:t>
      </w:r>
      <w:r w:rsidRPr="00CD067C">
        <w:rPr>
          <w:rtl/>
        </w:rPr>
        <w:t xml:space="preserve"> אותם </w:t>
      </w:r>
      <w:r w:rsidR="007D2E9A">
        <w:rPr>
          <w:rFonts w:hint="cs"/>
          <w:rtl/>
        </w:rPr>
        <w:t>וחוזרים והודפים אותם</w:t>
      </w:r>
      <w:r w:rsidRPr="00CD067C">
        <w:rPr>
          <w:rFonts w:hint="cs"/>
          <w:rtl/>
        </w:rPr>
        <w:t xml:space="preserve"> </w:t>
      </w:r>
      <w:r w:rsidRPr="00CD067C">
        <w:rPr>
          <w:rtl/>
        </w:rPr>
        <w:t xml:space="preserve">אל הגדר שלפני הבמה. </w:t>
      </w:r>
      <w:r w:rsidRPr="00CD067C">
        <w:rPr>
          <w:rFonts w:hint="cs"/>
          <w:rtl/>
        </w:rPr>
        <w:t>בסוף אחד הלהיטים</w:t>
      </w:r>
      <w:r w:rsidR="007D2E9A">
        <w:rPr>
          <w:rFonts w:hint="cs"/>
          <w:rtl/>
        </w:rPr>
        <w:t>,</w:t>
      </w:r>
      <w:r w:rsidRPr="00CD067C">
        <w:rPr>
          <w:rFonts w:hint="cs"/>
          <w:rtl/>
        </w:rPr>
        <w:t xml:space="preserve"> </w:t>
      </w:r>
      <w:r w:rsidR="007D2E9A">
        <w:rPr>
          <w:rtl/>
        </w:rPr>
        <w:t>ה</w:t>
      </w:r>
      <w:r w:rsidR="007D2E9A">
        <w:rPr>
          <w:rFonts w:hint="cs"/>
          <w:rtl/>
        </w:rPr>
        <w:t>סולן</w:t>
      </w:r>
      <w:r w:rsidR="002508DB">
        <w:rPr>
          <w:rFonts w:hint="cs"/>
          <w:rtl/>
        </w:rPr>
        <w:t xml:space="preserve"> </w:t>
      </w:r>
      <w:r w:rsidR="0058053D">
        <w:rPr>
          <w:rFonts w:hint="cs"/>
          <w:rtl/>
        </w:rPr>
        <w:t xml:space="preserve">קרע מעליו את חולצתו (כמה כפתורים כחולים התגלגלו על הבמה, </w:t>
      </w:r>
      <w:r w:rsidR="007646E3">
        <w:rPr>
          <w:rFonts w:hint="cs"/>
          <w:rtl/>
        </w:rPr>
        <w:t xml:space="preserve">הם היו קרובים מספיק לראות זאת), </w:t>
      </w:r>
      <w:r w:rsidR="002508DB">
        <w:rPr>
          <w:rFonts w:hint="cs"/>
          <w:rtl/>
        </w:rPr>
        <w:t>השליך</w:t>
      </w:r>
      <w:r w:rsidRPr="00CD067C">
        <w:rPr>
          <w:rtl/>
        </w:rPr>
        <w:t xml:space="preserve"> </w:t>
      </w:r>
      <w:r w:rsidR="007646E3">
        <w:rPr>
          <w:rFonts w:hint="cs"/>
          <w:rtl/>
        </w:rPr>
        <w:t>אותה</w:t>
      </w:r>
      <w:r w:rsidRPr="00CD067C">
        <w:rPr>
          <w:rtl/>
        </w:rPr>
        <w:t xml:space="preserve"> </w:t>
      </w:r>
      <w:r w:rsidR="007D2E9A">
        <w:rPr>
          <w:rFonts w:hint="cs"/>
          <w:rtl/>
        </w:rPr>
        <w:t>ל</w:t>
      </w:r>
      <w:r w:rsidRPr="00CD067C">
        <w:rPr>
          <w:rtl/>
        </w:rPr>
        <w:t xml:space="preserve">קהל וירד אל מאחורי הקלעים. הלהקה </w:t>
      </w:r>
      <w:r w:rsidR="007646E3">
        <w:rPr>
          <w:rFonts w:hint="cs"/>
          <w:rtl/>
        </w:rPr>
        <w:t>המשיכה לנגן</w:t>
      </w:r>
      <w:r w:rsidRPr="00CD067C">
        <w:rPr>
          <w:rtl/>
        </w:rPr>
        <w:t xml:space="preserve"> ואלכס </w:t>
      </w:r>
      <w:r w:rsidRPr="00CD067C">
        <w:rPr>
          <w:rFonts w:hint="cs"/>
          <w:rtl/>
        </w:rPr>
        <w:t xml:space="preserve">צרח לה באוזנה מעל שאון המגברים שהיו ממש מולם, </w:t>
      </w:r>
      <w:r w:rsidRPr="00CD067C">
        <w:rPr>
          <w:rtl/>
        </w:rPr>
        <w:t xml:space="preserve">אם </w:t>
      </w:r>
      <w:r w:rsidRPr="00CD067C">
        <w:rPr>
          <w:rFonts w:hint="cs"/>
          <w:rtl/>
        </w:rPr>
        <w:t xml:space="preserve">היא </w:t>
      </w:r>
      <w:r w:rsidR="00037D91">
        <w:rPr>
          <w:rFonts w:hint="cs"/>
          <w:rtl/>
        </w:rPr>
        <w:t>רואה</w:t>
      </w:r>
      <w:r w:rsidRPr="00CD067C">
        <w:rPr>
          <w:rtl/>
        </w:rPr>
        <w:t xml:space="preserve"> שהם היחידים בקהל שלא מצלמים, היחידים שבאמת חיים את ההופעה ויזכרו אותה אבל היא לא הקשיבה לו, היא לא </w:t>
      </w:r>
      <w:r w:rsidR="001C5A04">
        <w:rPr>
          <w:rFonts w:hint="cs"/>
          <w:rtl/>
        </w:rPr>
        <w:t>הייתה</w:t>
      </w:r>
      <w:r w:rsidRPr="00CD067C">
        <w:rPr>
          <w:rFonts w:hint="cs"/>
          <w:rtl/>
        </w:rPr>
        <w:t xml:space="preserve"> מאלו ש</w:t>
      </w:r>
      <w:r w:rsidRPr="00CD067C">
        <w:rPr>
          <w:rtl/>
        </w:rPr>
        <w:t>ניס</w:t>
      </w:r>
      <w:r w:rsidRPr="00CD067C">
        <w:rPr>
          <w:rFonts w:hint="cs"/>
          <w:rtl/>
        </w:rPr>
        <w:t>ו</w:t>
      </w:r>
      <w:r w:rsidRPr="00CD067C">
        <w:rPr>
          <w:rtl/>
        </w:rPr>
        <w:t xml:space="preserve"> לתפוס את </w:t>
      </w:r>
      <w:r w:rsidRPr="00CD067C">
        <w:rPr>
          <w:rFonts w:hint="cs"/>
          <w:rtl/>
        </w:rPr>
        <w:t>חולצתו של הזמר</w:t>
      </w:r>
      <w:r w:rsidRPr="00CD067C">
        <w:rPr>
          <w:rtl/>
        </w:rPr>
        <w:t>, היא לא הרפתה את ש</w:t>
      </w:r>
      <w:r w:rsidR="002508DB">
        <w:rPr>
          <w:rtl/>
        </w:rPr>
        <w:t>רירי העורף לרגע של שפיות לפני ש</w:t>
      </w:r>
      <w:r w:rsidRPr="00CD067C">
        <w:rPr>
          <w:rtl/>
        </w:rPr>
        <w:t>חזר</w:t>
      </w:r>
      <w:r w:rsidR="0058053D">
        <w:rPr>
          <w:rFonts w:hint="cs"/>
          <w:rtl/>
        </w:rPr>
        <w:t xml:space="preserve"> לבמה לבוש בחולצתו</w:t>
      </w:r>
      <w:r w:rsidRPr="00CD067C">
        <w:rPr>
          <w:rFonts w:hint="cs"/>
          <w:rtl/>
        </w:rPr>
        <w:t xml:space="preserve"> </w:t>
      </w:r>
      <w:r w:rsidR="0058053D">
        <w:rPr>
          <w:rFonts w:hint="cs"/>
          <w:rtl/>
        </w:rPr>
        <w:t>ה</w:t>
      </w:r>
      <w:r w:rsidRPr="00CD067C">
        <w:rPr>
          <w:rFonts w:hint="cs"/>
          <w:rtl/>
        </w:rPr>
        <w:t>חדשה</w:t>
      </w:r>
      <w:r w:rsidRPr="00CD067C">
        <w:rPr>
          <w:rtl/>
        </w:rPr>
        <w:t xml:space="preserve">. מבטה היה נעוץ באחד משלושת נגני הגיטרה שבלהקה, הצעיר והגבוה מביניהם. אלכס הכיר את המבט הזה היטב וליבו נפל. </w:t>
      </w:r>
    </w:p>
    <w:p w14:paraId="3344133D" w14:textId="77777777" w:rsidR="004627AB" w:rsidRPr="00CD067C" w:rsidRDefault="004627AB" w:rsidP="00250000">
      <w:pPr>
        <w:rPr>
          <w:rtl/>
        </w:rPr>
      </w:pPr>
      <w:r w:rsidRPr="00CD067C">
        <w:rPr>
          <w:rtl/>
        </w:rPr>
        <w:t>"אל תעשי את זה," הוא התחנן בסוף ההדרן האחרון</w:t>
      </w:r>
      <w:r w:rsidR="00037D91">
        <w:rPr>
          <w:rFonts w:hint="cs"/>
          <w:rtl/>
        </w:rPr>
        <w:t>, כשאורות הבמה כבו</w:t>
      </w:r>
      <w:r w:rsidRPr="00CD067C">
        <w:rPr>
          <w:rtl/>
        </w:rPr>
        <w:t>. "אל תעשי את זה."</w:t>
      </w:r>
    </w:p>
    <w:p w14:paraId="55A2C813" w14:textId="77777777" w:rsidR="004627AB" w:rsidRPr="00CD067C" w:rsidRDefault="004627AB" w:rsidP="00250000">
      <w:pPr>
        <w:rPr>
          <w:rtl/>
        </w:rPr>
      </w:pPr>
      <w:r w:rsidRPr="00CD067C">
        <w:rPr>
          <w:rtl/>
        </w:rPr>
        <w:t>היא לא שמה לב לרעד בקולו. "אתה בא או לא?"</w:t>
      </w:r>
    </w:p>
    <w:p w14:paraId="60E27497" w14:textId="77777777" w:rsidR="004627AB" w:rsidRPr="00CD067C" w:rsidRDefault="004627AB" w:rsidP="00250000">
      <w:pPr>
        <w:rPr>
          <w:rtl/>
        </w:rPr>
      </w:pPr>
      <w:r w:rsidRPr="00CD067C">
        <w:rPr>
          <w:rtl/>
        </w:rPr>
        <w:lastRenderedPageBreak/>
        <w:t>"בבקשה..."</w:t>
      </w:r>
    </w:p>
    <w:p w14:paraId="6A9FB013" w14:textId="77777777" w:rsidR="004627AB" w:rsidRPr="00CD067C" w:rsidRDefault="004627AB" w:rsidP="00250000">
      <w:pPr>
        <w:rPr>
          <w:rtl/>
        </w:rPr>
      </w:pPr>
      <w:r w:rsidRPr="00CD067C">
        <w:rPr>
          <w:rtl/>
        </w:rPr>
        <w:t>"אני לא מחכה לך!"</w:t>
      </w:r>
    </w:p>
    <w:p w14:paraId="0B32C656" w14:textId="77777777" w:rsidR="004627AB" w:rsidRPr="00CD067C" w:rsidRDefault="004627AB" w:rsidP="00250000">
      <w:pPr>
        <w:rPr>
          <w:rtl/>
        </w:rPr>
      </w:pPr>
      <w:r w:rsidRPr="00CD067C">
        <w:rPr>
          <w:rtl/>
        </w:rPr>
        <w:t>"את תשברי אותי..."</w:t>
      </w:r>
    </w:p>
    <w:p w14:paraId="35EF8744" w14:textId="77777777" w:rsidR="004627AB" w:rsidRPr="00CD067C" w:rsidRDefault="004627AB" w:rsidP="00037D91">
      <w:pPr>
        <w:rPr>
          <w:rtl/>
        </w:rPr>
      </w:pPr>
      <w:r w:rsidRPr="00CD067C">
        <w:rPr>
          <w:rtl/>
        </w:rPr>
        <w:t>לרגע היא הפסיק</w:t>
      </w:r>
      <w:r w:rsidR="007646E3">
        <w:rPr>
          <w:rtl/>
        </w:rPr>
        <w:t xml:space="preserve">ה </w:t>
      </w:r>
      <w:r w:rsidR="00037D91">
        <w:rPr>
          <w:rFonts w:hint="cs"/>
          <w:rtl/>
        </w:rPr>
        <w:t>מ</w:t>
      </w:r>
      <w:r w:rsidR="007646E3">
        <w:rPr>
          <w:rtl/>
        </w:rPr>
        <w:t>הידחק</w:t>
      </w:r>
      <w:r w:rsidR="00037D91">
        <w:rPr>
          <w:rFonts w:hint="cs"/>
          <w:rtl/>
        </w:rPr>
        <w:t>ותה</w:t>
      </w:r>
      <w:r w:rsidR="007646E3">
        <w:rPr>
          <w:rtl/>
        </w:rPr>
        <w:t xml:space="preserve"> </w:t>
      </w:r>
      <w:r w:rsidR="007646E3">
        <w:rPr>
          <w:rFonts w:hint="cs"/>
          <w:rtl/>
        </w:rPr>
        <w:t>אל מאחורי הקלעים</w:t>
      </w:r>
      <w:r w:rsidRPr="00CD067C">
        <w:rPr>
          <w:rtl/>
        </w:rPr>
        <w:t xml:space="preserve"> ופנתה ל</w:t>
      </w:r>
      <w:r w:rsidR="007646E3">
        <w:rPr>
          <w:rFonts w:hint="cs"/>
          <w:rtl/>
        </w:rPr>
        <w:t>כיוונו</w:t>
      </w:r>
      <w:r w:rsidRPr="00CD067C">
        <w:rPr>
          <w:rtl/>
        </w:rPr>
        <w:t>. "לא," היא אמרה, "אתה תהיה בסדר."</w:t>
      </w:r>
    </w:p>
    <w:p w14:paraId="4125141E" w14:textId="29AC2513" w:rsidR="008B3884" w:rsidRDefault="004627AB" w:rsidP="009B40BE">
      <w:r w:rsidRPr="00CD067C">
        <w:rPr>
          <w:rtl/>
        </w:rPr>
        <w:t xml:space="preserve">הקהל התרחק לעבר היציאה, אינספור בקבוקי מים וחפיסות סיגריות וכוסות פלסטיק מחוצות </w:t>
      </w:r>
      <w:r w:rsidRPr="00CD067C">
        <w:rPr>
          <w:rFonts w:hint="cs"/>
          <w:rtl/>
        </w:rPr>
        <w:t>עם שיירי ב</w:t>
      </w:r>
      <w:r w:rsidRPr="00CD067C">
        <w:rPr>
          <w:rtl/>
        </w:rPr>
        <w:t xml:space="preserve">ירה היו זרועים על הדשא בחשיכה הפתאומית, </w:t>
      </w:r>
      <w:r w:rsidR="002508DB">
        <w:rPr>
          <w:rFonts w:hint="cs"/>
          <w:rtl/>
        </w:rPr>
        <w:t>ב</w:t>
      </w:r>
      <w:r w:rsidRPr="00CD067C">
        <w:rPr>
          <w:rtl/>
        </w:rPr>
        <w:t xml:space="preserve">דומיה </w:t>
      </w:r>
      <w:r w:rsidR="005E3213">
        <w:rPr>
          <w:rtl/>
        </w:rPr>
        <w:t>אוזנ</w:t>
      </w:r>
      <w:r w:rsidRPr="00CD067C">
        <w:rPr>
          <w:rtl/>
        </w:rPr>
        <w:t xml:space="preserve">יו הדהדו עדיין בבאסים שבקעו מהמגברים שממש מולם עמד במשך כל ההופעה, הוא צלל לדממה עויינת ואטומה שממנה נחלץ רק כשהחל </w:t>
      </w:r>
      <w:r w:rsidR="00D50967">
        <w:rPr>
          <w:rFonts w:hint="cs"/>
          <w:rtl/>
        </w:rPr>
        <w:t>החל ל</w:t>
      </w:r>
      <w:r w:rsidR="00D50967" w:rsidRPr="00CD067C">
        <w:rPr>
          <w:rFonts w:hint="cs"/>
          <w:rtl/>
        </w:rPr>
        <w:t>הצטרף אל קבוצת האימונים</w:t>
      </w:r>
      <w:r w:rsidR="00D50967">
        <w:rPr>
          <w:rFonts w:hint="cs"/>
          <w:rtl/>
        </w:rPr>
        <w:t xml:space="preserve"> של נטע בסופי השבוע בהם השתחרר.</w:t>
      </w:r>
    </w:p>
    <w:p w14:paraId="4C17150E" w14:textId="2C8F9B0B" w:rsidR="009C1D27" w:rsidRDefault="009C1D27" w:rsidP="009B40BE"/>
    <w:p w14:paraId="1C3BD07C" w14:textId="440DB0A0" w:rsidR="009C1D27" w:rsidRDefault="009C1D27" w:rsidP="009B40BE">
      <w:pPr>
        <w:rPr>
          <w:rtl/>
        </w:rPr>
      </w:pPr>
      <w:r>
        <w:rPr>
          <w:rFonts w:hint="cs"/>
          <w:rtl/>
        </w:rPr>
        <w:t>[עכשו בא חלק גרוע במיוחד</w:t>
      </w:r>
      <w:r w:rsidR="003C148E">
        <w:rPr>
          <w:rFonts w:hint="cs"/>
          <w:rtl/>
        </w:rPr>
        <w:t>, נכתב ב- 20.2.2007</w:t>
      </w:r>
      <w:r>
        <w:rPr>
          <w:rFonts w:hint="cs"/>
          <w:rtl/>
        </w:rPr>
        <w:t>]</w:t>
      </w:r>
    </w:p>
    <w:p w14:paraId="578C606E" w14:textId="3D73C49F" w:rsidR="009C1D27" w:rsidRDefault="009C1D27" w:rsidP="009B40BE">
      <w:pPr>
        <w:rPr>
          <w:rtl/>
        </w:rPr>
      </w:pPr>
      <w:r>
        <w:rPr>
          <w:rFonts w:hint="cs"/>
          <w:rtl/>
        </w:rPr>
        <w:t>[הבעיה היא שזה חוזר על המון תיאורים שכבר היו, וגם שמתאר את אלכס בתור אדם חסר אונים וחסר שליטה עצמית.]</w:t>
      </w:r>
    </w:p>
    <w:p w14:paraId="15E39C90" w14:textId="0BB5EF1E" w:rsidR="009C1D27" w:rsidRDefault="009C1D27" w:rsidP="009B40BE">
      <w:pPr>
        <w:rPr>
          <w:rtl/>
        </w:rPr>
      </w:pPr>
      <w:r>
        <w:rPr>
          <w:rFonts w:hint="cs"/>
          <w:rtl/>
        </w:rPr>
        <w:t>זה מוזר איך כשמתאהבים, בכל פעם מחדש צומחים איברי אהבה חדשים מתנפחים, מתפקעים מעסיס ומצחוק, ורדרדים ודשנים, מסבירי פנים ומתפנקים.</w:t>
      </w:r>
    </w:p>
    <w:p w14:paraId="5DA30AC4" w14:textId="5EED14EE" w:rsidR="009C1D27" w:rsidRDefault="009C1D27" w:rsidP="009B40BE">
      <w:pPr>
        <w:rPr>
          <w:rtl/>
        </w:rPr>
      </w:pPr>
      <w:r>
        <w:rPr>
          <w:rFonts w:hint="cs"/>
          <w:rtl/>
        </w:rPr>
        <w:t>ואילו כשהאהבה איננה, אלה איברי המרה המדוייקים האלה, שחיכו בשתיקה סבלניתורוחשת וחורשת רע. ממתינים לרגע שבו איברי האהבה כומשים, העסיס מתנדף מתוכם והם קומלים ונושרים. באותו רגע, מתעוררים איברי המרה מתרדמתם וחושפים את ניביהם, שולפים את טלפיהם, פוערים את לועם בנהמה מאיימת ולשונם נוטפת ארס. והגוף מתורגל, הגוף מצטמק בתוכו מפחד, מתאבן בכאב המוכר עד אימה, הכאב המכיל הכל, שאין לאן לברוח ממנו.  הגוף מתבוסס בדמו, כושל ונופל ואין מנוח. נשימות קטנות של צרעה ובכל זאת האויר השבור שורט את הריאות.</w:t>
      </w:r>
    </w:p>
    <w:p w14:paraId="4848DBEE" w14:textId="1E0B502E" w:rsidR="009C1D27" w:rsidRDefault="009C1D27" w:rsidP="009B40BE">
      <w:pPr>
        <w:rPr>
          <w:rtl/>
        </w:rPr>
      </w:pPr>
      <w:r>
        <w:rPr>
          <w:rFonts w:hint="cs"/>
          <w:rtl/>
        </w:rPr>
        <w:t xml:space="preserve">תיאו כמובן היה </w:t>
      </w:r>
      <w:r>
        <w:t xml:space="preserve">oblivious </w:t>
      </w:r>
      <w:r>
        <w:rPr>
          <w:rFonts w:hint="cs"/>
          <w:rtl/>
        </w:rPr>
        <w:t xml:space="preserve"> לכל זה.</w:t>
      </w:r>
    </w:p>
    <w:p w14:paraId="330FC1BD" w14:textId="400A5BF2" w:rsidR="009C1D27" w:rsidRDefault="009C1D27" w:rsidP="009B40BE">
      <w:pPr>
        <w:rPr>
          <w:rtl/>
        </w:rPr>
      </w:pPr>
      <w:r>
        <w:rPr>
          <w:rFonts w:hint="cs"/>
          <w:rtl/>
        </w:rPr>
        <w:t>[הערת רקע שהיום כבר לא הכי רלוונטית:</w:t>
      </w:r>
    </w:p>
    <w:p w14:paraId="687618AC" w14:textId="19A630A0" w:rsidR="009C1D27" w:rsidRDefault="009C1D27" w:rsidP="009B40BE">
      <w:pPr>
        <w:rPr>
          <w:rtl/>
        </w:rPr>
      </w:pPr>
      <w:r>
        <w:rPr>
          <w:rFonts w:hint="cs"/>
          <w:rtl/>
        </w:rPr>
        <w:t xml:space="preserve">החלטנו החלטה חדשה, לאלכס היתה משפחה מאמצת בקיבוץ כשהיה בצבא, ושם הוא פגש מתנדבת צרפתיה. היא היתה האדם היחיד חוץ מארקדי שהוא ראה את עצמו חי איתה כל חייו. </w:t>
      </w:r>
      <w:r w:rsidR="003C148E">
        <w:rPr>
          <w:rFonts w:hint="cs"/>
          <w:rtl/>
        </w:rPr>
        <w:t>אבל היא לא רצתה אותו. לבסוף כשתיאו היה מכור היא באה ארצה והם היו ביחד כמה חודשים עד ששוב עזבה. בסופו של דבר לדעתי הוא התחתן איתה ונולדו להם עשרה ילדים. אולי היא היתה רקדנית.]</w:t>
      </w:r>
    </w:p>
    <w:p w14:paraId="00044103" w14:textId="4DA389A0" w:rsidR="009C1D27" w:rsidRDefault="009C1D27" w:rsidP="009B40BE">
      <w:pPr>
        <w:rPr>
          <w:rtl/>
        </w:rPr>
      </w:pPr>
      <w:r>
        <w:rPr>
          <w:rFonts w:hint="cs"/>
          <w:rtl/>
        </w:rPr>
        <w:t>[סוף חלק גרוע במיוחד]</w:t>
      </w:r>
    </w:p>
    <w:p w14:paraId="4681A9A0" w14:textId="77777777" w:rsidR="009B40BE" w:rsidRDefault="009B40BE" w:rsidP="009B40BE">
      <w:pPr>
        <w:rPr>
          <w:rtl/>
        </w:rPr>
      </w:pPr>
    </w:p>
    <w:p w14:paraId="77553A16" w14:textId="586FC1F8" w:rsidR="008B3884" w:rsidRDefault="008B3884" w:rsidP="008B3884">
      <w:pPr>
        <w:rPr>
          <w:rtl/>
        </w:rPr>
      </w:pPr>
      <w:r>
        <w:rPr>
          <w:rFonts w:hint="cs"/>
          <w:rtl/>
        </w:rPr>
        <w:t xml:space="preserve">איזו חברה של אלכס רואה תמונה ישנה של אלכס בתור ילד שהוא עם </w:t>
      </w:r>
      <w:r w:rsidR="001C5A04">
        <w:rPr>
          <w:rFonts w:hint="cs"/>
          <w:rtl/>
        </w:rPr>
        <w:t>אימא</w:t>
      </w:r>
      <w:r>
        <w:rPr>
          <w:rFonts w:hint="cs"/>
          <w:rtl/>
        </w:rPr>
        <w:t xml:space="preserve"> שלו, ושניהם מחזיקים סיגריה ומכיוון שהתמונה די ישנה ומטושטשת אי אפשר לראות אם הסיגריה מודלקת או לא. בכל אופן הוא שואל את אלכס או מזדעזע וכו' ומרגיש כ"כ מאוחד עם הפוריטנים באיזשהו מקום בארה"ב. </w:t>
      </w:r>
    </w:p>
    <w:p w14:paraId="1BA24B77" w14:textId="77777777" w:rsidR="00416931" w:rsidRDefault="00416931" w:rsidP="00250000">
      <w:pPr>
        <w:rPr>
          <w:rtl/>
        </w:rPr>
      </w:pPr>
    </w:p>
    <w:p w14:paraId="3C35D63E" w14:textId="77777777" w:rsidR="009C510E" w:rsidRDefault="009C510E" w:rsidP="00250000">
      <w:pPr>
        <w:rPr>
          <w:rtl/>
        </w:rPr>
      </w:pPr>
    </w:p>
    <w:p w14:paraId="7868E355" w14:textId="48B4109B" w:rsidR="009C510E" w:rsidRDefault="009C510E" w:rsidP="00250000">
      <w:pPr>
        <w:rPr>
          <w:rtl/>
        </w:rPr>
      </w:pPr>
      <w:r>
        <w:rPr>
          <w:rFonts w:hint="cs"/>
          <w:rtl/>
        </w:rPr>
        <w:t xml:space="preserve">אגב </w:t>
      </w:r>
      <w:r>
        <w:rPr>
          <w:rtl/>
        </w:rPr>
        <w:t>–</w:t>
      </w:r>
      <w:r>
        <w:rPr>
          <w:rFonts w:hint="cs"/>
          <w:rtl/>
        </w:rPr>
        <w:t xml:space="preserve"> אלכס היה מגיע לבקר את החייל שלו בכלא, היה לו חייל שנכלא בעוון עריקות, ואלכס היה מגיע אליו בדרך הביתה </w:t>
      </w:r>
      <w:r>
        <w:rPr>
          <w:rtl/>
        </w:rPr>
        <w:t>–</w:t>
      </w:r>
      <w:r>
        <w:rPr>
          <w:rFonts w:hint="cs"/>
          <w:rtl/>
        </w:rPr>
        <w:t xml:space="preserve"> לבדוק אם זה בכלל אפשרי שהוא יגיע בכל יום שהוא או רק בימי הביקורים </w:t>
      </w:r>
      <w:r>
        <w:rPr>
          <w:rtl/>
        </w:rPr>
        <w:t>–</w:t>
      </w:r>
      <w:r>
        <w:rPr>
          <w:rFonts w:hint="cs"/>
          <w:rtl/>
        </w:rPr>
        <w:t xml:space="preserve"> ומדבר איתו בשביל לשקם אותו.</w:t>
      </w:r>
    </w:p>
    <w:p w14:paraId="3EEDEA71" w14:textId="21378F06" w:rsidR="00D52040" w:rsidRDefault="00D52040" w:rsidP="00250000">
      <w:pPr>
        <w:rPr>
          <w:rtl/>
        </w:rPr>
      </w:pPr>
    </w:p>
    <w:p w14:paraId="6B76A2D5" w14:textId="17C5C0A8" w:rsidR="00D52040" w:rsidRDefault="00D52040" w:rsidP="00250000">
      <w:pPr>
        <w:rPr>
          <w:rtl/>
        </w:rPr>
      </w:pPr>
    </w:p>
    <w:p w14:paraId="18030BAC" w14:textId="77777777" w:rsidR="00D52040" w:rsidRDefault="00D52040" w:rsidP="00D52040">
      <w:pPr>
        <w:rPr>
          <w:rtl/>
        </w:rPr>
      </w:pPr>
      <w:r>
        <w:rPr>
          <w:rFonts w:cs="Times New Roman"/>
          <w:rtl/>
        </w:rPr>
        <w:t>- אז זהו הסגן המפורסם הופמן? אמר ראש המנהל האזרחי של חלק שכוח-אל זה של הארץ המובטחת, שלום לך, אנטישמי עוכר ישראל.</w:t>
      </w:r>
    </w:p>
    <w:p w14:paraId="47E37583" w14:textId="77777777" w:rsidR="00D52040" w:rsidRDefault="00D52040" w:rsidP="00D52040">
      <w:pPr>
        <w:rPr>
          <w:rtl/>
        </w:rPr>
      </w:pPr>
      <w:r>
        <w:rPr>
          <w:rFonts w:cs="Times New Roman"/>
          <w:rtl/>
        </w:rPr>
        <w:t>אלכס החוויר, ואולי הוריק. לא ניתן היה לברר בוודאות באור הדימדומים. -גם אנחנו שמענו עליך, הוא ענה בעברית, מסרב לקרבה שהמתנחל האמריקאי רצה לכפות עליו בשפה משותפת, אשיות מוכרת.</w:t>
      </w:r>
    </w:p>
    <w:p w14:paraId="7C200CFC" w14:textId="7CF7BD7F" w:rsidR="00D52040" w:rsidRDefault="00D52040" w:rsidP="00D52040">
      <w:pPr>
        <w:rPr>
          <w:rtl/>
        </w:rPr>
      </w:pPr>
      <w:r>
        <w:rPr>
          <w:rFonts w:cs="Times New Roman"/>
          <w:rtl/>
        </w:rPr>
        <w:t xml:space="preserve">- אישיות מוכרת? המתנחל נחר. שמו היה קאופמן והמאבק ארוך השנים ביניהם, שהוכרע </w:t>
      </w:r>
      <w:r w:rsidR="000655BB">
        <w:rPr>
          <w:rFonts w:cs="Times New Roman"/>
          <w:rtl/>
        </w:rPr>
        <w:t>על ידי</w:t>
      </w:r>
      <w:r>
        <w:rPr>
          <w:rFonts w:cs="Times New Roman"/>
          <w:rtl/>
        </w:rPr>
        <w:t xml:space="preserve"> הממשלה והעם תמיד לטובת המתנחל, נקרא קאופמן נגד הופמן. </w:t>
      </w:r>
    </w:p>
    <w:p w14:paraId="749F1D0D" w14:textId="77777777" w:rsidR="00D52040" w:rsidRDefault="00D52040" w:rsidP="00D52040">
      <w:pPr>
        <w:rPr>
          <w:rtl/>
        </w:rPr>
      </w:pPr>
      <w:r>
        <w:rPr>
          <w:rFonts w:cs="Times New Roman"/>
          <w:rtl/>
        </w:rPr>
        <w:t>הופמן הידק את שפתיו. כבר אז הוא הבין שידו תמיד תהיה על התחתונה מול הציציות המבצבצות מתחת לסוודר הגס, והכיפה השמוטה על תלתלי-הפרא.</w:t>
      </w:r>
    </w:p>
    <w:p w14:paraId="172A5F28" w14:textId="77777777" w:rsidR="00D52040" w:rsidRDefault="00D52040" w:rsidP="00D52040">
      <w:pPr>
        <w:rPr>
          <w:rtl/>
        </w:rPr>
      </w:pPr>
      <w:r>
        <w:rPr>
          <w:rFonts w:cs="Times New Roman"/>
          <w:rtl/>
        </w:rPr>
        <w:t>- מלאך המוות בכבודו ובעצמו, הוסיף קאופמן משלא הגיעה תגובה. איזה פרצוף יש לך, תראו תראו! פרצוף של תרנגולת רטובה - וכאן קאופמן צחק, כי החיוורון שהתפשט על פניו של הופמן היווה עדות לתבוסתו.</w:t>
      </w:r>
    </w:p>
    <w:p w14:paraId="187CAD19" w14:textId="44BA5E23" w:rsidR="00D52040" w:rsidRDefault="00D52040" w:rsidP="00D52040">
      <w:pPr>
        <w:rPr>
          <w:rFonts w:cs="Times New Roman"/>
          <w:rtl/>
        </w:rPr>
      </w:pPr>
      <w:r>
        <w:rPr>
          <w:rFonts w:cs="Times New Roman"/>
          <w:rtl/>
        </w:rPr>
        <w:t>למה? בגלל שגם קאופמן היה בסיפור התרנגולות שמתו ביום החם.</w:t>
      </w:r>
    </w:p>
    <w:p w14:paraId="3CBA32B7" w14:textId="4E3873B1" w:rsidR="000B23E9" w:rsidRDefault="000B23E9" w:rsidP="00D52040">
      <w:pPr>
        <w:rPr>
          <w:rFonts w:cs="Times New Roman"/>
          <w:rtl/>
        </w:rPr>
      </w:pPr>
    </w:p>
    <w:p w14:paraId="66BB25A4" w14:textId="1F6524DB" w:rsidR="000B23E9" w:rsidRDefault="000B23E9" w:rsidP="000B23E9">
      <w:pPr>
        <w:pStyle w:val="Heading2"/>
        <w:rPr>
          <w:rtl/>
        </w:rPr>
      </w:pPr>
      <w:r>
        <w:rPr>
          <w:rFonts w:hint="cs"/>
          <w:rtl/>
        </w:rPr>
        <w:t>המלט בגיל 20</w:t>
      </w:r>
      <w:r w:rsidR="00114F7F">
        <w:rPr>
          <w:rFonts w:hint="cs"/>
          <w:rtl/>
        </w:rPr>
        <w:t xml:space="preserve"> / טון דיבור</w:t>
      </w:r>
    </w:p>
    <w:p w14:paraId="75079653" w14:textId="2452230F" w:rsidR="000B23E9" w:rsidRDefault="000B23E9" w:rsidP="00D52040">
      <w:pPr>
        <w:rPr>
          <w:rFonts w:cs="Times New Roman"/>
          <w:rtl/>
        </w:rPr>
      </w:pPr>
      <w:r>
        <w:rPr>
          <w:rFonts w:cs="Times New Roman" w:hint="cs"/>
          <w:rtl/>
        </w:rPr>
        <w:t xml:space="preserve">הערה עצומה </w:t>
      </w:r>
      <w:r>
        <w:rPr>
          <w:rFonts w:cs="Times New Roman"/>
          <w:rtl/>
        </w:rPr>
        <w:t>–</w:t>
      </w:r>
      <w:r>
        <w:rPr>
          <w:rFonts w:cs="Times New Roman" w:hint="cs"/>
          <w:rtl/>
        </w:rPr>
        <w:t xml:space="preserve"> בגיל 15, הציטוט האהוב על אלכס מהמלט הוא </w:t>
      </w:r>
    </w:p>
    <w:p w14:paraId="14794DE3" w14:textId="3CA80FD5" w:rsidR="000B23E9" w:rsidRDefault="005809A2" w:rsidP="000B23E9">
      <w:pPr>
        <w:rPr>
          <w:rFonts w:cs="Times New Roman"/>
          <w:b/>
          <w:bCs/>
          <w:rtl/>
        </w:rPr>
      </w:pPr>
      <w:hyperlink r:id="rId36" w:history="1">
        <w:r w:rsidR="000B23E9" w:rsidRPr="000B23E9">
          <w:rPr>
            <w:rStyle w:val="Hyperlink"/>
            <w:rFonts w:cs="Times New Roman"/>
          </w:rPr>
          <w:t>Hamlet</w:t>
        </w:r>
        <w:r w:rsidR="006B6AAA">
          <w:rPr>
            <w:rStyle w:val="Hyperlink"/>
            <w:rFonts w:cs="Times New Roman"/>
          </w:rPr>
          <w:t xml:space="preserve"> </w:t>
        </w:r>
        <w:r w:rsidR="000B23E9" w:rsidRPr="000B23E9">
          <w:rPr>
            <w:rStyle w:val="Hyperlink"/>
            <w:rFonts w:cs="Times New Roman"/>
          </w:rPr>
          <w:t>act 3 scene 1</w:t>
        </w:r>
      </w:hyperlink>
      <w:r w:rsidR="000B23E9" w:rsidRPr="000B23E9">
        <w:rPr>
          <w:rFonts w:cs="Times New Roman"/>
        </w:rPr>
        <w:t>, " I am very proud, revengeful, ambitious "</w:t>
      </w:r>
      <w:r w:rsidR="000B23E9" w:rsidRPr="000B23E9">
        <w:rPr>
          <w:rFonts w:cs="Times New Roman"/>
          <w:b/>
          <w:bCs/>
        </w:rPr>
        <w:t xml:space="preserve"> </w:t>
      </w:r>
    </w:p>
    <w:p w14:paraId="3A7A47A6" w14:textId="0A32D759" w:rsidR="000B23E9" w:rsidRDefault="000B23E9" w:rsidP="000B23E9">
      <w:pPr>
        <w:rPr>
          <w:rFonts w:cs="Times New Roman"/>
          <w:rtl/>
        </w:rPr>
      </w:pPr>
      <w:r>
        <w:rPr>
          <w:rFonts w:cs="Times New Roman" w:hint="cs"/>
          <w:rtl/>
        </w:rPr>
        <w:t>מה הציטוט האהוב עליו בגיל 20?</w:t>
      </w:r>
    </w:p>
    <w:p w14:paraId="5B7C2508" w14:textId="7C76B290" w:rsidR="008B7F14" w:rsidRDefault="008B7F14" w:rsidP="000B23E9">
      <w:pPr>
        <w:rPr>
          <w:rFonts w:cs="Times New Roman"/>
          <w:rtl/>
        </w:rPr>
      </w:pPr>
      <w:r>
        <w:rPr>
          <w:rFonts w:cs="Times New Roman" w:hint="cs"/>
          <w:rtl/>
        </w:rPr>
        <w:t>הוא ביקר באנגליה ויוג'ין היה בהלם מהשינוי שחל בו.</w:t>
      </w:r>
    </w:p>
    <w:p w14:paraId="70AD45B5" w14:textId="29A14995" w:rsidR="008B7F14" w:rsidRDefault="008B7F14" w:rsidP="000B23E9">
      <w:pPr>
        <w:rPr>
          <w:rFonts w:cs="Times New Roman"/>
          <w:rtl/>
        </w:rPr>
      </w:pPr>
      <w:r>
        <w:rPr>
          <w:rFonts w:cs="Times New Roman" w:hint="cs"/>
          <w:rtl/>
        </w:rPr>
        <w:t>טון הדיבור שלו השתנה.</w:t>
      </w:r>
    </w:p>
    <w:p w14:paraId="2B909E11" w14:textId="7BC3476F" w:rsidR="008B7F14" w:rsidRDefault="008B7F14" w:rsidP="000B23E9">
      <w:pPr>
        <w:rPr>
          <w:rFonts w:cs="Times New Roman"/>
          <w:rtl/>
        </w:rPr>
      </w:pPr>
      <w:r>
        <w:rPr>
          <w:rFonts w:cs="Times New Roman" w:hint="cs"/>
          <w:rtl/>
        </w:rPr>
        <w:t xml:space="preserve">רוב האנשים כשהם מדברים, כל מילה עולה בסופה למעלה </w:t>
      </w:r>
      <w:r>
        <w:rPr>
          <w:rFonts w:cs="Times New Roman"/>
          <w:rtl/>
        </w:rPr>
        <w:t>–</w:t>
      </w:r>
      <w:r>
        <w:rPr>
          <w:rFonts w:cs="Times New Roman" w:hint="cs"/>
          <w:rtl/>
        </w:rPr>
        <w:t xml:space="preserve"> כמו תחינה, כמו בקשה, אל תנטשו אותי, תמשיכו להקשיב. אצלו כל מילה ירדה למטה בסופה. מאז ומתמיד הן היו מהירות, המילים שלו, ולכן זה היה שינוי שכמעט לא ניתן להבחין בו, אבל מרגע שהבחנת בו לא ניתן להתעלם </w:t>
      </w:r>
      <w:r>
        <w:rPr>
          <w:rFonts w:cs="Times New Roman"/>
          <w:rtl/>
        </w:rPr>
        <w:t>–</w:t>
      </w:r>
      <w:r>
        <w:rPr>
          <w:rFonts w:cs="Times New Roman" w:hint="cs"/>
          <w:rtl/>
        </w:rPr>
        <w:t xml:space="preserve"> ההברה האחרונה בכל מילה ירדה, מכונסת באופן כה שליו. הוא עדיין שאל, עדיין התלוצץ, אבל בכל היה נסוך הטון הזה של שלווה מהירה ומסופקת. ויוג'ין רצה להקשיב לקולו ללא סוף, בדיוק כמו פאי רועים, כמו אותו בשר כתוש ומטוגן בשמן רותח, שנשכב מעליו מצע מנחם ומסוכך של פירה לבן ועשיר,</w:t>
      </w:r>
      <w:r w:rsidR="001F60B9">
        <w:rPr>
          <w:rFonts w:cs="Times New Roman" w:hint="cs"/>
          <w:rtl/>
        </w:rPr>
        <w:t xml:space="preserve"> פירה כבד ונימוח מעל הבשר המחוסל.</w:t>
      </w:r>
    </w:p>
    <w:p w14:paraId="0D986FDA" w14:textId="2C07C1DB" w:rsidR="00D218E6" w:rsidRDefault="00D218E6" w:rsidP="000B23E9">
      <w:pPr>
        <w:rPr>
          <w:rFonts w:cs="Times New Roman"/>
          <w:rtl/>
        </w:rPr>
      </w:pPr>
    </w:p>
    <w:p w14:paraId="40A4C939" w14:textId="6A7B55A3" w:rsidR="00D218E6" w:rsidRDefault="00D218E6" w:rsidP="00D218E6">
      <w:pPr>
        <w:pStyle w:val="Heading2"/>
        <w:rPr>
          <w:rtl/>
        </w:rPr>
      </w:pPr>
      <w:r>
        <w:rPr>
          <w:rFonts w:hint="cs"/>
          <w:rtl/>
        </w:rPr>
        <w:t>עם הגרושה</w:t>
      </w:r>
    </w:p>
    <w:p w14:paraId="106155C1" w14:textId="50269978" w:rsidR="00094414" w:rsidRDefault="00094414" w:rsidP="000B23E9">
      <w:pPr>
        <w:rPr>
          <w:rFonts w:cs="Times New Roman"/>
          <w:rtl/>
        </w:rPr>
      </w:pPr>
      <w:r>
        <w:rPr>
          <w:rFonts w:cs="Times New Roman" w:hint="cs"/>
          <w:rtl/>
        </w:rPr>
        <w:t>האישה ה</w:t>
      </w:r>
      <w:r w:rsidR="00ED7FEA">
        <w:rPr>
          <w:rFonts w:cs="Times New Roman" w:hint="cs"/>
          <w:rtl/>
        </w:rPr>
        <w:t>גרושה מרמת-גן, שהסיעה אותו ביום שבו לילך נפרדה ממנו, התקשרה. היא אמרה לו שהיא שוקלת הצטרף לפרוייקט "אח גדול", [</w:t>
      </w:r>
      <w:hyperlink r:id="rId37" w:history="1">
        <w:r w:rsidR="00ED7FEA" w:rsidRPr="00ED7FEA">
          <w:rPr>
            <w:rStyle w:val="Hyperlink"/>
            <w:rFonts w:cs="Times New Roman" w:hint="cs"/>
            <w:rtl/>
          </w:rPr>
          <w:t>העמותה</w:t>
        </w:r>
      </w:hyperlink>
      <w:r w:rsidR="00ED7FEA">
        <w:rPr>
          <w:rFonts w:cs="Times New Roman" w:hint="cs"/>
          <w:rtl/>
        </w:rPr>
        <w:t xml:space="preserve"> דווקא הוקמה ב-2010 לכן אולי עמותה אחרת...] או איכשהו לסייע לו כחייל בודד. היא הציעה להפגש והם אכן נפגשו ביציאה הבאה שלו, אבל היא היתה לבושה באופן שלא התיר מקום לטעות מה היא רוצה.</w:t>
      </w:r>
    </w:p>
    <w:p w14:paraId="73DA8302" w14:textId="1495E4BA" w:rsidR="00ED7FEA" w:rsidRDefault="00ED7FEA" w:rsidP="000B23E9">
      <w:pPr>
        <w:rPr>
          <w:rFonts w:cs="Times New Roman"/>
          <w:rtl/>
        </w:rPr>
      </w:pPr>
      <w:r>
        <w:rPr>
          <w:rFonts w:cs="Times New Roman" w:hint="cs"/>
          <w:rtl/>
        </w:rPr>
        <w:t>"את בטוחה שזה רעיון טוב?"</w:t>
      </w:r>
    </w:p>
    <w:p w14:paraId="557463D3" w14:textId="796EA82D" w:rsidR="00ED7FEA" w:rsidRDefault="00ED7FEA" w:rsidP="000B23E9">
      <w:pPr>
        <w:rPr>
          <w:rFonts w:cs="Times New Roman"/>
          <w:rtl/>
        </w:rPr>
      </w:pPr>
      <w:r>
        <w:rPr>
          <w:rFonts w:cs="Times New Roman" w:hint="cs"/>
          <w:rtl/>
        </w:rPr>
        <w:t>"זה לא כאילו אני בקשר זוגי עכשו עם מישהו."</w:t>
      </w:r>
    </w:p>
    <w:p w14:paraId="2536B671" w14:textId="2009BFA8" w:rsidR="00ED7FEA" w:rsidRDefault="00ED7FEA" w:rsidP="000B23E9">
      <w:pPr>
        <w:rPr>
          <w:rFonts w:cs="Times New Roman"/>
          <w:rtl/>
        </w:rPr>
      </w:pPr>
      <w:r>
        <w:rPr>
          <w:rFonts w:cs="Times New Roman" w:hint="cs"/>
          <w:rtl/>
        </w:rPr>
        <w:lastRenderedPageBreak/>
        <w:t>"אהה."</w:t>
      </w:r>
    </w:p>
    <w:p w14:paraId="310A5C62" w14:textId="560CE1CD" w:rsidR="00ED7FEA" w:rsidRDefault="00ED7FEA" w:rsidP="000B23E9">
      <w:pPr>
        <w:rPr>
          <w:rFonts w:cs="Times New Roman"/>
          <w:rtl/>
        </w:rPr>
      </w:pPr>
      <w:r>
        <w:rPr>
          <w:rFonts w:cs="Times New Roman" w:hint="cs"/>
          <w:rtl/>
        </w:rPr>
        <w:t>"אתה בקשר זוגי? עם מישהי?"</w:t>
      </w:r>
    </w:p>
    <w:p w14:paraId="473F5681" w14:textId="629146F4" w:rsidR="00ED7FEA" w:rsidRDefault="00ED7FEA" w:rsidP="000B23E9">
      <w:pPr>
        <w:rPr>
          <w:rFonts w:cs="Times New Roman"/>
          <w:rtl/>
        </w:rPr>
      </w:pPr>
      <w:r>
        <w:rPr>
          <w:rFonts w:cs="Times New Roman" w:hint="cs"/>
          <w:rtl/>
        </w:rPr>
        <w:t>"לא, אבל..."</w:t>
      </w:r>
    </w:p>
    <w:p w14:paraId="7A5BDDB9" w14:textId="253EA7A0" w:rsidR="00ED7FEA" w:rsidRDefault="00ED7FEA" w:rsidP="000B23E9">
      <w:pPr>
        <w:rPr>
          <w:rFonts w:cs="Times New Roman"/>
          <w:rtl/>
        </w:rPr>
      </w:pPr>
      <w:r>
        <w:rPr>
          <w:rFonts w:cs="Times New Roman" w:hint="cs"/>
          <w:rtl/>
        </w:rPr>
        <w:t>"נמשך אלי?"</w:t>
      </w:r>
    </w:p>
    <w:p w14:paraId="6FB16B8E" w14:textId="311EA39A" w:rsidR="00ED7FEA" w:rsidRDefault="00ED7FEA" w:rsidP="000B23E9">
      <w:pPr>
        <w:rPr>
          <w:rFonts w:cs="Times New Roman"/>
          <w:rtl/>
        </w:rPr>
      </w:pPr>
      <w:r>
        <w:rPr>
          <w:rFonts w:cs="Times New Roman" w:hint="cs"/>
          <w:rtl/>
        </w:rPr>
        <w:t>"כן." הוא צחק כי היא התאמצה מאד לשאול את זה באופן לא-שלנטי, והוא ניסה להציל אותה מהמבוכה. היה לו חיוך מרומז, כמעט נעלם, והוא היה הקצין הטרי ביותר שצה"ל הוציא תחת ידיו, כי טקס הענקת הדרגה התרחש יום לפני כן. הוא היה רענן, סגן-משנה חדש לגמרי, טבול בכל ערך שלצה"ל היה לספק לו, כל המור"קים היו טריים, כל ה--- וה--- [דברים שלומדים בקורס קצינים], ו</w:t>
      </w:r>
      <w:r w:rsidR="00117D4E">
        <w:rPr>
          <w:rFonts w:cs="Times New Roman" w:hint="cs"/>
          <w:rtl/>
        </w:rPr>
        <w:t>גם בקורס קצינים הוא היה נורא מיוחד, גם על מדי ב"ית עם הנעליים האדומות. [לבדוק] "ואת?" הוא שאל מבעד לחיוך שלו, שהיה עוד יותר אטרקטיבי כי לא היה לו שום קשר אליה והיא ידעה את זה. זה היה חיוך שאפילו הוא לא ידע על קיומו.</w:t>
      </w:r>
    </w:p>
    <w:p w14:paraId="077F1393" w14:textId="04931938" w:rsidR="00117D4E" w:rsidRDefault="00117D4E" w:rsidP="000B23E9">
      <w:pPr>
        <w:rPr>
          <w:rFonts w:cs="Times New Roman"/>
          <w:rtl/>
        </w:rPr>
      </w:pPr>
      <w:r>
        <w:rPr>
          <w:rFonts w:cs="Times New Roman" w:hint="cs"/>
          <w:rtl/>
        </w:rPr>
        <w:t>"ואני מה?"</w:t>
      </w:r>
    </w:p>
    <w:p w14:paraId="1A3B275A" w14:textId="4565DC44" w:rsidR="00117D4E" w:rsidRDefault="00117D4E" w:rsidP="000B23E9">
      <w:pPr>
        <w:rPr>
          <w:rFonts w:cs="Times New Roman"/>
          <w:rtl/>
        </w:rPr>
      </w:pPr>
      <w:r w:rsidRPr="00117D4E">
        <w:rPr>
          <w:rFonts w:cs="Times New Roman"/>
          <w:rtl/>
        </w:rPr>
        <w:t>"</w:t>
      </w:r>
      <w:r>
        <w:rPr>
          <w:rFonts w:cs="Times New Roman" w:hint="cs"/>
          <w:rtl/>
        </w:rPr>
        <w:t>נמשכת</w:t>
      </w:r>
      <w:r w:rsidRPr="00117D4E">
        <w:rPr>
          <w:rFonts w:cs="Times New Roman"/>
          <w:rtl/>
        </w:rPr>
        <w:t xml:space="preserve"> אלי?"</w:t>
      </w:r>
    </w:p>
    <w:p w14:paraId="3C933CCA" w14:textId="61340B09" w:rsidR="00ED7FEA" w:rsidRDefault="00ED7FEA" w:rsidP="000B23E9">
      <w:pPr>
        <w:rPr>
          <w:rFonts w:cs="Times New Roman"/>
          <w:rtl/>
        </w:rPr>
      </w:pPr>
      <w:r>
        <w:rPr>
          <w:rFonts w:cs="Times New Roman" w:hint="cs"/>
          <w:rtl/>
        </w:rPr>
        <w:t>"ברור. איך אפשר שלא?"</w:t>
      </w:r>
    </w:p>
    <w:p w14:paraId="24983568" w14:textId="1169CF68" w:rsidR="00117D4E" w:rsidRDefault="00117D4E" w:rsidP="000B23E9">
      <w:pPr>
        <w:rPr>
          <w:rFonts w:cs="Times New Roman"/>
          <w:rtl/>
        </w:rPr>
      </w:pPr>
      <w:r>
        <w:rPr>
          <w:rFonts w:cs="Times New Roman" w:hint="cs"/>
          <w:rtl/>
        </w:rPr>
        <w:t>הוא היסס.</w:t>
      </w:r>
    </w:p>
    <w:p w14:paraId="2346955C" w14:textId="318A6E26" w:rsidR="00117D4E" w:rsidRDefault="00117D4E" w:rsidP="000B23E9">
      <w:pPr>
        <w:rPr>
          <w:rFonts w:cs="Times New Roman"/>
          <w:rtl/>
        </w:rPr>
      </w:pPr>
      <w:r>
        <w:rPr>
          <w:rFonts w:cs="Times New Roman" w:hint="cs"/>
          <w:rtl/>
        </w:rPr>
        <w:t>"אל תדאג," היא צחקה. "אני לא מצפה שתהיה חבר שלי."</w:t>
      </w:r>
    </w:p>
    <w:p w14:paraId="212BFA9F" w14:textId="486C414C" w:rsidR="00ED7FEA" w:rsidRDefault="00117D4E" w:rsidP="000B23E9">
      <w:pPr>
        <w:rPr>
          <w:rFonts w:cs="Times New Roman"/>
          <w:rtl/>
        </w:rPr>
      </w:pPr>
      <w:r>
        <w:rPr>
          <w:rFonts w:cs="Times New Roman" w:hint="cs"/>
          <w:rtl/>
        </w:rPr>
        <w:t>"אם כך, את יודעת ש... יכולה להיות כאן תופעה של ניצול."</w:t>
      </w:r>
    </w:p>
    <w:p w14:paraId="7C11D9C5" w14:textId="1499503A" w:rsidR="00C661D4" w:rsidRDefault="00C661D4" w:rsidP="000B23E9">
      <w:pPr>
        <w:rPr>
          <w:rFonts w:cs="Times New Roman"/>
          <w:rtl/>
        </w:rPr>
      </w:pPr>
      <w:r>
        <w:rPr>
          <w:rFonts w:cs="Times New Roman" w:hint="cs"/>
          <w:rtl/>
        </w:rPr>
        <w:t>"מי ינצל את מי?"</w:t>
      </w:r>
    </w:p>
    <w:p w14:paraId="58A776DE" w14:textId="4202CC44" w:rsidR="00C661D4" w:rsidRDefault="00C661D4" w:rsidP="000B23E9">
      <w:pPr>
        <w:rPr>
          <w:rFonts w:cs="Times New Roman"/>
          <w:rtl/>
        </w:rPr>
      </w:pPr>
      <w:r>
        <w:rPr>
          <w:rFonts w:cs="Times New Roman" w:hint="cs"/>
          <w:rtl/>
        </w:rPr>
        <w:t xml:space="preserve">הוא התקרב אליה והיא מייד נעתרה. לכל תנועה שלו </w:t>
      </w:r>
      <w:r>
        <w:rPr>
          <w:rFonts w:cs="Times New Roman"/>
          <w:rtl/>
        </w:rPr>
        <w:t>–</w:t>
      </w:r>
      <w:r>
        <w:rPr>
          <w:rFonts w:cs="Times New Roman" w:hint="cs"/>
          <w:rtl/>
        </w:rPr>
        <w:t xml:space="preserve"> היא נעתרה.</w:t>
      </w:r>
      <w:r w:rsidR="00044E1F">
        <w:rPr>
          <w:rFonts w:cs="Times New Roman" w:hint="cs"/>
          <w:rtl/>
        </w:rPr>
        <w:t xml:space="preserve"> בקלות נעתרה, כל אחת מתנועותיו שהיו לפני מה שהכיר, תנועותיו השיגרתיות, המתורגלות, שקיבלו ברגע שנגעו בגופה איזה סוג של קסם, כוח על של היעתרות, של היפנוט, </w:t>
      </w:r>
      <w:r w:rsidR="00A868B3">
        <w:rPr>
          <w:rFonts w:cs="Times New Roman" w:hint="cs"/>
          <w:rtl/>
        </w:rPr>
        <w:t xml:space="preserve">הוא מביט בעיניה והאישונים מתרחבים, </w:t>
      </w:r>
      <w:r w:rsidR="0034057C">
        <w:rPr>
          <w:rFonts w:cs="Times New Roman" w:hint="cs"/>
          <w:rtl/>
        </w:rPr>
        <w:t xml:space="preserve">הוא מתבונן בפניה וריסיה רוטטים, </w:t>
      </w:r>
      <w:r w:rsidR="00A868B3">
        <w:rPr>
          <w:rFonts w:cs="Times New Roman" w:hint="cs"/>
          <w:rtl/>
        </w:rPr>
        <w:t>הוא אוחז ב</w:t>
      </w:r>
      <w:r w:rsidR="0034057C">
        <w:rPr>
          <w:rFonts w:cs="Times New Roman" w:hint="cs"/>
          <w:rtl/>
        </w:rPr>
        <w:t xml:space="preserve">כף </w:t>
      </w:r>
      <w:r w:rsidR="00A868B3">
        <w:rPr>
          <w:rFonts w:cs="Times New Roman" w:hint="cs"/>
          <w:rtl/>
        </w:rPr>
        <w:t>ידה והיא פועמת,</w:t>
      </w:r>
      <w:r>
        <w:rPr>
          <w:rFonts w:cs="Times New Roman" w:hint="cs"/>
          <w:rtl/>
        </w:rPr>
        <w:t xml:space="preserve"> הוא </w:t>
      </w:r>
      <w:r w:rsidR="00A868B3">
        <w:rPr>
          <w:rFonts w:cs="Times New Roman" w:hint="cs"/>
          <w:rtl/>
        </w:rPr>
        <w:t>לופת</w:t>
      </w:r>
      <w:r>
        <w:rPr>
          <w:rFonts w:cs="Times New Roman" w:hint="cs"/>
          <w:rtl/>
        </w:rPr>
        <w:t xml:space="preserve"> בעורפה והיא מת</w:t>
      </w:r>
      <w:r w:rsidR="009B230D">
        <w:rPr>
          <w:rFonts w:cs="Times New Roman" w:hint="cs"/>
          <w:rtl/>
        </w:rPr>
        <w:t>קרב</w:t>
      </w:r>
      <w:r>
        <w:rPr>
          <w:rFonts w:cs="Times New Roman" w:hint="cs"/>
          <w:rtl/>
        </w:rPr>
        <w:t xml:space="preserve">ת, הוא </w:t>
      </w:r>
      <w:r w:rsidR="009B230D">
        <w:rPr>
          <w:rFonts w:cs="Times New Roman" w:hint="cs"/>
          <w:rtl/>
        </w:rPr>
        <w:t>מניח את שפתיו על פיה והיא פוערת, הוא אוסף אותה במותניה והיא מתרפקת,</w:t>
      </w:r>
      <w:r w:rsidR="0034057C">
        <w:rPr>
          <w:rFonts w:cs="Times New Roman" w:hint="cs"/>
          <w:rtl/>
        </w:rPr>
        <w:t xml:space="preserve"> </w:t>
      </w:r>
      <w:r w:rsidR="009B230D">
        <w:rPr>
          <w:rFonts w:cs="Times New Roman" w:hint="cs"/>
          <w:rtl/>
        </w:rPr>
        <w:t xml:space="preserve">הוא </w:t>
      </w:r>
      <w:r w:rsidR="0034057C">
        <w:rPr>
          <w:rFonts w:cs="Times New Roman" w:hint="cs"/>
          <w:rtl/>
        </w:rPr>
        <w:t>לוטף באצבעותיו</w:t>
      </w:r>
      <w:r w:rsidR="009B230D">
        <w:rPr>
          <w:rFonts w:cs="Times New Roman" w:hint="cs"/>
          <w:rtl/>
        </w:rPr>
        <w:t xml:space="preserve"> והיא מפ</w:t>
      </w:r>
      <w:r w:rsidR="0034057C">
        <w:rPr>
          <w:rFonts w:cs="Times New Roman" w:hint="cs"/>
          <w:rtl/>
        </w:rPr>
        <w:t>ש</w:t>
      </w:r>
      <w:r w:rsidR="009B230D">
        <w:rPr>
          <w:rFonts w:cs="Times New Roman" w:hint="cs"/>
          <w:rtl/>
        </w:rPr>
        <w:t xml:space="preserve">קת, </w:t>
      </w:r>
      <w:r w:rsidR="00D218E6">
        <w:rPr>
          <w:rFonts w:cs="Times New Roman" w:hint="cs"/>
          <w:rtl/>
        </w:rPr>
        <w:t>שטה אליו, מתמרקת / מתפרקת, היא מתפרקת / מתחברת</w:t>
      </w:r>
      <w:r w:rsidR="00BC553E">
        <w:rPr>
          <w:rFonts w:cs="Times New Roman" w:hint="cs"/>
          <w:rtl/>
        </w:rPr>
        <w:t xml:space="preserve"> / מלקקת / מתחלקת / מנמקת / מתלכלכת / מסלקת מזדככת</w:t>
      </w:r>
      <w:r w:rsidR="00D218E6">
        <w:rPr>
          <w:rFonts w:cs="Times New Roman" w:hint="cs"/>
          <w:rtl/>
        </w:rPr>
        <w:t xml:space="preserve">! </w:t>
      </w:r>
      <w:r w:rsidR="00A868B3">
        <w:rPr>
          <w:rFonts w:cs="Times New Roman" w:hint="cs"/>
          <w:rtl/>
        </w:rPr>
        <w:t>על כיסוי</w:t>
      </w:r>
      <w:r w:rsidR="005D4CC4">
        <w:rPr>
          <w:rFonts w:cs="Times New Roman" w:hint="cs"/>
          <w:rtl/>
        </w:rPr>
        <w:t xml:space="preserve"> / יריעת</w:t>
      </w:r>
      <w:r w:rsidR="00A868B3">
        <w:rPr>
          <w:rFonts w:cs="Times New Roman" w:hint="cs"/>
          <w:rtl/>
        </w:rPr>
        <w:t xml:space="preserve"> קטיפה סגולה שכיסה את כורסת-הגינה הרחבה</w:t>
      </w:r>
      <w:r w:rsidR="009B230D">
        <w:rPr>
          <w:rFonts w:cs="Times New Roman" w:hint="cs"/>
          <w:rtl/>
        </w:rPr>
        <w:t>, מזל שהיא טיפחה את העציצים במרפסת לסבך כה צפוף וירוק, איש מאלו שעברו ברחוב לא ראה דבר.</w:t>
      </w:r>
    </w:p>
    <w:p w14:paraId="1A7132D2" w14:textId="03B751A6" w:rsidR="00FE0143" w:rsidRDefault="00FE0143" w:rsidP="000B23E9">
      <w:pPr>
        <w:rPr>
          <w:rFonts w:cs="Times New Roman"/>
          <w:rtl/>
        </w:rPr>
      </w:pPr>
    </w:p>
    <w:p w14:paraId="2AC3F8FD" w14:textId="72DAF7F9" w:rsidR="00FE0143" w:rsidRDefault="00FE0143" w:rsidP="000B23E9">
      <w:pPr>
        <w:rPr>
          <w:rFonts w:cs="Times New Roman"/>
          <w:rtl/>
        </w:rPr>
      </w:pPr>
      <w:r>
        <w:rPr>
          <w:rFonts w:cs="Times New Roman" w:hint="cs"/>
          <w:rtl/>
        </w:rPr>
        <w:t>הוא מתחכך / היא מתרחבת, היא מתערטלת</w:t>
      </w:r>
    </w:p>
    <w:p w14:paraId="6A1193F0" w14:textId="673E70DF" w:rsidR="002B0288" w:rsidRDefault="002B0288" w:rsidP="000B23E9">
      <w:pPr>
        <w:rPr>
          <w:rFonts w:cs="Times New Roman"/>
          <w:rtl/>
        </w:rPr>
      </w:pPr>
      <w:r>
        <w:rPr>
          <w:rFonts w:cs="Times New Roman" w:hint="cs"/>
          <w:rtl/>
        </w:rPr>
        <w:t>היא חייכה אליו אחר-כך כמו שמחייכים לילד שובב</w:t>
      </w:r>
      <w:r w:rsidR="00CD0B5E">
        <w:rPr>
          <w:rFonts w:cs="Times New Roman" w:hint="cs"/>
          <w:rtl/>
        </w:rPr>
        <w:t>, והוא היה נותן את חייו לחיוך שכזה. היא עם הסיגריה התלויה בזוית פיה ברישול, ועל שפתה העליונה רוטטת הפלומה הכהה, השפמשפמון השח</w:t>
      </w:r>
      <w:r w:rsidR="005C4B5D">
        <w:rPr>
          <w:rFonts w:cs="Times New Roman" w:hint="cs"/>
          <w:rtl/>
        </w:rPr>
        <w:t>רח</w:t>
      </w:r>
      <w:r w:rsidR="00CD0B5E">
        <w:rPr>
          <w:rFonts w:cs="Times New Roman" w:hint="cs"/>
          <w:rtl/>
        </w:rPr>
        <w:t>ר שלה,</w:t>
      </w:r>
      <w:r w:rsidR="00853EEB">
        <w:rPr>
          <w:rFonts w:cs="Times New Roman" w:hint="cs"/>
          <w:rtl/>
        </w:rPr>
        <w:t xml:space="preserve"> </w:t>
      </w:r>
      <w:r w:rsidR="005C4B5D">
        <w:rPr>
          <w:rFonts w:cs="Times New Roman" w:hint="cs"/>
          <w:rtl/>
        </w:rPr>
        <w:t xml:space="preserve">והחיוך </w:t>
      </w:r>
      <w:r w:rsidR="005C4B5D">
        <w:rPr>
          <w:rFonts w:cs="Times New Roman"/>
          <w:rtl/>
        </w:rPr>
        <w:t>–</w:t>
      </w:r>
      <w:r w:rsidR="005C4B5D">
        <w:rPr>
          <w:rFonts w:cs="Times New Roman" w:hint="cs"/>
          <w:rtl/>
        </w:rPr>
        <w:t xml:space="preserve"> </w:t>
      </w:r>
      <w:r w:rsidR="005C4B5D">
        <w:rPr>
          <w:rFonts w:cs="Times New Roman"/>
        </w:rPr>
        <w:t>condescending</w:t>
      </w:r>
      <w:r w:rsidR="005C4B5D">
        <w:rPr>
          <w:rFonts w:cs="Times New Roman" w:hint="cs"/>
          <w:rtl/>
        </w:rPr>
        <w:t xml:space="preserve"> כפי שתחייך הגננת ל</w:t>
      </w:r>
      <w:r w:rsidR="005C4B5D">
        <w:rPr>
          <w:rFonts w:cs="Times New Roman"/>
        </w:rPr>
        <w:t>precoscious child</w:t>
      </w:r>
      <w:r w:rsidR="005C4B5D">
        <w:rPr>
          <w:rFonts w:cs="Times New Roman" w:hint="cs"/>
          <w:rtl/>
        </w:rPr>
        <w:t xml:space="preserve"> שמראה פוטנציאל, ועוד ישתפר, היא תשפר אותו עד מאד...</w:t>
      </w:r>
    </w:p>
    <w:p w14:paraId="617D02EF" w14:textId="7F84DAFE" w:rsidR="00BC553E" w:rsidRDefault="00BC553E" w:rsidP="000B23E9">
      <w:pPr>
        <w:rPr>
          <w:rFonts w:cs="Times New Roman"/>
          <w:rtl/>
        </w:rPr>
      </w:pPr>
      <w:r>
        <w:rPr>
          <w:rFonts w:cs="Times New Roman" w:hint="cs"/>
          <w:rtl/>
        </w:rPr>
        <w:t>"השיער שלך יפה," הוא אומר לה, והיא צוחקת, "נתת לי את המחמאה הכי שאני יכולה לקבל ממך, לא תצליח להתעלות עליה במילים."</w:t>
      </w:r>
    </w:p>
    <w:p w14:paraId="26D22D33" w14:textId="7FAF2B0B" w:rsidR="00BC553E" w:rsidRDefault="00BC553E" w:rsidP="000B23E9">
      <w:pPr>
        <w:rPr>
          <w:rFonts w:cs="Times New Roman"/>
          <w:rtl/>
        </w:rPr>
      </w:pPr>
      <w:r>
        <w:rPr>
          <w:rFonts w:cs="Times New Roman" w:hint="cs"/>
          <w:rtl/>
        </w:rPr>
        <w:t>"אולי לא במילים, אבל אפשר לנסות להתעלות?"</w:t>
      </w:r>
    </w:p>
    <w:p w14:paraId="7E134319" w14:textId="33219B36" w:rsidR="00BC553E" w:rsidRDefault="00BC553E" w:rsidP="000B23E9">
      <w:pPr>
        <w:rPr>
          <w:rFonts w:cs="Times New Roman"/>
          <w:rtl/>
        </w:rPr>
      </w:pPr>
      <w:r>
        <w:rPr>
          <w:rFonts w:cs="Times New Roman" w:hint="cs"/>
          <w:rtl/>
        </w:rPr>
        <w:t>היא שכחה שבגיל הזה, לא מתעייפים.</w:t>
      </w:r>
    </w:p>
    <w:p w14:paraId="2B4C41BB" w14:textId="5075A494" w:rsidR="00BC553E" w:rsidRDefault="00BC553E" w:rsidP="000B23E9">
      <w:pPr>
        <w:rPr>
          <w:rFonts w:cs="Times New Roman"/>
          <w:rtl/>
        </w:rPr>
      </w:pPr>
      <w:r>
        <w:rPr>
          <w:rFonts w:cs="Times New Roman" w:hint="cs"/>
          <w:rtl/>
        </w:rPr>
        <w:t>"אנחנו לא כל-כך רחוקים בגיל."</w:t>
      </w:r>
    </w:p>
    <w:p w14:paraId="4C37B4B5" w14:textId="1A260314" w:rsidR="00BC553E" w:rsidRDefault="00BC553E" w:rsidP="000B23E9">
      <w:pPr>
        <w:rPr>
          <w:rFonts w:cs="Times New Roman"/>
          <w:rtl/>
        </w:rPr>
      </w:pPr>
      <w:r>
        <w:rPr>
          <w:rFonts w:cs="Times New Roman" w:hint="cs"/>
          <w:rtl/>
        </w:rPr>
        <w:lastRenderedPageBreak/>
        <w:t>"די אלכס, אני מחפשת להקים משפחה. איתך זה לא יקרה."</w:t>
      </w:r>
    </w:p>
    <w:p w14:paraId="65135F5F" w14:textId="20036385" w:rsidR="00117D4E" w:rsidRDefault="00117D4E" w:rsidP="000B23E9">
      <w:pPr>
        <w:rPr>
          <w:rFonts w:cs="Times New Roman"/>
          <w:rtl/>
        </w:rPr>
      </w:pPr>
    </w:p>
    <w:p w14:paraId="3D0D9DBD" w14:textId="4E692CE2" w:rsidR="00567039" w:rsidRDefault="00567039" w:rsidP="000B23E9">
      <w:pPr>
        <w:rPr>
          <w:rFonts w:cs="Times New Roman"/>
          <w:rtl/>
        </w:rPr>
      </w:pPr>
    </w:p>
    <w:p w14:paraId="33EBB00C" w14:textId="40810E37" w:rsidR="00567039" w:rsidRDefault="00567039" w:rsidP="00567039">
      <w:pPr>
        <w:pStyle w:val="Heading2"/>
        <w:rPr>
          <w:rtl/>
        </w:rPr>
      </w:pPr>
      <w:r>
        <w:rPr>
          <w:rFonts w:hint="cs"/>
          <w:rtl/>
        </w:rPr>
        <w:t>עוד חברה של אלכס או סתם מישהי</w:t>
      </w:r>
    </w:p>
    <w:p w14:paraId="320B3C82" w14:textId="2DD67106" w:rsidR="00567039" w:rsidRDefault="00567039" w:rsidP="00567039">
      <w:pPr>
        <w:rPr>
          <w:rtl/>
        </w:rPr>
      </w:pPr>
      <w:r>
        <w:rPr>
          <w:rFonts w:hint="cs"/>
          <w:rtl/>
        </w:rPr>
        <w:t xml:space="preserve">היא אמרה לו </w:t>
      </w:r>
      <w:r>
        <w:rPr>
          <w:rtl/>
        </w:rPr>
        <w:t>–</w:t>
      </w:r>
      <w:r>
        <w:rPr>
          <w:rFonts w:hint="cs"/>
          <w:rtl/>
        </w:rPr>
        <w:t xml:space="preserve"> אתה כל-כך גבוה, והוא הרגיש את זה כמו האשמה, כאילו אכן היא תפסה אותו בקלקלתו, מה הוא מעז להיות גבוה כשסבל כל חייו מקומה נמוכה? איך הוא משאיר את אחיו לנמיכות מאחור ופורש לחיים אחרים?</w:t>
      </w:r>
      <w:r w:rsidR="0028254A">
        <w:rPr>
          <w:rFonts w:hint="cs"/>
          <w:rtl/>
        </w:rPr>
        <w:t xml:space="preserve"> והוא מחה, "אני לא," ונשען על הקיר כך שהתקפל מעט ואיבד מגובהו.</w:t>
      </w:r>
      <w:r w:rsidR="001C5438">
        <w:rPr>
          <w:rFonts w:hint="cs"/>
          <w:rtl/>
        </w:rPr>
        <w:t xml:space="preserve"> הוא התמלא חמלה מיידית, לה, או לילד הבלתי נשמע שהיה</w:t>
      </w:r>
      <w:r w:rsidR="00F53EAA">
        <w:rPr>
          <w:rFonts w:hint="cs"/>
          <w:rtl/>
        </w:rPr>
        <w:t xml:space="preserve">, לילד שהשתדל ככל יכלתו לא לתפוס יותר מקום ממה שהיה לגמרי </w:t>
      </w:r>
      <w:r w:rsidR="00F53EAA">
        <w:t>absolutely</w:t>
      </w:r>
      <w:r w:rsidR="00F53EAA">
        <w:rPr>
          <w:rFonts w:hint="cs"/>
          <w:rtl/>
        </w:rPr>
        <w:t xml:space="preserve"> הכרחי להשרדותו</w:t>
      </w:r>
      <w:r w:rsidR="001C5438">
        <w:rPr>
          <w:rFonts w:hint="cs"/>
          <w:rtl/>
        </w:rPr>
        <w:t>.</w:t>
      </w:r>
    </w:p>
    <w:p w14:paraId="1BCABB98" w14:textId="512E37F0" w:rsidR="00567039" w:rsidRDefault="00567039" w:rsidP="00567039">
      <w:pPr>
        <w:rPr>
          <w:rtl/>
        </w:rPr>
      </w:pPr>
      <w:r>
        <w:rPr>
          <w:rFonts w:hint="cs"/>
          <w:rtl/>
        </w:rPr>
        <w:t>הוא לא באמת חשב על נמיכותו, בעיקר בשנים האחרונות כשכבר תמו לדעתו הסיכויים לגבוה, והיה צורך ל</w:t>
      </w:r>
      <w:r>
        <w:t>adjust</w:t>
      </w:r>
      <w:r>
        <w:rPr>
          <w:rFonts w:hint="cs"/>
          <w:rtl/>
        </w:rPr>
        <w:t xml:space="preserve"> לחיים כגבר נמוך. ופתאם </w:t>
      </w:r>
      <w:r>
        <w:rPr>
          <w:rtl/>
        </w:rPr>
        <w:t>–</w:t>
      </w:r>
      <w:r>
        <w:rPr>
          <w:rFonts w:hint="cs"/>
          <w:rtl/>
        </w:rPr>
        <w:t xml:space="preserve"> האיים הקריביים והעלים העצומים הרטובים והבריכות והתיירות הטבולות בקרמי הגנה ושמני קוקוס והגלים המכים בין האוקיינוס האטלנטי לים הקריבי [???] הגלים המתערבבים מים של מרחק</w:t>
      </w:r>
      <w:r w:rsidR="0028254A">
        <w:rPr>
          <w:rFonts w:hint="cs"/>
          <w:rtl/>
        </w:rPr>
        <w:t xml:space="preserve"> / אוקיינוס וקרחונים</w:t>
      </w:r>
      <w:r>
        <w:rPr>
          <w:rFonts w:hint="cs"/>
          <w:rtl/>
        </w:rPr>
        <w:t xml:space="preserve"> עם מי</w:t>
      </w:r>
      <w:r w:rsidR="0028254A">
        <w:rPr>
          <w:rFonts w:hint="cs"/>
          <w:rtl/>
        </w:rPr>
        <w:t xml:space="preserve"> ים של שוניות [???] וכרישים ננסיים [???] והוא צמח.</w:t>
      </w:r>
    </w:p>
    <w:p w14:paraId="7524C8A4" w14:textId="68172ACD" w:rsidR="0028254A" w:rsidRDefault="0028254A" w:rsidP="00567039">
      <w:pPr>
        <w:rPr>
          <w:rtl/>
        </w:rPr>
      </w:pPr>
      <w:r>
        <w:rPr>
          <w:rFonts w:hint="cs"/>
          <w:rtl/>
        </w:rPr>
        <w:t>ועכשו כמו אדם שמשאיר את אחיו מאחור, חרא אדם, היא קילפה מעליו את פניו האמתיות, אבל אני לא רוצה לחיות מתוך אשמה, והוא מ=התרומם שוב, "אל תשימי לב לזה, זה לא משנה כלום." הוא היה בטוח שהיא תאמין אבל היא לא האמינה.</w:t>
      </w:r>
    </w:p>
    <w:p w14:paraId="426EE4B7" w14:textId="4F90AA0F" w:rsidR="00567039" w:rsidRPr="00567039" w:rsidRDefault="004C430B" w:rsidP="00567039">
      <w:pPr>
        <w:rPr>
          <w:rtl/>
        </w:rPr>
      </w:pPr>
      <w:r>
        <w:rPr>
          <w:rFonts w:hint="cs"/>
          <w:rtl/>
        </w:rPr>
        <w:t xml:space="preserve">כי </w:t>
      </w:r>
      <w:r w:rsidR="00C408CB">
        <w:rPr>
          <w:rFonts w:hint="cs"/>
          <w:rtl/>
        </w:rPr>
        <w:t>אתה יודע מה זה חמלה? מה זה באמת?</w:t>
      </w:r>
      <w:r w:rsidR="00C408CB">
        <w:rPr>
          <w:rFonts w:hint="cs"/>
        </w:rPr>
        <w:t xml:space="preserve"> </w:t>
      </w:r>
      <w:r w:rsidR="00C408CB">
        <w:rPr>
          <w:rFonts w:hint="cs"/>
          <w:rtl/>
        </w:rPr>
        <w:t xml:space="preserve"> זה להאמין שניתן לחשוב כמו מישהו אחר, להבין בדיוק מה שמישהו אחר מבין. חמלה זה נחשב רגש כנוע, נשי, נדיב, חסידי אבל זה בעצם הרגש הכי </w:t>
      </w:r>
      <w:r w:rsidR="00C408CB">
        <w:t>haughty</w:t>
      </w:r>
      <w:r w:rsidR="00C408CB">
        <w:rPr>
          <w:rFonts w:hint="cs"/>
          <w:rtl/>
        </w:rPr>
        <w:t xml:space="preserve"> מכולם. הרצון להבין מה שמישהו אחר מבין והאמונה שאתה יכול, שתוכל להבין כל אחד ולחשוב את המחשבות של כל אחד. </w:t>
      </w:r>
    </w:p>
    <w:p w14:paraId="6AEEBD50" w14:textId="77777777" w:rsidR="00ED7FEA" w:rsidRPr="000B23E9" w:rsidRDefault="00ED7FEA" w:rsidP="000B23E9">
      <w:pPr>
        <w:rPr>
          <w:rFonts w:cs="Times New Roman"/>
          <w:rtl/>
        </w:rPr>
      </w:pPr>
    </w:p>
    <w:p w14:paraId="7E17B28A" w14:textId="77777777" w:rsidR="000B23E9" w:rsidRDefault="000B23E9" w:rsidP="00D52040">
      <w:pPr>
        <w:rPr>
          <w:rFonts w:cs="Times New Roman"/>
          <w:rtl/>
        </w:rPr>
      </w:pPr>
    </w:p>
    <w:p w14:paraId="64994099" w14:textId="77777777" w:rsidR="00D52040" w:rsidRDefault="00D52040" w:rsidP="00D52040">
      <w:pPr>
        <w:rPr>
          <w:rtl/>
        </w:rPr>
      </w:pPr>
    </w:p>
    <w:p w14:paraId="6AE639C6" w14:textId="4A134943" w:rsidR="00C720C5" w:rsidRPr="0044357B" w:rsidRDefault="00C720C5" w:rsidP="00322FD3">
      <w:pPr>
        <w:pStyle w:val="Heading2"/>
        <w:rPr>
          <w:rtl/>
        </w:rPr>
      </w:pPr>
      <w:bookmarkStart w:id="35" w:name="_Toc297351147"/>
      <w:bookmarkStart w:id="36" w:name="_Toc322023165"/>
      <w:bookmarkStart w:id="37" w:name="_Toc299174451"/>
      <w:bookmarkStart w:id="38" w:name="_Toc408762888"/>
      <w:r w:rsidRPr="0044357B">
        <w:rPr>
          <w:rtl/>
        </w:rPr>
        <w:t xml:space="preserve">נטע </w:t>
      </w:r>
      <w:r w:rsidR="001C5A04">
        <w:rPr>
          <w:rtl/>
        </w:rPr>
        <w:t>הייתה</w:t>
      </w:r>
      <w:r w:rsidRPr="0044357B">
        <w:rPr>
          <w:rtl/>
        </w:rPr>
        <w:t xml:space="preserve"> אתלטית</w:t>
      </w:r>
      <w:bookmarkEnd w:id="35"/>
      <w:bookmarkEnd w:id="36"/>
      <w:bookmarkEnd w:id="37"/>
      <w:bookmarkEnd w:id="38"/>
    </w:p>
    <w:p w14:paraId="46DF848D" w14:textId="1E2A0ADD" w:rsidR="0085725A" w:rsidRDefault="0085725A" w:rsidP="0085725A">
      <w:pPr>
        <w:tabs>
          <w:tab w:val="left" w:pos="2443"/>
        </w:tabs>
        <w:rPr>
          <w:rtl/>
        </w:rPr>
      </w:pPr>
      <w:r>
        <w:rPr>
          <w:rFonts w:hint="cs"/>
          <w:rtl/>
        </w:rPr>
        <w:t xml:space="preserve">[במקום השם נטע: </w:t>
      </w:r>
      <w:hyperlink r:id="rId38" w:history="1">
        <w:r w:rsidRPr="0085725A">
          <w:rPr>
            <w:rStyle w:val="Hyperlink"/>
            <w:rFonts w:hint="cs"/>
            <w:rtl/>
          </w:rPr>
          <w:t>אתר</w:t>
        </w:r>
      </w:hyperlink>
      <w:r>
        <w:rPr>
          <w:rFonts w:hint="cs"/>
          <w:rtl/>
        </w:rPr>
        <w:t xml:space="preserve"> </w:t>
      </w:r>
      <w:hyperlink r:id="rId39" w:history="1">
        <w:r w:rsidRPr="0085725A">
          <w:rPr>
            <w:rStyle w:val="Hyperlink"/>
            <w:rFonts w:hint="cs"/>
            <w:rtl/>
          </w:rPr>
          <w:t>אתר</w:t>
        </w:r>
      </w:hyperlink>
      <w:r>
        <w:rPr>
          <w:rFonts w:hint="cs"/>
          <w:rtl/>
        </w:rPr>
        <w:t xml:space="preserve"> אתר </w:t>
      </w:r>
      <w:hyperlink r:id="rId40" w:history="1">
        <w:r w:rsidRPr="0085725A">
          <w:rPr>
            <w:rStyle w:val="Hyperlink"/>
            <w:rFonts w:hint="cs"/>
            <w:rtl/>
          </w:rPr>
          <w:t>אתר</w:t>
        </w:r>
      </w:hyperlink>
      <w:r w:rsidR="004240E6">
        <w:rPr>
          <w:rFonts w:hint="cs"/>
          <w:rtl/>
        </w:rPr>
        <w:t xml:space="preserve"> </w:t>
      </w:r>
      <w:hyperlink r:id="rId41" w:history="1">
        <w:r w:rsidR="004240E6" w:rsidRPr="004240E6">
          <w:rPr>
            <w:rStyle w:val="Hyperlink"/>
            <w:rFonts w:hint="cs"/>
            <w:rtl/>
          </w:rPr>
          <w:t>אתר</w:t>
        </w:r>
      </w:hyperlink>
      <w:r w:rsidR="004240E6">
        <w:rPr>
          <w:rFonts w:hint="cs"/>
          <w:rtl/>
        </w:rPr>
        <w:t xml:space="preserve"> </w:t>
      </w:r>
      <w:hyperlink r:id="rId42" w:history="1">
        <w:r w:rsidR="004240E6" w:rsidRPr="004240E6">
          <w:rPr>
            <w:rStyle w:val="Hyperlink"/>
            <w:rFonts w:hint="cs"/>
            <w:rtl/>
          </w:rPr>
          <w:t>אתר</w:t>
        </w:r>
      </w:hyperlink>
      <w:r>
        <w:rPr>
          <w:rFonts w:hint="cs"/>
          <w:rtl/>
        </w:rPr>
        <w:t xml:space="preserve"> </w:t>
      </w:r>
    </w:p>
    <w:p w14:paraId="6AD3E914" w14:textId="0D7EFD18" w:rsidR="0085725A" w:rsidRDefault="0085725A" w:rsidP="00D50967">
      <w:pPr>
        <w:rPr>
          <w:rtl/>
        </w:rPr>
      </w:pPr>
      <w:r>
        <w:rPr>
          <w:rFonts w:hint="cs"/>
          <w:rtl/>
        </w:rPr>
        <w:t>תמר</w:t>
      </w:r>
    </w:p>
    <w:p w14:paraId="5BC033FF" w14:textId="310E92BB" w:rsidR="0085725A" w:rsidRDefault="0085725A" w:rsidP="00D50967">
      <w:pPr>
        <w:rPr>
          <w:rtl/>
        </w:rPr>
      </w:pPr>
      <w:r>
        <w:rPr>
          <w:rFonts w:hint="cs"/>
          <w:rtl/>
        </w:rPr>
        <w:t>נרקו מלשון נרקיס</w:t>
      </w:r>
    </w:p>
    <w:p w14:paraId="171FEFFF" w14:textId="2A56A6F9" w:rsidR="0085725A" w:rsidRDefault="0085725A" w:rsidP="00D50967">
      <w:pPr>
        <w:rPr>
          <w:rtl/>
        </w:rPr>
      </w:pPr>
      <w:r>
        <w:rPr>
          <w:rFonts w:hint="cs"/>
          <w:rtl/>
        </w:rPr>
        <w:t>ניצן</w:t>
      </w:r>
    </w:p>
    <w:p w14:paraId="26CD13CC" w14:textId="4DEF7748" w:rsidR="0085725A" w:rsidRDefault="004240E6" w:rsidP="00D50967">
      <w:pPr>
        <w:rPr>
          <w:rtl/>
        </w:rPr>
      </w:pPr>
      <w:r>
        <w:rPr>
          <w:rFonts w:hint="cs"/>
          <w:rtl/>
        </w:rPr>
        <w:t>]</w:t>
      </w:r>
    </w:p>
    <w:p w14:paraId="1D43518D" w14:textId="07ECE9AC" w:rsidR="00C720C5" w:rsidRDefault="00D50967" w:rsidP="00D50967">
      <w:pPr>
        <w:rPr>
          <w:rtl/>
        </w:rPr>
      </w:pPr>
      <w:r>
        <w:rPr>
          <w:rFonts w:hint="cs"/>
          <w:rtl/>
        </w:rPr>
        <w:t>[</w:t>
      </w:r>
      <w:r w:rsidR="00A11AB3">
        <w:rPr>
          <w:rFonts w:hint="cs"/>
          <w:rtl/>
        </w:rPr>
        <w:t>כשנושא הצרפתייה נחתם, אלכס</w:t>
      </w:r>
      <w:r>
        <w:rPr>
          <w:rFonts w:hint="cs"/>
          <w:rtl/>
        </w:rPr>
        <w:t>]</w:t>
      </w:r>
      <w:r w:rsidR="00451471" w:rsidRPr="00CD067C">
        <w:rPr>
          <w:rFonts w:hint="cs"/>
          <w:rtl/>
        </w:rPr>
        <w:t xml:space="preserve"> </w:t>
      </w:r>
      <w:r w:rsidR="00451471">
        <w:rPr>
          <w:rFonts w:hint="cs"/>
          <w:rtl/>
        </w:rPr>
        <w:t>[</w:t>
      </w:r>
      <w:r w:rsidR="00C720C5" w:rsidRPr="00CD067C">
        <w:rPr>
          <w:rtl/>
        </w:rPr>
        <w:t xml:space="preserve">נטע </w:t>
      </w:r>
      <w:r w:rsidR="001C5A04">
        <w:rPr>
          <w:rtl/>
        </w:rPr>
        <w:t>הייתה</w:t>
      </w:r>
      <w:r w:rsidR="00C720C5" w:rsidRPr="00CD067C">
        <w:rPr>
          <w:rtl/>
        </w:rPr>
        <w:t xml:space="preserve"> החברה האתלטית ביותר ש</w:t>
      </w:r>
      <w:r w:rsidR="001C5A04">
        <w:rPr>
          <w:rtl/>
        </w:rPr>
        <w:t>הייתה</w:t>
      </w:r>
      <w:r w:rsidR="00C720C5" w:rsidRPr="00CD067C">
        <w:rPr>
          <w:rtl/>
        </w:rPr>
        <w:t xml:space="preserve"> לאלכס </w:t>
      </w:r>
      <w:r w:rsidR="00451471">
        <w:rPr>
          <w:rFonts w:hint="cs"/>
          <w:rtl/>
        </w:rPr>
        <w:t>]</w:t>
      </w:r>
      <w:r w:rsidR="00C720C5" w:rsidRPr="00CD067C">
        <w:rPr>
          <w:rFonts w:hint="cs"/>
          <w:rtl/>
        </w:rPr>
        <w:t>.</w:t>
      </w:r>
      <w:r w:rsidR="00C720C5" w:rsidRPr="00CD067C">
        <w:rPr>
          <w:rtl/>
        </w:rPr>
        <w:t xml:space="preserve"> </w:t>
      </w:r>
    </w:p>
    <w:p w14:paraId="64FD8189" w14:textId="5DBE14AA" w:rsidR="0040037C" w:rsidRDefault="0040037C" w:rsidP="00D50967">
      <w:pPr>
        <w:rPr>
          <w:rtl/>
        </w:rPr>
      </w:pPr>
      <w:r>
        <w:rPr>
          <w:rFonts w:hint="cs"/>
          <w:rtl/>
        </w:rPr>
        <w:t xml:space="preserve">הערה </w:t>
      </w:r>
      <w:r>
        <w:rPr>
          <w:rtl/>
        </w:rPr>
        <w:t>–</w:t>
      </w:r>
      <w:r>
        <w:rPr>
          <w:rFonts w:hint="cs"/>
          <w:rtl/>
        </w:rPr>
        <w:t xml:space="preserve"> ההורים שלה גרו במבשרת ציון.</w:t>
      </w:r>
    </w:p>
    <w:p w14:paraId="602BB079" w14:textId="3A70A3CF" w:rsidR="00832BCE" w:rsidRPr="00CD067C" w:rsidRDefault="00832BCE" w:rsidP="00D50967">
      <w:pPr>
        <w:rPr>
          <w:rtl/>
        </w:rPr>
      </w:pPr>
      <w:r w:rsidRPr="00832BCE">
        <w:rPr>
          <w:rFonts w:cs="Times New Roman"/>
          <w:rtl/>
        </w:rPr>
        <w:t>יחידת קישור לכוחות זרים - יש כזאת חטיבה</w:t>
      </w:r>
    </w:p>
    <w:p w14:paraId="3A9C4200" w14:textId="59FA3D2B" w:rsidR="00AC606E" w:rsidRDefault="00AC606E" w:rsidP="00AC606E">
      <w:pPr>
        <w:rPr>
          <w:rtl/>
        </w:rPr>
      </w:pPr>
      <w:r>
        <w:rPr>
          <w:rFonts w:hint="cs"/>
          <w:rtl/>
        </w:rPr>
        <w:t>"יש משהו שאני מרגישה שאני חייבת להגיד לך," היא אמרה.</w:t>
      </w:r>
      <w:r w:rsidR="00713277">
        <w:rPr>
          <w:rFonts w:hint="cs"/>
          <w:rtl/>
        </w:rPr>
        <w:t xml:space="preserve"> השפתיים שלה היו </w:t>
      </w:r>
      <w:r w:rsidR="00121016">
        <w:rPr>
          <w:rFonts w:hint="cs"/>
          <w:rtl/>
        </w:rPr>
        <w:t xml:space="preserve">בצבע אדום-עז </w:t>
      </w:r>
      <w:r w:rsidR="00713277">
        <w:rPr>
          <w:rFonts w:hint="cs"/>
          <w:rtl/>
        </w:rPr>
        <w:t xml:space="preserve">כמו </w:t>
      </w:r>
      <w:r w:rsidR="00121016">
        <w:rPr>
          <w:rFonts w:hint="cs"/>
          <w:rtl/>
        </w:rPr>
        <w:t>הגוף של מכונית קלאסית בריטית [להרחיב באופן קונקרטי אם אפשר]. העיניים שלה נצצו בברק של כרום של מנוע אופנוע עוצמתי.</w:t>
      </w:r>
    </w:p>
    <w:p w14:paraId="179CC12F" w14:textId="2BDF2C04" w:rsidR="00AC606E" w:rsidRDefault="00AC606E" w:rsidP="00AC606E">
      <w:pPr>
        <w:rPr>
          <w:rtl/>
        </w:rPr>
      </w:pPr>
      <w:r>
        <w:rPr>
          <w:rFonts w:hint="cs"/>
          <w:rtl/>
        </w:rPr>
        <w:lastRenderedPageBreak/>
        <w:t>"כן," רק קצות האצבעות שלו ליטפו ברכות את חזה, את עצם הבריח, והיא התפתלה בפינוק תחת מגעו, ו</w:t>
      </w:r>
      <w:r w:rsidR="00922255">
        <w:rPr>
          <w:rFonts w:hint="cs"/>
          <w:rtl/>
        </w:rPr>
        <w:t>שערה</w:t>
      </w:r>
      <w:r>
        <w:rPr>
          <w:rFonts w:hint="cs"/>
          <w:rtl/>
        </w:rPr>
        <w:t xml:space="preserve"> היה עוד יותר סתור מאי פעם.</w:t>
      </w:r>
    </w:p>
    <w:p w14:paraId="73ABF0FA" w14:textId="77777777" w:rsidR="00AC606E" w:rsidRDefault="00AC606E" w:rsidP="00AC606E">
      <w:pPr>
        <w:rPr>
          <w:rtl/>
        </w:rPr>
      </w:pPr>
      <w:r>
        <w:rPr>
          <w:rFonts w:hint="cs"/>
          <w:rtl/>
        </w:rPr>
        <w:t>"אני בִּי," היא אמרה. "אני מקווה שזה לא ישנה כלום."</w:t>
      </w:r>
    </w:p>
    <w:p w14:paraId="26489CE9" w14:textId="5549D765" w:rsidR="00AC606E" w:rsidRDefault="00AC606E" w:rsidP="00AC606E">
      <w:pPr>
        <w:rPr>
          <w:rtl/>
        </w:rPr>
      </w:pPr>
      <w:r>
        <w:rPr>
          <w:rFonts w:hint="cs"/>
          <w:rtl/>
        </w:rPr>
        <w:t xml:space="preserve">אצבעותיו עברו לשפתיה. צהבת נגיפית מסוג בי, </w:t>
      </w:r>
      <w:r w:rsidR="006E7A44">
        <w:rPr>
          <w:rFonts w:hint="cs"/>
          <w:rtl/>
        </w:rPr>
        <w:t>זה כמעט כמו איידס. וכנראה נפוץ בהרבה ממה ששיער, ולו נותר רק להעריך</w:t>
      </w:r>
      <w:r w:rsidR="00C90C6C">
        <w:rPr>
          <w:rFonts w:hint="cs"/>
          <w:rtl/>
        </w:rPr>
        <w:t xml:space="preserve"> מאוד </w:t>
      </w:r>
      <w:r w:rsidR="006E7A44">
        <w:rPr>
          <w:rFonts w:hint="cs"/>
          <w:rtl/>
        </w:rPr>
        <w:t>את כנותה. "במה זה מתבטא?"</w:t>
      </w:r>
    </w:p>
    <w:p w14:paraId="4AB8544F" w14:textId="77777777" w:rsidR="006E7A44" w:rsidRDefault="006E7A44" w:rsidP="00AC606E">
      <w:pPr>
        <w:rPr>
          <w:rtl/>
        </w:rPr>
      </w:pPr>
      <w:r>
        <w:rPr>
          <w:rFonts w:hint="cs"/>
          <w:rtl/>
        </w:rPr>
        <w:t>"מתבטא? לא הרבה. רק שאני נמשכת לבנים ולבנות באותה מידה."</w:t>
      </w:r>
    </w:p>
    <w:p w14:paraId="1C874759" w14:textId="77777777" w:rsidR="006E7A44" w:rsidRDefault="006E7A44" w:rsidP="00AC606E">
      <w:pPr>
        <w:rPr>
          <w:rtl/>
        </w:rPr>
      </w:pPr>
      <w:r>
        <w:rPr>
          <w:rFonts w:hint="cs"/>
          <w:rtl/>
        </w:rPr>
        <w:t>"למה את מתכוונת?"</w:t>
      </w:r>
    </w:p>
    <w:p w14:paraId="0CC8E359" w14:textId="77777777" w:rsidR="006E7A44" w:rsidRDefault="006E7A44" w:rsidP="00AC606E">
      <w:pPr>
        <w:rPr>
          <w:rtl/>
        </w:rPr>
      </w:pPr>
      <w:r>
        <w:rPr>
          <w:rFonts w:hint="cs"/>
          <w:rtl/>
        </w:rPr>
        <w:t>"אני מקווה ששמעת על ביסקסואליות."</w:t>
      </w:r>
    </w:p>
    <w:p w14:paraId="11C681C9" w14:textId="2551C13A" w:rsidR="006E7A44" w:rsidRDefault="006E7A44" w:rsidP="00AC606E">
      <w:pPr>
        <w:rPr>
          <w:rtl/>
        </w:rPr>
      </w:pPr>
      <w:r>
        <w:rPr>
          <w:rFonts w:hint="cs"/>
          <w:rtl/>
        </w:rPr>
        <w:t>"אהה, הבִּי הזה. כן."</w:t>
      </w:r>
      <w:r w:rsidR="00AC086C">
        <w:rPr>
          <w:rFonts w:hint="cs"/>
          <w:rtl/>
        </w:rPr>
        <w:t xml:space="preserve"> (הוא הכיר את המילה בתור בַּיי [ניקוד])</w:t>
      </w:r>
    </w:p>
    <w:p w14:paraId="076DB532" w14:textId="07C78872" w:rsidR="006E7A44" w:rsidRDefault="006E7A44" w:rsidP="00AC606E">
      <w:pPr>
        <w:rPr>
          <w:rtl/>
        </w:rPr>
      </w:pPr>
      <w:r>
        <w:rPr>
          <w:rFonts w:hint="cs"/>
          <w:rtl/>
        </w:rPr>
        <w:t>"וזה יה</w:t>
      </w:r>
      <w:r w:rsidR="00121016">
        <w:rPr>
          <w:rFonts w:hint="cs"/>
          <w:rtl/>
        </w:rPr>
        <w:t>וו</w:t>
      </w:r>
      <w:r>
        <w:rPr>
          <w:rFonts w:hint="cs"/>
          <w:rtl/>
        </w:rPr>
        <w:t>ה בעיה מבחינתך?"</w:t>
      </w:r>
    </w:p>
    <w:p w14:paraId="16CCE2FC" w14:textId="21A71B00" w:rsidR="006E7A44" w:rsidRDefault="006E7A44" w:rsidP="00AC606E">
      <w:pPr>
        <w:rPr>
          <w:rtl/>
        </w:rPr>
      </w:pPr>
      <w:r>
        <w:rPr>
          <w:rFonts w:hint="cs"/>
          <w:rtl/>
        </w:rPr>
        <w:t>"</w:t>
      </w:r>
      <w:r w:rsidR="00121016">
        <w:rPr>
          <w:rFonts w:hint="cs"/>
          <w:rtl/>
        </w:rPr>
        <w:t>הו</w:t>
      </w:r>
      <w:r>
        <w:rPr>
          <w:rFonts w:hint="cs"/>
          <w:rtl/>
        </w:rPr>
        <w:t xml:space="preserve"> לא נטע, שום בעיה."</w:t>
      </w:r>
    </w:p>
    <w:p w14:paraId="4D2C8A47" w14:textId="3E0A7735" w:rsidR="00C720C5" w:rsidRDefault="00C720C5" w:rsidP="0041490B">
      <w:pPr>
        <w:rPr>
          <w:rtl/>
        </w:rPr>
      </w:pPr>
      <w:r w:rsidRPr="00CD067C">
        <w:rPr>
          <w:rFonts w:hint="cs"/>
          <w:rtl/>
        </w:rPr>
        <w:t>הוא</w:t>
      </w:r>
      <w:r w:rsidRPr="00CD067C">
        <w:rPr>
          <w:rtl/>
        </w:rPr>
        <w:t xml:space="preserve"> אהב </w:t>
      </w:r>
      <w:r w:rsidRPr="00CD067C">
        <w:rPr>
          <w:rFonts w:hint="cs"/>
          <w:rtl/>
        </w:rPr>
        <w:t>את</w:t>
      </w:r>
      <w:r w:rsidRPr="00CD067C">
        <w:rPr>
          <w:rtl/>
        </w:rPr>
        <w:t xml:space="preserve"> הענייני</w:t>
      </w:r>
      <w:r w:rsidRPr="00CD067C">
        <w:rPr>
          <w:rFonts w:hint="cs"/>
          <w:rtl/>
        </w:rPr>
        <w:t>ו</w:t>
      </w:r>
      <w:r>
        <w:rPr>
          <w:rtl/>
        </w:rPr>
        <w:t>ת חסרת הרגשנות שבה</w:t>
      </w:r>
      <w:r w:rsidRPr="00CD067C">
        <w:rPr>
          <w:rtl/>
        </w:rPr>
        <w:t xml:space="preserve"> השתמשה בגוף שלה. היה סינגל קשה במיוחד שהיא לקחה מהר מדי ועפה מהאופניים. היא לא שברה עצמות אבל חטפה שפשוף רציני</w:t>
      </w:r>
      <w:r w:rsidR="00C90C6C">
        <w:rPr>
          <w:rtl/>
        </w:rPr>
        <w:t xml:space="preserve"> מאוד </w:t>
      </w:r>
      <w:r w:rsidRPr="00CD067C">
        <w:rPr>
          <w:rtl/>
        </w:rPr>
        <w:t>ב</w:t>
      </w:r>
      <w:r w:rsidR="00271F95">
        <w:rPr>
          <w:rtl/>
        </w:rPr>
        <w:t>אזור</w:t>
      </w:r>
      <w:r w:rsidRPr="00CD067C">
        <w:rPr>
          <w:rtl/>
        </w:rPr>
        <w:t xml:space="preserve"> המרפק. היא שטפה את ה</w:t>
      </w:r>
      <w:r w:rsidR="00271F95">
        <w:rPr>
          <w:rtl/>
        </w:rPr>
        <w:t>אזור</w:t>
      </w:r>
      <w:r w:rsidRPr="00CD067C">
        <w:rPr>
          <w:rtl/>
        </w:rPr>
        <w:t xml:space="preserve"> </w:t>
      </w:r>
      <w:r w:rsidR="007646E3">
        <w:rPr>
          <w:rFonts w:hint="cs"/>
          <w:rtl/>
        </w:rPr>
        <w:t>ב</w:t>
      </w:r>
      <w:r w:rsidRPr="00CD067C">
        <w:rPr>
          <w:rtl/>
        </w:rPr>
        <w:t>מעט מים מהבקבוק של אלכס (היא הביאה איתה רק</w:t>
      </w:r>
      <w:r w:rsidR="007646E3">
        <w:rPr>
          <w:rtl/>
        </w:rPr>
        <w:t xml:space="preserve"> משקאות איזוטוניים), הספיגה </w:t>
      </w:r>
      <w:r w:rsidRPr="00CD067C">
        <w:rPr>
          <w:rtl/>
        </w:rPr>
        <w:t xml:space="preserve">את הדם </w:t>
      </w:r>
      <w:r w:rsidR="0041490B">
        <w:rPr>
          <w:rFonts w:hint="cs"/>
          <w:rtl/>
        </w:rPr>
        <w:t>ב</w:t>
      </w:r>
      <w:r w:rsidRPr="00CD067C">
        <w:rPr>
          <w:rtl/>
        </w:rPr>
        <w:t>חולצת טריקו רזרווית של אחד הרוכבים</w:t>
      </w:r>
      <w:r w:rsidR="007646E3">
        <w:rPr>
          <w:rtl/>
        </w:rPr>
        <w:t xml:space="preserve"> והמשיכה את ה</w:t>
      </w:r>
      <w:r w:rsidR="007646E3">
        <w:rPr>
          <w:rFonts w:hint="cs"/>
          <w:rtl/>
        </w:rPr>
        <w:t>מסלול</w:t>
      </w:r>
      <w:r>
        <w:rPr>
          <w:rtl/>
        </w:rPr>
        <w:t>. כש</w:t>
      </w:r>
      <w:r w:rsidRPr="00CD067C">
        <w:rPr>
          <w:rtl/>
        </w:rPr>
        <w:t>חזרו הביתה</w:t>
      </w:r>
      <w:r>
        <w:rPr>
          <w:rFonts w:hint="cs"/>
          <w:rtl/>
        </w:rPr>
        <w:t>,</w:t>
      </w:r>
      <w:r w:rsidRPr="00CD067C">
        <w:rPr>
          <w:rtl/>
        </w:rPr>
        <w:t xml:space="preserve"> אלכס </w:t>
      </w:r>
      <w:r w:rsidRPr="00CD067C">
        <w:rPr>
          <w:rFonts w:hint="cs"/>
          <w:rtl/>
        </w:rPr>
        <w:t>ציפה</w:t>
      </w:r>
      <w:r w:rsidR="007646E3">
        <w:rPr>
          <w:rtl/>
        </w:rPr>
        <w:t xml:space="preserve"> שהיא תוריד את </w:t>
      </w:r>
      <w:r w:rsidRPr="00CD067C">
        <w:rPr>
          <w:rtl/>
        </w:rPr>
        <w:t>מסכ</w:t>
      </w:r>
      <w:r w:rsidR="007646E3">
        <w:rPr>
          <w:rFonts w:hint="cs"/>
          <w:rtl/>
        </w:rPr>
        <w:t>ת הקשיחות אבל</w:t>
      </w:r>
      <w:r w:rsidRPr="00CD067C">
        <w:rPr>
          <w:rtl/>
        </w:rPr>
        <w:t xml:space="preserve"> היא </w:t>
      </w:r>
      <w:r w:rsidR="007646E3">
        <w:rPr>
          <w:rFonts w:hint="cs"/>
          <w:rtl/>
        </w:rPr>
        <w:t xml:space="preserve">רק </w:t>
      </w:r>
      <w:r w:rsidR="007646E3">
        <w:rPr>
          <w:rtl/>
        </w:rPr>
        <w:t>חיטאה את המקום בסביעור</w:t>
      </w:r>
      <w:r w:rsidRPr="00CD067C">
        <w:rPr>
          <w:rtl/>
        </w:rPr>
        <w:t xml:space="preserve"> והתייחסה לכל האפיזודה באדישות מוחלטת. אפילו </w:t>
      </w:r>
      <w:r w:rsidR="007646E3">
        <w:rPr>
          <w:rFonts w:hint="cs"/>
          <w:rtl/>
        </w:rPr>
        <w:t>מארק</w:t>
      </w:r>
      <w:r w:rsidRPr="00CD067C">
        <w:rPr>
          <w:rtl/>
        </w:rPr>
        <w:t xml:space="preserve"> הזדעזע ל</w:t>
      </w:r>
      <w:r>
        <w:rPr>
          <w:rFonts w:hint="cs"/>
          <w:rtl/>
        </w:rPr>
        <w:t>מ</w:t>
      </w:r>
      <w:r w:rsidRPr="00CD067C">
        <w:rPr>
          <w:rtl/>
        </w:rPr>
        <w:t>רא</w:t>
      </w:r>
      <w:r>
        <w:rPr>
          <w:rFonts w:hint="cs"/>
          <w:rtl/>
        </w:rPr>
        <w:t>ה</w:t>
      </w:r>
      <w:r w:rsidRPr="00CD067C">
        <w:rPr>
          <w:rtl/>
        </w:rPr>
        <w:t xml:space="preserve"> הזרוע שלה, אבל היא לא </w:t>
      </w:r>
      <w:r w:rsidR="009C3F9A">
        <w:rPr>
          <w:rFonts w:hint="cs"/>
          <w:rtl/>
        </w:rPr>
        <w:t>חשה מ</w:t>
      </w:r>
      <w:r w:rsidR="009C3F9A">
        <w:rPr>
          <w:rtl/>
        </w:rPr>
        <w:t>וחמא</w:t>
      </w:r>
      <w:r w:rsidR="009C3F9A">
        <w:rPr>
          <w:rFonts w:hint="cs"/>
          <w:rtl/>
        </w:rPr>
        <w:t>ת</w:t>
      </w:r>
      <w:r w:rsidRPr="00CD067C">
        <w:rPr>
          <w:rtl/>
        </w:rPr>
        <w:t xml:space="preserve"> ולא רכבה על גלי האמפתי</w:t>
      </w:r>
      <w:r w:rsidR="009C3F9A">
        <w:rPr>
          <w:rtl/>
        </w:rPr>
        <w:t>ה. אין ספק שאלכס נפל איתה עמוק.</w:t>
      </w:r>
    </w:p>
    <w:p w14:paraId="70C6A436" w14:textId="22EF8D77" w:rsidR="00832BCE" w:rsidRDefault="00832BCE" w:rsidP="0041490B">
      <w:pPr>
        <w:rPr>
          <w:rtl/>
        </w:rPr>
      </w:pPr>
      <w:r>
        <w:rPr>
          <w:rFonts w:hint="cs"/>
          <w:rtl/>
        </w:rPr>
        <w:t xml:space="preserve">היא </w:t>
      </w:r>
      <w:r w:rsidR="001C5A04">
        <w:rPr>
          <w:rFonts w:hint="cs"/>
          <w:rtl/>
        </w:rPr>
        <w:t>הייתה</w:t>
      </w:r>
      <w:r>
        <w:rPr>
          <w:rFonts w:hint="cs"/>
          <w:rtl/>
        </w:rPr>
        <w:t xml:space="preserve"> שומרת את ארנק הכס</w:t>
      </w:r>
      <w:r w:rsidR="00CB3B68">
        <w:rPr>
          <w:rFonts w:hint="cs"/>
          <w:rtl/>
        </w:rPr>
        <w:t>ף</w:t>
      </w:r>
      <w:r>
        <w:rPr>
          <w:rFonts w:hint="cs"/>
          <w:rtl/>
        </w:rPr>
        <w:t xml:space="preserve"> שלה בכיס האחורי של מכנסיה, לפעמים בקדמי, דבר שלא ראה מעולם אף בת עושה, חוץ אולי מהמגושמות שבהן. מעולם לא אצל מישהי כמוה.</w:t>
      </w:r>
    </w:p>
    <w:p w14:paraId="40C1B07E" w14:textId="77777777" w:rsidR="00EE25B0" w:rsidRDefault="00EE25B0" w:rsidP="00250000">
      <w:pPr>
        <w:rPr>
          <w:rtl/>
        </w:rPr>
      </w:pPr>
      <w:r>
        <w:rPr>
          <w:rFonts w:hint="cs"/>
          <w:rtl/>
        </w:rPr>
        <w:t xml:space="preserve">הדס לא התרשמה, וטרחה להביע זאת </w:t>
      </w:r>
      <w:r w:rsidR="00796A02">
        <w:rPr>
          <w:rFonts w:hint="cs"/>
          <w:rtl/>
        </w:rPr>
        <w:t xml:space="preserve">כבר </w:t>
      </w:r>
      <w:r>
        <w:rPr>
          <w:rFonts w:hint="cs"/>
          <w:rtl/>
        </w:rPr>
        <w:t>בפעם הראשונה שיצאו יחד.</w:t>
      </w:r>
    </w:p>
    <w:p w14:paraId="619C9E6C" w14:textId="17EF869E" w:rsidR="00796A02" w:rsidRDefault="001C5A04" w:rsidP="00250000">
      <w:pPr>
        <w:rPr>
          <w:rtl/>
        </w:rPr>
      </w:pPr>
      <w:r>
        <w:rPr>
          <w:rFonts w:hint="cs"/>
          <w:rtl/>
        </w:rPr>
        <w:t>הייתה</w:t>
      </w:r>
      <w:r w:rsidR="00796A02">
        <w:rPr>
          <w:rFonts w:hint="cs"/>
          <w:rtl/>
        </w:rPr>
        <w:t xml:space="preserve"> מתיחות, בעקבות ויכוח של אלכס וארקדי לאחר שארקדי למד קורס האתיקה של הרפואה [או משהו </w:t>
      </w:r>
      <w:r w:rsidR="00796A02">
        <w:rPr>
          <w:rtl/>
        </w:rPr>
        <w:t>–</w:t>
      </w:r>
      <w:r w:rsidR="00796A02">
        <w:rPr>
          <w:rFonts w:hint="cs"/>
          <w:rtl/>
        </w:rPr>
        <w:t xml:space="preserve"> אולי אונקולוגיה] ויצא חוצץ נגד ה</w:t>
      </w:r>
      <w:r w:rsidR="000F7D32">
        <w:rPr>
          <w:rFonts w:hint="cs"/>
          <w:rtl/>
        </w:rPr>
        <w:t xml:space="preserve">סירוב של חולים </w:t>
      </w:r>
      <w:r w:rsidR="0007458E">
        <w:rPr>
          <w:rFonts w:hint="cs"/>
          <w:rtl/>
        </w:rPr>
        <w:t>מסוימ</w:t>
      </w:r>
      <w:r w:rsidR="000F7D32">
        <w:rPr>
          <w:rFonts w:hint="cs"/>
          <w:rtl/>
        </w:rPr>
        <w:t>ים לקבל טיפול כלשהו. נניח כאלו המאמינים ב-ה' או בכוחות-מרפא פנימיים או חיצוניים, אבל אילו שלא מוכנים לשום טיפול חוץ מהפשוטים ביותר, גם כשקיים סיכוי שהטיפול יצליח במידה זו או אחרת להאריך את חייהם? הוא היה בטוח שזאת תהיה אחת מאותן [</w:t>
      </w:r>
      <w:r w:rsidR="000F7D32">
        <w:t>remarks</w:t>
      </w:r>
      <w:r w:rsidR="000F7D32">
        <w:rPr>
          <w:rFonts w:hint="cs"/>
          <w:rtl/>
        </w:rPr>
        <w:t>] הערות שהוא זורק לחלל ה</w:t>
      </w:r>
      <w:r w:rsidR="004C59E0">
        <w:rPr>
          <w:rFonts w:hint="cs"/>
          <w:rtl/>
        </w:rPr>
        <w:t>אוויר</w:t>
      </w:r>
      <w:r w:rsidR="000F7D32">
        <w:rPr>
          <w:rFonts w:hint="cs"/>
          <w:rtl/>
        </w:rPr>
        <w:t xml:space="preserve"> וכולם מהנהנים </w:t>
      </w:r>
      <w:r w:rsidR="00121016">
        <w:rPr>
          <w:rFonts w:hint="cs"/>
          <w:rtl/>
        </w:rPr>
        <w:t xml:space="preserve">בהסכמה </w:t>
      </w:r>
      <w:r w:rsidR="000F7D32">
        <w:rPr>
          <w:rFonts w:hint="cs"/>
          <w:rtl/>
        </w:rPr>
        <w:t xml:space="preserve">ואולי </w:t>
      </w:r>
      <w:r w:rsidR="00121016">
        <w:rPr>
          <w:rFonts w:hint="cs"/>
          <w:rtl/>
        </w:rPr>
        <w:t xml:space="preserve">מעירים </w:t>
      </w:r>
      <w:r w:rsidR="000F7D32">
        <w:rPr>
          <w:rFonts w:hint="cs"/>
          <w:rtl/>
        </w:rPr>
        <w:t>[</w:t>
      </w:r>
      <w:r w:rsidR="000F7D32">
        <w:t>comment</w:t>
      </w:r>
      <w:r w:rsidR="000F7D32">
        <w:rPr>
          <w:rFonts w:hint="cs"/>
          <w:rtl/>
        </w:rPr>
        <w:t>] על האופי האנושי שמסרב לקול ה</w:t>
      </w:r>
      <w:r w:rsidR="000F796D">
        <w:rPr>
          <w:rFonts w:hint="cs"/>
          <w:rtl/>
        </w:rPr>
        <w:t>היגיון</w:t>
      </w:r>
      <w:r w:rsidR="000F7D32">
        <w:rPr>
          <w:rFonts w:hint="cs"/>
          <w:rtl/>
        </w:rPr>
        <w:t xml:space="preserve"> וממשיכים הלאה, אבל אז אלכס אמר </w:t>
      </w:r>
      <w:r w:rsidR="000F7D32">
        <w:rPr>
          <w:rtl/>
        </w:rPr>
        <w:t>–</w:t>
      </w:r>
      <w:r w:rsidR="000F7D32">
        <w:rPr>
          <w:rFonts w:hint="cs"/>
          <w:rtl/>
        </w:rPr>
        <w:t xml:space="preserve"> אני דווקא מבין אותם.</w:t>
      </w:r>
    </w:p>
    <w:p w14:paraId="50768E78" w14:textId="77777777" w:rsidR="000F7D32" w:rsidRDefault="000F7D32" w:rsidP="00250000">
      <w:pPr>
        <w:rPr>
          <w:rtl/>
        </w:rPr>
      </w:pPr>
      <w:r>
        <w:rPr>
          <w:rFonts w:hint="cs"/>
          <w:rtl/>
        </w:rPr>
        <w:t>"את מי, את מאמיני הכח הפנימי / חיצוני?"</w:t>
      </w:r>
    </w:p>
    <w:p w14:paraId="6F446762" w14:textId="77777777" w:rsidR="000F7D32" w:rsidRDefault="000F7D32" w:rsidP="00250000">
      <w:pPr>
        <w:rPr>
          <w:rtl/>
        </w:rPr>
      </w:pPr>
      <w:r>
        <w:rPr>
          <w:rFonts w:hint="cs"/>
          <w:rtl/>
        </w:rPr>
        <w:t>"לא, את המסרבים לטיפול."</w:t>
      </w:r>
    </w:p>
    <w:p w14:paraId="2E3F19FB" w14:textId="7BDF53CC" w:rsidR="000F7D32" w:rsidRDefault="000F7D32" w:rsidP="00250000">
      <w:pPr>
        <w:rPr>
          <w:rtl/>
        </w:rPr>
      </w:pPr>
      <w:r>
        <w:rPr>
          <w:rFonts w:hint="cs"/>
          <w:rtl/>
        </w:rPr>
        <w:t>שיא חוסר ה</w:t>
      </w:r>
      <w:r w:rsidR="000F796D">
        <w:rPr>
          <w:rFonts w:hint="cs"/>
          <w:rtl/>
        </w:rPr>
        <w:t>היגיון</w:t>
      </w:r>
      <w:r>
        <w:rPr>
          <w:rFonts w:hint="cs"/>
          <w:rtl/>
        </w:rPr>
        <w:t>, שיא הטיפשות והאיוולת, ומי מצדד בכך? מי אם לא אלכס.</w:t>
      </w:r>
    </w:p>
    <w:p w14:paraId="45D483EE" w14:textId="570204C2" w:rsidR="000F7D32" w:rsidRDefault="000F7D32" w:rsidP="00250000">
      <w:pPr>
        <w:rPr>
          <w:rtl/>
        </w:rPr>
      </w:pPr>
      <w:r>
        <w:rPr>
          <w:rFonts w:hint="cs"/>
          <w:rtl/>
        </w:rPr>
        <w:t>הוא דווקא הסביר את עצמו, ובתור א</w:t>
      </w:r>
      <w:r w:rsidR="00675118">
        <w:rPr>
          <w:rFonts w:hint="cs"/>
          <w:rtl/>
        </w:rPr>
        <w:t>דם</w:t>
      </w:r>
      <w:r>
        <w:rPr>
          <w:rFonts w:hint="cs"/>
          <w:rtl/>
        </w:rPr>
        <w:t xml:space="preserve"> שנמצא / מסתובב ביננו אך ורק בזכות פלאי הרפואה המודרנית [לכן זה צריך להיות בין ההתפוצצות בבריכה לבין התאונה] כנראה שיש לו </w:t>
      </w:r>
      <w:r w:rsidR="004D7433">
        <w:rPr>
          <w:rFonts w:hint="cs"/>
          <w:rtl/>
        </w:rPr>
        <w:t>ניסיון</w:t>
      </w:r>
      <w:r>
        <w:rPr>
          <w:rFonts w:hint="cs"/>
          <w:rtl/>
        </w:rPr>
        <w:t xml:space="preserve"> רב יותר מאשר לארקדי בצד המטופל, וארקדי היה נוהג בתבונה לו היה מסוגל להאזין בשפיות </w:t>
      </w:r>
      <w:r w:rsidR="0007458E">
        <w:rPr>
          <w:rFonts w:hint="cs"/>
          <w:rtl/>
        </w:rPr>
        <w:t>מסוימ</w:t>
      </w:r>
      <w:r>
        <w:rPr>
          <w:rFonts w:hint="cs"/>
          <w:rtl/>
        </w:rPr>
        <w:t>ת לדבריו, אבל הוא לא היה מסוגל</w:t>
      </w:r>
      <w:r w:rsidR="00675118">
        <w:rPr>
          <w:rFonts w:hint="cs"/>
          <w:rtl/>
        </w:rPr>
        <w:t xml:space="preserve"> לכך</w:t>
      </w:r>
      <w:r>
        <w:rPr>
          <w:rFonts w:hint="cs"/>
          <w:rtl/>
        </w:rPr>
        <w:t>.</w:t>
      </w:r>
      <w:r w:rsidR="00675118">
        <w:rPr>
          <w:rFonts w:hint="cs"/>
          <w:rtl/>
        </w:rPr>
        <w:t xml:space="preserve"> יש דברים שהם יותר ממה שהאדם מסוגל אליו.</w:t>
      </w:r>
      <w:r>
        <w:rPr>
          <w:rFonts w:hint="cs"/>
          <w:rtl/>
        </w:rPr>
        <w:t xml:space="preserve"> איזה מן דבר </w:t>
      </w:r>
      <w:r>
        <w:rPr>
          <w:rtl/>
        </w:rPr>
        <w:t>–</w:t>
      </w:r>
      <w:r>
        <w:rPr>
          <w:rFonts w:hint="cs"/>
          <w:rtl/>
        </w:rPr>
        <w:t xml:space="preserve"> אלכס לא מוכן שארקדי יאריך את חייו בכל דרך אפשרית. בטיפולים </w:t>
      </w:r>
      <w:r w:rsidR="004D7433">
        <w:rPr>
          <w:rFonts w:hint="cs"/>
          <w:rtl/>
        </w:rPr>
        <w:t>ניסיונ</w:t>
      </w:r>
      <w:r>
        <w:rPr>
          <w:rFonts w:hint="cs"/>
          <w:rtl/>
        </w:rPr>
        <w:t>יים, בתרופות חדשניות, בגרוי מתוחכם של מנגנוני ריפו חבויים שבגוף. מה</w:t>
      </w:r>
      <w:r w:rsidR="00121016">
        <w:rPr>
          <w:rFonts w:hint="cs"/>
          <w:rtl/>
        </w:rPr>
        <w:t>י</w:t>
      </w:r>
      <w:r>
        <w:rPr>
          <w:rFonts w:hint="cs"/>
          <w:rtl/>
        </w:rPr>
        <w:t xml:space="preserve"> איוולת ז</w:t>
      </w:r>
      <w:r w:rsidR="00121016">
        <w:rPr>
          <w:rFonts w:hint="cs"/>
          <w:rtl/>
        </w:rPr>
        <w:t>ו</w:t>
      </w:r>
      <w:r>
        <w:rPr>
          <w:rFonts w:hint="cs"/>
          <w:rtl/>
        </w:rPr>
        <w:t>?</w:t>
      </w:r>
    </w:p>
    <w:p w14:paraId="245A1AEF" w14:textId="546AB8BD" w:rsidR="00BF19DD" w:rsidRDefault="00BF19DD" w:rsidP="00250000">
      <w:pPr>
        <w:rPr>
          <w:rtl/>
        </w:rPr>
      </w:pPr>
      <w:r>
        <w:rPr>
          <w:rFonts w:hint="cs"/>
          <w:rtl/>
        </w:rPr>
        <w:lastRenderedPageBreak/>
        <w:t xml:space="preserve">בעיקר בהתחשב בעובדה שארקדי כבר עמד במצב שהועלתה האפשרות שעליו להפרד מאלכס לעולמים </w:t>
      </w:r>
      <w:r>
        <w:rPr>
          <w:rtl/>
        </w:rPr>
        <w:t>–</w:t>
      </w:r>
      <w:r>
        <w:rPr>
          <w:rFonts w:hint="cs"/>
          <w:rtl/>
        </w:rPr>
        <w:t xml:space="preserve"> כלומר שאלכס כבר היה קרוב למוות מאשר לחיים, וארקדי כבר הרהר בדבר רבות והגיע למסקנה שאין לו בעיה לעולם לא להפגש יותר עם אלכס אם זה מה שיוטל עליוף אבל לחיות בעולם ללא אלכס לא יוכל.</w:t>
      </w:r>
    </w:p>
    <w:p w14:paraId="1D3E0C4B" w14:textId="4C8942BC" w:rsidR="00BF19DD" w:rsidRDefault="00BF19DD" w:rsidP="00250000">
      <w:pPr>
        <w:rPr>
          <w:rtl/>
        </w:rPr>
      </w:pPr>
      <w:r>
        <w:rPr>
          <w:rFonts w:hint="cs"/>
          <w:rtl/>
        </w:rPr>
        <w:t xml:space="preserve">יש דברים שאדם מסוגל אליהם. מאמצים הירואים שנראים על פניהם כבלתי אפשריים, מאמצים כבירים יומיומיים או חד פעמיים. לחלקם אולי היה מסוגל. על מה הוא מדבר </w:t>
      </w:r>
      <w:r>
        <w:rPr>
          <w:rtl/>
        </w:rPr>
        <w:t>–</w:t>
      </w:r>
      <w:r>
        <w:rPr>
          <w:rFonts w:hint="cs"/>
          <w:rtl/>
        </w:rPr>
        <w:t xml:space="preserve"> בוודאי שהיה מסוגל.</w:t>
      </w:r>
    </w:p>
    <w:p w14:paraId="48D212CB" w14:textId="1AC4BA19" w:rsidR="00BF19DD" w:rsidRDefault="00BF19DD" w:rsidP="00250000">
      <w:pPr>
        <w:rPr>
          <w:rtl/>
        </w:rPr>
      </w:pPr>
      <w:r>
        <w:rPr>
          <w:rFonts w:hint="cs"/>
          <w:rtl/>
        </w:rPr>
        <w:t>אבל לחיות בעולם ללא אלכס, את זה לא היה יכול לעשות. לא כרגע בכל אופן. לאחר שאלכס יקבל סרטן הריאות ושחמת הכבד, או אז הוא יהרהר עמוקות יותר בדבר ואולי יצליח להכין את עצמו לעולם נטול אלכס.</w:t>
      </w:r>
    </w:p>
    <w:p w14:paraId="04D621D3" w14:textId="1ECB92ED" w:rsidR="000F7D32" w:rsidRDefault="00A75113" w:rsidP="00250000">
      <w:pPr>
        <w:rPr>
          <w:rtl/>
        </w:rPr>
      </w:pPr>
      <w:r>
        <w:rPr>
          <w:rFonts w:hint="cs"/>
          <w:rtl/>
        </w:rPr>
        <w:t xml:space="preserve">"אני לא אומר שהייתי מסרב, אולי הייתי מוכן להעמיד את הגוף שלי הפקר לכל להב ולייזר וחוד של מחט. ושכל יום בחיי יהיה תודות לאותם סמים ואותן מולקולות קומפלקסיות שפועלות ברגע זה, ולא סתם עוד יום שבו האדם קם ומתיישב וחושב. מחשבות אבסטרקטיות, מחשבות נואשות, מחשבות שהעתיד משתרע בתוכן עד לאינסוף. במקום זה, להיות אסיר תודה לתרופות, להיות במרדף נואש אחר טיפולים ומרפאים וניסויים חדשניים ומסוכנים, רק בשביל עוד </w:t>
      </w:r>
      <w:r>
        <w:rPr>
          <w:rtl/>
        </w:rPr>
        <w:t>–</w:t>
      </w:r>
      <w:r>
        <w:rPr>
          <w:rFonts w:hint="cs"/>
          <w:rtl/>
        </w:rPr>
        <w:t xml:space="preserve"> עוד מה? זה מה שאני רוצה לדעת, כי אני רוצה לעשות את זה </w:t>
      </w:r>
      <w:r w:rsidR="00F06A3F">
        <w:rPr>
          <w:rFonts w:hint="cs"/>
          <w:rtl/>
        </w:rPr>
        <w:t>עכשיו</w:t>
      </w:r>
      <w:r>
        <w:rPr>
          <w:rFonts w:hint="cs"/>
          <w:rtl/>
        </w:rPr>
        <w:t xml:space="preserve"> כשהימים שלי לרשותי, כשאני לא תלוי בדבר זולת האוכל הבא אל פי, כשכל יום תלוי רק בי ואני </w:t>
      </w:r>
      <w:r w:rsidR="00BF19DD">
        <w:rPr>
          <w:rFonts w:hint="cs"/>
          <w:rtl/>
        </w:rPr>
        <w:t xml:space="preserve">עצמאי </w:t>
      </w:r>
      <w:r>
        <w:rPr>
          <w:rFonts w:hint="cs"/>
          <w:rtl/>
        </w:rPr>
        <w:t>[</w:t>
      </w:r>
      <w:r>
        <w:t>self-sufficient</w:t>
      </w:r>
      <w:r>
        <w:rPr>
          <w:rFonts w:hint="cs"/>
          <w:rtl/>
        </w:rPr>
        <w:t>] ו</w:t>
      </w:r>
      <w:r w:rsidR="00FE2992">
        <w:rPr>
          <w:rFonts w:hint="cs"/>
          <w:rtl/>
        </w:rPr>
        <w:t>חופשי</w:t>
      </w:r>
      <w:r>
        <w:rPr>
          <w:rFonts w:hint="cs"/>
          <w:rtl/>
        </w:rPr>
        <w:t xml:space="preserve"> </w:t>
      </w:r>
      <w:r w:rsidR="00FE2992">
        <w:rPr>
          <w:rFonts w:hint="cs"/>
          <w:rtl/>
        </w:rPr>
        <w:t>חופשי</w:t>
      </w:r>
      <w:r>
        <w:rPr>
          <w:rFonts w:hint="cs"/>
          <w:rtl/>
        </w:rPr>
        <w:t xml:space="preserve"> </w:t>
      </w:r>
      <w:r w:rsidR="00FE2992">
        <w:rPr>
          <w:rFonts w:hint="cs"/>
          <w:rtl/>
        </w:rPr>
        <w:t>חופשי</w:t>
      </w:r>
      <w:r>
        <w:rPr>
          <w:rFonts w:hint="cs"/>
          <w:rtl/>
        </w:rPr>
        <w:t xml:space="preserve">. </w:t>
      </w:r>
      <w:r w:rsidR="00F06A3F">
        <w:rPr>
          <w:rFonts w:hint="cs"/>
          <w:rtl/>
        </w:rPr>
        <w:t>עכשיו</w:t>
      </w:r>
      <w:r>
        <w:rPr>
          <w:rFonts w:hint="cs"/>
          <w:rtl/>
        </w:rPr>
        <w:t xml:space="preserve"> אני רוצה לעשות את זה, ואחר כך, כשהחופש יילקח ממני, כבר לא יהיה לי לשם מה להיאבק ולהיגרר ברגליים שמוטות ובפה נפול / ארשת נפולה ממסדרון לחדר המתנה ומשם אל מגע המתכת הקר ואוושת המכשירים </w:t>
      </w:r>
      <w:r w:rsidR="001625F9">
        <w:rPr>
          <w:rFonts w:hint="cs"/>
          <w:rtl/>
        </w:rPr>
        <w:t>שכובלים אותי אליהם ולא עוזרים בדבר החופש.</w:t>
      </w:r>
    </w:p>
    <w:p w14:paraId="25DC3F65" w14:textId="35A58D8D" w:rsidR="00EC45F0" w:rsidRDefault="00EC45F0" w:rsidP="0040037C">
      <w:pPr>
        <w:rPr>
          <w:rtl/>
        </w:rPr>
      </w:pPr>
      <w:r>
        <w:rPr>
          <w:rFonts w:hint="cs"/>
          <w:rtl/>
        </w:rPr>
        <w:t xml:space="preserve">כמה כסף מתוך ההוצאות על בריאות מושקע בשנה האחרונה של חיי האדם? אדם שמגיל 10 עד </w:t>
      </w:r>
      <w:r w:rsidR="0040037C">
        <w:rPr>
          <w:rFonts w:hint="cs"/>
          <w:rtl/>
        </w:rPr>
        <w:t xml:space="preserve">65 </w:t>
      </w:r>
      <w:r>
        <w:rPr>
          <w:rFonts w:hint="cs"/>
          <w:rtl/>
        </w:rPr>
        <w:t xml:space="preserve">ביזבזו עליו איזה 100 שקל על פלסטרים ויוד, והיה לו קל והוא חי, </w:t>
      </w:r>
      <w:r w:rsidR="00F06A3F">
        <w:rPr>
          <w:rFonts w:hint="cs"/>
          <w:rtl/>
        </w:rPr>
        <w:t>עכשיו</w:t>
      </w:r>
      <w:r>
        <w:rPr>
          <w:rFonts w:hint="cs"/>
          <w:rtl/>
        </w:rPr>
        <w:t xml:space="preserve"> משלם את כל הונו, או מתפעל את הטכנולוגיה ושיקויי קסם מעולמות הביוכמיה והגנטיקה [בלה בלה] על כל דקה שתתאפשר לו לשרוד, אורח בלתי רצוי. על מה בעצם הוא מתעקש? הוא רוצה לחיות ואם אי אפשר אז למות.</w:t>
      </w:r>
    </w:p>
    <w:p w14:paraId="0D78D1D2" w14:textId="2F2F42A0" w:rsidR="00EC45F0" w:rsidRDefault="00EC45F0" w:rsidP="00250000">
      <w:pPr>
        <w:rPr>
          <w:rtl/>
        </w:rPr>
      </w:pPr>
      <w:r>
        <w:rPr>
          <w:rFonts w:hint="cs"/>
          <w:rtl/>
        </w:rPr>
        <w:t xml:space="preserve">ומה בדבר המאבק? למה לוותר </w:t>
      </w:r>
      <w:r w:rsidR="00F97A34">
        <w:rPr>
          <w:rFonts w:hint="cs"/>
          <w:rtl/>
        </w:rPr>
        <w:t>כל כך</w:t>
      </w:r>
      <w:r>
        <w:rPr>
          <w:rFonts w:hint="cs"/>
          <w:rtl/>
        </w:rPr>
        <w:t xml:space="preserve"> מהר רק כי התגלה קושי?</w:t>
      </w:r>
    </w:p>
    <w:p w14:paraId="6F162DBE" w14:textId="5A506889" w:rsidR="00EC45F0" w:rsidRDefault="00EC45F0" w:rsidP="00250000">
      <w:pPr>
        <w:rPr>
          <w:rtl/>
        </w:rPr>
      </w:pPr>
      <w:r>
        <w:rPr>
          <w:rFonts w:hint="cs"/>
          <w:rtl/>
        </w:rPr>
        <w:t xml:space="preserve">זה לא הקושי, זה הטורח. אם צריך רק ניתוח אז ניחא. אם צריך רק זריקה אז מילא. אבל אם לאחר הניתוח אז הקרנות והשתלות וכימותרפיה וזונדה וחבישות וטיפולים כרוניים </w:t>
      </w:r>
      <w:r w:rsidR="00675118">
        <w:rPr>
          <w:rFonts w:hint="cs"/>
          <w:rtl/>
        </w:rPr>
        <w:t xml:space="preserve">וירידה הדרגתית בתיפקוד המנטלי, בתפקוד הגופני והנפשי, </w:t>
      </w:r>
      <w:r>
        <w:rPr>
          <w:rFonts w:hint="cs"/>
          <w:rtl/>
        </w:rPr>
        <w:t>והעולם האחר, השונה, זה שלא חיים בו אלא אסירי תודה וגו'...</w:t>
      </w:r>
    </w:p>
    <w:p w14:paraId="40E5C4AA" w14:textId="77777777" w:rsidR="00823E28" w:rsidRDefault="00823E28" w:rsidP="00250000">
      <w:pPr>
        <w:rPr>
          <w:rtl/>
        </w:rPr>
      </w:pPr>
      <w:r>
        <w:rPr>
          <w:rFonts w:hint="cs"/>
          <w:rtl/>
        </w:rPr>
        <w:t>אתה רוצה מכונה שפועלת, אחרת זה לא מעניין אותך. אם זה לא מכונה שפועלת, מה אתה צריך את זה, עזוב את זה.</w:t>
      </w:r>
    </w:p>
    <w:p w14:paraId="49B6844D" w14:textId="77777777" w:rsidR="009D0A50" w:rsidRDefault="009D0A50" w:rsidP="00250000">
      <w:pPr>
        <w:rPr>
          <w:rtl/>
        </w:rPr>
      </w:pPr>
      <w:r>
        <w:rPr>
          <w:rFonts w:hint="cs"/>
          <w:rtl/>
        </w:rPr>
        <w:t>[ניסוי קליני]</w:t>
      </w:r>
    </w:p>
    <w:p w14:paraId="2C4DC5D1" w14:textId="77777777" w:rsidR="00EE25B0" w:rsidRPr="00CD067C" w:rsidRDefault="00EE25B0" w:rsidP="009C3F9A">
      <w:pPr>
        <w:rPr>
          <w:rtl/>
        </w:rPr>
      </w:pPr>
      <w:r>
        <w:rPr>
          <w:rFonts w:hint="cs"/>
          <w:rtl/>
        </w:rPr>
        <w:t>היא חיכתה בסבלנות עד שנט</w:t>
      </w:r>
      <w:r w:rsidR="009C3F9A">
        <w:rPr>
          <w:rFonts w:hint="cs"/>
          <w:rtl/>
        </w:rPr>
        <w:t>ע</w:t>
      </w:r>
      <w:r>
        <w:rPr>
          <w:rFonts w:hint="cs"/>
          <w:rtl/>
        </w:rPr>
        <w:t xml:space="preserve"> גילתה שהשאירה את הטלפון שלה ברכב והלכה להביא אותו. </w:t>
      </w:r>
      <w:r w:rsidRPr="00CD067C">
        <w:rPr>
          <w:rFonts w:hint="cs"/>
          <w:rtl/>
        </w:rPr>
        <w:t xml:space="preserve">מבטם עקב אחריה, </w:t>
      </w:r>
      <w:r w:rsidRPr="00CD067C">
        <w:rPr>
          <w:rtl/>
        </w:rPr>
        <w:t>בנעלי אצבע ובשמל</w:t>
      </w:r>
      <w:r w:rsidRPr="00CD067C">
        <w:rPr>
          <w:rFonts w:hint="cs"/>
          <w:rtl/>
        </w:rPr>
        <w:t>ה</w:t>
      </w:r>
      <w:r w:rsidRPr="00CD067C">
        <w:rPr>
          <w:rtl/>
        </w:rPr>
        <w:t xml:space="preserve"> קצר</w:t>
      </w:r>
      <w:r w:rsidRPr="00CD067C">
        <w:rPr>
          <w:rFonts w:hint="cs"/>
          <w:rtl/>
        </w:rPr>
        <w:t>ה</w:t>
      </w:r>
      <w:r w:rsidRPr="00CD067C">
        <w:rPr>
          <w:rtl/>
        </w:rPr>
        <w:t xml:space="preserve"> פשוט</w:t>
      </w:r>
      <w:r w:rsidRPr="00CD067C">
        <w:rPr>
          <w:rFonts w:hint="cs"/>
          <w:rtl/>
        </w:rPr>
        <w:t>ה</w:t>
      </w:r>
      <w:r w:rsidRPr="00CD067C">
        <w:rPr>
          <w:rtl/>
        </w:rPr>
        <w:t xml:space="preserve"> שנתלת</w:t>
      </w:r>
      <w:r w:rsidRPr="00CD067C">
        <w:rPr>
          <w:rFonts w:hint="cs"/>
          <w:rtl/>
        </w:rPr>
        <w:t>ה</w:t>
      </w:r>
      <w:r w:rsidRPr="00CD067C">
        <w:rPr>
          <w:rtl/>
        </w:rPr>
        <w:t xml:space="preserve"> ממנה ודבק</w:t>
      </w:r>
      <w:r w:rsidRPr="00CD067C">
        <w:rPr>
          <w:rFonts w:hint="cs"/>
          <w:rtl/>
        </w:rPr>
        <w:t>ה</w:t>
      </w:r>
      <w:r w:rsidRPr="00CD067C">
        <w:rPr>
          <w:rtl/>
        </w:rPr>
        <w:t xml:space="preserve"> לגו</w:t>
      </w:r>
      <w:r w:rsidR="009C3F9A">
        <w:rPr>
          <w:rFonts w:hint="cs"/>
          <w:rtl/>
        </w:rPr>
        <w:t>פ</w:t>
      </w:r>
      <w:r w:rsidRPr="00CD067C">
        <w:rPr>
          <w:rtl/>
        </w:rPr>
        <w:t>ה בזויות אקראיות</w:t>
      </w:r>
      <w:r w:rsidRPr="00CD067C">
        <w:rPr>
          <w:rFonts w:hint="cs"/>
          <w:rtl/>
        </w:rPr>
        <w:t>.</w:t>
      </w:r>
    </w:p>
    <w:p w14:paraId="3EAAA0BE" w14:textId="77777777" w:rsidR="00EE25B0" w:rsidRPr="00CD067C" w:rsidRDefault="006F55DF" w:rsidP="006F55DF">
      <w:pPr>
        <w:rPr>
          <w:rtl/>
        </w:rPr>
      </w:pPr>
      <w:r>
        <w:rPr>
          <w:rtl/>
        </w:rPr>
        <w:t xml:space="preserve">"למה הבאת אותה?" </w:t>
      </w:r>
      <w:r w:rsidR="00EE25B0" w:rsidRPr="00CD067C">
        <w:rPr>
          <w:rtl/>
        </w:rPr>
        <w:t>הדס</w:t>
      </w:r>
      <w:r>
        <w:rPr>
          <w:rFonts w:hint="cs"/>
          <w:rtl/>
        </w:rPr>
        <w:t xml:space="preserve"> שאלה</w:t>
      </w:r>
      <w:r w:rsidR="00EE25B0" w:rsidRPr="00CD067C">
        <w:rPr>
          <w:rtl/>
        </w:rPr>
        <w:t>, ברגע שנעלמה</w:t>
      </w:r>
      <w:r>
        <w:rPr>
          <w:rFonts w:hint="cs"/>
          <w:rtl/>
        </w:rPr>
        <w:t xml:space="preserve"> ואולי רגע אחד לפני</w:t>
      </w:r>
      <w:r w:rsidR="00EE25B0" w:rsidRPr="00CD067C">
        <w:rPr>
          <w:rtl/>
        </w:rPr>
        <w:t>.</w:t>
      </w:r>
    </w:p>
    <w:p w14:paraId="32E56D3E" w14:textId="77777777" w:rsidR="00EE25B0" w:rsidRPr="00CD067C" w:rsidRDefault="007646E3" w:rsidP="007646E3">
      <w:pPr>
        <w:rPr>
          <w:rtl/>
        </w:rPr>
      </w:pPr>
      <w:r>
        <w:rPr>
          <w:rtl/>
        </w:rPr>
        <w:t xml:space="preserve">"ביקשתם </w:t>
      </w:r>
      <w:r>
        <w:rPr>
          <w:rFonts w:hint="cs"/>
          <w:rtl/>
        </w:rPr>
        <w:t>ממני</w:t>
      </w:r>
      <w:r w:rsidR="00EE25B0" w:rsidRPr="00CD067C">
        <w:rPr>
          <w:rtl/>
        </w:rPr>
        <w:t xml:space="preserve"> </w:t>
      </w:r>
      <w:r>
        <w:rPr>
          <w:rFonts w:hint="cs"/>
          <w:rtl/>
        </w:rPr>
        <w:t>לה</w:t>
      </w:r>
      <w:r w:rsidR="00EE25B0" w:rsidRPr="00CD067C">
        <w:rPr>
          <w:rtl/>
        </w:rPr>
        <w:t>ביא מישהי."</w:t>
      </w:r>
    </w:p>
    <w:p w14:paraId="269CC3A9" w14:textId="77777777" w:rsidR="00EE25B0" w:rsidRPr="00CD067C" w:rsidRDefault="00EE25B0" w:rsidP="00EE25B0">
      <w:pPr>
        <w:rPr>
          <w:rtl/>
        </w:rPr>
      </w:pPr>
      <w:r w:rsidRPr="00CD067C">
        <w:rPr>
          <w:rtl/>
        </w:rPr>
        <w:t xml:space="preserve">"איפה </w:t>
      </w:r>
      <w:r>
        <w:rPr>
          <w:rFonts w:hint="cs"/>
          <w:rtl/>
        </w:rPr>
        <w:t>רקפת</w:t>
      </w:r>
      <w:r w:rsidRPr="00CD067C">
        <w:rPr>
          <w:rtl/>
        </w:rPr>
        <w:t>?"</w:t>
      </w:r>
      <w:r>
        <w:rPr>
          <w:rFonts w:hint="cs"/>
          <w:rtl/>
        </w:rPr>
        <w:t xml:space="preserve"> </w:t>
      </w:r>
    </w:p>
    <w:p w14:paraId="670ADF97" w14:textId="77777777" w:rsidR="00EE25B0" w:rsidRPr="00CD067C" w:rsidRDefault="00EE25B0" w:rsidP="00EE25B0">
      <w:pPr>
        <w:rPr>
          <w:rtl/>
        </w:rPr>
      </w:pPr>
      <w:r w:rsidRPr="00CD067C">
        <w:rPr>
          <w:rtl/>
        </w:rPr>
        <w:t>"אפיזודה חולפת."</w:t>
      </w:r>
    </w:p>
    <w:p w14:paraId="2730A2B6" w14:textId="77777777" w:rsidR="00EE25B0" w:rsidRPr="00CD067C" w:rsidRDefault="00EE25B0" w:rsidP="00EE25B0">
      <w:pPr>
        <w:rPr>
          <w:rtl/>
        </w:rPr>
      </w:pPr>
      <w:r w:rsidRPr="00CD067C">
        <w:rPr>
          <w:rtl/>
        </w:rPr>
        <w:t xml:space="preserve">"חשבנו שתביא את </w:t>
      </w:r>
      <w:r>
        <w:rPr>
          <w:rFonts w:hint="cs"/>
          <w:rtl/>
        </w:rPr>
        <w:t>רקפת</w:t>
      </w:r>
      <w:r w:rsidRPr="00CD067C">
        <w:rPr>
          <w:rtl/>
        </w:rPr>
        <w:t>."</w:t>
      </w:r>
    </w:p>
    <w:p w14:paraId="0FDEE774" w14:textId="77777777" w:rsidR="00EE25B0" w:rsidRDefault="00EE25B0" w:rsidP="00EE25B0">
      <w:pPr>
        <w:rPr>
          <w:rtl/>
        </w:rPr>
      </w:pPr>
      <w:r w:rsidRPr="00CD067C">
        <w:rPr>
          <w:rtl/>
        </w:rPr>
        <w:t>"</w:t>
      </w:r>
      <w:r>
        <w:rPr>
          <w:rFonts w:hint="cs"/>
          <w:rtl/>
        </w:rPr>
        <w:t>כבר מזמן אין את רקפת</w:t>
      </w:r>
      <w:r w:rsidRPr="00CD067C">
        <w:rPr>
          <w:rFonts w:hint="cs"/>
          <w:rtl/>
        </w:rPr>
        <w:t>.</w:t>
      </w:r>
      <w:r>
        <w:rPr>
          <w:rFonts w:hint="cs"/>
          <w:rtl/>
        </w:rPr>
        <w:t xml:space="preserve"> מי היא בכלל."</w:t>
      </w:r>
    </w:p>
    <w:p w14:paraId="7561FD9E" w14:textId="181A739F" w:rsidR="00EE25B0" w:rsidRDefault="00EE25B0" w:rsidP="00EE25B0">
      <w:pPr>
        <w:rPr>
          <w:rtl/>
        </w:rPr>
      </w:pPr>
      <w:r>
        <w:rPr>
          <w:rFonts w:hint="cs"/>
          <w:rtl/>
        </w:rPr>
        <w:t xml:space="preserve">"שכחת ממנה? </w:t>
      </w:r>
      <w:r w:rsidR="007646E3">
        <w:rPr>
          <w:rFonts w:hint="cs"/>
          <w:rtl/>
        </w:rPr>
        <w:t xml:space="preserve">הרי </w:t>
      </w:r>
      <w:r>
        <w:rPr>
          <w:rFonts w:hint="cs"/>
          <w:rtl/>
        </w:rPr>
        <w:t xml:space="preserve">נראיתם </w:t>
      </w:r>
      <w:r w:rsidR="00F97A34">
        <w:rPr>
          <w:rFonts w:hint="cs"/>
          <w:rtl/>
        </w:rPr>
        <w:t>כל כך</w:t>
      </w:r>
      <w:r>
        <w:rPr>
          <w:rFonts w:hint="cs"/>
          <w:rtl/>
        </w:rPr>
        <w:t xml:space="preserve"> טוב ביחד!" ארקדי התכוון </w:t>
      </w:r>
      <w:r>
        <w:rPr>
          <w:rtl/>
        </w:rPr>
        <w:t>–</w:t>
      </w:r>
      <w:r>
        <w:rPr>
          <w:rFonts w:hint="cs"/>
          <w:rtl/>
        </w:rPr>
        <w:t xml:space="preserve"> רקפת לא הוותה איום. לא ברור ממה.</w:t>
      </w:r>
    </w:p>
    <w:p w14:paraId="4B4B843E" w14:textId="77777777" w:rsidR="00EE25B0" w:rsidRDefault="00EE25B0" w:rsidP="00EE25B0">
      <w:pPr>
        <w:rPr>
          <w:rtl/>
        </w:rPr>
      </w:pPr>
      <w:r>
        <w:rPr>
          <w:rFonts w:hint="cs"/>
          <w:rtl/>
        </w:rPr>
        <w:lastRenderedPageBreak/>
        <w:t>"אבל</w:t>
      </w:r>
      <w:r w:rsidRPr="00CD067C">
        <w:rPr>
          <w:rFonts w:hint="cs"/>
          <w:rtl/>
        </w:rPr>
        <w:t xml:space="preserve"> </w:t>
      </w:r>
      <w:r w:rsidRPr="00CD067C">
        <w:rPr>
          <w:rtl/>
        </w:rPr>
        <w:t>נפרדנו."</w:t>
      </w:r>
    </w:p>
    <w:p w14:paraId="2B1D2374" w14:textId="47415FF6" w:rsidR="00EE25B0" w:rsidRPr="00CD067C" w:rsidRDefault="00EE25B0" w:rsidP="0041490B">
      <w:pPr>
        <w:rPr>
          <w:rtl/>
        </w:rPr>
      </w:pPr>
      <w:r>
        <w:rPr>
          <w:rFonts w:hint="cs"/>
          <w:rtl/>
        </w:rPr>
        <w:t>"איז</w:t>
      </w:r>
      <w:r w:rsidR="0041490B">
        <w:rPr>
          <w:rFonts w:hint="cs"/>
          <w:rtl/>
        </w:rPr>
        <w:t>ו</w:t>
      </w:r>
      <w:r>
        <w:rPr>
          <w:rFonts w:hint="cs"/>
          <w:rtl/>
        </w:rPr>
        <w:t xml:space="preserve"> רקפת?" אמרה הדס שלא עקבה אחריו באופן כה נואש. </w:t>
      </w:r>
      <w:r w:rsidRPr="00CD067C">
        <w:rPr>
          <w:rtl/>
        </w:rPr>
        <w:t>"</w:t>
      </w:r>
      <w:r>
        <w:rPr>
          <w:rFonts w:hint="cs"/>
          <w:rtl/>
        </w:rPr>
        <w:t>ולמה נפרדת</w:t>
      </w:r>
      <w:r w:rsidRPr="00CD067C">
        <w:rPr>
          <w:rtl/>
        </w:rPr>
        <w:t xml:space="preserve"> ממנה?"</w:t>
      </w:r>
    </w:p>
    <w:p w14:paraId="17E5E652" w14:textId="77777777" w:rsidR="00EE25B0" w:rsidRDefault="00EE25B0" w:rsidP="00EE25B0">
      <w:pPr>
        <w:rPr>
          <w:rtl/>
        </w:rPr>
      </w:pPr>
      <w:r>
        <w:rPr>
          <w:rtl/>
        </w:rPr>
        <w:t>"ככה</w:t>
      </w:r>
      <w:r>
        <w:rPr>
          <w:rFonts w:hint="cs"/>
          <w:rtl/>
        </w:rPr>
        <w:t xml:space="preserve"> זה,</w:t>
      </w:r>
      <w:r w:rsidRPr="00CD067C">
        <w:rPr>
          <w:rtl/>
        </w:rPr>
        <w:t xml:space="preserve"> הדס. לא כולם מתחתנים בסוף."</w:t>
      </w:r>
    </w:p>
    <w:p w14:paraId="69C18EB6" w14:textId="77777777" w:rsidR="00EE25B0" w:rsidRPr="00CD067C" w:rsidRDefault="00EE25B0" w:rsidP="007646E3">
      <w:pPr>
        <w:rPr>
          <w:rtl/>
        </w:rPr>
      </w:pPr>
      <w:r>
        <w:rPr>
          <w:rFonts w:hint="cs"/>
          <w:rtl/>
        </w:rPr>
        <w:t>"נכון, נכון," ארקדי מיהר לה</w:t>
      </w:r>
      <w:r w:rsidR="007646E3">
        <w:rPr>
          <w:rFonts w:hint="cs"/>
          <w:rtl/>
        </w:rPr>
        <w:t>סכים</w:t>
      </w:r>
      <w:r>
        <w:rPr>
          <w:rFonts w:hint="cs"/>
          <w:rtl/>
        </w:rPr>
        <w:t>. "לא חובה להתחתן, בכלל לא."</w:t>
      </w:r>
    </w:p>
    <w:p w14:paraId="418CBB6D" w14:textId="77777777" w:rsidR="00EE25B0" w:rsidRPr="00CD067C" w:rsidRDefault="00EE25B0" w:rsidP="00EE25B0">
      <w:pPr>
        <w:rPr>
          <w:rtl/>
        </w:rPr>
      </w:pPr>
      <w:r w:rsidRPr="00CD067C">
        <w:rPr>
          <w:rtl/>
        </w:rPr>
        <w:t xml:space="preserve">"ומי זאת? </w:t>
      </w:r>
      <w:r w:rsidR="00451471">
        <w:rPr>
          <w:rFonts w:hint="cs"/>
          <w:rtl/>
        </w:rPr>
        <w:t>ו</w:t>
      </w:r>
      <w:r w:rsidRPr="00CD067C">
        <w:rPr>
          <w:rtl/>
        </w:rPr>
        <w:t>כמה זמן אתם בכלל ביחד?"</w:t>
      </w:r>
    </w:p>
    <w:p w14:paraId="4EFF203C" w14:textId="77777777" w:rsidR="00EE25B0" w:rsidRPr="00CD067C" w:rsidRDefault="00EE25B0" w:rsidP="00EE25B0">
      <w:pPr>
        <w:rPr>
          <w:rtl/>
        </w:rPr>
      </w:pPr>
      <w:r w:rsidRPr="00CD067C">
        <w:rPr>
          <w:rtl/>
        </w:rPr>
        <w:t>"אני יכול להגיד לה ללכת הביתה אם היא מפריעה."</w:t>
      </w:r>
    </w:p>
    <w:p w14:paraId="2C847D42" w14:textId="320B3BB5" w:rsidR="00EE25B0" w:rsidRPr="00CD067C" w:rsidRDefault="00451471" w:rsidP="00796A02">
      <w:pPr>
        <w:rPr>
          <w:rtl/>
        </w:rPr>
      </w:pPr>
      <w:r>
        <w:rPr>
          <w:rtl/>
        </w:rPr>
        <w:t>"לא, א</w:t>
      </w:r>
      <w:r w:rsidR="005A4C80">
        <w:rPr>
          <w:rFonts w:hint="cs"/>
          <w:rtl/>
        </w:rPr>
        <w:t xml:space="preserve">ל תעשה דבר </w:t>
      </w:r>
      <w:r w:rsidR="00796A02">
        <w:rPr>
          <w:rFonts w:hint="cs"/>
          <w:rtl/>
        </w:rPr>
        <w:t xml:space="preserve">מטופש </w:t>
      </w:r>
      <w:r w:rsidR="0041490B">
        <w:rPr>
          <w:rFonts w:hint="cs"/>
          <w:rtl/>
        </w:rPr>
        <w:t>ש</w:t>
      </w:r>
      <w:r w:rsidR="005A4C80">
        <w:rPr>
          <w:rFonts w:hint="cs"/>
          <w:rtl/>
        </w:rPr>
        <w:t>כזה</w:t>
      </w:r>
      <w:r w:rsidR="00EE25B0" w:rsidRPr="00CD067C">
        <w:rPr>
          <w:rtl/>
        </w:rPr>
        <w:t>."</w:t>
      </w:r>
    </w:p>
    <w:p w14:paraId="71C6102F" w14:textId="77777777" w:rsidR="00EE25B0" w:rsidRPr="00CD067C" w:rsidRDefault="00EE25B0" w:rsidP="005A4C80">
      <w:pPr>
        <w:rPr>
          <w:rtl/>
        </w:rPr>
      </w:pPr>
      <w:r w:rsidRPr="00CD067C">
        <w:rPr>
          <w:rtl/>
        </w:rPr>
        <w:t xml:space="preserve">"עוד מעט היא </w:t>
      </w:r>
      <w:r>
        <w:rPr>
          <w:rFonts w:hint="cs"/>
          <w:rtl/>
        </w:rPr>
        <w:t>תחזור ו</w:t>
      </w:r>
      <w:r w:rsidRPr="00CD067C">
        <w:rPr>
          <w:rtl/>
        </w:rPr>
        <w:t>תמצא תרוץ לקחת אותי הצידה ולשאול אותי איך אתה באמת. כל החברות שלך עושות לי אותו דבר," הדס</w:t>
      </w:r>
      <w:r w:rsidR="005A4C80">
        <w:rPr>
          <w:rFonts w:hint="cs"/>
          <w:rtl/>
        </w:rPr>
        <w:t xml:space="preserve"> אמרה</w:t>
      </w:r>
      <w:r w:rsidRPr="00CD067C">
        <w:rPr>
          <w:rtl/>
        </w:rPr>
        <w:t>.</w:t>
      </w:r>
    </w:p>
    <w:p w14:paraId="5667D8A7" w14:textId="77777777" w:rsidR="00EE25B0" w:rsidRPr="00CD067C" w:rsidRDefault="00EE25B0" w:rsidP="00EE25B0">
      <w:pPr>
        <w:rPr>
          <w:rtl/>
        </w:rPr>
      </w:pPr>
      <w:r w:rsidRPr="00CD067C">
        <w:rPr>
          <w:rtl/>
        </w:rPr>
        <w:t>ארקדי</w:t>
      </w:r>
      <w:r>
        <w:rPr>
          <w:rFonts w:hint="cs"/>
          <w:rtl/>
        </w:rPr>
        <w:t>, בתור אדם בעל ידע נרחב ומקיף ב</w:t>
      </w:r>
      <w:r w:rsidR="009C3F9A">
        <w:rPr>
          <w:rFonts w:hint="cs"/>
          <w:rtl/>
        </w:rPr>
        <w:t>כל הקשור</w:t>
      </w:r>
      <w:r>
        <w:rPr>
          <w:rFonts w:hint="cs"/>
          <w:rtl/>
        </w:rPr>
        <w:t>[</w:t>
      </w:r>
      <w:r>
        <w:t>field of knowledge</w:t>
      </w:r>
      <w:r>
        <w:rPr>
          <w:rFonts w:hint="cs"/>
          <w:rtl/>
        </w:rPr>
        <w:t xml:space="preserve"> תורה, הלכה, משניות, דוקטרינה, שדה הידע בכל הקשור] </w:t>
      </w:r>
      <w:r w:rsidR="009C3F9A">
        <w:rPr>
          <w:rFonts w:hint="cs"/>
          <w:rtl/>
        </w:rPr>
        <w:t>ל</w:t>
      </w:r>
      <w:r>
        <w:rPr>
          <w:rFonts w:hint="cs"/>
          <w:rtl/>
        </w:rPr>
        <w:t>איך אלכס באמת,</w:t>
      </w:r>
      <w:r w:rsidRPr="00CD067C">
        <w:rPr>
          <w:rtl/>
        </w:rPr>
        <w:t xml:space="preserve"> צחק. "</w:t>
      </w:r>
      <w:r w:rsidR="0041490B">
        <w:rPr>
          <w:rFonts w:hint="cs"/>
          <w:rtl/>
        </w:rPr>
        <w:t>ו</w:t>
      </w:r>
      <w:r w:rsidRPr="00CD067C">
        <w:rPr>
          <w:rtl/>
        </w:rPr>
        <w:t>מה תגידי?"</w:t>
      </w:r>
    </w:p>
    <w:p w14:paraId="68EF68FD" w14:textId="77777777" w:rsidR="00EE25B0" w:rsidRPr="00CD067C" w:rsidRDefault="00EE25B0" w:rsidP="00EE25B0">
      <w:pPr>
        <w:rPr>
          <w:rtl/>
        </w:rPr>
      </w:pPr>
      <w:r>
        <w:rPr>
          <w:rtl/>
        </w:rPr>
        <w:t>"אני לא יודעת איך אלכס באמת</w:t>
      </w:r>
      <w:r>
        <w:rPr>
          <w:rFonts w:hint="cs"/>
          <w:rtl/>
        </w:rPr>
        <w:t>,</w:t>
      </w:r>
      <w:r w:rsidRPr="00CD067C">
        <w:rPr>
          <w:rtl/>
        </w:rPr>
        <w:t xml:space="preserve"> אין לי מושג מה להגיד."</w:t>
      </w:r>
    </w:p>
    <w:p w14:paraId="439BA872" w14:textId="73FE5256" w:rsidR="00EE25B0" w:rsidRPr="00CD067C" w:rsidRDefault="00EE25B0" w:rsidP="00EE25B0">
      <w:pPr>
        <w:rPr>
          <w:rtl/>
        </w:rPr>
      </w:pPr>
      <w:r>
        <w:rPr>
          <w:rtl/>
        </w:rPr>
        <w:t>"תמציאי משהו,"</w:t>
      </w:r>
      <w:r w:rsidRPr="00CD067C">
        <w:rPr>
          <w:rtl/>
        </w:rPr>
        <w:t xml:space="preserve"> אלכס</w:t>
      </w:r>
      <w:r>
        <w:rPr>
          <w:rFonts w:hint="cs"/>
          <w:rtl/>
        </w:rPr>
        <w:t xml:space="preserve"> </w:t>
      </w:r>
      <w:r w:rsidR="0041490B">
        <w:rPr>
          <w:rFonts w:hint="cs"/>
          <w:rtl/>
        </w:rPr>
        <w:t>הציע</w:t>
      </w:r>
      <w:r w:rsidRPr="00CD067C">
        <w:rPr>
          <w:rtl/>
        </w:rPr>
        <w:t>.</w:t>
      </w:r>
    </w:p>
    <w:p w14:paraId="459A04E4" w14:textId="77777777" w:rsidR="00EE25B0" w:rsidRPr="00CD067C" w:rsidRDefault="005A4C80" w:rsidP="00EE25B0">
      <w:pPr>
        <w:rPr>
          <w:rtl/>
        </w:rPr>
      </w:pPr>
      <w:r>
        <w:rPr>
          <w:rFonts w:hint="cs"/>
          <w:rtl/>
        </w:rPr>
        <w:t>"אתה בכלל מכיר אותה?"</w:t>
      </w:r>
    </w:p>
    <w:p w14:paraId="40BA72C0" w14:textId="77777777" w:rsidR="00EE25B0" w:rsidRPr="00CD067C" w:rsidRDefault="00EE25B0" w:rsidP="005A4C80">
      <w:pPr>
        <w:rPr>
          <w:rtl/>
        </w:rPr>
      </w:pPr>
      <w:r w:rsidRPr="00CD067C">
        <w:rPr>
          <w:rFonts w:hint="cs"/>
          <w:rtl/>
        </w:rPr>
        <w:t>"ד</w:t>
      </w:r>
      <w:r w:rsidR="005A4C80">
        <w:rPr>
          <w:rFonts w:hint="cs"/>
          <w:rtl/>
        </w:rPr>
        <w:t>ֵ</w:t>
      </w:r>
      <w:r w:rsidRPr="00CD067C">
        <w:rPr>
          <w:rFonts w:hint="cs"/>
          <w:rtl/>
        </w:rPr>
        <w:t xml:space="preserve">י </w:t>
      </w:r>
      <w:r>
        <w:rPr>
          <w:rFonts w:hint="cs"/>
          <w:rtl/>
        </w:rPr>
        <w:t>הספקתי לה</w:t>
      </w:r>
      <w:r w:rsidRPr="00CD067C">
        <w:rPr>
          <w:rFonts w:hint="cs"/>
          <w:rtl/>
        </w:rPr>
        <w:t>כיר.</w:t>
      </w:r>
      <w:r>
        <w:rPr>
          <w:rFonts w:hint="cs"/>
          <w:rtl/>
        </w:rPr>
        <w:t xml:space="preserve"> את כל מה שמעניין, לפחות.</w:t>
      </w:r>
      <w:r w:rsidRPr="00CD067C">
        <w:rPr>
          <w:rFonts w:hint="cs"/>
          <w:rtl/>
        </w:rPr>
        <w:t>"</w:t>
      </w:r>
    </w:p>
    <w:p w14:paraId="4BD0F402" w14:textId="77777777" w:rsidR="00EE25B0" w:rsidRPr="00CD067C" w:rsidRDefault="00EE25B0" w:rsidP="00EE25B0">
      <w:pPr>
        <w:rPr>
          <w:rtl/>
        </w:rPr>
      </w:pPr>
      <w:r w:rsidRPr="00CD067C">
        <w:rPr>
          <w:rFonts w:hint="cs"/>
          <w:rtl/>
        </w:rPr>
        <w:t>"על מה אתם מדברים בכלל?"</w:t>
      </w:r>
    </w:p>
    <w:p w14:paraId="2A2DDCC6" w14:textId="77777777" w:rsidR="00EE25B0" w:rsidRPr="00CD067C" w:rsidRDefault="00EE25B0" w:rsidP="00EE25B0">
      <w:pPr>
        <w:rPr>
          <w:rtl/>
        </w:rPr>
      </w:pPr>
      <w:r w:rsidRPr="00CD067C">
        <w:rPr>
          <w:rFonts w:hint="cs"/>
          <w:rtl/>
        </w:rPr>
        <w:t>אלכס חייך. "את לא משתנה, הדס."</w:t>
      </w:r>
    </w:p>
    <w:p w14:paraId="3C7B6EEC" w14:textId="77777777" w:rsidR="00EE25B0" w:rsidRPr="00CD067C" w:rsidRDefault="00EE25B0" w:rsidP="00EE25B0">
      <w:pPr>
        <w:rPr>
          <w:rtl/>
        </w:rPr>
      </w:pPr>
      <w:r>
        <w:rPr>
          <w:rFonts w:hint="cs"/>
          <w:rtl/>
        </w:rPr>
        <w:t>[</w:t>
      </w:r>
      <w:r w:rsidRPr="00CD067C">
        <w:rPr>
          <w:rtl/>
        </w:rPr>
        <w:t>"אולי את רוצה לשאול אותי איך אלכס באמת?" הדס גי</w:t>
      </w:r>
      <w:r>
        <w:rPr>
          <w:rFonts w:hint="cs"/>
          <w:rtl/>
        </w:rPr>
        <w:t>ח</w:t>
      </w:r>
      <w:r w:rsidRPr="00CD067C">
        <w:rPr>
          <w:rtl/>
        </w:rPr>
        <w:t>כה.</w:t>
      </w:r>
    </w:p>
    <w:p w14:paraId="665B2927" w14:textId="77777777" w:rsidR="00EE25B0" w:rsidRPr="00CD067C" w:rsidRDefault="00EE25B0" w:rsidP="00EE25B0">
      <w:pPr>
        <w:rPr>
          <w:rtl/>
        </w:rPr>
      </w:pPr>
      <w:r w:rsidRPr="00CD067C">
        <w:rPr>
          <w:rtl/>
        </w:rPr>
        <w:t>נטע נענעה בראשה.</w:t>
      </w:r>
      <w:r>
        <w:rPr>
          <w:rFonts w:hint="cs"/>
          <w:rtl/>
        </w:rPr>
        <w:t>]</w:t>
      </w:r>
    </w:p>
    <w:p w14:paraId="524699B4" w14:textId="7BB22117" w:rsidR="00C720C5" w:rsidRDefault="0042007C" w:rsidP="009C3F9A">
      <w:pPr>
        <w:rPr>
          <w:rtl/>
        </w:rPr>
      </w:pPr>
      <w:r>
        <w:rPr>
          <w:rFonts w:hint="cs"/>
          <w:rtl/>
        </w:rPr>
        <w:t>[</w:t>
      </w:r>
      <w:r w:rsidR="00C720C5">
        <w:rPr>
          <w:rFonts w:hint="cs"/>
          <w:rtl/>
        </w:rPr>
        <w:t xml:space="preserve">העור שלה היה בהיר ורך באופן נפלא וזה היה מוזר כי כל הגוף שלה מתחת לעור היה גמיש ולא </w:t>
      </w:r>
      <w:r w:rsidR="00C720C5">
        <w:t>flabby</w:t>
      </w:r>
      <w:r>
        <w:rPr>
          <w:rFonts w:hint="cs"/>
          <w:rtl/>
        </w:rPr>
        <w:t xml:space="preserve"> אלא מתוח וגו'. </w:t>
      </w:r>
      <w:r w:rsidR="00C720C5">
        <w:rPr>
          <w:rFonts w:hint="cs"/>
          <w:rtl/>
        </w:rPr>
        <w:t>אבל מה שהכי משך בה היה השריטות האדומות האלימות, אחת ארוכה</w:t>
      </w:r>
      <w:r w:rsidR="00C90C6C">
        <w:rPr>
          <w:rFonts w:hint="cs"/>
          <w:rtl/>
        </w:rPr>
        <w:t xml:space="preserve"> מאוד </w:t>
      </w:r>
      <w:r w:rsidR="00C720C5">
        <w:rPr>
          <w:rFonts w:hint="cs"/>
          <w:rtl/>
        </w:rPr>
        <w:t>לאורך הזרוע חוצה את המרפק, חבורה כחולה בברך.</w:t>
      </w:r>
    </w:p>
    <w:p w14:paraId="798374BD" w14:textId="77777777" w:rsidR="0042007C" w:rsidRDefault="0042007C" w:rsidP="00250000">
      <w:pPr>
        <w:rPr>
          <w:rtl/>
        </w:rPr>
      </w:pPr>
      <w:r>
        <w:rPr>
          <w:rFonts w:hint="cs"/>
          <w:rtl/>
        </w:rPr>
        <w:t>]</w:t>
      </w:r>
    </w:p>
    <w:p w14:paraId="43227B82" w14:textId="6F43ED24" w:rsidR="002058A7" w:rsidRPr="00CD067C" w:rsidRDefault="002058A7" w:rsidP="002058A7">
      <w:pPr>
        <w:rPr>
          <w:rtl/>
        </w:rPr>
      </w:pPr>
      <w:r>
        <w:rPr>
          <w:rFonts w:hint="cs"/>
          <w:rtl/>
        </w:rPr>
        <w:t xml:space="preserve">בבית הוריה של נטע, אביה היה מנגן </w:t>
      </w:r>
      <w:r w:rsidR="00C51519">
        <w:rPr>
          <w:rFonts w:hint="cs"/>
          <w:rtl/>
        </w:rPr>
        <w:t>גרס</w:t>
      </w:r>
      <w:r>
        <w:rPr>
          <w:rFonts w:hint="cs"/>
          <w:rtl/>
        </w:rPr>
        <w:t xml:space="preserve">אות לטיניות משתפכות של שירים אמריקאים משנות ה-50. אמהּ </w:t>
      </w:r>
      <w:r w:rsidR="001C5A04">
        <w:rPr>
          <w:rFonts w:hint="cs"/>
          <w:rtl/>
        </w:rPr>
        <w:t>הייתה</w:t>
      </w:r>
      <w:r>
        <w:rPr>
          <w:rFonts w:hint="cs"/>
          <w:rtl/>
        </w:rPr>
        <w:t xml:space="preserve"> מהנהנת בראשה לפי הקצב.</w:t>
      </w:r>
    </w:p>
    <w:p w14:paraId="1CE90604" w14:textId="77777777" w:rsidR="009C3F9A" w:rsidRDefault="009C3F9A" w:rsidP="009C3F9A">
      <w:pPr>
        <w:rPr>
          <w:rtl/>
        </w:rPr>
      </w:pPr>
      <w:r>
        <w:rPr>
          <w:rFonts w:hint="cs"/>
          <w:rtl/>
        </w:rPr>
        <w:t>זה כואב? אלכס שאל ורפרף באיפוק רב מעל השריטה האדומה והאלימה שבמרפקה.</w:t>
      </w:r>
    </w:p>
    <w:p w14:paraId="32988E7C" w14:textId="77777777" w:rsidR="009C3F9A" w:rsidRPr="00CD067C" w:rsidRDefault="009C3F9A" w:rsidP="009C3F9A">
      <w:pPr>
        <w:rPr>
          <w:rtl/>
        </w:rPr>
      </w:pPr>
      <w:r>
        <w:rPr>
          <w:rFonts w:hint="cs"/>
          <w:rtl/>
        </w:rPr>
        <w:t>["זה מצאלה [???] בסינגל ב___," היא אמרה והוא נפל.]</w:t>
      </w:r>
    </w:p>
    <w:p w14:paraId="219F0C62" w14:textId="578BAFBF" w:rsidR="009C3F9A" w:rsidRDefault="009C3F9A" w:rsidP="009C3F9A">
      <w:pPr>
        <w:rPr>
          <w:rtl/>
        </w:rPr>
      </w:pPr>
      <w:r w:rsidRPr="00CD067C">
        <w:rPr>
          <w:rtl/>
        </w:rPr>
        <w:t>הרגליים שלה היו יכולות</w:t>
      </w:r>
      <w:r>
        <w:rPr>
          <w:rtl/>
        </w:rPr>
        <w:t xml:space="preserve"> להיות מושלמות לולא</w:t>
      </w:r>
      <w:r w:rsidRPr="00CD067C">
        <w:rPr>
          <w:rtl/>
        </w:rPr>
        <w:t xml:space="preserve"> הפציעות הקבו</w:t>
      </w:r>
      <w:r>
        <w:rPr>
          <w:rtl/>
        </w:rPr>
        <w:t>עות בברכיים והשוקיים, לולא</w:t>
      </w:r>
      <w:r w:rsidRPr="00CD067C">
        <w:rPr>
          <w:rtl/>
        </w:rPr>
        <w:t xml:space="preserve"> החבורות הכחולות, הצהובות, הסגולות והחומות. אבל הוא אהב אותן יותר ככה.</w:t>
      </w:r>
    </w:p>
    <w:p w14:paraId="24E21212" w14:textId="1347D9C1" w:rsidR="00BF19DD" w:rsidRDefault="00BF19DD" w:rsidP="009C3F9A">
      <w:pPr>
        <w:rPr>
          <w:rtl/>
        </w:rPr>
      </w:pPr>
      <w:r>
        <w:rPr>
          <w:rFonts w:hint="cs"/>
          <w:rtl/>
        </w:rPr>
        <w:t>"קצת," היא ענתה, "ממש קצת."</w:t>
      </w:r>
    </w:p>
    <w:p w14:paraId="46798D9D" w14:textId="23356B1D" w:rsidR="00BF19DD" w:rsidRDefault="00412985" w:rsidP="009C3F9A">
      <w:pPr>
        <w:rPr>
          <w:rtl/>
        </w:rPr>
      </w:pPr>
      <w:r>
        <w:rPr>
          <w:rFonts w:hint="cs"/>
          <w:rtl/>
        </w:rPr>
        <w:t>"רוצה שאני אכאיב לך הרבה?"</w:t>
      </w:r>
    </w:p>
    <w:p w14:paraId="329E535B" w14:textId="1E7EE269" w:rsidR="00412985" w:rsidRPr="00CD067C" w:rsidRDefault="00412985" w:rsidP="00412985">
      <w:pPr>
        <w:rPr>
          <w:rtl/>
        </w:rPr>
      </w:pPr>
      <w:r>
        <w:rPr>
          <w:rFonts w:hint="cs"/>
          <w:rtl/>
        </w:rPr>
        <w:t>איך אדם שפוי אמור להגיב לשאלה כזאת? וכמה זמן עובר עם אלכס עד שאדם מאבד את שפיותו? אתה עוד תכאיב לי הרבה</w:t>
      </w:r>
      <w:r w:rsidR="00C90C6C">
        <w:rPr>
          <w:rFonts w:hint="cs"/>
          <w:rtl/>
        </w:rPr>
        <w:t xml:space="preserve"> מאוד </w:t>
      </w:r>
      <w:r>
        <w:rPr>
          <w:rFonts w:hint="cs"/>
          <w:rtl/>
        </w:rPr>
        <w:t>אלכס..</w:t>
      </w:r>
    </w:p>
    <w:p w14:paraId="6DAABD34" w14:textId="1C0DE12E" w:rsidR="009C3F9A" w:rsidRDefault="009C3F9A" w:rsidP="009C3F9A">
      <w:pPr>
        <w:rPr>
          <w:rtl/>
        </w:rPr>
      </w:pPr>
      <w:r w:rsidRPr="00CD067C">
        <w:rPr>
          <w:rtl/>
        </w:rPr>
        <w:t>היא</w:t>
      </w:r>
      <w:r>
        <w:rPr>
          <w:rtl/>
        </w:rPr>
        <w:t xml:space="preserve"> </w:t>
      </w:r>
      <w:r w:rsidR="001C5A04">
        <w:rPr>
          <w:rtl/>
        </w:rPr>
        <w:t>הייתה</w:t>
      </w:r>
      <w:r>
        <w:rPr>
          <w:rtl/>
        </w:rPr>
        <w:t xml:space="preserve"> מתלבשת הרבה פחות ממה ש</w:t>
      </w:r>
      <w:r w:rsidRPr="00CD067C">
        <w:rPr>
          <w:rtl/>
        </w:rPr>
        <w:t>צריך בשביל להרגיש בחמימות ונינוחות מושלמים, היא לא פחדה מכלום.</w:t>
      </w:r>
    </w:p>
    <w:p w14:paraId="4A29572C" w14:textId="77777777" w:rsidR="009C3F9A" w:rsidRDefault="009C3F9A" w:rsidP="009C3F9A">
      <w:pPr>
        <w:rPr>
          <w:rtl/>
        </w:rPr>
      </w:pPr>
      <w:r w:rsidRPr="00CD067C">
        <w:rPr>
          <w:rtl/>
        </w:rPr>
        <w:lastRenderedPageBreak/>
        <w:t>אלכס היה מרחק שערה מנישואין.</w:t>
      </w:r>
    </w:p>
    <w:p w14:paraId="2F020063" w14:textId="0048F2A8" w:rsidR="009C3F9A" w:rsidRDefault="009C3F9A" w:rsidP="009C3F9A">
      <w:pPr>
        <w:rPr>
          <w:rtl/>
        </w:rPr>
      </w:pPr>
      <w:r>
        <w:rPr>
          <w:rFonts w:hint="cs"/>
          <w:rtl/>
        </w:rPr>
        <w:t xml:space="preserve">נטע </w:t>
      </w:r>
      <w:r w:rsidR="001C5A04">
        <w:rPr>
          <w:rFonts w:hint="cs"/>
          <w:rtl/>
        </w:rPr>
        <w:t>הייתה</w:t>
      </w:r>
      <w:r>
        <w:rPr>
          <w:rFonts w:hint="cs"/>
          <w:rtl/>
        </w:rPr>
        <w:t xml:space="preserve"> מורחת במשך שעות משחה מיוחדת, כתומה, על גבו שהעלימה לגמרי את סימני המתיחה [מה-</w:t>
      </w:r>
      <w:r>
        <w:t>growth spurt</w:t>
      </w:r>
      <w:r>
        <w:rPr>
          <w:rFonts w:hint="cs"/>
          <w:rtl/>
        </w:rPr>
        <w:t xml:space="preserve">] מפרץ הגדילה המואצת האחרון שלו [, שבו צמח </w:t>
      </w:r>
      <w:r>
        <w:rPr>
          <w:rFonts w:hint="cs"/>
        </w:rPr>
        <w:t>X</w:t>
      </w:r>
      <w:r>
        <w:rPr>
          <w:rFonts w:hint="cs"/>
          <w:rtl/>
        </w:rPr>
        <w:t xml:space="preserve"> ס"מ במשך פחות משנה??] </w:t>
      </w:r>
    </w:p>
    <w:p w14:paraId="7AD5A1CA" w14:textId="77777777" w:rsidR="009C3F9A" w:rsidRDefault="009C3F9A" w:rsidP="009C3F9A">
      <w:pPr>
        <w:rPr>
          <w:rtl/>
        </w:rPr>
      </w:pPr>
      <w:r>
        <w:rPr>
          <w:rFonts w:hint="cs"/>
          <w:rtl/>
        </w:rPr>
        <w:t xml:space="preserve">[לבדוק </w:t>
      </w:r>
      <w:r>
        <w:rPr>
          <w:rtl/>
        </w:rPr>
        <w:t>–</w:t>
      </w:r>
      <w:r>
        <w:rPr>
          <w:rFonts w:hint="cs"/>
          <w:rtl/>
        </w:rPr>
        <w:t xml:space="preserve"> </w:t>
      </w:r>
      <w:r>
        <w:t>Shea butter</w:t>
      </w:r>
      <w:r>
        <w:rPr>
          <w:rFonts w:hint="cs"/>
          <w:rtl/>
        </w:rPr>
        <w:t xml:space="preserve"> </w:t>
      </w:r>
      <w:r>
        <w:rPr>
          <w:rtl/>
        </w:rPr>
        <w:t>–</w:t>
      </w:r>
      <w:r>
        <w:rPr>
          <w:rFonts w:hint="cs"/>
          <w:rtl/>
        </w:rPr>
        <w:t xml:space="preserve"> נגד סימני מתיחה]</w:t>
      </w:r>
    </w:p>
    <w:p w14:paraId="70ACBBB0" w14:textId="0864889D" w:rsidR="009C3F9A" w:rsidRDefault="009C3F9A" w:rsidP="009C3F9A">
      <w:pPr>
        <w:rPr>
          <w:rtl/>
        </w:rPr>
      </w:pPr>
      <w:r>
        <w:rPr>
          <w:rFonts w:hint="cs"/>
          <w:rtl/>
        </w:rPr>
        <w:t xml:space="preserve">[היא </w:t>
      </w:r>
      <w:r w:rsidR="001C5A04">
        <w:rPr>
          <w:rFonts w:hint="cs"/>
          <w:rtl/>
        </w:rPr>
        <w:t>הייתה</w:t>
      </w:r>
      <w:r>
        <w:rPr>
          <w:rFonts w:hint="cs"/>
          <w:rtl/>
        </w:rPr>
        <w:t xml:space="preserve"> מעסה לתוך הגב שלו משחות כתומות שהיו מיועדות לנשים בהריון שהילדון שצומח ומתפתח בקרבן מושך ומותח וקורע את העור שלהן,] ומשחות שקופות שמנוניות</w:t>
      </w:r>
      <w:r w:rsidR="00E567A7">
        <w:rPr>
          <w:rFonts w:hint="cs"/>
          <w:rtl/>
        </w:rPr>
        <w:t xml:space="preserve"> מאוד,</w:t>
      </w:r>
      <w:r>
        <w:rPr>
          <w:rFonts w:hint="cs"/>
          <w:rtl/>
        </w:rPr>
        <w:t xml:space="preserve"> וכך היה נרדם.</w:t>
      </w:r>
    </w:p>
    <w:p w14:paraId="2DA95223" w14:textId="6821CA97" w:rsidR="00A11AB3" w:rsidRDefault="00A11AB3" w:rsidP="00A11AB3">
      <w:pPr>
        <w:rPr>
          <w:rtl/>
        </w:rPr>
      </w:pPr>
      <w:r>
        <w:rPr>
          <w:rFonts w:hint="cs"/>
          <w:rtl/>
        </w:rPr>
        <w:t xml:space="preserve">וארקדי חשב מחשבת נבלה </w:t>
      </w:r>
      <w:r>
        <w:rPr>
          <w:rtl/>
        </w:rPr>
        <w:t>–</w:t>
      </w:r>
      <w:r>
        <w:rPr>
          <w:rFonts w:hint="cs"/>
          <w:rtl/>
        </w:rPr>
        <w:t xml:space="preserve"> [עם כל משבר קטן אלכס מתמודד, הוא מוגן מכל הכיוונים כי יש לו גם אבא וגם </w:t>
      </w:r>
      <w:r w:rsidR="001C5A04">
        <w:rPr>
          <w:rFonts w:hint="cs"/>
          <w:rtl/>
        </w:rPr>
        <w:t>אימא</w:t>
      </w:r>
      <w:r>
        <w:rPr>
          <w:rFonts w:hint="cs"/>
          <w:rtl/>
        </w:rPr>
        <w:t xml:space="preserve">. ארקדי חשוף לגמרי מכיוון </w:t>
      </w:r>
      <w:r w:rsidR="001C5A04">
        <w:rPr>
          <w:rFonts w:hint="cs"/>
          <w:rtl/>
        </w:rPr>
        <w:t>אימא</w:t>
      </w:r>
      <w:r>
        <w:rPr>
          <w:rFonts w:hint="cs"/>
          <w:rtl/>
        </w:rPr>
        <w:t xml:space="preserve"> כמו פצע שאין משחה שיכולה לרפא.] מעניין מה היה עושה אלכס לו חייו היו קשים באמת. [לשפר. כבר ארקדי הגיע למסקנה שאלכס מוגן אע"פ שלהורים שלו לא ממש אכפת ממנו.]</w:t>
      </w:r>
    </w:p>
    <w:p w14:paraId="53C0E4A7" w14:textId="77777777" w:rsidR="001524E0" w:rsidRDefault="001524E0" w:rsidP="00A11AB3">
      <w:pPr>
        <w:rPr>
          <w:rtl/>
        </w:rPr>
      </w:pPr>
    </w:p>
    <w:p w14:paraId="2A10AFA3" w14:textId="435E1C92" w:rsidR="001524E0" w:rsidRDefault="001524E0" w:rsidP="001524E0">
      <w:pPr>
        <w:rPr>
          <w:rtl/>
        </w:rPr>
      </w:pPr>
      <w:r>
        <w:rPr>
          <w:rFonts w:hint="cs"/>
          <w:rtl/>
        </w:rPr>
        <w:t>"כשהשבת נגמרת," אלכס אמר. ראשו היה מונח על הירך החשופה שלה. "אין לך מושג. ובמיוחד, היציאות הראשונות. לא הראשונה, שבוע וחצי אחרי תחילת הטירונות, לא ה</w:t>
      </w:r>
      <w:r w:rsidR="003A7E9C">
        <w:rPr>
          <w:rFonts w:hint="cs"/>
          <w:rtl/>
        </w:rPr>
        <w:t>שנייה</w:t>
      </w:r>
      <w:r>
        <w:rPr>
          <w:rFonts w:hint="cs"/>
          <w:rtl/>
        </w:rPr>
        <w:t xml:space="preserve">, אבל </w:t>
      </w:r>
      <w:r w:rsidR="00EE553A">
        <w:rPr>
          <w:rFonts w:hint="cs"/>
          <w:rtl/>
        </w:rPr>
        <w:t>אחר כך</w:t>
      </w:r>
      <w:r>
        <w:rPr>
          <w:rFonts w:hint="cs"/>
          <w:rtl/>
        </w:rPr>
        <w:t xml:space="preserve">, כשמפנימים את זה שהסוף שבוע עובר </w:t>
      </w:r>
      <w:r w:rsidR="00F97A34">
        <w:rPr>
          <w:rFonts w:hint="cs"/>
          <w:rtl/>
        </w:rPr>
        <w:t>כל כך</w:t>
      </w:r>
      <w:r>
        <w:rPr>
          <w:rFonts w:hint="cs"/>
          <w:rtl/>
        </w:rPr>
        <w:t xml:space="preserve"> מהר, כל </w:t>
      </w:r>
      <w:r w:rsidR="003A7E9C">
        <w:rPr>
          <w:rFonts w:hint="cs"/>
          <w:rtl/>
        </w:rPr>
        <w:t>שנייה</w:t>
      </w:r>
      <w:r>
        <w:rPr>
          <w:rFonts w:hint="cs"/>
          <w:rtl/>
        </w:rPr>
        <w:t xml:space="preserve"> שחולפת היא כמו זהב שנשפך מבין האצבעות שלך ואתה לא יכול לאסוף אותו. שבת בצהריים זה הזמן הכי טוב, כבר אחרי שהתנקית וישנת, הגוף חוזר למצב נינוח, ואז הבגדים מתחילים לצאת מהכביסה, ונהיה מאוחר וצריך להתחיל לארוז. אני זוכר את החופשה שבה זה קרה לי, אולי חודשיים אחרי תחילת הטירונות, היציאה השלישית אולי, כש</w:t>
      </w:r>
      <w:r w:rsidR="004C59E0">
        <w:rPr>
          <w:rFonts w:hint="cs"/>
          <w:rtl/>
        </w:rPr>
        <w:t>פתאום</w:t>
      </w:r>
      <w:r>
        <w:rPr>
          <w:rFonts w:hint="cs"/>
          <w:rtl/>
        </w:rPr>
        <w:t xml:space="preserve"> זה לא חמש אחה"צ, זה שש כי עוברים בלילה לשעון קיץ. ואתה מרגיש שאתה שוקע בבוץ הכי מר והכי קר שיש בעולם, וכל מה שאתה יכול לחשוב עליו הוא, על מה היית מוותר בשביל לא לחזור לשם עוד 12 שעות." </w:t>
      </w:r>
    </w:p>
    <w:p w14:paraId="5D2ED94E" w14:textId="77777777" w:rsidR="00DB4D7A" w:rsidRDefault="001524E0" w:rsidP="00250000">
      <w:pPr>
        <w:rPr>
          <w:rtl/>
        </w:rPr>
      </w:pPr>
      <w:r>
        <w:rPr>
          <w:rFonts w:hint="cs"/>
          <w:rtl/>
        </w:rPr>
        <w:t>"על מה? על רגל? על יד?"</w:t>
      </w:r>
    </w:p>
    <w:p w14:paraId="69535E0D" w14:textId="713327D0" w:rsidR="001524E0" w:rsidRDefault="001524E0" w:rsidP="00250000">
      <w:pPr>
        <w:rPr>
          <w:rtl/>
        </w:rPr>
      </w:pPr>
      <w:r>
        <w:rPr>
          <w:rFonts w:hint="cs"/>
          <w:rtl/>
        </w:rPr>
        <w:t xml:space="preserve">"לא, זה לא ברמה הזאת. אם היית מוכן לוותר על אלכוהול, על </w:t>
      </w:r>
      <w:r w:rsidR="001C5A04">
        <w:rPr>
          <w:rFonts w:hint="cs"/>
          <w:rtl/>
        </w:rPr>
        <w:t>מוזיקה</w:t>
      </w:r>
      <w:r>
        <w:rPr>
          <w:rFonts w:hint="cs"/>
          <w:rtl/>
        </w:rPr>
        <w:t>.</w:t>
      </w:r>
      <w:r w:rsidR="00F504CE">
        <w:rPr>
          <w:rFonts w:hint="cs"/>
          <w:rtl/>
        </w:rPr>
        <w:t xml:space="preserve"> וכדומה, בשביל לא להתדרדר לוולגריות.</w:t>
      </w:r>
      <w:r>
        <w:rPr>
          <w:rFonts w:hint="cs"/>
          <w:rtl/>
        </w:rPr>
        <w:t>"</w:t>
      </w:r>
      <w:r w:rsidR="00F504CE">
        <w:rPr>
          <w:rFonts w:hint="cs"/>
          <w:rtl/>
        </w:rPr>
        <w:t xml:space="preserve"> [כלומר </w:t>
      </w:r>
      <w:r w:rsidR="00F504CE">
        <w:rPr>
          <w:rtl/>
        </w:rPr>
        <w:t>–</w:t>
      </w:r>
      <w:r w:rsidR="00F504CE">
        <w:rPr>
          <w:rFonts w:hint="cs"/>
          <w:rtl/>
        </w:rPr>
        <w:t xml:space="preserve"> כל מני סוגים של סקס.]</w:t>
      </w:r>
    </w:p>
    <w:p w14:paraId="3E4BF4F6" w14:textId="77777777" w:rsidR="001524E0" w:rsidRDefault="001524E0" w:rsidP="00250000">
      <w:pPr>
        <w:rPr>
          <w:rtl/>
        </w:rPr>
      </w:pPr>
      <w:r>
        <w:rPr>
          <w:rFonts w:hint="cs"/>
          <w:rtl/>
        </w:rPr>
        <w:t>"והיית מוכן?"</w:t>
      </w:r>
    </w:p>
    <w:p w14:paraId="03014BDA" w14:textId="77777777" w:rsidR="00F504CE" w:rsidRDefault="00F504CE" w:rsidP="00250000">
      <w:pPr>
        <w:rPr>
          <w:rtl/>
        </w:rPr>
      </w:pPr>
      <w:r>
        <w:rPr>
          <w:rFonts w:hint="cs"/>
          <w:rtl/>
        </w:rPr>
        <w:t>"לפני שאתה ממש מחליט אם כן או לא, אתה מתגבר, כי אתה מבין שכל הנוחות הזאת, עד כמה שהיא נעימה, ריככה אותך ללא צורך וגו'."</w:t>
      </w:r>
    </w:p>
    <w:p w14:paraId="49C6AE56" w14:textId="77777777" w:rsidR="00F922D2" w:rsidRDefault="00F922D2" w:rsidP="00250000">
      <w:pPr>
        <w:rPr>
          <w:rtl/>
        </w:rPr>
      </w:pPr>
    </w:p>
    <w:p w14:paraId="71BEF48B" w14:textId="77777777" w:rsidR="008F00B3" w:rsidRDefault="008F00B3" w:rsidP="008F00B3">
      <w:pPr>
        <w:rPr>
          <w:rtl/>
        </w:rPr>
      </w:pPr>
      <w:r>
        <w:rPr>
          <w:rFonts w:cs="Times New Roman"/>
          <w:rtl/>
        </w:rPr>
        <w:t>"אני מתכוון שהייתי פעם -"</w:t>
      </w:r>
    </w:p>
    <w:p w14:paraId="45B8630B" w14:textId="77777777" w:rsidR="008F00B3" w:rsidRDefault="008F00B3" w:rsidP="008F00B3">
      <w:pPr>
        <w:rPr>
          <w:rtl/>
        </w:rPr>
      </w:pPr>
      <w:r>
        <w:rPr>
          <w:rFonts w:cs="Times New Roman"/>
          <w:rtl/>
        </w:rPr>
        <w:t>"אוי, אל תגיד לי שהיית שמן!"</w:t>
      </w:r>
    </w:p>
    <w:p w14:paraId="4DBC8239" w14:textId="77777777" w:rsidR="008F00B3" w:rsidRDefault="008F00B3" w:rsidP="008F00B3">
      <w:pPr>
        <w:rPr>
          <w:rtl/>
        </w:rPr>
      </w:pPr>
      <w:r>
        <w:rPr>
          <w:rFonts w:cs="Times New Roman"/>
          <w:rtl/>
        </w:rPr>
        <w:t>"מה?"</w:t>
      </w:r>
    </w:p>
    <w:p w14:paraId="53DCADC1" w14:textId="77777777" w:rsidR="008F00B3" w:rsidRDefault="008F00B3" w:rsidP="008F00B3">
      <w:pPr>
        <w:rPr>
          <w:rtl/>
        </w:rPr>
      </w:pPr>
      <w:r>
        <w:rPr>
          <w:rFonts w:cs="Times New Roman"/>
          <w:rtl/>
        </w:rPr>
        <w:t>"אל תגיד לי שאתה מאותם בחורים שהיו נערים שמנים..."</w:t>
      </w:r>
    </w:p>
    <w:p w14:paraId="5402B847" w14:textId="77777777" w:rsidR="008F00B3" w:rsidRDefault="008F00B3" w:rsidP="008F00B3">
      <w:pPr>
        <w:rPr>
          <w:rtl/>
        </w:rPr>
      </w:pPr>
      <w:r>
        <w:rPr>
          <w:rFonts w:cs="Times New Roman"/>
          <w:rtl/>
        </w:rPr>
        <w:t>"לא, מעולם לא הייתי שמן. צריך להשאיר משהו לפנסיה.''</w:t>
      </w:r>
    </w:p>
    <w:p w14:paraId="07645C9B" w14:textId="77777777" w:rsidR="008F00B3" w:rsidRDefault="008F00B3" w:rsidP="008F00B3">
      <w:pPr>
        <w:rPr>
          <w:rtl/>
        </w:rPr>
      </w:pPr>
      <w:r>
        <w:rPr>
          <w:rFonts w:cs="Times New Roman"/>
          <w:rtl/>
        </w:rPr>
        <w:t>תיאור.....</w:t>
      </w:r>
    </w:p>
    <w:p w14:paraId="30414D7F" w14:textId="77777777" w:rsidR="008F00B3" w:rsidRDefault="008F00B3" w:rsidP="008F00B3">
      <w:pPr>
        <w:rPr>
          <w:rtl/>
        </w:rPr>
      </w:pPr>
      <w:r>
        <w:rPr>
          <w:rFonts w:cs="Times New Roman"/>
          <w:rtl/>
        </w:rPr>
        <w:t>''הייתי נמוך."</w:t>
      </w:r>
    </w:p>
    <w:p w14:paraId="5446DAE6" w14:textId="77777777" w:rsidR="008F00B3" w:rsidRDefault="008F00B3" w:rsidP="008F00B3">
      <w:pPr>
        <w:rPr>
          <w:rtl/>
        </w:rPr>
      </w:pPr>
      <w:r>
        <w:rPr>
          <w:rFonts w:cs="Times New Roman"/>
          <w:rtl/>
        </w:rPr>
        <w:t>"אה. טוב כולנו נולדנו נמוכים."</w:t>
      </w:r>
    </w:p>
    <w:p w14:paraId="661AE8BD" w14:textId="2560A346" w:rsidR="00F922D2" w:rsidRDefault="008F00B3" w:rsidP="008F00B3">
      <w:pPr>
        <w:rPr>
          <w:rFonts w:cs="Times New Roman"/>
          <w:rtl/>
        </w:rPr>
      </w:pPr>
      <w:r>
        <w:rPr>
          <w:rFonts w:cs="Times New Roman"/>
          <w:rtl/>
        </w:rPr>
        <w:t>"כן, אבל אני תמיד הייתי נמוך באופן קיצוני. התחלתי לגבוה רק בסוף התיכון."</w:t>
      </w:r>
    </w:p>
    <w:p w14:paraId="07648249" w14:textId="36EE0420" w:rsidR="008F00B3" w:rsidRDefault="008F00B3" w:rsidP="008F00B3">
      <w:pPr>
        <w:rPr>
          <w:rtl/>
        </w:rPr>
      </w:pPr>
    </w:p>
    <w:p w14:paraId="6421011C" w14:textId="716FA347" w:rsidR="000F39C3" w:rsidRDefault="000F39C3" w:rsidP="008F00B3">
      <w:pPr>
        <w:rPr>
          <w:rtl/>
        </w:rPr>
      </w:pPr>
      <w:r w:rsidRPr="000F39C3">
        <w:rPr>
          <w:rFonts w:cs="Times New Roman"/>
          <w:rtl/>
        </w:rPr>
        <w:lastRenderedPageBreak/>
        <w:t>אלכס על משפחת המלוכה</w:t>
      </w:r>
    </w:p>
    <w:p w14:paraId="3D271A6E" w14:textId="77777777" w:rsidR="000F39C3" w:rsidRDefault="000F39C3" w:rsidP="000F39C3">
      <w:pPr>
        <w:rPr>
          <w:rtl/>
        </w:rPr>
      </w:pPr>
      <w:r>
        <w:rPr>
          <w:rFonts w:cs="Times New Roman"/>
          <w:rtl/>
        </w:rPr>
        <w:t>אתה לא נגד ממסד המלוכה המיושן באנגליה?</w:t>
      </w:r>
    </w:p>
    <w:p w14:paraId="202DBBBD" w14:textId="77777777" w:rsidR="000F39C3" w:rsidRDefault="000F39C3" w:rsidP="000F39C3">
      <w:pPr>
        <w:rPr>
          <w:rtl/>
        </w:rPr>
      </w:pPr>
      <w:r>
        <w:rPr>
          <w:rFonts w:cs="Times New Roman"/>
          <w:rtl/>
        </w:rPr>
        <w:t>לא.</w:t>
      </w:r>
    </w:p>
    <w:p w14:paraId="158809F8" w14:textId="77777777" w:rsidR="000F39C3" w:rsidRDefault="000F39C3" w:rsidP="000F39C3">
      <w:pPr>
        <w:rPr>
          <w:rtl/>
        </w:rPr>
      </w:pPr>
      <w:r>
        <w:rPr>
          <w:rFonts w:cs="Times New Roman"/>
          <w:rtl/>
        </w:rPr>
        <w:t>לא???</w:t>
      </w:r>
    </w:p>
    <w:p w14:paraId="1EF32D70" w14:textId="77777777" w:rsidR="000F39C3" w:rsidRDefault="000F39C3" w:rsidP="000F39C3">
      <w:pPr>
        <w:rPr>
          <w:rtl/>
        </w:rPr>
      </w:pPr>
      <w:r>
        <w:rPr>
          <w:rFonts w:cs="Times New Roman"/>
          <w:rtl/>
        </w:rPr>
        <w:t>לא. הסבתות שלי נורא אוהבות את הממסד הזה. הסבתות של כולם, נראה לי. הם הרי גרמנים, במקור, כמו סבתא שלי. והיא ממש אוהבת אותם. זה הדבר היחיד בכל אנגליה שהיא ממש אוהבת.</w:t>
      </w:r>
    </w:p>
    <w:p w14:paraId="3E1075A7" w14:textId="77777777" w:rsidR="000F39C3" w:rsidRDefault="000F39C3" w:rsidP="000F39C3">
      <w:pPr>
        <w:rPr>
          <w:rtl/>
        </w:rPr>
      </w:pPr>
      <w:r>
        <w:rPr>
          <w:rFonts w:cs="Times New Roman"/>
          <w:rtl/>
        </w:rPr>
        <w:t xml:space="preserve">לשם </w:t>
      </w:r>
      <w:r>
        <w:t>inspiration</w:t>
      </w:r>
      <w:r>
        <w:rPr>
          <w:rFonts w:cs="Times New Roman"/>
          <w:rtl/>
        </w:rPr>
        <w:t xml:space="preserve"> להמשיך מכאן:</w:t>
      </w:r>
    </w:p>
    <w:p w14:paraId="3702F7D8" w14:textId="532E55B7" w:rsidR="000F39C3" w:rsidRDefault="005809A2" w:rsidP="000F39C3">
      <w:pPr>
        <w:rPr>
          <w:rFonts w:cs="Times New Roman"/>
          <w:rtl/>
        </w:rPr>
      </w:pPr>
      <w:hyperlink r:id="rId43" w:history="1">
        <w:r w:rsidR="000337BB" w:rsidRPr="002A5E3D">
          <w:rPr>
            <w:rStyle w:val="Hyperlink"/>
          </w:rPr>
          <w:t>https://www.theatlantic.com/entertainment/archive/2018/05/thoroughly-modern-meghan/560801</w:t>
        </w:r>
        <w:r w:rsidR="000337BB" w:rsidRPr="002A5E3D">
          <w:rPr>
            <w:rStyle w:val="Hyperlink"/>
            <w:rFonts w:cs="Times New Roman"/>
            <w:rtl/>
          </w:rPr>
          <w:t>/</w:t>
        </w:r>
      </w:hyperlink>
    </w:p>
    <w:p w14:paraId="1CE5D1F0" w14:textId="55B6BCC9" w:rsidR="000337BB" w:rsidRDefault="000337BB" w:rsidP="000F39C3">
      <w:pPr>
        <w:rPr>
          <w:rtl/>
        </w:rPr>
      </w:pPr>
    </w:p>
    <w:p w14:paraId="5E7548AE" w14:textId="547216FF" w:rsidR="00D65D2E" w:rsidRDefault="00D65D2E" w:rsidP="000F39C3">
      <w:pPr>
        <w:rPr>
          <w:rtl/>
        </w:rPr>
      </w:pPr>
    </w:p>
    <w:p w14:paraId="37E92208" w14:textId="4786DABD" w:rsidR="00D65D2E" w:rsidRDefault="00D65D2E" w:rsidP="000F39C3">
      <w:pPr>
        <w:rPr>
          <w:rFonts w:cs="Times New Roman"/>
          <w:rtl/>
        </w:rPr>
      </w:pPr>
      <w:r w:rsidRPr="00D65D2E">
        <w:rPr>
          <w:rFonts w:cs="Times New Roman"/>
          <w:rtl/>
        </w:rPr>
        <w:t xml:space="preserve">כשאלכס מספר לנטע על הילדות שלו, הוא אומר לה, חבל שאת לא יותר גדולה ממני... נראה לי שיש לי פטיש לנשים </w:t>
      </w:r>
      <w:r w:rsidR="00AD4952">
        <w:rPr>
          <w:rFonts w:cs="Times New Roman" w:hint="cs"/>
          <w:rtl/>
        </w:rPr>
        <w:t>מ</w:t>
      </w:r>
      <w:r w:rsidRPr="00D65D2E">
        <w:rPr>
          <w:rFonts w:cs="Times New Roman"/>
          <w:rtl/>
        </w:rPr>
        <w:t>בוגרות ממני. לא ב-10 שנים, אבל בקצת, בשנתיים-שלוש, שאני יכול לפעמים להרגיש קצת כמו ילד קטן...</w:t>
      </w:r>
    </w:p>
    <w:p w14:paraId="1A270FD3" w14:textId="65BA00F1" w:rsidR="00D65D2E" w:rsidRDefault="00D65D2E" w:rsidP="000F39C3">
      <w:pPr>
        <w:rPr>
          <w:rtl/>
        </w:rPr>
      </w:pPr>
      <w:r>
        <w:rPr>
          <w:rFonts w:hint="cs"/>
          <w:rtl/>
        </w:rPr>
        <w:t xml:space="preserve">זה בעיקר נכון כי תמיד הוא היה נמוך מהחברות שלו. </w:t>
      </w:r>
      <w:r w:rsidR="004C59E0">
        <w:rPr>
          <w:rFonts w:hint="cs"/>
          <w:rtl/>
        </w:rPr>
        <w:t>פתאום</w:t>
      </w:r>
      <w:r>
        <w:rPr>
          <w:rFonts w:hint="cs"/>
          <w:rtl/>
        </w:rPr>
        <w:t xml:space="preserve"> הוא גבוה מהן... זה מוזר לו קצת.</w:t>
      </w:r>
    </w:p>
    <w:p w14:paraId="2BC31750" w14:textId="766211E7" w:rsidR="008A130C" w:rsidRDefault="008A130C" w:rsidP="000F39C3">
      <w:pPr>
        <w:rPr>
          <w:rtl/>
        </w:rPr>
      </w:pPr>
    </w:p>
    <w:p w14:paraId="451F7584" w14:textId="332AA8A3" w:rsidR="004627BF" w:rsidRDefault="004627BF" w:rsidP="000F39C3">
      <w:pPr>
        <w:rPr>
          <w:rtl/>
        </w:rPr>
      </w:pPr>
      <w:r>
        <w:rPr>
          <w:rFonts w:hint="cs"/>
          <w:rtl/>
        </w:rPr>
        <w:t>אלכס מספר על שינויים שקרו לו מתחילת הצבא:</w:t>
      </w:r>
    </w:p>
    <w:p w14:paraId="2B55D3D0" w14:textId="0321DCC7" w:rsidR="008A130C" w:rsidRDefault="008A130C" w:rsidP="000F39C3">
      <w:pPr>
        <w:rPr>
          <w:rtl/>
        </w:rPr>
      </w:pPr>
      <w:r>
        <w:rPr>
          <w:rFonts w:hint="cs"/>
          <w:rtl/>
        </w:rPr>
        <w:t xml:space="preserve">אני התחלתי לאהוב רק סרטים עם טובים ורעים </w:t>
      </w:r>
      <w:r w:rsidR="007B2C7E">
        <w:rPr>
          <w:rFonts w:hint="cs"/>
          <w:rtl/>
        </w:rPr>
        <w:t>מובחנים, אלכס אמר. שום רגשות מורכבים, כלום. הכי טוב אם זה לא סתם רעים אלא משהו כמו האדם נגד עכבישי-ענק או האדם נגד חייזרים ירוקים שבאו להשמיד אותו. שום מחשבות באמצע, שום היסוס, שום פיקפוק.</w:t>
      </w:r>
    </w:p>
    <w:p w14:paraId="2CF3178A" w14:textId="5793FA28" w:rsidR="007B2C7E" w:rsidRDefault="007B2C7E" w:rsidP="000F39C3">
      <w:pPr>
        <w:rPr>
          <w:rtl/>
        </w:rPr>
      </w:pPr>
      <w:r>
        <w:rPr>
          <w:rFonts w:hint="cs"/>
          <w:rtl/>
        </w:rPr>
        <w:t xml:space="preserve"> את כל התפקיד שלי אני עושה לגמרי לבד. כלומר </w:t>
      </w:r>
      <w:r>
        <w:rPr>
          <w:rtl/>
        </w:rPr>
        <w:t>–</w:t>
      </w:r>
      <w:r>
        <w:rPr>
          <w:rFonts w:hint="cs"/>
          <w:rtl/>
        </w:rPr>
        <w:t xml:space="preserve"> עם הפלוגה אבל אף אחד באזרחות לא יודע שאתמול בלילה הייתי לילה שלם על ציר, תיחזקתי אותו, לא נתתי לאף אחד לעבור, חוץ מאשר למשפחת תנים. הם עברו וכשהפנסים של הג'יפ פגעו בהם הם ברחו. היו שם שלושה גורים. [סתם אני ממציאה, אולי הג'יפ נוסע בחושך אין לי מושג, אולי אין ג'יפ אולי תן ממליט רק 2 גורים?]</w:t>
      </w:r>
      <w:r w:rsidR="00C07E69">
        <w:rPr>
          <w:rFonts w:hint="cs"/>
          <w:rtl/>
        </w:rPr>
        <w:t xml:space="preserve"> אני עושה את העבודה, שזה הוראות מלמעלה, ובעצם כולם נגדי. השמאל ברור, הימין גם כי אתה יודע משתדלים איכשהו לא לרסס שם כפרים שלמים בלי הבחנה. שזה בתכלס האינסטינקט הראשוני, הקמאי, כך עשו בתקופת התנ"ך, לא? השמידו ערים שלמות, את הגברים שחטו, את הנשים אנסו, את האסמים בזזו. וזה אינסטינקט כל-כך ברור.</w:t>
      </w:r>
    </w:p>
    <w:p w14:paraId="62F0A473" w14:textId="21FD7B15" w:rsidR="00EC5D52" w:rsidRDefault="00EC5D52" w:rsidP="000F39C3">
      <w:pPr>
        <w:rPr>
          <w:rtl/>
        </w:rPr>
      </w:pPr>
      <w:r>
        <w:rPr>
          <w:rFonts w:hint="cs"/>
          <w:rtl/>
        </w:rPr>
        <w:t xml:space="preserve">כן, אני רוצה </w:t>
      </w:r>
      <w:r w:rsidR="00A9511E">
        <w:rPr>
          <w:rFonts w:hint="cs"/>
          <w:rtl/>
        </w:rPr>
        <w:t>להאמין שאני כמו ה-</w:t>
      </w:r>
      <w:r w:rsidR="00A9511E">
        <w:t>Witcher</w:t>
      </w:r>
      <w:r w:rsidR="001D2E3F">
        <w:t xml:space="preserve"> </w:t>
      </w:r>
      <w:r w:rsidR="001D2E3F">
        <w:rPr>
          <w:rFonts w:hint="cs"/>
          <w:rtl/>
        </w:rPr>
        <w:t xml:space="preserve"> הורג את המפלצות שמפריעות לכם לחיות, למי שיש לו הכסף והכוח, והשילטון. </w:t>
      </w:r>
    </w:p>
    <w:p w14:paraId="3747C6C0" w14:textId="4BC07F4E" w:rsidR="00AD4952" w:rsidRDefault="00AD4952" w:rsidP="000F39C3">
      <w:pPr>
        <w:rPr>
          <w:rtl/>
        </w:rPr>
      </w:pPr>
    </w:p>
    <w:p w14:paraId="32E0BF75" w14:textId="218C9EF5" w:rsidR="00376D79" w:rsidRDefault="00376D79" w:rsidP="000F39C3">
      <w:pPr>
        <w:rPr>
          <w:rFonts w:cs="Times New Roman"/>
          <w:rtl/>
        </w:rPr>
      </w:pPr>
      <w:r w:rsidRPr="00376D79">
        <w:rPr>
          <w:rFonts w:cs="Times New Roman"/>
          <w:rtl/>
        </w:rPr>
        <w:t xml:space="preserve">נטע </w:t>
      </w:r>
      <w:r>
        <w:rPr>
          <w:rFonts w:cs="Times New Roman"/>
          <w:rtl/>
        </w:rPr>
        <w:t>–</w:t>
      </w:r>
      <w:r w:rsidRPr="00376D79">
        <w:rPr>
          <w:rFonts w:cs="Times New Roman"/>
          <w:rtl/>
        </w:rPr>
        <w:t xml:space="preserve"> </w:t>
      </w:r>
      <w:r>
        <w:rPr>
          <w:rFonts w:cs="Times New Roman" w:hint="cs"/>
          <w:rtl/>
        </w:rPr>
        <w:t>בהת</w:t>
      </w:r>
      <w:r w:rsidRPr="00376D79">
        <w:rPr>
          <w:rFonts w:cs="Times New Roman"/>
          <w:rtl/>
        </w:rPr>
        <w:t>ישבה</w:t>
      </w:r>
      <w:r>
        <w:rPr>
          <w:rFonts w:cs="Times New Roman" w:hint="cs"/>
          <w:rtl/>
        </w:rPr>
        <w:t>,</w:t>
      </w:r>
      <w:r w:rsidRPr="00376D79">
        <w:rPr>
          <w:rFonts w:cs="Times New Roman"/>
          <w:rtl/>
        </w:rPr>
        <w:t xml:space="preserve"> היתה מתקפלת במני תנוחות דמויות יוגה, שהיא התאמנה בה כבר הרבה שנים. בעיני אלכס כמובן לא היה דבר מושך מזה. הוא אהב בנות שהתייחסו לגופן באופן כה פונקציונלי ובלתי סנטימנטלי. לעיתים רחוקות פגש מישהי כזאת.</w:t>
      </w:r>
    </w:p>
    <w:p w14:paraId="2ABAECE1" w14:textId="601E3F57" w:rsidR="000732E1" w:rsidRDefault="000732E1" w:rsidP="000F39C3">
      <w:pPr>
        <w:rPr>
          <w:rtl/>
        </w:rPr>
      </w:pPr>
    </w:p>
    <w:p w14:paraId="0370D103" w14:textId="60008213" w:rsidR="000732E1" w:rsidRDefault="000732E1" w:rsidP="000F39C3">
      <w:pPr>
        <w:rPr>
          <w:rtl/>
        </w:rPr>
      </w:pPr>
      <w:r>
        <w:rPr>
          <w:rFonts w:hint="cs"/>
          <w:rtl/>
        </w:rPr>
        <w:lastRenderedPageBreak/>
        <w:t>בהיותה ילדה, היתה כל עקיצת יתוש מהווה תירוץ לגירודים אינסופיים ו</w:t>
      </w:r>
      <w:r w:rsidR="00496597">
        <w:rPr>
          <w:rFonts w:hint="cs"/>
          <w:rtl/>
        </w:rPr>
        <w:t>גירוד של הפצע דבר שהוביל לפצעים פתוחים רבים על רגליה שבמשך הזמן הפכו לחורים. כך בהתבגרה היו רגליה מלאות (למי שטרח להסתכל מספיק מקרוב, ולמי שהרשתה זאת) צלקות עגולות מרובות על רגליה, במקומות החביבים על יתושים.</w:t>
      </w:r>
    </w:p>
    <w:p w14:paraId="0E8AF3DD" w14:textId="03BA1A6A" w:rsidR="00CD54E3" w:rsidRDefault="00CD54E3" w:rsidP="000F39C3">
      <w:pPr>
        <w:rPr>
          <w:rtl/>
        </w:rPr>
      </w:pPr>
    </w:p>
    <w:p w14:paraId="1593FFAB" w14:textId="504281BE" w:rsidR="00CD54E3" w:rsidRDefault="00CD54E3" w:rsidP="000F39C3">
      <w:pPr>
        <w:rPr>
          <w:rtl/>
        </w:rPr>
      </w:pPr>
      <w:r>
        <w:rPr>
          <w:rFonts w:hint="cs"/>
          <w:rtl/>
        </w:rPr>
        <w:t xml:space="preserve">ארקדי ראה את נטע לעומת הדס </w:t>
      </w:r>
      <w:r>
        <w:rPr>
          <w:rtl/>
        </w:rPr>
        <w:t>–</w:t>
      </w:r>
      <w:r>
        <w:rPr>
          <w:rFonts w:hint="cs"/>
          <w:rtl/>
        </w:rPr>
        <w:t xml:space="preserve"> להדס היה חיוך מתוק, ולעומתה לנטע היה חיוך ערמומי, או מסתורי, או אירוני. שפתיה היו כל-כך אקספרסיביות, כמו של זמרת אופרה שצריכה לשיר עכשו שבע אריות מורכבות ביותר ברצף </w:t>
      </w:r>
      <w:r w:rsidR="00C61E03">
        <w:rPr>
          <w:rFonts w:hint="cs"/>
          <w:rtl/>
        </w:rPr>
        <w:t xml:space="preserve">והיא עוד צריכה לשמור הרבה מאד אנרגיות או יותר נכון למדה במשך שנים איך </w:t>
      </w:r>
      <w:r w:rsidR="00397839">
        <w:rPr>
          <w:rFonts w:hint="cs"/>
          <w:rtl/>
        </w:rPr>
        <w:t>להשמיע את עצמה עד לקצוות המרוחקים ביותר של אולם הקונצרטים ללא מאמץ וללא מגברים.</w:t>
      </w:r>
    </w:p>
    <w:p w14:paraId="22784465" w14:textId="6C895843" w:rsidR="00397839" w:rsidRDefault="00397839" w:rsidP="000F39C3">
      <w:pPr>
        <w:rPr>
          <w:rtl/>
        </w:rPr>
      </w:pPr>
      <w:r>
        <w:rPr>
          <w:rFonts w:hint="cs"/>
          <w:rtl/>
        </w:rPr>
        <w:t xml:space="preserve">אולי היו אלה עיניה, שהיו מצועפות-משהו או מלוכסנות-משהו, בכל אופן ריסיה היו בולטים ביותר והסתירו מאחוריהם הבעה משועשעת-תמידית. אלכס היה נותן בה מבטים מרוצים ביותר, </w:t>
      </w:r>
      <w:r>
        <w:t>approving</w:t>
      </w:r>
      <w:r>
        <w:rPr>
          <w:rFonts w:hint="cs"/>
          <w:rtl/>
        </w:rPr>
        <w:t xml:space="preserve">, כל מה שעשתה הוא גילה בזה את שיא העיניין ורצה לדעת מה תהיה תגובתה לכל דבר הוא נתן בה מבט מרותק, כל חיוך או ספק-חיוך שלה עורר בו </w:t>
      </w:r>
      <w:r w:rsidR="00E204DD">
        <w:rPr>
          <w:rFonts w:hint="cs"/>
          <w:rtl/>
        </w:rPr>
        <w:t>---? והוא שכח כל דבר מלבדה בעולם.</w:t>
      </w:r>
    </w:p>
    <w:p w14:paraId="6C0BEB76" w14:textId="6E0912E4" w:rsidR="009C147B" w:rsidRDefault="009C147B" w:rsidP="000F39C3">
      <w:pPr>
        <w:rPr>
          <w:rtl/>
        </w:rPr>
      </w:pPr>
      <w:r>
        <w:rPr>
          <w:rFonts w:hint="cs"/>
          <w:rtl/>
        </w:rPr>
        <w:t>נחיריה היו משוכים מעט לאחור ושיוו לה מראה של נמרצות בלתי מתפשרת, אבל כל תנועותיה אמרו רוגע, והשילוב הזה בין נמרצות לרוגע היה מהפנט.</w:t>
      </w:r>
      <w:r w:rsidR="002F0547">
        <w:rPr>
          <w:rFonts w:hint="cs"/>
          <w:rtl/>
        </w:rPr>
        <w:t>. ליסתה היתה רחבה מעט, כמעט כמו של גבר,</w:t>
      </w:r>
      <w:r w:rsidR="00D34B11">
        <w:rPr>
          <w:rFonts w:hint="cs"/>
          <w:rtl/>
        </w:rPr>
        <w:t xml:space="preserve"> </w:t>
      </w:r>
      <w:r w:rsidR="00B83322">
        <w:rPr>
          <w:rFonts w:hint="cs"/>
          <w:rtl/>
        </w:rPr>
        <w:t>ושיוותה&amp; לה מראה אנדרוגני עוצמתי וגו'.</w:t>
      </w:r>
    </w:p>
    <w:p w14:paraId="4AAA9ECE" w14:textId="15B94D98" w:rsidR="00B83322" w:rsidRDefault="00B83322" w:rsidP="000F39C3">
      <w:pPr>
        <w:rPr>
          <w:rtl/>
        </w:rPr>
      </w:pPr>
      <w:r>
        <w:rPr>
          <w:rFonts w:hint="cs"/>
          <w:rtl/>
        </w:rPr>
        <w:t xml:space="preserve">[למשל מי שנראית כמוה </w:t>
      </w:r>
      <w:r>
        <w:rPr>
          <w:rtl/>
        </w:rPr>
        <w:t>–</w:t>
      </w:r>
      <w:r>
        <w:rPr>
          <w:rFonts w:hint="cs"/>
          <w:rtl/>
        </w:rPr>
        <w:t xml:space="preserve"> הסופרנו האמריקאית </w:t>
      </w:r>
      <w:hyperlink r:id="rId44" w:history="1">
        <w:r w:rsidRPr="003951F8">
          <w:rPr>
            <w:rStyle w:val="Hyperlink"/>
          </w:rPr>
          <w:t>Isabel Leonard</w:t>
        </w:r>
      </w:hyperlink>
      <w:r w:rsidR="003951F8">
        <w:rPr>
          <w:rFonts w:hint="cs"/>
          <w:rtl/>
        </w:rPr>
        <w:t xml:space="preserve"> בעיקר מהפקת המטרופוליטן של </w:t>
      </w:r>
      <w:r w:rsidR="003951F8">
        <w:t>Cosi Fan Tutte</w:t>
      </w:r>
      <w:r>
        <w:rPr>
          <w:rFonts w:hint="cs"/>
          <w:rtl/>
        </w:rPr>
        <w:t>]</w:t>
      </w:r>
    </w:p>
    <w:p w14:paraId="49BD64C2" w14:textId="01CF4185" w:rsidR="003951F8" w:rsidRDefault="003951F8" w:rsidP="000F39C3">
      <w:pPr>
        <w:rPr>
          <w:rtl/>
        </w:rPr>
      </w:pPr>
    </w:p>
    <w:p w14:paraId="07113308" w14:textId="6DEB5B92" w:rsidR="003951F8" w:rsidRDefault="003951F8" w:rsidP="000F39C3">
      <w:pPr>
        <w:rPr>
          <w:rtl/>
        </w:rPr>
      </w:pPr>
      <w:r w:rsidRPr="003951F8">
        <w:rPr>
          <w:rFonts w:cs="Times New Roman"/>
          <w:rtl/>
        </w:rPr>
        <w:t xml:space="preserve">גבו </w:t>
      </w:r>
      <w:r w:rsidR="00D34B11">
        <w:rPr>
          <w:rFonts w:cs="Times New Roman" w:hint="cs"/>
          <w:rtl/>
        </w:rPr>
        <w:t xml:space="preserve">של אלכס </w:t>
      </w:r>
      <w:r w:rsidRPr="003951F8">
        <w:rPr>
          <w:rFonts w:cs="Times New Roman"/>
          <w:rtl/>
        </w:rPr>
        <w:t>היה מכוסה סימני מתיחה שנראו כמו סימני הצלפה - כאילו היתה הצמיחה שלו עונש, או לחילופין כאילו על אף שהותר לו בסופן של דבר לצמוח, לא היה זה ללא עונש הצלפות בגב, מאת זה שאוחז בשוט.</w:t>
      </w:r>
    </w:p>
    <w:p w14:paraId="5CADA83A" w14:textId="77777777" w:rsidR="00496597" w:rsidRDefault="00496597" w:rsidP="000F39C3">
      <w:pPr>
        <w:rPr>
          <w:rtl/>
        </w:rPr>
      </w:pPr>
    </w:p>
    <w:p w14:paraId="450E7ADF" w14:textId="440D52F1" w:rsidR="00AD4952" w:rsidRDefault="00024303" w:rsidP="00024303">
      <w:pPr>
        <w:pStyle w:val="Heading2"/>
        <w:rPr>
          <w:rtl/>
        </w:rPr>
      </w:pPr>
      <w:r>
        <w:rPr>
          <w:rFonts w:hint="cs"/>
          <w:rtl/>
        </w:rPr>
        <w:t>שיגרת הצבא</w:t>
      </w:r>
    </w:p>
    <w:p w14:paraId="7E714BA9" w14:textId="268827B8" w:rsidR="004B70C2" w:rsidRDefault="00024303" w:rsidP="000F39C3">
      <w:pPr>
        <w:rPr>
          <w:rtl/>
        </w:rPr>
      </w:pPr>
      <w:r>
        <w:rPr>
          <w:rFonts w:hint="cs"/>
          <w:rtl/>
        </w:rPr>
        <w:t>הוא לא מרגיש מפקד טוב כי הוא זקוק להפסקות הכימיות שלו...</w:t>
      </w:r>
    </w:p>
    <w:p w14:paraId="506872BE" w14:textId="5206C601" w:rsidR="00024303" w:rsidRDefault="00024303" w:rsidP="000F39C3">
      <w:pPr>
        <w:rPr>
          <w:rtl/>
        </w:rPr>
      </w:pPr>
    </w:p>
    <w:p w14:paraId="68E6EC2D" w14:textId="5C88CBC6" w:rsidR="00024303" w:rsidRDefault="00024303" w:rsidP="000F39C3">
      <w:pPr>
        <w:rPr>
          <w:rtl/>
        </w:rPr>
      </w:pPr>
      <w:r>
        <w:rPr>
          <w:rFonts w:hint="cs"/>
          <w:rtl/>
        </w:rPr>
        <w:t>אתה עובר עוד פעם בלילה על המפה של הפריסה החדשה בשביל לוודא שאתה מכיר היטב את התוואי שלה לקראת פורום סמלים שאתה מכנס למחר.</w:t>
      </w:r>
    </w:p>
    <w:p w14:paraId="06FE4CB7" w14:textId="64D1BD87" w:rsidR="000853C1" w:rsidRDefault="000853C1" w:rsidP="000F39C3">
      <w:pPr>
        <w:rPr>
          <w:rtl/>
        </w:rPr>
      </w:pPr>
    </w:p>
    <w:p w14:paraId="0924E45D" w14:textId="0EF71CF4" w:rsidR="004B70C2" w:rsidRDefault="00421426" w:rsidP="00B028CA">
      <w:pPr>
        <w:pStyle w:val="Heading2"/>
        <w:rPr>
          <w:rtl/>
        </w:rPr>
      </w:pPr>
      <w:r>
        <w:rPr>
          <w:rFonts w:hint="cs"/>
          <w:rtl/>
        </w:rPr>
        <w:t>אספן</w:t>
      </w:r>
    </w:p>
    <w:p w14:paraId="21131FAA" w14:textId="77777777" w:rsidR="004B70C2" w:rsidRDefault="004B70C2" w:rsidP="004B70C2">
      <w:pPr>
        <w:rPr>
          <w:rtl/>
        </w:rPr>
      </w:pPr>
      <w:r>
        <w:rPr>
          <w:rFonts w:cs="Times New Roman"/>
          <w:rtl/>
        </w:rPr>
        <w:t>טרחן ומעצבן ופוץ כמו אספן שגאה באוסף שלו</w:t>
      </w:r>
    </w:p>
    <w:p w14:paraId="75B2763A" w14:textId="77777777" w:rsidR="004B70C2" w:rsidRDefault="004B70C2" w:rsidP="004B70C2">
      <w:pPr>
        <w:rPr>
          <w:rtl/>
        </w:rPr>
      </w:pPr>
      <w:r>
        <w:rPr>
          <w:rFonts w:cs="Times New Roman"/>
          <w:rtl/>
        </w:rPr>
        <w:t>נניח ארקדי הוא אספן של משהו והדס מעוצבנת מזה.</w:t>
      </w:r>
    </w:p>
    <w:p w14:paraId="5A6E751F" w14:textId="77777777" w:rsidR="004B70C2" w:rsidRDefault="004B70C2" w:rsidP="004B70C2">
      <w:pPr>
        <w:rPr>
          <w:rtl/>
        </w:rPr>
      </w:pPr>
      <w:r>
        <w:rPr>
          <w:rFonts w:cs="Times New Roman"/>
          <w:rtl/>
        </w:rPr>
        <w:t>אלכס אומר - גם אני אספן!</w:t>
      </w:r>
    </w:p>
    <w:p w14:paraId="5A900F63" w14:textId="77777777" w:rsidR="004B70C2" w:rsidRDefault="004B70C2" w:rsidP="004B70C2">
      <w:pPr>
        <w:rPr>
          <w:rtl/>
        </w:rPr>
      </w:pPr>
      <w:r>
        <w:rPr>
          <w:rFonts w:cs="Times New Roman"/>
          <w:rtl/>
        </w:rPr>
        <w:t>של מה?</w:t>
      </w:r>
    </w:p>
    <w:p w14:paraId="63AB1CBC" w14:textId="43CE36D5" w:rsidR="004B70C2" w:rsidRDefault="004B70C2" w:rsidP="004B70C2">
      <w:pPr>
        <w:rPr>
          <w:rtl/>
        </w:rPr>
      </w:pPr>
      <w:r>
        <w:rPr>
          <w:rFonts w:cs="Times New Roman"/>
          <w:rtl/>
        </w:rPr>
        <w:lastRenderedPageBreak/>
        <w:t xml:space="preserve">הוא אל יודע... </w:t>
      </w:r>
      <w:r w:rsidR="004C59E0">
        <w:rPr>
          <w:rFonts w:cs="Times New Roman"/>
          <w:rtl/>
        </w:rPr>
        <w:t>פתאום</w:t>
      </w:r>
      <w:r>
        <w:rPr>
          <w:rFonts w:cs="Times New Roman"/>
          <w:rtl/>
        </w:rPr>
        <w:t xml:space="preserve"> מוצא סוגר של לחם. - של הסוגרים האלה של הלחם.</w:t>
      </w:r>
    </w:p>
    <w:p w14:paraId="367A34FC" w14:textId="77777777" w:rsidR="004B70C2" w:rsidRDefault="004B70C2" w:rsidP="004B70C2">
      <w:pPr>
        <w:rPr>
          <w:rtl/>
        </w:rPr>
      </w:pPr>
      <w:r>
        <w:rPr>
          <w:rFonts w:cs="Times New Roman"/>
          <w:rtl/>
        </w:rPr>
        <w:t>זה הסוגרים מפלסטיק, שבשוליים לאורך יש תיל מתכת, ומוטבע עליהם התאריך האחרון לשימוש.</w:t>
      </w:r>
    </w:p>
    <w:p w14:paraId="094F757A" w14:textId="77777777" w:rsidR="004B70C2" w:rsidRDefault="004B70C2" w:rsidP="004B70C2">
      <w:pPr>
        <w:rPr>
          <w:rtl/>
        </w:rPr>
      </w:pPr>
      <w:r>
        <w:rPr>
          <w:rFonts w:cs="Times New Roman"/>
          <w:rtl/>
        </w:rPr>
        <w:t>אבל זה לא אוסף שמעורר סיפוק:</w:t>
      </w:r>
    </w:p>
    <w:p w14:paraId="485A7933" w14:textId="77777777" w:rsidR="004B70C2" w:rsidRDefault="004B70C2" w:rsidP="004B70C2">
      <w:pPr>
        <w:rPr>
          <w:rtl/>
        </w:rPr>
      </w:pPr>
      <w:r>
        <w:rPr>
          <w:rFonts w:cs="Times New Roman"/>
          <w:rtl/>
        </w:rPr>
        <w:t>משום מה השמועה על האוסף עושה לה כנפיים ותוך שבועות מעטים יש לו כמות סוגרים שניתן למלא בה ----.</w:t>
      </w:r>
    </w:p>
    <w:p w14:paraId="51E875FD" w14:textId="77777777" w:rsidR="004B70C2" w:rsidRDefault="004B70C2" w:rsidP="004B70C2">
      <w:pPr>
        <w:rPr>
          <w:rtl/>
        </w:rPr>
      </w:pPr>
      <w:r>
        <w:rPr>
          <w:rFonts w:cs="Times New Roman"/>
          <w:rtl/>
        </w:rPr>
        <w:t>בעיקר מפני שבצבא כולם אוכלים לחם אחיד והוא מקבל את הסוגרים של כל הגדוד.</w:t>
      </w:r>
    </w:p>
    <w:p w14:paraId="6F2FAC46" w14:textId="61925008" w:rsidR="004B70C2" w:rsidRDefault="004B70C2" w:rsidP="004B70C2">
      <w:pPr>
        <w:rPr>
          <w:rFonts w:cs="Times New Roman"/>
          <w:rtl/>
        </w:rPr>
      </w:pPr>
      <w:r>
        <w:rPr>
          <w:rFonts w:cs="Times New Roman"/>
          <w:rtl/>
        </w:rPr>
        <w:t>וגו'.</w:t>
      </w:r>
    </w:p>
    <w:p w14:paraId="45153EEA" w14:textId="5B1B6216" w:rsidR="00924548" w:rsidRDefault="00924548" w:rsidP="004B70C2">
      <w:pPr>
        <w:rPr>
          <w:rtl/>
        </w:rPr>
      </w:pPr>
    </w:p>
    <w:p w14:paraId="670E40DD" w14:textId="46EA191B" w:rsidR="000337BB" w:rsidRDefault="000337BB" w:rsidP="000337BB">
      <w:pPr>
        <w:pStyle w:val="Heading2"/>
        <w:rPr>
          <w:rtl/>
        </w:rPr>
      </w:pPr>
      <w:r>
        <w:rPr>
          <w:rFonts w:hint="cs"/>
          <w:rtl/>
        </w:rPr>
        <w:t>הומואיות</w:t>
      </w:r>
    </w:p>
    <w:p w14:paraId="0AA9117B" w14:textId="77777777" w:rsidR="00D013E6" w:rsidRDefault="000337BB" w:rsidP="00D013E6">
      <w:pPr>
        <w:rPr>
          <w:rFonts w:cs="Times New Roman"/>
          <w:rtl/>
        </w:rPr>
      </w:pPr>
      <w:r>
        <w:rPr>
          <w:rFonts w:cs="Times New Roman"/>
          <w:rtl/>
        </w:rPr>
        <w:t xml:space="preserve">מישהו אולי ארקדי תמה </w:t>
      </w:r>
      <w:r w:rsidR="00DA0CC4">
        <w:rPr>
          <w:rFonts w:cs="Times New Roman"/>
          <w:rtl/>
        </w:rPr>
        <w:t>–</w:t>
      </w:r>
      <w:r>
        <w:rPr>
          <w:rFonts w:cs="Times New Roman"/>
          <w:rtl/>
        </w:rPr>
        <w:t xml:space="preserve"> למה גם אנשים שאינם הומואים מתעניינים ב</w:t>
      </w:r>
      <w:r w:rsidR="00DA0CC4">
        <w:rPr>
          <w:rFonts w:cs="Times New Roman" w:hint="cs"/>
          <w:rtl/>
        </w:rPr>
        <w:t>כל נושא ההומואיות</w:t>
      </w:r>
      <w:r>
        <w:rPr>
          <w:rFonts w:cs="Times New Roman"/>
          <w:rtl/>
        </w:rPr>
        <w:t>? אולי זאת הדס שתמהה בפני ארקדי.</w:t>
      </w:r>
    </w:p>
    <w:p w14:paraId="114A893B" w14:textId="2B93CBDC" w:rsidR="000337BB" w:rsidRDefault="000337BB" w:rsidP="00D013E6">
      <w:pPr>
        <w:rPr>
          <w:rtl/>
        </w:rPr>
      </w:pPr>
      <w:r>
        <w:rPr>
          <w:rFonts w:cs="Times New Roman"/>
          <w:rtl/>
        </w:rPr>
        <w:t>וארקדי עונה ב</w:t>
      </w:r>
      <w:r>
        <w:t>vehemence</w:t>
      </w:r>
      <w:r>
        <w:rPr>
          <w:rFonts w:cs="Times New Roman"/>
          <w:rtl/>
        </w:rPr>
        <w:t>- זה מפני שכמעט בכל אדם סטרייט יש גם חלק הומואי...</w:t>
      </w:r>
      <w:r w:rsidR="00CD54E3">
        <w:rPr>
          <w:rFonts w:cs="Times New Roman" w:hint="cs"/>
          <w:rtl/>
        </w:rPr>
        <w:t xml:space="preserve"> או סוד נוראי שייתן את חייו בשביל שאיש לא ידע.</w:t>
      </w:r>
      <w:r>
        <w:rPr>
          <w:rFonts w:cs="Times New Roman"/>
          <w:rtl/>
        </w:rPr>
        <w:t xml:space="preserve"> וזה מדהים לראות אנשים שדבקים באמת הפנימית שלהם אע''פ שכל החברה נגדם.... זה מעורר השראה כי רובינו חונקים את כל התשוקות שלנו, לא רק בתחום היחסים אלא בהמון תחומ</w:t>
      </w:r>
      <w:r w:rsidR="00421426">
        <w:rPr>
          <w:rFonts w:cs="Times New Roman" w:hint="cs"/>
          <w:rtl/>
        </w:rPr>
        <w:t>י</w:t>
      </w:r>
      <w:r>
        <w:rPr>
          <w:rFonts w:cs="Times New Roman"/>
          <w:rtl/>
        </w:rPr>
        <w:t>ם, והנה מישהו שעושה רק מה שליבו מצווה, שלא חי בשקר אע''פ שכ''כ קל לחיות בשקר וקשה מנשא לחיות באמת, הרבה יותר קשה לחיות עם בן אותו זוג מאשר קשה לעזוב עבודה משעממת וממיתה, לעזוב קריירה כביכול נוצצת או משהו שעבדנו קשה עבורו ו</w:t>
      </w:r>
      <w:r w:rsidR="00F06A3F">
        <w:rPr>
          <w:rFonts w:cs="Times New Roman"/>
          <w:rtl/>
        </w:rPr>
        <w:t>עכשיו</w:t>
      </w:r>
      <w:r>
        <w:rPr>
          <w:rFonts w:cs="Times New Roman"/>
          <w:rtl/>
        </w:rPr>
        <w:t xml:space="preserve"> אנחנו לא אחצחם יותר, לעזוב בן זוג לא מתאים....</w:t>
      </w:r>
    </w:p>
    <w:p w14:paraId="737F64E3" w14:textId="11189B74" w:rsidR="000337BB" w:rsidRDefault="000337BB" w:rsidP="000337BB">
      <w:pPr>
        <w:rPr>
          <w:rtl/>
        </w:rPr>
      </w:pPr>
      <w:r>
        <w:rPr>
          <w:rFonts w:cs="Times New Roman"/>
          <w:rtl/>
        </w:rPr>
        <w:t xml:space="preserve">ומעבר לכך, לכ''א מאיתנו </w:t>
      </w:r>
      <w:r w:rsidR="00421426">
        <w:rPr>
          <w:rFonts w:cs="Times New Roman" w:hint="cs"/>
          <w:rtl/>
        </w:rPr>
        <w:t>י</w:t>
      </w:r>
      <w:r>
        <w:rPr>
          <w:rFonts w:cs="Times New Roman"/>
          <w:rtl/>
        </w:rPr>
        <w:t>ש המון סודות, אפילו כאלה שאנחנו לא יודעים בעצמינו, אפילו כאלה שמעולם לא ביטאנו במילים, כמה הבטן שלי מכוערת, כמה שאני לא יודע לרקוד ושונא את השירים והבגדים שכולם אוהבים ושונאת להתאפר. אף אחד לא יודע שקרה לי משהו נורא, שפעם בכיתה ד' ברח לי קקה במכנסיים.... שברח לי פיפי....</w:t>
      </w:r>
    </w:p>
    <w:p w14:paraId="1DD1FE52" w14:textId="2970A55A" w:rsidR="000337BB" w:rsidRDefault="000337BB" w:rsidP="000337BB">
      <w:pPr>
        <w:rPr>
          <w:rFonts w:cs="Times New Roman"/>
          <w:rtl/>
        </w:rPr>
      </w:pPr>
      <w:r>
        <w:rPr>
          <w:rFonts w:cs="Times New Roman"/>
          <w:rtl/>
        </w:rPr>
        <w:t>אף אחד לא יודע על מה שקרה לי</w:t>
      </w:r>
      <w:r w:rsidR="00421426">
        <w:rPr>
          <w:rFonts w:cs="Times New Roman" w:hint="cs"/>
          <w:rtl/>
        </w:rPr>
        <w:t xml:space="preserve"> </w:t>
      </w:r>
      <w:r>
        <w:rPr>
          <w:rFonts w:cs="Times New Roman"/>
          <w:rtl/>
        </w:rPr>
        <w:t>פעם או המון פעמים שהרג אותי ואני לא אספר עליו לאף אחד לעולם, כי יש אנשים שחיים אחרי דבר כזה ומצליחים אז למה לא אני.... שאני שונאת מ</w:t>
      </w:r>
      <w:r w:rsidR="00421426">
        <w:rPr>
          <w:rFonts w:cs="Times New Roman" w:hint="cs"/>
          <w:rtl/>
        </w:rPr>
        <w:t>י</w:t>
      </w:r>
      <w:r>
        <w:rPr>
          <w:rFonts w:cs="Times New Roman"/>
          <w:rtl/>
        </w:rPr>
        <w:t>ש</w:t>
      </w:r>
      <w:r w:rsidR="00421426">
        <w:rPr>
          <w:rFonts w:cs="Times New Roman" w:hint="cs"/>
          <w:rtl/>
        </w:rPr>
        <w:t>ה</w:t>
      </w:r>
      <w:r>
        <w:rPr>
          <w:rFonts w:cs="Times New Roman"/>
          <w:rtl/>
        </w:rPr>
        <w:t xml:space="preserve">ו שאני אמורה לאהוב, שאני מעדיף </w:t>
      </w:r>
      <w:r w:rsidR="00421426">
        <w:rPr>
          <w:rFonts w:cs="Times New Roman" w:hint="cs"/>
          <w:rtl/>
        </w:rPr>
        <w:t>ל</w:t>
      </w:r>
      <w:r>
        <w:rPr>
          <w:rFonts w:cs="Times New Roman"/>
          <w:rtl/>
        </w:rPr>
        <w:t xml:space="preserve">השאר לבד לתמיד ולא מעז. אז זה מדהים לראות גם את </w:t>
      </w:r>
      <w:r w:rsidR="00421426">
        <w:rPr>
          <w:rFonts w:cs="Times New Roman" w:hint="cs"/>
          <w:rtl/>
        </w:rPr>
        <w:t>א</w:t>
      </w:r>
      <w:r>
        <w:rPr>
          <w:rFonts w:cs="Times New Roman"/>
          <w:rtl/>
        </w:rPr>
        <w:t>ותם הומואים שבטח יש להם סודות מיסתוריין כאלו כמו לכל אחד, סודות שמעולם לא דיברו עליהם עם איש... וחוץ מזה יש להם סוד אחד ענק. סוד נורא ומדהים שייתכן והוא אינו סוד אבל הם צריכים לגלות אותו מחדש לכל אחד חדש שהם מכירים. ומצופה מהם שיגלו אע''פ שכ''א אחר מסתובב עם כל סודותיו שהם אולי נוראיים בהרבה, ולא מגלה אותם חעולם וחי עם זה בשלום, והחברה חיה עם זה בשלום.</w:t>
      </w:r>
    </w:p>
    <w:p w14:paraId="61842E0F" w14:textId="26E7D06A" w:rsidR="005053D7" w:rsidRDefault="005053D7" w:rsidP="000337BB">
      <w:pPr>
        <w:rPr>
          <w:rtl/>
        </w:rPr>
      </w:pPr>
    </w:p>
    <w:p w14:paraId="2633399E" w14:textId="2FA27ADD" w:rsidR="005053D7" w:rsidRDefault="005053D7" w:rsidP="00C54173">
      <w:pPr>
        <w:pStyle w:val="Heading3"/>
        <w:rPr>
          <w:rtl/>
        </w:rPr>
      </w:pPr>
      <w:r>
        <w:rPr>
          <w:rFonts w:hint="cs"/>
          <w:rtl/>
        </w:rPr>
        <w:t xml:space="preserve">האם השירות בצבא הוא מעין </w:t>
      </w:r>
      <w:r w:rsidR="00C54173">
        <w:rPr>
          <w:rFonts w:hint="cs"/>
          <w:rtl/>
        </w:rPr>
        <w:t>מרדנות??</w:t>
      </w:r>
    </w:p>
    <w:p w14:paraId="72E70AF3" w14:textId="2FEA649C" w:rsidR="00C54173" w:rsidRDefault="00C54173" w:rsidP="00C54173">
      <w:pPr>
        <w:rPr>
          <w:rFonts w:cs="Times New Roman"/>
          <w:rtl/>
        </w:rPr>
      </w:pPr>
      <w:r>
        <w:rPr>
          <w:rFonts w:hint="cs"/>
          <w:rtl/>
        </w:rPr>
        <w:t>[</w:t>
      </w:r>
      <w:hyperlink r:id="rId45" w:history="1">
        <w:r w:rsidRPr="00030E02">
          <w:rPr>
            <w:rStyle w:val="Hyperlink"/>
            <w:rFonts w:cs="Times New Roman" w:hint="cs"/>
            <w:rtl/>
          </w:rPr>
          <w:t>מכאן</w:t>
        </w:r>
      </w:hyperlink>
    </w:p>
    <w:p w14:paraId="249BF6D4" w14:textId="77777777" w:rsidR="00C54173" w:rsidRPr="00E8566E" w:rsidRDefault="00C54173" w:rsidP="00C54173">
      <w:pPr>
        <w:rPr>
          <w:color w:val="BFBFBF" w:themeColor="background1" w:themeShade="BF"/>
          <w:rtl/>
        </w:rPr>
      </w:pPr>
      <w:r w:rsidRPr="00E8566E">
        <w:rPr>
          <w:rFonts w:cs="Times New Roman" w:hint="cs"/>
          <w:color w:val="BFBFBF" w:themeColor="background1" w:themeShade="BF"/>
          <w:rtl/>
        </w:rPr>
        <w:t>-</w:t>
      </w:r>
      <w:r w:rsidRPr="00E8566E">
        <w:rPr>
          <w:rFonts w:cs="Times New Roman"/>
          <w:color w:val="BFBFBF" w:themeColor="background1" w:themeShade="BF"/>
          <w:rtl/>
        </w:rPr>
        <w:t>צבא עוזר למרידה? להיפך. צבא ממשמע.</w:t>
      </w:r>
    </w:p>
    <w:p w14:paraId="27C0DB30" w14:textId="3D32B3F6" w:rsidR="00C54173" w:rsidRPr="00E8566E" w:rsidRDefault="00C54173" w:rsidP="00C54173">
      <w:pPr>
        <w:rPr>
          <w:color w:val="BFBFBF" w:themeColor="background1" w:themeShade="BF"/>
          <w:rtl/>
        </w:rPr>
      </w:pPr>
      <w:r w:rsidRPr="00E8566E">
        <w:rPr>
          <w:rFonts w:cs="Times New Roman"/>
          <w:color w:val="BFBFBF" w:themeColor="background1" w:themeShade="BF"/>
          <w:rtl/>
        </w:rPr>
        <w:t>"לא. צבא גורם לך להיות חזק כדי למרוד. הוא מכין אותך לא לפחד. צבא זה השתחררות מהכל – אבא, אמא, פחדים חרדות. אתה נבנה. אני חושב שצבא בונה. נותן לך עצמאות. פותח לך את הדרך להיות אמיץ</w:t>
      </w:r>
      <w:r w:rsidRPr="00E8566E">
        <w:rPr>
          <w:rFonts w:cs="Times New Roman" w:hint="cs"/>
          <w:color w:val="BFBFBF" w:themeColor="background1" w:themeShade="BF"/>
          <w:rtl/>
        </w:rPr>
        <w:t xml:space="preserve">. </w:t>
      </w:r>
      <w:r w:rsidRPr="00E8566E">
        <w:rPr>
          <w:rFonts w:cs="Times New Roman"/>
          <w:color w:val="BFBFBF" w:themeColor="background1" w:themeShade="BF"/>
          <w:rtl/>
        </w:rPr>
        <w:t xml:space="preserve">לא הייתי בנוי אז בשום אופן </w:t>
      </w:r>
      <w:r w:rsidRPr="00E8566E">
        <w:rPr>
          <w:rFonts w:cs="Times New Roman"/>
          <w:color w:val="BFBFBF" w:themeColor="background1" w:themeShade="BF"/>
          <w:rtl/>
        </w:rPr>
        <w:lastRenderedPageBreak/>
        <w:t>להיות חייל לוחם. הלוואי שהייתי, כי זה היה משחרר אותי. הייתי יכול אז להפסיק לפחד. אני חושב שצבא זה דבר מבגר, מחשל. וכשאתה מחושל ואתה פחות מפחד, יש לך את הכוח למרוד".</w:t>
      </w:r>
    </w:p>
    <w:p w14:paraId="53F6BFF5" w14:textId="5D2EB7FC" w:rsidR="00C54173" w:rsidRDefault="00C54173" w:rsidP="00C54173">
      <w:pPr>
        <w:rPr>
          <w:rtl/>
        </w:rPr>
      </w:pPr>
      <w:r>
        <w:rPr>
          <w:rFonts w:hint="cs"/>
          <w:rtl/>
        </w:rPr>
        <w:t>]</w:t>
      </w:r>
    </w:p>
    <w:p w14:paraId="645533A8" w14:textId="6E7C3D77" w:rsidR="00C54173" w:rsidRDefault="00C54173" w:rsidP="00C54173">
      <w:pPr>
        <w:rPr>
          <w:rtl/>
        </w:rPr>
      </w:pPr>
      <w:r>
        <w:rPr>
          <w:rFonts w:hint="cs"/>
          <w:rtl/>
        </w:rPr>
        <w:t>צבא עוזר לך להיות מרדן?? זה בדיוק להיפך. צבא גורם לך להיות קונפורמיסט, צייתן, ראש קטן.</w:t>
      </w:r>
    </w:p>
    <w:p w14:paraId="2F548603" w14:textId="0D7E5534" w:rsidR="00C54173" w:rsidRDefault="00C54173" w:rsidP="00C54173">
      <w:pPr>
        <w:rPr>
          <w:rtl/>
        </w:rPr>
      </w:pPr>
      <w:r>
        <w:rPr>
          <w:rFonts w:hint="cs"/>
          <w:rtl/>
        </w:rPr>
        <w:t xml:space="preserve">אלכס </w:t>
      </w:r>
      <w:r>
        <w:rPr>
          <w:rtl/>
        </w:rPr>
        <w:t>–</w:t>
      </w:r>
      <w:r>
        <w:rPr>
          <w:rFonts w:hint="cs"/>
          <w:rtl/>
        </w:rPr>
        <w:t xml:space="preserve"> גם במרד, צריך צייתנות. צייתנות במנהיג המרד שהוא לעיתים רק הקול הפנימי שלך, כי זה מרד-יחיד. ואתה מציית לו, גם אם יותר נוח להיכנע.</w:t>
      </w:r>
    </w:p>
    <w:p w14:paraId="42976942" w14:textId="2B45C1C4" w:rsidR="00C54173" w:rsidRDefault="00C54173" w:rsidP="00C54173">
      <w:pPr>
        <w:rPr>
          <w:rtl/>
        </w:rPr>
      </w:pPr>
      <w:r>
        <w:rPr>
          <w:rFonts w:hint="cs"/>
          <w:rtl/>
        </w:rPr>
        <w:t>במי אתה מורד כשאתה בצבא?</w:t>
      </w:r>
    </w:p>
    <w:p w14:paraId="2E27415D" w14:textId="2E4ECF9E" w:rsidR="00C54173" w:rsidRDefault="00C54173" w:rsidP="00C54173">
      <w:pPr>
        <w:rPr>
          <w:rtl/>
        </w:rPr>
      </w:pPr>
      <w:r>
        <w:rPr>
          <w:rFonts w:hint="cs"/>
          <w:rtl/>
        </w:rPr>
        <w:t>אתה נהיה חזק, "עמיד", עצמאי, אמיץ. במי אתה מורד? בילד שהיית. ברכות, בבהלה. בחוסר האמונה בעצמך. הצבא משחרר אותך מהרבה פחדים.</w:t>
      </w:r>
    </w:p>
    <w:p w14:paraId="207FBC0A" w14:textId="3E2BCF82" w:rsidR="00382CFD" w:rsidRDefault="00382CFD" w:rsidP="00C54173">
      <w:pPr>
        <w:rPr>
          <w:rtl/>
        </w:rPr>
      </w:pPr>
      <w:r>
        <w:rPr>
          <w:rFonts w:hint="cs"/>
          <w:rtl/>
        </w:rPr>
        <w:t>אתה לא מבין במי אתה מורד ארקדי? אתה מורד בכאב!</w:t>
      </w:r>
    </w:p>
    <w:p w14:paraId="31C487EB" w14:textId="1D2490E2" w:rsidR="00382CFD" w:rsidRDefault="00382CFD" w:rsidP="00C54173">
      <w:pPr>
        <w:rPr>
          <w:rtl/>
        </w:rPr>
      </w:pPr>
      <w:r>
        <w:rPr>
          <w:rFonts w:hint="cs"/>
          <w:rtl/>
        </w:rPr>
        <w:t>איזה כאב?</w:t>
      </w:r>
    </w:p>
    <w:p w14:paraId="1ED6DD89" w14:textId="37924C38" w:rsidR="00382CFD" w:rsidRPr="00C54173" w:rsidRDefault="00633EA1" w:rsidP="00C54173">
      <w:pPr>
        <w:rPr>
          <w:rtl/>
        </w:rPr>
      </w:pPr>
      <w:r>
        <w:rPr>
          <w:rFonts w:hint="cs"/>
          <w:rtl/>
        </w:rPr>
        <w:t xml:space="preserve">הכאב. כל הכאב שאתה מרגיש בגלל שכשהיית קטן פגעו בך, מי שאמור להגן עליך. זה כאב שנגרם לך כי היית רך וזך ותמים, ועכשו אתה מורד ברכות הזאת, היא כבר לא קיימת אבל אתה כותש כל זיכרון שלה, כל צל שלה, ומקווה שככה תכתוש גם את הכאב שנגרם לך בשל אותה רכות שהפכה אותך לכל-כך פגיע. וזה בדיוק מה שהצבא מלמד אותך </w:t>
      </w:r>
      <w:r>
        <w:rPr>
          <w:rtl/>
        </w:rPr>
        <w:t>–</w:t>
      </w:r>
      <w:r>
        <w:rPr>
          <w:rFonts w:hint="cs"/>
          <w:rtl/>
        </w:rPr>
        <w:t xml:space="preserve"> לכתוש את הרכות. יש אנשים שלא מבינים איך להתגבר על הפגיעה הזאת, הם חושבים שבדיבור עליה. אבל דיבור הוא מסוכן כי המילים הנכונות לעיתים רחוקות מאד מתגלות / עולות ומופיעות, וגם אז, אין תמיד מי שיקשיב. אז למה להסתמך על תהליך כל-כך מורכב ושברירי, כשיש פה תהליך קשה אבל שתוצאותיו מובטחות.</w:t>
      </w:r>
    </w:p>
    <w:p w14:paraId="7A737ABD" w14:textId="3B38955A" w:rsidR="008F00B3" w:rsidRDefault="008F00B3" w:rsidP="008F00B3">
      <w:pPr>
        <w:rPr>
          <w:rtl/>
        </w:rPr>
      </w:pPr>
    </w:p>
    <w:p w14:paraId="04C67EBB" w14:textId="601B53D0" w:rsidR="008F00B3" w:rsidRDefault="008F00B3" w:rsidP="008F00B3">
      <w:pPr>
        <w:pStyle w:val="Heading3"/>
        <w:rPr>
          <w:rtl/>
        </w:rPr>
      </w:pPr>
      <w:r>
        <w:rPr>
          <w:rFonts w:hint="cs"/>
          <w:rtl/>
        </w:rPr>
        <w:t>שיחה עם נטע, בנוכחות סער</w:t>
      </w:r>
    </w:p>
    <w:p w14:paraId="734A038A" w14:textId="7F82A2C5" w:rsidR="008F00B3" w:rsidRDefault="008F00B3" w:rsidP="008F00B3">
      <w:pPr>
        <w:rPr>
          <w:rtl/>
        </w:rPr>
      </w:pPr>
      <w:r>
        <w:rPr>
          <w:rFonts w:hint="cs"/>
          <w:rtl/>
        </w:rPr>
        <w:t xml:space="preserve">"איך אתה יודע לבשל </w:t>
      </w:r>
      <w:r w:rsidR="00F97A34">
        <w:rPr>
          <w:rFonts w:hint="cs"/>
          <w:rtl/>
        </w:rPr>
        <w:t>כל כך</w:t>
      </w:r>
      <w:r>
        <w:rPr>
          <w:rFonts w:hint="cs"/>
          <w:rtl/>
        </w:rPr>
        <w:t xml:space="preserve"> טוב?"</w:t>
      </w:r>
    </w:p>
    <w:p w14:paraId="3FE24E0B" w14:textId="34D567E9" w:rsidR="008F00B3" w:rsidRDefault="008F00B3" w:rsidP="008F00B3">
      <w:pPr>
        <w:rPr>
          <w:rtl/>
        </w:rPr>
      </w:pPr>
      <w:r>
        <w:rPr>
          <w:rFonts w:hint="cs"/>
          <w:rtl/>
        </w:rPr>
        <w:t>"אמרתי לך, עבדתי בזה בתקופה שלפני הצבא. על ספינת-דייג."</w:t>
      </w:r>
    </w:p>
    <w:p w14:paraId="7A001E79" w14:textId="7449EC1E" w:rsidR="008F00B3" w:rsidRDefault="008F00B3" w:rsidP="008F00B3">
      <w:pPr>
        <w:rPr>
          <w:rtl/>
        </w:rPr>
      </w:pPr>
      <w:r>
        <w:rPr>
          <w:rFonts w:hint="cs"/>
          <w:rtl/>
        </w:rPr>
        <w:t xml:space="preserve">"אבל איך למדת? סער מספר שהוא </w:t>
      </w:r>
      <w:r w:rsidR="00696C54">
        <w:rPr>
          <w:rFonts w:hint="cs"/>
          <w:rtl/>
        </w:rPr>
        <w:t xml:space="preserve">לא הצליח למצא עבודה על הסירות ואתה הצלחת כי כבר היה לך </w:t>
      </w:r>
      <w:r w:rsidR="004D7433">
        <w:rPr>
          <w:rFonts w:hint="cs"/>
          <w:rtl/>
        </w:rPr>
        <w:t>ניסיון</w:t>
      </w:r>
      <w:r w:rsidR="00696C54">
        <w:rPr>
          <w:rFonts w:hint="cs"/>
          <w:rtl/>
        </w:rPr>
        <w:t xml:space="preserve"> בבישול."</w:t>
      </w:r>
    </w:p>
    <w:p w14:paraId="41548AFB" w14:textId="5C58519A" w:rsidR="00696C54" w:rsidRDefault="00696C54" w:rsidP="008F00B3">
      <w:pPr>
        <w:rPr>
          <w:rtl/>
        </w:rPr>
      </w:pPr>
      <w:r>
        <w:rPr>
          <w:rFonts w:hint="cs"/>
          <w:rtl/>
        </w:rPr>
        <w:t>"כן... למדתי בתיכון. הרי גרנו לבד, מארק ואני."</w:t>
      </w:r>
    </w:p>
    <w:p w14:paraId="433F56BD" w14:textId="37DA5780" w:rsidR="00696C54" w:rsidRDefault="00696C54" w:rsidP="008F00B3">
      <w:pPr>
        <w:rPr>
          <w:rtl/>
        </w:rPr>
      </w:pPr>
      <w:r>
        <w:rPr>
          <w:rFonts w:hint="cs"/>
          <w:rtl/>
        </w:rPr>
        <w:t>"אז בשביל מארק למדת לבשל???"</w:t>
      </w:r>
    </w:p>
    <w:p w14:paraId="4E5B9148" w14:textId="0C22E5F9" w:rsidR="00696C54" w:rsidRDefault="00696C54" w:rsidP="008F00B3">
      <w:pPr>
        <w:rPr>
          <w:rtl/>
        </w:rPr>
      </w:pPr>
      <w:r>
        <w:rPr>
          <w:rFonts w:hint="cs"/>
          <w:rtl/>
        </w:rPr>
        <w:t>"גרה איתנו גם החברה שלי, ש</w:t>
      </w:r>
      <w:r w:rsidR="001C5A04">
        <w:rPr>
          <w:rFonts w:hint="cs"/>
          <w:rtl/>
        </w:rPr>
        <w:t>הייתה</w:t>
      </w:r>
      <w:r>
        <w:rPr>
          <w:rFonts w:hint="cs"/>
          <w:rtl/>
        </w:rPr>
        <w:t xml:space="preserve"> לי באותו זמן."</w:t>
      </w:r>
    </w:p>
    <w:p w14:paraId="4A34D129" w14:textId="3860713D" w:rsidR="008F00B3" w:rsidRDefault="00696C54" w:rsidP="00250000">
      <w:pPr>
        <w:rPr>
          <w:rtl/>
        </w:rPr>
      </w:pPr>
      <w:r>
        <w:rPr>
          <w:rFonts w:hint="cs"/>
          <w:rtl/>
        </w:rPr>
        <w:t>"לא ידעתי שתיכוניסטים משתדלים ככה עבור החברה שלהם. תמיד זאת החברה שהיא יותר רומנטית, יותר מתאמצת."</w:t>
      </w:r>
    </w:p>
    <w:p w14:paraId="66E4F93D" w14:textId="0ED1602A" w:rsidR="00696C54" w:rsidRDefault="00696C54" w:rsidP="00250000">
      <w:pPr>
        <w:rPr>
          <w:rtl/>
        </w:rPr>
      </w:pPr>
      <w:r>
        <w:rPr>
          <w:rFonts w:hint="cs"/>
          <w:rtl/>
        </w:rPr>
        <w:t xml:space="preserve">סער פחד שאלכס יגלה את הסיבה האמיתית, שיסמין </w:t>
      </w:r>
      <w:r w:rsidR="001C5A04">
        <w:rPr>
          <w:rFonts w:hint="cs"/>
          <w:rtl/>
        </w:rPr>
        <w:t>הייתה</w:t>
      </w:r>
      <w:r>
        <w:rPr>
          <w:rFonts w:hint="cs"/>
          <w:rtl/>
        </w:rPr>
        <w:t xml:space="preserve"> חולה באנורקסיה והוא השתדל עבורה שתאכל, אבל לא היה צורך לחשוש, אלכס בחיים לא היה מספר.</w:t>
      </w:r>
    </w:p>
    <w:p w14:paraId="5F78EFFE" w14:textId="6C074C6D" w:rsidR="00696C54" w:rsidRDefault="00696C54" w:rsidP="00250000">
      <w:pPr>
        <w:rPr>
          <w:rtl/>
        </w:rPr>
      </w:pPr>
      <w:r>
        <w:rPr>
          <w:rFonts w:hint="cs"/>
          <w:rtl/>
        </w:rPr>
        <w:t>"בכל אופן, חברה מיוחדת</w:t>
      </w:r>
      <w:r w:rsidR="00C90C6C">
        <w:rPr>
          <w:rFonts w:hint="cs"/>
          <w:rtl/>
        </w:rPr>
        <w:t xml:space="preserve"> מאוד </w:t>
      </w:r>
      <w:r>
        <w:rPr>
          <w:rFonts w:hint="cs"/>
          <w:rtl/>
        </w:rPr>
        <w:t>כנראה," היא אמרה כשהיה ברור שהוא לא יוסיף עוד מילה בעניין.</w:t>
      </w:r>
    </w:p>
    <w:p w14:paraId="72E1A478" w14:textId="3975DC16" w:rsidR="008F00B3" w:rsidRDefault="00696C54" w:rsidP="00250000">
      <w:pPr>
        <w:rPr>
          <w:rtl/>
        </w:rPr>
      </w:pPr>
      <w:r>
        <w:rPr>
          <w:rFonts w:hint="cs"/>
          <w:rtl/>
        </w:rPr>
        <w:t>"</w:t>
      </w:r>
      <w:r w:rsidR="000965A1">
        <w:rPr>
          <w:rFonts w:hint="cs"/>
          <w:rtl/>
        </w:rPr>
        <w:t>מאוד</w:t>
      </w:r>
      <w:r>
        <w:rPr>
          <w:rFonts w:hint="cs"/>
          <w:rtl/>
        </w:rPr>
        <w:t>!" סער פלט.</w:t>
      </w:r>
    </w:p>
    <w:p w14:paraId="2AC702F7" w14:textId="7443EA01" w:rsidR="00696C54" w:rsidRDefault="00696C54" w:rsidP="00250000">
      <w:pPr>
        <w:rPr>
          <w:rtl/>
        </w:rPr>
      </w:pPr>
      <w:r>
        <w:rPr>
          <w:rFonts w:hint="cs"/>
          <w:rtl/>
        </w:rPr>
        <w:t>"זאת אחותו התאומה," אלכס הסביר.</w:t>
      </w:r>
    </w:p>
    <w:p w14:paraId="6C751036" w14:textId="4D25EB99" w:rsidR="00696C54" w:rsidRDefault="00696C54" w:rsidP="00250000">
      <w:pPr>
        <w:rPr>
          <w:rtl/>
        </w:rPr>
      </w:pPr>
      <w:r>
        <w:rPr>
          <w:rFonts w:hint="cs"/>
          <w:rtl/>
        </w:rPr>
        <w:t xml:space="preserve">"יסמין? זאת שנשואה </w:t>
      </w:r>
      <w:r w:rsidR="00F06A3F">
        <w:rPr>
          <w:rFonts w:hint="cs"/>
          <w:rtl/>
        </w:rPr>
        <w:t>עכשיו</w:t>
      </w:r>
      <w:r>
        <w:rPr>
          <w:rFonts w:hint="cs"/>
          <w:rtl/>
        </w:rPr>
        <w:t xml:space="preserve"> למארק?"</w:t>
      </w:r>
    </w:p>
    <w:p w14:paraId="054EFCD5" w14:textId="11ECE98C" w:rsidR="00696C54" w:rsidRDefault="00696C54" w:rsidP="00250000">
      <w:pPr>
        <w:rPr>
          <w:rtl/>
        </w:rPr>
      </w:pPr>
      <w:r>
        <w:rPr>
          <w:rFonts w:hint="cs"/>
          <w:rtl/>
        </w:rPr>
        <w:t>"כן."</w:t>
      </w:r>
    </w:p>
    <w:p w14:paraId="48C848FF" w14:textId="1350D455" w:rsidR="00696C54" w:rsidRDefault="00696C54" w:rsidP="00250000">
      <w:pPr>
        <w:rPr>
          <w:rtl/>
        </w:rPr>
      </w:pPr>
      <w:r>
        <w:rPr>
          <w:rFonts w:hint="cs"/>
          <w:rtl/>
        </w:rPr>
        <w:lastRenderedPageBreak/>
        <w:t>"האהובה שלך מתיכון, זאת שפינקת עם מאכלים שטרחת לבשל, התחתנה עם אחיך?"</w:t>
      </w:r>
    </w:p>
    <w:p w14:paraId="1EEE7A6D" w14:textId="42366F47" w:rsidR="00696C54" w:rsidRDefault="00696C54" w:rsidP="00250000">
      <w:pPr>
        <w:rPr>
          <w:rtl/>
        </w:rPr>
      </w:pPr>
      <w:r>
        <w:rPr>
          <w:rFonts w:hint="cs"/>
          <w:rtl/>
        </w:rPr>
        <w:t>"כן..."</w:t>
      </w:r>
    </w:p>
    <w:p w14:paraId="3D57DF9E" w14:textId="6F95D1D7" w:rsidR="00696C54" w:rsidRDefault="00696C54" w:rsidP="00250000">
      <w:pPr>
        <w:rPr>
          <w:rtl/>
        </w:rPr>
      </w:pPr>
      <w:r>
        <w:rPr>
          <w:rFonts w:hint="cs"/>
          <w:rtl/>
        </w:rPr>
        <w:t>"זה לא כואב לך?"</w:t>
      </w:r>
    </w:p>
    <w:p w14:paraId="61A00D1B" w14:textId="6110CEFC" w:rsidR="00696C54" w:rsidRDefault="00696C54" w:rsidP="00250000">
      <w:pPr>
        <w:rPr>
          <w:rtl/>
        </w:rPr>
      </w:pPr>
      <w:r>
        <w:rPr>
          <w:rFonts w:hint="cs"/>
          <w:rtl/>
        </w:rPr>
        <w:t>"כואב, [אבל כרמית לא מצליחה לכתוב את זה, כי היא קליפה יבשה]"</w:t>
      </w:r>
    </w:p>
    <w:p w14:paraId="3BE77E28" w14:textId="3ADFA5F0" w:rsidR="00696C54" w:rsidRDefault="00696C54" w:rsidP="00250000">
      <w:pPr>
        <w:rPr>
          <w:rtl/>
        </w:rPr>
      </w:pPr>
    </w:p>
    <w:p w14:paraId="30EDC71F" w14:textId="77777777" w:rsidR="00696C54" w:rsidRDefault="00696C54" w:rsidP="00250000">
      <w:pPr>
        <w:rPr>
          <w:rtl/>
        </w:rPr>
      </w:pPr>
    </w:p>
    <w:p w14:paraId="3A29D474" w14:textId="27E71248" w:rsidR="00F922D2" w:rsidRDefault="00F922D2" w:rsidP="00F922D2">
      <w:pPr>
        <w:rPr>
          <w:rtl/>
        </w:rPr>
      </w:pPr>
      <w:r>
        <w:rPr>
          <w:rFonts w:hint="cs"/>
          <w:rtl/>
        </w:rPr>
        <w:t xml:space="preserve">יש דברים שמוכרחים להשאר מחוברים. למשל </w:t>
      </w:r>
      <w:r>
        <w:rPr>
          <w:rtl/>
        </w:rPr>
        <w:t>–</w:t>
      </w:r>
      <w:r>
        <w:rPr>
          <w:rFonts w:hint="cs"/>
          <w:rtl/>
        </w:rPr>
        <w:t xml:space="preserve"> שלייה מוכרחה להשאר מוברת לדופן הרחם. ארקדי חושב על כל הדם שנשפך ל</w:t>
      </w:r>
      <w:r w:rsidR="001C5A04">
        <w:rPr>
          <w:rFonts w:hint="cs"/>
          <w:rtl/>
        </w:rPr>
        <w:t>אימא</w:t>
      </w:r>
      <w:r>
        <w:rPr>
          <w:rFonts w:hint="cs"/>
          <w:rtl/>
        </w:rPr>
        <w:t xml:space="preserve"> של אלכס כשדופן השלייה נפרד, כשילדה את אחיו הקטן. אפילו קירות חדר-הלידה הושפרצו (אלכס סיפר), אפילו הרצפה. אין ספק, יש דברים שמוכרחים להשאר צמודים אחד לשני, אחרת התוצאות עלולות להיות הרסניות. </w:t>
      </w:r>
    </w:p>
    <w:p w14:paraId="5367D138" w14:textId="77777777" w:rsidR="00493AD6" w:rsidRDefault="00493AD6" w:rsidP="00F922D2">
      <w:pPr>
        <w:rPr>
          <w:rtl/>
        </w:rPr>
      </w:pPr>
    </w:p>
    <w:p w14:paraId="50D2440F" w14:textId="77777777" w:rsidR="00493AD6" w:rsidRDefault="00493AD6" w:rsidP="00F922D2">
      <w:pPr>
        <w:rPr>
          <w:rtl/>
        </w:rPr>
      </w:pPr>
    </w:p>
    <w:p w14:paraId="5F9C660C" w14:textId="17725635" w:rsidR="00493AD6" w:rsidRDefault="00493AD6" w:rsidP="00493AD6">
      <w:pPr>
        <w:rPr>
          <w:rtl/>
        </w:rPr>
      </w:pPr>
      <w:r>
        <w:rPr>
          <w:rFonts w:cs="Times New Roman"/>
          <w:rtl/>
        </w:rPr>
        <w:t xml:space="preserve">ארקדי היה נמלא הקלה עצומה בכל פעם שאלכס הגיע לסוף שבוע, דבר שקרה אחת לשלושה שבועות, ולעיתים אף נדיר יותר, כי היה מוותר על חופשתו עבור חייליו השונים שחלקם עם בעיות ת''ש וגו'. שוב יעברו יומיים וחצי בהם אין צורך לחרוד לבריאותו. איזו הקלה! לעיתים ההקלה </w:t>
      </w:r>
      <w:r w:rsidR="001C5A04">
        <w:rPr>
          <w:rFonts w:cs="Times New Roman"/>
          <w:rtl/>
        </w:rPr>
        <w:t>הייתה</w:t>
      </w:r>
      <w:r>
        <w:rPr>
          <w:rFonts w:cs="Times New Roman"/>
          <w:rtl/>
        </w:rPr>
        <w:t xml:space="preserve"> </w:t>
      </w:r>
      <w:r>
        <w:t>overwhelm</w:t>
      </w:r>
      <w:r>
        <w:rPr>
          <w:rFonts w:cs="Times New Roman"/>
          <w:rtl/>
        </w:rPr>
        <w:t xml:space="preserve"> את ארקדי וכשהיו נפגשים הוא חיבק את אלכס - לא לעיתים קרובות, ורק מתוך תחושת הקלה.</w:t>
      </w:r>
    </w:p>
    <w:p w14:paraId="0E03D2C6" w14:textId="77777777" w:rsidR="00493AD6" w:rsidRDefault="00493AD6" w:rsidP="00493AD6">
      <w:pPr>
        <w:rPr>
          <w:rtl/>
        </w:rPr>
      </w:pPr>
      <w:r>
        <w:rPr>
          <w:rFonts w:cs="Times New Roman"/>
          <w:rtl/>
        </w:rPr>
        <w:t xml:space="preserve">תתקדם כבר בדרגות, הוא התחנן, ושב כבר במטה. </w:t>
      </w:r>
    </w:p>
    <w:p w14:paraId="43B9A56F" w14:textId="731E164A" w:rsidR="00493AD6" w:rsidRDefault="00493AD6" w:rsidP="00493AD6">
      <w:pPr>
        <w:rPr>
          <w:rtl/>
        </w:rPr>
      </w:pPr>
      <w:r>
        <w:rPr>
          <w:rFonts w:cs="Times New Roman"/>
          <w:rtl/>
        </w:rPr>
        <w:t xml:space="preserve">אלכס צחק. עוד נותרו כ''כ הרבה צירים, הוא עוד נועד לאבטח כ''כ הרבה צירים וגזרות, </w:t>
      </w:r>
      <w:r w:rsidR="00D013E6">
        <w:rPr>
          <w:rFonts w:cs="Times New Roman" w:hint="cs"/>
          <w:rtl/>
        </w:rPr>
        <w:t xml:space="preserve">להקריא כל-כך הרבה הוראות שעה [??] ופקודות יום [??] ולנסות למלאן כמיטב יכלתו, היה עליו </w:t>
      </w:r>
      <w:r>
        <w:rPr>
          <w:rFonts w:cs="Times New Roman"/>
          <w:rtl/>
        </w:rPr>
        <w:t>לפרק עוד כ''כ הרבה נשקים ולנקות כ''כ הרבה קנים עם חוטרים עטופים בפלנלית.</w:t>
      </w:r>
    </w:p>
    <w:p w14:paraId="2D89D0D0" w14:textId="02A9C706" w:rsidR="00493AD6" w:rsidRDefault="00493AD6" w:rsidP="00493AD6">
      <w:pPr>
        <w:rPr>
          <w:rFonts w:cs="Times New Roman"/>
          <w:rtl/>
        </w:rPr>
      </w:pPr>
      <w:r>
        <w:rPr>
          <w:rFonts w:cs="Times New Roman"/>
          <w:rtl/>
        </w:rPr>
        <w:t>הוא היה מסביר זאת בעודו עטוף בחיבוקו של ארקדי, אבל העיקר היה המחסום הגדול על התקדמותו, היעדרותה של תעודת בגרות מלאה, שעל השלמתה לא הצליח להתגבר.</w:t>
      </w:r>
    </w:p>
    <w:p w14:paraId="4644DF43" w14:textId="5B35DC04" w:rsidR="00077342" w:rsidRDefault="00077342" w:rsidP="00493AD6">
      <w:pPr>
        <w:rPr>
          <w:rtl/>
        </w:rPr>
      </w:pPr>
    </w:p>
    <w:p w14:paraId="3C466BA8" w14:textId="749CDC94" w:rsidR="00077342" w:rsidRDefault="00077342" w:rsidP="00493AD6">
      <w:pPr>
        <w:rPr>
          <w:rtl/>
        </w:rPr>
      </w:pPr>
    </w:p>
    <w:p w14:paraId="40C6FDB8" w14:textId="62C77439" w:rsidR="00077342" w:rsidRDefault="00077342" w:rsidP="00493AD6">
      <w:pPr>
        <w:rPr>
          <w:rtl/>
        </w:rPr>
      </w:pPr>
      <w:r>
        <w:rPr>
          <w:rFonts w:hint="cs"/>
          <w:rtl/>
        </w:rPr>
        <w:t xml:space="preserve">על </w:t>
      </w:r>
      <w:r w:rsidR="005F6E2E">
        <w:rPr>
          <w:rFonts w:hint="cs"/>
          <w:rtl/>
        </w:rPr>
        <w:t>קטקה</w:t>
      </w:r>
      <w:r>
        <w:rPr>
          <w:rFonts w:hint="cs"/>
          <w:rtl/>
        </w:rPr>
        <w:t xml:space="preserve"> </w:t>
      </w:r>
      <w:r>
        <w:rPr>
          <w:rtl/>
        </w:rPr>
        <w:t>–</w:t>
      </w:r>
      <w:r>
        <w:rPr>
          <w:rFonts w:hint="cs"/>
          <w:rtl/>
        </w:rPr>
        <w:t xml:space="preserve"> בכל פעם ש</w:t>
      </w:r>
      <w:r w:rsidR="001C5A04">
        <w:rPr>
          <w:rFonts w:hint="cs"/>
          <w:rtl/>
        </w:rPr>
        <w:t>הייתה</w:t>
      </w:r>
      <w:r>
        <w:rPr>
          <w:rFonts w:hint="cs"/>
          <w:rtl/>
        </w:rPr>
        <w:t xml:space="preserve"> באה, אלכס היה רגיל כבר מהילדות שכשהיא מגיעה הוא לא מעשן ליידה, לכן מעולם לא עישן ליידה. הוא שאל אותה כמה פעמים אם היא יודעת מי האבא האמיתי שלה, עד שיום אחד זה נודע לו איכשהו </w:t>
      </w:r>
      <w:r>
        <w:rPr>
          <w:rtl/>
        </w:rPr>
        <w:t>–</w:t>
      </w:r>
      <w:r>
        <w:rPr>
          <w:rFonts w:hint="cs"/>
          <w:rtl/>
        </w:rPr>
        <w:t xml:space="preserve"> האבא האמיתי שלה הוא האבא של ארקדי.</w:t>
      </w:r>
    </w:p>
    <w:p w14:paraId="45CDE9F6" w14:textId="79317A07" w:rsidR="000A6ECD" w:rsidRDefault="000A6ECD" w:rsidP="00493AD6">
      <w:pPr>
        <w:rPr>
          <w:rtl/>
        </w:rPr>
      </w:pPr>
    </w:p>
    <w:p w14:paraId="7A234711" w14:textId="366A4000" w:rsidR="000A6ECD" w:rsidRDefault="000A6ECD" w:rsidP="00493AD6">
      <w:pPr>
        <w:rPr>
          <w:rtl/>
        </w:rPr>
      </w:pPr>
    </w:p>
    <w:p w14:paraId="25261E56" w14:textId="048C8046" w:rsidR="000A6ECD" w:rsidRDefault="000A6ECD" w:rsidP="00493AD6">
      <w:pPr>
        <w:rPr>
          <w:rtl/>
        </w:rPr>
      </w:pPr>
      <w:r>
        <w:rPr>
          <w:rFonts w:hint="cs"/>
          <w:rtl/>
        </w:rPr>
        <w:t>נאום של אלכס לחניכים חדשים / ל</w:t>
      </w:r>
      <w:r w:rsidR="007E701B">
        <w:rPr>
          <w:rFonts w:hint="cs"/>
          <w:rtl/>
        </w:rPr>
        <w:t>פקודים שלו</w:t>
      </w:r>
      <w:r>
        <w:rPr>
          <w:rFonts w:hint="cs"/>
          <w:rtl/>
        </w:rPr>
        <w:t>:</w:t>
      </w:r>
    </w:p>
    <w:p w14:paraId="0A5DB3A4" w14:textId="1D21A1FF" w:rsidR="000A6ECD" w:rsidRDefault="000A6ECD" w:rsidP="00493AD6">
      <w:pPr>
        <w:rPr>
          <w:rtl/>
        </w:rPr>
      </w:pPr>
      <w:r>
        <w:rPr>
          <w:rFonts w:hint="cs"/>
          <w:rtl/>
        </w:rPr>
        <w:t>מי מכם בא לפה בשביל ההרפתקה?</w:t>
      </w:r>
    </w:p>
    <w:p w14:paraId="2E507FB1" w14:textId="5599E100" w:rsidR="007E701B" w:rsidRDefault="007E701B" w:rsidP="00493AD6">
      <w:pPr>
        <w:rPr>
          <w:rtl/>
        </w:rPr>
      </w:pPr>
      <w:r>
        <w:rPr>
          <w:rFonts w:hint="cs"/>
          <w:rtl/>
        </w:rPr>
        <w:t>מחכה שירימו ידיים.</w:t>
      </w:r>
    </w:p>
    <w:p w14:paraId="0B59A681" w14:textId="690AD20A" w:rsidR="007E701B" w:rsidRDefault="007E701B" w:rsidP="00493AD6">
      <w:pPr>
        <w:rPr>
          <w:rtl/>
        </w:rPr>
      </w:pPr>
      <w:r>
        <w:rPr>
          <w:rFonts w:hint="cs"/>
          <w:rtl/>
        </w:rPr>
        <w:t>אם תהיה לכ</w:t>
      </w:r>
      <w:r w:rsidR="00986AFB">
        <w:rPr>
          <w:rFonts w:hint="cs"/>
          <w:rtl/>
        </w:rPr>
        <w:t>ם</w:t>
      </w:r>
      <w:r>
        <w:rPr>
          <w:rFonts w:hint="cs"/>
          <w:rtl/>
        </w:rPr>
        <w:t xml:space="preserve"> הרפתקה, תאשימו אותי.</w:t>
      </w:r>
    </w:p>
    <w:p w14:paraId="5712E479" w14:textId="24B302A1" w:rsidR="007E701B" w:rsidRDefault="007E701B" w:rsidP="00493AD6">
      <w:pPr>
        <w:rPr>
          <w:rtl/>
        </w:rPr>
      </w:pPr>
      <w:r>
        <w:rPr>
          <w:rFonts w:hint="cs"/>
          <w:rtl/>
        </w:rPr>
        <w:t>הם צוחקים בעצבנות.</w:t>
      </w:r>
    </w:p>
    <w:p w14:paraId="027899E2" w14:textId="45A8D1C3" w:rsidR="007E701B" w:rsidRDefault="007E701B" w:rsidP="00493AD6">
      <w:pPr>
        <w:rPr>
          <w:rtl/>
        </w:rPr>
      </w:pPr>
      <w:r>
        <w:rPr>
          <w:rFonts w:hint="cs"/>
          <w:rtl/>
        </w:rPr>
        <w:lastRenderedPageBreak/>
        <w:t>כן, תאשימו אותי כי אני המפקד שלכם. והרפתקה היא סימן לחוסר מקצוענות, לחוסר ראייה מרחוק, לחוסר מוכנות. [</w:t>
      </w:r>
      <w:r>
        <w:t>Adventure is a sign of incompetence</w:t>
      </w:r>
      <w:r>
        <w:rPr>
          <w:rFonts w:hint="cs"/>
          <w:rtl/>
        </w:rPr>
        <w:t xml:space="preserve"> </w:t>
      </w:r>
      <w:r>
        <w:rPr>
          <w:rtl/>
        </w:rPr>
        <w:t>–</w:t>
      </w:r>
      <w:r>
        <w:rPr>
          <w:rFonts w:hint="cs"/>
          <w:rtl/>
        </w:rPr>
        <w:t xml:space="preserve"> זה </w:t>
      </w:r>
      <w:hyperlink r:id="rId46" w:history="1">
        <w:r w:rsidRPr="008515E5">
          <w:rPr>
            <w:rStyle w:val="Hyperlink"/>
            <w:rFonts w:hint="cs"/>
            <w:rtl/>
          </w:rPr>
          <w:t>כנראה</w:t>
        </w:r>
      </w:hyperlink>
      <w:r>
        <w:rPr>
          <w:rFonts w:hint="cs"/>
          <w:rtl/>
        </w:rPr>
        <w:t xml:space="preserve"> משפט של אחד ה-</w:t>
      </w:r>
      <w:r>
        <w:t>Arctic explorers</w:t>
      </w:r>
      <w:r>
        <w:rPr>
          <w:rFonts w:hint="cs"/>
          <w:rtl/>
        </w:rPr>
        <w:t>?] מהרגע שקיבלתם כרטיס חוגר, ועד הרגע שמשחררים אתכם משירות מילואים פעיל, אני קיבלתי את האחריות שלא תהיה לכם שום הרפתקה.</w:t>
      </w:r>
    </w:p>
    <w:p w14:paraId="315F9026" w14:textId="77777777" w:rsidR="00F922D2" w:rsidRDefault="00F922D2" w:rsidP="00250000">
      <w:pPr>
        <w:rPr>
          <w:rtl/>
        </w:rPr>
      </w:pPr>
    </w:p>
    <w:p w14:paraId="63C78C70" w14:textId="77777777" w:rsidR="001524E0" w:rsidRDefault="001524E0" w:rsidP="00250000">
      <w:pPr>
        <w:rPr>
          <w:rtl/>
        </w:rPr>
      </w:pPr>
    </w:p>
    <w:p w14:paraId="79637EE6" w14:textId="77777777" w:rsidR="00B26CA0" w:rsidRPr="0044357B" w:rsidRDefault="00B26CA0" w:rsidP="00322FD3">
      <w:pPr>
        <w:pStyle w:val="Heading2"/>
        <w:rPr>
          <w:rtl/>
        </w:rPr>
      </w:pPr>
      <w:bookmarkStart w:id="39" w:name="_Toc297351144"/>
      <w:bookmarkStart w:id="40" w:name="_Toc322023162"/>
      <w:bookmarkStart w:id="41" w:name="_Toc299174448"/>
      <w:bookmarkStart w:id="42" w:name="_Toc408762889"/>
      <w:r w:rsidRPr="0044357B">
        <w:rPr>
          <w:rtl/>
        </w:rPr>
        <w:t>ערפאת 3 – בבריכה</w:t>
      </w:r>
      <w:bookmarkEnd w:id="39"/>
      <w:bookmarkEnd w:id="40"/>
      <w:bookmarkEnd w:id="41"/>
      <w:bookmarkEnd w:id="42"/>
    </w:p>
    <w:p w14:paraId="62BF01A5" w14:textId="5B7934D5" w:rsidR="00C27B18" w:rsidRDefault="00C27B18" w:rsidP="00C27B18">
      <w:pPr>
        <w:pStyle w:val="Heading3"/>
        <w:rPr>
          <w:rtl/>
        </w:rPr>
      </w:pPr>
      <w:r>
        <w:rPr>
          <w:rFonts w:hint="cs"/>
          <w:rtl/>
        </w:rPr>
        <w:t>מרתון הלסינקי</w:t>
      </w:r>
    </w:p>
    <w:p w14:paraId="79084911" w14:textId="79D7112C" w:rsidR="00847A73" w:rsidRDefault="00847A73" w:rsidP="00250000">
      <w:pPr>
        <w:rPr>
          <w:rtl/>
        </w:rPr>
      </w:pPr>
      <w:r>
        <w:rPr>
          <w:rFonts w:hint="cs"/>
          <w:rtl/>
        </w:rPr>
        <w:t xml:space="preserve">[נניח שהאדם אותו ביקר </w:t>
      </w:r>
      <w:r w:rsidR="005503B2">
        <w:rPr>
          <w:rFonts w:hint="cs"/>
          <w:rtl/>
        </w:rPr>
        <w:t xml:space="preserve">אלכס </w:t>
      </w:r>
      <w:r>
        <w:rPr>
          <w:rFonts w:hint="cs"/>
          <w:rtl/>
        </w:rPr>
        <w:t xml:space="preserve">בהלסינקי </w:t>
      </w:r>
      <w:r w:rsidR="005503B2">
        <w:rPr>
          <w:rFonts w:hint="cs"/>
          <w:rtl/>
        </w:rPr>
        <w:t xml:space="preserve">ואצלו שהה </w:t>
      </w:r>
      <w:r>
        <w:rPr>
          <w:rFonts w:hint="cs"/>
          <w:rtl/>
        </w:rPr>
        <w:t>היה זה שהיה הבעלים של מועדון הצלילה / גלשנות בטרינידד וגו'</w:t>
      </w:r>
      <w:r w:rsidR="005503B2">
        <w:rPr>
          <w:rFonts w:hint="cs"/>
          <w:rtl/>
        </w:rPr>
        <w:t xml:space="preserve"> </w:t>
      </w:r>
      <w:r w:rsidR="005503B2">
        <w:rPr>
          <w:rtl/>
        </w:rPr>
        <w:t>–</w:t>
      </w:r>
      <w:r w:rsidR="005503B2">
        <w:rPr>
          <w:rFonts w:hint="cs"/>
          <w:rtl/>
        </w:rPr>
        <w:t xml:space="preserve"> לחילופין מי שנהג בסירת מנוע של סקי מים כשאלכס היה מדריך צלילה בטרינידד</w:t>
      </w:r>
      <w:r>
        <w:rPr>
          <w:rFonts w:hint="cs"/>
          <w:rtl/>
        </w:rPr>
        <w:t>]</w:t>
      </w:r>
    </w:p>
    <w:p w14:paraId="4DE819C5" w14:textId="00F6B539" w:rsidR="009A52E6" w:rsidRDefault="004627AB" w:rsidP="004747C4">
      <w:pPr>
        <w:rPr>
          <w:rtl/>
        </w:rPr>
      </w:pPr>
      <w:r w:rsidRPr="00CD067C">
        <w:rPr>
          <w:rtl/>
        </w:rPr>
        <w:t xml:space="preserve">מרתון הלסינקי מתקיים כל שנה באמצע חודש אוגוסט. </w:t>
      </w:r>
      <w:r w:rsidR="00C720C5">
        <w:rPr>
          <w:rFonts w:hint="cs"/>
          <w:rtl/>
        </w:rPr>
        <w:t xml:space="preserve">[נניח שהוא ונטע עשו את זה ביחד] </w:t>
      </w:r>
      <w:r w:rsidR="00CC55FA">
        <w:rPr>
          <w:rFonts w:hint="cs"/>
          <w:rtl/>
        </w:rPr>
        <w:t>נטע ו</w:t>
      </w:r>
      <w:r w:rsidRPr="00CD067C">
        <w:rPr>
          <w:rtl/>
        </w:rPr>
        <w:t>אלכס נחת</w:t>
      </w:r>
      <w:r w:rsidR="00CC55FA">
        <w:rPr>
          <w:rFonts w:hint="cs"/>
          <w:rtl/>
        </w:rPr>
        <w:t>ו</w:t>
      </w:r>
      <w:r w:rsidRPr="00CD067C">
        <w:rPr>
          <w:rtl/>
        </w:rPr>
        <w:t xml:space="preserve"> בחזרה בארץ לפנות בוקר. מתחת למדים </w:t>
      </w:r>
      <w:r w:rsidR="00CC55FA">
        <w:rPr>
          <w:rFonts w:hint="cs"/>
          <w:rtl/>
        </w:rPr>
        <w:t xml:space="preserve">הוא </w:t>
      </w:r>
      <w:r w:rsidRPr="00CD067C">
        <w:rPr>
          <w:rtl/>
        </w:rPr>
        <w:t>עדיין לבש את החולצה עם ה</w:t>
      </w:r>
      <w:r w:rsidR="007515DB">
        <w:rPr>
          <w:rFonts w:hint="cs"/>
          <w:rtl/>
        </w:rPr>
        <w:t>סיסמה</w:t>
      </w:r>
      <w:r w:rsidRPr="00CD067C">
        <w:rPr>
          <w:rtl/>
        </w:rPr>
        <w:t xml:space="preserve"> </w:t>
      </w:r>
      <w:r w:rsidRPr="00CD067C">
        <w:t>Pain is weakness leaving your body</w:t>
      </w:r>
      <w:r w:rsidRPr="00CD067C">
        <w:rPr>
          <w:rtl/>
        </w:rPr>
        <w:t xml:space="preserve"> שקיבל במתנה מסער, הוא נעל בזהירות את הנעליים הגבוהות (הוא פיתח כמה </w:t>
      </w:r>
      <w:r w:rsidRPr="00CD067C">
        <w:rPr>
          <w:rFonts w:hint="cs"/>
          <w:rtl/>
        </w:rPr>
        <w:t>שלפוחיות מדממות</w:t>
      </w:r>
      <w:r w:rsidRPr="00CD067C">
        <w:rPr>
          <w:rtl/>
        </w:rPr>
        <w:t xml:space="preserve"> ב</w:t>
      </w:r>
      <w:r w:rsidR="00271F95">
        <w:rPr>
          <w:rtl/>
        </w:rPr>
        <w:t>אזור</w:t>
      </w:r>
      <w:r w:rsidRPr="00CD067C">
        <w:rPr>
          <w:rtl/>
        </w:rPr>
        <w:t xml:space="preserve"> הקילומטר ה-36) ושוב חזר לצבא, </w:t>
      </w:r>
      <w:r w:rsidR="00214D44">
        <w:rPr>
          <w:rFonts w:hint="cs"/>
          <w:rtl/>
        </w:rPr>
        <w:t>אמנם לא בתוצאה מבריקה</w:t>
      </w:r>
      <w:r w:rsidR="00612E15">
        <w:rPr>
          <w:rFonts w:hint="cs"/>
          <w:rtl/>
        </w:rPr>
        <w:t>,</w:t>
      </w:r>
      <w:r w:rsidR="00C720C5">
        <w:rPr>
          <w:rFonts w:hint="cs"/>
          <w:rtl/>
        </w:rPr>
        <w:t xml:space="preserve"> </w:t>
      </w:r>
      <w:r w:rsidR="00214D44">
        <w:rPr>
          <w:rFonts w:hint="cs"/>
          <w:rtl/>
        </w:rPr>
        <w:t>ובכל זאת מאמץ גופני לא זניח בהתחשב בכך</w:t>
      </w:r>
      <w:r w:rsidR="00BB7B0A">
        <w:rPr>
          <w:rFonts w:hint="cs"/>
          <w:rtl/>
        </w:rPr>
        <w:t xml:space="preserve"> שהכול </w:t>
      </w:r>
      <w:r w:rsidR="00214D44">
        <w:rPr>
          <w:rFonts w:hint="cs"/>
          <w:rtl/>
        </w:rPr>
        <w:t>אורגן בחפזה</w:t>
      </w:r>
      <w:r w:rsidR="00135856">
        <w:rPr>
          <w:rFonts w:hint="cs"/>
          <w:rtl/>
        </w:rPr>
        <w:t>,</w:t>
      </w:r>
      <w:r w:rsidR="00214D44">
        <w:rPr>
          <w:rFonts w:hint="cs"/>
          <w:rtl/>
        </w:rPr>
        <w:t xml:space="preserve"> </w:t>
      </w:r>
      <w:r w:rsidR="007515DB">
        <w:rPr>
          <w:rFonts w:hint="cs"/>
          <w:rtl/>
        </w:rPr>
        <w:t>מ</w:t>
      </w:r>
      <w:r w:rsidR="00214D44">
        <w:rPr>
          <w:rFonts w:hint="cs"/>
          <w:rtl/>
        </w:rPr>
        <w:t>שהתברר שבקרוב יאבד את מעמד</w:t>
      </w:r>
      <w:r w:rsidR="00135856">
        <w:rPr>
          <w:rFonts w:hint="cs"/>
          <w:rtl/>
        </w:rPr>
        <w:t>ו</w:t>
      </w:r>
      <w:r w:rsidR="00214D44">
        <w:rPr>
          <w:rFonts w:hint="cs"/>
          <w:rtl/>
        </w:rPr>
        <w:t xml:space="preserve"> </w:t>
      </w:r>
      <w:r w:rsidR="00135856">
        <w:rPr>
          <w:rFonts w:hint="cs"/>
          <w:rtl/>
        </w:rPr>
        <w:t>כ</w:t>
      </w:r>
      <w:r w:rsidR="00214D44">
        <w:rPr>
          <w:rFonts w:hint="cs"/>
          <w:rtl/>
        </w:rPr>
        <w:t xml:space="preserve">חייל בודד ולא יוכל לקבל </w:t>
      </w:r>
      <w:r w:rsidR="007515DB">
        <w:rPr>
          <w:rFonts w:hint="cs"/>
          <w:rtl/>
        </w:rPr>
        <w:t xml:space="preserve">עוד </w:t>
      </w:r>
      <w:r w:rsidR="00214D44">
        <w:rPr>
          <w:rFonts w:hint="cs"/>
          <w:rtl/>
        </w:rPr>
        <w:t>חופשות ארוכות בחו"ל</w:t>
      </w:r>
      <w:r w:rsidR="007515DB">
        <w:rPr>
          <w:rFonts w:hint="cs"/>
          <w:rtl/>
        </w:rPr>
        <w:t>.</w:t>
      </w:r>
      <w:r w:rsidR="00214D44">
        <w:rPr>
          <w:rFonts w:hint="cs"/>
          <w:rtl/>
        </w:rPr>
        <w:t xml:space="preserve"> המרתון היה החלטה של רגע, </w:t>
      </w:r>
      <w:r w:rsidR="00135856">
        <w:rPr>
          <w:rFonts w:hint="cs"/>
          <w:rtl/>
        </w:rPr>
        <w:t xml:space="preserve">הזמנה מחברו הנורווגי </w:t>
      </w:r>
      <w:r w:rsidR="00CC55FA">
        <w:rPr>
          <w:rFonts w:hint="cs"/>
          <w:rtl/>
        </w:rPr>
        <w:t xml:space="preserve">הוותיק, זה </w:t>
      </w:r>
      <w:r w:rsidR="00135856">
        <w:rPr>
          <w:rFonts w:hint="cs"/>
          <w:rtl/>
        </w:rPr>
        <w:t>שהיה מארגן מחנות גלישה לילדים</w:t>
      </w:r>
      <w:r w:rsidR="00F62F40">
        <w:rPr>
          <w:rFonts w:hint="cs"/>
          <w:rtl/>
        </w:rPr>
        <w:t xml:space="preserve"> באיים הקריביים ועתה התגורר בפינלנד</w:t>
      </w:r>
      <w:r w:rsidR="00135856">
        <w:rPr>
          <w:rFonts w:hint="cs"/>
          <w:rtl/>
        </w:rPr>
        <w:t>, [</w:t>
      </w:r>
      <w:r w:rsidR="00214D44">
        <w:rPr>
          <w:rFonts w:hint="cs"/>
          <w:rtl/>
        </w:rPr>
        <w:t xml:space="preserve">כמעט לא היה לו זמן לאימונים ואפילו את המרתון הוא נאלץ לבושתו לרוץ עם </w:t>
      </w:r>
      <w:r w:rsidR="00214D44">
        <w:t>nicotine patch</w:t>
      </w:r>
      <w:r w:rsidR="00214D44">
        <w:rPr>
          <w:rFonts w:hint="cs"/>
          <w:rtl/>
        </w:rPr>
        <w:t xml:space="preserve"> על כתפו, פינלנד </w:t>
      </w:r>
      <w:r w:rsidR="001C5A04">
        <w:rPr>
          <w:rFonts w:hint="cs"/>
          <w:rtl/>
        </w:rPr>
        <w:t>הייתה</w:t>
      </w:r>
      <w:r w:rsidR="00214D44">
        <w:rPr>
          <w:rFonts w:hint="cs"/>
          <w:rtl/>
        </w:rPr>
        <w:t xml:space="preserve"> המדינה האירופאית היחידה כמעט שבה לא היה לו שום חבר ומכר שהיה יכול להעליב ע"י כך שלא ה</w:t>
      </w:r>
      <w:r w:rsidR="00135856">
        <w:rPr>
          <w:rFonts w:hint="cs"/>
          <w:rtl/>
        </w:rPr>
        <w:t xml:space="preserve">יה מבשר לו שהוא מגיע לבקר אותו / </w:t>
      </w:r>
      <w:r w:rsidR="00214D44">
        <w:rPr>
          <w:rFonts w:hint="cs"/>
          <w:rtl/>
        </w:rPr>
        <w:t xml:space="preserve">לחילופין </w:t>
      </w:r>
      <w:r w:rsidR="00214D44">
        <w:rPr>
          <w:rtl/>
        </w:rPr>
        <w:t>–</w:t>
      </w:r>
      <w:r w:rsidR="00214D44">
        <w:rPr>
          <w:rFonts w:hint="cs"/>
          <w:rtl/>
        </w:rPr>
        <w:t xml:space="preserve"> בדיוק להיפך, היו שם כמה בנות שהוא הכיר באיים הקריביים והוא שהה אצלהן וזאת </w:t>
      </w:r>
      <w:r w:rsidR="001C5A04">
        <w:rPr>
          <w:rFonts w:hint="cs"/>
          <w:rtl/>
        </w:rPr>
        <w:t>הייתה</w:t>
      </w:r>
      <w:r w:rsidR="00214D44">
        <w:rPr>
          <w:rFonts w:hint="cs"/>
          <w:rtl/>
        </w:rPr>
        <w:t xml:space="preserve"> סיבה כן לבחור בפינלנד] </w:t>
      </w:r>
      <w:r w:rsidR="00B863FC">
        <w:rPr>
          <w:rFonts w:hint="cs"/>
          <w:rtl/>
        </w:rPr>
        <w:t>ו</w:t>
      </w:r>
      <w:r w:rsidR="00CC55FA">
        <w:rPr>
          <w:rFonts w:hint="cs"/>
          <w:rtl/>
        </w:rPr>
        <w:t>נטע ו</w:t>
      </w:r>
      <w:r w:rsidR="00135856">
        <w:rPr>
          <w:rFonts w:hint="cs"/>
          <w:rtl/>
        </w:rPr>
        <w:t>א</w:t>
      </w:r>
      <w:r w:rsidR="00F62F40">
        <w:rPr>
          <w:rFonts w:hint="cs"/>
          <w:rtl/>
        </w:rPr>
        <w:t>לכס</w:t>
      </w:r>
      <w:r w:rsidR="00135856">
        <w:rPr>
          <w:rFonts w:hint="cs"/>
          <w:rtl/>
        </w:rPr>
        <w:t xml:space="preserve"> ר</w:t>
      </w:r>
      <w:r w:rsidR="00CC55FA">
        <w:rPr>
          <w:rFonts w:hint="cs"/>
          <w:rtl/>
        </w:rPr>
        <w:t>צו</w:t>
      </w:r>
      <w:r w:rsidR="00135856">
        <w:rPr>
          <w:rFonts w:hint="cs"/>
          <w:rtl/>
        </w:rPr>
        <w:t xml:space="preserve"> בקצב </w:t>
      </w:r>
      <w:r w:rsidR="00F62F40">
        <w:rPr>
          <w:rFonts w:hint="cs"/>
          <w:rtl/>
        </w:rPr>
        <w:t>יפה</w:t>
      </w:r>
      <w:r w:rsidR="009A52E6">
        <w:rPr>
          <w:rFonts w:hint="cs"/>
          <w:rtl/>
        </w:rPr>
        <w:t xml:space="preserve"> </w:t>
      </w:r>
      <w:r w:rsidR="00AB5020">
        <w:rPr>
          <w:rFonts w:hint="cs"/>
          <w:rtl/>
        </w:rPr>
        <w:t>לחופי</w:t>
      </w:r>
      <w:r w:rsidR="00CC55FA">
        <w:rPr>
          <w:rFonts w:hint="cs"/>
          <w:rtl/>
        </w:rPr>
        <w:t xml:space="preserve"> </w:t>
      </w:r>
      <w:r w:rsidR="00AB5020">
        <w:rPr>
          <w:rFonts w:hint="cs"/>
          <w:rtl/>
        </w:rPr>
        <w:t>הים הבלטי</w:t>
      </w:r>
      <w:r w:rsidR="004747C4">
        <w:rPr>
          <w:rFonts w:hint="cs"/>
          <w:rtl/>
        </w:rPr>
        <w:t xml:space="preserve">, השמיים מעליהם בכחול כהה עמוק, שלא דהה מיוֹשֶׁן כמו במזרח התיכון בו שמש חזקה מוצצת את הצבע במשך כל ימות השנה (ואילו מארק, זוכה פרס נובל לחכמה יאמר: כמובן שאין זה כך </w:t>
      </w:r>
      <w:r w:rsidR="004747C4">
        <w:rPr>
          <w:rtl/>
        </w:rPr>
        <w:t>–</w:t>
      </w:r>
      <w:r w:rsidR="004747C4">
        <w:rPr>
          <w:rFonts w:hint="cs"/>
          <w:rtl/>
        </w:rPr>
        <w:t xml:space="preserve"> הגוון הכחול ה</w:t>
      </w:r>
      <w:r w:rsidR="00B833EF">
        <w:rPr>
          <w:rFonts w:hint="cs"/>
          <w:rtl/>
        </w:rPr>
        <w:t>מדויק</w:t>
      </w:r>
      <w:r w:rsidR="004747C4">
        <w:rPr>
          <w:rFonts w:hint="cs"/>
          <w:rtl/>
        </w:rPr>
        <w:t xml:space="preserve"> נקבע </w:t>
      </w:r>
      <w:r w:rsidR="00297D38">
        <w:rPr>
          <w:rFonts w:hint="cs"/>
          <w:rtl/>
        </w:rPr>
        <w:t>על פ</w:t>
      </w:r>
      <w:r w:rsidR="004747C4">
        <w:rPr>
          <w:rFonts w:hint="cs"/>
          <w:rtl/>
        </w:rPr>
        <w:t>י הזוית שבה קרני השמש פוגעים באטמוספירה),</w:t>
      </w:r>
      <w:r w:rsidR="00AB5020">
        <w:rPr>
          <w:rFonts w:hint="cs"/>
          <w:rtl/>
        </w:rPr>
        <w:t xml:space="preserve"> </w:t>
      </w:r>
      <w:r w:rsidR="009A52E6">
        <w:rPr>
          <w:rFonts w:hint="cs"/>
          <w:rtl/>
        </w:rPr>
        <w:t>עד [</w:t>
      </w:r>
      <w:r w:rsidR="00B863FC">
        <w:rPr>
          <w:rFonts w:hint="cs"/>
          <w:rtl/>
        </w:rPr>
        <w:t>המרתון היה בשל חוסר באימונים ממושכים ומכיוון שמכתחילה לטש את עיניו לשבירת שיאים, מעין מאבק זוטא שניצח בו,</w:t>
      </w:r>
      <w:r w:rsidR="009A52E6">
        <w:rPr>
          <w:rFonts w:hint="cs"/>
          <w:rtl/>
        </w:rPr>
        <w:t>]</w:t>
      </w:r>
      <w:r w:rsidR="00B863FC">
        <w:rPr>
          <w:rFonts w:hint="cs"/>
          <w:rtl/>
        </w:rPr>
        <w:t xml:space="preserve"> כמה מאות מטרים לפני הק</w:t>
      </w:r>
      <w:r w:rsidR="00CC55FA">
        <w:rPr>
          <w:rFonts w:hint="cs"/>
          <w:rtl/>
        </w:rPr>
        <w:t>ילומטר השלושים</w:t>
      </w:r>
      <w:r w:rsidR="00B863FC">
        <w:rPr>
          <w:rFonts w:hint="cs"/>
          <w:rtl/>
        </w:rPr>
        <w:t>, כשבהמת ה</w:t>
      </w:r>
      <w:r w:rsidR="0075480C">
        <w:rPr>
          <w:rFonts w:hint="cs"/>
          <w:rtl/>
        </w:rPr>
        <w:t>תשישות [לבדוק בפורומים של ספורט</w:t>
      </w:r>
      <w:r w:rsidR="00B863FC">
        <w:rPr>
          <w:rFonts w:hint="cs"/>
          <w:rtl/>
        </w:rPr>
        <w:t>-</w:t>
      </w:r>
      <w:r w:rsidR="00B863FC">
        <w:t>fatigue</w:t>
      </w:r>
      <w:r w:rsidR="0075480C">
        <w:rPr>
          <w:rFonts w:hint="cs"/>
          <w:rtl/>
        </w:rPr>
        <w:t>]</w:t>
      </w:r>
      <w:r w:rsidR="00B863FC">
        <w:rPr>
          <w:rFonts w:hint="cs"/>
          <w:rtl/>
        </w:rPr>
        <w:t xml:space="preserve"> </w:t>
      </w:r>
      <w:r w:rsidR="00AB5020">
        <w:rPr>
          <w:rFonts w:hint="cs"/>
          <w:rtl/>
        </w:rPr>
        <w:t>הגיח</w:t>
      </w:r>
      <w:r w:rsidR="009A52E6">
        <w:rPr>
          <w:rFonts w:hint="cs"/>
          <w:rtl/>
        </w:rPr>
        <w:t xml:space="preserve">ה </w:t>
      </w:r>
      <w:r w:rsidR="00B863FC">
        <w:rPr>
          <w:rFonts w:hint="cs"/>
          <w:rtl/>
        </w:rPr>
        <w:t>לראשונה</w:t>
      </w:r>
      <w:r w:rsidR="009A52E6">
        <w:rPr>
          <w:rFonts w:hint="cs"/>
          <w:rtl/>
        </w:rPr>
        <w:t>.</w:t>
      </w:r>
      <w:r w:rsidR="00B863FC">
        <w:rPr>
          <w:rFonts w:hint="cs"/>
          <w:rtl/>
        </w:rPr>
        <w:t xml:space="preserve"> </w:t>
      </w:r>
      <w:r w:rsidR="009A52E6">
        <w:rPr>
          <w:rFonts w:hint="cs"/>
          <w:rtl/>
        </w:rPr>
        <w:t>[</w:t>
      </w:r>
      <w:r w:rsidR="00B863FC">
        <w:t>made its appearance</w:t>
      </w:r>
      <w:r w:rsidR="009A52E6">
        <w:rPr>
          <w:rFonts w:hint="cs"/>
          <w:rtl/>
        </w:rPr>
        <w:t>]</w:t>
      </w:r>
      <w:r w:rsidR="00B863FC">
        <w:rPr>
          <w:rFonts w:hint="cs"/>
          <w:rtl/>
        </w:rPr>
        <w:t xml:space="preserve"> </w:t>
      </w:r>
      <w:r w:rsidR="009A52E6">
        <w:rPr>
          <w:rFonts w:hint="cs"/>
          <w:rtl/>
        </w:rPr>
        <w:t xml:space="preserve">היא </w:t>
      </w:r>
      <w:r w:rsidR="00B863FC">
        <w:rPr>
          <w:rFonts w:hint="cs"/>
          <w:rtl/>
        </w:rPr>
        <w:t xml:space="preserve">התיישבה בעיקר בשרירי הרגליים מלכחת ומעלה גירה בחיוך </w:t>
      </w:r>
      <w:r w:rsidR="00AB5020">
        <w:rPr>
          <w:rFonts w:hint="cs"/>
          <w:rtl/>
        </w:rPr>
        <w:t xml:space="preserve">שבע-רצון </w:t>
      </w:r>
      <w:r w:rsidR="00B863FC">
        <w:rPr>
          <w:rFonts w:hint="cs"/>
          <w:rtl/>
        </w:rPr>
        <w:t>מטומטם</w:t>
      </w:r>
      <w:r w:rsidR="00AB5020">
        <w:rPr>
          <w:rFonts w:hint="cs"/>
          <w:rtl/>
        </w:rPr>
        <w:t>,</w:t>
      </w:r>
      <w:r w:rsidR="00B863FC">
        <w:rPr>
          <w:rFonts w:hint="cs"/>
          <w:rtl/>
        </w:rPr>
        <w:t xml:space="preserve"> </w:t>
      </w:r>
      <w:r w:rsidR="009A52E6">
        <w:rPr>
          <w:rFonts w:hint="cs"/>
          <w:rtl/>
        </w:rPr>
        <w:t>[</w:t>
      </w:r>
      <w:r w:rsidR="00B863FC">
        <w:t>content</w:t>
      </w:r>
      <w:r w:rsidR="00B863FC">
        <w:rPr>
          <w:rFonts w:hint="cs"/>
          <w:rtl/>
        </w:rPr>
        <w:t xml:space="preserve"> ו- </w:t>
      </w:r>
      <w:r w:rsidR="00B863FC">
        <w:t>immobile</w:t>
      </w:r>
      <w:r w:rsidR="00B863FC">
        <w:rPr>
          <w:rFonts w:hint="cs"/>
          <w:rtl/>
        </w:rPr>
        <w:t xml:space="preserve"> גשם ידידותי החל לרדת, ואלכס חייך אליו וחייך אל הבהמה מתיידד עם</w:t>
      </w:r>
      <w:r w:rsidR="009A52E6">
        <w:rPr>
          <w:rFonts w:hint="cs"/>
          <w:rtl/>
        </w:rPr>
        <w:t>]</w:t>
      </w:r>
      <w:r w:rsidR="00B863FC">
        <w:rPr>
          <w:rFonts w:hint="cs"/>
          <w:rtl/>
        </w:rPr>
        <w:t xml:space="preserve"> פרוו</w:t>
      </w:r>
      <w:r w:rsidR="009A52E6">
        <w:rPr>
          <w:rFonts w:hint="cs"/>
          <w:rtl/>
        </w:rPr>
        <w:t>ת</w:t>
      </w:r>
      <w:r w:rsidR="00B863FC">
        <w:rPr>
          <w:rFonts w:hint="cs"/>
          <w:rtl/>
        </w:rPr>
        <w:t>ה המתולתלת השתרגה בין סיבי שריריו</w:t>
      </w:r>
      <w:r w:rsidR="009A52E6">
        <w:rPr>
          <w:rFonts w:hint="cs"/>
          <w:rtl/>
        </w:rPr>
        <w:t>,</w:t>
      </w:r>
      <w:r w:rsidR="00B863FC">
        <w:rPr>
          <w:rFonts w:hint="cs"/>
          <w:rtl/>
        </w:rPr>
        <w:t xml:space="preserve"> המ</w:t>
      </w:r>
      <w:r w:rsidR="00CC55FA">
        <w:rPr>
          <w:rFonts w:hint="cs"/>
          <w:rtl/>
        </w:rPr>
        <w:t>ָ</w:t>
      </w:r>
      <w:r w:rsidR="00B863FC">
        <w:rPr>
          <w:rFonts w:hint="cs"/>
          <w:rtl/>
        </w:rPr>
        <w:t xml:space="preserve">סה העצומה שלה, </w:t>
      </w:r>
      <w:r w:rsidR="009A52E6">
        <w:rPr>
          <w:rFonts w:hint="cs"/>
          <w:rtl/>
        </w:rPr>
        <w:t>ה</w:t>
      </w:r>
      <w:r w:rsidR="00B863FC">
        <w:rPr>
          <w:rFonts w:hint="cs"/>
          <w:rtl/>
        </w:rPr>
        <w:t xml:space="preserve">אינרציה </w:t>
      </w:r>
      <w:r w:rsidR="009A52E6">
        <w:rPr>
          <w:rFonts w:hint="cs"/>
          <w:rtl/>
        </w:rPr>
        <w:t>זיהמה [</w:t>
      </w:r>
      <w:r w:rsidR="00B863FC">
        <w:rPr>
          <w:rFonts w:hint="cs"/>
          <w:rtl/>
        </w:rPr>
        <w:t>-</w:t>
      </w:r>
      <w:r w:rsidR="00B863FC">
        <w:t>infected</w:t>
      </w:r>
      <w:r w:rsidR="009A52E6">
        <w:rPr>
          <w:rFonts w:hint="cs"/>
          <w:rtl/>
        </w:rPr>
        <w:t>]</w:t>
      </w:r>
      <w:r w:rsidR="00B863FC">
        <w:rPr>
          <w:rFonts w:hint="cs"/>
          <w:rtl/>
        </w:rPr>
        <w:t xml:space="preserve"> את רקמות השרירים הפועות, </w:t>
      </w:r>
      <w:r w:rsidR="009A52E6">
        <w:rPr>
          <w:rFonts w:hint="cs"/>
          <w:rtl/>
        </w:rPr>
        <w:t xml:space="preserve">והוא הרים את ראשו והביט לתוך עיניה העצובות, העזובות. היא </w:t>
      </w:r>
      <w:r w:rsidR="001C5A04">
        <w:rPr>
          <w:rFonts w:hint="cs"/>
          <w:rtl/>
        </w:rPr>
        <w:t>הייתה</w:t>
      </w:r>
      <w:r w:rsidR="009A52E6">
        <w:rPr>
          <w:rFonts w:hint="cs"/>
          <w:rtl/>
        </w:rPr>
        <w:t xml:space="preserve"> בודדה לגמרי, ללא כר מרעה, ללא גבעה או אבוס, [</w:t>
      </w:r>
      <w:r w:rsidR="009A52E6">
        <w:t>trough</w:t>
      </w:r>
      <w:r w:rsidR="009A52E6">
        <w:rPr>
          <w:rFonts w:hint="cs"/>
          <w:rtl/>
        </w:rPr>
        <w:t xml:space="preserve"> שחיכה לה בכל העולם /] גופו</w:t>
      </w:r>
      <w:r w:rsidR="00F62F40">
        <w:rPr>
          <w:rFonts w:hint="cs"/>
          <w:rtl/>
        </w:rPr>
        <w:t xml:space="preserve"> המתפרק של אלכס היה המקום היחיד</w:t>
      </w:r>
      <w:r w:rsidR="009A52E6">
        <w:rPr>
          <w:rFonts w:hint="cs"/>
          <w:rtl/>
        </w:rPr>
        <w:t xml:space="preserve"> עבורה.</w:t>
      </w:r>
    </w:p>
    <w:p w14:paraId="5C317980" w14:textId="77777777" w:rsidR="009A52E6" w:rsidRDefault="009A52E6" w:rsidP="00CC55FA">
      <w:pPr>
        <w:rPr>
          <w:rtl/>
        </w:rPr>
      </w:pPr>
      <w:r>
        <w:rPr>
          <w:rFonts w:hint="cs"/>
          <w:rtl/>
        </w:rPr>
        <w:t>הוא העמיס אותה ביתר נוחות על שכמותיו, זה כמעט [</w:t>
      </w:r>
      <w:r>
        <w:t>crushed</w:t>
      </w:r>
      <w:r>
        <w:rPr>
          <w:rFonts w:hint="cs"/>
          <w:rtl/>
        </w:rPr>
        <w:t xml:space="preserve">] מחץ אותו </w:t>
      </w:r>
      <w:r w:rsidR="00CC55FA">
        <w:rPr>
          <w:rFonts w:hint="cs"/>
          <w:rtl/>
        </w:rPr>
        <w:t xml:space="preserve">וכך המשיך עד שמעט אחרי הקילומטר השלושים ושש, </w:t>
      </w:r>
      <w:r w:rsidR="00AB5020">
        <w:rPr>
          <w:rFonts w:hint="cs"/>
          <w:rtl/>
        </w:rPr>
        <w:t xml:space="preserve">תחת הגשם הידידותי שהקביל את פניו </w:t>
      </w:r>
      <w:r w:rsidR="00CC55FA">
        <w:rPr>
          <w:rFonts w:hint="cs"/>
          <w:rtl/>
        </w:rPr>
        <w:t>הו</w:t>
      </w:r>
      <w:r>
        <w:rPr>
          <w:rFonts w:hint="cs"/>
          <w:rtl/>
        </w:rPr>
        <w:t>א שמט אותה, היא דהרה אחריו נוערת, מחרחרת געיות שנבלעו במהלומות פרסותיה אבל הוא לא דאג, היא עוד תשיג אותו שוב ושוב היא לעולם לא תרפה. יהיו להם עוד הזדמנויות אינספור להכיר טוב יותר ולעומק זה את זו. אלכס עצמו ידאג לכך.</w:t>
      </w:r>
    </w:p>
    <w:p w14:paraId="710F02A8" w14:textId="3E89894E" w:rsidR="00AB5020" w:rsidRDefault="00B863FC" w:rsidP="00CC55FA">
      <w:pPr>
        <w:rPr>
          <w:rtl/>
        </w:rPr>
      </w:pPr>
      <w:r>
        <w:rPr>
          <w:rFonts w:hint="cs"/>
          <w:rtl/>
        </w:rPr>
        <w:lastRenderedPageBreak/>
        <w:t xml:space="preserve">הוא הגביר </w:t>
      </w:r>
      <w:r w:rsidR="00CC55FA">
        <w:rPr>
          <w:rFonts w:hint="cs"/>
          <w:rtl/>
        </w:rPr>
        <w:t xml:space="preserve">את מהירותו </w:t>
      </w:r>
      <w:r>
        <w:rPr>
          <w:rFonts w:hint="cs"/>
          <w:rtl/>
        </w:rPr>
        <w:t>ל-17 קמ"ש מתרכז בַּקלילות שאליה שאף</w:t>
      </w:r>
      <w:r w:rsidR="007A672D">
        <w:rPr>
          <w:rFonts w:hint="cs"/>
          <w:rtl/>
        </w:rPr>
        <w:t>, בתנועה החלקה,</w:t>
      </w:r>
      <w:r w:rsidR="00ED6DAF">
        <w:rPr>
          <w:rFonts w:hint="cs"/>
          <w:rtl/>
        </w:rPr>
        <w:t xml:space="preserve"> רק טפיפת</w:t>
      </w:r>
      <w:r w:rsidR="007A672D">
        <w:rPr>
          <w:rFonts w:hint="cs"/>
          <w:rtl/>
        </w:rPr>
        <w:t xml:space="preserve"> הצ</w:t>
      </w:r>
      <w:r w:rsidR="00ED6DAF">
        <w:rPr>
          <w:rFonts w:hint="cs"/>
          <w:rtl/>
        </w:rPr>
        <w:t>עדים</w:t>
      </w:r>
      <w:r w:rsidR="007A672D">
        <w:rPr>
          <w:rFonts w:hint="cs"/>
          <w:rtl/>
        </w:rPr>
        <w:t>, רק ח</w:t>
      </w:r>
      <w:r w:rsidR="00BA2802">
        <w:rPr>
          <w:rFonts w:hint="cs"/>
          <w:rtl/>
        </w:rPr>
        <w:t>ריק</w:t>
      </w:r>
      <w:r w:rsidR="00ED6DAF">
        <w:rPr>
          <w:rFonts w:hint="cs"/>
          <w:rtl/>
        </w:rPr>
        <w:t>ת הענפים והבלוטים הקטנים שהוגברה</w:t>
      </w:r>
      <w:r w:rsidR="007A672D">
        <w:rPr>
          <w:rFonts w:hint="cs"/>
          <w:rtl/>
        </w:rPr>
        <w:t xml:space="preserve"> </w:t>
      </w:r>
      <w:r w:rsidR="00CC55FA">
        <w:rPr>
          <w:rFonts w:hint="cs"/>
          <w:rtl/>
        </w:rPr>
        <w:t>ב</w:t>
      </w:r>
      <w:r w:rsidR="007A672D">
        <w:rPr>
          <w:rFonts w:hint="cs"/>
          <w:rtl/>
        </w:rPr>
        <w:t>תיבת התהודה ש</w:t>
      </w:r>
      <w:r w:rsidR="001C5A04">
        <w:rPr>
          <w:rFonts w:hint="cs"/>
          <w:rtl/>
        </w:rPr>
        <w:t>הייתה</w:t>
      </w:r>
      <w:r w:rsidR="007A672D">
        <w:rPr>
          <w:rFonts w:hint="cs"/>
          <w:rtl/>
        </w:rPr>
        <w:t xml:space="preserve"> גופו</w:t>
      </w:r>
      <w:r w:rsidR="00ED6DAF">
        <w:rPr>
          <w:rFonts w:hint="cs"/>
          <w:rtl/>
        </w:rPr>
        <w:t>,</w:t>
      </w:r>
      <w:r w:rsidR="007A672D">
        <w:rPr>
          <w:rFonts w:hint="cs"/>
          <w:rtl/>
        </w:rPr>
        <w:t xml:space="preserve"> </w:t>
      </w:r>
      <w:r w:rsidR="00ED6DAF">
        <w:rPr>
          <w:rFonts w:hint="cs"/>
          <w:rtl/>
        </w:rPr>
        <w:t>רק אוושת</w:t>
      </w:r>
      <w:r w:rsidR="007A672D">
        <w:rPr>
          <w:rFonts w:hint="cs"/>
          <w:rtl/>
        </w:rPr>
        <w:t xml:space="preserve"> הנשימות הסדירות,</w:t>
      </w:r>
      <w:r w:rsidR="00483BB1">
        <w:rPr>
          <w:rFonts w:hint="cs"/>
          <w:rtl/>
        </w:rPr>
        <w:t xml:space="preserve"> הכול </w:t>
      </w:r>
      <w:r w:rsidR="007A672D">
        <w:rPr>
          <w:rFonts w:hint="cs"/>
          <w:rtl/>
        </w:rPr>
        <w:t>היה שקט ונדיב</w:t>
      </w:r>
      <w:r w:rsidR="00AB5020">
        <w:rPr>
          <w:rFonts w:hint="cs"/>
          <w:rtl/>
        </w:rPr>
        <w:t xml:space="preserve">. קצב הריצה חרט בגופו את </w:t>
      </w:r>
      <w:r w:rsidR="005D7A19">
        <w:rPr>
          <w:rFonts w:hint="cs"/>
          <w:rtl/>
        </w:rPr>
        <w:t>גשרי העץ הישרים</w:t>
      </w:r>
      <w:r w:rsidR="00AB5020">
        <w:rPr>
          <w:rFonts w:hint="cs"/>
          <w:rtl/>
        </w:rPr>
        <w:t xml:space="preserve">, את </w:t>
      </w:r>
      <w:r w:rsidR="005D7A19">
        <w:rPr>
          <w:rFonts w:hint="cs"/>
          <w:rtl/>
        </w:rPr>
        <w:t>המים השקטים ושדות הירק השטוחים והבניינים הנמוכים שנמתחו הלאה והלאה עד קו האופק הרחוק</w:t>
      </w:r>
      <w:r w:rsidR="00AB5020">
        <w:rPr>
          <w:rFonts w:hint="cs"/>
          <w:rtl/>
        </w:rPr>
        <w:t>.</w:t>
      </w:r>
      <w:r w:rsidR="005D7A19">
        <w:rPr>
          <w:rFonts w:hint="cs"/>
          <w:rtl/>
        </w:rPr>
        <w:t xml:space="preserve"> </w:t>
      </w:r>
    </w:p>
    <w:p w14:paraId="67E5DB18" w14:textId="77777777" w:rsidR="005D7A19" w:rsidRDefault="005D7A19" w:rsidP="00AB5020">
      <w:pPr>
        <w:rPr>
          <w:rtl/>
        </w:rPr>
      </w:pPr>
      <w:r>
        <w:rPr>
          <w:rFonts w:hint="cs"/>
          <w:rtl/>
        </w:rPr>
        <w:t>[לבדוק את כל הנופים!]</w:t>
      </w:r>
    </w:p>
    <w:p w14:paraId="2F282303" w14:textId="516DE25C" w:rsidR="00C27B18" w:rsidRDefault="00C27B18" w:rsidP="00250000">
      <w:pPr>
        <w:rPr>
          <w:rtl/>
        </w:rPr>
      </w:pPr>
      <w:r>
        <w:rPr>
          <w:rFonts w:hint="cs"/>
          <w:rtl/>
        </w:rPr>
        <w:t xml:space="preserve">[הכל צריך להיות פה שמות תואר, לא שמות עצם! אפשר פעלים למשל </w:t>
      </w:r>
      <w:r>
        <w:rPr>
          <w:rtl/>
        </w:rPr>
        <w:t>–</w:t>
      </w:r>
      <w:r>
        <w:rPr>
          <w:rFonts w:hint="cs"/>
          <w:rtl/>
        </w:rPr>
        <w:t xml:space="preserve"> צעדיו המגמאים]</w:t>
      </w:r>
    </w:p>
    <w:p w14:paraId="78130F7E" w14:textId="6137A7AB" w:rsidR="005D7A19" w:rsidRDefault="00AB5020" w:rsidP="00250000">
      <w:pPr>
        <w:rPr>
          <w:rtl/>
        </w:rPr>
      </w:pPr>
      <w:r>
        <w:rPr>
          <w:rFonts w:hint="cs"/>
          <w:rtl/>
        </w:rPr>
        <w:t>[</w:t>
      </w:r>
      <w:r w:rsidR="005D7A19">
        <w:rPr>
          <w:rFonts w:hint="cs"/>
          <w:rtl/>
        </w:rPr>
        <w:t>ומרחש נשימתו הרדודה</w:t>
      </w:r>
    </w:p>
    <w:p w14:paraId="0E464492" w14:textId="77777777" w:rsidR="005D7A19" w:rsidRDefault="005D7A19" w:rsidP="00250000">
      <w:pPr>
        <w:rPr>
          <w:rtl/>
        </w:rPr>
      </w:pPr>
      <w:r>
        <w:rPr>
          <w:rFonts w:hint="cs"/>
          <w:rtl/>
        </w:rPr>
        <w:t>מצעדיו המגמאים</w:t>
      </w:r>
    </w:p>
    <w:p w14:paraId="38C148D1" w14:textId="5804F401" w:rsidR="005D7A19" w:rsidRDefault="00C27B18" w:rsidP="00250000">
      <w:pPr>
        <w:rPr>
          <w:rtl/>
        </w:rPr>
      </w:pPr>
      <w:r>
        <w:rPr>
          <w:rFonts w:hint="cs"/>
          <w:rtl/>
        </w:rPr>
        <w:t>רטו</w:t>
      </w:r>
      <w:r w:rsidR="005D7A19">
        <w:rPr>
          <w:rFonts w:hint="cs"/>
          <w:rtl/>
        </w:rPr>
        <w:t>בים</w:t>
      </w:r>
    </w:p>
    <w:p w14:paraId="6A13411B" w14:textId="77777777" w:rsidR="005D7A19" w:rsidRDefault="005D7A19" w:rsidP="00250000">
      <w:pPr>
        <w:rPr>
          <w:rtl/>
        </w:rPr>
      </w:pPr>
      <w:r>
        <w:rPr>
          <w:rFonts w:hint="cs"/>
          <w:rtl/>
        </w:rPr>
        <w:t>גים</w:t>
      </w:r>
    </w:p>
    <w:p w14:paraId="7FB59813" w14:textId="5B1F1F8B" w:rsidR="005D7A19" w:rsidRDefault="00C27B18" w:rsidP="00250000">
      <w:pPr>
        <w:rPr>
          <w:rtl/>
        </w:rPr>
      </w:pPr>
      <w:r>
        <w:rPr>
          <w:rFonts w:hint="cs"/>
          <w:rtl/>
        </w:rPr>
        <w:t xml:space="preserve">מתנודדים / נודדים / מנודים / מדודים / </w:t>
      </w:r>
      <w:r w:rsidR="005D7A19">
        <w:rPr>
          <w:rFonts w:hint="cs"/>
          <w:rtl/>
        </w:rPr>
        <w:t>רדודים</w:t>
      </w:r>
    </w:p>
    <w:p w14:paraId="749806FD" w14:textId="77777777" w:rsidR="005D7A19" w:rsidRDefault="005D7A19" w:rsidP="00250000">
      <w:pPr>
        <w:rPr>
          <w:rtl/>
        </w:rPr>
      </w:pPr>
      <w:r>
        <w:rPr>
          <w:rFonts w:hint="cs"/>
          <w:rtl/>
        </w:rPr>
        <w:t>מה\דהים</w:t>
      </w:r>
    </w:p>
    <w:p w14:paraId="0750FBF1" w14:textId="3B21F9A1" w:rsidR="005D7A19" w:rsidRDefault="00C27B18" w:rsidP="00250000">
      <w:pPr>
        <w:rPr>
          <w:rtl/>
        </w:rPr>
      </w:pPr>
      <w:r>
        <w:rPr>
          <w:rFonts w:hint="cs"/>
          <w:rtl/>
        </w:rPr>
        <w:t>מצוּוִים / מלו</w:t>
      </w:r>
      <w:r w:rsidR="005D7A19">
        <w:rPr>
          <w:rFonts w:hint="cs"/>
          <w:rtl/>
        </w:rPr>
        <w:t>וים</w:t>
      </w:r>
    </w:p>
    <w:p w14:paraId="48DE12E9" w14:textId="4DA33555" w:rsidR="005D7A19" w:rsidRDefault="005D7A19" w:rsidP="00250000">
      <w:pPr>
        <w:rPr>
          <w:rtl/>
        </w:rPr>
      </w:pPr>
      <w:r>
        <w:rPr>
          <w:rFonts w:hint="cs"/>
          <w:rtl/>
        </w:rPr>
        <w:t>מגזים</w:t>
      </w:r>
    </w:p>
    <w:p w14:paraId="0A883DA1" w14:textId="33085D4A" w:rsidR="005D7A19" w:rsidRDefault="00C27B18" w:rsidP="00250000">
      <w:pPr>
        <w:rPr>
          <w:rtl/>
        </w:rPr>
      </w:pPr>
      <w:r>
        <w:rPr>
          <w:rFonts w:hint="cs"/>
          <w:rtl/>
        </w:rPr>
        <w:t xml:space="preserve">לחים / מלוחים / </w:t>
      </w:r>
      <w:r w:rsidR="005D7A19">
        <w:rPr>
          <w:rFonts w:hint="cs"/>
          <w:rtl/>
        </w:rPr>
        <w:t>שטוחים</w:t>
      </w:r>
    </w:p>
    <w:p w14:paraId="27B0F9D2" w14:textId="77777777" w:rsidR="005D7A19" w:rsidRDefault="005D7A19" w:rsidP="00250000">
      <w:pPr>
        <w:rPr>
          <w:rtl/>
        </w:rPr>
      </w:pPr>
      <w:r>
        <w:rPr>
          <w:rFonts w:hint="cs"/>
          <w:rtl/>
        </w:rPr>
        <w:t>ומהמים השקטים</w:t>
      </w:r>
    </w:p>
    <w:p w14:paraId="4B6CA6D5" w14:textId="70D74003" w:rsidR="005D7A19" w:rsidRDefault="00C27B18" w:rsidP="00250000">
      <w:pPr>
        <w:rPr>
          <w:rtl/>
        </w:rPr>
      </w:pPr>
      <w:r>
        <w:rPr>
          <w:rFonts w:hint="cs"/>
          <w:rtl/>
        </w:rPr>
        <w:t>מצוי</w:t>
      </w:r>
      <w:r w:rsidR="005D7A19">
        <w:rPr>
          <w:rFonts w:hint="cs"/>
          <w:rtl/>
        </w:rPr>
        <w:t>ים</w:t>
      </w:r>
      <w:r>
        <w:rPr>
          <w:rFonts w:hint="cs"/>
          <w:rtl/>
        </w:rPr>
        <w:t xml:space="preserve"> / בתוליים</w:t>
      </w:r>
    </w:p>
    <w:p w14:paraId="22492667" w14:textId="77777777" w:rsidR="005D7A19" w:rsidRDefault="005D7A19" w:rsidP="00250000">
      <w:pPr>
        <w:rPr>
          <w:rtl/>
        </w:rPr>
      </w:pPr>
      <w:r>
        <w:rPr>
          <w:rFonts w:hint="cs"/>
          <w:rtl/>
        </w:rPr>
        <w:t xml:space="preserve">ומהבניינים הנמוכים </w:t>
      </w:r>
    </w:p>
    <w:p w14:paraId="6B52FBE8" w14:textId="02CB41C8" w:rsidR="005D7A19" w:rsidRDefault="00C27B18" w:rsidP="00250000">
      <w:pPr>
        <w:rPr>
          <w:rtl/>
        </w:rPr>
      </w:pPr>
      <w:r>
        <w:rPr>
          <w:rFonts w:hint="cs"/>
          <w:rtl/>
        </w:rPr>
        <w:t>בתולים / משו</w:t>
      </w:r>
      <w:r w:rsidR="005D7A19">
        <w:rPr>
          <w:rFonts w:hint="cs"/>
          <w:rtl/>
        </w:rPr>
        <w:t>לים</w:t>
      </w:r>
    </w:p>
    <w:p w14:paraId="6996DFDA" w14:textId="343C18A6" w:rsidR="005D7A19" w:rsidRDefault="00C27B18" w:rsidP="00250000">
      <w:pPr>
        <w:rPr>
          <w:rtl/>
        </w:rPr>
      </w:pPr>
      <w:r>
        <w:rPr>
          <w:rFonts w:hint="cs"/>
          <w:rtl/>
        </w:rPr>
        <w:t>מושל</w:t>
      </w:r>
      <w:r w:rsidR="005D7A19">
        <w:rPr>
          <w:rFonts w:hint="cs"/>
          <w:rtl/>
        </w:rPr>
        <w:t>מים</w:t>
      </w:r>
    </w:p>
    <w:p w14:paraId="5C168FAD" w14:textId="1592436C" w:rsidR="005D7A19" w:rsidRDefault="00C27B18" w:rsidP="00250000">
      <w:pPr>
        <w:rPr>
          <w:rtl/>
        </w:rPr>
      </w:pPr>
      <w:r>
        <w:rPr>
          <w:rFonts w:hint="cs"/>
          <w:rtl/>
        </w:rPr>
        <w:t>בניי</w:t>
      </w:r>
      <w:r w:rsidR="005D7A19">
        <w:rPr>
          <w:rFonts w:hint="cs"/>
          <w:rtl/>
        </w:rPr>
        <w:t>נים</w:t>
      </w:r>
    </w:p>
    <w:p w14:paraId="6892C5BF" w14:textId="15C8FCD3" w:rsidR="005D7A19" w:rsidRDefault="00C27B18" w:rsidP="00250000">
      <w:pPr>
        <w:rPr>
          <w:rtl/>
        </w:rPr>
      </w:pPr>
      <w:r>
        <w:rPr>
          <w:rFonts w:hint="cs"/>
          <w:rtl/>
        </w:rPr>
        <w:t>מטוסים / הרו</w:t>
      </w:r>
      <w:r w:rsidR="005D7A19">
        <w:rPr>
          <w:rFonts w:hint="cs"/>
          <w:rtl/>
        </w:rPr>
        <w:t>סים</w:t>
      </w:r>
    </w:p>
    <w:p w14:paraId="61B931C9" w14:textId="65499C70" w:rsidR="005D7A19" w:rsidRDefault="00C27B18" w:rsidP="00250000">
      <w:pPr>
        <w:rPr>
          <w:rtl/>
        </w:rPr>
      </w:pPr>
      <w:r>
        <w:rPr>
          <w:rFonts w:hint="cs"/>
          <w:rtl/>
        </w:rPr>
        <w:t xml:space="preserve">מיוזעים / </w:t>
      </w:r>
      <w:r w:rsidR="005D7A19">
        <w:rPr>
          <w:rFonts w:hint="cs"/>
          <w:rtl/>
        </w:rPr>
        <w:t>המפעפעים</w:t>
      </w:r>
    </w:p>
    <w:p w14:paraId="18B7E076" w14:textId="77777777" w:rsidR="005D7A19" w:rsidRDefault="005D7A19" w:rsidP="00250000">
      <w:pPr>
        <w:rPr>
          <w:rtl/>
        </w:rPr>
      </w:pPr>
      <w:r>
        <w:rPr>
          <w:rFonts w:hint="cs"/>
          <w:rtl/>
        </w:rPr>
        <w:t>יחפים</w:t>
      </w:r>
    </w:p>
    <w:p w14:paraId="612ACCAE" w14:textId="24941D60" w:rsidR="005D7A19" w:rsidRDefault="00C27B18" w:rsidP="00250000">
      <w:pPr>
        <w:rPr>
          <w:rtl/>
        </w:rPr>
      </w:pPr>
      <w:r>
        <w:rPr>
          <w:rFonts w:hint="cs"/>
          <w:rtl/>
        </w:rPr>
        <w:t>מרוצים / ר</w:t>
      </w:r>
      <w:r w:rsidR="005D7A19">
        <w:rPr>
          <w:rFonts w:hint="cs"/>
          <w:rtl/>
        </w:rPr>
        <w:t>צים</w:t>
      </w:r>
    </w:p>
    <w:p w14:paraId="41FB29CB" w14:textId="3C1BD673" w:rsidR="005D7A19" w:rsidRDefault="005D7A19" w:rsidP="00250000">
      <w:pPr>
        <w:rPr>
          <w:rtl/>
        </w:rPr>
      </w:pPr>
      <w:r>
        <w:rPr>
          <w:rFonts w:hint="cs"/>
          <w:rtl/>
        </w:rPr>
        <w:t>משחקים</w:t>
      </w:r>
      <w:r w:rsidR="007934A9">
        <w:rPr>
          <w:rFonts w:hint="cs"/>
          <w:rtl/>
        </w:rPr>
        <w:t xml:space="preserve"> / ירוקים</w:t>
      </w:r>
    </w:p>
    <w:p w14:paraId="5B7F30E1" w14:textId="77777777" w:rsidR="005D7A19" w:rsidRDefault="005D7A19" w:rsidP="00250000">
      <w:pPr>
        <w:rPr>
          <w:rtl/>
        </w:rPr>
      </w:pPr>
      <w:r>
        <w:rPr>
          <w:rFonts w:hint="cs"/>
          <w:rtl/>
        </w:rPr>
        <w:t>גשרי העץ הישרים</w:t>
      </w:r>
    </w:p>
    <w:p w14:paraId="3983034D" w14:textId="31BBF794" w:rsidR="005D7A19" w:rsidRDefault="00C27B18" w:rsidP="00250000">
      <w:pPr>
        <w:rPr>
          <w:rtl/>
        </w:rPr>
      </w:pPr>
      <w:r>
        <w:rPr>
          <w:rFonts w:hint="cs"/>
          <w:rtl/>
        </w:rPr>
        <w:t>רוח</w:t>
      </w:r>
      <w:r w:rsidR="005D7A19">
        <w:rPr>
          <w:rFonts w:hint="cs"/>
          <w:rtl/>
        </w:rPr>
        <w:t>שים</w:t>
      </w:r>
    </w:p>
    <w:p w14:paraId="72227976" w14:textId="127D7692" w:rsidR="005D7A19" w:rsidRDefault="00C27B18" w:rsidP="00250000">
      <w:pPr>
        <w:rPr>
          <w:rtl/>
        </w:rPr>
      </w:pPr>
      <w:r>
        <w:rPr>
          <w:rFonts w:hint="cs"/>
          <w:rtl/>
        </w:rPr>
        <w:t>שותים / מ</w:t>
      </w:r>
      <w:r w:rsidR="005D7A19">
        <w:rPr>
          <w:rFonts w:hint="cs"/>
          <w:rtl/>
        </w:rPr>
        <w:t>תים</w:t>
      </w:r>
    </w:p>
    <w:p w14:paraId="2F9A9190" w14:textId="77777777" w:rsidR="005D7A19" w:rsidRDefault="005D7A19" w:rsidP="00250000">
      <w:pPr>
        <w:rPr>
          <w:rtl/>
        </w:rPr>
      </w:pPr>
      <w:r>
        <w:rPr>
          <w:rFonts w:hint="cs"/>
          <w:rtl/>
        </w:rPr>
        <w:t>שנמתחו הלאה והלאה עד קו האופק הרחוק.</w:t>
      </w:r>
    </w:p>
    <w:p w14:paraId="57CF1827" w14:textId="77777777" w:rsidR="004627AB" w:rsidRDefault="00214D44" w:rsidP="00250000">
      <w:pPr>
        <w:rPr>
          <w:rtl/>
        </w:rPr>
      </w:pPr>
      <w:r>
        <w:rPr>
          <w:rFonts w:hint="cs"/>
          <w:rtl/>
        </w:rPr>
        <w:t xml:space="preserve">והוא היה מותש מהמאמץ וגו', </w:t>
      </w:r>
      <w:r w:rsidR="004627AB" w:rsidRPr="00CD067C">
        <w:rPr>
          <w:rtl/>
        </w:rPr>
        <w:t>משתדל להתחיל מהדברים הקלים.</w:t>
      </w:r>
    </w:p>
    <w:p w14:paraId="3EDE7E03" w14:textId="0FC3F2BB" w:rsidR="002F3729" w:rsidRDefault="002F3729" w:rsidP="00AB5020">
      <w:pPr>
        <w:rPr>
          <w:rtl/>
        </w:rPr>
      </w:pPr>
      <w:r>
        <w:rPr>
          <w:rFonts w:hint="cs"/>
          <w:rtl/>
        </w:rPr>
        <w:t>הרחובות השטוחים? ירוקים? הגשרים הארוכים מעל מים שקטים חודרים עמוק אלכס עמוק. [זה קלישאה חורכת] הנופים הנורבגיים, הדממה המושלמת שבין צעד לצעד כלל לא מופרעת ע"י נשימתו הקולנית, ה</w:t>
      </w:r>
      <w:r w:rsidR="004C59E0">
        <w:rPr>
          <w:rFonts w:hint="cs"/>
          <w:rtl/>
        </w:rPr>
        <w:t>אוויר</w:t>
      </w:r>
      <w:r>
        <w:rPr>
          <w:rFonts w:hint="cs"/>
          <w:rtl/>
        </w:rPr>
        <w:t xml:space="preserve"> הנשאב ונדחס לתוכו ויוצא לרווחה שבחוץ, רשרוש העלים ברוח קבועה, נגדית, עשרות הרצים מלפניו, מאחוריו, הקהל.</w:t>
      </w:r>
    </w:p>
    <w:p w14:paraId="78951DDE" w14:textId="77777777" w:rsidR="002F3729" w:rsidRDefault="002F3729" w:rsidP="00250000">
      <w:pPr>
        <w:rPr>
          <w:rtl/>
        </w:rPr>
      </w:pPr>
      <w:r>
        <w:rPr>
          <w:rFonts w:hint="cs"/>
          <w:rtl/>
        </w:rPr>
        <w:lastRenderedPageBreak/>
        <w:t xml:space="preserve">[בקיצור אני מנסה להגיד </w:t>
      </w:r>
      <w:r>
        <w:rPr>
          <w:rtl/>
        </w:rPr>
        <w:t>–</w:t>
      </w:r>
      <w:r>
        <w:rPr>
          <w:rFonts w:hint="cs"/>
          <w:rtl/>
        </w:rPr>
        <w:t xml:space="preserve"> נוף נחרט תוך כדי ריצה באופן אחר אשר אצל אדם המתגורר שם כל ימי חייו.]</w:t>
      </w:r>
    </w:p>
    <w:p w14:paraId="0BA7B341" w14:textId="166A6C81" w:rsidR="00AB5020" w:rsidRDefault="00AB5020" w:rsidP="00250000">
      <w:pPr>
        <w:rPr>
          <w:rtl/>
        </w:rPr>
      </w:pPr>
      <w:r>
        <w:rPr>
          <w:rFonts w:hint="cs"/>
          <w:rtl/>
        </w:rPr>
        <w:t>]</w:t>
      </w:r>
    </w:p>
    <w:p w14:paraId="0BD16144" w14:textId="7A8D1D5B" w:rsidR="009F07CB" w:rsidRDefault="009F07CB" w:rsidP="00250000">
      <w:pPr>
        <w:rPr>
          <w:rtl/>
        </w:rPr>
      </w:pPr>
    </w:p>
    <w:p w14:paraId="12AC19FB" w14:textId="3F6D54F2" w:rsidR="009F07CB" w:rsidRDefault="009F07CB" w:rsidP="00250000">
      <w:pPr>
        <w:rPr>
          <w:rtl/>
        </w:rPr>
      </w:pPr>
      <w:r>
        <w:rPr>
          <w:rFonts w:hint="cs"/>
          <w:rtl/>
        </w:rPr>
        <w:t>[7/10.2007]</w:t>
      </w:r>
    </w:p>
    <w:p w14:paraId="6060AE90" w14:textId="15F8460A" w:rsidR="009F07CB" w:rsidRDefault="009F07CB" w:rsidP="00250000">
      <w:pPr>
        <w:rPr>
          <w:rtl/>
        </w:rPr>
      </w:pPr>
      <w:r>
        <w:rPr>
          <w:rFonts w:hint="cs"/>
          <w:rtl/>
        </w:rPr>
        <w:t>אלכס רץ מרתון....</w:t>
      </w:r>
    </w:p>
    <w:p w14:paraId="70A3A5D4" w14:textId="29E3B38A" w:rsidR="009F07CB" w:rsidRDefault="009F07CB" w:rsidP="00250000">
      <w:pPr>
        <w:rPr>
          <w:rtl/>
        </w:rPr>
      </w:pPr>
      <w:r>
        <w:rPr>
          <w:rFonts w:hint="cs"/>
          <w:rtl/>
        </w:rPr>
        <w:t xml:space="preserve">כשהזמן לא עובר, העייפות מתחילה להשתלט והוא מרגיש שעדיין לא רץ בכלל, בערך בק"מ 15-12, הוא מתחיל לספור צעדים. צריך 45 צעדים ברגל ימין ל-30 שניות. הוא חוזר על ה-30 שניו ספירה האלה כמה פעמים, עד שהוא מצליח להגיע ל-45 [מד הדופק מראה את זה </w:t>
      </w:r>
      <w:r>
        <w:rPr>
          <w:rtl/>
        </w:rPr>
        <w:t>–</w:t>
      </w:r>
      <w:r>
        <w:rPr>
          <w:rFonts w:hint="cs"/>
          <w:rtl/>
        </w:rPr>
        <w:t xml:space="preserve"> </w:t>
      </w:r>
      <w:r>
        <w:t>cadence</w:t>
      </w:r>
      <w:r>
        <w:rPr>
          <w:rFonts w:hint="cs"/>
          <w:rtl/>
        </w:rPr>
        <w:t>!]</w:t>
      </w:r>
    </w:p>
    <w:p w14:paraId="63C952C9" w14:textId="77777777" w:rsidR="009F07CB" w:rsidRDefault="009F07CB" w:rsidP="00250000">
      <w:pPr>
        <w:rPr>
          <w:rtl/>
        </w:rPr>
      </w:pPr>
      <w:r>
        <w:rPr>
          <w:rFonts w:hint="cs"/>
          <w:rtl/>
        </w:rPr>
        <w:t xml:space="preserve">בק"מ ה-22 הוא נזכר שהיה משהו חשוב ששאל את עצמו </w:t>
      </w:r>
      <w:r>
        <w:rPr>
          <w:rtl/>
        </w:rPr>
        <w:t>–</w:t>
      </w:r>
      <w:r>
        <w:rPr>
          <w:rFonts w:hint="cs"/>
          <w:rtl/>
        </w:rPr>
        <w:t xml:space="preserve"> כן! הוא רצה לדעת האם בזמן הריצה יש איבר או שריר בגופו שלא משתתף בריצה, שלא כואב. ברגליים </w:t>
      </w:r>
      <w:r>
        <w:rPr>
          <w:rtl/>
        </w:rPr>
        <w:t>–</w:t>
      </w:r>
      <w:r>
        <w:rPr>
          <w:rFonts w:hint="cs"/>
          <w:rtl/>
        </w:rPr>
        <w:t xml:space="preserve"> אין, שרירי כף הרגל, שרירי השוקיים ושרירי הירכיים מקדימה, מאחורה ומהצדדים כואבים ומתחננים לשמהו אבל הוא מתעלם ו-</w:t>
      </w:r>
      <w:r>
        <w:t>shuts himself</w:t>
      </w:r>
      <w:r>
        <w:rPr>
          <w:rFonts w:hint="cs"/>
          <w:rtl/>
        </w:rPr>
        <w:t xml:space="preserve"> מפני מחשבות כאלה.</w:t>
      </w:r>
    </w:p>
    <w:p w14:paraId="6A2F21CF" w14:textId="77777777" w:rsidR="009F07CB" w:rsidRDefault="009F07CB" w:rsidP="00250000">
      <w:pPr>
        <w:rPr>
          <w:rtl/>
        </w:rPr>
      </w:pPr>
      <w:r>
        <w:rPr>
          <w:rFonts w:hint="cs"/>
          <w:rtl/>
        </w:rPr>
        <w:t xml:space="preserve">שרירי הזרועות </w:t>
      </w:r>
      <w:r>
        <w:rPr>
          <w:rtl/>
        </w:rPr>
        <w:t>–</w:t>
      </w:r>
      <w:r>
        <w:rPr>
          <w:rFonts w:hint="cs"/>
          <w:rtl/>
        </w:rPr>
        <w:t xml:space="preserve"> כואבים, שרירי הצוואר </w:t>
      </w:r>
      <w:r>
        <w:rPr>
          <w:rtl/>
        </w:rPr>
        <w:t>–</w:t>
      </w:r>
      <w:r>
        <w:rPr>
          <w:rFonts w:hint="cs"/>
          <w:rtl/>
        </w:rPr>
        <w:t xml:space="preserve"> גם. הבטן. הכתפיים. מה בדבר האצבעות?</w:t>
      </w:r>
    </w:p>
    <w:p w14:paraId="6EEBD2E3" w14:textId="77777777" w:rsidR="009F07CB" w:rsidRDefault="009F07CB" w:rsidP="00250000">
      <w:pPr>
        <w:rPr>
          <w:rtl/>
        </w:rPr>
      </w:pPr>
      <w:r>
        <w:rPr>
          <w:rFonts w:hint="cs"/>
          <w:rtl/>
        </w:rPr>
        <w:t xml:space="preserve">[להגיד את זה בתור </w:t>
      </w:r>
      <w:r>
        <w:rPr>
          <w:rtl/>
        </w:rPr>
        <w:t>–</w:t>
      </w:r>
      <w:r>
        <w:rPr>
          <w:rFonts w:hint="cs"/>
          <w:rtl/>
        </w:rPr>
        <w:t xml:space="preserve"> כל גופו כואב]</w:t>
      </w:r>
    </w:p>
    <w:p w14:paraId="239E4C24" w14:textId="77777777" w:rsidR="009F07CB" w:rsidRDefault="009F07CB" w:rsidP="00250000">
      <w:pPr>
        <w:rPr>
          <w:rtl/>
        </w:rPr>
      </w:pPr>
      <w:r>
        <w:rPr>
          <w:rFonts w:hint="cs"/>
          <w:rtl/>
        </w:rPr>
        <w:t xml:space="preserve">טיפות הזיעה צורבות בעיניו. הוא מנגב שוב. הוא עוקף קבוצת אנשים שעברו להליכה. </w:t>
      </w:r>
    </w:p>
    <w:p w14:paraId="1448F6D0" w14:textId="77777777" w:rsidR="00632E7C" w:rsidRDefault="009F07CB" w:rsidP="00250000">
      <w:pPr>
        <w:rPr>
          <w:rtl/>
        </w:rPr>
      </w:pPr>
      <w:r>
        <w:rPr>
          <w:rFonts w:hint="cs"/>
          <w:rtl/>
        </w:rPr>
        <w:t>ועכשו הוא עוקף מישהו שהתחיל את המירוץ מהר מדי. הפיתוי לרוץ מהר יותר, בשביל לגמור עם זה כבר, בשביל לעקוף עוד ועוד אנשים הוא חזק. אבל הוא לא מתפתה ומכריח את עצמו להאט מעט כשצג השעון שלו מראה שהוא רץ 14.7 קמ"ש.</w:t>
      </w:r>
    </w:p>
    <w:p w14:paraId="53F9638B" w14:textId="77777777" w:rsidR="00632E7C" w:rsidRDefault="00632E7C" w:rsidP="00250000">
      <w:pPr>
        <w:rPr>
          <w:rtl/>
        </w:rPr>
      </w:pPr>
    </w:p>
    <w:p w14:paraId="1F6B7FB1" w14:textId="78C3C67F" w:rsidR="009F07CB" w:rsidRDefault="00632E7C" w:rsidP="00250000">
      <w:pPr>
        <w:rPr>
          <w:rtl/>
        </w:rPr>
      </w:pPr>
      <w:r>
        <w:rPr>
          <w:rFonts w:hint="cs"/>
          <w:rtl/>
        </w:rPr>
        <w:t>[6/2/2008]</w:t>
      </w:r>
      <w:r w:rsidR="009F07CB">
        <w:rPr>
          <w:rFonts w:hint="cs"/>
          <w:rtl/>
        </w:rPr>
        <w:t xml:space="preserve"> </w:t>
      </w:r>
    </w:p>
    <w:p w14:paraId="09A2FD3D" w14:textId="6F8E010B" w:rsidR="00632E7C" w:rsidRDefault="00632E7C" w:rsidP="00250000">
      <w:pPr>
        <w:rPr>
          <w:rtl/>
        </w:rPr>
      </w:pPr>
      <w:r>
        <w:rPr>
          <w:rFonts w:hint="cs"/>
          <w:rtl/>
        </w:rPr>
        <w:t xml:space="preserve">ריצה זה </w:t>
      </w:r>
      <w:r w:rsidRPr="00632E7C">
        <w:rPr>
          <w:rFonts w:hint="cs"/>
          <w:u w:val="single"/>
          <w:rtl/>
        </w:rPr>
        <w:t>כואב</w:t>
      </w:r>
      <w:r>
        <w:rPr>
          <w:rFonts w:hint="cs"/>
          <w:rtl/>
        </w:rPr>
        <w:t xml:space="preserve">. כאב גופני שלפעמים הוא מתוק אבל לרוב הוא מר, ואם זה לא כואב סימן שלא התאמצת מספיק. כן, כל אימון כואב ואתה מקבל את הכאב </w:t>
      </w:r>
      <w:r w:rsidR="00873DBD">
        <w:rPr>
          <w:rFonts w:hint="cs"/>
          <w:rtl/>
        </w:rPr>
        <w:t>היומי הזה, ההתעמתות עם הכאב על בסיס יומיומי, ה-</w:t>
      </w:r>
      <w:r w:rsidR="00873DBD">
        <w:t>self-infliction</w:t>
      </w:r>
      <w:r w:rsidR="00873DBD">
        <w:rPr>
          <w:rFonts w:hint="cs"/>
          <w:rtl/>
        </w:rPr>
        <w:t xml:space="preserve"> של כאב באופן יומיומי, אתה מקבל בהכנעה, </w:t>
      </w:r>
      <w:r w:rsidR="00873DBD">
        <w:t>acceptance</w:t>
      </w:r>
      <w:r w:rsidR="00873DBD">
        <w:rPr>
          <w:rFonts w:hint="cs"/>
          <w:rtl/>
        </w:rPr>
        <w:t>.</w:t>
      </w:r>
    </w:p>
    <w:p w14:paraId="7104A888" w14:textId="6B39C179" w:rsidR="00C27B18" w:rsidRDefault="00C27B18" w:rsidP="00C27B18">
      <w:pPr>
        <w:pStyle w:val="Heading3"/>
        <w:rPr>
          <w:rtl/>
        </w:rPr>
      </w:pPr>
      <w:r>
        <w:rPr>
          <w:rFonts w:hint="cs"/>
          <w:rtl/>
        </w:rPr>
        <w:t>האיסים הקנאים</w:t>
      </w:r>
    </w:p>
    <w:p w14:paraId="3B9483C7" w14:textId="4DE54E96" w:rsidR="004C0F38" w:rsidRDefault="004C0F38" w:rsidP="004C0F38">
      <w:pPr>
        <w:rPr>
          <w:rtl/>
        </w:rPr>
      </w:pPr>
      <w:r>
        <w:rPr>
          <w:rFonts w:hint="cs"/>
          <w:rtl/>
        </w:rPr>
        <w:t>החיילים בבריכה לא הבינו למה הגיע, הרי</w:t>
      </w:r>
      <w:r w:rsidR="00483BB1">
        <w:rPr>
          <w:rFonts w:hint="cs"/>
          <w:rtl/>
        </w:rPr>
        <w:t xml:space="preserve"> הכול </w:t>
      </w:r>
      <w:r>
        <w:rPr>
          <w:rFonts w:hint="cs"/>
          <w:rtl/>
        </w:rPr>
        <w:t>תחת שליטה.</w:t>
      </w:r>
    </w:p>
    <w:p w14:paraId="4B9047DA" w14:textId="6EBD1BA7" w:rsidR="004627AB" w:rsidRDefault="004627AB" w:rsidP="00CC55FA">
      <w:pPr>
        <w:rPr>
          <w:rtl/>
        </w:rPr>
      </w:pPr>
      <w:r w:rsidRPr="00CD067C">
        <w:rPr>
          <w:rtl/>
        </w:rPr>
        <w:t xml:space="preserve">אחת המטלות של מחלקתו </w:t>
      </w:r>
      <w:r w:rsidR="001C5A04">
        <w:rPr>
          <w:rtl/>
        </w:rPr>
        <w:t>הייתה</w:t>
      </w:r>
      <w:r w:rsidRPr="00CD067C">
        <w:rPr>
          <w:rtl/>
        </w:rPr>
        <w:t xml:space="preserve"> ליווי קבוצות מתנחלים </w:t>
      </w:r>
      <w:r w:rsidR="00AB5020">
        <w:rPr>
          <w:rFonts w:hint="cs"/>
          <w:rtl/>
        </w:rPr>
        <w:t>ל</w:t>
      </w:r>
      <w:r w:rsidR="00AB5020">
        <w:rPr>
          <w:rtl/>
        </w:rPr>
        <w:t>בריכה</w:t>
      </w:r>
      <w:r w:rsidRPr="00CD067C">
        <w:rPr>
          <w:rtl/>
        </w:rPr>
        <w:t xml:space="preserve"> בשולי אחת ההתנחלויות ב</w:t>
      </w:r>
      <w:r w:rsidR="00271F95">
        <w:rPr>
          <w:rtl/>
        </w:rPr>
        <w:t>אזור</w:t>
      </w:r>
      <w:r w:rsidRPr="00CD067C">
        <w:rPr>
          <w:rtl/>
        </w:rPr>
        <w:t xml:space="preserve"> קומראן. הבריכה הציבורית </w:t>
      </w:r>
      <w:r w:rsidR="001C5A04">
        <w:rPr>
          <w:rtl/>
        </w:rPr>
        <w:t>הייתה</w:t>
      </w:r>
      <w:r w:rsidRPr="00CD067C">
        <w:rPr>
          <w:rtl/>
        </w:rPr>
        <w:t xml:space="preserve"> מוקפת </w:t>
      </w:r>
      <w:r w:rsidR="002508DB">
        <w:rPr>
          <w:rFonts w:hint="cs"/>
          <w:rtl/>
        </w:rPr>
        <w:t>ב</w:t>
      </w:r>
      <w:r w:rsidRPr="00CD067C">
        <w:rPr>
          <w:rtl/>
        </w:rPr>
        <w:t>ש</w:t>
      </w:r>
      <w:r w:rsidR="002508DB">
        <w:rPr>
          <w:rFonts w:hint="cs"/>
          <w:rtl/>
        </w:rPr>
        <w:t>ת</w:t>
      </w:r>
      <w:r w:rsidRPr="00CD067C">
        <w:rPr>
          <w:rtl/>
        </w:rPr>
        <w:t>י גדרות תיל ומעבר לה אדמת הטר</w:t>
      </w:r>
      <w:r w:rsidR="00D76EE9">
        <w:rPr>
          <w:rtl/>
        </w:rPr>
        <w:t xml:space="preserve">שים הרגילה. אבל במתחם הבריכה </w:t>
      </w:r>
      <w:r w:rsidR="00D76EE9">
        <w:rPr>
          <w:rFonts w:hint="cs"/>
          <w:rtl/>
        </w:rPr>
        <w:t>טו</w:t>
      </w:r>
      <w:r w:rsidR="00CC55FA">
        <w:rPr>
          <w:rFonts w:hint="cs"/>
          <w:rtl/>
        </w:rPr>
        <w:t>ּ</w:t>
      </w:r>
      <w:r w:rsidR="00D76EE9">
        <w:rPr>
          <w:rFonts w:hint="cs"/>
          <w:rtl/>
        </w:rPr>
        <w:t>פ</w:t>
      </w:r>
      <w:r w:rsidR="00CC55FA">
        <w:rPr>
          <w:rFonts w:hint="cs"/>
          <w:rtl/>
        </w:rPr>
        <w:t>ּ</w:t>
      </w:r>
      <w:r w:rsidR="00D76EE9">
        <w:rPr>
          <w:rFonts w:hint="cs"/>
          <w:rtl/>
        </w:rPr>
        <w:t>ח טלאי</w:t>
      </w:r>
      <w:r w:rsidR="00CC55FA">
        <w:rPr>
          <w:rFonts w:hint="cs"/>
          <w:rtl/>
        </w:rPr>
        <w:t>-</w:t>
      </w:r>
      <w:r w:rsidRPr="00CD067C">
        <w:rPr>
          <w:rtl/>
        </w:rPr>
        <w:t xml:space="preserve">דשא </w:t>
      </w:r>
      <w:r w:rsidR="00D76EE9">
        <w:rPr>
          <w:rFonts w:hint="cs"/>
          <w:rtl/>
        </w:rPr>
        <w:t>ו</w:t>
      </w:r>
      <w:r w:rsidR="000965A1">
        <w:rPr>
          <w:rtl/>
        </w:rPr>
        <w:t>כיסא</w:t>
      </w:r>
      <w:r w:rsidR="00D76EE9">
        <w:rPr>
          <w:rtl/>
        </w:rPr>
        <w:t>ות נ</w:t>
      </w:r>
      <w:r w:rsidR="00F878D3">
        <w:rPr>
          <w:rFonts w:hint="cs"/>
          <w:rtl/>
        </w:rPr>
        <w:t>ו</w:t>
      </w:r>
      <w:r w:rsidR="00D76EE9">
        <w:rPr>
          <w:rtl/>
        </w:rPr>
        <w:t xml:space="preserve">ח צבעוניים היו זרועים </w:t>
      </w:r>
      <w:r w:rsidR="00D76EE9">
        <w:rPr>
          <w:rFonts w:hint="cs"/>
          <w:rtl/>
        </w:rPr>
        <w:t>סביב</w:t>
      </w:r>
      <w:r w:rsidRPr="00CD067C">
        <w:rPr>
          <w:rtl/>
        </w:rPr>
        <w:t xml:space="preserve"> וב</w:t>
      </w:r>
      <w:r>
        <w:rPr>
          <w:rFonts w:hint="cs"/>
          <w:rtl/>
        </w:rPr>
        <w:t>י</w:t>
      </w:r>
      <w:r w:rsidRPr="00CD067C">
        <w:rPr>
          <w:rFonts w:hint="cs"/>
          <w:rtl/>
        </w:rPr>
        <w:t>מים זוגיים</w:t>
      </w:r>
      <w:r w:rsidRPr="00CD067C">
        <w:rPr>
          <w:rtl/>
        </w:rPr>
        <w:t xml:space="preserve"> זאת </w:t>
      </w:r>
      <w:r w:rsidRPr="00CD067C">
        <w:rPr>
          <w:rFonts w:hint="cs"/>
          <w:rtl/>
        </w:rPr>
        <w:t>שחיי</w:t>
      </w:r>
      <w:r w:rsidRPr="00CD067C">
        <w:rPr>
          <w:rtl/>
        </w:rPr>
        <w:t>ת גברים</w:t>
      </w:r>
      <w:r w:rsidR="002508DB">
        <w:rPr>
          <w:rFonts w:hint="cs"/>
          <w:rtl/>
        </w:rPr>
        <w:t xml:space="preserve"> </w:t>
      </w:r>
      <w:r w:rsidRPr="00CD067C">
        <w:rPr>
          <w:rtl/>
        </w:rPr>
        <w:t>וכמעט לא ניתן לראות את המים. הם באו, עש</w:t>
      </w:r>
      <w:r w:rsidR="00D76EE9">
        <w:rPr>
          <w:rtl/>
        </w:rPr>
        <w:t xml:space="preserve">רות ומאות, </w:t>
      </w:r>
      <w:r w:rsidR="00D76EE9">
        <w:rPr>
          <w:rFonts w:hint="cs"/>
          <w:rtl/>
        </w:rPr>
        <w:t xml:space="preserve">שתי כיתות </w:t>
      </w:r>
      <w:r w:rsidR="00D76EE9">
        <w:rPr>
          <w:rtl/>
        </w:rPr>
        <w:t xml:space="preserve">חיילים </w:t>
      </w:r>
      <w:r w:rsidR="00D76EE9">
        <w:rPr>
          <w:rFonts w:hint="cs"/>
          <w:rtl/>
        </w:rPr>
        <w:t xml:space="preserve">היו </w:t>
      </w:r>
      <w:r w:rsidRPr="00CD067C">
        <w:rPr>
          <w:rtl/>
        </w:rPr>
        <w:t>ע</w:t>
      </w:r>
      <w:r w:rsidR="00D76EE9">
        <w:rPr>
          <w:rFonts w:hint="cs"/>
          <w:rtl/>
        </w:rPr>
        <w:t>ו</w:t>
      </w:r>
      <w:r w:rsidRPr="00CD067C">
        <w:rPr>
          <w:rtl/>
        </w:rPr>
        <w:t>סק</w:t>
      </w:r>
      <w:r w:rsidR="00CC55FA">
        <w:rPr>
          <w:rFonts w:hint="cs"/>
          <w:rtl/>
        </w:rPr>
        <w:t>ות</w:t>
      </w:r>
      <w:r w:rsidRPr="00CD067C">
        <w:rPr>
          <w:rtl/>
        </w:rPr>
        <w:t xml:space="preserve"> יום </w:t>
      </w:r>
      <w:r w:rsidR="002508DB">
        <w:rPr>
          <w:rFonts w:hint="cs"/>
          <w:rtl/>
        </w:rPr>
        <w:t>תמים</w:t>
      </w:r>
      <w:r w:rsidRPr="00CD067C">
        <w:rPr>
          <w:rtl/>
        </w:rPr>
        <w:t xml:space="preserve"> בליווי ההסעות מההתנחלויות בסביבה. בשטח הבריכה פיטרלו שלושה חיילים, ומחוץ לגדרות עוד שלושה. בימי</w:t>
      </w:r>
      <w:r w:rsidRPr="00CD067C">
        <w:rPr>
          <w:rFonts w:hint="cs"/>
          <w:rtl/>
        </w:rPr>
        <w:t>ם אי זוגיים</w:t>
      </w:r>
      <w:r w:rsidRPr="00CD067C">
        <w:rPr>
          <w:rtl/>
        </w:rPr>
        <w:t xml:space="preserve">, </w:t>
      </w:r>
      <w:r w:rsidRPr="00CD067C">
        <w:rPr>
          <w:rFonts w:hint="cs"/>
          <w:rtl/>
        </w:rPr>
        <w:t xml:space="preserve">שחיית </w:t>
      </w:r>
      <w:r w:rsidRPr="00CD067C">
        <w:rPr>
          <w:rtl/>
        </w:rPr>
        <w:t>נשים וילדים. הימים היו ימי סוף הקיץ והשמש</w:t>
      </w:r>
      <w:r w:rsidR="00072F3C">
        <w:rPr>
          <w:rtl/>
        </w:rPr>
        <w:t xml:space="preserve"> שקעה מוקדם. אלכס הגיע לשטח עם </w:t>
      </w:r>
      <w:r w:rsidR="00072F3C">
        <w:rPr>
          <w:rFonts w:hint="cs"/>
          <w:rtl/>
        </w:rPr>
        <w:t>שני ה</w:t>
      </w:r>
      <w:r w:rsidRPr="00CD067C">
        <w:rPr>
          <w:rtl/>
        </w:rPr>
        <w:t>מ"כ</w:t>
      </w:r>
      <w:r w:rsidR="00072F3C">
        <w:rPr>
          <w:rFonts w:hint="cs"/>
          <w:rtl/>
        </w:rPr>
        <w:t>ים</w:t>
      </w:r>
      <w:r w:rsidRPr="00CD067C">
        <w:rPr>
          <w:rtl/>
        </w:rPr>
        <w:t xml:space="preserve"> </w:t>
      </w:r>
      <w:r w:rsidRPr="00CD067C">
        <w:rPr>
          <w:rFonts w:hint="cs"/>
          <w:rtl/>
        </w:rPr>
        <w:t xml:space="preserve">והסמל </w:t>
      </w:r>
      <w:r w:rsidR="002508DB">
        <w:rPr>
          <w:rtl/>
        </w:rPr>
        <w:t xml:space="preserve">וביחד </w:t>
      </w:r>
      <w:r w:rsidRPr="00CD067C">
        <w:rPr>
          <w:rtl/>
        </w:rPr>
        <w:t>סרקו את השטח, בודקים את מסלולי הפטרול. במתחם הבריכה</w:t>
      </w:r>
      <w:r w:rsidR="004C0F38">
        <w:rPr>
          <w:rFonts w:hint="cs"/>
          <w:rtl/>
        </w:rPr>
        <w:t>,</w:t>
      </w:r>
      <w:r w:rsidRPr="00CD067C">
        <w:rPr>
          <w:rtl/>
        </w:rPr>
        <w:t xml:space="preserve"> צהלות וצווחות שמחה התמזגו </w:t>
      </w:r>
      <w:r w:rsidRPr="00CD067C">
        <w:rPr>
          <w:rFonts w:hint="cs"/>
          <w:rtl/>
        </w:rPr>
        <w:t>ב</w:t>
      </w:r>
      <w:r w:rsidRPr="00CD067C">
        <w:rPr>
          <w:rtl/>
        </w:rPr>
        <w:t xml:space="preserve">ריח הכלור </w:t>
      </w:r>
      <w:r w:rsidRPr="00CD067C">
        <w:rPr>
          <w:rFonts w:hint="cs"/>
          <w:rtl/>
        </w:rPr>
        <w:t>המוכר והאהוב.</w:t>
      </w:r>
      <w:r w:rsidRPr="00CD067C">
        <w:rPr>
          <w:rtl/>
        </w:rPr>
        <w:t xml:space="preserve"> </w:t>
      </w:r>
      <w:r w:rsidRPr="00CD067C">
        <w:rPr>
          <w:rFonts w:hint="cs"/>
          <w:rtl/>
        </w:rPr>
        <w:t>הוא</w:t>
      </w:r>
      <w:r w:rsidRPr="00CD067C">
        <w:rPr>
          <w:rtl/>
        </w:rPr>
        <w:t xml:space="preserve"> עדיין התק</w:t>
      </w:r>
      <w:r w:rsidR="00612E15">
        <w:rPr>
          <w:rtl/>
        </w:rPr>
        <w:t>שה לעמוד, גופו טרם החלים מה</w:t>
      </w:r>
      <w:r w:rsidR="00612E15">
        <w:rPr>
          <w:rFonts w:hint="cs"/>
          <w:rtl/>
        </w:rPr>
        <w:t>ריצה</w:t>
      </w:r>
      <w:r w:rsidRPr="00CD067C">
        <w:rPr>
          <w:rtl/>
        </w:rPr>
        <w:t xml:space="preserve">, הוא שתה </w:t>
      </w:r>
      <w:r w:rsidRPr="00CD067C">
        <w:rPr>
          <w:rFonts w:hint="cs"/>
          <w:rtl/>
        </w:rPr>
        <w:t>ושתה</w:t>
      </w:r>
      <w:r w:rsidRPr="00CD067C">
        <w:rPr>
          <w:rtl/>
        </w:rPr>
        <w:t xml:space="preserve"> ולא הצל</w:t>
      </w:r>
      <w:r w:rsidR="004C0F38">
        <w:rPr>
          <w:rtl/>
        </w:rPr>
        <w:t>יח לרוות את צמאונו.</w:t>
      </w:r>
    </w:p>
    <w:p w14:paraId="792158DF" w14:textId="2EBC79F5" w:rsidR="00AB5020" w:rsidRDefault="00AB5020" w:rsidP="00AB5020">
      <w:pPr>
        <w:rPr>
          <w:rtl/>
        </w:rPr>
      </w:pPr>
      <w:r>
        <w:rPr>
          <w:rFonts w:hint="cs"/>
          <w:rtl/>
        </w:rPr>
        <w:t xml:space="preserve">דברים שניתן לעשות </w:t>
      </w:r>
      <w:r w:rsidR="00F06A3F">
        <w:rPr>
          <w:rFonts w:hint="cs"/>
          <w:rtl/>
        </w:rPr>
        <w:t>עכשיו</w:t>
      </w:r>
      <w:r>
        <w:rPr>
          <w:rFonts w:hint="cs"/>
          <w:rtl/>
        </w:rPr>
        <w:t>:</w:t>
      </w:r>
    </w:p>
    <w:p w14:paraId="0F5B6BAF" w14:textId="77777777" w:rsidR="00AB5020" w:rsidRDefault="00AB5020" w:rsidP="00AB5020">
      <w:pPr>
        <w:rPr>
          <w:rtl/>
        </w:rPr>
      </w:pPr>
      <w:r>
        <w:rPr>
          <w:rFonts w:hint="cs"/>
          <w:rtl/>
        </w:rPr>
        <w:lastRenderedPageBreak/>
        <w:t>לעזור לזקנה לחצות את הכביש</w:t>
      </w:r>
      <w:r w:rsidR="00AA1F0C">
        <w:rPr>
          <w:rFonts w:hint="cs"/>
          <w:rtl/>
        </w:rPr>
        <w:t>.</w:t>
      </w:r>
    </w:p>
    <w:p w14:paraId="413ED80A" w14:textId="77777777" w:rsidR="00AB5020" w:rsidRDefault="00AB5020" w:rsidP="00AB5020">
      <w:pPr>
        <w:rPr>
          <w:rtl/>
        </w:rPr>
      </w:pPr>
      <w:r>
        <w:rPr>
          <w:rFonts w:hint="cs"/>
          <w:rtl/>
        </w:rPr>
        <w:t>לסתת אבנים לבניית המקדש</w:t>
      </w:r>
      <w:r w:rsidR="00AA1F0C">
        <w:rPr>
          <w:rFonts w:hint="cs"/>
          <w:rtl/>
        </w:rPr>
        <w:t>.</w:t>
      </w:r>
    </w:p>
    <w:p w14:paraId="22F2CBB4" w14:textId="77777777" w:rsidR="00AB5020" w:rsidRDefault="00AB5020" w:rsidP="00AB5020">
      <w:pPr>
        <w:rPr>
          <w:rtl/>
        </w:rPr>
      </w:pPr>
      <w:r>
        <w:rPr>
          <w:rFonts w:hint="cs"/>
          <w:rtl/>
        </w:rPr>
        <w:t>לשרוף במתינות מחושבת צווי פקודה ודוחות מצב, להפשיר קרחונים, לחייך</w:t>
      </w:r>
      <w:r w:rsidR="00336E7A">
        <w:rPr>
          <w:rFonts w:hint="cs"/>
          <w:rtl/>
        </w:rPr>
        <w:t>.</w:t>
      </w:r>
    </w:p>
    <w:p w14:paraId="577D8A96" w14:textId="77777777" w:rsidR="00AB5020" w:rsidRDefault="00AB5020" w:rsidP="00AB5020">
      <w:pPr>
        <w:rPr>
          <w:rtl/>
        </w:rPr>
      </w:pPr>
      <w:r>
        <w:rPr>
          <w:rFonts w:hint="cs"/>
          <w:rtl/>
        </w:rPr>
        <w:t>להטיל כידון אל כדי הדשא (רחוק), להטיל כדור ברזל, לקפוץ לגובה ולקפוץ לרוחק, לנצח בריצת מכשולים.</w:t>
      </w:r>
    </w:p>
    <w:p w14:paraId="063A804D" w14:textId="737D1C8E" w:rsidR="00AB5020" w:rsidRDefault="00AB5020" w:rsidP="00AB5020">
      <w:pPr>
        <w:rPr>
          <w:rtl/>
        </w:rPr>
      </w:pPr>
      <w:r>
        <w:rPr>
          <w:rFonts w:hint="cs"/>
          <w:rtl/>
        </w:rPr>
        <w:t xml:space="preserve">דברים שעושים </w:t>
      </w:r>
      <w:r w:rsidR="00F06A3F">
        <w:rPr>
          <w:rFonts w:hint="cs"/>
          <w:rtl/>
        </w:rPr>
        <w:t>עכשיו</w:t>
      </w:r>
      <w:r>
        <w:rPr>
          <w:rFonts w:hint="cs"/>
          <w:rtl/>
        </w:rPr>
        <w:t>:</w:t>
      </w:r>
    </w:p>
    <w:p w14:paraId="0D58BB5B" w14:textId="77777777" w:rsidR="00AA1F0C" w:rsidRDefault="004C0F38" w:rsidP="00AA1F0C">
      <w:pPr>
        <w:rPr>
          <w:rtl/>
        </w:rPr>
      </w:pPr>
      <w:r>
        <w:rPr>
          <w:rFonts w:hint="cs"/>
          <w:rtl/>
        </w:rPr>
        <w:t>עושים את מה שצריך.</w:t>
      </w:r>
      <w:r w:rsidR="00AB5020">
        <w:rPr>
          <w:rFonts w:hint="cs"/>
          <w:rtl/>
        </w:rPr>
        <w:t xml:space="preserve"> מבצעים את הפקודה, פועלים ברוח הצו. מיישמים את </w:t>
      </w:r>
      <w:r w:rsidR="00336E7A" w:rsidRPr="00336E7A">
        <w:rPr>
          <w:rFonts w:cs="Times New Roman"/>
          <w:rtl/>
        </w:rPr>
        <w:t>אהבת המולדת והמחויבות והמסירות למדינת ישראל</w:t>
      </w:r>
      <w:r>
        <w:rPr>
          <w:rFonts w:cs="Times New Roman" w:hint="cs"/>
          <w:rtl/>
        </w:rPr>
        <w:t>,</w:t>
      </w:r>
      <w:r w:rsidR="00336E7A" w:rsidRPr="00336E7A">
        <w:rPr>
          <w:rFonts w:cs="Times New Roman"/>
          <w:rtl/>
        </w:rPr>
        <w:t xml:space="preserve"> </w:t>
      </w:r>
      <w:r>
        <w:rPr>
          <w:rFonts w:cs="Times New Roman" w:hint="cs"/>
          <w:rtl/>
        </w:rPr>
        <w:t>[</w:t>
      </w:r>
      <w:r w:rsidR="00DD594D">
        <w:rPr>
          <w:rFonts w:cs="Times New Roman"/>
          <w:rtl/>
        </w:rPr>
        <w:t>–</w:t>
      </w:r>
      <w:r w:rsidR="00336E7A" w:rsidRPr="00336E7A">
        <w:rPr>
          <w:rFonts w:cs="Times New Roman"/>
          <w:rtl/>
        </w:rPr>
        <w:t xml:space="preserve"> מדינה דמוקרטית המהווה בית לאומי לעם היהודי </w:t>
      </w:r>
      <w:r w:rsidR="00DD594D">
        <w:rPr>
          <w:rFonts w:cs="Times New Roman"/>
          <w:rtl/>
        </w:rPr>
        <w:t>–</w:t>
      </w:r>
      <w:r w:rsidR="00336E7A" w:rsidRPr="00336E7A">
        <w:rPr>
          <w:rFonts w:cs="Times New Roman"/>
          <w:rtl/>
        </w:rPr>
        <w:t xml:space="preserve"> לאזרחיה ולתושביה</w:t>
      </w:r>
      <w:r w:rsidR="00AA1F0C">
        <w:rPr>
          <w:rFonts w:cs="Times New Roman" w:hint="cs"/>
          <w:rtl/>
        </w:rPr>
        <w:t>,</w:t>
      </w:r>
      <w:r w:rsidR="00336E7A" w:rsidRPr="00336E7A">
        <w:rPr>
          <w:rFonts w:cs="Times New Roman" w:hint="cs"/>
          <w:rtl/>
        </w:rPr>
        <w:t xml:space="preserve"> </w:t>
      </w:r>
      <w:r>
        <w:rPr>
          <w:rFonts w:cs="Times New Roman" w:hint="cs"/>
          <w:rtl/>
        </w:rPr>
        <w:t>]</w:t>
      </w:r>
      <w:r w:rsidR="00AB5020">
        <w:rPr>
          <w:rFonts w:hint="cs"/>
          <w:rtl/>
        </w:rPr>
        <w:t xml:space="preserve">[עקרונות צה"ל] </w:t>
      </w:r>
      <w:r w:rsidR="00DD594D">
        <w:rPr>
          <w:rFonts w:hint="cs"/>
          <w:rtl/>
        </w:rPr>
        <w:t>תוך דבקות במטרה וחתירה לניצחון</w:t>
      </w:r>
      <w:r w:rsidR="00AA1F0C">
        <w:rPr>
          <w:rFonts w:hint="cs"/>
          <w:rtl/>
        </w:rPr>
        <w:t>,</w:t>
      </w:r>
      <w:r w:rsidR="00DD594D">
        <w:rPr>
          <w:rFonts w:hint="cs"/>
          <w:rtl/>
        </w:rPr>
        <w:t xml:space="preserve"> </w:t>
      </w:r>
      <w:r>
        <w:rPr>
          <w:rFonts w:hint="cs"/>
          <w:rtl/>
        </w:rPr>
        <w:t xml:space="preserve">זהו זה. </w:t>
      </w:r>
      <w:r w:rsidR="00DD594D">
        <w:rPr>
          <w:rFonts w:hint="cs"/>
          <w:rtl/>
        </w:rPr>
        <w:t>ובלי לסטות מ</w:t>
      </w:r>
      <w:r w:rsidR="00DD594D" w:rsidRPr="00DD594D">
        <w:rPr>
          <w:rFonts w:cs="Times New Roman"/>
          <w:rtl/>
        </w:rPr>
        <w:t>מסורת צה"ל ומורשת הלחימה שלו כצבא ההגנה לישראל</w:t>
      </w:r>
      <w:r w:rsidR="00DD594D" w:rsidRPr="00DD594D">
        <w:rPr>
          <w:rFonts w:cs="Times New Roman" w:hint="cs"/>
          <w:rtl/>
        </w:rPr>
        <w:t xml:space="preserve"> </w:t>
      </w:r>
      <w:r w:rsidR="00AB5020">
        <w:rPr>
          <w:rFonts w:hint="cs"/>
          <w:rtl/>
        </w:rPr>
        <w:t xml:space="preserve">[רוח צה"ל]. </w:t>
      </w:r>
      <w:r w:rsidR="00DD594D">
        <w:rPr>
          <w:rFonts w:hint="cs"/>
          <w:rtl/>
        </w:rPr>
        <w:t>[</w:t>
      </w:r>
      <w:r w:rsidR="00AB5020">
        <w:rPr>
          <w:rFonts w:hint="cs"/>
          <w:rtl/>
        </w:rPr>
        <w:t>חותרים למגע. שואפים, מייחלים. חו</w:t>
      </w:r>
      <w:r w:rsidR="00DD594D">
        <w:rPr>
          <w:rFonts w:hint="cs"/>
          <w:rtl/>
        </w:rPr>
        <w:t>תרים למגע, למגע. ז</w:t>
      </w:r>
      <w:r w:rsidR="00AB5020">
        <w:rPr>
          <w:rFonts w:hint="cs"/>
          <w:rtl/>
        </w:rPr>
        <w:t>ה כ"כ מזוייף</w:t>
      </w:r>
      <w:r w:rsidR="00AA1F0C">
        <w:rPr>
          <w:rFonts w:hint="cs"/>
          <w:rtl/>
        </w:rPr>
        <w:t xml:space="preserve"> </w:t>
      </w:r>
      <w:hyperlink r:id="rId47" w:history="1">
        <w:r w:rsidR="00AA1F0C" w:rsidRPr="003D0F99">
          <w:rPr>
            <w:rStyle w:val="Hyperlink"/>
          </w:rPr>
          <w:t>http://he.wikipedia.org/wiki/%D7%A8%D7%95%D7%97_%D7%A6%D7%94%22%D7%9C</w:t>
        </w:r>
      </w:hyperlink>
    </w:p>
    <w:p w14:paraId="20183A13" w14:textId="77777777" w:rsidR="00AB5020" w:rsidRDefault="00AB5020" w:rsidP="00AA1F0C">
      <w:pPr>
        <w:rPr>
          <w:rtl/>
        </w:rPr>
      </w:pPr>
      <w:r>
        <w:rPr>
          <w:rFonts w:hint="cs"/>
          <w:rtl/>
        </w:rPr>
        <w:t>]</w:t>
      </w:r>
    </w:p>
    <w:p w14:paraId="5C789E3A" w14:textId="77777777" w:rsidR="00AB5020" w:rsidRPr="00CD067C" w:rsidRDefault="00AB5020" w:rsidP="00C33CF1">
      <w:pPr>
        <w:rPr>
          <w:rtl/>
        </w:rPr>
      </w:pPr>
      <w:r>
        <w:rPr>
          <w:rFonts w:hint="cs"/>
          <w:rtl/>
        </w:rPr>
        <w:t>ותוך כך, תווי המתאר של הכימרה ה</w:t>
      </w:r>
      <w:r w:rsidR="00DD594D">
        <w:rPr>
          <w:rFonts w:hint="cs"/>
          <w:rtl/>
        </w:rPr>
        <w:t>כבדה כשק קמח</w:t>
      </w:r>
      <w:r w:rsidR="00C33CF1">
        <w:rPr>
          <w:rFonts w:hint="cs"/>
          <w:rtl/>
        </w:rPr>
        <w:t>, שק</w:t>
      </w:r>
      <w:r w:rsidR="00DD594D">
        <w:rPr>
          <w:rFonts w:hint="cs"/>
          <w:rtl/>
        </w:rPr>
        <w:t xml:space="preserve"> </w:t>
      </w:r>
      <w:r w:rsidR="00C33CF1">
        <w:rPr>
          <w:rFonts w:hint="cs"/>
          <w:rtl/>
        </w:rPr>
        <w:t>פחם, כציודו של חייל רומי,</w:t>
      </w:r>
      <w:r>
        <w:rPr>
          <w:rFonts w:hint="cs"/>
          <w:rtl/>
        </w:rPr>
        <w:t xml:space="preserve"> [מהשיר של בודלר </w:t>
      </w:r>
      <w:r>
        <w:rPr>
          <w:rtl/>
        </w:rPr>
        <w:t>–</w:t>
      </w:r>
      <w:r>
        <w:rPr>
          <w:rFonts w:hint="cs"/>
          <w:rtl/>
        </w:rPr>
        <w:t xml:space="preserve"> כל אדם נושא את הכימרה שלו] הופכים ברורים ומובחנים יותר ויותר.</w:t>
      </w:r>
    </w:p>
    <w:p w14:paraId="1A5B012C" w14:textId="77777777" w:rsidR="00AB5020" w:rsidRDefault="00AB5020" w:rsidP="00AB5020">
      <w:pPr>
        <w:rPr>
          <w:rtl/>
        </w:rPr>
      </w:pPr>
    </w:p>
    <w:p w14:paraId="3048B041" w14:textId="77777777" w:rsidR="00612E15" w:rsidRDefault="00612E15" w:rsidP="00612E15">
      <w:pPr>
        <w:rPr>
          <w:rtl/>
        </w:rPr>
      </w:pPr>
      <w:r>
        <w:rPr>
          <w:rtl/>
        </w:rPr>
        <w:t xml:space="preserve">איך היה? </w:t>
      </w:r>
      <w:r w:rsidR="004627AB" w:rsidRPr="00CD067C">
        <w:rPr>
          <w:rtl/>
        </w:rPr>
        <w:t>ד</w:t>
      </w:r>
      <w:r>
        <w:rPr>
          <w:rFonts w:hint="cs"/>
          <w:rtl/>
        </w:rPr>
        <w:t>ודו</w:t>
      </w:r>
      <w:r w:rsidR="004627AB" w:rsidRPr="00CD067C">
        <w:rPr>
          <w:rtl/>
        </w:rPr>
        <w:t xml:space="preserve"> </w:t>
      </w:r>
      <w:r>
        <w:rPr>
          <w:rFonts w:hint="cs"/>
          <w:rtl/>
        </w:rPr>
        <w:t>שאל.</w:t>
      </w:r>
    </w:p>
    <w:p w14:paraId="6F9E7B16" w14:textId="77777777" w:rsidR="004C0F38" w:rsidRDefault="004627AB" w:rsidP="004C0F38">
      <w:pPr>
        <w:rPr>
          <w:rtl/>
        </w:rPr>
      </w:pPr>
      <w:r w:rsidRPr="00CD067C">
        <w:rPr>
          <w:rtl/>
        </w:rPr>
        <w:t xml:space="preserve">שיא אישי חדש, אלכס בישר. </w:t>
      </w:r>
    </w:p>
    <w:p w14:paraId="2DE4F427" w14:textId="77777777" w:rsidR="004C0F38" w:rsidRDefault="004627AB" w:rsidP="004C0F38">
      <w:pPr>
        <w:rPr>
          <w:rtl/>
        </w:rPr>
      </w:pPr>
      <w:r w:rsidRPr="00CD067C">
        <w:rPr>
          <w:rtl/>
        </w:rPr>
        <w:t xml:space="preserve">והתחרות עצמה? </w:t>
      </w:r>
    </w:p>
    <w:p w14:paraId="43774B11" w14:textId="7AB12DE7" w:rsidR="004627AB" w:rsidRPr="00CD067C" w:rsidRDefault="004627AB" w:rsidP="004C0F38">
      <w:pPr>
        <w:rPr>
          <w:rtl/>
        </w:rPr>
      </w:pPr>
      <w:r w:rsidRPr="00CD067C">
        <w:rPr>
          <w:rtl/>
        </w:rPr>
        <w:t>אלכס הודה שהיה מעדיף לרוץ במרתון גדול יותר, ברלין או אפילו ניו</w:t>
      </w:r>
      <w:r w:rsidR="004C0F38">
        <w:rPr>
          <w:rFonts w:hint="cs"/>
          <w:rtl/>
        </w:rPr>
        <w:t>-</w:t>
      </w:r>
      <w:r w:rsidRPr="00CD067C">
        <w:rPr>
          <w:rtl/>
        </w:rPr>
        <w:t xml:space="preserve">יורק, אבל </w:t>
      </w:r>
      <w:r w:rsidR="004C0F38">
        <w:rPr>
          <w:rFonts w:hint="cs"/>
          <w:rtl/>
        </w:rPr>
        <w:t>קיבל</w:t>
      </w:r>
      <w:r w:rsidRPr="00CD067C">
        <w:rPr>
          <w:rtl/>
        </w:rPr>
        <w:t xml:space="preserve"> חופש דווקא </w:t>
      </w:r>
      <w:r w:rsidR="00F06A3F">
        <w:rPr>
          <w:rtl/>
        </w:rPr>
        <w:t>עכשיו</w:t>
      </w:r>
      <w:r w:rsidRPr="00CD067C">
        <w:rPr>
          <w:rtl/>
        </w:rPr>
        <w:t xml:space="preserve">, שבועות ספורים לפני תחילת המרתונים הגדולים. </w:t>
      </w:r>
      <w:r w:rsidRPr="00CD067C">
        <w:rPr>
          <w:rFonts w:hint="cs"/>
          <w:rtl/>
        </w:rPr>
        <w:t xml:space="preserve">ומה </w:t>
      </w:r>
      <w:r w:rsidR="00D76EE9">
        <w:rPr>
          <w:rtl/>
        </w:rPr>
        <w:t>עם שעות בין הערביים ה</w:t>
      </w:r>
      <w:r w:rsidRPr="00CD067C">
        <w:rPr>
          <w:rtl/>
        </w:rPr>
        <w:t xml:space="preserve">קרבות – איך ניתן יהיה לאבטח את המתחם בחשיכה? </w:t>
      </w:r>
    </w:p>
    <w:p w14:paraId="5287AF47" w14:textId="77777777" w:rsidR="004627AB" w:rsidRPr="00CD067C" w:rsidRDefault="00941455" w:rsidP="00250000">
      <w:pPr>
        <w:rPr>
          <w:rtl/>
        </w:rPr>
      </w:pPr>
      <w:r>
        <w:rPr>
          <w:rtl/>
        </w:rPr>
        <w:t xml:space="preserve">עוד </w:t>
      </w:r>
      <w:r>
        <w:rPr>
          <w:rFonts w:hint="cs"/>
          <w:rtl/>
        </w:rPr>
        <w:t>פחות מחודש</w:t>
      </w:r>
      <w:r w:rsidR="004627AB" w:rsidRPr="00CD067C">
        <w:rPr>
          <w:rtl/>
        </w:rPr>
        <w:t xml:space="preserve"> הבריכה תסגר בכל מקרה, עד הקיץ הבא.</w:t>
      </w:r>
    </w:p>
    <w:p w14:paraId="3A5C2A68" w14:textId="77777777" w:rsidR="004627AB" w:rsidRPr="00CD067C" w:rsidRDefault="004627AB" w:rsidP="00250000">
      <w:pPr>
        <w:rPr>
          <w:rtl/>
        </w:rPr>
      </w:pPr>
      <w:r w:rsidRPr="00CD067C">
        <w:rPr>
          <w:rtl/>
        </w:rPr>
        <w:t>אבל ביומיי</w:t>
      </w:r>
      <w:r w:rsidR="004C0F38">
        <w:rPr>
          <w:rtl/>
        </w:rPr>
        <w:t>ם האלו תקדימו את שעת הסגירה,</w:t>
      </w:r>
      <w:r w:rsidRPr="00CD067C">
        <w:rPr>
          <w:rtl/>
        </w:rPr>
        <w:t xml:space="preserve"> אלכס</w:t>
      </w:r>
      <w:r w:rsidR="004C0F38">
        <w:rPr>
          <w:rFonts w:hint="cs"/>
          <w:rtl/>
        </w:rPr>
        <w:t xml:space="preserve"> פקד</w:t>
      </w:r>
      <w:r w:rsidRPr="00CD067C">
        <w:rPr>
          <w:rtl/>
        </w:rPr>
        <w:t xml:space="preserve">. </w:t>
      </w:r>
    </w:p>
    <w:p w14:paraId="7CD3BC08" w14:textId="77777777" w:rsidR="004627AB" w:rsidRPr="00CD067C" w:rsidRDefault="004627AB" w:rsidP="00941455">
      <w:pPr>
        <w:rPr>
          <w:rtl/>
        </w:rPr>
      </w:pPr>
      <w:r w:rsidRPr="00CD067C">
        <w:rPr>
          <w:rtl/>
        </w:rPr>
        <w:t xml:space="preserve">המ"פ אמר </w:t>
      </w:r>
      <w:r w:rsidR="00612E15">
        <w:rPr>
          <w:rFonts w:hint="cs"/>
          <w:rtl/>
        </w:rPr>
        <w:t xml:space="preserve">להסתפק בכך </w:t>
      </w:r>
      <w:r w:rsidRPr="00CD067C">
        <w:rPr>
          <w:rtl/>
        </w:rPr>
        <w:t xml:space="preserve">ששעת הסגירה </w:t>
      </w:r>
      <w:r w:rsidR="00941455">
        <w:rPr>
          <w:rFonts w:hint="cs"/>
          <w:rtl/>
        </w:rPr>
        <w:t>ת</w:t>
      </w:r>
      <w:r w:rsidRPr="00CD067C">
        <w:rPr>
          <w:rtl/>
        </w:rPr>
        <w:t>תעדכ</w:t>
      </w:r>
      <w:r w:rsidR="00941455">
        <w:rPr>
          <w:rFonts w:hint="cs"/>
          <w:rtl/>
        </w:rPr>
        <w:t xml:space="preserve">ן </w:t>
      </w:r>
      <w:r w:rsidRPr="00CD067C">
        <w:rPr>
          <w:rtl/>
        </w:rPr>
        <w:t xml:space="preserve">לאחר כניסת שעון החורף, דן אמר. </w:t>
      </w:r>
    </w:p>
    <w:p w14:paraId="61E18075" w14:textId="77777777" w:rsidR="004627AB" w:rsidRPr="00CD067C" w:rsidRDefault="004627AB" w:rsidP="004C0F38">
      <w:pPr>
        <w:rPr>
          <w:rtl/>
        </w:rPr>
      </w:pPr>
      <w:r w:rsidRPr="00CD067C">
        <w:rPr>
          <w:rtl/>
        </w:rPr>
        <w:t xml:space="preserve">אלכס השתתק. </w:t>
      </w:r>
      <w:r w:rsidRPr="00CD067C">
        <w:rPr>
          <w:rFonts w:hint="cs"/>
          <w:rtl/>
        </w:rPr>
        <w:t>הוא</w:t>
      </w:r>
      <w:r w:rsidRPr="00CD067C">
        <w:rPr>
          <w:rtl/>
        </w:rPr>
        <w:t xml:space="preserve"> לא הסכי</w:t>
      </w:r>
      <w:r w:rsidRPr="00CD067C">
        <w:rPr>
          <w:rFonts w:hint="cs"/>
          <w:rtl/>
        </w:rPr>
        <w:t>ם</w:t>
      </w:r>
      <w:r w:rsidRPr="00CD067C">
        <w:rPr>
          <w:rtl/>
        </w:rPr>
        <w:t xml:space="preserve"> </w:t>
      </w:r>
      <w:r w:rsidRPr="00CD067C">
        <w:rPr>
          <w:rFonts w:hint="cs"/>
          <w:rtl/>
        </w:rPr>
        <w:t>עם המ"פ</w:t>
      </w:r>
      <w:r w:rsidRPr="00CD067C">
        <w:rPr>
          <w:rtl/>
        </w:rPr>
        <w:t xml:space="preserve"> </w:t>
      </w:r>
      <w:r w:rsidRPr="00CD067C">
        <w:rPr>
          <w:rFonts w:hint="cs"/>
          <w:rtl/>
        </w:rPr>
        <w:t>ב</w:t>
      </w:r>
      <w:r w:rsidRPr="00CD067C">
        <w:rPr>
          <w:rtl/>
        </w:rPr>
        <w:t>ענייני</w:t>
      </w:r>
      <w:r w:rsidRPr="00CD067C">
        <w:rPr>
          <w:rFonts w:hint="cs"/>
          <w:rtl/>
        </w:rPr>
        <w:t xml:space="preserve"> </w:t>
      </w:r>
      <w:r w:rsidRPr="00CD067C">
        <w:rPr>
          <w:rtl/>
        </w:rPr>
        <w:t>אבטח</w:t>
      </w:r>
      <w:r w:rsidRPr="00CD067C">
        <w:rPr>
          <w:rFonts w:hint="cs"/>
          <w:rtl/>
        </w:rPr>
        <w:t>ת</w:t>
      </w:r>
      <w:r w:rsidRPr="00CD067C">
        <w:rPr>
          <w:rtl/>
        </w:rPr>
        <w:t xml:space="preserve"> הגיזרה. </w:t>
      </w:r>
      <w:r w:rsidRPr="00CD067C">
        <w:rPr>
          <w:rFonts w:hint="cs"/>
          <w:rtl/>
        </w:rPr>
        <w:t xml:space="preserve">אלכס היה מהמחמירים, </w:t>
      </w:r>
      <w:r w:rsidR="00D76EE9">
        <w:rPr>
          <w:rFonts w:hint="cs"/>
          <w:rtl/>
        </w:rPr>
        <w:t>החיילים שלו קראו לו צהוב ולימון ו</w:t>
      </w:r>
      <w:r w:rsidRPr="00CD067C">
        <w:rPr>
          <w:rFonts w:hint="cs"/>
          <w:rtl/>
        </w:rPr>
        <w:t>המ"פ קרא לו היסטרי ומשנה סידרי עולם</w:t>
      </w:r>
      <w:r w:rsidRPr="00CD067C">
        <w:rPr>
          <w:rtl/>
        </w:rPr>
        <w:t xml:space="preserve"> </w:t>
      </w:r>
      <w:r w:rsidRPr="00CD067C">
        <w:rPr>
          <w:rFonts w:hint="cs"/>
          <w:rtl/>
        </w:rPr>
        <w:t>ו</w:t>
      </w:r>
      <w:r w:rsidRPr="00CD067C">
        <w:rPr>
          <w:rtl/>
        </w:rPr>
        <w:t>כעס על</w:t>
      </w:r>
      <w:r w:rsidRPr="00CD067C">
        <w:rPr>
          <w:rFonts w:hint="cs"/>
          <w:rtl/>
        </w:rPr>
        <w:t>יו</w:t>
      </w:r>
      <w:r w:rsidRPr="00CD067C">
        <w:rPr>
          <w:rtl/>
        </w:rPr>
        <w:t xml:space="preserve"> כעניין של שגרה ו</w:t>
      </w:r>
      <w:r w:rsidR="00691947">
        <w:rPr>
          <w:rFonts w:hint="cs"/>
          <w:rtl/>
        </w:rPr>
        <w:t xml:space="preserve">גם </w:t>
      </w:r>
      <w:r w:rsidRPr="00CD067C">
        <w:rPr>
          <w:rtl/>
        </w:rPr>
        <w:t>הפעם</w:t>
      </w:r>
      <w:r w:rsidR="00691947">
        <w:rPr>
          <w:rFonts w:hint="cs"/>
          <w:rtl/>
        </w:rPr>
        <w:t xml:space="preserve">, </w:t>
      </w:r>
      <w:r w:rsidRPr="00CD067C">
        <w:rPr>
          <w:rtl/>
        </w:rPr>
        <w:t>על שקיבל אישור יציאה לחו"ל לעזור להוריו ל</w:t>
      </w:r>
      <w:r w:rsidR="004C0F38">
        <w:rPr>
          <w:rFonts w:hint="cs"/>
          <w:rtl/>
        </w:rPr>
        <w:t>התארגן ל</w:t>
      </w:r>
      <w:r w:rsidRPr="00CD067C">
        <w:rPr>
          <w:rtl/>
        </w:rPr>
        <w:t>על</w:t>
      </w:r>
      <w:r w:rsidR="004C0F38">
        <w:rPr>
          <w:rFonts w:hint="cs"/>
          <w:rtl/>
        </w:rPr>
        <w:t>ייה</w:t>
      </w:r>
      <w:r w:rsidRPr="00CD067C">
        <w:rPr>
          <w:rtl/>
        </w:rPr>
        <w:t xml:space="preserve"> ארצה </w:t>
      </w:r>
      <w:r w:rsidR="00D76EE9">
        <w:rPr>
          <w:rFonts w:hint="cs"/>
          <w:rtl/>
        </w:rPr>
        <w:t>ונסע להלסינקי במקום,</w:t>
      </w:r>
      <w:r w:rsidRPr="00CD067C">
        <w:rPr>
          <w:rtl/>
        </w:rPr>
        <w:t xml:space="preserve"> ואלכס ס</w:t>
      </w:r>
      <w:r w:rsidR="002508DB">
        <w:rPr>
          <w:rFonts w:hint="cs"/>
          <w:rtl/>
        </w:rPr>
        <w:t>י</w:t>
      </w:r>
      <w:r w:rsidRPr="00CD067C">
        <w:rPr>
          <w:rtl/>
        </w:rPr>
        <w:t>רב להצטדק בפניו.</w:t>
      </w:r>
    </w:p>
    <w:p w14:paraId="2309E498" w14:textId="77777777" w:rsidR="004627AB" w:rsidRPr="00CD067C" w:rsidRDefault="00612E15" w:rsidP="00250000">
      <w:pPr>
        <w:rPr>
          <w:rtl/>
        </w:rPr>
      </w:pPr>
      <w:r>
        <w:rPr>
          <w:rtl/>
        </w:rPr>
        <w:t>שמעת על האיסיים? ד</w:t>
      </w:r>
      <w:r>
        <w:rPr>
          <w:rFonts w:hint="cs"/>
          <w:rtl/>
        </w:rPr>
        <w:t>ודו</w:t>
      </w:r>
      <w:r w:rsidR="004627AB" w:rsidRPr="00CD067C">
        <w:rPr>
          <w:rtl/>
        </w:rPr>
        <w:t xml:space="preserve"> שאל לקול מצהלות הילדים.</w:t>
      </w:r>
    </w:p>
    <w:p w14:paraId="4D9357C3" w14:textId="77777777" w:rsidR="004627AB" w:rsidRPr="00CD067C" w:rsidRDefault="004627AB" w:rsidP="00250000">
      <w:pPr>
        <w:rPr>
          <w:rtl/>
        </w:rPr>
      </w:pPr>
      <w:r w:rsidRPr="00CD067C">
        <w:rPr>
          <w:rtl/>
        </w:rPr>
        <w:t>זה קרה כשלא הייתי?</w:t>
      </w:r>
    </w:p>
    <w:p w14:paraId="289AA4B0" w14:textId="77777777" w:rsidR="004627AB" w:rsidRPr="00CD067C" w:rsidRDefault="004627AB" w:rsidP="00250000">
      <w:pPr>
        <w:rPr>
          <w:rtl/>
        </w:rPr>
      </w:pPr>
      <w:r w:rsidRPr="00CD067C">
        <w:rPr>
          <w:rtl/>
        </w:rPr>
        <w:t xml:space="preserve">לא, הוא צחק. האיסיים </w:t>
      </w:r>
      <w:r w:rsidRPr="00CD067C">
        <w:rPr>
          <w:rFonts w:hint="cs"/>
          <w:rtl/>
        </w:rPr>
        <w:t xml:space="preserve">היו </w:t>
      </w:r>
      <w:r w:rsidRPr="00CD067C">
        <w:rPr>
          <w:rtl/>
        </w:rPr>
        <w:t>היו כוהני בית המקדש</w:t>
      </w:r>
      <w:r w:rsidRPr="00CD067C">
        <w:rPr>
          <w:rFonts w:hint="cs"/>
          <w:rtl/>
        </w:rPr>
        <w:t>, הם</w:t>
      </w:r>
      <w:r w:rsidRPr="00CD067C">
        <w:rPr>
          <w:rtl/>
        </w:rPr>
        <w:t xml:space="preserve"> חיו לפני אלפיים שנה. הם בחרו בחיי טוהרה קיצוניים על פני הסיאוב והטומאה ונמלטו לגבעות שאנחנו עומדים עליהן, כאן ממש.</w:t>
      </w:r>
    </w:p>
    <w:p w14:paraId="4FACCD67" w14:textId="44BC7FB3" w:rsidR="004627AB" w:rsidRPr="00CD067C" w:rsidRDefault="004627AB" w:rsidP="00250000">
      <w:pPr>
        <w:rPr>
          <w:rtl/>
        </w:rPr>
      </w:pPr>
      <w:r w:rsidRPr="00CD067C">
        <w:rPr>
          <w:rtl/>
        </w:rPr>
        <w:t>אז מה, מצאו איזה קבר קדוש, איזו מערה ש</w:t>
      </w:r>
      <w:r w:rsidR="00F06A3F">
        <w:rPr>
          <w:rtl/>
        </w:rPr>
        <w:t>עכשיו</w:t>
      </w:r>
      <w:r w:rsidRPr="00CD067C">
        <w:rPr>
          <w:rtl/>
        </w:rPr>
        <w:t xml:space="preserve"> נצטרך לתחזק?</w:t>
      </w:r>
    </w:p>
    <w:p w14:paraId="3350BD9D" w14:textId="631E1B5E" w:rsidR="004627AB" w:rsidRPr="00CD067C" w:rsidRDefault="004627AB" w:rsidP="00250000">
      <w:pPr>
        <w:rPr>
          <w:rtl/>
        </w:rPr>
      </w:pPr>
      <w:r w:rsidRPr="00CD067C">
        <w:rPr>
          <w:rtl/>
        </w:rPr>
        <w:t xml:space="preserve">לא, מה </w:t>
      </w:r>
      <w:r w:rsidR="004C59E0">
        <w:rPr>
          <w:rtl/>
        </w:rPr>
        <w:t>פתאום</w:t>
      </w:r>
      <w:r w:rsidRPr="00CD067C">
        <w:rPr>
          <w:rtl/>
        </w:rPr>
        <w:t>.</w:t>
      </w:r>
    </w:p>
    <w:p w14:paraId="3B86F7AB" w14:textId="77777777" w:rsidR="004627AB" w:rsidRPr="00CD067C" w:rsidRDefault="004627AB" w:rsidP="004C0F38">
      <w:pPr>
        <w:rPr>
          <w:rtl/>
        </w:rPr>
      </w:pPr>
      <w:r w:rsidRPr="00CD067C">
        <w:rPr>
          <w:rtl/>
        </w:rPr>
        <w:t>אז מה זה קשור, אולי תגיד לי?</w:t>
      </w:r>
      <w:r w:rsidR="00691947">
        <w:rPr>
          <w:rFonts w:hint="cs"/>
          <w:rtl/>
        </w:rPr>
        <w:t xml:space="preserve"> אלכס אמר ובינתיים הצללים שהטילו הגבעות מסביב האריכו והעמיקו</w:t>
      </w:r>
      <w:r w:rsidR="00072F3C">
        <w:rPr>
          <w:rFonts w:hint="cs"/>
          <w:rtl/>
        </w:rPr>
        <w:t>. זה לא כאילו איזו חוליית מחבלים יכולה לצוץ מתוך האדמה, הבריכה הוקמה בין כמה יישובים במקום ה</w:t>
      </w:r>
      <w:r w:rsidR="004C0F38">
        <w:rPr>
          <w:rFonts w:hint="cs"/>
          <w:rtl/>
        </w:rPr>
        <w:t>מתאים והמשובח</w:t>
      </w:r>
      <w:r w:rsidR="00072F3C">
        <w:rPr>
          <w:rFonts w:hint="cs"/>
          <w:rtl/>
        </w:rPr>
        <w:t xml:space="preserve"> ביותר</w:t>
      </w:r>
      <w:r w:rsidR="004C0F38">
        <w:rPr>
          <w:rFonts w:hint="cs"/>
          <w:rtl/>
        </w:rPr>
        <w:t>,</w:t>
      </w:r>
      <w:r w:rsidR="00072F3C">
        <w:rPr>
          <w:rFonts w:hint="cs"/>
          <w:rtl/>
        </w:rPr>
        <w:t xml:space="preserve"> כפי שבחרו מזכירי האבטחה, שהכירו טוב מכולם את כל השיקולים ואת כל האילוצים והאפשרויות</w:t>
      </w:r>
      <w:r w:rsidR="004C0F38">
        <w:rPr>
          <w:rFonts w:hint="cs"/>
          <w:rtl/>
        </w:rPr>
        <w:t xml:space="preserve"> שנבעו מכך</w:t>
      </w:r>
      <w:r w:rsidR="00612E15">
        <w:rPr>
          <w:rFonts w:hint="cs"/>
          <w:rtl/>
        </w:rPr>
        <w:t>.</w:t>
      </w:r>
    </w:p>
    <w:p w14:paraId="43D82779" w14:textId="77777777" w:rsidR="004627AB" w:rsidRDefault="004627AB" w:rsidP="00612E15">
      <w:pPr>
        <w:rPr>
          <w:rtl/>
        </w:rPr>
      </w:pPr>
      <w:r w:rsidRPr="00CD067C">
        <w:rPr>
          <w:rtl/>
        </w:rPr>
        <w:lastRenderedPageBreak/>
        <w:t>חשבתי שדווקא אותך זה יעניין, ד</w:t>
      </w:r>
      <w:r w:rsidR="00612E15">
        <w:rPr>
          <w:rFonts w:hint="cs"/>
          <w:rtl/>
        </w:rPr>
        <w:t>ודו</w:t>
      </w:r>
      <w:r w:rsidRPr="00CD067C">
        <w:rPr>
          <w:rtl/>
        </w:rPr>
        <w:t xml:space="preserve"> אמר בשפל קול.</w:t>
      </w:r>
    </w:p>
    <w:p w14:paraId="566F2A51" w14:textId="77777777" w:rsidR="00072F3C" w:rsidRDefault="00072F3C" w:rsidP="00250000">
      <w:pPr>
        <w:rPr>
          <w:rtl/>
        </w:rPr>
      </w:pPr>
      <w:r>
        <w:rPr>
          <w:rFonts w:hint="cs"/>
          <w:rtl/>
        </w:rPr>
        <w:t>"ששש... שמעת את זה?"</w:t>
      </w:r>
    </w:p>
    <w:p w14:paraId="01B74BB5" w14:textId="77777777" w:rsidR="00072F3C" w:rsidRDefault="00072F3C" w:rsidP="00250000">
      <w:pPr>
        <w:rPr>
          <w:rtl/>
        </w:rPr>
      </w:pPr>
      <w:r>
        <w:rPr>
          <w:rFonts w:hint="cs"/>
          <w:rtl/>
        </w:rPr>
        <w:t>"מה?"</w:t>
      </w:r>
    </w:p>
    <w:p w14:paraId="6FE00FE7" w14:textId="77777777" w:rsidR="00072F3C" w:rsidRDefault="00072F3C" w:rsidP="00612E15">
      <w:pPr>
        <w:rPr>
          <w:rtl/>
        </w:rPr>
      </w:pPr>
      <w:r>
        <w:rPr>
          <w:rFonts w:hint="cs"/>
          <w:rtl/>
        </w:rPr>
        <w:t>"שמעתי חמור."</w:t>
      </w:r>
    </w:p>
    <w:p w14:paraId="01CF171F" w14:textId="77777777" w:rsidR="00072F3C" w:rsidRDefault="002F7FB0" w:rsidP="00250000">
      <w:pPr>
        <w:rPr>
          <w:rtl/>
        </w:rPr>
      </w:pPr>
      <w:r>
        <w:rPr>
          <w:rFonts w:hint="cs"/>
          <w:rtl/>
        </w:rPr>
        <w:t>"אתה חמור."</w:t>
      </w:r>
    </w:p>
    <w:p w14:paraId="00B6B098" w14:textId="77777777" w:rsidR="002F7FB0" w:rsidRDefault="002F7FB0" w:rsidP="00250000">
      <w:pPr>
        <w:rPr>
          <w:rtl/>
        </w:rPr>
      </w:pPr>
      <w:r>
        <w:rPr>
          <w:rFonts w:hint="cs"/>
          <w:rtl/>
        </w:rPr>
        <w:t>"לא, חמור אמיתי. נביחה של חמור."</w:t>
      </w:r>
    </w:p>
    <w:p w14:paraId="7BA170C3" w14:textId="77777777" w:rsidR="002F7FB0" w:rsidRPr="00CD067C" w:rsidRDefault="002F7FB0" w:rsidP="004C0F38">
      <w:pPr>
        <w:rPr>
          <w:rtl/>
        </w:rPr>
      </w:pPr>
      <w:r>
        <w:rPr>
          <w:rFonts w:hint="cs"/>
          <w:rtl/>
        </w:rPr>
        <w:t>"נעירה?" הם ה</w:t>
      </w:r>
      <w:r w:rsidR="004C0F38">
        <w:rPr>
          <w:rFonts w:hint="cs"/>
          <w:rtl/>
        </w:rPr>
        <w:t>תאמצו</w:t>
      </w:r>
      <w:r>
        <w:rPr>
          <w:rFonts w:hint="cs"/>
          <w:rtl/>
        </w:rPr>
        <w:t xml:space="preserve"> אבל לא ניתן היה לשמוע הרבה מעל מצהלות הילדים, אלו שעדיין לא התפללו.</w:t>
      </w:r>
    </w:p>
    <w:p w14:paraId="7B6FECDB" w14:textId="77777777" w:rsidR="004627AB" w:rsidRPr="00CD067C" w:rsidRDefault="004627AB" w:rsidP="00250000">
      <w:pPr>
        <w:rPr>
          <w:rtl/>
        </w:rPr>
      </w:pPr>
      <w:r w:rsidRPr="00CD067C">
        <w:rPr>
          <w:rtl/>
        </w:rPr>
        <w:t>חייבים לסגור מוקדם יותר, אלכס חזר. אנחנו רוצים להוציא את כולם באור. גם כך האוטובוסים יחזרו בחשיכה.</w:t>
      </w:r>
    </w:p>
    <w:p w14:paraId="0FDE7CAE" w14:textId="77777777" w:rsidR="004627AB" w:rsidRPr="00CD067C" w:rsidRDefault="004627AB" w:rsidP="00612E15">
      <w:pPr>
        <w:rPr>
          <w:rtl/>
        </w:rPr>
      </w:pPr>
      <w:r w:rsidRPr="00CD067C">
        <w:rPr>
          <w:rtl/>
        </w:rPr>
        <w:t>ד</w:t>
      </w:r>
      <w:r w:rsidR="00612E15">
        <w:rPr>
          <w:rFonts w:hint="cs"/>
          <w:rtl/>
        </w:rPr>
        <w:t>ודו</w:t>
      </w:r>
      <w:r w:rsidRPr="00CD067C">
        <w:rPr>
          <w:rtl/>
        </w:rPr>
        <w:t xml:space="preserve"> משך בכתפיו, מצפים לעוד שני אוטובוסים מלאים במתנחלים. אי אפשר לשלוח אותם כלעומת שבאו. ומערך ההיסעים לא מעודכן... </w:t>
      </w:r>
    </w:p>
    <w:p w14:paraId="6561E112" w14:textId="77777777" w:rsidR="004627AB" w:rsidRDefault="004627AB" w:rsidP="00612E15">
      <w:pPr>
        <w:rPr>
          <w:rtl/>
        </w:rPr>
      </w:pPr>
      <w:r w:rsidRPr="00CD067C">
        <w:rPr>
          <w:rtl/>
        </w:rPr>
        <w:t xml:space="preserve">אז בוא נעדכן אותו, אלכס </w:t>
      </w:r>
      <w:r w:rsidR="00612E15">
        <w:rPr>
          <w:rFonts w:hint="cs"/>
          <w:rtl/>
        </w:rPr>
        <w:t xml:space="preserve">אמר </w:t>
      </w:r>
      <w:r w:rsidRPr="00CD067C">
        <w:rPr>
          <w:rtl/>
        </w:rPr>
        <w:t>והשתתק לפתע.</w:t>
      </w:r>
    </w:p>
    <w:p w14:paraId="770462C7" w14:textId="77777777" w:rsidR="002C0A0D" w:rsidRDefault="005D7A19" w:rsidP="00891B84">
      <w:pPr>
        <w:rPr>
          <w:rtl/>
        </w:rPr>
      </w:pPr>
      <w:r>
        <w:rPr>
          <w:rFonts w:hint="cs"/>
          <w:rtl/>
        </w:rPr>
        <w:t>בהלסינקי</w:t>
      </w:r>
      <w:r w:rsidR="00891B84">
        <w:rPr>
          <w:rFonts w:hint="cs"/>
          <w:rtl/>
        </w:rPr>
        <w:t>,</w:t>
      </w:r>
      <w:r w:rsidR="005F3022">
        <w:rPr>
          <w:rFonts w:hint="cs"/>
          <w:rtl/>
        </w:rPr>
        <w:t xml:space="preserve"> האופק </w:t>
      </w:r>
      <w:r w:rsidR="002C0A0D">
        <w:rPr>
          <w:rFonts w:hint="cs"/>
          <w:rtl/>
        </w:rPr>
        <w:t xml:space="preserve">שטוח וגלוי. זה היה מסלול </w:t>
      </w:r>
      <w:r w:rsidR="004C0F38">
        <w:rPr>
          <w:rFonts w:hint="cs"/>
          <w:rtl/>
        </w:rPr>
        <w:t xml:space="preserve">המרתון </w:t>
      </w:r>
      <w:r w:rsidR="002C0A0D">
        <w:rPr>
          <w:rFonts w:hint="cs"/>
          <w:rtl/>
        </w:rPr>
        <w:t>הישר ביותר שרץ ב</w:t>
      </w:r>
      <w:r w:rsidR="004C0F38">
        <w:rPr>
          <w:rFonts w:hint="cs"/>
          <w:rtl/>
        </w:rPr>
        <w:t>ו</w:t>
      </w:r>
      <w:r w:rsidR="002C0A0D">
        <w:rPr>
          <w:rFonts w:hint="cs"/>
          <w:rtl/>
        </w:rPr>
        <w:t xml:space="preserve"> מימיו ו</w:t>
      </w:r>
      <w:r w:rsidR="004C0F38">
        <w:rPr>
          <w:rFonts w:hint="cs"/>
          <w:rtl/>
        </w:rPr>
        <w:t>בלי להתכוון הוא שבר את מחסום השלוש</w:t>
      </w:r>
      <w:r w:rsidR="002C0A0D">
        <w:rPr>
          <w:rFonts w:hint="cs"/>
          <w:rtl/>
        </w:rPr>
        <w:t xml:space="preserve"> שעות, וסיים ב-2:54 [שזה השיא </w:t>
      </w:r>
      <w:r w:rsidR="00E27503">
        <w:rPr>
          <w:rFonts w:hint="cs"/>
          <w:rtl/>
        </w:rPr>
        <w:t>שמוזכר בציפור שעופפה בתוך צדפה].</w:t>
      </w:r>
    </w:p>
    <w:p w14:paraId="7E4E5411" w14:textId="2D05DD6E" w:rsidR="002C0A0D" w:rsidRDefault="00E27503" w:rsidP="00E27503">
      <w:pPr>
        <w:rPr>
          <w:rtl/>
        </w:rPr>
      </w:pPr>
      <w:r>
        <w:rPr>
          <w:rFonts w:hint="cs"/>
          <w:rtl/>
        </w:rPr>
        <w:t>[</w:t>
      </w:r>
      <w:r w:rsidR="002C0A0D">
        <w:rPr>
          <w:rFonts w:hint="cs"/>
          <w:rtl/>
        </w:rPr>
        <w:t xml:space="preserve">ב-2:54 שעות ששהה במישור הרחב, </w:t>
      </w:r>
      <w:r w:rsidR="00B81B63">
        <w:rPr>
          <w:rFonts w:hint="cs"/>
          <w:rtl/>
        </w:rPr>
        <w:t>בדממה שהוכתבה ע"י קצב רגליו ונשימתו בלבד, הוא חשב על העתיד, על הקריירה שמצפה לו בתור איש צבא</w:t>
      </w:r>
      <w:r w:rsidR="001E4271">
        <w:rPr>
          <w:rFonts w:hint="cs"/>
          <w:rtl/>
        </w:rPr>
        <w:t>, איש שתפקידו יהיה להצעיד בחורים ב-</w:t>
      </w:r>
      <w:r w:rsidR="001E4271">
        <w:t>formation</w:t>
      </w:r>
      <w:r w:rsidR="001E4271">
        <w:rPr>
          <w:rFonts w:hint="cs"/>
          <w:rtl/>
        </w:rPr>
        <w:t xml:space="preserve"> מסודר אלי קרב. להנהיג, להצעיד, לארגן. או אפילו לא לארגן בעצמו בשלב </w:t>
      </w:r>
      <w:r w:rsidR="0007458E">
        <w:rPr>
          <w:rFonts w:hint="cs"/>
          <w:rtl/>
        </w:rPr>
        <w:t>מסוים</w:t>
      </w:r>
      <w:r w:rsidR="001E4271">
        <w:rPr>
          <w:rFonts w:hint="cs"/>
          <w:rtl/>
        </w:rPr>
        <w:t xml:space="preserve"> אלא להגות אירגונים, להגות הצעדות עפ"י ניתוח קרבות עבר, לגולל [או ליצור] מורשת קרב. ליזום קרבות. להגן. לתקוף ועם זאת לגונן. </w:t>
      </w:r>
    </w:p>
    <w:p w14:paraId="1DFC000C" w14:textId="77777777" w:rsidR="001E4271" w:rsidRDefault="001E4271" w:rsidP="00250000">
      <w:pPr>
        <w:rPr>
          <w:rtl/>
        </w:rPr>
      </w:pPr>
      <w:r>
        <w:rPr>
          <w:rFonts w:hint="cs"/>
          <w:rtl/>
        </w:rPr>
        <w:t>זאת מטרה. זאת בהחלט מטרת חיים אפשרית.</w:t>
      </w:r>
    </w:p>
    <w:p w14:paraId="679A872D" w14:textId="77777777" w:rsidR="001E4271" w:rsidRDefault="001E4271" w:rsidP="00250000">
      <w:pPr>
        <w:rPr>
          <w:rtl/>
        </w:rPr>
      </w:pPr>
      <w:r>
        <w:rPr>
          <w:rFonts w:hint="cs"/>
          <w:rtl/>
        </w:rPr>
        <w:t>אבל אולי זאת איננה מטרה סופית.</w:t>
      </w:r>
    </w:p>
    <w:p w14:paraId="2E40B9BE" w14:textId="77777777" w:rsidR="001E4271" w:rsidRDefault="001E4271" w:rsidP="00FB390F">
      <w:pPr>
        <w:rPr>
          <w:rtl/>
        </w:rPr>
      </w:pPr>
      <w:r>
        <w:rPr>
          <w:rFonts w:hint="cs"/>
          <w:rtl/>
        </w:rPr>
        <w:t xml:space="preserve">כלומר </w:t>
      </w:r>
      <w:r>
        <w:rPr>
          <w:rtl/>
        </w:rPr>
        <w:t>–</w:t>
      </w:r>
      <w:r>
        <w:rPr>
          <w:rFonts w:hint="cs"/>
          <w:rtl/>
        </w:rPr>
        <w:t xml:space="preserve"> זאת מטרה [מילה אחרת] </w:t>
      </w:r>
      <w:r>
        <w:t>a goal whose aim is</w:t>
      </w:r>
      <w:r>
        <w:rPr>
          <w:rFonts w:hint="cs"/>
          <w:rtl/>
        </w:rPr>
        <w:t xml:space="preserve"> להשמיד אויבים, להכפיפם לרצונו, או בדרך אחרת להביא את השלום.</w:t>
      </w:r>
    </w:p>
    <w:p w14:paraId="04227330" w14:textId="77777777" w:rsidR="001E4271" w:rsidRDefault="00612E15" w:rsidP="00250000">
      <w:pPr>
        <w:rPr>
          <w:rtl/>
        </w:rPr>
      </w:pPr>
      <w:r>
        <w:rPr>
          <w:rFonts w:hint="cs"/>
          <w:rtl/>
        </w:rPr>
        <w:t>מחשבותיו היו כה בהירות בדממת הריצה</w:t>
      </w:r>
      <w:r w:rsidR="001E4271">
        <w:rPr>
          <w:rFonts w:hint="cs"/>
          <w:rtl/>
        </w:rPr>
        <w:t>, בבדידות. חיי צבא אינם חיים ש-</w:t>
      </w:r>
      <w:r w:rsidR="001E4271">
        <w:t>promote</w:t>
      </w:r>
      <w:r w:rsidR="001E4271">
        <w:rPr>
          <w:rFonts w:hint="cs"/>
          <w:rtl/>
        </w:rPr>
        <w:t xml:space="preserve"> מקדמים או אפילו </w:t>
      </w:r>
      <w:r w:rsidR="002F7FB0">
        <w:rPr>
          <w:rFonts w:hint="cs"/>
          <w:rtl/>
        </w:rPr>
        <w:t>מ</w:t>
      </w:r>
      <w:r w:rsidR="001E4271">
        <w:rPr>
          <w:rFonts w:hint="cs"/>
          <w:rtl/>
        </w:rPr>
        <w:t xml:space="preserve">אפשרים בדידות, ואם הוא רוצה את בהירות המחשבה הזאת </w:t>
      </w:r>
      <w:r w:rsidR="001E4271">
        <w:rPr>
          <w:rtl/>
        </w:rPr>
        <w:t>–</w:t>
      </w:r>
      <w:r w:rsidR="001E4271">
        <w:rPr>
          <w:rFonts w:hint="cs"/>
          <w:rtl/>
        </w:rPr>
        <w:t xml:space="preserve"> יש לבקשה במקום אחר / צריך לחפש אותה במקום אחר. או אולי לא חיי בדידות. אולי לא חיי דממה.</w:t>
      </w:r>
    </w:p>
    <w:p w14:paraId="38A99EA7" w14:textId="77777777" w:rsidR="005F3022" w:rsidRPr="00CD067C" w:rsidRDefault="005F3022" w:rsidP="00250000">
      <w:pPr>
        <w:rPr>
          <w:rtl/>
        </w:rPr>
      </w:pPr>
      <w:r>
        <w:rPr>
          <w:rFonts w:hint="cs"/>
          <w:rtl/>
        </w:rPr>
        <w:t>]</w:t>
      </w:r>
    </w:p>
    <w:p w14:paraId="5E383892" w14:textId="78D933E8" w:rsidR="00891B84" w:rsidRDefault="00891B84" w:rsidP="00891B84">
      <w:pPr>
        <w:rPr>
          <w:rtl/>
        </w:rPr>
      </w:pPr>
      <w:r>
        <w:rPr>
          <w:rFonts w:hint="cs"/>
          <w:rtl/>
        </w:rPr>
        <w:t>ואילו בבריכה הזאת, השמש נעלמת מאחורי גבעות הטרשים הרבה לפני שה</w:t>
      </w:r>
      <w:r w:rsidR="00DD270C">
        <w:rPr>
          <w:rFonts w:hint="cs"/>
          <w:rtl/>
        </w:rPr>
        <w:t>שמיים</w:t>
      </w:r>
      <w:r>
        <w:rPr>
          <w:rFonts w:hint="cs"/>
          <w:rtl/>
        </w:rPr>
        <w:t xml:space="preserve"> מאפילים, ודבר-מה בלתי מושג נחבא מעבר, מסתתר. [כי נמצאים במקום שבו יש גבעות שמסתירות אפילו את השמש </w:t>
      </w:r>
      <w:r>
        <w:rPr>
          <w:rtl/>
        </w:rPr>
        <w:t>–</w:t>
      </w:r>
      <w:r>
        <w:rPr>
          <w:rFonts w:hint="cs"/>
          <w:rtl/>
        </w:rPr>
        <w:t xml:space="preserve"> לא ניתן לשער מה עוד הן מסוגלות להסתיר.]</w:t>
      </w:r>
    </w:p>
    <w:p w14:paraId="2DDF12F4" w14:textId="7443A5CA" w:rsidR="004627AB" w:rsidRPr="00CD067C" w:rsidRDefault="004627AB" w:rsidP="000952D4">
      <w:pPr>
        <w:rPr>
          <w:rtl/>
        </w:rPr>
      </w:pPr>
      <w:r w:rsidRPr="00CD067C">
        <w:rPr>
          <w:rtl/>
        </w:rPr>
        <w:t>משהו בצבע האור, משהו בתנועת ה</w:t>
      </w:r>
      <w:r w:rsidR="004C59E0">
        <w:rPr>
          <w:rtl/>
        </w:rPr>
        <w:t>אוויר</w:t>
      </w:r>
      <w:r w:rsidRPr="00CD067C">
        <w:rPr>
          <w:rtl/>
        </w:rPr>
        <w:t>, משהו נשמט משליטתו. הריח לא בסדר, הצבע לא בסדר. הוא ניסה להתרגל מחדש ל</w:t>
      </w:r>
      <w:r w:rsidR="004C59E0">
        <w:rPr>
          <w:rtl/>
        </w:rPr>
        <w:t>אוויר</w:t>
      </w:r>
      <w:r w:rsidRPr="00CD067C">
        <w:rPr>
          <w:rtl/>
        </w:rPr>
        <w:t xml:space="preserve"> ולאור, מאז המרתון ליבו עדיין האיץ את קצב פעימותיו מדי פעם ללא סיבה, הוא ניסה לייצב את נשימותיו ולא הצליח. משהו בקולות, משהו מאיים בצלילים – הוא אימץ את שמיעתו מעבר לשאון הילדים, לדממה המ</w:t>
      </w:r>
      <w:r w:rsidRPr="00CD067C">
        <w:rPr>
          <w:rFonts w:hint="cs"/>
          <w:rtl/>
        </w:rPr>
        <w:t>פחידה</w:t>
      </w:r>
      <w:r w:rsidRPr="00CD067C">
        <w:rPr>
          <w:rtl/>
        </w:rPr>
        <w:t xml:space="preserve"> שמעבר למצהלותיהם. יש משהו, יש משהו, הוא לא ב</w:t>
      </w:r>
      <w:r w:rsidR="002508DB">
        <w:rPr>
          <w:rtl/>
        </w:rPr>
        <w:t>טוח, הוא לא בוטח בחושיו, ואז</w:t>
      </w:r>
      <w:r w:rsidRPr="00CD067C">
        <w:rPr>
          <w:rtl/>
        </w:rPr>
        <w:t xml:space="preserve"> הביט בעיניו של </w:t>
      </w:r>
      <w:r w:rsidR="0084784D">
        <w:rPr>
          <w:rFonts w:hint="cs"/>
          <w:rtl/>
        </w:rPr>
        <w:t xml:space="preserve">דודו </w:t>
      </w:r>
      <w:r w:rsidRPr="00CD067C">
        <w:rPr>
          <w:rtl/>
        </w:rPr>
        <w:t xml:space="preserve">המ"כ הנשואות אליו והתעשת. להוציא את כולם – </w:t>
      </w:r>
      <w:r w:rsidR="00F06A3F">
        <w:rPr>
          <w:rtl/>
        </w:rPr>
        <w:t>עכשיו</w:t>
      </w:r>
      <w:r w:rsidRPr="00CD067C">
        <w:rPr>
          <w:rtl/>
        </w:rPr>
        <w:t xml:space="preserve">! אנחנו סוגרים </w:t>
      </w:r>
      <w:r w:rsidR="00F06A3F">
        <w:rPr>
          <w:rtl/>
        </w:rPr>
        <w:t>עכשיו</w:t>
      </w:r>
      <w:r w:rsidRPr="00CD067C">
        <w:rPr>
          <w:rtl/>
        </w:rPr>
        <w:t>.</w:t>
      </w:r>
    </w:p>
    <w:p w14:paraId="61E6F347" w14:textId="39918503" w:rsidR="004627AB" w:rsidRPr="00CD067C" w:rsidRDefault="004627AB" w:rsidP="00250000">
      <w:pPr>
        <w:rPr>
          <w:rtl/>
        </w:rPr>
      </w:pPr>
      <w:r w:rsidRPr="00CD067C">
        <w:rPr>
          <w:rtl/>
        </w:rPr>
        <w:lastRenderedPageBreak/>
        <w:t xml:space="preserve">אבל אי אפשר לסגור </w:t>
      </w:r>
      <w:r w:rsidR="00F06A3F">
        <w:rPr>
          <w:rtl/>
        </w:rPr>
        <w:t>עכשיו</w:t>
      </w:r>
      <w:r w:rsidRPr="00CD067C">
        <w:rPr>
          <w:rtl/>
        </w:rPr>
        <w:t xml:space="preserve">, האימהות מתפללות ערבית. </w:t>
      </w:r>
      <w:r w:rsidRPr="00CD067C">
        <w:rPr>
          <w:rFonts w:hint="cs"/>
          <w:rtl/>
        </w:rPr>
        <w:t>דן ה</w:t>
      </w:r>
      <w:r w:rsidRPr="00CD067C">
        <w:rPr>
          <w:rtl/>
        </w:rPr>
        <w:t>צביע</w:t>
      </w:r>
      <w:r w:rsidR="000952D4">
        <w:rPr>
          <w:rtl/>
        </w:rPr>
        <w:t xml:space="preserve"> לעבר קבוצת נשים שהתגודדו לייד </w:t>
      </w:r>
      <w:r w:rsidRPr="00CD067C">
        <w:rPr>
          <w:rtl/>
        </w:rPr>
        <w:t xml:space="preserve">גדר, שמעברה השני </w:t>
      </w:r>
      <w:r w:rsidR="001C5A04">
        <w:rPr>
          <w:rtl/>
        </w:rPr>
        <w:t>הייתה</w:t>
      </w:r>
      <w:r w:rsidRPr="00CD067C">
        <w:rPr>
          <w:rtl/>
        </w:rPr>
        <w:t xml:space="preserve"> </w:t>
      </w:r>
      <w:r w:rsidR="00612E15">
        <w:rPr>
          <w:rtl/>
        </w:rPr>
        <w:t>מושלכת פסולת בנין</w:t>
      </w:r>
      <w:r w:rsidRPr="00CD067C">
        <w:rPr>
          <w:rtl/>
        </w:rPr>
        <w:t>.</w:t>
      </w:r>
    </w:p>
    <w:p w14:paraId="740FE66C" w14:textId="77777777" w:rsidR="004627AB" w:rsidRPr="00CD067C" w:rsidRDefault="004627AB" w:rsidP="00250000">
      <w:pPr>
        <w:rPr>
          <w:rtl/>
        </w:rPr>
      </w:pPr>
      <w:r w:rsidRPr="00CD067C">
        <w:rPr>
          <w:rtl/>
        </w:rPr>
        <w:t>שיתפללו בבית.</w:t>
      </w:r>
    </w:p>
    <w:p w14:paraId="2107B233" w14:textId="77777777" w:rsidR="00336E7A" w:rsidRDefault="004627AB" w:rsidP="000952D4">
      <w:r w:rsidRPr="00CD067C">
        <w:rPr>
          <w:rtl/>
        </w:rPr>
        <w:t>אי אפשר</w:t>
      </w:r>
      <w:r w:rsidR="003F6B9A">
        <w:rPr>
          <w:rtl/>
        </w:rPr>
        <w:t>, חייבים להתפלל לפני רדת החשיכה</w:t>
      </w:r>
      <w:r w:rsidR="003F6B9A">
        <w:rPr>
          <w:rFonts w:hint="cs"/>
          <w:rtl/>
        </w:rPr>
        <w:t xml:space="preserve">, </w:t>
      </w:r>
      <w:r w:rsidR="000952D4">
        <w:rPr>
          <w:rFonts w:hint="cs"/>
          <w:rtl/>
        </w:rPr>
        <w:t>הכריז</w:t>
      </w:r>
      <w:r w:rsidR="003F6B9A">
        <w:rPr>
          <w:rFonts w:hint="cs"/>
          <w:rtl/>
        </w:rPr>
        <w:t xml:space="preserve"> </w:t>
      </w:r>
      <w:r w:rsidR="00336E7A">
        <w:rPr>
          <w:rFonts w:hint="cs"/>
          <w:rtl/>
        </w:rPr>
        <w:t>קצין הביטחון של היישוב.</w:t>
      </w:r>
    </w:p>
    <w:p w14:paraId="3F4C16D5" w14:textId="475D7282" w:rsidR="004627AB" w:rsidRPr="00CD067C" w:rsidRDefault="004627AB" w:rsidP="00250000">
      <w:pPr>
        <w:rPr>
          <w:rtl/>
        </w:rPr>
      </w:pPr>
      <w:r w:rsidRPr="00CD067C">
        <w:rPr>
          <w:rtl/>
        </w:rPr>
        <w:t xml:space="preserve">אז תרחיקו את כולם מהגדר. </w:t>
      </w:r>
      <w:r w:rsidR="00F06A3F">
        <w:rPr>
          <w:rtl/>
        </w:rPr>
        <w:t>עכשיו</w:t>
      </w:r>
      <w:r w:rsidRPr="00CD067C">
        <w:rPr>
          <w:rtl/>
        </w:rPr>
        <w:t>!</w:t>
      </w:r>
    </w:p>
    <w:p w14:paraId="6514CE15" w14:textId="77777777" w:rsidR="004627AB" w:rsidRPr="00CD067C" w:rsidRDefault="004627AB" w:rsidP="00E27503">
      <w:pPr>
        <w:rPr>
          <w:rtl/>
        </w:rPr>
      </w:pPr>
      <w:r w:rsidRPr="00CD067C">
        <w:rPr>
          <w:rtl/>
        </w:rPr>
        <w:t>הפקודה ניתנה והחיילים גררו את הילדים לכיוון המלתחות. הילדים צחקו וקפ</w:t>
      </w:r>
      <w:r w:rsidR="00E27503">
        <w:rPr>
          <w:rtl/>
        </w:rPr>
        <w:t xml:space="preserve">צו בחזרה למים. חלקם </w:t>
      </w:r>
      <w:r w:rsidR="00E27503">
        <w:rPr>
          <w:rFonts w:hint="cs"/>
          <w:rtl/>
        </w:rPr>
        <w:t>נמלטו אל</w:t>
      </w:r>
      <w:r w:rsidR="002F7FB0">
        <w:rPr>
          <w:rtl/>
        </w:rPr>
        <w:t xml:space="preserve"> </w:t>
      </w:r>
      <w:r w:rsidR="00E27503">
        <w:rPr>
          <w:rFonts w:hint="cs"/>
          <w:rtl/>
        </w:rPr>
        <w:t>ה</w:t>
      </w:r>
      <w:r w:rsidR="0084784D">
        <w:rPr>
          <w:rtl/>
        </w:rPr>
        <w:t xml:space="preserve">דשא </w:t>
      </w:r>
      <w:r w:rsidRPr="00CD067C">
        <w:rPr>
          <w:rtl/>
        </w:rPr>
        <w:t>מסביב לבריכה, מרוצים מהחיילים שרדפו אחריהם, מצווחים ו</w:t>
      </w:r>
      <w:r w:rsidR="00E27503">
        <w:rPr>
          <w:rFonts w:hint="cs"/>
          <w:rtl/>
        </w:rPr>
        <w:t>מתרוצצים</w:t>
      </w:r>
      <w:r w:rsidRPr="00CD067C">
        <w:rPr>
          <w:rtl/>
        </w:rPr>
        <w:t>.</w:t>
      </w:r>
    </w:p>
    <w:p w14:paraId="6A32DA43" w14:textId="77777777" w:rsidR="00336E7A" w:rsidRDefault="00336E7A" w:rsidP="0084784D">
      <w:pPr>
        <w:rPr>
          <w:rtl/>
        </w:rPr>
      </w:pPr>
      <w:r>
        <w:rPr>
          <w:rFonts w:hint="cs"/>
          <w:rtl/>
        </w:rPr>
        <w:t xml:space="preserve">קצין הביטחון הזכיר את האירוע המצער </w:t>
      </w:r>
      <w:r w:rsidR="0084784D">
        <w:rPr>
          <w:rFonts w:hint="cs"/>
          <w:rtl/>
        </w:rPr>
        <w:t>מ</w:t>
      </w:r>
      <w:r>
        <w:rPr>
          <w:rFonts w:hint="cs"/>
          <w:rtl/>
        </w:rPr>
        <w:t xml:space="preserve">אותו בוקר כשהמתיישבים </w:t>
      </w:r>
      <w:r w:rsidR="0084784D">
        <w:rPr>
          <w:rFonts w:hint="cs"/>
          <w:rtl/>
        </w:rPr>
        <w:t xml:space="preserve">שוב </w:t>
      </w:r>
      <w:r>
        <w:rPr>
          <w:rFonts w:hint="cs"/>
          <w:rtl/>
        </w:rPr>
        <w:t xml:space="preserve">נאלצו לקחת את היוזמה לידיהם כי החיילים של אלכס לא סילקו את הערבים שעברו את קו הגבול. </w:t>
      </w:r>
    </w:p>
    <w:p w14:paraId="3BEC25FD" w14:textId="77777777" w:rsidR="00336E7A" w:rsidRDefault="00336E7A" w:rsidP="00336E7A">
      <w:pPr>
        <w:rPr>
          <w:rtl/>
        </w:rPr>
      </w:pPr>
      <w:r>
        <w:rPr>
          <w:rFonts w:hint="cs"/>
          <w:rtl/>
        </w:rPr>
        <w:t>הם עברו את הטרסות? אלכס שאל.</w:t>
      </w:r>
    </w:p>
    <w:p w14:paraId="6D7A3918" w14:textId="77777777" w:rsidR="00336E7A" w:rsidRDefault="00336E7A" w:rsidP="00336E7A">
      <w:pPr>
        <w:rPr>
          <w:rtl/>
        </w:rPr>
      </w:pPr>
      <w:r>
        <w:rPr>
          <w:rFonts w:hint="cs"/>
          <w:rtl/>
        </w:rPr>
        <w:t>לא, לא את הטרסות, אבל קצין הביטחון החליט שקו הגבול עובר מעבר לטרסות. אז שאלכס יקח לתשומת ליבו.</w:t>
      </w:r>
    </w:p>
    <w:p w14:paraId="04ED33ED" w14:textId="6A9E9CDE" w:rsidR="004627AB" w:rsidRPr="00CD067C" w:rsidRDefault="004627AB" w:rsidP="0084784D">
      <w:pPr>
        <w:rPr>
          <w:rtl/>
        </w:rPr>
      </w:pPr>
      <w:r w:rsidRPr="00CD067C">
        <w:rPr>
          <w:rtl/>
        </w:rPr>
        <w:t xml:space="preserve">הצפיה </w:t>
      </w:r>
      <w:r w:rsidR="001C5A04">
        <w:rPr>
          <w:rtl/>
        </w:rPr>
        <w:t>הייתה</w:t>
      </w:r>
      <w:r w:rsidRPr="00CD067C">
        <w:rPr>
          <w:rtl/>
        </w:rPr>
        <w:t xml:space="preserve"> מורטת עצבים. כמה זמן נמשכת התפילה? אלכס שאל. עשר דקות, ענה ד</w:t>
      </w:r>
      <w:r w:rsidR="0084784D">
        <w:rPr>
          <w:rFonts w:hint="cs"/>
          <w:rtl/>
        </w:rPr>
        <w:t>ודו</w:t>
      </w:r>
      <w:r w:rsidRPr="00CD067C">
        <w:rPr>
          <w:rtl/>
        </w:rPr>
        <w:t xml:space="preserve"> המ"כ. אבל היום האימהות האריכו. </w:t>
      </w:r>
      <w:r w:rsidRPr="00CD067C">
        <w:rPr>
          <w:rFonts w:hint="cs"/>
          <w:rtl/>
        </w:rPr>
        <w:t>חלפו</w:t>
      </w:r>
      <w:r w:rsidR="0084784D">
        <w:rPr>
          <w:rtl/>
        </w:rPr>
        <w:t xml:space="preserve"> </w:t>
      </w:r>
      <w:r w:rsidR="0084784D">
        <w:rPr>
          <w:rFonts w:hint="cs"/>
          <w:rtl/>
        </w:rPr>
        <w:t>תריסר</w:t>
      </w:r>
      <w:r w:rsidRPr="00CD067C">
        <w:rPr>
          <w:rtl/>
        </w:rPr>
        <w:t xml:space="preserve"> דקות </w:t>
      </w:r>
      <w:r w:rsidRPr="00CD067C">
        <w:rPr>
          <w:rFonts w:hint="cs"/>
          <w:rtl/>
        </w:rPr>
        <w:t>ו</w:t>
      </w:r>
      <w:r w:rsidRPr="00CD067C">
        <w:rPr>
          <w:rtl/>
        </w:rPr>
        <w:t xml:space="preserve">הן עדיין התנודדו במקומן, פניהן </w:t>
      </w:r>
      <w:r w:rsidR="0084784D">
        <w:rPr>
          <w:rFonts w:hint="cs"/>
          <w:rtl/>
        </w:rPr>
        <w:t xml:space="preserve">נשואות </w:t>
      </w:r>
      <w:r w:rsidRPr="00CD067C">
        <w:rPr>
          <w:rtl/>
        </w:rPr>
        <w:t>לירושלים.</w:t>
      </w:r>
    </w:p>
    <w:p w14:paraId="1AEDB549" w14:textId="77777777" w:rsidR="004627AB" w:rsidRPr="00CD067C" w:rsidRDefault="004627AB" w:rsidP="00250000">
      <w:pPr>
        <w:rPr>
          <w:rtl/>
        </w:rPr>
      </w:pPr>
      <w:r w:rsidRPr="00CD067C">
        <w:rPr>
          <w:rtl/>
        </w:rPr>
        <w:t>זה עניין של פיקוח נפש, אלכס אמר. אני רוצה להפסיק את התפילה שלהן.</w:t>
      </w:r>
    </w:p>
    <w:p w14:paraId="2C506F1D" w14:textId="77777777" w:rsidR="004627AB" w:rsidRPr="00CD067C" w:rsidRDefault="004627AB" w:rsidP="0084784D">
      <w:pPr>
        <w:rPr>
          <w:rtl/>
        </w:rPr>
      </w:pPr>
      <w:r w:rsidRPr="00CD067C">
        <w:rPr>
          <w:rtl/>
        </w:rPr>
        <w:t>אתה בטוח? אמר ד</w:t>
      </w:r>
      <w:r w:rsidR="0084784D">
        <w:rPr>
          <w:rFonts w:hint="cs"/>
          <w:rtl/>
        </w:rPr>
        <w:t>ן</w:t>
      </w:r>
      <w:r w:rsidRPr="00CD067C">
        <w:rPr>
          <w:rtl/>
        </w:rPr>
        <w:t>. מה גורם לך להיות בטוח?</w:t>
      </w:r>
    </w:p>
    <w:p w14:paraId="24C36ADA" w14:textId="77777777" w:rsidR="004627AB" w:rsidRPr="00CD067C" w:rsidRDefault="004627AB" w:rsidP="00250000">
      <w:pPr>
        <w:rPr>
          <w:rtl/>
        </w:rPr>
      </w:pPr>
      <w:r w:rsidRPr="00CD067C">
        <w:rPr>
          <w:rtl/>
        </w:rPr>
        <w:t>רק תחושה לא טובה, אלכס מלמל.</w:t>
      </w:r>
    </w:p>
    <w:p w14:paraId="77E6F353" w14:textId="77777777" w:rsidR="004627AB" w:rsidRPr="00CD067C" w:rsidRDefault="004627AB" w:rsidP="00336E7A">
      <w:pPr>
        <w:rPr>
          <w:rtl/>
        </w:rPr>
      </w:pPr>
      <w:r w:rsidRPr="00CD067C">
        <w:rPr>
          <w:rtl/>
        </w:rPr>
        <w:t xml:space="preserve">זה יגרור מהומות, </w:t>
      </w:r>
      <w:r w:rsidR="00336E7A">
        <w:rPr>
          <w:rFonts w:hint="cs"/>
          <w:rtl/>
        </w:rPr>
        <w:t>הזהיר קצין הביטחון</w:t>
      </w:r>
      <w:r w:rsidRPr="00CD067C">
        <w:rPr>
          <w:rtl/>
        </w:rPr>
        <w:t>. אי אפשר להפסיק את התפילה, א</w:t>
      </w:r>
      <w:r w:rsidR="00336E7A">
        <w:rPr>
          <w:rFonts w:hint="cs"/>
          <w:rtl/>
        </w:rPr>
        <w:t>תם</w:t>
      </w:r>
      <w:r w:rsidRPr="00CD067C">
        <w:rPr>
          <w:rtl/>
        </w:rPr>
        <w:t xml:space="preserve"> לא נאצים.</w:t>
      </w:r>
    </w:p>
    <w:p w14:paraId="7211B7F4" w14:textId="77777777" w:rsidR="004627AB" w:rsidRPr="00CD067C" w:rsidRDefault="004627AB" w:rsidP="00250000">
      <w:pPr>
        <w:rPr>
          <w:rtl/>
        </w:rPr>
      </w:pPr>
      <w:r w:rsidRPr="00CD067C">
        <w:rPr>
          <w:rtl/>
        </w:rPr>
        <w:t>לא. אנחנו לא נאצים. אלכס התאפק, הוא השתדל לא להיות נאצי. כל החיילים השתדלו ביחד לא להיות נאצים, השתדלות קבוצתית.</w:t>
      </w:r>
      <w:r w:rsidR="002A34A6">
        <w:rPr>
          <w:rFonts w:hint="cs"/>
          <w:rtl/>
        </w:rPr>
        <w:t xml:space="preserve"> [שוייייייןןןןןן!!!]</w:t>
      </w:r>
    </w:p>
    <w:p w14:paraId="2CCAEEC6" w14:textId="77777777" w:rsidR="004627AB" w:rsidRPr="00CD067C" w:rsidRDefault="004627AB" w:rsidP="00F64C98">
      <w:pPr>
        <w:rPr>
          <w:rtl/>
        </w:rPr>
      </w:pPr>
      <w:r w:rsidRPr="00CD067C">
        <w:rPr>
          <w:rtl/>
        </w:rPr>
        <w:t xml:space="preserve">עוד כמה דקות, </w:t>
      </w:r>
      <w:r w:rsidRPr="00CD067C">
        <w:rPr>
          <w:rFonts w:hint="cs"/>
          <w:rtl/>
        </w:rPr>
        <w:t>ד</w:t>
      </w:r>
      <w:r w:rsidR="00F64C98">
        <w:rPr>
          <w:rFonts w:hint="cs"/>
          <w:rtl/>
        </w:rPr>
        <w:t>ודו</w:t>
      </w:r>
      <w:r w:rsidRPr="00CD067C">
        <w:rPr>
          <w:rtl/>
        </w:rPr>
        <w:t xml:space="preserve"> הבטיח, רק עוד כמה דק</w:t>
      </w:r>
      <w:r w:rsidR="00000136">
        <w:rPr>
          <w:rtl/>
        </w:rPr>
        <w:t>ות של שלווה בבריכה.</w:t>
      </w:r>
    </w:p>
    <w:p w14:paraId="0036E166" w14:textId="77777777" w:rsidR="004627AB" w:rsidRPr="0013636A" w:rsidRDefault="0013636A" w:rsidP="00F64C98">
      <w:pPr>
        <w:rPr>
          <w:rtl/>
        </w:rPr>
      </w:pPr>
      <w:r>
        <w:rPr>
          <w:rFonts w:hint="cs"/>
          <w:rtl/>
        </w:rPr>
        <w:t xml:space="preserve">עוד כמה דקות, אלכס </w:t>
      </w:r>
      <w:r w:rsidR="00F64C98">
        <w:rPr>
          <w:rFonts w:hint="cs"/>
          <w:rtl/>
        </w:rPr>
        <w:t>[</w:t>
      </w:r>
      <w:r>
        <w:rPr>
          <w:rFonts w:hint="cs"/>
          <w:rtl/>
        </w:rPr>
        <w:t>אישר /</w:t>
      </w:r>
      <w:r w:rsidR="00F64C98">
        <w:rPr>
          <w:rFonts w:hint="cs"/>
          <w:rtl/>
        </w:rPr>
        <w:t>]</w:t>
      </w:r>
      <w:r>
        <w:rPr>
          <w:rFonts w:hint="cs"/>
          <w:rtl/>
        </w:rPr>
        <w:t xml:space="preserve"> נאלץ לאשר </w:t>
      </w:r>
      <w:r w:rsidR="00F64C98">
        <w:rPr>
          <w:rFonts w:hint="cs"/>
          <w:rtl/>
        </w:rPr>
        <w:t>למרות</w:t>
      </w:r>
      <w:r>
        <w:rPr>
          <w:rFonts w:hint="cs"/>
          <w:rtl/>
        </w:rPr>
        <w:t xml:space="preserve"> רצונו. ואז אנחנו מוציאים מכאן את כל האזרחים</w:t>
      </w:r>
      <w:r w:rsidR="00000136">
        <w:rPr>
          <w:rFonts w:hint="cs"/>
          <w:rtl/>
        </w:rPr>
        <w:t>. אתם רואים את כל הילדים שמשתובב</w:t>
      </w:r>
      <w:r>
        <w:rPr>
          <w:rFonts w:hint="cs"/>
          <w:rtl/>
        </w:rPr>
        <w:t xml:space="preserve">ים כאן? אנחנו לא משאירים כאן אף ילד אחד, אתם שומעים? [זה ברוח של </w:t>
      </w:r>
      <w:r>
        <w:t>inspirational leadership</w:t>
      </w:r>
      <w:r>
        <w:rPr>
          <w:rFonts w:hint="cs"/>
          <w:rtl/>
        </w:rPr>
        <w:t>]</w:t>
      </w:r>
    </w:p>
    <w:p w14:paraId="5471B3C3" w14:textId="77777777" w:rsidR="004627AB" w:rsidRPr="00CD067C" w:rsidRDefault="004627AB" w:rsidP="00000136">
      <w:pPr>
        <w:rPr>
          <w:rtl/>
        </w:rPr>
      </w:pPr>
      <w:r w:rsidRPr="00CD067C">
        <w:rPr>
          <w:rtl/>
        </w:rPr>
        <w:t>מישהו דחף אותו מאחור. הוא הסתובב בכעס – חמור רחב גרם! פרוותו נשרה במקומות שונים בגו</w:t>
      </w:r>
      <w:r w:rsidR="00000136">
        <w:rPr>
          <w:rFonts w:hint="cs"/>
          <w:rtl/>
        </w:rPr>
        <w:t>פו</w:t>
      </w:r>
      <w:r w:rsidRPr="00CD067C">
        <w:rPr>
          <w:rtl/>
        </w:rPr>
        <w:t xml:space="preserve">, זבובים טיילו בפצעים הפתוחים על גבו ואחוריו. אלכס הכיר את החמור הזה. </w:t>
      </w:r>
    </w:p>
    <w:p w14:paraId="290A120A" w14:textId="77777777" w:rsidR="004627AB" w:rsidRPr="00CD067C" w:rsidRDefault="00F64C98" w:rsidP="00250000">
      <w:pPr>
        <w:rPr>
          <w:rtl/>
        </w:rPr>
      </w:pPr>
      <w:r>
        <w:rPr>
          <w:rFonts w:hint="cs"/>
          <w:rtl/>
        </w:rPr>
        <w:t>ג'אבר</w:t>
      </w:r>
      <w:r w:rsidR="004627AB" w:rsidRPr="00CD067C">
        <w:rPr>
          <w:rtl/>
        </w:rPr>
        <w:t xml:space="preserve"> צחק. כן, הם נתנו לו להכנ</w:t>
      </w:r>
      <w:r w:rsidR="004627AB">
        <w:rPr>
          <w:rFonts w:hint="cs"/>
          <w:rtl/>
        </w:rPr>
        <w:t>ס</w:t>
      </w:r>
      <w:r w:rsidR="004627AB" w:rsidRPr="00CD067C">
        <w:rPr>
          <w:rtl/>
        </w:rPr>
        <w:t xml:space="preserve"> פנימה שיאכל קצת את הדשא. בינכה עוד יומיים הבריכה נסגרת. </w:t>
      </w:r>
    </w:p>
    <w:p w14:paraId="0262D577" w14:textId="77777777" w:rsidR="004627AB" w:rsidRPr="00CD067C" w:rsidRDefault="004627AB" w:rsidP="00000136">
      <w:pPr>
        <w:rPr>
          <w:rtl/>
        </w:rPr>
      </w:pPr>
      <w:r w:rsidRPr="00CD067C">
        <w:rPr>
          <w:rFonts w:hint="cs"/>
          <w:rtl/>
        </w:rPr>
        <w:t xml:space="preserve">החמור הזה, הוא תמיד </w:t>
      </w:r>
      <w:r w:rsidR="00000136">
        <w:rPr>
          <w:rFonts w:hint="cs"/>
          <w:rtl/>
        </w:rPr>
        <w:t>מ</w:t>
      </w:r>
      <w:r w:rsidRPr="00CD067C">
        <w:rPr>
          <w:rFonts w:hint="cs"/>
          <w:rtl/>
        </w:rPr>
        <w:t xml:space="preserve">ופיע עם בעליו. </w:t>
      </w:r>
      <w:r w:rsidRPr="00CD067C">
        <w:rPr>
          <w:rtl/>
        </w:rPr>
        <w:t xml:space="preserve">איפה ערפאת? </w:t>
      </w:r>
      <w:r w:rsidRPr="00CD067C">
        <w:rPr>
          <w:rFonts w:hint="cs"/>
          <w:rtl/>
        </w:rPr>
        <w:t xml:space="preserve">אלכס </w:t>
      </w:r>
      <w:r w:rsidRPr="00CD067C">
        <w:rPr>
          <w:rtl/>
        </w:rPr>
        <w:t xml:space="preserve">שאל ואיש לא שמע אותו בהמולה. </w:t>
      </w:r>
    </w:p>
    <w:p w14:paraId="24A3E2D1" w14:textId="77777777" w:rsidR="004627AB" w:rsidRPr="00CD067C" w:rsidRDefault="00F64C98" w:rsidP="00250000">
      <w:pPr>
        <w:rPr>
          <w:rtl/>
        </w:rPr>
      </w:pPr>
      <w:r>
        <w:rPr>
          <w:rFonts w:hint="cs"/>
          <w:rtl/>
        </w:rPr>
        <w:t>ג'אבר</w:t>
      </w:r>
      <w:r w:rsidR="004627AB" w:rsidRPr="00CD067C">
        <w:rPr>
          <w:rtl/>
        </w:rPr>
        <w:t xml:space="preserve"> שמח כשהחמור הבהיל את המתנחלים. צווחות הצהלה וצחוקם של המתרחצים התעצם.</w:t>
      </w:r>
    </w:p>
    <w:p w14:paraId="3E412254" w14:textId="77777777" w:rsidR="004627AB" w:rsidRPr="00CD067C" w:rsidRDefault="004627AB" w:rsidP="00250000">
      <w:pPr>
        <w:rPr>
          <w:rtl/>
        </w:rPr>
      </w:pPr>
      <w:r w:rsidRPr="00CD067C">
        <w:rPr>
          <w:rtl/>
        </w:rPr>
        <w:t>איפה ערפאת?</w:t>
      </w:r>
    </w:p>
    <w:p w14:paraId="63CEB60C" w14:textId="77777777" w:rsidR="004627AB" w:rsidRPr="00CD067C" w:rsidRDefault="004627AB" w:rsidP="00250000">
      <w:pPr>
        <w:rPr>
          <w:rtl/>
        </w:rPr>
      </w:pPr>
      <w:r w:rsidRPr="00CD067C">
        <w:rPr>
          <w:rtl/>
        </w:rPr>
        <w:t>ואז הוא ראה אותו, באור השמש הנעלם במהירות. ערפאת הצליח לחדור את גדר התייל החיצונית, הוא עמד בין שני גדרות התיל והסתכל ישר לתוך עיניו של אלכס.</w:t>
      </w:r>
    </w:p>
    <w:p w14:paraId="0C2AD9C8" w14:textId="77777777" w:rsidR="004627AB" w:rsidRPr="00CD067C" w:rsidRDefault="004627AB" w:rsidP="00250000">
      <w:pPr>
        <w:rPr>
          <w:rtl/>
        </w:rPr>
      </w:pPr>
      <w:r w:rsidRPr="00CD067C">
        <w:rPr>
          <w:rtl/>
        </w:rPr>
        <w:t>צא משם! אלכס צעק אליו בערבית. צא מייד!</w:t>
      </w:r>
    </w:p>
    <w:p w14:paraId="62F184F4" w14:textId="77777777" w:rsidR="004627AB" w:rsidRPr="00CD067C" w:rsidRDefault="004627AB" w:rsidP="00250000">
      <w:pPr>
        <w:rPr>
          <w:rtl/>
        </w:rPr>
      </w:pPr>
      <w:r w:rsidRPr="00CD067C">
        <w:rPr>
          <w:rtl/>
        </w:rPr>
        <w:lastRenderedPageBreak/>
        <w:t>הוא היה מר</w:t>
      </w:r>
      <w:r w:rsidRPr="00CD067C">
        <w:rPr>
          <w:rFonts w:hint="cs"/>
          <w:rtl/>
        </w:rPr>
        <w:t>ו</w:t>
      </w:r>
      <w:r w:rsidRPr="00CD067C">
        <w:rPr>
          <w:rtl/>
        </w:rPr>
        <w:t>כז בכל ניע של ערפאת, בכל זיע של ערפאת, בשני הרימונים שהוציא מתחת לחולצתו, בפיו הקפוץ, עצור! צעק אלכס. תרים את הידיים! הוא לא הצליח לכוון אליו את הנשק כי מתנחלים התגודדו סביב, שני חיילים תפסו עמדות ירי מחוץ לטווח האזרחים.</w:t>
      </w:r>
    </w:p>
    <w:p w14:paraId="6686606D" w14:textId="0C060985" w:rsidR="004627AB" w:rsidRDefault="004627AB" w:rsidP="00000136">
      <w:pPr>
        <w:rPr>
          <w:rtl/>
        </w:rPr>
      </w:pPr>
      <w:r w:rsidRPr="00CD067C">
        <w:rPr>
          <w:rtl/>
        </w:rPr>
        <w:t>ואז ערפאת שחרר ניצרה אחת אחרי ה</w:t>
      </w:r>
      <w:r w:rsidR="003A7E9C">
        <w:rPr>
          <w:rtl/>
        </w:rPr>
        <w:t>שנייה</w:t>
      </w:r>
      <w:r w:rsidRPr="00CD067C">
        <w:rPr>
          <w:rtl/>
        </w:rPr>
        <w:t xml:space="preserve"> והשליך את הרימונים. שריקת יריות ובעוד ערפאת קרס על גדר התיל, רימון אחד התגלגל ליד רגליו של אלכס, תתרחקו! הוא צעק והם לא שמעו, יריות ה</w:t>
      </w:r>
      <w:r w:rsidRPr="00CD067C">
        <w:rPr>
          <w:rFonts w:hint="cs"/>
          <w:rtl/>
        </w:rPr>
        <w:t>יו</w:t>
      </w:r>
      <w:r w:rsidRPr="00CD067C">
        <w:rPr>
          <w:rtl/>
        </w:rPr>
        <w:t xml:space="preserve"> דבר שבשיגרה ב</w:t>
      </w:r>
      <w:r w:rsidR="00271F95">
        <w:rPr>
          <w:rtl/>
        </w:rPr>
        <w:t>אזור</w:t>
      </w:r>
      <w:r w:rsidRPr="00CD067C">
        <w:rPr>
          <w:rtl/>
        </w:rPr>
        <w:t xml:space="preserve">ים אלה ולא גרמו לנשים החרדיות להפסיק להתפלל לאלוהים. כמה ילדים התקרבו בריצה. אי אפשר היה לתפוס את כולם ולברוח, </w:t>
      </w:r>
      <w:r w:rsidRPr="00CD067C">
        <w:rPr>
          <w:rFonts w:hint="cs"/>
          <w:rtl/>
        </w:rPr>
        <w:t xml:space="preserve">לא </w:t>
      </w:r>
      <w:r w:rsidR="001C5A04">
        <w:rPr>
          <w:rFonts w:hint="cs"/>
          <w:rtl/>
        </w:rPr>
        <w:t>הייתה</w:t>
      </w:r>
      <w:r w:rsidR="00000136">
        <w:rPr>
          <w:rtl/>
        </w:rPr>
        <w:t xml:space="preserve"> ברירה.</w:t>
      </w:r>
    </w:p>
    <w:p w14:paraId="5EA7EE49" w14:textId="724EB605" w:rsidR="00E1252A" w:rsidRPr="00CD067C" w:rsidRDefault="00E1252A" w:rsidP="00000136">
      <w:pPr>
        <w:rPr>
          <w:rtl/>
        </w:rPr>
      </w:pPr>
      <w:r>
        <w:rPr>
          <w:rFonts w:hint="cs"/>
          <w:rtl/>
        </w:rPr>
        <w:t>[האמת היתה שערפאת השליך רימון אחד ואז הוא ראה שהחמור שלו לייד הרימון אז הוא הרים אבן מהאדמה והשליך אותה לגרש את החמור משם, ואלכס חשב שהאבן השניה היא רימון. זה היה הדבר שאדיוטי ביותר האפשרי, להקריב את חייך בשביל ליפול על אבן. אם כי זאת אכן אבן מהרי ירושליים.]</w:t>
      </w:r>
    </w:p>
    <w:p w14:paraId="4C2E22FE" w14:textId="77777777" w:rsidR="004627AB" w:rsidRPr="00CD067C" w:rsidRDefault="004627AB" w:rsidP="00F64C98">
      <w:pPr>
        <w:rPr>
          <w:rtl/>
        </w:rPr>
      </w:pPr>
      <w:r w:rsidRPr="00CD067C">
        <w:rPr>
          <w:rtl/>
        </w:rPr>
        <w:t>וחוסר ברירה כבד ועצום קרס עליו, השניות האחרונות של חייו וליבו צנח עם כל גופו למטה, למטה לרגבי הקרקע והוא נשכב על הרימון בכל גופו המזיע, בכל גופו הרועד, בכל גופו הנקפא.</w:t>
      </w:r>
    </w:p>
    <w:p w14:paraId="21014B9C" w14:textId="77777777" w:rsidR="004627AB" w:rsidRPr="00CD067C" w:rsidRDefault="004627AB" w:rsidP="00250000">
      <w:pPr>
        <w:rPr>
          <w:rtl/>
        </w:rPr>
      </w:pPr>
      <w:r w:rsidRPr="00CD067C">
        <w:rPr>
          <w:rtl/>
        </w:rPr>
        <w:t>גופו הנהדר, גופו היחיד עומד להתפוצץ.</w:t>
      </w:r>
    </w:p>
    <w:p w14:paraId="49BE5146" w14:textId="77777777" w:rsidR="004627AB" w:rsidRDefault="004627AB" w:rsidP="00250000">
      <w:pPr>
        <w:rPr>
          <w:rtl/>
        </w:rPr>
      </w:pPr>
      <w:r w:rsidRPr="00CD067C">
        <w:rPr>
          <w:rtl/>
        </w:rPr>
        <w:t>גופתו...</w:t>
      </w:r>
    </w:p>
    <w:p w14:paraId="2540CDB6" w14:textId="77777777" w:rsidR="000D76FD" w:rsidRPr="00CD067C" w:rsidRDefault="000D76FD" w:rsidP="00250000">
      <w:pPr>
        <w:rPr>
          <w:rtl/>
        </w:rPr>
      </w:pPr>
      <w:r>
        <w:rPr>
          <w:rFonts w:hint="cs"/>
          <w:rtl/>
        </w:rPr>
        <w:t>(איש לא העיר לו על כך שאין צורך להתנפל בכזה חשק על הרימון להתעטף בפיצוץ להתכרבל בהדף.)</w:t>
      </w:r>
    </w:p>
    <w:p w14:paraId="42208C72" w14:textId="77777777" w:rsidR="004627AB" w:rsidRPr="00CD067C" w:rsidRDefault="004627AB" w:rsidP="00250000">
      <w:pPr>
        <w:rPr>
          <w:rtl/>
        </w:rPr>
      </w:pPr>
      <w:r w:rsidRPr="00CD067C">
        <w:rPr>
          <w:rtl/>
        </w:rPr>
        <w:t xml:space="preserve">לא חייבים להיות גיבורים אם אי אפשר. ואי אפשר. </w:t>
      </w:r>
    </w:p>
    <w:p w14:paraId="75B8B645" w14:textId="77777777" w:rsidR="004627AB" w:rsidRPr="00CD067C" w:rsidRDefault="004627AB" w:rsidP="00250000">
      <w:pPr>
        <w:rPr>
          <w:rtl/>
        </w:rPr>
      </w:pPr>
      <w:r w:rsidRPr="00CD067C">
        <w:rPr>
          <w:rtl/>
        </w:rPr>
        <w:t xml:space="preserve">אי אפשר! </w:t>
      </w:r>
    </w:p>
    <w:p w14:paraId="4A35727F" w14:textId="77777777" w:rsidR="004627AB" w:rsidRPr="00CD067C" w:rsidRDefault="004627AB" w:rsidP="00250000">
      <w:pPr>
        <w:rPr>
          <w:rtl/>
        </w:rPr>
      </w:pPr>
      <w:r w:rsidRPr="00CD067C">
        <w:rPr>
          <w:rtl/>
        </w:rPr>
        <w:t>מחשבותיו האחרונות לפני שמוחו עלה בלהבות, לפני שבשרו התפוצץ לאלפי קרעים קטנים, לפני שהדם שלו הרווה את אדמת הטרשים הגרגרנית.</w:t>
      </w:r>
    </w:p>
    <w:p w14:paraId="7F764EAB" w14:textId="2F0F4CD2" w:rsidR="004627AB" w:rsidRPr="00CD067C" w:rsidRDefault="004627AB" w:rsidP="00A00434">
      <w:pPr>
        <w:rPr>
          <w:rtl/>
        </w:rPr>
      </w:pPr>
      <w:r w:rsidRPr="00CD067C">
        <w:rPr>
          <w:rtl/>
        </w:rPr>
        <w:t xml:space="preserve">צווחות צהלה, ריח כלור, זה הוא קפוא והרימון תקוע בביטנו, הדבר האחרון שאי פעם ירגיש, עוד יש שהות לקום, </w:t>
      </w:r>
      <w:r w:rsidR="003A7E9C">
        <w:rPr>
          <w:rtl/>
        </w:rPr>
        <w:t>שנייה</w:t>
      </w:r>
      <w:r w:rsidRPr="00CD067C">
        <w:rPr>
          <w:rtl/>
        </w:rPr>
        <w:t xml:space="preserve"> ארוכה עוברת, הוא קיער מעט את ביטנו</w:t>
      </w:r>
      <w:r w:rsidR="00E325CB">
        <w:rPr>
          <w:rFonts w:hint="cs"/>
          <w:rtl/>
        </w:rPr>
        <w:t xml:space="preserve"> / כינס מעט את שרירי בטנו</w:t>
      </w:r>
      <w:r w:rsidRPr="00CD067C">
        <w:rPr>
          <w:rtl/>
        </w:rPr>
        <w:t xml:space="preserve"> לא לגעת ברימון, עברה עוד </w:t>
      </w:r>
      <w:r w:rsidR="003A7E9C">
        <w:rPr>
          <w:rtl/>
        </w:rPr>
        <w:t>שנייה</w:t>
      </w:r>
      <w:r w:rsidRPr="00CD067C">
        <w:rPr>
          <w:rtl/>
        </w:rPr>
        <w:t xml:space="preserve">, הוא עדיין היה חי </w:t>
      </w:r>
      <w:r w:rsidR="00F97A34">
        <w:rPr>
          <w:rtl/>
        </w:rPr>
        <w:t>כל כך</w:t>
      </w:r>
      <w:r w:rsidRPr="00CD067C">
        <w:rPr>
          <w:rtl/>
        </w:rPr>
        <w:t xml:space="preserve">, לא טהור לא קיצוני ובכל זאת כמו האיסיים נאחז באותה אדמה אצבעותיו חופרות עמוק נאחזות בה ממרות את הדחף </w:t>
      </w:r>
      <w:r w:rsidR="00E325CB">
        <w:rPr>
          <w:rFonts w:hint="cs"/>
          <w:rtl/>
        </w:rPr>
        <w:t>[</w:t>
      </w:r>
      <w:r w:rsidRPr="00CD067C">
        <w:rPr>
          <w:rtl/>
        </w:rPr>
        <w:t>החזק התקיף הבלתי נלאה,</w:t>
      </w:r>
      <w:r w:rsidR="00E325CB">
        <w:rPr>
          <w:rFonts w:hint="cs"/>
          <w:rtl/>
        </w:rPr>
        <w:t>]</w:t>
      </w:r>
      <w:r w:rsidRPr="00CD067C">
        <w:rPr>
          <w:rtl/>
        </w:rPr>
        <w:t xml:space="preserve"> לקפוץ לזנק להימלט לסגת, פרורי אדמה ננעצו עמוק בציפורניו, זיעה נטפה מרקותיו, הזיעה האחרונה, מרה וקרה, ליבו קפא, הדם אזל מפניו ורק נשימה אחרונה, מקוטעת, </w:t>
      </w:r>
      <w:r w:rsidR="00706116">
        <w:rPr>
          <w:rFonts w:hint="cs"/>
          <w:rtl/>
        </w:rPr>
        <w:t>כתמי עופרת הופיעו מתחת לעיניו וזחלו מעלה חרש,</w:t>
      </w:r>
      <w:r w:rsidR="00483BB1">
        <w:rPr>
          <w:rtl/>
        </w:rPr>
        <w:t xml:space="preserve"> הכול </w:t>
      </w:r>
      <w:r w:rsidRPr="00CD067C">
        <w:rPr>
          <w:rtl/>
        </w:rPr>
        <w:t xml:space="preserve">השחיר סביבו, הוא </w:t>
      </w:r>
      <w:r w:rsidR="00F97A34">
        <w:rPr>
          <w:rtl/>
        </w:rPr>
        <w:t>כל כך</w:t>
      </w:r>
      <w:r w:rsidRPr="00CD067C">
        <w:rPr>
          <w:rtl/>
        </w:rPr>
        <w:t xml:space="preserve"> פחד ב</w:t>
      </w:r>
      <w:r w:rsidR="003A7E9C">
        <w:rPr>
          <w:rtl/>
        </w:rPr>
        <w:t>שנייה</w:t>
      </w:r>
      <w:r w:rsidRPr="00CD067C">
        <w:rPr>
          <w:rtl/>
        </w:rPr>
        <w:t xml:space="preserve"> האחרונה של חייו, יבבה נפלטה מפיו, הוא לא גיבור הוא לא, שוכב על רימון רועד מפחד מוכן לוותר על</w:t>
      </w:r>
      <w:r w:rsidR="00483BB1">
        <w:rPr>
          <w:rtl/>
        </w:rPr>
        <w:t xml:space="preserve"> הכול </w:t>
      </w:r>
      <w:r w:rsidRPr="00CD067C">
        <w:rPr>
          <w:rtl/>
        </w:rPr>
        <w:t xml:space="preserve">על נחישות, על </w:t>
      </w:r>
      <w:r w:rsidR="00000136">
        <w:rPr>
          <w:rFonts w:hint="cs"/>
          <w:rtl/>
        </w:rPr>
        <w:t>ה</w:t>
      </w:r>
      <w:r w:rsidR="00000136">
        <w:rPr>
          <w:rtl/>
        </w:rPr>
        <w:t xml:space="preserve">ביטחון </w:t>
      </w:r>
      <w:r w:rsidR="00000136">
        <w:rPr>
          <w:rFonts w:hint="cs"/>
          <w:rtl/>
        </w:rPr>
        <w:t>ב</w:t>
      </w:r>
      <w:r w:rsidRPr="00CD067C">
        <w:rPr>
          <w:rtl/>
        </w:rPr>
        <w:t>צידקתו, מי צודק, מי? הקרבת חייו בגו זקוף ובחיוך נצחון על שיפתותיו,</w:t>
      </w:r>
      <w:r w:rsidR="00483BB1">
        <w:rPr>
          <w:rtl/>
        </w:rPr>
        <w:t xml:space="preserve"> הכול </w:t>
      </w:r>
      <w:r w:rsidRPr="00CD067C">
        <w:rPr>
          <w:rtl/>
        </w:rPr>
        <w:t>כבר אבוד, גרגרי אדמה חדרו לפיו, לנחי</w:t>
      </w:r>
      <w:r w:rsidR="00000136">
        <w:rPr>
          <w:rtl/>
        </w:rPr>
        <w:t>ריו, האימה ועוד רגע גם התולעים,</w:t>
      </w:r>
      <w:r w:rsidRPr="00CD067C">
        <w:rPr>
          <w:rtl/>
        </w:rPr>
        <w:t xml:space="preserve"> נוזלים הופרשו מגופו ושיניו נקשו ונשימתו ואז פיצוץ עז. הצווחות הפכו לצרחות מבוהלות, אלכס נהדף ונחת על גבו, השקט היה כבד ב</w:t>
      </w:r>
      <w:r w:rsidR="005E3213">
        <w:rPr>
          <w:rtl/>
        </w:rPr>
        <w:t>אוזנ</w:t>
      </w:r>
      <w:r w:rsidRPr="00CD067C">
        <w:rPr>
          <w:rtl/>
        </w:rPr>
        <w:t xml:space="preserve">יו, הכוכבים רבים </w:t>
      </w:r>
      <w:r w:rsidR="00F97A34">
        <w:rPr>
          <w:rtl/>
        </w:rPr>
        <w:t>כל כך</w:t>
      </w:r>
      <w:r w:rsidRPr="00CD067C">
        <w:rPr>
          <w:rtl/>
        </w:rPr>
        <w:t xml:space="preserve"> בשמי הלילה שירד </w:t>
      </w:r>
      <w:r w:rsidR="004C59E0">
        <w:rPr>
          <w:rtl/>
        </w:rPr>
        <w:t>פתאום</w:t>
      </w:r>
      <w:r w:rsidRPr="00CD067C">
        <w:rPr>
          <w:rtl/>
        </w:rPr>
        <w:t>.</w:t>
      </w:r>
    </w:p>
    <w:p w14:paraId="78B502D5" w14:textId="77777777" w:rsidR="004627AB" w:rsidRPr="00CD067C" w:rsidRDefault="004627AB" w:rsidP="00250000">
      <w:pPr>
        <w:rPr>
          <w:rtl/>
        </w:rPr>
      </w:pPr>
      <w:r w:rsidRPr="00CD067C">
        <w:rPr>
          <w:rtl/>
        </w:rPr>
        <w:t>תפילת הערבית נקטעה.</w:t>
      </w:r>
    </w:p>
    <w:p w14:paraId="533AAA60" w14:textId="77777777" w:rsidR="004627AB" w:rsidRDefault="004627AB" w:rsidP="00A00434">
      <w:pPr>
        <w:rPr>
          <w:rtl/>
        </w:rPr>
      </w:pPr>
      <w:r w:rsidRPr="00CD067C">
        <w:rPr>
          <w:rtl/>
        </w:rPr>
        <w:t xml:space="preserve">בבריכה נמצאו כעת רק עשרה חיילים והם לא השתלטו על כל המתרחצים. שני האוטובוסים שהגיעו הסתובבו וחזרו כלעומת שבאו, מתחם הבריכה נסגר והחיילים רצו לתפוס את ערפאת אל-חמורי הירוי (הוא שוחרר כעבור </w:t>
      </w:r>
      <w:r w:rsidR="00A00434">
        <w:rPr>
          <w:rFonts w:hint="cs"/>
          <w:rtl/>
        </w:rPr>
        <w:t xml:space="preserve">ארבעה-עשר </w:t>
      </w:r>
      <w:r w:rsidRPr="00CD067C">
        <w:rPr>
          <w:rtl/>
        </w:rPr>
        <w:t>חודשים בעיסקה לחילופי שבויים עם דם על הידיים)</w:t>
      </w:r>
      <w:r w:rsidR="00F64C98">
        <w:rPr>
          <w:rFonts w:hint="cs"/>
          <w:rtl/>
        </w:rPr>
        <w:t xml:space="preserve">, </w:t>
      </w:r>
      <w:r w:rsidR="00A00434">
        <w:rPr>
          <w:rFonts w:hint="cs"/>
          <w:rtl/>
        </w:rPr>
        <w:t>ו</w:t>
      </w:r>
      <w:r w:rsidR="00F64C98">
        <w:rPr>
          <w:rtl/>
        </w:rPr>
        <w:t>לפטרל את השטח הטרשי</w:t>
      </w:r>
      <w:r w:rsidRPr="00CD067C">
        <w:rPr>
          <w:rtl/>
        </w:rPr>
        <w:t xml:space="preserve">. </w:t>
      </w:r>
      <w:r w:rsidRPr="00CD067C">
        <w:rPr>
          <w:rFonts w:hint="cs"/>
          <w:rtl/>
        </w:rPr>
        <w:t>דן</w:t>
      </w:r>
      <w:r w:rsidRPr="00CD067C">
        <w:rPr>
          <w:rtl/>
        </w:rPr>
        <w:t xml:space="preserve"> הזמין הליקופטר בקשר.</w:t>
      </w:r>
    </w:p>
    <w:p w14:paraId="0CA70E9A" w14:textId="5993397C" w:rsidR="004627AB" w:rsidRDefault="004627AB" w:rsidP="00A00434">
      <w:pPr>
        <w:rPr>
          <w:rtl/>
        </w:rPr>
      </w:pPr>
      <w:r w:rsidRPr="00CD067C">
        <w:rPr>
          <w:rtl/>
        </w:rPr>
        <w:lastRenderedPageBreak/>
        <w:t>ואלכס (יזכור עם ישראל). ידו הרועדת נעה על פני הדשא החרוך ממששת איברים פנימיים, רכים וחמימים שהיו עד לאחרונה בתוך גופו (ויתברך בזרעו). כבד ומעיים שפוכים מרוטשים (ויאבל על זיו העלומים), מ</w:t>
      </w:r>
      <w:r w:rsidR="00706116">
        <w:rPr>
          <w:rtl/>
        </w:rPr>
        <w:t xml:space="preserve">דיפים ריח </w:t>
      </w:r>
      <w:r w:rsidR="00706116">
        <w:rPr>
          <w:rFonts w:hint="cs"/>
          <w:rtl/>
        </w:rPr>
        <w:t>טובעני, ריח בוצי</w:t>
      </w:r>
      <w:r w:rsidRPr="00CD067C">
        <w:rPr>
          <w:rtl/>
        </w:rPr>
        <w:t xml:space="preserve">, חמימים וחלקלקים למגע (וחמדת הגבורה), </w:t>
      </w:r>
      <w:r w:rsidR="00706116">
        <w:rPr>
          <w:rFonts w:hint="cs"/>
          <w:rtl/>
        </w:rPr>
        <w:t xml:space="preserve">פיו נמלא חלודה וכבול וצינת ערפל. </w:t>
      </w:r>
      <w:r w:rsidRPr="00CD067C">
        <w:rPr>
          <w:rtl/>
        </w:rPr>
        <w:t>ה</w:t>
      </w:r>
      <w:r w:rsidRPr="00CD067C">
        <w:rPr>
          <w:rFonts w:hint="cs"/>
          <w:rtl/>
        </w:rPr>
        <w:t>סמל</w:t>
      </w:r>
      <w:r w:rsidRPr="00CD067C">
        <w:rPr>
          <w:rtl/>
        </w:rPr>
        <w:t xml:space="preserve"> צעק, מכשיר הקשר צפצף, בשארית כוחותיו הוא גרר את עצמו רחוק, </w:t>
      </w:r>
      <w:r w:rsidR="00706116">
        <w:rPr>
          <w:rFonts w:hint="cs"/>
          <w:rtl/>
        </w:rPr>
        <w:t xml:space="preserve">כמה שהצליח </w:t>
      </w:r>
      <w:r w:rsidRPr="00CD067C">
        <w:rPr>
          <w:rtl/>
        </w:rPr>
        <w:t>רחוק משם סנטימטר או שניים ושקע אט אט בבריכה הדוממת (וקדושת הרצון), השניות האחרונות בחייו של אלכס חלפו להן, בועיות ה</w:t>
      </w:r>
      <w:r w:rsidR="004C59E0">
        <w:rPr>
          <w:rtl/>
        </w:rPr>
        <w:t>אוויר</w:t>
      </w:r>
      <w:r w:rsidRPr="00CD067C">
        <w:rPr>
          <w:rtl/>
        </w:rPr>
        <w:t xml:space="preserve"> האחרונות נפלטו כסופות ורוטטות במים האפלים (ומסירות הנפש), הוא יישן לעד.</w:t>
      </w:r>
    </w:p>
    <w:p w14:paraId="7FE7E8BB" w14:textId="1C8F193A" w:rsidR="00FD2414" w:rsidRDefault="00FD2414" w:rsidP="00250000">
      <w:pPr>
        <w:rPr>
          <w:rtl/>
        </w:rPr>
      </w:pPr>
      <w:r>
        <w:rPr>
          <w:rFonts w:hint="cs"/>
          <w:rtl/>
        </w:rPr>
        <w:t xml:space="preserve">[אולי אפשר להכניס כאן גם </w:t>
      </w:r>
      <w:r>
        <w:rPr>
          <w:rtl/>
        </w:rPr>
        <w:t>–</w:t>
      </w:r>
      <w:r>
        <w:rPr>
          <w:rFonts w:hint="cs"/>
          <w:rtl/>
        </w:rPr>
        <w:t xml:space="preserve"> יתגדל ויתקדש...]</w:t>
      </w:r>
    </w:p>
    <w:p w14:paraId="38C780BD" w14:textId="60A3D4B3" w:rsidR="00D15AC9" w:rsidRDefault="00E325CB" w:rsidP="00250000">
      <w:pPr>
        <w:rPr>
          <w:rtl/>
        </w:rPr>
      </w:pPr>
      <w:r>
        <w:rPr>
          <w:rFonts w:hint="cs"/>
          <w:rtl/>
        </w:rPr>
        <w:t xml:space="preserve">הוא לא ידע </w:t>
      </w:r>
      <w:r w:rsidR="00D15AC9">
        <w:rPr>
          <w:rFonts w:hint="cs"/>
          <w:rtl/>
        </w:rPr>
        <w:t xml:space="preserve">שהרימון </w:t>
      </w:r>
      <w:r>
        <w:rPr>
          <w:rFonts w:hint="cs"/>
          <w:rtl/>
        </w:rPr>
        <w:t>שהשתרע</w:t>
      </w:r>
      <w:r w:rsidR="00D15AC9">
        <w:rPr>
          <w:rFonts w:hint="cs"/>
          <w:rtl/>
        </w:rPr>
        <w:t xml:space="preserve"> עליו לא היה רימו</w:t>
      </w:r>
      <w:r>
        <w:rPr>
          <w:rFonts w:hint="cs"/>
          <w:rtl/>
        </w:rPr>
        <w:t>ן</w:t>
      </w:r>
      <w:r w:rsidR="00D15AC9">
        <w:rPr>
          <w:rFonts w:hint="cs"/>
          <w:rtl/>
        </w:rPr>
        <w:t xml:space="preserve"> אלא אבן.</w:t>
      </w:r>
    </w:p>
    <w:p w14:paraId="7ED85660" w14:textId="77777777" w:rsidR="00557FA1" w:rsidRPr="00CD067C" w:rsidRDefault="00557FA1" w:rsidP="00250000">
      <w:pPr>
        <w:rPr>
          <w:rtl/>
        </w:rPr>
      </w:pPr>
    </w:p>
    <w:p w14:paraId="4C76983C" w14:textId="77777777" w:rsidR="007F01C3" w:rsidRPr="0044357B" w:rsidRDefault="000230FA" w:rsidP="00322FD3">
      <w:pPr>
        <w:pStyle w:val="Heading2"/>
        <w:rPr>
          <w:rtl/>
        </w:rPr>
      </w:pPr>
      <w:r>
        <w:rPr>
          <w:rFonts w:hint="cs"/>
          <w:rtl/>
        </w:rPr>
        <w:t>יש אגס</w:t>
      </w:r>
    </w:p>
    <w:p w14:paraId="7CBB1D45" w14:textId="77777777" w:rsidR="004627AB" w:rsidRPr="00CD067C" w:rsidRDefault="004627AB" w:rsidP="00250000">
      <w:pPr>
        <w:rPr>
          <w:rtl/>
        </w:rPr>
      </w:pPr>
      <w:r w:rsidRPr="00CD067C">
        <w:rPr>
          <w:rtl/>
        </w:rPr>
        <w:t>אלכס פקח את עיניו. הוא חי.</w:t>
      </w:r>
    </w:p>
    <w:p w14:paraId="315EDA5A" w14:textId="77777777" w:rsidR="004627AB" w:rsidRPr="00CD067C" w:rsidRDefault="004627AB" w:rsidP="00250000">
      <w:pPr>
        <w:rPr>
          <w:rtl/>
        </w:rPr>
      </w:pPr>
      <w:r w:rsidRPr="00CD067C">
        <w:rPr>
          <w:rtl/>
        </w:rPr>
        <w:t xml:space="preserve">אחות נגשה אליו וחייכה </w:t>
      </w:r>
      <w:r w:rsidRPr="00CD067C">
        <w:rPr>
          <w:rFonts w:hint="cs"/>
          <w:rtl/>
        </w:rPr>
        <w:t>א</w:t>
      </w:r>
      <w:r w:rsidRPr="00CD067C">
        <w:rPr>
          <w:rtl/>
        </w:rPr>
        <w:t>ל</w:t>
      </w:r>
      <w:r w:rsidRPr="00CD067C">
        <w:rPr>
          <w:rFonts w:hint="cs"/>
          <w:rtl/>
        </w:rPr>
        <w:t xml:space="preserve"> </w:t>
      </w:r>
      <w:r w:rsidRPr="00CD067C">
        <w:rPr>
          <w:rtl/>
        </w:rPr>
        <w:t>עיניו התועות. "חייל גיבור."</w:t>
      </w:r>
    </w:p>
    <w:p w14:paraId="1EEB72F5" w14:textId="77777777" w:rsidR="004627AB" w:rsidRPr="00CD067C" w:rsidRDefault="004627AB" w:rsidP="00250000">
      <w:pPr>
        <w:rPr>
          <w:rtl/>
        </w:rPr>
      </w:pPr>
      <w:r w:rsidRPr="00CD067C">
        <w:rPr>
          <w:rtl/>
        </w:rPr>
        <w:t>גופו שוב היה מכוסה זיעה, זיעה שבאה אחרי הזיעה האחרונה.</w:t>
      </w:r>
    </w:p>
    <w:p w14:paraId="49A5E6B0" w14:textId="77777777" w:rsidR="004627AB" w:rsidRPr="00CD067C" w:rsidRDefault="004627AB" w:rsidP="00250000">
      <w:pPr>
        <w:rPr>
          <w:rtl/>
        </w:rPr>
      </w:pPr>
      <w:r w:rsidRPr="00CD067C">
        <w:rPr>
          <w:rtl/>
        </w:rPr>
        <w:t xml:space="preserve">"אני אקרא לרופא," היא אמרה. </w:t>
      </w:r>
      <w:r w:rsidRPr="00CD067C">
        <w:rPr>
          <w:rFonts w:hint="cs"/>
          <w:rtl/>
        </w:rPr>
        <w:t>"היה לך מזל. המון מזל, תודה ל-ה'."</w:t>
      </w:r>
    </w:p>
    <w:p w14:paraId="7C8FC4ED" w14:textId="77777777" w:rsidR="004627AB" w:rsidRPr="00CD067C" w:rsidRDefault="004627AB" w:rsidP="00250000">
      <w:pPr>
        <w:rPr>
          <w:rtl/>
        </w:rPr>
      </w:pPr>
      <w:r w:rsidRPr="00CD067C">
        <w:rPr>
          <w:rFonts w:hint="cs"/>
          <w:rtl/>
        </w:rPr>
        <w:t>ואלכס שתק.</w:t>
      </w:r>
    </w:p>
    <w:p w14:paraId="3282B3E1" w14:textId="77777777" w:rsidR="004627AB" w:rsidRPr="00CD067C" w:rsidRDefault="004627AB" w:rsidP="00A00434">
      <w:pPr>
        <w:rPr>
          <w:rtl/>
        </w:rPr>
      </w:pPr>
      <w:r w:rsidRPr="00CD067C">
        <w:rPr>
          <w:rtl/>
        </w:rPr>
        <w:t>"אתה תהיה בסדר," הרופא</w:t>
      </w:r>
      <w:r w:rsidR="00A00434">
        <w:rPr>
          <w:rFonts w:hint="cs"/>
          <w:rtl/>
        </w:rPr>
        <w:t xml:space="preserve"> הבטיח</w:t>
      </w:r>
      <w:r w:rsidRPr="00CD067C">
        <w:rPr>
          <w:rtl/>
        </w:rPr>
        <w:t>. "עוד יום יומיים השגחה ונשחרר אותך לבית</w:t>
      </w:r>
      <w:r w:rsidR="00A00434">
        <w:rPr>
          <w:rFonts w:hint="cs"/>
          <w:rtl/>
        </w:rPr>
        <w:t>-</w:t>
      </w:r>
      <w:r w:rsidRPr="00CD067C">
        <w:rPr>
          <w:rtl/>
        </w:rPr>
        <w:t>חולים שיקומי.</w:t>
      </w:r>
      <w:r w:rsidRPr="00CD067C">
        <w:rPr>
          <w:rFonts w:hint="cs"/>
          <w:rtl/>
        </w:rPr>
        <w:t xml:space="preserve"> אגב, </w:t>
      </w:r>
      <w:r w:rsidR="00FD2414">
        <w:rPr>
          <w:rFonts w:hint="cs"/>
          <w:rtl/>
        </w:rPr>
        <w:t xml:space="preserve">אתה יכול לדבר, </w:t>
      </w:r>
      <w:r w:rsidRPr="00CD067C">
        <w:rPr>
          <w:rFonts w:hint="cs"/>
          <w:rtl/>
        </w:rPr>
        <w:t>אין לך שום פגיעה במיתרי הקול.</w:t>
      </w:r>
      <w:r w:rsidRPr="00CD067C">
        <w:rPr>
          <w:rtl/>
        </w:rPr>
        <w:t>"</w:t>
      </w:r>
    </w:p>
    <w:p w14:paraId="5B3B9B46" w14:textId="58F15E72" w:rsidR="004627AB" w:rsidRPr="00CD067C" w:rsidRDefault="000E5E4E" w:rsidP="00C57A16">
      <w:pPr>
        <w:rPr>
          <w:rtl/>
        </w:rPr>
      </w:pPr>
      <w:r>
        <w:rPr>
          <w:rFonts w:hint="cs"/>
          <w:rtl/>
        </w:rPr>
        <w:t>נטע</w:t>
      </w:r>
      <w:r w:rsidR="004627AB" w:rsidRPr="00CD067C">
        <w:rPr>
          <w:rtl/>
        </w:rPr>
        <w:t xml:space="preserve"> הגיעה, </w:t>
      </w:r>
      <w:r w:rsidR="00A82C71">
        <w:rPr>
          <w:rFonts w:hint="cs"/>
          <w:rtl/>
        </w:rPr>
        <w:t xml:space="preserve">ומארק עם יסמין, </w:t>
      </w:r>
      <w:r w:rsidR="00C57A16">
        <w:rPr>
          <w:rtl/>
        </w:rPr>
        <w:t>והמשפחה המאמצת שלו</w:t>
      </w:r>
      <w:r w:rsidR="00C57A16">
        <w:rPr>
          <w:rFonts w:hint="cs"/>
          <w:rtl/>
        </w:rPr>
        <w:t xml:space="preserve"> </w:t>
      </w:r>
      <w:r w:rsidR="00C57A16">
        <w:rPr>
          <w:rtl/>
        </w:rPr>
        <w:t>–</w:t>
      </w:r>
      <w:r w:rsidR="004627AB" w:rsidRPr="00CD067C">
        <w:rPr>
          <w:rtl/>
        </w:rPr>
        <w:t xml:space="preserve"> משפח</w:t>
      </w:r>
      <w:r w:rsidR="00C57A16">
        <w:rPr>
          <w:rFonts w:hint="cs"/>
          <w:rtl/>
        </w:rPr>
        <w:t>תו</w:t>
      </w:r>
      <w:r w:rsidR="004627AB" w:rsidRPr="00CD067C">
        <w:rPr>
          <w:rtl/>
        </w:rPr>
        <w:t xml:space="preserve"> של גידי מהקיבוץ. לילך </w:t>
      </w:r>
      <w:r>
        <w:rPr>
          <w:rFonts w:hint="cs"/>
          <w:rtl/>
        </w:rPr>
        <w:t>הופיעה</w:t>
      </w:r>
      <w:r w:rsidR="004627AB" w:rsidRPr="00CD067C">
        <w:rPr>
          <w:rtl/>
        </w:rPr>
        <w:t xml:space="preserve"> כשהודיעו שסער יבקר. הוא הגיע במיוחד, ישר מהצגת הצעת המחקר שלו, כי הוא התחיל דוקטורט במדעי המחשב בסטנפורד. אבל </w:t>
      </w:r>
      <w:r w:rsidR="00F06A3F">
        <w:rPr>
          <w:rtl/>
        </w:rPr>
        <w:t>עכשיו</w:t>
      </w:r>
      <w:r w:rsidR="004627AB" w:rsidRPr="00CD067C">
        <w:rPr>
          <w:rtl/>
        </w:rPr>
        <w:t xml:space="preserve"> כש</w:t>
      </w:r>
      <w:r>
        <w:rPr>
          <w:rFonts w:hint="cs"/>
          <w:rtl/>
        </w:rPr>
        <w:t>חזר</w:t>
      </w:r>
      <w:r w:rsidR="004627AB" w:rsidRPr="00CD067C">
        <w:rPr>
          <w:rtl/>
        </w:rPr>
        <w:t xml:space="preserve"> ארצה יגייסו אותו. זה לא הפריע לו, הוא הסביר ללילך, דחיית השירות שלו הסתיימה מזמן.</w:t>
      </w:r>
      <w:r w:rsidR="00A82C71">
        <w:rPr>
          <w:rFonts w:hint="cs"/>
          <w:rtl/>
        </w:rPr>
        <w:t xml:space="preserve"> </w:t>
      </w:r>
      <w:r w:rsidR="00A82C71" w:rsidRPr="00CD067C">
        <w:rPr>
          <w:rtl/>
        </w:rPr>
        <w:t xml:space="preserve">והמפקדים </w:t>
      </w:r>
      <w:r w:rsidR="00A82C71">
        <w:rPr>
          <w:rFonts w:hint="cs"/>
          <w:rtl/>
        </w:rPr>
        <w:t xml:space="preserve">הגיעו </w:t>
      </w:r>
      <w:r w:rsidR="00A82C71" w:rsidRPr="00CD067C">
        <w:rPr>
          <w:rtl/>
        </w:rPr>
        <w:t>החל במ"פ וכלה במח"ט. והחיילים שלו. ודן, ודודו, וגידי ועוד קצינים והפקידה הפלוגתית נכנס</w:t>
      </w:r>
      <w:r w:rsidR="00A82C71" w:rsidRPr="00CD067C">
        <w:rPr>
          <w:rFonts w:hint="cs"/>
          <w:rtl/>
        </w:rPr>
        <w:t>ה</w:t>
      </w:r>
      <w:r w:rsidR="00A82C71" w:rsidRPr="00CD067C">
        <w:rPr>
          <w:rtl/>
        </w:rPr>
        <w:t>. וחברים מהתיכון.</w:t>
      </w:r>
    </w:p>
    <w:p w14:paraId="18C0B2C9" w14:textId="77777777" w:rsidR="004627AB" w:rsidRPr="00CD067C" w:rsidRDefault="004627AB" w:rsidP="00250000">
      <w:pPr>
        <w:rPr>
          <w:rtl/>
        </w:rPr>
      </w:pPr>
      <w:r w:rsidRPr="00CD067C">
        <w:rPr>
          <w:rtl/>
        </w:rPr>
        <w:t xml:space="preserve">וההסבר. </w:t>
      </w:r>
    </w:p>
    <w:p w14:paraId="33978124" w14:textId="77777777" w:rsidR="004627AB" w:rsidRPr="00CD067C" w:rsidRDefault="004627AB" w:rsidP="00250000">
      <w:pPr>
        <w:rPr>
          <w:rtl/>
        </w:rPr>
      </w:pPr>
      <w:r w:rsidRPr="00CD067C">
        <w:rPr>
          <w:rtl/>
        </w:rPr>
        <w:t>יש אנשים שזקוקים להסבר, למה הם בחיים.</w:t>
      </w:r>
    </w:p>
    <w:p w14:paraId="56421DCA" w14:textId="77777777" w:rsidR="004627AB" w:rsidRPr="00CD067C" w:rsidRDefault="004627AB" w:rsidP="00250000">
      <w:pPr>
        <w:rPr>
          <w:rtl/>
        </w:rPr>
      </w:pPr>
      <w:r w:rsidRPr="00CD067C">
        <w:rPr>
          <w:rtl/>
        </w:rPr>
        <w:t xml:space="preserve">הרימון ששכב עליו </w:t>
      </w:r>
      <w:r w:rsidRPr="00CD067C">
        <w:rPr>
          <w:rFonts w:hint="cs"/>
          <w:rtl/>
        </w:rPr>
        <w:t xml:space="preserve">לא התפוצץ, כנראה היה רימון </w:t>
      </w:r>
      <w:r w:rsidRPr="00CD067C">
        <w:rPr>
          <w:rtl/>
        </w:rPr>
        <w:t>עקר</w:t>
      </w:r>
      <w:r w:rsidRPr="00CD067C">
        <w:rPr>
          <w:rFonts w:hint="cs"/>
          <w:rtl/>
        </w:rPr>
        <w:t xml:space="preserve"> אם כי היו שגרסו שערפאת לא שלף את הניצרה</w:t>
      </w:r>
      <w:r w:rsidRPr="00CD067C">
        <w:rPr>
          <w:rtl/>
        </w:rPr>
        <w:t>.</w:t>
      </w:r>
    </w:p>
    <w:p w14:paraId="417DB4CF" w14:textId="77777777" w:rsidR="004627AB" w:rsidRPr="00CD067C" w:rsidRDefault="004627AB" w:rsidP="00250000">
      <w:pPr>
        <w:rPr>
          <w:rtl/>
        </w:rPr>
      </w:pPr>
      <w:r w:rsidRPr="00CD067C">
        <w:rPr>
          <w:rtl/>
        </w:rPr>
        <w:t xml:space="preserve">האיברים הפנימיים שמישש </w:t>
      </w:r>
      <w:r w:rsidRPr="00CD067C">
        <w:rPr>
          <w:rFonts w:hint="cs"/>
          <w:rtl/>
        </w:rPr>
        <w:t xml:space="preserve">כששכב על שפת הבריכה מתחת לכוכבים </w:t>
      </w:r>
      <w:r w:rsidRPr="00CD067C">
        <w:rPr>
          <w:rtl/>
        </w:rPr>
        <w:t>היו של החמור שהתפוצץ מהרימון השני.</w:t>
      </w:r>
    </w:p>
    <w:p w14:paraId="0E8E4EA8" w14:textId="63EA4984" w:rsidR="004627AB" w:rsidRPr="00CD067C" w:rsidRDefault="004627AB" w:rsidP="00693F2C">
      <w:pPr>
        <w:rPr>
          <w:rtl/>
        </w:rPr>
      </w:pPr>
      <w:r w:rsidRPr="00CD067C">
        <w:rPr>
          <w:rtl/>
        </w:rPr>
        <w:t>רגל</w:t>
      </w:r>
      <w:r w:rsidR="00A82C71">
        <w:rPr>
          <w:rFonts w:hint="cs"/>
          <w:rtl/>
        </w:rPr>
        <w:t>ו השמאלית</w:t>
      </w:r>
      <w:r w:rsidRPr="00CD067C">
        <w:rPr>
          <w:rtl/>
        </w:rPr>
        <w:t xml:space="preserve"> של אלכס נשברה בארבעה מקומות וספגה את </w:t>
      </w:r>
      <w:r w:rsidR="00A82C71">
        <w:rPr>
          <w:rFonts w:hint="cs"/>
          <w:rtl/>
        </w:rPr>
        <w:t>ה</w:t>
      </w:r>
      <w:r w:rsidRPr="00CD067C">
        <w:rPr>
          <w:rtl/>
        </w:rPr>
        <w:t xml:space="preserve">רסיסים שמפניהם גוף החמור לא הגן עליו. </w:t>
      </w:r>
      <w:r w:rsidR="001C5A04">
        <w:rPr>
          <w:rtl/>
        </w:rPr>
        <w:t>הייתה</w:t>
      </w:r>
      <w:r w:rsidRPr="00CD067C">
        <w:rPr>
          <w:rtl/>
        </w:rPr>
        <w:t xml:space="preserve"> גם פגיעה בכלי דם ראשיים בירך</w:t>
      </w:r>
      <w:r w:rsidR="002508DB">
        <w:rPr>
          <w:rtl/>
        </w:rPr>
        <w:t xml:space="preserve"> ואיבוד דם ופגיעות נרחבות מההדף</w:t>
      </w:r>
      <w:r w:rsidRPr="00CD067C">
        <w:rPr>
          <w:rtl/>
        </w:rPr>
        <w:t xml:space="preserve">, אבל גם המנתח בישר על סיכוי מצויין לשיקום מלא כל עוד יתמיד בפזיותרפיה. </w:t>
      </w:r>
      <w:r w:rsidR="00693F2C">
        <w:rPr>
          <w:rFonts w:hint="cs"/>
          <w:rtl/>
        </w:rPr>
        <w:t>גם</w:t>
      </w:r>
      <w:r w:rsidRPr="00CD067C">
        <w:rPr>
          <w:rtl/>
        </w:rPr>
        <w:t xml:space="preserve"> מהטביעה במים לא נותר כל נזק ארוך טווח.</w:t>
      </w:r>
      <w:r w:rsidRPr="00CD067C">
        <w:rPr>
          <w:rFonts w:hint="cs"/>
          <w:rtl/>
        </w:rPr>
        <w:t xml:space="preserve"> </w:t>
      </w:r>
    </w:p>
    <w:p w14:paraId="046C3443" w14:textId="12BA94DF" w:rsidR="004627AB" w:rsidRPr="00CD067C" w:rsidRDefault="004627AB" w:rsidP="00215D2A">
      <w:pPr>
        <w:rPr>
          <w:rtl/>
        </w:rPr>
      </w:pPr>
      <w:r w:rsidRPr="00CD067C">
        <w:rPr>
          <w:rFonts w:hint="cs"/>
          <w:rtl/>
        </w:rPr>
        <w:t xml:space="preserve">הוא ישתקם, אבל </w:t>
      </w:r>
      <w:r w:rsidR="00F06A3F">
        <w:rPr>
          <w:rFonts w:hint="cs"/>
          <w:rtl/>
        </w:rPr>
        <w:t>עכשיו</w:t>
      </w:r>
      <w:r w:rsidRPr="00CD067C">
        <w:rPr>
          <w:rFonts w:hint="cs"/>
          <w:rtl/>
        </w:rPr>
        <w:t xml:space="preserve"> הוא שתק.</w:t>
      </w:r>
      <w:r w:rsidR="00866A38">
        <w:rPr>
          <w:rFonts w:hint="cs"/>
          <w:rtl/>
        </w:rPr>
        <w:t xml:space="preserve"> שוב בדקו את מצב החרשות והגיעו לאותה מסקנה </w:t>
      </w:r>
      <w:r w:rsidR="00866A38">
        <w:rPr>
          <w:rtl/>
        </w:rPr>
        <w:t>–</w:t>
      </w:r>
      <w:r w:rsidR="00866A38">
        <w:rPr>
          <w:rFonts w:hint="cs"/>
          <w:rtl/>
        </w:rPr>
        <w:t xml:space="preserve"> השמיעה ניצלה, נותר להמתין שתשוב בהדרגה לאיתנה. נותר להמתין למילותיו הראשונות.</w:t>
      </w:r>
    </w:p>
    <w:p w14:paraId="461DAEC7" w14:textId="77777777" w:rsidR="004627AB" w:rsidRPr="00CD067C" w:rsidRDefault="004627AB" w:rsidP="00693F2C">
      <w:pPr>
        <w:rPr>
          <w:rtl/>
        </w:rPr>
      </w:pPr>
      <w:r w:rsidRPr="00CD067C">
        <w:rPr>
          <w:rtl/>
        </w:rPr>
        <w:t>כשאלכס</w:t>
      </w:r>
      <w:r w:rsidR="004A38A4">
        <w:rPr>
          <w:rtl/>
        </w:rPr>
        <w:t xml:space="preserve"> זז, הכאב איגף אותו: מלמטה ה</w:t>
      </w:r>
      <w:r w:rsidR="004A38A4">
        <w:rPr>
          <w:rFonts w:hint="cs"/>
          <w:rtl/>
        </w:rPr>
        <w:t>עפילו</w:t>
      </w:r>
      <w:r w:rsidR="00693F2C">
        <w:rPr>
          <w:rtl/>
        </w:rPr>
        <w:t xml:space="preserve"> פלוגות הכאב בקילשונ</w:t>
      </w:r>
      <w:r w:rsidR="00693F2C">
        <w:rPr>
          <w:rFonts w:hint="cs"/>
          <w:rtl/>
        </w:rPr>
        <w:t>ות</w:t>
      </w:r>
      <w:r w:rsidRPr="00CD067C">
        <w:rPr>
          <w:rtl/>
        </w:rPr>
        <w:t xml:space="preserve"> ורומחים, מל</w:t>
      </w:r>
      <w:r w:rsidR="00693F2C">
        <w:rPr>
          <w:rtl/>
        </w:rPr>
        <w:t>מעלה הגיעו גדודי הכאב במזמרות ו</w:t>
      </w:r>
      <w:r w:rsidRPr="00CD067C">
        <w:rPr>
          <w:rtl/>
        </w:rPr>
        <w:t>מסורים, ממזרח הם צעדו ובידיהם לבֶנים של קרח יבש מַעלים אדים חלביים, ממערב בפנים חתומות נושאים כדי שמן רותח. מצפון הם גלגלו חומצות מבעבעות במיכלים גדולים ומדרום אוגדות הכאב תקפו ב</w:t>
      </w:r>
      <w:r w:rsidRPr="00CD067C">
        <w:rPr>
          <w:rFonts w:hint="cs"/>
          <w:rtl/>
        </w:rPr>
        <w:t>טפרים שלופים</w:t>
      </w:r>
      <w:r w:rsidRPr="00CD067C">
        <w:rPr>
          <w:rtl/>
        </w:rPr>
        <w:t>. מבפנים בשורות י</w:t>
      </w:r>
      <w:r w:rsidR="00693F2C">
        <w:rPr>
          <w:rtl/>
        </w:rPr>
        <w:t xml:space="preserve">שרות </w:t>
      </w:r>
      <w:r w:rsidR="00693F2C">
        <w:rPr>
          <w:rtl/>
        </w:rPr>
        <w:lastRenderedPageBreak/>
        <w:t xml:space="preserve">מטלטלים בידיהם אלות מתכת, </w:t>
      </w:r>
      <w:r w:rsidRPr="00CD067C">
        <w:rPr>
          <w:rtl/>
        </w:rPr>
        <w:t xml:space="preserve">מבחוץ בסכינים, הוא נרתע בבהלה – זאת סכין מַאֲכֶלֶת. ושוב הציפו אותו במשככי כאבים, גופו שקע בתוכם, הם חדרו לנחיריו והוא השתנק. הוא חרחר! והוא השתנק. </w:t>
      </w:r>
    </w:p>
    <w:p w14:paraId="7BC6EA39" w14:textId="77777777" w:rsidR="004627AB" w:rsidRPr="00CD067C" w:rsidRDefault="004627AB" w:rsidP="00693F2C">
      <w:pPr>
        <w:rPr>
          <w:rtl/>
        </w:rPr>
      </w:pPr>
      <w:r w:rsidRPr="00CD067C">
        <w:rPr>
          <w:rtl/>
        </w:rPr>
        <w:t>כשקשרו לגופו של אלכס מצופים הוא</w:t>
      </w:r>
      <w:r w:rsidR="002508DB">
        <w:rPr>
          <w:rFonts w:hint="cs"/>
          <w:rtl/>
        </w:rPr>
        <w:t xml:space="preserve"> </w:t>
      </w:r>
      <w:r w:rsidRPr="00CD067C">
        <w:rPr>
          <w:rtl/>
        </w:rPr>
        <w:t xml:space="preserve">לא הזיז שריר בגופו, מניח לפזיותרפיסטית להתאמץ, מבטו כרגיל נעוץ בלולאות של וילון ההפרדה שהיא </w:t>
      </w:r>
      <w:r w:rsidR="00693F2C">
        <w:rPr>
          <w:rFonts w:hint="cs"/>
          <w:rtl/>
        </w:rPr>
        <w:t>הקפידה ל</w:t>
      </w:r>
      <w:r w:rsidRPr="00CD067C">
        <w:rPr>
          <w:rtl/>
        </w:rPr>
        <w:t>סג</w:t>
      </w:r>
      <w:r w:rsidR="00693F2C">
        <w:rPr>
          <w:rFonts w:hint="cs"/>
          <w:rtl/>
        </w:rPr>
        <w:t>ו</w:t>
      </w:r>
      <w:r w:rsidRPr="00CD067C">
        <w:rPr>
          <w:rtl/>
        </w:rPr>
        <w:t xml:space="preserve">ר סביב מיטתו. אבל כשהכניסו אותו לבריכת הפזיותרפיה הוא נופף בהסטריה בידיו, הוא הרעיד בפאניקה ברגליו, הוא </w:t>
      </w:r>
      <w:r w:rsidRPr="00CD067C">
        <w:rPr>
          <w:rFonts w:hint="cs"/>
          <w:rtl/>
        </w:rPr>
        <w:t>העלה</w:t>
      </w:r>
      <w:r w:rsidRPr="00CD067C">
        <w:rPr>
          <w:rtl/>
        </w:rPr>
        <w:t xml:space="preserve"> </w:t>
      </w:r>
      <w:r w:rsidR="00A82C71">
        <w:rPr>
          <w:rFonts w:hint="cs"/>
          <w:rtl/>
        </w:rPr>
        <w:t>שובלי</w:t>
      </w:r>
      <w:r w:rsidRPr="00CD067C">
        <w:rPr>
          <w:rtl/>
        </w:rPr>
        <w:t xml:space="preserve"> קצף במים המחוממים. גידמים ופסחים ומצולקים למיניהם הסיטו את מבטם מאיש בריא שלא מצליח לנשום. הוא טבע, על אף המצופים שנקשרו לגופו, הוא בלע מים, הוא נחנק.</w:t>
      </w:r>
    </w:p>
    <w:p w14:paraId="1914760F" w14:textId="77777777" w:rsidR="004627AB" w:rsidRPr="00CD067C" w:rsidRDefault="004627AB" w:rsidP="00250000">
      <w:pPr>
        <w:rPr>
          <w:rtl/>
        </w:rPr>
      </w:pPr>
      <w:r w:rsidRPr="00CD067C">
        <w:rPr>
          <w:rtl/>
        </w:rPr>
        <w:t>הוציאו אותו מהמים והוא עדיין נחנק.</w:t>
      </w:r>
    </w:p>
    <w:p w14:paraId="4101DFE9" w14:textId="77777777" w:rsidR="004627AB" w:rsidRPr="00CD067C" w:rsidRDefault="004627AB" w:rsidP="00215D2A">
      <w:pPr>
        <w:rPr>
          <w:rtl/>
        </w:rPr>
      </w:pPr>
      <w:r w:rsidRPr="00CD067C">
        <w:rPr>
          <w:rtl/>
        </w:rPr>
        <w:t xml:space="preserve">הוא לא דיבר עם איש, גם לא עם ארקדי שהגיע לשעות ארוכות. ארקדי </w:t>
      </w:r>
      <w:r w:rsidR="00215D2A">
        <w:rPr>
          <w:rFonts w:hint="cs"/>
          <w:rtl/>
        </w:rPr>
        <w:t>סיים את הסמכתו ב</w:t>
      </w:r>
      <w:r w:rsidRPr="00CD067C">
        <w:rPr>
          <w:rtl/>
        </w:rPr>
        <w:t>פזיותרפי</w:t>
      </w:r>
      <w:r w:rsidR="00215D2A">
        <w:rPr>
          <w:rFonts w:hint="cs"/>
          <w:rtl/>
        </w:rPr>
        <w:t>ה</w:t>
      </w:r>
      <w:r w:rsidRPr="00CD067C">
        <w:rPr>
          <w:rtl/>
        </w:rPr>
        <w:t xml:space="preserve">, כך </w:t>
      </w:r>
      <w:r w:rsidR="00215D2A">
        <w:rPr>
          <w:rFonts w:hint="cs"/>
          <w:rtl/>
        </w:rPr>
        <w:t>קיווה ל</w:t>
      </w:r>
      <w:r w:rsidR="00215D2A">
        <w:rPr>
          <w:rtl/>
        </w:rPr>
        <w:t>ש</w:t>
      </w:r>
      <w:r w:rsidRPr="00CD067C">
        <w:rPr>
          <w:rtl/>
        </w:rPr>
        <w:t>לם על לימודי הרפואה. הוא אחז ברגלו הפגועה והמנותחת, סובב והניף ואלכס חשק את שיניו. ארקדי סובב את כתפו השמאלית, קרועת הרצוע</w:t>
      </w:r>
      <w:r w:rsidR="00215D2A">
        <w:rPr>
          <w:rFonts w:hint="cs"/>
          <w:rtl/>
        </w:rPr>
        <w:t>ות</w:t>
      </w:r>
      <w:r w:rsidRPr="00CD067C">
        <w:rPr>
          <w:rtl/>
        </w:rPr>
        <w:t xml:space="preserve"> ואלכס לא הוציא הגה מפיו. </w:t>
      </w:r>
      <w:r w:rsidRPr="00CD067C">
        <w:rPr>
          <w:rFonts w:hint="cs"/>
          <w:rtl/>
        </w:rPr>
        <w:t xml:space="preserve">ארקדי עבד במשך </w:t>
      </w:r>
      <w:r w:rsidRPr="00CD067C">
        <w:rPr>
          <w:rtl/>
        </w:rPr>
        <w:t xml:space="preserve">שעה ארוכה </w:t>
      </w:r>
      <w:r w:rsidRPr="00CD067C">
        <w:rPr>
          <w:rFonts w:hint="cs"/>
          <w:rtl/>
        </w:rPr>
        <w:t>וכש</w:t>
      </w:r>
      <w:r w:rsidR="002508DB">
        <w:rPr>
          <w:rtl/>
        </w:rPr>
        <w:t xml:space="preserve">סיים </w:t>
      </w:r>
      <w:r w:rsidRPr="00CD067C">
        <w:rPr>
          <w:rtl/>
        </w:rPr>
        <w:t>כ</w:t>
      </w:r>
      <w:r w:rsidRPr="00CD067C">
        <w:rPr>
          <w:rFonts w:hint="cs"/>
          <w:rtl/>
        </w:rPr>
        <w:t>י</w:t>
      </w:r>
      <w:r w:rsidRPr="00CD067C">
        <w:rPr>
          <w:rtl/>
        </w:rPr>
        <w:t>סה את אלכס אבל זה עוות את גופו החבול ובנאקה אדירה שיצאה ממעמקי איבריו הפנימיים שישבו כולם במקומם</w:t>
      </w:r>
      <w:r w:rsidR="002508DB">
        <w:rPr>
          <w:rFonts w:hint="cs"/>
          <w:rtl/>
        </w:rPr>
        <w:t>,</w:t>
      </w:r>
      <w:r w:rsidRPr="00CD067C">
        <w:rPr>
          <w:rtl/>
        </w:rPr>
        <w:t xml:space="preserve"> הצליח להשליך מעליו את השמיכה מדיפת ריח ה</w:t>
      </w:r>
      <w:r w:rsidRPr="00CD067C">
        <w:rPr>
          <w:rFonts w:hint="cs"/>
          <w:rtl/>
        </w:rPr>
        <w:t>מצולות</w:t>
      </w:r>
      <w:r w:rsidRPr="00CD067C">
        <w:rPr>
          <w:rtl/>
        </w:rPr>
        <w:t>, השמיכה החמימה והחלקלקה.</w:t>
      </w:r>
    </w:p>
    <w:p w14:paraId="7FF7CBE7" w14:textId="77777777" w:rsidR="004627AB" w:rsidRPr="00CD067C" w:rsidRDefault="004627AB" w:rsidP="00250000">
      <w:pPr>
        <w:rPr>
          <w:rtl/>
        </w:rPr>
      </w:pPr>
      <w:r w:rsidRPr="00CD067C">
        <w:rPr>
          <w:rtl/>
        </w:rPr>
        <w:t>האחות שנזד</w:t>
      </w:r>
      <w:r w:rsidR="00A82C71">
        <w:rPr>
          <w:rtl/>
        </w:rPr>
        <w:t>רזה לחדר מצאה את ארקדי מביט ב</w:t>
      </w:r>
      <w:r w:rsidR="00A82C71">
        <w:rPr>
          <w:rFonts w:hint="cs"/>
          <w:rtl/>
        </w:rPr>
        <w:t>צער</w:t>
      </w:r>
      <w:r w:rsidRPr="00CD067C">
        <w:rPr>
          <w:rtl/>
        </w:rPr>
        <w:t xml:space="preserve"> בעיניו הקרועות לרווחה של חברו. </w:t>
      </w:r>
    </w:p>
    <w:p w14:paraId="60564A16" w14:textId="77777777" w:rsidR="004627AB" w:rsidRPr="00CD067C" w:rsidRDefault="004627AB" w:rsidP="00693F2C">
      <w:pPr>
        <w:rPr>
          <w:rtl/>
        </w:rPr>
      </w:pPr>
      <w:r w:rsidRPr="00CD067C">
        <w:rPr>
          <w:rtl/>
        </w:rPr>
        <w:t xml:space="preserve">מישהו בא, מישהו בדק, מישהו דיבר. הקולות הפכו להדים, המראות הפכו לערפילים והוא לא </w:t>
      </w:r>
      <w:r w:rsidR="00693F2C">
        <w:rPr>
          <w:rFonts w:hint="cs"/>
          <w:rtl/>
        </w:rPr>
        <w:t>הצליח</w:t>
      </w:r>
      <w:r w:rsidRPr="00CD067C">
        <w:rPr>
          <w:rtl/>
        </w:rPr>
        <w:t xml:space="preserve"> לנשום. </w:t>
      </w:r>
    </w:p>
    <w:p w14:paraId="696520DB" w14:textId="77777777" w:rsidR="004627AB" w:rsidRPr="00CD067C" w:rsidRDefault="004627AB" w:rsidP="00250000">
      <w:pPr>
        <w:rPr>
          <w:rtl/>
        </w:rPr>
      </w:pPr>
      <w:r w:rsidRPr="00CD067C">
        <w:rPr>
          <w:rtl/>
        </w:rPr>
        <w:t>הצרפתי</w:t>
      </w:r>
      <w:r w:rsidR="00B20E78">
        <w:rPr>
          <w:rFonts w:hint="cs"/>
          <w:rtl/>
        </w:rPr>
        <w:t>י</w:t>
      </w:r>
      <w:r w:rsidRPr="00CD067C">
        <w:rPr>
          <w:rtl/>
        </w:rPr>
        <w:t>ה נשארה איתו לבד. היא לימדה אותו לנשום.</w:t>
      </w:r>
    </w:p>
    <w:p w14:paraId="67AA5CDB" w14:textId="77777777" w:rsidR="004627AB" w:rsidRPr="00CD067C" w:rsidRDefault="004627AB" w:rsidP="00250000">
      <w:pPr>
        <w:rPr>
          <w:rtl/>
        </w:rPr>
      </w:pPr>
      <w:r w:rsidRPr="00CD067C">
        <w:rPr>
          <w:rtl/>
        </w:rPr>
        <w:t>אוג'אי. המבט פונה החוצה אבל ההתבוננות היא פנימה. אוג'אי.</w:t>
      </w:r>
    </w:p>
    <w:p w14:paraId="0DB91B99" w14:textId="77777777" w:rsidR="004627AB" w:rsidRPr="00CD067C" w:rsidRDefault="004627AB" w:rsidP="00250000">
      <w:pPr>
        <w:rPr>
          <w:rtl/>
        </w:rPr>
      </w:pPr>
      <w:r w:rsidRPr="00CD067C">
        <w:rPr>
          <w:rtl/>
        </w:rPr>
        <w:t>אוג'אי. הנשימה הסדורה משקיטה את המחשבות הקולניות. אוג'אי.</w:t>
      </w:r>
    </w:p>
    <w:p w14:paraId="11646E7D" w14:textId="77777777" w:rsidR="004627AB" w:rsidRDefault="004627AB" w:rsidP="00250000">
      <w:pPr>
        <w:rPr>
          <w:rtl/>
        </w:rPr>
      </w:pPr>
      <w:r w:rsidRPr="00CD067C">
        <w:rPr>
          <w:rtl/>
        </w:rPr>
        <w:t>אוג'אי. הנשימה היא</w:t>
      </w:r>
      <w:r w:rsidR="00693F2C">
        <w:rPr>
          <w:rtl/>
        </w:rPr>
        <w:t xml:space="preserve"> העיקר, התנועות הן רק ליווי </w:t>
      </w:r>
      <w:r w:rsidR="00693F2C">
        <w:rPr>
          <w:rFonts w:hint="cs"/>
          <w:rtl/>
        </w:rPr>
        <w:t>ל</w:t>
      </w:r>
      <w:r w:rsidRPr="00CD067C">
        <w:rPr>
          <w:rtl/>
        </w:rPr>
        <w:t>נשימה. אוג'אי.</w:t>
      </w:r>
    </w:p>
    <w:p w14:paraId="2D2BF6B4" w14:textId="252F34C1" w:rsidR="009D43E8" w:rsidRPr="00CD067C" w:rsidRDefault="009D43E8" w:rsidP="00250000">
      <w:pPr>
        <w:rPr>
          <w:rtl/>
        </w:rPr>
      </w:pPr>
      <w:r>
        <w:rPr>
          <w:rFonts w:hint="cs"/>
          <w:rtl/>
        </w:rPr>
        <w:t>אפשר להשתמש בגוף רק בשביל לחיות בו, זה לא מוכרח להיות מאבק.</w:t>
      </w:r>
    </w:p>
    <w:p w14:paraId="54EF63D6" w14:textId="139EDD42" w:rsidR="004627AB" w:rsidRPr="00CD067C" w:rsidRDefault="004627AB" w:rsidP="00693F2C">
      <w:pPr>
        <w:rPr>
          <w:rtl/>
        </w:rPr>
      </w:pPr>
      <w:r w:rsidRPr="00CD067C">
        <w:rPr>
          <w:rtl/>
        </w:rPr>
        <w:t xml:space="preserve">הימים עברו וכשהרעד בידיו פסק אלכס </w:t>
      </w:r>
      <w:r w:rsidR="002508DB">
        <w:rPr>
          <w:rFonts w:hint="cs"/>
          <w:rtl/>
        </w:rPr>
        <w:t>הצליח</w:t>
      </w:r>
      <w:r w:rsidRPr="00CD067C">
        <w:rPr>
          <w:rtl/>
        </w:rPr>
        <w:t xml:space="preserve"> להחזיק את הספרון הקטן, את הנרי ה-</w:t>
      </w:r>
      <w:r w:rsidRPr="00CD067C">
        <w:t>V</w:t>
      </w:r>
      <w:r w:rsidR="002508DB">
        <w:rPr>
          <w:rFonts w:hint="cs"/>
          <w:rtl/>
        </w:rPr>
        <w:t xml:space="preserve"> </w:t>
      </w:r>
      <w:r w:rsidRPr="00CD067C">
        <w:rPr>
          <w:rtl/>
        </w:rPr>
        <w:t xml:space="preserve">ולאחר כל סצינה, לפעמים לאחר כל פסקה, הוא כתב בשצף קצף, </w:t>
      </w:r>
      <w:r w:rsidRPr="00CD067C">
        <w:rPr>
          <w:rFonts w:hint="cs"/>
          <w:rtl/>
        </w:rPr>
        <w:t>הוא שתק</w:t>
      </w:r>
      <w:r w:rsidRPr="00CD067C">
        <w:rPr>
          <w:rtl/>
        </w:rPr>
        <w:t xml:space="preserve">. </w:t>
      </w:r>
      <w:r w:rsidR="00693F2C">
        <w:rPr>
          <w:rFonts w:hint="cs"/>
          <w:rtl/>
        </w:rPr>
        <w:t>[</w:t>
      </w:r>
      <w:r w:rsidRPr="00CD067C">
        <w:t>Act 3 scene 1</w:t>
      </w:r>
      <w:r w:rsidR="00693F2C">
        <w:rPr>
          <w:rFonts w:hint="cs"/>
          <w:rtl/>
        </w:rPr>
        <w:t>] מערכה 3, תמונה 1</w:t>
      </w:r>
      <w:r w:rsidRPr="00CD067C">
        <w:rPr>
          <w:rtl/>
        </w:rPr>
        <w:t>. הוא קרא שוב שוב ול</w:t>
      </w:r>
      <w:r w:rsidR="00693F2C">
        <w:rPr>
          <w:rtl/>
        </w:rPr>
        <w:t>א הצליח להתגבר על החלחלה</w:t>
      </w:r>
      <w:r w:rsidR="00693F2C">
        <w:rPr>
          <w:rFonts w:hint="cs"/>
          <w:rtl/>
        </w:rPr>
        <w:t xml:space="preserve"> </w:t>
      </w:r>
      <w:r w:rsidRPr="00CD067C">
        <w:rPr>
          <w:rtl/>
        </w:rPr>
        <w:t xml:space="preserve">בגופו. הוא לא מסוגל להיות אמיץ </w:t>
      </w:r>
      <w:r w:rsidR="00F97A34">
        <w:rPr>
          <w:rtl/>
        </w:rPr>
        <w:t>כל כך</w:t>
      </w:r>
      <w:r w:rsidRPr="00CD067C">
        <w:rPr>
          <w:rtl/>
        </w:rPr>
        <w:t>, הוא לא.</w:t>
      </w:r>
    </w:p>
    <w:p w14:paraId="7ED5EBF2" w14:textId="77777777" w:rsidR="004627AB" w:rsidRPr="00CD067C" w:rsidRDefault="004627AB" w:rsidP="00250000">
      <w:pPr>
        <w:bidi w:val="0"/>
      </w:pPr>
      <w:r w:rsidRPr="00CD067C">
        <w:t xml:space="preserve">Imitate the action of the tiger; </w:t>
      </w:r>
    </w:p>
    <w:p w14:paraId="6FC98FA2" w14:textId="77777777" w:rsidR="004627AB" w:rsidRPr="00CD067C" w:rsidRDefault="004627AB" w:rsidP="00250000">
      <w:pPr>
        <w:bidi w:val="0"/>
      </w:pPr>
      <w:r w:rsidRPr="00CD067C">
        <w:t xml:space="preserve">Stiffen the sinews, summon up the blood, </w:t>
      </w:r>
    </w:p>
    <w:p w14:paraId="22982946" w14:textId="77777777" w:rsidR="004627AB" w:rsidRPr="00CD067C" w:rsidRDefault="004627AB" w:rsidP="00250000">
      <w:pPr>
        <w:bidi w:val="0"/>
      </w:pPr>
      <w:r w:rsidRPr="00CD067C">
        <w:t>Disguise fair nature with hard-favour'd rage</w:t>
      </w:r>
    </w:p>
    <w:p w14:paraId="427419CD" w14:textId="39696532" w:rsidR="004627AB" w:rsidRPr="00CD067C" w:rsidRDefault="00DB4C54" w:rsidP="00145230">
      <w:pPr>
        <w:rPr>
          <w:rtl/>
        </w:rPr>
      </w:pPr>
      <w:r>
        <w:rPr>
          <w:rtl/>
        </w:rPr>
        <w:t>קתרין</w:t>
      </w:r>
      <w:r w:rsidR="004627AB" w:rsidRPr="00CD067C">
        <w:rPr>
          <w:rtl/>
        </w:rPr>
        <w:t xml:space="preserve"> </w:t>
      </w:r>
      <w:r w:rsidR="002508DB">
        <w:rPr>
          <w:rFonts w:hint="cs"/>
          <w:rtl/>
        </w:rPr>
        <w:t>שהתה</w:t>
      </w:r>
      <w:r w:rsidR="004627AB" w:rsidRPr="00CD067C">
        <w:rPr>
          <w:rtl/>
        </w:rPr>
        <w:t xml:space="preserve"> בסיור הופעות בגרמניה עם </w:t>
      </w:r>
      <w:r w:rsidR="008B1B44">
        <w:rPr>
          <w:rtl/>
        </w:rPr>
        <w:t>סופי</w:t>
      </w:r>
      <w:r w:rsidR="004627AB" w:rsidRPr="00CD067C">
        <w:rPr>
          <w:rtl/>
        </w:rPr>
        <w:t xml:space="preserve">. פרנק הגיע לביקור של כמה ימים, הם התכוונו לעלות ארצה </w:t>
      </w:r>
      <w:r w:rsidR="004A38A4">
        <w:rPr>
          <w:rFonts w:hint="cs"/>
          <w:rtl/>
        </w:rPr>
        <w:t xml:space="preserve">[לא </w:t>
      </w:r>
      <w:r w:rsidR="004A38A4">
        <w:rPr>
          <w:rtl/>
        </w:rPr>
        <w:t>–</w:t>
      </w:r>
      <w:r w:rsidR="004A38A4">
        <w:rPr>
          <w:rFonts w:hint="cs"/>
          <w:rtl/>
        </w:rPr>
        <w:t xml:space="preserve"> רק לעשות </w:t>
      </w:r>
      <w:r w:rsidR="004A38A4">
        <w:t>relocation</w:t>
      </w:r>
      <w:r w:rsidR="004A38A4">
        <w:rPr>
          <w:rFonts w:hint="cs"/>
          <w:rtl/>
        </w:rPr>
        <w:t xml:space="preserve">] </w:t>
      </w:r>
      <w:r w:rsidR="004627AB" w:rsidRPr="00CD067C">
        <w:rPr>
          <w:rtl/>
        </w:rPr>
        <w:t>בכל מקרה. אלה היו החדשות המשמחות. לפחות לשנה, לפחות ל</w:t>
      </w:r>
      <w:r w:rsidR="004D7433">
        <w:rPr>
          <w:rtl/>
        </w:rPr>
        <w:t>ניסיון</w:t>
      </w:r>
      <w:r w:rsidR="004A38A4">
        <w:rPr>
          <w:rFonts w:hint="cs"/>
          <w:rtl/>
        </w:rPr>
        <w:t>, שליחות מטעם עבוד</w:t>
      </w:r>
      <w:r w:rsidR="00215D2A">
        <w:rPr>
          <w:rFonts w:hint="cs"/>
          <w:rtl/>
        </w:rPr>
        <w:t>תו</w:t>
      </w:r>
      <w:r w:rsidR="004A38A4">
        <w:rPr>
          <w:rFonts w:hint="cs"/>
          <w:rtl/>
        </w:rPr>
        <w:t xml:space="preserve"> של האב</w:t>
      </w:r>
      <w:r w:rsidR="00693F2C">
        <w:rPr>
          <w:rFonts w:hint="cs"/>
          <w:rtl/>
        </w:rPr>
        <w:t xml:space="preserve"> ושנת שבתון של האם</w:t>
      </w:r>
      <w:r w:rsidR="004627AB" w:rsidRPr="00CD067C">
        <w:rPr>
          <w:rtl/>
        </w:rPr>
        <w:t>. אלכס השתדל בכל כוחו ל</w:t>
      </w:r>
      <w:r w:rsidR="00215D2A">
        <w:rPr>
          <w:rFonts w:hint="cs"/>
          <w:rtl/>
        </w:rPr>
        <w:t>התעלם ממשפחתו של</w:t>
      </w:r>
      <w:r w:rsidR="004627AB" w:rsidRPr="00CD067C">
        <w:rPr>
          <w:rtl/>
        </w:rPr>
        <w:t xml:space="preserve"> </w:t>
      </w:r>
      <w:r w:rsidR="00215D2A">
        <w:rPr>
          <w:rFonts w:hint="cs"/>
          <w:rtl/>
        </w:rPr>
        <w:t>ה</w:t>
      </w:r>
      <w:r w:rsidR="004627AB" w:rsidRPr="00CD067C">
        <w:rPr>
          <w:rtl/>
        </w:rPr>
        <w:t xml:space="preserve">חייל המאושפז במיטה הסמוכה, שנמצאה לצידו יומם ולילה. כבר שבעה חודשים מאושפז אבל התקדם יפה והאם אסירת התודה עם הסירים </w:t>
      </w:r>
      <w:r w:rsidR="004A38A4">
        <w:rPr>
          <w:rFonts w:hint="cs"/>
          <w:rtl/>
        </w:rPr>
        <w:t xml:space="preserve">והבישולים </w:t>
      </w:r>
      <w:r w:rsidR="004627AB" w:rsidRPr="00CD067C">
        <w:rPr>
          <w:rtl/>
        </w:rPr>
        <w:t>ודמעות האושר, היא ליטפה את היד שלו, את הסנטר של הבן שלה הפצוע באורח בינוני שלעולם לא יוכל לרוץ על הגבעה עם הכלב שלו, לעולם לא י</w:t>
      </w:r>
      <w:r w:rsidR="002508DB">
        <w:rPr>
          <w:rFonts w:hint="cs"/>
          <w:rtl/>
        </w:rPr>
        <w:t>י</w:t>
      </w:r>
      <w:r w:rsidR="004627AB" w:rsidRPr="00CD067C">
        <w:rPr>
          <w:rtl/>
        </w:rPr>
        <w:t>שן עוד</w:t>
      </w:r>
      <w:r w:rsidR="004A38A4">
        <w:rPr>
          <w:rtl/>
        </w:rPr>
        <w:t xml:space="preserve"> שנת לילה רצופה ללא כדורים. </w:t>
      </w:r>
      <w:r w:rsidR="00434CAB">
        <w:rPr>
          <w:rFonts w:hint="cs"/>
          <w:rtl/>
        </w:rPr>
        <w:t xml:space="preserve">נטע יצאה </w:t>
      </w:r>
      <w:r w:rsidR="004A38A4">
        <w:rPr>
          <w:rFonts w:hint="cs"/>
          <w:rtl/>
        </w:rPr>
        <w:t>כשהחל</w:t>
      </w:r>
      <w:r w:rsidR="004627AB" w:rsidRPr="00CD067C">
        <w:rPr>
          <w:rtl/>
        </w:rPr>
        <w:t xml:space="preserve"> ביקור רופאים </w:t>
      </w:r>
      <w:r w:rsidR="004A38A4">
        <w:rPr>
          <w:rFonts w:hint="cs"/>
          <w:rtl/>
        </w:rPr>
        <w:t xml:space="preserve">במחלקה </w:t>
      </w:r>
      <w:r w:rsidR="00434CAB">
        <w:rPr>
          <w:rFonts w:hint="cs"/>
          <w:rtl/>
        </w:rPr>
        <w:t xml:space="preserve">וגם </w:t>
      </w:r>
      <w:r w:rsidR="004627AB" w:rsidRPr="00CD067C">
        <w:rPr>
          <w:rtl/>
        </w:rPr>
        <w:t>ה</w:t>
      </w:r>
      <w:r w:rsidR="00145230">
        <w:rPr>
          <w:rFonts w:hint="cs"/>
          <w:rtl/>
        </w:rPr>
        <w:t>אם</w:t>
      </w:r>
      <w:r w:rsidR="004627AB" w:rsidRPr="00CD067C">
        <w:rPr>
          <w:rtl/>
        </w:rPr>
        <w:t xml:space="preserve"> נאלצה לצאת והבן השרוף שלה דיבר</w:t>
      </w:r>
      <w:r w:rsidR="00145230">
        <w:rPr>
          <w:rFonts w:hint="cs"/>
          <w:rtl/>
        </w:rPr>
        <w:t xml:space="preserve"> עם אלכס</w:t>
      </w:r>
      <w:r w:rsidR="004627AB" w:rsidRPr="00CD067C">
        <w:rPr>
          <w:rFonts w:hint="cs"/>
          <w:rtl/>
        </w:rPr>
        <w:t>, הוא דיבר לאט</w:t>
      </w:r>
      <w:r w:rsidR="004627AB" w:rsidRPr="00CD067C">
        <w:rPr>
          <w:rtl/>
        </w:rPr>
        <w:t xml:space="preserve"> </w:t>
      </w:r>
      <w:r w:rsidR="004627AB" w:rsidRPr="00CD067C">
        <w:rPr>
          <w:rFonts w:hint="cs"/>
          <w:rtl/>
        </w:rPr>
        <w:t>ב</w:t>
      </w:r>
      <w:r w:rsidR="004627AB" w:rsidRPr="00CD067C">
        <w:rPr>
          <w:rtl/>
        </w:rPr>
        <w:t>קול חרוך ומעוות.</w:t>
      </w:r>
    </w:p>
    <w:p w14:paraId="7B0EB03A" w14:textId="77777777" w:rsidR="004627AB" w:rsidRPr="00CD067C" w:rsidRDefault="004627AB" w:rsidP="00250000">
      <w:pPr>
        <w:rPr>
          <w:rtl/>
        </w:rPr>
      </w:pPr>
      <w:r w:rsidRPr="00CD067C">
        <w:rPr>
          <w:rtl/>
        </w:rPr>
        <w:t xml:space="preserve">"אתה אומר לעצמך, רק שלא ייהרגו מהצד שלנו, </w:t>
      </w:r>
      <w:r w:rsidR="004A38A4">
        <w:rPr>
          <w:rFonts w:hint="cs"/>
          <w:rtl/>
        </w:rPr>
        <w:t xml:space="preserve">שייהרגו אחרים, רק לא מהצד שלנו, </w:t>
      </w:r>
      <w:r w:rsidRPr="00CD067C">
        <w:rPr>
          <w:rtl/>
        </w:rPr>
        <w:t>אבל דווקא נהרגים מהצד שלנו."</w:t>
      </w:r>
    </w:p>
    <w:p w14:paraId="7D8B8A57" w14:textId="77777777" w:rsidR="004627AB" w:rsidRPr="00CD067C" w:rsidRDefault="004627AB" w:rsidP="00250000">
      <w:pPr>
        <w:rPr>
          <w:rtl/>
        </w:rPr>
      </w:pPr>
      <w:r w:rsidRPr="00CD067C">
        <w:rPr>
          <w:rtl/>
        </w:rPr>
        <w:t>אלכס היה רוצה לקפוץ עליו ולסתום לו את הפה.</w:t>
      </w:r>
    </w:p>
    <w:p w14:paraId="6D4733BF" w14:textId="77777777" w:rsidR="004627AB" w:rsidRPr="00CD067C" w:rsidRDefault="004627AB" w:rsidP="00250000">
      <w:pPr>
        <w:rPr>
          <w:rtl/>
        </w:rPr>
      </w:pPr>
      <w:r w:rsidRPr="00CD067C">
        <w:rPr>
          <w:rtl/>
        </w:rPr>
        <w:lastRenderedPageBreak/>
        <w:t>"ואתה אומר לעצמך, רק שלא ייהרגו מהגדוד שלך, אבל נהרגים מהגדוד שלך."</w:t>
      </w:r>
    </w:p>
    <w:p w14:paraId="5F99283C" w14:textId="77777777" w:rsidR="004627AB" w:rsidRPr="00CD067C" w:rsidRDefault="004627AB" w:rsidP="00250000">
      <w:pPr>
        <w:rPr>
          <w:rtl/>
        </w:rPr>
      </w:pPr>
      <w:r w:rsidRPr="00CD067C">
        <w:rPr>
          <w:rtl/>
        </w:rPr>
        <w:t>אלכס היה רוצה לזנק עליו ולחנוק אותו בכרית.</w:t>
      </w:r>
    </w:p>
    <w:p w14:paraId="11A97DC3" w14:textId="77777777" w:rsidR="004627AB" w:rsidRPr="00CD067C" w:rsidRDefault="004627AB" w:rsidP="00250000">
      <w:pPr>
        <w:rPr>
          <w:rtl/>
        </w:rPr>
      </w:pPr>
      <w:r w:rsidRPr="00CD067C">
        <w:rPr>
          <w:rtl/>
        </w:rPr>
        <w:t>"ואתה אומר לעצמך, רק שלא ייהרגו אלה שכולם אוהבים אותם, ונהרגים אלה שכולם אוהבים אותם."</w:t>
      </w:r>
    </w:p>
    <w:p w14:paraId="2E4A4DE6" w14:textId="77777777" w:rsidR="004627AB" w:rsidRPr="00CD067C" w:rsidRDefault="004627AB" w:rsidP="00250000">
      <w:pPr>
        <w:rPr>
          <w:rtl/>
        </w:rPr>
      </w:pPr>
      <w:r w:rsidRPr="00CD067C">
        <w:rPr>
          <w:rtl/>
        </w:rPr>
        <w:t>אלכס היה רוצה להפעיל את הצופר הכי חזק ישר לתוך הפרצוף המלהג שלו.</w:t>
      </w:r>
    </w:p>
    <w:p w14:paraId="739B42E6" w14:textId="77777777" w:rsidR="004627AB" w:rsidRPr="00CD067C" w:rsidRDefault="004627AB" w:rsidP="00250000">
      <w:pPr>
        <w:rPr>
          <w:rtl/>
        </w:rPr>
      </w:pPr>
      <w:r w:rsidRPr="00CD067C">
        <w:rPr>
          <w:rtl/>
        </w:rPr>
        <w:t>"ואתה אומר, רק שלא ייהרגו החברים שלי, ונהרגים החברים שלך."</w:t>
      </w:r>
    </w:p>
    <w:p w14:paraId="2662634C" w14:textId="77777777" w:rsidR="004627AB" w:rsidRPr="00CD067C" w:rsidRDefault="004627AB" w:rsidP="00250000">
      <w:pPr>
        <w:rPr>
          <w:rtl/>
        </w:rPr>
      </w:pPr>
      <w:r w:rsidRPr="00CD067C">
        <w:rPr>
          <w:rtl/>
        </w:rPr>
        <w:t>אלכס היה רוצה לנהום, לפעור ניבים נוטפי ריר, לקרוע את שאריות בשרו החרוך של החייל מעל עצמותיו המרוסקות.</w:t>
      </w:r>
    </w:p>
    <w:p w14:paraId="27882A43" w14:textId="77777777" w:rsidR="004627AB" w:rsidRPr="00CD067C" w:rsidRDefault="004627AB" w:rsidP="00250000">
      <w:pPr>
        <w:rPr>
          <w:rtl/>
        </w:rPr>
      </w:pPr>
      <w:r w:rsidRPr="00CD067C">
        <w:rPr>
          <w:rtl/>
        </w:rPr>
        <w:t>"ואתה אומר לעצמך, רק שלא ייהרגו אלה שעדיין לא הזדיינו, אבל נהרגים גם הבתולים, אלה שלא הזדיינו עדיין."</w:t>
      </w:r>
    </w:p>
    <w:p w14:paraId="2DCA030A" w14:textId="77777777" w:rsidR="004627AB" w:rsidRPr="00CD067C" w:rsidRDefault="004627AB" w:rsidP="00250000">
      <w:pPr>
        <w:rPr>
          <w:rtl/>
        </w:rPr>
      </w:pPr>
      <w:r w:rsidRPr="00CD067C">
        <w:rPr>
          <w:rtl/>
        </w:rPr>
        <w:t>אלכס היה רוצה להאיר עליו בקסנון הכי גדול בנמצא, להאיר לתוך עיניו, לצרוב לתוך הרשתיות שלו את האמת.</w:t>
      </w:r>
    </w:p>
    <w:p w14:paraId="39E3610A" w14:textId="77777777" w:rsidR="004627AB" w:rsidRPr="00CD067C" w:rsidRDefault="004627AB" w:rsidP="00250000">
      <w:pPr>
        <w:rPr>
          <w:rtl/>
        </w:rPr>
      </w:pPr>
      <w:r w:rsidRPr="00CD067C">
        <w:rPr>
          <w:rtl/>
        </w:rPr>
        <w:t>"ואתה אומר לעצמך, רק שלא ייהרגו אלה שהם בנים יחידים, ונהרגים אלה שהם בנים יחידים."</w:t>
      </w:r>
    </w:p>
    <w:p w14:paraId="630E7E45" w14:textId="77777777" w:rsidR="004627AB" w:rsidRPr="00CD067C" w:rsidRDefault="004627AB" w:rsidP="00250000">
      <w:pPr>
        <w:rPr>
          <w:rtl/>
        </w:rPr>
      </w:pPr>
      <w:r w:rsidRPr="00CD067C">
        <w:rPr>
          <w:rtl/>
        </w:rPr>
        <w:t>אבל אלכס המרותק למיטה כמובן לא עשה דבר מכל אלה. אלכס בכה.</w:t>
      </w:r>
    </w:p>
    <w:p w14:paraId="3E0EFB67" w14:textId="77777777" w:rsidR="004627AB" w:rsidRPr="00CD067C" w:rsidRDefault="004627AB" w:rsidP="00250000">
      <w:pPr>
        <w:rPr>
          <w:rtl/>
        </w:rPr>
      </w:pPr>
      <w:r w:rsidRPr="00CD067C">
        <w:rPr>
          <w:rtl/>
        </w:rPr>
        <w:t xml:space="preserve">"אני כבר הזדיינתי, אגב. אני הזדיינתי אבל לא מספיק. לא מספיק בשביל למות לפני עוד פעם." </w:t>
      </w:r>
      <w:r w:rsidRPr="00CD067C">
        <w:rPr>
          <w:rFonts w:hint="cs"/>
          <w:rtl/>
        </w:rPr>
        <w:t xml:space="preserve">היו מילים שהוא לא הצליח לבטא. </w:t>
      </w:r>
      <w:r w:rsidRPr="00CD067C">
        <w:rPr>
          <w:rtl/>
        </w:rPr>
        <w:t>"אתה הזדיינת?"</w:t>
      </w:r>
    </w:p>
    <w:p w14:paraId="5FCF6C31" w14:textId="77777777" w:rsidR="004627AB" w:rsidRPr="00CD067C" w:rsidRDefault="004627AB" w:rsidP="00250000">
      <w:pPr>
        <w:rPr>
          <w:rtl/>
        </w:rPr>
      </w:pPr>
      <w:r w:rsidRPr="00CD067C">
        <w:rPr>
          <w:rtl/>
        </w:rPr>
        <w:t>אלכס לא ענה. הוא לא ענה לאיש כבר שלושה שבועות.</w:t>
      </w:r>
    </w:p>
    <w:p w14:paraId="33768279" w14:textId="77777777" w:rsidR="004627AB" w:rsidRPr="00CD067C" w:rsidRDefault="004627AB" w:rsidP="00250000">
      <w:pPr>
        <w:rPr>
          <w:rtl/>
        </w:rPr>
      </w:pPr>
      <w:r w:rsidRPr="00CD067C">
        <w:rPr>
          <w:rtl/>
        </w:rPr>
        <w:t>"אתה בכלל מבין מה שאני מדבר?"</w:t>
      </w:r>
    </w:p>
    <w:p w14:paraId="64781A4C" w14:textId="77777777" w:rsidR="004627AB" w:rsidRPr="00CD067C" w:rsidRDefault="004627AB" w:rsidP="00250000">
      <w:pPr>
        <w:rPr>
          <w:rtl/>
        </w:rPr>
      </w:pPr>
      <w:r w:rsidRPr="00CD067C">
        <w:rPr>
          <w:rtl/>
        </w:rPr>
        <w:t>אלכס הנהן.</w:t>
      </w:r>
    </w:p>
    <w:p w14:paraId="6E95B43E" w14:textId="77777777" w:rsidR="004627AB" w:rsidRPr="00CD067C" w:rsidRDefault="004627AB" w:rsidP="00250000">
      <w:pPr>
        <w:rPr>
          <w:rtl/>
        </w:rPr>
      </w:pPr>
      <w:r w:rsidRPr="00CD067C">
        <w:rPr>
          <w:rtl/>
        </w:rPr>
        <w:t>"הזדיינת פעם?"</w:t>
      </w:r>
    </w:p>
    <w:p w14:paraId="0030982D" w14:textId="77777777" w:rsidR="004627AB" w:rsidRPr="00CD067C" w:rsidRDefault="004627AB" w:rsidP="00250000">
      <w:pPr>
        <w:rPr>
          <w:rtl/>
        </w:rPr>
      </w:pPr>
      <w:r w:rsidRPr="00CD067C">
        <w:rPr>
          <w:rtl/>
        </w:rPr>
        <w:t>אלכס הניע בראשו לאט לאט.</w:t>
      </w:r>
    </w:p>
    <w:p w14:paraId="634AAE51" w14:textId="77777777" w:rsidR="004627AB" w:rsidRPr="00CD067C" w:rsidRDefault="004627AB" w:rsidP="00250000">
      <w:pPr>
        <w:rPr>
          <w:rtl/>
        </w:rPr>
      </w:pPr>
      <w:r w:rsidRPr="00CD067C">
        <w:rPr>
          <w:rtl/>
        </w:rPr>
        <w:t>"אז למה אתה לא מת?"</w:t>
      </w:r>
    </w:p>
    <w:p w14:paraId="430E4D91" w14:textId="77777777" w:rsidR="004627AB" w:rsidRPr="00CD067C" w:rsidRDefault="00145230" w:rsidP="00250000">
      <w:pPr>
        <w:rPr>
          <w:rtl/>
        </w:rPr>
      </w:pPr>
      <w:r>
        <w:rPr>
          <w:rFonts w:hint="cs"/>
          <w:rtl/>
        </w:rPr>
        <w:t xml:space="preserve">למה </w:t>
      </w:r>
      <w:r w:rsidR="00C93FB0">
        <w:rPr>
          <w:rFonts w:hint="cs"/>
          <w:rtl/>
        </w:rPr>
        <w:t>לא מת</w:t>
      </w:r>
      <w:r w:rsidR="004627AB" w:rsidRPr="00CD067C">
        <w:rPr>
          <w:rtl/>
        </w:rPr>
        <w:t>? למה?</w:t>
      </w:r>
    </w:p>
    <w:p w14:paraId="16C28A5F" w14:textId="77777777" w:rsidR="004627AB" w:rsidRPr="00CD067C" w:rsidRDefault="004627AB" w:rsidP="00250000">
      <w:pPr>
        <w:rPr>
          <w:rtl/>
        </w:rPr>
      </w:pPr>
      <w:r w:rsidRPr="00CD067C">
        <w:rPr>
          <w:rtl/>
        </w:rPr>
        <w:t>"אתה מתאר לעצמך למות לפני שמרגישים את זה? איך זה ש</w:t>
      </w:r>
      <w:r w:rsidR="00145230">
        <w:rPr>
          <w:rFonts w:hint="cs"/>
          <w:rtl/>
        </w:rPr>
        <w:t>מישהו מת בתול, ו</w:t>
      </w:r>
      <w:r w:rsidRPr="00CD067C">
        <w:rPr>
          <w:rtl/>
        </w:rPr>
        <w:t>אנחנו נשארנו בחיים?"</w:t>
      </w:r>
    </w:p>
    <w:p w14:paraId="4043180F" w14:textId="77777777" w:rsidR="004627AB" w:rsidRPr="00CD067C" w:rsidRDefault="00FE30D3" w:rsidP="00250000">
      <w:pPr>
        <w:rPr>
          <w:rtl/>
        </w:rPr>
      </w:pPr>
      <w:r>
        <w:rPr>
          <w:rFonts w:hint="cs"/>
          <w:rtl/>
        </w:rPr>
        <w:t>הרופאים התדיינו ביניהם בקשר לשינוי במינון התרופות.</w:t>
      </w:r>
    </w:p>
    <w:p w14:paraId="68FEBE1B" w14:textId="77777777" w:rsidR="004627AB" w:rsidRPr="00CD067C" w:rsidRDefault="004627AB" w:rsidP="00250000">
      <w:pPr>
        <w:rPr>
          <w:rtl/>
        </w:rPr>
      </w:pPr>
      <w:r w:rsidRPr="00CD067C">
        <w:rPr>
          <w:rtl/>
        </w:rPr>
        <w:t>"אבל זה לא משנה, כי אנחנו נהיה ילדים טובים ונמות, נכון?"</w:t>
      </w:r>
    </w:p>
    <w:p w14:paraId="0FCFF6AA" w14:textId="77777777" w:rsidR="004627AB" w:rsidRPr="00CD067C" w:rsidRDefault="004627AB" w:rsidP="009429B5">
      <w:pPr>
        <w:rPr>
          <w:rtl/>
        </w:rPr>
      </w:pPr>
      <w:r w:rsidRPr="00CD067C">
        <w:rPr>
          <w:rFonts w:hint="cs"/>
          <w:rtl/>
        </w:rPr>
        <w:t>"</w:t>
      </w:r>
      <w:r w:rsidRPr="00CD067C">
        <w:rPr>
          <w:rtl/>
        </w:rPr>
        <w:t>לא נכון,</w:t>
      </w:r>
      <w:r w:rsidR="00C93FB0">
        <w:rPr>
          <w:rFonts w:hint="cs"/>
          <w:rtl/>
        </w:rPr>
        <w:t>" אלכס חרחר</w:t>
      </w:r>
      <w:r w:rsidR="009429B5">
        <w:rPr>
          <w:rFonts w:hint="cs"/>
          <w:rtl/>
        </w:rPr>
        <w:t>. הרופא צדק, מיתרי הקול שלו אכן לא נפגעו.</w:t>
      </w:r>
      <w:r w:rsidRPr="00CD067C">
        <w:rPr>
          <w:rtl/>
        </w:rPr>
        <w:t xml:space="preserve"> </w:t>
      </w:r>
      <w:r w:rsidR="00C93FB0">
        <w:rPr>
          <w:rFonts w:hint="cs"/>
          <w:rtl/>
        </w:rPr>
        <w:t>"</w:t>
      </w:r>
      <w:r w:rsidRPr="00CD067C">
        <w:rPr>
          <w:rtl/>
        </w:rPr>
        <w:t>לא נכון!</w:t>
      </w:r>
      <w:r w:rsidRPr="00CD067C">
        <w:rPr>
          <w:rFonts w:hint="cs"/>
          <w:rtl/>
        </w:rPr>
        <w:t>"</w:t>
      </w:r>
    </w:p>
    <w:p w14:paraId="38369DF7" w14:textId="4FBDE0CA" w:rsidR="004627AB" w:rsidRPr="00CD067C" w:rsidRDefault="004627AB" w:rsidP="00250000">
      <w:pPr>
        <w:rPr>
          <w:rtl/>
        </w:rPr>
      </w:pPr>
      <w:r w:rsidRPr="00CD067C">
        <w:rPr>
          <w:rtl/>
        </w:rPr>
        <w:t>מייד כשביקור הרופאים הסתיים ה</w:t>
      </w:r>
      <w:r w:rsidR="001C5A04">
        <w:rPr>
          <w:rtl/>
        </w:rPr>
        <w:t>אימא</w:t>
      </w:r>
      <w:r w:rsidRPr="00CD067C">
        <w:rPr>
          <w:rtl/>
        </w:rPr>
        <w:t xml:space="preserve"> חזרה. היא </w:t>
      </w:r>
      <w:r w:rsidR="001C5A04">
        <w:rPr>
          <w:rtl/>
        </w:rPr>
        <w:t>הייתה</w:t>
      </w:r>
      <w:r w:rsidRPr="00CD067C">
        <w:rPr>
          <w:rtl/>
        </w:rPr>
        <w:t xml:space="preserve"> עסוקה בתכנונים, בטלפונים </w:t>
      </w:r>
      <w:r w:rsidR="002508DB">
        <w:rPr>
          <w:rtl/>
        </w:rPr>
        <w:t>עם רבנים ומטפלים באנרגיות ורופא</w:t>
      </w:r>
      <w:r w:rsidRPr="00CD067C">
        <w:rPr>
          <w:rtl/>
        </w:rPr>
        <w:t xml:space="preserve"> מומחה בבלגיה ועוד מומחה בינלאומי מדרום אפריקה, אלכס היה המתורגמן בשיחה מרגשת זאת, היא </w:t>
      </w:r>
      <w:r w:rsidR="001C5A04">
        <w:rPr>
          <w:rtl/>
        </w:rPr>
        <w:t>הייתה</w:t>
      </w:r>
      <w:r w:rsidRPr="00CD067C">
        <w:rPr>
          <w:rtl/>
        </w:rPr>
        <w:t xml:space="preserve"> עסוקה בשיחות עידוד עם הבן שלה, בניהול כל השבט שבא לבקר. </w:t>
      </w:r>
    </w:p>
    <w:p w14:paraId="2256EE24" w14:textId="77777777" w:rsidR="004627AB" w:rsidRPr="00CD067C" w:rsidRDefault="004627AB" w:rsidP="00250000">
      <w:pPr>
        <w:rPr>
          <w:rtl/>
        </w:rPr>
      </w:pPr>
      <w:r w:rsidRPr="00CD067C">
        <w:rPr>
          <w:rtl/>
        </w:rPr>
        <w:t xml:space="preserve">"הוא נשכב על רימון יד בשביל להציל כמה יהודים," היא </w:t>
      </w:r>
      <w:r w:rsidR="002508DB">
        <w:rPr>
          <w:rFonts w:hint="cs"/>
          <w:rtl/>
        </w:rPr>
        <w:t>סיפרה</w:t>
      </w:r>
      <w:r w:rsidRPr="00CD067C">
        <w:rPr>
          <w:rtl/>
        </w:rPr>
        <w:t xml:space="preserve"> לקרובי משפחה שב</w:t>
      </w:r>
      <w:r w:rsidR="00C93FB0">
        <w:rPr>
          <w:rFonts w:hint="cs"/>
          <w:rtl/>
        </w:rPr>
        <w:t>יקרו</w:t>
      </w:r>
      <w:r w:rsidRPr="00CD067C">
        <w:rPr>
          <w:rtl/>
        </w:rPr>
        <w:t xml:space="preserve"> בערב סוכות והביאו עימם את ארבעת המינים.</w:t>
      </w:r>
    </w:p>
    <w:p w14:paraId="7BFA93A5" w14:textId="5B824E3B" w:rsidR="004627AB" w:rsidRPr="00CD067C" w:rsidRDefault="004627AB" w:rsidP="00250000">
      <w:pPr>
        <w:rPr>
          <w:rtl/>
        </w:rPr>
      </w:pPr>
      <w:r w:rsidRPr="00CD067C">
        <w:rPr>
          <w:rtl/>
        </w:rPr>
        <w:t>"זה נראה הרבה יותר דומה לאתרוג מאשר לרימון," אלכס אמר. "אתרוג יד."</w:t>
      </w:r>
      <w:r w:rsidR="00024303">
        <w:rPr>
          <w:rFonts w:hint="cs"/>
          <w:rtl/>
        </w:rPr>
        <w:t xml:space="preserve"> </w:t>
      </w:r>
      <w:r w:rsidR="00024303">
        <w:rPr>
          <w:rtl/>
        </w:rPr>
        <w:t>–</w:t>
      </w:r>
      <w:r w:rsidR="00024303">
        <w:rPr>
          <w:rFonts w:hint="cs"/>
          <w:rtl/>
        </w:rPr>
        <w:t xml:space="preserve"> החרשות נמנעה ממנו בזכות החמור שהתפוצץ עליו.</w:t>
      </w:r>
    </w:p>
    <w:p w14:paraId="56FF2676" w14:textId="77777777" w:rsidR="004627AB" w:rsidRPr="00CD067C" w:rsidRDefault="004627AB" w:rsidP="00250000">
      <w:pPr>
        <w:rPr>
          <w:rtl/>
        </w:rPr>
      </w:pPr>
      <w:r w:rsidRPr="00CD067C">
        <w:rPr>
          <w:rtl/>
        </w:rPr>
        <w:t xml:space="preserve">"הנה לולב!" אמר </w:t>
      </w:r>
      <w:r w:rsidRPr="00CD067C">
        <w:rPr>
          <w:rFonts w:hint="cs"/>
          <w:rtl/>
        </w:rPr>
        <w:t xml:space="preserve">לאלכס </w:t>
      </w:r>
      <w:r w:rsidRPr="00CD067C">
        <w:rPr>
          <w:rtl/>
        </w:rPr>
        <w:t xml:space="preserve">ילדון קטנטון, האחיין של החייל השרוף. </w:t>
      </w:r>
      <w:r w:rsidRPr="00CD067C">
        <w:rPr>
          <w:rFonts w:hint="cs"/>
          <w:rtl/>
        </w:rPr>
        <w:t xml:space="preserve">הוא נופף בהדס ובענפי ערבה. </w:t>
      </w:r>
      <w:r w:rsidRPr="00CD067C">
        <w:rPr>
          <w:rtl/>
        </w:rPr>
        <w:t>"ויש גם אגס! ויש גם אהבה!"</w:t>
      </w:r>
    </w:p>
    <w:p w14:paraId="15737115" w14:textId="77777777" w:rsidR="004627AB" w:rsidRPr="00CD067C" w:rsidRDefault="004627AB" w:rsidP="00250000">
      <w:pPr>
        <w:rPr>
          <w:rtl/>
        </w:rPr>
      </w:pPr>
      <w:r w:rsidRPr="00CD067C">
        <w:rPr>
          <w:rtl/>
        </w:rPr>
        <w:t>"יופי, יופי, אתה יודע מהם ארבעת המינים!" אביו הניף אותו לתקרה בין כל המכשירים של אחיו הצעיר והילדון צחק.</w:t>
      </w:r>
    </w:p>
    <w:p w14:paraId="08C601E8" w14:textId="4E049A64" w:rsidR="004627AB" w:rsidRPr="00CD067C" w:rsidRDefault="004627AB" w:rsidP="00250000">
      <w:pPr>
        <w:rPr>
          <w:rtl/>
        </w:rPr>
      </w:pPr>
      <w:r w:rsidRPr="00CD067C">
        <w:rPr>
          <w:rtl/>
        </w:rPr>
        <w:lastRenderedPageBreak/>
        <w:t xml:space="preserve">אלכס לעס מהמאכלים שבושלו בידיים רועדות של </w:t>
      </w:r>
      <w:r w:rsidR="001C5A04">
        <w:rPr>
          <w:rtl/>
        </w:rPr>
        <w:t>אימא</w:t>
      </w:r>
      <w:r w:rsidRPr="00CD067C">
        <w:rPr>
          <w:rtl/>
        </w:rPr>
        <w:t xml:space="preserve"> מאושרת. הוא היה רוצה להסתער על הבן שלה שהתפלל בלהט על ארבעת המינים, להתנפל עליו ולחנוק אותו במו ידיו.</w:t>
      </w:r>
    </w:p>
    <w:p w14:paraId="2F43DB80" w14:textId="77777777" w:rsidR="004627AB" w:rsidRPr="00CD067C" w:rsidRDefault="004627AB" w:rsidP="00250000">
      <w:pPr>
        <w:rPr>
          <w:rtl/>
        </w:rPr>
      </w:pPr>
      <w:r w:rsidRPr="00CD067C">
        <w:rPr>
          <w:rtl/>
        </w:rPr>
        <w:t>סער אחז בידו את קופסת האתרוג העשויה חוטי כסף דקיקים שזורים במלאכת מחשבת. הוא מולל בידו את הפישתן</w:t>
      </w:r>
      <w:r w:rsidR="009C4208">
        <w:rPr>
          <w:rFonts w:hint="cs"/>
          <w:rtl/>
        </w:rPr>
        <w:t>,</w:t>
      </w:r>
      <w:r w:rsidRPr="00CD067C">
        <w:rPr>
          <w:rtl/>
        </w:rPr>
        <w:t xml:space="preserve"> שב</w:t>
      </w:r>
      <w:r w:rsidR="009C4208">
        <w:rPr>
          <w:rFonts w:hint="cs"/>
          <w:rtl/>
        </w:rPr>
        <w:t>ין קפליו</w:t>
      </w:r>
      <w:r w:rsidRPr="00CD067C">
        <w:rPr>
          <w:rtl/>
        </w:rPr>
        <w:t xml:space="preserve"> נח האתרוג שאת פגמיו המועטים ניתן היה לראות רק</w:t>
      </w:r>
      <w:r w:rsidR="009C4208">
        <w:rPr>
          <w:rFonts w:hint="cs"/>
          <w:rtl/>
        </w:rPr>
        <w:t xml:space="preserve"> </w:t>
      </w:r>
      <w:r w:rsidRPr="00CD067C">
        <w:rPr>
          <w:rtl/>
        </w:rPr>
        <w:t>בזכוכית מגדלת. "ממה אתה שומר על עצמך, אלכס?" הוא אמר. "שלא יפול לך הפיטם?"</w:t>
      </w:r>
    </w:p>
    <w:p w14:paraId="59489C82" w14:textId="77777777" w:rsidR="004627AB" w:rsidRPr="00CD067C" w:rsidRDefault="004627AB" w:rsidP="00250000">
      <w:pPr>
        <w:rPr>
          <w:rtl/>
        </w:rPr>
      </w:pPr>
      <w:r w:rsidRPr="00CD067C">
        <w:rPr>
          <w:rtl/>
        </w:rPr>
        <w:t>לילך צחקה.</w:t>
      </w:r>
    </w:p>
    <w:p w14:paraId="51A90D5A" w14:textId="77777777" w:rsidR="004627AB" w:rsidRPr="00CD067C" w:rsidRDefault="004627AB" w:rsidP="00250000">
      <w:pPr>
        <w:rPr>
          <w:rtl/>
        </w:rPr>
      </w:pPr>
      <w:r w:rsidRPr="00CD067C">
        <w:rPr>
          <w:rtl/>
        </w:rPr>
        <w:t>"לא הבנתי," אלכס הודה.</w:t>
      </w:r>
    </w:p>
    <w:p w14:paraId="5D7225A3" w14:textId="77777777" w:rsidR="004627AB" w:rsidRPr="00CD067C" w:rsidRDefault="004627AB" w:rsidP="00250000">
      <w:pPr>
        <w:rPr>
          <w:rtl/>
        </w:rPr>
      </w:pPr>
      <w:r w:rsidRPr="00CD067C">
        <w:rPr>
          <w:rtl/>
        </w:rPr>
        <w:t>"שמעתי שאתה לא הולך לפזיותרפיה."</w:t>
      </w:r>
    </w:p>
    <w:p w14:paraId="7F1AC649" w14:textId="77777777" w:rsidR="004627AB" w:rsidRPr="00CD067C" w:rsidRDefault="004627AB" w:rsidP="00250000">
      <w:pPr>
        <w:rPr>
          <w:rtl/>
        </w:rPr>
      </w:pPr>
      <w:r w:rsidRPr="00CD067C">
        <w:rPr>
          <w:rtl/>
        </w:rPr>
        <w:t>"אני הולך."</w:t>
      </w:r>
    </w:p>
    <w:p w14:paraId="4135EA30" w14:textId="77777777" w:rsidR="004627AB" w:rsidRPr="00CD067C" w:rsidRDefault="004627AB" w:rsidP="00250000">
      <w:pPr>
        <w:rPr>
          <w:rtl/>
        </w:rPr>
      </w:pPr>
      <w:r w:rsidRPr="00CD067C">
        <w:rPr>
          <w:rtl/>
        </w:rPr>
        <w:t>"עצלן! באים לעשות לך במיטה. מה קורה איתך?"</w:t>
      </w:r>
    </w:p>
    <w:p w14:paraId="4C65FD17" w14:textId="77777777" w:rsidR="004627AB" w:rsidRPr="00CD067C" w:rsidRDefault="004627AB" w:rsidP="00250000">
      <w:pPr>
        <w:rPr>
          <w:rtl/>
        </w:rPr>
      </w:pPr>
      <w:r w:rsidRPr="00CD067C">
        <w:rPr>
          <w:rtl/>
        </w:rPr>
        <w:t>"כלום."</w:t>
      </w:r>
    </w:p>
    <w:p w14:paraId="7FAB4A65" w14:textId="77777777" w:rsidR="004627AB" w:rsidRPr="00CD067C" w:rsidRDefault="004627AB" w:rsidP="00250000">
      <w:pPr>
        <w:rPr>
          <w:rtl/>
        </w:rPr>
      </w:pPr>
      <w:r w:rsidRPr="00CD067C">
        <w:rPr>
          <w:rtl/>
        </w:rPr>
        <w:t>"למה אתה מסרב לעשות את הפזיותרפיה בבריכה?"</w:t>
      </w:r>
    </w:p>
    <w:p w14:paraId="69520C3C" w14:textId="77777777" w:rsidR="004627AB" w:rsidRPr="00CD067C" w:rsidRDefault="004627AB" w:rsidP="00145230">
      <w:pPr>
        <w:rPr>
          <w:rtl/>
        </w:rPr>
      </w:pPr>
      <w:r w:rsidRPr="00CD067C">
        <w:rPr>
          <w:rtl/>
        </w:rPr>
        <w:t xml:space="preserve">"האחות אמרה שהוא כמעט טבע </w:t>
      </w:r>
      <w:r w:rsidRPr="00CD067C">
        <w:rPr>
          <w:rFonts w:hint="cs"/>
          <w:rtl/>
        </w:rPr>
        <w:t>בהידרותרפיה</w:t>
      </w:r>
      <w:r w:rsidRPr="00CD067C">
        <w:rPr>
          <w:rtl/>
        </w:rPr>
        <w:t xml:space="preserve">," לילך </w:t>
      </w:r>
      <w:r w:rsidR="00145230">
        <w:rPr>
          <w:rFonts w:hint="cs"/>
          <w:rtl/>
        </w:rPr>
        <w:t>סיפרה לו</w:t>
      </w:r>
      <w:r w:rsidRPr="00CD067C">
        <w:rPr>
          <w:rtl/>
        </w:rPr>
        <w:t>.</w:t>
      </w:r>
    </w:p>
    <w:p w14:paraId="0BAC4A45" w14:textId="77777777" w:rsidR="004627AB" w:rsidRPr="00CD067C" w:rsidRDefault="004627AB" w:rsidP="00250000">
      <w:pPr>
        <w:rPr>
          <w:rtl/>
        </w:rPr>
      </w:pPr>
      <w:r w:rsidRPr="00CD067C">
        <w:rPr>
          <w:rtl/>
        </w:rPr>
        <w:t>"</w:t>
      </w:r>
      <w:r w:rsidRPr="00CD067C">
        <w:rPr>
          <w:rFonts w:hint="cs"/>
          <w:rtl/>
        </w:rPr>
        <w:t>באמת</w:t>
      </w:r>
      <w:r w:rsidRPr="00CD067C">
        <w:rPr>
          <w:rtl/>
        </w:rPr>
        <w:t>?"</w:t>
      </w:r>
    </w:p>
    <w:p w14:paraId="6BA9DED4" w14:textId="77777777" w:rsidR="004627AB" w:rsidRPr="00CD067C" w:rsidRDefault="004627AB" w:rsidP="00250000">
      <w:pPr>
        <w:rPr>
          <w:rtl/>
        </w:rPr>
      </w:pPr>
      <w:r w:rsidRPr="00CD067C">
        <w:rPr>
          <w:rtl/>
        </w:rPr>
        <w:t>אלכס מעולם לא ראה אותה מסמיקה ככה.</w:t>
      </w:r>
    </w:p>
    <w:p w14:paraId="6ED659D5" w14:textId="77777777" w:rsidR="004627AB" w:rsidRPr="00CD067C" w:rsidRDefault="004627AB" w:rsidP="00250000">
      <w:pPr>
        <w:rPr>
          <w:rtl/>
        </w:rPr>
      </w:pPr>
      <w:r w:rsidRPr="00CD067C">
        <w:rPr>
          <w:rtl/>
        </w:rPr>
        <w:t>"זה נכון?" סער שאל ישירות את אלכס.</w:t>
      </w:r>
    </w:p>
    <w:p w14:paraId="30413318" w14:textId="77777777" w:rsidR="004627AB" w:rsidRPr="00CD067C" w:rsidRDefault="004627AB" w:rsidP="00250000">
      <w:pPr>
        <w:rPr>
          <w:rtl/>
        </w:rPr>
      </w:pPr>
      <w:r w:rsidRPr="00CD067C">
        <w:rPr>
          <w:rtl/>
        </w:rPr>
        <w:t>"תאמין לה."</w:t>
      </w:r>
    </w:p>
    <w:p w14:paraId="5051FD27" w14:textId="77777777" w:rsidR="004627AB" w:rsidRPr="00CD067C" w:rsidRDefault="004627AB" w:rsidP="00250000">
      <w:pPr>
        <w:rPr>
          <w:rtl/>
        </w:rPr>
      </w:pPr>
      <w:r w:rsidRPr="00CD067C">
        <w:rPr>
          <w:rtl/>
        </w:rPr>
        <w:t>"איך</w:t>
      </w:r>
      <w:r w:rsidR="00145230">
        <w:rPr>
          <w:rFonts w:hint="cs"/>
          <w:rtl/>
        </w:rPr>
        <w:t xml:space="preserve"> טבעת</w:t>
      </w:r>
      <w:r w:rsidRPr="00CD067C">
        <w:rPr>
          <w:rtl/>
        </w:rPr>
        <w:t>? זה לא אמור להיות עם מצופים?"</w:t>
      </w:r>
    </w:p>
    <w:p w14:paraId="7469AE69" w14:textId="77777777" w:rsidR="004627AB" w:rsidRPr="00CD067C" w:rsidRDefault="004627AB" w:rsidP="00250000">
      <w:pPr>
        <w:rPr>
          <w:rtl/>
        </w:rPr>
      </w:pPr>
      <w:r w:rsidRPr="00CD067C">
        <w:rPr>
          <w:rtl/>
        </w:rPr>
        <w:t>"קשרו לי מצופים."</w:t>
      </w:r>
    </w:p>
    <w:p w14:paraId="1554EBE8" w14:textId="77777777" w:rsidR="004627AB" w:rsidRPr="00CD067C" w:rsidRDefault="004627AB" w:rsidP="00250000">
      <w:pPr>
        <w:rPr>
          <w:rtl/>
        </w:rPr>
      </w:pPr>
      <w:r w:rsidRPr="00CD067C">
        <w:rPr>
          <w:rtl/>
        </w:rPr>
        <w:t>"אז איך טבעת? איך?"</w:t>
      </w:r>
    </w:p>
    <w:p w14:paraId="75EADD33" w14:textId="77777777" w:rsidR="004627AB" w:rsidRPr="00CD067C" w:rsidRDefault="004627AB" w:rsidP="00250000">
      <w:pPr>
        <w:rPr>
          <w:rtl/>
        </w:rPr>
      </w:pPr>
      <w:r w:rsidRPr="00CD067C">
        <w:rPr>
          <w:rtl/>
        </w:rPr>
        <w:t>"לא יודע."</w:t>
      </w:r>
    </w:p>
    <w:p w14:paraId="4E34D707" w14:textId="77777777" w:rsidR="004627AB" w:rsidRPr="00CD067C" w:rsidRDefault="004627AB" w:rsidP="00250000">
      <w:pPr>
        <w:rPr>
          <w:rtl/>
        </w:rPr>
      </w:pPr>
      <w:r w:rsidRPr="00CD067C">
        <w:rPr>
          <w:rtl/>
        </w:rPr>
        <w:t>"לא יודע? מה, הפכת להיות דפוק?"</w:t>
      </w:r>
    </w:p>
    <w:p w14:paraId="5C29F7CA" w14:textId="0A0F5758" w:rsidR="004627AB" w:rsidRPr="00CD067C" w:rsidRDefault="004627AB" w:rsidP="00250000">
      <w:pPr>
        <w:rPr>
          <w:rtl/>
        </w:rPr>
      </w:pPr>
      <w:r w:rsidRPr="00CD067C">
        <w:rPr>
          <w:rtl/>
        </w:rPr>
        <w:t xml:space="preserve">ייתכן וזאת </w:t>
      </w:r>
      <w:r w:rsidR="001C5A04">
        <w:rPr>
          <w:rtl/>
        </w:rPr>
        <w:t>הייתה</w:t>
      </w:r>
      <w:r w:rsidRPr="00CD067C">
        <w:rPr>
          <w:rtl/>
        </w:rPr>
        <w:t xml:space="preserve"> הדיאגנוזה ה</w:t>
      </w:r>
      <w:r w:rsidR="00B833EF">
        <w:rPr>
          <w:rtl/>
        </w:rPr>
        <w:t>מדויק</w:t>
      </w:r>
      <w:r w:rsidRPr="00CD067C">
        <w:rPr>
          <w:rtl/>
        </w:rPr>
        <w:t>ת ביותר שניתנה לו מאז ומעולם.</w:t>
      </w:r>
    </w:p>
    <w:p w14:paraId="5113EED4" w14:textId="77777777" w:rsidR="004627AB" w:rsidRPr="00CD067C" w:rsidRDefault="004627AB" w:rsidP="00250000">
      <w:pPr>
        <w:rPr>
          <w:rtl/>
        </w:rPr>
      </w:pPr>
      <w:r w:rsidRPr="00CD067C">
        <w:rPr>
          <w:rtl/>
        </w:rPr>
        <w:t>"אז מה קורה? אתה חוסך על הגוף שלך?"</w:t>
      </w:r>
    </w:p>
    <w:p w14:paraId="04BE0AD1" w14:textId="77777777" w:rsidR="004627AB" w:rsidRPr="00CD067C" w:rsidRDefault="004627AB" w:rsidP="00250000">
      <w:pPr>
        <w:rPr>
          <w:rtl/>
        </w:rPr>
      </w:pPr>
      <w:r w:rsidRPr="00CD067C">
        <w:rPr>
          <w:rtl/>
        </w:rPr>
        <w:t>"חוסך?"</w:t>
      </w:r>
    </w:p>
    <w:p w14:paraId="09B1B890" w14:textId="77777777" w:rsidR="004627AB" w:rsidRPr="00CD067C" w:rsidRDefault="004627AB" w:rsidP="00145230">
      <w:pPr>
        <w:rPr>
          <w:rtl/>
        </w:rPr>
      </w:pPr>
      <w:r w:rsidRPr="00CD067C">
        <w:rPr>
          <w:rtl/>
        </w:rPr>
        <w:t xml:space="preserve">"מאז הפציעה. מאז... אני לא יודע ממתי. משהו השתנה בך. פעם </w:t>
      </w:r>
      <w:r w:rsidR="00145230">
        <w:rPr>
          <w:rFonts w:hint="cs"/>
          <w:rtl/>
        </w:rPr>
        <w:t xml:space="preserve">היית </w:t>
      </w:r>
      <w:r w:rsidRPr="00CD067C">
        <w:rPr>
          <w:rtl/>
        </w:rPr>
        <w:t>כמו תינוק."</w:t>
      </w:r>
    </w:p>
    <w:p w14:paraId="02022E7A" w14:textId="77777777" w:rsidR="004627AB" w:rsidRPr="00CD067C" w:rsidRDefault="004627AB" w:rsidP="00250000">
      <w:pPr>
        <w:rPr>
          <w:rtl/>
        </w:rPr>
      </w:pPr>
      <w:r w:rsidRPr="00CD067C">
        <w:rPr>
          <w:rtl/>
        </w:rPr>
        <w:t>"מתי הייתי כמו תינוק?"</w:t>
      </w:r>
    </w:p>
    <w:p w14:paraId="28BDC0B5" w14:textId="77777777" w:rsidR="004627AB" w:rsidRPr="00CD067C" w:rsidRDefault="004627AB" w:rsidP="00B8478E">
      <w:pPr>
        <w:rPr>
          <w:rtl/>
        </w:rPr>
      </w:pPr>
      <w:r w:rsidRPr="00CD067C">
        <w:rPr>
          <w:rtl/>
        </w:rPr>
        <w:t>"אני מתכוון – בדרך שבה תינוק חי את הגוף שלו, משתמש בו בשביל לחיות. תינוק מתוק</w:t>
      </w:r>
      <w:r w:rsidR="00FE30D3">
        <w:rPr>
          <w:rFonts w:hint="cs"/>
          <w:rtl/>
        </w:rPr>
        <w:t>י</w:t>
      </w:r>
      <w:r w:rsidRPr="00CD067C">
        <w:rPr>
          <w:rtl/>
        </w:rPr>
        <w:t xml:space="preserve"> ורדרד</w:t>
      </w:r>
      <w:r w:rsidR="00FE30D3">
        <w:rPr>
          <w:rFonts w:hint="cs"/>
          <w:rtl/>
        </w:rPr>
        <w:t>י</w:t>
      </w:r>
      <w:r w:rsidRPr="00CD067C">
        <w:rPr>
          <w:rtl/>
        </w:rPr>
        <w:t xml:space="preserve"> שלבוש בבגד הלבן </w:t>
      </w:r>
      <w:r w:rsidR="00FE30D3">
        <w:rPr>
          <w:rFonts w:hint="cs"/>
          <w:rtl/>
        </w:rPr>
        <w:t xml:space="preserve">הכי </w:t>
      </w:r>
      <w:r w:rsidRPr="00CD067C">
        <w:rPr>
          <w:rtl/>
        </w:rPr>
        <w:t xml:space="preserve">מעומלן עם רקמת הברווזון הצהובה. ואז מורידים את התינוק מהעגלה </w:t>
      </w:r>
      <w:r w:rsidR="00B8478E">
        <w:rPr>
          <w:rFonts w:hint="cs"/>
          <w:rtl/>
        </w:rPr>
        <w:t>ו</w:t>
      </w:r>
      <w:r w:rsidRPr="00CD067C">
        <w:rPr>
          <w:rtl/>
        </w:rPr>
        <w:t>הוא</w:t>
      </w:r>
      <w:r w:rsidR="00B8478E">
        <w:rPr>
          <w:rFonts w:hint="cs"/>
          <w:rtl/>
        </w:rPr>
        <w:t xml:space="preserve"> ישר</w:t>
      </w:r>
      <w:r w:rsidRPr="00CD067C">
        <w:rPr>
          <w:rtl/>
        </w:rPr>
        <w:t xml:space="preserve"> רוצה להשתמש בידי</w:t>
      </w:r>
      <w:r w:rsidR="004A38A4">
        <w:rPr>
          <w:rFonts w:hint="cs"/>
          <w:rtl/>
        </w:rPr>
        <w:t>ים</w:t>
      </w:r>
      <w:r w:rsidRPr="00CD067C">
        <w:rPr>
          <w:rtl/>
        </w:rPr>
        <w:t xml:space="preserve"> הרכות הלבנות </w:t>
      </w:r>
      <w:r w:rsidR="004A38A4">
        <w:rPr>
          <w:rFonts w:hint="cs"/>
          <w:rtl/>
        </w:rPr>
        <w:t xml:space="preserve">שלו </w:t>
      </w:r>
      <w:r w:rsidRPr="00CD067C">
        <w:rPr>
          <w:rtl/>
        </w:rPr>
        <w:t>בשביל לה</w:t>
      </w:r>
      <w:r w:rsidR="00C93FB0">
        <w:rPr>
          <w:rFonts w:hint="cs"/>
          <w:rtl/>
        </w:rPr>
        <w:t>תפלש</w:t>
      </w:r>
      <w:r w:rsidRPr="00CD067C">
        <w:rPr>
          <w:rtl/>
        </w:rPr>
        <w:t xml:space="preserve"> </w:t>
      </w:r>
      <w:r w:rsidR="00C93FB0">
        <w:rPr>
          <w:rFonts w:hint="cs"/>
          <w:rtl/>
        </w:rPr>
        <w:t>ב</w:t>
      </w:r>
      <w:r w:rsidR="00B8478E">
        <w:rPr>
          <w:rtl/>
        </w:rPr>
        <w:t xml:space="preserve">חול המלוכלך, הוא </w:t>
      </w:r>
      <w:r w:rsidR="00B8478E">
        <w:rPr>
          <w:rFonts w:hint="cs"/>
          <w:rtl/>
        </w:rPr>
        <w:t xml:space="preserve">ישר </w:t>
      </w:r>
      <w:r w:rsidR="00B8478E">
        <w:rPr>
          <w:rtl/>
        </w:rPr>
        <w:t>רוצה להשתמש בפ</w:t>
      </w:r>
      <w:r w:rsidR="004A38A4">
        <w:rPr>
          <w:rFonts w:hint="cs"/>
          <w:rtl/>
        </w:rPr>
        <w:t>ה</w:t>
      </w:r>
      <w:r w:rsidRPr="00CD067C">
        <w:rPr>
          <w:rtl/>
        </w:rPr>
        <w:t xml:space="preserve"> האדמדם </w:t>
      </w:r>
      <w:r w:rsidR="00B8478E">
        <w:rPr>
          <w:rFonts w:hint="cs"/>
          <w:rtl/>
        </w:rPr>
        <w:t>הקטנצ'יק</w:t>
      </w:r>
      <w:r w:rsidRPr="00CD067C">
        <w:rPr>
          <w:rtl/>
        </w:rPr>
        <w:t xml:space="preserve"> </w:t>
      </w:r>
      <w:r w:rsidR="004A38A4">
        <w:rPr>
          <w:rFonts w:hint="cs"/>
          <w:rtl/>
        </w:rPr>
        <w:t xml:space="preserve">שלו </w:t>
      </w:r>
      <w:r w:rsidRPr="00CD067C">
        <w:rPr>
          <w:rtl/>
        </w:rPr>
        <w:t>בשביל לטעום</w:t>
      </w:r>
      <w:r w:rsidR="00B8478E">
        <w:rPr>
          <w:rtl/>
        </w:rPr>
        <w:t xml:space="preserve"> את העלים והאבנים והאדמה, </w:t>
      </w:r>
      <w:r w:rsidRPr="00CD067C">
        <w:rPr>
          <w:rtl/>
        </w:rPr>
        <w:t>ברגלי</w:t>
      </w:r>
      <w:r w:rsidR="004A38A4">
        <w:rPr>
          <w:rFonts w:hint="cs"/>
          <w:rtl/>
        </w:rPr>
        <w:t>ים</w:t>
      </w:r>
      <w:r w:rsidRPr="00CD067C">
        <w:rPr>
          <w:rtl/>
        </w:rPr>
        <w:t xml:space="preserve"> השמנמנות </w:t>
      </w:r>
      <w:r w:rsidR="004A38A4">
        <w:rPr>
          <w:rFonts w:hint="cs"/>
          <w:rtl/>
        </w:rPr>
        <w:t xml:space="preserve">שלו </w:t>
      </w:r>
      <w:r w:rsidRPr="00CD067C">
        <w:rPr>
          <w:rtl/>
        </w:rPr>
        <w:t>לקפץ בשלולית הבוץ. ואתה? חוסם את עצמך מהעולם, קצת נפגעת אבל בוא תמשיך את החיים."</w:t>
      </w:r>
    </w:p>
    <w:p w14:paraId="1296B70D" w14:textId="77777777" w:rsidR="004627AB" w:rsidRPr="00CD067C" w:rsidRDefault="004627AB" w:rsidP="00250000">
      <w:pPr>
        <w:rPr>
          <w:rtl/>
        </w:rPr>
      </w:pPr>
      <w:r w:rsidRPr="00CD067C">
        <w:rPr>
          <w:rtl/>
        </w:rPr>
        <w:t>אלכס חייך בעייפות.</w:t>
      </w:r>
    </w:p>
    <w:p w14:paraId="3AF9294B" w14:textId="77777777" w:rsidR="004627AB" w:rsidRPr="00CD067C" w:rsidRDefault="004627AB" w:rsidP="00B8478E">
      <w:pPr>
        <w:rPr>
          <w:rtl/>
        </w:rPr>
      </w:pPr>
      <w:r w:rsidRPr="00CD067C">
        <w:rPr>
          <w:rtl/>
        </w:rPr>
        <w:lastRenderedPageBreak/>
        <w:t>אדם שהשליך את חייו מנגד, אדם ששכב על רימון עקר וחירבן במכנסיו מרוב פחד אמור להיות נדיב אמור להיות מסוגל לתת הכל</w:t>
      </w:r>
      <w:r w:rsidR="004A38A4">
        <w:rPr>
          <w:rFonts w:hint="cs"/>
          <w:rtl/>
        </w:rPr>
        <w:t>,</w:t>
      </w:r>
      <w:r w:rsidRPr="00CD067C">
        <w:rPr>
          <w:rtl/>
        </w:rPr>
        <w:t xml:space="preserve"> ובכל זאת</w:t>
      </w:r>
      <w:r w:rsidR="009C4208">
        <w:rPr>
          <w:rFonts w:hint="cs"/>
          <w:rtl/>
        </w:rPr>
        <w:t xml:space="preserve"> </w:t>
      </w:r>
      <w:r w:rsidRPr="00CD067C">
        <w:rPr>
          <w:rtl/>
        </w:rPr>
        <w:t>היה קשה לאלכס כשביקש מ</w:t>
      </w:r>
      <w:r w:rsidR="00B8478E">
        <w:rPr>
          <w:rFonts w:hint="cs"/>
          <w:rtl/>
        </w:rPr>
        <w:t>שניהם</w:t>
      </w:r>
      <w:r w:rsidRPr="00CD067C">
        <w:rPr>
          <w:rtl/>
        </w:rPr>
        <w:t xml:space="preserve"> ללכת ביחד להביא לו פיתה עם שווארמה אבל לא מהדוכן הקרוב אלא מ</w:t>
      </w:r>
      <w:r w:rsidR="00B8478E">
        <w:rPr>
          <w:rtl/>
        </w:rPr>
        <w:t xml:space="preserve">המסעדה שבצד השני של בית החולים </w:t>
      </w:r>
      <w:r w:rsidRPr="00CD067C">
        <w:rPr>
          <w:rtl/>
        </w:rPr>
        <w:t>מעבר לכביש. והיה קשה לו לשמוח למראה ההתלהבות שבה הם עזבו, שניהם ביחד.</w:t>
      </w:r>
    </w:p>
    <w:p w14:paraId="03B1E53C" w14:textId="036EADFB" w:rsidR="004627AB" w:rsidRPr="00CD067C" w:rsidRDefault="004627AB" w:rsidP="00250000">
      <w:pPr>
        <w:rPr>
          <w:rtl/>
        </w:rPr>
      </w:pPr>
      <w:r w:rsidRPr="00CD067C">
        <w:rPr>
          <w:rtl/>
        </w:rPr>
        <w:t xml:space="preserve">אבל מה זה היום בכלל להשליך את חייך מנגד, </w:t>
      </w:r>
      <w:r w:rsidRPr="00CD067C">
        <w:rPr>
          <w:rFonts w:hint="cs"/>
          <w:rtl/>
        </w:rPr>
        <w:t xml:space="preserve">זה שגרתי לגמרי, </w:t>
      </w:r>
      <w:r w:rsidRPr="00CD067C">
        <w:rPr>
          <w:rtl/>
        </w:rPr>
        <w:t>אין פרק בתנ"ך בלי מישהו שמשליך את חייו, אין סיפור גבורה ראוי לשמו, האיליאדה, ג'יימס בונד ובאטמן משליכים את חייהם מנגד בחדווה בכל סצנה בכל סרט בסדרה. אלכס לא עשה מעשה שגרתי שכזה, הוא לא השליך את חייו, לא, לא את חייו סתם. הוא השליך את החיים שלו. לא סתם חייו. צמרמורות עברו בגבו, הב</w:t>
      </w:r>
      <w:r w:rsidRPr="00CD067C">
        <w:rPr>
          <w:rFonts w:hint="cs"/>
          <w:rtl/>
        </w:rPr>
        <w:t>ל</w:t>
      </w:r>
      <w:r w:rsidRPr="00CD067C">
        <w:rPr>
          <w:rtl/>
        </w:rPr>
        <w:t>ונים הצבעוניים, הלולב בנרתיק הפלסטיק השקוף,</w:t>
      </w:r>
      <w:r w:rsidR="00483BB1">
        <w:rPr>
          <w:rtl/>
        </w:rPr>
        <w:t xml:space="preserve"> הכול </w:t>
      </w:r>
      <w:r w:rsidRPr="00CD067C">
        <w:rPr>
          <w:rtl/>
        </w:rPr>
        <w:t xml:space="preserve">השחיר לנגד עיניו. לא סתם עיניו – העיניים שלו ראו שחורות. </w:t>
      </w:r>
    </w:p>
    <w:p w14:paraId="5AB3F11B" w14:textId="77777777" w:rsidR="004627AB" w:rsidRPr="00CD067C" w:rsidRDefault="004627AB" w:rsidP="00250000">
      <w:pPr>
        <w:rPr>
          <w:rtl/>
        </w:rPr>
      </w:pPr>
    </w:p>
    <w:p w14:paraId="44358F7F" w14:textId="22540FE8" w:rsidR="004627AB" w:rsidRPr="00CD067C" w:rsidRDefault="004627AB" w:rsidP="00B8478E">
      <w:pPr>
        <w:rPr>
          <w:rtl/>
        </w:rPr>
      </w:pPr>
      <w:r w:rsidRPr="00CD067C">
        <w:rPr>
          <w:rtl/>
        </w:rPr>
        <w:t xml:space="preserve">לחייל השרוף </w:t>
      </w:r>
      <w:r w:rsidR="001C5A04">
        <w:rPr>
          <w:rtl/>
        </w:rPr>
        <w:t>הייתה</w:t>
      </w:r>
      <w:r w:rsidRPr="00CD067C">
        <w:rPr>
          <w:rtl/>
        </w:rPr>
        <w:t xml:space="preserve"> דרך לענות </w:t>
      </w:r>
      <w:r w:rsidR="00B8478E">
        <w:rPr>
          <w:rFonts w:hint="cs"/>
          <w:rtl/>
        </w:rPr>
        <w:t>ל</w:t>
      </w:r>
      <w:r w:rsidRPr="00CD067C">
        <w:rPr>
          <w:rtl/>
        </w:rPr>
        <w:t>טלפון הנייד שלו מרחוק, ב</w:t>
      </w:r>
      <w:r w:rsidR="00B8478E">
        <w:rPr>
          <w:rFonts w:hint="cs"/>
          <w:rtl/>
        </w:rPr>
        <w:t>פקודות קוליות</w:t>
      </w:r>
      <w:r w:rsidRPr="00CD067C">
        <w:rPr>
          <w:rtl/>
        </w:rPr>
        <w:t xml:space="preserve"> ואת כל השיחות ניהל ברמקול כך שאלכס נאלץ לצו</w:t>
      </w:r>
      <w:r>
        <w:rPr>
          <w:rFonts w:hint="cs"/>
          <w:rtl/>
        </w:rPr>
        <w:t>תת</w:t>
      </w:r>
      <w:r w:rsidRPr="00CD067C">
        <w:rPr>
          <w:rtl/>
        </w:rPr>
        <w:t>.</w:t>
      </w:r>
    </w:p>
    <w:p w14:paraId="55CECA2F" w14:textId="77777777" w:rsidR="004627AB" w:rsidRPr="00CD067C" w:rsidRDefault="004627AB" w:rsidP="00CA1198">
      <w:pPr>
        <w:rPr>
          <w:rtl/>
        </w:rPr>
      </w:pPr>
      <w:r w:rsidRPr="00CD067C">
        <w:rPr>
          <w:rtl/>
        </w:rPr>
        <w:t xml:space="preserve">הפעם </w:t>
      </w:r>
      <w:r w:rsidR="00CA1198">
        <w:rPr>
          <w:rFonts w:hint="cs"/>
          <w:rtl/>
        </w:rPr>
        <w:t>התקשרה</w:t>
      </w:r>
      <w:r w:rsidRPr="00CD067C">
        <w:rPr>
          <w:rtl/>
        </w:rPr>
        <w:t xml:space="preserve"> מתרימה מהאגודה לקימום ילדים מפגרים, ללמדך שיש אנשים שמזלם הפנה אליהם עורף </w:t>
      </w:r>
      <w:r w:rsidR="00B8478E">
        <w:rPr>
          <w:rFonts w:hint="cs"/>
          <w:rtl/>
        </w:rPr>
        <w:t xml:space="preserve">בשלב בחייהם </w:t>
      </w:r>
      <w:r w:rsidRPr="00CD067C">
        <w:rPr>
          <w:rtl/>
        </w:rPr>
        <w:t xml:space="preserve">עוד יותר </w:t>
      </w:r>
      <w:r w:rsidR="00B8478E">
        <w:rPr>
          <w:rFonts w:hint="cs"/>
          <w:rtl/>
        </w:rPr>
        <w:t xml:space="preserve">מוקדם </w:t>
      </w:r>
      <w:r w:rsidRPr="00CD067C">
        <w:rPr>
          <w:rtl/>
        </w:rPr>
        <w:t>מ</w:t>
      </w:r>
      <w:r w:rsidR="00CA1198">
        <w:rPr>
          <w:rFonts w:hint="cs"/>
          <w:rtl/>
        </w:rPr>
        <w:t>שהפנה ל</w:t>
      </w:r>
      <w:r w:rsidRPr="00CD067C">
        <w:rPr>
          <w:rtl/>
        </w:rPr>
        <w:t>ך. אין לי כרטיס אשראי, החייל הצטדק במבוכה. אבל אני אשלח צ</w:t>
      </w:r>
      <w:r w:rsidR="009C4208">
        <w:rPr>
          <w:rtl/>
        </w:rPr>
        <w:t xml:space="preserve">'ק. צ'ק על סך חמישים שקלים, </w:t>
      </w:r>
      <w:r w:rsidRPr="00CD067C">
        <w:rPr>
          <w:rtl/>
        </w:rPr>
        <w:t xml:space="preserve">הוא הבטיח. ואולי </w:t>
      </w:r>
      <w:r w:rsidR="00CA1198">
        <w:rPr>
          <w:rFonts w:hint="cs"/>
          <w:rtl/>
        </w:rPr>
        <w:t>שבעים ושניים</w:t>
      </w:r>
      <w:r w:rsidRPr="00CD067C">
        <w:rPr>
          <w:rtl/>
        </w:rPr>
        <w:t>? המתרימה השדלה. זה ארבע פעמים ח</w:t>
      </w:r>
      <w:r w:rsidRPr="00CD067C">
        <w:rPr>
          <w:rFonts w:hint="cs"/>
          <w:rtl/>
        </w:rPr>
        <w:t>"</w:t>
      </w:r>
      <w:r w:rsidRPr="00CD067C">
        <w:rPr>
          <w:rtl/>
        </w:rPr>
        <w:t xml:space="preserve">י. החייל התרצה. </w:t>
      </w:r>
      <w:r w:rsidR="00CA1198">
        <w:rPr>
          <w:rFonts w:hint="cs"/>
          <w:rtl/>
        </w:rPr>
        <w:t>שבעים ושניים</w:t>
      </w:r>
      <w:r w:rsidRPr="00CD067C">
        <w:rPr>
          <w:rtl/>
        </w:rPr>
        <w:t xml:space="preserve"> שקלים תרומה. שתהיה לך שנה טובה, המתרימה איחלה, שנה טובה שתהיה לך.</w:t>
      </w:r>
    </w:p>
    <w:p w14:paraId="792F5F1D" w14:textId="77777777" w:rsidR="004627AB" w:rsidRPr="00CD067C" w:rsidRDefault="004627AB" w:rsidP="00250000">
      <w:pPr>
        <w:rPr>
          <w:rtl/>
        </w:rPr>
      </w:pPr>
      <w:r w:rsidRPr="00CD067C">
        <w:rPr>
          <w:rtl/>
        </w:rPr>
        <w:t>"אני אסתפק ב</w:t>
      </w:r>
      <w:r w:rsidR="00B8478E">
        <w:rPr>
          <w:rtl/>
        </w:rPr>
        <w:t xml:space="preserve">שעה," החייל אמר לאלכס כשהשיחה </w:t>
      </w:r>
      <w:r w:rsidRPr="00CD067C">
        <w:rPr>
          <w:rtl/>
        </w:rPr>
        <w:t>נ</w:t>
      </w:r>
      <w:r w:rsidR="00B8478E">
        <w:rPr>
          <w:rFonts w:hint="cs"/>
          <w:rtl/>
        </w:rPr>
        <w:t>ו</w:t>
      </w:r>
      <w:r w:rsidRPr="00CD067C">
        <w:rPr>
          <w:rtl/>
        </w:rPr>
        <w:t>תקה.</w:t>
      </w:r>
    </w:p>
    <w:p w14:paraId="2960C6E9" w14:textId="77777777" w:rsidR="004627AB" w:rsidRPr="00CD067C" w:rsidRDefault="004627AB" w:rsidP="00250000">
      <w:pPr>
        <w:rPr>
          <w:rtl/>
        </w:rPr>
      </w:pPr>
      <w:r w:rsidRPr="00CD067C">
        <w:rPr>
          <w:rtl/>
        </w:rPr>
        <w:t>"מה?"</w:t>
      </w:r>
    </w:p>
    <w:p w14:paraId="00BB975D" w14:textId="77777777" w:rsidR="004627AB" w:rsidRPr="00CD067C" w:rsidRDefault="004627AB" w:rsidP="00250000">
      <w:pPr>
        <w:rPr>
          <w:rtl/>
        </w:rPr>
      </w:pPr>
      <w:r w:rsidRPr="00CD067C">
        <w:rPr>
          <w:rtl/>
        </w:rPr>
        <w:t>"אני לא צריך שנה שלמה טובה. זה קצת יותר מדי לבקש."</w:t>
      </w:r>
    </w:p>
    <w:p w14:paraId="37AA7F89" w14:textId="3FC810BD" w:rsidR="004627AB" w:rsidRPr="00CD067C" w:rsidRDefault="004627AB" w:rsidP="00250000">
      <w:pPr>
        <w:rPr>
          <w:rtl/>
        </w:rPr>
      </w:pPr>
      <w:r w:rsidRPr="00CD067C">
        <w:rPr>
          <w:rtl/>
        </w:rPr>
        <w:t>אלכס היה מעיף אותו מהחלון, יחד עם כל המכונות שלו. מעיף אותו לחלל החיצון. "אחות!" הוא צרח. "אחות!" הוא רעד, הוא הפיל את רגליו מהמיטה לרצפה, הוא נשען על שתי רגליים דקיקות וחלשות, הוא נעמד.</w:t>
      </w:r>
      <w:r w:rsidR="009C4208">
        <w:rPr>
          <w:rtl/>
        </w:rPr>
        <w:t xml:space="preserve"> האחות שנענתה לקריאתו לא התרגשה</w:t>
      </w:r>
      <w:r w:rsidRPr="00CD067C">
        <w:rPr>
          <w:rtl/>
        </w:rPr>
        <w:t xml:space="preserve">, היא </w:t>
      </w:r>
      <w:r w:rsidR="001C5A04">
        <w:rPr>
          <w:rtl/>
        </w:rPr>
        <w:t>הייתה</w:t>
      </w:r>
      <w:r w:rsidRPr="00CD067C">
        <w:rPr>
          <w:rtl/>
        </w:rPr>
        <w:t xml:space="preserve"> מורגלת בבחורים צעירים מתיפחים.</w:t>
      </w:r>
    </w:p>
    <w:p w14:paraId="22EB7FD1" w14:textId="77777777" w:rsidR="00064321" w:rsidRDefault="00580A51" w:rsidP="00250000">
      <w:pPr>
        <w:rPr>
          <w:rtl/>
        </w:rPr>
      </w:pPr>
      <w:r>
        <w:rPr>
          <w:rFonts w:hint="cs"/>
          <w:rtl/>
        </w:rPr>
        <w:t>[להדגיש שאלכס קיבל פעמיים מצטיין מח"ט לפני שיצא לקצונה</w:t>
      </w:r>
    </w:p>
    <w:p w14:paraId="3F933A16" w14:textId="77777777" w:rsidR="00AF3260" w:rsidRDefault="00AF3260" w:rsidP="00250000">
      <w:pPr>
        <w:rPr>
          <w:rtl/>
        </w:rPr>
      </w:pPr>
      <w:r>
        <w:rPr>
          <w:rFonts w:hint="cs"/>
          <w:rtl/>
        </w:rPr>
        <w:t xml:space="preserve">הוא הגיע לנטע אחרי הטקס -&gt; לבדוק </w:t>
      </w:r>
      <w:r w:rsidR="00023400">
        <w:rPr>
          <w:rFonts w:hint="cs"/>
          <w:rtl/>
        </w:rPr>
        <w:t>מה קורה שם וכו'. מכיוון שהיה בטקס שוחרר ללילה ההוא.</w:t>
      </w:r>
    </w:p>
    <w:p w14:paraId="0E282A93" w14:textId="77777777" w:rsidR="00023400" w:rsidRDefault="00023400" w:rsidP="00250000">
      <w:pPr>
        <w:rPr>
          <w:rtl/>
        </w:rPr>
      </w:pPr>
      <w:r>
        <w:rPr>
          <w:rFonts w:hint="cs"/>
          <w:rtl/>
        </w:rPr>
        <w:t>הם מתפעלים, אלכס אומר, לא קיבלתי את זה בגלל שעשיתי מ</w:t>
      </w:r>
      <w:r w:rsidR="00FB0CA6">
        <w:rPr>
          <w:rFonts w:hint="cs"/>
          <w:rtl/>
        </w:rPr>
        <w:t>ה</w:t>
      </w:r>
      <w:r>
        <w:rPr>
          <w:rFonts w:hint="cs"/>
          <w:rtl/>
        </w:rPr>
        <w:t xml:space="preserve"> שעש</w:t>
      </w:r>
      <w:r w:rsidR="00FB0CA6">
        <w:rPr>
          <w:rFonts w:hint="cs"/>
          <w:rtl/>
        </w:rPr>
        <w:t>ו</w:t>
      </w:r>
      <w:r>
        <w:rPr>
          <w:rFonts w:hint="cs"/>
          <w:rtl/>
        </w:rPr>
        <w:t xml:space="preserve"> חסידי אומות עולם. הוא שונא את עצמו על הצייתנות שלו אבל לא מסוגל לנהוג אחרת, הוא קורא לזה תסמונת העולה החדש, שבלי שום קשר למה הוא מרגיש וחושב שנכון, חייב להצטיין בפעולות הקטנות והגדולות, משפילות שהם מבצעים.</w:t>
      </w:r>
    </w:p>
    <w:p w14:paraId="35F5EEF1" w14:textId="77777777" w:rsidR="00064321" w:rsidRDefault="00064321" w:rsidP="00250000">
      <w:pPr>
        <w:rPr>
          <w:rtl/>
        </w:rPr>
      </w:pPr>
      <w:r>
        <w:rPr>
          <w:rFonts w:hint="cs"/>
          <w:rtl/>
        </w:rPr>
        <w:t>האבא של נטע אמר לו, "אני שומע שקיבלת פעמיים מצטיין מח"ט לפני שיצאת לקצונה."</w:t>
      </w:r>
    </w:p>
    <w:p w14:paraId="36DC6D77" w14:textId="77777777" w:rsidR="00064321" w:rsidRDefault="00064321" w:rsidP="00250000">
      <w:pPr>
        <w:rPr>
          <w:rtl/>
        </w:rPr>
      </w:pPr>
      <w:r>
        <w:rPr>
          <w:rFonts w:hint="cs"/>
          <w:rtl/>
        </w:rPr>
        <w:t>"זה..." אלכס אמר. "זה לא בדיוק ש..."</w:t>
      </w:r>
    </w:p>
    <w:p w14:paraId="416046DF" w14:textId="77777777" w:rsidR="00064321" w:rsidRDefault="00064321" w:rsidP="00250000">
      <w:pPr>
        <w:rPr>
          <w:rtl/>
        </w:rPr>
      </w:pPr>
      <w:r>
        <w:rPr>
          <w:rFonts w:hint="cs"/>
          <w:rtl/>
        </w:rPr>
        <w:t>"מצטיין מח"ט זה מצטיין מח"ט."</w:t>
      </w:r>
    </w:p>
    <w:p w14:paraId="258BAE48" w14:textId="77777777" w:rsidR="00064321" w:rsidRDefault="00064321" w:rsidP="00250000">
      <w:pPr>
        <w:rPr>
          <w:rtl/>
        </w:rPr>
      </w:pPr>
      <w:r>
        <w:rPr>
          <w:rFonts w:hint="cs"/>
          <w:rtl/>
        </w:rPr>
        <w:t>"זה לא בדיוק ששמעתי את זמר הפלוגות כשעשיתי את זה. עשיתי את זה ממניעים אחרים."</w:t>
      </w:r>
    </w:p>
    <w:p w14:paraId="7AA9CEC1" w14:textId="77777777" w:rsidR="004627AB" w:rsidRDefault="00580A51" w:rsidP="00250000">
      <w:pPr>
        <w:rPr>
          <w:rtl/>
        </w:rPr>
      </w:pPr>
      <w:r>
        <w:rPr>
          <w:rFonts w:hint="cs"/>
          <w:rtl/>
        </w:rPr>
        <w:t>]</w:t>
      </w:r>
    </w:p>
    <w:p w14:paraId="5F6DB0B5" w14:textId="77777777" w:rsidR="00B8478E" w:rsidRPr="00CD067C" w:rsidRDefault="00B8478E" w:rsidP="00250000">
      <w:pPr>
        <w:rPr>
          <w:rtl/>
        </w:rPr>
      </w:pPr>
    </w:p>
    <w:p w14:paraId="0E20ED7E" w14:textId="77777777" w:rsidR="00D81152" w:rsidRPr="00CD067C" w:rsidRDefault="00D81152" w:rsidP="00D81152">
      <w:pPr>
        <w:rPr>
          <w:rtl/>
        </w:rPr>
      </w:pPr>
      <w:r w:rsidRPr="00CD067C">
        <w:rPr>
          <w:rtl/>
        </w:rPr>
        <w:t>"הייתי מעוניין לד</w:t>
      </w:r>
      <w:r w:rsidR="00CA1198">
        <w:rPr>
          <w:rtl/>
        </w:rPr>
        <w:t xml:space="preserve">בר עם ההורים שלך, אם אפשר," </w:t>
      </w:r>
      <w:r w:rsidRPr="00CD067C">
        <w:rPr>
          <w:rtl/>
        </w:rPr>
        <w:t xml:space="preserve">המפקד הישיר שלו </w:t>
      </w:r>
      <w:r w:rsidR="00CA1198">
        <w:rPr>
          <w:rFonts w:hint="cs"/>
          <w:rtl/>
        </w:rPr>
        <w:t xml:space="preserve">אמר </w:t>
      </w:r>
      <w:r w:rsidRPr="00CD067C">
        <w:rPr>
          <w:rtl/>
        </w:rPr>
        <w:t>באחד מביקוריו.</w:t>
      </w:r>
    </w:p>
    <w:p w14:paraId="2043B72B" w14:textId="3452D8DB" w:rsidR="00D81152" w:rsidRPr="00CD067C" w:rsidRDefault="00D81152" w:rsidP="00D81152">
      <w:pPr>
        <w:rPr>
          <w:rtl/>
        </w:rPr>
      </w:pPr>
      <w:r w:rsidRPr="00CD067C">
        <w:rPr>
          <w:rtl/>
        </w:rPr>
        <w:lastRenderedPageBreak/>
        <w:t xml:space="preserve">"הם באנגליה </w:t>
      </w:r>
      <w:r w:rsidR="00F06A3F">
        <w:rPr>
          <w:rtl/>
        </w:rPr>
        <w:t>עכשיו</w:t>
      </w:r>
      <w:r w:rsidRPr="00CD067C">
        <w:rPr>
          <w:rtl/>
        </w:rPr>
        <w:t>."</w:t>
      </w:r>
    </w:p>
    <w:p w14:paraId="60D6AF88" w14:textId="77777777" w:rsidR="00D81152" w:rsidRPr="00CD067C" w:rsidRDefault="00CA1198" w:rsidP="00D81152">
      <w:pPr>
        <w:rPr>
          <w:rtl/>
        </w:rPr>
      </w:pPr>
      <w:r>
        <w:rPr>
          <w:rtl/>
        </w:rPr>
        <w:t xml:space="preserve">"הם לא </w:t>
      </w:r>
      <w:r>
        <w:rPr>
          <w:rFonts w:hint="cs"/>
          <w:rtl/>
        </w:rPr>
        <w:t>נמצאים פה איתך</w:t>
      </w:r>
      <w:r w:rsidR="00D81152" w:rsidRPr="00CD067C">
        <w:rPr>
          <w:rtl/>
        </w:rPr>
        <w:t>?"</w:t>
      </w:r>
    </w:p>
    <w:p w14:paraId="2718D61D" w14:textId="77777777" w:rsidR="00D81152" w:rsidRPr="00CD067C" w:rsidRDefault="00D81152" w:rsidP="00D81152">
      <w:pPr>
        <w:rPr>
          <w:rtl/>
        </w:rPr>
      </w:pPr>
      <w:r w:rsidRPr="00CD067C">
        <w:rPr>
          <w:rtl/>
        </w:rPr>
        <w:t>"אין... אין ממש צורך. אני חי."</w:t>
      </w:r>
    </w:p>
    <w:p w14:paraId="7EDAEAFA" w14:textId="77777777" w:rsidR="00D81152" w:rsidRPr="00CD067C" w:rsidRDefault="00D81152" w:rsidP="00D81152">
      <w:pPr>
        <w:rPr>
          <w:rtl/>
        </w:rPr>
      </w:pPr>
      <w:r w:rsidRPr="00CD067C">
        <w:rPr>
          <w:rtl/>
        </w:rPr>
        <w:t>"בנס לא נהרגת. הפגנת גבורה יוצאת דופן. כמעט איבדת רגל."</w:t>
      </w:r>
    </w:p>
    <w:p w14:paraId="2F756DDC" w14:textId="77777777" w:rsidR="00D81152" w:rsidRPr="00CD067C" w:rsidRDefault="00D81152" w:rsidP="00D81152">
      <w:pPr>
        <w:rPr>
          <w:rtl/>
        </w:rPr>
      </w:pPr>
      <w:r w:rsidRPr="00CD067C">
        <w:rPr>
          <w:rtl/>
        </w:rPr>
        <w:t>"אבל לא איבדתי רגל ואני חי."</w:t>
      </w:r>
    </w:p>
    <w:p w14:paraId="47046045" w14:textId="77777777" w:rsidR="00D81152" w:rsidRPr="00CD067C" w:rsidRDefault="00D81152" w:rsidP="00D81152">
      <w:pPr>
        <w:rPr>
          <w:rtl/>
        </w:rPr>
      </w:pPr>
      <w:r w:rsidRPr="00CD067C">
        <w:rPr>
          <w:rtl/>
        </w:rPr>
        <w:t>"אתה עומד לקבל אות גבורה. כתבו עליך בעיתון."</w:t>
      </w:r>
    </w:p>
    <w:p w14:paraId="0DEE1E9F" w14:textId="77777777" w:rsidR="00D81152" w:rsidRPr="00CD067C" w:rsidRDefault="00D81152" w:rsidP="00D81152">
      <w:pPr>
        <w:rPr>
          <w:rtl/>
        </w:rPr>
      </w:pPr>
      <w:r w:rsidRPr="00CD067C">
        <w:rPr>
          <w:rtl/>
        </w:rPr>
        <w:t>"החיילים שלי הראו לי, המפקד."</w:t>
      </w:r>
    </w:p>
    <w:p w14:paraId="03196E4A" w14:textId="24C9D9B5" w:rsidR="00D81152" w:rsidRPr="00CD067C" w:rsidRDefault="00D81152" w:rsidP="00D81152">
      <w:pPr>
        <w:rPr>
          <w:rtl/>
        </w:rPr>
      </w:pPr>
      <w:r w:rsidRPr="00CD067C">
        <w:rPr>
          <w:rtl/>
        </w:rPr>
        <w:t>"תטעם, תטעם," אמרה ה</w:t>
      </w:r>
      <w:r w:rsidR="001C5A04">
        <w:rPr>
          <w:rtl/>
        </w:rPr>
        <w:t>אימא</w:t>
      </w:r>
      <w:r w:rsidRPr="00CD067C">
        <w:rPr>
          <w:rtl/>
        </w:rPr>
        <w:t xml:space="preserve"> של החייל הפצוע שלידו.</w:t>
      </w:r>
    </w:p>
    <w:p w14:paraId="01A8CD07" w14:textId="7F5FED3B" w:rsidR="00D81152" w:rsidRPr="00CD067C" w:rsidRDefault="00D81152" w:rsidP="00D81152">
      <w:pPr>
        <w:rPr>
          <w:rtl/>
        </w:rPr>
      </w:pPr>
      <w:r w:rsidRPr="00CD067C">
        <w:rPr>
          <w:rtl/>
        </w:rPr>
        <w:t>המפקד לקח עוגיית שקדים תוצרת בית, הוא כמעט הכניס אות</w:t>
      </w:r>
      <w:r>
        <w:rPr>
          <w:rtl/>
        </w:rPr>
        <w:t xml:space="preserve">ה לפה אבל </w:t>
      </w:r>
      <w:r w:rsidR="004C59E0">
        <w:rPr>
          <w:rtl/>
        </w:rPr>
        <w:t>פתאום</w:t>
      </w:r>
      <w:r>
        <w:rPr>
          <w:rtl/>
        </w:rPr>
        <w:t xml:space="preserve"> שקע במחשבות ו</w:t>
      </w:r>
      <w:r w:rsidRPr="00CD067C">
        <w:rPr>
          <w:rtl/>
        </w:rPr>
        <w:t>התישב על המיטה של אלכס. "</w:t>
      </w:r>
      <w:r w:rsidRPr="00CD067C">
        <w:rPr>
          <w:rFonts w:hint="cs"/>
          <w:rtl/>
        </w:rPr>
        <w:t>חשבתי שההורים שלך כבר עלו ארצה?</w:t>
      </w:r>
      <w:r w:rsidRPr="00CD067C">
        <w:rPr>
          <w:rtl/>
        </w:rPr>
        <w:t>"</w:t>
      </w:r>
    </w:p>
    <w:p w14:paraId="43CE253D" w14:textId="77777777" w:rsidR="00D81152" w:rsidRPr="00CD067C" w:rsidRDefault="00D81152" w:rsidP="00D81152">
      <w:pPr>
        <w:rPr>
          <w:rtl/>
        </w:rPr>
      </w:pPr>
      <w:r w:rsidRPr="00CD067C">
        <w:rPr>
          <w:rtl/>
        </w:rPr>
        <w:t>"</w:t>
      </w:r>
      <w:r w:rsidRPr="00CD067C">
        <w:rPr>
          <w:rFonts w:hint="cs"/>
          <w:rtl/>
        </w:rPr>
        <w:t xml:space="preserve">כן, </w:t>
      </w:r>
      <w:r>
        <w:rPr>
          <w:rFonts w:hint="cs"/>
          <w:rtl/>
        </w:rPr>
        <w:t xml:space="preserve">כנראה </w:t>
      </w:r>
      <w:r w:rsidRPr="00CD067C">
        <w:rPr>
          <w:rtl/>
        </w:rPr>
        <w:t>בנובמבר. או בדצמבר, זה עדיין לא סגור."</w:t>
      </w:r>
    </w:p>
    <w:p w14:paraId="56777FA0" w14:textId="2995C659" w:rsidR="00D81152" w:rsidRPr="00CD067C" w:rsidRDefault="00D81152" w:rsidP="00D81152">
      <w:pPr>
        <w:rPr>
          <w:rtl/>
        </w:rPr>
      </w:pPr>
      <w:r w:rsidRPr="00CD067C">
        <w:rPr>
          <w:rtl/>
        </w:rPr>
        <w:t xml:space="preserve">"אז איפה הם </w:t>
      </w:r>
      <w:r w:rsidR="00F06A3F">
        <w:rPr>
          <w:rtl/>
        </w:rPr>
        <w:t>עכשיו</w:t>
      </w:r>
      <w:r w:rsidRPr="00CD067C">
        <w:rPr>
          <w:rtl/>
        </w:rPr>
        <w:t>?"</w:t>
      </w:r>
    </w:p>
    <w:p w14:paraId="41680E7E" w14:textId="38A9D2D3" w:rsidR="00D81152" w:rsidRPr="00CD067C" w:rsidRDefault="00D81152" w:rsidP="00D81152">
      <w:pPr>
        <w:rPr>
          <w:rtl/>
        </w:rPr>
      </w:pPr>
      <w:r w:rsidRPr="00CD067C">
        <w:rPr>
          <w:rtl/>
        </w:rPr>
        <w:t>"אחותי מועמדת לתפקיד</w:t>
      </w:r>
      <w:r w:rsidR="00C90C6C">
        <w:rPr>
          <w:rtl/>
        </w:rPr>
        <w:t xml:space="preserve"> מאוד </w:t>
      </w:r>
      <w:r w:rsidRPr="00CD067C">
        <w:rPr>
          <w:rtl/>
        </w:rPr>
        <w:t>חשוב, בתזמורת בהמבורג."</w:t>
      </w:r>
    </w:p>
    <w:p w14:paraId="5000CACB" w14:textId="77777777" w:rsidR="00D81152" w:rsidRPr="00CD067C" w:rsidRDefault="00D81152" w:rsidP="00D81152">
      <w:pPr>
        <w:rPr>
          <w:rtl/>
        </w:rPr>
      </w:pPr>
      <w:r w:rsidRPr="00CD067C">
        <w:rPr>
          <w:rtl/>
        </w:rPr>
        <w:t>"אני לא מבין."</w:t>
      </w:r>
    </w:p>
    <w:p w14:paraId="4970B17A" w14:textId="1CB40D43" w:rsidR="00D81152" w:rsidRPr="00CD067C" w:rsidRDefault="00D81152" w:rsidP="00D81152">
      <w:pPr>
        <w:rPr>
          <w:rtl/>
        </w:rPr>
      </w:pPr>
      <w:r w:rsidRPr="00CD067C">
        <w:rPr>
          <w:rtl/>
        </w:rPr>
        <w:t>"</w:t>
      </w:r>
      <w:r w:rsidR="00DB4C54">
        <w:rPr>
          <w:rtl/>
        </w:rPr>
        <w:t>קתרין</w:t>
      </w:r>
      <w:r w:rsidRPr="00CD067C">
        <w:rPr>
          <w:rtl/>
        </w:rPr>
        <w:t xml:space="preserve"> מלווה אותה. זה</w:t>
      </w:r>
      <w:r w:rsidR="00C90C6C">
        <w:rPr>
          <w:rtl/>
        </w:rPr>
        <w:t xml:space="preserve"> מאוד </w:t>
      </w:r>
      <w:r w:rsidRPr="00CD067C">
        <w:rPr>
          <w:rtl/>
        </w:rPr>
        <w:t>חשוב אצלנו, במשפחה."</w:t>
      </w:r>
    </w:p>
    <w:p w14:paraId="03556619" w14:textId="77777777" w:rsidR="00D81152" w:rsidRPr="00CD067C" w:rsidRDefault="00D81152" w:rsidP="00D81152">
      <w:pPr>
        <w:rPr>
          <w:rtl/>
        </w:rPr>
      </w:pPr>
      <w:r w:rsidRPr="00CD067C">
        <w:rPr>
          <w:rtl/>
        </w:rPr>
        <w:t xml:space="preserve">"המפקד," לחש אחד החברים, "הם מעולם לא באו, </w:t>
      </w:r>
      <w:r>
        <w:rPr>
          <w:rFonts w:hint="cs"/>
          <w:rtl/>
        </w:rPr>
        <w:t xml:space="preserve">אפילו לא לטקס כומתה, </w:t>
      </w:r>
      <w:r w:rsidRPr="00CD067C">
        <w:rPr>
          <w:rtl/>
        </w:rPr>
        <w:t>הם לא באים."</w:t>
      </w:r>
    </w:p>
    <w:p w14:paraId="7E3A7936" w14:textId="77777777" w:rsidR="00D81152" w:rsidRPr="00CD067C" w:rsidRDefault="00D81152" w:rsidP="00650CE9">
      <w:pPr>
        <w:rPr>
          <w:rtl/>
        </w:rPr>
      </w:pPr>
      <w:r w:rsidRPr="00CD067C">
        <w:rPr>
          <w:rtl/>
        </w:rPr>
        <w:t>"אני רוצה להוציא אותך לחופשה," המפקד אמר. "</w:t>
      </w:r>
      <w:r>
        <w:rPr>
          <w:rFonts w:hint="cs"/>
          <w:rtl/>
        </w:rPr>
        <w:t xml:space="preserve">תשתקם קצת, תחזור לפלוגה, ובקיץ הבא אתה </w:t>
      </w:r>
      <w:r w:rsidR="00650CE9">
        <w:rPr>
          <w:rFonts w:hint="cs"/>
          <w:rtl/>
        </w:rPr>
        <w:t>יוצא</w:t>
      </w:r>
      <w:r>
        <w:rPr>
          <w:rFonts w:hint="cs"/>
          <w:rtl/>
        </w:rPr>
        <w:t xml:space="preserve"> ללמוד, לקרוע את עצמך כמה שצריך. </w:t>
      </w:r>
      <w:r w:rsidRPr="00CD067C">
        <w:rPr>
          <w:rtl/>
        </w:rPr>
        <w:t xml:space="preserve">אתה </w:t>
      </w:r>
      <w:r>
        <w:rPr>
          <w:rFonts w:hint="cs"/>
          <w:rtl/>
        </w:rPr>
        <w:t>מוכרח</w:t>
      </w:r>
      <w:r w:rsidRPr="00CD067C">
        <w:rPr>
          <w:rtl/>
        </w:rPr>
        <w:t xml:space="preserve"> להשלים את תעודת הבגרות שלך.</w:t>
      </w:r>
      <w:r w:rsidRPr="00CD067C">
        <w:rPr>
          <w:rFonts w:hint="cs"/>
          <w:rtl/>
        </w:rPr>
        <w:t xml:space="preserve"> </w:t>
      </w:r>
      <w:r>
        <w:rPr>
          <w:rFonts w:hint="cs"/>
          <w:rtl/>
        </w:rPr>
        <w:t>אני מייעד אותך</w:t>
      </w:r>
      <w:r w:rsidRPr="00CD067C">
        <w:rPr>
          <w:rFonts w:hint="cs"/>
          <w:rtl/>
        </w:rPr>
        <w:t xml:space="preserve"> לגדולות.</w:t>
      </w:r>
      <w:r w:rsidRPr="00CD067C">
        <w:rPr>
          <w:rtl/>
        </w:rPr>
        <w:t xml:space="preserve">" </w:t>
      </w:r>
    </w:p>
    <w:p w14:paraId="24490C4D" w14:textId="77777777" w:rsidR="00D81152" w:rsidRDefault="00D81152" w:rsidP="00250000">
      <w:pPr>
        <w:rPr>
          <w:rtl/>
        </w:rPr>
      </w:pPr>
    </w:p>
    <w:p w14:paraId="21699DF2" w14:textId="77777777" w:rsidR="00650CE9" w:rsidRDefault="00650CE9" w:rsidP="00650CE9">
      <w:pPr>
        <w:rPr>
          <w:rtl/>
        </w:rPr>
      </w:pPr>
      <w:r w:rsidRPr="00CD067C">
        <w:rPr>
          <w:rtl/>
        </w:rPr>
        <w:t xml:space="preserve">ארקדי היה מגיע כל ערב. </w:t>
      </w:r>
      <w:r>
        <w:rPr>
          <w:rFonts w:hint="cs"/>
          <w:rtl/>
        </w:rPr>
        <w:t>אלכס הראה לו את ה-</w:t>
      </w:r>
      <w:r>
        <w:rPr>
          <w:rFonts w:hint="cs"/>
        </w:rPr>
        <w:t>TT</w:t>
      </w:r>
      <w:r>
        <w:rPr>
          <w:rFonts w:hint="cs"/>
          <w:rtl/>
        </w:rPr>
        <w:t>, מרוץ אופנועים מסוכן ביותר שהתקיים באי מאן. [תחרות אופנועים שנתית ב-</w:t>
      </w:r>
      <w:r>
        <w:t>Isle of Man</w:t>
      </w:r>
      <w:r>
        <w:rPr>
          <w:rFonts w:hint="cs"/>
          <w:rtl/>
        </w:rPr>
        <w:t xml:space="preserve"> </w:t>
      </w:r>
      <w:r>
        <w:rPr>
          <w:rtl/>
        </w:rPr>
        <w:t>–</w:t>
      </w:r>
      <w:r>
        <w:rPr>
          <w:rFonts w:hint="cs"/>
          <w:rtl/>
        </w:rPr>
        <w:t xml:space="preserve"> לבדוק שם מלא ומתי זה קורה.] </w:t>
      </w:r>
    </w:p>
    <w:p w14:paraId="6BDD1AB0" w14:textId="77777777" w:rsidR="00650CE9" w:rsidRDefault="00650CE9" w:rsidP="00650CE9">
      <w:pPr>
        <w:rPr>
          <w:rtl/>
        </w:rPr>
      </w:pPr>
      <w:r>
        <w:rPr>
          <w:rFonts w:hint="cs"/>
          <w:rtl/>
        </w:rPr>
        <w:t xml:space="preserve">ארקדי התקצף על ההבלים המעסיקים את אלכס שעדיין לא שוחרר מבית החולים </w:t>
      </w:r>
      <w:r>
        <w:rPr>
          <w:rtl/>
        </w:rPr>
        <w:t>–</w:t>
      </w:r>
      <w:r>
        <w:rPr>
          <w:rFonts w:hint="cs"/>
          <w:rtl/>
        </w:rPr>
        <w:t xml:space="preserve"> מה זה מעניין, ה-</w:t>
      </w:r>
      <w:r>
        <w:t>TT</w:t>
      </w:r>
      <w:r>
        <w:rPr>
          <w:rFonts w:hint="cs"/>
          <w:rtl/>
        </w:rPr>
        <w:t>?</w:t>
      </w:r>
    </w:p>
    <w:p w14:paraId="1C55C09C" w14:textId="77777777" w:rsidR="00650CE9" w:rsidRDefault="00650CE9" w:rsidP="00650CE9">
      <w:pPr>
        <w:rPr>
          <w:rtl/>
        </w:rPr>
      </w:pPr>
      <w:r>
        <w:rPr>
          <w:rFonts w:hint="cs"/>
          <w:rtl/>
        </w:rPr>
        <w:t>אלכס אמר,[ואולי יסמין מצטטת אותו, כי הוא לא מדבר הרבה] כל דבר שאנשים עושים תוך ידיעה ברורה שהם עלולים להיהרג בו הוא מעניין.</w:t>
      </w:r>
    </w:p>
    <w:p w14:paraId="20CADF17" w14:textId="77777777" w:rsidR="00650CE9" w:rsidRDefault="00650CE9" w:rsidP="00650CE9">
      <w:pPr>
        <w:rPr>
          <w:rtl/>
        </w:rPr>
      </w:pPr>
      <w:r>
        <w:rPr>
          <w:rFonts w:hint="cs"/>
          <w:rtl/>
        </w:rPr>
        <w:t>[לא הגיוני שאלכס פוגש אותה בט"ו בשבט והתאונה בפסח. צריכה לעבור שנה]</w:t>
      </w:r>
    </w:p>
    <w:p w14:paraId="21DD3499" w14:textId="63E60E2D" w:rsidR="00650CE9" w:rsidRPr="00CD067C" w:rsidRDefault="00650CE9" w:rsidP="00650CE9">
      <w:pPr>
        <w:rPr>
          <w:rtl/>
        </w:rPr>
      </w:pPr>
      <w:r w:rsidRPr="00CD067C">
        <w:rPr>
          <w:rtl/>
        </w:rPr>
        <w:t>"הבן שלי כזה גיבור," אמרה א</w:t>
      </w:r>
      <w:r>
        <w:rPr>
          <w:rFonts w:hint="cs"/>
          <w:rtl/>
        </w:rPr>
        <w:t>י</w:t>
      </w:r>
      <w:r w:rsidRPr="00CD067C">
        <w:rPr>
          <w:rtl/>
        </w:rPr>
        <w:t>מ</w:t>
      </w:r>
      <w:r>
        <w:rPr>
          <w:rFonts w:hint="cs"/>
          <w:rtl/>
        </w:rPr>
        <w:t>ו</w:t>
      </w:r>
      <w:r w:rsidRPr="00CD067C">
        <w:rPr>
          <w:rtl/>
        </w:rPr>
        <w:t xml:space="preserve"> של החייל השרוף, "הוא </w:t>
      </w:r>
      <w:r w:rsidR="00F97A34">
        <w:rPr>
          <w:rtl/>
        </w:rPr>
        <w:t>כל כך</w:t>
      </w:r>
      <w:r w:rsidRPr="00CD067C">
        <w:rPr>
          <w:rtl/>
        </w:rPr>
        <w:t xml:space="preserve"> חזק."</w:t>
      </w:r>
    </w:p>
    <w:p w14:paraId="3E3790BF" w14:textId="77777777" w:rsidR="00650CE9" w:rsidRPr="00CD067C" w:rsidRDefault="00650CE9" w:rsidP="00650CE9">
      <w:pPr>
        <w:rPr>
          <w:rtl/>
        </w:rPr>
      </w:pPr>
      <w:r w:rsidRPr="00CD067C">
        <w:rPr>
          <w:rtl/>
        </w:rPr>
        <w:t>וארקדי הבין – גם אלכס גיבור! גם אלכס חזק!</w:t>
      </w:r>
    </w:p>
    <w:p w14:paraId="74B8CDF1" w14:textId="17E968E0" w:rsidR="00650CE9" w:rsidRPr="00CD067C" w:rsidRDefault="00650CE9" w:rsidP="00650CE9">
      <w:pPr>
        <w:rPr>
          <w:rtl/>
        </w:rPr>
      </w:pPr>
      <w:r w:rsidRPr="00CD067C">
        <w:rPr>
          <w:rtl/>
        </w:rPr>
        <w:t xml:space="preserve">"אתה </w:t>
      </w:r>
      <w:r w:rsidR="00F97A34">
        <w:rPr>
          <w:rtl/>
        </w:rPr>
        <w:t>כל כך</w:t>
      </w:r>
      <w:r w:rsidRPr="00CD067C">
        <w:rPr>
          <w:rtl/>
        </w:rPr>
        <w:t xml:space="preserve"> חזק," ארקדי התפעל. </w:t>
      </w:r>
    </w:p>
    <w:p w14:paraId="70C19F98" w14:textId="77777777" w:rsidR="00650CE9" w:rsidRPr="00CD067C" w:rsidRDefault="00650CE9" w:rsidP="00650CE9">
      <w:pPr>
        <w:rPr>
          <w:rtl/>
        </w:rPr>
      </w:pPr>
      <w:r w:rsidRPr="00CD067C">
        <w:rPr>
          <w:rtl/>
        </w:rPr>
        <w:t>"כלום ל</w:t>
      </w:r>
      <w:r w:rsidRPr="00CD067C">
        <w:rPr>
          <w:rFonts w:hint="cs"/>
          <w:rtl/>
        </w:rPr>
        <w:t>א</w:t>
      </w:r>
      <w:r w:rsidRPr="00CD067C">
        <w:rPr>
          <w:rtl/>
        </w:rPr>
        <w:t xml:space="preserve"> יפגע בך לעולם," ארקדי השתפך.</w:t>
      </w:r>
    </w:p>
    <w:p w14:paraId="4F146C99" w14:textId="77777777" w:rsidR="00650CE9" w:rsidRPr="00CD067C" w:rsidRDefault="00650CE9" w:rsidP="00650CE9">
      <w:pPr>
        <w:rPr>
          <w:rtl/>
        </w:rPr>
      </w:pPr>
      <w:r w:rsidRPr="00CD067C">
        <w:rPr>
          <w:rtl/>
        </w:rPr>
        <w:t xml:space="preserve">"אתה בלתי מנוצח. </w:t>
      </w:r>
      <w:r>
        <w:rPr>
          <w:rFonts w:hint="cs"/>
          <w:rtl/>
        </w:rPr>
        <w:t>[</w:t>
      </w:r>
      <w:r w:rsidRPr="00CD067C">
        <w:t>Indestructible</w:t>
      </w:r>
      <w:r>
        <w:rPr>
          <w:rFonts w:hint="cs"/>
          <w:rtl/>
        </w:rPr>
        <w:t>] בן-אלמוות</w:t>
      </w:r>
      <w:r w:rsidRPr="00CD067C">
        <w:rPr>
          <w:rtl/>
        </w:rPr>
        <w:t>," ארקדי התפעם.</w:t>
      </w:r>
    </w:p>
    <w:p w14:paraId="5D971674" w14:textId="77777777" w:rsidR="00650CE9" w:rsidRDefault="00650CE9" w:rsidP="00650CE9">
      <w:pPr>
        <w:rPr>
          <w:rtl/>
        </w:rPr>
      </w:pPr>
      <w:r w:rsidRPr="00CD067C">
        <w:rPr>
          <w:rtl/>
        </w:rPr>
        <w:t>וכך הטיל ארקדי על אלכס קללה.</w:t>
      </w:r>
    </w:p>
    <w:p w14:paraId="08453710" w14:textId="77777777" w:rsidR="00650CE9" w:rsidRPr="00CD067C" w:rsidRDefault="00650CE9" w:rsidP="00250000">
      <w:pPr>
        <w:rPr>
          <w:rtl/>
        </w:rPr>
      </w:pPr>
    </w:p>
    <w:p w14:paraId="625E08E6" w14:textId="77777777" w:rsidR="00FB0CA6" w:rsidRDefault="00FB0CA6" w:rsidP="00650CE9">
      <w:pPr>
        <w:rPr>
          <w:rtl/>
        </w:rPr>
      </w:pPr>
      <w:r>
        <w:rPr>
          <w:rFonts w:hint="cs"/>
          <w:rtl/>
        </w:rPr>
        <w:lastRenderedPageBreak/>
        <w:t xml:space="preserve">העובדת הסוציאלית </w:t>
      </w:r>
      <w:r w:rsidR="004C4B29">
        <w:rPr>
          <w:rFonts w:hint="cs"/>
          <w:rtl/>
        </w:rPr>
        <w:t>נהנתה</w:t>
      </w:r>
      <w:r>
        <w:rPr>
          <w:rFonts w:hint="cs"/>
          <w:rtl/>
        </w:rPr>
        <w:t xml:space="preserve"> לבקר אותו. מאז שהועבר למחלקה, </w:t>
      </w:r>
      <w:r w:rsidR="004C4B29">
        <w:rPr>
          <w:rFonts w:hint="cs"/>
          <w:rtl/>
        </w:rPr>
        <w:t>נגדשו</w:t>
      </w:r>
      <w:r>
        <w:rPr>
          <w:rFonts w:hint="cs"/>
          <w:rtl/>
        </w:rPr>
        <w:t xml:space="preserve"> המו</w:t>
      </w:r>
      <w:r w:rsidR="004C4B29">
        <w:rPr>
          <w:rFonts w:hint="cs"/>
          <w:rtl/>
        </w:rPr>
        <w:t>ני</w:t>
      </w:r>
      <w:r>
        <w:rPr>
          <w:rFonts w:hint="cs"/>
          <w:rtl/>
        </w:rPr>
        <w:t xml:space="preserve"> פרחים</w:t>
      </w:r>
      <w:r w:rsidR="004C4B29">
        <w:rPr>
          <w:rFonts w:hint="cs"/>
          <w:rtl/>
        </w:rPr>
        <w:t xml:space="preserve"> על הדלפקים במסדרונות</w:t>
      </w:r>
      <w:r>
        <w:rPr>
          <w:rFonts w:hint="cs"/>
          <w:rtl/>
        </w:rPr>
        <w:t xml:space="preserve">, </w:t>
      </w:r>
      <w:r w:rsidR="00B8478E">
        <w:rPr>
          <w:rFonts w:hint="cs"/>
          <w:rtl/>
        </w:rPr>
        <w:t xml:space="preserve">בלונים </w:t>
      </w:r>
      <w:r w:rsidR="004C4B29">
        <w:rPr>
          <w:rFonts w:hint="cs"/>
          <w:rtl/>
        </w:rPr>
        <w:t>ו</w:t>
      </w:r>
      <w:r>
        <w:rPr>
          <w:rFonts w:hint="cs"/>
          <w:rtl/>
        </w:rPr>
        <w:t>חטיפים, שוקולדים קטנים וגדולים. היא ראיינה אותו וכש</w:t>
      </w:r>
      <w:r w:rsidR="00650CE9">
        <w:rPr>
          <w:rFonts w:hint="cs"/>
          <w:rtl/>
        </w:rPr>
        <w:t xml:space="preserve">המתינה </w:t>
      </w:r>
      <w:r>
        <w:rPr>
          <w:rFonts w:hint="cs"/>
          <w:rtl/>
        </w:rPr>
        <w:t>לתגובותיו</w:t>
      </w:r>
      <w:r w:rsidR="00650CE9">
        <w:rPr>
          <w:rFonts w:hint="cs"/>
          <w:rtl/>
        </w:rPr>
        <w:t xml:space="preserve"> </w:t>
      </w:r>
      <w:r w:rsidR="00B8478E">
        <w:rPr>
          <w:rFonts w:hint="cs"/>
          <w:rtl/>
        </w:rPr>
        <w:t>תחבה</w:t>
      </w:r>
      <w:r>
        <w:rPr>
          <w:rFonts w:hint="cs"/>
          <w:rtl/>
        </w:rPr>
        <w:t xml:space="preserve"> לפיה </w:t>
      </w:r>
      <w:r w:rsidR="00650CE9">
        <w:rPr>
          <w:rFonts w:hint="cs"/>
          <w:rtl/>
        </w:rPr>
        <w:t xml:space="preserve">עוד </w:t>
      </w:r>
      <w:r>
        <w:rPr>
          <w:rFonts w:hint="cs"/>
          <w:rtl/>
        </w:rPr>
        <w:t>מזלג גדוש בעוגת קצפת משובחת בטעם ריבת חלב עם זיגוג כחול.</w:t>
      </w:r>
    </w:p>
    <w:p w14:paraId="4C884036" w14:textId="77777777" w:rsidR="00FB0CA6" w:rsidRDefault="00FB0CA6" w:rsidP="00650CE9">
      <w:pPr>
        <w:rPr>
          <w:rtl/>
        </w:rPr>
      </w:pPr>
      <w:r>
        <w:rPr>
          <w:rFonts w:hint="cs"/>
          <w:rtl/>
        </w:rPr>
        <w:t xml:space="preserve">"מה את רוצה ממני?" הוא אמר לה </w:t>
      </w:r>
      <w:r w:rsidR="00650CE9">
        <w:rPr>
          <w:rFonts w:hint="cs"/>
          <w:rtl/>
        </w:rPr>
        <w:t>ל</w:t>
      </w:r>
      <w:r>
        <w:rPr>
          <w:rFonts w:hint="cs"/>
          <w:rtl/>
        </w:rPr>
        <w:t>אחר שהפרוסה נ</w:t>
      </w:r>
      <w:r w:rsidR="004C4B29">
        <w:rPr>
          <w:rFonts w:hint="cs"/>
          <w:rtl/>
        </w:rPr>
        <w:t>בלסה</w:t>
      </w:r>
      <w:r>
        <w:rPr>
          <w:rFonts w:hint="cs"/>
          <w:rtl/>
        </w:rPr>
        <w:t xml:space="preserve"> </w:t>
      </w:r>
      <w:r w:rsidR="00650CE9">
        <w:rPr>
          <w:rFonts w:hint="cs"/>
          <w:rtl/>
        </w:rPr>
        <w:t xml:space="preserve">במלואה </w:t>
      </w:r>
      <w:r>
        <w:rPr>
          <w:rFonts w:hint="cs"/>
          <w:rtl/>
        </w:rPr>
        <w:t>והיא עדיין לא זזה.</w:t>
      </w:r>
    </w:p>
    <w:p w14:paraId="22143D99" w14:textId="77777777" w:rsidR="00FB0CA6" w:rsidRDefault="00FB0CA6" w:rsidP="00250000">
      <w:pPr>
        <w:rPr>
          <w:rtl/>
        </w:rPr>
      </w:pPr>
      <w:r>
        <w:rPr>
          <w:rFonts w:hint="cs"/>
          <w:rtl/>
        </w:rPr>
        <w:t>"אני רוצה לדעת מה אתה מרגיש."</w:t>
      </w:r>
    </w:p>
    <w:p w14:paraId="7D8BD239" w14:textId="77777777" w:rsidR="00FB0CA6" w:rsidRDefault="00FB0CA6" w:rsidP="00250000">
      <w:pPr>
        <w:rPr>
          <w:rtl/>
        </w:rPr>
      </w:pPr>
      <w:r>
        <w:rPr>
          <w:rFonts w:hint="cs"/>
          <w:rtl/>
        </w:rPr>
        <w:t>"אני מרגיש כאילו קודחים וחוצבים בתוכי."</w:t>
      </w:r>
    </w:p>
    <w:p w14:paraId="780CC505" w14:textId="77777777" w:rsidR="00FB0CA6" w:rsidRDefault="00FB0CA6" w:rsidP="00250000">
      <w:pPr>
        <w:rPr>
          <w:rtl/>
        </w:rPr>
      </w:pPr>
      <w:r>
        <w:rPr>
          <w:rFonts w:hint="cs"/>
          <w:rtl/>
        </w:rPr>
        <w:t>"מי?"</w:t>
      </w:r>
    </w:p>
    <w:p w14:paraId="1CEF5BD0" w14:textId="77777777" w:rsidR="00FB0CA6" w:rsidRDefault="00FB0CA6" w:rsidP="00250000">
      <w:pPr>
        <w:rPr>
          <w:rtl/>
        </w:rPr>
      </w:pPr>
      <w:r>
        <w:rPr>
          <w:rFonts w:hint="cs"/>
          <w:rtl/>
        </w:rPr>
        <w:t>"עשרה אנשים."</w:t>
      </w:r>
    </w:p>
    <w:p w14:paraId="25A1EBF1" w14:textId="77777777" w:rsidR="00FB0CA6" w:rsidRPr="00CD067C" w:rsidRDefault="00FB0CA6" w:rsidP="00250000">
      <w:pPr>
        <w:rPr>
          <w:rtl/>
        </w:rPr>
      </w:pPr>
    </w:p>
    <w:p w14:paraId="18C66B86" w14:textId="77777777" w:rsidR="00DF4E37" w:rsidRPr="0044357B" w:rsidRDefault="00DF4E37" w:rsidP="00DF4E37">
      <w:pPr>
        <w:pStyle w:val="Heading2"/>
        <w:rPr>
          <w:rtl/>
        </w:rPr>
      </w:pPr>
      <w:bookmarkStart w:id="43" w:name="_Toc297351146"/>
      <w:bookmarkStart w:id="44" w:name="_Toc322023164"/>
      <w:bookmarkStart w:id="45" w:name="_Toc299174450"/>
      <w:bookmarkStart w:id="46" w:name="_Toc408762891"/>
      <w:r w:rsidRPr="0044357B">
        <w:rPr>
          <w:rtl/>
        </w:rPr>
        <w:t>דודות</w:t>
      </w:r>
      <w:bookmarkEnd w:id="43"/>
      <w:bookmarkEnd w:id="44"/>
      <w:bookmarkEnd w:id="45"/>
      <w:bookmarkEnd w:id="46"/>
    </w:p>
    <w:p w14:paraId="0F17A7C2" w14:textId="77777777" w:rsidR="00DF4E37" w:rsidRPr="00CD067C" w:rsidRDefault="00DF4E37" w:rsidP="00DF4E37">
      <w:pPr>
        <w:rPr>
          <w:rtl/>
        </w:rPr>
      </w:pPr>
      <w:r w:rsidRPr="00CD067C">
        <w:rPr>
          <w:rtl/>
        </w:rPr>
        <w:t>הדודות אהבו סוף טוב.</w:t>
      </w:r>
    </w:p>
    <w:p w14:paraId="198B7A2C" w14:textId="77777777" w:rsidR="00DF4E37" w:rsidRDefault="00DF4E37" w:rsidP="00DF4E37">
      <w:pPr>
        <w:rPr>
          <w:rtl/>
        </w:rPr>
      </w:pPr>
      <w:r w:rsidRPr="00CD067C">
        <w:rPr>
          <w:rtl/>
        </w:rPr>
        <w:t>הדודות שהלכו להרצאות העשרה, הדודות ש</w:t>
      </w:r>
      <w:r w:rsidRPr="00CD067C">
        <w:rPr>
          <w:rFonts w:hint="cs"/>
          <w:rtl/>
        </w:rPr>
        <w:t>ׁ</w:t>
      </w:r>
      <w:r w:rsidRPr="00CD067C">
        <w:rPr>
          <w:rtl/>
        </w:rPr>
        <w:t xml:space="preserve">ֶמחו עם חברה על כוס קפה </w:t>
      </w:r>
      <w:r>
        <w:rPr>
          <w:rFonts w:hint="cs"/>
          <w:rtl/>
        </w:rPr>
        <w:t>ש</w:t>
      </w:r>
      <w:r w:rsidRPr="00CD067C">
        <w:rPr>
          <w:rtl/>
        </w:rPr>
        <w:t xml:space="preserve">המצב לא ייתכן, </w:t>
      </w:r>
      <w:r>
        <w:rPr>
          <w:rFonts w:hint="cs"/>
          <w:rtl/>
        </w:rPr>
        <w:t xml:space="preserve">הדודות </w:t>
      </w:r>
      <w:r w:rsidRPr="00CD067C">
        <w:rPr>
          <w:rtl/>
        </w:rPr>
        <w:t>שנרשמו למו</w:t>
      </w:r>
      <w:r>
        <w:rPr>
          <w:rtl/>
        </w:rPr>
        <w:t>עדון ה</w:t>
      </w:r>
      <w:r>
        <w:rPr>
          <w:rFonts w:hint="cs"/>
          <w:rtl/>
        </w:rPr>
        <w:t>לקוחות</w:t>
      </w:r>
      <w:r w:rsidRPr="00CD067C">
        <w:rPr>
          <w:rtl/>
        </w:rPr>
        <w:t xml:space="preserve"> של חנות הבגדים, אלה היו הדו</w:t>
      </w:r>
      <w:r>
        <w:rPr>
          <w:rtl/>
        </w:rPr>
        <w:t>דות שאהבו סוף טוב. הן תמיד תרמו</w:t>
      </w:r>
      <w:r>
        <w:rPr>
          <w:rFonts w:hint="cs"/>
          <w:rtl/>
        </w:rPr>
        <w:t xml:space="preserve"> חמישה</w:t>
      </w:r>
      <w:r w:rsidRPr="00CD067C">
        <w:rPr>
          <w:rtl/>
        </w:rPr>
        <w:t xml:space="preserve"> ש"ח בסופר, לכל מבצע. העיקר הילדים שלנו. </w:t>
      </w:r>
    </w:p>
    <w:p w14:paraId="16DAA269" w14:textId="77777777" w:rsidR="00DF4E37" w:rsidRPr="00CD067C" w:rsidRDefault="00DF4E37" w:rsidP="00DF4E37">
      <w:pPr>
        <w:rPr>
          <w:rtl/>
        </w:rPr>
      </w:pPr>
      <w:r>
        <w:rPr>
          <w:rFonts w:hint="cs"/>
          <w:rtl/>
        </w:rPr>
        <w:t>אז הנה הם, הילדים.</w:t>
      </w:r>
    </w:p>
    <w:p w14:paraId="5C954101" w14:textId="77777777" w:rsidR="00DF4E37" w:rsidRPr="00CD067C" w:rsidRDefault="00DF4E37" w:rsidP="00DF4E37">
      <w:pPr>
        <w:rPr>
          <w:rtl/>
        </w:rPr>
      </w:pPr>
      <w:r w:rsidRPr="00CD067C">
        <w:rPr>
          <w:rtl/>
        </w:rPr>
        <w:t>הם שרופים מבחוץ.</w:t>
      </w:r>
    </w:p>
    <w:p w14:paraId="64EB994E" w14:textId="77777777" w:rsidR="00DF4E37" w:rsidRPr="00CD067C" w:rsidRDefault="00DF4E37" w:rsidP="00DF4E37">
      <w:pPr>
        <w:rPr>
          <w:rtl/>
        </w:rPr>
      </w:pPr>
      <w:r w:rsidRPr="00CD067C">
        <w:rPr>
          <w:rtl/>
        </w:rPr>
        <w:t>הם שרופים מבפנים.</w:t>
      </w:r>
    </w:p>
    <w:p w14:paraId="3D652C4A" w14:textId="77777777" w:rsidR="00DF4E37" w:rsidRPr="00CD067C" w:rsidRDefault="00DF4E37" w:rsidP="00DF4E37">
      <w:pPr>
        <w:rPr>
          <w:rtl/>
        </w:rPr>
      </w:pPr>
      <w:r>
        <w:rPr>
          <w:rtl/>
        </w:rPr>
        <w:t>שום תובנה מהרצאת</w:t>
      </w:r>
      <w:r>
        <w:rPr>
          <w:rFonts w:hint="cs"/>
          <w:rtl/>
        </w:rPr>
        <w:t xml:space="preserve"> </w:t>
      </w:r>
      <w:r w:rsidRPr="00CD067C">
        <w:rPr>
          <w:rtl/>
        </w:rPr>
        <w:t>העשרה לא תעזור, דודות! אז רדו מזה כבר.</w:t>
      </w:r>
    </w:p>
    <w:p w14:paraId="6D60DC63" w14:textId="77777777" w:rsidR="00DF4E37" w:rsidRPr="00CD067C" w:rsidRDefault="00DF4E37" w:rsidP="00DF4E37">
      <w:pPr>
        <w:rPr>
          <w:rtl/>
        </w:rPr>
      </w:pPr>
      <w:r w:rsidRPr="00CD067C">
        <w:rPr>
          <w:rtl/>
        </w:rPr>
        <w:t>הן לא יורדות מזה.</w:t>
      </w:r>
    </w:p>
    <w:p w14:paraId="37F3A313" w14:textId="77777777" w:rsidR="00DF4E37" w:rsidRPr="00CD067C" w:rsidRDefault="00DF4E37" w:rsidP="00DF4E37">
      <w:pPr>
        <w:rPr>
          <w:rtl/>
        </w:rPr>
      </w:pPr>
      <w:r w:rsidRPr="00CD067C">
        <w:rPr>
          <w:rtl/>
        </w:rPr>
        <w:t>אומרים תוחם לשפתיים, הן קונות תוחם לשפתיים.</w:t>
      </w:r>
    </w:p>
    <w:p w14:paraId="18C3D2F7" w14:textId="77777777" w:rsidR="00DF4E37" w:rsidRPr="00CD067C" w:rsidRDefault="00DF4E37" w:rsidP="00DF4E37">
      <w:pPr>
        <w:rPr>
          <w:rtl/>
        </w:rPr>
      </w:pPr>
      <w:r w:rsidRPr="00CD067C">
        <w:rPr>
          <w:rtl/>
        </w:rPr>
        <w:t>אומרים אורגזמה, הן משפיטות את הבעל.</w:t>
      </w:r>
    </w:p>
    <w:p w14:paraId="2B811703" w14:textId="77777777" w:rsidR="00DF4E37" w:rsidRPr="00CD067C" w:rsidRDefault="00DF4E37" w:rsidP="00DF4E37">
      <w:pPr>
        <w:rPr>
          <w:rtl/>
        </w:rPr>
      </w:pPr>
      <w:r w:rsidRPr="00CD067C">
        <w:rPr>
          <w:rtl/>
        </w:rPr>
        <w:t>אומרים דיאטה, הן קונות יוגורט עם 0% שומן ו-20% סוכר.</w:t>
      </w:r>
    </w:p>
    <w:p w14:paraId="125C9A4C" w14:textId="23687BF7" w:rsidR="00DF4E37" w:rsidRPr="00CD067C" w:rsidRDefault="00DF4E37" w:rsidP="00DF4E37">
      <w:pPr>
        <w:rPr>
          <w:rtl/>
        </w:rPr>
      </w:pPr>
      <w:r w:rsidRPr="00CD067C">
        <w:rPr>
          <w:rtl/>
        </w:rPr>
        <w:t>אומרים כושר, הן מתייצבות על הליכון, ביום היפה ביותר בשנה, צועקות להנמיך את ה</w:t>
      </w:r>
      <w:r w:rsidR="001C5A04">
        <w:rPr>
          <w:rtl/>
        </w:rPr>
        <w:t>מוזיקה</w:t>
      </w:r>
      <w:r w:rsidRPr="00CD067C">
        <w:rPr>
          <w:rtl/>
        </w:rPr>
        <w:t xml:space="preserve"> ומח</w:t>
      </w:r>
      <w:r>
        <w:rPr>
          <w:rtl/>
        </w:rPr>
        <w:t xml:space="preserve">זיקות חזק במעקה. צועדות </w:t>
      </w:r>
      <w:r>
        <w:rPr>
          <w:rFonts w:hint="cs"/>
          <w:rtl/>
        </w:rPr>
        <w:t>בקצב מתון</w:t>
      </w:r>
      <w:r w:rsidRPr="00CD067C">
        <w:rPr>
          <w:rtl/>
        </w:rPr>
        <w:t xml:space="preserve"> ומקשיבות ב</w:t>
      </w:r>
      <w:r w:rsidR="005E3213">
        <w:rPr>
          <w:rtl/>
        </w:rPr>
        <w:t>אוזנ</w:t>
      </w:r>
      <w:r w:rsidRPr="00CD067C">
        <w:rPr>
          <w:rtl/>
        </w:rPr>
        <w:t>יות ל</w:t>
      </w:r>
      <w:r w:rsidR="00C45B28">
        <w:rPr>
          <w:rtl/>
        </w:rPr>
        <w:t>תוכני</w:t>
      </w:r>
      <w:r w:rsidRPr="00CD067C">
        <w:rPr>
          <w:rtl/>
        </w:rPr>
        <w:t xml:space="preserve">ת בריאות, </w:t>
      </w:r>
      <w:r w:rsidRPr="00CD067C">
        <w:rPr>
          <w:rFonts w:hint="cs"/>
          <w:rtl/>
        </w:rPr>
        <w:t>אבל לא צריך</w:t>
      </w:r>
      <w:r w:rsidRPr="00CD067C">
        <w:rPr>
          <w:rtl/>
        </w:rPr>
        <w:t xml:space="preserve"> חזי</w:t>
      </w:r>
      <w:r>
        <w:rPr>
          <w:rtl/>
        </w:rPr>
        <w:t xml:space="preserve">ית ספורט. הציצים בינכה כבר </w:t>
      </w:r>
      <w:r w:rsidRPr="00CD067C">
        <w:rPr>
          <w:rtl/>
        </w:rPr>
        <w:t>מזמן מדולדלים.</w:t>
      </w:r>
    </w:p>
    <w:p w14:paraId="0597FEAD" w14:textId="77777777" w:rsidR="00DF4E37" w:rsidRPr="00CD067C" w:rsidRDefault="00DF4E37" w:rsidP="00DF4E37">
      <w:pPr>
        <w:rPr>
          <w:rtl/>
        </w:rPr>
      </w:pPr>
      <w:r w:rsidRPr="00CD067C">
        <w:rPr>
          <w:rtl/>
        </w:rPr>
        <w:t xml:space="preserve">ויש הדבר שהדודות הכי רוצות. וזה סוף טוב. אומרים להן תרדו מזה אבל הן לעולם לא ירדו מזה. מי שנשרף יחלים. </w:t>
      </w:r>
    </w:p>
    <w:p w14:paraId="3311D4A4" w14:textId="77777777" w:rsidR="00DF4E37" w:rsidRPr="00CD067C" w:rsidRDefault="00DF4E37" w:rsidP="00DF4E37">
      <w:pPr>
        <w:rPr>
          <w:rtl/>
        </w:rPr>
      </w:pPr>
      <w:r w:rsidRPr="00CD067C">
        <w:rPr>
          <w:rtl/>
        </w:rPr>
        <w:t xml:space="preserve">איך, יא דודות, איך? איך יחלים? </w:t>
      </w:r>
    </w:p>
    <w:p w14:paraId="4E176E58" w14:textId="77777777" w:rsidR="00DF4E37" w:rsidRPr="00CD067C" w:rsidRDefault="00DF4E37" w:rsidP="00DF4E37">
      <w:pPr>
        <w:rPr>
          <w:rtl/>
        </w:rPr>
      </w:pPr>
      <w:r w:rsidRPr="00CD067C">
        <w:rPr>
          <w:rtl/>
        </w:rPr>
        <w:t xml:space="preserve">הן תורמות </w:t>
      </w:r>
      <w:r>
        <w:rPr>
          <w:rFonts w:hint="cs"/>
          <w:rtl/>
        </w:rPr>
        <w:t>חמישה</w:t>
      </w:r>
      <w:r w:rsidRPr="00CD067C">
        <w:rPr>
          <w:rtl/>
        </w:rPr>
        <w:t xml:space="preserve"> ש"ח לעמותה. </w:t>
      </w:r>
    </w:p>
    <w:p w14:paraId="73F10CD8" w14:textId="77777777" w:rsidR="00DF4E37" w:rsidRPr="00CD067C" w:rsidRDefault="00DF4E37" w:rsidP="00DF4E37">
      <w:pPr>
        <w:rPr>
          <w:rtl/>
        </w:rPr>
      </w:pPr>
      <w:r w:rsidRPr="00CD067C">
        <w:rPr>
          <w:rtl/>
        </w:rPr>
        <w:t>הן מצקצקות כשתופסים את ראש העמותה מועל.</w:t>
      </w:r>
    </w:p>
    <w:p w14:paraId="0186A35F" w14:textId="77777777" w:rsidR="00DF4E37" w:rsidRPr="00CD067C" w:rsidRDefault="00DF4E37" w:rsidP="00DF4E37">
      <w:pPr>
        <w:rPr>
          <w:rtl/>
        </w:rPr>
      </w:pPr>
      <w:r w:rsidRPr="00CD067C">
        <w:rPr>
          <w:rtl/>
        </w:rPr>
        <w:t>זה לא ייתכן יותר, הן מפעילות את הטון הצדקני שלהן, זה לא ייתכן שככה יהיה בארץ!</w:t>
      </w:r>
    </w:p>
    <w:p w14:paraId="25363261" w14:textId="77777777" w:rsidR="00DF4E37" w:rsidRPr="00CD067C" w:rsidRDefault="00DF4E37" w:rsidP="00DF4E37">
      <w:pPr>
        <w:rPr>
          <w:rtl/>
        </w:rPr>
      </w:pPr>
      <w:r w:rsidRPr="00CD067C">
        <w:rPr>
          <w:rtl/>
        </w:rPr>
        <w:t>תוחם לשפתיים יש אבל אורגזמה אין.</w:t>
      </w:r>
    </w:p>
    <w:p w14:paraId="2B3775ED" w14:textId="77777777" w:rsidR="00DF4E37" w:rsidRPr="00CD067C" w:rsidRDefault="00DF4E37" w:rsidP="00DF4E37">
      <w:pPr>
        <w:rPr>
          <w:rtl/>
        </w:rPr>
      </w:pPr>
      <w:r w:rsidRPr="00CD067C">
        <w:rPr>
          <w:rtl/>
        </w:rPr>
        <w:t xml:space="preserve">מה המומחים אומרים על גירושין בגיל </w:t>
      </w:r>
      <w:r>
        <w:rPr>
          <w:rFonts w:hint="cs"/>
          <w:rtl/>
        </w:rPr>
        <w:t>חמישים וחמש</w:t>
      </w:r>
      <w:r w:rsidRPr="00CD067C">
        <w:rPr>
          <w:rtl/>
        </w:rPr>
        <w:t>? זה טוב או רע?</w:t>
      </w:r>
    </w:p>
    <w:p w14:paraId="09B3DD67" w14:textId="77777777" w:rsidR="00DF4E37" w:rsidRPr="00CD067C" w:rsidRDefault="00DF4E37" w:rsidP="00DF4E37">
      <w:pPr>
        <w:rPr>
          <w:rtl/>
        </w:rPr>
      </w:pPr>
      <w:r w:rsidRPr="00CD067C">
        <w:rPr>
          <w:rtl/>
        </w:rPr>
        <w:t>כי יש טוב ויש רע וצריך לבחור תמיד רק את הטוב.</w:t>
      </w:r>
    </w:p>
    <w:p w14:paraId="54418182" w14:textId="77777777" w:rsidR="00DF4E37" w:rsidRPr="00CD067C" w:rsidRDefault="00DF4E37" w:rsidP="00DF4E37">
      <w:pPr>
        <w:rPr>
          <w:rtl/>
        </w:rPr>
      </w:pPr>
      <w:r w:rsidRPr="00CD067C">
        <w:rPr>
          <w:rtl/>
        </w:rPr>
        <w:t>למשל, כשיש אפשרות לסוף רע ולסוף טוב, תמיד אבל תמיד יש לבחור בסוף הטוב.</w:t>
      </w:r>
    </w:p>
    <w:p w14:paraId="70124C8D" w14:textId="77777777" w:rsidR="00DF4E37" w:rsidRPr="00CD067C" w:rsidRDefault="00DF4E37" w:rsidP="00DF4E37">
      <w:pPr>
        <w:rPr>
          <w:rtl/>
        </w:rPr>
      </w:pPr>
      <w:r w:rsidRPr="00CD067C">
        <w:rPr>
          <w:rtl/>
        </w:rPr>
        <w:lastRenderedPageBreak/>
        <w:t>זה אחד מכללי הברזל של הדודות.</w:t>
      </w:r>
    </w:p>
    <w:p w14:paraId="090FAA2C" w14:textId="77777777" w:rsidR="00DF4E37" w:rsidRPr="00CD067C" w:rsidRDefault="00DF4E37" w:rsidP="00DF4E37">
      <w:pPr>
        <w:rPr>
          <w:rtl/>
        </w:rPr>
      </w:pPr>
      <w:r>
        <w:rPr>
          <w:rtl/>
        </w:rPr>
        <w:t>גם אל</w:t>
      </w:r>
      <w:r>
        <w:rPr>
          <w:rFonts w:hint="cs"/>
          <w:rtl/>
        </w:rPr>
        <w:t>ו</w:t>
      </w:r>
      <w:r w:rsidRPr="00CD067C">
        <w:rPr>
          <w:rtl/>
        </w:rPr>
        <w:t>, במיוחד אל</w:t>
      </w:r>
      <w:r>
        <w:rPr>
          <w:rFonts w:hint="cs"/>
          <w:rtl/>
        </w:rPr>
        <w:t>ו</w:t>
      </w:r>
      <w:r>
        <w:rPr>
          <w:rtl/>
        </w:rPr>
        <w:t xml:space="preserve"> שלבסוף</w:t>
      </w:r>
      <w:r w:rsidRPr="00CD067C">
        <w:rPr>
          <w:rtl/>
        </w:rPr>
        <w:t xml:space="preserve"> חוות אורגזמה.</w:t>
      </w:r>
    </w:p>
    <w:p w14:paraId="390011A8" w14:textId="77777777" w:rsidR="00DF4E37" w:rsidRPr="00CD067C" w:rsidRDefault="00DF4E37" w:rsidP="00DF4E37">
      <w:pPr>
        <w:rPr>
          <w:rtl/>
        </w:rPr>
      </w:pPr>
      <w:r>
        <w:rPr>
          <w:rtl/>
        </w:rPr>
        <w:t>תמיד תבחרו בסוף הטוב.</w:t>
      </w:r>
    </w:p>
    <w:p w14:paraId="52B2324C" w14:textId="77777777" w:rsidR="00DF4E37" w:rsidRPr="00CD067C" w:rsidRDefault="00DF4E37" w:rsidP="00DF4E37">
      <w:pPr>
        <w:rPr>
          <w:rtl/>
        </w:rPr>
      </w:pPr>
      <w:r w:rsidRPr="00CD067C">
        <w:rPr>
          <w:rtl/>
        </w:rPr>
        <w:t>בהחלמה.</w:t>
      </w:r>
    </w:p>
    <w:p w14:paraId="19406667" w14:textId="77777777" w:rsidR="00DF4E37" w:rsidRPr="00CD067C" w:rsidRDefault="00DF4E37" w:rsidP="00DF4E37">
      <w:pPr>
        <w:rPr>
          <w:rtl/>
        </w:rPr>
      </w:pPr>
      <w:r w:rsidRPr="00CD067C">
        <w:rPr>
          <w:rtl/>
        </w:rPr>
        <w:t>בהתעלות.</w:t>
      </w:r>
    </w:p>
    <w:p w14:paraId="56A53A42" w14:textId="77777777" w:rsidR="00DF4E37" w:rsidRPr="00CD067C" w:rsidRDefault="00DF4E37" w:rsidP="00DF4E37">
      <w:pPr>
        <w:rPr>
          <w:rtl/>
        </w:rPr>
      </w:pPr>
      <w:r w:rsidRPr="00CD067C">
        <w:rPr>
          <w:rtl/>
        </w:rPr>
        <w:t>איז</w:t>
      </w:r>
      <w:r>
        <w:rPr>
          <w:rFonts w:hint="cs"/>
          <w:rtl/>
        </w:rPr>
        <w:t>ו</w:t>
      </w:r>
      <w:r w:rsidRPr="00CD067C">
        <w:rPr>
          <w:rtl/>
        </w:rPr>
        <w:t xml:space="preserve"> התעלות דודות? מי יכול להתעלות כשהוא שרוף כבר </w:t>
      </w:r>
      <w:r w:rsidRPr="00CD067C">
        <w:rPr>
          <w:rFonts w:hint="cs"/>
          <w:rtl/>
        </w:rPr>
        <w:t>ת</w:t>
      </w:r>
      <w:r w:rsidRPr="00CD067C">
        <w:rPr>
          <w:rtl/>
        </w:rPr>
        <w:t>שעה חודשים? בלי ריסים, בלי שפתיים. הוא מדבר אבל זה יוצא עקום. גם אם היו שפתיים זה היה יוצא עקום, כי כששרופים אין שום דבר בלתי עקום להגיד.</w:t>
      </w:r>
    </w:p>
    <w:p w14:paraId="1BB8E2B3" w14:textId="77777777" w:rsidR="00DF4E37" w:rsidRPr="00CD067C" w:rsidRDefault="00DF4E37" w:rsidP="00DF4E37">
      <w:pPr>
        <w:rPr>
          <w:rtl/>
        </w:rPr>
      </w:pPr>
      <w:r w:rsidRPr="00CD067C">
        <w:rPr>
          <w:rtl/>
        </w:rPr>
        <w:t xml:space="preserve">אולי חוץ מ – לא יכול. לא רוצה. יכול אבל לא רוצה. רוצה אבל לא יכול. </w:t>
      </w:r>
    </w:p>
    <w:p w14:paraId="1EDDB603" w14:textId="77777777" w:rsidR="00DF4E37" w:rsidRPr="00CD067C" w:rsidRDefault="00DF4E37" w:rsidP="00DF4E37">
      <w:pPr>
        <w:rPr>
          <w:rtl/>
        </w:rPr>
      </w:pPr>
      <w:r w:rsidRPr="00CD067C">
        <w:rPr>
          <w:rtl/>
        </w:rPr>
        <w:t>בשבילי זה הסוף הטוב היחיד יא דודה.</w:t>
      </w:r>
    </w:p>
    <w:p w14:paraId="3A9C416B" w14:textId="77777777" w:rsidR="00DF4E37" w:rsidRPr="00CD067C" w:rsidRDefault="00DF4E37" w:rsidP="00DF4E37">
      <w:pPr>
        <w:rPr>
          <w:rtl/>
        </w:rPr>
      </w:pPr>
    </w:p>
    <w:p w14:paraId="178685C8" w14:textId="77777777" w:rsidR="00DF4E37" w:rsidRDefault="00DF4E37" w:rsidP="00DF4E37">
      <w:pPr>
        <w:rPr>
          <w:rtl/>
        </w:rPr>
      </w:pPr>
      <w:r>
        <w:rPr>
          <w:rFonts w:hint="cs"/>
          <w:rtl/>
        </w:rPr>
        <w:t>[</w:t>
      </w:r>
      <w:r w:rsidRPr="00CD067C">
        <w:rPr>
          <w:rtl/>
        </w:rPr>
        <w:t>הצרפתי</w:t>
      </w:r>
      <w:r>
        <w:rPr>
          <w:rFonts w:hint="cs"/>
          <w:rtl/>
        </w:rPr>
        <w:t>י</w:t>
      </w:r>
      <w:r w:rsidRPr="00CD067C">
        <w:rPr>
          <w:rtl/>
        </w:rPr>
        <w:t>ה שכחה מכל הניו זילנדים והנורבגים. היא עיכבה את חזרתה לצרפת עד שאלכס שוחרר מבית החולים ובילתה איתו את כל חופשת ההחלמה. ביום שבו חזר לצבא, היא נפרדה ופרחה לה לדרכה.</w:t>
      </w:r>
      <w:r>
        <w:rPr>
          <w:rFonts w:hint="cs"/>
          <w:rtl/>
        </w:rPr>
        <w:t>]</w:t>
      </w:r>
    </w:p>
    <w:p w14:paraId="1EC71051" w14:textId="77777777" w:rsidR="00DF4E37" w:rsidRDefault="00DF4E37" w:rsidP="00DF4E37">
      <w:pPr>
        <w:rPr>
          <w:rtl/>
        </w:rPr>
      </w:pPr>
    </w:p>
    <w:p w14:paraId="55C9B1EA" w14:textId="77777777" w:rsidR="00DF4E37" w:rsidRDefault="00DF4E37" w:rsidP="00DF4E37">
      <w:pPr>
        <w:rPr>
          <w:rtl/>
        </w:rPr>
      </w:pPr>
      <w:r>
        <w:rPr>
          <w:rFonts w:hint="cs"/>
          <w:rtl/>
        </w:rPr>
        <w:t xml:space="preserve">ארקדי גילה דבר חדש על אלכס </w:t>
      </w:r>
      <w:r>
        <w:rPr>
          <w:rtl/>
        </w:rPr>
        <w:t>–</w:t>
      </w:r>
      <w:r>
        <w:rPr>
          <w:rFonts w:hint="cs"/>
          <w:rtl/>
        </w:rPr>
        <w:t xml:space="preserve"> הוא דובר גרמנית. ולא סתם אלא זוהי שפת-ילדות שהוא דובר היטב. כמו הרוסית של ארקדי. וארקדי מעולם לא ידע על כך לפני ששמע את אלכס ואביו מדברים, כי אלכס מעולם לא סיפר לו על כך. זה היה דבר מדהים באלכס </w:t>
      </w:r>
      <w:r>
        <w:rPr>
          <w:rtl/>
        </w:rPr>
        <w:t>–</w:t>
      </w:r>
      <w:r>
        <w:rPr>
          <w:rFonts w:hint="cs"/>
          <w:rtl/>
        </w:rPr>
        <w:t xml:space="preserve"> אפשר היה להכיר אותו שנים באופן האינטימי ביותר ועדיין דברים עצומים שכאלה הוא היה שומר לעצמו.</w:t>
      </w:r>
    </w:p>
    <w:p w14:paraId="35BB4A94" w14:textId="77777777" w:rsidR="00DF4E37" w:rsidRDefault="00DF4E37" w:rsidP="00DF4E37">
      <w:pPr>
        <w:rPr>
          <w:rtl/>
        </w:rPr>
      </w:pPr>
      <w:r>
        <w:rPr>
          <w:rFonts w:hint="cs"/>
          <w:rtl/>
        </w:rPr>
        <w:t xml:space="preserve">אלכס התייחס לכך בביטול, הרי כולם מכירים מילים בגרמנית, כל דוברי העברית. למשל המילה 'שלוּק', ו'שפכטל' כמובן, </w:t>
      </w:r>
    </w:p>
    <w:p w14:paraId="6D28F12C" w14:textId="77777777" w:rsidR="00DF4E37" w:rsidRDefault="00DF4E37" w:rsidP="00DF4E37">
      <w:pPr>
        <w:rPr>
          <w:rtl/>
        </w:rPr>
      </w:pPr>
    </w:p>
    <w:p w14:paraId="070B5C2C" w14:textId="77777777" w:rsidR="00024303" w:rsidRPr="00CD067C" w:rsidRDefault="00024303" w:rsidP="00024303">
      <w:pPr>
        <w:pStyle w:val="Heading2"/>
        <w:rPr>
          <w:rtl/>
        </w:rPr>
      </w:pPr>
      <w:r>
        <w:rPr>
          <w:rFonts w:hint="cs"/>
          <w:rtl/>
        </w:rPr>
        <w:t>שיחה עם נטע</w:t>
      </w:r>
    </w:p>
    <w:p w14:paraId="59DBA554" w14:textId="12A0ADAC" w:rsidR="00024303" w:rsidRDefault="00024303" w:rsidP="00024303">
      <w:pPr>
        <w:rPr>
          <w:rtl/>
        </w:rPr>
      </w:pPr>
      <w:r>
        <w:rPr>
          <w:rFonts w:hint="cs"/>
          <w:rtl/>
        </w:rPr>
        <w:t>הם היו בחופשת סקי, אלכס ונטע, כי אלכס קיבל אחרי הפציעה שלו זמן להחלים. מכיוון שעדיין היה שברירי, הוא עשה איתה את כל הסקי ולא ברח לפעילויות מסוכנות אחרות, הם עשו מגלשיים שהוא כבר לא החליק בהם המון זמן, והיה לו אכן קצת קשה להתרגל מחדש. בארבע כשהחשיך הם חזרו ושחו קצת בבריכה המחוממת ו</w:t>
      </w:r>
      <w:r w:rsidR="00EE553A">
        <w:rPr>
          <w:rFonts w:hint="cs"/>
          <w:rtl/>
        </w:rPr>
        <w:t>אחר כך</w:t>
      </w:r>
      <w:r>
        <w:rPr>
          <w:rFonts w:hint="cs"/>
          <w:rtl/>
        </w:rPr>
        <w:t xml:space="preserve"> התקלחו וירדו ללובי, לחכות עד שאלכס יהיה רעב. בינתיים הם שתו בירות ודיברו... [אקספוזיציה חלשה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Pr>
          <w:rFonts w:hint="cs"/>
          <w:rtl/>
        </w:rPr>
        <w:t>]</w:t>
      </w:r>
    </w:p>
    <w:p w14:paraId="5A625AD6" w14:textId="77777777" w:rsidR="00024303" w:rsidRDefault="00024303" w:rsidP="00024303">
      <w:pPr>
        <w:rPr>
          <w:rtl/>
        </w:rPr>
      </w:pPr>
      <w:r>
        <w:rPr>
          <w:rFonts w:hint="cs"/>
          <w:rtl/>
        </w:rPr>
        <w:t>"בטח זה שוק להיות מאושפז ככה."</w:t>
      </w:r>
    </w:p>
    <w:p w14:paraId="0A439CFC" w14:textId="77777777" w:rsidR="00024303" w:rsidRDefault="00024303" w:rsidP="00024303">
      <w:pPr>
        <w:rPr>
          <w:rtl/>
        </w:rPr>
      </w:pPr>
      <w:r>
        <w:rPr>
          <w:rFonts w:hint="cs"/>
          <w:rtl/>
        </w:rPr>
        <w:t>"לא, אני דווקא רגיל לבתי חולים. בעיקר חדרי מיון."</w:t>
      </w:r>
    </w:p>
    <w:p w14:paraId="5EEA2FD5" w14:textId="77777777" w:rsidR="00024303" w:rsidRDefault="00024303" w:rsidP="00024303">
      <w:pPr>
        <w:rPr>
          <w:rtl/>
        </w:rPr>
      </w:pPr>
      <w:r>
        <w:rPr>
          <w:rFonts w:hint="cs"/>
          <w:rtl/>
        </w:rPr>
        <w:t>"מהפציעה ברגל, לפני שנה?"</w:t>
      </w:r>
    </w:p>
    <w:p w14:paraId="5939F8BC" w14:textId="77777777" w:rsidR="00024303" w:rsidRDefault="00024303" w:rsidP="00024303">
      <w:pPr>
        <w:rPr>
          <w:rtl/>
        </w:rPr>
      </w:pPr>
      <w:r>
        <w:rPr>
          <w:rFonts w:hint="cs"/>
          <w:rtl/>
        </w:rPr>
        <w:t>"גם, אבל הייתי המון בחדרי מיון בילדות."</w:t>
      </w:r>
    </w:p>
    <w:p w14:paraId="200835E4" w14:textId="77777777" w:rsidR="00024303" w:rsidRDefault="00024303" w:rsidP="00024303">
      <w:pPr>
        <w:rPr>
          <w:rtl/>
        </w:rPr>
      </w:pPr>
      <w:r>
        <w:rPr>
          <w:rFonts w:hint="cs"/>
          <w:rtl/>
        </w:rPr>
        <w:t>"באמת? ילד מוכה?"</w:t>
      </w:r>
    </w:p>
    <w:p w14:paraId="76082D63" w14:textId="77777777" w:rsidR="00024303" w:rsidRDefault="00024303" w:rsidP="00024303">
      <w:pPr>
        <w:rPr>
          <w:rtl/>
        </w:rPr>
      </w:pPr>
      <w:r>
        <w:rPr>
          <w:rFonts w:hint="cs"/>
          <w:rtl/>
        </w:rPr>
        <w:t>אלכס צחק. "בערך, אפשר להגיד ככה."</w:t>
      </w:r>
    </w:p>
    <w:p w14:paraId="32C22CB2" w14:textId="77777777" w:rsidR="00024303" w:rsidRDefault="00024303" w:rsidP="00024303">
      <w:pPr>
        <w:rPr>
          <w:rtl/>
        </w:rPr>
      </w:pPr>
      <w:r>
        <w:rPr>
          <w:rFonts w:hint="cs"/>
          <w:rtl/>
        </w:rPr>
        <w:t>"מי היה מעיז להכות ילד כמוך?"</w:t>
      </w:r>
    </w:p>
    <w:p w14:paraId="5E397AB6" w14:textId="7C78966C" w:rsidR="00024303" w:rsidRDefault="00024303" w:rsidP="00024303">
      <w:pPr>
        <w:rPr>
          <w:rtl/>
        </w:rPr>
      </w:pPr>
      <w:r>
        <w:rPr>
          <w:rFonts w:hint="cs"/>
          <w:rtl/>
        </w:rPr>
        <w:t>"אני לא הייתי ילד כמוני, הייתי יל</w:t>
      </w:r>
      <w:r w:rsidR="00CB1E88">
        <w:rPr>
          <w:rFonts w:hint="cs"/>
          <w:rtl/>
        </w:rPr>
        <w:t>ד</w:t>
      </w:r>
      <w:r>
        <w:rPr>
          <w:rFonts w:hint="cs"/>
          <w:rtl/>
        </w:rPr>
        <w:t xml:space="preserve"> שונה לגמרי."</w:t>
      </w:r>
    </w:p>
    <w:p w14:paraId="5E256DFC" w14:textId="77777777" w:rsidR="00024303" w:rsidRDefault="00024303" w:rsidP="00024303">
      <w:pPr>
        <w:rPr>
          <w:rtl/>
        </w:rPr>
      </w:pPr>
      <w:r>
        <w:rPr>
          <w:rFonts w:hint="cs"/>
          <w:rtl/>
        </w:rPr>
        <w:lastRenderedPageBreak/>
        <w:t>"איזה ילד היית?"</w:t>
      </w:r>
    </w:p>
    <w:p w14:paraId="5CF93C87" w14:textId="77777777" w:rsidR="00024303" w:rsidRDefault="00024303" w:rsidP="00024303">
      <w:pPr>
        <w:rPr>
          <w:rtl/>
        </w:rPr>
      </w:pPr>
      <w:r>
        <w:rPr>
          <w:rFonts w:hint="cs"/>
          <w:rtl/>
        </w:rPr>
        <w:t>"ילד קטן. קטנצ'יק ממש."</w:t>
      </w:r>
    </w:p>
    <w:p w14:paraId="6093FB08" w14:textId="77777777" w:rsidR="00024303" w:rsidRDefault="00024303" w:rsidP="00024303">
      <w:pPr>
        <w:rPr>
          <w:rtl/>
        </w:rPr>
      </w:pPr>
      <w:r>
        <w:rPr>
          <w:rFonts w:hint="cs"/>
          <w:rtl/>
        </w:rPr>
        <w:t>היא צחקה.</w:t>
      </w:r>
    </w:p>
    <w:p w14:paraId="281242A4" w14:textId="77777777" w:rsidR="00024303" w:rsidRDefault="00024303" w:rsidP="00024303">
      <w:pPr>
        <w:rPr>
          <w:rtl/>
        </w:rPr>
      </w:pPr>
      <w:r>
        <w:rPr>
          <w:rFonts w:hint="cs"/>
          <w:rtl/>
        </w:rPr>
        <w:t>"כשהתחלתי בית-ספר, מארק ואני היינו באותו גובה. כשהייתי בן עשר הוא היה גבוה ממני בראש, לפחות. וכך זה המשיך עד סוף התיכון."</w:t>
      </w:r>
    </w:p>
    <w:p w14:paraId="5F935429" w14:textId="77777777" w:rsidR="00024303" w:rsidRDefault="00024303" w:rsidP="00024303">
      <w:pPr>
        <w:rPr>
          <w:rtl/>
        </w:rPr>
      </w:pPr>
      <w:r>
        <w:rPr>
          <w:rFonts w:hint="cs"/>
          <w:rtl/>
        </w:rPr>
        <w:t>"לא רצית לצמוח?"</w:t>
      </w:r>
    </w:p>
    <w:p w14:paraId="321086C8" w14:textId="08A8FE2C" w:rsidR="00024303" w:rsidRDefault="00024303" w:rsidP="00024303">
      <w:pPr>
        <w:rPr>
          <w:rtl/>
        </w:rPr>
      </w:pPr>
      <w:r>
        <w:rPr>
          <w:rFonts w:hint="cs"/>
          <w:rtl/>
        </w:rPr>
        <w:t xml:space="preserve">"לא </w:t>
      </w:r>
      <w:r w:rsidR="00F97A34">
        <w:rPr>
          <w:rFonts w:hint="cs"/>
          <w:rtl/>
        </w:rPr>
        <w:t>כל כך</w:t>
      </w:r>
      <w:r>
        <w:rPr>
          <w:rFonts w:hint="cs"/>
          <w:rtl/>
        </w:rPr>
        <w:t>." הם צחקו.</w:t>
      </w:r>
    </w:p>
    <w:p w14:paraId="3F0F70FC" w14:textId="77777777" w:rsidR="00024303" w:rsidRDefault="00024303" w:rsidP="00024303">
      <w:pPr>
        <w:rPr>
          <w:rtl/>
        </w:rPr>
      </w:pPr>
      <w:r>
        <w:rPr>
          <w:rFonts w:hint="cs"/>
          <w:rtl/>
        </w:rPr>
        <w:t>"אז מי הרביץ לך? זה נראה כאילו כולם אוהבים אותך."</w:t>
      </w:r>
    </w:p>
    <w:p w14:paraId="4E6E5494" w14:textId="77777777" w:rsidR="00024303" w:rsidRDefault="00024303" w:rsidP="00024303">
      <w:pPr>
        <w:rPr>
          <w:rtl/>
        </w:rPr>
      </w:pPr>
      <w:r>
        <w:rPr>
          <w:rFonts w:hint="cs"/>
          <w:rtl/>
        </w:rPr>
        <w:t>"ארקדי הרביץ לי."</w:t>
      </w:r>
    </w:p>
    <w:p w14:paraId="79AF9438" w14:textId="77777777" w:rsidR="00024303" w:rsidRDefault="00024303" w:rsidP="00024303">
      <w:pPr>
        <w:rPr>
          <w:rtl/>
        </w:rPr>
      </w:pPr>
      <w:r>
        <w:rPr>
          <w:rFonts w:hint="cs"/>
          <w:rtl/>
        </w:rPr>
        <w:t>"ארקדי?"</w:t>
      </w:r>
    </w:p>
    <w:p w14:paraId="5FD61C1B" w14:textId="77777777" w:rsidR="00024303" w:rsidRDefault="00024303" w:rsidP="00024303">
      <w:pPr>
        <w:rPr>
          <w:rtl/>
        </w:rPr>
      </w:pPr>
      <w:r>
        <w:rPr>
          <w:rFonts w:hint="cs"/>
          <w:rtl/>
        </w:rPr>
        <w:t>"מכות רצח. כל הילדות. הגעתי לישראל בקיצים, והוא היה שוחט אותי. חובט בי כמו שצריך."</w:t>
      </w:r>
    </w:p>
    <w:p w14:paraId="34012A13" w14:textId="09192203" w:rsidR="00024303" w:rsidRDefault="00024303" w:rsidP="00024303">
      <w:pPr>
        <w:rPr>
          <w:rtl/>
        </w:rPr>
      </w:pPr>
      <w:r>
        <w:rPr>
          <w:rFonts w:hint="cs"/>
          <w:rtl/>
        </w:rPr>
        <w:t>הם חשבו שניהם על כך. זה מוזר אבל אלכס כמעט לא חשב על כך מעולם, ו</w:t>
      </w:r>
      <w:r w:rsidR="00F06A3F">
        <w:rPr>
          <w:rFonts w:hint="cs"/>
          <w:rtl/>
        </w:rPr>
        <w:t>עכשיו</w:t>
      </w:r>
      <w:r>
        <w:rPr>
          <w:rFonts w:hint="cs"/>
          <w:rtl/>
        </w:rPr>
        <w:t xml:space="preserve"> כשחשב על כך ניסה לארגן לעצמו את הידיעה הזאת בתוך היחסים שביניהם </w:t>
      </w:r>
      <w:r w:rsidR="00F06A3F">
        <w:rPr>
          <w:rFonts w:hint="cs"/>
          <w:rtl/>
        </w:rPr>
        <w:t>עכשיו</w:t>
      </w:r>
      <w:r>
        <w:rPr>
          <w:rFonts w:hint="cs"/>
          <w:rtl/>
        </w:rPr>
        <w:t xml:space="preserve">, ולא הצליח. הוא לא הבין מה זה אומר, ההרבצות האלו ולמה הן התרחשו. פעם הוא חשב שהבין בדיוק את משמעותן, אבל פעם אחר פעם הוא ניסה לפעול </w:t>
      </w:r>
      <w:r w:rsidR="00297D38">
        <w:rPr>
          <w:rFonts w:hint="cs"/>
          <w:rtl/>
        </w:rPr>
        <w:t>על פ</w:t>
      </w:r>
      <w:r>
        <w:rPr>
          <w:rFonts w:hint="cs"/>
          <w:rtl/>
        </w:rPr>
        <w:t>י הבנתו וארקדי דחה אותו כמו שדוחים קרפדה מיובלת. הוא לא הבין דבר, לא היה לו מושג.</w:t>
      </w:r>
    </w:p>
    <w:p w14:paraId="2BB7F4D1" w14:textId="6EF591AC" w:rsidR="00024303" w:rsidRDefault="00024303" w:rsidP="00024303">
      <w:pPr>
        <w:rPr>
          <w:rtl/>
        </w:rPr>
      </w:pPr>
      <w:r>
        <w:rPr>
          <w:rFonts w:hint="cs"/>
          <w:rtl/>
        </w:rPr>
        <w:t xml:space="preserve">"היו עוד. הנה," והוא הראה לה את האמה שלו, היכן שנחתך בחודש הראשון שהתחיל בית-ספר בישראל. היא הסתכלה היטב אבל לא ראתה דבר. זה היה מוזר, הוא לא בחן את האמה מהזוית הזאת שנים, ובאמת צלקת שהיה בטוח שהוא נושא עימו </w:t>
      </w:r>
      <w:r>
        <w:rPr>
          <w:rtl/>
        </w:rPr>
        <w:t>–</w:t>
      </w:r>
      <w:r>
        <w:rPr>
          <w:rFonts w:hint="cs"/>
          <w:rtl/>
        </w:rPr>
        <w:t xml:space="preserve"> פשוט נעלמה. נותר רק פס לבן דקיק, בקושי נראה. גם החתך העצום בבוהנו, שבכלל לא נתפר, החתך מגרעין ה</w:t>
      </w:r>
      <w:r w:rsidR="00CB1E88">
        <w:rPr>
          <w:rFonts w:hint="cs"/>
          <w:rtl/>
        </w:rPr>
        <w:t>ליצ'י</w:t>
      </w:r>
      <w:r>
        <w:rPr>
          <w:rFonts w:hint="cs"/>
          <w:rtl/>
        </w:rPr>
        <w:t xml:space="preserve">, בקושי נראה לעין. התפוגג. זאת </w:t>
      </w:r>
      <w:r w:rsidR="001C5A04">
        <w:rPr>
          <w:rFonts w:hint="cs"/>
          <w:rtl/>
        </w:rPr>
        <w:t>הייתה</w:t>
      </w:r>
      <w:r>
        <w:rPr>
          <w:rFonts w:hint="cs"/>
          <w:rtl/>
        </w:rPr>
        <w:t xml:space="preserve"> קרוב לשעה שהוא דימם במטבח בבית הוריו ואיש לא ניגש אליו חוץ ממארק. הנה צלקת שעדיין פעמה בכאב.</w:t>
      </w:r>
    </w:p>
    <w:p w14:paraId="4B37CE91" w14:textId="77777777" w:rsidR="00024303" w:rsidRDefault="00024303" w:rsidP="00024303">
      <w:pPr>
        <w:rPr>
          <w:rtl/>
        </w:rPr>
      </w:pPr>
      <w:r>
        <w:rPr>
          <w:rFonts w:hint="cs"/>
          <w:rtl/>
        </w:rPr>
        <w:t xml:space="preserve">"חוץ מזה, עסקתי בהמון ענפי-ספורט מסוכנים. את יודעת, </w:t>
      </w:r>
      <w:r>
        <w:t>high-contact</w:t>
      </w:r>
      <w:r>
        <w:rPr>
          <w:rFonts w:hint="cs"/>
          <w:rtl/>
        </w:rPr>
        <w:t>."</w:t>
      </w:r>
    </w:p>
    <w:p w14:paraId="36FC65F2" w14:textId="77777777" w:rsidR="00024303" w:rsidRDefault="00024303" w:rsidP="00024303">
      <w:pPr>
        <w:rPr>
          <w:rtl/>
        </w:rPr>
      </w:pPr>
      <w:r>
        <w:rPr>
          <w:rFonts w:hint="cs"/>
          <w:rtl/>
        </w:rPr>
        <w:t>"איזה ענפים?"</w:t>
      </w:r>
    </w:p>
    <w:p w14:paraId="0BDFC384" w14:textId="77777777" w:rsidR="00024303" w:rsidRDefault="00024303" w:rsidP="00024303">
      <w:pPr>
        <w:rPr>
          <w:rtl/>
        </w:rPr>
      </w:pPr>
      <w:r>
        <w:rPr>
          <w:rFonts w:hint="cs"/>
          <w:rtl/>
        </w:rPr>
        <w:t>"בעיקר רוגבי. שיחקתי אגרסיבי. תמיד שיחקתי אגרסיבי נורא. מחנות-אימונים ברוטליים. והיה לי קיץ של הוקי-קרח, כמעט פיצחתי את הגולגולת."</w:t>
      </w:r>
    </w:p>
    <w:p w14:paraId="225C6730" w14:textId="77777777" w:rsidR="00024303" w:rsidRDefault="00024303" w:rsidP="00024303">
      <w:pPr>
        <w:rPr>
          <w:rtl/>
        </w:rPr>
      </w:pPr>
      <w:r>
        <w:rPr>
          <w:rFonts w:hint="cs"/>
          <w:rtl/>
        </w:rPr>
        <w:t>"איזו ילדות!"</w:t>
      </w:r>
    </w:p>
    <w:p w14:paraId="4DEF53CF" w14:textId="77777777" w:rsidR="00024303" w:rsidRDefault="00024303" w:rsidP="00024303">
      <w:pPr>
        <w:rPr>
          <w:rtl/>
        </w:rPr>
      </w:pPr>
      <w:r>
        <w:rPr>
          <w:rFonts w:hint="cs"/>
          <w:rtl/>
        </w:rPr>
        <w:t>"זה לא התחיל ככה, במקור עמדתי להיות שחיין."</w:t>
      </w:r>
    </w:p>
    <w:p w14:paraId="716F0EF4" w14:textId="77777777" w:rsidR="00024303" w:rsidRDefault="00024303" w:rsidP="00024303">
      <w:pPr>
        <w:rPr>
          <w:rtl/>
        </w:rPr>
      </w:pPr>
      <w:r>
        <w:rPr>
          <w:rFonts w:hint="cs"/>
          <w:rtl/>
        </w:rPr>
        <w:t>"שחיין?"</w:t>
      </w:r>
    </w:p>
    <w:p w14:paraId="4C9D8FEA" w14:textId="77777777" w:rsidR="00024303" w:rsidRDefault="00024303" w:rsidP="00024303">
      <w:pPr>
        <w:rPr>
          <w:rtl/>
        </w:rPr>
      </w:pPr>
      <w:r>
        <w:rPr>
          <w:rFonts w:hint="cs"/>
          <w:rtl/>
        </w:rPr>
        <w:t>"הגעתי להישגים מעולים. גמר ארצי בקבוצת הגיל שלי, חמש שנים רצופות, בארבעה מקצים שונים."</w:t>
      </w:r>
    </w:p>
    <w:p w14:paraId="53A6E5CA" w14:textId="77777777" w:rsidR="00024303" w:rsidRDefault="00024303" w:rsidP="00024303">
      <w:pPr>
        <w:rPr>
          <w:rtl/>
        </w:rPr>
      </w:pPr>
      <w:r>
        <w:rPr>
          <w:rFonts w:hint="cs"/>
          <w:rtl/>
        </w:rPr>
        <w:t>"באיזה גיל עזבת?"</w:t>
      </w:r>
    </w:p>
    <w:p w14:paraId="44CA51CC" w14:textId="77777777" w:rsidR="00024303" w:rsidRDefault="00024303" w:rsidP="00024303">
      <w:pPr>
        <w:rPr>
          <w:rtl/>
        </w:rPr>
      </w:pPr>
      <w:r>
        <w:rPr>
          <w:rFonts w:hint="cs"/>
          <w:rtl/>
        </w:rPr>
        <w:t>"ארבע-עשרה."</w:t>
      </w:r>
    </w:p>
    <w:p w14:paraId="20B0C9AA" w14:textId="77777777" w:rsidR="00024303" w:rsidRDefault="00024303" w:rsidP="00024303">
      <w:pPr>
        <w:rPr>
          <w:rtl/>
        </w:rPr>
      </w:pPr>
      <w:r>
        <w:rPr>
          <w:rFonts w:hint="cs"/>
          <w:rtl/>
        </w:rPr>
        <w:t>"למה עזבת?"</w:t>
      </w:r>
    </w:p>
    <w:p w14:paraId="39354E55" w14:textId="77777777" w:rsidR="00024303" w:rsidRDefault="00024303" w:rsidP="00024303">
      <w:pPr>
        <w:rPr>
          <w:rtl/>
        </w:rPr>
      </w:pPr>
      <w:r>
        <w:rPr>
          <w:rFonts w:hint="cs"/>
          <w:rtl/>
        </w:rPr>
        <w:t>הוא חייך אליה חיוך נבוך.</w:t>
      </w:r>
    </w:p>
    <w:p w14:paraId="4D0AE8F9" w14:textId="77777777" w:rsidR="00024303" w:rsidRDefault="00024303" w:rsidP="00024303">
      <w:pPr>
        <w:rPr>
          <w:rtl/>
        </w:rPr>
      </w:pPr>
      <w:r>
        <w:rPr>
          <w:rFonts w:hint="cs"/>
          <w:rtl/>
        </w:rPr>
        <w:t xml:space="preserve">"אתה לא זוכר למה עזבת?" היא לא שמה לב שהוא על-סף בכי. "תמיד רציתי לאמר לך </w:t>
      </w:r>
      <w:r>
        <w:rPr>
          <w:rtl/>
        </w:rPr>
        <w:t>–</w:t>
      </w:r>
      <w:r>
        <w:rPr>
          <w:rFonts w:hint="cs"/>
          <w:rtl/>
        </w:rPr>
        <w:t xml:space="preserve"> יש לך גוף קלאסי לשחיין. כפות ידיים ורגליים עצומות, גובה."</w:t>
      </w:r>
    </w:p>
    <w:p w14:paraId="369866FC" w14:textId="6A5A4EB9" w:rsidR="00024303" w:rsidRDefault="00024303" w:rsidP="00024303">
      <w:pPr>
        <w:rPr>
          <w:rtl/>
        </w:rPr>
      </w:pPr>
      <w:r>
        <w:rPr>
          <w:rFonts w:hint="cs"/>
          <w:rtl/>
        </w:rPr>
        <w:lastRenderedPageBreak/>
        <w:t>"כשהייתי קטן הייתי נמוך</w:t>
      </w:r>
      <w:r w:rsidR="00352290">
        <w:rPr>
          <w:rFonts w:hint="cs"/>
          <w:rtl/>
        </w:rPr>
        <w:t xml:space="preserve"> מאוד.</w:t>
      </w:r>
      <w:r>
        <w:rPr>
          <w:rFonts w:hint="cs"/>
          <w:rtl/>
        </w:rPr>
        <w:t xml:space="preserve"> אבל את צודקת, אם היה לי גם גובה, יכולתי לשבור כמה שיאים. הייתי מהיר... איזה מהיר הייתי!"</w:t>
      </w:r>
    </w:p>
    <w:p w14:paraId="0FB392D0" w14:textId="77777777" w:rsidR="00024303" w:rsidRDefault="00024303" w:rsidP="00024303">
      <w:pPr>
        <w:rPr>
          <w:rtl/>
        </w:rPr>
      </w:pPr>
      <w:r>
        <w:rPr>
          <w:rFonts w:hint="cs"/>
          <w:rtl/>
        </w:rPr>
        <w:t xml:space="preserve">"למה אתה בוכה, אלכס?" היא לחשה. היא חיבקה אותו חזק. </w:t>
      </w:r>
    </w:p>
    <w:p w14:paraId="7713F10D" w14:textId="69CF77D8" w:rsidR="00024303" w:rsidRDefault="00024303" w:rsidP="00024303">
      <w:pPr>
        <w:rPr>
          <w:rtl/>
        </w:rPr>
      </w:pPr>
      <w:r>
        <w:rPr>
          <w:rFonts w:hint="cs"/>
          <w:rtl/>
        </w:rPr>
        <w:t>"את האדם הראשון בחיים שלי ששואל אותי למה עזבתי את ה</w:t>
      </w:r>
      <w:r w:rsidR="00C90C6C">
        <w:rPr>
          <w:rFonts w:hint="cs"/>
          <w:rtl/>
        </w:rPr>
        <w:t>שחייה</w:t>
      </w:r>
      <w:r>
        <w:rPr>
          <w:rFonts w:hint="cs"/>
          <w:rtl/>
        </w:rPr>
        <w:t xml:space="preserve">. אף אחד לא שאל אותי, מעולם. </w:t>
      </w:r>
      <w:r w:rsidR="00CB1E88">
        <w:rPr>
          <w:rFonts w:hint="cs"/>
          <w:rtl/>
        </w:rPr>
        <w:t xml:space="preserve">גם ההורים לא. </w:t>
      </w:r>
      <w:r>
        <w:rPr>
          <w:rFonts w:hint="cs"/>
          <w:rtl/>
        </w:rPr>
        <w:t xml:space="preserve">רק המאמן שאל, פעם אחת. ומאז </w:t>
      </w:r>
      <w:r>
        <w:rPr>
          <w:rtl/>
        </w:rPr>
        <w:t>–</w:t>
      </w:r>
      <w:r>
        <w:rPr>
          <w:rFonts w:hint="cs"/>
          <w:rtl/>
        </w:rPr>
        <w:t xml:space="preserve"> את."</w:t>
      </w:r>
    </w:p>
    <w:p w14:paraId="53138877" w14:textId="77777777" w:rsidR="00024303" w:rsidRDefault="00024303" w:rsidP="00024303">
      <w:pPr>
        <w:rPr>
          <w:rtl/>
        </w:rPr>
      </w:pPr>
      <w:r>
        <w:rPr>
          <w:rFonts w:hint="cs"/>
          <w:rtl/>
        </w:rPr>
        <w:t>הם היו באולם עצום של איזה מנזר עתיק שהפך ל-</w:t>
      </w:r>
      <w:r>
        <w:t>ski-lodge</w:t>
      </w:r>
      <w:r>
        <w:rPr>
          <w:rFonts w:hint="cs"/>
          <w:rtl/>
        </w:rPr>
        <w:t xml:space="preserve">, הם ישבו מול האש ופניהם להטו אבל הגב שלהם היה קפוא, והיא חשה בצמרמורות בגבו כשבכה. הוא בכה בשקט רב, וזה היה הבכי האחרון שהצליח לבכות למשך שבע שנים. [סתם כתבתי שבע, לא באמת חישבתי.] </w:t>
      </w:r>
    </w:p>
    <w:p w14:paraId="2F672A1A" w14:textId="4A7E92D6" w:rsidR="00024303" w:rsidRDefault="00024303" w:rsidP="00024303">
      <w:pPr>
        <w:rPr>
          <w:rtl/>
        </w:rPr>
      </w:pPr>
      <w:r>
        <w:rPr>
          <w:rFonts w:hint="cs"/>
          <w:rtl/>
        </w:rPr>
        <w:t xml:space="preserve">"העוזר-מאמן נגע בי. מר ---." זאת </w:t>
      </w:r>
      <w:r w:rsidR="001C5A04">
        <w:rPr>
          <w:rFonts w:hint="cs"/>
          <w:rtl/>
        </w:rPr>
        <w:t>הייתה</w:t>
      </w:r>
      <w:r>
        <w:rPr>
          <w:rFonts w:hint="cs"/>
          <w:rtl/>
        </w:rPr>
        <w:t xml:space="preserve"> הפעם הראשונה שביטא את שמו בקול רם מאז שעזב את השחייה. "הצלתי את עצמי. אבל זה היה יכול להסתיים אחרת."</w:t>
      </w:r>
    </w:p>
    <w:p w14:paraId="23C6FE5D" w14:textId="77777777" w:rsidR="00024303" w:rsidRDefault="00024303" w:rsidP="00024303">
      <w:pPr>
        <w:rPr>
          <w:rtl/>
        </w:rPr>
      </w:pPr>
      <w:r>
        <w:rPr>
          <w:rFonts w:hint="cs"/>
          <w:rtl/>
        </w:rPr>
        <w:t>"עם מדליה אולימפית?"</w:t>
      </w:r>
    </w:p>
    <w:p w14:paraId="2419043D" w14:textId="62BCD36A" w:rsidR="00024303" w:rsidRDefault="00024303" w:rsidP="00024303">
      <w:pPr>
        <w:rPr>
          <w:rtl/>
        </w:rPr>
      </w:pPr>
      <w:r>
        <w:rPr>
          <w:rFonts w:hint="cs"/>
          <w:rtl/>
        </w:rPr>
        <w:t>"אולי. אני לא יודע, יש היום שחיינים</w:t>
      </w:r>
      <w:r w:rsidR="00C90C6C">
        <w:rPr>
          <w:rFonts w:hint="cs"/>
          <w:rtl/>
        </w:rPr>
        <w:t xml:space="preserve"> מאוד </w:t>
      </w:r>
      <w:r>
        <w:rPr>
          <w:rFonts w:hint="cs"/>
          <w:rtl/>
        </w:rPr>
        <w:t xml:space="preserve">חזקים. אולי רק עם השתתפות באולימפיאדה, שזה גם מטורף לגמרי. הוא לא באמת עשה לי משהו שאי אפשר להתגבר עליו. מהכל אפשר להתגבר נכון? אולי. אבל לא הגעתי אפילו למצב שהיה קשה להתגבר על מה שהוא עשה לגוף שלי. עזבתי בזמן. אני בכיתי </w:t>
      </w:r>
      <w:r w:rsidR="00F06A3F">
        <w:rPr>
          <w:rFonts w:hint="cs"/>
          <w:rtl/>
        </w:rPr>
        <w:t>עכשיו</w:t>
      </w:r>
      <w:r>
        <w:rPr>
          <w:rFonts w:hint="cs"/>
          <w:rtl/>
        </w:rPr>
        <w:t xml:space="preserve"> בגלל הביזבוז. ומפני שאת הראשונה ששואלת אותי שאלה </w:t>
      </w:r>
      <w:r w:rsidR="00F97A34">
        <w:rPr>
          <w:rFonts w:hint="cs"/>
          <w:rtl/>
        </w:rPr>
        <w:t>כל כך</w:t>
      </w:r>
      <w:r>
        <w:rPr>
          <w:rFonts w:hint="cs"/>
          <w:rtl/>
        </w:rPr>
        <w:t xml:space="preserve"> פשוטה."</w:t>
      </w:r>
    </w:p>
    <w:p w14:paraId="6EC45274" w14:textId="77777777" w:rsidR="00024303" w:rsidRDefault="00024303" w:rsidP="00024303">
      <w:pPr>
        <w:rPr>
          <w:rtl/>
        </w:rPr>
      </w:pPr>
      <w:r>
        <w:rPr>
          <w:rFonts w:hint="cs"/>
          <w:rtl/>
        </w:rPr>
        <w:t>"חברים שלך לא שאלו אותך?"</w:t>
      </w:r>
    </w:p>
    <w:p w14:paraId="7C9C121D" w14:textId="77777777" w:rsidR="00024303" w:rsidRDefault="00024303" w:rsidP="00024303">
      <w:pPr>
        <w:rPr>
          <w:rtl/>
        </w:rPr>
      </w:pPr>
      <w:r>
        <w:rPr>
          <w:rFonts w:hint="cs"/>
          <w:rtl/>
        </w:rPr>
        <w:t xml:space="preserve">"כן, ברור. אבל להם לא אומרים את האמת. לא בגיל הזה. התכוונתי למבוגר. לא היה לי מבוגר שממש יתעניין בי. גרתי עדיין עם ההורים, ולא היה אף אחד. תקשיבי </w:t>
      </w:r>
      <w:r>
        <w:rPr>
          <w:rtl/>
        </w:rPr>
        <w:t>–</w:t>
      </w:r>
      <w:r>
        <w:rPr>
          <w:rFonts w:hint="cs"/>
          <w:rtl/>
        </w:rPr>
        <w:t xml:space="preserve"> בואי נעלה לחדר."</w:t>
      </w:r>
    </w:p>
    <w:p w14:paraId="0A6FEAFC" w14:textId="77777777" w:rsidR="00024303" w:rsidRDefault="00024303" w:rsidP="00024303">
      <w:pPr>
        <w:rPr>
          <w:rtl/>
        </w:rPr>
      </w:pPr>
      <w:r>
        <w:rPr>
          <w:rFonts w:hint="cs"/>
          <w:rtl/>
        </w:rPr>
        <w:t>"אתה כבר רוצה לישון?"</w:t>
      </w:r>
    </w:p>
    <w:p w14:paraId="0296702F" w14:textId="77777777" w:rsidR="00024303" w:rsidRDefault="00024303" w:rsidP="00024303">
      <w:pPr>
        <w:rPr>
          <w:rtl/>
        </w:rPr>
      </w:pPr>
      <w:r>
        <w:rPr>
          <w:rFonts w:hint="cs"/>
          <w:rtl/>
        </w:rPr>
        <w:t>"אני רוצה להחזיק אותך. זה אפשרי?"</w:t>
      </w:r>
    </w:p>
    <w:p w14:paraId="605A7C1C" w14:textId="77777777" w:rsidR="00024303" w:rsidRDefault="00024303" w:rsidP="00024303">
      <w:pPr>
        <w:rPr>
          <w:rtl/>
        </w:rPr>
      </w:pPr>
    </w:p>
    <w:p w14:paraId="0A58317E" w14:textId="77777777" w:rsidR="00024303" w:rsidRDefault="00024303" w:rsidP="00024303">
      <w:pPr>
        <w:rPr>
          <w:rtl/>
        </w:rPr>
      </w:pPr>
      <w:r w:rsidRPr="00EB4BCD">
        <w:rPr>
          <w:rFonts w:cs="Times New Roman"/>
          <w:rtl/>
        </w:rPr>
        <w:t>אלכס מדבר עם מישהו על ההתעללות המינית שסבל כילד</w:t>
      </w:r>
      <w:r>
        <w:rPr>
          <w:rFonts w:hint="cs"/>
          <w:rtl/>
        </w:rPr>
        <w:t xml:space="preserve"> </w:t>
      </w:r>
    </w:p>
    <w:p w14:paraId="746F67CA" w14:textId="77777777" w:rsidR="00024303" w:rsidRDefault="00024303" w:rsidP="00024303">
      <w:pPr>
        <w:rPr>
          <w:rtl/>
        </w:rPr>
      </w:pPr>
      <w:r>
        <w:rPr>
          <w:rFonts w:cs="Times New Roman"/>
          <w:rtl/>
        </w:rPr>
        <w:t>היית צריך להתלונן.</w:t>
      </w:r>
    </w:p>
    <w:p w14:paraId="70EDB959" w14:textId="7C2CCF39" w:rsidR="00024303" w:rsidRDefault="00024303" w:rsidP="00024303">
      <w:pPr>
        <w:rPr>
          <w:rtl/>
        </w:rPr>
      </w:pPr>
      <w:r>
        <w:rPr>
          <w:rFonts w:cs="Times New Roman"/>
          <w:rtl/>
        </w:rPr>
        <w:t xml:space="preserve">לא, אין מה להתלונן. כי, צריך להבין שזה מבצע עצום, אופרציה עצומה, הפרוייקט הזה שנקרא נבחרת נוער. המון אנשים מעורבים </w:t>
      </w:r>
      <w:r w:rsidR="00CB1E88">
        <w:rPr>
          <w:rFonts w:cs="Times New Roman"/>
          <w:rtl/>
        </w:rPr>
        <w:t>–</w:t>
      </w:r>
      <w:r>
        <w:rPr>
          <w:rFonts w:cs="Times New Roman"/>
          <w:rtl/>
        </w:rPr>
        <w:t xml:space="preserve"> מאמנים, מנהלים, צוות רפואי, מסיעים, מדריכים... ותמיד יהיה שם בשרשרת הארועה הזאת מישהו שהצטרף דווקא לצוות שאחראי על נבחרת נוער כי הוא נמשך לילדים. זה מן משהו בלתי נמנע. ואם הוא בלתי נמנע, אז אם תתחיל להתלונן כל המגדל יפול, ומי שינצח באותה שנה תהיה נבחרת שגם בה זה קורה אבל שם ל</w:t>
      </w:r>
      <w:r w:rsidR="00CB1E88">
        <w:rPr>
          <w:rFonts w:cs="Times New Roman" w:hint="cs"/>
          <w:rtl/>
        </w:rPr>
        <w:t>א</w:t>
      </w:r>
      <w:r>
        <w:rPr>
          <w:rFonts w:cs="Times New Roman"/>
          <w:rtl/>
        </w:rPr>
        <w:t xml:space="preserve"> התלוננו.</w:t>
      </w:r>
    </w:p>
    <w:p w14:paraId="6AEC8D08" w14:textId="77777777" w:rsidR="00024303" w:rsidRDefault="00024303" w:rsidP="00024303">
      <w:pPr>
        <w:rPr>
          <w:rtl/>
        </w:rPr>
      </w:pPr>
      <w:r>
        <w:rPr>
          <w:rFonts w:cs="Times New Roman"/>
          <w:rtl/>
        </w:rPr>
        <w:t>אתה בטוח שזה מתרחש בכל מקום? זה מזעזע.</w:t>
      </w:r>
    </w:p>
    <w:p w14:paraId="0FEB55EF" w14:textId="4ECBFC1C" w:rsidR="00024303" w:rsidRDefault="00024303" w:rsidP="00024303">
      <w:pPr>
        <w:rPr>
          <w:rtl/>
        </w:rPr>
      </w:pPr>
      <w:r>
        <w:rPr>
          <w:rFonts w:cs="Times New Roman"/>
          <w:rtl/>
        </w:rPr>
        <w:t xml:space="preserve">אני לא בטוח, אבל נראה לי שברמות </w:t>
      </w:r>
      <w:r w:rsidR="0007458E">
        <w:rPr>
          <w:rFonts w:cs="Times New Roman"/>
          <w:rtl/>
        </w:rPr>
        <w:t>מסוימ</w:t>
      </w:r>
      <w:r>
        <w:rPr>
          <w:rFonts w:cs="Times New Roman"/>
          <w:rtl/>
        </w:rPr>
        <w:t>ות זה הרבה יותר נפוץ ממה שאנשים מאמינים.</w:t>
      </w:r>
    </w:p>
    <w:p w14:paraId="524C6633" w14:textId="77777777" w:rsidR="00024303" w:rsidRDefault="00024303" w:rsidP="00024303">
      <w:pPr>
        <w:rPr>
          <w:rtl/>
        </w:rPr>
      </w:pPr>
      <w:r>
        <w:rPr>
          <w:rFonts w:cs="Times New Roman"/>
          <w:rtl/>
        </w:rPr>
        <w:t>יכול להיות שזה בגלל שהיית ילד כ''כ יפה, היית חשוף חזה יותר מאחרים?</w:t>
      </w:r>
    </w:p>
    <w:p w14:paraId="57F98B17" w14:textId="29D6A183" w:rsidR="00024303" w:rsidRDefault="00024303" w:rsidP="00024303">
      <w:pPr>
        <w:rPr>
          <w:rtl/>
        </w:rPr>
      </w:pPr>
      <w:r>
        <w:rPr>
          <w:rFonts w:cs="Times New Roman"/>
          <w:rtl/>
        </w:rPr>
        <w:t xml:space="preserve">אולי. אני מאמין שאם הייתי מלא חטטים ושמן אולי היו מניחים לי. אבל זה לא אומר שלילד שנראה כמוני </w:t>
      </w:r>
      <w:r w:rsidR="00CB1E88">
        <w:rPr>
          <w:rFonts w:cs="Times New Roman" w:hint="cs"/>
          <w:rtl/>
        </w:rPr>
        <w:t>א</w:t>
      </w:r>
      <w:r>
        <w:rPr>
          <w:rFonts w:cs="Times New Roman"/>
          <w:rtl/>
        </w:rPr>
        <w:t>ין זכות לחיות....</w:t>
      </w:r>
    </w:p>
    <w:p w14:paraId="1B59E605" w14:textId="77777777" w:rsidR="00024303" w:rsidRDefault="00024303" w:rsidP="00024303">
      <w:pPr>
        <w:rPr>
          <w:rtl/>
        </w:rPr>
      </w:pPr>
    </w:p>
    <w:p w14:paraId="4EBD73B6" w14:textId="77777777" w:rsidR="007F01C3" w:rsidRPr="0044357B" w:rsidRDefault="003341FD" w:rsidP="00322FD3">
      <w:pPr>
        <w:pStyle w:val="Heading2"/>
        <w:rPr>
          <w:rtl/>
        </w:rPr>
      </w:pPr>
      <w:r>
        <w:rPr>
          <w:rFonts w:hint="cs"/>
          <w:rtl/>
        </w:rPr>
        <w:lastRenderedPageBreak/>
        <w:t>שושנים ודליות</w:t>
      </w:r>
    </w:p>
    <w:p w14:paraId="550CDA84" w14:textId="77777777" w:rsidR="004627AB" w:rsidRPr="00CD067C" w:rsidRDefault="004627AB" w:rsidP="00250000">
      <w:pPr>
        <w:rPr>
          <w:rtl/>
        </w:rPr>
      </w:pPr>
      <w:r w:rsidRPr="00CD067C">
        <w:rPr>
          <w:rtl/>
        </w:rPr>
        <w:t>"טוב," ארקדי אמר להדס, "צריך לשנות את המסעדה."</w:t>
      </w:r>
    </w:p>
    <w:p w14:paraId="6927EC24" w14:textId="77777777" w:rsidR="004627AB" w:rsidRPr="00CD067C" w:rsidRDefault="004627AB" w:rsidP="00250000">
      <w:pPr>
        <w:rPr>
          <w:rtl/>
        </w:rPr>
      </w:pPr>
      <w:r w:rsidRPr="00CD067C">
        <w:rPr>
          <w:rtl/>
        </w:rPr>
        <w:t>"למה?"</w:t>
      </w:r>
    </w:p>
    <w:p w14:paraId="3B9B1A63" w14:textId="77777777" w:rsidR="004627AB" w:rsidRPr="00CD067C" w:rsidRDefault="004627AB" w:rsidP="00250000">
      <w:pPr>
        <w:rPr>
          <w:rtl/>
        </w:rPr>
      </w:pPr>
      <w:r w:rsidRPr="00CD067C">
        <w:rPr>
          <w:rtl/>
        </w:rPr>
        <w:t>"כי אלכס יכול להישאר רק עד אחת עשרה, ואם אנחנו מקבלים שולחן בתשע וחצי לא יהיה לנו מספיק זמן להיות איתו."</w:t>
      </w:r>
    </w:p>
    <w:p w14:paraId="485024BA" w14:textId="77777777" w:rsidR="004627AB" w:rsidRPr="00CD067C" w:rsidRDefault="004627AB" w:rsidP="00250000">
      <w:pPr>
        <w:rPr>
          <w:rtl/>
        </w:rPr>
      </w:pPr>
      <w:r w:rsidRPr="00CD067C">
        <w:rPr>
          <w:rtl/>
        </w:rPr>
        <w:t>"אבל אין שולחן לפני תשע וחצי. זה כל העניין, זאת מסעדה חדשה ומבוקשת."</w:t>
      </w:r>
    </w:p>
    <w:p w14:paraId="459DC877" w14:textId="77777777" w:rsidR="004627AB" w:rsidRPr="00CD067C" w:rsidRDefault="004627AB" w:rsidP="00250000">
      <w:pPr>
        <w:rPr>
          <w:rtl/>
        </w:rPr>
      </w:pPr>
      <w:r w:rsidRPr="00CD067C">
        <w:rPr>
          <w:rtl/>
        </w:rPr>
        <w:t>"אז נזמין במסעדה אחרת."</w:t>
      </w:r>
    </w:p>
    <w:p w14:paraId="51204F5A" w14:textId="021C2C5F" w:rsidR="004627AB" w:rsidRPr="00CD067C" w:rsidRDefault="004627AB" w:rsidP="00250000">
      <w:pPr>
        <w:rPr>
          <w:rtl/>
        </w:rPr>
      </w:pPr>
      <w:r w:rsidRPr="00CD067C">
        <w:rPr>
          <w:rtl/>
        </w:rPr>
        <w:t>"אבל מתי נהיה בזאת? זאת מסעדה סופר יקרה ושמרנו אותה למאורע חגיגי. ו</w:t>
      </w:r>
      <w:r w:rsidR="00F06A3F">
        <w:rPr>
          <w:rtl/>
        </w:rPr>
        <w:t>עכשיו</w:t>
      </w:r>
      <w:r w:rsidRPr="00CD067C">
        <w:rPr>
          <w:rtl/>
        </w:rPr>
        <w:t xml:space="preserve"> אתה נכנס למבחנים וישר </w:t>
      </w:r>
      <w:r w:rsidR="00EE553A">
        <w:rPr>
          <w:rtl/>
        </w:rPr>
        <w:t>אחר כך</w:t>
      </w:r>
      <w:r w:rsidRPr="00CD067C">
        <w:rPr>
          <w:rtl/>
        </w:rPr>
        <w:t xml:space="preserve"> קורס קצינים ולא תהיה לנו הזדמנות. וכבר מזמן אתה מדבר על המסעדה הזאת."</w:t>
      </w:r>
    </w:p>
    <w:p w14:paraId="5F910C88" w14:textId="77777777" w:rsidR="004627AB" w:rsidRPr="00CD067C" w:rsidRDefault="004627AB" w:rsidP="00250000">
      <w:pPr>
        <w:rPr>
          <w:rtl/>
        </w:rPr>
      </w:pPr>
      <w:r w:rsidRPr="00CD067C">
        <w:rPr>
          <w:rtl/>
        </w:rPr>
        <w:t xml:space="preserve">"אז נוותר הפעם. אני לא רוצה שעד שהוא מקבל כמה שעות מהצבא נצטרך להילחץ ולא יהיה לנו זמן </w:t>
      </w:r>
      <w:r w:rsidR="009772E1">
        <w:rPr>
          <w:rtl/>
        </w:rPr>
        <w:t>להיות ביחד. החופשה הבאה שלו</w:t>
      </w:r>
      <w:r w:rsidRPr="00CD067C">
        <w:rPr>
          <w:rtl/>
        </w:rPr>
        <w:t xml:space="preserve"> היא</w:t>
      </w:r>
      <w:r w:rsidR="009772E1">
        <w:rPr>
          <w:rtl/>
        </w:rPr>
        <w:t xml:space="preserve"> </w:t>
      </w:r>
      <w:r w:rsidRPr="00CD067C">
        <w:rPr>
          <w:rtl/>
        </w:rPr>
        <w:t>רק עוד שלושה שבועות!"</w:t>
      </w:r>
    </w:p>
    <w:p w14:paraId="5A9A9944" w14:textId="15248BDE" w:rsidR="004627AB" w:rsidRPr="00CD067C" w:rsidRDefault="004627AB" w:rsidP="00DC3CDC">
      <w:pPr>
        <w:rPr>
          <w:rtl/>
        </w:rPr>
      </w:pPr>
      <w:r w:rsidRPr="00CD067C">
        <w:rPr>
          <w:rtl/>
        </w:rPr>
        <w:t xml:space="preserve">"אבל </w:t>
      </w:r>
      <w:r w:rsidR="00F97A34">
        <w:rPr>
          <w:rFonts w:hint="cs"/>
          <w:rtl/>
        </w:rPr>
        <w:t>כל כך</w:t>
      </w:r>
      <w:r w:rsidR="00DC3CDC">
        <w:rPr>
          <w:rFonts w:hint="cs"/>
          <w:rtl/>
        </w:rPr>
        <w:t xml:space="preserve"> רצית את המקום הזה</w:t>
      </w:r>
      <w:r w:rsidRPr="00CD067C">
        <w:rPr>
          <w:rtl/>
        </w:rPr>
        <w:t>."</w:t>
      </w:r>
    </w:p>
    <w:p w14:paraId="77F6BA10" w14:textId="77777777" w:rsidR="004627AB" w:rsidRPr="00CD067C" w:rsidRDefault="00650CE9" w:rsidP="00250000">
      <w:pPr>
        <w:rPr>
          <w:rtl/>
        </w:rPr>
      </w:pPr>
      <w:r>
        <w:rPr>
          <w:rtl/>
        </w:rPr>
        <w:t>"</w:t>
      </w:r>
      <w:r w:rsidR="004627AB" w:rsidRPr="00CD067C">
        <w:rPr>
          <w:rtl/>
        </w:rPr>
        <w:t>לא אכפת לי לצאת איתו גם לפלאפל בפינה אם רק לזה יש לו זמן."</w:t>
      </w:r>
    </w:p>
    <w:p w14:paraId="4F4CFB63" w14:textId="77777777" w:rsidR="004627AB" w:rsidRPr="00CD067C" w:rsidRDefault="00650CE9" w:rsidP="00650CE9">
      <w:pPr>
        <w:rPr>
          <w:rtl/>
        </w:rPr>
      </w:pPr>
      <w:r>
        <w:rPr>
          <w:rFonts w:hint="cs"/>
          <w:rtl/>
        </w:rPr>
        <w:t>נאומו הפסקני</w:t>
      </w:r>
      <w:r w:rsidR="004627AB" w:rsidRPr="00CD067C">
        <w:rPr>
          <w:rtl/>
        </w:rPr>
        <w:t xml:space="preserve"> גרר מריבה</w:t>
      </w:r>
      <w:r>
        <w:rPr>
          <w:rFonts w:hint="cs"/>
          <w:rtl/>
        </w:rPr>
        <w:t xml:space="preserve"> נוספת,</w:t>
      </w:r>
      <w:r w:rsidR="004627AB" w:rsidRPr="00CD067C">
        <w:rPr>
          <w:rtl/>
        </w:rPr>
        <w:t xml:space="preserve"> כשברקע הטענה שהאירוסים לא מספיק חשובים לו וכשאלכס </w:t>
      </w:r>
      <w:r w:rsidR="00DC3CDC">
        <w:rPr>
          <w:rFonts w:hint="cs"/>
          <w:rtl/>
        </w:rPr>
        <w:t xml:space="preserve">ונטע </w:t>
      </w:r>
      <w:r w:rsidR="004627AB" w:rsidRPr="00CD067C">
        <w:rPr>
          <w:rtl/>
        </w:rPr>
        <w:t>הופיע</w:t>
      </w:r>
      <w:r w:rsidR="00DC3CDC">
        <w:rPr>
          <w:rFonts w:hint="cs"/>
          <w:rtl/>
        </w:rPr>
        <w:t>ו,</w:t>
      </w:r>
      <w:r w:rsidR="00ED54F5">
        <w:rPr>
          <w:rFonts w:hint="cs"/>
          <w:rtl/>
        </w:rPr>
        <w:t xml:space="preserve"> </w:t>
      </w:r>
      <w:r w:rsidR="004627AB" w:rsidRPr="00CD067C">
        <w:rPr>
          <w:rtl/>
        </w:rPr>
        <w:t>המריבה עדיין לא הסתיימה כליל.</w:t>
      </w:r>
    </w:p>
    <w:p w14:paraId="5754DD4E" w14:textId="77777777" w:rsidR="004627AB" w:rsidRPr="00CD067C" w:rsidRDefault="004627AB" w:rsidP="00DC3CDC">
      <w:pPr>
        <w:rPr>
          <w:rtl/>
        </w:rPr>
      </w:pPr>
      <w:r w:rsidRPr="00CD067C">
        <w:rPr>
          <w:rtl/>
        </w:rPr>
        <w:t xml:space="preserve">"מקום יפה </w:t>
      </w:r>
      <w:r w:rsidR="00DC3CDC">
        <w:rPr>
          <w:rtl/>
        </w:rPr>
        <w:t>בחרתם," אלכס התיישב</w:t>
      </w:r>
      <w:r w:rsidR="00DC3CDC">
        <w:rPr>
          <w:rFonts w:hint="cs"/>
          <w:rtl/>
        </w:rPr>
        <w:t>.</w:t>
      </w:r>
    </w:p>
    <w:p w14:paraId="6DBAD918" w14:textId="77777777" w:rsidR="004627AB" w:rsidRPr="00CD067C" w:rsidRDefault="004627AB" w:rsidP="00250000">
      <w:pPr>
        <w:rPr>
          <w:rtl/>
        </w:rPr>
      </w:pPr>
      <w:r w:rsidRPr="00CD067C">
        <w:rPr>
          <w:rtl/>
        </w:rPr>
        <w:t>"זה לא המקום שרצינו אבל..."</w:t>
      </w:r>
    </w:p>
    <w:p w14:paraId="34274CCE" w14:textId="77777777" w:rsidR="004627AB" w:rsidRPr="00CD067C" w:rsidRDefault="004627AB" w:rsidP="00250000">
      <w:pPr>
        <w:rPr>
          <w:rtl/>
        </w:rPr>
      </w:pPr>
      <w:r w:rsidRPr="00CD067C">
        <w:rPr>
          <w:rFonts w:hint="cs"/>
          <w:rtl/>
        </w:rPr>
        <w:t>"זה מספיק נחמד," נטע אמרה, לא בלבביות מספקת לטעמה של הדס</w:t>
      </w:r>
      <w:r w:rsidRPr="00CD067C">
        <w:rPr>
          <w:rtl/>
        </w:rPr>
        <w:t xml:space="preserve">. הם ישבו </w:t>
      </w:r>
      <w:r w:rsidRPr="00CD067C">
        <w:rPr>
          <w:rFonts w:hint="cs"/>
          <w:rtl/>
        </w:rPr>
        <w:t>ב</w:t>
      </w:r>
      <w:r w:rsidRPr="00CD067C">
        <w:rPr>
          <w:rtl/>
        </w:rPr>
        <w:t xml:space="preserve">מרפסת המשקיפה </w:t>
      </w:r>
      <w:r w:rsidRPr="00CD067C">
        <w:rPr>
          <w:rFonts w:hint="cs"/>
          <w:rtl/>
        </w:rPr>
        <w:t>א</w:t>
      </w:r>
      <w:r w:rsidRPr="00CD067C">
        <w:rPr>
          <w:rtl/>
        </w:rPr>
        <w:t>ל</w:t>
      </w:r>
      <w:r w:rsidRPr="00CD067C">
        <w:rPr>
          <w:rFonts w:hint="cs"/>
          <w:rtl/>
        </w:rPr>
        <w:t xml:space="preserve"> </w:t>
      </w:r>
      <w:r w:rsidRPr="00CD067C">
        <w:rPr>
          <w:rtl/>
        </w:rPr>
        <w:t>חוף הים.</w:t>
      </w:r>
    </w:p>
    <w:p w14:paraId="62BA41A4" w14:textId="77777777" w:rsidR="004627AB" w:rsidRPr="00CD067C" w:rsidRDefault="004627AB" w:rsidP="00250000">
      <w:pPr>
        <w:rPr>
          <w:rtl/>
        </w:rPr>
      </w:pPr>
      <w:r w:rsidRPr="00CD067C">
        <w:rPr>
          <w:rtl/>
        </w:rPr>
        <w:t>"אז מה חדש, אלכס?" ה</w:t>
      </w:r>
      <w:r w:rsidRPr="00CD067C">
        <w:rPr>
          <w:rFonts w:hint="cs"/>
          <w:rtl/>
        </w:rPr>
        <w:t>דס</w:t>
      </w:r>
      <w:r w:rsidRPr="00CD067C">
        <w:rPr>
          <w:rtl/>
        </w:rPr>
        <w:t xml:space="preserve"> שאלה.</w:t>
      </w:r>
    </w:p>
    <w:p w14:paraId="1E75235F" w14:textId="33B2C9F8" w:rsidR="004627AB" w:rsidRPr="00CD067C" w:rsidRDefault="00650CE9" w:rsidP="00250000">
      <w:pPr>
        <w:rPr>
          <w:rtl/>
        </w:rPr>
      </w:pPr>
      <w:r>
        <w:rPr>
          <w:rtl/>
        </w:rPr>
        <w:t>"</w:t>
      </w:r>
      <w:r w:rsidR="008B1B44">
        <w:rPr>
          <w:rtl/>
        </w:rPr>
        <w:t>סופי</w:t>
      </w:r>
      <w:r>
        <w:rPr>
          <w:rtl/>
        </w:rPr>
        <w:t xml:space="preserve"> </w:t>
      </w:r>
      <w:r>
        <w:rPr>
          <w:rFonts w:hint="cs"/>
          <w:rtl/>
        </w:rPr>
        <w:t>מגיעה</w:t>
      </w:r>
      <w:r w:rsidR="004627AB" w:rsidRPr="00CD067C">
        <w:rPr>
          <w:rtl/>
        </w:rPr>
        <w:t xml:space="preserve"> בשבוע הבא."</w:t>
      </w:r>
    </w:p>
    <w:p w14:paraId="0EDAB17B" w14:textId="77777777" w:rsidR="004627AB" w:rsidRPr="00CD067C" w:rsidRDefault="004627AB" w:rsidP="00250000">
      <w:pPr>
        <w:rPr>
          <w:rtl/>
        </w:rPr>
      </w:pPr>
      <w:r w:rsidRPr="00CD067C">
        <w:rPr>
          <w:rtl/>
        </w:rPr>
        <w:t>"אה! איזה יופי. כבר מזמן לא ראיתי אותה."</w:t>
      </w:r>
    </w:p>
    <w:p w14:paraId="76D77779" w14:textId="77777777" w:rsidR="004627AB" w:rsidRPr="00CD067C" w:rsidRDefault="004627AB" w:rsidP="00250000">
      <w:pPr>
        <w:rPr>
          <w:rtl/>
        </w:rPr>
      </w:pPr>
      <w:r w:rsidRPr="00CD067C">
        <w:rPr>
          <w:rtl/>
        </w:rPr>
        <w:t>"היא בהריון."</w:t>
      </w:r>
    </w:p>
    <w:p w14:paraId="430F5B36" w14:textId="77777777" w:rsidR="004627AB" w:rsidRPr="00CD067C" w:rsidRDefault="004627AB" w:rsidP="00250000">
      <w:pPr>
        <w:rPr>
          <w:rtl/>
        </w:rPr>
      </w:pPr>
      <w:r w:rsidRPr="00CD067C">
        <w:rPr>
          <w:rtl/>
        </w:rPr>
        <w:t>"וואו! שיהיה במזל. תמסור לה אם לא יצא לנו להפגש."</w:t>
      </w:r>
    </w:p>
    <w:p w14:paraId="3F2B0301" w14:textId="77777777" w:rsidR="004627AB" w:rsidRPr="00CD067C" w:rsidRDefault="004627AB" w:rsidP="00250000">
      <w:pPr>
        <w:rPr>
          <w:rtl/>
        </w:rPr>
      </w:pPr>
      <w:r w:rsidRPr="00CD067C">
        <w:rPr>
          <w:rtl/>
        </w:rPr>
        <w:t xml:space="preserve">"לא בטוח שאני אוכל להשתחרר כשהיא תהיה פה, אז היא כועסת." </w:t>
      </w:r>
    </w:p>
    <w:p w14:paraId="701F15C7" w14:textId="77777777" w:rsidR="00ED54F5" w:rsidRDefault="00ED54F5" w:rsidP="00250000">
      <w:pPr>
        <w:rPr>
          <w:rtl/>
        </w:rPr>
      </w:pPr>
      <w:r>
        <w:rPr>
          <w:rFonts w:hint="cs"/>
          <w:rtl/>
        </w:rPr>
        <w:t>"לא ישחררו אותך לליל הסדר?"</w:t>
      </w:r>
    </w:p>
    <w:p w14:paraId="73935A04" w14:textId="77777777" w:rsidR="00ED54F5" w:rsidRDefault="00ED54F5" w:rsidP="00250000">
      <w:pPr>
        <w:rPr>
          <w:rtl/>
        </w:rPr>
      </w:pPr>
      <w:r>
        <w:rPr>
          <w:rFonts w:hint="cs"/>
          <w:rtl/>
        </w:rPr>
        <w:t>"זה לא ברור</w:t>
      </w:r>
      <w:r w:rsidR="005A1EFD">
        <w:rPr>
          <w:rFonts w:hint="cs"/>
          <w:rtl/>
        </w:rPr>
        <w:t xml:space="preserve"> כרגע</w:t>
      </w:r>
      <w:r>
        <w:rPr>
          <w:rFonts w:hint="cs"/>
          <w:rtl/>
        </w:rPr>
        <w:t>."</w:t>
      </w:r>
    </w:p>
    <w:p w14:paraId="6F06AB56" w14:textId="2C37CA81" w:rsidR="00594015" w:rsidRDefault="00594015" w:rsidP="00594015">
      <w:pPr>
        <w:rPr>
          <w:rtl/>
        </w:rPr>
      </w:pPr>
      <w:r>
        <w:rPr>
          <w:rFonts w:hint="cs"/>
          <w:rtl/>
        </w:rPr>
        <w:t>"לפחות לחתונה שלנו ישחררו אותך?" הדס אמרה.</w:t>
      </w:r>
    </w:p>
    <w:p w14:paraId="6DE7F421" w14:textId="0C45FD90" w:rsidR="00594015" w:rsidRDefault="00594015" w:rsidP="00594015">
      <w:pPr>
        <w:rPr>
          <w:rtl/>
        </w:rPr>
      </w:pPr>
      <w:r>
        <w:rPr>
          <w:rFonts w:hint="cs"/>
          <w:rtl/>
        </w:rPr>
        <w:t>"בטח אתה מתעב ח</w:t>
      </w:r>
      <w:r w:rsidR="00852D38">
        <w:rPr>
          <w:rFonts w:hint="cs"/>
          <w:rtl/>
        </w:rPr>
        <w:t>ת</w:t>
      </w:r>
      <w:r>
        <w:rPr>
          <w:rFonts w:hint="cs"/>
          <w:rtl/>
        </w:rPr>
        <w:t>ונות.</w:t>
      </w:r>
      <w:r w:rsidR="008D059B">
        <w:rPr>
          <w:rFonts w:hint="cs"/>
          <w:rtl/>
        </w:rPr>
        <w:t>"</w:t>
      </w:r>
    </w:p>
    <w:p w14:paraId="115D664E" w14:textId="201982A4" w:rsidR="008D059B" w:rsidRPr="008D059B" w:rsidRDefault="008D059B" w:rsidP="008D059B">
      <w:pPr>
        <w:rPr>
          <w:rtl/>
        </w:rPr>
      </w:pPr>
      <w:r>
        <w:rPr>
          <w:rFonts w:hint="cs"/>
          <w:rtl/>
        </w:rPr>
        <w:t xml:space="preserve">"לאו דווקא. [אין לי כח, העברתי את הציטוט דרך </w:t>
      </w:r>
      <w:r>
        <w:t>Google Translate</w:t>
      </w:r>
      <w:r>
        <w:rPr>
          <w:rFonts w:hint="cs"/>
          <w:rtl/>
        </w:rPr>
        <w:t xml:space="preserve">] </w:t>
      </w:r>
      <w:r>
        <w:rPr>
          <w:rFonts w:cs="Times New Roman"/>
          <w:rtl/>
        </w:rPr>
        <w:t>אנחנו חיים בחברה שחולקה, וזה יהיה בהכרח מקביל לשכבות אחרות של תרבות ו</w:t>
      </w:r>
      <w:r w:rsidR="001C5A04">
        <w:rPr>
          <w:rFonts w:cs="Times New Roman"/>
          <w:rtl/>
        </w:rPr>
        <w:t>מוזיקה</w:t>
      </w:r>
      <w:r>
        <w:rPr>
          <w:rFonts w:cs="Times New Roman"/>
          <w:rtl/>
        </w:rPr>
        <w:t xml:space="preserve"> ", אמר. "פסטיבלים וחתונות היו פעם אחד המקומות המעטים שבהם הגיעו דורות שונים ואנשים שונים.</w:t>
      </w:r>
      <w:r>
        <w:rPr>
          <w:rFonts w:hint="cs"/>
          <w:rtl/>
        </w:rPr>
        <w:t xml:space="preserve"> </w:t>
      </w:r>
      <w:r>
        <w:rPr>
          <w:rFonts w:cs="Times New Roman"/>
          <w:rtl/>
        </w:rPr>
        <w:t>אני לא חושב שזה ככה יותר, וזה באמת חבל. אתה הולך איפשהו עכשיו וזה מכוון במיוחד לך ואת סוג של בני זוגך ויש מקומות אחרים שמטרתם קבוצות אחרות בחברה. אין לך באמת את הדבר הדו-דורי הזה</w:t>
      </w:r>
      <w:r>
        <w:rPr>
          <w:rFonts w:cs="Times New Roman" w:hint="cs"/>
          <w:rtl/>
        </w:rPr>
        <w:t>.</w:t>
      </w:r>
      <w:r>
        <w:rPr>
          <w:rFonts w:cs="Times New Roman"/>
          <w:rtl/>
        </w:rPr>
        <w:t>"</w:t>
      </w:r>
    </w:p>
    <w:p w14:paraId="741D2732" w14:textId="472A8AC3" w:rsidR="008D059B" w:rsidRDefault="008D059B" w:rsidP="008D059B">
      <w:pPr>
        <w:rPr>
          <w:rtl/>
        </w:rPr>
      </w:pPr>
      <w:r>
        <w:rPr>
          <w:rFonts w:hint="cs"/>
          <w:rtl/>
        </w:rPr>
        <w:t>..............................</w:t>
      </w:r>
    </w:p>
    <w:p w14:paraId="4739D7A0" w14:textId="2020255C" w:rsidR="008D059B" w:rsidRDefault="008D059B" w:rsidP="00594015">
      <w:pPr>
        <w:rPr>
          <w:rtl/>
        </w:rPr>
      </w:pPr>
      <w:r>
        <w:rPr>
          <w:rFonts w:hint="cs"/>
          <w:rtl/>
        </w:rPr>
        <w:t xml:space="preserve">[כל זה בא בעקבות </w:t>
      </w:r>
      <w:hyperlink r:id="rId48" w:history="1">
        <w:r w:rsidRPr="008D059B">
          <w:rPr>
            <w:rStyle w:val="Hyperlink"/>
            <w:rFonts w:hint="cs"/>
            <w:rtl/>
          </w:rPr>
          <w:t>מאמר</w:t>
        </w:r>
      </w:hyperlink>
    </w:p>
    <w:p w14:paraId="045F63CD" w14:textId="77777777" w:rsidR="008D059B" w:rsidRDefault="008D059B" w:rsidP="008D059B">
      <w:pPr>
        <w:bidi w:val="0"/>
      </w:pPr>
      <w:r>
        <w:rPr>
          <w:rFonts w:cs="Times New Roman"/>
          <w:rtl/>
        </w:rPr>
        <w:lastRenderedPageBreak/>
        <w:t>“</w:t>
      </w:r>
      <w:r>
        <w:t>We live in a society that’s divided and that is inevitably going to have parallels in other layers of culture and music,” he said. “Festivals and weddings used to be one of the few places where different generations and different types of people came together</w:t>
      </w:r>
      <w:r>
        <w:rPr>
          <w:rFonts w:cs="Times New Roman"/>
          <w:rtl/>
        </w:rPr>
        <w:t>.</w:t>
      </w:r>
    </w:p>
    <w:p w14:paraId="606CBE6F" w14:textId="23451C6B" w:rsidR="008D059B" w:rsidRDefault="008D059B" w:rsidP="008D059B">
      <w:pPr>
        <w:bidi w:val="0"/>
        <w:rPr>
          <w:rtl/>
        </w:rPr>
      </w:pPr>
      <w:r>
        <w:rPr>
          <w:rFonts w:cs="Times New Roman"/>
          <w:rtl/>
        </w:rPr>
        <w:t>“</w:t>
      </w:r>
      <w:r>
        <w:t>I don’t think it’s like that any more and it’s a shame really. You go somewhere now and it’s specifically aimed at you and your type of mates and there are other places aimed at other groups in society. You don’t really have that cross-generational thing</w:t>
      </w:r>
      <w:r>
        <w:rPr>
          <w:rFonts w:cs="Times New Roman"/>
          <w:rtl/>
        </w:rPr>
        <w:t>.”</w:t>
      </w:r>
    </w:p>
    <w:p w14:paraId="776852A4" w14:textId="00BA6D83" w:rsidR="008D059B" w:rsidRDefault="008D059B" w:rsidP="00594015">
      <w:pPr>
        <w:rPr>
          <w:rtl/>
        </w:rPr>
      </w:pPr>
      <w:r>
        <w:rPr>
          <w:rFonts w:hint="cs"/>
          <w:rtl/>
        </w:rPr>
        <w:t>]</w:t>
      </w:r>
    </w:p>
    <w:p w14:paraId="4A587C75" w14:textId="77777777" w:rsidR="002B02A7" w:rsidRDefault="002B02A7" w:rsidP="002B02A7">
      <w:pPr>
        <w:rPr>
          <w:rFonts w:cs="Times New Roman"/>
          <w:rtl/>
        </w:rPr>
      </w:pPr>
      <w:r>
        <w:rPr>
          <w:rFonts w:cs="Times New Roman" w:hint="cs"/>
          <w:rtl/>
        </w:rPr>
        <w:t>ארקדי ממומרמר על אלכס ועל השירות שלו בתור צנחן:</w:t>
      </w:r>
    </w:p>
    <w:p w14:paraId="1F591D04" w14:textId="03E596C5" w:rsidR="002B02A7" w:rsidRDefault="002B02A7" w:rsidP="002B02A7">
      <w:pPr>
        <w:rPr>
          <w:rtl/>
        </w:rPr>
      </w:pPr>
      <w:r>
        <w:rPr>
          <w:rFonts w:cs="Times New Roman"/>
          <w:rtl/>
        </w:rPr>
        <w:t xml:space="preserve">מאז חנה סנש לא </w:t>
      </w:r>
      <w:r w:rsidR="001C5A04">
        <w:rPr>
          <w:rFonts w:cs="Times New Roman"/>
          <w:rtl/>
        </w:rPr>
        <w:t>הייתה</w:t>
      </w:r>
      <w:r>
        <w:rPr>
          <w:rFonts w:cs="Times New Roman"/>
          <w:rtl/>
        </w:rPr>
        <w:t xml:space="preserve"> צניחה קרבית מוצדקת</w:t>
      </w:r>
    </w:p>
    <w:p w14:paraId="0B07DFE8" w14:textId="359A57E0" w:rsidR="002B02A7" w:rsidRDefault="002B02A7" w:rsidP="002B02A7">
      <w:pPr>
        <w:rPr>
          <w:rtl/>
        </w:rPr>
      </w:pPr>
      <w:r>
        <w:rPr>
          <w:rFonts w:cs="Times New Roman"/>
          <w:rtl/>
        </w:rPr>
        <w:t>נראה לך הגיוני שצבא יחליט לקחת אנשים ו</w:t>
      </w:r>
      <w:r>
        <w:rPr>
          <w:rFonts w:cs="Times New Roman" w:hint="cs"/>
          <w:rtl/>
        </w:rPr>
        <w:t>ל</w:t>
      </w:r>
      <w:r>
        <w:rPr>
          <w:rFonts w:cs="Times New Roman"/>
          <w:rtl/>
        </w:rPr>
        <w:t>זרוק אותם ממטוס?</w:t>
      </w:r>
    </w:p>
    <w:p w14:paraId="303C3007" w14:textId="28128A8B" w:rsidR="002B02A7" w:rsidRDefault="002B02A7" w:rsidP="00594015">
      <w:pPr>
        <w:rPr>
          <w:rtl/>
        </w:rPr>
      </w:pPr>
    </w:p>
    <w:p w14:paraId="6A59D0A2" w14:textId="77777777" w:rsidR="002B02A7" w:rsidRDefault="002B02A7" w:rsidP="00594015">
      <w:pPr>
        <w:rPr>
          <w:rtl/>
        </w:rPr>
      </w:pPr>
    </w:p>
    <w:p w14:paraId="3DC5AD24" w14:textId="1A2890A6" w:rsidR="005F2537" w:rsidRDefault="005F2537" w:rsidP="00594015">
      <w:pPr>
        <w:rPr>
          <w:rtl/>
        </w:rPr>
      </w:pPr>
      <w:r>
        <w:rPr>
          <w:rFonts w:hint="cs"/>
          <w:rtl/>
        </w:rPr>
        <w:t>התברר שבניגוד לחששותיו בהיותו נער, ארקדי היה יהודי מספיק עבור הרבנות, בשביל שיוכל להתחתן בישראל.</w:t>
      </w:r>
    </w:p>
    <w:p w14:paraId="3E782B02" w14:textId="19C1834B" w:rsidR="00725386" w:rsidRDefault="00725386" w:rsidP="00594015">
      <w:pPr>
        <w:rPr>
          <w:rtl/>
        </w:rPr>
      </w:pPr>
      <w:r>
        <w:rPr>
          <w:rFonts w:hint="cs"/>
          <w:rtl/>
        </w:rPr>
        <w:t>"איך אתה היית מתכנן את החתונה שלך? בטח לא באופן הסטנדרטי, זה בטוח."</w:t>
      </w:r>
    </w:p>
    <w:p w14:paraId="2FD68BFE" w14:textId="77C4DC39" w:rsidR="00725386" w:rsidRDefault="00725386" w:rsidP="00594015">
      <w:pPr>
        <w:rPr>
          <w:rtl/>
        </w:rPr>
      </w:pPr>
      <w:r>
        <w:rPr>
          <w:rFonts w:hint="cs"/>
          <w:rtl/>
        </w:rPr>
        <w:t>"אני הייתי לוקח את כל התקציב של החתונה, וקונה בו זיקוקים. ובכל הכסף עושה מופע זיקוקין, בלילה."</w:t>
      </w:r>
    </w:p>
    <w:p w14:paraId="56416E71" w14:textId="072D6760" w:rsidR="00725386" w:rsidRDefault="00725386" w:rsidP="00594015">
      <w:pPr>
        <w:rPr>
          <w:rtl/>
        </w:rPr>
      </w:pPr>
      <w:r>
        <w:rPr>
          <w:rFonts w:hint="cs"/>
          <w:rtl/>
        </w:rPr>
        <w:t>"זה סתם מטופש. ומה עם אוכל? ו</w:t>
      </w:r>
      <w:r w:rsidR="001C5A04">
        <w:rPr>
          <w:rFonts w:hint="cs"/>
          <w:rtl/>
        </w:rPr>
        <w:t>מוזיקה</w:t>
      </w:r>
      <w:r>
        <w:rPr>
          <w:rFonts w:hint="cs"/>
          <w:rtl/>
        </w:rPr>
        <w:t>? ופרחים?"</w:t>
      </w:r>
    </w:p>
    <w:p w14:paraId="4931CF20" w14:textId="2027673A" w:rsidR="00725386" w:rsidRDefault="00725386" w:rsidP="00594015">
      <w:pPr>
        <w:rPr>
          <w:rtl/>
        </w:rPr>
      </w:pPr>
      <w:r>
        <w:rPr>
          <w:rFonts w:hint="cs"/>
          <w:rtl/>
        </w:rPr>
        <w:t>"כן, והזמנות."</w:t>
      </w:r>
    </w:p>
    <w:p w14:paraId="22AFED72" w14:textId="2A3094CE" w:rsidR="00725386" w:rsidRDefault="00725386" w:rsidP="00594015">
      <w:pPr>
        <w:rPr>
          <w:rtl/>
        </w:rPr>
      </w:pPr>
      <w:r>
        <w:rPr>
          <w:rFonts w:hint="cs"/>
          <w:rtl/>
        </w:rPr>
        <w:t>"כן, מה עם הזמנות?"</w:t>
      </w:r>
    </w:p>
    <w:p w14:paraId="24C97DBA" w14:textId="7AAB9D29" w:rsidR="00725386" w:rsidRPr="00CD067C" w:rsidRDefault="00725386" w:rsidP="00594015">
      <w:pPr>
        <w:rPr>
          <w:rtl/>
        </w:rPr>
      </w:pPr>
      <w:r>
        <w:rPr>
          <w:rFonts w:hint="cs"/>
          <w:rtl/>
        </w:rPr>
        <w:t>"הייתי עושה את זה במקום פתוח, שכל מי שהיה רוצה היה בא לראות."</w:t>
      </w:r>
    </w:p>
    <w:p w14:paraId="76F14CDA" w14:textId="5652D584" w:rsidR="004627AB" w:rsidRPr="00CD067C" w:rsidRDefault="004627AB" w:rsidP="00250000">
      <w:pPr>
        <w:rPr>
          <w:rtl/>
        </w:rPr>
      </w:pPr>
      <w:r w:rsidRPr="00CD067C">
        <w:rPr>
          <w:rtl/>
        </w:rPr>
        <w:t>"אז מה עם המבורג? היא מוותרת? בגלל ההריון, אני מתכוונת."</w:t>
      </w:r>
      <w:r w:rsidR="00840E69">
        <w:rPr>
          <w:rFonts w:hint="cs"/>
          <w:rtl/>
        </w:rPr>
        <w:t xml:space="preserve"> </w:t>
      </w:r>
      <w:r w:rsidR="00840E69" w:rsidRPr="00840E69">
        <w:rPr>
          <w:rFonts w:hint="cs"/>
          <w:highlight w:val="magenta"/>
          <w:rtl/>
        </w:rPr>
        <w:t xml:space="preserve">[להזכיר שהיא באה להיות שם עוזרת מנהלת אומנותית או משהו כזה </w:t>
      </w:r>
      <w:r w:rsidR="00840E69" w:rsidRPr="00840E69">
        <w:rPr>
          <w:highlight w:val="magenta"/>
          <w:rtl/>
        </w:rPr>
        <w:t>–</w:t>
      </w:r>
      <w:r w:rsidR="00840E69" w:rsidRPr="00840E69">
        <w:rPr>
          <w:rFonts w:hint="cs"/>
          <w:highlight w:val="magenta"/>
          <w:rtl/>
        </w:rPr>
        <w:t xml:space="preserve"> כי היא כבר לא מוכנה להיות מבצעת!!!]</w:t>
      </w:r>
    </w:p>
    <w:p w14:paraId="221E3BB6" w14:textId="77777777" w:rsidR="004627AB" w:rsidRDefault="004627AB" w:rsidP="00250000">
      <w:pPr>
        <w:rPr>
          <w:rtl/>
        </w:rPr>
      </w:pPr>
      <w:r w:rsidRPr="00CD067C">
        <w:rPr>
          <w:rtl/>
        </w:rPr>
        <w:t xml:space="preserve">"לא, </w:t>
      </w:r>
      <w:r w:rsidR="00413743">
        <w:rPr>
          <w:rFonts w:hint="cs"/>
          <w:rtl/>
        </w:rPr>
        <w:t xml:space="preserve">זאת מעין משרת אמן אורח, את יודעת מה זה אומר? בכל אופן, </w:t>
      </w:r>
      <w:r w:rsidRPr="00CD067C">
        <w:rPr>
          <w:rtl/>
        </w:rPr>
        <w:t>היא הגיעה לאיזה סידור איתם. יש להם שם כבר בית, הם עברו לגור שם."</w:t>
      </w:r>
    </w:p>
    <w:p w14:paraId="7CE579F9" w14:textId="77777777" w:rsidR="009E57F6" w:rsidRDefault="009E57F6" w:rsidP="00250000">
      <w:pPr>
        <w:rPr>
          <w:rtl/>
        </w:rPr>
      </w:pPr>
      <w:r>
        <w:rPr>
          <w:rFonts w:hint="cs"/>
          <w:rtl/>
        </w:rPr>
        <w:t>"אתה נוסע לבקר אותם?"</w:t>
      </w:r>
    </w:p>
    <w:p w14:paraId="226D56F9" w14:textId="1C9940BF" w:rsidR="0074027D" w:rsidRPr="00CD067C" w:rsidDel="00594015" w:rsidRDefault="009E57F6" w:rsidP="00852D38">
      <w:pPr>
        <w:rPr>
          <w:del w:id="47" w:author="Sahar, Carmit" w:date="2017-04-02T07:17:00Z"/>
          <w:rtl/>
        </w:rPr>
      </w:pPr>
      <w:r>
        <w:rPr>
          <w:rFonts w:hint="cs"/>
          <w:rtl/>
        </w:rPr>
        <w:t xml:space="preserve">"כנראה אחרי הלידה. לפני שאשכח </w:t>
      </w:r>
      <w:r>
        <w:rPr>
          <w:rtl/>
        </w:rPr>
        <w:t>–</w:t>
      </w:r>
      <w:r>
        <w:rPr>
          <w:rFonts w:hint="cs"/>
          <w:rtl/>
        </w:rPr>
        <w:t xml:space="preserve"> </w:t>
      </w:r>
      <w:r w:rsidR="004627AB" w:rsidRPr="00CD067C">
        <w:rPr>
          <w:rtl/>
        </w:rPr>
        <w:t>הבא</w:t>
      </w:r>
      <w:r w:rsidR="00DB4D7A">
        <w:rPr>
          <w:rFonts w:hint="cs"/>
          <w:rtl/>
        </w:rPr>
        <w:t>נו</w:t>
      </w:r>
      <w:r w:rsidR="004627AB" w:rsidRPr="00CD067C">
        <w:rPr>
          <w:rtl/>
        </w:rPr>
        <w:t xml:space="preserve"> לכם מתנת אירוסים," הוא הושיט להם מעטפה ובתוכה – לילה במלון </w:t>
      </w:r>
      <w:commentRangeStart w:id="48"/>
      <w:r w:rsidR="004627AB" w:rsidRPr="00CD067C">
        <w:rPr>
          <w:rtl/>
        </w:rPr>
        <w:t>ספא יקר</w:t>
      </w:r>
      <w:r w:rsidR="00C90C6C">
        <w:rPr>
          <w:rtl/>
        </w:rPr>
        <w:t xml:space="preserve"> מאוד </w:t>
      </w:r>
      <w:r w:rsidR="004627AB" w:rsidRPr="00CD067C">
        <w:rPr>
          <w:rtl/>
        </w:rPr>
        <w:t>בצפון</w:t>
      </w:r>
      <w:commentRangeEnd w:id="48"/>
      <w:r w:rsidR="0074027D">
        <w:rPr>
          <w:rStyle w:val="CommentReference"/>
          <w:rtl/>
        </w:rPr>
        <w:commentReference w:id="48"/>
      </w:r>
      <w:r w:rsidR="004627AB" w:rsidRPr="00CD067C">
        <w:rPr>
          <w:rtl/>
        </w:rPr>
        <w:t>, בסוף השבוע האחרון לפני קורס הקצינים של ארקדי.</w:t>
      </w:r>
    </w:p>
    <w:p w14:paraId="3563DB01" w14:textId="77777777" w:rsidR="0009052A" w:rsidRDefault="0009052A" w:rsidP="00250000">
      <w:pPr>
        <w:rPr>
          <w:rtl/>
        </w:rPr>
      </w:pPr>
      <w:r>
        <w:rPr>
          <w:rFonts w:hint="cs"/>
          <w:rtl/>
        </w:rPr>
        <w:t>[הדס לא יכלה לכלא את התפעלותה מהפרסומות שבהם תיאו הופיע. היא ידעה שאלכס מתעב אותה עוד יותר על כך אבל לא הצליחה להתגבר על עצמה. ואגב זה אבא של נטע שהוא בעל סוכנות פרסום, לא אבא של לילך.]</w:t>
      </w:r>
    </w:p>
    <w:p w14:paraId="52D5755A" w14:textId="77777777" w:rsidR="00C720C5" w:rsidRDefault="00DC3CDC" w:rsidP="00250000">
      <w:pPr>
        <w:rPr>
          <w:rtl/>
        </w:rPr>
      </w:pPr>
      <w:r>
        <w:rPr>
          <w:rFonts w:hint="cs"/>
          <w:rtl/>
        </w:rPr>
        <w:t>[</w:t>
      </w:r>
      <w:r w:rsidR="00C720C5">
        <w:rPr>
          <w:rFonts w:hint="cs"/>
          <w:rtl/>
        </w:rPr>
        <w:t xml:space="preserve">אלכס אומר למישהו שגר בת"א (אולי חבר שלו שהשתחרר) </w:t>
      </w:r>
      <w:r w:rsidR="00C720C5">
        <w:rPr>
          <w:rtl/>
        </w:rPr>
        <w:t>–</w:t>
      </w:r>
      <w:r w:rsidR="00C720C5">
        <w:rPr>
          <w:rFonts w:hint="cs"/>
          <w:rtl/>
        </w:rPr>
        <w:t xml:space="preserve"> אנחנו אנשי הגבעות מסתכלים על גוש דן כשהשמש עולה, ורואים את עננת הפיח השחורה שאתם והבניינים בהם אתם משתכנים שרויים בה.</w:t>
      </w:r>
    </w:p>
    <w:p w14:paraId="6203DC2E" w14:textId="77777777" w:rsidR="00C720C5" w:rsidRPr="00CD067C" w:rsidRDefault="00C720C5" w:rsidP="00250000">
      <w:pPr>
        <w:rPr>
          <w:rtl/>
        </w:rPr>
      </w:pPr>
      <w:r>
        <w:rPr>
          <w:rFonts w:hint="cs"/>
          <w:rtl/>
        </w:rPr>
        <w:t xml:space="preserve">החבר אמר </w:t>
      </w:r>
      <w:r>
        <w:rPr>
          <w:rtl/>
        </w:rPr>
        <w:t>–</w:t>
      </w:r>
      <w:r>
        <w:rPr>
          <w:rFonts w:hint="cs"/>
          <w:rtl/>
        </w:rPr>
        <w:t xml:space="preserve"> ואנחנו אנשי העיר קמים מתי שקמים, מביטים בבניינים / במראה ולא מקדישים / מייחדים ולו בדל מחשבה לאנשי הגבעות.</w:t>
      </w:r>
    </w:p>
    <w:p w14:paraId="4922AC6C" w14:textId="77777777" w:rsidR="00DC3CDC" w:rsidRDefault="00DC3CDC" w:rsidP="00250000">
      <w:pPr>
        <w:rPr>
          <w:rtl/>
        </w:rPr>
      </w:pPr>
      <w:r>
        <w:rPr>
          <w:rFonts w:hint="cs"/>
          <w:rtl/>
        </w:rPr>
        <w:t>]</w:t>
      </w:r>
    </w:p>
    <w:p w14:paraId="523D91A9" w14:textId="77777777" w:rsidR="00EF583F" w:rsidRDefault="00EF583F" w:rsidP="00250000">
      <w:pPr>
        <w:rPr>
          <w:rtl/>
        </w:rPr>
      </w:pPr>
      <w:r>
        <w:rPr>
          <w:rFonts w:hint="cs"/>
          <w:rtl/>
        </w:rPr>
        <w:lastRenderedPageBreak/>
        <w:t xml:space="preserve">הם הזמינו את המנות, והמלצרית יידעה אותם שאפשר להוסיף תוספת נוספת, אבל אלכס היה מסוחרר מה[מספר הפעמים שכל מני 'תוספות' נמצאות במשפט </w:t>
      </w:r>
      <w:r>
        <w:rPr>
          <w:rtl/>
        </w:rPr>
        <w:t>–</w:t>
      </w:r>
      <w:r>
        <w:rPr>
          <w:rFonts w:hint="cs"/>
          <w:rtl/>
        </w:rPr>
        <w:t xml:space="preserve"> הוא לא תפס את זה...].</w:t>
      </w:r>
    </w:p>
    <w:p w14:paraId="1F09E5DA" w14:textId="0BCC47F7" w:rsidR="001937C0" w:rsidRDefault="003C4D53" w:rsidP="00F72EE0">
      <w:pPr>
        <w:rPr>
          <w:rtl/>
        </w:rPr>
      </w:pPr>
      <w:r>
        <w:rPr>
          <w:rFonts w:hint="cs"/>
          <w:rtl/>
        </w:rPr>
        <w:t>"</w:t>
      </w:r>
      <w:r w:rsidR="001937C0">
        <w:rPr>
          <w:rFonts w:hint="cs"/>
          <w:rtl/>
        </w:rPr>
        <w:t>ספר לנו על איזו מחלה ממש מעניינת</w:t>
      </w:r>
      <w:r>
        <w:rPr>
          <w:rFonts w:hint="cs"/>
          <w:rtl/>
        </w:rPr>
        <w:t>, ארקדי</w:t>
      </w:r>
      <w:r w:rsidR="009E57F6">
        <w:rPr>
          <w:rFonts w:hint="cs"/>
          <w:rtl/>
        </w:rPr>
        <w:t>," נטע ביקשה</w:t>
      </w:r>
      <w:r w:rsidR="001937C0">
        <w:rPr>
          <w:rFonts w:hint="cs"/>
          <w:rtl/>
        </w:rPr>
        <w:t xml:space="preserve">. </w:t>
      </w:r>
      <w:r w:rsidR="009E57F6">
        <w:rPr>
          <w:rFonts w:hint="cs"/>
          <w:rtl/>
        </w:rPr>
        <w:t>"</w:t>
      </w:r>
      <w:r w:rsidR="001937C0">
        <w:rPr>
          <w:rFonts w:hint="cs"/>
          <w:rtl/>
        </w:rPr>
        <w:t xml:space="preserve">מחלה עם סימפטומים </w:t>
      </w:r>
      <w:r w:rsidR="00F72EE0">
        <w:rPr>
          <w:rFonts w:hint="cs"/>
          <w:rtl/>
        </w:rPr>
        <w:t>מזעזעים / מזוויעים</w:t>
      </w:r>
      <w:r w:rsidR="00DC3CDC">
        <w:rPr>
          <w:rFonts w:hint="cs"/>
          <w:rtl/>
        </w:rPr>
        <w:t>[</w:t>
      </w:r>
      <w:r w:rsidR="001937C0">
        <w:t>disturbing</w:t>
      </w:r>
      <w:r w:rsidR="00DC3CDC">
        <w:rPr>
          <w:rFonts w:hint="cs"/>
          <w:rtl/>
        </w:rPr>
        <w:t>]</w:t>
      </w:r>
      <w:r w:rsidR="001937C0">
        <w:rPr>
          <w:rFonts w:hint="cs"/>
          <w:rtl/>
        </w:rPr>
        <w:t>."</w:t>
      </w:r>
    </w:p>
    <w:p w14:paraId="59C38D6C" w14:textId="77777777" w:rsidR="001937C0" w:rsidRDefault="001937C0" w:rsidP="003341FD">
      <w:pPr>
        <w:rPr>
          <w:rtl/>
        </w:rPr>
      </w:pPr>
      <w:r>
        <w:rPr>
          <w:rFonts w:hint="cs"/>
          <w:rtl/>
        </w:rPr>
        <w:t xml:space="preserve">"יש שמות של מחלות שנשמעים כמו שמות של פרחים," </w:t>
      </w:r>
      <w:r w:rsidR="00DC3CDC">
        <w:rPr>
          <w:rFonts w:hint="cs"/>
          <w:rtl/>
        </w:rPr>
        <w:t>ארקדי אמר. "למשל,</w:t>
      </w:r>
      <w:r>
        <w:rPr>
          <w:rFonts w:hint="cs"/>
          <w:rtl/>
        </w:rPr>
        <w:t xml:space="preserve"> דליות. הן</w:t>
      </w:r>
      <w:r w:rsidR="003341FD">
        <w:rPr>
          <w:rFonts w:hint="cs"/>
          <w:rtl/>
        </w:rPr>
        <w:t xml:space="preserve"> יפות, הן מכסות שדות בכתום וורוד </w:t>
      </w:r>
      <w:r>
        <w:rPr>
          <w:rFonts w:hint="cs"/>
          <w:rtl/>
        </w:rPr>
        <w:t>אבל בושט הן מדממות והורגות."</w:t>
      </w:r>
    </w:p>
    <w:p w14:paraId="3E154F09" w14:textId="77777777" w:rsidR="001937C0" w:rsidRDefault="001937C0" w:rsidP="00250000">
      <w:pPr>
        <w:rPr>
          <w:rtl/>
        </w:rPr>
      </w:pPr>
      <w:r>
        <w:rPr>
          <w:rFonts w:hint="cs"/>
          <w:rtl/>
        </w:rPr>
        <w:t>"יש עוד?"</w:t>
      </w:r>
    </w:p>
    <w:p w14:paraId="5285EE33" w14:textId="77777777" w:rsidR="001937C0" w:rsidRDefault="003341FD" w:rsidP="003341FD">
      <w:pPr>
        <w:rPr>
          <w:rtl/>
        </w:rPr>
      </w:pPr>
      <w:r>
        <w:rPr>
          <w:rFonts w:hint="cs"/>
          <w:rtl/>
        </w:rPr>
        <w:t xml:space="preserve">"יש, ברור שיש. </w:t>
      </w:r>
      <w:r w:rsidR="001937C0">
        <w:rPr>
          <w:rFonts w:hint="cs"/>
          <w:rtl/>
        </w:rPr>
        <w:t>שושנה</w:t>
      </w:r>
      <w:r>
        <w:rPr>
          <w:rFonts w:hint="cs"/>
          <w:rtl/>
        </w:rPr>
        <w:t xml:space="preserve">, </w:t>
      </w:r>
      <w:r w:rsidR="006D6063">
        <w:rPr>
          <w:rFonts w:hint="cs"/>
          <w:rtl/>
        </w:rPr>
        <w:t>היא</w:t>
      </w:r>
      <w:r w:rsidR="001937C0">
        <w:rPr>
          <w:rFonts w:hint="cs"/>
          <w:rtl/>
        </w:rPr>
        <w:t xml:space="preserve"> ענוגה ורכה על פלנטה רחוקה בין שלושה הרי געש</w:t>
      </w:r>
      <w:r>
        <w:rPr>
          <w:rFonts w:hint="cs"/>
          <w:rtl/>
        </w:rPr>
        <w:t>,</w:t>
      </w:r>
      <w:r w:rsidR="001937C0">
        <w:rPr>
          <w:rFonts w:hint="cs"/>
          <w:rtl/>
        </w:rPr>
        <w:t xml:space="preserve"> אבל </w:t>
      </w:r>
      <w:r w:rsidR="006D6063">
        <w:rPr>
          <w:rFonts w:hint="cs"/>
          <w:rtl/>
        </w:rPr>
        <w:t xml:space="preserve">היא </w:t>
      </w:r>
      <w:r w:rsidR="001937C0">
        <w:rPr>
          <w:rFonts w:hint="cs"/>
          <w:rtl/>
        </w:rPr>
        <w:t>איומה ומדבקת ביותר כשצומחת על הרגל."</w:t>
      </w:r>
    </w:p>
    <w:p w14:paraId="771003E0" w14:textId="77777777" w:rsidR="001937C0" w:rsidRDefault="001937C0" w:rsidP="00250000">
      <w:pPr>
        <w:rPr>
          <w:rtl/>
        </w:rPr>
      </w:pPr>
      <w:r>
        <w:rPr>
          <w:rFonts w:hint="cs"/>
          <w:rtl/>
        </w:rPr>
        <w:t>"אז מה המסקנה</w:t>
      </w:r>
      <w:r w:rsidR="009E57F6">
        <w:rPr>
          <w:rFonts w:hint="cs"/>
          <w:rtl/>
        </w:rPr>
        <w:t>,</w:t>
      </w:r>
      <w:r>
        <w:rPr>
          <w:rFonts w:hint="cs"/>
          <w:rtl/>
        </w:rPr>
        <w:t xml:space="preserve"> ארקדי?"</w:t>
      </w:r>
      <w:r w:rsidR="009E57F6">
        <w:rPr>
          <w:rFonts w:hint="cs"/>
          <w:rtl/>
        </w:rPr>
        <w:t xml:space="preserve"> </w:t>
      </w:r>
      <w:r w:rsidR="006D6063">
        <w:rPr>
          <w:rFonts w:hint="cs"/>
          <w:rtl/>
        </w:rPr>
        <w:t>אלכס</w:t>
      </w:r>
      <w:r w:rsidR="009E57F6">
        <w:rPr>
          <w:rFonts w:hint="cs"/>
          <w:rtl/>
        </w:rPr>
        <w:t xml:space="preserve"> אמר</w:t>
      </w:r>
      <w:r w:rsidR="006D6063">
        <w:rPr>
          <w:rFonts w:hint="cs"/>
          <w:rtl/>
        </w:rPr>
        <w:t>.</w:t>
      </w:r>
    </w:p>
    <w:p w14:paraId="3C71910D" w14:textId="77777777" w:rsidR="001937C0" w:rsidRDefault="001937C0" w:rsidP="003341FD">
      <w:pPr>
        <w:rPr>
          <w:rtl/>
        </w:rPr>
      </w:pPr>
      <w:r>
        <w:rPr>
          <w:rFonts w:hint="cs"/>
          <w:rtl/>
        </w:rPr>
        <w:t>"</w:t>
      </w:r>
      <w:r w:rsidR="006D6063">
        <w:rPr>
          <w:rFonts w:hint="cs"/>
          <w:rtl/>
        </w:rPr>
        <w:t xml:space="preserve">אתה יודע מה. </w:t>
      </w:r>
      <w:r>
        <w:rPr>
          <w:rFonts w:hint="cs"/>
          <w:rtl/>
        </w:rPr>
        <w:t>יש להמנע מפרחים שד</w:t>
      </w:r>
      <w:r w:rsidR="003341FD">
        <w:rPr>
          <w:rFonts w:hint="cs"/>
          <w:rtl/>
        </w:rPr>
        <w:t>ו</w:t>
      </w:r>
      <w:r>
        <w:rPr>
          <w:rFonts w:hint="cs"/>
          <w:rtl/>
        </w:rPr>
        <w:t>בקים אליך, שנוגעים בך ו</w:t>
      </w:r>
      <w:r w:rsidR="003341FD">
        <w:rPr>
          <w:rFonts w:hint="cs"/>
          <w:rtl/>
        </w:rPr>
        <w:t>צומחים עליך</w:t>
      </w:r>
      <w:r>
        <w:rPr>
          <w:rFonts w:hint="cs"/>
          <w:rtl/>
        </w:rPr>
        <w:t>."</w:t>
      </w:r>
    </w:p>
    <w:p w14:paraId="6BD6701E" w14:textId="77777777" w:rsidR="001937C0" w:rsidRDefault="001937C0" w:rsidP="003341FD">
      <w:pPr>
        <w:rPr>
          <w:rtl/>
        </w:rPr>
      </w:pPr>
      <w:r>
        <w:rPr>
          <w:rFonts w:hint="cs"/>
          <w:rtl/>
        </w:rPr>
        <w:t>"אהה. רק א</w:t>
      </w:r>
      <w:r w:rsidR="006D6063">
        <w:rPr>
          <w:rFonts w:hint="cs"/>
          <w:rtl/>
        </w:rPr>
        <w:t>ת ארקדי תאהב. ארקדי וחיות אחרות,</w:t>
      </w:r>
      <w:r>
        <w:rPr>
          <w:rFonts w:hint="cs"/>
          <w:rtl/>
        </w:rPr>
        <w:t>"</w:t>
      </w:r>
      <w:r w:rsidR="006D6063">
        <w:rPr>
          <w:rFonts w:hint="cs"/>
          <w:rtl/>
        </w:rPr>
        <w:t xml:space="preserve"> אלכס </w:t>
      </w:r>
      <w:r w:rsidR="003341FD">
        <w:rPr>
          <w:rFonts w:hint="cs"/>
          <w:rtl/>
        </w:rPr>
        <w:t xml:space="preserve">אמר </w:t>
      </w:r>
      <w:r w:rsidR="006D6063">
        <w:rPr>
          <w:rFonts w:hint="cs"/>
          <w:rtl/>
        </w:rPr>
        <w:t>ושלף סיגריה (לכבודו הם הזמינו שולחן בחוץ).</w:t>
      </w:r>
    </w:p>
    <w:p w14:paraId="1C982B48" w14:textId="75F8428C" w:rsidR="004627AB" w:rsidRPr="00CD067C" w:rsidRDefault="004627AB" w:rsidP="009E57F6">
      <w:pPr>
        <w:rPr>
          <w:rtl/>
        </w:rPr>
      </w:pPr>
      <w:r w:rsidRPr="00CD067C">
        <w:rPr>
          <w:rtl/>
        </w:rPr>
        <w:t>"אתה יודע טוב</w:t>
      </w:r>
      <w:r w:rsidR="00C90C6C">
        <w:rPr>
          <w:rtl/>
        </w:rPr>
        <w:t xml:space="preserve"> מאוד </w:t>
      </w:r>
      <w:r w:rsidRPr="00CD067C">
        <w:rPr>
          <w:rtl/>
        </w:rPr>
        <w:t xml:space="preserve">שאתה בא איתי לבחור הזמנות," הדס </w:t>
      </w:r>
      <w:r w:rsidR="009E57F6">
        <w:rPr>
          <w:rFonts w:hint="cs"/>
          <w:rtl/>
        </w:rPr>
        <w:t>התרתה בו</w:t>
      </w:r>
      <w:r w:rsidRPr="00CD067C">
        <w:rPr>
          <w:rtl/>
        </w:rPr>
        <w:t>.</w:t>
      </w:r>
    </w:p>
    <w:p w14:paraId="14C130B7" w14:textId="77777777" w:rsidR="004627AB" w:rsidRPr="00CD067C" w:rsidRDefault="004627AB" w:rsidP="00250000">
      <w:pPr>
        <w:rPr>
          <w:rtl/>
        </w:rPr>
      </w:pPr>
      <w:r w:rsidRPr="00CD067C">
        <w:rPr>
          <w:rtl/>
        </w:rPr>
        <w:t>"כן, הדס," ארקדי אמר בהכנעה.</w:t>
      </w:r>
    </w:p>
    <w:p w14:paraId="5276A1DD" w14:textId="77777777" w:rsidR="004627AB" w:rsidRPr="00CD067C" w:rsidRDefault="004627AB" w:rsidP="00250000">
      <w:pPr>
        <w:rPr>
          <w:rtl/>
        </w:rPr>
      </w:pPr>
      <w:r w:rsidRPr="00CD067C">
        <w:rPr>
          <w:rtl/>
        </w:rPr>
        <w:t>"אל תעמיד פני סובל."</w:t>
      </w:r>
    </w:p>
    <w:p w14:paraId="2C2C7CC5" w14:textId="77777777" w:rsidR="004627AB" w:rsidRPr="00CD067C" w:rsidRDefault="004627AB" w:rsidP="009E57F6">
      <w:pPr>
        <w:rPr>
          <w:rtl/>
        </w:rPr>
      </w:pPr>
      <w:r w:rsidRPr="00CD067C">
        <w:rPr>
          <w:rtl/>
        </w:rPr>
        <w:t>"אומרים לך לא להיראות סובל ואתה מייד מחייך?" אלכס</w:t>
      </w:r>
      <w:r w:rsidR="009E57F6">
        <w:rPr>
          <w:rFonts w:hint="cs"/>
          <w:rtl/>
        </w:rPr>
        <w:t xml:space="preserve"> גער</w:t>
      </w:r>
      <w:r w:rsidRPr="00CD067C">
        <w:rPr>
          <w:rtl/>
        </w:rPr>
        <w:t>. "אם אתה רוצה לסבול אז תסבול, תעמוד על שלך!"</w:t>
      </w:r>
    </w:p>
    <w:p w14:paraId="41BB511B" w14:textId="77777777" w:rsidR="004627AB" w:rsidRPr="00CD067C" w:rsidRDefault="004627AB" w:rsidP="00250000">
      <w:pPr>
        <w:rPr>
          <w:rtl/>
        </w:rPr>
      </w:pPr>
      <w:r w:rsidRPr="00CD067C">
        <w:rPr>
          <w:rtl/>
        </w:rPr>
        <w:t>"אלכס אתה שולח אותי לאבדון," ארקדי אמר. "ואתה אדיש לגמרי לגורלי. חשבתי שיהיה לך יותר אכפת."</w:t>
      </w:r>
    </w:p>
    <w:p w14:paraId="4A2353D9" w14:textId="77777777" w:rsidR="004627AB" w:rsidRPr="00CD067C" w:rsidRDefault="004627AB" w:rsidP="00250000">
      <w:pPr>
        <w:rPr>
          <w:rtl/>
        </w:rPr>
      </w:pPr>
      <w:r w:rsidRPr="00CD067C">
        <w:rPr>
          <w:rtl/>
        </w:rPr>
        <w:t xml:space="preserve">"מה </w:t>
      </w:r>
      <w:r w:rsidR="006D6063">
        <w:rPr>
          <w:rtl/>
        </w:rPr>
        <w:t>אתה רוצה ממני?"</w:t>
      </w:r>
    </w:p>
    <w:p w14:paraId="485479E8" w14:textId="48C5FF8E" w:rsidR="004627AB" w:rsidRPr="00CD067C" w:rsidRDefault="004627AB" w:rsidP="00250000">
      <w:pPr>
        <w:rPr>
          <w:rtl/>
        </w:rPr>
      </w:pPr>
      <w:r w:rsidRPr="00CD067C">
        <w:rPr>
          <w:rtl/>
        </w:rPr>
        <w:t>"לא משנה, אני אתחתן</w:t>
      </w:r>
      <w:r w:rsidR="00BB7B0A">
        <w:rPr>
          <w:rtl/>
        </w:rPr>
        <w:t xml:space="preserve"> והכול </w:t>
      </w:r>
      <w:r w:rsidRPr="00CD067C">
        <w:rPr>
          <w:rtl/>
        </w:rPr>
        <w:t>יהיה בסדר," ארקדי אמר.</w:t>
      </w:r>
    </w:p>
    <w:p w14:paraId="6BD59D75" w14:textId="77777777" w:rsidR="004627AB" w:rsidRPr="00CD067C" w:rsidRDefault="004627AB" w:rsidP="00250000">
      <w:pPr>
        <w:rPr>
          <w:rtl/>
        </w:rPr>
      </w:pPr>
      <w:r w:rsidRPr="00CD067C">
        <w:rPr>
          <w:rtl/>
        </w:rPr>
        <w:t>"אני אגיד לך בדיוק מה שתרצה לשמוע," אלכס שאף לריאותיו את השמנת השחורה והמרירה שאדי זפת היו רוחפים בתוכה כמו טיפות זעירות של שומן. "אתה יודע שאני מתאים את עצמי אליך."</w:t>
      </w:r>
    </w:p>
    <w:p w14:paraId="7D068C15" w14:textId="77777777" w:rsidR="004627AB" w:rsidRPr="00CD067C" w:rsidRDefault="009E57F6" w:rsidP="003341FD">
      <w:pPr>
        <w:rPr>
          <w:rtl/>
        </w:rPr>
      </w:pPr>
      <w:r>
        <w:rPr>
          <w:rtl/>
        </w:rPr>
        <w:t>נטע ה</w:t>
      </w:r>
      <w:r>
        <w:rPr>
          <w:rFonts w:hint="cs"/>
          <w:rtl/>
        </w:rPr>
        <w:t>ביט</w:t>
      </w:r>
      <w:r w:rsidR="004627AB" w:rsidRPr="00CD067C">
        <w:rPr>
          <w:rtl/>
        </w:rPr>
        <w:t>ה בתימהון. "אני מפספסת משהו?"</w:t>
      </w:r>
    </w:p>
    <w:p w14:paraId="7F39081F" w14:textId="77777777" w:rsidR="004627AB" w:rsidRPr="00CD067C" w:rsidRDefault="004627AB" w:rsidP="00250000">
      <w:pPr>
        <w:rPr>
          <w:rtl/>
        </w:rPr>
      </w:pPr>
      <w:r w:rsidRPr="00CD067C">
        <w:rPr>
          <w:rtl/>
        </w:rPr>
        <w:t xml:space="preserve">"לפעמים הם מנהלים שיחה </w:t>
      </w:r>
      <w:r w:rsidR="009772E1">
        <w:rPr>
          <w:rtl/>
        </w:rPr>
        <w:t>פרטית," הדס הסבירה</w:t>
      </w:r>
      <w:r w:rsidR="009772E1">
        <w:rPr>
          <w:rFonts w:hint="cs"/>
          <w:rtl/>
        </w:rPr>
        <w:t>,</w:t>
      </w:r>
      <w:r w:rsidRPr="00CD067C">
        <w:rPr>
          <w:rtl/>
        </w:rPr>
        <w:t xml:space="preserve"> "</w:t>
      </w:r>
      <w:r w:rsidR="00816C61">
        <w:rPr>
          <w:rFonts w:hint="cs"/>
          <w:rtl/>
        </w:rPr>
        <w:t>עדיף לך שלא</w:t>
      </w:r>
      <w:r w:rsidRPr="00CD067C">
        <w:rPr>
          <w:rtl/>
        </w:rPr>
        <w:t xml:space="preserve"> תנסי להבין את זה."</w:t>
      </w:r>
    </w:p>
    <w:p w14:paraId="49F98F43" w14:textId="77777777" w:rsidR="004627AB" w:rsidRPr="00CD067C" w:rsidRDefault="004627AB" w:rsidP="00250000">
      <w:pPr>
        <w:rPr>
          <w:rtl/>
        </w:rPr>
      </w:pPr>
      <w:r w:rsidRPr="00CD067C">
        <w:rPr>
          <w:rtl/>
        </w:rPr>
        <w:t>"גם לא ניסיתי."</w:t>
      </w:r>
    </w:p>
    <w:p w14:paraId="05F9DCE1" w14:textId="6F3F88D8" w:rsidR="004627AB" w:rsidRPr="00CD067C" w:rsidRDefault="004627AB" w:rsidP="00250000">
      <w:pPr>
        <w:rPr>
          <w:rtl/>
        </w:rPr>
      </w:pPr>
      <w:r w:rsidRPr="00CD067C">
        <w:rPr>
          <w:rtl/>
        </w:rPr>
        <w:t>"</w:t>
      </w:r>
      <w:r w:rsidR="003C4D53">
        <w:rPr>
          <w:rFonts w:hint="cs"/>
          <w:rtl/>
        </w:rPr>
        <w:t>כבר</w:t>
      </w:r>
      <w:r w:rsidR="003C4D53">
        <w:rPr>
          <w:rtl/>
        </w:rPr>
        <w:t xml:space="preserve"> </w:t>
      </w:r>
      <w:r w:rsidR="003C4D53">
        <w:rPr>
          <w:rFonts w:hint="cs"/>
          <w:rtl/>
        </w:rPr>
        <w:t>יש</w:t>
      </w:r>
      <w:r w:rsidRPr="00CD067C">
        <w:rPr>
          <w:rtl/>
        </w:rPr>
        <w:t xml:space="preserve"> תאריך</w:t>
      </w:r>
      <w:r w:rsidR="003C4D53">
        <w:rPr>
          <w:rFonts w:hint="cs"/>
          <w:rtl/>
        </w:rPr>
        <w:t xml:space="preserve"> </w:t>
      </w:r>
      <w:r w:rsidR="00B833EF">
        <w:rPr>
          <w:rFonts w:hint="cs"/>
          <w:rtl/>
        </w:rPr>
        <w:t>מדויק</w:t>
      </w:r>
      <w:r w:rsidRPr="00CD067C">
        <w:rPr>
          <w:rtl/>
        </w:rPr>
        <w:t>," הדס אמרה. "</w:t>
      </w:r>
      <w:r w:rsidR="003C4D53">
        <w:rPr>
          <w:rFonts w:hint="cs"/>
          <w:rtl/>
        </w:rPr>
        <w:t xml:space="preserve">כמו שאמרנו, </w:t>
      </w:r>
      <w:r w:rsidRPr="00CD067C">
        <w:rPr>
          <w:rtl/>
        </w:rPr>
        <w:t>ב</w:t>
      </w:r>
      <w:r w:rsidR="003C4D53">
        <w:rPr>
          <w:rFonts w:hint="cs"/>
          <w:rtl/>
        </w:rPr>
        <w:t xml:space="preserve">תחילת </w:t>
      </w:r>
      <w:r w:rsidR="003341FD">
        <w:rPr>
          <w:rtl/>
        </w:rPr>
        <w:t xml:space="preserve">יוני, כשארקדי </w:t>
      </w:r>
      <w:r w:rsidR="003341FD">
        <w:rPr>
          <w:rFonts w:hint="cs"/>
          <w:rtl/>
        </w:rPr>
        <w:t>מ</w:t>
      </w:r>
      <w:r w:rsidRPr="00CD067C">
        <w:rPr>
          <w:rtl/>
        </w:rPr>
        <w:t>סיים את הבחינות."</w:t>
      </w:r>
    </w:p>
    <w:p w14:paraId="5D9B478D" w14:textId="77777777" w:rsidR="004627AB" w:rsidRPr="00CD067C" w:rsidRDefault="004627AB" w:rsidP="00250000">
      <w:pPr>
        <w:rPr>
          <w:rtl/>
        </w:rPr>
      </w:pPr>
      <w:r w:rsidRPr="00CD067C">
        <w:rPr>
          <w:rtl/>
        </w:rPr>
        <w:t>"הוא כל הזמן בבחינות," אלכס אמר. "בחינות וחתונות."</w:t>
      </w:r>
    </w:p>
    <w:p w14:paraId="2914E5AF" w14:textId="77777777" w:rsidR="00080B61" w:rsidRDefault="004627AB" w:rsidP="00250000">
      <w:pPr>
        <w:rPr>
          <w:rtl/>
        </w:rPr>
      </w:pPr>
      <w:r w:rsidRPr="00CD067C">
        <w:rPr>
          <w:rtl/>
        </w:rPr>
        <w:t>"ואתה כל הזמן בהריגות ובבתי חולים.</w:t>
      </w:r>
      <w:r w:rsidR="00080B61">
        <w:rPr>
          <w:rFonts w:hint="cs"/>
          <w:rtl/>
        </w:rPr>
        <w:t>"</w:t>
      </w:r>
    </w:p>
    <w:p w14:paraId="21BC2EE9" w14:textId="77777777" w:rsidR="00080B61" w:rsidRDefault="00080B61" w:rsidP="009E57F6">
      <w:pPr>
        <w:rPr>
          <w:rtl/>
        </w:rPr>
      </w:pPr>
      <w:r>
        <w:rPr>
          <w:rFonts w:hint="cs"/>
          <w:rtl/>
        </w:rPr>
        <w:t>"כן," נטע אמרה, "</w:t>
      </w:r>
      <w:r w:rsidR="009E57F6">
        <w:rPr>
          <w:rFonts w:hint="cs"/>
          <w:rtl/>
        </w:rPr>
        <w:t>פעם</w:t>
      </w:r>
      <w:r>
        <w:rPr>
          <w:rFonts w:hint="cs"/>
          <w:rtl/>
        </w:rPr>
        <w:t xml:space="preserve"> </w:t>
      </w:r>
      <w:r w:rsidR="003341FD">
        <w:rPr>
          <w:rFonts w:hint="cs"/>
          <w:rtl/>
        </w:rPr>
        <w:t xml:space="preserve">אחת </w:t>
      </w:r>
      <w:r>
        <w:rPr>
          <w:rFonts w:hint="cs"/>
          <w:rtl/>
        </w:rPr>
        <w:t>יותר מדי."</w:t>
      </w:r>
    </w:p>
    <w:p w14:paraId="4B606D4C" w14:textId="34F90865" w:rsidR="004627AB" w:rsidRPr="00CD067C" w:rsidRDefault="003341FD" w:rsidP="009E57F6">
      <w:pPr>
        <w:rPr>
          <w:rtl/>
        </w:rPr>
      </w:pPr>
      <w:r>
        <w:rPr>
          <w:rFonts w:hint="cs"/>
          <w:rtl/>
        </w:rPr>
        <w:t>"פע</w:t>
      </w:r>
      <w:r w:rsidR="00080B61">
        <w:rPr>
          <w:rFonts w:hint="cs"/>
          <w:rtl/>
        </w:rPr>
        <w:t>ם</w:t>
      </w:r>
      <w:r>
        <w:rPr>
          <w:rFonts w:hint="cs"/>
          <w:rtl/>
        </w:rPr>
        <w:t xml:space="preserve"> אחת</w:t>
      </w:r>
      <w:r w:rsidR="00080B61">
        <w:rPr>
          <w:rFonts w:hint="cs"/>
          <w:rtl/>
        </w:rPr>
        <w:t xml:space="preserve">? היו </w:t>
      </w:r>
      <w:r w:rsidR="009E57F6">
        <w:rPr>
          <w:rFonts w:hint="cs"/>
          <w:rtl/>
        </w:rPr>
        <w:t>לו שני</w:t>
      </w:r>
      <w:r w:rsidR="00080B61">
        <w:rPr>
          <w:rFonts w:hint="cs"/>
          <w:rtl/>
        </w:rPr>
        <w:t xml:space="preserve"> אישפוזים, מאז הגיוס שלו." [באמת???</w:t>
      </w:r>
      <w:r w:rsidR="00DB4D7A">
        <w:rPr>
          <w:rFonts w:hint="cs"/>
          <w:rtl/>
        </w:rPr>
        <w:t xml:space="preserve"> נראה לי ש</w:t>
      </w:r>
      <w:r w:rsidR="001C5A04">
        <w:rPr>
          <w:rFonts w:hint="cs"/>
          <w:rtl/>
        </w:rPr>
        <w:t>הייתה</w:t>
      </w:r>
      <w:r w:rsidR="00DB4D7A">
        <w:rPr>
          <w:rFonts w:hint="cs"/>
          <w:rtl/>
        </w:rPr>
        <w:t xml:space="preserve"> רק פעם אחת</w:t>
      </w:r>
      <w:r w:rsidR="00080B61">
        <w:rPr>
          <w:rFonts w:hint="cs"/>
          <w:rtl/>
        </w:rPr>
        <w:t>]</w:t>
      </w:r>
    </w:p>
    <w:p w14:paraId="4D4DCF7B" w14:textId="77777777" w:rsidR="004627AB" w:rsidRPr="00CD067C" w:rsidRDefault="004627AB" w:rsidP="00250000">
      <w:pPr>
        <w:rPr>
          <w:rtl/>
        </w:rPr>
      </w:pPr>
      <w:r w:rsidRPr="00CD067C">
        <w:rPr>
          <w:rtl/>
        </w:rPr>
        <w:t>"באמת? על מה?" נטע שאלה.</w:t>
      </w:r>
    </w:p>
    <w:p w14:paraId="3D1D777A" w14:textId="0656C4C1" w:rsidR="004627AB" w:rsidRPr="00CD067C" w:rsidRDefault="004627AB" w:rsidP="00250000">
      <w:pPr>
        <w:rPr>
          <w:rtl/>
        </w:rPr>
      </w:pPr>
      <w:r w:rsidRPr="00CD067C">
        <w:rPr>
          <w:rtl/>
        </w:rPr>
        <w:t>"פעם על פראנויה ופעם על שסעת," אלכס אמר. הוא לא טרח להוציא את הסיגריה ולו פעם אחת מפיו, והאפר התפזר על בגדיו.</w:t>
      </w:r>
      <w:r w:rsidRPr="00CD067C">
        <w:rPr>
          <w:rFonts w:hint="cs"/>
          <w:rtl/>
        </w:rPr>
        <w:t xml:space="preserve"> מבטו היה תקוע בארקדי, הקמט בין עיניו העמיק, אותו קמט שהדס </w:t>
      </w:r>
      <w:r w:rsidR="001C5A04">
        <w:rPr>
          <w:rFonts w:hint="cs"/>
          <w:rtl/>
        </w:rPr>
        <w:t>הייתה</w:t>
      </w:r>
      <w:r w:rsidRPr="00CD067C">
        <w:rPr>
          <w:rFonts w:hint="cs"/>
          <w:rtl/>
        </w:rPr>
        <w:t xml:space="preserve"> מתבוננת בו במשך שנים, שתמיד עד כה השרה עליה סיפוק ושלווה.</w:t>
      </w:r>
      <w:r w:rsidR="00ED54F5">
        <w:rPr>
          <w:rFonts w:hint="cs"/>
          <w:rtl/>
        </w:rPr>
        <w:t xml:space="preserve"> [???]</w:t>
      </w:r>
    </w:p>
    <w:p w14:paraId="2E7D5C56" w14:textId="77777777" w:rsidR="004627AB" w:rsidRPr="00CD067C" w:rsidRDefault="00790378" w:rsidP="009E57F6">
      <w:pPr>
        <w:rPr>
          <w:rtl/>
        </w:rPr>
      </w:pPr>
      <w:r>
        <w:rPr>
          <w:rFonts w:hint="cs"/>
          <w:rtl/>
        </w:rPr>
        <w:t>"אלכס,</w:t>
      </w:r>
      <w:r w:rsidR="004627AB" w:rsidRPr="00CD067C">
        <w:rPr>
          <w:rFonts w:hint="cs"/>
          <w:rtl/>
        </w:rPr>
        <w:t xml:space="preserve"> נע</w:t>
      </w:r>
      <w:r>
        <w:rPr>
          <w:rFonts w:hint="cs"/>
          <w:rtl/>
        </w:rPr>
        <w:t>למת לנו לגמרי," היא</w:t>
      </w:r>
      <w:r w:rsidR="004627AB" w:rsidRPr="00CD067C">
        <w:rPr>
          <w:rFonts w:hint="cs"/>
          <w:rtl/>
        </w:rPr>
        <w:t xml:space="preserve"> אמרה.</w:t>
      </w:r>
      <w:r w:rsidR="00080B61">
        <w:rPr>
          <w:rFonts w:hint="cs"/>
          <w:rtl/>
        </w:rPr>
        <w:t xml:space="preserve"> "אתה עדיין מוותר על החופשות שלך ל</w:t>
      </w:r>
      <w:r w:rsidR="00FC0A58">
        <w:rPr>
          <w:rFonts w:hint="cs"/>
          <w:rtl/>
        </w:rPr>
        <w:t xml:space="preserve">טובת </w:t>
      </w:r>
      <w:r w:rsidR="00080B61">
        <w:rPr>
          <w:rFonts w:hint="cs"/>
          <w:rtl/>
        </w:rPr>
        <w:t>חיילים אחרים?</w:t>
      </w:r>
      <w:r w:rsidR="00FC0A58">
        <w:rPr>
          <w:rFonts w:hint="cs"/>
          <w:rtl/>
        </w:rPr>
        <w:t>"</w:t>
      </w:r>
    </w:p>
    <w:p w14:paraId="1A4C20FE" w14:textId="77777777" w:rsidR="00247C7A" w:rsidRPr="00CD067C" w:rsidRDefault="00247C7A" w:rsidP="00247C7A">
      <w:pPr>
        <w:rPr>
          <w:rtl/>
        </w:rPr>
      </w:pPr>
      <w:r>
        <w:rPr>
          <w:rFonts w:hint="cs"/>
          <w:rtl/>
        </w:rPr>
        <w:lastRenderedPageBreak/>
        <w:t>"מאז שההורים הגיעו ארצה," אלכס אמר, "נהיה צפוף אצלנו."</w:t>
      </w:r>
    </w:p>
    <w:p w14:paraId="759A6A44" w14:textId="77777777" w:rsidR="004627AB" w:rsidRPr="00CD067C" w:rsidRDefault="004627AB" w:rsidP="007712F4">
      <w:pPr>
        <w:rPr>
          <w:rtl/>
        </w:rPr>
      </w:pPr>
      <w:r w:rsidRPr="00CD067C">
        <w:rPr>
          <w:rFonts w:hint="cs"/>
          <w:rtl/>
        </w:rPr>
        <w:t xml:space="preserve">"זאת קצת אשמתי," נטע אמרה. "בסופי שבוע </w:t>
      </w:r>
      <w:r w:rsidR="003878F4">
        <w:rPr>
          <w:rFonts w:hint="cs"/>
          <w:rtl/>
        </w:rPr>
        <w:t xml:space="preserve">כשהוא מקבל חופשה מהצבא </w:t>
      </w:r>
      <w:r w:rsidRPr="00CD067C">
        <w:rPr>
          <w:rFonts w:hint="cs"/>
          <w:rtl/>
        </w:rPr>
        <w:t xml:space="preserve">הוא </w:t>
      </w:r>
      <w:r w:rsidR="00247C7A">
        <w:rPr>
          <w:rFonts w:hint="cs"/>
          <w:rtl/>
        </w:rPr>
        <w:t xml:space="preserve">חזר </w:t>
      </w:r>
      <w:r w:rsidRPr="00CD067C">
        <w:rPr>
          <w:rFonts w:hint="cs"/>
          <w:rtl/>
        </w:rPr>
        <w:t>לקבוצת האימון שלי."</w:t>
      </w:r>
    </w:p>
    <w:p w14:paraId="3FEBA32C" w14:textId="77777777" w:rsidR="004627AB" w:rsidRPr="00CD067C" w:rsidRDefault="004627AB" w:rsidP="00250000">
      <w:pPr>
        <w:rPr>
          <w:rtl/>
        </w:rPr>
      </w:pPr>
      <w:r w:rsidRPr="00CD067C">
        <w:rPr>
          <w:rFonts w:hint="cs"/>
          <w:rtl/>
        </w:rPr>
        <w:t>"איזה אימון?" ארקדי שאל. אלכס לא היה זקוק לשום אימון. בעיקר לא לשום אימון שישנה אותו.</w:t>
      </w:r>
    </w:p>
    <w:p w14:paraId="4DDF9B30" w14:textId="49CEE3CC" w:rsidR="004627AB" w:rsidRDefault="004627AB" w:rsidP="007712F4">
      <w:pPr>
        <w:rPr>
          <w:rtl/>
        </w:rPr>
      </w:pPr>
      <w:r w:rsidRPr="00CD067C">
        <w:rPr>
          <w:rFonts w:hint="cs"/>
          <w:rtl/>
        </w:rPr>
        <w:t>"</w:t>
      </w:r>
      <w:r w:rsidR="007712F4">
        <w:rPr>
          <w:rFonts w:hint="cs"/>
          <w:rtl/>
        </w:rPr>
        <w:t>ה</w:t>
      </w:r>
      <w:r w:rsidRPr="00CD067C">
        <w:rPr>
          <w:rFonts w:hint="cs"/>
          <w:rtl/>
        </w:rPr>
        <w:t xml:space="preserve">אימון </w:t>
      </w:r>
      <w:r w:rsidR="007712F4">
        <w:rPr>
          <w:rFonts w:hint="cs"/>
          <w:rtl/>
        </w:rPr>
        <w:t>ה</w:t>
      </w:r>
      <w:r w:rsidRPr="00CD067C">
        <w:rPr>
          <w:rFonts w:hint="cs"/>
          <w:rtl/>
        </w:rPr>
        <w:t>רגיל," נטע</w:t>
      </w:r>
      <w:r w:rsidR="007712F4">
        <w:rPr>
          <w:rFonts w:hint="cs"/>
          <w:rtl/>
        </w:rPr>
        <w:t xml:space="preserve"> אמרה</w:t>
      </w:r>
      <w:r w:rsidRPr="00CD067C">
        <w:rPr>
          <w:rFonts w:hint="cs"/>
          <w:rtl/>
        </w:rPr>
        <w:t xml:space="preserve">. "בשישי </w:t>
      </w:r>
      <w:r w:rsidRPr="00CD067C">
        <w:rPr>
          <w:rtl/>
        </w:rPr>
        <w:t xml:space="preserve">ריצה </w:t>
      </w:r>
      <w:r w:rsidR="007712F4">
        <w:rPr>
          <w:rFonts w:hint="cs"/>
          <w:rtl/>
        </w:rPr>
        <w:t>ו</w:t>
      </w:r>
      <w:r w:rsidR="00C90C6C">
        <w:rPr>
          <w:rFonts w:hint="cs"/>
          <w:rtl/>
        </w:rPr>
        <w:t>שחייה</w:t>
      </w:r>
      <w:r w:rsidR="007712F4">
        <w:rPr>
          <w:rFonts w:hint="cs"/>
          <w:rtl/>
        </w:rPr>
        <w:t xml:space="preserve"> </w:t>
      </w:r>
      <w:r w:rsidRPr="00CD067C">
        <w:rPr>
          <w:rFonts w:hint="cs"/>
          <w:rtl/>
        </w:rPr>
        <w:t>ובשבת רכיבה על</w:t>
      </w:r>
      <w:r w:rsidRPr="00CD067C">
        <w:rPr>
          <w:rtl/>
        </w:rPr>
        <w:t xml:space="preserve"> אופניים</w:t>
      </w:r>
      <w:r w:rsidRPr="00CD067C">
        <w:rPr>
          <w:rFonts w:hint="cs"/>
          <w:rtl/>
        </w:rPr>
        <w:t>."</w:t>
      </w:r>
    </w:p>
    <w:p w14:paraId="16514FDD" w14:textId="78596789" w:rsidR="007712F4" w:rsidRDefault="007712F4" w:rsidP="007712F4">
      <w:pPr>
        <w:rPr>
          <w:rtl/>
        </w:rPr>
      </w:pPr>
      <w:r>
        <w:rPr>
          <w:rFonts w:hint="cs"/>
          <w:rtl/>
        </w:rPr>
        <w:t>"לא חזרתי ל</w:t>
      </w:r>
      <w:r w:rsidR="00C90C6C">
        <w:rPr>
          <w:rFonts w:hint="cs"/>
          <w:rtl/>
        </w:rPr>
        <w:t>שחייה</w:t>
      </w:r>
      <w:r>
        <w:rPr>
          <w:rFonts w:hint="cs"/>
          <w:rtl/>
        </w:rPr>
        <w:t>," אלכס אמר.</w:t>
      </w:r>
    </w:p>
    <w:p w14:paraId="48719971" w14:textId="77777777" w:rsidR="007712F4" w:rsidRDefault="007712F4" w:rsidP="007712F4">
      <w:pPr>
        <w:rPr>
          <w:rtl/>
        </w:rPr>
      </w:pPr>
      <w:r>
        <w:rPr>
          <w:rFonts w:hint="cs"/>
          <w:rtl/>
        </w:rPr>
        <w:t>"זה עוד יקרה.</w:t>
      </w:r>
      <w:r w:rsidR="00B2513E">
        <w:rPr>
          <w:rFonts w:hint="cs"/>
          <w:rtl/>
        </w:rPr>
        <w:t xml:space="preserve"> לא משתקמים בבת אחת, אמרתי לך.</w:t>
      </w:r>
      <w:r>
        <w:rPr>
          <w:rFonts w:hint="cs"/>
          <w:rtl/>
        </w:rPr>
        <w:t>"</w:t>
      </w:r>
    </w:p>
    <w:p w14:paraId="49185AD1" w14:textId="725B3E95" w:rsidR="00FC0A58" w:rsidRDefault="00247C7A" w:rsidP="00250000">
      <w:pPr>
        <w:rPr>
          <w:rtl/>
        </w:rPr>
      </w:pPr>
      <w:r>
        <w:rPr>
          <w:rFonts w:hint="cs"/>
          <w:rtl/>
        </w:rPr>
        <w:t xml:space="preserve"> [</w:t>
      </w:r>
      <w:r w:rsidR="00FC0A58">
        <w:rPr>
          <w:rFonts w:hint="cs"/>
          <w:rtl/>
        </w:rPr>
        <w:t>"אתם בעצמכם עסוקים. ארקדי היה בקורס קצינים, ו</w:t>
      </w:r>
      <w:r w:rsidR="00F06A3F">
        <w:rPr>
          <w:rFonts w:hint="cs"/>
          <w:rtl/>
        </w:rPr>
        <w:t>עכשיו</w:t>
      </w:r>
      <w:r w:rsidR="00FC0A58">
        <w:rPr>
          <w:rFonts w:hint="cs"/>
          <w:rtl/>
        </w:rPr>
        <w:t xml:space="preserve"> כל התיכנונים של החתונה."</w:t>
      </w:r>
    </w:p>
    <w:p w14:paraId="4660EACD" w14:textId="77777777" w:rsidR="004627AB" w:rsidRPr="00CD067C" w:rsidRDefault="004627AB" w:rsidP="00250000">
      <w:pPr>
        <w:rPr>
          <w:rtl/>
        </w:rPr>
      </w:pPr>
      <w:r w:rsidRPr="00CD067C">
        <w:rPr>
          <w:rFonts w:hint="cs"/>
          <w:rtl/>
        </w:rPr>
        <w:t>"זה הכל?"</w:t>
      </w:r>
    </w:p>
    <w:p w14:paraId="0F1CA360" w14:textId="77777777" w:rsidR="004627AB" w:rsidRPr="00CD067C" w:rsidRDefault="004627AB" w:rsidP="00250000">
      <w:pPr>
        <w:rPr>
          <w:rtl/>
        </w:rPr>
      </w:pPr>
      <w:r w:rsidRPr="00CD067C">
        <w:rPr>
          <w:rFonts w:hint="cs"/>
          <w:rtl/>
        </w:rPr>
        <w:t>"ואימוני</w:t>
      </w:r>
      <w:r w:rsidRPr="00CD067C">
        <w:rPr>
          <w:rtl/>
        </w:rPr>
        <w:t xml:space="preserve"> משקולות וכח</w:t>
      </w:r>
      <w:r w:rsidRPr="00CD067C">
        <w:rPr>
          <w:rFonts w:hint="cs"/>
          <w:rtl/>
        </w:rPr>
        <w:t>. אימונים של שרירי הליבה</w:t>
      </w:r>
      <w:r w:rsidR="009772E1">
        <w:rPr>
          <w:rFonts w:hint="cs"/>
          <w:rtl/>
        </w:rPr>
        <w:t>, ה-</w:t>
      </w:r>
      <w:r w:rsidRPr="00CD067C">
        <w:t>core</w:t>
      </w:r>
      <w:r w:rsidRPr="00CD067C">
        <w:rPr>
          <w:rFonts w:hint="cs"/>
          <w:rtl/>
        </w:rPr>
        <w:t>."</w:t>
      </w:r>
    </w:p>
    <w:p w14:paraId="58B458BD" w14:textId="77777777" w:rsidR="004627AB" w:rsidRPr="00CD067C" w:rsidRDefault="009772E1" w:rsidP="00250000">
      <w:pPr>
        <w:rPr>
          <w:rtl/>
        </w:rPr>
      </w:pPr>
      <w:r>
        <w:rPr>
          <w:rFonts w:hint="cs"/>
          <w:rtl/>
        </w:rPr>
        <w:t>"אתה מתכנן עוד איש</w:t>
      </w:r>
      <w:r w:rsidR="004627AB" w:rsidRPr="00CD067C">
        <w:rPr>
          <w:rFonts w:hint="cs"/>
          <w:rtl/>
        </w:rPr>
        <w:t xml:space="preserve"> ברזל?" שאלה הדס.</w:t>
      </w:r>
    </w:p>
    <w:p w14:paraId="19BD33B6" w14:textId="77777777" w:rsidR="004627AB" w:rsidRPr="00CD067C" w:rsidRDefault="004627AB" w:rsidP="00250000">
      <w:pPr>
        <w:rPr>
          <w:rtl/>
        </w:rPr>
      </w:pPr>
      <w:r w:rsidRPr="00CD067C">
        <w:rPr>
          <w:rFonts w:hint="cs"/>
          <w:rtl/>
        </w:rPr>
        <w:t>"הוא עשה רק חצי איש ברזל," אמר ארקדי.</w:t>
      </w:r>
      <w:r w:rsidR="00ED54F5">
        <w:rPr>
          <w:rFonts w:hint="cs"/>
          <w:rtl/>
        </w:rPr>
        <w:t xml:space="preserve"> [או שלא]</w:t>
      </w:r>
    </w:p>
    <w:p w14:paraId="0A7599EC" w14:textId="77777777" w:rsidR="00247C7A" w:rsidRDefault="00247C7A" w:rsidP="00250000">
      <w:pPr>
        <w:rPr>
          <w:rtl/>
        </w:rPr>
      </w:pPr>
      <w:r>
        <w:rPr>
          <w:rFonts w:hint="cs"/>
          <w:rtl/>
        </w:rPr>
        <w:t>]</w:t>
      </w:r>
    </w:p>
    <w:p w14:paraId="5C9EAD2D" w14:textId="77777777" w:rsidR="004627AB" w:rsidRPr="00CD067C" w:rsidRDefault="004627AB" w:rsidP="00250000">
      <w:pPr>
        <w:rPr>
          <w:rtl/>
        </w:rPr>
      </w:pPr>
      <w:r w:rsidRPr="00CD067C">
        <w:rPr>
          <w:rFonts w:hint="cs"/>
          <w:rtl/>
        </w:rPr>
        <w:t>"אז חוץ מכל האימונים האלה את גם בקטע של תזונה בריאה?" הדס התעניינה בעוינות.</w:t>
      </w:r>
    </w:p>
    <w:p w14:paraId="4E668B43" w14:textId="77777777" w:rsidR="004627AB" w:rsidRPr="00CD067C" w:rsidRDefault="004627AB" w:rsidP="00250000">
      <w:pPr>
        <w:rPr>
          <w:rtl/>
        </w:rPr>
      </w:pPr>
      <w:r w:rsidRPr="00CD067C">
        <w:rPr>
          <w:rFonts w:hint="cs"/>
          <w:rtl/>
        </w:rPr>
        <w:t xml:space="preserve">"ברור. חייבים להקפיד על תזונה נכונה אם רוצים לאפשר לגוף להגיע לגבול באימונים. וצריך לדעת </w:t>
      </w:r>
      <w:r w:rsidRPr="00CD067C">
        <w:rPr>
          <w:rtl/>
        </w:rPr>
        <w:t xml:space="preserve">מה </w:t>
      </w:r>
      <w:r w:rsidRPr="00CD067C">
        <w:rPr>
          <w:rFonts w:hint="cs"/>
          <w:rtl/>
        </w:rPr>
        <w:t xml:space="preserve">מותר </w:t>
      </w:r>
      <w:r w:rsidRPr="00CD067C">
        <w:rPr>
          <w:rtl/>
        </w:rPr>
        <w:t xml:space="preserve">לאכול לפני </w:t>
      </w:r>
      <w:r w:rsidRPr="00CD067C">
        <w:rPr>
          <w:rFonts w:hint="cs"/>
          <w:rtl/>
        </w:rPr>
        <w:t>ה</w:t>
      </w:r>
      <w:r w:rsidRPr="00CD067C">
        <w:rPr>
          <w:rtl/>
        </w:rPr>
        <w:t>אימון ומה אחריו</w:t>
      </w:r>
      <w:r w:rsidRPr="00CD067C">
        <w:rPr>
          <w:rFonts w:hint="cs"/>
          <w:rtl/>
        </w:rPr>
        <w:t xml:space="preserve">. אבל ברור שזה לא מסתיים בתזונה, יש עוד הרבה נושאים להקפיד בהם. למשל, </w:t>
      </w:r>
      <w:r w:rsidRPr="00CD067C">
        <w:rPr>
          <w:rtl/>
        </w:rPr>
        <w:t>חימום ומתיחות</w:t>
      </w:r>
      <w:r w:rsidRPr="00CD067C">
        <w:rPr>
          <w:rFonts w:hint="cs"/>
          <w:rtl/>
        </w:rPr>
        <w:t xml:space="preserve"> </w:t>
      </w:r>
      <w:r w:rsidRPr="00CD067C">
        <w:rPr>
          <w:rtl/>
        </w:rPr>
        <w:t xml:space="preserve">– </w:t>
      </w:r>
      <w:r w:rsidR="003878F4">
        <w:rPr>
          <w:rFonts w:hint="cs"/>
          <w:rtl/>
        </w:rPr>
        <w:t xml:space="preserve">[לא אמורים לשאול את זה:] </w:t>
      </w:r>
      <w:r w:rsidRPr="00CD067C">
        <w:rPr>
          <w:rtl/>
        </w:rPr>
        <w:t xml:space="preserve">האם מתיחות משמנות את המפרקים </w:t>
      </w:r>
      <w:r w:rsidRPr="00CD067C">
        <w:rPr>
          <w:rFonts w:hint="cs"/>
          <w:rtl/>
        </w:rPr>
        <w:t>ו</w:t>
      </w:r>
      <w:r w:rsidRPr="00CD067C">
        <w:rPr>
          <w:rtl/>
        </w:rPr>
        <w:t>הגידים והשרירים לקראת האימון או מחלישים אותם? ומה עם מתיחות אחרי אימון</w:t>
      </w:r>
      <w:r w:rsidRPr="00CD067C">
        <w:rPr>
          <w:rFonts w:hint="cs"/>
          <w:rtl/>
        </w:rPr>
        <w:t>?"</w:t>
      </w:r>
    </w:p>
    <w:p w14:paraId="4EF9631A" w14:textId="77777777" w:rsidR="004627AB" w:rsidRPr="00CD067C" w:rsidRDefault="004627AB" w:rsidP="00250000">
      <w:pPr>
        <w:rPr>
          <w:rtl/>
        </w:rPr>
      </w:pPr>
      <w:r w:rsidRPr="00CD067C">
        <w:rPr>
          <w:rFonts w:hint="cs"/>
          <w:rtl/>
        </w:rPr>
        <w:t xml:space="preserve">הדס נאנחה. "כן, זה נשמע מרתק." </w:t>
      </w:r>
    </w:p>
    <w:p w14:paraId="505BCD83" w14:textId="6C0095E7" w:rsidR="004627AB" w:rsidRPr="00CD067C" w:rsidRDefault="004627AB" w:rsidP="00247C7A">
      <w:pPr>
        <w:rPr>
          <w:rtl/>
        </w:rPr>
      </w:pPr>
      <w:r w:rsidRPr="00CD067C">
        <w:rPr>
          <w:rFonts w:hint="cs"/>
          <w:rtl/>
        </w:rPr>
        <w:t xml:space="preserve">היא הצליחה. השתררה שתיקה מעיקה. אם כי </w:t>
      </w:r>
      <w:r w:rsidR="001C5A04">
        <w:rPr>
          <w:rFonts w:hint="cs"/>
          <w:rtl/>
        </w:rPr>
        <w:t>הייתה</w:t>
      </w:r>
      <w:r w:rsidRPr="00CD067C">
        <w:rPr>
          <w:rFonts w:hint="cs"/>
          <w:rtl/>
        </w:rPr>
        <w:t xml:space="preserve"> מצפה מארקדי שיתרום כמה עובדות אנטומיות לדיון על המתיחות.</w:t>
      </w:r>
    </w:p>
    <w:p w14:paraId="6CE7F819" w14:textId="77777777" w:rsidR="004627AB" w:rsidRPr="00CD067C" w:rsidRDefault="004627AB" w:rsidP="00250000">
      <w:pPr>
        <w:rPr>
          <w:rtl/>
        </w:rPr>
      </w:pPr>
      <w:r w:rsidRPr="00CD067C">
        <w:rPr>
          <w:rFonts w:hint="cs"/>
          <w:rtl/>
        </w:rPr>
        <w:t>"ואיך את מסתדרת עם זה שאלכס בקושי יוצא הביתה?"</w:t>
      </w:r>
    </w:p>
    <w:p w14:paraId="1A25CB4C" w14:textId="77777777" w:rsidR="004627AB" w:rsidRPr="00CD067C" w:rsidRDefault="004627AB" w:rsidP="00250000">
      <w:pPr>
        <w:rPr>
          <w:rtl/>
        </w:rPr>
      </w:pPr>
      <w:r w:rsidRPr="00CD067C">
        <w:rPr>
          <w:rFonts w:hint="cs"/>
          <w:rtl/>
        </w:rPr>
        <w:t>"לפעמים בערבים אני מגיעה אליו."</w:t>
      </w:r>
    </w:p>
    <w:p w14:paraId="36F4F1F6" w14:textId="77777777" w:rsidR="004627AB" w:rsidRPr="00CD067C" w:rsidRDefault="004627AB" w:rsidP="00250000">
      <w:pPr>
        <w:rPr>
          <w:rtl/>
        </w:rPr>
      </w:pPr>
      <w:r w:rsidRPr="00CD067C">
        <w:rPr>
          <w:rFonts w:hint="cs"/>
          <w:rtl/>
        </w:rPr>
        <w:t>"מגיעה אליו לבסיס?"</w:t>
      </w:r>
    </w:p>
    <w:p w14:paraId="6DF32B8D" w14:textId="17691DDA" w:rsidR="004627AB" w:rsidRPr="00CD067C" w:rsidRDefault="009772E1" w:rsidP="00250000">
      <w:pPr>
        <w:rPr>
          <w:rtl/>
        </w:rPr>
      </w:pPr>
      <w:r>
        <w:rPr>
          <w:rFonts w:hint="cs"/>
          <w:rtl/>
        </w:rPr>
        <w:t>"את לא תאמיני</w:t>
      </w:r>
      <w:r w:rsidR="004627AB" w:rsidRPr="00CD067C">
        <w:rPr>
          <w:rFonts w:hint="cs"/>
          <w:rtl/>
        </w:rPr>
        <w:t xml:space="preserve"> עד כמה השטח</w:t>
      </w:r>
      <w:r w:rsidR="007712F4">
        <w:rPr>
          <w:rFonts w:hint="cs"/>
          <w:rtl/>
        </w:rPr>
        <w:t xml:space="preserve">ים קרובים למרכז. המדינה שלנו </w:t>
      </w:r>
      <w:r w:rsidR="00F97A34">
        <w:rPr>
          <w:rFonts w:hint="cs"/>
          <w:rtl/>
        </w:rPr>
        <w:t>כל כך</w:t>
      </w:r>
      <w:r w:rsidR="004627AB" w:rsidRPr="00CD067C">
        <w:rPr>
          <w:rFonts w:hint="cs"/>
          <w:rtl/>
        </w:rPr>
        <w:t xml:space="preserve"> קטנה."</w:t>
      </w:r>
    </w:p>
    <w:p w14:paraId="24DAC17A" w14:textId="1D1FE594" w:rsidR="0035363B" w:rsidRDefault="00080B61" w:rsidP="00B2513E">
      <w:pPr>
        <w:rPr>
          <w:rtl/>
        </w:rPr>
      </w:pPr>
      <w:r>
        <w:rPr>
          <w:rFonts w:hint="cs"/>
          <w:rtl/>
        </w:rPr>
        <w:t xml:space="preserve">אלכס המליץ להם בחום לערוך את ירח הדבש במקום עם הרי געש פעילים, ולהשליך את טבעות הנישואין לתוך לוע הר געש, </w:t>
      </w:r>
      <w:r w:rsidR="00B2513E">
        <w:rPr>
          <w:rFonts w:hint="cs"/>
          <w:rtl/>
        </w:rPr>
        <w:t>[</w:t>
      </w:r>
      <w:r>
        <w:rPr>
          <w:rFonts w:hint="cs"/>
          <w:rtl/>
        </w:rPr>
        <w:t>או בהוואי ששם קרקעית האוקיאנוס עמוקה</w:t>
      </w:r>
      <w:r w:rsidR="00E567A7">
        <w:rPr>
          <w:rFonts w:hint="cs"/>
          <w:rtl/>
        </w:rPr>
        <w:t xml:space="preserve"> מאוד,</w:t>
      </w:r>
      <w:r>
        <w:rPr>
          <w:rFonts w:hint="cs"/>
          <w:rtl/>
        </w:rPr>
        <w:t xml:space="preserve"> ולהשליך את הטבעות לקרקעית האוקיאנוס.</w:t>
      </w:r>
      <w:r w:rsidR="00B2513E">
        <w:rPr>
          <w:rFonts w:hint="cs"/>
          <w:rtl/>
        </w:rPr>
        <w:t xml:space="preserve">] </w:t>
      </w:r>
      <w:r>
        <w:rPr>
          <w:rFonts w:hint="cs"/>
          <w:rtl/>
        </w:rPr>
        <w:t>הוא עמד על כך שזאת המחווה הכי רומנטית שיש</w:t>
      </w:r>
      <w:r w:rsidR="0035363B">
        <w:rPr>
          <w:rFonts w:hint="cs"/>
          <w:rtl/>
        </w:rPr>
        <w:t>.</w:t>
      </w:r>
    </w:p>
    <w:p w14:paraId="773D2588" w14:textId="77777777" w:rsidR="0035363B" w:rsidRDefault="0035363B" w:rsidP="00250000">
      <w:pPr>
        <w:rPr>
          <w:rtl/>
        </w:rPr>
      </w:pPr>
      <w:r>
        <w:rPr>
          <w:rFonts w:hint="cs"/>
          <w:rtl/>
        </w:rPr>
        <w:t>"הכי רומנטי זה לענוד את טבעת הנישואין עד שמתים," נטע אמרה בחומרה.</w:t>
      </w:r>
    </w:p>
    <w:p w14:paraId="7FD5C5CB" w14:textId="55EC9EAF" w:rsidR="00080B61" w:rsidRDefault="0035363B" w:rsidP="00250000">
      <w:pPr>
        <w:rPr>
          <w:rtl/>
        </w:rPr>
      </w:pPr>
      <w:r>
        <w:rPr>
          <w:rFonts w:hint="cs"/>
          <w:rtl/>
        </w:rPr>
        <w:t>"אני לא עומדת להשליך את הטבעות שלנו לשום מקום</w:t>
      </w:r>
      <w:r w:rsidR="00D11F1C">
        <w:rPr>
          <w:rFonts w:hint="cs"/>
          <w:rtl/>
        </w:rPr>
        <w:t>," הדס מחתה</w:t>
      </w:r>
      <w:r>
        <w:rPr>
          <w:rFonts w:hint="cs"/>
          <w:rtl/>
        </w:rPr>
        <w:t xml:space="preserve">. </w:t>
      </w:r>
      <w:r w:rsidR="00D11F1C">
        <w:rPr>
          <w:rFonts w:hint="cs"/>
          <w:rtl/>
        </w:rPr>
        <w:t xml:space="preserve">"מה </w:t>
      </w:r>
      <w:r w:rsidR="004C59E0">
        <w:rPr>
          <w:rFonts w:hint="cs"/>
          <w:rtl/>
        </w:rPr>
        <w:t>פתאום</w:t>
      </w:r>
      <w:r w:rsidR="00D11F1C">
        <w:rPr>
          <w:rFonts w:hint="cs"/>
          <w:rtl/>
        </w:rPr>
        <w:t xml:space="preserve">, </w:t>
      </w:r>
      <w:r>
        <w:rPr>
          <w:rFonts w:hint="cs"/>
          <w:rtl/>
        </w:rPr>
        <w:t>אנחנו עובדים נורא קשה על העיצוב שלה</w:t>
      </w:r>
      <w:r w:rsidR="00D11F1C">
        <w:rPr>
          <w:rFonts w:hint="cs"/>
          <w:rtl/>
        </w:rPr>
        <w:t>ן, הן יהיו ממש ממש מיוחדות, אני אראה לכם</w:t>
      </w:r>
      <w:r>
        <w:rPr>
          <w:rFonts w:hint="cs"/>
          <w:rtl/>
        </w:rPr>
        <w:t>.</w:t>
      </w:r>
      <w:r w:rsidR="00D11F1C">
        <w:rPr>
          <w:rFonts w:hint="cs"/>
          <w:rtl/>
        </w:rPr>
        <w:t xml:space="preserve"> תביא לי עט ארקדי.</w:t>
      </w:r>
      <w:r>
        <w:rPr>
          <w:rFonts w:hint="cs"/>
          <w:rtl/>
        </w:rPr>
        <w:t>"</w:t>
      </w:r>
    </w:p>
    <w:p w14:paraId="4711F275" w14:textId="77777777" w:rsidR="00D11F1C" w:rsidRDefault="00D11F1C" w:rsidP="00250000">
      <w:pPr>
        <w:rPr>
          <w:rtl/>
        </w:rPr>
      </w:pPr>
      <w:r>
        <w:rPr>
          <w:rFonts w:hint="cs"/>
          <w:rtl/>
        </w:rPr>
        <w:t>"אין לי עט עלי."</w:t>
      </w:r>
    </w:p>
    <w:p w14:paraId="168F5A22" w14:textId="127ABF7E" w:rsidR="00080B61" w:rsidRDefault="00080B61" w:rsidP="00247C7A">
      <w:pPr>
        <w:rPr>
          <w:rtl/>
        </w:rPr>
      </w:pPr>
      <w:r>
        <w:rPr>
          <w:rFonts w:hint="cs"/>
          <w:rtl/>
        </w:rPr>
        <w:t xml:space="preserve">"בכל זאת זה רומנטי," </w:t>
      </w:r>
      <w:r w:rsidR="00247C7A">
        <w:rPr>
          <w:rFonts w:hint="cs"/>
          <w:rtl/>
        </w:rPr>
        <w:t>אלכס</w:t>
      </w:r>
      <w:r>
        <w:rPr>
          <w:rFonts w:hint="cs"/>
          <w:rtl/>
        </w:rPr>
        <w:t xml:space="preserve"> מלמל ותולעת אפר שצמחה והלכה נשרה </w:t>
      </w:r>
      <w:r w:rsidR="00F065F1">
        <w:rPr>
          <w:rFonts w:hint="cs"/>
          <w:rtl/>
        </w:rPr>
        <w:t>סוף-סוף</w:t>
      </w:r>
      <w:r w:rsidR="00BF7B52">
        <w:rPr>
          <w:rFonts w:hint="cs"/>
          <w:rtl/>
        </w:rPr>
        <w:t xml:space="preserve"> מקצה הסיגריה הבוערת, ראשה</w:t>
      </w:r>
      <w:r>
        <w:rPr>
          <w:rFonts w:hint="cs"/>
          <w:rtl/>
        </w:rPr>
        <w:t xml:space="preserve"> על שולי צלחתו ו</w:t>
      </w:r>
      <w:r w:rsidR="00BF7B52">
        <w:rPr>
          <w:rFonts w:hint="cs"/>
          <w:rtl/>
        </w:rPr>
        <w:t>זנבה</w:t>
      </w:r>
      <w:r>
        <w:rPr>
          <w:rFonts w:hint="cs"/>
          <w:rtl/>
        </w:rPr>
        <w:t xml:space="preserve"> על מכנסיו.</w:t>
      </w:r>
    </w:p>
    <w:p w14:paraId="148185D9" w14:textId="722B1B4D" w:rsidR="00080B61" w:rsidRDefault="00080B61" w:rsidP="00247C7A">
      <w:pPr>
        <w:rPr>
          <w:rtl/>
        </w:rPr>
      </w:pPr>
      <w:r>
        <w:rPr>
          <w:rFonts w:hint="cs"/>
          <w:rtl/>
        </w:rPr>
        <w:lastRenderedPageBreak/>
        <w:t>"אני לא מבינה מה נראה לך רומנטי בזה," נטע אמרה.</w:t>
      </w:r>
      <w:r w:rsidR="00FC0A58">
        <w:rPr>
          <w:rFonts w:hint="cs"/>
          <w:rtl/>
        </w:rPr>
        <w:t xml:space="preserve"> מה שהכי עצבן </w:t>
      </w:r>
      <w:r w:rsidR="001C5A04">
        <w:rPr>
          <w:rFonts w:hint="cs"/>
          <w:rtl/>
        </w:rPr>
        <w:t>הייתה</w:t>
      </w:r>
      <w:r w:rsidR="00FC0A58">
        <w:rPr>
          <w:rFonts w:hint="cs"/>
          <w:rtl/>
        </w:rPr>
        <w:t xml:space="preserve"> האדישות בה </w:t>
      </w:r>
      <w:r w:rsidR="0035363B">
        <w:rPr>
          <w:rFonts w:hint="cs"/>
          <w:rtl/>
        </w:rPr>
        <w:t>ביטא את המילה</w:t>
      </w:r>
      <w:r w:rsidR="00247C7A">
        <w:rPr>
          <w:rFonts w:hint="cs"/>
          <w:rtl/>
        </w:rPr>
        <w:t xml:space="preserve"> 'רומנטי'</w:t>
      </w:r>
      <w:r w:rsidR="00FC0A58">
        <w:rPr>
          <w:rFonts w:hint="cs"/>
          <w:rtl/>
        </w:rPr>
        <w:t xml:space="preserve">, כמו </w:t>
      </w:r>
      <w:r w:rsidR="00247C7A">
        <w:rPr>
          <w:rFonts w:hint="cs"/>
          <w:rtl/>
        </w:rPr>
        <w:t xml:space="preserve">חפץ </w:t>
      </w:r>
      <w:r w:rsidR="00FC0A58">
        <w:rPr>
          <w:rFonts w:hint="cs"/>
          <w:rtl/>
        </w:rPr>
        <w:t>מלאכותי</w:t>
      </w:r>
      <w:r w:rsidR="00247C7A">
        <w:rPr>
          <w:rFonts w:hint="cs"/>
          <w:rtl/>
        </w:rPr>
        <w:t>,</w:t>
      </w:r>
      <w:r w:rsidR="00FC0A58">
        <w:rPr>
          <w:rFonts w:hint="cs"/>
          <w:rtl/>
        </w:rPr>
        <w:t xml:space="preserve"> </w:t>
      </w:r>
      <w:r w:rsidR="0035363B">
        <w:rPr>
          <w:rFonts w:hint="cs"/>
          <w:rtl/>
        </w:rPr>
        <w:t>חסר</w:t>
      </w:r>
      <w:r w:rsidR="00FC0A58">
        <w:rPr>
          <w:rFonts w:hint="cs"/>
          <w:rtl/>
        </w:rPr>
        <w:t xml:space="preserve"> משמעות מחוץ לעולם המעושה של פיר</w:t>
      </w:r>
      <w:r w:rsidR="0035363B">
        <w:rPr>
          <w:rFonts w:hint="cs"/>
          <w:rtl/>
        </w:rPr>
        <w:t xml:space="preserve">סום ושיווק וכל מה שמיותר </w:t>
      </w:r>
      <w:r w:rsidR="00D11F1C">
        <w:rPr>
          <w:rFonts w:hint="cs"/>
          <w:rtl/>
        </w:rPr>
        <w:t xml:space="preserve">ומאוס </w:t>
      </w:r>
      <w:r w:rsidR="0035363B">
        <w:rPr>
          <w:rFonts w:hint="cs"/>
          <w:rtl/>
        </w:rPr>
        <w:t>ומפורכס מדי</w:t>
      </w:r>
      <w:r w:rsidR="00D11F1C">
        <w:rPr>
          <w:rFonts w:hint="cs"/>
          <w:rtl/>
        </w:rPr>
        <w:t>, כל מה</w:t>
      </w:r>
      <w:r w:rsidR="0035363B">
        <w:rPr>
          <w:rFonts w:hint="cs"/>
          <w:rtl/>
        </w:rPr>
        <w:t xml:space="preserve"> </w:t>
      </w:r>
      <w:r w:rsidR="00D11F1C">
        <w:rPr>
          <w:rFonts w:hint="cs"/>
          <w:rtl/>
        </w:rPr>
        <w:t>שנודף תחושת זכאות</w:t>
      </w:r>
      <w:r w:rsidR="00247C7A">
        <w:rPr>
          <w:rFonts w:hint="cs"/>
          <w:rtl/>
        </w:rPr>
        <w:t>-יתר</w:t>
      </w:r>
      <w:r w:rsidR="00D11F1C">
        <w:rPr>
          <w:rFonts w:hint="cs"/>
          <w:rtl/>
        </w:rPr>
        <w:t>, כל מה שמרחיק בני אדם בוגרים מה</w:t>
      </w:r>
      <w:r w:rsidR="0035363B">
        <w:rPr>
          <w:rFonts w:hint="cs"/>
          <w:rtl/>
        </w:rPr>
        <w:t>מציאות</w:t>
      </w:r>
      <w:r w:rsidR="00FC0A58">
        <w:rPr>
          <w:rFonts w:hint="cs"/>
          <w:rtl/>
        </w:rPr>
        <w:t>.</w:t>
      </w:r>
    </w:p>
    <w:p w14:paraId="47F891D9" w14:textId="77777777" w:rsidR="004627AB" w:rsidRPr="00CD067C" w:rsidRDefault="00080B61" w:rsidP="00DE3153">
      <w:pPr>
        <w:rPr>
          <w:rtl/>
        </w:rPr>
      </w:pPr>
      <w:r>
        <w:rPr>
          <w:rFonts w:hint="cs"/>
          <w:rtl/>
        </w:rPr>
        <w:t xml:space="preserve">"רומנטי, רומנטי!" </w:t>
      </w:r>
      <w:r w:rsidR="00DE3153">
        <w:rPr>
          <w:rFonts w:hint="cs"/>
          <w:rtl/>
        </w:rPr>
        <w:t xml:space="preserve">הוא קירקר, </w:t>
      </w:r>
      <w:r>
        <w:rPr>
          <w:rFonts w:hint="cs"/>
          <w:rtl/>
        </w:rPr>
        <w:t xml:space="preserve">"רומנטי, רומנטי," </w:t>
      </w:r>
      <w:r w:rsidR="00DE3153">
        <w:rPr>
          <w:rFonts w:hint="cs"/>
          <w:rtl/>
        </w:rPr>
        <w:t>כמו תרנגול הודו רגזן, [</w:t>
      </w:r>
      <w:r>
        <w:rPr>
          <w:rFonts w:hint="cs"/>
          <w:rtl/>
        </w:rPr>
        <w:t xml:space="preserve">הוא התעקש </w:t>
      </w:r>
      <w:r w:rsidR="00FC0A58">
        <w:rPr>
          <w:rFonts w:hint="cs"/>
          <w:rtl/>
        </w:rPr>
        <w:t>[</w:t>
      </w:r>
      <w:r>
        <w:t>desperately</w:t>
      </w:r>
      <w:r w:rsidR="00FC0A58">
        <w:rPr>
          <w:rFonts w:hint="cs"/>
          <w:rtl/>
        </w:rPr>
        <w:t>] נואשות</w:t>
      </w:r>
      <w:r w:rsidR="00DE3153">
        <w:rPr>
          <w:rFonts w:hint="cs"/>
          <w:rtl/>
        </w:rPr>
        <w:t>]</w:t>
      </w:r>
      <w:r>
        <w:rPr>
          <w:rFonts w:hint="cs"/>
          <w:rtl/>
        </w:rPr>
        <w:t xml:space="preserve"> וקצה האפר הבוער (הוא נהג לעשן באותו זמן סיגריות בל</w:t>
      </w:r>
      <w:r w:rsidR="00D11F1C">
        <w:rPr>
          <w:rFonts w:hint="cs"/>
          <w:rtl/>
        </w:rPr>
        <w:t>י פילטר שהוא גלגל בעצמו) הגיע עד</w:t>
      </w:r>
      <w:r>
        <w:rPr>
          <w:rFonts w:hint="cs"/>
          <w:rtl/>
        </w:rPr>
        <w:t xml:space="preserve"> שפתיו החשוקות ביאוש </w:t>
      </w:r>
      <w:r w:rsidR="00DE3153">
        <w:rPr>
          <w:rFonts w:hint="cs"/>
          <w:rtl/>
        </w:rPr>
        <w:t>[</w:t>
      </w:r>
      <w:r>
        <w:rPr>
          <w:rFonts w:hint="cs"/>
          <w:rtl/>
        </w:rPr>
        <w:t>שקט ועיקש</w:t>
      </w:r>
      <w:r w:rsidR="00DE3153">
        <w:rPr>
          <w:rFonts w:hint="cs"/>
          <w:rtl/>
        </w:rPr>
        <w:t>]</w:t>
      </w:r>
      <w:r>
        <w:rPr>
          <w:rFonts w:hint="cs"/>
          <w:rtl/>
        </w:rPr>
        <w:t xml:space="preserve">, </w:t>
      </w:r>
      <w:r w:rsidR="00DE3153">
        <w:rPr>
          <w:rFonts w:hint="cs"/>
          <w:rtl/>
        </w:rPr>
        <w:t>חורכות</w:t>
      </w:r>
      <w:r>
        <w:rPr>
          <w:rFonts w:hint="cs"/>
          <w:rtl/>
        </w:rPr>
        <w:t xml:space="preserve"> עור ובשר. </w:t>
      </w:r>
      <w:r w:rsidR="004627AB" w:rsidRPr="00CD067C">
        <w:rPr>
          <w:rtl/>
        </w:rPr>
        <w:t xml:space="preserve">הוא </w:t>
      </w:r>
      <w:r w:rsidR="00FC0A58">
        <w:rPr>
          <w:rFonts w:hint="cs"/>
          <w:rtl/>
        </w:rPr>
        <w:t>נאנק ו</w:t>
      </w:r>
      <w:r w:rsidR="004627AB" w:rsidRPr="00CD067C">
        <w:rPr>
          <w:rtl/>
        </w:rPr>
        <w:t xml:space="preserve">ירק את שארית הסיגריה אל מעבר למעקה </w:t>
      </w:r>
      <w:r w:rsidR="004627AB" w:rsidRPr="00CD067C">
        <w:rPr>
          <w:rFonts w:hint="cs"/>
          <w:rtl/>
        </w:rPr>
        <w:t>המפורזל של המרפסת.</w:t>
      </w:r>
    </w:p>
    <w:p w14:paraId="26001EA1" w14:textId="77777777" w:rsidR="004627AB" w:rsidRPr="00CD067C" w:rsidRDefault="004627AB" w:rsidP="00250000">
      <w:pPr>
        <w:rPr>
          <w:rtl/>
        </w:rPr>
      </w:pPr>
      <w:r w:rsidRPr="00CD067C">
        <w:rPr>
          <w:rFonts w:hint="cs"/>
          <w:rtl/>
        </w:rPr>
        <w:t xml:space="preserve">"אתה בסדר?" </w:t>
      </w:r>
      <w:r w:rsidRPr="00CD067C">
        <w:rPr>
          <w:rtl/>
        </w:rPr>
        <w:t>נטע שלתה קובית קרח מהכוס שלה והצמידה לשפתיו.</w:t>
      </w:r>
    </w:p>
    <w:p w14:paraId="6DA3D66F" w14:textId="1B529D57" w:rsidR="004627AB" w:rsidRPr="00CD067C" w:rsidRDefault="004627AB" w:rsidP="00250000">
      <w:pPr>
        <w:rPr>
          <w:rtl/>
        </w:rPr>
      </w:pPr>
      <w:r w:rsidRPr="00CD067C">
        <w:rPr>
          <w:rFonts w:hint="cs"/>
          <w:rtl/>
        </w:rPr>
        <w:t xml:space="preserve">הוא סילק את ידה </w:t>
      </w:r>
      <w:r w:rsidRPr="00CD067C">
        <w:rPr>
          <w:rtl/>
        </w:rPr>
        <w:t>וניסה ללגום מהיין שלו אבל הכוויה הטריה נצרבה מחומציות היין.</w:t>
      </w:r>
      <w:r w:rsidRPr="00CD067C">
        <w:rPr>
          <w:rFonts w:hint="cs"/>
          <w:rtl/>
        </w:rPr>
        <w:t xml:space="preserve"> </w:t>
      </w:r>
      <w:r w:rsidRPr="00CD067C">
        <w:rPr>
          <w:rtl/>
        </w:rPr>
        <w:t xml:space="preserve">"איזה פאק. אני לא מאמין שאני לא אוכל לשתות </w:t>
      </w:r>
      <w:r w:rsidR="00F06A3F">
        <w:rPr>
          <w:rtl/>
        </w:rPr>
        <w:t>עכשיו</w:t>
      </w:r>
      <w:r w:rsidRPr="00CD067C">
        <w:rPr>
          <w:rtl/>
        </w:rPr>
        <w:t>."</w:t>
      </w:r>
    </w:p>
    <w:p w14:paraId="41665942" w14:textId="77777777" w:rsidR="004627AB" w:rsidRPr="00CD067C" w:rsidRDefault="004627AB" w:rsidP="00250000">
      <w:pPr>
        <w:rPr>
          <w:rtl/>
        </w:rPr>
      </w:pPr>
      <w:r w:rsidRPr="00CD067C">
        <w:rPr>
          <w:rtl/>
        </w:rPr>
        <w:t>"תשתה עם קש."</w:t>
      </w:r>
    </w:p>
    <w:p w14:paraId="0E7B196A" w14:textId="77777777" w:rsidR="004627AB" w:rsidRPr="00CD067C" w:rsidRDefault="004627AB" w:rsidP="00250000">
      <w:pPr>
        <w:rPr>
          <w:rtl/>
        </w:rPr>
      </w:pPr>
      <w:r w:rsidRPr="00CD067C">
        <w:rPr>
          <w:rtl/>
        </w:rPr>
        <w:t>"זה בסדר, אני בסדר." הוא לקח מידה את הקרח.</w:t>
      </w:r>
    </w:p>
    <w:p w14:paraId="238AA238" w14:textId="6D475CC1" w:rsidR="004627AB" w:rsidRPr="00CD067C" w:rsidRDefault="004627AB" w:rsidP="00250000">
      <w:pPr>
        <w:rPr>
          <w:rtl/>
        </w:rPr>
      </w:pPr>
      <w:r w:rsidRPr="00CD067C">
        <w:rPr>
          <w:rtl/>
        </w:rPr>
        <w:t>"יפ</w:t>
      </w:r>
      <w:r w:rsidR="00B2513E">
        <w:rPr>
          <w:rtl/>
        </w:rPr>
        <w:t xml:space="preserve">ה. אני הולכת </w:t>
      </w:r>
      <w:r w:rsidR="003A7E9C">
        <w:rPr>
          <w:rtl/>
        </w:rPr>
        <w:t>שנייה</w:t>
      </w:r>
      <w:r w:rsidR="00B2513E">
        <w:rPr>
          <w:rtl/>
        </w:rPr>
        <w:t xml:space="preserve"> לשרותים,"</w:t>
      </w:r>
      <w:r w:rsidRPr="00CD067C">
        <w:rPr>
          <w:rtl/>
        </w:rPr>
        <w:t xml:space="preserve"> הדס</w:t>
      </w:r>
      <w:r w:rsidR="00B2513E">
        <w:rPr>
          <w:rFonts w:hint="cs"/>
          <w:rtl/>
        </w:rPr>
        <w:t xml:space="preserve"> אמרה</w:t>
      </w:r>
      <w:r w:rsidRPr="00CD067C">
        <w:rPr>
          <w:rtl/>
        </w:rPr>
        <w:t>.</w:t>
      </w:r>
    </w:p>
    <w:p w14:paraId="187E065A" w14:textId="77777777" w:rsidR="004627AB" w:rsidRPr="00CD067C" w:rsidRDefault="004627AB" w:rsidP="00DE3153">
      <w:pPr>
        <w:rPr>
          <w:rtl/>
        </w:rPr>
      </w:pPr>
      <w:r w:rsidRPr="00CD067C">
        <w:rPr>
          <w:rtl/>
        </w:rPr>
        <w:t xml:space="preserve">"אני אבוא איתך," נטע </w:t>
      </w:r>
      <w:r w:rsidR="00DE3153">
        <w:rPr>
          <w:rFonts w:hint="cs"/>
          <w:rtl/>
        </w:rPr>
        <w:t xml:space="preserve">קפצה </w:t>
      </w:r>
      <w:r w:rsidRPr="00CD067C">
        <w:rPr>
          <w:rtl/>
        </w:rPr>
        <w:t>על רגליה.</w:t>
      </w:r>
    </w:p>
    <w:p w14:paraId="35C67387" w14:textId="77777777" w:rsidR="004627AB" w:rsidRPr="00CD067C" w:rsidRDefault="004627AB" w:rsidP="00250000">
      <w:pPr>
        <w:rPr>
          <w:rtl/>
        </w:rPr>
      </w:pPr>
      <w:r w:rsidRPr="00CD067C">
        <w:rPr>
          <w:rtl/>
        </w:rPr>
        <w:t>"כן, למה שלא תבואי?"</w:t>
      </w:r>
    </w:p>
    <w:p w14:paraId="194ACACD" w14:textId="77777777" w:rsidR="004627AB" w:rsidRPr="00CD067C" w:rsidRDefault="004627AB" w:rsidP="00250000">
      <w:pPr>
        <w:rPr>
          <w:rtl/>
        </w:rPr>
      </w:pPr>
      <w:r w:rsidRPr="00CD067C">
        <w:rPr>
          <w:rtl/>
        </w:rPr>
        <w:t>הן הלכו.</w:t>
      </w:r>
    </w:p>
    <w:p w14:paraId="6552DC42" w14:textId="5A57C423" w:rsidR="004627AB" w:rsidRPr="00CD067C" w:rsidRDefault="004627AB" w:rsidP="00DE3153">
      <w:pPr>
        <w:rPr>
          <w:rtl/>
        </w:rPr>
      </w:pPr>
      <w:r w:rsidRPr="00CD067C">
        <w:rPr>
          <w:rtl/>
        </w:rPr>
        <w:t xml:space="preserve">"אתה חייב להרוס הכל! למה אתה </w:t>
      </w:r>
      <w:r w:rsidR="00DE3153">
        <w:rPr>
          <w:rtl/>
        </w:rPr>
        <w:t>הורס הכל?" ארקדי</w:t>
      </w:r>
      <w:r w:rsidR="00DE3153">
        <w:rPr>
          <w:rFonts w:hint="cs"/>
          <w:rtl/>
        </w:rPr>
        <w:t xml:space="preserve"> אמר</w:t>
      </w:r>
      <w:r w:rsidR="00DE3153">
        <w:rPr>
          <w:rtl/>
        </w:rPr>
        <w:t xml:space="preserve">. "למה </w:t>
      </w:r>
      <w:r w:rsidRPr="00CD067C">
        <w:rPr>
          <w:rtl/>
        </w:rPr>
        <w:t>אתה אומלל</w:t>
      </w:r>
      <w:r w:rsidR="00DE3153">
        <w:rPr>
          <w:rFonts w:hint="cs"/>
          <w:rtl/>
        </w:rPr>
        <w:t xml:space="preserve"> </w:t>
      </w:r>
      <w:r w:rsidR="00F06A3F">
        <w:rPr>
          <w:rFonts w:hint="cs"/>
          <w:rtl/>
        </w:rPr>
        <w:t>עכשיו</w:t>
      </w:r>
      <w:r w:rsidRPr="00CD067C">
        <w:rPr>
          <w:rtl/>
        </w:rPr>
        <w:t>?"</w:t>
      </w:r>
    </w:p>
    <w:p w14:paraId="36D8BC40" w14:textId="77777777" w:rsidR="004627AB" w:rsidRPr="00CD067C" w:rsidRDefault="004627AB" w:rsidP="00250000">
      <w:pPr>
        <w:rPr>
          <w:rtl/>
        </w:rPr>
      </w:pPr>
      <w:r w:rsidRPr="00CD067C">
        <w:rPr>
          <w:rtl/>
        </w:rPr>
        <w:t>"ככה."</w:t>
      </w:r>
    </w:p>
    <w:p w14:paraId="33BAA8C9" w14:textId="77777777" w:rsidR="004627AB" w:rsidRPr="00CD067C" w:rsidRDefault="004627AB" w:rsidP="00250000">
      <w:pPr>
        <w:rPr>
          <w:rtl/>
        </w:rPr>
      </w:pPr>
      <w:r w:rsidRPr="00CD067C">
        <w:rPr>
          <w:rtl/>
        </w:rPr>
        <w:t>"למ</w:t>
      </w:r>
      <w:r w:rsidR="00DE3153">
        <w:rPr>
          <w:rtl/>
        </w:rPr>
        <w:t>ה אתה לא שמח בשמחתי?"</w:t>
      </w:r>
    </w:p>
    <w:p w14:paraId="1AE9F014" w14:textId="77777777" w:rsidR="004627AB" w:rsidRPr="00CD067C" w:rsidRDefault="004627AB" w:rsidP="00250000">
      <w:pPr>
        <w:rPr>
          <w:rtl/>
        </w:rPr>
      </w:pPr>
      <w:r w:rsidRPr="00CD067C">
        <w:rPr>
          <w:rtl/>
        </w:rPr>
        <w:t>"אני מאושר. אתה לא רואה?"</w:t>
      </w:r>
    </w:p>
    <w:p w14:paraId="1BABE691" w14:textId="77777777" w:rsidR="004627AB" w:rsidRPr="00CD067C" w:rsidRDefault="004627AB" w:rsidP="00250000">
      <w:pPr>
        <w:rPr>
          <w:rtl/>
        </w:rPr>
      </w:pPr>
      <w:r w:rsidRPr="00CD067C">
        <w:rPr>
          <w:rtl/>
        </w:rPr>
        <w:t>"לא בדיוק."</w:t>
      </w:r>
    </w:p>
    <w:p w14:paraId="2CB8FE1A" w14:textId="77777777" w:rsidR="004627AB" w:rsidRPr="00CD067C" w:rsidRDefault="004627AB" w:rsidP="00250000">
      <w:pPr>
        <w:rPr>
          <w:rtl/>
        </w:rPr>
      </w:pPr>
      <w:r w:rsidRPr="00CD067C">
        <w:rPr>
          <w:rtl/>
        </w:rPr>
        <w:t>"חבל."</w:t>
      </w:r>
    </w:p>
    <w:p w14:paraId="4FF8F27A" w14:textId="77777777" w:rsidR="004627AB" w:rsidRPr="00CD067C" w:rsidRDefault="004627AB" w:rsidP="00250000">
      <w:pPr>
        <w:rPr>
          <w:rtl/>
        </w:rPr>
      </w:pPr>
      <w:r w:rsidRPr="00CD067C">
        <w:rPr>
          <w:rtl/>
        </w:rPr>
        <w:t>"אולי כמו התמונות האימפרסיוניסטיות, צריך להתרחק בשביל לראות את זה."</w:t>
      </w:r>
    </w:p>
    <w:p w14:paraId="1C7B13A8" w14:textId="77777777" w:rsidR="004627AB" w:rsidRDefault="004627AB" w:rsidP="00250000">
      <w:pPr>
        <w:rPr>
          <w:rtl/>
        </w:rPr>
      </w:pPr>
      <w:r w:rsidRPr="00CD067C">
        <w:rPr>
          <w:rtl/>
        </w:rPr>
        <w:t>"ואולי להתקרב."</w:t>
      </w:r>
    </w:p>
    <w:p w14:paraId="38ADC5A2" w14:textId="5D972E47" w:rsidR="004627AB" w:rsidRDefault="000B34C9" w:rsidP="000B34C9">
      <w:pPr>
        <w:rPr>
          <w:rtl/>
        </w:rPr>
      </w:pPr>
      <w:r>
        <w:rPr>
          <w:rFonts w:hint="cs"/>
          <w:rtl/>
        </w:rPr>
        <w:t>חייו</w:t>
      </w:r>
      <w:r w:rsidR="004627AB">
        <w:rPr>
          <w:rFonts w:hint="cs"/>
          <w:rtl/>
        </w:rPr>
        <w:t xml:space="preserve"> של אלכס מושלמים, הוא לא מבזה א</w:t>
      </w:r>
      <w:r>
        <w:rPr>
          <w:rFonts w:hint="cs"/>
          <w:rtl/>
        </w:rPr>
        <w:t>ו</w:t>
      </w:r>
      <w:r w:rsidR="004627AB">
        <w:rPr>
          <w:rFonts w:hint="cs"/>
          <w:rtl/>
        </w:rPr>
        <w:t>ת</w:t>
      </w:r>
      <w:r>
        <w:rPr>
          <w:rFonts w:hint="cs"/>
          <w:rtl/>
        </w:rPr>
        <w:t>ם</w:t>
      </w:r>
      <w:r w:rsidR="004627AB">
        <w:rPr>
          <w:rFonts w:hint="cs"/>
          <w:rtl/>
        </w:rPr>
        <w:t xml:space="preserve">, </w:t>
      </w:r>
      <w:r w:rsidR="00DE3153">
        <w:rPr>
          <w:rFonts w:hint="cs"/>
          <w:rtl/>
        </w:rPr>
        <w:t xml:space="preserve">לא </w:t>
      </w:r>
      <w:r w:rsidR="004627AB">
        <w:rPr>
          <w:rFonts w:hint="cs"/>
          <w:rtl/>
        </w:rPr>
        <w:t>משליך את ש</w:t>
      </w:r>
      <w:r w:rsidR="00ED54F5">
        <w:rPr>
          <w:rFonts w:hint="cs"/>
          <w:rtl/>
        </w:rPr>
        <w:t>נותיו אל תוך חתונה, הוא מוגן.</w:t>
      </w:r>
      <w:r w:rsidR="004627AB">
        <w:rPr>
          <w:rFonts w:hint="cs"/>
          <w:rtl/>
        </w:rPr>
        <w:t xml:space="preserve"> </w:t>
      </w:r>
      <w:r w:rsidR="00DE3153">
        <w:rPr>
          <w:rFonts w:hint="cs"/>
          <w:rtl/>
        </w:rPr>
        <w:t>[</w:t>
      </w:r>
      <w:r w:rsidR="004627AB">
        <w:rPr>
          <w:rFonts w:hint="cs"/>
          <w:rtl/>
        </w:rPr>
        <w:t xml:space="preserve">גם להדס יש </w:t>
      </w:r>
      <w:r w:rsidR="001C5A04">
        <w:rPr>
          <w:rFonts w:hint="cs"/>
          <w:rtl/>
        </w:rPr>
        <w:t>אימא</w:t>
      </w:r>
      <w:r w:rsidR="004627AB">
        <w:rPr>
          <w:rFonts w:hint="cs"/>
          <w:rtl/>
        </w:rPr>
        <w:t xml:space="preserve"> ויש אבא כמו לאלכס אבל היא מוגנת פחות ממנו. </w:t>
      </w:r>
      <w:r w:rsidR="003878F4">
        <w:rPr>
          <w:rFonts w:hint="cs"/>
          <w:rtl/>
        </w:rPr>
        <w:t>איך זה? איך זה?</w:t>
      </w:r>
      <w:r w:rsidR="00DE3153">
        <w:rPr>
          <w:rFonts w:hint="cs"/>
          <w:rtl/>
        </w:rPr>
        <w:t>]</w:t>
      </w:r>
      <w:r w:rsidR="003878F4">
        <w:rPr>
          <w:rFonts w:hint="cs"/>
          <w:rtl/>
        </w:rPr>
        <w:t xml:space="preserve"> ארקדי נכנס להרפתקאה הנהדרת ביותר, נישואין, הקמת משפחה</w:t>
      </w:r>
      <w:r w:rsidR="00FC0A58">
        <w:rPr>
          <w:rFonts w:hint="cs"/>
          <w:rtl/>
        </w:rPr>
        <w:t>, שאיפת השאיפות</w:t>
      </w:r>
      <w:r w:rsidR="00DE3153">
        <w:rPr>
          <w:rFonts w:hint="cs"/>
          <w:rtl/>
        </w:rPr>
        <w:t>.</w:t>
      </w:r>
      <w:r w:rsidR="003878F4">
        <w:rPr>
          <w:rFonts w:hint="cs"/>
          <w:rtl/>
        </w:rPr>
        <w:t xml:space="preserve"> וכ</w:t>
      </w:r>
      <w:r w:rsidR="009A633A">
        <w:rPr>
          <w:rFonts w:hint="cs"/>
          <w:rtl/>
        </w:rPr>
        <w:t>ל מה שרצה היה להיות חמור קר</w:t>
      </w:r>
      <w:r w:rsidR="003878F4">
        <w:rPr>
          <w:rFonts w:hint="cs"/>
          <w:rtl/>
        </w:rPr>
        <w:t>ח</w:t>
      </w:r>
      <w:r w:rsidR="00DE3153">
        <w:rPr>
          <w:rFonts w:hint="cs"/>
          <w:rtl/>
        </w:rPr>
        <w:t>ַ</w:t>
      </w:r>
      <w:r w:rsidR="003878F4">
        <w:rPr>
          <w:rFonts w:hint="cs"/>
          <w:rtl/>
        </w:rPr>
        <w:t xml:space="preserve">, שמתפוצץ </w:t>
      </w:r>
      <w:r w:rsidR="00DE3153">
        <w:rPr>
          <w:rFonts w:hint="cs"/>
          <w:rtl/>
        </w:rPr>
        <w:t xml:space="preserve">על </w:t>
      </w:r>
      <w:r w:rsidR="003878F4">
        <w:rPr>
          <w:rFonts w:hint="cs"/>
          <w:rtl/>
        </w:rPr>
        <w:t>גוף</w:t>
      </w:r>
      <w:r w:rsidR="00DE3153">
        <w:rPr>
          <w:rFonts w:hint="cs"/>
          <w:rtl/>
        </w:rPr>
        <w:t xml:space="preserve"> </w:t>
      </w:r>
      <w:r w:rsidR="0007458E">
        <w:rPr>
          <w:rFonts w:hint="cs"/>
          <w:rtl/>
        </w:rPr>
        <w:t>מסוים</w:t>
      </w:r>
      <w:r w:rsidR="003878F4">
        <w:rPr>
          <w:rFonts w:hint="cs"/>
          <w:rtl/>
        </w:rPr>
        <w:t xml:space="preserve">. זה בלתי אפשרי, לאן הוא מוביל את עצמו? </w:t>
      </w:r>
      <w:r w:rsidR="00DE3153">
        <w:rPr>
          <w:rFonts w:hint="cs"/>
          <w:rtl/>
        </w:rPr>
        <w:t>הוא</w:t>
      </w:r>
      <w:r w:rsidR="00FC0A58">
        <w:rPr>
          <w:rFonts w:hint="cs"/>
          <w:rtl/>
        </w:rPr>
        <w:t xml:space="preserve"> פשוט איננו כאותם </w:t>
      </w:r>
      <w:r w:rsidR="00DE3153">
        <w:rPr>
          <w:rFonts w:hint="cs"/>
          <w:rtl/>
        </w:rPr>
        <w:t>אנשים</w:t>
      </w:r>
      <w:r w:rsidR="00BB7B0A">
        <w:rPr>
          <w:rFonts w:hint="cs"/>
          <w:rtl/>
        </w:rPr>
        <w:t xml:space="preserve"> שהכול </w:t>
      </w:r>
      <w:r w:rsidR="00DE3153">
        <w:rPr>
          <w:rFonts w:hint="cs"/>
          <w:rtl/>
        </w:rPr>
        <w:t>קל</w:t>
      </w:r>
      <w:r w:rsidR="00FC0A58">
        <w:rPr>
          <w:rFonts w:hint="cs"/>
          <w:rtl/>
        </w:rPr>
        <w:t xml:space="preserve"> </w:t>
      </w:r>
      <w:r w:rsidR="00DE3153">
        <w:rPr>
          <w:rFonts w:hint="cs"/>
          <w:rtl/>
        </w:rPr>
        <w:t xml:space="preserve">להם וברור </w:t>
      </w:r>
      <w:r w:rsidR="003878F4">
        <w:rPr>
          <w:rFonts w:hint="cs"/>
          <w:rtl/>
        </w:rPr>
        <w:t>ועטוף במליון שכבות ביטחון והגנה</w:t>
      </w:r>
      <w:r w:rsidR="00FC0A58">
        <w:rPr>
          <w:rFonts w:hint="cs"/>
          <w:rtl/>
        </w:rPr>
        <w:t>.</w:t>
      </w:r>
      <w:r w:rsidR="003878F4">
        <w:rPr>
          <w:rFonts w:hint="cs"/>
          <w:rtl/>
        </w:rPr>
        <w:t xml:space="preserve"> [הוא לא שואל קצת יותר מדי??] </w:t>
      </w:r>
      <w:r w:rsidR="00FC0A58">
        <w:rPr>
          <w:rFonts w:hint="cs"/>
          <w:rtl/>
        </w:rPr>
        <w:t xml:space="preserve">וארקדי חשב מחשבת </w:t>
      </w:r>
      <w:r w:rsidR="00DE3153">
        <w:rPr>
          <w:rFonts w:hint="cs"/>
          <w:rtl/>
        </w:rPr>
        <w:t xml:space="preserve">פיגולים </w:t>
      </w:r>
      <w:r w:rsidR="00FC0A58">
        <w:rPr>
          <w:rFonts w:hint="cs"/>
          <w:rtl/>
        </w:rPr>
        <w:t xml:space="preserve">[נבלה שפלות נבזות תועבה נוולות/עוול חרפה פיגול] </w:t>
      </w:r>
      <w:r w:rsidR="00FC0A58">
        <w:rPr>
          <w:rtl/>
        </w:rPr>
        <w:t>–</w:t>
      </w:r>
      <w:r w:rsidR="00FC0A58">
        <w:rPr>
          <w:rFonts w:hint="cs"/>
          <w:rtl/>
        </w:rPr>
        <w:t xml:space="preserve"> </w:t>
      </w:r>
      <w:r w:rsidR="00D50967">
        <w:rPr>
          <w:rFonts w:hint="cs"/>
          <w:rtl/>
        </w:rPr>
        <w:t>נראה את אלכס המוגן, נראה איך יתמודד</w:t>
      </w:r>
      <w:r w:rsidR="004627AB">
        <w:rPr>
          <w:rFonts w:hint="cs"/>
          <w:rtl/>
        </w:rPr>
        <w:t xml:space="preserve"> </w:t>
      </w:r>
      <w:r>
        <w:rPr>
          <w:rFonts w:hint="cs"/>
          <w:rtl/>
        </w:rPr>
        <w:t xml:space="preserve">הוא </w:t>
      </w:r>
      <w:r w:rsidR="004627AB">
        <w:rPr>
          <w:rFonts w:hint="cs"/>
          <w:rtl/>
        </w:rPr>
        <w:t>עם פצע שלא ניתן להחלים ממנו לעולם.</w:t>
      </w:r>
    </w:p>
    <w:p w14:paraId="7D83BB21" w14:textId="77777777" w:rsidR="00F72EE0" w:rsidRDefault="00F72EE0" w:rsidP="000B34C9">
      <w:pPr>
        <w:rPr>
          <w:rtl/>
        </w:rPr>
      </w:pPr>
    </w:p>
    <w:p w14:paraId="41AED4AE" w14:textId="77777777" w:rsidR="00F72EE0" w:rsidRDefault="00F72EE0" w:rsidP="000B34C9">
      <w:pPr>
        <w:rPr>
          <w:rtl/>
        </w:rPr>
      </w:pPr>
      <w:r>
        <w:rPr>
          <w:rFonts w:hint="cs"/>
          <w:rtl/>
        </w:rPr>
        <w:t>ארקדי התעצבן על כל המלחמות והמבצעים המסוכנים שאלכס השתתף בהם.</w:t>
      </w:r>
    </w:p>
    <w:p w14:paraId="6B21DC11" w14:textId="6D371DB9" w:rsidR="00F72EE0" w:rsidRDefault="00F72EE0" w:rsidP="000B34C9">
      <w:pPr>
        <w:rPr>
          <w:rtl/>
        </w:rPr>
      </w:pPr>
      <w:r>
        <w:rPr>
          <w:rFonts w:hint="cs"/>
          <w:rtl/>
        </w:rPr>
        <w:t xml:space="preserve">"איזה עם מחורבן יש לנו," הוא אמר. "מה הם עשו, באלפיים שנות </w:t>
      </w:r>
      <w:r w:rsidR="00411C6F">
        <w:rPr>
          <w:rFonts w:hint="cs"/>
          <w:rtl/>
        </w:rPr>
        <w:t>ג</w:t>
      </w:r>
      <w:r>
        <w:rPr>
          <w:rFonts w:hint="cs"/>
          <w:rtl/>
        </w:rPr>
        <w:t>לות? ייבבו כמו זקנות, במקום לעזוב</w:t>
      </w:r>
      <w:r w:rsidR="00483BB1">
        <w:rPr>
          <w:rFonts w:hint="cs"/>
          <w:rtl/>
        </w:rPr>
        <w:t xml:space="preserve"> הכול </w:t>
      </w:r>
      <w:r>
        <w:rPr>
          <w:rFonts w:hint="cs"/>
          <w:rtl/>
        </w:rPr>
        <w:t>ולקום ולבוא הנה. תחשוב, אם היו מגיעים לפני חמש מאות שנה, במקום לפני מאה שנה, איזו מדינה כבר היינו בונים, חזקה, עצומה. כל היללות האלו במשך האלפיים שנה מעוררות בי גועל. מה חיכיתם ומה בכיתם?"</w:t>
      </w:r>
    </w:p>
    <w:p w14:paraId="0D04759C" w14:textId="77777777" w:rsidR="00F72EE0" w:rsidRDefault="00F72EE0" w:rsidP="000B34C9">
      <w:pPr>
        <w:rPr>
          <w:rtl/>
        </w:rPr>
      </w:pPr>
      <w:r>
        <w:rPr>
          <w:rFonts w:hint="cs"/>
          <w:rtl/>
        </w:rPr>
        <w:lastRenderedPageBreak/>
        <w:t>"מזל שנזכרו לפחות לפני מאה שנה, ולא היום."</w:t>
      </w:r>
    </w:p>
    <w:p w14:paraId="7F2097D7" w14:textId="141E7529" w:rsidR="00F72EE0" w:rsidRDefault="00F72EE0" w:rsidP="000B34C9">
      <w:pPr>
        <w:rPr>
          <w:rtl/>
        </w:rPr>
      </w:pPr>
      <w:r>
        <w:rPr>
          <w:rFonts w:hint="cs"/>
          <w:rtl/>
        </w:rPr>
        <w:t>"מה זה משנה?</w:t>
      </w:r>
      <w:r w:rsidR="00483BB1">
        <w:rPr>
          <w:rFonts w:hint="cs"/>
          <w:rtl/>
        </w:rPr>
        <w:t xml:space="preserve"> הכול </w:t>
      </w:r>
      <w:r>
        <w:rPr>
          <w:rFonts w:hint="cs"/>
          <w:rtl/>
        </w:rPr>
        <w:t>היה נשאר כפרים מוזנחים. תסתכל במדינות מסביב ותגיד אם לא."</w:t>
      </w:r>
    </w:p>
    <w:p w14:paraId="206E1FD3" w14:textId="170153D7" w:rsidR="00F72EE0" w:rsidRDefault="00F72EE0" w:rsidP="000B34C9">
      <w:pPr>
        <w:rPr>
          <w:rtl/>
        </w:rPr>
      </w:pPr>
      <w:r>
        <w:rPr>
          <w:rFonts w:hint="cs"/>
          <w:rtl/>
        </w:rPr>
        <w:t xml:space="preserve">"אז מזל שלא בא </w:t>
      </w:r>
      <w:r w:rsidR="00F06A3F">
        <w:rPr>
          <w:rFonts w:hint="cs"/>
          <w:rtl/>
        </w:rPr>
        <w:t>עכשיו</w:t>
      </w:r>
      <w:r>
        <w:rPr>
          <w:rFonts w:hint="cs"/>
          <w:rtl/>
        </w:rPr>
        <w:t xml:space="preserve"> איזה עם אחר. היבוסים, או האדומים.[?] מתקבצים מהפזורה שלהם ואומרים / מבשרים בפנינו </w:t>
      </w:r>
      <w:r>
        <w:rPr>
          <w:rtl/>
        </w:rPr>
        <w:t>–</w:t>
      </w:r>
      <w:r>
        <w:rPr>
          <w:rFonts w:hint="cs"/>
          <w:rtl/>
        </w:rPr>
        <w:t xml:space="preserve"> באנו והננו כאן. זוזו הצידה, בבקשה."</w:t>
      </w:r>
    </w:p>
    <w:p w14:paraId="3BC799ED" w14:textId="162038DE" w:rsidR="003E5AA8" w:rsidRDefault="003E5AA8" w:rsidP="000B34C9">
      <w:pPr>
        <w:rPr>
          <w:rtl/>
        </w:rPr>
      </w:pPr>
      <w:r>
        <w:rPr>
          <w:rFonts w:hint="cs"/>
          <w:rtl/>
        </w:rPr>
        <w:t>[זה יכול להיות גם כשהם על גדות האלבה אחרי שוק הדגים...]</w:t>
      </w:r>
    </w:p>
    <w:p w14:paraId="6D325930" w14:textId="3F947DA6" w:rsidR="00411C6F" w:rsidRDefault="00411C6F" w:rsidP="000B34C9">
      <w:pPr>
        <w:rPr>
          <w:rtl/>
        </w:rPr>
      </w:pPr>
    </w:p>
    <w:p w14:paraId="3EA522D8" w14:textId="0C06F35B" w:rsidR="00411C6F" w:rsidRDefault="00411C6F" w:rsidP="000B34C9">
      <w:pPr>
        <w:rPr>
          <w:rtl/>
        </w:rPr>
      </w:pPr>
    </w:p>
    <w:p w14:paraId="01B2A9D4" w14:textId="138DD9BB" w:rsidR="00EE3A2F" w:rsidRDefault="00EE3A2F" w:rsidP="00EE3A2F">
      <w:pPr>
        <w:pStyle w:val="Heading2"/>
        <w:rPr>
          <w:rtl/>
        </w:rPr>
      </w:pPr>
      <w:r w:rsidRPr="00EE3A2F">
        <w:rPr>
          <w:rtl/>
        </w:rPr>
        <w:t>אלכס נפרד מנטע</w:t>
      </w:r>
    </w:p>
    <w:p w14:paraId="0C63A8CD" w14:textId="64FD6852" w:rsidR="00EE3A2F" w:rsidRDefault="00EE3A2F" w:rsidP="00EE3A2F">
      <w:pPr>
        <w:rPr>
          <w:rtl/>
        </w:rPr>
      </w:pPr>
      <w:r>
        <w:rPr>
          <w:rFonts w:cs="Times New Roman"/>
          <w:rtl/>
        </w:rPr>
        <w:t>בגלל שהיא החליטה למנוע ממנו סקס בתור עונש על איזה פשע שהוא עשה.</w:t>
      </w:r>
    </w:p>
    <w:p w14:paraId="64B33882" w14:textId="3C12AFEA" w:rsidR="00EE3A2F" w:rsidRDefault="00EE3A2F" w:rsidP="00EE3A2F">
      <w:pPr>
        <w:rPr>
          <w:rtl/>
        </w:rPr>
      </w:pPr>
      <w:r>
        <w:rPr>
          <w:rFonts w:cs="Times New Roman"/>
          <w:rtl/>
        </w:rPr>
        <w:t>תקשיבי, זה מה שההורים שלי עשו לי כל הילדות שלי, העונשי מניעה והתעלמות האלו, ועונשי נידויים וחרמות. אני לא מסוגל לסבול את זה מאף אחד. זה לא עונש מקובל עלי. אני בסדר עם לשבת עד עלות הבוקר ולדבר, על מה שתרצי. בשיא הסבלנות.</w:t>
      </w:r>
      <w:r w:rsidR="00CB1E88">
        <w:rPr>
          <w:rFonts w:cs="Times New Roman" w:hint="cs"/>
          <w:rtl/>
        </w:rPr>
        <w:t xml:space="preserve"> אבל לא עונשי נידוי. </w:t>
      </w:r>
    </w:p>
    <w:p w14:paraId="70A57B5B" w14:textId="43F338CE" w:rsidR="00EE3A2F" w:rsidRDefault="00EE3A2F" w:rsidP="000B34C9">
      <w:pPr>
        <w:rPr>
          <w:rtl/>
        </w:rPr>
      </w:pPr>
    </w:p>
    <w:p w14:paraId="64D7061C" w14:textId="281240C2" w:rsidR="005F135E" w:rsidRDefault="005F135E" w:rsidP="000B34C9">
      <w:pPr>
        <w:rPr>
          <w:rtl/>
        </w:rPr>
      </w:pPr>
    </w:p>
    <w:p w14:paraId="5F4B0B1F" w14:textId="161BD132" w:rsidR="005F135E" w:rsidRDefault="005F135E" w:rsidP="005F135E">
      <w:pPr>
        <w:pStyle w:val="Heading3"/>
        <w:rPr>
          <w:rtl/>
        </w:rPr>
      </w:pPr>
      <w:r>
        <w:rPr>
          <w:rFonts w:hint="cs"/>
          <w:rtl/>
        </w:rPr>
        <w:t>נטע הקנאית</w:t>
      </w:r>
    </w:p>
    <w:p w14:paraId="4435351E" w14:textId="4843A474" w:rsidR="005F135E" w:rsidRDefault="005F135E" w:rsidP="005F135E">
      <w:pPr>
        <w:rPr>
          <w:rtl/>
        </w:rPr>
      </w:pPr>
    </w:p>
    <w:p w14:paraId="6695E9A0" w14:textId="20CC1872" w:rsidR="008A040C" w:rsidRDefault="008A040C" w:rsidP="008A040C">
      <w:pPr>
        <w:rPr>
          <w:rtl/>
        </w:rPr>
      </w:pPr>
      <w:r>
        <w:rPr>
          <w:rFonts w:hint="cs"/>
          <w:rtl/>
        </w:rPr>
        <w:t>[ד</w:t>
      </w:r>
      <w:r>
        <w:rPr>
          <w:rFonts w:cs="Times New Roman"/>
          <w:rtl/>
        </w:rPr>
        <w:t xml:space="preserve">יאלוגים </w:t>
      </w:r>
      <w:r>
        <w:rPr>
          <w:rFonts w:cs="Times New Roman" w:hint="cs"/>
          <w:rtl/>
        </w:rPr>
        <w:t>ה</w:t>
      </w:r>
      <w:r>
        <w:rPr>
          <w:rFonts w:cs="Times New Roman"/>
          <w:rtl/>
        </w:rPr>
        <w:t>לקוחים ישירות מהאופרה טוסקה</w:t>
      </w:r>
      <w:r>
        <w:rPr>
          <w:rFonts w:cs="Times New Roman" w:hint="cs"/>
          <w:rtl/>
        </w:rPr>
        <w:t>:</w:t>
      </w:r>
    </w:p>
    <w:p w14:paraId="203085EE" w14:textId="77777777" w:rsidR="008A040C" w:rsidRDefault="008A040C" w:rsidP="008A040C">
      <w:pPr>
        <w:rPr>
          <w:rtl/>
        </w:rPr>
      </w:pPr>
      <w:r>
        <w:rPr>
          <w:rFonts w:cs="Times New Roman"/>
          <w:rtl/>
        </w:rPr>
        <w:t>כן אני יודעת שאני מענה אותךָ</w:t>
      </w:r>
    </w:p>
    <w:p w14:paraId="008EB708" w14:textId="77777777" w:rsidR="008A040C" w:rsidRDefault="008A040C" w:rsidP="008A040C">
      <w:pPr>
        <w:rPr>
          <w:rtl/>
        </w:rPr>
      </w:pPr>
      <w:r>
        <w:rPr>
          <w:rFonts w:cs="Times New Roman"/>
          <w:rtl/>
        </w:rPr>
        <w:t>את לא מענה רק אותי, גם את עצמך!</w:t>
      </w:r>
    </w:p>
    <w:p w14:paraId="6608C6D6" w14:textId="7E1070E4" w:rsidR="005F135E" w:rsidRPr="005F135E" w:rsidRDefault="008A040C" w:rsidP="008A040C">
      <w:pPr>
        <w:rPr>
          <w:rtl/>
        </w:rPr>
      </w:pPr>
      <w:r>
        <w:rPr>
          <w:rFonts w:cs="Times New Roman"/>
          <w:rtl/>
        </w:rPr>
        <w:t>אתה היית סולח לקנאות שלי לו היית יודע כמה אני סובלת</w:t>
      </w:r>
      <w:r>
        <w:rPr>
          <w:rFonts w:hint="cs"/>
          <w:rtl/>
        </w:rPr>
        <w:t>]</w:t>
      </w:r>
    </w:p>
    <w:p w14:paraId="48400248" w14:textId="4AA6F596" w:rsidR="00EE3A2F" w:rsidRDefault="00927A04" w:rsidP="000B34C9">
      <w:pPr>
        <w:rPr>
          <w:rtl/>
        </w:rPr>
      </w:pPr>
      <w:r>
        <w:rPr>
          <w:rFonts w:hint="cs"/>
          <w:rtl/>
        </w:rPr>
        <w:t>"הוא לא ייפרד," היא אמרה לכולם באופן הבטוח ביותר. "כי איך הוא ימצא עכשו מישהי חדשה? כשהוא חוזר פעם בשלושה שבועות?</w:t>
      </w:r>
      <w:r w:rsidR="005F135E">
        <w:rPr>
          <w:rFonts w:hint="cs"/>
          <w:rtl/>
        </w:rPr>
        <w:t xml:space="preserve"> איך הוא ימצא מישהי כמוני?"</w:t>
      </w:r>
    </w:p>
    <w:p w14:paraId="022858A2" w14:textId="6CF6867B" w:rsidR="005F135E" w:rsidRDefault="005F135E" w:rsidP="000B34C9">
      <w:pPr>
        <w:rPr>
          <w:rtl/>
        </w:rPr>
      </w:pPr>
      <w:r>
        <w:rPr>
          <w:rFonts w:hint="cs"/>
          <w:rtl/>
        </w:rPr>
        <w:t xml:space="preserve">"אני לא אמצא מישהי כמוך. כי בגלל זה אנחנו נפרדים </w:t>
      </w:r>
      <w:r>
        <w:rPr>
          <w:rtl/>
        </w:rPr>
        <w:t>–</w:t>
      </w:r>
      <w:r>
        <w:rPr>
          <w:rFonts w:hint="cs"/>
          <w:rtl/>
        </w:rPr>
        <w:t xml:space="preserve"> מישהי כמוך </w:t>
      </w:r>
      <w:r w:rsidRPr="005F135E">
        <w:rPr>
          <w:rFonts w:cs="Times New Roman"/>
          <w:rtl/>
        </w:rPr>
        <w:t>לא יכול</w:t>
      </w:r>
      <w:r>
        <w:rPr>
          <w:rFonts w:cs="Times New Roman" w:hint="cs"/>
          <w:rtl/>
        </w:rPr>
        <w:t>ה</w:t>
      </w:r>
      <w:r w:rsidRPr="005F135E">
        <w:rPr>
          <w:rFonts w:cs="Times New Roman"/>
          <w:rtl/>
        </w:rPr>
        <w:t xml:space="preserve"> להיות עם מישהו כמוני</w:t>
      </w:r>
      <w:r>
        <w:rPr>
          <w:rFonts w:hint="cs"/>
          <w:rtl/>
        </w:rPr>
        <w:t>."</w:t>
      </w:r>
    </w:p>
    <w:p w14:paraId="48921099" w14:textId="4654BE26" w:rsidR="005F135E" w:rsidRDefault="005F135E" w:rsidP="000B34C9">
      <w:pPr>
        <w:rPr>
          <w:rtl/>
        </w:rPr>
      </w:pPr>
      <w:r>
        <w:rPr>
          <w:rFonts w:hint="cs"/>
          <w:rtl/>
        </w:rPr>
        <w:t>"אני יכולה, אם תפסיק להתראות עם יסמין."</w:t>
      </w:r>
    </w:p>
    <w:p w14:paraId="3C0F94CB" w14:textId="163CD5DD" w:rsidR="005F135E" w:rsidRDefault="005F135E" w:rsidP="000B34C9">
      <w:pPr>
        <w:rPr>
          <w:rtl/>
        </w:rPr>
      </w:pPr>
      <w:r>
        <w:rPr>
          <w:rFonts w:hint="cs"/>
          <w:rtl/>
        </w:rPr>
        <w:t>"אני לא אפסיק התראות עם יסמין, היא הגיסה שלי."</w:t>
      </w:r>
    </w:p>
    <w:p w14:paraId="36E53FCD" w14:textId="54F819B0" w:rsidR="005F135E" w:rsidRDefault="005F135E" w:rsidP="000B34C9">
      <w:pPr>
        <w:rPr>
          <w:rtl/>
        </w:rPr>
      </w:pPr>
      <w:r>
        <w:rPr>
          <w:rFonts w:hint="cs"/>
          <w:rtl/>
        </w:rPr>
        <w:t>"תתראה איתה בחברת מארק ובחברתי, לא לבד."</w:t>
      </w:r>
    </w:p>
    <w:p w14:paraId="4CFE5478" w14:textId="5C36756B" w:rsidR="005F135E" w:rsidRDefault="005F135E" w:rsidP="000B34C9">
      <w:pPr>
        <w:rPr>
          <w:rtl/>
        </w:rPr>
      </w:pPr>
      <w:r>
        <w:rPr>
          <w:rFonts w:hint="cs"/>
          <w:rtl/>
        </w:rPr>
        <w:t>"לא!"</w:t>
      </w:r>
    </w:p>
    <w:p w14:paraId="304362F6" w14:textId="2A2A237A" w:rsidR="005F135E" w:rsidRDefault="005F135E" w:rsidP="000B34C9">
      <w:pPr>
        <w:rPr>
          <w:rtl/>
        </w:rPr>
      </w:pPr>
      <w:r>
        <w:rPr>
          <w:rFonts w:hint="cs"/>
          <w:rtl/>
        </w:rPr>
        <w:t>"כן!"</w:t>
      </w:r>
    </w:p>
    <w:p w14:paraId="2D9FC41B" w14:textId="0EA703D3" w:rsidR="005F135E" w:rsidRDefault="005F135E" w:rsidP="000B34C9">
      <w:pPr>
        <w:rPr>
          <w:rtl/>
        </w:rPr>
      </w:pPr>
      <w:r>
        <w:rPr>
          <w:rFonts w:hint="cs"/>
          <w:rtl/>
        </w:rPr>
        <w:t>"לא..."</w:t>
      </w:r>
    </w:p>
    <w:p w14:paraId="384A61DC" w14:textId="7ABD75C7" w:rsidR="005F135E" w:rsidRDefault="005F135E" w:rsidP="000B34C9">
      <w:pPr>
        <w:rPr>
          <w:rtl/>
        </w:rPr>
      </w:pPr>
      <w:r>
        <w:rPr>
          <w:rFonts w:hint="cs"/>
          <w:rtl/>
        </w:rPr>
        <w:t>"כן, דווקא."</w:t>
      </w:r>
    </w:p>
    <w:p w14:paraId="515C4C9A" w14:textId="11E8740A" w:rsidR="005F135E" w:rsidRDefault="005F135E" w:rsidP="000B34C9">
      <w:pPr>
        <w:rPr>
          <w:rtl/>
        </w:rPr>
      </w:pPr>
      <w:r>
        <w:rPr>
          <w:rFonts w:hint="cs"/>
          <w:rtl/>
        </w:rPr>
        <w:t>"את לא יכולה להיות כזאת קנאית."</w:t>
      </w:r>
    </w:p>
    <w:p w14:paraId="1DB85E87" w14:textId="7851436E" w:rsidR="005F135E" w:rsidRDefault="005F135E" w:rsidP="000B34C9">
      <w:pPr>
        <w:rPr>
          <w:rtl/>
        </w:rPr>
      </w:pPr>
      <w:r>
        <w:rPr>
          <w:rFonts w:hint="cs"/>
          <w:rtl/>
        </w:rPr>
        <w:t>"נכון, אני לא יכולה, אתה יודע איזה סבל אני עוברת בגללך? אתה בכלל מתאר לעצמך?"</w:t>
      </w:r>
    </w:p>
    <w:p w14:paraId="6094DBC7" w14:textId="64D76059" w:rsidR="005F135E" w:rsidRDefault="005F135E" w:rsidP="000B34C9">
      <w:pPr>
        <w:rPr>
          <w:rtl/>
        </w:rPr>
      </w:pPr>
      <w:r>
        <w:rPr>
          <w:rFonts w:hint="cs"/>
          <w:rtl/>
        </w:rPr>
        <w:lastRenderedPageBreak/>
        <w:t xml:space="preserve">אין דבר שחביב יותר על האדם מאשר לשמוע את אהוביו טווים ממעשיותיהם על הסבל שהם עוברים בעטיו את מדי האסיר שֶׁיָעַטוּהוּ בהם. </w:t>
      </w:r>
    </w:p>
    <w:p w14:paraId="6C584C98" w14:textId="0E3CB8C7" w:rsidR="00EE3A2F" w:rsidRDefault="005F135E" w:rsidP="000B34C9">
      <w:pPr>
        <w:rPr>
          <w:rtl/>
        </w:rPr>
      </w:pPr>
      <w:r>
        <w:rPr>
          <w:rFonts w:hint="cs"/>
          <w:rtl/>
        </w:rPr>
        <w:t>"היא זקוקה לי," אלכס אמר.</w:t>
      </w:r>
    </w:p>
    <w:p w14:paraId="4A8975AC" w14:textId="0DC23E5C" w:rsidR="005F135E" w:rsidRDefault="005F135E" w:rsidP="000B34C9">
      <w:pPr>
        <w:rPr>
          <w:rtl/>
        </w:rPr>
      </w:pPr>
      <w:r>
        <w:rPr>
          <w:rFonts w:hint="cs"/>
          <w:rtl/>
        </w:rPr>
        <w:t>"גם אני זקוקה לך."</w:t>
      </w:r>
    </w:p>
    <w:p w14:paraId="6FDF15A1" w14:textId="209C67F6" w:rsidR="005F135E" w:rsidRDefault="005F135E" w:rsidP="000B34C9">
      <w:pPr>
        <w:rPr>
          <w:rtl/>
        </w:rPr>
      </w:pPr>
      <w:r>
        <w:rPr>
          <w:rFonts w:hint="cs"/>
          <w:rtl/>
        </w:rPr>
        <w:t>"היא צריכה אותי, באמת."</w:t>
      </w:r>
    </w:p>
    <w:p w14:paraId="3A192EF3" w14:textId="77777777" w:rsidR="00EE3A2F" w:rsidRDefault="00EE3A2F" w:rsidP="000B34C9">
      <w:pPr>
        <w:rPr>
          <w:rtl/>
        </w:rPr>
      </w:pPr>
    </w:p>
    <w:p w14:paraId="28F0CE5D" w14:textId="10785D7E" w:rsidR="00411C6F" w:rsidRDefault="00411C6F" w:rsidP="000B34C9">
      <w:pPr>
        <w:rPr>
          <w:rtl/>
        </w:rPr>
      </w:pPr>
      <w:r>
        <w:rPr>
          <w:rFonts w:hint="cs"/>
          <w:rtl/>
        </w:rPr>
        <w:t xml:space="preserve">אלכס ואימו </w:t>
      </w:r>
      <w:r>
        <w:rPr>
          <w:rtl/>
        </w:rPr>
        <w:t>–</w:t>
      </w:r>
    </w:p>
    <w:p w14:paraId="538524F4" w14:textId="69B5AB94" w:rsidR="00411C6F" w:rsidRDefault="00411C6F" w:rsidP="000B34C9">
      <w:pPr>
        <w:rPr>
          <w:rtl/>
        </w:rPr>
      </w:pPr>
      <w:r>
        <w:rPr>
          <w:rFonts w:hint="cs"/>
          <w:rtl/>
        </w:rPr>
        <w:t xml:space="preserve">אלכס אומר </w:t>
      </w:r>
      <w:r>
        <w:rPr>
          <w:rtl/>
        </w:rPr>
        <w:t>–</w:t>
      </w:r>
      <w:r>
        <w:rPr>
          <w:rFonts w:hint="cs"/>
          <w:rtl/>
        </w:rPr>
        <w:t xml:space="preserve"> את מרוצה אבל ממני קתרין?</w:t>
      </w:r>
    </w:p>
    <w:p w14:paraId="7984373C" w14:textId="7383646A" w:rsidR="00411C6F" w:rsidRDefault="00411C6F" w:rsidP="000B34C9">
      <w:pPr>
        <w:rPr>
          <w:rtl/>
        </w:rPr>
      </w:pPr>
      <w:r>
        <w:rPr>
          <w:rFonts w:hint="cs"/>
          <w:rtl/>
        </w:rPr>
        <w:t>"עם כל הכסף שבזבזנו עליך על פסנתר ועל שחייה ועל אנדוקרינולוג. כשבמקום תו</w:t>
      </w:r>
      <w:r w:rsidR="006E5B12">
        <w:rPr>
          <w:rFonts w:hint="cs"/>
          <w:rtl/>
        </w:rPr>
        <w:t>ו</w:t>
      </w:r>
      <w:r>
        <w:rPr>
          <w:rFonts w:hint="cs"/>
          <w:rtl/>
        </w:rPr>
        <w:t>ים העדפת סמים</w:t>
      </w:r>
      <w:r w:rsidR="006E5B12">
        <w:rPr>
          <w:rFonts w:hint="cs"/>
          <w:rtl/>
        </w:rPr>
        <w:t xml:space="preserve"> (נראה לך שאני לא יודעת?)</w:t>
      </w:r>
      <w:r>
        <w:rPr>
          <w:rFonts w:hint="cs"/>
          <w:rtl/>
        </w:rPr>
        <w:t>, ואת ה</w:t>
      </w:r>
      <w:r w:rsidR="00C90C6C">
        <w:rPr>
          <w:rFonts w:hint="cs"/>
          <w:rtl/>
        </w:rPr>
        <w:t>שחייה</w:t>
      </w:r>
      <w:r>
        <w:rPr>
          <w:rFonts w:hint="cs"/>
          <w:rtl/>
        </w:rPr>
        <w:t xml:space="preserve"> עזבת בלי שום סיבה, ולצמוח צמחת בלי שום עזרה."</w:t>
      </w:r>
    </w:p>
    <w:p w14:paraId="12B03E81" w14:textId="0E5AA86B" w:rsidR="002D090D" w:rsidRDefault="002D090D" w:rsidP="000B34C9">
      <w:pPr>
        <w:rPr>
          <w:rtl/>
        </w:rPr>
      </w:pPr>
    </w:p>
    <w:p w14:paraId="46FBC446" w14:textId="43A57C22" w:rsidR="002D090D" w:rsidRDefault="002D090D" w:rsidP="000B34C9">
      <w:pPr>
        <w:rPr>
          <w:rtl/>
        </w:rPr>
      </w:pPr>
    </w:p>
    <w:p w14:paraId="3E9801DD" w14:textId="5E8DB2F8" w:rsidR="002D090D" w:rsidRDefault="002D090D" w:rsidP="000B34C9">
      <w:pPr>
        <w:rPr>
          <w:rtl/>
        </w:rPr>
      </w:pPr>
      <w:r>
        <w:rPr>
          <w:rFonts w:hint="cs"/>
          <w:rtl/>
        </w:rPr>
        <w:t>"בסדר בסדר," סער אמר, "אבל עם קונדום? כל הזמן?</w:t>
      </w:r>
      <w:r w:rsidR="00186B8F">
        <w:rPr>
          <w:rFonts w:hint="cs"/>
          <w:rtl/>
        </w:rPr>
        <w:t>"</w:t>
      </w:r>
    </w:p>
    <w:p w14:paraId="7D17BCD7" w14:textId="33BD5EB4" w:rsidR="00186B8F" w:rsidRDefault="00186B8F" w:rsidP="000B34C9">
      <w:pPr>
        <w:rPr>
          <w:rtl/>
        </w:rPr>
      </w:pPr>
      <w:r>
        <w:rPr>
          <w:rFonts w:hint="cs"/>
          <w:rtl/>
        </w:rPr>
        <w:t>"זה לא כל הזמן, עם נטע אנחנו כבר מזמן לא עם קונדום."</w:t>
      </w:r>
    </w:p>
    <w:p w14:paraId="02E6F20A" w14:textId="2840135D" w:rsidR="00186B8F" w:rsidRDefault="00186B8F" w:rsidP="000B34C9">
      <w:pPr>
        <w:rPr>
          <w:rtl/>
        </w:rPr>
      </w:pPr>
      <w:r>
        <w:rPr>
          <w:rFonts w:hint="cs"/>
          <w:rtl/>
        </w:rPr>
        <w:t>"אה כן? כי היא נראית לך אדם הגון? שלא יגנוב לך את הזרע?"</w:t>
      </w:r>
    </w:p>
    <w:p w14:paraId="3D339DAB" w14:textId="6B181957" w:rsidR="00186B8F" w:rsidRDefault="00186B8F" w:rsidP="000B34C9">
      <w:pPr>
        <w:rPr>
          <w:rtl/>
        </w:rPr>
      </w:pPr>
      <w:r>
        <w:rPr>
          <w:rFonts w:hint="cs"/>
          <w:rtl/>
        </w:rPr>
        <w:t>"אף אחד לא גונב לך את הזרע אדיוט. לילך אמרה לך שהיא לא לוקחת גלולה."</w:t>
      </w:r>
    </w:p>
    <w:p w14:paraId="02B35CB5" w14:textId="77777777" w:rsidR="00186B8F" w:rsidRDefault="00186B8F" w:rsidP="000B34C9">
      <w:pPr>
        <w:rPr>
          <w:rtl/>
        </w:rPr>
      </w:pPr>
      <w:r>
        <w:rPr>
          <w:rFonts w:hint="cs"/>
          <w:rtl/>
        </w:rPr>
        <w:t xml:space="preserve">"כן, אבל... היתה לנו שיטה. שיטה בדוקה </w:t>
      </w:r>
      <w:r>
        <w:rPr>
          <w:rtl/>
        </w:rPr>
        <w:t>–</w:t>
      </w:r>
      <w:r>
        <w:rPr>
          <w:rFonts w:hint="cs"/>
          <w:rtl/>
        </w:rPr>
        <w:t xml:space="preserve"> היו ימים בטוחים, ומחוץ לימים הבטוחים אנחנו ..." הוא נכנס לתיאור שהסתבך והלך ואלכס הפסיק לעקוב אחריו. הוא באמת שמר על עצמו נקי ממחלות, כי ככה ארקדי אמר, ובאמת ארקדי יתחתן בקיץ, כבר התאיך נקבע והאולם נסגר והדי ג'יי נקבע וסידורי הפרחים </w:t>
      </w:r>
      <w:r>
        <w:rPr>
          <w:rtl/>
        </w:rPr>
        <w:t>–</w:t>
      </w:r>
      <w:r>
        <w:rPr>
          <w:rFonts w:hint="cs"/>
          <w:rtl/>
        </w:rPr>
        <w:t xml:space="preserve"> בסגנון מוקפד של פרחים דמויי-פרחי-בר ונרות חלב כבדים, בעיטורי זהב עדינים. אפילו אלכס נדרש לסוגיית הגופן המתאים ביותר בהזמנות שכבר הודפסו והונחו בארגז קטן בדירה שלהם, שהם שכרו קרוב לאוניברסיטה שיהיה להדס נוח, והמתינו שם בארגזון לעיתוי המתאים כדי להישלח. </w:t>
      </w:r>
    </w:p>
    <w:p w14:paraId="16911BAA" w14:textId="35F84B4B" w:rsidR="00186B8F" w:rsidRDefault="00186B8F" w:rsidP="000B34C9">
      <w:pPr>
        <w:rPr>
          <w:rtl/>
        </w:rPr>
      </w:pPr>
      <w:r>
        <w:rPr>
          <w:rFonts w:hint="cs"/>
          <w:rtl/>
        </w:rPr>
        <w:t>ובכל זאת.</w:t>
      </w:r>
    </w:p>
    <w:p w14:paraId="116D574A" w14:textId="6B36129A" w:rsidR="00186B8F" w:rsidRDefault="00186B8F" w:rsidP="000B34C9">
      <w:pPr>
        <w:rPr>
          <w:rtl/>
        </w:rPr>
      </w:pPr>
      <w:r>
        <w:rPr>
          <w:rFonts w:hint="cs"/>
          <w:rtl/>
        </w:rPr>
        <w:t>אין אדיוטי מזה. אין.</w:t>
      </w:r>
    </w:p>
    <w:p w14:paraId="14749BAE" w14:textId="131A22BF" w:rsidR="00186B8F" w:rsidRDefault="00186B8F" w:rsidP="000B34C9">
      <w:pPr>
        <w:rPr>
          <w:rtl/>
        </w:rPr>
      </w:pPr>
      <w:r>
        <w:rPr>
          <w:rFonts w:hint="cs"/>
          <w:rtl/>
        </w:rPr>
        <w:t xml:space="preserve">אבל הוא כבר התרגל, כי כך ארקדי ציווה עליו אי-פעם מזמן. </w:t>
      </w:r>
    </w:p>
    <w:p w14:paraId="6CB3A764" w14:textId="5B8292FE" w:rsidR="00186B8F" w:rsidRDefault="00186B8F" w:rsidP="000B34C9">
      <w:pPr>
        <w:rPr>
          <w:rtl/>
        </w:rPr>
      </w:pPr>
      <w:r>
        <w:rPr>
          <w:rFonts w:hint="cs"/>
          <w:rtl/>
        </w:rPr>
        <w:t>והוא ציית וחיכה.</w:t>
      </w:r>
    </w:p>
    <w:p w14:paraId="3B4E0246" w14:textId="34C0A1AC" w:rsidR="00186B8F" w:rsidRDefault="00186B8F" w:rsidP="000B34C9">
      <w:r>
        <w:rPr>
          <w:rFonts w:hint="cs"/>
          <w:rtl/>
        </w:rPr>
        <w:t xml:space="preserve">לא, הוא ציית בלי לחכות. כי אין למה, </w:t>
      </w:r>
      <w:r w:rsidR="00DE3C1B">
        <w:rPr>
          <w:rFonts w:hint="cs"/>
          <w:rtl/>
        </w:rPr>
        <w:t>אבל כל עוד שניהם חיים, אולי בפנסיה. אולי כשארקדי יחלה בדמנציה וישכח שרצונו באורח חיים מהוגן ואופטימלי. אורח חיים לפי החוקים הכתובים ואלו שאינם כתובים. אורח חיים של מישהו שמקים בית. מישהו בעל ידיים חזקות שמקים משפחה, שהכל סומכים עליו. ילד יחיד שיסב גאווה לאימו, שנולד לשם כך, ובעיקר ימות לשם כך. בבוא היום הוא יחלה בדמנציה ואולי ישכח את כל זה ורק דבר אחד הוא יזכור.</w:t>
      </w:r>
    </w:p>
    <w:p w14:paraId="5D0721BE" w14:textId="75A66331" w:rsidR="006D42EC" w:rsidRDefault="006D42EC" w:rsidP="000B34C9"/>
    <w:p w14:paraId="0B384198" w14:textId="13CA5DCE" w:rsidR="006D42EC" w:rsidRDefault="006D42EC" w:rsidP="000B34C9">
      <w:pPr>
        <w:rPr>
          <w:rtl/>
        </w:rPr>
      </w:pPr>
      <w:r>
        <w:rPr>
          <w:rFonts w:hint="cs"/>
          <w:rtl/>
        </w:rPr>
        <w:t>"אבל ממה את מפחדת?"</w:t>
      </w:r>
    </w:p>
    <w:p w14:paraId="557D5312" w14:textId="0BCD3240" w:rsidR="006D42EC" w:rsidRDefault="006D42EC" w:rsidP="000B34C9">
      <w:pPr>
        <w:rPr>
          <w:rtl/>
        </w:rPr>
      </w:pPr>
      <w:r>
        <w:rPr>
          <w:rFonts w:hint="cs"/>
          <w:rtl/>
        </w:rPr>
        <w:t>"אני לא מפחדת."</w:t>
      </w:r>
    </w:p>
    <w:p w14:paraId="5A0D7ADE" w14:textId="5AE00FA0" w:rsidR="006D42EC" w:rsidRDefault="006D42EC" w:rsidP="000B34C9">
      <w:pPr>
        <w:rPr>
          <w:rtl/>
        </w:rPr>
      </w:pPr>
      <w:r>
        <w:rPr>
          <w:rFonts w:hint="cs"/>
          <w:rtl/>
        </w:rPr>
        <w:t>"את לא מרשה לי דברים."</w:t>
      </w:r>
    </w:p>
    <w:p w14:paraId="60C44F48" w14:textId="47AC4E18" w:rsidR="006D42EC" w:rsidRDefault="006D42EC" w:rsidP="000B34C9">
      <w:pPr>
        <w:rPr>
          <w:rtl/>
        </w:rPr>
      </w:pPr>
      <w:r>
        <w:rPr>
          <w:rFonts w:hint="cs"/>
          <w:rtl/>
        </w:rPr>
        <w:t>"אלכס זה לא שאני לא מרשה לך דברים.  זה לא פייר להציג את זה ככה."</w:t>
      </w:r>
    </w:p>
    <w:p w14:paraId="383CDBE4" w14:textId="0D18B8B1" w:rsidR="006D42EC" w:rsidRDefault="006D42EC" w:rsidP="000B34C9">
      <w:pPr>
        <w:rPr>
          <w:rtl/>
        </w:rPr>
      </w:pPr>
      <w:r>
        <w:rPr>
          <w:rFonts w:hint="cs"/>
          <w:rtl/>
        </w:rPr>
        <w:lastRenderedPageBreak/>
        <w:t>"אז איך להציג את זה?"</w:t>
      </w:r>
    </w:p>
    <w:p w14:paraId="087224AA" w14:textId="42D07D4C" w:rsidR="006D42EC" w:rsidRDefault="006D42EC" w:rsidP="000B34C9">
      <w:pPr>
        <w:rPr>
          <w:rtl/>
        </w:rPr>
      </w:pPr>
      <w:r>
        <w:rPr>
          <w:rFonts w:hint="cs"/>
          <w:rtl/>
        </w:rPr>
        <w:t>"בכל יחסים יש גבולות של מה מותר ומה אסור לעשות. אני לא הולכת עכשו לשכב עם מישהו אחר, נכון?"</w:t>
      </w:r>
    </w:p>
    <w:p w14:paraId="53639451" w14:textId="6F7D9F68" w:rsidR="006D42EC" w:rsidRDefault="006D42EC" w:rsidP="000B34C9">
      <w:pPr>
        <w:rPr>
          <w:rtl/>
        </w:rPr>
      </w:pPr>
      <w:r>
        <w:rPr>
          <w:rFonts w:hint="cs"/>
          <w:rtl/>
        </w:rPr>
        <w:t>"אני לא יודע."</w:t>
      </w:r>
    </w:p>
    <w:p w14:paraId="4159486D" w14:textId="63E61776" w:rsidR="006D42EC" w:rsidRDefault="006D42EC" w:rsidP="000B34C9">
      <w:pPr>
        <w:rPr>
          <w:rtl/>
        </w:rPr>
      </w:pPr>
      <w:r>
        <w:rPr>
          <w:rFonts w:hint="cs"/>
          <w:rtl/>
        </w:rPr>
        <w:t>"אתה לא יודע??"</w:t>
      </w:r>
    </w:p>
    <w:p w14:paraId="0D1EF05F" w14:textId="4621CA6E" w:rsidR="006D42EC" w:rsidRDefault="006D42EC" w:rsidP="000B34C9">
      <w:pPr>
        <w:rPr>
          <w:rtl/>
        </w:rPr>
      </w:pPr>
      <w:r>
        <w:rPr>
          <w:rFonts w:hint="cs"/>
          <w:rtl/>
        </w:rPr>
        <w:t>"אני לא יודע אם יש לי כוח לשיחה הזאת."</w:t>
      </w:r>
    </w:p>
    <w:p w14:paraId="195FB58E" w14:textId="182205FA" w:rsidR="006D42EC" w:rsidRDefault="006D42EC" w:rsidP="000B34C9">
      <w:pPr>
        <w:rPr>
          <w:rtl/>
        </w:rPr>
      </w:pPr>
      <w:r>
        <w:rPr>
          <w:rFonts w:hint="cs"/>
          <w:rtl/>
        </w:rPr>
        <w:t>"אבל אתה חייב כוח לשיחה הזאת כי היא הכרחית ליחסים ביננו."</w:t>
      </w:r>
    </w:p>
    <w:p w14:paraId="6C4BFB4B" w14:textId="323E2228" w:rsidR="006D42EC" w:rsidRDefault="006D42EC" w:rsidP="000B34C9">
      <w:pPr>
        <w:rPr>
          <w:rtl/>
        </w:rPr>
      </w:pPr>
      <w:r>
        <w:rPr>
          <w:rFonts w:hint="cs"/>
          <w:rtl/>
        </w:rPr>
        <w:t>"אני לא יודע אם אני רוצה את היחסים ביננו."</w:t>
      </w:r>
    </w:p>
    <w:p w14:paraId="14B136CB" w14:textId="6118780E" w:rsidR="006D42EC" w:rsidRDefault="006D42EC" w:rsidP="000B34C9">
      <w:pPr>
        <w:rPr>
          <w:rtl/>
        </w:rPr>
      </w:pPr>
      <w:r>
        <w:rPr>
          <w:rFonts w:hint="cs"/>
          <w:rtl/>
        </w:rPr>
        <w:t xml:space="preserve">"מה??" דמה קפא. </w:t>
      </w:r>
    </w:p>
    <w:p w14:paraId="02C28B9A" w14:textId="25B650F4" w:rsidR="006D42EC" w:rsidRDefault="006D42EC" w:rsidP="000B34C9">
      <w:pPr>
        <w:rPr>
          <w:rtl/>
        </w:rPr>
      </w:pPr>
      <w:r>
        <w:rPr>
          <w:rFonts w:hint="cs"/>
          <w:rtl/>
        </w:rPr>
        <w:t>"בואי נצא."</w:t>
      </w:r>
    </w:p>
    <w:p w14:paraId="5E4C6F9D" w14:textId="1B50B912" w:rsidR="006D42EC" w:rsidRDefault="006D42EC" w:rsidP="000B34C9">
      <w:pPr>
        <w:rPr>
          <w:rtl/>
        </w:rPr>
      </w:pPr>
      <w:r>
        <w:rPr>
          <w:rFonts w:hint="cs"/>
          <w:rtl/>
        </w:rPr>
        <w:t>"לאן נצא?"</w:t>
      </w:r>
    </w:p>
    <w:p w14:paraId="02D8ACDB" w14:textId="2240C361" w:rsidR="006D42EC" w:rsidRDefault="006D42EC" w:rsidP="000B34C9">
      <w:pPr>
        <w:rPr>
          <w:rtl/>
        </w:rPr>
      </w:pPr>
      <w:r>
        <w:rPr>
          <w:rFonts w:hint="cs"/>
          <w:rtl/>
        </w:rPr>
        <w:t xml:space="preserve">"החוצה. </w:t>
      </w:r>
      <w:r w:rsidR="00C767DD">
        <w:rPr>
          <w:rFonts w:hint="cs"/>
          <w:rtl/>
        </w:rPr>
        <w:t>אני חייב לעשן."</w:t>
      </w:r>
    </w:p>
    <w:p w14:paraId="299425B3" w14:textId="3F587D1D" w:rsidR="00C767DD" w:rsidRDefault="00C767DD" w:rsidP="000B34C9">
      <w:pPr>
        <w:rPr>
          <w:rtl/>
        </w:rPr>
      </w:pPr>
      <w:r>
        <w:rPr>
          <w:rFonts w:hint="cs"/>
          <w:rtl/>
        </w:rPr>
        <w:t xml:space="preserve">הוא לא חיכה לה והיא נגררה אחריו בגרביים. היה קר בחוץ כמו שרוחות איומות על הרי יהודה הקרחים הסלעיים מכות כבר אלפי שנים, </w:t>
      </w:r>
      <w:r w:rsidR="0067791A">
        <w:rPr>
          <w:rFonts w:hint="cs"/>
          <w:rtl/>
        </w:rPr>
        <w:t>וזרדים נדבקו לגרביה שהיו בצבע תכלת בהיר מאד וכבר עלו/נדבקו עליהם רגבי אדמה קטנים והחלו לדקור.</w:t>
      </w:r>
    </w:p>
    <w:p w14:paraId="40C48ED3" w14:textId="385AB46E" w:rsidR="0067791A" w:rsidRDefault="0067791A" w:rsidP="000B34C9">
      <w:pPr>
        <w:rPr>
          <w:rtl/>
        </w:rPr>
      </w:pPr>
      <w:r>
        <w:rPr>
          <w:rFonts w:hint="cs"/>
          <w:rtl/>
        </w:rPr>
        <w:t xml:space="preserve">הוא לא נאבק הרבה על הלהבה, זה היה החלק הצפוני של בדיוק ההרים שהוא שרת עליהם את מדינתו כבר ארבע שנים, </w:t>
      </w:r>
      <w:r w:rsidR="00E2412D">
        <w:rPr>
          <w:rFonts w:hint="cs"/>
          <w:rtl/>
        </w:rPr>
        <w:t>ועישן עליהן כבר אלפי סיגריות וגו'.</w:t>
      </w:r>
    </w:p>
    <w:p w14:paraId="0C7EC300" w14:textId="77777777" w:rsidR="00E2412D" w:rsidRDefault="00E2412D" w:rsidP="000B34C9">
      <w:pPr>
        <w:rPr>
          <w:rtl/>
        </w:rPr>
      </w:pPr>
      <w:r>
        <w:rPr>
          <w:rFonts w:hint="cs"/>
          <w:rtl/>
        </w:rPr>
        <w:t>"לאן תלך?"</w:t>
      </w:r>
    </w:p>
    <w:p w14:paraId="164B8DD9" w14:textId="77777777" w:rsidR="00E2412D" w:rsidRDefault="00E2412D" w:rsidP="000B34C9">
      <w:pPr>
        <w:rPr>
          <w:rtl/>
        </w:rPr>
      </w:pPr>
      <w:r>
        <w:rPr>
          <w:rFonts w:hint="cs"/>
          <w:rtl/>
        </w:rPr>
        <w:t>"מתי?"</w:t>
      </w:r>
    </w:p>
    <w:p w14:paraId="28311422" w14:textId="77777777" w:rsidR="00E2412D" w:rsidRDefault="00E2412D" w:rsidP="000B34C9">
      <w:pPr>
        <w:rPr>
          <w:rtl/>
        </w:rPr>
      </w:pPr>
      <w:r>
        <w:rPr>
          <w:rFonts w:hint="cs"/>
          <w:rtl/>
        </w:rPr>
        <w:t>"אם... אם לא יהיה לך כוח להישאר."</w:t>
      </w:r>
    </w:p>
    <w:p w14:paraId="0AC8AC64" w14:textId="2098D54F" w:rsidR="00E2412D" w:rsidRDefault="00E2412D" w:rsidP="000B34C9">
      <w:pPr>
        <w:rPr>
          <w:rtl/>
        </w:rPr>
      </w:pPr>
      <w:r>
        <w:rPr>
          <w:rFonts w:hint="cs"/>
          <w:rtl/>
        </w:rPr>
        <w:t xml:space="preserve">"את מודאגת שאני נשאר איתך כי אין לי מקום אחר ללכת לו?" </w:t>
      </w:r>
    </w:p>
    <w:p w14:paraId="6E474FF1" w14:textId="0D0976AD" w:rsidR="006D42EC" w:rsidRDefault="00934119" w:rsidP="000B34C9">
      <w:pPr>
        <w:rPr>
          <w:rtl/>
        </w:rPr>
      </w:pPr>
      <w:r>
        <w:rPr>
          <w:rFonts w:hint="cs"/>
          <w:rtl/>
        </w:rPr>
        <w:t>"ללכת אליו."</w:t>
      </w:r>
    </w:p>
    <w:p w14:paraId="3F1A8D62" w14:textId="6B3011E7" w:rsidR="00934119" w:rsidRDefault="00934119" w:rsidP="000B34C9">
      <w:pPr>
        <w:rPr>
          <w:rtl/>
        </w:rPr>
      </w:pPr>
      <w:r>
        <w:rPr>
          <w:rFonts w:hint="cs"/>
          <w:rtl/>
        </w:rPr>
        <w:t>אולי גם לעיברית לא היה לו כוח, לא רק אליה.</w:t>
      </w:r>
    </w:p>
    <w:p w14:paraId="2E2BB6E4" w14:textId="64870BD0" w:rsidR="00934119" w:rsidRDefault="00934119" w:rsidP="000B34C9">
      <w:pPr>
        <w:rPr>
          <w:rtl/>
        </w:rPr>
      </w:pPr>
      <w:r>
        <w:rPr>
          <w:rFonts w:hint="cs"/>
          <w:rtl/>
        </w:rPr>
        <w:t xml:space="preserve">"אל תדאגי, </w:t>
      </w:r>
      <w:r w:rsidR="007F698C">
        <w:rPr>
          <w:rFonts w:hint="cs"/>
          <w:rtl/>
        </w:rPr>
        <w:t xml:space="preserve">אני לא נשאר איתך בשביל מקום ללון." זה היה אחד התפקידים שלו בתור מפקד </w:t>
      </w:r>
      <w:r w:rsidR="007F698C">
        <w:rPr>
          <w:rtl/>
        </w:rPr>
        <w:t>–</w:t>
      </w:r>
      <w:r w:rsidR="007F698C">
        <w:rPr>
          <w:rFonts w:hint="cs"/>
          <w:rtl/>
        </w:rPr>
        <w:t xml:space="preserve"> לוודא שלכל חייל יש מקום ללון [לבדוק?]</w:t>
      </w:r>
    </w:p>
    <w:p w14:paraId="2BDD059A" w14:textId="6B5815C0" w:rsidR="007F698C" w:rsidRDefault="007F698C" w:rsidP="000B34C9">
      <w:pPr>
        <w:rPr>
          <w:rtl/>
        </w:rPr>
      </w:pPr>
      <w:r>
        <w:rPr>
          <w:rFonts w:hint="cs"/>
          <w:rtl/>
        </w:rPr>
        <w:t>"</w:t>
      </w:r>
      <w:r w:rsidR="007A4D81">
        <w:rPr>
          <w:rFonts w:hint="cs"/>
          <w:rtl/>
        </w:rPr>
        <w:t xml:space="preserve">תלך </w:t>
      </w:r>
      <w:r>
        <w:rPr>
          <w:rFonts w:hint="cs"/>
          <w:rtl/>
        </w:rPr>
        <w:t>לראשון?"</w:t>
      </w:r>
    </w:p>
    <w:p w14:paraId="5B9197D5" w14:textId="53F11EC1" w:rsidR="007F698C" w:rsidRDefault="007F698C" w:rsidP="000B34C9">
      <w:pPr>
        <w:rPr>
          <w:rtl/>
        </w:rPr>
      </w:pPr>
      <w:r>
        <w:rPr>
          <w:rFonts w:hint="cs"/>
          <w:rtl/>
        </w:rPr>
        <w:t>"אולי."</w:t>
      </w:r>
    </w:p>
    <w:p w14:paraId="6435AC40" w14:textId="7405F13D" w:rsidR="007F698C" w:rsidRDefault="007F698C" w:rsidP="000B34C9">
      <w:pPr>
        <w:rPr>
          <w:rtl/>
        </w:rPr>
      </w:pPr>
      <w:r>
        <w:rPr>
          <w:rFonts w:hint="cs"/>
          <w:rtl/>
        </w:rPr>
        <w:t>"ידעתי."</w:t>
      </w:r>
    </w:p>
    <w:p w14:paraId="2304A97F" w14:textId="46ECC28C" w:rsidR="007F698C" w:rsidRDefault="007F698C" w:rsidP="000B34C9">
      <w:pPr>
        <w:rPr>
          <w:rtl/>
        </w:rPr>
      </w:pPr>
      <w:r>
        <w:rPr>
          <w:rFonts w:hint="cs"/>
          <w:rtl/>
        </w:rPr>
        <w:t>"מה ידעת? מה ידעת? אם היה ל</w:t>
      </w:r>
      <w:r w:rsidR="007A4D81">
        <w:rPr>
          <w:rFonts w:hint="cs"/>
          <w:rtl/>
        </w:rPr>
        <w:t>י</w:t>
      </w:r>
      <w:r>
        <w:rPr>
          <w:rFonts w:hint="cs"/>
          <w:rtl/>
        </w:rPr>
        <w:t xml:space="preserve"> איזה סיכוי איתה</w:t>
      </w:r>
      <w:r w:rsidR="007A4D81">
        <w:rPr>
          <w:rFonts w:hint="cs"/>
          <w:rtl/>
        </w:rPr>
        <w:t xml:space="preserve"> אז נשארנו,</w:t>
      </w:r>
      <w:r>
        <w:rPr>
          <w:rFonts w:hint="cs"/>
          <w:rtl/>
        </w:rPr>
        <w:t xml:space="preserve"> אבל אין לנו סיכוי, אין!"</w:t>
      </w:r>
    </w:p>
    <w:p w14:paraId="6B4F458D" w14:textId="7BF27CD2" w:rsidR="007F698C" w:rsidRDefault="007F698C" w:rsidP="000B34C9">
      <w:pPr>
        <w:rPr>
          <w:rtl/>
        </w:rPr>
      </w:pPr>
      <w:r>
        <w:rPr>
          <w:rFonts w:hint="cs"/>
          <w:rtl/>
        </w:rPr>
        <w:t>"רק כי היא הפסיקה לאהוב אותך."</w:t>
      </w:r>
    </w:p>
    <w:p w14:paraId="20AB8F49" w14:textId="4B363268" w:rsidR="007F698C" w:rsidRDefault="007F698C" w:rsidP="000B34C9">
      <w:pPr>
        <w:rPr>
          <w:rtl/>
        </w:rPr>
      </w:pPr>
      <w:r>
        <w:rPr>
          <w:rFonts w:hint="cs"/>
          <w:rtl/>
        </w:rPr>
        <w:t>"היא לא הפסיקה לאהוב אותי, היא הפסיקה לאהוב את עצמה!"</w:t>
      </w:r>
    </w:p>
    <w:p w14:paraId="79389845" w14:textId="5EAC3CBB" w:rsidR="007F698C" w:rsidRDefault="007F698C" w:rsidP="000B34C9">
      <w:pPr>
        <w:rPr>
          <w:rtl/>
        </w:rPr>
      </w:pPr>
      <w:r>
        <w:rPr>
          <w:rFonts w:hint="cs"/>
          <w:rtl/>
        </w:rPr>
        <w:t xml:space="preserve">רק הרוח שרקה ביניהם. אלה היו הרים שמצצו כל טיפת חום, ומים, ודם. כלום לא הספיק להם. אולי ניתן היה למצות את צמאונם בעזרת שטף אחד עצום של עם, עם שאוחז ידיים. </w:t>
      </w:r>
    </w:p>
    <w:p w14:paraId="5BED2189" w14:textId="77777777" w:rsidR="007F698C" w:rsidRDefault="007F698C" w:rsidP="000B34C9">
      <w:pPr>
        <w:rPr>
          <w:rtl/>
        </w:rPr>
      </w:pPr>
    </w:p>
    <w:p w14:paraId="6E1EA1CB" w14:textId="2831D2FF" w:rsidR="006D42EC" w:rsidRDefault="006D42EC" w:rsidP="000B34C9">
      <w:pPr>
        <w:rPr>
          <w:rtl/>
        </w:rPr>
      </w:pPr>
    </w:p>
    <w:p w14:paraId="1A7849FE" w14:textId="77777777" w:rsidR="006D42EC" w:rsidRDefault="006D42EC" w:rsidP="000B34C9">
      <w:pPr>
        <w:rPr>
          <w:rtl/>
        </w:rPr>
      </w:pPr>
    </w:p>
    <w:p w14:paraId="7368DC61" w14:textId="77777777" w:rsidR="0006221C" w:rsidRPr="00CD067C" w:rsidRDefault="0006221C" w:rsidP="00250000">
      <w:pPr>
        <w:rPr>
          <w:rtl/>
        </w:rPr>
      </w:pPr>
    </w:p>
    <w:p w14:paraId="18DB79CA" w14:textId="77777777" w:rsidR="007F01C3" w:rsidRPr="0044357B" w:rsidRDefault="002019D2" w:rsidP="00322FD3">
      <w:pPr>
        <w:pStyle w:val="Heading2"/>
        <w:rPr>
          <w:rtl/>
        </w:rPr>
      </w:pPr>
      <w:r>
        <w:rPr>
          <w:rFonts w:hint="cs"/>
          <w:rtl/>
        </w:rPr>
        <w:t>נשיכה בלחי</w:t>
      </w:r>
    </w:p>
    <w:p w14:paraId="36DBFA4C" w14:textId="44EB1711" w:rsidR="004627AB" w:rsidRDefault="009412F6" w:rsidP="00250000">
      <w:pPr>
        <w:rPr>
          <w:rtl/>
        </w:rPr>
      </w:pPr>
      <w:r>
        <w:rPr>
          <w:rFonts w:hint="cs"/>
          <w:rtl/>
        </w:rPr>
        <w:t>[</w:t>
      </w:r>
      <w:r w:rsidR="007F01C3">
        <w:rPr>
          <w:rFonts w:hint="cs"/>
          <w:rtl/>
        </w:rPr>
        <w:t>לאחר ש</w:t>
      </w:r>
      <w:r w:rsidR="008B1B44">
        <w:rPr>
          <w:rFonts w:hint="cs"/>
          <w:rtl/>
        </w:rPr>
        <w:t>סופי</w:t>
      </w:r>
      <w:r w:rsidR="007F01C3">
        <w:rPr>
          <w:rFonts w:hint="cs"/>
          <w:rtl/>
        </w:rPr>
        <w:t xml:space="preserve"> התחתנה </w:t>
      </w:r>
      <w:r w:rsidR="00912285">
        <w:rPr>
          <w:rFonts w:hint="cs"/>
          <w:rtl/>
        </w:rPr>
        <w:t>ההורים של אלכס עלו לישראל ביחד עם תיאו. אלכס, שהיה רוב הזמן בצבא והשתחרר לעיתים רחוקות כמעט לא היה מגיע לדירה בראשון, שעמדה נטושה מאז שמארק עבר להתגורר עם יסמין. ועכש</w:t>
      </w:r>
      <w:r w:rsidR="009772E1">
        <w:rPr>
          <w:rFonts w:hint="cs"/>
          <w:rtl/>
        </w:rPr>
        <w:t>י</w:t>
      </w:r>
      <w:r w:rsidR="00912285">
        <w:rPr>
          <w:rFonts w:hint="cs"/>
          <w:rtl/>
        </w:rPr>
        <w:t>ו</w:t>
      </w:r>
      <w:r w:rsidR="009772E1">
        <w:rPr>
          <w:rFonts w:hint="cs"/>
          <w:rtl/>
        </w:rPr>
        <w:t>,</w:t>
      </w:r>
      <w:r w:rsidR="00912285">
        <w:rPr>
          <w:rFonts w:hint="cs"/>
          <w:rtl/>
        </w:rPr>
        <w:t xml:space="preserve"> כשא</w:t>
      </w:r>
      <w:r w:rsidR="00FB390F">
        <w:rPr>
          <w:rFonts w:hint="cs"/>
          <w:rtl/>
        </w:rPr>
        <w:t>לכס איבד את הסטטוס של חייל בודד</w:t>
      </w:r>
      <w:r w:rsidR="00912285">
        <w:rPr>
          <w:rFonts w:hint="cs"/>
          <w:rtl/>
        </w:rPr>
        <w:t xml:space="preserve"> [[[[[[[[]]]]]]]]]]]] </w:t>
      </w:r>
      <w:r w:rsidR="008B1B44">
        <w:rPr>
          <w:rFonts w:hint="cs"/>
          <w:rtl/>
        </w:rPr>
        <w:t>סופי</w:t>
      </w:r>
      <w:r w:rsidR="00912285">
        <w:rPr>
          <w:rFonts w:hint="cs"/>
          <w:rtl/>
        </w:rPr>
        <w:t xml:space="preserve"> הגיעה לבקר את הוריה בישראל ממש לפני שהריונה שוב לא יאפשר לה לטוס. </w:t>
      </w:r>
      <w:r w:rsidR="004627AB" w:rsidRPr="00CD067C">
        <w:rPr>
          <w:rtl/>
        </w:rPr>
        <w:t xml:space="preserve">אלכס הצליח להשתחרר רק כמה שעות לפני </w:t>
      </w:r>
      <w:r w:rsidR="00F7231C">
        <w:rPr>
          <w:rFonts w:hint="cs"/>
          <w:rtl/>
        </w:rPr>
        <w:t>[</w:t>
      </w:r>
      <w:r w:rsidR="004627AB" w:rsidRPr="00CD067C">
        <w:rPr>
          <w:rtl/>
        </w:rPr>
        <w:t xml:space="preserve">שהטיסה של </w:t>
      </w:r>
      <w:r w:rsidR="008B1B44">
        <w:rPr>
          <w:rtl/>
        </w:rPr>
        <w:t>סופי</w:t>
      </w:r>
      <w:r w:rsidR="004627AB" w:rsidRPr="00CD067C">
        <w:rPr>
          <w:rtl/>
        </w:rPr>
        <w:t xml:space="preserve"> יצאה</w:t>
      </w:r>
      <w:r w:rsidR="00F7231C">
        <w:rPr>
          <w:rFonts w:hint="cs"/>
          <w:rtl/>
        </w:rPr>
        <w:t>] ליל הסדר</w:t>
      </w:r>
      <w:r w:rsidR="004627AB" w:rsidRPr="00CD067C">
        <w:rPr>
          <w:rtl/>
        </w:rPr>
        <w:t>.</w:t>
      </w:r>
    </w:p>
    <w:p w14:paraId="301E0D20" w14:textId="651D1FEC" w:rsidR="001060D2" w:rsidRDefault="001060D2" w:rsidP="00250000">
      <w:pPr>
        <w:rPr>
          <w:rtl/>
        </w:rPr>
      </w:pPr>
      <w:r>
        <w:rPr>
          <w:rFonts w:hint="cs"/>
          <w:rtl/>
        </w:rPr>
        <w:t xml:space="preserve">[רעיון מהפכני: </w:t>
      </w:r>
      <w:r w:rsidR="008B1B44">
        <w:rPr>
          <w:rFonts w:hint="cs"/>
          <w:rtl/>
        </w:rPr>
        <w:t>סופי</w:t>
      </w:r>
      <w:r>
        <w:rPr>
          <w:rFonts w:hint="cs"/>
          <w:rtl/>
        </w:rPr>
        <w:t xml:space="preserve"> עמדה לחזור רק לאחר ליל הסדר והחג אבל אלכס הזכיר לה שאסור להשאיר את הסבתא לבד בליל הסדר, ולכן </w:t>
      </w:r>
      <w:r w:rsidR="008B1B44">
        <w:rPr>
          <w:rFonts w:hint="cs"/>
          <w:rtl/>
        </w:rPr>
        <w:t>סופי</w:t>
      </w:r>
      <w:r>
        <w:rPr>
          <w:rFonts w:hint="cs"/>
          <w:rtl/>
        </w:rPr>
        <w:t xml:space="preserve"> ממהרת לחזור, גם אם הטיסה מאוחרת מדי ולא תספיק להגיע ממש לליל הסדר לפחות תגיע להיות איתה בלילה, אחרי התזכורת של אלכס. לכן </w:t>
      </w:r>
      <w:r w:rsidR="00596667">
        <w:rPr>
          <w:rFonts w:hint="cs"/>
          <w:rtl/>
        </w:rPr>
        <w:t>משא התאונה הוא באמת באשמתו.]</w:t>
      </w:r>
    </w:p>
    <w:p w14:paraId="0BEA6476" w14:textId="29FB5AC8" w:rsidR="00F7231C" w:rsidRPr="00CD067C" w:rsidRDefault="00F7231C" w:rsidP="000B34C9">
      <w:pPr>
        <w:rPr>
          <w:rtl/>
        </w:rPr>
      </w:pPr>
      <w:r>
        <w:rPr>
          <w:rFonts w:hint="cs"/>
          <w:rtl/>
        </w:rPr>
        <w:t xml:space="preserve">[רעיון מהפכני אחר: </w:t>
      </w:r>
      <w:r w:rsidR="008B1B44">
        <w:rPr>
          <w:rFonts w:hint="cs"/>
          <w:rtl/>
        </w:rPr>
        <w:t>סופי</w:t>
      </w:r>
      <w:r>
        <w:rPr>
          <w:rFonts w:hint="cs"/>
          <w:rtl/>
        </w:rPr>
        <w:t xml:space="preserve"> עמדה להשאר לליל הסדר, אלכס התנדב להסיע אותה לאדם הזה לפני ליל הסדר.]</w:t>
      </w:r>
    </w:p>
    <w:p w14:paraId="3A1CC28F" w14:textId="6778C068" w:rsidR="009412F6" w:rsidRDefault="009412F6" w:rsidP="00250000">
      <w:pPr>
        <w:rPr>
          <w:rtl/>
        </w:rPr>
      </w:pPr>
      <w:r>
        <w:rPr>
          <w:rFonts w:hint="cs"/>
          <w:rtl/>
        </w:rPr>
        <w:t>]</w:t>
      </w:r>
    </w:p>
    <w:p w14:paraId="1E7A49B3" w14:textId="59FE7E5C" w:rsidR="002647FF" w:rsidRDefault="002647FF" w:rsidP="00250000">
      <w:pPr>
        <w:rPr>
          <w:rtl/>
        </w:rPr>
      </w:pPr>
      <w:r>
        <w:rPr>
          <w:rFonts w:hint="cs"/>
          <w:rtl/>
        </w:rPr>
        <w:t xml:space="preserve">"קר נורא," אמרה האם. זה לא היה קור רגיל, זה היה משהו מעין קור פרא-נורמלי, והוא התרכז בכפות רגליה, עד קרסוליה. לרגע </w:t>
      </w:r>
      <w:r w:rsidR="0007458E">
        <w:rPr>
          <w:rFonts w:hint="cs"/>
          <w:rtl/>
        </w:rPr>
        <w:t>מסוים</w:t>
      </w:r>
      <w:r>
        <w:rPr>
          <w:rFonts w:hint="cs"/>
          <w:rtl/>
        </w:rPr>
        <w:t xml:space="preserve">, מקרסוליה ומעלה היה בסדר, אבל הקור בכפות רגליה היה כה אינטנסיבי שהיא לא יכלה להבחין בכך ששאר גופה היה בסדר. אבל הרגע הזה חלף והקור הסתער על גופה </w:t>
      </w:r>
      <w:r>
        <w:rPr>
          <w:rtl/>
        </w:rPr>
        <w:t>–</w:t>
      </w:r>
      <w:r>
        <w:rPr>
          <w:rFonts w:hint="cs"/>
          <w:rtl/>
        </w:rPr>
        <w:t xml:space="preserve"> כפות רגליה כאילו היו עשויות ברזל, קר </w:t>
      </w:r>
      <w:r w:rsidR="004F0E81">
        <w:rPr>
          <w:rFonts w:hint="cs"/>
          <w:rtl/>
        </w:rPr>
        <w:t xml:space="preserve">ומתכתי, הקור לא נמצץ מגופה אלא מעולם לא היה בגופה, אלים ואגרסיבי. </w:t>
      </w:r>
    </w:p>
    <w:p w14:paraId="264F3D4D" w14:textId="5C3D6BBE" w:rsidR="004F0E81" w:rsidRDefault="004F0E81" w:rsidP="00250000">
      <w:pPr>
        <w:rPr>
          <w:rtl/>
        </w:rPr>
      </w:pPr>
      <w:r>
        <w:rPr>
          <w:rFonts w:hint="cs"/>
          <w:rtl/>
        </w:rPr>
        <w:t>כולם היו טרודים בנוגע להכנות לארוחת החג ואיש לא שם לב אליה. זה היה צהרי יום אביבי בתכלית, שימשי ומקסים וה</w:t>
      </w:r>
      <w:r w:rsidR="00DD270C">
        <w:rPr>
          <w:rFonts w:hint="cs"/>
          <w:rtl/>
        </w:rPr>
        <w:t>שמיים</w:t>
      </w:r>
      <w:r>
        <w:rPr>
          <w:rFonts w:hint="cs"/>
          <w:rtl/>
        </w:rPr>
        <w:t xml:space="preserve"> היו כה בהירים ונחמדים,</w:t>
      </w:r>
      <w:r w:rsidR="00483BB1">
        <w:rPr>
          <w:rFonts w:hint="cs"/>
          <w:rtl/>
        </w:rPr>
        <w:t xml:space="preserve"> הכול </w:t>
      </w:r>
      <w:r>
        <w:rPr>
          <w:rFonts w:hint="cs"/>
          <w:rtl/>
        </w:rPr>
        <w:t xml:space="preserve">חביב </w:t>
      </w:r>
      <w:r w:rsidR="00F97A34">
        <w:rPr>
          <w:rFonts w:hint="cs"/>
          <w:rtl/>
        </w:rPr>
        <w:t>כל כך</w:t>
      </w:r>
      <w:r>
        <w:rPr>
          <w:rFonts w:hint="cs"/>
          <w:rtl/>
        </w:rPr>
        <w:t>, שיחי חרציות ענקיים בגינת הבניין עמדו עתה בשיא פריחתם ושיוו לגינת הבניין המוזנחת נופך חגיגי, צמחי הבר האחרים עמדו בשיא הירוק שלהם לפני</w:t>
      </w:r>
      <w:r w:rsidR="00BB7B0A">
        <w:rPr>
          <w:rFonts w:hint="cs"/>
          <w:rtl/>
        </w:rPr>
        <w:t xml:space="preserve"> שהכול </w:t>
      </w:r>
      <w:r>
        <w:rPr>
          <w:rFonts w:hint="cs"/>
          <w:rtl/>
        </w:rPr>
        <w:t xml:space="preserve">ייבש ויקמול והגינה תעטה מחדש את מעטה ההזנחה הרגיל שלה, ריח בישולים והכנות עלה מהמטבח ובסלון כל הרהיטים כבר הוזזו, ושולחנות נפרשו למלא אורכם. הדודה והבנות-דודות נכנסו ויצאו והעליזות </w:t>
      </w:r>
      <w:r w:rsidR="001C5A04">
        <w:rPr>
          <w:rFonts w:hint="cs"/>
          <w:rtl/>
        </w:rPr>
        <w:t>הייתה</w:t>
      </w:r>
      <w:r>
        <w:rPr>
          <w:rFonts w:hint="cs"/>
          <w:rtl/>
        </w:rPr>
        <w:t xml:space="preserve"> במלואה. אפילו תיאו חייך. מהבוקר</w:t>
      </w:r>
      <w:r w:rsidR="00210B69">
        <w:rPr>
          <w:rFonts w:hint="cs"/>
          <w:rtl/>
        </w:rPr>
        <w:t xml:space="preserve"> </w:t>
      </w:r>
      <w:r>
        <w:rPr>
          <w:rFonts w:hint="cs"/>
          <w:rtl/>
        </w:rPr>
        <w:t>הוא לא ניגן דבר פרט לסונטות לפסנתר של בטהובן, שהשרו עליו מצב-רוח קליל, נהדר. אולי, הוא חשב, רק אולי, החיים אינם כה גרועים למרות הכל. הוא הגיע לישראל מתוך הבנה שיהיה התלמיד המבריק ביותר בבית-הספר, אם לא במזרח התיכון המידברי ומוכה הביצות, שרק כמה יהודים ללא דרכון זר עדיין טרחו להתגורר בו ולריב על כל קילומטר טרשי עם אנשים עקשניים ורעי לב לפחות כמותם, והתברר שהוא אכן היה ה</w:t>
      </w:r>
      <w:r w:rsidR="007C46A1">
        <w:rPr>
          <w:rFonts w:hint="cs"/>
          <w:rtl/>
        </w:rPr>
        <w:t>פסנתרן הטוב ביותר ב</w:t>
      </w:r>
      <w:r w:rsidR="002E35AE">
        <w:rPr>
          <w:rFonts w:hint="cs"/>
          <w:rtl/>
        </w:rPr>
        <w:t>בית-הספר</w:t>
      </w:r>
      <w:r w:rsidR="007C46A1">
        <w:rPr>
          <w:rFonts w:hint="cs"/>
          <w:rtl/>
        </w:rPr>
        <w:t>, אבל לא בלי מאמץ. והמורים לא התפעלו מדי, הם בכלל לא שיבחו, רובם היו יוצאי ברית-המועצות לשעבר וגם כשידע בבירור שהבריק לא עלה יותר מחיוך דק-מן הדק על שפתותיהם. רוב הזמן הביטו בו במבע עייף כאנשים שלנין וסטאלין ועוד השד יודע מי שהתמודדו עם גחמותיו הוציא להם מהגוף כל רגש מלבד ציניות מוחלטת כלפי החיים ו</w:t>
      </w:r>
      <w:r w:rsidR="00210B69">
        <w:rPr>
          <w:rFonts w:hint="cs"/>
          <w:rtl/>
        </w:rPr>
        <w:t>מ</w:t>
      </w:r>
      <w:r w:rsidR="007C46A1">
        <w:rPr>
          <w:rFonts w:hint="cs"/>
          <w:rtl/>
        </w:rPr>
        <w:t xml:space="preserve">בטא דשן. אבל הוא השתדל והמשיך להשתדל, להתאמץ </w:t>
      </w:r>
      <w:r w:rsidR="007C46A1">
        <w:rPr>
          <w:rtl/>
        </w:rPr>
        <w:t>–</w:t>
      </w:r>
      <w:r w:rsidR="007C46A1">
        <w:rPr>
          <w:rFonts w:hint="cs"/>
          <w:rtl/>
        </w:rPr>
        <w:t xml:space="preserve"> כמה מהר הוא ניגן! כמה יפה! זה נחמד </w:t>
      </w:r>
      <w:r w:rsidR="007C46A1">
        <w:rPr>
          <w:rtl/>
        </w:rPr>
        <w:t>–</w:t>
      </w:r>
      <w:r w:rsidR="007C46A1">
        <w:rPr>
          <w:rFonts w:hint="cs"/>
          <w:rtl/>
        </w:rPr>
        <w:t xml:space="preserve"> הוא חזר על קטע </w:t>
      </w:r>
      <w:r w:rsidR="0007458E">
        <w:rPr>
          <w:rFonts w:hint="cs"/>
          <w:rtl/>
        </w:rPr>
        <w:t>מסוים</w:t>
      </w:r>
      <w:r w:rsidR="007C46A1">
        <w:rPr>
          <w:rFonts w:hint="cs"/>
          <w:rtl/>
        </w:rPr>
        <w:t xml:space="preserve"> שבו התוים כאילו עלו זה על זה, כמו הפרחים הזעירים שמצא בחוץ, גודלם וצורתם כשל גרגרי אורז לבנים, ורודים וסגולים, רועדים בעדינות ברוח האביב הקלה... וגם תיאו נרעד בעדינות. לא היה ולו ילד אחד בכיתה, בכל בית-הספר שחיבב אותו, שניאות לדבר איתו. שקבע איתו להפגש בחופשת הפסח, בשביל שתיאו יאמר </w:t>
      </w:r>
      <w:r w:rsidR="007C46A1">
        <w:rPr>
          <w:rtl/>
        </w:rPr>
        <w:t>–</w:t>
      </w:r>
      <w:r w:rsidR="007C46A1">
        <w:rPr>
          <w:rFonts w:hint="cs"/>
          <w:rtl/>
        </w:rPr>
        <w:t xml:space="preserve"> אני? לא... אני מוזמן (כן, במילגה מלאה, כך הוא יאמר באדישות מעושה) לכיתת אומן של </w:t>
      </w:r>
      <w:r w:rsidR="005607D2">
        <w:rPr>
          <w:rFonts w:hint="cs"/>
          <w:rtl/>
        </w:rPr>
        <w:t xml:space="preserve">חמישה ימים בפאריס. </w:t>
      </w:r>
      <w:r w:rsidR="001C79C6">
        <w:rPr>
          <w:rFonts w:hint="cs"/>
          <w:rtl/>
        </w:rPr>
        <w:t>אבל איש לא שאל.</w:t>
      </w:r>
    </w:p>
    <w:p w14:paraId="7ACD243F" w14:textId="752E2E6A" w:rsidR="0052673D" w:rsidRDefault="0052673D" w:rsidP="00250000">
      <w:pPr>
        <w:rPr>
          <w:rtl/>
        </w:rPr>
      </w:pPr>
      <w:r>
        <w:rPr>
          <w:rFonts w:hint="cs"/>
          <w:rtl/>
        </w:rPr>
        <w:lastRenderedPageBreak/>
        <w:t xml:space="preserve">הדירה, שבחורף </w:t>
      </w:r>
      <w:r w:rsidR="001C5A04">
        <w:rPr>
          <w:rFonts w:hint="cs"/>
          <w:rtl/>
        </w:rPr>
        <w:t>הייתה</w:t>
      </w:r>
      <w:r>
        <w:rPr>
          <w:rFonts w:hint="cs"/>
          <w:rtl/>
        </w:rPr>
        <w:t xml:space="preserve"> פרוצה לכל רוחות ה</w:t>
      </w:r>
      <w:r w:rsidR="00DD270C">
        <w:rPr>
          <w:rFonts w:hint="cs"/>
          <w:rtl/>
        </w:rPr>
        <w:t>שמיים</w:t>
      </w:r>
      <w:r>
        <w:rPr>
          <w:rFonts w:hint="cs"/>
          <w:rtl/>
        </w:rPr>
        <w:t xml:space="preserve"> </w:t>
      </w:r>
      <w:r w:rsidR="00B53734">
        <w:rPr>
          <w:rFonts w:hint="cs"/>
          <w:rtl/>
        </w:rPr>
        <w:t>והיה בה קר</w:t>
      </w:r>
      <w:r w:rsidR="00E567A7">
        <w:rPr>
          <w:rFonts w:hint="cs"/>
          <w:rtl/>
        </w:rPr>
        <w:t xml:space="preserve"> מאוד,</w:t>
      </w:r>
      <w:r w:rsidR="00B53734">
        <w:rPr>
          <w:rFonts w:hint="cs"/>
          <w:rtl/>
        </w:rPr>
        <w:t xml:space="preserve"> ואילו בקיץ חם באופן מחניק, </w:t>
      </w:r>
      <w:r w:rsidR="001C5A04">
        <w:rPr>
          <w:rFonts w:hint="cs"/>
          <w:rtl/>
        </w:rPr>
        <w:t>הייתה</w:t>
      </w:r>
      <w:r w:rsidR="00B53734">
        <w:rPr>
          <w:rFonts w:hint="cs"/>
          <w:rtl/>
        </w:rPr>
        <w:t xml:space="preserve"> </w:t>
      </w:r>
      <w:r w:rsidR="00F06A3F">
        <w:rPr>
          <w:rFonts w:hint="cs"/>
          <w:rtl/>
        </w:rPr>
        <w:t>עכשיו</w:t>
      </w:r>
      <w:r w:rsidR="00B53734">
        <w:rPr>
          <w:rFonts w:hint="cs"/>
          <w:rtl/>
        </w:rPr>
        <w:t xml:space="preserve"> באביב המקום ה</w:t>
      </w:r>
      <w:r w:rsidR="00B833EF">
        <w:rPr>
          <w:rFonts w:hint="cs"/>
          <w:rtl/>
        </w:rPr>
        <w:t>אידיאל</w:t>
      </w:r>
      <w:r w:rsidR="00B53734">
        <w:rPr>
          <w:rFonts w:hint="cs"/>
          <w:rtl/>
        </w:rPr>
        <w:t xml:space="preserve">י בעולם. כל ניחוחות הפריחה האביבית חדרו אליה, חרקים קטנים וכמה שממיות, וזרעון סביון קטן שעופף לו ברוח. הריח המתוק של שיחי הבר חדר דרך כל נקב והאם </w:t>
      </w:r>
      <w:r w:rsidR="001C5A04">
        <w:rPr>
          <w:rFonts w:hint="cs"/>
          <w:rtl/>
        </w:rPr>
        <w:t>הייתה</w:t>
      </w:r>
      <w:r w:rsidR="00B53734">
        <w:rPr>
          <w:rFonts w:hint="cs"/>
          <w:rtl/>
        </w:rPr>
        <w:t xml:space="preserve"> קפואה. היה צורך לתפקד, להכין, היא קרבה את ידה לסירים המבעבעים, היא לגמה תה לוהט והיה לה קר נורא. קור של נחש התפשט ב</w:t>
      </w:r>
      <w:r w:rsidR="009F130B">
        <w:rPr>
          <w:rFonts w:hint="cs"/>
          <w:rtl/>
        </w:rPr>
        <w:t>קרבה</w:t>
      </w:r>
      <w:r w:rsidR="00B53734">
        <w:rPr>
          <w:rFonts w:hint="cs"/>
          <w:rtl/>
        </w:rPr>
        <w:t>, כל גופה כאב מעוצמת הקור הצינה שנדבקה אליה, היא ניסתה לשבת, היא ניסתה לעמוד, היא חשבה על אמבטיה חמה אבל הקור היה נורא ולא ניתן לסגור טוב את דלתות האמבטיה והבית מלא אנשים שהולכים ובאים. בעלה קילף ערימה גדולה של קישואים שהיא קנתה במעין התקף ו</w:t>
      </w:r>
      <w:r w:rsidR="00F06A3F">
        <w:rPr>
          <w:rFonts w:hint="cs"/>
          <w:rtl/>
        </w:rPr>
        <w:t>עכשיו</w:t>
      </w:r>
      <w:r w:rsidR="00B53734">
        <w:rPr>
          <w:rFonts w:hint="cs"/>
          <w:rtl/>
        </w:rPr>
        <w:t xml:space="preserve"> לא ידעה מה תעשה בהם, אבל מכיוון שעמד עסוק ושותק היא לא הפסיקה אותו. הוא היה אדיש לגמרי ל</w:t>
      </w:r>
      <w:r w:rsidR="00210B69">
        <w:rPr>
          <w:rFonts w:hint="cs"/>
          <w:rtl/>
        </w:rPr>
        <w:t>ת</w:t>
      </w:r>
      <w:r w:rsidR="00B53734">
        <w:rPr>
          <w:rFonts w:hint="cs"/>
          <w:rtl/>
        </w:rPr>
        <w:t>לונותיה לגבי הקור שהכאיב לה</w:t>
      </w:r>
      <w:r w:rsidR="00E567A7">
        <w:rPr>
          <w:rFonts w:hint="cs"/>
          <w:rtl/>
        </w:rPr>
        <w:t xml:space="preserve"> מאוד,</w:t>
      </w:r>
      <w:r w:rsidR="00B53734">
        <w:rPr>
          <w:rFonts w:hint="cs"/>
          <w:rtl/>
        </w:rPr>
        <w:t xml:space="preserve"> אבל אדישותו כבר מזמן לא הכאיבה לה, רק הגעילה. וגם הכאיבה</w:t>
      </w:r>
      <w:r w:rsidR="00C90C6C">
        <w:rPr>
          <w:rFonts w:hint="cs"/>
          <w:rtl/>
        </w:rPr>
        <w:t xml:space="preserve"> מאוד </w:t>
      </w:r>
      <w:r w:rsidR="00B53734">
        <w:rPr>
          <w:rFonts w:hint="cs"/>
          <w:rtl/>
        </w:rPr>
        <w:t>כמובן.</w:t>
      </w:r>
    </w:p>
    <w:p w14:paraId="06A9ABD9" w14:textId="010815D2" w:rsidR="00B53734" w:rsidRDefault="00B53734" w:rsidP="00250000">
      <w:pPr>
        <w:rPr>
          <w:rtl/>
        </w:rPr>
      </w:pPr>
      <w:r>
        <w:rPr>
          <w:rFonts w:hint="cs"/>
          <w:rtl/>
        </w:rPr>
        <w:t>[הקור הזה היה הגל ההופכי לגלי החום שיפקדו אותה מעתה והלאה, אבל היא לא ידעה זאת. וכמובן שאחרי התאונה אפילו לא שמה לב לכך שהיא עוברת את גיל הבלות.]</w:t>
      </w:r>
    </w:p>
    <w:p w14:paraId="7C60AA8F" w14:textId="7F80F204" w:rsidR="004627AB" w:rsidRPr="00CD067C" w:rsidRDefault="004627AB" w:rsidP="00D50967">
      <w:pPr>
        <w:rPr>
          <w:rtl/>
        </w:rPr>
      </w:pPr>
      <w:r w:rsidRPr="00CD067C">
        <w:rPr>
          <w:rtl/>
        </w:rPr>
        <w:t xml:space="preserve">"טוב שטרחת לבוא," </w:t>
      </w:r>
      <w:r w:rsidR="008B1B44">
        <w:rPr>
          <w:rFonts w:hint="cs"/>
          <w:rtl/>
        </w:rPr>
        <w:t>סופי</w:t>
      </w:r>
      <w:r w:rsidRPr="00CD067C">
        <w:rPr>
          <w:rtl/>
        </w:rPr>
        <w:t xml:space="preserve"> אמרה.</w:t>
      </w:r>
      <w:r w:rsidR="0035363B">
        <w:rPr>
          <w:rFonts w:hint="cs"/>
          <w:rtl/>
        </w:rPr>
        <w:t xml:space="preserve"> היא </w:t>
      </w:r>
      <w:r w:rsidR="001C5A04">
        <w:rPr>
          <w:rFonts w:hint="cs"/>
          <w:rtl/>
        </w:rPr>
        <w:t>הייתה</w:t>
      </w:r>
      <w:r w:rsidR="0035363B">
        <w:rPr>
          <w:rFonts w:hint="cs"/>
          <w:rtl/>
        </w:rPr>
        <w:t xml:space="preserve"> בעיצומה של שיחת וידאו </w:t>
      </w:r>
      <w:r w:rsidR="00D50967">
        <w:rPr>
          <w:rFonts w:hint="cs"/>
          <w:rtl/>
        </w:rPr>
        <w:t>שופעת</w:t>
      </w:r>
      <w:r w:rsidR="0035363B">
        <w:rPr>
          <w:rFonts w:hint="cs"/>
          <w:rtl/>
        </w:rPr>
        <w:t xml:space="preserve"> ברכות חג שמח וכשר עם מארק ו</w:t>
      </w:r>
      <w:r w:rsidR="00D50967">
        <w:rPr>
          <w:rFonts w:hint="cs"/>
          <w:rtl/>
        </w:rPr>
        <w:t>משפחתה של יסמין</w:t>
      </w:r>
      <w:r w:rsidR="0035363B">
        <w:rPr>
          <w:rFonts w:hint="cs"/>
          <w:rtl/>
        </w:rPr>
        <w:t xml:space="preserve"> בקנדה. </w:t>
      </w:r>
    </w:p>
    <w:p w14:paraId="237C1C26" w14:textId="77777777" w:rsidR="004627AB" w:rsidRPr="00CD067C" w:rsidRDefault="004627AB" w:rsidP="00250000">
      <w:pPr>
        <w:rPr>
          <w:rtl/>
        </w:rPr>
      </w:pPr>
      <w:r w:rsidRPr="00CD067C">
        <w:rPr>
          <w:rtl/>
        </w:rPr>
        <w:t>"את צוחקת?"</w:t>
      </w:r>
    </w:p>
    <w:p w14:paraId="6B509C5E" w14:textId="77777777" w:rsidR="004627AB" w:rsidRPr="00CD067C" w:rsidRDefault="004627AB" w:rsidP="00250000">
      <w:pPr>
        <w:rPr>
          <w:rtl/>
        </w:rPr>
      </w:pPr>
      <w:r w:rsidRPr="00CD067C">
        <w:rPr>
          <w:rtl/>
        </w:rPr>
        <w:t>היא לא צחקה.</w:t>
      </w:r>
    </w:p>
    <w:p w14:paraId="0E8BB5B1" w14:textId="31A4F81E" w:rsidR="004627AB" w:rsidRPr="00CD067C" w:rsidRDefault="004627AB" w:rsidP="00250000">
      <w:pPr>
        <w:rPr>
          <w:rtl/>
        </w:rPr>
      </w:pPr>
      <w:r w:rsidRPr="00CD067C">
        <w:rPr>
          <w:rtl/>
        </w:rPr>
        <w:t xml:space="preserve">"אני פה </w:t>
      </w:r>
      <w:r w:rsidR="00F06A3F">
        <w:rPr>
          <w:rtl/>
        </w:rPr>
        <w:t>עכשיו</w:t>
      </w:r>
      <w:r w:rsidRPr="00CD067C">
        <w:rPr>
          <w:rtl/>
        </w:rPr>
        <w:t>."</w:t>
      </w:r>
    </w:p>
    <w:p w14:paraId="20C5FE60" w14:textId="77777777" w:rsidR="004627AB" w:rsidRPr="00CD067C" w:rsidRDefault="004627AB" w:rsidP="00250000">
      <w:pPr>
        <w:rPr>
          <w:rtl/>
        </w:rPr>
      </w:pPr>
      <w:r w:rsidRPr="00CD067C">
        <w:rPr>
          <w:rtl/>
        </w:rPr>
        <w:t>"לא הגעת לקונצרט</w:t>
      </w:r>
      <w:r w:rsidR="000230FA">
        <w:rPr>
          <w:rFonts w:hint="cs"/>
          <w:rtl/>
        </w:rPr>
        <w:t xml:space="preserve"> שלי</w:t>
      </w:r>
      <w:r w:rsidRPr="00CD067C">
        <w:rPr>
          <w:rtl/>
        </w:rPr>
        <w:t>."</w:t>
      </w:r>
    </w:p>
    <w:p w14:paraId="66BC6FC1" w14:textId="77777777" w:rsidR="004627AB" w:rsidRPr="00CD067C" w:rsidRDefault="004627AB" w:rsidP="00ED73AF">
      <w:pPr>
        <w:rPr>
          <w:rtl/>
        </w:rPr>
      </w:pPr>
      <w:r w:rsidRPr="00CD067C">
        <w:rPr>
          <w:rtl/>
        </w:rPr>
        <w:t>"הייתי בצבא.</w:t>
      </w:r>
      <w:r w:rsidR="00453CB8">
        <w:rPr>
          <w:rFonts w:hint="cs"/>
          <w:rtl/>
        </w:rPr>
        <w:t xml:space="preserve"> רק רגע, איפה תיאו?</w:t>
      </w:r>
      <w:r w:rsidRPr="00CD067C">
        <w:rPr>
          <w:rtl/>
        </w:rPr>
        <w:t>"</w:t>
      </w:r>
      <w:r w:rsidR="00ED73AF">
        <w:rPr>
          <w:rFonts w:hint="cs"/>
          <w:rtl/>
        </w:rPr>
        <w:t xml:space="preserve"> הוא הוציא מתרמילו </w:t>
      </w:r>
      <w:r w:rsidR="00D50967">
        <w:rPr>
          <w:rFonts w:hint="cs"/>
          <w:rtl/>
        </w:rPr>
        <w:t xml:space="preserve">מתנת יום-הולדת </w:t>
      </w:r>
      <w:r w:rsidR="00D50967">
        <w:rPr>
          <w:rtl/>
        </w:rPr>
        <w:t>–</w:t>
      </w:r>
      <w:r w:rsidR="00D50967">
        <w:rPr>
          <w:rFonts w:hint="cs"/>
          <w:rtl/>
        </w:rPr>
        <w:t xml:space="preserve"> </w:t>
      </w:r>
      <w:r w:rsidR="00ED73AF">
        <w:rPr>
          <w:rFonts w:hint="cs"/>
          <w:rtl/>
        </w:rPr>
        <w:t>בגד ים עטוף יפה שקנה לתיאו בקניון בדרך הביתה</w:t>
      </w:r>
      <w:r w:rsidR="00453CB8">
        <w:rPr>
          <w:rFonts w:hint="cs"/>
          <w:rtl/>
        </w:rPr>
        <w:t>.</w:t>
      </w:r>
    </w:p>
    <w:p w14:paraId="661838DF" w14:textId="77777777" w:rsidR="004627AB" w:rsidRPr="00CD067C" w:rsidRDefault="004627AB" w:rsidP="00250000">
      <w:pPr>
        <w:rPr>
          <w:rtl/>
        </w:rPr>
      </w:pPr>
      <w:r w:rsidRPr="00CD067C">
        <w:rPr>
          <w:rtl/>
        </w:rPr>
        <w:t>"לא התקשרת."</w:t>
      </w:r>
    </w:p>
    <w:p w14:paraId="4A4AA338" w14:textId="77777777" w:rsidR="004627AB" w:rsidRPr="00CD067C" w:rsidRDefault="004627AB" w:rsidP="00250000">
      <w:pPr>
        <w:rPr>
          <w:rtl/>
        </w:rPr>
      </w:pPr>
      <w:r w:rsidRPr="00CD067C">
        <w:rPr>
          <w:rtl/>
        </w:rPr>
        <w:t>"הייתי באמצע ה – "</w:t>
      </w:r>
    </w:p>
    <w:p w14:paraId="2C647DE0" w14:textId="77777777" w:rsidR="004627AB" w:rsidRPr="00CD067C" w:rsidRDefault="004627AB" w:rsidP="00250000">
      <w:pPr>
        <w:rPr>
          <w:rtl/>
        </w:rPr>
      </w:pPr>
      <w:r w:rsidRPr="00CD067C">
        <w:rPr>
          <w:rtl/>
        </w:rPr>
        <w:t>"לא סימסת."</w:t>
      </w:r>
    </w:p>
    <w:p w14:paraId="263DCEBF" w14:textId="51165161" w:rsidR="004627AB" w:rsidRPr="00CD067C" w:rsidRDefault="004627AB" w:rsidP="00250000">
      <w:pPr>
        <w:rPr>
          <w:rtl/>
        </w:rPr>
      </w:pPr>
      <w:r w:rsidRPr="00CD067C">
        <w:rPr>
          <w:rtl/>
        </w:rPr>
        <w:t xml:space="preserve">הוא הוציא את הטלפון הנייד שלו וסימס לה: "בהצלחה בקונצרט </w:t>
      </w:r>
      <w:r w:rsidR="008B1B44">
        <w:rPr>
          <w:rtl/>
        </w:rPr>
        <w:t>סופי</w:t>
      </w:r>
      <w:r w:rsidRPr="00CD067C">
        <w:rPr>
          <w:rtl/>
        </w:rPr>
        <w:t xml:space="preserve"> ומזל טוב על ההריון להתראות בקרוב אלכס."</w:t>
      </w:r>
    </w:p>
    <w:p w14:paraId="2C313D18" w14:textId="77777777" w:rsidR="004627AB" w:rsidRDefault="004627AB" w:rsidP="00250000">
      <w:pPr>
        <w:rPr>
          <w:rtl/>
        </w:rPr>
      </w:pPr>
      <w:r w:rsidRPr="00CD067C">
        <w:rPr>
          <w:rtl/>
        </w:rPr>
        <w:t>היא חייכה.</w:t>
      </w:r>
      <w:r w:rsidR="005A3CDA">
        <w:rPr>
          <w:rFonts w:hint="cs"/>
          <w:rtl/>
        </w:rPr>
        <w:t xml:space="preserve"> "ותגיד לי, מתי הספקת לצמוח ככה? אתה כבר יותר גבוה אפילו ממארק, לא?"</w:t>
      </w:r>
    </w:p>
    <w:p w14:paraId="78019509" w14:textId="77777777" w:rsidR="005A3CDA" w:rsidRDefault="005A3CDA" w:rsidP="00D50967">
      <w:pPr>
        <w:rPr>
          <w:rtl/>
        </w:rPr>
      </w:pPr>
      <w:r>
        <w:rPr>
          <w:rFonts w:hint="cs"/>
          <w:rtl/>
        </w:rPr>
        <w:t xml:space="preserve">"לא!" מארק </w:t>
      </w:r>
      <w:r w:rsidR="0035363B">
        <w:rPr>
          <w:rFonts w:hint="cs"/>
          <w:rtl/>
        </w:rPr>
        <w:t>מחה</w:t>
      </w:r>
      <w:r w:rsidR="000B34C9">
        <w:rPr>
          <w:rFonts w:hint="cs"/>
          <w:rtl/>
        </w:rPr>
        <w:t xml:space="preserve"> דרך המחשב</w:t>
      </w:r>
      <w:r>
        <w:rPr>
          <w:rFonts w:hint="cs"/>
          <w:rtl/>
        </w:rPr>
        <w:t xml:space="preserve">. "אני גבוה </w:t>
      </w:r>
      <w:r w:rsidR="00D50967">
        <w:rPr>
          <w:rFonts w:hint="cs"/>
          <w:rtl/>
        </w:rPr>
        <w:t>יותר בשלושה סנטימטרים</w:t>
      </w:r>
      <w:r>
        <w:rPr>
          <w:rFonts w:hint="cs"/>
          <w:rtl/>
        </w:rPr>
        <w:t>."</w:t>
      </w:r>
    </w:p>
    <w:p w14:paraId="6FBF79DF" w14:textId="77777777" w:rsidR="005A3CDA" w:rsidRDefault="005A3CDA" w:rsidP="00250000">
      <w:pPr>
        <w:rPr>
          <w:rtl/>
        </w:rPr>
      </w:pPr>
      <w:r>
        <w:rPr>
          <w:rFonts w:hint="cs"/>
          <w:rtl/>
        </w:rPr>
        <w:t>"אתה עולה עלי בהכל מארק."</w:t>
      </w:r>
    </w:p>
    <w:p w14:paraId="1FB346BE" w14:textId="77777777" w:rsidR="000520F7" w:rsidRDefault="000520F7" w:rsidP="00250000">
      <w:pPr>
        <w:rPr>
          <w:rtl/>
        </w:rPr>
      </w:pPr>
      <w:r>
        <w:rPr>
          <w:rFonts w:hint="cs"/>
          <w:rtl/>
        </w:rPr>
        <w:t xml:space="preserve">[צריך להוציא מכאן את מארק כי אח"כ אני אומרת שהוא לא היה בזמן התאונה בארץ ולא היה מודע לקורות התאונה בכלל. אז אולי כאן הוא בשיחת וידאו ואומר </w:t>
      </w:r>
      <w:r>
        <w:rPr>
          <w:rtl/>
        </w:rPr>
        <w:t>–</w:t>
      </w:r>
      <w:r>
        <w:rPr>
          <w:rFonts w:hint="cs"/>
          <w:rtl/>
        </w:rPr>
        <w:t xml:space="preserve"> אלא אם כן אלכס צמח בשבוע האחרון, אני יותר גבוה ב-3 ס"מ.]</w:t>
      </w:r>
    </w:p>
    <w:p w14:paraId="3BAD9BB3" w14:textId="77777777" w:rsidR="005A3CDA" w:rsidRDefault="005A3CDA" w:rsidP="00250000">
      <w:pPr>
        <w:rPr>
          <w:rtl/>
        </w:rPr>
      </w:pPr>
      <w:r>
        <w:rPr>
          <w:rFonts w:hint="cs"/>
          <w:rtl/>
        </w:rPr>
        <w:t>"</w:t>
      </w:r>
      <w:r w:rsidR="0035363B">
        <w:rPr>
          <w:rFonts w:hint="cs"/>
          <w:rtl/>
        </w:rPr>
        <w:t xml:space="preserve">זה </w:t>
      </w:r>
      <w:r>
        <w:rPr>
          <w:rFonts w:hint="cs"/>
          <w:rtl/>
        </w:rPr>
        <w:t>נכון</w:t>
      </w:r>
      <w:r w:rsidR="0035363B">
        <w:rPr>
          <w:rFonts w:hint="cs"/>
          <w:rtl/>
        </w:rPr>
        <w:t>, אובייקטיבית</w:t>
      </w:r>
      <w:r>
        <w:rPr>
          <w:rFonts w:hint="cs"/>
          <w:rtl/>
        </w:rPr>
        <w:t>."</w:t>
      </w:r>
    </w:p>
    <w:p w14:paraId="0E3AF01B" w14:textId="77777777" w:rsidR="005A3CDA" w:rsidRDefault="005A3CDA" w:rsidP="00D50967">
      <w:pPr>
        <w:rPr>
          <w:rtl/>
        </w:rPr>
      </w:pPr>
      <w:r>
        <w:rPr>
          <w:rFonts w:hint="cs"/>
          <w:rtl/>
        </w:rPr>
        <w:t>"למשל, אתה יותר קשקשן ממני ב</w:t>
      </w:r>
      <w:r w:rsidR="00D50967">
        <w:rPr>
          <w:rFonts w:hint="cs"/>
          <w:rtl/>
        </w:rPr>
        <w:t>שלושה קילומטרים</w:t>
      </w:r>
      <w:r>
        <w:rPr>
          <w:rFonts w:hint="cs"/>
          <w:rtl/>
        </w:rPr>
        <w:t>."</w:t>
      </w:r>
    </w:p>
    <w:p w14:paraId="0619F9A1" w14:textId="77777777" w:rsidR="005A3CDA" w:rsidRDefault="0014715B" w:rsidP="00250000">
      <w:pPr>
        <w:rPr>
          <w:rtl/>
        </w:rPr>
      </w:pPr>
      <w:r>
        <w:rPr>
          <w:rFonts w:hint="cs"/>
          <w:rtl/>
        </w:rPr>
        <w:t>"את יודעת ממתי הוא התח</w:t>
      </w:r>
      <w:r w:rsidR="009A633A">
        <w:rPr>
          <w:rFonts w:hint="cs"/>
          <w:rtl/>
        </w:rPr>
        <w:t>יל לגבוה?" מארק אמר. "מאז שה</w:t>
      </w:r>
      <w:r>
        <w:rPr>
          <w:rFonts w:hint="cs"/>
          <w:rtl/>
        </w:rPr>
        <w:t>תחיל להרוג ערבים."</w:t>
      </w:r>
    </w:p>
    <w:p w14:paraId="2D8A4359" w14:textId="77777777" w:rsidR="0014715B" w:rsidRDefault="0014715B" w:rsidP="00250000">
      <w:pPr>
        <w:rPr>
          <w:rtl/>
        </w:rPr>
      </w:pPr>
      <w:r>
        <w:rPr>
          <w:rFonts w:hint="cs"/>
          <w:rtl/>
        </w:rPr>
        <w:t xml:space="preserve">"עוד מעט אני אהרוג </w:t>
      </w:r>
      <w:r w:rsidR="00C01F3B">
        <w:rPr>
          <w:rFonts w:hint="cs"/>
          <w:rtl/>
        </w:rPr>
        <w:t xml:space="preserve">גם </w:t>
      </w:r>
      <w:r>
        <w:rPr>
          <w:rFonts w:hint="cs"/>
          <w:rtl/>
        </w:rPr>
        <w:t>יהודי אחד."</w:t>
      </w:r>
    </w:p>
    <w:p w14:paraId="2C46671A" w14:textId="77777777" w:rsidR="00453CB8" w:rsidRDefault="00453CB8" w:rsidP="00D50967">
      <w:pPr>
        <w:rPr>
          <w:rtl/>
        </w:rPr>
      </w:pPr>
      <w:r>
        <w:rPr>
          <w:rFonts w:hint="cs"/>
          <w:rtl/>
        </w:rPr>
        <w:t xml:space="preserve">אלכס </w:t>
      </w:r>
      <w:r w:rsidR="00ED73AF">
        <w:rPr>
          <w:rFonts w:hint="cs"/>
          <w:rtl/>
        </w:rPr>
        <w:t xml:space="preserve">הלך לתת לתיאו את מתנת יום ההולדת שלו, פעולה שדרשה עצבי ברזל כי תיאו לא מיהר לפתוח את דלת חדרו כשהיה </w:t>
      </w:r>
      <w:r w:rsidR="00D50967">
        <w:rPr>
          <w:rFonts w:hint="cs"/>
          <w:rtl/>
        </w:rPr>
        <w:t>מ</w:t>
      </w:r>
      <w:r w:rsidR="00ED73AF">
        <w:rPr>
          <w:rFonts w:hint="cs"/>
          <w:rtl/>
        </w:rPr>
        <w:t>ס</w:t>
      </w:r>
      <w:r w:rsidR="00D50967">
        <w:rPr>
          <w:rFonts w:hint="cs"/>
          <w:rtl/>
        </w:rPr>
        <w:t>ו</w:t>
      </w:r>
      <w:r w:rsidR="00ED73AF">
        <w:rPr>
          <w:rFonts w:hint="cs"/>
          <w:rtl/>
        </w:rPr>
        <w:t>גר שם.</w:t>
      </w:r>
    </w:p>
    <w:p w14:paraId="23EE2C02" w14:textId="1B011EAB" w:rsidR="00A66873" w:rsidRDefault="00ED73AF" w:rsidP="00250000">
      <w:pPr>
        <w:rPr>
          <w:rtl/>
        </w:rPr>
      </w:pPr>
      <w:r>
        <w:rPr>
          <w:rFonts w:hint="cs"/>
          <w:rtl/>
        </w:rPr>
        <w:t>[</w:t>
      </w:r>
      <w:r w:rsidR="008B1B44">
        <w:rPr>
          <w:rFonts w:hint="cs"/>
          <w:rtl/>
        </w:rPr>
        <w:t>סופי</w:t>
      </w:r>
      <w:r>
        <w:rPr>
          <w:rFonts w:hint="cs"/>
          <w:rtl/>
        </w:rPr>
        <w:t xml:space="preserve"> אמרה למארק, </w:t>
      </w:r>
      <w:r w:rsidR="00A66873">
        <w:rPr>
          <w:rFonts w:hint="cs"/>
          <w:rtl/>
        </w:rPr>
        <w:t>"</w:t>
      </w:r>
      <w:r>
        <w:rPr>
          <w:rFonts w:hint="cs"/>
          <w:rtl/>
        </w:rPr>
        <w:t xml:space="preserve">אני טסה </w:t>
      </w:r>
      <w:r w:rsidR="00A66873">
        <w:rPr>
          <w:rFonts w:hint="cs"/>
          <w:rtl/>
        </w:rPr>
        <w:t>בלילה</w:t>
      </w:r>
      <w:r w:rsidR="009412F6">
        <w:rPr>
          <w:rFonts w:hint="cs"/>
          <w:rtl/>
        </w:rPr>
        <w:t>, אחרי ליל הסדר</w:t>
      </w:r>
      <w:r>
        <w:rPr>
          <w:rFonts w:hint="cs"/>
          <w:rtl/>
        </w:rPr>
        <w:t>. צריך לחזור לעבודה."</w:t>
      </w:r>
    </w:p>
    <w:p w14:paraId="031B2139" w14:textId="77777777" w:rsidR="00A66873" w:rsidRDefault="00A66873" w:rsidP="00250000">
      <w:pPr>
        <w:rPr>
          <w:rtl/>
        </w:rPr>
      </w:pPr>
      <w:r>
        <w:rPr>
          <w:rFonts w:hint="cs"/>
          <w:rtl/>
        </w:rPr>
        <w:lastRenderedPageBreak/>
        <w:t>"ואצלי יום העבודה רק מתחיל," מארק אמר</w:t>
      </w:r>
      <w:r w:rsidR="00FE14BF">
        <w:rPr>
          <w:rFonts w:hint="cs"/>
          <w:rtl/>
        </w:rPr>
        <w:t>, הוא מסר יום הולדת שמח לתיאו</w:t>
      </w:r>
      <w:r>
        <w:rPr>
          <w:rFonts w:hint="cs"/>
          <w:rtl/>
        </w:rPr>
        <w:t xml:space="preserve"> ונפרד מהם.</w:t>
      </w:r>
      <w:r w:rsidR="00ED73AF">
        <w:rPr>
          <w:rFonts w:hint="cs"/>
          <w:rtl/>
        </w:rPr>
        <w:t>]</w:t>
      </w:r>
    </w:p>
    <w:p w14:paraId="42D628AD" w14:textId="1467F1BA" w:rsidR="00C01F3B" w:rsidRDefault="00A66873" w:rsidP="00250000">
      <w:pPr>
        <w:rPr>
          <w:rtl/>
        </w:rPr>
      </w:pPr>
      <w:r>
        <w:rPr>
          <w:rFonts w:hint="cs"/>
          <w:rtl/>
        </w:rPr>
        <w:t>"כל מקום שאתה מגיע אליו זה ככה,</w:t>
      </w:r>
      <w:r w:rsidR="00C01F3B">
        <w:rPr>
          <w:rFonts w:hint="cs"/>
          <w:rtl/>
        </w:rPr>
        <w:t>"</w:t>
      </w:r>
      <w:r w:rsidR="0009052A">
        <w:rPr>
          <w:rFonts w:hint="cs"/>
          <w:rtl/>
        </w:rPr>
        <w:t xml:space="preserve"> </w:t>
      </w:r>
      <w:r w:rsidR="008B1B44">
        <w:rPr>
          <w:rFonts w:hint="cs"/>
          <w:rtl/>
        </w:rPr>
        <w:t>סופי</w:t>
      </w:r>
      <w:r w:rsidR="0009052A">
        <w:rPr>
          <w:rFonts w:hint="cs"/>
          <w:rtl/>
        </w:rPr>
        <w:t xml:space="preserve"> אמרה לאלכס</w:t>
      </w:r>
      <w:r w:rsidR="00ED73AF">
        <w:rPr>
          <w:rFonts w:hint="cs"/>
          <w:rtl/>
        </w:rPr>
        <w:t xml:space="preserve"> כשחזר לסלון</w:t>
      </w:r>
      <w:r w:rsidR="0009052A">
        <w:rPr>
          <w:rFonts w:hint="cs"/>
          <w:rtl/>
        </w:rPr>
        <w:t>.</w:t>
      </w:r>
    </w:p>
    <w:p w14:paraId="2CE34BB2" w14:textId="77777777" w:rsidR="00C01F3B" w:rsidRDefault="00C01F3B" w:rsidP="00250000">
      <w:pPr>
        <w:rPr>
          <w:rtl/>
        </w:rPr>
      </w:pPr>
      <w:r>
        <w:rPr>
          <w:rFonts w:hint="cs"/>
          <w:rtl/>
        </w:rPr>
        <w:t>"איך ככה?"</w:t>
      </w:r>
    </w:p>
    <w:p w14:paraId="26DBA3CA" w14:textId="77777777" w:rsidR="00C01F3B" w:rsidRDefault="00C01F3B" w:rsidP="00250000">
      <w:pPr>
        <w:rPr>
          <w:rtl/>
        </w:rPr>
      </w:pPr>
      <w:r>
        <w:rPr>
          <w:rFonts w:hint="cs"/>
          <w:rtl/>
        </w:rPr>
        <w:t>"ככה, תסתכל על עצמך."</w:t>
      </w:r>
    </w:p>
    <w:p w14:paraId="532731BB" w14:textId="37896417" w:rsidR="00C01F3B" w:rsidRDefault="00A66873" w:rsidP="00800366">
      <w:pPr>
        <w:rPr>
          <w:rtl/>
        </w:rPr>
      </w:pPr>
      <w:r>
        <w:rPr>
          <w:rFonts w:hint="cs"/>
          <w:rtl/>
        </w:rPr>
        <w:t>המדים ש</w:t>
      </w:r>
      <w:r w:rsidR="001C5A04">
        <w:rPr>
          <w:rFonts w:hint="cs"/>
          <w:rtl/>
        </w:rPr>
        <w:t>אימא</w:t>
      </w:r>
      <w:r>
        <w:rPr>
          <w:rFonts w:hint="cs"/>
          <w:rtl/>
        </w:rPr>
        <w:t xml:space="preserve"> של נטע גיהצה עבורו, </w:t>
      </w:r>
      <w:r w:rsidR="00A539EA">
        <w:rPr>
          <w:rFonts w:hint="cs"/>
          <w:rtl/>
        </w:rPr>
        <w:t>ה</w:t>
      </w:r>
      <w:r w:rsidR="00C01F3B">
        <w:rPr>
          <w:rFonts w:hint="cs"/>
          <w:rtl/>
        </w:rPr>
        <w:t xml:space="preserve">סמלים והסיכות </w:t>
      </w:r>
      <w:r w:rsidR="00A539EA">
        <w:rPr>
          <w:rFonts w:hint="cs"/>
          <w:rtl/>
        </w:rPr>
        <w:t xml:space="preserve">על הכתפיים, </w:t>
      </w:r>
      <w:r w:rsidR="000B34C9">
        <w:rPr>
          <w:rFonts w:hint="cs"/>
          <w:rtl/>
        </w:rPr>
        <w:t xml:space="preserve">על </w:t>
      </w:r>
      <w:r w:rsidR="00A539EA">
        <w:rPr>
          <w:rFonts w:hint="cs"/>
          <w:rtl/>
        </w:rPr>
        <w:t xml:space="preserve">הצוואר וסמוך ללב, כל פיסות הבד והעור </w:t>
      </w:r>
      <w:r w:rsidR="009412F6">
        <w:rPr>
          <w:rFonts w:hint="cs"/>
          <w:rtl/>
        </w:rPr>
        <w:t>והמתכת</w:t>
      </w:r>
      <w:r w:rsidR="00A539EA">
        <w:rPr>
          <w:rFonts w:hint="cs"/>
          <w:rtl/>
        </w:rPr>
        <w:t xml:space="preserve"> שעטה על עצמו בקפדנות ומתוך שימת לב למשמעותם, </w:t>
      </w:r>
      <w:r w:rsidR="00C4245D">
        <w:rPr>
          <w:rFonts w:hint="cs"/>
          <w:rtl/>
        </w:rPr>
        <w:t>[</w:t>
      </w:r>
      <w:r>
        <w:rPr>
          <w:rFonts w:hint="cs"/>
          <w:rtl/>
        </w:rPr>
        <w:t>שלוותה</w:t>
      </w:r>
      <w:r w:rsidR="00A539EA">
        <w:rPr>
          <w:rFonts w:hint="cs"/>
          <w:rtl/>
        </w:rPr>
        <w:t xml:space="preserve"> לא תמיד </w:t>
      </w:r>
      <w:r w:rsidR="001C5A04">
        <w:rPr>
          <w:rFonts w:hint="cs"/>
          <w:rtl/>
        </w:rPr>
        <w:t>הייתה</w:t>
      </w:r>
      <w:r w:rsidR="00A539EA">
        <w:rPr>
          <w:rFonts w:hint="cs"/>
          <w:rtl/>
        </w:rPr>
        <w:t xml:space="preserve"> מלווה ב</w:t>
      </w:r>
      <w:r w:rsidR="00C4245D">
        <w:rPr>
          <w:rFonts w:hint="cs"/>
          <w:rtl/>
        </w:rPr>
        <w:t xml:space="preserve">] לא תמיד העידו על </w:t>
      </w:r>
      <w:r w:rsidR="00800366">
        <w:rPr>
          <w:rFonts w:hint="cs"/>
          <w:rtl/>
        </w:rPr>
        <w:t>פרקי הזמן</w:t>
      </w:r>
      <w:r w:rsidR="00A539EA">
        <w:rPr>
          <w:rFonts w:hint="cs"/>
          <w:rtl/>
        </w:rPr>
        <w:t xml:space="preserve"> </w:t>
      </w:r>
      <w:r w:rsidR="00800366">
        <w:rPr>
          <w:rFonts w:hint="cs"/>
          <w:rtl/>
        </w:rPr>
        <w:t>ה</w:t>
      </w:r>
      <w:r w:rsidR="00A539EA">
        <w:rPr>
          <w:rFonts w:hint="cs"/>
          <w:rtl/>
        </w:rPr>
        <w:t>ארוכים של התעלות הנפ</w:t>
      </w:r>
      <w:r w:rsidR="00C4245D">
        <w:rPr>
          <w:rFonts w:hint="cs"/>
          <w:rtl/>
        </w:rPr>
        <w:t xml:space="preserve">ש, אבל בהחלט על </w:t>
      </w:r>
      <w:r w:rsidR="00A539EA">
        <w:rPr>
          <w:rFonts w:hint="cs"/>
          <w:rtl/>
        </w:rPr>
        <w:t>עשיית הדבר הנכון יום אחר יום</w:t>
      </w:r>
      <w:r w:rsidR="00C4245D">
        <w:rPr>
          <w:rFonts w:hint="cs"/>
          <w:rtl/>
        </w:rPr>
        <w:t>.</w:t>
      </w:r>
      <w:r w:rsidR="00A539EA">
        <w:rPr>
          <w:rFonts w:hint="cs"/>
          <w:rtl/>
        </w:rPr>
        <w:t xml:space="preserve"> </w:t>
      </w:r>
      <w:r w:rsidR="00C4245D">
        <w:rPr>
          <w:rFonts w:hint="cs"/>
          <w:rtl/>
        </w:rPr>
        <w:t>[</w:t>
      </w:r>
      <w:r w:rsidR="00A539EA">
        <w:rPr>
          <w:rFonts w:hint="cs"/>
          <w:rtl/>
        </w:rPr>
        <w:t xml:space="preserve">ללא </w:t>
      </w:r>
      <w:r w:rsidR="00A539EA">
        <w:t>fail</w:t>
      </w:r>
      <w:r w:rsidR="00A539EA">
        <w:rPr>
          <w:rFonts w:hint="cs"/>
          <w:rtl/>
        </w:rPr>
        <w:t>.</w:t>
      </w:r>
      <w:r>
        <w:rPr>
          <w:rFonts w:hint="cs"/>
          <w:rtl/>
        </w:rPr>
        <w:t xml:space="preserve"> באופן מתמיד, תמידי, קבוע, יציב ]</w:t>
      </w:r>
      <w:r w:rsidR="00C4245D">
        <w:rPr>
          <w:rFonts w:hint="cs"/>
          <w:rtl/>
        </w:rPr>
        <w:t xml:space="preserve"> </w:t>
      </w:r>
    </w:p>
    <w:p w14:paraId="21ABB95D" w14:textId="77777777" w:rsidR="00A539EA" w:rsidRDefault="00A539EA" w:rsidP="00800366">
      <w:pPr>
        <w:rPr>
          <w:rtl/>
        </w:rPr>
      </w:pPr>
      <w:r>
        <w:rPr>
          <w:rFonts w:hint="cs"/>
          <w:rtl/>
        </w:rPr>
        <w:t>"אתה מ</w:t>
      </w:r>
      <w:r w:rsidR="00800366">
        <w:rPr>
          <w:rFonts w:hint="cs"/>
          <w:rtl/>
        </w:rPr>
        <w:t>ופיע ב</w:t>
      </w:r>
      <w:r>
        <w:rPr>
          <w:rFonts w:hint="cs"/>
          <w:rtl/>
        </w:rPr>
        <w:t>חייהם של רבים בדמותו וב</w:t>
      </w:r>
      <w:r w:rsidR="00F7231C">
        <w:rPr>
          <w:rFonts w:hint="cs"/>
          <w:rtl/>
        </w:rPr>
        <w:t>ב</w:t>
      </w:r>
      <w:r>
        <w:rPr>
          <w:rFonts w:hint="cs"/>
          <w:rtl/>
        </w:rPr>
        <w:t>ואתו של כח הרשע."</w:t>
      </w:r>
    </w:p>
    <w:p w14:paraId="53F2E3E0" w14:textId="77777777" w:rsidR="00A539EA" w:rsidRDefault="00A539EA" w:rsidP="00250000">
      <w:pPr>
        <w:rPr>
          <w:rtl/>
        </w:rPr>
      </w:pPr>
      <w:r>
        <w:rPr>
          <w:rFonts w:hint="cs"/>
          <w:rtl/>
        </w:rPr>
        <w:t>"איך זה ייתכן?"</w:t>
      </w:r>
    </w:p>
    <w:p w14:paraId="281CDFF8" w14:textId="77777777" w:rsidR="00A539EA" w:rsidRDefault="00A539EA" w:rsidP="00250000">
      <w:pPr>
        <w:rPr>
          <w:rtl/>
        </w:rPr>
      </w:pPr>
      <w:r>
        <w:rPr>
          <w:rFonts w:hint="cs"/>
          <w:rtl/>
        </w:rPr>
        <w:t xml:space="preserve">"כי אתה גורם </w:t>
      </w:r>
      <w:r w:rsidR="00C4245D">
        <w:rPr>
          <w:rFonts w:hint="cs"/>
          <w:rtl/>
        </w:rPr>
        <w:t>לתוהו ובוהו, לסבל [</w:t>
      </w:r>
      <w:r>
        <w:rPr>
          <w:rFonts w:hint="cs"/>
          <w:rtl/>
        </w:rPr>
        <w:t>ל-</w:t>
      </w:r>
      <w:r>
        <w:t>havoc</w:t>
      </w:r>
      <w:r>
        <w:rPr>
          <w:rFonts w:hint="cs"/>
          <w:rtl/>
        </w:rPr>
        <w:t>, ל-</w:t>
      </w:r>
      <w:r>
        <w:t>misery</w:t>
      </w:r>
      <w:r w:rsidR="00C4245D">
        <w:rPr>
          <w:rFonts w:hint="cs"/>
          <w:rtl/>
        </w:rPr>
        <w:t>]</w:t>
      </w:r>
      <w:r>
        <w:rPr>
          <w:rFonts w:hint="cs"/>
          <w:rtl/>
        </w:rPr>
        <w:t xml:space="preserve"> בחייהם."</w:t>
      </w:r>
    </w:p>
    <w:p w14:paraId="76C8ED87" w14:textId="77777777" w:rsidR="00A539EA" w:rsidRDefault="00800366" w:rsidP="00250000">
      <w:pPr>
        <w:rPr>
          <w:rtl/>
        </w:rPr>
      </w:pPr>
      <w:r>
        <w:rPr>
          <w:rFonts w:hint="cs"/>
          <w:rtl/>
        </w:rPr>
        <w:t>[</w:t>
      </w:r>
      <w:r w:rsidR="00A539EA">
        <w:rPr>
          <w:rFonts w:hint="cs"/>
          <w:rtl/>
        </w:rPr>
        <w:t>הוא לא הצליח להצדיק את עצמו.</w:t>
      </w:r>
    </w:p>
    <w:p w14:paraId="154D5C57" w14:textId="77777777" w:rsidR="00A539EA" w:rsidRDefault="00A539EA" w:rsidP="00250000">
      <w:pPr>
        <w:rPr>
          <w:rtl/>
        </w:rPr>
      </w:pPr>
      <w:r>
        <w:rPr>
          <w:rFonts w:hint="cs"/>
          <w:rtl/>
        </w:rPr>
        <w:t>"אבל אתה מגן על מישהו?"</w:t>
      </w:r>
      <w:r w:rsidR="00800366">
        <w:rPr>
          <w:rFonts w:hint="cs"/>
          <w:rtl/>
        </w:rPr>
        <w:t>]</w:t>
      </w:r>
    </w:p>
    <w:p w14:paraId="53DC38AA" w14:textId="77777777" w:rsidR="00A539EA" w:rsidRDefault="00A539EA" w:rsidP="00250000">
      <w:pPr>
        <w:rPr>
          <w:rtl/>
        </w:rPr>
      </w:pPr>
      <w:r>
        <w:rPr>
          <w:rFonts w:hint="cs"/>
          <w:rtl/>
        </w:rPr>
        <w:t>"אולי בנוכחות שלי אני מונע עימותים נוספים, טרגדיות איומות."</w:t>
      </w:r>
    </w:p>
    <w:p w14:paraId="4276C167" w14:textId="418EBE5E" w:rsidR="00A539EA" w:rsidRDefault="00A539EA" w:rsidP="00800366">
      <w:pPr>
        <w:rPr>
          <w:rtl/>
        </w:rPr>
      </w:pPr>
      <w:r>
        <w:rPr>
          <w:rFonts w:hint="cs"/>
          <w:rtl/>
        </w:rPr>
        <w:t xml:space="preserve">"יש </w:t>
      </w:r>
      <w:r w:rsidR="00F97A34">
        <w:rPr>
          <w:rFonts w:hint="cs"/>
          <w:rtl/>
        </w:rPr>
        <w:t>כל כך</w:t>
      </w:r>
      <w:r>
        <w:rPr>
          <w:rFonts w:hint="cs"/>
          <w:rtl/>
        </w:rPr>
        <w:t xml:space="preserve"> הרבה דרכים אחרות למנוע </w:t>
      </w:r>
      <w:r w:rsidR="00BA0B73">
        <w:rPr>
          <w:rFonts w:hint="cs"/>
          <w:rtl/>
        </w:rPr>
        <w:t>מאנשים לשחוט אחד את השני. מה ההצדקה שלך?"</w:t>
      </w:r>
    </w:p>
    <w:p w14:paraId="60E6589E" w14:textId="77777777" w:rsidR="00BA0B73" w:rsidRDefault="00BA0B73" w:rsidP="00800366">
      <w:pPr>
        <w:rPr>
          <w:rtl/>
        </w:rPr>
      </w:pPr>
      <w:r>
        <w:rPr>
          <w:rFonts w:hint="cs"/>
          <w:rtl/>
        </w:rPr>
        <w:t>"</w:t>
      </w:r>
      <w:r w:rsidR="00800366">
        <w:rPr>
          <w:rFonts w:hint="cs"/>
          <w:rtl/>
        </w:rPr>
        <w:t xml:space="preserve">בנסיבות הקיימות, אני לא מכיר דרכים אחרות, </w:t>
      </w:r>
      <w:r>
        <w:rPr>
          <w:rFonts w:hint="cs"/>
          <w:rtl/>
        </w:rPr>
        <w:t>אני מ</w:t>
      </w:r>
      <w:r w:rsidR="00800366">
        <w:rPr>
          <w:rFonts w:hint="cs"/>
          <w:rtl/>
        </w:rPr>
        <w:t>שתדל</w:t>
      </w:r>
      <w:r>
        <w:rPr>
          <w:rFonts w:hint="cs"/>
          <w:rtl/>
        </w:rPr>
        <w:t xml:space="preserve"> להיות טוב."</w:t>
      </w:r>
    </w:p>
    <w:p w14:paraId="7FE29B2F" w14:textId="36F1849B" w:rsidR="00BA0B73" w:rsidRDefault="00C4245D" w:rsidP="000B34C9">
      <w:pPr>
        <w:rPr>
          <w:rtl/>
        </w:rPr>
      </w:pPr>
      <w:r>
        <w:rPr>
          <w:rFonts w:hint="cs"/>
          <w:rtl/>
        </w:rPr>
        <w:t xml:space="preserve">"חשוב לך להיות טוב?" </w:t>
      </w:r>
      <w:r w:rsidR="00DB4C54">
        <w:rPr>
          <w:rFonts w:hint="cs"/>
          <w:rtl/>
        </w:rPr>
        <w:t>קתרין</w:t>
      </w:r>
      <w:r w:rsidR="00BA0B73">
        <w:rPr>
          <w:rFonts w:hint="cs"/>
          <w:rtl/>
        </w:rPr>
        <w:t xml:space="preserve"> שאלה בהפתעה.</w:t>
      </w:r>
      <w:r w:rsidR="00A66873">
        <w:rPr>
          <w:rFonts w:hint="cs"/>
          <w:rtl/>
        </w:rPr>
        <w:t xml:space="preserve"> היא ערכה את שולחן הסדר.</w:t>
      </w:r>
    </w:p>
    <w:p w14:paraId="33684898" w14:textId="77777777" w:rsidR="00BA0B73" w:rsidRDefault="00BA0B73" w:rsidP="00800366">
      <w:pPr>
        <w:rPr>
          <w:rtl/>
        </w:rPr>
      </w:pPr>
      <w:r>
        <w:rPr>
          <w:rFonts w:hint="cs"/>
          <w:rtl/>
        </w:rPr>
        <w:t xml:space="preserve">ההפתעה שלה חרכה </w:t>
      </w:r>
      <w:r w:rsidR="00800366">
        <w:rPr>
          <w:rFonts w:hint="cs"/>
          <w:rtl/>
        </w:rPr>
        <w:t xml:space="preserve">אותו. הוא שתק. הוא מעולם לא </w:t>
      </w:r>
      <w:r w:rsidR="00D51952">
        <w:rPr>
          <w:rFonts w:hint="cs"/>
          <w:rtl/>
        </w:rPr>
        <w:t>ביטא בפניה [השמיע]</w:t>
      </w:r>
      <w:r w:rsidR="00C4245D">
        <w:rPr>
          <w:rFonts w:hint="cs"/>
          <w:rtl/>
        </w:rPr>
        <w:t xml:space="preserve"> </w:t>
      </w:r>
      <w:r w:rsidR="00800366">
        <w:rPr>
          <w:rFonts w:hint="cs"/>
          <w:rtl/>
        </w:rPr>
        <w:t>עניין</w:t>
      </w:r>
      <w:r w:rsidR="00C4245D">
        <w:rPr>
          <w:rFonts w:hint="cs"/>
          <w:rtl/>
        </w:rPr>
        <w:t xml:space="preserve"> בעל משמעות כבדה</w:t>
      </w:r>
      <w:r>
        <w:rPr>
          <w:rFonts w:hint="cs"/>
          <w:rtl/>
        </w:rPr>
        <w:t xml:space="preserve">, </w:t>
      </w:r>
      <w:r w:rsidR="00C4245D">
        <w:rPr>
          <w:rFonts w:hint="cs"/>
          <w:rtl/>
        </w:rPr>
        <w:t>והפתעתה חיזקה את נחישותו. [</w:t>
      </w:r>
      <w:r>
        <w:rPr>
          <w:rFonts w:hint="cs"/>
          <w:rtl/>
        </w:rPr>
        <w:t>הוא תמיד נמ</w:t>
      </w:r>
      <w:r w:rsidR="0009052A">
        <w:rPr>
          <w:rFonts w:hint="cs"/>
          <w:rtl/>
        </w:rPr>
        <w:t>נע מזה, וההפתעה שלה</w:t>
      </w:r>
      <w:r w:rsidR="009A633A">
        <w:rPr>
          <w:rFonts w:hint="cs"/>
          <w:rtl/>
        </w:rPr>
        <w:t xml:space="preserve"> הוכיחה לו</w:t>
      </w:r>
      <w:r>
        <w:rPr>
          <w:rFonts w:hint="cs"/>
          <w:rtl/>
        </w:rPr>
        <w:t xml:space="preserve"> למה</w:t>
      </w:r>
      <w:r w:rsidR="0009052A">
        <w:rPr>
          <w:rFonts w:hint="cs"/>
          <w:rtl/>
        </w:rPr>
        <w:t xml:space="preserve"> / חיזקה את ה</w:t>
      </w:r>
      <w:r w:rsidR="0009052A">
        <w:t>resolve</w:t>
      </w:r>
      <w:r w:rsidR="0009052A">
        <w:rPr>
          <w:rFonts w:hint="cs"/>
          <w:rtl/>
        </w:rPr>
        <w:t xml:space="preserve"> שלו</w:t>
      </w:r>
      <w:r>
        <w:rPr>
          <w:rFonts w:hint="cs"/>
          <w:rtl/>
        </w:rPr>
        <w:t>.</w:t>
      </w:r>
      <w:r w:rsidR="00C4245D">
        <w:rPr>
          <w:rFonts w:hint="cs"/>
          <w:rtl/>
        </w:rPr>
        <w:t>]</w:t>
      </w:r>
    </w:p>
    <w:p w14:paraId="42B5C610" w14:textId="6A78F8C9" w:rsidR="00FE14BF" w:rsidRDefault="00FE14BF" w:rsidP="00C4245D">
      <w:pPr>
        <w:rPr>
          <w:rtl/>
        </w:rPr>
      </w:pPr>
      <w:r>
        <w:rPr>
          <w:rFonts w:hint="cs"/>
          <w:rtl/>
        </w:rPr>
        <w:t xml:space="preserve">"הכנתי לתיאו עוגת יום הולדת כשרה לפסח," </w:t>
      </w:r>
      <w:r w:rsidR="00DB4C54">
        <w:rPr>
          <w:rFonts w:hint="cs"/>
          <w:rtl/>
        </w:rPr>
        <w:t>קתרין</w:t>
      </w:r>
      <w:r>
        <w:rPr>
          <w:rFonts w:hint="cs"/>
          <w:rtl/>
        </w:rPr>
        <w:t xml:space="preserve"> אמרה. "אני מקווה שהיא תצליח."</w:t>
      </w:r>
    </w:p>
    <w:p w14:paraId="527C1B4B" w14:textId="11EA89BB" w:rsidR="004627AB" w:rsidRPr="00CD067C" w:rsidRDefault="00FE14BF" w:rsidP="00250000">
      <w:pPr>
        <w:rPr>
          <w:rtl/>
        </w:rPr>
      </w:pPr>
      <w:r>
        <w:rPr>
          <w:rtl/>
        </w:rPr>
        <w:t xml:space="preserve">"טעמת מהקישואים?" </w:t>
      </w:r>
      <w:r w:rsidR="004627AB" w:rsidRPr="00CD067C">
        <w:rPr>
          <w:rtl/>
        </w:rPr>
        <w:t>א</w:t>
      </w:r>
      <w:r>
        <w:rPr>
          <w:rFonts w:hint="cs"/>
          <w:rtl/>
        </w:rPr>
        <w:t>לכס</w:t>
      </w:r>
      <w:r w:rsidR="004627AB" w:rsidRPr="00CD067C">
        <w:rPr>
          <w:rtl/>
        </w:rPr>
        <w:t xml:space="preserve"> שאל</w:t>
      </w:r>
      <w:r w:rsidR="00C4245D">
        <w:rPr>
          <w:rFonts w:hint="cs"/>
          <w:rtl/>
        </w:rPr>
        <w:t xml:space="preserve"> את </w:t>
      </w:r>
      <w:r w:rsidR="008B1B44">
        <w:rPr>
          <w:rFonts w:hint="cs"/>
          <w:rtl/>
        </w:rPr>
        <w:t>סופי</w:t>
      </w:r>
      <w:r w:rsidR="004627AB" w:rsidRPr="00CD067C">
        <w:rPr>
          <w:rtl/>
        </w:rPr>
        <w:t>.</w:t>
      </w:r>
    </w:p>
    <w:p w14:paraId="7E2FF105" w14:textId="77777777" w:rsidR="004627AB" w:rsidRPr="00CD067C" w:rsidRDefault="004627AB" w:rsidP="00C4245D">
      <w:pPr>
        <w:rPr>
          <w:rtl/>
        </w:rPr>
      </w:pPr>
      <w:r w:rsidRPr="00CD067C">
        <w:rPr>
          <w:rtl/>
        </w:rPr>
        <w:t>"אתה היחיד בעולם שעדיין יש לו סבלנות להכין את המנה הזאת."</w:t>
      </w:r>
    </w:p>
    <w:p w14:paraId="103E58C9" w14:textId="77777777" w:rsidR="004627AB" w:rsidRPr="00CD067C" w:rsidRDefault="004627AB" w:rsidP="00250000">
      <w:pPr>
        <w:rPr>
          <w:rtl/>
        </w:rPr>
      </w:pPr>
      <w:r w:rsidRPr="00CD067C">
        <w:rPr>
          <w:rtl/>
        </w:rPr>
        <w:t>"היה לך טעים?"</w:t>
      </w:r>
    </w:p>
    <w:p w14:paraId="42E0D62F" w14:textId="77777777" w:rsidR="004627AB" w:rsidRPr="00CD067C" w:rsidRDefault="004627AB" w:rsidP="00250000">
      <w:pPr>
        <w:rPr>
          <w:rtl/>
        </w:rPr>
      </w:pPr>
      <w:r w:rsidRPr="00CD067C">
        <w:rPr>
          <w:rtl/>
        </w:rPr>
        <w:t>היא היססה.</w:t>
      </w:r>
    </w:p>
    <w:p w14:paraId="4685A7A2" w14:textId="77777777" w:rsidR="004627AB" w:rsidRDefault="004627AB" w:rsidP="00250000">
      <w:pPr>
        <w:rPr>
          <w:rtl/>
        </w:rPr>
      </w:pPr>
      <w:r w:rsidRPr="00CD067C">
        <w:rPr>
          <w:rtl/>
        </w:rPr>
        <w:t>"</w:t>
      </w:r>
      <w:r w:rsidRPr="00CD067C">
        <w:rPr>
          <w:rFonts w:hint="cs"/>
          <w:rtl/>
        </w:rPr>
        <w:t>לא היה טעים?</w:t>
      </w:r>
      <w:r w:rsidRPr="00CD067C">
        <w:rPr>
          <w:rtl/>
        </w:rPr>
        <w:t>"</w:t>
      </w:r>
    </w:p>
    <w:p w14:paraId="107CD489" w14:textId="77777777" w:rsidR="00B371E0" w:rsidRDefault="00B371E0" w:rsidP="00250000">
      <w:pPr>
        <w:rPr>
          <w:rtl/>
        </w:rPr>
      </w:pPr>
      <w:r>
        <w:rPr>
          <w:rFonts w:hint="cs"/>
          <w:rtl/>
        </w:rPr>
        <w:t>[אופציה:]</w:t>
      </w:r>
    </w:p>
    <w:p w14:paraId="1FF247B7" w14:textId="77777777" w:rsidR="00B371E0" w:rsidRDefault="00E704EF" w:rsidP="00250000">
      <w:pPr>
        <w:rPr>
          <w:rtl/>
        </w:rPr>
      </w:pPr>
      <w:r>
        <w:rPr>
          <w:rFonts w:hint="cs"/>
          <w:rtl/>
        </w:rPr>
        <w:t>[</w:t>
      </w:r>
      <w:r w:rsidR="00B371E0">
        <w:rPr>
          <w:rFonts w:hint="cs"/>
          <w:rtl/>
        </w:rPr>
        <w:t>"אני לא אוכלת ביצים אלכס. צר לי."</w:t>
      </w:r>
    </w:p>
    <w:p w14:paraId="2CB5F6F2" w14:textId="77777777" w:rsidR="00B371E0" w:rsidRDefault="00B371E0" w:rsidP="00250000">
      <w:pPr>
        <w:rPr>
          <w:rtl/>
        </w:rPr>
      </w:pPr>
      <w:r>
        <w:rPr>
          <w:rFonts w:hint="cs"/>
          <w:rtl/>
        </w:rPr>
        <w:t>"גם לא ביצים? למה לא?"</w:t>
      </w:r>
    </w:p>
    <w:p w14:paraId="5BCF75FB" w14:textId="77777777" w:rsidR="00B371E0" w:rsidRDefault="00B371E0" w:rsidP="00250000">
      <w:pPr>
        <w:rPr>
          <w:rtl/>
        </w:rPr>
      </w:pPr>
      <w:r>
        <w:rPr>
          <w:rFonts w:hint="cs"/>
          <w:rtl/>
        </w:rPr>
        <w:t>"כי משק הביצים והחלב מתאכזר לחיות כמעט כמו משק הבשר."</w:t>
      </w:r>
    </w:p>
    <w:p w14:paraId="40EE16BE" w14:textId="77777777" w:rsidR="00B371E0" w:rsidRDefault="00B371E0" w:rsidP="00250000">
      <w:pPr>
        <w:rPr>
          <w:rtl/>
        </w:rPr>
      </w:pPr>
      <w:r>
        <w:rPr>
          <w:rFonts w:hint="cs"/>
          <w:rtl/>
        </w:rPr>
        <w:t>"אז את טבעונית?"</w:t>
      </w:r>
    </w:p>
    <w:p w14:paraId="08EB5AD5" w14:textId="77777777" w:rsidR="00B371E0" w:rsidRDefault="00B371E0" w:rsidP="00250000">
      <w:pPr>
        <w:rPr>
          <w:rtl/>
        </w:rPr>
      </w:pPr>
      <w:r>
        <w:rPr>
          <w:rFonts w:hint="cs"/>
          <w:rtl/>
        </w:rPr>
        <w:t>"אני מתנגדת להתאכזרות לחיות, כן."</w:t>
      </w:r>
      <w:r w:rsidR="00E704EF">
        <w:rPr>
          <w:rFonts w:hint="cs"/>
          <w:rtl/>
        </w:rPr>
        <w:t>]</w:t>
      </w:r>
    </w:p>
    <w:p w14:paraId="48084EC2" w14:textId="77777777" w:rsidR="00B371E0" w:rsidRPr="00CD067C" w:rsidRDefault="00B371E0" w:rsidP="00D51952">
      <w:pPr>
        <w:rPr>
          <w:rtl/>
        </w:rPr>
      </w:pPr>
      <w:r>
        <w:rPr>
          <w:rFonts w:hint="cs"/>
          <w:rtl/>
        </w:rPr>
        <w:t>[סוף אופציה. אבל זה אירוני כשהוא עמד והכין לה 4 שעות. גם זה סוג של התאכזרות והיא לא מודעת אליו.]</w:t>
      </w:r>
    </w:p>
    <w:p w14:paraId="01C236DB" w14:textId="7FF8BB79" w:rsidR="004627AB" w:rsidRPr="00CD067C" w:rsidRDefault="004627AB" w:rsidP="00250000">
      <w:pPr>
        <w:rPr>
          <w:rtl/>
        </w:rPr>
      </w:pPr>
      <w:r w:rsidRPr="00CD067C">
        <w:rPr>
          <w:rtl/>
        </w:rPr>
        <w:t>"</w:t>
      </w:r>
      <w:r w:rsidR="001C5A04">
        <w:rPr>
          <w:rtl/>
        </w:rPr>
        <w:t>אימא</w:t>
      </w:r>
      <w:r w:rsidRPr="00CD067C">
        <w:rPr>
          <w:rtl/>
        </w:rPr>
        <w:t xml:space="preserve"> נזכרה </w:t>
      </w:r>
      <w:r w:rsidR="00C01F3B">
        <w:rPr>
          <w:rFonts w:hint="cs"/>
          <w:rtl/>
        </w:rPr>
        <w:t xml:space="preserve">באוכל הזה שהכנת </w:t>
      </w:r>
      <w:r w:rsidRPr="00CD067C">
        <w:rPr>
          <w:rtl/>
        </w:rPr>
        <w:t>רק לפני יומיים, וזה כבר היה קצת מקולקל."</w:t>
      </w:r>
    </w:p>
    <w:p w14:paraId="12BF22E3" w14:textId="29A63A88" w:rsidR="004627AB" w:rsidRPr="00CD067C" w:rsidRDefault="004627AB" w:rsidP="00250000">
      <w:pPr>
        <w:rPr>
          <w:rtl/>
        </w:rPr>
      </w:pPr>
      <w:r w:rsidRPr="00CD067C">
        <w:rPr>
          <w:rtl/>
        </w:rPr>
        <w:t>"אז זרקתם את</w:t>
      </w:r>
      <w:r w:rsidR="00483BB1">
        <w:rPr>
          <w:rtl/>
        </w:rPr>
        <w:t xml:space="preserve"> הכול </w:t>
      </w:r>
      <w:r w:rsidRPr="00CD067C">
        <w:rPr>
          <w:rtl/>
        </w:rPr>
        <w:t>בלי שאף אחד טעם?"</w:t>
      </w:r>
    </w:p>
    <w:p w14:paraId="49AA2234" w14:textId="77777777" w:rsidR="004627AB" w:rsidRPr="00CD067C" w:rsidRDefault="004627AB" w:rsidP="00250000">
      <w:pPr>
        <w:rPr>
          <w:rtl/>
        </w:rPr>
      </w:pPr>
      <w:r w:rsidRPr="00CD067C">
        <w:rPr>
          <w:rtl/>
        </w:rPr>
        <w:lastRenderedPageBreak/>
        <w:t>"כן</w:t>
      </w:r>
      <w:r w:rsidR="00F7231C">
        <w:rPr>
          <w:rFonts w:hint="cs"/>
          <w:rtl/>
        </w:rPr>
        <w:t>,</w:t>
      </w:r>
      <w:r w:rsidRPr="00CD067C">
        <w:rPr>
          <w:rFonts w:hint="cs"/>
          <w:rtl/>
        </w:rPr>
        <w:t xml:space="preserve"> אני מצטערת</w:t>
      </w:r>
      <w:r w:rsidRPr="00CD067C">
        <w:rPr>
          <w:rtl/>
        </w:rPr>
        <w:t xml:space="preserve">. </w:t>
      </w:r>
      <w:r w:rsidR="00F7231C">
        <w:rPr>
          <w:rFonts w:hint="cs"/>
          <w:rtl/>
        </w:rPr>
        <w:t xml:space="preserve">בכל מקרה זה גם חמץ. </w:t>
      </w:r>
      <w:r w:rsidRPr="00CD067C">
        <w:rPr>
          <w:rtl/>
        </w:rPr>
        <w:t>מתי הכנת את זה?"</w:t>
      </w:r>
    </w:p>
    <w:p w14:paraId="1EEEF72A" w14:textId="142C9EFF" w:rsidR="004627AB" w:rsidRPr="00CD067C" w:rsidRDefault="004627AB" w:rsidP="00250000">
      <w:pPr>
        <w:rPr>
          <w:rtl/>
        </w:rPr>
      </w:pPr>
      <w:r w:rsidRPr="00CD067C">
        <w:rPr>
          <w:rtl/>
        </w:rPr>
        <w:t>"ביום שבת שעבר. ביום שישי הגעתי מהצבא, רצתי לסופר לקנות</w:t>
      </w:r>
      <w:r w:rsidR="00483BB1">
        <w:rPr>
          <w:rtl/>
        </w:rPr>
        <w:t xml:space="preserve"> הכול </w:t>
      </w:r>
      <w:r w:rsidRPr="00CD067C">
        <w:rPr>
          <w:rtl/>
        </w:rPr>
        <w:t xml:space="preserve">והכנתי ביום שבת. את הגעת ביום </w:t>
      </w:r>
      <w:r w:rsidRPr="00CD067C">
        <w:rPr>
          <w:rFonts w:hint="cs"/>
          <w:rtl/>
        </w:rPr>
        <w:t>ראשון</w:t>
      </w:r>
      <w:r w:rsidRPr="00CD067C">
        <w:rPr>
          <w:rtl/>
        </w:rPr>
        <w:t xml:space="preserve"> וזה עדיין היה טרי."</w:t>
      </w:r>
    </w:p>
    <w:p w14:paraId="508CCAAB" w14:textId="77777777" w:rsidR="004627AB" w:rsidRPr="00CD067C" w:rsidRDefault="004627AB" w:rsidP="00250000">
      <w:pPr>
        <w:rPr>
          <w:rtl/>
        </w:rPr>
      </w:pPr>
      <w:r w:rsidRPr="00CD067C">
        <w:rPr>
          <w:rtl/>
        </w:rPr>
        <w:t xml:space="preserve">"נכון, ביום </w:t>
      </w:r>
      <w:r w:rsidRPr="00CD067C">
        <w:rPr>
          <w:rFonts w:hint="cs"/>
          <w:rtl/>
        </w:rPr>
        <w:t>ראשון</w:t>
      </w:r>
      <w:r w:rsidRPr="00CD067C">
        <w:rPr>
          <w:rtl/>
        </w:rPr>
        <w:t xml:space="preserve"> שעבר זה עדיין היה טרי."</w:t>
      </w:r>
    </w:p>
    <w:p w14:paraId="4447D5BE" w14:textId="77777777" w:rsidR="004627AB" w:rsidRPr="00CD067C" w:rsidRDefault="004627AB" w:rsidP="00D51952">
      <w:pPr>
        <w:rPr>
          <w:rtl/>
        </w:rPr>
      </w:pPr>
      <w:r w:rsidRPr="00CD067C">
        <w:rPr>
          <w:rtl/>
        </w:rPr>
        <w:t>"</w:t>
      </w:r>
      <w:r w:rsidR="00D51952">
        <w:rPr>
          <w:rFonts w:hint="cs"/>
          <w:rtl/>
        </w:rPr>
        <w:t xml:space="preserve">כל ההכנה </w:t>
      </w:r>
      <w:r w:rsidRPr="00CD067C">
        <w:rPr>
          <w:rtl/>
        </w:rPr>
        <w:t>לקח</w:t>
      </w:r>
      <w:r w:rsidR="00D51952">
        <w:rPr>
          <w:rFonts w:hint="cs"/>
          <w:rtl/>
        </w:rPr>
        <w:t>ה</w:t>
      </w:r>
      <w:r w:rsidRPr="00CD067C">
        <w:rPr>
          <w:rtl/>
        </w:rPr>
        <w:t xml:space="preserve"> רק ארבע שעות. תודה."</w:t>
      </w:r>
    </w:p>
    <w:p w14:paraId="12DFA8C7" w14:textId="4DAF7C2A" w:rsidR="004627AB" w:rsidRPr="00CD067C" w:rsidRDefault="004627AB" w:rsidP="00D51952">
      <w:pPr>
        <w:rPr>
          <w:rtl/>
        </w:rPr>
      </w:pPr>
      <w:r w:rsidRPr="00CD067C">
        <w:rPr>
          <w:rtl/>
        </w:rPr>
        <w:t>"אני ממש מעריכה את המאמץ</w:t>
      </w:r>
      <w:r w:rsidRPr="00CD067C">
        <w:rPr>
          <w:rFonts w:hint="cs"/>
          <w:rtl/>
        </w:rPr>
        <w:t>, באמת,</w:t>
      </w:r>
      <w:r w:rsidRPr="00CD067C">
        <w:rPr>
          <w:rtl/>
        </w:rPr>
        <w:t xml:space="preserve"> </w:t>
      </w:r>
      <w:r w:rsidR="00F06A3F">
        <w:rPr>
          <w:rtl/>
        </w:rPr>
        <w:t>עכשיו</w:t>
      </w:r>
      <w:r w:rsidRPr="00CD067C">
        <w:rPr>
          <w:rtl/>
        </w:rPr>
        <w:t xml:space="preserve"> כשסבתא חלתה אין יותר מי שיוכל להכין לי את </w:t>
      </w:r>
      <w:r w:rsidR="00D51952">
        <w:rPr>
          <w:rFonts w:hint="cs"/>
          <w:rtl/>
        </w:rPr>
        <w:t>הקישואים האלה</w:t>
      </w:r>
      <w:r w:rsidRPr="00CD067C">
        <w:rPr>
          <w:rtl/>
        </w:rPr>
        <w:t xml:space="preserve"> חוץ ממך. אז בפעם הבאה."</w:t>
      </w:r>
    </w:p>
    <w:p w14:paraId="295A8A19" w14:textId="77777777" w:rsidR="004627AB" w:rsidRPr="00CD067C" w:rsidRDefault="004627AB" w:rsidP="00250000">
      <w:pPr>
        <w:rPr>
          <w:rtl/>
        </w:rPr>
      </w:pPr>
      <w:r w:rsidRPr="00CD067C">
        <w:rPr>
          <w:rtl/>
        </w:rPr>
        <w:t>"מתי הפעם הבאה?"</w:t>
      </w:r>
    </w:p>
    <w:p w14:paraId="1170B694" w14:textId="77777777" w:rsidR="004627AB" w:rsidRPr="00CD067C" w:rsidRDefault="004627AB" w:rsidP="00250000">
      <w:pPr>
        <w:rPr>
          <w:rtl/>
        </w:rPr>
      </w:pPr>
      <w:r w:rsidRPr="00CD067C">
        <w:rPr>
          <w:rtl/>
        </w:rPr>
        <w:t xml:space="preserve">"לא יודעת," היא צחקה, "תבוא לבקר </w:t>
      </w:r>
      <w:r w:rsidR="009A633A">
        <w:rPr>
          <w:rFonts w:hint="cs"/>
          <w:rtl/>
        </w:rPr>
        <w:t>אותי בהמבורג</w:t>
      </w:r>
      <w:r w:rsidRPr="00CD067C">
        <w:rPr>
          <w:rtl/>
        </w:rPr>
        <w:t>, לא?"</w:t>
      </w:r>
    </w:p>
    <w:p w14:paraId="2C1908E9" w14:textId="77777777" w:rsidR="004627AB" w:rsidRPr="00CD067C" w:rsidRDefault="004627AB" w:rsidP="000B34C9">
      <w:pPr>
        <w:rPr>
          <w:rtl/>
        </w:rPr>
      </w:pPr>
      <w:r w:rsidRPr="00CD067C">
        <w:rPr>
          <w:rtl/>
        </w:rPr>
        <w:t>"בטח שאבקר! ואני אכין לך</w:t>
      </w:r>
      <w:r w:rsidR="00D51952">
        <w:rPr>
          <w:rFonts w:hint="cs"/>
          <w:rtl/>
        </w:rPr>
        <w:t xml:space="preserve"> את התבשיל</w:t>
      </w:r>
      <w:r w:rsidRPr="00CD067C">
        <w:rPr>
          <w:rtl/>
        </w:rPr>
        <w:t>, כל יום חדש."</w:t>
      </w:r>
    </w:p>
    <w:p w14:paraId="57778E83" w14:textId="74604B89" w:rsidR="004627AB" w:rsidRPr="00CD067C" w:rsidRDefault="004627AB" w:rsidP="00D51952">
      <w:pPr>
        <w:rPr>
          <w:rtl/>
        </w:rPr>
      </w:pPr>
      <w:r w:rsidRPr="00CD067C">
        <w:rPr>
          <w:rtl/>
        </w:rPr>
        <w:t>"</w:t>
      </w:r>
      <w:r w:rsidR="008B1B44">
        <w:rPr>
          <w:rtl/>
        </w:rPr>
        <w:t>סופי</w:t>
      </w:r>
      <w:r w:rsidRPr="00CD067C">
        <w:rPr>
          <w:rtl/>
        </w:rPr>
        <w:t>, את עד</w:t>
      </w:r>
      <w:r w:rsidR="00E704EF">
        <w:rPr>
          <w:rFonts w:hint="cs"/>
          <w:rtl/>
        </w:rPr>
        <w:t>יין</w:t>
      </w:r>
      <w:r w:rsidRPr="00CD067C">
        <w:rPr>
          <w:rtl/>
        </w:rPr>
        <w:t xml:space="preserve"> עוברת אצל ה</w:t>
      </w:r>
      <w:r w:rsidR="00E704EF">
        <w:rPr>
          <w:rFonts w:hint="cs"/>
          <w:rtl/>
        </w:rPr>
        <w:t>פרופסור</w:t>
      </w:r>
      <w:r w:rsidRPr="00CD067C">
        <w:rPr>
          <w:rtl/>
        </w:rPr>
        <w:t>, לא?" האם</w:t>
      </w:r>
      <w:r w:rsidR="00D51952">
        <w:rPr>
          <w:rFonts w:hint="cs"/>
          <w:rtl/>
        </w:rPr>
        <w:t xml:space="preserve"> הזכירה</w:t>
      </w:r>
      <w:r w:rsidRPr="00CD067C">
        <w:rPr>
          <w:rtl/>
        </w:rPr>
        <w:t>. "צריך להתחיל להזדרז.</w:t>
      </w:r>
      <w:r w:rsidR="00F7231C">
        <w:rPr>
          <w:rFonts w:hint="cs"/>
          <w:rtl/>
        </w:rPr>
        <w:t xml:space="preserve"> </w:t>
      </w:r>
      <w:r w:rsidR="00E704EF">
        <w:rPr>
          <w:rFonts w:hint="cs"/>
          <w:rtl/>
        </w:rPr>
        <w:t>עוד מעט ליל הסדר.</w:t>
      </w:r>
      <w:r w:rsidRPr="00CD067C">
        <w:rPr>
          <w:rtl/>
        </w:rPr>
        <w:t>"</w:t>
      </w:r>
    </w:p>
    <w:p w14:paraId="20A31674" w14:textId="77777777" w:rsidR="004627AB" w:rsidRDefault="004627AB" w:rsidP="00AE1FE7">
      <w:pPr>
        <w:rPr>
          <w:rtl/>
        </w:rPr>
      </w:pPr>
      <w:r w:rsidRPr="00CD067C">
        <w:rPr>
          <w:rtl/>
        </w:rPr>
        <w:t xml:space="preserve">"אבל רק הגעתי," </w:t>
      </w:r>
      <w:r w:rsidR="00E704EF">
        <w:rPr>
          <w:rFonts w:hint="cs"/>
          <w:rtl/>
        </w:rPr>
        <w:t xml:space="preserve">אלכס </w:t>
      </w:r>
      <w:r w:rsidR="00AE1FE7">
        <w:rPr>
          <w:rFonts w:hint="cs"/>
          <w:rtl/>
        </w:rPr>
        <w:t>טען</w:t>
      </w:r>
      <w:r w:rsidR="00E704EF">
        <w:rPr>
          <w:rFonts w:hint="cs"/>
          <w:rtl/>
        </w:rPr>
        <w:t>,</w:t>
      </w:r>
      <w:r w:rsidR="0009052A">
        <w:rPr>
          <w:rFonts w:hint="cs"/>
          <w:rtl/>
        </w:rPr>
        <w:t xml:space="preserve"> "ולפני ליל הסדר אני מוכר</w:t>
      </w:r>
      <w:r w:rsidR="000B34C9">
        <w:rPr>
          <w:rFonts w:hint="cs"/>
          <w:rtl/>
        </w:rPr>
        <w:t>ח</w:t>
      </w:r>
      <w:r w:rsidR="0009052A">
        <w:rPr>
          <w:rFonts w:hint="cs"/>
          <w:rtl/>
        </w:rPr>
        <w:t xml:space="preserve"> לחזור.</w:t>
      </w:r>
      <w:r w:rsidR="009E2A2F">
        <w:rPr>
          <w:rFonts w:hint="cs"/>
          <w:rtl/>
        </w:rPr>
        <w:t xml:space="preserve"> מתי הטיסה שלך?</w:t>
      </w:r>
      <w:r w:rsidR="0009052A">
        <w:rPr>
          <w:rFonts w:hint="cs"/>
          <w:rtl/>
        </w:rPr>
        <w:t>"</w:t>
      </w:r>
    </w:p>
    <w:p w14:paraId="2BA111F8" w14:textId="77777777" w:rsidR="004627AB" w:rsidRPr="00CD067C" w:rsidRDefault="009E2A2F" w:rsidP="00D51952">
      <w:pPr>
        <w:rPr>
          <w:rtl/>
        </w:rPr>
      </w:pPr>
      <w:r>
        <w:rPr>
          <w:rFonts w:hint="cs"/>
          <w:rtl/>
        </w:rPr>
        <w:t xml:space="preserve">"הלילה. וכעת </w:t>
      </w:r>
      <w:r w:rsidR="004627AB" w:rsidRPr="00CD067C">
        <w:rPr>
          <w:rtl/>
        </w:rPr>
        <w:t xml:space="preserve">אני </w:t>
      </w:r>
      <w:r w:rsidR="00E704EF">
        <w:rPr>
          <w:rFonts w:hint="cs"/>
          <w:rtl/>
        </w:rPr>
        <w:t xml:space="preserve">מוכרחה </w:t>
      </w:r>
      <w:r w:rsidR="004627AB" w:rsidRPr="00CD067C">
        <w:rPr>
          <w:rtl/>
        </w:rPr>
        <w:t>לעבור אצל מישהו</w:t>
      </w:r>
      <w:r w:rsidR="00D51952">
        <w:rPr>
          <w:rFonts w:hint="cs"/>
          <w:rtl/>
        </w:rPr>
        <w:t xml:space="preserve"> שממש יכול לקדם אותי בקריירה</w:t>
      </w:r>
      <w:r w:rsidR="00453CB8">
        <w:rPr>
          <w:rFonts w:hint="cs"/>
          <w:rtl/>
        </w:rPr>
        <w:t xml:space="preserve">, </w:t>
      </w:r>
      <w:r w:rsidR="00D51952">
        <w:rPr>
          <w:rFonts w:hint="cs"/>
          <w:rtl/>
        </w:rPr>
        <w:t xml:space="preserve">יש לי </w:t>
      </w:r>
      <w:r w:rsidR="00E704EF">
        <w:rPr>
          <w:rFonts w:hint="cs"/>
          <w:rtl/>
        </w:rPr>
        <w:t xml:space="preserve">כמה </w:t>
      </w:r>
      <w:r w:rsidR="00D51952">
        <w:rPr>
          <w:rFonts w:hint="cs"/>
          <w:rtl/>
        </w:rPr>
        <w:t>ספרי תוים להחזיר לו</w:t>
      </w:r>
      <w:r w:rsidR="00E704EF">
        <w:rPr>
          <w:rFonts w:hint="cs"/>
          <w:rtl/>
        </w:rPr>
        <w:t>,</w:t>
      </w:r>
      <w:r w:rsidR="004627AB" w:rsidRPr="00CD067C">
        <w:rPr>
          <w:rtl/>
        </w:rPr>
        <w:t xml:space="preserve"> ואף אחד לא יודע איפה הכתובת הזאת בכלל אז צריך כבר לצאת."</w:t>
      </w:r>
    </w:p>
    <w:p w14:paraId="5D3B28EA" w14:textId="5D108871" w:rsidR="009E2A2F" w:rsidRDefault="00D51952" w:rsidP="009E2A2F">
      <w:pPr>
        <w:rPr>
          <w:rtl/>
        </w:rPr>
      </w:pPr>
      <w:r>
        <w:rPr>
          <w:rtl/>
        </w:rPr>
        <w:t xml:space="preserve">"אולי אלכס יסיע את </w:t>
      </w:r>
      <w:r w:rsidR="008B1B44">
        <w:rPr>
          <w:rtl/>
        </w:rPr>
        <w:t>סופי</w:t>
      </w:r>
      <w:r>
        <w:rPr>
          <w:rtl/>
        </w:rPr>
        <w:t xml:space="preserve">?" </w:t>
      </w:r>
      <w:r w:rsidR="004627AB" w:rsidRPr="00CD067C">
        <w:rPr>
          <w:rtl/>
        </w:rPr>
        <w:t>האב</w:t>
      </w:r>
      <w:r>
        <w:rPr>
          <w:rFonts w:hint="cs"/>
          <w:rtl/>
        </w:rPr>
        <w:t xml:space="preserve"> הציע</w:t>
      </w:r>
      <w:r w:rsidR="004627AB" w:rsidRPr="00CD067C">
        <w:rPr>
          <w:rtl/>
        </w:rPr>
        <w:t>. "ככה יהיה לכם זמן לשוחח.</w:t>
      </w:r>
      <w:r w:rsidR="00FE14BF">
        <w:rPr>
          <w:rFonts w:hint="cs"/>
          <w:rtl/>
        </w:rPr>
        <w:t xml:space="preserve"> ואם כבר אז תוריד את המזוודה שלה לאוטו, שלא יהיה לי קשה אחר כך.</w:t>
      </w:r>
      <w:r w:rsidR="004627AB" w:rsidRPr="00CD067C">
        <w:rPr>
          <w:rtl/>
        </w:rPr>
        <w:t>"</w:t>
      </w:r>
    </w:p>
    <w:p w14:paraId="419D8056" w14:textId="233DDC86" w:rsidR="00945460" w:rsidRDefault="00945460" w:rsidP="000B34C9">
      <w:pPr>
        <w:rPr>
          <w:rtl/>
        </w:rPr>
      </w:pPr>
      <w:r>
        <w:rPr>
          <w:rFonts w:hint="cs"/>
          <w:rtl/>
        </w:rPr>
        <w:t xml:space="preserve">"אוי </w:t>
      </w:r>
      <w:r w:rsidR="008B1B44">
        <w:rPr>
          <w:rFonts w:hint="cs"/>
          <w:rtl/>
        </w:rPr>
        <w:t>סופי</w:t>
      </w:r>
      <w:r>
        <w:rPr>
          <w:rFonts w:hint="cs"/>
          <w:rtl/>
        </w:rPr>
        <w:t xml:space="preserve">," האם </w:t>
      </w:r>
      <w:r w:rsidR="00E704EF">
        <w:rPr>
          <w:rFonts w:hint="cs"/>
          <w:rtl/>
        </w:rPr>
        <w:t>לחשה</w:t>
      </w:r>
      <w:r w:rsidR="000B34C9">
        <w:rPr>
          <w:rFonts w:hint="cs"/>
          <w:rtl/>
        </w:rPr>
        <w:t xml:space="preserve"> </w:t>
      </w:r>
      <w:r>
        <w:rPr>
          <w:rFonts w:hint="cs"/>
          <w:rtl/>
        </w:rPr>
        <w:t>לאלכס</w:t>
      </w:r>
      <w:r w:rsidR="00E704EF">
        <w:rPr>
          <w:rFonts w:hint="cs"/>
          <w:rtl/>
        </w:rPr>
        <w:t xml:space="preserve"> כשהם יצאו</w:t>
      </w:r>
      <w:r>
        <w:rPr>
          <w:rFonts w:hint="cs"/>
          <w:rtl/>
        </w:rPr>
        <w:t xml:space="preserve">. "מה </w:t>
      </w:r>
      <w:r w:rsidR="004C59E0">
        <w:rPr>
          <w:rFonts w:hint="cs"/>
          <w:rtl/>
        </w:rPr>
        <w:t>פתאום</w:t>
      </w:r>
      <w:r>
        <w:rPr>
          <w:rFonts w:hint="cs"/>
          <w:rtl/>
        </w:rPr>
        <w:t xml:space="preserve"> ילדים? היא הורסת לעצמה הכל."</w:t>
      </w:r>
    </w:p>
    <w:p w14:paraId="52512939" w14:textId="77777777" w:rsidR="004C0DE7" w:rsidRPr="00CD067C" w:rsidRDefault="004C0DE7" w:rsidP="000B34C9">
      <w:pPr>
        <w:rPr>
          <w:rtl/>
        </w:rPr>
      </w:pPr>
    </w:p>
    <w:p w14:paraId="467D6656" w14:textId="5FBE9E5F" w:rsidR="006B045F" w:rsidRDefault="00DC3700" w:rsidP="00250000">
      <w:pPr>
        <w:rPr>
          <w:rtl/>
        </w:rPr>
      </w:pPr>
      <w:r>
        <w:rPr>
          <w:rFonts w:hint="cs"/>
          <w:rtl/>
        </w:rPr>
        <w:t>[</w:t>
      </w:r>
      <w:r w:rsidR="006B045F">
        <w:rPr>
          <w:rFonts w:hint="cs"/>
          <w:rtl/>
        </w:rPr>
        <w:t xml:space="preserve">הערה </w:t>
      </w:r>
      <w:r w:rsidR="006B045F">
        <w:rPr>
          <w:rtl/>
        </w:rPr>
        <w:t>–</w:t>
      </w:r>
      <w:r w:rsidR="006B045F">
        <w:rPr>
          <w:rFonts w:hint="cs"/>
          <w:rtl/>
        </w:rPr>
        <w:t xml:space="preserve"> אולי </w:t>
      </w:r>
      <w:r w:rsidR="008B1B44">
        <w:rPr>
          <w:rFonts w:hint="cs"/>
          <w:rtl/>
        </w:rPr>
        <w:t>סופי</w:t>
      </w:r>
      <w:r w:rsidR="006B045F">
        <w:rPr>
          <w:rFonts w:hint="cs"/>
          <w:rtl/>
        </w:rPr>
        <w:t xml:space="preserve"> באה לישראל לכבוד החתונה של יסמין ומארק. אלכס הכין לה את המאכל כשהיא לא </w:t>
      </w:r>
      <w:r w:rsidR="001C5A04">
        <w:rPr>
          <w:rFonts w:hint="cs"/>
          <w:rtl/>
        </w:rPr>
        <w:t>הייתה</w:t>
      </w:r>
      <w:r w:rsidR="006B045F">
        <w:rPr>
          <w:rFonts w:hint="cs"/>
          <w:rtl/>
        </w:rPr>
        <w:t xml:space="preserve"> בבית והוא משום מה היה. על זה הם מדברים לפני התאונה </w:t>
      </w:r>
      <w:r w:rsidR="006B045F">
        <w:rPr>
          <w:rtl/>
        </w:rPr>
        <w:t>–</w:t>
      </w:r>
      <w:r w:rsidR="006B045F">
        <w:rPr>
          <w:rFonts w:hint="cs"/>
          <w:rtl/>
        </w:rPr>
        <w:t xml:space="preserve"> שגם </w:t>
      </w:r>
      <w:r w:rsidR="008B1B44">
        <w:rPr>
          <w:rFonts w:hint="cs"/>
          <w:rtl/>
        </w:rPr>
        <w:t>סופי</w:t>
      </w:r>
      <w:r w:rsidR="006B045F">
        <w:rPr>
          <w:rFonts w:hint="cs"/>
          <w:rtl/>
        </w:rPr>
        <w:t xml:space="preserve"> וגם מארק כבר נשואים, אבל אלכס עדיין מחפש ובודק וגו' ואין לו אהבת חיים יחידה שהוא מוכן להתחייב אליה.</w:t>
      </w:r>
      <w:r>
        <w:rPr>
          <w:rFonts w:hint="cs"/>
          <w:rtl/>
        </w:rPr>
        <w:t>]</w:t>
      </w:r>
    </w:p>
    <w:p w14:paraId="53CBCF47" w14:textId="443D2695" w:rsidR="00107A11" w:rsidRDefault="00107A11" w:rsidP="00250000">
      <w:pPr>
        <w:rPr>
          <w:rtl/>
        </w:rPr>
      </w:pPr>
      <w:r>
        <w:rPr>
          <w:rFonts w:hint="cs"/>
          <w:rtl/>
        </w:rPr>
        <w:t xml:space="preserve">[הערה </w:t>
      </w:r>
      <w:r>
        <w:rPr>
          <w:rtl/>
        </w:rPr>
        <w:t>–</w:t>
      </w:r>
      <w:r>
        <w:rPr>
          <w:rFonts w:hint="cs"/>
          <w:rtl/>
        </w:rPr>
        <w:t xml:space="preserve"> חישוב הזמנים הבא בקושי מסתדר: נניח ש</w:t>
      </w:r>
      <w:r w:rsidR="008B1B44">
        <w:rPr>
          <w:rFonts w:hint="cs"/>
          <w:rtl/>
        </w:rPr>
        <w:t>סופי</w:t>
      </w:r>
      <w:r>
        <w:rPr>
          <w:rFonts w:hint="cs"/>
          <w:rtl/>
        </w:rPr>
        <w:t xml:space="preserve"> צריכה להגיע לליל הסדר</w:t>
      </w:r>
      <w:r w:rsidR="004C0DE7">
        <w:rPr>
          <w:rFonts w:hint="cs"/>
          <w:rtl/>
        </w:rPr>
        <w:t xml:space="preserve"> ב-8 בערב כלומר 22:00 בישראל, טי</w:t>
      </w:r>
      <w:r>
        <w:rPr>
          <w:rFonts w:hint="cs"/>
          <w:rtl/>
        </w:rPr>
        <w:t>סה = 4.5 שעות + 3 שעות לפני הטיסה = 7 שעות (צריך גם זמן משדה התעופה בלונדון לבית הסבתא...)</w:t>
      </w:r>
    </w:p>
    <w:p w14:paraId="4CDBAF0F" w14:textId="77777777" w:rsidR="00107A11" w:rsidRDefault="00107A11" w:rsidP="00250000">
      <w:pPr>
        <w:rPr>
          <w:rtl/>
        </w:rPr>
      </w:pPr>
      <w:r>
        <w:rPr>
          <w:rFonts w:hint="cs"/>
          <w:rtl/>
        </w:rPr>
        <w:t>22-7=15 וזאת השעה שבה חלה התאונה, 3 בצהריים.]</w:t>
      </w:r>
    </w:p>
    <w:p w14:paraId="22D7AB3E" w14:textId="7AE92D2F" w:rsidR="003D096F" w:rsidRDefault="003D096F" w:rsidP="00AE1FE7">
      <w:pPr>
        <w:rPr>
          <w:rtl/>
        </w:rPr>
      </w:pPr>
      <w:r>
        <w:rPr>
          <w:rFonts w:hint="cs"/>
          <w:rtl/>
        </w:rPr>
        <w:t xml:space="preserve">הנסיעה לא התחילה </w:t>
      </w:r>
      <w:r w:rsidR="00AE1FE7">
        <w:rPr>
          <w:rFonts w:hint="cs"/>
          <w:rtl/>
        </w:rPr>
        <w:t>ב</w:t>
      </w:r>
      <w:r>
        <w:rPr>
          <w:rFonts w:hint="cs"/>
          <w:rtl/>
        </w:rPr>
        <w:t>טוב. היא סרבה להיחגר בגלל ההריון, רק לאחר מריבה לא קצרה נעתרה.</w:t>
      </w:r>
      <w:r w:rsidR="006B6576">
        <w:rPr>
          <w:rFonts w:hint="cs"/>
          <w:rtl/>
        </w:rPr>
        <w:t xml:space="preserve"> זה היה מתיש להיות איתה </w:t>
      </w:r>
      <w:r w:rsidR="006B6576">
        <w:rPr>
          <w:rtl/>
        </w:rPr>
        <w:t>–</w:t>
      </w:r>
      <w:r w:rsidR="006B6576">
        <w:rPr>
          <w:rFonts w:hint="cs"/>
          <w:rtl/>
        </w:rPr>
        <w:t xml:space="preserve"> יודעת הכל יותר טוב ממנו. הכל, בדיוק כמו אימם, ואותה לאות עטפה אותו כשאמר לה דבר מה שידע שיגרור התנצחויות אינסופיות. כמעט תמיד ויתר, הפעם לא. הוא השתמש </w:t>
      </w:r>
      <w:r w:rsidR="006B6576">
        <w:t>resorted</w:t>
      </w:r>
      <w:r w:rsidR="006B6576">
        <w:rPr>
          <w:rFonts w:hint="cs"/>
          <w:rtl/>
        </w:rPr>
        <w:t xml:space="preserve"> בטון הפיקודי ש</w:t>
      </w:r>
      <w:r w:rsidR="006B6576">
        <w:t>he acquired</w:t>
      </w:r>
      <w:r w:rsidR="006B6576">
        <w:rPr>
          <w:rFonts w:hint="cs"/>
          <w:rtl/>
        </w:rPr>
        <w:t xml:space="preserve"> מאז שהתגייס ובעיקר ב[קורס מ"כים??], שבו כל מילה מסתיימת בהברה מיושרת, במקום הברה הממשיכה באלכסון למעלה. הוא יישר או כופף כל הברה אחרונה של כל מילה שתתאים לצרכיו, וכך הכפיף לרצונו גם את השומעים אותו.</w:t>
      </w:r>
    </w:p>
    <w:p w14:paraId="409521E7" w14:textId="77777777" w:rsidR="00C00FDF" w:rsidRDefault="00C00FDF" w:rsidP="00AE1FE7">
      <w:pPr>
        <w:rPr>
          <w:rtl/>
        </w:rPr>
      </w:pPr>
    </w:p>
    <w:p w14:paraId="1CDB6A56" w14:textId="250A2CDD" w:rsidR="00C00FDF" w:rsidRDefault="00C00FDF" w:rsidP="00AE1FE7">
      <w:pPr>
        <w:rPr>
          <w:rtl/>
        </w:rPr>
      </w:pPr>
      <w:r>
        <w:rPr>
          <w:rFonts w:hint="cs"/>
          <w:rtl/>
        </w:rPr>
        <w:t xml:space="preserve">"אתה חייב להפסיק לעשן אלכס," </w:t>
      </w:r>
      <w:r w:rsidR="00223C2F">
        <w:rPr>
          <w:rFonts w:hint="cs"/>
          <w:rtl/>
        </w:rPr>
        <w:t>סופי</w:t>
      </w:r>
      <w:r>
        <w:rPr>
          <w:rFonts w:hint="cs"/>
          <w:rtl/>
        </w:rPr>
        <w:t xml:space="preserve"> אמרה לו, "פשוט חייב."</w:t>
      </w:r>
    </w:p>
    <w:p w14:paraId="05A17CF6" w14:textId="5A4498D7" w:rsidR="00C00FDF" w:rsidRDefault="00C00FDF" w:rsidP="00AE1FE7">
      <w:pPr>
        <w:rPr>
          <w:rtl/>
        </w:rPr>
      </w:pPr>
      <w:r>
        <w:rPr>
          <w:rFonts w:hint="cs"/>
          <w:rtl/>
        </w:rPr>
        <w:t>"מה הקשר ל</w:t>
      </w:r>
      <w:r w:rsidR="00F06A3F">
        <w:rPr>
          <w:rFonts w:hint="cs"/>
          <w:rtl/>
        </w:rPr>
        <w:t>עכשיו</w:t>
      </w:r>
      <w:r>
        <w:rPr>
          <w:rFonts w:hint="cs"/>
          <w:rtl/>
        </w:rPr>
        <w:t>?"</w:t>
      </w:r>
    </w:p>
    <w:p w14:paraId="1898538F" w14:textId="59997115" w:rsidR="00C00FDF" w:rsidRDefault="00C00FDF" w:rsidP="00AE1FE7">
      <w:pPr>
        <w:rPr>
          <w:rtl/>
        </w:rPr>
      </w:pPr>
      <w:r>
        <w:rPr>
          <w:rFonts w:hint="cs"/>
          <w:rtl/>
        </w:rPr>
        <w:t>"כי אני לא מוכנה להיות בהלוויה שלך."</w:t>
      </w:r>
    </w:p>
    <w:p w14:paraId="6E940CB1" w14:textId="659ABD9E" w:rsidR="00C00FDF" w:rsidRDefault="00C00FDF" w:rsidP="00AE1FE7">
      <w:pPr>
        <w:rPr>
          <w:rtl/>
        </w:rPr>
      </w:pPr>
      <w:r>
        <w:rPr>
          <w:rFonts w:hint="cs"/>
          <w:rtl/>
        </w:rPr>
        <w:t>"חה חה."</w:t>
      </w:r>
    </w:p>
    <w:p w14:paraId="7C6940DE" w14:textId="7A1CD98A" w:rsidR="00C00FDF" w:rsidRDefault="00E97C9A" w:rsidP="00AE1FE7">
      <w:pPr>
        <w:rPr>
          <w:rtl/>
        </w:rPr>
      </w:pPr>
      <w:r>
        <w:rPr>
          <w:rFonts w:hint="cs"/>
          <w:rtl/>
        </w:rPr>
        <w:lastRenderedPageBreak/>
        <w:t xml:space="preserve">"כן, ככה זה חייב להיות. אני אמורה למות שנתיים לפניך, ומארק </w:t>
      </w:r>
      <w:r>
        <w:rPr>
          <w:rtl/>
        </w:rPr>
        <w:t>–</w:t>
      </w:r>
      <w:r>
        <w:rPr>
          <w:rFonts w:hint="cs"/>
          <w:rtl/>
        </w:rPr>
        <w:t xml:space="preserve"> שנה ורבע אחריך." במשך כל שנות ילדותם מארק היה משוכנע שהם ימותו בדיוק בסדר שבו הם נולדו, ובאותו הפרש זמנים. אחרת </w:t>
      </w:r>
      <w:r>
        <w:rPr>
          <w:rtl/>
        </w:rPr>
        <w:t>–</w:t>
      </w:r>
      <w:r>
        <w:rPr>
          <w:rFonts w:hint="cs"/>
          <w:rtl/>
        </w:rPr>
        <w:t xml:space="preserve"> איפה הצדק?</w:t>
      </w:r>
    </w:p>
    <w:p w14:paraId="450D15AE" w14:textId="77777777" w:rsidR="00E97C9A" w:rsidRDefault="00E97C9A" w:rsidP="00AE1FE7">
      <w:pPr>
        <w:rPr>
          <w:rtl/>
        </w:rPr>
      </w:pPr>
    </w:p>
    <w:p w14:paraId="763AF47D" w14:textId="77777777" w:rsidR="00C00FDF" w:rsidRDefault="00C00FDF" w:rsidP="00E704EF">
      <w:pPr>
        <w:rPr>
          <w:rtl/>
        </w:rPr>
      </w:pPr>
    </w:p>
    <w:p w14:paraId="46D1265D" w14:textId="46AEF0D4" w:rsidR="004627AB" w:rsidRPr="00CD067C" w:rsidRDefault="004627AB" w:rsidP="00E704EF">
      <w:pPr>
        <w:rPr>
          <w:rtl/>
        </w:rPr>
      </w:pPr>
      <w:r w:rsidRPr="00CD067C">
        <w:rPr>
          <w:rtl/>
        </w:rPr>
        <w:t>"</w:t>
      </w:r>
      <w:r w:rsidR="003D096F">
        <w:rPr>
          <w:rFonts w:hint="cs"/>
          <w:rtl/>
        </w:rPr>
        <w:t>ו</w:t>
      </w:r>
      <w:r w:rsidRPr="00CD067C">
        <w:rPr>
          <w:rtl/>
        </w:rPr>
        <w:t xml:space="preserve">איזה גועל נפש יש לך על השפתיים?" היא אמרה כשהם </w:t>
      </w:r>
      <w:r w:rsidR="00E704EF">
        <w:rPr>
          <w:rFonts w:hint="cs"/>
          <w:rtl/>
        </w:rPr>
        <w:t xml:space="preserve">החלו </w:t>
      </w:r>
      <w:r w:rsidR="00F065F1">
        <w:rPr>
          <w:rFonts w:hint="cs"/>
          <w:rtl/>
        </w:rPr>
        <w:t>סוף-סוף</w:t>
      </w:r>
      <w:r w:rsidR="003D096F">
        <w:rPr>
          <w:rFonts w:hint="cs"/>
          <w:rtl/>
        </w:rPr>
        <w:t xml:space="preserve"> </w:t>
      </w:r>
      <w:r w:rsidRPr="00CD067C">
        <w:rPr>
          <w:rtl/>
        </w:rPr>
        <w:t>ל</w:t>
      </w:r>
      <w:r w:rsidR="003D096F">
        <w:rPr>
          <w:rFonts w:hint="cs"/>
          <w:rtl/>
        </w:rPr>
        <w:t>נ</w:t>
      </w:r>
      <w:r w:rsidRPr="00CD067C">
        <w:rPr>
          <w:rtl/>
        </w:rPr>
        <w:t>סוע. "אתה בכלל יודע ממי חטפת את ההרפס הזה?"</w:t>
      </w:r>
    </w:p>
    <w:p w14:paraId="60B9AA81" w14:textId="77777777" w:rsidR="004627AB" w:rsidRPr="00CD067C" w:rsidRDefault="004627AB" w:rsidP="00250000">
      <w:pPr>
        <w:rPr>
          <w:rtl/>
        </w:rPr>
      </w:pPr>
      <w:r w:rsidRPr="00CD067C">
        <w:rPr>
          <w:rtl/>
        </w:rPr>
        <w:t>הוא נגע בשפה. "זה לא הרפס. שרפתי את השפתיים עם סיגריה."</w:t>
      </w:r>
    </w:p>
    <w:p w14:paraId="4DCF0635" w14:textId="77777777" w:rsidR="004627AB" w:rsidRPr="00CD067C" w:rsidRDefault="004627AB" w:rsidP="00250000">
      <w:pPr>
        <w:rPr>
          <w:rtl/>
        </w:rPr>
      </w:pPr>
      <w:r w:rsidRPr="00CD067C">
        <w:rPr>
          <w:rtl/>
        </w:rPr>
        <w:t>"שרפת? איך כזה דבר יכול לקרות? בחיים לא שמעתי על דבר כזה."</w:t>
      </w:r>
    </w:p>
    <w:p w14:paraId="1A2DF5F3" w14:textId="77777777" w:rsidR="004627AB" w:rsidRPr="00CD067C" w:rsidRDefault="004627AB" w:rsidP="00250000">
      <w:pPr>
        <w:rPr>
          <w:rtl/>
        </w:rPr>
      </w:pPr>
      <w:r w:rsidRPr="00CD067C">
        <w:rPr>
          <w:rtl/>
        </w:rPr>
        <w:t>"ארקדי מתחתן."</w:t>
      </w:r>
    </w:p>
    <w:p w14:paraId="704124D2" w14:textId="77777777" w:rsidR="004627AB" w:rsidRPr="00CD067C" w:rsidRDefault="004627AB" w:rsidP="00250000">
      <w:pPr>
        <w:rPr>
          <w:rtl/>
        </w:rPr>
      </w:pPr>
      <w:r w:rsidRPr="00CD067C">
        <w:rPr>
          <w:rtl/>
        </w:rPr>
        <w:t>"מה זה קשור לשפתיים שלך?"</w:t>
      </w:r>
    </w:p>
    <w:p w14:paraId="0E2E7950" w14:textId="77777777" w:rsidR="004627AB" w:rsidRPr="00CD067C" w:rsidRDefault="004627AB" w:rsidP="00250000">
      <w:pPr>
        <w:rPr>
          <w:rtl/>
        </w:rPr>
      </w:pPr>
      <w:r w:rsidRPr="00CD067C">
        <w:rPr>
          <w:rtl/>
        </w:rPr>
        <w:t xml:space="preserve">ארקדי התחתן וזה </w:t>
      </w:r>
      <w:r w:rsidR="009772E1">
        <w:rPr>
          <w:rFonts w:hint="cs"/>
          <w:rtl/>
        </w:rPr>
        <w:t xml:space="preserve">בכלל </w:t>
      </w:r>
      <w:r w:rsidRPr="00CD067C">
        <w:rPr>
          <w:rtl/>
        </w:rPr>
        <w:t>לא היה קשור לשפתיים של אלכס.</w:t>
      </w:r>
    </w:p>
    <w:p w14:paraId="27F0B0A1" w14:textId="77777777" w:rsidR="004627AB" w:rsidRPr="00CD067C" w:rsidRDefault="004627AB" w:rsidP="00250000">
      <w:pPr>
        <w:rPr>
          <w:rtl/>
        </w:rPr>
      </w:pPr>
      <w:r w:rsidRPr="00CD067C">
        <w:rPr>
          <w:rtl/>
        </w:rPr>
        <w:t>"בכל אופן – מתחתן! מזל טוב! עם אותה אחת?"</w:t>
      </w:r>
    </w:p>
    <w:p w14:paraId="57B4DDAA" w14:textId="77777777" w:rsidR="004627AB" w:rsidRPr="00CD067C" w:rsidRDefault="004627AB" w:rsidP="00250000">
      <w:pPr>
        <w:rPr>
          <w:rtl/>
        </w:rPr>
      </w:pPr>
      <w:r w:rsidRPr="00CD067C">
        <w:rPr>
          <w:rtl/>
        </w:rPr>
        <w:t>"כן, ברור שעם אותה אחת. מי עוד יש?"</w:t>
      </w:r>
    </w:p>
    <w:p w14:paraId="50A8A00B" w14:textId="77777777" w:rsidR="004627AB" w:rsidRPr="00CD067C" w:rsidRDefault="004627AB" w:rsidP="00250000">
      <w:pPr>
        <w:rPr>
          <w:rtl/>
        </w:rPr>
      </w:pPr>
      <w:r w:rsidRPr="00CD067C">
        <w:rPr>
          <w:rtl/>
        </w:rPr>
        <w:t>"כל הכבוד לו. הוא יודע מה הוא מחפש, והוא לא מפחד מזה."</w:t>
      </w:r>
    </w:p>
    <w:p w14:paraId="7010A54D" w14:textId="667F5973" w:rsidR="004627AB" w:rsidRPr="00CD067C" w:rsidRDefault="004627AB" w:rsidP="006358DB">
      <w:pPr>
        <w:rPr>
          <w:rtl/>
        </w:rPr>
      </w:pPr>
      <w:r w:rsidRPr="00CD067C">
        <w:rPr>
          <w:rtl/>
        </w:rPr>
        <w:t xml:space="preserve">"לא נראה לי שהוא יודע מה הוא מחפש. </w:t>
      </w:r>
      <w:r w:rsidR="00226489">
        <w:rPr>
          <w:rFonts w:hint="cs"/>
          <w:rtl/>
        </w:rPr>
        <w:t xml:space="preserve">לו </w:t>
      </w:r>
      <w:r w:rsidR="006358DB">
        <w:rPr>
          <w:rFonts w:hint="cs"/>
          <w:rtl/>
        </w:rPr>
        <w:t>י</w:t>
      </w:r>
      <w:r w:rsidRPr="00CD067C">
        <w:rPr>
          <w:rtl/>
        </w:rPr>
        <w:t>דע, היה</w:t>
      </w:r>
      <w:r w:rsidR="00C90C6C">
        <w:rPr>
          <w:rtl/>
        </w:rPr>
        <w:t xml:space="preserve"> מאוד </w:t>
      </w:r>
      <w:r w:rsidRPr="00CD067C">
        <w:rPr>
          <w:rtl/>
        </w:rPr>
        <w:t>מפחד מזה."</w:t>
      </w:r>
    </w:p>
    <w:p w14:paraId="49A27CF9" w14:textId="77777777" w:rsidR="004627AB" w:rsidRPr="00CD067C" w:rsidRDefault="004627AB" w:rsidP="00250000">
      <w:pPr>
        <w:rPr>
          <w:rtl/>
        </w:rPr>
      </w:pPr>
      <w:r w:rsidRPr="00CD067C">
        <w:rPr>
          <w:rtl/>
        </w:rPr>
        <w:t>"אל תדבר שטויות. אתה צריך להתאפס על עצמך אלכס. רץ מבחורה לבחורה, מה יוצא לך מזה? כמו שאתה לא יודע להתעמק בשום דבר בחיים."</w:t>
      </w:r>
    </w:p>
    <w:p w14:paraId="79A13BFD" w14:textId="77777777" w:rsidR="004627AB" w:rsidRDefault="004627AB" w:rsidP="00250000">
      <w:pPr>
        <w:rPr>
          <w:rtl/>
        </w:rPr>
      </w:pPr>
      <w:r w:rsidRPr="00CD067C">
        <w:rPr>
          <w:rtl/>
        </w:rPr>
        <w:t>"זה לא קשור. תעזבי את זה."</w:t>
      </w:r>
    </w:p>
    <w:p w14:paraId="39874974" w14:textId="521E5E5B" w:rsidR="009A633A" w:rsidRDefault="009A633A" w:rsidP="00250000">
      <w:pPr>
        <w:rPr>
          <w:rtl/>
        </w:rPr>
      </w:pPr>
      <w:r>
        <w:rPr>
          <w:rFonts w:hint="cs"/>
          <w:rtl/>
        </w:rPr>
        <w:t>"זה</w:t>
      </w:r>
      <w:r w:rsidR="00C90C6C">
        <w:rPr>
          <w:rFonts w:hint="cs"/>
          <w:rtl/>
        </w:rPr>
        <w:t xml:space="preserve"> מאוד </w:t>
      </w:r>
      <w:r>
        <w:rPr>
          <w:rFonts w:hint="cs"/>
          <w:rtl/>
        </w:rPr>
        <w:t>קשור."</w:t>
      </w:r>
    </w:p>
    <w:p w14:paraId="1619BA64" w14:textId="24D60EF9" w:rsidR="00F11E82" w:rsidRDefault="00F11E82" w:rsidP="00250000">
      <w:pPr>
        <w:rPr>
          <w:rtl/>
        </w:rPr>
      </w:pPr>
      <w:r>
        <w:rPr>
          <w:rFonts w:hint="cs"/>
          <w:rtl/>
        </w:rPr>
        <w:t xml:space="preserve">"אין לי כח לשיחה הזאת איתך, </w:t>
      </w:r>
      <w:r w:rsidR="008B1B44">
        <w:rPr>
          <w:rFonts w:hint="cs"/>
          <w:rtl/>
        </w:rPr>
        <w:t>סופ</w:t>
      </w:r>
      <w:r w:rsidR="006B6576">
        <w:rPr>
          <w:rFonts w:hint="cs"/>
          <w:rtl/>
        </w:rPr>
        <w:t>ְ</w:t>
      </w:r>
      <w:r>
        <w:rPr>
          <w:rFonts w:hint="cs"/>
          <w:rtl/>
        </w:rPr>
        <w:t>."</w:t>
      </w:r>
    </w:p>
    <w:p w14:paraId="74103A3C" w14:textId="77777777" w:rsidR="00F11E82" w:rsidRDefault="00F11E82" w:rsidP="00250000">
      <w:pPr>
        <w:rPr>
          <w:rtl/>
        </w:rPr>
      </w:pPr>
      <w:r>
        <w:rPr>
          <w:rFonts w:hint="cs"/>
          <w:rtl/>
        </w:rPr>
        <w:t>"למה אין לך כח?"</w:t>
      </w:r>
    </w:p>
    <w:p w14:paraId="2D96FA92" w14:textId="38A3CFB3" w:rsidR="00F11E82" w:rsidRPr="00CD067C" w:rsidRDefault="00F11E82" w:rsidP="00AC086C">
      <w:pPr>
        <w:rPr>
          <w:rtl/>
        </w:rPr>
      </w:pPr>
      <w:r>
        <w:rPr>
          <w:rFonts w:hint="cs"/>
          <w:rtl/>
        </w:rPr>
        <w:t xml:space="preserve">"אולי אם היה לי </w:t>
      </w:r>
      <w:r w:rsidR="00AC086C">
        <w:rPr>
          <w:rFonts w:hint="cs"/>
          <w:rtl/>
        </w:rPr>
        <w:t>קורטוב</w:t>
      </w:r>
      <w:r>
        <w:rPr>
          <w:rFonts w:hint="cs"/>
          <w:rtl/>
        </w:rPr>
        <w:t xml:space="preserve"> כלורופיל ב</w:t>
      </w:r>
      <w:r w:rsidR="00C90C6C">
        <w:rPr>
          <w:rFonts w:hint="cs"/>
          <w:rtl/>
        </w:rPr>
        <w:t>אוזניים</w:t>
      </w:r>
      <w:r>
        <w:rPr>
          <w:rFonts w:hint="cs"/>
          <w:rtl/>
        </w:rPr>
        <w:t xml:space="preserve">, הייתי יושב </w:t>
      </w:r>
      <w:r w:rsidRPr="00AC086C">
        <w:rPr>
          <w:rFonts w:hint="eastAsia"/>
          <w:rtl/>
        </w:rPr>
        <w:t>קצת</w:t>
      </w:r>
      <w:r>
        <w:rPr>
          <w:rFonts w:hint="cs"/>
          <w:rtl/>
        </w:rPr>
        <w:t xml:space="preserve"> בשמש וסופג אנרגיה בשביל השיחות שלך."</w:t>
      </w:r>
    </w:p>
    <w:p w14:paraId="141786BD" w14:textId="0E1CDBA0" w:rsidR="004627AB" w:rsidRPr="00CD067C" w:rsidRDefault="004627AB" w:rsidP="00AE1FE7">
      <w:pPr>
        <w:rPr>
          <w:rtl/>
        </w:rPr>
      </w:pPr>
      <w:r w:rsidRPr="00CD067C">
        <w:rPr>
          <w:rtl/>
        </w:rPr>
        <w:t>"</w:t>
      </w:r>
      <w:r w:rsidR="00F11E82">
        <w:rPr>
          <w:rFonts w:hint="cs"/>
          <w:rtl/>
        </w:rPr>
        <w:t>רק</w:t>
      </w:r>
      <w:r w:rsidRPr="00CD067C">
        <w:rPr>
          <w:rtl/>
        </w:rPr>
        <w:t xml:space="preserve"> תסביר לי </w:t>
      </w:r>
      <w:r w:rsidR="00AE1FE7">
        <w:rPr>
          <w:rFonts w:hint="cs"/>
          <w:rtl/>
        </w:rPr>
        <w:t>במה ה</w:t>
      </w:r>
      <w:r w:rsidRPr="00CD067C">
        <w:rPr>
          <w:rtl/>
        </w:rPr>
        <w:t xml:space="preserve">בחורה </w:t>
      </w:r>
      <w:r w:rsidRPr="00CD067C">
        <w:rPr>
          <w:rFonts w:hint="cs"/>
          <w:rtl/>
        </w:rPr>
        <w:t xml:space="preserve">הקודמת </w:t>
      </w:r>
      <w:r w:rsidR="00F97A34">
        <w:rPr>
          <w:rFonts w:hint="cs"/>
          <w:rtl/>
        </w:rPr>
        <w:t>כל כך</w:t>
      </w:r>
      <w:r w:rsidR="00AE1FE7">
        <w:rPr>
          <w:rFonts w:hint="cs"/>
          <w:rtl/>
        </w:rPr>
        <w:t xml:space="preserve"> נופלת בעיניך מה</w:t>
      </w:r>
      <w:r w:rsidRPr="00CD067C">
        <w:rPr>
          <w:rFonts w:hint="cs"/>
          <w:rtl/>
        </w:rPr>
        <w:t>נוכחית.</w:t>
      </w:r>
      <w:r w:rsidRPr="00CD067C">
        <w:rPr>
          <w:rtl/>
        </w:rPr>
        <w:t xml:space="preserve"> מה ההבדל ביניהן?"</w:t>
      </w:r>
    </w:p>
    <w:p w14:paraId="3B8ECD2D" w14:textId="77777777" w:rsidR="006B6576" w:rsidRDefault="004627AB" w:rsidP="00250000">
      <w:pPr>
        <w:rPr>
          <w:rtl/>
        </w:rPr>
      </w:pPr>
      <w:r w:rsidRPr="00CD067C">
        <w:rPr>
          <w:rtl/>
        </w:rPr>
        <w:t>"</w:t>
      </w:r>
      <w:r w:rsidRPr="00CD067C">
        <w:rPr>
          <w:rFonts w:hint="cs"/>
          <w:rtl/>
        </w:rPr>
        <w:t>קוראים לה נטע.</w:t>
      </w:r>
      <w:r w:rsidRPr="00CD067C">
        <w:rPr>
          <w:rtl/>
        </w:rPr>
        <w:t>"</w:t>
      </w:r>
    </w:p>
    <w:p w14:paraId="6598B003" w14:textId="16C8A38D" w:rsidR="004627AB" w:rsidRDefault="006B6576" w:rsidP="00250000">
      <w:pPr>
        <w:rPr>
          <w:rtl/>
        </w:rPr>
      </w:pPr>
      <w:r>
        <w:rPr>
          <w:rFonts w:hint="cs"/>
          <w:rtl/>
        </w:rPr>
        <w:t>"נטר? זה לא שם משפחה?"</w:t>
      </w:r>
    </w:p>
    <w:p w14:paraId="2A371969" w14:textId="35F92786" w:rsidR="006B6576" w:rsidRDefault="006B6576" w:rsidP="00250000">
      <w:pPr>
        <w:rPr>
          <w:rtl/>
        </w:rPr>
      </w:pPr>
      <w:r>
        <w:rPr>
          <w:rFonts w:hint="cs"/>
          <w:rtl/>
        </w:rPr>
        <w:t>"לא נטר, נטע." הוא לא הצליח לבטא את שני השמות באופן שונה, וידע שאחותו חושבת שהשתגע קצת או שרכש לעצמו אחת מאותם מנהגים ישראלים בוטים וגסים מדי שהיא לא רצתה שום חלק בהם.</w:t>
      </w:r>
    </w:p>
    <w:p w14:paraId="2DA55B80" w14:textId="71D37E52" w:rsidR="00273BA0" w:rsidRDefault="00273BA0" w:rsidP="00250000">
      <w:pPr>
        <w:rPr>
          <w:rtl/>
        </w:rPr>
      </w:pPr>
      <w:r>
        <w:rPr>
          <w:rFonts w:hint="cs"/>
          <w:rtl/>
        </w:rPr>
        <w:t xml:space="preserve">"זה אורח חיים סטרילי, בסופו של דבר, היחסים הרדודים האלו. אולי הוא נראה לך מטונף, ייתכן וזה מה שמושך אותך לחיות כך, אבל אתה מטנף את עצמך רק </w:t>
      </w:r>
      <w:r w:rsidR="00297D38">
        <w:rPr>
          <w:rFonts w:hint="cs"/>
          <w:rtl/>
        </w:rPr>
        <w:t>על פ</w:t>
      </w:r>
      <w:r>
        <w:rPr>
          <w:rFonts w:hint="cs"/>
          <w:rtl/>
        </w:rPr>
        <w:t xml:space="preserve">ני השטח. בספים </w:t>
      </w:r>
      <w:r>
        <w:rPr>
          <w:rtl/>
        </w:rPr>
        <w:t>–</w:t>
      </w:r>
      <w:r>
        <w:rPr>
          <w:rFonts w:hint="cs"/>
          <w:rtl/>
        </w:rPr>
        <w:t xml:space="preserve"> כלום לא זז, והנקיון קיצוני / נקי באופן קיצוני.</w:t>
      </w:r>
      <w:r w:rsidR="00483BB1">
        <w:rPr>
          <w:rFonts w:hint="cs"/>
          <w:rtl/>
        </w:rPr>
        <w:t xml:space="preserve"> הכול </w:t>
      </w:r>
      <w:r w:rsidR="00C772BC">
        <w:rPr>
          <w:rFonts w:hint="cs"/>
          <w:rtl/>
        </w:rPr>
        <w:t>סטטי, סטרילי ושומם.</w:t>
      </w:r>
      <w:r>
        <w:rPr>
          <w:rFonts w:hint="cs"/>
          <w:rtl/>
        </w:rPr>
        <w:t>"</w:t>
      </w:r>
    </w:p>
    <w:p w14:paraId="3BB4135E" w14:textId="41CBC073" w:rsidR="00273BA0" w:rsidRDefault="00273BA0" w:rsidP="006358DB">
      <w:pPr>
        <w:rPr>
          <w:rtl/>
        </w:rPr>
      </w:pPr>
      <w:r>
        <w:rPr>
          <w:rFonts w:hint="cs"/>
          <w:rtl/>
        </w:rPr>
        <w:t>"זה לא מדאיג אותי ולא מעסיק אותי,</w:t>
      </w:r>
      <w:r w:rsidR="00D14637">
        <w:rPr>
          <w:rFonts w:hint="cs"/>
          <w:rtl/>
        </w:rPr>
        <w:t xml:space="preserve"> סוגיית</w:t>
      </w:r>
      <w:r>
        <w:rPr>
          <w:rFonts w:hint="cs"/>
          <w:rtl/>
        </w:rPr>
        <w:t xml:space="preserve"> הסטריליות או הטינופת</w:t>
      </w:r>
      <w:r w:rsidR="00D14637">
        <w:rPr>
          <w:rFonts w:hint="cs"/>
          <w:rtl/>
        </w:rPr>
        <w:t xml:space="preserve"> </w:t>
      </w:r>
      <w:r w:rsidR="006358DB">
        <w:rPr>
          <w:rtl/>
        </w:rPr>
        <w:t>–</w:t>
      </w:r>
      <w:r w:rsidR="00D14637">
        <w:rPr>
          <w:rFonts w:hint="cs"/>
          <w:rtl/>
        </w:rPr>
        <w:t xml:space="preserve"> </w:t>
      </w:r>
      <w:r w:rsidR="006358DB">
        <w:rPr>
          <w:rFonts w:hint="cs"/>
          <w:rtl/>
        </w:rPr>
        <w:t>ולמה אותך?</w:t>
      </w:r>
      <w:r>
        <w:rPr>
          <w:rFonts w:hint="cs"/>
          <w:rtl/>
        </w:rPr>
        <w:t xml:space="preserve"> אני נותן כל מה שאני יכול </w:t>
      </w:r>
      <w:r w:rsidR="00C772BC">
        <w:rPr>
          <w:rFonts w:hint="cs"/>
          <w:rtl/>
        </w:rPr>
        <w:t xml:space="preserve">/ מסוגל </w:t>
      </w:r>
      <w:r>
        <w:rPr>
          <w:rFonts w:hint="cs"/>
          <w:rtl/>
        </w:rPr>
        <w:t>ומקבל כל מה שאפשר</w:t>
      </w:r>
      <w:r w:rsidR="00C772BC">
        <w:rPr>
          <w:rFonts w:hint="cs"/>
          <w:rtl/>
        </w:rPr>
        <w:t xml:space="preserve"> / שאני יכול לקבל מכל יחסים כאלה. לו היה ניתן, אז אולי..."</w:t>
      </w:r>
    </w:p>
    <w:p w14:paraId="0657DD23" w14:textId="2E966296" w:rsidR="00C772BC" w:rsidRDefault="00C772BC" w:rsidP="00250000">
      <w:pPr>
        <w:rPr>
          <w:rtl/>
        </w:rPr>
      </w:pPr>
      <w:r>
        <w:rPr>
          <w:rFonts w:hint="cs"/>
          <w:rtl/>
        </w:rPr>
        <w:t>"אבל מה עוצר מבעדך? מה? [ב</w:t>
      </w:r>
      <w:r w:rsidR="00C90C6C">
        <w:rPr>
          <w:rFonts w:hint="cs"/>
          <w:rtl/>
        </w:rPr>
        <w:t>שחייה</w:t>
      </w:r>
      <w:r>
        <w:rPr>
          <w:rFonts w:hint="cs"/>
          <w:rtl/>
        </w:rPr>
        <w:t xml:space="preserve"> אתה משתמש בשיטת </w:t>
      </w:r>
      <w:r>
        <w:t>total immersion</w:t>
      </w:r>
      <w:r>
        <w:rPr>
          <w:rFonts w:hint="cs"/>
          <w:rtl/>
        </w:rPr>
        <w:t>. למה לא כאן?]"</w:t>
      </w:r>
    </w:p>
    <w:p w14:paraId="73CB2EF9" w14:textId="77777777" w:rsidR="00C772BC" w:rsidRDefault="00C772BC" w:rsidP="00250000">
      <w:pPr>
        <w:rPr>
          <w:rtl/>
        </w:rPr>
      </w:pPr>
      <w:r>
        <w:rPr>
          <w:rFonts w:hint="cs"/>
          <w:rtl/>
        </w:rPr>
        <w:t>"אני לא עוצר בכלום."</w:t>
      </w:r>
    </w:p>
    <w:p w14:paraId="54D60D8D" w14:textId="6B5C1FF6" w:rsidR="00A52F70" w:rsidRDefault="00A52F70" w:rsidP="00250000">
      <w:pPr>
        <w:rPr>
          <w:rtl/>
        </w:rPr>
      </w:pPr>
      <w:r>
        <w:rPr>
          <w:rFonts w:hint="cs"/>
          <w:rtl/>
        </w:rPr>
        <w:lastRenderedPageBreak/>
        <w:t xml:space="preserve">"אני חייבת להתוודות </w:t>
      </w:r>
      <w:r>
        <w:rPr>
          <w:rtl/>
        </w:rPr>
        <w:t>–</w:t>
      </w:r>
      <w:r>
        <w:rPr>
          <w:rFonts w:hint="cs"/>
          <w:rtl/>
        </w:rPr>
        <w:t xml:space="preserve"> דיברתי קצת עם החברה הנוכחית שלך. הייתי חייבת לדעת אם</w:t>
      </w:r>
      <w:r w:rsidR="00483BB1">
        <w:rPr>
          <w:rFonts w:hint="cs"/>
          <w:rtl/>
        </w:rPr>
        <w:t xml:space="preserve"> הכול </w:t>
      </w:r>
      <w:r>
        <w:rPr>
          <w:rFonts w:hint="cs"/>
          <w:rtl/>
        </w:rPr>
        <w:t xml:space="preserve">בסדר בתחומים ה </w:t>
      </w:r>
      <w:r>
        <w:rPr>
          <w:rtl/>
        </w:rPr>
        <w:t>–</w:t>
      </w:r>
      <w:r>
        <w:rPr>
          <w:rFonts w:hint="cs"/>
          <w:rtl/>
        </w:rPr>
        <w:t xml:space="preserve"> "</w:t>
      </w:r>
    </w:p>
    <w:p w14:paraId="32D2C73F" w14:textId="7A2408E1" w:rsidR="00A52F70" w:rsidRDefault="00A52F70" w:rsidP="00250000">
      <w:pPr>
        <w:rPr>
          <w:rtl/>
        </w:rPr>
      </w:pPr>
      <w:r>
        <w:rPr>
          <w:rFonts w:hint="cs"/>
          <w:rtl/>
        </w:rPr>
        <w:t xml:space="preserve">"את חטטנית בלתי נילאית, </w:t>
      </w:r>
      <w:r w:rsidR="008B1B44">
        <w:rPr>
          <w:rFonts w:hint="cs"/>
          <w:rtl/>
        </w:rPr>
        <w:t>סופי</w:t>
      </w:r>
      <w:r>
        <w:rPr>
          <w:rFonts w:hint="cs"/>
          <w:rtl/>
        </w:rPr>
        <w:t>. בלתי נילאית."</w:t>
      </w:r>
    </w:p>
    <w:p w14:paraId="5B327A60" w14:textId="77777777" w:rsidR="00A52F70" w:rsidRDefault="00A52F70" w:rsidP="00250000">
      <w:pPr>
        <w:rPr>
          <w:rtl/>
        </w:rPr>
      </w:pPr>
      <w:r>
        <w:rPr>
          <w:rFonts w:hint="cs"/>
          <w:rtl/>
        </w:rPr>
        <w:t xml:space="preserve">"כי חשבתי שאולי אתה לא </w:t>
      </w:r>
      <w:r>
        <w:t>admit</w:t>
      </w:r>
      <w:r>
        <w:rPr>
          <w:rFonts w:hint="cs"/>
          <w:rtl/>
        </w:rPr>
        <w:t xml:space="preserve"> בפני עצמך."</w:t>
      </w:r>
    </w:p>
    <w:p w14:paraId="3A8DA172" w14:textId="7E5A7EB9" w:rsidR="00A52F70" w:rsidRDefault="00A52F70" w:rsidP="00250000">
      <w:pPr>
        <w:rPr>
          <w:rtl/>
        </w:rPr>
      </w:pPr>
      <w:r>
        <w:rPr>
          <w:rFonts w:hint="cs"/>
          <w:rtl/>
        </w:rPr>
        <w:t>"ציפית שהיא תגיד לך ש</w:t>
      </w:r>
      <w:r w:rsidR="00D7208A">
        <w:rPr>
          <w:rFonts w:hint="cs"/>
          <w:rtl/>
        </w:rPr>
        <w:t>אחיך</w:t>
      </w:r>
      <w:r>
        <w:rPr>
          <w:rFonts w:hint="cs"/>
          <w:rtl/>
        </w:rPr>
        <w:t xml:space="preserve"> מזיין אותה כמו הומו?</w:t>
      </w:r>
      <w:r w:rsidR="00881C43">
        <w:rPr>
          <w:rFonts w:hint="cs"/>
          <w:rtl/>
        </w:rPr>
        <w:t xml:space="preserve"> זה מה שציפית?"</w:t>
      </w:r>
    </w:p>
    <w:p w14:paraId="667773D2" w14:textId="77777777" w:rsidR="00D73D69" w:rsidRDefault="00D73D69" w:rsidP="00250000">
      <w:pPr>
        <w:rPr>
          <w:rtl/>
        </w:rPr>
      </w:pPr>
      <w:r>
        <w:rPr>
          <w:rFonts w:hint="cs"/>
          <w:rtl/>
        </w:rPr>
        <w:t>"למה אתה מתעצבן? כועס שאחותך הגדולה מוודאת שאתה מסוגל לענג בחורה?"</w:t>
      </w:r>
    </w:p>
    <w:p w14:paraId="0FA31E3A" w14:textId="77777777" w:rsidR="00D73D69" w:rsidRDefault="00D73D69" w:rsidP="00250000">
      <w:pPr>
        <w:rPr>
          <w:rtl/>
        </w:rPr>
      </w:pPr>
      <w:r>
        <w:rPr>
          <w:rFonts w:hint="cs"/>
          <w:rtl/>
        </w:rPr>
        <w:t>הוא צחק. "לא, אני אסיר תודה. כל האספקטים של חיי נמצאים תחת [</w:t>
      </w:r>
      <w:r>
        <w:t>control / observation</w:t>
      </w:r>
      <w:r>
        <w:rPr>
          <w:rFonts w:hint="cs"/>
          <w:rtl/>
        </w:rPr>
        <w:t>] בקרה של הרשויות המתאימות."</w:t>
      </w:r>
    </w:p>
    <w:p w14:paraId="7FCB4FDD" w14:textId="77777777" w:rsidR="00881C43" w:rsidRDefault="00881C43" w:rsidP="00D73D69">
      <w:pPr>
        <w:rPr>
          <w:rtl/>
        </w:rPr>
      </w:pPr>
      <w:r>
        <w:rPr>
          <w:rFonts w:hint="cs"/>
          <w:rtl/>
        </w:rPr>
        <w:t>"</w:t>
      </w:r>
      <w:r w:rsidR="00D73D69">
        <w:rPr>
          <w:rFonts w:hint="cs"/>
          <w:rtl/>
        </w:rPr>
        <w:t xml:space="preserve">טוב, אין לך מה לדאוג, אני לא אמשיך לתחקר את כל החברות הבאות שלך, ממה שהיא אמרה ברור שגם אתה נהנה מזה. </w:t>
      </w:r>
      <w:r w:rsidR="001C69D7">
        <w:rPr>
          <w:rFonts w:hint="cs"/>
          <w:rtl/>
        </w:rPr>
        <w:t>הייתי</w:t>
      </w:r>
      <w:r>
        <w:rPr>
          <w:rFonts w:hint="cs"/>
          <w:rtl/>
        </w:rPr>
        <w:t xml:space="preserve"> חייבת להבין מה קורה עם כל הבנות </w:t>
      </w:r>
      <w:r>
        <w:rPr>
          <w:rtl/>
        </w:rPr>
        <w:t>–</w:t>
      </w:r>
      <w:r>
        <w:rPr>
          <w:rFonts w:hint="cs"/>
          <w:rtl/>
        </w:rPr>
        <w:t xml:space="preserve"> "</w:t>
      </w:r>
    </w:p>
    <w:p w14:paraId="35C3C55A" w14:textId="77777777" w:rsidR="00881C43" w:rsidRDefault="00881C43" w:rsidP="00250000">
      <w:pPr>
        <w:rPr>
          <w:rtl/>
        </w:rPr>
      </w:pPr>
      <w:r>
        <w:rPr>
          <w:rFonts w:hint="cs"/>
          <w:rtl/>
        </w:rPr>
        <w:t xml:space="preserve">"זה לא כ"כ הרבה. אם היית </w:t>
      </w:r>
      <w:r w:rsidR="00C46296">
        <w:rPr>
          <w:rFonts w:hint="cs"/>
          <w:rtl/>
        </w:rPr>
        <w:t>חיה איתנו היית יודעת."</w:t>
      </w:r>
    </w:p>
    <w:p w14:paraId="3276CF1C" w14:textId="77777777" w:rsidR="00C46296" w:rsidRDefault="00C46296" w:rsidP="00250000">
      <w:pPr>
        <w:rPr>
          <w:rtl/>
        </w:rPr>
      </w:pPr>
      <w:r>
        <w:rPr>
          <w:rFonts w:hint="cs"/>
          <w:rtl/>
        </w:rPr>
        <w:t>"אתה לא נותן סיכוי ליחסים, כי אתה לא יודע כמה [</w:t>
      </w:r>
      <w:r>
        <w:t>rewarding</w:t>
      </w:r>
      <w:r>
        <w:rPr>
          <w:rFonts w:hint="cs"/>
          <w:rtl/>
        </w:rPr>
        <w:t>] זה יכול להיות."</w:t>
      </w:r>
    </w:p>
    <w:p w14:paraId="12F42E9B" w14:textId="77777777" w:rsidR="00881C43" w:rsidRPr="00CD067C" w:rsidRDefault="00C46296" w:rsidP="00250000">
      <w:pPr>
        <w:rPr>
          <w:rtl/>
        </w:rPr>
      </w:pPr>
      <w:r>
        <w:rPr>
          <w:rFonts w:hint="cs"/>
          <w:rtl/>
        </w:rPr>
        <w:t xml:space="preserve">"אני יודע. אני דווקא ממש יודע. </w:t>
      </w:r>
      <w:r w:rsidR="002D3E2C">
        <w:rPr>
          <w:rFonts w:hint="cs"/>
          <w:rtl/>
        </w:rPr>
        <w:t>אפילו רק מלהביט על קולין ועלייך במשך השנים."</w:t>
      </w:r>
    </w:p>
    <w:p w14:paraId="3CACA416" w14:textId="77777777" w:rsidR="004627AB" w:rsidRPr="00CD067C" w:rsidRDefault="004627AB" w:rsidP="00250000">
      <w:pPr>
        <w:rPr>
          <w:rtl/>
        </w:rPr>
      </w:pPr>
      <w:r w:rsidRPr="00CD067C">
        <w:rPr>
          <w:rtl/>
        </w:rPr>
        <w:t>"לפחות כשאתה נפרד אתה לא שובר לאף אחת את הלב?</w:t>
      </w:r>
      <w:r w:rsidRPr="00CD067C">
        <w:rPr>
          <w:rFonts w:hint="cs"/>
          <w:rtl/>
        </w:rPr>
        <w:t xml:space="preserve"> </w:t>
      </w:r>
      <w:r w:rsidRPr="00CD067C">
        <w:rPr>
          <w:rtl/>
        </w:rPr>
        <w:t>אתה נפרד יפה?"</w:t>
      </w:r>
    </w:p>
    <w:p w14:paraId="461FA72D" w14:textId="77777777" w:rsidR="004627AB" w:rsidRPr="00CD067C" w:rsidRDefault="004627AB" w:rsidP="00250000">
      <w:pPr>
        <w:rPr>
          <w:rtl/>
        </w:rPr>
      </w:pPr>
      <w:r w:rsidRPr="00CD067C">
        <w:rPr>
          <w:rtl/>
        </w:rPr>
        <w:t>"למה את לא מודאגת שגם ממני יפרדו יפה?"</w:t>
      </w:r>
    </w:p>
    <w:p w14:paraId="475D3241" w14:textId="77777777" w:rsidR="004627AB" w:rsidRPr="00CD067C" w:rsidRDefault="004627AB" w:rsidP="00250000">
      <w:pPr>
        <w:rPr>
          <w:rtl/>
        </w:rPr>
      </w:pPr>
      <w:r w:rsidRPr="00CD067C">
        <w:rPr>
          <w:rtl/>
        </w:rPr>
        <w:t>"נו, באמת. מי תפרד ממך? ראית איך אתה נראה?"</w:t>
      </w:r>
      <w:r w:rsidR="003D096F">
        <w:rPr>
          <w:rFonts w:hint="cs"/>
          <w:rtl/>
        </w:rPr>
        <w:t xml:space="preserve"> [צריך להרחיב פה, כי הוא יילל לה כשסאקורה נפרדה ממנו, והיא יודעת שגם יסמין נפרדה ממנו וגם לילך...]</w:t>
      </w:r>
    </w:p>
    <w:p w14:paraId="5D5DB756" w14:textId="77777777" w:rsidR="004627AB" w:rsidRPr="00CD067C" w:rsidRDefault="004627AB" w:rsidP="00250000">
      <w:pPr>
        <w:rPr>
          <w:rtl/>
        </w:rPr>
      </w:pPr>
      <w:r w:rsidRPr="00CD067C">
        <w:rPr>
          <w:rtl/>
        </w:rPr>
        <w:t>"אפילו את מוצאת בי כל הזמן חסרונות."</w:t>
      </w:r>
    </w:p>
    <w:p w14:paraId="6F4F4245" w14:textId="77777777" w:rsidR="004627AB" w:rsidRPr="00CD067C" w:rsidRDefault="004627AB" w:rsidP="00AE1FE7">
      <w:pPr>
        <w:rPr>
          <w:rtl/>
        </w:rPr>
      </w:pPr>
      <w:r w:rsidRPr="00CD067C">
        <w:rPr>
          <w:rtl/>
        </w:rPr>
        <w:t>"נכון, אבל בשביל למצא את החסרונות האלה צריך לצאת איתך קצת יותר מ</w:t>
      </w:r>
      <w:r w:rsidR="00AE1FE7">
        <w:rPr>
          <w:rFonts w:hint="cs"/>
          <w:rtl/>
        </w:rPr>
        <w:t xml:space="preserve">שבוע </w:t>
      </w:r>
      <w:r w:rsidRPr="00CD067C">
        <w:rPr>
          <w:rtl/>
        </w:rPr>
        <w:t>וחצי, שזה פרק הזמן הממוצע</w:t>
      </w:r>
      <w:r w:rsidR="009772E1">
        <w:rPr>
          <w:rtl/>
        </w:rPr>
        <w:t xml:space="preserve"> </w:t>
      </w:r>
      <w:r w:rsidR="009772E1">
        <w:rPr>
          <w:rFonts w:hint="cs"/>
          <w:rtl/>
        </w:rPr>
        <w:t>של מערכות היחסים שלך</w:t>
      </w:r>
      <w:r w:rsidRPr="00CD067C">
        <w:rPr>
          <w:rtl/>
        </w:rPr>
        <w:t>."</w:t>
      </w:r>
    </w:p>
    <w:p w14:paraId="4EAE3DB6" w14:textId="77777777" w:rsidR="004627AB" w:rsidRDefault="004627AB" w:rsidP="00250000">
      <w:pPr>
        <w:rPr>
          <w:rtl/>
        </w:rPr>
      </w:pPr>
      <w:r w:rsidRPr="00CD067C">
        <w:rPr>
          <w:rtl/>
        </w:rPr>
        <w:t>"זה לא</w:t>
      </w:r>
      <w:r w:rsidR="009772E1">
        <w:rPr>
          <w:rFonts w:hint="cs"/>
          <w:rtl/>
        </w:rPr>
        <w:t>,</w:t>
      </w:r>
      <w:r w:rsidRPr="00CD067C">
        <w:rPr>
          <w:rtl/>
        </w:rPr>
        <w:t xml:space="preserve"> אבל תודה."</w:t>
      </w:r>
    </w:p>
    <w:p w14:paraId="0D8257A5" w14:textId="77777777" w:rsidR="006B6265" w:rsidRDefault="006B6265" w:rsidP="00250000">
      <w:pPr>
        <w:rPr>
          <w:rtl/>
        </w:rPr>
      </w:pPr>
      <w:r>
        <w:rPr>
          <w:rFonts w:hint="cs"/>
          <w:rtl/>
        </w:rPr>
        <w:t>"זה לא?"</w:t>
      </w:r>
    </w:p>
    <w:p w14:paraId="5C691754" w14:textId="483D072E" w:rsidR="006B6265" w:rsidRDefault="006B6265" w:rsidP="006B6265">
      <w:pPr>
        <w:rPr>
          <w:rtl/>
        </w:rPr>
      </w:pPr>
      <w:r>
        <w:rPr>
          <w:rFonts w:hint="cs"/>
          <w:rtl/>
        </w:rPr>
        <w:t xml:space="preserve">"אני מסוגל למסך על החסרונות המרובים שלי </w:t>
      </w:r>
      <w:r w:rsidR="00123E1B">
        <w:rPr>
          <w:rFonts w:hint="cs"/>
          <w:rtl/>
        </w:rPr>
        <w:t xml:space="preserve">למשך </w:t>
      </w:r>
      <w:r>
        <w:rPr>
          <w:rFonts w:hint="cs"/>
          <w:rtl/>
        </w:rPr>
        <w:t>הרבה יותר זמן."</w:t>
      </w:r>
    </w:p>
    <w:p w14:paraId="46B0C8CF" w14:textId="77777777" w:rsidR="006B6265" w:rsidRDefault="006B6265" w:rsidP="006B6265">
      <w:pPr>
        <w:rPr>
          <w:rtl/>
        </w:rPr>
      </w:pPr>
      <w:r>
        <w:rPr>
          <w:rFonts w:hint="cs"/>
          <w:rtl/>
        </w:rPr>
        <w:t>"אולי אתה מחפש איזו אמזונת-סקס מעושנת [מילה אחרת באותו משקל]."</w:t>
      </w:r>
    </w:p>
    <w:p w14:paraId="07147822" w14:textId="77777777" w:rsidR="006B6265" w:rsidRDefault="006B6265" w:rsidP="006B6265">
      <w:pPr>
        <w:rPr>
          <w:rtl/>
        </w:rPr>
      </w:pPr>
      <w:r>
        <w:rPr>
          <w:rFonts w:hint="cs"/>
          <w:rtl/>
        </w:rPr>
        <w:t>"מה? על מה את מדברת?"</w:t>
      </w:r>
    </w:p>
    <w:p w14:paraId="3751560B" w14:textId="79AF6DE9" w:rsidR="006B6265" w:rsidRDefault="006B6265" w:rsidP="006B6265">
      <w:pPr>
        <w:rPr>
          <w:rtl/>
        </w:rPr>
      </w:pPr>
      <w:r>
        <w:rPr>
          <w:rFonts w:hint="cs"/>
          <w:rtl/>
        </w:rPr>
        <w:t>"מישהי שתתאים לרמת ה</w:t>
      </w:r>
      <w:r w:rsidR="004D7433">
        <w:rPr>
          <w:rFonts w:hint="cs"/>
          <w:rtl/>
        </w:rPr>
        <w:t>ניסיון</w:t>
      </w:r>
      <w:r>
        <w:rPr>
          <w:rFonts w:hint="cs"/>
          <w:rtl/>
        </w:rPr>
        <w:t xml:space="preserve"> שלך. אבל אם תמצא מישהי עם כמות ההתנסויות ש</w:t>
      </w:r>
      <w:r w:rsidR="001C5A04">
        <w:rPr>
          <w:rFonts w:hint="cs"/>
          <w:rtl/>
        </w:rPr>
        <w:t>הייתה</w:t>
      </w:r>
      <w:r>
        <w:rPr>
          <w:rFonts w:hint="cs"/>
          <w:rtl/>
        </w:rPr>
        <w:t xml:space="preserve"> לך, נראה לי שתיגעל."</w:t>
      </w:r>
    </w:p>
    <w:p w14:paraId="465EA57C" w14:textId="0B116ED6" w:rsidR="006B6265" w:rsidRDefault="006B6265" w:rsidP="006B6265">
      <w:pPr>
        <w:rPr>
          <w:rtl/>
        </w:rPr>
      </w:pPr>
      <w:r>
        <w:rPr>
          <w:rFonts w:hint="cs"/>
          <w:rtl/>
        </w:rPr>
        <w:t>"להיגעל? לא, אם היא עשתה את זה מרצונה ה</w:t>
      </w:r>
      <w:r w:rsidR="00FE2992">
        <w:rPr>
          <w:rFonts w:hint="cs"/>
          <w:rtl/>
        </w:rPr>
        <w:t>חופשי</w:t>
      </w:r>
      <w:r>
        <w:rPr>
          <w:rFonts w:hint="cs"/>
          <w:rtl/>
        </w:rPr>
        <w:t>."</w:t>
      </w:r>
    </w:p>
    <w:p w14:paraId="37FF5672" w14:textId="77777777" w:rsidR="006B6265" w:rsidRDefault="006B6265" w:rsidP="006B6265">
      <w:pPr>
        <w:rPr>
          <w:rtl/>
        </w:rPr>
      </w:pPr>
      <w:r>
        <w:rPr>
          <w:rFonts w:hint="cs"/>
          <w:rtl/>
        </w:rPr>
        <w:t>"למה אתה מתכוון?"</w:t>
      </w:r>
    </w:p>
    <w:p w14:paraId="59A4296E" w14:textId="77777777" w:rsidR="006B6265" w:rsidRDefault="006B6265" w:rsidP="006B6265">
      <w:pPr>
        <w:rPr>
          <w:rtl/>
        </w:rPr>
      </w:pPr>
      <w:r>
        <w:rPr>
          <w:rFonts w:hint="cs"/>
          <w:rtl/>
        </w:rPr>
        <w:t xml:space="preserve">"לא מתוך לחץ חברתי." </w:t>
      </w:r>
      <w:r>
        <w:rPr>
          <w:rtl/>
        </w:rPr>
        <w:t>–</w:t>
      </w:r>
      <w:r>
        <w:rPr>
          <w:rFonts w:hint="cs"/>
          <w:rtl/>
        </w:rPr>
        <w:t xml:space="preserve"> הוא שנא את הדרכים שבנות היו מוכנות להשפיל את עצמן תחת לחץ חברתי או שנאה עצמית. [להסביר יותר יפה]</w:t>
      </w:r>
    </w:p>
    <w:p w14:paraId="09D64EE2" w14:textId="7A6163BF" w:rsidR="006B6265" w:rsidRDefault="006B6265" w:rsidP="006B6265">
      <w:pPr>
        <w:rPr>
          <w:rtl/>
        </w:rPr>
      </w:pPr>
      <w:r>
        <w:rPr>
          <w:rFonts w:hint="cs"/>
          <w:rtl/>
        </w:rPr>
        <w:t xml:space="preserve">"אז זה מה שאתה מחפש? מישהי עם אותה כמות </w:t>
      </w:r>
      <w:r w:rsidR="004D7433">
        <w:rPr>
          <w:rFonts w:hint="cs"/>
          <w:rtl/>
        </w:rPr>
        <w:t>ניסיון</w:t>
      </w:r>
      <w:r>
        <w:rPr>
          <w:rFonts w:hint="cs"/>
          <w:rtl/>
        </w:rPr>
        <w:t xml:space="preserve"> כמוך, שתספק אותך במיטה?" [להגיד לא כ"כ בוטה ומגעיל]</w:t>
      </w:r>
    </w:p>
    <w:p w14:paraId="7D9CF97B" w14:textId="5FEAD04D" w:rsidR="006B6265" w:rsidRDefault="006B6265" w:rsidP="00123E1B">
      <w:pPr>
        <w:rPr>
          <w:rtl/>
        </w:rPr>
      </w:pPr>
      <w:r>
        <w:rPr>
          <w:rFonts w:hint="cs"/>
          <w:rtl/>
        </w:rPr>
        <w:t xml:space="preserve">"לא </w:t>
      </w:r>
      <w:r w:rsidR="008B1B44">
        <w:rPr>
          <w:rFonts w:hint="cs"/>
          <w:rtl/>
        </w:rPr>
        <w:t>סופי</w:t>
      </w:r>
      <w:r>
        <w:rPr>
          <w:rFonts w:hint="cs"/>
          <w:rtl/>
        </w:rPr>
        <w:t>. כפי שאת בוודאי יודעת מ</w:t>
      </w:r>
      <w:r w:rsidR="004D7433">
        <w:rPr>
          <w:rFonts w:hint="cs"/>
          <w:rtl/>
        </w:rPr>
        <w:t>ניסיונ</w:t>
      </w:r>
      <w:r>
        <w:rPr>
          <w:rFonts w:hint="cs"/>
          <w:rtl/>
        </w:rPr>
        <w:t xml:space="preserve">ך עם קולין, אפשר להיות ממש טוב תוך </w:t>
      </w:r>
      <w:r w:rsidR="004D7433">
        <w:rPr>
          <w:rFonts w:hint="cs"/>
          <w:rtl/>
        </w:rPr>
        <w:t>ניסיון</w:t>
      </w:r>
      <w:r>
        <w:rPr>
          <w:rFonts w:hint="cs"/>
          <w:rtl/>
        </w:rPr>
        <w:t xml:space="preserve"> רק עם פרטנר יחיד. ואפשר להיות ממש גרוע </w:t>
      </w:r>
      <w:r w:rsidR="00123E1B">
        <w:rPr>
          <w:rFonts w:hint="cs"/>
          <w:rtl/>
        </w:rPr>
        <w:t>תוך</w:t>
      </w:r>
      <w:r>
        <w:rPr>
          <w:rFonts w:hint="cs"/>
          <w:rtl/>
        </w:rPr>
        <w:t xml:space="preserve"> </w:t>
      </w:r>
      <w:r w:rsidR="00123E1B">
        <w:rPr>
          <w:rFonts w:hint="cs"/>
          <w:rtl/>
        </w:rPr>
        <w:t>מעבר</w:t>
      </w:r>
      <w:r>
        <w:rPr>
          <w:rFonts w:hint="cs"/>
          <w:rtl/>
        </w:rPr>
        <w:t xml:space="preserve"> תזזיתי בין מאות פרטנרים."</w:t>
      </w:r>
    </w:p>
    <w:p w14:paraId="0A1BEB88" w14:textId="77777777" w:rsidR="006B6265" w:rsidRDefault="006B6265" w:rsidP="006B6265">
      <w:pPr>
        <w:rPr>
          <w:rtl/>
        </w:rPr>
      </w:pPr>
      <w:r>
        <w:rPr>
          <w:rFonts w:hint="cs"/>
          <w:rtl/>
        </w:rPr>
        <w:t>[וגו' זה די מגעיל כפי שזה כתוב. והזוי לגמרי.]</w:t>
      </w:r>
    </w:p>
    <w:p w14:paraId="6C278005" w14:textId="77777777" w:rsidR="006B6265" w:rsidRDefault="006B6265" w:rsidP="006B6265">
      <w:pPr>
        <w:rPr>
          <w:rtl/>
        </w:rPr>
      </w:pPr>
      <w:r>
        <w:rPr>
          <w:rFonts w:hint="cs"/>
          <w:rtl/>
        </w:rPr>
        <w:t>"ומה אתה?"</w:t>
      </w:r>
    </w:p>
    <w:p w14:paraId="426721D3" w14:textId="77777777" w:rsidR="006B6265" w:rsidRDefault="006B6265" w:rsidP="006B6265">
      <w:pPr>
        <w:rPr>
          <w:rtl/>
        </w:rPr>
      </w:pPr>
      <w:r>
        <w:rPr>
          <w:rFonts w:hint="cs"/>
          <w:rtl/>
        </w:rPr>
        <w:lastRenderedPageBreak/>
        <w:t>"אני משתדל להיות טוב."</w:t>
      </w:r>
    </w:p>
    <w:p w14:paraId="0989659C" w14:textId="77777777" w:rsidR="00226489" w:rsidRDefault="00226489" w:rsidP="00250000">
      <w:pPr>
        <w:rPr>
          <w:rtl/>
        </w:rPr>
      </w:pPr>
      <w:r>
        <w:rPr>
          <w:rFonts w:hint="cs"/>
          <w:rtl/>
        </w:rPr>
        <w:t>[</w:t>
      </w:r>
    </w:p>
    <w:p w14:paraId="770BCFDC" w14:textId="77777777" w:rsidR="003D096F" w:rsidRDefault="003D096F" w:rsidP="00250000">
      <w:pPr>
        <w:rPr>
          <w:rtl/>
        </w:rPr>
      </w:pPr>
      <w:r>
        <w:rPr>
          <w:rFonts w:hint="cs"/>
          <w:rtl/>
        </w:rPr>
        <w:t>"באמת, תעשה בעצמך את החישוב. מי נפרדה ממך: סאקורה נפרדה ממך, ויסמין, ולילך. שכחתי מישהי? כל החברות הארוכות שלך."</w:t>
      </w:r>
    </w:p>
    <w:p w14:paraId="1B3221FC" w14:textId="77777777" w:rsidR="003D096F" w:rsidRDefault="003D096F" w:rsidP="00250000">
      <w:pPr>
        <w:rPr>
          <w:rtl/>
        </w:rPr>
      </w:pPr>
      <w:r>
        <w:rPr>
          <w:rFonts w:hint="cs"/>
          <w:rtl/>
        </w:rPr>
        <w:t>"היו גם כמה קצרות שנפרדו ממני."</w:t>
      </w:r>
    </w:p>
    <w:p w14:paraId="6D4E8C26" w14:textId="77777777" w:rsidR="003D096F" w:rsidRDefault="003D096F" w:rsidP="00250000">
      <w:pPr>
        <w:rPr>
          <w:rtl/>
        </w:rPr>
      </w:pPr>
      <w:r>
        <w:rPr>
          <w:rFonts w:hint="cs"/>
          <w:rtl/>
        </w:rPr>
        <w:t>"כן? בטח אלילות."</w:t>
      </w:r>
    </w:p>
    <w:p w14:paraId="79637235" w14:textId="77777777" w:rsidR="003D096F" w:rsidRDefault="003D096F" w:rsidP="00250000">
      <w:pPr>
        <w:rPr>
          <w:rtl/>
        </w:rPr>
      </w:pPr>
      <w:r>
        <w:rPr>
          <w:rFonts w:hint="cs"/>
          <w:rtl/>
        </w:rPr>
        <w:t>"למה את מתכוונת?"</w:t>
      </w:r>
    </w:p>
    <w:p w14:paraId="77214460" w14:textId="169FA0CC" w:rsidR="003D096F" w:rsidRDefault="003D096F" w:rsidP="00250000">
      <w:pPr>
        <w:rPr>
          <w:rtl/>
        </w:rPr>
      </w:pPr>
      <w:r>
        <w:rPr>
          <w:rFonts w:hint="cs"/>
          <w:rtl/>
        </w:rPr>
        <w:t xml:space="preserve">[לא יודעת... </w:t>
      </w:r>
      <w:r w:rsidR="005A3CDA">
        <w:rPr>
          <w:rtl/>
        </w:rPr>
        <w:t>–</w:t>
      </w:r>
      <w:r>
        <w:rPr>
          <w:rFonts w:hint="cs"/>
          <w:rtl/>
        </w:rPr>
        <w:t xml:space="preserve"> </w:t>
      </w:r>
      <w:r w:rsidR="005A3CDA">
        <w:rPr>
          <w:rFonts w:hint="cs"/>
          <w:rtl/>
        </w:rPr>
        <w:t xml:space="preserve">שקשה להתעלות על אלכס מבחינת </w:t>
      </w:r>
      <w:r w:rsidR="005A3CDA">
        <w:t>desirability</w:t>
      </w:r>
      <w:r w:rsidR="005A3CDA">
        <w:rPr>
          <w:rFonts w:hint="cs"/>
          <w:rtl/>
        </w:rPr>
        <w:t xml:space="preserve"> גופנית. היא אומרת שכשהוא לא היה כ"כ גבוה היה קל ל-</w:t>
      </w:r>
      <w:r w:rsidR="005A3CDA">
        <w:t>dismiss</w:t>
      </w:r>
      <w:r w:rsidR="005A3CDA">
        <w:rPr>
          <w:rFonts w:hint="cs"/>
          <w:rtl/>
        </w:rPr>
        <w:t xml:space="preserve"> אותו, </w:t>
      </w:r>
      <w:r w:rsidR="00F06A3F">
        <w:rPr>
          <w:rFonts w:hint="cs"/>
          <w:rtl/>
        </w:rPr>
        <w:t>עכשיו</w:t>
      </w:r>
      <w:r w:rsidR="005A3CDA">
        <w:rPr>
          <w:rFonts w:hint="cs"/>
          <w:rtl/>
        </w:rPr>
        <w:t xml:space="preserve"> ממש קשה להתעלם ממנו וגו']</w:t>
      </w:r>
    </w:p>
    <w:p w14:paraId="52491115" w14:textId="6362B398" w:rsidR="005A3CDA" w:rsidRDefault="005A3CDA" w:rsidP="00250000">
      <w:pPr>
        <w:rPr>
          <w:rtl/>
        </w:rPr>
      </w:pPr>
      <w:r>
        <w:rPr>
          <w:rFonts w:hint="cs"/>
          <w:rtl/>
        </w:rPr>
        <w:t>"</w:t>
      </w:r>
      <w:r w:rsidR="00F06A3F">
        <w:rPr>
          <w:rFonts w:hint="cs"/>
          <w:rtl/>
        </w:rPr>
        <w:t>עכשיו</w:t>
      </w:r>
      <w:r>
        <w:rPr>
          <w:rFonts w:hint="cs"/>
          <w:rtl/>
        </w:rPr>
        <w:t xml:space="preserve"> כשאתה גבוה..."</w:t>
      </w:r>
    </w:p>
    <w:p w14:paraId="5821365B" w14:textId="77777777" w:rsidR="005A3CDA" w:rsidRPr="00CD067C" w:rsidRDefault="005A3CDA" w:rsidP="00250000">
      <w:pPr>
        <w:rPr>
          <w:rtl/>
        </w:rPr>
      </w:pPr>
      <w:r>
        <w:rPr>
          <w:rFonts w:hint="cs"/>
          <w:rtl/>
        </w:rPr>
        <w:t>"מה זה עקרוני? [וגו'. צריך להרחיב לכשתנחת עלי הרוח, להחמיא המון לאלכס...]</w:t>
      </w:r>
    </w:p>
    <w:p w14:paraId="0D2F3833" w14:textId="35723311" w:rsidR="00226489" w:rsidRDefault="00226489" w:rsidP="00250000">
      <w:pPr>
        <w:rPr>
          <w:rtl/>
        </w:rPr>
      </w:pPr>
      <w:r>
        <w:rPr>
          <w:rFonts w:hint="cs"/>
          <w:rtl/>
        </w:rPr>
        <w:t>]</w:t>
      </w:r>
    </w:p>
    <w:p w14:paraId="4D9D100D" w14:textId="77777777" w:rsidR="002E0F82" w:rsidRDefault="002E0F82" w:rsidP="002E0F82">
      <w:pPr>
        <w:rPr>
          <w:rtl/>
        </w:rPr>
      </w:pPr>
      <w:r>
        <w:rPr>
          <w:rFonts w:cs="Times New Roman"/>
          <w:rtl/>
        </w:rPr>
        <w:t xml:space="preserve">וללא האמונה, מה נמצא בצד הרוחני הנותר? מה, חוץ מתענוגות הבשר -- אולי את זה אחותו שואלת אותו לפני התאונה.... </w:t>
      </w:r>
    </w:p>
    <w:p w14:paraId="791DD57C" w14:textId="1D7DA57B" w:rsidR="002E0F82" w:rsidRDefault="002E0F82" w:rsidP="002E0F82">
      <w:pPr>
        <w:rPr>
          <w:rtl/>
        </w:rPr>
      </w:pPr>
      <w:r>
        <w:rPr>
          <w:rFonts w:cs="Times New Roman"/>
          <w:rtl/>
        </w:rPr>
        <w:t>לא נותר לי אלא להיות ציניקן-לגלגן מרושע ומופקר - זה בדיוק התיאור של האב פיודור קרמאזוב ספר 12 פרק 6. אלכס אומר לה את זה בליגלוג</w:t>
      </w:r>
    </w:p>
    <w:p w14:paraId="678BA8A8" w14:textId="77777777" w:rsidR="004627AB" w:rsidRPr="00CD067C" w:rsidRDefault="004627AB" w:rsidP="00E704EF">
      <w:pPr>
        <w:rPr>
          <w:rtl/>
        </w:rPr>
      </w:pPr>
      <w:r w:rsidRPr="00CD067C">
        <w:rPr>
          <w:rtl/>
        </w:rPr>
        <w:t>הרדיו היה דלוק, היא ביקשה שיתרגם לה את החדשות.</w:t>
      </w:r>
    </w:p>
    <w:p w14:paraId="73D234B5" w14:textId="77777777" w:rsidR="004627AB" w:rsidRPr="00CD067C" w:rsidRDefault="004627AB" w:rsidP="00AE1FE7">
      <w:pPr>
        <w:rPr>
          <w:rtl/>
        </w:rPr>
      </w:pPr>
      <w:r w:rsidRPr="00CD067C">
        <w:rPr>
          <w:rtl/>
        </w:rPr>
        <w:t xml:space="preserve">נהרג חייל בן </w:t>
      </w:r>
      <w:r w:rsidR="00AE1FE7">
        <w:rPr>
          <w:rFonts w:hint="cs"/>
          <w:rtl/>
        </w:rPr>
        <w:t>עשרים ושתיים</w:t>
      </w:r>
      <w:r w:rsidRPr="00CD067C">
        <w:rPr>
          <w:rtl/>
        </w:rPr>
        <w:t>. בתאונת מטוס נהרגו שני רופאים בכירים ביותר. בעל רצח את אישתו ואת השכן.</w:t>
      </w:r>
      <w:r w:rsidR="00E704EF">
        <w:rPr>
          <w:rFonts w:hint="cs"/>
          <w:rtl/>
        </w:rPr>
        <w:t xml:space="preserve"> ובתווך </w:t>
      </w:r>
      <w:r w:rsidR="00E704EF">
        <w:rPr>
          <w:rtl/>
        </w:rPr>
        <w:t>–</w:t>
      </w:r>
      <w:r w:rsidR="00E704EF">
        <w:rPr>
          <w:rFonts w:hint="cs"/>
          <w:rtl/>
        </w:rPr>
        <w:t xml:space="preserve"> הפוליטיקאים מתקוטטים.</w:t>
      </w:r>
    </w:p>
    <w:p w14:paraId="623CF15F" w14:textId="77777777" w:rsidR="004627AB" w:rsidRPr="00CD067C" w:rsidRDefault="004627AB" w:rsidP="00250000">
      <w:pPr>
        <w:rPr>
          <w:rtl/>
        </w:rPr>
      </w:pPr>
      <w:r w:rsidRPr="00CD067C">
        <w:rPr>
          <w:rtl/>
        </w:rPr>
        <w:t>"</w:t>
      </w:r>
      <w:r w:rsidRPr="00CD067C">
        <w:rPr>
          <w:rFonts w:hint="cs"/>
          <w:rtl/>
        </w:rPr>
        <w:t>כמה</w:t>
      </w:r>
      <w:r w:rsidRPr="00CD067C">
        <w:rPr>
          <w:rtl/>
        </w:rPr>
        <w:t xml:space="preserve"> מחנ</w:t>
      </w:r>
      <w:r w:rsidR="00AE1FE7">
        <w:rPr>
          <w:rtl/>
        </w:rPr>
        <w:t xml:space="preserve">יק. אי אפשר ליצור כאן," היא </w:t>
      </w:r>
      <w:r w:rsidR="00AE1FE7">
        <w:rPr>
          <w:rFonts w:hint="cs"/>
          <w:rtl/>
        </w:rPr>
        <w:t>קבעה</w:t>
      </w:r>
      <w:r w:rsidRPr="00CD067C">
        <w:rPr>
          <w:rtl/>
        </w:rPr>
        <w:t>.</w:t>
      </w:r>
    </w:p>
    <w:p w14:paraId="5704BFD3" w14:textId="77777777" w:rsidR="004627AB" w:rsidRPr="00CD067C" w:rsidRDefault="004627AB" w:rsidP="00250000">
      <w:pPr>
        <w:rPr>
          <w:rtl/>
        </w:rPr>
      </w:pPr>
      <w:r w:rsidRPr="00CD067C">
        <w:rPr>
          <w:rtl/>
        </w:rPr>
        <w:t>"למה לא?"</w:t>
      </w:r>
    </w:p>
    <w:p w14:paraId="6C3FD439" w14:textId="77777777" w:rsidR="004627AB" w:rsidRPr="00CD067C" w:rsidRDefault="004627AB" w:rsidP="00250000">
      <w:pPr>
        <w:rPr>
          <w:rtl/>
        </w:rPr>
      </w:pPr>
      <w:r w:rsidRPr="00CD067C">
        <w:rPr>
          <w:rtl/>
        </w:rPr>
        <w:t>"</w:t>
      </w:r>
      <w:r w:rsidRPr="00CD067C">
        <w:rPr>
          <w:rFonts w:hint="cs"/>
          <w:rtl/>
        </w:rPr>
        <w:t xml:space="preserve">מבחינה </w:t>
      </w:r>
      <w:r w:rsidRPr="00CD067C">
        <w:rPr>
          <w:rtl/>
        </w:rPr>
        <w:t xml:space="preserve">מוסרית </w:t>
      </w:r>
      <w:r w:rsidR="005F269C">
        <w:rPr>
          <w:rtl/>
        </w:rPr>
        <w:t>–</w:t>
      </w:r>
      <w:r w:rsidR="005F269C">
        <w:rPr>
          <w:rFonts w:hint="cs"/>
          <w:rtl/>
        </w:rPr>
        <w:t xml:space="preserve"> </w:t>
      </w:r>
      <w:r w:rsidRPr="00CD067C">
        <w:rPr>
          <w:rtl/>
        </w:rPr>
        <w:t>אתה חייב לחנוק כל פרץ יצירתיות, אתה חייב לחנוק את עצמך."</w:t>
      </w:r>
    </w:p>
    <w:p w14:paraId="67BD6EFD" w14:textId="77777777" w:rsidR="004627AB" w:rsidRPr="00CD067C" w:rsidRDefault="004627AB" w:rsidP="00250000">
      <w:pPr>
        <w:rPr>
          <w:rtl/>
        </w:rPr>
      </w:pPr>
      <w:r w:rsidRPr="00CD067C">
        <w:rPr>
          <w:rtl/>
        </w:rPr>
        <w:t>"למה זאת המסקנה המוסרית?"</w:t>
      </w:r>
    </w:p>
    <w:p w14:paraId="6957C97B" w14:textId="74ACE9A9" w:rsidR="004627AB" w:rsidRPr="00CD067C" w:rsidRDefault="004627AB" w:rsidP="00250000">
      <w:pPr>
        <w:rPr>
          <w:rtl/>
        </w:rPr>
      </w:pPr>
      <w:r w:rsidRPr="00CD067C">
        <w:rPr>
          <w:rtl/>
        </w:rPr>
        <w:t>"כי ה</w:t>
      </w:r>
      <w:r w:rsidR="004C59E0">
        <w:rPr>
          <w:rtl/>
        </w:rPr>
        <w:t>אוויר</w:t>
      </w:r>
      <w:r w:rsidRPr="00CD067C">
        <w:rPr>
          <w:rtl/>
        </w:rPr>
        <w:t xml:space="preserve"> כאן חונק, כבד, מעייף."</w:t>
      </w:r>
    </w:p>
    <w:p w14:paraId="67D97143" w14:textId="6C5B3ABA" w:rsidR="004627AB" w:rsidRPr="00CD067C" w:rsidRDefault="004627AB" w:rsidP="00250000">
      <w:pPr>
        <w:rPr>
          <w:rtl/>
        </w:rPr>
      </w:pPr>
      <w:r w:rsidRPr="00CD067C">
        <w:rPr>
          <w:rtl/>
        </w:rPr>
        <w:t>הוא כיבה את הרדיו. "</w:t>
      </w:r>
      <w:r w:rsidR="00F06A3F">
        <w:rPr>
          <w:rtl/>
        </w:rPr>
        <w:t>עכשיו</w:t>
      </w:r>
      <w:r w:rsidRPr="00CD067C">
        <w:rPr>
          <w:rtl/>
        </w:rPr>
        <w:t xml:space="preserve"> אפשר ליצור. ה</w:t>
      </w:r>
      <w:r w:rsidR="004C59E0">
        <w:rPr>
          <w:rtl/>
        </w:rPr>
        <w:t>אוויר</w:t>
      </w:r>
      <w:r w:rsidRPr="00CD067C">
        <w:rPr>
          <w:rtl/>
        </w:rPr>
        <w:t xml:space="preserve"> הוא אותו </w:t>
      </w:r>
      <w:r w:rsidR="004C59E0">
        <w:rPr>
          <w:rtl/>
        </w:rPr>
        <w:t>אוויר</w:t>
      </w:r>
      <w:r w:rsidRPr="00CD067C">
        <w:rPr>
          <w:rtl/>
        </w:rPr>
        <w:t xml:space="preserve"> </w:t>
      </w:r>
      <w:r w:rsidR="009A633A">
        <w:rPr>
          <w:rFonts w:hint="cs"/>
          <w:rtl/>
        </w:rPr>
        <w:t>[</w:t>
      </w:r>
      <w:r w:rsidRPr="00CD067C">
        <w:t>It</w:t>
      </w:r>
      <w:r>
        <w:t>'</w:t>
      </w:r>
      <w:r w:rsidRPr="00CD067C">
        <w:t>s the same air</w:t>
      </w:r>
      <w:r w:rsidR="009A633A">
        <w:rPr>
          <w:rFonts w:hint="cs"/>
          <w:rtl/>
        </w:rPr>
        <w:t>]</w:t>
      </w:r>
      <w:r w:rsidRPr="00CD067C">
        <w:rPr>
          <w:rtl/>
        </w:rPr>
        <w:t xml:space="preserve">. לא חייבים להיות תמיד שקועים בבוץ הזה. </w:t>
      </w:r>
      <w:r w:rsidRPr="00CD067C">
        <w:rPr>
          <w:rFonts w:hint="cs"/>
          <w:rtl/>
        </w:rPr>
        <w:t xml:space="preserve">גם כאן </w:t>
      </w:r>
      <w:r w:rsidRPr="00CD067C">
        <w:rPr>
          <w:rtl/>
        </w:rPr>
        <w:t>מותר להיות סתם אנחנו."</w:t>
      </w:r>
    </w:p>
    <w:p w14:paraId="1BDB01AA" w14:textId="4053FDD2" w:rsidR="004627AB" w:rsidRPr="00CD067C" w:rsidRDefault="004627AB" w:rsidP="00250000">
      <w:pPr>
        <w:rPr>
          <w:rtl/>
        </w:rPr>
      </w:pPr>
      <w:r w:rsidRPr="00CD067C">
        <w:rPr>
          <w:rtl/>
        </w:rPr>
        <w:t>"אף אחד לא נמצא כאן מרצונו ה</w:t>
      </w:r>
      <w:r w:rsidR="00FE2992">
        <w:rPr>
          <w:rtl/>
        </w:rPr>
        <w:t>חופשי</w:t>
      </w:r>
      <w:r w:rsidRPr="00CD067C">
        <w:rPr>
          <w:rtl/>
        </w:rPr>
        <w:t>."</w:t>
      </w:r>
    </w:p>
    <w:p w14:paraId="3BDBA6EF" w14:textId="77777777" w:rsidR="004627AB" w:rsidRPr="00CD067C" w:rsidRDefault="004627AB" w:rsidP="00250000">
      <w:pPr>
        <w:rPr>
          <w:rtl/>
        </w:rPr>
      </w:pPr>
      <w:r w:rsidRPr="00CD067C">
        <w:rPr>
          <w:rtl/>
        </w:rPr>
        <w:t>"למה את מתכוונת?"</w:t>
      </w:r>
    </w:p>
    <w:p w14:paraId="749FDFEF" w14:textId="77777777" w:rsidR="004627AB" w:rsidRPr="00CD067C" w:rsidRDefault="004627AB" w:rsidP="007314B3">
      <w:pPr>
        <w:rPr>
          <w:rtl/>
        </w:rPr>
      </w:pPr>
      <w:r w:rsidRPr="00CD067C">
        <w:rPr>
          <w:rtl/>
        </w:rPr>
        <w:t>"</w:t>
      </w:r>
      <w:r w:rsidR="00F951B6">
        <w:rPr>
          <w:rFonts w:hint="cs"/>
          <w:rtl/>
        </w:rPr>
        <w:t>אנשים מגיעים לכאן</w:t>
      </w:r>
      <w:r w:rsidR="00D112C0">
        <w:rPr>
          <w:rFonts w:hint="cs"/>
          <w:rtl/>
        </w:rPr>
        <w:t xml:space="preserve"> מ</w:t>
      </w:r>
      <w:r w:rsidRPr="00CD067C">
        <w:rPr>
          <w:rtl/>
        </w:rPr>
        <w:t xml:space="preserve">סיבות </w:t>
      </w:r>
      <w:r w:rsidR="00C775C9" w:rsidRPr="00CD067C">
        <w:rPr>
          <w:rtl/>
        </w:rPr>
        <w:t xml:space="preserve">שדורשות התעלות עצמית </w:t>
      </w:r>
      <w:r w:rsidR="00C775C9">
        <w:rPr>
          <w:rtl/>
        </w:rPr>
        <w:t>–</w:t>
      </w:r>
      <w:r w:rsidR="00C775C9">
        <w:rPr>
          <w:rFonts w:hint="cs"/>
          <w:rtl/>
        </w:rPr>
        <w:t xml:space="preserve"> </w:t>
      </w:r>
      <w:r w:rsidR="00F951B6" w:rsidRPr="00CD067C">
        <w:rPr>
          <w:rtl/>
        </w:rPr>
        <w:t xml:space="preserve">ציונות </w:t>
      </w:r>
      <w:r w:rsidR="00F951B6">
        <w:rPr>
          <w:rFonts w:hint="cs"/>
          <w:rtl/>
        </w:rPr>
        <w:t xml:space="preserve">והגשמה </w:t>
      </w:r>
      <w:r w:rsidR="00C775C9">
        <w:rPr>
          <w:rFonts w:hint="cs"/>
          <w:rtl/>
        </w:rPr>
        <w:t>ו</w:t>
      </w:r>
      <w:r w:rsidR="00CA6AEF">
        <w:rPr>
          <w:rFonts w:hint="cs"/>
          <w:rtl/>
        </w:rPr>
        <w:t xml:space="preserve">חיפוש </w:t>
      </w:r>
      <w:r w:rsidR="00C775C9">
        <w:rPr>
          <w:rFonts w:hint="cs"/>
          <w:rtl/>
        </w:rPr>
        <w:t>משמעות</w:t>
      </w:r>
      <w:r w:rsidR="00CA6AEF">
        <w:rPr>
          <w:rFonts w:hint="cs"/>
          <w:rtl/>
        </w:rPr>
        <w:t>.</w:t>
      </w:r>
      <w:r w:rsidRPr="00CD067C">
        <w:rPr>
          <w:rtl/>
        </w:rPr>
        <w:t xml:space="preserve"> </w:t>
      </w:r>
      <w:r w:rsidRPr="00CD067C">
        <w:rPr>
          <w:rFonts w:hint="cs"/>
          <w:rtl/>
        </w:rPr>
        <w:t>וה</w:t>
      </w:r>
      <w:r w:rsidR="007314B3">
        <w:rPr>
          <w:rFonts w:hint="cs"/>
          <w:rtl/>
        </w:rPr>
        <w:t>התקלות ב</w:t>
      </w:r>
      <w:r w:rsidRPr="00CD067C">
        <w:rPr>
          <w:rFonts w:hint="cs"/>
          <w:rtl/>
        </w:rPr>
        <w:t>צרות והק</w:t>
      </w:r>
      <w:r w:rsidR="00E704EF">
        <w:rPr>
          <w:rFonts w:hint="cs"/>
          <w:rtl/>
        </w:rPr>
        <w:t>שיים היומיומיים</w:t>
      </w:r>
      <w:r w:rsidR="00F951B6">
        <w:rPr>
          <w:rFonts w:hint="cs"/>
          <w:rtl/>
        </w:rPr>
        <w:t xml:space="preserve">... </w:t>
      </w:r>
      <w:r w:rsidR="00C775C9">
        <w:rPr>
          <w:rFonts w:hint="cs"/>
          <w:rtl/>
        </w:rPr>
        <w:t>לא, לא היומיומיים, לא</w:t>
      </w:r>
      <w:r w:rsidR="00F951B6">
        <w:rPr>
          <w:rFonts w:hint="cs"/>
          <w:rtl/>
        </w:rPr>
        <w:t xml:space="preserve"> </w:t>
      </w:r>
      <w:r w:rsidR="00F4592B">
        <w:rPr>
          <w:rFonts w:hint="cs"/>
          <w:rtl/>
        </w:rPr>
        <w:t>ה</w:t>
      </w:r>
      <w:r w:rsidR="00F951B6">
        <w:rPr>
          <w:rFonts w:hint="cs"/>
          <w:rtl/>
        </w:rPr>
        <w:t xml:space="preserve">מאבק הרגיל </w:t>
      </w:r>
      <w:r w:rsidR="00C775C9">
        <w:rPr>
          <w:rFonts w:hint="cs"/>
          <w:rtl/>
        </w:rPr>
        <w:t>ש</w:t>
      </w:r>
      <w:r w:rsidR="00F951B6">
        <w:rPr>
          <w:rFonts w:hint="cs"/>
          <w:rtl/>
        </w:rPr>
        <w:t xml:space="preserve">אדם </w:t>
      </w:r>
      <w:r w:rsidR="00F4592B">
        <w:rPr>
          <w:rFonts w:hint="cs"/>
          <w:rtl/>
        </w:rPr>
        <w:t xml:space="preserve">מתמודד איתו </w:t>
      </w:r>
      <w:r w:rsidR="00C775C9">
        <w:rPr>
          <w:rFonts w:hint="cs"/>
          <w:rtl/>
        </w:rPr>
        <w:t xml:space="preserve">בנתיב חייו הפרטיים, </w:t>
      </w:r>
      <w:r w:rsidR="00F4592B">
        <w:rPr>
          <w:rFonts w:hint="cs"/>
          <w:rtl/>
        </w:rPr>
        <w:t xml:space="preserve">בשל החיכוך בין המהות שלו לבין </w:t>
      </w:r>
      <w:r w:rsidR="00C775C9">
        <w:rPr>
          <w:rFonts w:hint="cs"/>
          <w:rtl/>
        </w:rPr>
        <w:t>המציאות</w:t>
      </w:r>
      <w:r w:rsidR="00F4592B">
        <w:rPr>
          <w:rFonts w:hint="cs"/>
          <w:rtl/>
        </w:rPr>
        <w:t xml:space="preserve"> </w:t>
      </w:r>
      <w:r w:rsidR="00C775C9">
        <w:rPr>
          <w:rtl/>
        </w:rPr>
        <w:t>–</w:t>
      </w:r>
      <w:r w:rsidR="00F951B6">
        <w:rPr>
          <w:rFonts w:hint="cs"/>
          <w:rtl/>
        </w:rPr>
        <w:t xml:space="preserve"> </w:t>
      </w:r>
      <w:r w:rsidR="00F4592B">
        <w:rPr>
          <w:rFonts w:hint="cs"/>
          <w:rtl/>
        </w:rPr>
        <w:t xml:space="preserve">כשאמרתי 'יומיומיים' התכוונתי </w:t>
      </w:r>
      <w:r w:rsidR="00F951B6">
        <w:rPr>
          <w:rFonts w:hint="cs"/>
          <w:rtl/>
        </w:rPr>
        <w:t>למהלומות</w:t>
      </w:r>
      <w:r w:rsidR="00C775C9">
        <w:rPr>
          <w:rFonts w:hint="cs"/>
          <w:rtl/>
        </w:rPr>
        <w:t>, לאסונות שנוחת</w:t>
      </w:r>
      <w:r w:rsidR="00F951B6">
        <w:rPr>
          <w:rFonts w:hint="cs"/>
          <w:rtl/>
        </w:rPr>
        <w:t xml:space="preserve">ים </w:t>
      </w:r>
      <w:r w:rsidR="00C775C9">
        <w:rPr>
          <w:rFonts w:hint="cs"/>
          <w:rtl/>
        </w:rPr>
        <w:t>על</w:t>
      </w:r>
      <w:r w:rsidR="00CA6AEF">
        <w:rPr>
          <w:rFonts w:hint="cs"/>
          <w:rtl/>
        </w:rPr>
        <w:t>יך מדי יום</w:t>
      </w:r>
      <w:r w:rsidR="00E704EF">
        <w:rPr>
          <w:rFonts w:hint="cs"/>
          <w:rtl/>
        </w:rPr>
        <w:t xml:space="preserve"> </w:t>
      </w:r>
      <w:r w:rsidR="00CA6AEF">
        <w:rPr>
          <w:rFonts w:hint="cs"/>
          <w:rtl/>
        </w:rPr>
        <w:t>ו</w:t>
      </w:r>
      <w:r w:rsidR="00E704EF">
        <w:rPr>
          <w:rFonts w:hint="cs"/>
          <w:rtl/>
        </w:rPr>
        <w:t>כופים עליך להחליט</w:t>
      </w:r>
      <w:r w:rsidRPr="00CD067C">
        <w:rPr>
          <w:rFonts w:hint="cs"/>
          <w:rtl/>
        </w:rPr>
        <w:t xml:space="preserve"> מחדש </w:t>
      </w:r>
      <w:r w:rsidR="00C775C9">
        <w:rPr>
          <w:rFonts w:hint="cs"/>
          <w:rtl/>
        </w:rPr>
        <w:t>ש</w:t>
      </w:r>
      <w:r w:rsidR="00E704EF">
        <w:rPr>
          <w:rFonts w:hint="cs"/>
          <w:rtl/>
        </w:rPr>
        <w:t>אתה נשאר כאן</w:t>
      </w:r>
      <w:r w:rsidRPr="00CD067C">
        <w:rPr>
          <w:rFonts w:hint="cs"/>
          <w:rtl/>
        </w:rPr>
        <w:t xml:space="preserve">, </w:t>
      </w:r>
      <w:r w:rsidR="00C775C9">
        <w:rPr>
          <w:rFonts w:hint="cs"/>
          <w:rtl/>
        </w:rPr>
        <w:t>לא</w:t>
      </w:r>
      <w:r w:rsidR="00D112C0">
        <w:rPr>
          <w:rFonts w:hint="cs"/>
          <w:rtl/>
        </w:rPr>
        <w:t xml:space="preserve"> </w:t>
      </w:r>
      <w:r w:rsidRPr="00CD067C">
        <w:rPr>
          <w:rFonts w:hint="cs"/>
          <w:rtl/>
        </w:rPr>
        <w:t>ע</w:t>
      </w:r>
      <w:r w:rsidR="00D112C0">
        <w:rPr>
          <w:rFonts w:hint="cs"/>
          <w:rtl/>
        </w:rPr>
        <w:t>וב</w:t>
      </w:r>
      <w:r w:rsidRPr="00CD067C">
        <w:rPr>
          <w:rFonts w:hint="cs"/>
          <w:rtl/>
        </w:rPr>
        <w:t xml:space="preserve">ר לעשרות מקומות אחרים שבהם טוב יותר </w:t>
      </w:r>
      <w:r w:rsidR="00E704EF">
        <w:rPr>
          <w:rFonts w:hint="cs"/>
          <w:rtl/>
        </w:rPr>
        <w:t>ו</w:t>
      </w:r>
      <w:r w:rsidRPr="00CD067C">
        <w:rPr>
          <w:rFonts w:hint="cs"/>
          <w:rtl/>
        </w:rPr>
        <w:t xml:space="preserve">קל יותר. </w:t>
      </w:r>
      <w:r w:rsidR="00E704EF">
        <w:rPr>
          <w:rFonts w:hint="cs"/>
          <w:rtl/>
        </w:rPr>
        <w:t>ולכך דרושה הנכונות לה</w:t>
      </w:r>
      <w:r w:rsidRPr="00CD067C">
        <w:rPr>
          <w:rtl/>
        </w:rPr>
        <w:t xml:space="preserve">קרבה עצמית שבעצמה </w:t>
      </w:r>
      <w:r w:rsidR="007314B3">
        <w:rPr>
          <w:rFonts w:hint="cs"/>
          <w:rtl/>
        </w:rPr>
        <w:t>תובעת</w:t>
      </w:r>
      <w:r w:rsidR="007314B3">
        <w:rPr>
          <w:rtl/>
        </w:rPr>
        <w:t xml:space="preserve"> כובד</w:t>
      </w:r>
      <w:r w:rsidR="007314B3">
        <w:rPr>
          <w:rFonts w:hint="cs"/>
          <w:rtl/>
        </w:rPr>
        <w:t>-</w:t>
      </w:r>
      <w:r w:rsidRPr="00CD067C">
        <w:rPr>
          <w:rtl/>
        </w:rPr>
        <w:t>ראש, מועקה ו..."</w:t>
      </w:r>
    </w:p>
    <w:p w14:paraId="345ECE1C" w14:textId="77777777" w:rsidR="004627AB" w:rsidRPr="00CD067C" w:rsidRDefault="004627AB" w:rsidP="00250000">
      <w:pPr>
        <w:rPr>
          <w:rtl/>
        </w:rPr>
      </w:pPr>
      <w:r w:rsidRPr="00CD067C">
        <w:rPr>
          <w:rtl/>
        </w:rPr>
        <w:t>"ומה?"</w:t>
      </w:r>
    </w:p>
    <w:p w14:paraId="3415CC6F" w14:textId="77777777" w:rsidR="004627AB" w:rsidRPr="00CD067C" w:rsidRDefault="004627AB" w:rsidP="00CA6AEF">
      <w:pPr>
        <w:rPr>
          <w:rtl/>
        </w:rPr>
      </w:pPr>
      <w:r w:rsidRPr="00CD067C">
        <w:rPr>
          <w:rtl/>
        </w:rPr>
        <w:lastRenderedPageBreak/>
        <w:t xml:space="preserve">"החיים </w:t>
      </w:r>
      <w:r w:rsidR="005F269C">
        <w:rPr>
          <w:rFonts w:hint="cs"/>
          <w:rtl/>
        </w:rPr>
        <w:t>בישראל</w:t>
      </w:r>
      <w:r w:rsidRPr="00CD067C">
        <w:rPr>
          <w:rtl/>
        </w:rPr>
        <w:t xml:space="preserve"> </w:t>
      </w:r>
      <w:r w:rsidR="00CA6AEF">
        <w:rPr>
          <w:rFonts w:hint="cs"/>
          <w:rtl/>
        </w:rPr>
        <w:t>אונסים אותך</w:t>
      </w:r>
      <w:r w:rsidRPr="00CD067C">
        <w:rPr>
          <w:rtl/>
        </w:rPr>
        <w:t xml:space="preserve"> לכבוש כל פרץ עליצות ושובבות </w:t>
      </w:r>
      <w:r w:rsidRPr="00CD067C">
        <w:rPr>
          <w:rFonts w:hint="cs"/>
          <w:rtl/>
        </w:rPr>
        <w:t>ו</w:t>
      </w:r>
      <w:r w:rsidRPr="00CD067C">
        <w:rPr>
          <w:rtl/>
        </w:rPr>
        <w:t>שאיפה לחיים קלים, נעימים. אתה זוכר את הברווזים השמנמנים המשתכשכים בנחת באגם בפארק סיינט ג'יימס?"</w:t>
      </w:r>
    </w:p>
    <w:p w14:paraId="43508402" w14:textId="77777777" w:rsidR="004627AB" w:rsidRPr="00CD067C" w:rsidRDefault="004627AB" w:rsidP="00250000">
      <w:pPr>
        <w:rPr>
          <w:rtl/>
        </w:rPr>
      </w:pPr>
      <w:r w:rsidRPr="00CD067C">
        <w:rPr>
          <w:rtl/>
        </w:rPr>
        <w:t xml:space="preserve">"גם בישראל יש ברווזים ואפילו פורחים פרחים." </w:t>
      </w:r>
    </w:p>
    <w:p w14:paraId="02E517B9" w14:textId="77777777" w:rsidR="004627AB" w:rsidRPr="00D112C0" w:rsidRDefault="004627AB" w:rsidP="00250000">
      <w:pPr>
        <w:rPr>
          <w:rtl/>
        </w:rPr>
      </w:pPr>
      <w:r w:rsidRPr="00D112C0">
        <w:rPr>
          <w:rtl/>
        </w:rPr>
        <w:t xml:space="preserve">המכונית קירטעה מעל </w:t>
      </w:r>
      <w:r w:rsidR="00D112C0" w:rsidRPr="00D112C0">
        <w:rPr>
          <w:rFonts w:hint="cs"/>
          <w:rtl/>
        </w:rPr>
        <w:t>מכסה</w:t>
      </w:r>
      <w:r w:rsidRPr="00D112C0">
        <w:rPr>
          <w:rtl/>
        </w:rPr>
        <w:t xml:space="preserve"> ביוב שהיה שקוע מעט במרכז הכביש.</w:t>
      </w:r>
    </w:p>
    <w:p w14:paraId="29CBC344" w14:textId="77777777" w:rsidR="004627AB" w:rsidRPr="00CD067C" w:rsidRDefault="004627AB" w:rsidP="005E666D">
      <w:pPr>
        <w:rPr>
          <w:rtl/>
        </w:rPr>
      </w:pPr>
      <w:r w:rsidRPr="00D112C0">
        <w:rPr>
          <w:rtl/>
        </w:rPr>
        <w:t xml:space="preserve">"אני יודעת, צומחים בישראל נרקיסים ורקפות, פורצים במאמץ סביב </w:t>
      </w:r>
      <w:r w:rsidR="00D112C0" w:rsidRPr="00D112C0">
        <w:rPr>
          <w:rFonts w:hint="cs"/>
          <w:rtl/>
        </w:rPr>
        <w:t>מכס</w:t>
      </w:r>
      <w:r w:rsidRPr="00D112C0">
        <w:rPr>
          <w:rtl/>
        </w:rPr>
        <w:t xml:space="preserve">י ביוב וטפטפות </w:t>
      </w:r>
      <w:r w:rsidR="005E666D">
        <w:rPr>
          <w:rFonts w:hint="cs"/>
          <w:rtl/>
        </w:rPr>
        <w:t>[</w:t>
      </w:r>
      <w:r w:rsidRPr="00D112C0">
        <w:rPr>
          <w:rtl/>
        </w:rPr>
        <w:t>שלא עושות דבר חוץ מלהכתים מעט את</w:t>
      </w:r>
      <w:r w:rsidR="005E666D">
        <w:rPr>
          <w:rFonts w:hint="cs"/>
          <w:rtl/>
        </w:rPr>
        <w:t>] מבעד</w:t>
      </w:r>
      <w:r w:rsidRPr="00D112C0">
        <w:rPr>
          <w:rtl/>
        </w:rPr>
        <w:t xml:space="preserve"> </w:t>
      </w:r>
      <w:r w:rsidR="005E666D">
        <w:rPr>
          <w:rFonts w:hint="cs"/>
          <w:rtl/>
        </w:rPr>
        <w:t>ל</w:t>
      </w:r>
      <w:r w:rsidRPr="00D112C0">
        <w:rPr>
          <w:rtl/>
        </w:rPr>
        <w:t>אדמה קשה</w:t>
      </w:r>
      <w:r w:rsidR="00CA6AEF">
        <w:rPr>
          <w:rtl/>
        </w:rPr>
        <w:t xml:space="preserve"> ועיקשת. יש </w:t>
      </w:r>
      <w:r w:rsidRPr="00CD067C">
        <w:rPr>
          <w:rtl/>
        </w:rPr>
        <w:t>בעולם</w:t>
      </w:r>
      <w:r w:rsidR="00CA6AEF">
        <w:rPr>
          <w:rFonts w:hint="cs"/>
          <w:rtl/>
        </w:rPr>
        <w:t xml:space="preserve"> מקומות</w:t>
      </w:r>
      <w:r w:rsidRPr="00CD067C">
        <w:rPr>
          <w:rtl/>
        </w:rPr>
        <w:t xml:space="preserve"> בהם הפרחים שופעים בשרניות, בוקעים דרך אדמה </w:t>
      </w:r>
      <w:r w:rsidR="00CA6AEF">
        <w:rPr>
          <w:rFonts w:hint="cs"/>
          <w:rtl/>
        </w:rPr>
        <w:t xml:space="preserve">טובה ומיטיבה, </w:t>
      </w:r>
      <w:r w:rsidRPr="00CD067C">
        <w:rPr>
          <w:rtl/>
        </w:rPr>
        <w:t>שחורה ועשירה."</w:t>
      </w:r>
    </w:p>
    <w:p w14:paraId="090EBDE2" w14:textId="77777777" w:rsidR="004627AB" w:rsidRPr="00CD067C" w:rsidRDefault="004627AB" w:rsidP="00250000">
      <w:pPr>
        <w:rPr>
          <w:rtl/>
        </w:rPr>
      </w:pPr>
      <w:r w:rsidRPr="00CD067C">
        <w:rPr>
          <w:rtl/>
        </w:rPr>
        <w:t>"ישראל באמת קצת לא מטופחת, מנוצלת מעט..."</w:t>
      </w:r>
    </w:p>
    <w:p w14:paraId="159737BC" w14:textId="77777777" w:rsidR="004627AB" w:rsidRPr="00CD067C" w:rsidRDefault="004627AB" w:rsidP="00CA6AEF">
      <w:pPr>
        <w:rPr>
          <w:rtl/>
        </w:rPr>
      </w:pPr>
      <w:r w:rsidRPr="00CD067C">
        <w:rPr>
          <w:rtl/>
        </w:rPr>
        <w:t>ל</w:t>
      </w:r>
      <w:r w:rsidR="00CA6AEF">
        <w:rPr>
          <w:rFonts w:hint="cs"/>
          <w:rtl/>
        </w:rPr>
        <w:t>ְ</w:t>
      </w:r>
      <w:r w:rsidRPr="00CD067C">
        <w:rPr>
          <w:rFonts w:hint="cs"/>
          <w:rtl/>
        </w:rPr>
        <w:t>עמו</w:t>
      </w:r>
      <w:r w:rsidR="00CA6AEF">
        <w:rPr>
          <w:rFonts w:hint="cs"/>
          <w:rtl/>
        </w:rPr>
        <w:t>ּ</w:t>
      </w:r>
      <w:r w:rsidRPr="00CD067C">
        <w:rPr>
          <w:rFonts w:hint="cs"/>
          <w:rtl/>
        </w:rPr>
        <w:t>ד ה</w:t>
      </w:r>
      <w:r w:rsidRPr="00CD067C">
        <w:rPr>
          <w:rtl/>
        </w:rPr>
        <w:t xml:space="preserve">רמזור שבו עצרו היו </w:t>
      </w:r>
      <w:r w:rsidR="00CA6AEF">
        <w:rPr>
          <w:rFonts w:hint="cs"/>
          <w:rtl/>
        </w:rPr>
        <w:t>קשורים</w:t>
      </w:r>
      <w:r w:rsidRPr="00CD067C">
        <w:rPr>
          <w:rtl/>
        </w:rPr>
        <w:t xml:space="preserve"> חבלים </w:t>
      </w:r>
      <w:r w:rsidR="00D112C0">
        <w:rPr>
          <w:rtl/>
        </w:rPr>
        <w:t>וסרטים ואזיקונים, אפרוריים מפיח</w:t>
      </w:r>
      <w:r w:rsidRPr="00CD067C">
        <w:rPr>
          <w:rtl/>
        </w:rPr>
        <w:t xml:space="preserve">, חלקם עדיין שמשו לחיבור מודעות על דרך מהפכנית לירידה במשקל, וניקוי ספות בזול, והדברת מזיקים אפילו </w:t>
      </w:r>
      <w:r w:rsidR="00226489">
        <w:rPr>
          <w:rFonts w:hint="cs"/>
          <w:rtl/>
        </w:rPr>
        <w:t xml:space="preserve">עוד </w:t>
      </w:r>
      <w:r w:rsidRPr="00CD067C">
        <w:rPr>
          <w:rtl/>
        </w:rPr>
        <w:t>יותר בזול, ושלט שכיוון ל</w:t>
      </w:r>
      <w:r w:rsidR="00226489">
        <w:rPr>
          <w:rFonts w:hint="cs"/>
          <w:rtl/>
        </w:rPr>
        <w:t>כנס משווקים</w:t>
      </w:r>
      <w:r w:rsidRPr="00CD067C">
        <w:rPr>
          <w:rtl/>
        </w:rPr>
        <w:t>.</w:t>
      </w:r>
    </w:p>
    <w:p w14:paraId="6541D65A" w14:textId="77777777" w:rsidR="004627AB" w:rsidRPr="00CD067C" w:rsidRDefault="009772E1" w:rsidP="00250000">
      <w:pPr>
        <w:rPr>
          <w:rtl/>
        </w:rPr>
      </w:pPr>
      <w:r>
        <w:rPr>
          <w:rtl/>
        </w:rPr>
        <w:t>"מנוצלת מעט?" היא גי</w:t>
      </w:r>
      <w:r>
        <w:rPr>
          <w:rFonts w:hint="cs"/>
          <w:rtl/>
        </w:rPr>
        <w:t>ח</w:t>
      </w:r>
      <w:r>
        <w:rPr>
          <w:rtl/>
        </w:rPr>
        <w:t>כ</w:t>
      </w:r>
      <w:r w:rsidR="004627AB" w:rsidRPr="00CD067C">
        <w:rPr>
          <w:rtl/>
        </w:rPr>
        <w:t>ה.</w:t>
      </w:r>
    </w:p>
    <w:p w14:paraId="29C9173C" w14:textId="77777777" w:rsidR="004627AB" w:rsidRPr="00CD067C" w:rsidRDefault="004627AB" w:rsidP="00250000">
      <w:pPr>
        <w:rPr>
          <w:rtl/>
        </w:rPr>
      </w:pPr>
      <w:r w:rsidRPr="00CD067C">
        <w:rPr>
          <w:rtl/>
        </w:rPr>
        <w:t>"כאן מרגיש</w:t>
      </w:r>
      <w:r w:rsidRPr="00CD067C">
        <w:rPr>
          <w:rFonts w:hint="cs"/>
          <w:rtl/>
        </w:rPr>
        <w:t>ים</w:t>
      </w:r>
      <w:r w:rsidRPr="00CD067C">
        <w:rPr>
          <w:rtl/>
        </w:rPr>
        <w:t xml:space="preserve"> בנח, כאן מרגיש</w:t>
      </w:r>
      <w:r w:rsidRPr="00CD067C">
        <w:rPr>
          <w:rFonts w:hint="cs"/>
          <w:rtl/>
        </w:rPr>
        <w:t>ים</w:t>
      </w:r>
      <w:r w:rsidRPr="00CD067C">
        <w:rPr>
          <w:rtl/>
        </w:rPr>
        <w:t xml:space="preserve"> בבית."</w:t>
      </w:r>
    </w:p>
    <w:p w14:paraId="228D18CA" w14:textId="77777777" w:rsidR="004627AB" w:rsidRPr="00CD067C" w:rsidRDefault="004627AB" w:rsidP="00802873">
      <w:pPr>
        <w:rPr>
          <w:rtl/>
        </w:rPr>
      </w:pPr>
      <w:r w:rsidRPr="00CD067C">
        <w:rPr>
          <w:rtl/>
        </w:rPr>
        <w:t>"</w:t>
      </w:r>
      <w:r w:rsidR="009772E1">
        <w:rPr>
          <w:rFonts w:hint="cs"/>
          <w:rtl/>
        </w:rPr>
        <w:t>הקביעה הזאת</w:t>
      </w:r>
      <w:r w:rsidRPr="00CD067C">
        <w:rPr>
          <w:rFonts w:hint="cs"/>
          <w:rtl/>
        </w:rPr>
        <w:t xml:space="preserve"> </w:t>
      </w:r>
      <w:r w:rsidR="00802873">
        <w:rPr>
          <w:rFonts w:hint="cs"/>
          <w:rtl/>
        </w:rPr>
        <w:t>מאבדת את</w:t>
      </w:r>
      <w:r w:rsidRPr="00CD067C">
        <w:rPr>
          <w:rFonts w:hint="cs"/>
          <w:rtl/>
        </w:rPr>
        <w:t xml:space="preserve"> משמעות</w:t>
      </w:r>
      <w:r w:rsidR="00802873">
        <w:rPr>
          <w:rFonts w:hint="cs"/>
          <w:rtl/>
        </w:rPr>
        <w:t>ה</w:t>
      </w:r>
      <w:r w:rsidRPr="00CD067C">
        <w:rPr>
          <w:rFonts w:hint="cs"/>
          <w:rtl/>
        </w:rPr>
        <w:t xml:space="preserve"> כשאתה אומר אותה</w:t>
      </w:r>
      <w:r w:rsidRPr="00CD067C">
        <w:rPr>
          <w:rtl/>
        </w:rPr>
        <w:t>."</w:t>
      </w:r>
    </w:p>
    <w:p w14:paraId="19FCB582" w14:textId="77777777" w:rsidR="004627AB" w:rsidRPr="00CD067C" w:rsidRDefault="004627AB" w:rsidP="00250000">
      <w:pPr>
        <w:rPr>
          <w:rtl/>
        </w:rPr>
      </w:pPr>
      <w:r w:rsidRPr="00CD067C">
        <w:rPr>
          <w:rtl/>
        </w:rPr>
        <w:t>"למה?"</w:t>
      </w:r>
    </w:p>
    <w:p w14:paraId="0ECBF194" w14:textId="77777777" w:rsidR="004627AB" w:rsidRPr="00CD067C" w:rsidRDefault="004627AB" w:rsidP="00250000">
      <w:pPr>
        <w:rPr>
          <w:rtl/>
        </w:rPr>
      </w:pPr>
      <w:r w:rsidRPr="00CD067C">
        <w:rPr>
          <w:rtl/>
        </w:rPr>
        <w:t>"כי אתה מרגיש בבית בכל מקום שזורקים אותך. באנגליה אתה לא מרגיש בבית?"</w:t>
      </w:r>
    </w:p>
    <w:p w14:paraId="40FF7AD4" w14:textId="77777777" w:rsidR="004627AB" w:rsidRPr="00CD067C" w:rsidRDefault="004627AB" w:rsidP="00250000">
      <w:pPr>
        <w:rPr>
          <w:rtl/>
        </w:rPr>
      </w:pPr>
      <w:r w:rsidRPr="00CD067C">
        <w:rPr>
          <w:rtl/>
        </w:rPr>
        <w:t>"טוב, כי – "</w:t>
      </w:r>
    </w:p>
    <w:p w14:paraId="2417FC78" w14:textId="77777777" w:rsidR="004627AB" w:rsidRPr="00CD067C" w:rsidRDefault="004627AB" w:rsidP="00A526BD">
      <w:pPr>
        <w:rPr>
          <w:rtl/>
        </w:rPr>
      </w:pPr>
      <w:r w:rsidRPr="00CD067C">
        <w:rPr>
          <w:rtl/>
        </w:rPr>
        <w:t>"וב</w:t>
      </w:r>
      <w:r w:rsidR="00A526BD">
        <w:rPr>
          <w:rFonts w:hint="cs"/>
          <w:rtl/>
        </w:rPr>
        <w:t>טרינידד</w:t>
      </w:r>
      <w:r w:rsidRPr="00CD067C">
        <w:rPr>
          <w:rtl/>
        </w:rPr>
        <w:t xml:space="preserve"> לא הרגשת בבית?"</w:t>
      </w:r>
    </w:p>
    <w:p w14:paraId="473D5F2F" w14:textId="77777777" w:rsidR="004627AB" w:rsidRPr="00CD067C" w:rsidRDefault="004627AB" w:rsidP="00250000">
      <w:pPr>
        <w:rPr>
          <w:rtl/>
        </w:rPr>
      </w:pPr>
      <w:r w:rsidRPr="00CD067C">
        <w:rPr>
          <w:rtl/>
        </w:rPr>
        <w:t>"כן, אבל – "</w:t>
      </w:r>
    </w:p>
    <w:p w14:paraId="187974E1" w14:textId="77777777" w:rsidR="004627AB" w:rsidRPr="00CD067C" w:rsidRDefault="004627AB" w:rsidP="00250000">
      <w:pPr>
        <w:rPr>
          <w:rtl/>
        </w:rPr>
      </w:pPr>
      <w:r w:rsidRPr="00CD067C">
        <w:rPr>
          <w:rtl/>
        </w:rPr>
        <w:t>"ובטוקיו?"</w:t>
      </w:r>
    </w:p>
    <w:p w14:paraId="0685974F" w14:textId="77777777" w:rsidR="004627AB" w:rsidRPr="00CD067C" w:rsidRDefault="004627AB" w:rsidP="00250000">
      <w:pPr>
        <w:rPr>
          <w:rtl/>
        </w:rPr>
      </w:pPr>
      <w:r w:rsidRPr="00CD067C">
        <w:rPr>
          <w:rtl/>
        </w:rPr>
        <w:t>"לא בהתחלה."</w:t>
      </w:r>
    </w:p>
    <w:p w14:paraId="4E0A74AF" w14:textId="77777777" w:rsidR="004627AB" w:rsidRPr="00CD067C" w:rsidRDefault="004627AB" w:rsidP="00250000">
      <w:pPr>
        <w:rPr>
          <w:rtl/>
        </w:rPr>
      </w:pPr>
      <w:r w:rsidRPr="00CD067C">
        <w:rPr>
          <w:rtl/>
        </w:rPr>
        <w:t>"ואחר כך?"</w:t>
      </w:r>
    </w:p>
    <w:p w14:paraId="022B4641" w14:textId="650EB51B" w:rsidR="004627AB" w:rsidRPr="00CD067C" w:rsidRDefault="004627AB" w:rsidP="00226489">
      <w:pPr>
        <w:rPr>
          <w:rtl/>
        </w:rPr>
      </w:pPr>
      <w:r w:rsidRPr="00CD067C">
        <w:rPr>
          <w:rtl/>
        </w:rPr>
        <w:t>"</w:t>
      </w:r>
      <w:r w:rsidR="00226489">
        <w:rPr>
          <w:rFonts w:hint="cs"/>
          <w:rtl/>
        </w:rPr>
        <w:t xml:space="preserve">אחר כך </w:t>
      </w:r>
      <w:r w:rsidR="006358DB">
        <w:rPr>
          <w:rFonts w:hint="cs"/>
          <w:rtl/>
        </w:rPr>
        <w:t>קתרין</w:t>
      </w:r>
      <w:r w:rsidR="00226489">
        <w:rPr>
          <w:rFonts w:hint="cs"/>
          <w:rtl/>
        </w:rPr>
        <w:t xml:space="preserve"> באה</w:t>
      </w:r>
      <w:r w:rsidRPr="00CD067C">
        <w:rPr>
          <w:rtl/>
        </w:rPr>
        <w:t>."</w:t>
      </w:r>
    </w:p>
    <w:p w14:paraId="5132D593" w14:textId="77777777" w:rsidR="004627AB" w:rsidRPr="00CD067C" w:rsidRDefault="004627AB" w:rsidP="00250000">
      <w:pPr>
        <w:rPr>
          <w:rtl/>
        </w:rPr>
      </w:pPr>
      <w:r w:rsidRPr="00CD067C">
        <w:rPr>
          <w:rtl/>
        </w:rPr>
        <w:t>"ועל סירת הדייגים שם באיי המלכה... אך קוראים לזה?"</w:t>
      </w:r>
    </w:p>
    <w:p w14:paraId="26383775" w14:textId="383AB533" w:rsidR="004627AB" w:rsidRDefault="004627AB" w:rsidP="00250000">
      <w:pPr>
        <w:rPr>
          <w:rtl/>
        </w:rPr>
      </w:pPr>
      <w:r w:rsidRPr="00CD067C">
        <w:rPr>
          <w:rtl/>
        </w:rPr>
        <w:t xml:space="preserve">"המלכה שרלוט. אבל </w:t>
      </w:r>
      <w:r w:rsidRPr="00CD067C">
        <w:rPr>
          <w:rFonts w:hint="cs"/>
          <w:rtl/>
        </w:rPr>
        <w:t xml:space="preserve">רוב הזמן </w:t>
      </w:r>
      <w:r w:rsidRPr="00CD067C">
        <w:rPr>
          <w:rtl/>
        </w:rPr>
        <w:t>דגנו יותר צפונה."</w:t>
      </w:r>
    </w:p>
    <w:p w14:paraId="3F46473C" w14:textId="780DBF44" w:rsidR="002647FF" w:rsidRDefault="002647FF" w:rsidP="00250000">
      <w:pPr>
        <w:rPr>
          <w:rtl/>
        </w:rPr>
      </w:pPr>
      <w:r>
        <w:rPr>
          <w:rFonts w:hint="cs"/>
          <w:rtl/>
        </w:rPr>
        <w:t xml:space="preserve">"לא שמעתי על המלכה שרלוט," היא הרהרה בקול. " </w:t>
      </w:r>
      <w:r w:rsidR="001C5A04">
        <w:rPr>
          <w:rFonts w:hint="cs"/>
          <w:rtl/>
        </w:rPr>
        <w:t>הייתה</w:t>
      </w:r>
      <w:r>
        <w:rPr>
          <w:rFonts w:hint="cs"/>
          <w:rtl/>
        </w:rPr>
        <w:t xml:space="preserve"> המלכה אליזבט, המלכה מרי..."</w:t>
      </w:r>
    </w:p>
    <w:p w14:paraId="28DD63EA" w14:textId="77777777" w:rsidR="00210B69" w:rsidRDefault="002647FF" w:rsidP="00802873">
      <w:pPr>
        <w:rPr>
          <w:rtl/>
        </w:rPr>
      </w:pPr>
      <w:r>
        <w:rPr>
          <w:rFonts w:hint="cs"/>
          <w:rtl/>
        </w:rPr>
        <w:t>"טוב, היו עוד בתי מלוכה חוץ מבית המלוכה הבריטי באירופה. עדיין יש."</w:t>
      </w:r>
    </w:p>
    <w:p w14:paraId="55B43FD2" w14:textId="78C306F9" w:rsidR="004627AB" w:rsidRPr="00CD067C" w:rsidRDefault="004627AB" w:rsidP="00802873">
      <w:pPr>
        <w:rPr>
          <w:rtl/>
        </w:rPr>
      </w:pPr>
      <w:r w:rsidRPr="00CD067C">
        <w:rPr>
          <w:rtl/>
        </w:rPr>
        <w:t>"</w:t>
      </w:r>
      <w:r w:rsidR="002647FF">
        <w:rPr>
          <w:rFonts w:hint="cs"/>
          <w:rtl/>
        </w:rPr>
        <w:t xml:space="preserve">אה... אהה.... כמובן. כפי שאמרתי, </w:t>
      </w:r>
      <w:r w:rsidR="002647FF" w:rsidRPr="00CD067C">
        <w:rPr>
          <w:rtl/>
        </w:rPr>
        <w:t>בכל מקום אתה מרגיש בבית</w:t>
      </w:r>
      <w:r w:rsidR="002647FF">
        <w:rPr>
          <w:rFonts w:hint="cs"/>
          <w:rtl/>
        </w:rPr>
        <w:t>. גם</w:t>
      </w:r>
      <w:r w:rsidR="002647FF" w:rsidRPr="00CD067C">
        <w:rPr>
          <w:rtl/>
        </w:rPr>
        <w:t xml:space="preserve"> </w:t>
      </w:r>
      <w:r w:rsidRPr="00CD067C">
        <w:rPr>
          <w:rtl/>
        </w:rPr>
        <w:t>כשהיינו ילדים, בזלצבורג ובברלין.... אתה יודע מה, אני משוכנעת לגמרי שגם בהמבורג היית מרגיש בבית."</w:t>
      </w:r>
    </w:p>
    <w:p w14:paraId="7F013D97" w14:textId="0CBCE0CC" w:rsidR="004627AB" w:rsidRPr="00CD067C" w:rsidRDefault="00802873" w:rsidP="00802873">
      <w:pPr>
        <w:rPr>
          <w:rtl/>
        </w:rPr>
      </w:pPr>
      <w:r>
        <w:rPr>
          <w:rFonts w:hint="cs"/>
          <w:rtl/>
        </w:rPr>
        <w:t>נהג אוטובוס הביט בו בתמהון כשאיפשר לו לחתוך אותו</w:t>
      </w:r>
      <w:r w:rsidR="004627AB" w:rsidRPr="00CD067C">
        <w:rPr>
          <w:rtl/>
        </w:rPr>
        <w:t>.</w:t>
      </w:r>
      <w:r w:rsidR="002647FF">
        <w:rPr>
          <w:rFonts w:hint="cs"/>
          <w:rtl/>
        </w:rPr>
        <w:t xml:space="preserve"> זה היה האוטובוס האחרון לפני החג.</w:t>
      </w:r>
    </w:p>
    <w:p w14:paraId="6DA4D60B" w14:textId="77777777" w:rsidR="004627AB" w:rsidRPr="00CD067C" w:rsidRDefault="004627AB" w:rsidP="00250000">
      <w:pPr>
        <w:rPr>
          <w:rtl/>
        </w:rPr>
      </w:pPr>
      <w:r w:rsidRPr="00CD067C">
        <w:rPr>
          <w:rtl/>
        </w:rPr>
        <w:t>"למעשה, אני בטוחה בזה. אני משוכנעת שאם תבוא לגור בהמבורג יהיה לך טוב כמו שבחיים לא היה לך."</w:t>
      </w:r>
    </w:p>
    <w:p w14:paraId="67B45E80" w14:textId="77777777" w:rsidR="004627AB" w:rsidRPr="00CD067C" w:rsidRDefault="00D112C0" w:rsidP="00250000">
      <w:pPr>
        <w:rPr>
          <w:rtl/>
        </w:rPr>
      </w:pPr>
      <w:r>
        <w:rPr>
          <w:rFonts w:hint="cs"/>
          <w:rtl/>
        </w:rPr>
        <w:t>הוא צחק.</w:t>
      </w:r>
    </w:p>
    <w:p w14:paraId="0D9A541B" w14:textId="409FB56B" w:rsidR="004627AB" w:rsidRPr="00CD067C" w:rsidRDefault="004627AB" w:rsidP="008372AB">
      <w:pPr>
        <w:rPr>
          <w:rtl/>
        </w:rPr>
      </w:pPr>
      <w:r w:rsidRPr="00CD067C">
        <w:rPr>
          <w:rtl/>
        </w:rPr>
        <w:t xml:space="preserve">"המבורג </w:t>
      </w:r>
      <w:r w:rsidR="008372AB">
        <w:rPr>
          <w:rFonts w:hint="cs"/>
          <w:rtl/>
        </w:rPr>
        <w:t>היא</w:t>
      </w:r>
      <w:r w:rsidRPr="00CD067C">
        <w:rPr>
          <w:rtl/>
        </w:rPr>
        <w:t xml:space="preserve"> כמו אישה שיודעת לפנק את עצמה, לדאוג לעצמה, אישה שמתעוררת כל בוקר</w:t>
      </w:r>
      <w:r w:rsidR="008372AB">
        <w:rPr>
          <w:rtl/>
        </w:rPr>
        <w:t xml:space="preserve"> בנחת, יש לה פנאי </w:t>
      </w:r>
      <w:r w:rsidRPr="00CD067C">
        <w:rPr>
          <w:rtl/>
        </w:rPr>
        <w:t xml:space="preserve">להתמתח במיטה </w:t>
      </w:r>
      <w:r w:rsidR="008372AB">
        <w:rPr>
          <w:rFonts w:hint="cs"/>
          <w:rtl/>
        </w:rPr>
        <w:t>ו</w:t>
      </w:r>
      <w:r w:rsidRPr="00CD067C">
        <w:rPr>
          <w:rtl/>
        </w:rPr>
        <w:t>להרהר בחלומות ליל אמש, היא מכירה את עצמה</w:t>
      </w:r>
      <w:r w:rsidRPr="00CD067C">
        <w:rPr>
          <w:rFonts w:hint="cs"/>
          <w:rtl/>
        </w:rPr>
        <w:t xml:space="preserve">, </w:t>
      </w:r>
      <w:r w:rsidR="00A8778F">
        <w:rPr>
          <w:rtl/>
        </w:rPr>
        <w:t>היא מ</w:t>
      </w:r>
      <w:r w:rsidR="00A8778F">
        <w:rPr>
          <w:rFonts w:hint="cs"/>
          <w:rtl/>
        </w:rPr>
        <w:t>תמסרת</w:t>
      </w:r>
      <w:r w:rsidR="008372AB">
        <w:rPr>
          <w:rtl/>
        </w:rPr>
        <w:t xml:space="preserve"> מדי יום</w:t>
      </w:r>
      <w:r w:rsidRPr="00CD067C">
        <w:rPr>
          <w:rtl/>
        </w:rPr>
        <w:t xml:space="preserve"> </w:t>
      </w:r>
      <w:r w:rsidR="00802873">
        <w:rPr>
          <w:rFonts w:hint="cs"/>
          <w:rtl/>
        </w:rPr>
        <w:t>ל</w:t>
      </w:r>
      <w:r w:rsidRPr="00CD067C">
        <w:rPr>
          <w:rtl/>
        </w:rPr>
        <w:t xml:space="preserve">שלוות </w:t>
      </w:r>
      <w:r w:rsidR="008372AB">
        <w:rPr>
          <w:rFonts w:hint="cs"/>
          <w:rtl/>
        </w:rPr>
        <w:t>ה</w:t>
      </w:r>
      <w:r w:rsidRPr="00CD067C">
        <w:rPr>
          <w:rtl/>
        </w:rPr>
        <w:t>נפש</w:t>
      </w:r>
      <w:r w:rsidR="00A8778F">
        <w:rPr>
          <w:rFonts w:hint="cs"/>
          <w:rtl/>
        </w:rPr>
        <w:t xml:space="preserve"> </w:t>
      </w:r>
      <w:r w:rsidR="008372AB">
        <w:rPr>
          <w:rFonts w:hint="cs"/>
          <w:rtl/>
        </w:rPr>
        <w:t xml:space="preserve">שלה </w:t>
      </w:r>
      <w:r w:rsidR="00A8778F">
        <w:rPr>
          <w:rtl/>
        </w:rPr>
        <w:t>–</w:t>
      </w:r>
      <w:r w:rsidR="00A8778F">
        <w:rPr>
          <w:rFonts w:hint="cs"/>
          <w:rtl/>
        </w:rPr>
        <w:t xml:space="preserve"> מדיטציה</w:t>
      </w:r>
      <w:r w:rsidRPr="00CD067C">
        <w:rPr>
          <w:rtl/>
        </w:rPr>
        <w:t xml:space="preserve"> </w:t>
      </w:r>
      <w:r w:rsidR="00A8778F">
        <w:rPr>
          <w:rFonts w:hint="cs"/>
          <w:rtl/>
        </w:rPr>
        <w:t>ו</w:t>
      </w:r>
      <w:r w:rsidR="008372AB">
        <w:rPr>
          <w:rFonts w:hint="cs"/>
          <w:rtl/>
        </w:rPr>
        <w:t>לאחריה ספא</w:t>
      </w:r>
      <w:r w:rsidR="00A8778F">
        <w:rPr>
          <w:rFonts w:hint="cs"/>
          <w:rtl/>
        </w:rPr>
        <w:t xml:space="preserve"> </w:t>
      </w:r>
      <w:r w:rsidRPr="00CD067C">
        <w:rPr>
          <w:rtl/>
        </w:rPr>
        <w:t>והגוף שלה עובר עיסוי ארוך</w:t>
      </w:r>
      <w:r w:rsidR="008372AB">
        <w:rPr>
          <w:rFonts w:hint="cs"/>
          <w:rtl/>
        </w:rPr>
        <w:t>-</w:t>
      </w:r>
      <w:r w:rsidRPr="00CD067C">
        <w:rPr>
          <w:rtl/>
        </w:rPr>
        <w:t xml:space="preserve">ארוך </w:t>
      </w:r>
      <w:r w:rsidR="00A8778F">
        <w:rPr>
          <w:rFonts w:hint="cs"/>
          <w:rtl/>
        </w:rPr>
        <w:t>ב</w:t>
      </w:r>
      <w:r w:rsidRPr="00CD067C">
        <w:rPr>
          <w:rtl/>
        </w:rPr>
        <w:t>שמנים ארומטיים</w:t>
      </w:r>
      <w:r w:rsidR="008372AB">
        <w:rPr>
          <w:rFonts w:hint="cs"/>
          <w:rtl/>
        </w:rPr>
        <w:t>,</w:t>
      </w:r>
      <w:r w:rsidRPr="00CD067C">
        <w:rPr>
          <w:rtl/>
        </w:rPr>
        <w:t xml:space="preserve"> והעור שלה נוצץ ובריא</w:t>
      </w:r>
      <w:r w:rsidR="008372AB">
        <w:rPr>
          <w:rFonts w:hint="cs"/>
          <w:rtl/>
        </w:rPr>
        <w:t>,</w:t>
      </w:r>
      <w:r w:rsidRPr="00CD067C">
        <w:rPr>
          <w:rtl/>
        </w:rPr>
        <w:t xml:space="preserve"> </w:t>
      </w:r>
      <w:r w:rsidR="00A8778F">
        <w:rPr>
          <w:rFonts w:hint="cs"/>
          <w:rtl/>
        </w:rPr>
        <w:t xml:space="preserve">והיא מקדישה זמן </w:t>
      </w:r>
      <w:r w:rsidR="00A8778F" w:rsidRPr="00CD067C">
        <w:rPr>
          <w:rtl/>
        </w:rPr>
        <w:t xml:space="preserve">לכושר עם </w:t>
      </w:r>
      <w:r w:rsidR="00A8778F" w:rsidRPr="00CD067C">
        <w:rPr>
          <w:rtl/>
        </w:rPr>
        <w:lastRenderedPageBreak/>
        <w:t xml:space="preserve">מאמן אישי, </w:t>
      </w:r>
      <w:r w:rsidRPr="00CD067C">
        <w:rPr>
          <w:rtl/>
        </w:rPr>
        <w:t xml:space="preserve">והיא אוכלת </w:t>
      </w:r>
      <w:r w:rsidR="00C963FF">
        <w:rPr>
          <w:rtl/>
        </w:rPr>
        <w:t xml:space="preserve">טוב, במתינות, כי היא יודעת </w:t>
      </w:r>
      <w:r w:rsidRPr="00CD067C">
        <w:rPr>
          <w:rtl/>
        </w:rPr>
        <w:t xml:space="preserve">שיהיה גם מחר. </w:t>
      </w:r>
      <w:r w:rsidR="008372AB">
        <w:rPr>
          <w:rFonts w:hint="cs"/>
          <w:rtl/>
        </w:rPr>
        <w:t xml:space="preserve">ואילו </w:t>
      </w:r>
      <w:r w:rsidRPr="00CD067C">
        <w:rPr>
          <w:rtl/>
        </w:rPr>
        <w:t xml:space="preserve">ישראל </w:t>
      </w:r>
      <w:r w:rsidR="00973387">
        <w:rPr>
          <w:rtl/>
        </w:rPr>
        <w:t>–</w:t>
      </w:r>
      <w:r w:rsidR="00973387">
        <w:rPr>
          <w:rFonts w:hint="cs"/>
          <w:rtl/>
        </w:rPr>
        <w:t xml:space="preserve"> </w:t>
      </w:r>
      <w:r w:rsidRPr="00CD067C">
        <w:rPr>
          <w:rtl/>
        </w:rPr>
        <w:t>כמו אישה ש</w:t>
      </w:r>
      <w:r w:rsidR="001C5A04">
        <w:rPr>
          <w:rtl/>
        </w:rPr>
        <w:t>הייתה</w:t>
      </w:r>
      <w:r w:rsidRPr="00CD067C">
        <w:rPr>
          <w:rtl/>
        </w:rPr>
        <w:t xml:space="preserve"> עם יותר מדי גברים,</w:t>
      </w:r>
      <w:r w:rsidR="00A8778F">
        <w:rPr>
          <w:rtl/>
        </w:rPr>
        <w:t xml:space="preserve"> גידלה יותר מדי ילדים, נזנחה </w:t>
      </w:r>
      <w:r w:rsidR="000655BB">
        <w:rPr>
          <w:rtl/>
        </w:rPr>
        <w:t>על ידי</w:t>
      </w:r>
      <w:r w:rsidRPr="00CD067C">
        <w:rPr>
          <w:rtl/>
        </w:rPr>
        <w:t xml:space="preserve"> אחרים והזניחה את עצמה. </w:t>
      </w:r>
      <w:r w:rsidR="008B39BC">
        <w:rPr>
          <w:rFonts w:hint="cs"/>
          <w:rtl/>
        </w:rPr>
        <w:t>היא נגררת ל</w:t>
      </w:r>
      <w:r w:rsidR="008B39BC" w:rsidRPr="00CD067C">
        <w:rPr>
          <w:rtl/>
        </w:rPr>
        <w:t>בה</w:t>
      </w:r>
      <w:r w:rsidR="00973387">
        <w:rPr>
          <w:rtl/>
        </w:rPr>
        <w:t>ל</w:t>
      </w:r>
      <w:r w:rsidR="00973387">
        <w:rPr>
          <w:rFonts w:hint="cs"/>
          <w:rtl/>
        </w:rPr>
        <w:t>ה</w:t>
      </w:r>
      <w:r w:rsidR="008B39BC">
        <w:rPr>
          <w:rtl/>
        </w:rPr>
        <w:t xml:space="preserve"> וחיפזון</w:t>
      </w:r>
      <w:r w:rsidR="008B39BC">
        <w:rPr>
          <w:rFonts w:hint="cs"/>
          <w:rtl/>
        </w:rPr>
        <w:t xml:space="preserve"> תמידיים, </w:t>
      </w:r>
      <w:r w:rsidR="008B39BC">
        <w:rPr>
          <w:rtl/>
        </w:rPr>
        <w:t>הגוף שלה רופס ומזוהם</w:t>
      </w:r>
      <w:r w:rsidR="00ED7D59" w:rsidRPr="00CD067C">
        <w:rPr>
          <w:rtl/>
        </w:rPr>
        <w:t xml:space="preserve"> </w:t>
      </w:r>
      <w:r w:rsidR="008B39BC">
        <w:rPr>
          <w:rFonts w:hint="cs"/>
          <w:rtl/>
        </w:rPr>
        <w:t>ו</w:t>
      </w:r>
      <w:r w:rsidR="00100739">
        <w:rPr>
          <w:rtl/>
        </w:rPr>
        <w:t>השיניים רקובות</w:t>
      </w:r>
      <w:r w:rsidR="00100739" w:rsidRPr="008B39BC">
        <w:rPr>
          <w:rFonts w:hint="cs"/>
          <w:rtl/>
        </w:rPr>
        <w:t>;</w:t>
      </w:r>
      <w:r w:rsidR="00A8778F" w:rsidRPr="008B39BC">
        <w:rPr>
          <w:rtl/>
        </w:rPr>
        <w:t xml:space="preserve"> </w:t>
      </w:r>
      <w:r w:rsidR="00100739" w:rsidRPr="008B39BC">
        <w:rPr>
          <w:rFonts w:hint="cs"/>
          <w:rtl/>
        </w:rPr>
        <w:t xml:space="preserve">כל המאורעות, כל </w:t>
      </w:r>
      <w:r w:rsidR="00ED7D59" w:rsidRPr="008B39BC">
        <w:rPr>
          <w:rFonts w:hint="cs"/>
          <w:rtl/>
        </w:rPr>
        <w:t xml:space="preserve">הנסיבות </w:t>
      </w:r>
      <w:r w:rsidR="00100739" w:rsidRPr="008B39BC">
        <w:rPr>
          <w:rFonts w:hint="cs"/>
          <w:rtl/>
        </w:rPr>
        <w:t xml:space="preserve">הופכים </w:t>
      </w:r>
      <w:r w:rsidR="00973387">
        <w:rPr>
          <w:rFonts w:hint="cs"/>
          <w:rtl/>
        </w:rPr>
        <w:t xml:space="preserve">בעיניה </w:t>
      </w:r>
      <w:r w:rsidR="00100739" w:rsidRPr="008B39BC">
        <w:rPr>
          <w:rFonts w:hint="cs"/>
          <w:rtl/>
        </w:rPr>
        <w:t xml:space="preserve">למצבי חירום ומאליהם </w:t>
      </w:r>
      <w:r w:rsidRPr="008B39BC">
        <w:rPr>
          <w:rtl/>
        </w:rPr>
        <w:t>מקבל</w:t>
      </w:r>
      <w:r w:rsidR="00100739" w:rsidRPr="008B39BC">
        <w:rPr>
          <w:rFonts w:hint="cs"/>
          <w:rtl/>
        </w:rPr>
        <w:t>ים</w:t>
      </w:r>
      <w:r w:rsidRPr="008B39BC">
        <w:rPr>
          <w:rtl/>
        </w:rPr>
        <w:t xml:space="preserve"> עדיפות על פניה</w:t>
      </w:r>
      <w:r w:rsidR="00100739" w:rsidRPr="008B39BC">
        <w:rPr>
          <w:rFonts w:hint="cs"/>
          <w:rtl/>
        </w:rPr>
        <w:t xml:space="preserve">; </w:t>
      </w:r>
      <w:r w:rsidR="00100739" w:rsidRPr="008B39BC">
        <w:rPr>
          <w:rtl/>
        </w:rPr>
        <w:t>אין לה רגע לעצמה</w:t>
      </w:r>
      <w:r w:rsidRPr="008B39BC">
        <w:rPr>
          <w:rtl/>
        </w:rPr>
        <w:t xml:space="preserve"> ואין לה כל ביטח</w:t>
      </w:r>
      <w:r w:rsidRPr="00CD067C">
        <w:rPr>
          <w:rtl/>
        </w:rPr>
        <w:t>ון שמחר יגיע."</w:t>
      </w:r>
    </w:p>
    <w:p w14:paraId="74995018" w14:textId="77777777" w:rsidR="004627AB" w:rsidRPr="00CD067C" w:rsidRDefault="004627AB" w:rsidP="00250000">
      <w:pPr>
        <w:rPr>
          <w:rtl/>
        </w:rPr>
      </w:pPr>
      <w:r w:rsidRPr="00CD067C">
        <w:rPr>
          <w:rtl/>
        </w:rPr>
        <w:t>"</w:t>
      </w:r>
      <w:r w:rsidR="00226489">
        <w:rPr>
          <w:rFonts w:hint="cs"/>
          <w:rtl/>
        </w:rPr>
        <w:t xml:space="preserve">ייתכן, אבל </w:t>
      </w:r>
      <w:r w:rsidRPr="00CD067C">
        <w:rPr>
          <w:rtl/>
        </w:rPr>
        <w:t>מעניין מי מרגישה יותר סיפוק מהחיים שלה."</w:t>
      </w:r>
    </w:p>
    <w:p w14:paraId="38A2A314" w14:textId="77777777" w:rsidR="004627AB" w:rsidRPr="00CD067C" w:rsidRDefault="004627AB" w:rsidP="00250000">
      <w:pPr>
        <w:rPr>
          <w:rtl/>
        </w:rPr>
      </w:pPr>
      <w:r w:rsidRPr="00CD067C">
        <w:rPr>
          <w:rtl/>
        </w:rPr>
        <w:t>"אתה סתם אומר את זה."</w:t>
      </w:r>
    </w:p>
    <w:p w14:paraId="52570191" w14:textId="5125DFB8" w:rsidR="004627AB" w:rsidRPr="00CD067C" w:rsidRDefault="004627AB" w:rsidP="00033992">
      <w:pPr>
        <w:rPr>
          <w:rtl/>
        </w:rPr>
      </w:pPr>
      <w:r w:rsidRPr="00CD067C">
        <w:rPr>
          <w:rtl/>
        </w:rPr>
        <w:t>"אני לא. בסופו של דבר כולנו נשכב עמוק באדמה</w:t>
      </w:r>
      <w:r w:rsidR="00D112C0">
        <w:rPr>
          <w:rtl/>
        </w:rPr>
        <w:t xml:space="preserve"> והתולעים יאכלו את הבשר שלנו. ה</w:t>
      </w:r>
      <w:r w:rsidR="00D112C0">
        <w:rPr>
          <w:rFonts w:hint="cs"/>
          <w:rtl/>
        </w:rPr>
        <w:t>ן</w:t>
      </w:r>
      <w:r w:rsidRPr="00CD067C">
        <w:rPr>
          <w:rtl/>
        </w:rPr>
        <w:t xml:space="preserve"> יאכלו את הבשר המפונק והענוג של זאת שעשתה</w:t>
      </w:r>
      <w:r w:rsidR="00483BB1">
        <w:rPr>
          <w:rtl/>
        </w:rPr>
        <w:t xml:space="preserve"> הכול </w:t>
      </w:r>
      <w:r w:rsidRPr="00CD067C">
        <w:rPr>
          <w:rtl/>
        </w:rPr>
        <w:t xml:space="preserve">במתינות של כבשה וחיתה </w:t>
      </w:r>
      <w:r w:rsidR="00D112C0">
        <w:rPr>
          <w:rFonts w:hint="cs"/>
          <w:rtl/>
        </w:rPr>
        <w:t xml:space="preserve">רק </w:t>
      </w:r>
      <w:r w:rsidRPr="00CD067C">
        <w:rPr>
          <w:rtl/>
        </w:rPr>
        <w:t>על פני השטח עם חשבון</w:t>
      </w:r>
      <w:r w:rsidR="00033992">
        <w:rPr>
          <w:rFonts w:hint="cs"/>
          <w:rtl/>
        </w:rPr>
        <w:t>-</w:t>
      </w:r>
      <w:r w:rsidRPr="00CD067C">
        <w:rPr>
          <w:rtl/>
        </w:rPr>
        <w:t xml:space="preserve">נפש של עז </w:t>
      </w:r>
      <w:r w:rsidR="00033992">
        <w:rPr>
          <w:rFonts w:hint="cs"/>
          <w:rtl/>
        </w:rPr>
        <w:t>שלעולם לא צץ בליבה ספק</w:t>
      </w:r>
      <w:r w:rsidRPr="00CD067C">
        <w:rPr>
          <w:rtl/>
        </w:rPr>
        <w:t xml:space="preserve"> שהעשב יהיה פה גם מחר. וה</w:t>
      </w:r>
      <w:r w:rsidRPr="00CD067C">
        <w:rPr>
          <w:rFonts w:hint="cs"/>
          <w:rtl/>
        </w:rPr>
        <w:t>תולעים יכרסמו</w:t>
      </w:r>
      <w:r w:rsidRPr="00CD067C">
        <w:rPr>
          <w:rtl/>
        </w:rPr>
        <w:t xml:space="preserve"> גם את הבשר של זאת ש</w:t>
      </w:r>
      <w:r w:rsidRPr="00CD067C">
        <w:rPr>
          <w:rFonts w:hint="cs"/>
          <w:rtl/>
        </w:rPr>
        <w:t xml:space="preserve">עדיין </w:t>
      </w:r>
      <w:r w:rsidRPr="00CD067C">
        <w:rPr>
          <w:rtl/>
        </w:rPr>
        <w:t>מתחבטת בגיל שבו אמורים להיות מיושבי דעת, ל</w:t>
      </w:r>
      <w:r w:rsidR="00226489">
        <w:rPr>
          <w:rFonts w:hint="cs"/>
          <w:rtl/>
        </w:rPr>
        <w:t>הכיר</w:t>
      </w:r>
      <w:r w:rsidRPr="00CD067C">
        <w:rPr>
          <w:rtl/>
        </w:rPr>
        <w:t xml:space="preserve"> את הכיוון</w:t>
      </w:r>
      <w:r w:rsidR="00226489">
        <w:rPr>
          <w:rFonts w:hint="cs"/>
          <w:rtl/>
        </w:rPr>
        <w:t>.</w:t>
      </w:r>
      <w:r w:rsidRPr="00CD067C">
        <w:rPr>
          <w:rtl/>
        </w:rPr>
        <w:t xml:space="preserve"> היא עדיין מתרגשת, עדיין מתייסרת, מגיעה לערש דווי עם הישגים ש</w:t>
      </w:r>
      <w:r w:rsidRPr="00CD067C">
        <w:rPr>
          <w:rFonts w:hint="cs"/>
          <w:rtl/>
        </w:rPr>
        <w:t xml:space="preserve">את חלקם </w:t>
      </w:r>
      <w:r w:rsidRPr="00CD067C">
        <w:rPr>
          <w:rtl/>
        </w:rPr>
        <w:t>היא עצמה שכחה, אכולת חרטות. אני מבטיח לך שהתולעים יזללו בשמחה את שתיהן."</w:t>
      </w:r>
    </w:p>
    <w:p w14:paraId="6EE40691" w14:textId="77777777" w:rsidR="004627AB" w:rsidRPr="00CD067C" w:rsidRDefault="000F1C6C" w:rsidP="000F1C6C">
      <w:pPr>
        <w:rPr>
          <w:rtl/>
        </w:rPr>
      </w:pPr>
      <w:r>
        <w:rPr>
          <w:rFonts w:hint="cs"/>
          <w:rtl/>
        </w:rPr>
        <w:t>"אין לה שום שאיפה לחיי נוחות? לשלווה?</w:t>
      </w:r>
      <w:r w:rsidR="004627AB" w:rsidRPr="00CD067C">
        <w:rPr>
          <w:rFonts w:hint="cs"/>
          <w:rtl/>
        </w:rPr>
        <w:t>"</w:t>
      </w:r>
    </w:p>
    <w:p w14:paraId="3CDCE249" w14:textId="77777777" w:rsidR="004627AB" w:rsidRPr="00CD067C" w:rsidRDefault="004627AB" w:rsidP="005463C7">
      <w:pPr>
        <w:rPr>
          <w:rtl/>
        </w:rPr>
      </w:pPr>
      <w:r w:rsidRPr="00CD067C">
        <w:rPr>
          <w:rtl/>
        </w:rPr>
        <w:t>"</w:t>
      </w:r>
      <w:r w:rsidR="000F1C6C">
        <w:rPr>
          <w:rFonts w:hint="cs"/>
          <w:rtl/>
        </w:rPr>
        <w:t>אני חושב שכולם היו רוצים</w:t>
      </w:r>
      <w:r w:rsidRPr="00CD067C">
        <w:rPr>
          <w:rtl/>
        </w:rPr>
        <w:t xml:space="preserve"> לחיות במדינה שבה הפיתרו</w:t>
      </w:r>
      <w:r w:rsidRPr="00CD067C">
        <w:rPr>
          <w:rFonts w:hint="cs"/>
          <w:rtl/>
        </w:rPr>
        <w:t>נות</w:t>
      </w:r>
      <w:r w:rsidRPr="00CD067C">
        <w:rPr>
          <w:rtl/>
        </w:rPr>
        <w:t xml:space="preserve"> פשוט</w:t>
      </w:r>
      <w:r w:rsidRPr="00CD067C">
        <w:rPr>
          <w:rFonts w:hint="cs"/>
          <w:rtl/>
        </w:rPr>
        <w:t>ים</w:t>
      </w:r>
      <w:r w:rsidR="009772E1">
        <w:rPr>
          <w:rFonts w:hint="cs"/>
          <w:rtl/>
        </w:rPr>
        <w:t>,</w:t>
      </w:r>
      <w:r w:rsidRPr="00CD067C">
        <w:rPr>
          <w:rtl/>
        </w:rPr>
        <w:t xml:space="preserve"> ו</w:t>
      </w:r>
      <w:r w:rsidR="009772E1">
        <w:rPr>
          <w:rFonts w:hint="cs"/>
          <w:rtl/>
        </w:rPr>
        <w:t xml:space="preserve">יש </w:t>
      </w:r>
      <w:r w:rsidR="00D112C0">
        <w:rPr>
          <w:rtl/>
        </w:rPr>
        <w:t xml:space="preserve">טובים ורעים. אבל </w:t>
      </w:r>
      <w:r w:rsidRPr="00CD067C">
        <w:rPr>
          <w:rtl/>
        </w:rPr>
        <w:t xml:space="preserve">כאן </w:t>
      </w:r>
      <w:r w:rsidR="000F1C6C">
        <w:rPr>
          <w:rFonts w:hint="cs"/>
          <w:rtl/>
        </w:rPr>
        <w:t>זה לא כך:</w:t>
      </w:r>
      <w:r w:rsidRPr="00CD067C">
        <w:rPr>
          <w:rtl/>
        </w:rPr>
        <w:t xml:space="preserve"> מי שהפיתרון </w:t>
      </w:r>
      <w:r w:rsidR="00986030">
        <w:rPr>
          <w:rFonts w:hint="cs"/>
          <w:rtl/>
        </w:rPr>
        <w:t>היחיד מוחלט ו</w:t>
      </w:r>
      <w:r w:rsidRPr="00CD067C">
        <w:rPr>
          <w:rtl/>
        </w:rPr>
        <w:t>ברור לו</w:t>
      </w:r>
      <w:r w:rsidR="00986030">
        <w:rPr>
          <w:rFonts w:hint="cs"/>
          <w:rtl/>
        </w:rPr>
        <w:t xml:space="preserve"> </w:t>
      </w:r>
      <w:r w:rsidR="00986030">
        <w:rPr>
          <w:rtl/>
        </w:rPr>
        <w:t>–</w:t>
      </w:r>
      <w:r w:rsidRPr="00CD067C">
        <w:rPr>
          <w:rtl/>
        </w:rPr>
        <w:t xml:space="preserve"> הוא </w:t>
      </w:r>
      <w:r w:rsidR="00986030">
        <w:rPr>
          <w:rFonts w:hint="cs"/>
          <w:rtl/>
        </w:rPr>
        <w:t>זה</w:t>
      </w:r>
      <w:r w:rsidRPr="00CD067C">
        <w:rPr>
          <w:rtl/>
        </w:rPr>
        <w:t xml:space="preserve"> שלא מבין את המצב לעמקו. </w:t>
      </w:r>
      <w:r w:rsidR="00986030">
        <w:rPr>
          <w:rFonts w:hint="cs"/>
          <w:rtl/>
        </w:rPr>
        <w:t xml:space="preserve">הוא אינפנטילי, ולא משנה כמה חזק יצעק על בימות או מאיזו אוניברסיטה אירופאית מפוארת יצוץ. </w:t>
      </w:r>
      <w:r w:rsidRPr="00CD067C">
        <w:rPr>
          <w:rtl/>
        </w:rPr>
        <w:t xml:space="preserve">כל מי שמצדד </w:t>
      </w:r>
      <w:r w:rsidR="009429B5">
        <w:rPr>
          <w:rFonts w:hint="cs"/>
          <w:rtl/>
        </w:rPr>
        <w:t xml:space="preserve">רק </w:t>
      </w:r>
      <w:r w:rsidR="00D112C0">
        <w:rPr>
          <w:rFonts w:hint="cs"/>
          <w:rtl/>
        </w:rPr>
        <w:t>באחד</w:t>
      </w:r>
      <w:r w:rsidR="00651A20">
        <w:rPr>
          <w:rFonts w:hint="cs"/>
          <w:rtl/>
        </w:rPr>
        <w:t xml:space="preserve"> הצדדים,</w:t>
      </w:r>
      <w:r w:rsidRPr="00CD067C">
        <w:rPr>
          <w:rtl/>
        </w:rPr>
        <w:t xml:space="preserve"> זה שלא שמע את השני עד הסוף. </w:t>
      </w:r>
      <w:r w:rsidR="00986030">
        <w:rPr>
          <w:rFonts w:hint="cs"/>
          <w:rtl/>
        </w:rPr>
        <w:t>ומי שמציע להמשיך</w:t>
      </w:r>
      <w:r w:rsidR="00651A20">
        <w:rPr>
          <w:rFonts w:hint="cs"/>
          <w:rtl/>
        </w:rPr>
        <w:t xml:space="preserve"> לנֶצַח</w:t>
      </w:r>
      <w:r w:rsidR="00986030">
        <w:rPr>
          <w:rFonts w:hint="cs"/>
          <w:rtl/>
        </w:rPr>
        <w:t xml:space="preserve"> במצב הנוכחי, שיצטרף ליום בחיים שלי. ולא מפני שבאמת זקוקים ליום שלם, אלא ר</w:t>
      </w:r>
      <w:r w:rsidR="00651A20">
        <w:rPr>
          <w:rFonts w:hint="cs"/>
          <w:rtl/>
        </w:rPr>
        <w:t>ק בשביל לתפוס את הרגעים האלה שמגיעים כמעט בכל יום, שבהם אני מוכרח לוותר על עקרונות הצדק והתום כלפי אחד הצדדים.</w:t>
      </w:r>
      <w:r w:rsidR="00986030">
        <w:rPr>
          <w:rFonts w:hint="cs"/>
          <w:rtl/>
        </w:rPr>
        <w:t xml:space="preserve"> </w:t>
      </w:r>
      <w:r w:rsidRPr="00CD067C">
        <w:rPr>
          <w:rtl/>
        </w:rPr>
        <w:t>היי</w:t>
      </w:r>
      <w:r w:rsidR="005463C7">
        <w:rPr>
          <w:rtl/>
        </w:rPr>
        <w:t>תי רוצה להיות אמיץ וגיבור וצודק</w:t>
      </w:r>
      <w:r w:rsidR="005463C7">
        <w:rPr>
          <w:rFonts w:hint="cs"/>
          <w:rtl/>
        </w:rPr>
        <w:t xml:space="preserve"> </w:t>
      </w:r>
      <w:r w:rsidR="005463C7">
        <w:rPr>
          <w:rtl/>
        </w:rPr>
        <w:t>–</w:t>
      </w:r>
      <w:r w:rsidR="005463C7">
        <w:rPr>
          <w:rFonts w:hint="cs"/>
          <w:rtl/>
        </w:rPr>
        <w:t xml:space="preserve"> תמיד,</w:t>
      </w:r>
      <w:r w:rsidRPr="00CD067C">
        <w:rPr>
          <w:rtl/>
        </w:rPr>
        <w:t xml:space="preserve"> אבל </w:t>
      </w:r>
      <w:r w:rsidR="005463C7">
        <w:rPr>
          <w:rFonts w:hint="cs"/>
          <w:rtl/>
        </w:rPr>
        <w:t xml:space="preserve">זאת פריבילגיה שלא קיימת, </w:t>
      </w:r>
      <w:r w:rsidRPr="00CD067C">
        <w:rPr>
          <w:rtl/>
        </w:rPr>
        <w:t>בקונפליקט הסב</w:t>
      </w:r>
      <w:r w:rsidR="00D112C0">
        <w:rPr>
          <w:rtl/>
        </w:rPr>
        <w:t>וך הזה</w:t>
      </w:r>
      <w:r w:rsidRPr="00CD067C">
        <w:rPr>
          <w:rtl/>
        </w:rPr>
        <w:t>.</w:t>
      </w:r>
      <w:r w:rsidRPr="00CD067C">
        <w:rPr>
          <w:rFonts w:hint="cs"/>
          <w:rtl/>
        </w:rPr>
        <w:t>"</w:t>
      </w:r>
    </w:p>
    <w:p w14:paraId="00E1DCDF" w14:textId="77777777" w:rsidR="004627AB" w:rsidRPr="00CD067C" w:rsidRDefault="004627AB" w:rsidP="005463C7">
      <w:pPr>
        <w:rPr>
          <w:rtl/>
        </w:rPr>
      </w:pPr>
      <w:r w:rsidRPr="00CD067C">
        <w:rPr>
          <w:rtl/>
        </w:rPr>
        <w:t>"בשביל מה בכלל התגייסת לצבא? עם הרימונים, התפוצצת עם רימונים? מה ההיסטריה המוגזמת הזאת? מה השיגעון הפנאטי הזה? בזמן שהתפוצצת עם רימון ירד בקיימבריג' גשם, כשנשכבת על</w:t>
      </w:r>
      <w:r w:rsidR="005463C7">
        <w:rPr>
          <w:rFonts w:hint="cs"/>
          <w:rtl/>
        </w:rPr>
        <w:t xml:space="preserve">יו עם כל הגוף שלך </w:t>
      </w:r>
      <w:r w:rsidR="005463C7">
        <w:rPr>
          <w:rtl/>
        </w:rPr>
        <w:t>–</w:t>
      </w:r>
      <w:r w:rsidR="009772E1">
        <w:rPr>
          <w:rFonts w:hint="cs"/>
          <w:rtl/>
        </w:rPr>
        <w:t xml:space="preserve"> </w:t>
      </w:r>
      <w:r w:rsidRPr="00CD067C">
        <w:rPr>
          <w:rtl/>
        </w:rPr>
        <w:t>אני התאמנתי על שוברט בחדר האימונים הקטן</w:t>
      </w:r>
      <w:r w:rsidR="005463C7">
        <w:rPr>
          <w:rFonts w:hint="cs"/>
          <w:rtl/>
        </w:rPr>
        <w:t xml:space="preserve"> </w:t>
      </w:r>
      <w:r w:rsidR="005463C7" w:rsidRPr="00CD067C">
        <w:rPr>
          <w:rtl/>
        </w:rPr>
        <w:t>בקינג'ס קולג'</w:t>
      </w:r>
      <w:r w:rsidRPr="00CD067C">
        <w:rPr>
          <w:rtl/>
        </w:rPr>
        <w:t>, אתה זוכר אותו?"</w:t>
      </w:r>
    </w:p>
    <w:p w14:paraId="73E2FC06" w14:textId="77777777" w:rsidR="004627AB" w:rsidRPr="00CD067C" w:rsidRDefault="004627AB" w:rsidP="005463C7">
      <w:pPr>
        <w:rPr>
          <w:rtl/>
        </w:rPr>
      </w:pPr>
      <w:r w:rsidRPr="00CD067C">
        <w:rPr>
          <w:rtl/>
        </w:rPr>
        <w:t>"</w:t>
      </w:r>
      <w:r w:rsidR="005463C7">
        <w:rPr>
          <w:rFonts w:hint="cs"/>
          <w:rtl/>
        </w:rPr>
        <w:t>מ</w:t>
      </w:r>
      <w:r w:rsidRPr="00CD067C">
        <w:rPr>
          <w:rtl/>
        </w:rPr>
        <w:t>תחת לאולם קיינס?"</w:t>
      </w:r>
    </w:p>
    <w:p w14:paraId="65EB680B" w14:textId="77777777" w:rsidR="004627AB" w:rsidRPr="00CD067C" w:rsidRDefault="004627AB" w:rsidP="00250000">
      <w:pPr>
        <w:rPr>
          <w:rtl/>
        </w:rPr>
      </w:pPr>
      <w:r w:rsidRPr="00CD067C">
        <w:rPr>
          <w:rtl/>
        </w:rPr>
        <w:t>"בדיוק. אין שם קליטה, וכשיצאתי החוצה הטלפון היה מלא בשיחות שלא נענו."</w:t>
      </w:r>
    </w:p>
    <w:p w14:paraId="130348BD" w14:textId="77777777" w:rsidR="004627AB" w:rsidRPr="00CD067C" w:rsidRDefault="004627AB" w:rsidP="00250000">
      <w:pPr>
        <w:rPr>
          <w:rtl/>
        </w:rPr>
      </w:pPr>
      <w:r w:rsidRPr="00CD067C">
        <w:rPr>
          <w:rtl/>
        </w:rPr>
        <w:t>"אז למה לא באת?"</w:t>
      </w:r>
    </w:p>
    <w:p w14:paraId="000A2CDE" w14:textId="77777777" w:rsidR="004627AB" w:rsidRPr="00CD067C" w:rsidRDefault="004627AB" w:rsidP="005463C7">
      <w:pPr>
        <w:rPr>
          <w:rtl/>
        </w:rPr>
      </w:pPr>
      <w:r w:rsidRPr="00CD067C">
        <w:rPr>
          <w:rtl/>
        </w:rPr>
        <w:t>"זאת לא הנקודה. הנקודה היא, איזו פעילות עדיפה? איזו פעילות הי</w:t>
      </w:r>
      <w:r w:rsidR="008668BA">
        <w:rPr>
          <w:rFonts w:hint="cs"/>
          <w:rtl/>
        </w:rPr>
        <w:t>נה</w:t>
      </w:r>
      <w:r w:rsidRPr="00CD067C">
        <w:rPr>
          <w:rtl/>
        </w:rPr>
        <w:t xml:space="preserve"> הרסנית, מחס</w:t>
      </w:r>
      <w:r w:rsidR="005463C7">
        <w:rPr>
          <w:rtl/>
        </w:rPr>
        <w:t>לת, ניתנת לביצוע רק מתוך טירוף</w:t>
      </w:r>
      <w:r w:rsidR="005463C7">
        <w:rPr>
          <w:rFonts w:hint="cs"/>
          <w:rtl/>
        </w:rPr>
        <w:t>-</w:t>
      </w:r>
      <w:r w:rsidRPr="00CD067C">
        <w:rPr>
          <w:rtl/>
        </w:rPr>
        <w:t xml:space="preserve">חושים </w:t>
      </w:r>
      <w:r w:rsidR="005463C7">
        <w:rPr>
          <w:rtl/>
        </w:rPr>
        <w:t>–</w:t>
      </w:r>
      <w:r w:rsidR="005463C7">
        <w:rPr>
          <w:rFonts w:hint="cs"/>
          <w:rtl/>
        </w:rPr>
        <w:t xml:space="preserve"> </w:t>
      </w:r>
      <w:r w:rsidRPr="00CD067C">
        <w:rPr>
          <w:rtl/>
        </w:rPr>
        <w:t>ואיזו בונה,</w:t>
      </w:r>
      <w:r w:rsidR="005463C7">
        <w:rPr>
          <w:rtl/>
        </w:rPr>
        <w:t xml:space="preserve"> יוצרת, ניתנת לביצוע מתוך יישוב</w:t>
      </w:r>
      <w:r w:rsidR="005463C7">
        <w:rPr>
          <w:rFonts w:hint="cs"/>
          <w:rtl/>
        </w:rPr>
        <w:t>-</w:t>
      </w:r>
      <w:r w:rsidRPr="00CD067C">
        <w:rPr>
          <w:rtl/>
        </w:rPr>
        <w:t>הדעת ו</w:t>
      </w:r>
      <w:r w:rsidR="005463C7">
        <w:rPr>
          <w:rFonts w:hint="cs"/>
          <w:rtl/>
        </w:rPr>
        <w:t>מתוך</w:t>
      </w:r>
      <w:r w:rsidRPr="00CD067C">
        <w:rPr>
          <w:rtl/>
        </w:rPr>
        <w:t xml:space="preserve"> אהבת האדם?"</w:t>
      </w:r>
    </w:p>
    <w:p w14:paraId="2167E896" w14:textId="77777777" w:rsidR="004627AB" w:rsidRPr="00CD067C" w:rsidRDefault="004627AB" w:rsidP="005463C7">
      <w:pPr>
        <w:rPr>
          <w:rtl/>
        </w:rPr>
      </w:pPr>
      <w:r w:rsidRPr="00CD067C">
        <w:rPr>
          <w:rtl/>
        </w:rPr>
        <w:t>"</w:t>
      </w:r>
      <w:r w:rsidR="006B6265">
        <w:rPr>
          <w:rFonts w:hint="cs"/>
          <w:rtl/>
        </w:rPr>
        <w:t xml:space="preserve">העולם </w:t>
      </w:r>
      <w:r w:rsidR="005463C7">
        <w:rPr>
          <w:rFonts w:hint="cs"/>
          <w:rtl/>
        </w:rPr>
        <w:t xml:space="preserve">היה נפלא לו </w:t>
      </w:r>
      <w:r w:rsidRPr="00CD067C">
        <w:rPr>
          <w:rtl/>
        </w:rPr>
        <w:t>כולם היו אוהבים אחד את השני. אבל זה לא ככה!"</w:t>
      </w:r>
    </w:p>
    <w:p w14:paraId="2A529537" w14:textId="77777777" w:rsidR="004627AB" w:rsidRPr="00CD067C" w:rsidRDefault="004627AB" w:rsidP="008668BA">
      <w:pPr>
        <w:rPr>
          <w:rtl/>
        </w:rPr>
      </w:pPr>
      <w:r w:rsidRPr="00CD067C">
        <w:rPr>
          <w:rtl/>
        </w:rPr>
        <w:t>"</w:t>
      </w:r>
      <w:r w:rsidRPr="00CD067C">
        <w:rPr>
          <w:rFonts w:hint="cs"/>
          <w:rtl/>
        </w:rPr>
        <w:t xml:space="preserve">אז </w:t>
      </w:r>
      <w:r w:rsidRPr="00CD067C">
        <w:rPr>
          <w:rtl/>
        </w:rPr>
        <w:t>למה להכניס את כל השנאה והטירוף ה</w:t>
      </w:r>
      <w:r w:rsidR="008668BA">
        <w:rPr>
          <w:rFonts w:hint="cs"/>
          <w:rtl/>
        </w:rPr>
        <w:t>אלה</w:t>
      </w:r>
      <w:r w:rsidRPr="00CD067C">
        <w:rPr>
          <w:rtl/>
        </w:rPr>
        <w:t xml:space="preserve"> לתוך החיים שלך? אתה קם בבוקר והולך להרוג אנשים שאתה ל</w:t>
      </w:r>
      <w:r w:rsidR="008668BA">
        <w:rPr>
          <w:rtl/>
        </w:rPr>
        <w:t xml:space="preserve">א מכיר. כמה שנים עוד תמשיך </w:t>
      </w:r>
      <w:r w:rsidR="008668BA">
        <w:rPr>
          <w:rFonts w:hint="cs"/>
          <w:rtl/>
        </w:rPr>
        <w:t>בכך</w:t>
      </w:r>
      <w:r w:rsidRPr="00CD067C">
        <w:rPr>
          <w:rtl/>
        </w:rPr>
        <w:t>? עד שלא ישארו אנשים להרוג?"</w:t>
      </w:r>
    </w:p>
    <w:p w14:paraId="3D333479" w14:textId="77777777" w:rsidR="004627AB" w:rsidRPr="00CD067C" w:rsidRDefault="004627AB" w:rsidP="00250000">
      <w:pPr>
        <w:rPr>
          <w:rtl/>
        </w:rPr>
      </w:pPr>
      <w:r w:rsidRPr="00CD067C">
        <w:rPr>
          <w:rtl/>
        </w:rPr>
        <w:t>"את לא מבינה מה קורה פה."</w:t>
      </w:r>
    </w:p>
    <w:p w14:paraId="7070E976" w14:textId="229F7FF3" w:rsidR="004627AB" w:rsidRPr="00CD067C" w:rsidRDefault="004627AB" w:rsidP="00250000">
      <w:pPr>
        <w:rPr>
          <w:rtl/>
        </w:rPr>
      </w:pPr>
      <w:r w:rsidRPr="00CD067C">
        <w:rPr>
          <w:rtl/>
        </w:rPr>
        <w:t xml:space="preserve">"אני מבינה. צריך להגן, אבל הגנת מספיק. </w:t>
      </w:r>
      <w:r w:rsidRPr="00CD067C">
        <w:rPr>
          <w:rFonts w:hint="cs"/>
          <w:rtl/>
        </w:rPr>
        <w:t xml:space="preserve">אז מה </w:t>
      </w:r>
      <w:r w:rsidR="00F06A3F">
        <w:rPr>
          <w:rFonts w:hint="cs"/>
          <w:rtl/>
        </w:rPr>
        <w:t>עכשיו</w:t>
      </w:r>
      <w:r w:rsidRPr="00CD067C">
        <w:rPr>
          <w:rFonts w:hint="cs"/>
          <w:rtl/>
        </w:rPr>
        <w:t xml:space="preserve">, </w:t>
      </w:r>
      <w:r w:rsidR="008668BA">
        <w:rPr>
          <w:rtl/>
        </w:rPr>
        <w:t>אתה גם מפתח מזה קריירה? איז</w:t>
      </w:r>
      <w:r w:rsidR="008668BA">
        <w:rPr>
          <w:rFonts w:hint="cs"/>
          <w:rtl/>
        </w:rPr>
        <w:t>ו</w:t>
      </w:r>
      <w:r w:rsidRPr="00CD067C">
        <w:rPr>
          <w:rtl/>
        </w:rPr>
        <w:t xml:space="preserve"> קריירה זאת להרוג אנשים זרים? זה כלום, הזמן טס לך, החיים עוברים ועוד מעט יגמרו."</w:t>
      </w:r>
    </w:p>
    <w:p w14:paraId="36B93619" w14:textId="77777777" w:rsidR="004627AB" w:rsidRPr="00CD067C" w:rsidRDefault="004627AB" w:rsidP="00250000">
      <w:pPr>
        <w:rPr>
          <w:rtl/>
        </w:rPr>
      </w:pPr>
      <w:r w:rsidRPr="00CD067C">
        <w:rPr>
          <w:rtl/>
        </w:rPr>
        <w:t>"אין ברירה. מישהו חייב להגן על המדינה הזאת."</w:t>
      </w:r>
    </w:p>
    <w:p w14:paraId="7A5D3C03" w14:textId="7BE1C904" w:rsidR="004627AB" w:rsidRPr="00CD067C" w:rsidRDefault="004627AB" w:rsidP="00772E0A">
      <w:pPr>
        <w:rPr>
          <w:rtl/>
        </w:rPr>
      </w:pPr>
      <w:r w:rsidRPr="00CD067C">
        <w:rPr>
          <w:rtl/>
        </w:rPr>
        <w:lastRenderedPageBreak/>
        <w:t>"אבל למה אתה? אתה מספיק חכם בשביל לא להניח לדיבוק המופרע הזה לחדור לתוכך. למה אתה? אנחנו כבר במאה העשרים ואחת אלכס. עברה תקופת ההתנדבויו</w:t>
      </w:r>
      <w:r w:rsidR="009772E1">
        <w:rPr>
          <w:rtl/>
        </w:rPr>
        <w:t xml:space="preserve">ת וההקרבה העצמית. </w:t>
      </w:r>
      <w:r w:rsidR="00F06A3F">
        <w:rPr>
          <w:rtl/>
        </w:rPr>
        <w:t>עכשיו</w:t>
      </w:r>
      <w:r w:rsidR="009772E1">
        <w:rPr>
          <w:rtl/>
        </w:rPr>
        <w:t xml:space="preserve"> זה כל א</w:t>
      </w:r>
      <w:r w:rsidR="009772E1">
        <w:rPr>
          <w:rFonts w:hint="cs"/>
          <w:rtl/>
        </w:rPr>
        <w:t>דם</w:t>
      </w:r>
      <w:r w:rsidRPr="00CD067C">
        <w:rPr>
          <w:rtl/>
        </w:rPr>
        <w:t xml:space="preserve"> לעצמו." הוא כבר חנה </w:t>
      </w:r>
      <w:r w:rsidR="008668BA">
        <w:rPr>
          <w:rtl/>
        </w:rPr>
        <w:t>מול ביתו של הפ</w:t>
      </w:r>
      <w:r w:rsidR="008668BA">
        <w:rPr>
          <w:rFonts w:hint="cs"/>
          <w:rtl/>
        </w:rPr>
        <w:t>רופסור</w:t>
      </w:r>
      <w:r w:rsidRPr="00CD067C">
        <w:rPr>
          <w:rtl/>
        </w:rPr>
        <w:t xml:space="preserve"> </w:t>
      </w:r>
      <w:r w:rsidR="00772E0A">
        <w:rPr>
          <w:rFonts w:hint="cs"/>
          <w:rtl/>
        </w:rPr>
        <w:t xml:space="preserve">מקדם-הקריירה שלה, </w:t>
      </w:r>
      <w:r w:rsidRPr="00CD067C">
        <w:rPr>
          <w:rtl/>
        </w:rPr>
        <w:t>אבל היא לא הצליחה להתנתק מהשיחה. "מי שחי בארץ הזאת שקוע ברגשות ארכאיים של אדמה, של שייכות, של מולדת וזכאו</w:t>
      </w:r>
      <w:r w:rsidR="00226489">
        <w:rPr>
          <w:rtl/>
        </w:rPr>
        <w:t>ת וזכות ו</w:t>
      </w:r>
      <w:r w:rsidR="00772E0A">
        <w:rPr>
          <w:rFonts w:hint="cs"/>
          <w:rtl/>
        </w:rPr>
        <w:t xml:space="preserve">עליונות </w:t>
      </w:r>
      <w:r w:rsidR="00772E0A">
        <w:rPr>
          <w:rtl/>
        </w:rPr>
        <w:t>גזענ</w:t>
      </w:r>
      <w:r w:rsidR="00772E0A">
        <w:rPr>
          <w:rFonts w:hint="cs"/>
          <w:rtl/>
        </w:rPr>
        <w:t>י</w:t>
      </w:r>
      <w:r w:rsidR="00226489">
        <w:rPr>
          <w:rtl/>
        </w:rPr>
        <w:t>ת</w:t>
      </w:r>
      <w:r w:rsidR="00226489">
        <w:rPr>
          <w:rFonts w:hint="cs"/>
          <w:rtl/>
        </w:rPr>
        <w:t>.</w:t>
      </w:r>
      <w:r w:rsidRPr="00CD067C">
        <w:rPr>
          <w:rtl/>
        </w:rPr>
        <w:t xml:space="preserve"> במקום להתחיל לחיות </w:t>
      </w:r>
      <w:r w:rsidR="00226489">
        <w:rPr>
          <w:rtl/>
        </w:rPr>
        <w:t>–</w:t>
      </w:r>
      <w:r w:rsidR="00226489">
        <w:rPr>
          <w:rFonts w:hint="cs"/>
          <w:rtl/>
        </w:rPr>
        <w:t xml:space="preserve"> </w:t>
      </w:r>
      <w:r w:rsidRPr="00CD067C">
        <w:rPr>
          <w:rtl/>
        </w:rPr>
        <w:t>עדיין מ</w:t>
      </w:r>
      <w:r w:rsidRPr="00CD067C">
        <w:rPr>
          <w:rFonts w:hint="cs"/>
          <w:rtl/>
        </w:rPr>
        <w:t>ת</w:t>
      </w:r>
      <w:r w:rsidRPr="00CD067C">
        <w:rPr>
          <w:rtl/>
        </w:rPr>
        <w:t>ארגנים</w:t>
      </w:r>
      <w:r w:rsidRPr="00CD067C">
        <w:rPr>
          <w:rFonts w:hint="cs"/>
          <w:rtl/>
        </w:rPr>
        <w:t>,</w:t>
      </w:r>
      <w:r w:rsidRPr="00CD067C">
        <w:rPr>
          <w:rtl/>
        </w:rPr>
        <w:t xml:space="preserve"> עדיין מתמקמים, עדיין מאמינים שיש לנו נצח נצחים להחיל על אחרים את הרעיונות שינקנו מבית אבא. במקום </w:t>
      </w:r>
      <w:r w:rsidR="008668BA">
        <w:rPr>
          <w:rtl/>
        </w:rPr>
        <w:t>להתחיל לחיות</w:t>
      </w:r>
      <w:r w:rsidR="008668BA">
        <w:rPr>
          <w:rFonts w:hint="cs"/>
          <w:rtl/>
        </w:rPr>
        <w:t>!</w:t>
      </w:r>
      <w:r w:rsidRPr="00CD067C">
        <w:rPr>
          <w:rtl/>
        </w:rPr>
        <w:t xml:space="preserve"> </w:t>
      </w:r>
      <w:r w:rsidR="008668BA">
        <w:rPr>
          <w:rFonts w:hint="cs"/>
          <w:rtl/>
        </w:rPr>
        <w:t xml:space="preserve">כן, </w:t>
      </w:r>
      <w:r w:rsidRPr="00CD067C">
        <w:rPr>
          <w:rtl/>
        </w:rPr>
        <w:t>להשלים עם נ</w:t>
      </w:r>
      <w:r w:rsidR="00772E0A">
        <w:rPr>
          <w:rtl/>
        </w:rPr>
        <w:t>וכחותם של בני</w:t>
      </w:r>
      <w:r w:rsidR="00772E0A">
        <w:rPr>
          <w:rFonts w:hint="cs"/>
          <w:rtl/>
        </w:rPr>
        <w:t>-</w:t>
      </w:r>
      <w:r w:rsidR="00772E0A">
        <w:rPr>
          <w:rtl/>
        </w:rPr>
        <w:t>אדם אחרים, כי בני</w:t>
      </w:r>
      <w:r w:rsidR="00772E0A">
        <w:rPr>
          <w:rFonts w:hint="cs"/>
          <w:rtl/>
        </w:rPr>
        <w:t>-</w:t>
      </w:r>
      <w:r w:rsidRPr="00CD067C">
        <w:rPr>
          <w:rtl/>
        </w:rPr>
        <w:t xml:space="preserve">אדם </w:t>
      </w:r>
      <w:r w:rsidR="00772E0A">
        <w:rPr>
          <w:rFonts w:hint="cs"/>
          <w:rtl/>
        </w:rPr>
        <w:t>הוא</w:t>
      </w:r>
      <w:r w:rsidRPr="00CD067C">
        <w:rPr>
          <w:rtl/>
        </w:rPr>
        <w:t xml:space="preserve"> המשאב ה</w:t>
      </w:r>
      <w:r w:rsidR="00C963FF">
        <w:rPr>
          <w:rFonts w:hint="cs"/>
          <w:rtl/>
        </w:rPr>
        <w:t>יקר</w:t>
      </w:r>
      <w:r w:rsidRPr="00CD067C">
        <w:rPr>
          <w:rtl/>
        </w:rPr>
        <w:t xml:space="preserve"> ביותר שיש לאנושות, </w:t>
      </w:r>
      <w:r w:rsidR="00772E0A">
        <w:rPr>
          <w:rFonts w:hint="cs"/>
          <w:rtl/>
        </w:rPr>
        <w:t xml:space="preserve">כי </w:t>
      </w:r>
      <w:r w:rsidRPr="00CD067C">
        <w:rPr>
          <w:rtl/>
        </w:rPr>
        <w:t>ככל שיהיו יותר בני</w:t>
      </w:r>
      <w:r w:rsidR="00772E0A">
        <w:rPr>
          <w:rFonts w:hint="cs"/>
          <w:rtl/>
        </w:rPr>
        <w:t>-</w:t>
      </w:r>
      <w:r w:rsidRPr="00CD067C">
        <w:rPr>
          <w:rtl/>
        </w:rPr>
        <w:t xml:space="preserve">אדם שממשים את הפוטציאל שלהם כך יהיה טוב יותר לחיות פה, על </w:t>
      </w:r>
      <w:r w:rsidR="009772E1">
        <w:rPr>
          <w:rFonts w:hint="cs"/>
          <w:rtl/>
        </w:rPr>
        <w:t xml:space="preserve">פני </w:t>
      </w:r>
      <w:r w:rsidRPr="00CD067C">
        <w:rPr>
          <w:rtl/>
        </w:rPr>
        <w:t>כדור הארץ."</w:t>
      </w:r>
    </w:p>
    <w:p w14:paraId="65D4449C" w14:textId="6D2E5E27" w:rsidR="004627AB" w:rsidRPr="00CD067C" w:rsidRDefault="004627AB" w:rsidP="008668BA">
      <w:pPr>
        <w:rPr>
          <w:rtl/>
        </w:rPr>
      </w:pPr>
      <w:r w:rsidRPr="00CD067C">
        <w:rPr>
          <w:rtl/>
        </w:rPr>
        <w:t>"</w:t>
      </w:r>
      <w:r w:rsidR="008B1B44">
        <w:rPr>
          <w:rtl/>
        </w:rPr>
        <w:t>סופי</w:t>
      </w:r>
      <w:r w:rsidRPr="00CD067C">
        <w:rPr>
          <w:rtl/>
        </w:rPr>
        <w:t xml:space="preserve">, את רוצה להגיע מתישהו </w:t>
      </w:r>
      <w:r w:rsidR="00772E0A">
        <w:rPr>
          <w:rFonts w:hint="cs"/>
          <w:rtl/>
        </w:rPr>
        <w:t>לליל הסדר אצל</w:t>
      </w:r>
      <w:r w:rsidR="008668BA">
        <w:rPr>
          <w:rFonts w:hint="cs"/>
          <w:rtl/>
        </w:rPr>
        <w:t xml:space="preserve"> ההורים שלך?"</w:t>
      </w:r>
    </w:p>
    <w:p w14:paraId="1B5908E3" w14:textId="77777777" w:rsidR="004627AB" w:rsidRPr="00CD067C" w:rsidRDefault="004627AB" w:rsidP="00250000">
      <w:pPr>
        <w:rPr>
          <w:rtl/>
        </w:rPr>
      </w:pPr>
      <w:r w:rsidRPr="00CD067C">
        <w:rPr>
          <w:rtl/>
        </w:rPr>
        <w:t>"כן, אני רוצה."</w:t>
      </w:r>
    </w:p>
    <w:p w14:paraId="41B6BBBD" w14:textId="77777777" w:rsidR="004627AB" w:rsidRPr="00CD067C" w:rsidRDefault="004627AB" w:rsidP="00250000">
      <w:pPr>
        <w:rPr>
          <w:rtl/>
        </w:rPr>
      </w:pPr>
      <w:r w:rsidRPr="00CD067C">
        <w:rPr>
          <w:rtl/>
        </w:rPr>
        <w:t>"אז?"</w:t>
      </w:r>
    </w:p>
    <w:p w14:paraId="1A4D223F" w14:textId="77777777" w:rsidR="004627AB" w:rsidRPr="00CD067C" w:rsidRDefault="004627AB" w:rsidP="00250000">
      <w:pPr>
        <w:rPr>
          <w:rtl/>
        </w:rPr>
      </w:pPr>
      <w:r w:rsidRPr="00CD067C">
        <w:rPr>
          <w:rtl/>
        </w:rPr>
        <w:t>"זה יותר חשוב."</w:t>
      </w:r>
    </w:p>
    <w:p w14:paraId="1C278389" w14:textId="77777777" w:rsidR="004627AB" w:rsidRPr="00CD067C" w:rsidRDefault="004627AB" w:rsidP="00250000">
      <w:pPr>
        <w:rPr>
          <w:rtl/>
        </w:rPr>
      </w:pPr>
      <w:r w:rsidRPr="00CD067C">
        <w:rPr>
          <w:rtl/>
        </w:rPr>
        <w:t>"לדבר איתי יותר חשוב?"</w:t>
      </w:r>
    </w:p>
    <w:p w14:paraId="32EDDE89" w14:textId="77777777" w:rsidR="004627AB" w:rsidRPr="00CD067C" w:rsidRDefault="004627AB" w:rsidP="00250000">
      <w:pPr>
        <w:rPr>
          <w:rtl/>
        </w:rPr>
      </w:pPr>
      <w:r w:rsidRPr="00CD067C">
        <w:rPr>
          <w:rtl/>
        </w:rPr>
        <w:t>"כן. אני לא רוצה שיהיה ביננו משהו שלא נאמר."</w:t>
      </w:r>
    </w:p>
    <w:p w14:paraId="6A7EF759" w14:textId="77777777" w:rsidR="004627AB" w:rsidRPr="00CD067C" w:rsidRDefault="004627AB" w:rsidP="00250000">
      <w:pPr>
        <w:rPr>
          <w:rtl/>
        </w:rPr>
      </w:pPr>
      <w:r w:rsidRPr="00CD067C">
        <w:rPr>
          <w:rtl/>
        </w:rPr>
        <w:t>"אז תגידי הכל."</w:t>
      </w:r>
    </w:p>
    <w:p w14:paraId="23E3F969" w14:textId="61641A2C" w:rsidR="004627AB" w:rsidRPr="00CD067C" w:rsidRDefault="00A95235" w:rsidP="00250000">
      <w:pPr>
        <w:rPr>
          <w:rtl/>
        </w:rPr>
      </w:pPr>
      <w:r>
        <w:rPr>
          <w:rFonts w:hint="cs"/>
          <w:rtl/>
        </w:rPr>
        <w:t>[</w:t>
      </w:r>
      <w:r w:rsidR="004627AB" w:rsidRPr="00CD067C">
        <w:rPr>
          <w:rtl/>
        </w:rPr>
        <w:t xml:space="preserve">"אני אגיד. אני אגיד. כולנו נקראים על שם בני משפחה שנספו בשואה, אתה תופס? אתה תופס שהסבא של </w:t>
      </w:r>
      <w:r w:rsidR="001C5A04">
        <w:rPr>
          <w:rtl/>
        </w:rPr>
        <w:t>אימא</w:t>
      </w:r>
      <w:r w:rsidR="004627AB" w:rsidRPr="00CD067C">
        <w:rPr>
          <w:rtl/>
        </w:rPr>
        <w:t xml:space="preserve"> שלך אלכסנדר נספה בשואה כי היו מי שחשבו שלא מגיע לו לחיות, ו</w:t>
      </w:r>
      <w:r w:rsidR="00C963FF">
        <w:rPr>
          <w:rFonts w:hint="cs"/>
          <w:rtl/>
        </w:rPr>
        <w:t>[</w:t>
      </w:r>
      <w:r w:rsidR="00F06A3F">
        <w:rPr>
          <w:rtl/>
        </w:rPr>
        <w:t>עכשיו</w:t>
      </w:r>
      <w:r w:rsidR="004627AB" w:rsidRPr="00CD067C">
        <w:rPr>
          <w:rtl/>
        </w:rPr>
        <w:t xml:space="preserve"> מנרדף הפכת לרודף</w:t>
      </w:r>
      <w:r w:rsidR="00C963FF">
        <w:rPr>
          <w:rFonts w:hint="cs"/>
          <w:rtl/>
        </w:rPr>
        <w:t xml:space="preserve"> </w:t>
      </w:r>
      <w:r w:rsidR="00C963FF">
        <w:rPr>
          <w:rtl/>
        </w:rPr>
        <w:t>–</w:t>
      </w:r>
      <w:r w:rsidR="00C963FF">
        <w:rPr>
          <w:rFonts w:hint="cs"/>
          <w:rtl/>
        </w:rPr>
        <w:t xml:space="preserve"> קלישאה]</w:t>
      </w:r>
      <w:r w:rsidR="004627AB" w:rsidRPr="00CD067C">
        <w:rPr>
          <w:rtl/>
        </w:rPr>
        <w:t>."</w:t>
      </w:r>
      <w:r w:rsidR="009772E1">
        <w:rPr>
          <w:rFonts w:hint="cs"/>
          <w:rtl/>
        </w:rPr>
        <w:t xml:space="preserve"> [לא אמרנו שזה שהוא נקרא על שמו זה הבעל של הסבתא??]</w:t>
      </w:r>
    </w:p>
    <w:p w14:paraId="7BE3F015" w14:textId="77777777" w:rsidR="00A95235" w:rsidRDefault="00A95235" w:rsidP="00250000">
      <w:pPr>
        <w:rPr>
          <w:rtl/>
        </w:rPr>
      </w:pPr>
      <w:r>
        <w:rPr>
          <w:rFonts w:hint="cs"/>
          <w:rtl/>
        </w:rPr>
        <w:t>]</w:t>
      </w:r>
    </w:p>
    <w:p w14:paraId="727E45A5" w14:textId="77777777" w:rsidR="004627AB" w:rsidRPr="00CD067C" w:rsidRDefault="004627AB" w:rsidP="00772E0A">
      <w:pPr>
        <w:rPr>
          <w:rtl/>
        </w:rPr>
      </w:pPr>
      <w:r w:rsidRPr="00CD067C">
        <w:rPr>
          <w:rtl/>
        </w:rPr>
        <w:t>מיש</w:t>
      </w:r>
      <w:r w:rsidR="008668BA">
        <w:rPr>
          <w:rtl/>
        </w:rPr>
        <w:t xml:space="preserve">הו ציפצף להם ואלכס החווה </w:t>
      </w:r>
      <w:r w:rsidR="008668BA">
        <w:rPr>
          <w:rFonts w:hint="cs"/>
          <w:rtl/>
        </w:rPr>
        <w:t>ב</w:t>
      </w:r>
      <w:r w:rsidRPr="00CD067C">
        <w:rPr>
          <w:rtl/>
        </w:rPr>
        <w:t>יד</w:t>
      </w:r>
      <w:r w:rsidR="008668BA">
        <w:rPr>
          <w:rFonts w:hint="cs"/>
          <w:rtl/>
        </w:rPr>
        <w:t>ו</w:t>
      </w:r>
      <w:r w:rsidRPr="00CD067C">
        <w:rPr>
          <w:rtl/>
        </w:rPr>
        <w:t xml:space="preserve"> שהוא לא מתכוון לצאת מהחניה.</w:t>
      </w:r>
    </w:p>
    <w:p w14:paraId="7142BA0F" w14:textId="77777777" w:rsidR="004627AB" w:rsidRPr="00CD067C" w:rsidRDefault="004627AB" w:rsidP="00250000">
      <w:pPr>
        <w:rPr>
          <w:rtl/>
        </w:rPr>
      </w:pPr>
      <w:r w:rsidRPr="00CD067C">
        <w:rPr>
          <w:rtl/>
        </w:rPr>
        <w:t>"אל תתרגז אלכס. אני פשוט רוצה ל – "</w:t>
      </w:r>
    </w:p>
    <w:p w14:paraId="27E8B9AD" w14:textId="77777777" w:rsidR="004627AB" w:rsidRPr="00CD067C" w:rsidRDefault="004627AB" w:rsidP="008668BA">
      <w:pPr>
        <w:rPr>
          <w:rtl/>
        </w:rPr>
      </w:pPr>
      <w:r w:rsidRPr="00CD067C">
        <w:rPr>
          <w:rtl/>
        </w:rPr>
        <w:t xml:space="preserve">"אני לא מתרגז עלייך. אבל אני לא מבין, מה אני אמור לעשות? מה אני אמור לעשות? גם הקואורדינטות הקאנוניות של מארק מסתבכות לגמרי, מתפתלות ומתעקלות סביב כל אבן קדושה וכל קבר וכל דף בהסטוריה. גם אם נשב פה באוטו עוד שלוש שנים ונלבן את </w:t>
      </w:r>
      <w:r w:rsidR="008668BA">
        <w:rPr>
          <w:rFonts w:hint="cs"/>
          <w:rtl/>
        </w:rPr>
        <w:t>כל הסוגיות</w:t>
      </w:r>
      <w:r w:rsidRPr="00CD067C">
        <w:rPr>
          <w:rtl/>
        </w:rPr>
        <w:t xml:space="preserve"> לא נצליח להגיע לפיתרון."</w:t>
      </w:r>
    </w:p>
    <w:p w14:paraId="2627EECD" w14:textId="77777777" w:rsidR="004627AB" w:rsidRPr="00CD067C" w:rsidRDefault="004627AB" w:rsidP="00250000">
      <w:pPr>
        <w:rPr>
          <w:rtl/>
        </w:rPr>
      </w:pPr>
      <w:r w:rsidRPr="00CD067C">
        <w:rPr>
          <w:rtl/>
        </w:rPr>
        <w:t>"אני לא מנסה לפתור בעיות גלובליות. רק להעלות את הרמה המוסרית שלך."</w:t>
      </w:r>
    </w:p>
    <w:p w14:paraId="6500F6DA" w14:textId="77777777" w:rsidR="004627AB" w:rsidRPr="00CD067C" w:rsidRDefault="004627AB" w:rsidP="00250000">
      <w:pPr>
        <w:rPr>
          <w:rtl/>
        </w:rPr>
      </w:pPr>
      <w:r w:rsidRPr="00CD067C">
        <w:rPr>
          <w:rtl/>
        </w:rPr>
        <w:t>"הרמה המוסרית שלי היא הכי גבוהה שאני מסוגל להרשות לעצמי."</w:t>
      </w:r>
    </w:p>
    <w:p w14:paraId="710AF4DD" w14:textId="77777777" w:rsidR="004627AB" w:rsidRPr="00CD067C" w:rsidRDefault="004627AB" w:rsidP="00772E0A">
      <w:pPr>
        <w:rPr>
          <w:rtl/>
        </w:rPr>
      </w:pPr>
      <w:r w:rsidRPr="00CD067C">
        <w:rPr>
          <w:rtl/>
        </w:rPr>
        <w:t xml:space="preserve">"טוב." היא </w:t>
      </w:r>
      <w:r w:rsidR="008668BA">
        <w:rPr>
          <w:rtl/>
        </w:rPr>
        <w:t>קמה ויצאה, אוחזת בחבילת ה</w:t>
      </w:r>
      <w:r w:rsidR="00772E0A">
        <w:rPr>
          <w:rFonts w:hint="cs"/>
          <w:rtl/>
        </w:rPr>
        <w:t>תווים</w:t>
      </w:r>
      <w:r w:rsidRPr="00CD067C">
        <w:rPr>
          <w:rtl/>
        </w:rPr>
        <w:t>. היא טרקה את הדלת אחריה.</w:t>
      </w:r>
    </w:p>
    <w:p w14:paraId="4C60C329" w14:textId="77FAA17B" w:rsidR="004627AB" w:rsidRDefault="004627AB" w:rsidP="00772E0A">
      <w:pPr>
        <w:rPr>
          <w:rtl/>
        </w:rPr>
      </w:pPr>
      <w:r w:rsidRPr="00CD067C">
        <w:rPr>
          <w:rtl/>
        </w:rPr>
        <w:t>הוא כיבה את הרדיו ונותר לבדו עם א</w:t>
      </w:r>
      <w:r w:rsidR="009772E1">
        <w:rPr>
          <w:rFonts w:hint="cs"/>
          <w:rtl/>
        </w:rPr>
        <w:t>י</w:t>
      </w:r>
      <w:r w:rsidRPr="00CD067C">
        <w:rPr>
          <w:rtl/>
        </w:rPr>
        <w:t>וושת המזגן, המולת האנשים הממהרים וחבילות מצות וסלים בידיהם וצפירות המכוניות שבחוץ. ל</w:t>
      </w:r>
      <w:r w:rsidR="00772E0A">
        <w:rPr>
          <w:rtl/>
        </w:rPr>
        <w:t>בסוף הכניס דיסק ישן שהתגלגל בתא</w:t>
      </w:r>
      <w:r w:rsidR="00772E0A">
        <w:rPr>
          <w:rFonts w:hint="cs"/>
          <w:rtl/>
        </w:rPr>
        <w:t>-</w:t>
      </w:r>
      <w:r w:rsidRPr="00CD067C">
        <w:rPr>
          <w:rtl/>
        </w:rPr>
        <w:t>הכפפות לנגן</w:t>
      </w:r>
      <w:r w:rsidR="00772E0A">
        <w:rPr>
          <w:rFonts w:hint="cs"/>
          <w:rtl/>
        </w:rPr>
        <w:t xml:space="preserve"> הדיסקים והשמיע אותו</w:t>
      </w:r>
      <w:r w:rsidRPr="00CD067C">
        <w:rPr>
          <w:rtl/>
        </w:rPr>
        <w:t xml:space="preserve"> בקולי קולות, אפילו צפצוף משאית שנסעה </w:t>
      </w:r>
      <w:r w:rsidR="00772E0A">
        <w:rPr>
          <w:rFonts w:hint="cs"/>
          <w:rtl/>
        </w:rPr>
        <w:t>ברוורס [</w:t>
      </w:r>
      <w:r w:rsidRPr="00CD067C">
        <w:rPr>
          <w:rtl/>
        </w:rPr>
        <w:t>אחורנית</w:t>
      </w:r>
      <w:r w:rsidR="00772E0A">
        <w:rPr>
          <w:rFonts w:hint="cs"/>
          <w:rtl/>
        </w:rPr>
        <w:t>]</w:t>
      </w:r>
      <w:r w:rsidRPr="00CD067C">
        <w:rPr>
          <w:rtl/>
        </w:rPr>
        <w:t xml:space="preserve"> שקע </w:t>
      </w:r>
      <w:r w:rsidR="009772E1">
        <w:rPr>
          <w:rFonts w:hint="cs"/>
          <w:rtl/>
        </w:rPr>
        <w:t>ל</w:t>
      </w:r>
      <w:r w:rsidRPr="00CD067C">
        <w:rPr>
          <w:rtl/>
        </w:rPr>
        <w:t>תוך ה</w:t>
      </w:r>
      <w:r w:rsidR="001C5A04">
        <w:rPr>
          <w:rtl/>
        </w:rPr>
        <w:t>מוזיקה</w:t>
      </w:r>
      <w:r w:rsidRPr="00CD067C">
        <w:rPr>
          <w:rtl/>
        </w:rPr>
        <w:t>.</w:t>
      </w:r>
    </w:p>
    <w:p w14:paraId="63D7FE11" w14:textId="4F289CDC" w:rsidR="00442D47" w:rsidRDefault="00442D47" w:rsidP="00772E0A">
      <w:pPr>
        <w:rPr>
          <w:rtl/>
        </w:rPr>
      </w:pPr>
    </w:p>
    <w:p w14:paraId="64168015" w14:textId="51898BE9" w:rsidR="00442D47" w:rsidRDefault="00442D47" w:rsidP="00772E0A">
      <w:pPr>
        <w:rPr>
          <w:rtl/>
        </w:rPr>
      </w:pPr>
      <w:r w:rsidRPr="00442D47">
        <w:rPr>
          <w:rFonts w:cs="Times New Roman"/>
          <w:rtl/>
        </w:rPr>
        <w:t xml:space="preserve">אלכס בעצם מתווכח עם אחותו מרות על יגורת בטיחות. בדרך לבני ברק הוא מוותר אבל כשהוא מחכה למטה קרוב לשעה, לאחר שלא היה בבית חודש ופשוט נרדם ומתעורר, והוע צריך עוד נעט ליזור לצבא וכבר חעשב שלא יהיה לו זמן חהתקלח ולא לפגוש את נטע, כשהיא מגיעה </w:t>
      </w:r>
      <w:r w:rsidR="00F065F1">
        <w:rPr>
          <w:rFonts w:cs="Times New Roman"/>
          <w:rtl/>
        </w:rPr>
        <w:t>סוף-סוף</w:t>
      </w:r>
      <w:r w:rsidRPr="00442D47">
        <w:rPr>
          <w:rFonts w:cs="Times New Roman"/>
          <w:rtl/>
        </w:rPr>
        <w:t xml:space="preserve"> מהפגישה הוא כמובן חא גוער בה על האורך וחטסר ההתחשבות טכו אלא רק עומד על כך שהיא תחגור חגורה, מתעקש ומתעקש איתה, וזה מה שהציל את חייה.</w:t>
      </w:r>
    </w:p>
    <w:p w14:paraId="045A1498" w14:textId="0ED4BEB3" w:rsidR="00442D47" w:rsidRDefault="00442D47" w:rsidP="00772E0A">
      <w:pPr>
        <w:rPr>
          <w:rtl/>
        </w:rPr>
      </w:pPr>
    </w:p>
    <w:p w14:paraId="12A48457" w14:textId="77777777" w:rsidR="00442D47" w:rsidRPr="00CD067C" w:rsidRDefault="00442D47" w:rsidP="00772E0A">
      <w:pPr>
        <w:rPr>
          <w:rtl/>
        </w:rPr>
      </w:pPr>
    </w:p>
    <w:p w14:paraId="372BE5EB" w14:textId="677EFD0C" w:rsidR="004627AB" w:rsidRPr="00CD067C" w:rsidRDefault="004627AB" w:rsidP="000E5D8D">
      <w:pPr>
        <w:rPr>
          <w:rtl/>
        </w:rPr>
      </w:pPr>
      <w:r w:rsidRPr="00CD067C">
        <w:rPr>
          <w:rtl/>
        </w:rPr>
        <w:t>"הכל בסדר," היא אמרה כשנכנסה לאוטו לאחר כמעט חצי שעה. "</w:t>
      </w:r>
      <w:r w:rsidR="001C5A04">
        <w:rPr>
          <w:rFonts w:hint="cs"/>
          <w:rtl/>
        </w:rPr>
        <w:t>הייתה</w:t>
      </w:r>
      <w:r w:rsidR="008668BA">
        <w:rPr>
          <w:rFonts w:hint="cs"/>
          <w:rtl/>
        </w:rPr>
        <w:t xml:space="preserve"> </w:t>
      </w:r>
      <w:r w:rsidR="00772E0A">
        <w:rPr>
          <w:rFonts w:hint="cs"/>
          <w:rtl/>
        </w:rPr>
        <w:t>ל</w:t>
      </w:r>
      <w:r w:rsidR="000E5D8D">
        <w:rPr>
          <w:rFonts w:hint="cs"/>
          <w:rtl/>
        </w:rPr>
        <w:t>נ</w:t>
      </w:r>
      <w:r w:rsidR="00772E0A">
        <w:rPr>
          <w:rFonts w:hint="cs"/>
          <w:rtl/>
        </w:rPr>
        <w:t xml:space="preserve">ו </w:t>
      </w:r>
      <w:r w:rsidR="008668BA">
        <w:rPr>
          <w:rFonts w:hint="cs"/>
          <w:rtl/>
        </w:rPr>
        <w:t xml:space="preserve">שיחה נהדרת! כל מה שציפיתי ויותר. אגב, </w:t>
      </w:r>
      <w:r w:rsidRPr="00CD067C">
        <w:rPr>
          <w:rtl/>
        </w:rPr>
        <w:t>אתה יכול לנסוע."</w:t>
      </w:r>
    </w:p>
    <w:p w14:paraId="2A204309" w14:textId="77777777" w:rsidR="004627AB" w:rsidRPr="00CD067C" w:rsidRDefault="004627AB" w:rsidP="00250000">
      <w:pPr>
        <w:rPr>
          <w:rtl/>
        </w:rPr>
      </w:pPr>
      <w:r w:rsidRPr="00CD067C">
        <w:rPr>
          <w:rtl/>
        </w:rPr>
        <w:t>"</w:t>
      </w:r>
      <w:r w:rsidR="00A037F3">
        <w:rPr>
          <w:rFonts w:hint="cs"/>
          <w:rtl/>
        </w:rPr>
        <w:t>ברגע שתחגרי</w:t>
      </w:r>
      <w:r w:rsidRPr="00CD067C">
        <w:rPr>
          <w:rtl/>
        </w:rPr>
        <w:t>," הוא אמר והנמיך את ה</w:t>
      </w:r>
      <w:r w:rsidR="00A037F3">
        <w:rPr>
          <w:rtl/>
        </w:rPr>
        <w:t>ווליום. "</w:t>
      </w:r>
      <w:r w:rsidR="00A037F3">
        <w:rPr>
          <w:rFonts w:hint="cs"/>
          <w:rtl/>
        </w:rPr>
        <w:t>רצית להמשיך את השיחה איתי?"</w:t>
      </w:r>
    </w:p>
    <w:p w14:paraId="32B881DE" w14:textId="77777777" w:rsidR="00A037F3" w:rsidRDefault="00A037F3" w:rsidP="00250000">
      <w:pPr>
        <w:rPr>
          <w:rtl/>
        </w:rPr>
      </w:pPr>
      <w:r>
        <w:rPr>
          <w:rtl/>
        </w:rPr>
        <w:t>"</w:t>
      </w:r>
      <w:r>
        <w:rPr>
          <w:rFonts w:hint="cs"/>
          <w:rtl/>
        </w:rPr>
        <w:t>אני לא מתכננת להיחגר, הבטן גדולה מדי ותימחץ</w:t>
      </w:r>
      <w:r w:rsidR="004627AB" w:rsidRPr="00CD067C">
        <w:rPr>
          <w:rtl/>
        </w:rPr>
        <w:t>.</w:t>
      </w:r>
      <w:r>
        <w:rPr>
          <w:rFonts w:hint="cs"/>
          <w:rtl/>
        </w:rPr>
        <w:t xml:space="preserve"> אני אעבור אחורה."</w:t>
      </w:r>
    </w:p>
    <w:p w14:paraId="6B5AF411" w14:textId="77777777" w:rsidR="00772E0A" w:rsidRDefault="00A037F3" w:rsidP="00772E0A">
      <w:pPr>
        <w:rPr>
          <w:rtl/>
        </w:rPr>
      </w:pPr>
      <w:r>
        <w:rPr>
          <w:rFonts w:hint="cs"/>
          <w:rtl/>
        </w:rPr>
        <w:t xml:space="preserve">"זה לא </w:t>
      </w:r>
      <w:r w:rsidR="00772E0A">
        <w:rPr>
          <w:rFonts w:hint="cs"/>
          <w:rtl/>
        </w:rPr>
        <w:t>מספיק</w:t>
      </w:r>
      <w:r>
        <w:rPr>
          <w:rFonts w:hint="cs"/>
          <w:rtl/>
        </w:rPr>
        <w:t xml:space="preserve">," הוא אמר אבל היא כבר עברה למושב האחורי. </w:t>
      </w:r>
    </w:p>
    <w:p w14:paraId="1B5228E3" w14:textId="3498FD59" w:rsidR="004627AB" w:rsidRDefault="00A037F3" w:rsidP="000E5D8D">
      <w:pPr>
        <w:rPr>
          <w:rtl/>
        </w:rPr>
      </w:pPr>
      <w:r>
        <w:rPr>
          <w:rFonts w:hint="cs"/>
          <w:rtl/>
        </w:rPr>
        <w:t xml:space="preserve">"הואל נא לנהוג בזהירות ובוא </w:t>
      </w:r>
      <w:r w:rsidR="000E5D8D">
        <w:rPr>
          <w:rFonts w:hint="cs"/>
          <w:rtl/>
        </w:rPr>
        <w:t xml:space="preserve">כבר </w:t>
      </w:r>
      <w:r>
        <w:rPr>
          <w:rFonts w:hint="cs"/>
          <w:rtl/>
        </w:rPr>
        <w:t>ניסע מפה.</w:t>
      </w:r>
      <w:r w:rsidR="004627AB" w:rsidRPr="00CD067C">
        <w:rPr>
          <w:rtl/>
        </w:rPr>
        <w:t>"</w:t>
      </w:r>
    </w:p>
    <w:p w14:paraId="39F757EB" w14:textId="77777777" w:rsidR="00A037F3" w:rsidRDefault="00A037F3" w:rsidP="00250000">
      <w:pPr>
        <w:rPr>
          <w:rtl/>
        </w:rPr>
      </w:pPr>
      <w:r>
        <w:rPr>
          <w:rFonts w:hint="cs"/>
          <w:rtl/>
        </w:rPr>
        <w:t>"אני אנהג בזהירות, אבל תחגרי. נקבל קנס גבוה אם יתפסו אותך ככה."</w:t>
      </w:r>
    </w:p>
    <w:p w14:paraId="60F4A8D6" w14:textId="77777777" w:rsidR="00A037F3" w:rsidRPr="00CD067C" w:rsidRDefault="00A037F3" w:rsidP="00250000">
      <w:pPr>
        <w:rPr>
          <w:rtl/>
        </w:rPr>
      </w:pPr>
      <w:r>
        <w:rPr>
          <w:rFonts w:hint="cs"/>
          <w:rtl/>
        </w:rPr>
        <w:t>"אלכס תפסיק לנדנד. כבר אין זמן תתחיל לנסוע."</w:t>
      </w:r>
    </w:p>
    <w:p w14:paraId="24FE0B1C" w14:textId="644BB4E5" w:rsidR="004627AB" w:rsidRDefault="004627AB" w:rsidP="000E5D8D">
      <w:pPr>
        <w:rPr>
          <w:rtl/>
        </w:rPr>
      </w:pPr>
      <w:r w:rsidRPr="00CD067C">
        <w:rPr>
          <w:rtl/>
        </w:rPr>
        <w:t>"</w:t>
      </w:r>
      <w:r w:rsidR="00A037F3">
        <w:rPr>
          <w:rFonts w:hint="cs"/>
          <w:rtl/>
        </w:rPr>
        <w:t>הייתי מעדיף שלא,</w:t>
      </w:r>
      <w:r w:rsidRPr="00CD067C">
        <w:rPr>
          <w:rtl/>
        </w:rPr>
        <w:t xml:space="preserve">" הוא </w:t>
      </w:r>
      <w:r w:rsidR="00A037F3">
        <w:rPr>
          <w:rFonts w:hint="cs"/>
          <w:rtl/>
        </w:rPr>
        <w:t xml:space="preserve">אמר ובכל זאת </w:t>
      </w:r>
      <w:r w:rsidR="00772E0A">
        <w:rPr>
          <w:rtl/>
        </w:rPr>
        <w:t xml:space="preserve">יצא </w:t>
      </w:r>
      <w:r w:rsidR="000E5D8D" w:rsidRPr="00CD067C">
        <w:rPr>
          <w:rtl/>
        </w:rPr>
        <w:t>מהחניה</w:t>
      </w:r>
      <w:r w:rsidR="000E5D8D">
        <w:rPr>
          <w:rFonts w:hint="cs"/>
          <w:rtl/>
        </w:rPr>
        <w:t>,</w:t>
      </w:r>
      <w:r w:rsidR="000E5D8D" w:rsidRPr="00CD067C">
        <w:rPr>
          <w:rtl/>
        </w:rPr>
        <w:t xml:space="preserve"> </w:t>
      </w:r>
      <w:r w:rsidR="000E5D8D">
        <w:rPr>
          <w:rFonts w:hint="cs"/>
          <w:rtl/>
        </w:rPr>
        <w:t>בנהיגה זהירה כמובטח</w:t>
      </w:r>
      <w:r w:rsidR="00A037F3">
        <w:rPr>
          <w:rFonts w:hint="cs"/>
          <w:rtl/>
        </w:rPr>
        <w:t xml:space="preserve"> </w:t>
      </w:r>
      <w:r w:rsidRPr="00CD067C">
        <w:rPr>
          <w:rtl/>
        </w:rPr>
        <w:t>והחל משתלב בתנועה הצפופה. "</w:t>
      </w:r>
      <w:r w:rsidR="008668BA">
        <w:rPr>
          <w:rFonts w:hint="cs"/>
          <w:rtl/>
        </w:rPr>
        <w:t xml:space="preserve">אז </w:t>
      </w:r>
      <w:r w:rsidR="001C5A04">
        <w:rPr>
          <w:rFonts w:hint="cs"/>
          <w:rtl/>
        </w:rPr>
        <w:t>הייתה</w:t>
      </w:r>
      <w:r w:rsidR="008668BA">
        <w:rPr>
          <w:rFonts w:hint="cs"/>
          <w:rtl/>
        </w:rPr>
        <w:t xml:space="preserve"> שיחה מוצלחת?</w:t>
      </w:r>
      <w:r w:rsidRPr="00CD067C">
        <w:rPr>
          <w:rtl/>
        </w:rPr>
        <w:t>"</w:t>
      </w:r>
    </w:p>
    <w:p w14:paraId="40FD0431" w14:textId="77777777" w:rsidR="00A95235" w:rsidRDefault="00A95235" w:rsidP="00772E0A">
      <w:pPr>
        <w:rPr>
          <w:rtl/>
        </w:rPr>
      </w:pPr>
      <w:r>
        <w:rPr>
          <w:rFonts w:hint="cs"/>
          <w:rtl/>
        </w:rPr>
        <w:t>"ה</w:t>
      </w:r>
      <w:r w:rsidR="00772E0A">
        <w:rPr>
          <w:rFonts w:hint="cs"/>
          <w:rtl/>
        </w:rPr>
        <w:t>תווים</w:t>
      </w:r>
      <w:r w:rsidR="008668BA">
        <w:rPr>
          <w:rFonts w:hint="cs"/>
          <w:rtl/>
        </w:rPr>
        <w:t xml:space="preserve"> </w:t>
      </w:r>
      <w:r>
        <w:rPr>
          <w:rFonts w:hint="cs"/>
          <w:rtl/>
        </w:rPr>
        <w:t>הי</w:t>
      </w:r>
      <w:r w:rsidR="008668BA">
        <w:rPr>
          <w:rFonts w:hint="cs"/>
          <w:rtl/>
        </w:rPr>
        <w:t>ו</w:t>
      </w:r>
      <w:r>
        <w:rPr>
          <w:rFonts w:hint="cs"/>
          <w:rtl/>
        </w:rPr>
        <w:t xml:space="preserve"> רק התירוץ להפגש איתו. אתה יודע </w:t>
      </w:r>
      <w:r w:rsidR="008668BA">
        <w:rPr>
          <w:rFonts w:hint="cs"/>
          <w:rtl/>
        </w:rPr>
        <w:t xml:space="preserve">כמה השפעה יש לו, יש לך מושג </w:t>
      </w:r>
      <w:r>
        <w:rPr>
          <w:rFonts w:hint="cs"/>
          <w:rtl/>
        </w:rPr>
        <w:t>איזה כבוד זה שאדם כמוהו הסכים לראות אותי?"</w:t>
      </w:r>
    </w:p>
    <w:p w14:paraId="4596AF88" w14:textId="77777777" w:rsidR="00A037F3" w:rsidRPr="00CD067C" w:rsidRDefault="008668BA" w:rsidP="00250000">
      <w:pPr>
        <w:rPr>
          <w:rtl/>
        </w:rPr>
      </w:pPr>
      <w:r>
        <w:rPr>
          <w:rFonts w:hint="cs"/>
          <w:rtl/>
        </w:rPr>
        <w:t>"נשמע טוב."</w:t>
      </w:r>
    </w:p>
    <w:p w14:paraId="40D8C52E" w14:textId="780191B2" w:rsidR="004627AB" w:rsidRPr="00CD067C" w:rsidRDefault="004627AB" w:rsidP="00250000">
      <w:pPr>
        <w:rPr>
          <w:rtl/>
        </w:rPr>
      </w:pPr>
      <w:r w:rsidRPr="00CD067C">
        <w:rPr>
          <w:rtl/>
        </w:rPr>
        <w:t>"אתה היחיד מכל המשפחה שלא מתעניין בקריירה שלי ולא שמח בהצלחות שלי."</w:t>
      </w:r>
      <w:r w:rsidR="000E5D8D">
        <w:rPr>
          <w:rFonts w:hint="cs"/>
          <w:rtl/>
        </w:rPr>
        <w:t xml:space="preserve"> </w:t>
      </w:r>
      <w:r w:rsidR="000E5D8D">
        <w:rPr>
          <w:rtl/>
        </w:rPr>
        <w:t>–</w:t>
      </w:r>
      <w:r w:rsidR="000E5D8D">
        <w:rPr>
          <w:rFonts w:hint="cs"/>
          <w:rtl/>
        </w:rPr>
        <w:t xml:space="preserve"> היא התלוננה בלי לשים לב שלא הודתה לו על שהמתין לה ברכב קרוב לשעה (חוץ מהפעמיים שיצא לעשן).</w:t>
      </w:r>
    </w:p>
    <w:p w14:paraId="57114835" w14:textId="77777777" w:rsidR="004627AB" w:rsidRPr="00CD067C" w:rsidRDefault="004627AB" w:rsidP="00250000">
      <w:pPr>
        <w:rPr>
          <w:rtl/>
        </w:rPr>
      </w:pPr>
      <w:r w:rsidRPr="00CD067C">
        <w:rPr>
          <w:rtl/>
        </w:rPr>
        <w:t>"מה את צריכה את ההתעניינות שלי? כל המשפחה מכרכרת סביבך מהיום שנולדת. זה לא מספיק לך?"</w:t>
      </w:r>
    </w:p>
    <w:p w14:paraId="4D0BF291" w14:textId="77777777" w:rsidR="004627AB" w:rsidRPr="00CD067C" w:rsidRDefault="004627AB" w:rsidP="00250000">
      <w:pPr>
        <w:rPr>
          <w:rtl/>
        </w:rPr>
      </w:pPr>
      <w:r w:rsidRPr="00CD067C">
        <w:rPr>
          <w:rtl/>
        </w:rPr>
        <w:t>"אף אחד לא מכרכר סביבי."</w:t>
      </w:r>
    </w:p>
    <w:p w14:paraId="5E65924B" w14:textId="77777777" w:rsidR="004627AB" w:rsidRPr="00CD067C" w:rsidRDefault="004627AB" w:rsidP="00250000">
      <w:pPr>
        <w:rPr>
          <w:rtl/>
        </w:rPr>
      </w:pPr>
      <w:r w:rsidRPr="00CD067C">
        <w:rPr>
          <w:rtl/>
        </w:rPr>
        <w:t>הוא לא הכיר את השכונה שהם נקלעו אליה, את מבוך הרחובות החד סטריים.</w:t>
      </w:r>
    </w:p>
    <w:p w14:paraId="79AA3D7B" w14:textId="77777777" w:rsidR="004627AB" w:rsidRPr="00CD067C" w:rsidRDefault="004627AB" w:rsidP="00250000">
      <w:pPr>
        <w:rPr>
          <w:rtl/>
        </w:rPr>
      </w:pPr>
      <w:r w:rsidRPr="00CD067C">
        <w:rPr>
          <w:rtl/>
        </w:rPr>
        <w:t>"הם לא מכרכרים סביבי! הם רק..."</w:t>
      </w:r>
    </w:p>
    <w:p w14:paraId="130589A7" w14:textId="47926389" w:rsidR="004627AB" w:rsidRPr="00CD067C" w:rsidRDefault="004627AB" w:rsidP="00250000">
      <w:pPr>
        <w:rPr>
          <w:rtl/>
        </w:rPr>
      </w:pPr>
      <w:r w:rsidRPr="00CD067C">
        <w:rPr>
          <w:rtl/>
        </w:rPr>
        <w:t xml:space="preserve">"את תמיד במרכז. </w:t>
      </w:r>
      <w:r w:rsidRPr="00CD067C">
        <w:rPr>
          <w:rFonts w:hint="cs"/>
          <w:rtl/>
        </w:rPr>
        <w:t>את תמיד הטובה והצודקת.</w:t>
      </w:r>
      <w:r w:rsidR="00A95235">
        <w:rPr>
          <w:rtl/>
        </w:rPr>
        <w:t xml:space="preserve"> אני עדיין זוכר איך הלכתי ל</w:t>
      </w:r>
      <w:r w:rsidR="002E35AE">
        <w:rPr>
          <w:rtl/>
        </w:rPr>
        <w:t>בית-ספר</w:t>
      </w:r>
      <w:r w:rsidRPr="00CD067C">
        <w:rPr>
          <w:rtl/>
        </w:rPr>
        <w:t xml:space="preserve"> עם סימן נשיכה על הפנים, והמורה שאלה אם – "</w:t>
      </w:r>
    </w:p>
    <w:p w14:paraId="567E89C8" w14:textId="6CB2D1E5" w:rsidR="004627AB" w:rsidRPr="00CD067C" w:rsidRDefault="004627AB" w:rsidP="000E5D8D">
      <w:pPr>
        <w:rPr>
          <w:rtl/>
        </w:rPr>
      </w:pPr>
      <w:r w:rsidRPr="00CD067C">
        <w:rPr>
          <w:rtl/>
        </w:rPr>
        <w:t xml:space="preserve">"אם נשך אותך כלב. אני </w:t>
      </w:r>
      <w:r w:rsidR="000E5D8D">
        <w:rPr>
          <w:rFonts w:hint="cs"/>
          <w:rtl/>
        </w:rPr>
        <w:t>זוכרת</w:t>
      </w:r>
      <w:r w:rsidRPr="00CD067C">
        <w:rPr>
          <w:rtl/>
        </w:rPr>
        <w:t>."</w:t>
      </w:r>
    </w:p>
    <w:p w14:paraId="4F78ADC0" w14:textId="77777777" w:rsidR="00A649E3" w:rsidRDefault="004627AB" w:rsidP="00A95235">
      <w:pPr>
        <w:rPr>
          <w:rtl/>
        </w:rPr>
      </w:pPr>
      <w:r w:rsidRPr="00CD067C">
        <w:rPr>
          <w:rtl/>
        </w:rPr>
        <w:t>"והייתי צריך להגיד ש</w:t>
      </w:r>
      <w:r w:rsidR="00A95235">
        <w:rPr>
          <w:rFonts w:hint="cs"/>
          <w:rtl/>
        </w:rPr>
        <w:t>ברונו</w:t>
      </w:r>
      <w:r w:rsidRPr="00CD067C">
        <w:rPr>
          <w:rtl/>
        </w:rPr>
        <w:t xml:space="preserve"> נשך אותי בפנים, בשביל להציל את הכבוד שלך. לא ידעתי אפילו איך נראית נשיכה של כלב." דמעות עמדו בעיניו.</w:t>
      </w:r>
      <w:r w:rsidR="003D096F">
        <w:rPr>
          <w:rFonts w:hint="cs"/>
          <w:rtl/>
        </w:rPr>
        <w:t xml:space="preserve"> [אני מנסה להגיד שהיו לו כלבים, ונשיכה של כלב הוא מעולם לא ראה.]</w:t>
      </w:r>
      <w:r w:rsidR="00A649E3">
        <w:rPr>
          <w:rFonts w:hint="cs"/>
          <w:rtl/>
        </w:rPr>
        <w:t xml:space="preserve"> </w:t>
      </w:r>
    </w:p>
    <w:p w14:paraId="63AE6E66" w14:textId="77777777" w:rsidR="004627AB" w:rsidRPr="00CD067C" w:rsidRDefault="00A95235" w:rsidP="00250000">
      <w:pPr>
        <w:rPr>
          <w:rtl/>
        </w:rPr>
      </w:pPr>
      <w:r>
        <w:rPr>
          <w:rFonts w:hint="cs"/>
          <w:rtl/>
        </w:rPr>
        <w:t>[</w:t>
      </w:r>
      <w:r w:rsidR="004627AB" w:rsidRPr="00CD067C">
        <w:rPr>
          <w:rtl/>
        </w:rPr>
        <w:t>"כמה זמן עוד תמשיך להזכיר את זה?"</w:t>
      </w:r>
    </w:p>
    <w:p w14:paraId="35CE1C1E" w14:textId="77777777" w:rsidR="00A649E3" w:rsidRPr="00CD067C" w:rsidRDefault="004627AB" w:rsidP="00250000">
      <w:pPr>
        <w:rPr>
          <w:rtl/>
        </w:rPr>
      </w:pPr>
      <w:r w:rsidRPr="00CD067C">
        <w:rPr>
          <w:rtl/>
        </w:rPr>
        <w:t>"זה לא דבר שאפשר לשכוח..."</w:t>
      </w:r>
      <w:r w:rsidR="00A649E3">
        <w:rPr>
          <w:rFonts w:hint="cs"/>
          <w:rtl/>
        </w:rPr>
        <w:t xml:space="preserve"> / "ברונו, שתמיד פחדת ממנו ואמרת שאי אפשר לסמוך עליו היה לי אותו אז כבר שלוש שנים ובחיים לא ראיתי מה זה נשיכה של כלב."</w:t>
      </w:r>
      <w:r w:rsidR="00A95235">
        <w:rPr>
          <w:rFonts w:hint="cs"/>
          <w:rtl/>
        </w:rPr>
        <w:t>]</w:t>
      </w:r>
    </w:p>
    <w:p w14:paraId="3F19754D" w14:textId="77777777" w:rsidR="004627AB" w:rsidRPr="00CD067C" w:rsidRDefault="004627AB" w:rsidP="00250000">
      <w:pPr>
        <w:rPr>
          <w:rtl/>
        </w:rPr>
      </w:pPr>
      <w:r w:rsidRPr="00CD067C">
        <w:rPr>
          <w:rtl/>
        </w:rPr>
        <w:t>"למה אתה כל הזמן דש בזה?"</w:t>
      </w:r>
    </w:p>
    <w:p w14:paraId="4EB5F2F9" w14:textId="77777777" w:rsidR="004627AB" w:rsidRPr="00CD067C" w:rsidRDefault="004627AB" w:rsidP="00250000">
      <w:pPr>
        <w:rPr>
          <w:rtl/>
        </w:rPr>
      </w:pPr>
      <w:r w:rsidRPr="00CD067C">
        <w:rPr>
          <w:rtl/>
        </w:rPr>
        <w:t>"מעולם לא ביקשת סליחה..."</w:t>
      </w:r>
    </w:p>
    <w:p w14:paraId="353718CB" w14:textId="77777777" w:rsidR="004627AB" w:rsidRDefault="004627AB" w:rsidP="00250000">
      <w:pPr>
        <w:rPr>
          <w:rtl/>
        </w:rPr>
      </w:pPr>
      <w:r w:rsidRPr="00CD067C">
        <w:rPr>
          <w:rtl/>
        </w:rPr>
        <w:t>"כי היה לי ברור שאתה יודע שאני מצטערת נורא..."</w:t>
      </w:r>
    </w:p>
    <w:p w14:paraId="2BBE15D4" w14:textId="7106D3B0" w:rsidR="008822CE" w:rsidRDefault="008822CE" w:rsidP="00250000">
      <w:pPr>
        <w:rPr>
          <w:rtl/>
        </w:rPr>
      </w:pPr>
      <w:r>
        <w:rPr>
          <w:rFonts w:hint="cs"/>
          <w:rtl/>
        </w:rPr>
        <w:t xml:space="preserve">אולי הם מדברים </w:t>
      </w:r>
      <w:r w:rsidR="0031117F">
        <w:rPr>
          <w:rFonts w:hint="cs"/>
          <w:rtl/>
        </w:rPr>
        <w:t xml:space="preserve">איכשהו </w:t>
      </w:r>
      <w:r>
        <w:rPr>
          <w:rFonts w:hint="cs"/>
          <w:rtl/>
        </w:rPr>
        <w:t xml:space="preserve">על תחרות </w:t>
      </w:r>
      <w:r w:rsidR="0031117F">
        <w:rPr>
          <w:rFonts w:hint="cs"/>
          <w:rtl/>
        </w:rPr>
        <w:t>נגינה.</w:t>
      </w:r>
    </w:p>
    <w:p w14:paraId="2DF409EA" w14:textId="6B9C0F6E" w:rsidR="0031117F" w:rsidRDefault="0031117F" w:rsidP="00250000">
      <w:pPr>
        <w:rPr>
          <w:rtl/>
        </w:rPr>
      </w:pPr>
      <w:r>
        <w:rPr>
          <w:rFonts w:hint="cs"/>
          <w:rtl/>
        </w:rPr>
        <w:lastRenderedPageBreak/>
        <w:t>אלכס נזכר בסוף כיתה ג' כש</w:t>
      </w:r>
      <w:r w:rsidR="001C5A04">
        <w:rPr>
          <w:rFonts w:hint="cs"/>
          <w:rtl/>
        </w:rPr>
        <w:t>הייתה</w:t>
      </w:r>
      <w:r>
        <w:rPr>
          <w:rFonts w:hint="cs"/>
          <w:rtl/>
        </w:rPr>
        <w:t xml:space="preserve"> לו תחרות טניס מטעם חוג הטניס לרגל סוף שנה. הוא חושב שזאת תחרות הרבה יותר מתאימה לילדים, הוא נזכר [או שהיא מראה לו כי מצאה איפשהו] בתמונה הקבוצתית, עם כ"כ הרבה בנות בקוקו ובמדי טניס צבעוניים, בלחיים סמוקות בתום התחרות עומדים בשתי שורות לתמונה הקבוצתית, עומדים בתור לקלוע חבטות לחישוקים שבתוכם פרסים. זה כ"כ הרבה יותר מתאים מתחרות נגינה של ילדים בכיתה ג'.</w:t>
      </w:r>
    </w:p>
    <w:p w14:paraId="6E129445" w14:textId="53783831" w:rsidR="0031117F" w:rsidRDefault="008B1B44" w:rsidP="0031117F">
      <w:pPr>
        <w:rPr>
          <w:rtl/>
        </w:rPr>
      </w:pPr>
      <w:r>
        <w:rPr>
          <w:rFonts w:hint="cs"/>
          <w:rtl/>
        </w:rPr>
        <w:t>סופי</w:t>
      </w:r>
      <w:r w:rsidR="0031117F">
        <w:rPr>
          <w:rFonts w:hint="cs"/>
          <w:rtl/>
        </w:rPr>
        <w:t xml:space="preserve"> </w:t>
      </w:r>
      <w:r w:rsidR="0031117F">
        <w:rPr>
          <w:rtl/>
        </w:rPr>
        <w:t>–</w:t>
      </w:r>
      <w:r w:rsidR="0031117F">
        <w:rPr>
          <w:rFonts w:hint="cs"/>
          <w:rtl/>
        </w:rPr>
        <w:t xml:space="preserve"> הדרך שבה ניגנת בכיתה ג' גרמה לי </w:t>
      </w:r>
      <w:r w:rsidR="0031117F">
        <w:t>to cringe</w:t>
      </w:r>
    </w:p>
    <w:p w14:paraId="5CCE3433" w14:textId="1DB912F0" w:rsidR="0031117F" w:rsidRPr="00CD067C" w:rsidRDefault="0031117F" w:rsidP="0031117F">
      <w:pPr>
        <w:rPr>
          <w:rtl/>
        </w:rPr>
      </w:pPr>
      <w:r>
        <w:rPr>
          <w:rFonts w:hint="cs"/>
          <w:rtl/>
        </w:rPr>
        <w:t xml:space="preserve">אלכס </w:t>
      </w:r>
      <w:r>
        <w:rPr>
          <w:rtl/>
        </w:rPr>
        <w:t>–</w:t>
      </w:r>
      <w:r>
        <w:rPr>
          <w:rFonts w:hint="cs"/>
          <w:rtl/>
        </w:rPr>
        <w:t xml:space="preserve"> הדרך שבה אולצתי לנגן בכיתה ג' גרמה לי </w:t>
      </w:r>
      <w:r>
        <w:t>to cringe</w:t>
      </w:r>
    </w:p>
    <w:p w14:paraId="1DBEF186" w14:textId="77777777" w:rsidR="004627AB" w:rsidRPr="00CD067C" w:rsidRDefault="004627AB" w:rsidP="00772E0A">
      <w:pPr>
        <w:rPr>
          <w:rtl/>
        </w:rPr>
      </w:pPr>
      <w:r w:rsidRPr="00CD067C">
        <w:rPr>
          <w:rtl/>
        </w:rPr>
        <w:t xml:space="preserve">אלכס טעה בדרכו והם </w:t>
      </w:r>
      <w:r w:rsidR="00772E0A">
        <w:rPr>
          <w:rFonts w:hint="cs"/>
          <w:rtl/>
        </w:rPr>
        <w:t>מצאו את עצמם</w:t>
      </w:r>
      <w:r w:rsidRPr="00CD067C">
        <w:rPr>
          <w:rtl/>
        </w:rPr>
        <w:t xml:space="preserve"> </w:t>
      </w:r>
      <w:r w:rsidR="00772E0A">
        <w:rPr>
          <w:rFonts w:hint="cs"/>
          <w:rtl/>
        </w:rPr>
        <w:t>בסבך</w:t>
      </w:r>
      <w:r w:rsidRPr="00CD067C">
        <w:rPr>
          <w:rtl/>
        </w:rPr>
        <w:t xml:space="preserve"> </w:t>
      </w:r>
      <w:r w:rsidR="00772E0A">
        <w:rPr>
          <w:rFonts w:hint="cs"/>
          <w:rtl/>
        </w:rPr>
        <w:t>ר</w:t>
      </w:r>
      <w:r w:rsidRPr="00CD067C">
        <w:rPr>
          <w:rtl/>
        </w:rPr>
        <w:t xml:space="preserve">חובות צפופים ומוזנחים. </w:t>
      </w:r>
    </w:p>
    <w:p w14:paraId="414469FC" w14:textId="77777777" w:rsidR="004627AB" w:rsidRPr="00CD067C" w:rsidRDefault="004627AB" w:rsidP="00250000">
      <w:pPr>
        <w:rPr>
          <w:rtl/>
        </w:rPr>
      </w:pPr>
      <w:r w:rsidRPr="00CD067C">
        <w:rPr>
          <w:rtl/>
        </w:rPr>
        <w:t>"מה זה הדבר המגעיל הזה?"</w:t>
      </w:r>
    </w:p>
    <w:p w14:paraId="78A2CD3F" w14:textId="77777777" w:rsidR="004627AB" w:rsidRPr="00CD067C" w:rsidRDefault="004627AB" w:rsidP="00250000">
      <w:pPr>
        <w:rPr>
          <w:rtl/>
        </w:rPr>
      </w:pPr>
      <w:r w:rsidRPr="00CD067C">
        <w:rPr>
          <w:rtl/>
        </w:rPr>
        <w:t>"זה בני בקר. כלומר, בני ברק."</w:t>
      </w:r>
    </w:p>
    <w:p w14:paraId="18A8EEE3" w14:textId="77777777" w:rsidR="004627AB" w:rsidRPr="00CD067C" w:rsidRDefault="004627AB" w:rsidP="008668BA">
      <w:pPr>
        <w:rPr>
          <w:rtl/>
        </w:rPr>
      </w:pPr>
      <w:r w:rsidRPr="00CD067C">
        <w:rPr>
          <w:rtl/>
        </w:rPr>
        <w:t xml:space="preserve">"אנחנו בדרך </w:t>
      </w:r>
      <w:r w:rsidR="008668BA">
        <w:rPr>
          <w:rFonts w:hint="cs"/>
          <w:rtl/>
        </w:rPr>
        <w:t>הביתה</w:t>
      </w:r>
      <w:r w:rsidRPr="00CD067C">
        <w:rPr>
          <w:rtl/>
        </w:rPr>
        <w:t>?"</w:t>
      </w:r>
    </w:p>
    <w:p w14:paraId="23E13DD4" w14:textId="77777777" w:rsidR="004627AB" w:rsidRPr="00CD067C" w:rsidRDefault="004627AB" w:rsidP="00070714">
      <w:pPr>
        <w:rPr>
          <w:rtl/>
        </w:rPr>
      </w:pPr>
      <w:r w:rsidRPr="00CD067C">
        <w:rPr>
          <w:rtl/>
        </w:rPr>
        <w:t>ילדה וילד קטנים הלכו ברחוב</w:t>
      </w:r>
      <w:r w:rsidR="00511BFD">
        <w:rPr>
          <w:rFonts w:hint="cs"/>
          <w:rtl/>
        </w:rPr>
        <w:t>,</w:t>
      </w:r>
      <w:r w:rsidRPr="00CD067C">
        <w:rPr>
          <w:rtl/>
        </w:rPr>
        <w:t xml:space="preserve"> הילדה בסרפן כחול ארוך מטלטלת בזרועותיה תינוק שמנמן </w:t>
      </w:r>
      <w:r w:rsidR="00511BFD">
        <w:rPr>
          <w:rFonts w:hint="cs"/>
          <w:rtl/>
        </w:rPr>
        <w:t xml:space="preserve">וכמעט </w:t>
      </w:r>
      <w:r w:rsidRPr="00CD067C">
        <w:rPr>
          <w:rtl/>
        </w:rPr>
        <w:t xml:space="preserve">כורעת </w:t>
      </w:r>
      <w:r w:rsidR="00A95235">
        <w:rPr>
          <w:rtl/>
        </w:rPr>
        <w:t xml:space="preserve">תחתיה והילד, פיאותיו מתנפנפות </w:t>
      </w:r>
      <w:r w:rsidR="00A95235">
        <w:rPr>
          <w:rFonts w:hint="cs"/>
          <w:rtl/>
        </w:rPr>
        <w:t>בקצב</w:t>
      </w:r>
      <w:r w:rsidRPr="00CD067C">
        <w:rPr>
          <w:rtl/>
        </w:rPr>
        <w:t xml:space="preserve"> צעדיו המהירים, ג</w:t>
      </w:r>
      <w:r w:rsidR="00511BFD">
        <w:rPr>
          <w:rFonts w:hint="cs"/>
          <w:rtl/>
        </w:rPr>
        <w:t>ו</w:t>
      </w:r>
      <w:r w:rsidRPr="00CD067C">
        <w:rPr>
          <w:rtl/>
        </w:rPr>
        <w:t>רר עג</w:t>
      </w:r>
      <w:r w:rsidR="00772E0A">
        <w:rPr>
          <w:rtl/>
        </w:rPr>
        <w:t>לת</w:t>
      </w:r>
      <w:r w:rsidR="00772E0A">
        <w:rPr>
          <w:rFonts w:hint="cs"/>
          <w:rtl/>
        </w:rPr>
        <w:t>-</w:t>
      </w:r>
      <w:r w:rsidRPr="00CD067C">
        <w:rPr>
          <w:rtl/>
        </w:rPr>
        <w:t>תינוק עמו</w:t>
      </w:r>
      <w:r w:rsidR="00772E0A">
        <w:rPr>
          <w:rtl/>
        </w:rPr>
        <w:t xml:space="preserve">סת </w:t>
      </w:r>
      <w:r w:rsidR="00454518">
        <w:rPr>
          <w:rtl/>
        </w:rPr>
        <w:t xml:space="preserve">מצרכים. במקום בו המדרכה </w:t>
      </w:r>
      <w:r w:rsidR="00454518">
        <w:rPr>
          <w:rFonts w:hint="cs"/>
          <w:rtl/>
        </w:rPr>
        <w:t>נ</w:t>
      </w:r>
      <w:r w:rsidR="00772E0A">
        <w:rPr>
          <w:rFonts w:hint="cs"/>
          <w:rtl/>
        </w:rPr>
        <w:t>חסמה</w:t>
      </w:r>
      <w:r w:rsidR="00A95235">
        <w:rPr>
          <w:rtl/>
        </w:rPr>
        <w:t xml:space="preserve"> בעמוד טלפון מעוקם</w:t>
      </w:r>
      <w:r w:rsidR="00454518">
        <w:rPr>
          <w:rFonts w:hint="cs"/>
          <w:rtl/>
        </w:rPr>
        <w:t>,</w:t>
      </w:r>
      <w:r w:rsidR="00A95235">
        <w:rPr>
          <w:rtl/>
        </w:rPr>
        <w:t xml:space="preserve"> הילדה </w:t>
      </w:r>
      <w:r w:rsidR="00A95235">
        <w:rPr>
          <w:rFonts w:hint="cs"/>
          <w:rtl/>
        </w:rPr>
        <w:t>הניחה</w:t>
      </w:r>
      <w:r w:rsidRPr="00CD067C">
        <w:rPr>
          <w:rtl/>
        </w:rPr>
        <w:t xml:space="preserve"> לילד עם העגלה לעבור לפניה, ואז מיהרה להשיג אותו שוב.</w:t>
      </w:r>
      <w:r w:rsidR="00070714">
        <w:rPr>
          <w:rFonts w:hint="cs"/>
          <w:rtl/>
        </w:rPr>
        <w:t xml:space="preserve"> [הבתים המרובבים על תריסיהם הפעורים ומעקותיהם החלודים]</w:t>
      </w:r>
    </w:p>
    <w:p w14:paraId="130DACCF" w14:textId="5C63D44B" w:rsidR="004627AB" w:rsidRPr="00CD067C" w:rsidRDefault="004627AB" w:rsidP="007A0183">
      <w:pPr>
        <w:rPr>
          <w:rtl/>
        </w:rPr>
      </w:pPr>
      <w:r w:rsidRPr="00CD067C">
        <w:rPr>
          <w:rtl/>
        </w:rPr>
        <w:t>"א</w:t>
      </w:r>
      <w:r w:rsidR="009772E1">
        <w:rPr>
          <w:rFonts w:hint="cs"/>
          <w:rtl/>
        </w:rPr>
        <w:t>י</w:t>
      </w:r>
      <w:r w:rsidRPr="00CD067C">
        <w:rPr>
          <w:rtl/>
        </w:rPr>
        <w:t xml:space="preserve">בדת את </w:t>
      </w:r>
      <w:r w:rsidR="007A0183">
        <w:rPr>
          <w:rFonts w:hint="cs"/>
          <w:rtl/>
        </w:rPr>
        <w:t>דרכך</w:t>
      </w:r>
      <w:r w:rsidRPr="00CD067C">
        <w:rPr>
          <w:rtl/>
        </w:rPr>
        <w:t xml:space="preserve">, </w:t>
      </w:r>
      <w:r w:rsidR="00511BFD">
        <w:rPr>
          <w:rFonts w:hint="cs"/>
          <w:rtl/>
        </w:rPr>
        <w:t xml:space="preserve">אלכס, </w:t>
      </w:r>
      <w:r w:rsidRPr="00CD067C">
        <w:rPr>
          <w:rtl/>
        </w:rPr>
        <w:t>נכון?"</w:t>
      </w:r>
    </w:p>
    <w:p w14:paraId="0EAB3CEC" w14:textId="77777777" w:rsidR="004627AB" w:rsidRPr="00CD067C" w:rsidRDefault="004627AB" w:rsidP="00250000">
      <w:pPr>
        <w:rPr>
          <w:rtl/>
        </w:rPr>
      </w:pPr>
      <w:r w:rsidRPr="00CD067C">
        <w:rPr>
          <w:rtl/>
        </w:rPr>
        <w:t>"לא משנה, זה המקום הקרוב ביותר לאלוהים בגוש דן."</w:t>
      </w:r>
    </w:p>
    <w:p w14:paraId="5A4CD44B" w14:textId="77E45FA1" w:rsidR="004627AB" w:rsidRPr="00CD067C" w:rsidRDefault="004627AB" w:rsidP="00250000">
      <w:pPr>
        <w:rPr>
          <w:rtl/>
        </w:rPr>
      </w:pPr>
      <w:r w:rsidRPr="00CD067C">
        <w:rPr>
          <w:rtl/>
        </w:rPr>
        <w:t xml:space="preserve">היא </w:t>
      </w:r>
      <w:r w:rsidR="00454518">
        <w:rPr>
          <w:rFonts w:hint="cs"/>
          <w:rtl/>
        </w:rPr>
        <w:t>גחנה קדימה ו</w:t>
      </w:r>
      <w:r w:rsidRPr="00CD067C">
        <w:rPr>
          <w:rtl/>
        </w:rPr>
        <w:t xml:space="preserve">הגבירה את הווליום בנגן הדיסקים, "זאת </w:t>
      </w:r>
      <w:r w:rsidR="001C5A04">
        <w:rPr>
          <w:rtl/>
        </w:rPr>
        <w:t>מוזיקה</w:t>
      </w:r>
      <w:r w:rsidRPr="00CD067C">
        <w:rPr>
          <w:rtl/>
        </w:rPr>
        <w:t xml:space="preserve"> יפה."</w:t>
      </w:r>
    </w:p>
    <w:p w14:paraId="507921AE" w14:textId="77777777" w:rsidR="004627AB" w:rsidRPr="00CD067C" w:rsidRDefault="004627AB" w:rsidP="00250000">
      <w:pPr>
        <w:rPr>
          <w:rtl/>
        </w:rPr>
      </w:pPr>
      <w:r w:rsidRPr="00CD067C">
        <w:rPr>
          <w:rtl/>
        </w:rPr>
        <w:t>"נו, תהיי רצינית."</w:t>
      </w:r>
    </w:p>
    <w:p w14:paraId="520DE148" w14:textId="77777777" w:rsidR="004627AB" w:rsidRPr="00CD067C" w:rsidRDefault="004627AB" w:rsidP="00250000">
      <w:pPr>
        <w:rPr>
          <w:rtl/>
        </w:rPr>
      </w:pPr>
      <w:r w:rsidRPr="00CD067C">
        <w:rPr>
          <w:rtl/>
        </w:rPr>
        <w:t>"אני רצינית לגמרי. האיש על הירח. מי מנגן את זה?"</w:t>
      </w:r>
    </w:p>
    <w:p w14:paraId="79887586" w14:textId="77777777" w:rsidR="004627AB" w:rsidRPr="00CD067C" w:rsidRDefault="004627AB" w:rsidP="00250000">
      <w:pPr>
        <w:rPr>
          <w:rtl/>
        </w:rPr>
      </w:pPr>
      <w:r w:rsidRPr="00CD067C">
        <w:rPr>
          <w:rtl/>
        </w:rPr>
        <w:t xml:space="preserve">"להקה בשם </w:t>
      </w:r>
      <w:r w:rsidRPr="00CD067C">
        <w:t>REM</w:t>
      </w:r>
      <w:r w:rsidRPr="00CD067C">
        <w:rPr>
          <w:rtl/>
        </w:rPr>
        <w:t>."</w:t>
      </w:r>
    </w:p>
    <w:p w14:paraId="031184E1" w14:textId="77777777" w:rsidR="004627AB" w:rsidRPr="00CD067C" w:rsidRDefault="00454518" w:rsidP="00250000">
      <w:pPr>
        <w:rPr>
          <w:rtl/>
        </w:rPr>
      </w:pPr>
      <w:r>
        <w:rPr>
          <w:rtl/>
        </w:rPr>
        <w:t>"</w:t>
      </w:r>
      <w:r w:rsidR="004627AB" w:rsidRPr="00CD067C">
        <w:rPr>
          <w:rtl/>
        </w:rPr>
        <w:t>הם מוכרים?"</w:t>
      </w:r>
    </w:p>
    <w:p w14:paraId="52234E21" w14:textId="77777777" w:rsidR="004627AB" w:rsidRPr="00CD067C" w:rsidRDefault="004627AB" w:rsidP="00250000">
      <w:pPr>
        <w:rPr>
          <w:rtl/>
        </w:rPr>
      </w:pPr>
      <w:r w:rsidRPr="00CD067C">
        <w:rPr>
          <w:rtl/>
        </w:rPr>
        <w:t xml:space="preserve">אלכס צחק. "רק למי שגר על </w:t>
      </w:r>
      <w:r w:rsidRPr="00CD067C">
        <w:rPr>
          <w:rFonts w:hint="cs"/>
          <w:rtl/>
        </w:rPr>
        <w:t xml:space="preserve">פני </w:t>
      </w:r>
      <w:r w:rsidR="00454518">
        <w:rPr>
          <w:rtl/>
        </w:rPr>
        <w:t>כדור</w:t>
      </w:r>
      <w:r w:rsidR="00454518">
        <w:rPr>
          <w:rFonts w:hint="cs"/>
          <w:rtl/>
        </w:rPr>
        <w:t>-</w:t>
      </w:r>
      <w:r w:rsidRPr="00CD067C">
        <w:rPr>
          <w:rtl/>
        </w:rPr>
        <w:t>הארץ."</w:t>
      </w:r>
    </w:p>
    <w:p w14:paraId="2F793024" w14:textId="77777777" w:rsidR="004627AB" w:rsidRDefault="004627AB" w:rsidP="00250000">
      <w:pPr>
        <w:rPr>
          <w:rtl/>
        </w:rPr>
      </w:pPr>
      <w:r w:rsidRPr="00CD067C">
        <w:rPr>
          <w:rtl/>
        </w:rPr>
        <w:t>היא צחקה איתו. "אבל שנינו גרים באותו עולם."</w:t>
      </w:r>
    </w:p>
    <w:p w14:paraId="1A15391C" w14:textId="05BC0412" w:rsidR="006C56D0" w:rsidRPr="00CD067C" w:rsidRDefault="006C56D0" w:rsidP="00250000">
      <w:pPr>
        <w:rPr>
          <w:rtl/>
        </w:rPr>
      </w:pPr>
      <w:r w:rsidRPr="006C56D0">
        <w:rPr>
          <w:rFonts w:cs="Times New Roman"/>
          <w:rtl/>
        </w:rPr>
        <w:t>בקשר לתאונה עם אווה - אלכס שכח</w:t>
      </w:r>
      <w:r w:rsidR="00483BB1">
        <w:rPr>
          <w:rFonts w:cs="Times New Roman"/>
          <w:rtl/>
        </w:rPr>
        <w:t xml:space="preserve"> הכול </w:t>
      </w:r>
      <w:r w:rsidRPr="006C56D0">
        <w:rPr>
          <w:rFonts w:cs="Times New Roman"/>
          <w:rtl/>
        </w:rPr>
        <w:t xml:space="preserve">ורק לאט לאט נזכר. למשל - יש אופרה של היידן, ''האיש על הירח'', וכשאלכס משמיע לאווה את השיר של </w:t>
      </w:r>
      <w:r w:rsidRPr="006C56D0">
        <w:t>REM</w:t>
      </w:r>
      <w:r w:rsidRPr="006C56D0">
        <w:rPr>
          <w:rFonts w:cs="Times New Roman"/>
          <w:rtl/>
        </w:rPr>
        <w:t>, היא מספרת לו על האופרה. יום אחד אחרי די הרבה זמן, הוא מרגיש שהוא מוכרח לשמוע את האופרה הזאת. המישהו שואל - אתה מכיר אותה טוב? אלכס - למיטב ידיעתי לא שמעתי אותה מעולם</w:t>
      </w:r>
      <w:r>
        <w:rPr>
          <w:rFonts w:cs="Times New Roman" w:hint="cs"/>
          <w:rtl/>
        </w:rPr>
        <w:t>.</w:t>
      </w:r>
    </w:p>
    <w:p w14:paraId="5738B1FD" w14:textId="36510388" w:rsidR="004627AB" w:rsidRPr="00CD067C" w:rsidRDefault="004627AB" w:rsidP="00511BFD">
      <w:pPr>
        <w:rPr>
          <w:rtl/>
        </w:rPr>
      </w:pPr>
      <w:r w:rsidRPr="00CD067C">
        <w:rPr>
          <w:rtl/>
        </w:rPr>
        <w:t xml:space="preserve">ואז </w:t>
      </w:r>
      <w:r w:rsidR="001C5A04">
        <w:rPr>
          <w:rtl/>
        </w:rPr>
        <w:t>הייתה</w:t>
      </w:r>
      <w:r w:rsidRPr="00CD067C">
        <w:rPr>
          <w:rtl/>
        </w:rPr>
        <w:t xml:space="preserve"> פנ</w:t>
      </w:r>
      <w:r w:rsidR="009772E1">
        <w:rPr>
          <w:rFonts w:hint="cs"/>
          <w:rtl/>
        </w:rPr>
        <w:t>י</w:t>
      </w:r>
      <w:r w:rsidRPr="00CD067C">
        <w:rPr>
          <w:rtl/>
        </w:rPr>
        <w:t>יה</w:t>
      </w:r>
      <w:r w:rsidR="009772E1">
        <w:rPr>
          <w:rFonts w:hint="cs"/>
          <w:rtl/>
        </w:rPr>
        <w:t>,</w:t>
      </w:r>
      <w:r w:rsidRPr="00CD067C">
        <w:rPr>
          <w:rtl/>
        </w:rPr>
        <w:t xml:space="preserve"> שאחריה הוא שוב הכיר את הרחובות ומצא את דרכו.</w:t>
      </w:r>
      <w:r w:rsidR="00511BFD">
        <w:rPr>
          <w:rFonts w:hint="cs"/>
          <w:rtl/>
        </w:rPr>
        <w:t xml:space="preserve"> </w:t>
      </w:r>
    </w:p>
    <w:p w14:paraId="351119BE" w14:textId="77777777" w:rsidR="004627AB" w:rsidRPr="00CD067C" w:rsidRDefault="004627AB" w:rsidP="00250000">
      <w:pPr>
        <w:rPr>
          <w:rtl/>
        </w:rPr>
      </w:pPr>
      <w:commentRangeStart w:id="49"/>
      <w:r w:rsidRPr="00CD067C">
        <w:rPr>
          <w:rtl/>
        </w:rPr>
        <w:t>"אני לא רוצה שתעלב, אני מדברת מתוך תהומות התיסכול כי אני יודעת שאתה מוכשר – "</w:t>
      </w:r>
    </w:p>
    <w:p w14:paraId="6C1557E6" w14:textId="77777777" w:rsidR="004627AB" w:rsidRPr="00CD067C" w:rsidRDefault="004627AB" w:rsidP="00250000">
      <w:pPr>
        <w:rPr>
          <w:rtl/>
        </w:rPr>
      </w:pPr>
      <w:r w:rsidRPr="00CD067C">
        <w:rPr>
          <w:rtl/>
        </w:rPr>
        <w:t>"אני לא מוכשר."</w:t>
      </w:r>
    </w:p>
    <w:p w14:paraId="09DA1682" w14:textId="77777777" w:rsidR="004627AB" w:rsidRPr="00CD067C" w:rsidRDefault="004627AB" w:rsidP="00250000">
      <w:pPr>
        <w:rPr>
          <w:rtl/>
        </w:rPr>
      </w:pPr>
      <w:r w:rsidRPr="00CD067C">
        <w:rPr>
          <w:rtl/>
        </w:rPr>
        <w:t>"זה בדיוק הפוטנציאל הבלתי ממומש שעליו אני מדברת."</w:t>
      </w:r>
    </w:p>
    <w:p w14:paraId="0E9E27C3" w14:textId="0551B52C" w:rsidR="004627AB" w:rsidRPr="00CD067C" w:rsidRDefault="004627AB" w:rsidP="000E5D8D">
      <w:pPr>
        <w:rPr>
          <w:rtl/>
        </w:rPr>
      </w:pPr>
      <w:r w:rsidRPr="00CD067C">
        <w:rPr>
          <w:rtl/>
        </w:rPr>
        <w:t xml:space="preserve">"אני לא כמוך </w:t>
      </w:r>
      <w:r w:rsidR="008B1B44">
        <w:rPr>
          <w:rtl/>
        </w:rPr>
        <w:t>סופי</w:t>
      </w:r>
      <w:r w:rsidRPr="00CD067C">
        <w:rPr>
          <w:rtl/>
        </w:rPr>
        <w:t xml:space="preserve">. את ידעת לנגן את כל הרפרטואר לפסנתר בגיל </w:t>
      </w:r>
      <w:r w:rsidR="00454518">
        <w:rPr>
          <w:rFonts w:hint="cs"/>
          <w:rtl/>
        </w:rPr>
        <w:t>ארבע-עשרה</w:t>
      </w:r>
      <w:r w:rsidRPr="00CD067C">
        <w:rPr>
          <w:rtl/>
        </w:rPr>
        <w:t>.</w:t>
      </w:r>
      <w:r w:rsidR="00511BFD">
        <w:rPr>
          <w:rFonts w:hint="cs"/>
          <w:rtl/>
        </w:rPr>
        <w:t xml:space="preserve"> הנה לך,</w:t>
      </w:r>
      <w:r w:rsidRPr="00CD067C">
        <w:rPr>
          <w:rtl/>
        </w:rPr>
        <w:t>"</w:t>
      </w:r>
      <w:r w:rsidR="00511BFD">
        <w:rPr>
          <w:rFonts w:hint="cs"/>
          <w:rtl/>
        </w:rPr>
        <w:t xml:space="preserve"> הוא החליף לדיסק </w:t>
      </w:r>
      <w:r w:rsidR="000E5D8D">
        <w:rPr>
          <w:rFonts w:hint="cs"/>
          <w:rtl/>
        </w:rPr>
        <w:t>מביצועיה, שהוקלט ב-------</w:t>
      </w:r>
      <w:r w:rsidR="00511BFD">
        <w:rPr>
          <w:rFonts w:hint="cs"/>
          <w:rtl/>
        </w:rPr>
        <w:t>.</w:t>
      </w:r>
    </w:p>
    <w:p w14:paraId="64680F99" w14:textId="232F83C6" w:rsidR="004627AB" w:rsidRPr="00CD067C" w:rsidRDefault="004627AB" w:rsidP="00250000">
      <w:pPr>
        <w:rPr>
          <w:rtl/>
        </w:rPr>
      </w:pPr>
      <w:r w:rsidRPr="00CD067C">
        <w:rPr>
          <w:rtl/>
        </w:rPr>
        <w:t>"</w:t>
      </w:r>
      <w:r w:rsidR="000E5D8D">
        <w:rPr>
          <w:rFonts w:hint="cs"/>
          <w:rtl/>
        </w:rPr>
        <w:t xml:space="preserve">הגעתי למלוא הרפרטואר רק </w:t>
      </w:r>
      <w:r w:rsidRPr="00CD067C">
        <w:rPr>
          <w:rtl/>
        </w:rPr>
        <w:t>בגי</w:t>
      </w:r>
      <w:r w:rsidR="00454518">
        <w:rPr>
          <w:rtl/>
        </w:rPr>
        <w:t xml:space="preserve">ל </w:t>
      </w:r>
      <w:r w:rsidR="00454518">
        <w:rPr>
          <w:rFonts w:hint="cs"/>
          <w:rtl/>
        </w:rPr>
        <w:t>חמש-עשרה</w:t>
      </w:r>
      <w:r w:rsidRPr="00CD067C">
        <w:rPr>
          <w:rtl/>
        </w:rPr>
        <w:t>. ותלוי מה מחשיבים ברפרטואר."</w:t>
      </w:r>
    </w:p>
    <w:p w14:paraId="072B3D6C" w14:textId="77777777" w:rsidR="004627AB" w:rsidRPr="00CD067C" w:rsidRDefault="00454518" w:rsidP="00454518">
      <w:pPr>
        <w:rPr>
          <w:rtl/>
        </w:rPr>
      </w:pPr>
      <w:r>
        <w:rPr>
          <w:rtl/>
        </w:rPr>
        <w:t xml:space="preserve">"בגיל </w:t>
      </w:r>
      <w:r>
        <w:rPr>
          <w:rFonts w:hint="cs"/>
          <w:rtl/>
        </w:rPr>
        <w:t>חמש-עשרה</w:t>
      </w:r>
      <w:r w:rsidR="004627AB" w:rsidRPr="00CD067C">
        <w:rPr>
          <w:rtl/>
        </w:rPr>
        <w:t xml:space="preserve">. ואני? מה עשיתי </w:t>
      </w:r>
      <w:r w:rsidR="00C963FF">
        <w:rPr>
          <w:rFonts w:hint="cs"/>
          <w:rtl/>
        </w:rPr>
        <w:t xml:space="preserve">אני </w:t>
      </w:r>
      <w:r w:rsidR="004627AB" w:rsidRPr="00CD067C">
        <w:rPr>
          <w:rtl/>
        </w:rPr>
        <w:t xml:space="preserve">בגיל </w:t>
      </w:r>
      <w:r>
        <w:rPr>
          <w:rFonts w:hint="cs"/>
          <w:rtl/>
        </w:rPr>
        <w:t>חמש-עשרה</w:t>
      </w:r>
      <w:r w:rsidR="004627AB" w:rsidRPr="00CD067C">
        <w:rPr>
          <w:rtl/>
        </w:rPr>
        <w:t>?"</w:t>
      </w:r>
    </w:p>
    <w:p w14:paraId="20E00DBC" w14:textId="77777777" w:rsidR="004627AB" w:rsidRPr="00CD067C" w:rsidRDefault="004627AB" w:rsidP="00250000">
      <w:pPr>
        <w:rPr>
          <w:rtl/>
        </w:rPr>
      </w:pPr>
      <w:r w:rsidRPr="00CD067C">
        <w:rPr>
          <w:rtl/>
        </w:rPr>
        <w:lastRenderedPageBreak/>
        <w:t>"אתה ידעת לשרוק את כל הרפרטואר לפסנתר."</w:t>
      </w:r>
    </w:p>
    <w:p w14:paraId="4E7BB34C" w14:textId="77777777" w:rsidR="004627AB" w:rsidRPr="00CD067C" w:rsidRDefault="004627AB" w:rsidP="00250000">
      <w:pPr>
        <w:rPr>
          <w:rtl/>
        </w:rPr>
      </w:pPr>
      <w:r w:rsidRPr="00CD067C">
        <w:rPr>
          <w:rtl/>
        </w:rPr>
        <w:t>"למה את מתכוונת?"</w:t>
      </w:r>
    </w:p>
    <w:p w14:paraId="7A9A47D1" w14:textId="77777777" w:rsidR="004627AB" w:rsidRDefault="004627AB" w:rsidP="00250000">
      <w:pPr>
        <w:rPr>
          <w:rtl/>
        </w:rPr>
      </w:pPr>
      <w:r w:rsidRPr="00CD067C">
        <w:rPr>
          <w:rtl/>
        </w:rPr>
        <w:t>"היית שומע אותי מתאמנת על יצירה, והיית שורק אותה."</w:t>
      </w:r>
    </w:p>
    <w:p w14:paraId="66B594A5" w14:textId="1B4346A3" w:rsidR="00BF0886" w:rsidRPr="00CD067C" w:rsidRDefault="00BF0886" w:rsidP="00250000">
      <w:pPr>
        <w:rPr>
          <w:rtl/>
        </w:rPr>
      </w:pPr>
      <w:r>
        <w:rPr>
          <w:rFonts w:hint="cs"/>
          <w:rtl/>
        </w:rPr>
        <w:t>"אולי... לא כל הרפרטואר. זה נורא מעייף לשרוק את "אומנות הפוגה" [אולי יש שם תת יצירה וצריך להיות יותר ספציפיים], בעיקר במהירות שאת ניגנת את זה."</w:t>
      </w:r>
    </w:p>
    <w:p w14:paraId="0BC21BA2" w14:textId="1468D692" w:rsidR="004627AB" w:rsidRDefault="007A0183" w:rsidP="007A0183">
      <w:pPr>
        <w:rPr>
          <w:rtl/>
        </w:rPr>
      </w:pPr>
      <w:r>
        <w:rPr>
          <w:rFonts w:hint="cs"/>
          <w:rtl/>
        </w:rPr>
        <w:t>[תיאור... הוא מתרצה. הוא שורק משהו, אולי את המנגינה שאח"כ יש בתיבת ה</w:t>
      </w:r>
      <w:r w:rsidR="001C5A04">
        <w:rPr>
          <w:rFonts w:hint="cs"/>
          <w:rtl/>
        </w:rPr>
        <w:t>מוזיקה</w:t>
      </w:r>
      <w:r>
        <w:rPr>
          <w:rFonts w:hint="cs"/>
          <w:rtl/>
        </w:rPr>
        <w:t xml:space="preserve">...] </w:t>
      </w:r>
      <w:r w:rsidR="004627AB" w:rsidRPr="00CD067C">
        <w:rPr>
          <w:rtl/>
        </w:rPr>
        <w:t>"</w:t>
      </w:r>
      <w:r>
        <w:rPr>
          <w:rFonts w:hint="cs"/>
          <w:rtl/>
        </w:rPr>
        <w:t xml:space="preserve">בכל זאת, </w:t>
      </w:r>
      <w:r w:rsidR="004627AB" w:rsidRPr="00CD067C">
        <w:rPr>
          <w:rtl/>
        </w:rPr>
        <w:t>את ומארק ותיאו יודעים מה אתם רוצים ותמיד היה לכם ברור. לי אין מושג."</w:t>
      </w:r>
      <w:commentRangeEnd w:id="49"/>
      <w:r w:rsidR="0031117F">
        <w:rPr>
          <w:rStyle w:val="CommentReference"/>
          <w:rtl/>
        </w:rPr>
        <w:commentReference w:id="49"/>
      </w:r>
    </w:p>
    <w:p w14:paraId="30AACF53" w14:textId="77777777" w:rsidR="00B26939" w:rsidRPr="00CD067C" w:rsidRDefault="00B26939" w:rsidP="00511BFD">
      <w:pPr>
        <w:rPr>
          <w:rtl/>
        </w:rPr>
      </w:pPr>
      <w:r>
        <w:rPr>
          <w:rFonts w:hint="cs"/>
          <w:rtl/>
        </w:rPr>
        <w:t>"</w:t>
      </w:r>
      <w:r w:rsidR="00511BFD">
        <w:rPr>
          <w:rFonts w:hint="cs"/>
          <w:rtl/>
        </w:rPr>
        <w:t xml:space="preserve">רק </w:t>
      </w:r>
      <w:r>
        <w:rPr>
          <w:rFonts w:hint="cs"/>
          <w:rtl/>
        </w:rPr>
        <w:t xml:space="preserve">אל תיתן לברירות המחדל לסחוף אותך, תשקול איך אתה רוצה לשנות את </w:t>
      </w:r>
      <w:r w:rsidR="00511BFD">
        <w:rPr>
          <w:rFonts w:hint="cs"/>
          <w:rtl/>
        </w:rPr>
        <w:t>מהלך חייך</w:t>
      </w:r>
      <w:r>
        <w:rPr>
          <w:rFonts w:hint="cs"/>
          <w:rtl/>
        </w:rPr>
        <w:t>, לפני שיהיה מאוחר מדי."</w:t>
      </w:r>
    </w:p>
    <w:p w14:paraId="23E062D8" w14:textId="77777777" w:rsidR="004627AB" w:rsidRPr="00CD067C" w:rsidRDefault="00B26939" w:rsidP="00250000">
      <w:pPr>
        <w:rPr>
          <w:rtl/>
        </w:rPr>
      </w:pPr>
      <w:r>
        <w:rPr>
          <w:rFonts w:hint="cs"/>
          <w:rtl/>
        </w:rPr>
        <w:t>[</w:t>
      </w:r>
      <w:r w:rsidR="004627AB" w:rsidRPr="00CD067C">
        <w:rPr>
          <w:rtl/>
        </w:rPr>
        <w:t>"אז ב</w:t>
      </w:r>
      <w:r w:rsidR="00BA6839">
        <w:rPr>
          <w:rFonts w:hint="cs"/>
          <w:rtl/>
        </w:rPr>
        <w:t>י</w:t>
      </w:r>
      <w:r w:rsidR="004627AB" w:rsidRPr="00CD067C">
        <w:rPr>
          <w:rtl/>
        </w:rPr>
        <w:t xml:space="preserve">נתיים </w:t>
      </w:r>
      <w:r w:rsidR="00C963FF">
        <w:rPr>
          <w:rFonts w:hint="cs"/>
          <w:rtl/>
        </w:rPr>
        <w:t xml:space="preserve">אתה </w:t>
      </w:r>
      <w:r w:rsidR="004627AB" w:rsidRPr="00CD067C">
        <w:rPr>
          <w:rtl/>
        </w:rPr>
        <w:t>הורג אנשים."</w:t>
      </w:r>
    </w:p>
    <w:p w14:paraId="723CBB14" w14:textId="77777777" w:rsidR="004627AB" w:rsidRPr="00CD067C" w:rsidRDefault="004627AB" w:rsidP="00250000">
      <w:pPr>
        <w:rPr>
          <w:rtl/>
        </w:rPr>
      </w:pPr>
      <w:r w:rsidRPr="00CD067C">
        <w:rPr>
          <w:rtl/>
        </w:rPr>
        <w:t>"אני לא הורג אנשים. זה לא מה שאני עושה. אני מגן."</w:t>
      </w:r>
    </w:p>
    <w:p w14:paraId="1EE1DA77" w14:textId="77777777" w:rsidR="004627AB" w:rsidRPr="00CD067C" w:rsidRDefault="004627AB" w:rsidP="00250000">
      <w:pPr>
        <w:rPr>
          <w:rtl/>
        </w:rPr>
      </w:pPr>
      <w:r w:rsidRPr="00CD067C">
        <w:rPr>
          <w:rtl/>
        </w:rPr>
        <w:t>"לא מעניין אותי איך אתה קור</w:t>
      </w:r>
      <w:r w:rsidR="00BA6839">
        <w:rPr>
          <w:rFonts w:hint="cs"/>
          <w:rtl/>
        </w:rPr>
        <w:t>א</w:t>
      </w:r>
      <w:r w:rsidRPr="00CD067C">
        <w:rPr>
          <w:rtl/>
        </w:rPr>
        <w:t xml:space="preserve"> לזה. כמה פעמים נצטרך לערוך את אותו ויכוח לפני שיעבור כל הזמן? אתה לא מבין? עכש</w:t>
      </w:r>
      <w:r w:rsidR="00BA6839">
        <w:rPr>
          <w:rFonts w:hint="cs"/>
          <w:rtl/>
        </w:rPr>
        <w:t>י</w:t>
      </w:r>
      <w:r w:rsidRPr="00CD067C">
        <w:rPr>
          <w:rtl/>
        </w:rPr>
        <w:t>ו אתה עדיין יכול לשנות, אח"כ יהיה מאוחר מדי..."</w:t>
      </w:r>
    </w:p>
    <w:p w14:paraId="5986C5CB" w14:textId="77777777" w:rsidR="004627AB" w:rsidRPr="00CD067C" w:rsidRDefault="004627AB" w:rsidP="00250000">
      <w:pPr>
        <w:rPr>
          <w:rtl/>
        </w:rPr>
      </w:pPr>
      <w:r w:rsidRPr="00CD067C">
        <w:rPr>
          <w:rtl/>
        </w:rPr>
        <w:t>"איך לשנות?"</w:t>
      </w:r>
    </w:p>
    <w:p w14:paraId="225EF04A" w14:textId="77777777" w:rsidR="004627AB" w:rsidRPr="00CD067C" w:rsidRDefault="004627AB" w:rsidP="00250000">
      <w:pPr>
        <w:rPr>
          <w:rtl/>
        </w:rPr>
      </w:pPr>
      <w:r w:rsidRPr="00CD067C">
        <w:rPr>
          <w:rtl/>
        </w:rPr>
        <w:t xml:space="preserve">"יש פתגם על החיים ששווה לחיות אותם, </w:t>
      </w:r>
      <w:r w:rsidRPr="00CD067C">
        <w:rPr>
          <w:rFonts w:hint="cs"/>
          <w:rtl/>
        </w:rPr>
        <w:t xml:space="preserve">החיים </w:t>
      </w:r>
      <w:r w:rsidRPr="00CD067C">
        <w:rPr>
          <w:rtl/>
        </w:rPr>
        <w:t>שיש בהם טעם: לטעת עץ, ללדת ילד, לכתוב ספר."</w:t>
      </w:r>
      <w:r w:rsidR="003F5AC4">
        <w:rPr>
          <w:rFonts w:hint="cs"/>
          <w:rtl/>
        </w:rPr>
        <w:t>]</w:t>
      </w:r>
    </w:p>
    <w:p w14:paraId="2F34FDCE" w14:textId="2A546B96" w:rsidR="004627AB" w:rsidRPr="00CD067C" w:rsidRDefault="008B1B44" w:rsidP="00454518">
      <w:pPr>
        <w:rPr>
          <w:rtl/>
        </w:rPr>
      </w:pPr>
      <w:r>
        <w:rPr>
          <w:rtl/>
        </w:rPr>
        <w:t>סופי</w:t>
      </w:r>
      <w:r w:rsidR="004627AB" w:rsidRPr="00CD067C">
        <w:rPr>
          <w:rtl/>
        </w:rPr>
        <w:t xml:space="preserve"> צדקה. </w:t>
      </w:r>
      <w:r>
        <w:rPr>
          <w:rtl/>
        </w:rPr>
        <w:t>סופי</w:t>
      </w:r>
      <w:r w:rsidR="004627AB" w:rsidRPr="00CD067C">
        <w:rPr>
          <w:rtl/>
        </w:rPr>
        <w:t xml:space="preserve"> </w:t>
      </w:r>
      <w:r w:rsidR="00F97A34">
        <w:rPr>
          <w:rtl/>
        </w:rPr>
        <w:t>כל כך</w:t>
      </w:r>
      <w:r w:rsidR="004627AB" w:rsidRPr="00CD067C">
        <w:rPr>
          <w:rtl/>
        </w:rPr>
        <w:t xml:space="preserve"> צדקה. </w:t>
      </w:r>
      <w:r w:rsidR="00F06A3F">
        <w:rPr>
          <w:rtl/>
        </w:rPr>
        <w:t>עכשיו</w:t>
      </w:r>
      <w:r w:rsidR="004627AB" w:rsidRPr="00CD067C">
        <w:rPr>
          <w:rtl/>
        </w:rPr>
        <w:t xml:space="preserve"> הוא ראה </w:t>
      </w:r>
      <w:r w:rsidR="00B26939">
        <w:rPr>
          <w:rFonts w:hint="cs"/>
          <w:rtl/>
        </w:rPr>
        <w:t>זאת</w:t>
      </w:r>
      <w:r w:rsidR="004627AB" w:rsidRPr="00CD067C">
        <w:rPr>
          <w:rtl/>
        </w:rPr>
        <w:t xml:space="preserve"> ולמזלו </w:t>
      </w:r>
      <w:r w:rsidR="00511BFD">
        <w:rPr>
          <w:rFonts w:hint="cs"/>
          <w:rtl/>
        </w:rPr>
        <w:t>ל</w:t>
      </w:r>
      <w:r w:rsidR="004627AB" w:rsidRPr="00CD067C">
        <w:rPr>
          <w:rtl/>
        </w:rPr>
        <w:t>א היה מאוחר. עדיין צעיר, הוא י</w:t>
      </w:r>
      <w:r w:rsidR="00B26939">
        <w:rPr>
          <w:rFonts w:hint="cs"/>
          <w:rtl/>
        </w:rPr>
        <w:t>עזוב את הצבא</w:t>
      </w:r>
      <w:r w:rsidR="004627AB" w:rsidRPr="00CD067C">
        <w:rPr>
          <w:rtl/>
        </w:rPr>
        <w:t>, הוא יחזור ל</w:t>
      </w:r>
      <w:r w:rsidR="001C5A04">
        <w:rPr>
          <w:rFonts w:hint="cs"/>
          <w:rtl/>
        </w:rPr>
        <w:t>מוזיקה</w:t>
      </w:r>
      <w:r w:rsidR="004627AB" w:rsidRPr="00CD067C">
        <w:rPr>
          <w:rtl/>
        </w:rPr>
        <w:t xml:space="preserve">, הוא ילמד באוניברסיטה (השלמת הבגרויות נראתה </w:t>
      </w:r>
      <w:r w:rsidR="004C59E0">
        <w:rPr>
          <w:rtl/>
        </w:rPr>
        <w:t>פתאום</w:t>
      </w:r>
      <w:r w:rsidR="004627AB" w:rsidRPr="00CD067C">
        <w:rPr>
          <w:rtl/>
        </w:rPr>
        <w:t xml:space="preserve"> כאתגר של מה</w:t>
      </w:r>
      <w:r w:rsidR="00454518">
        <w:rPr>
          <w:rFonts w:hint="cs"/>
          <w:rtl/>
        </w:rPr>
        <w:t>-</w:t>
      </w:r>
      <w:r w:rsidR="004627AB" w:rsidRPr="00CD067C">
        <w:rPr>
          <w:rtl/>
        </w:rPr>
        <w:t xml:space="preserve">בכך) ויהפוך לפרופסור לאכאדית וכתב היתדות, הוא ימצא שלווה ויהיה מרוכז ורציני, הוא יפסיק לעשן, </w:t>
      </w:r>
      <w:r w:rsidR="00B26939" w:rsidRPr="00CD067C">
        <w:rPr>
          <w:rtl/>
        </w:rPr>
        <w:t>אפילו סמים</w:t>
      </w:r>
      <w:r w:rsidR="00B26939">
        <w:rPr>
          <w:rFonts w:hint="cs"/>
          <w:rtl/>
        </w:rPr>
        <w:t xml:space="preserve">, </w:t>
      </w:r>
      <w:r w:rsidR="00B26939">
        <w:rPr>
          <w:rtl/>
        </w:rPr>
        <w:t>אפילו אלכוהול</w:t>
      </w:r>
      <w:r w:rsidR="00B26939">
        <w:rPr>
          <w:rFonts w:hint="cs"/>
          <w:rtl/>
        </w:rPr>
        <w:t>,</w:t>
      </w:r>
      <w:r w:rsidR="00B26939" w:rsidRPr="00CD067C">
        <w:rPr>
          <w:rtl/>
        </w:rPr>
        <w:t xml:space="preserve"> </w:t>
      </w:r>
      <w:r w:rsidR="004627AB" w:rsidRPr="00CD067C">
        <w:rPr>
          <w:rtl/>
        </w:rPr>
        <w:t>הוא יחדל מכך לח</w:t>
      </w:r>
      <w:r w:rsidR="00B26939">
        <w:rPr>
          <w:rtl/>
        </w:rPr>
        <w:t>לוטין ויהפוך לתריא</w:t>
      </w:r>
      <w:r w:rsidR="00B26939">
        <w:rPr>
          <w:rFonts w:hint="cs"/>
          <w:rtl/>
        </w:rPr>
        <w:t>ת</w:t>
      </w:r>
      <w:r w:rsidR="004627AB" w:rsidRPr="00CD067C">
        <w:rPr>
          <w:rtl/>
        </w:rPr>
        <w:t>לט רציני</w:t>
      </w:r>
      <w:r w:rsidR="00B26939">
        <w:rPr>
          <w:rtl/>
        </w:rPr>
        <w:t>, איש הברזל בעוד שנה – מה י</w:t>
      </w:r>
      <w:r w:rsidR="004627AB" w:rsidRPr="00CD067C">
        <w:rPr>
          <w:rtl/>
        </w:rPr>
        <w:t xml:space="preserve">עמוד בדרכו? הוא יפסיק לאכול בשר, הוא יפסיק לפגוע בכל יצור חי באשר הוא, האם ניתן בכלל להתאמן לאיש הברזל ולהיות טיבעוני? </w:t>
      </w:r>
      <w:r w:rsidR="00FF01EB">
        <w:rPr>
          <w:rFonts w:hint="cs"/>
          <w:rtl/>
        </w:rPr>
        <w:t>ייתכן, ייתכן,</w:t>
      </w:r>
      <w:r w:rsidR="004627AB" w:rsidRPr="00CD067C">
        <w:rPr>
          <w:rtl/>
        </w:rPr>
        <w:t xml:space="preserve"> הוא ימצא את הפורומים הרלוונטיים באינטרנט, אולי זריקות של </w:t>
      </w:r>
      <w:r w:rsidR="004627AB" w:rsidRPr="00CD067C">
        <w:t>B12</w:t>
      </w:r>
      <w:r w:rsidR="004627AB" w:rsidRPr="00CD067C">
        <w:rPr>
          <w:rtl/>
        </w:rPr>
        <w:t>,</w:t>
      </w:r>
      <w:r w:rsidR="00483BB1">
        <w:rPr>
          <w:rtl/>
        </w:rPr>
        <w:t xml:space="preserve"> הכול </w:t>
      </w:r>
      <w:r w:rsidR="004627AB" w:rsidRPr="00CD067C">
        <w:rPr>
          <w:rtl/>
        </w:rPr>
        <w:t>יסתדר (</w:t>
      </w:r>
      <w:r w:rsidR="00FF01EB">
        <w:rPr>
          <w:rFonts w:hint="cs"/>
          <w:rtl/>
        </w:rPr>
        <w:t>גם אם כרגע לא ברור איך בדיוק, הוא עוד יברר זאת לעצמו, הוא יצליח</w:t>
      </w:r>
      <w:r w:rsidR="004627AB" w:rsidRPr="00CD067C">
        <w:rPr>
          <w:rtl/>
        </w:rPr>
        <w:t>) הוא יתחתן ויהיו לו ילדים רכים שיאהב וירכון מעל מיטתם להריח בלילה (</w:t>
      </w:r>
      <w:r w:rsidR="00FF01EB">
        <w:rPr>
          <w:rFonts w:hint="cs"/>
          <w:rtl/>
        </w:rPr>
        <w:t>אולי זה הפתרון, זאת הדרך!</w:t>
      </w:r>
      <w:r w:rsidR="00FF01EB">
        <w:rPr>
          <w:rtl/>
        </w:rPr>
        <w:t>)</w:t>
      </w:r>
      <w:r w:rsidR="00B26939">
        <w:rPr>
          <w:rtl/>
        </w:rPr>
        <w:t xml:space="preserve"> </w:t>
      </w:r>
      <w:r w:rsidR="004627AB" w:rsidRPr="00CD067C">
        <w:rPr>
          <w:rtl/>
        </w:rPr>
        <w:t>הוא יגור בטבע ויגדל סוסים</w:t>
      </w:r>
      <w:r w:rsidR="00511BFD">
        <w:rPr>
          <w:rFonts w:hint="cs"/>
          <w:rtl/>
        </w:rPr>
        <w:t>,</w:t>
      </w:r>
      <w:r w:rsidR="004627AB" w:rsidRPr="00CD067C">
        <w:rPr>
          <w:rtl/>
        </w:rPr>
        <w:t xml:space="preserve"> </w:t>
      </w:r>
      <w:r w:rsidR="00B26939">
        <w:rPr>
          <w:rFonts w:hint="cs"/>
          <w:rtl/>
        </w:rPr>
        <w:t>[</w:t>
      </w:r>
      <w:r w:rsidR="004627AB" w:rsidRPr="00CD067C">
        <w:rPr>
          <w:rtl/>
        </w:rPr>
        <w:t xml:space="preserve">עם הצרפתייה שלו, </w:t>
      </w:r>
      <w:r w:rsidR="003F5AC4">
        <w:rPr>
          <w:rFonts w:hint="cs"/>
          <w:rtl/>
        </w:rPr>
        <w:t xml:space="preserve">[הוא לא עם נטע כרגע???] </w:t>
      </w:r>
      <w:r w:rsidR="004627AB" w:rsidRPr="00CD067C">
        <w:rPr>
          <w:rtl/>
        </w:rPr>
        <w:t>היא עדיין לא ענתה על האימיילים האחרונים שלו אבל בשביל מה צריך אימייל כשהוא רחוק ממנה רק מרחק טיסה קצרה?</w:t>
      </w:r>
      <w:r w:rsidR="00B26939">
        <w:rPr>
          <w:rFonts w:hint="cs"/>
          <w:rtl/>
        </w:rPr>
        <w:t>]</w:t>
      </w:r>
      <w:r w:rsidR="00454518">
        <w:rPr>
          <w:rtl/>
        </w:rPr>
        <w:t xml:space="preserve"> הוא יהפוך לאדם מיושב ומסו</w:t>
      </w:r>
      <w:r w:rsidR="00454518">
        <w:rPr>
          <w:rFonts w:hint="cs"/>
          <w:rtl/>
        </w:rPr>
        <w:t>ּ</w:t>
      </w:r>
      <w:r w:rsidR="00454518">
        <w:rPr>
          <w:rtl/>
        </w:rPr>
        <w:t>ר</w:t>
      </w:r>
      <w:r w:rsidR="004627AB" w:rsidRPr="00CD067C">
        <w:rPr>
          <w:rtl/>
        </w:rPr>
        <w:t xml:space="preserve"> שניתן לסמוך עליו, הוא יאמין בכוחות חזקים, מנחמים שיהיו לצידו תמיד </w:t>
      </w:r>
      <w:r w:rsidR="00511BFD">
        <w:rPr>
          <w:rtl/>
        </w:rPr>
        <w:t>–</w:t>
      </w:r>
      <w:r w:rsidR="00511BFD">
        <w:rPr>
          <w:rFonts w:hint="cs"/>
          <w:rtl/>
        </w:rPr>
        <w:t xml:space="preserve"> </w:t>
      </w:r>
      <w:r w:rsidR="004627AB" w:rsidRPr="00CD067C">
        <w:rPr>
          <w:rtl/>
        </w:rPr>
        <w:t>הרי ברור מה הם, הוא יתחיל להאמין באלוהים, הוא יבחר להאמין ולשמור מסורת, הוא י</w:t>
      </w:r>
      <w:r w:rsidR="004627AB" w:rsidRPr="00CD067C">
        <w:rPr>
          <w:rFonts w:hint="cs"/>
          <w:rtl/>
        </w:rPr>
        <w:t>תעמק</w:t>
      </w:r>
      <w:r w:rsidR="004627AB" w:rsidRPr="00CD067C">
        <w:rPr>
          <w:rtl/>
        </w:rPr>
        <w:t xml:space="preserve"> </w:t>
      </w:r>
      <w:r w:rsidR="004627AB" w:rsidRPr="00CD067C">
        <w:rPr>
          <w:rFonts w:hint="cs"/>
          <w:rtl/>
        </w:rPr>
        <w:t>בד</w:t>
      </w:r>
      <w:r w:rsidR="004627AB" w:rsidRPr="00CD067C">
        <w:rPr>
          <w:rtl/>
        </w:rPr>
        <w:t xml:space="preserve">קדוקי </w:t>
      </w:r>
      <w:r w:rsidR="004627AB" w:rsidRPr="00CD067C">
        <w:rPr>
          <w:rFonts w:hint="cs"/>
          <w:rtl/>
        </w:rPr>
        <w:t>המצוות</w:t>
      </w:r>
      <w:r w:rsidR="004627AB" w:rsidRPr="00CD067C">
        <w:rPr>
          <w:rtl/>
        </w:rPr>
        <w:t>, שולחן ערוך בערב שבת ותפילות במחזוריות קבועה, הוא סילק מליבו את ההיסוס הזערורי, היסוס זוטא חסר חשיבות – הוא לא ה</w:t>
      </w:r>
      <w:r w:rsidR="00B371E0">
        <w:rPr>
          <w:rFonts w:hint="cs"/>
          <w:rtl/>
        </w:rPr>
        <w:t>צליח לה</w:t>
      </w:r>
      <w:r w:rsidR="00B371E0">
        <w:rPr>
          <w:rtl/>
        </w:rPr>
        <w:t>אמ</w:t>
      </w:r>
      <w:r w:rsidR="00B371E0">
        <w:rPr>
          <w:rFonts w:hint="cs"/>
          <w:rtl/>
        </w:rPr>
        <w:t>י</w:t>
      </w:r>
      <w:r w:rsidR="004627AB" w:rsidRPr="00CD067C">
        <w:rPr>
          <w:rtl/>
        </w:rPr>
        <w:t>ן באלוהים</w:t>
      </w:r>
      <w:r w:rsidR="00B371E0">
        <w:rPr>
          <w:rFonts w:hint="cs"/>
          <w:rtl/>
        </w:rPr>
        <w:t xml:space="preserve"> על אף מאמציו</w:t>
      </w:r>
      <w:r w:rsidR="00511BFD">
        <w:rPr>
          <w:rtl/>
        </w:rPr>
        <w:t>, זה היה היסוס זניח כי</w:t>
      </w:r>
      <w:r w:rsidR="004627AB" w:rsidRPr="00CD067C">
        <w:rPr>
          <w:rtl/>
        </w:rPr>
        <w:t xml:space="preserve"> ידע</w:t>
      </w:r>
      <w:r w:rsidR="00BB7B0A">
        <w:rPr>
          <w:rtl/>
        </w:rPr>
        <w:t xml:space="preserve"> שהכול </w:t>
      </w:r>
      <w:r w:rsidR="004627AB" w:rsidRPr="00CD067C">
        <w:rPr>
          <w:rtl/>
        </w:rPr>
        <w:t>עומד להשתנות, הוא יצלול לתוך קיום, הוא ידע בדיוק לתוך איזה קיום</w:t>
      </w:r>
      <w:r w:rsidR="002521B5">
        <w:rPr>
          <w:rtl/>
        </w:rPr>
        <w:t xml:space="preserve">, קיום של ארונות קיר ומגירות </w:t>
      </w:r>
      <w:r w:rsidR="002521B5">
        <w:rPr>
          <w:rFonts w:hint="cs"/>
          <w:rtl/>
        </w:rPr>
        <w:t>ו</w:t>
      </w:r>
      <w:r w:rsidR="004627AB" w:rsidRPr="00CD067C">
        <w:rPr>
          <w:rtl/>
        </w:rPr>
        <w:t xml:space="preserve">כל </w:t>
      </w:r>
      <w:r w:rsidR="004627AB" w:rsidRPr="00CD067C">
        <w:rPr>
          <w:rFonts w:hint="cs"/>
          <w:rtl/>
        </w:rPr>
        <w:t>הבגדים</w:t>
      </w:r>
      <w:r w:rsidR="004627AB" w:rsidRPr="00CD067C">
        <w:rPr>
          <w:rtl/>
        </w:rPr>
        <w:t xml:space="preserve"> </w:t>
      </w:r>
      <w:r w:rsidR="00FA06C1">
        <w:rPr>
          <w:rtl/>
        </w:rPr>
        <w:t>מקופלים בקפדנות, שבת בבוקר בבית</w:t>
      </w:r>
      <w:r w:rsidR="00FA06C1">
        <w:rPr>
          <w:rFonts w:hint="cs"/>
          <w:rtl/>
        </w:rPr>
        <w:t>-</w:t>
      </w:r>
      <w:r w:rsidR="004627AB" w:rsidRPr="00CD067C">
        <w:rPr>
          <w:rtl/>
        </w:rPr>
        <w:t xml:space="preserve">הכנסת והמפה הצחורה וכלי הכסף, הוא יקנה מתנות לחג, הדור הקודם יכול להסיר דאגה מליבו כי אלכס הגיע אלכס הופיע לשמר את המסורת </w:t>
      </w:r>
      <w:r w:rsidR="00FF01EB">
        <w:rPr>
          <w:rFonts w:hint="cs"/>
          <w:rtl/>
        </w:rPr>
        <w:t>והגחלת והתקווה</w:t>
      </w:r>
      <w:r w:rsidR="004627AB" w:rsidRPr="00CD067C">
        <w:rPr>
          <w:rtl/>
        </w:rPr>
        <w:t xml:space="preserve">, הוא יאמין, הוא </w:t>
      </w:r>
      <w:r w:rsidR="002521B5">
        <w:rPr>
          <w:rFonts w:hint="cs"/>
          <w:rtl/>
        </w:rPr>
        <w:t>יתאמן בכך ויתאמץ מספיק ו</w:t>
      </w:r>
      <w:r w:rsidR="004627AB" w:rsidRPr="00CD067C">
        <w:rPr>
          <w:rtl/>
        </w:rPr>
        <w:t>ילמד להאמין ויהיה מאושר</w:t>
      </w:r>
      <w:r w:rsidR="00FA06C1">
        <w:rPr>
          <w:rFonts w:hint="cs"/>
          <w:rtl/>
        </w:rPr>
        <w:t>, האושר יהפוך לשאיפתו החדשה</w:t>
      </w:r>
      <w:r w:rsidR="004627AB" w:rsidRPr="00CD067C">
        <w:rPr>
          <w:rtl/>
        </w:rPr>
        <w:t xml:space="preserve">. הוא ישתפר ויהיה לו טוב. הוא יהיה טוב. </w:t>
      </w:r>
      <w:r w:rsidR="00F065F1">
        <w:rPr>
          <w:rtl/>
        </w:rPr>
        <w:t>סוף-סוף</w:t>
      </w:r>
      <w:r w:rsidR="004627AB" w:rsidRPr="00CD067C">
        <w:rPr>
          <w:rtl/>
        </w:rPr>
        <w:t xml:space="preserve"> ילד טוב.</w:t>
      </w:r>
    </w:p>
    <w:p w14:paraId="1EF9A726" w14:textId="77777777" w:rsidR="004627AB" w:rsidRPr="00CD067C" w:rsidRDefault="004627AB" w:rsidP="00250000">
      <w:pPr>
        <w:rPr>
          <w:rtl/>
        </w:rPr>
      </w:pPr>
      <w:r w:rsidRPr="00CD067C">
        <w:rPr>
          <w:rtl/>
        </w:rPr>
        <w:t>ילד טוב.</w:t>
      </w:r>
    </w:p>
    <w:p w14:paraId="6A8E1214" w14:textId="77777777" w:rsidR="004627AB" w:rsidRPr="00CD067C" w:rsidRDefault="004627AB" w:rsidP="00250000">
      <w:pPr>
        <w:rPr>
          <w:rtl/>
        </w:rPr>
      </w:pPr>
      <w:r w:rsidRPr="00CD067C">
        <w:rPr>
          <w:rtl/>
        </w:rPr>
        <w:t>אבל.</w:t>
      </w:r>
    </w:p>
    <w:p w14:paraId="675868B9" w14:textId="77777777" w:rsidR="004627AB" w:rsidRPr="00CD067C" w:rsidRDefault="004627AB" w:rsidP="00250000">
      <w:pPr>
        <w:rPr>
          <w:rtl/>
        </w:rPr>
      </w:pPr>
      <w:r w:rsidRPr="00CD067C">
        <w:rPr>
          <w:rtl/>
        </w:rPr>
        <w:t>אבל.</w:t>
      </w:r>
    </w:p>
    <w:p w14:paraId="45B66AC8" w14:textId="77777777" w:rsidR="004627AB" w:rsidRPr="00CD067C" w:rsidRDefault="004627AB" w:rsidP="00250000">
      <w:pPr>
        <w:rPr>
          <w:rtl/>
        </w:rPr>
      </w:pPr>
      <w:r w:rsidRPr="00CD067C">
        <w:rPr>
          <w:rtl/>
        </w:rPr>
        <w:t>אבל.</w:t>
      </w:r>
    </w:p>
    <w:p w14:paraId="022B51E0" w14:textId="77777777" w:rsidR="004627AB" w:rsidRPr="00CD067C" w:rsidRDefault="004627AB" w:rsidP="00250000">
      <w:pPr>
        <w:rPr>
          <w:rtl/>
        </w:rPr>
      </w:pPr>
      <w:r w:rsidRPr="00CD067C">
        <w:rPr>
          <w:rFonts w:hint="cs"/>
          <w:rtl/>
        </w:rPr>
        <w:lastRenderedPageBreak/>
        <w:t>מערבל הבטון</w:t>
      </w:r>
      <w:r w:rsidRPr="00CD067C">
        <w:rPr>
          <w:rtl/>
        </w:rPr>
        <w:t>.</w:t>
      </w:r>
    </w:p>
    <w:p w14:paraId="52F0C256" w14:textId="77777777" w:rsidR="004627AB" w:rsidRPr="00CD067C" w:rsidRDefault="004627AB" w:rsidP="00250000">
      <w:pPr>
        <w:rPr>
          <w:rtl/>
        </w:rPr>
      </w:pPr>
      <w:r w:rsidRPr="00CD067C">
        <w:rPr>
          <w:rFonts w:hint="cs"/>
          <w:rtl/>
        </w:rPr>
        <w:t>מערבל הבטון</w:t>
      </w:r>
      <w:r w:rsidRPr="00CD067C">
        <w:rPr>
          <w:rtl/>
        </w:rPr>
        <w:t xml:space="preserve"> שחוצה את קו ההפרדה!</w:t>
      </w:r>
    </w:p>
    <w:p w14:paraId="795C2D6A" w14:textId="77777777" w:rsidR="004627AB" w:rsidRPr="00CD067C" w:rsidRDefault="004627AB" w:rsidP="00250000">
      <w:pPr>
        <w:rPr>
          <w:rtl/>
        </w:rPr>
      </w:pPr>
      <w:r w:rsidRPr="00CD067C">
        <w:rPr>
          <w:rFonts w:hint="cs"/>
          <w:rtl/>
        </w:rPr>
        <w:t>מערבל הבטון</w:t>
      </w:r>
      <w:r w:rsidRPr="00CD067C">
        <w:rPr>
          <w:rtl/>
        </w:rPr>
        <w:t xml:space="preserve"> שחוצה את קו ההפרדה! וה</w:t>
      </w:r>
      <w:r w:rsidRPr="00CD067C">
        <w:rPr>
          <w:rFonts w:hint="cs"/>
          <w:rtl/>
        </w:rPr>
        <w:t>דוד</w:t>
      </w:r>
      <w:r w:rsidRPr="00CD067C">
        <w:rPr>
          <w:rtl/>
        </w:rPr>
        <w:t xml:space="preserve"> של</w:t>
      </w:r>
      <w:r w:rsidRPr="00CD067C">
        <w:rPr>
          <w:rFonts w:hint="cs"/>
          <w:rtl/>
        </w:rPr>
        <w:t>ו</w:t>
      </w:r>
      <w:r w:rsidRPr="00CD067C">
        <w:rPr>
          <w:rtl/>
        </w:rPr>
        <w:t xml:space="preserve"> שניתק ומסתחרר לעברם.</w:t>
      </w:r>
    </w:p>
    <w:p w14:paraId="604739FC" w14:textId="77777777" w:rsidR="004627AB" w:rsidRPr="00CD067C" w:rsidRDefault="004627AB" w:rsidP="00250000">
      <w:pPr>
        <w:rPr>
          <w:rtl/>
        </w:rPr>
      </w:pPr>
      <w:r w:rsidRPr="00CD067C">
        <w:rPr>
          <w:rtl/>
        </w:rPr>
        <w:t>הוא לא נמצא פה, הוא כבר שם, הוא כבר ילד טוב.</w:t>
      </w:r>
    </w:p>
    <w:p w14:paraId="278869C4" w14:textId="77777777" w:rsidR="004627AB" w:rsidRPr="00CD067C" w:rsidRDefault="004627AB" w:rsidP="00250000">
      <w:pPr>
        <w:rPr>
          <w:rtl/>
        </w:rPr>
      </w:pPr>
      <w:r w:rsidRPr="00CD067C">
        <w:rPr>
          <w:rtl/>
        </w:rPr>
        <w:t>הוא שבר עם ההגה, זה לא נורא הנה ה</w:t>
      </w:r>
      <w:r w:rsidRPr="00CD067C">
        <w:rPr>
          <w:rFonts w:hint="cs"/>
          <w:rtl/>
        </w:rPr>
        <w:t>דוד</w:t>
      </w:r>
      <w:r w:rsidRPr="00CD067C">
        <w:rPr>
          <w:rtl/>
        </w:rPr>
        <w:t xml:space="preserve">. השתחרר </w:t>
      </w:r>
      <w:r w:rsidRPr="00CD067C">
        <w:rPr>
          <w:rFonts w:hint="cs"/>
          <w:rtl/>
        </w:rPr>
        <w:t xml:space="preserve">מעט </w:t>
      </w:r>
      <w:r w:rsidRPr="00CD067C">
        <w:rPr>
          <w:rtl/>
        </w:rPr>
        <w:t>ולא פגע בהם. והנה המשאית.</w:t>
      </w:r>
    </w:p>
    <w:p w14:paraId="374E494A" w14:textId="77777777" w:rsidR="004627AB" w:rsidRPr="00CD067C" w:rsidRDefault="004627AB" w:rsidP="003B17AB">
      <w:pPr>
        <w:rPr>
          <w:rtl/>
        </w:rPr>
      </w:pPr>
      <w:r w:rsidRPr="00CD067C">
        <w:rPr>
          <w:rtl/>
        </w:rPr>
        <w:t xml:space="preserve">הוא לחץ על הבלמים, הוא לחץ על הגז. הוא שבר עם ההגה ימינה, הוא שבר שמאלה. אבל דבר לא היה מסוגל למנוע את החבטה חזקה ואיומה </w:t>
      </w:r>
      <w:r w:rsidRPr="00CD067C">
        <w:rPr>
          <w:rFonts w:hint="cs"/>
          <w:rtl/>
        </w:rPr>
        <w:t>הוא</w:t>
      </w:r>
      <w:r w:rsidRPr="00CD067C">
        <w:rPr>
          <w:rtl/>
        </w:rPr>
        <w:t xml:space="preserve"> לא רוא</w:t>
      </w:r>
      <w:r w:rsidRPr="00CD067C">
        <w:rPr>
          <w:rFonts w:hint="cs"/>
          <w:rtl/>
        </w:rPr>
        <w:t>ה</w:t>
      </w:r>
      <w:r w:rsidRPr="00CD067C">
        <w:rPr>
          <w:rtl/>
        </w:rPr>
        <w:t xml:space="preserve"> כלום א</w:t>
      </w:r>
      <w:r w:rsidR="00511BFD">
        <w:rPr>
          <w:rFonts w:hint="cs"/>
          <w:rtl/>
        </w:rPr>
        <w:t xml:space="preserve">ף </w:t>
      </w:r>
      <w:r w:rsidRPr="00CD067C">
        <w:rPr>
          <w:rtl/>
        </w:rPr>
        <w:t>ע</w:t>
      </w:r>
      <w:r w:rsidR="00511BFD">
        <w:rPr>
          <w:rFonts w:hint="cs"/>
          <w:rtl/>
        </w:rPr>
        <w:t xml:space="preserve">ל </w:t>
      </w:r>
      <w:r w:rsidRPr="00CD067C">
        <w:rPr>
          <w:rtl/>
        </w:rPr>
        <w:t>פ</w:t>
      </w:r>
      <w:r w:rsidR="00511BFD">
        <w:rPr>
          <w:rFonts w:hint="cs"/>
          <w:rtl/>
        </w:rPr>
        <w:t>י</w:t>
      </w:r>
      <w:r w:rsidRPr="00CD067C">
        <w:rPr>
          <w:rtl/>
        </w:rPr>
        <w:t xml:space="preserve"> שהעיניים פקוחות </w:t>
      </w:r>
      <w:r w:rsidR="00511BFD">
        <w:rPr>
          <w:rFonts w:hint="cs"/>
          <w:rtl/>
        </w:rPr>
        <w:t xml:space="preserve">הן </w:t>
      </w:r>
      <w:r w:rsidRPr="00CD067C">
        <w:rPr>
          <w:rtl/>
        </w:rPr>
        <w:t>קרועות לרווחה</w:t>
      </w:r>
      <w:r w:rsidR="003B17AB">
        <w:rPr>
          <w:rFonts w:hint="cs"/>
          <w:rtl/>
        </w:rPr>
        <w:t>,</w:t>
      </w:r>
      <w:r w:rsidRPr="00CD067C">
        <w:rPr>
          <w:rtl/>
        </w:rPr>
        <w:t xml:space="preserve"> </w:t>
      </w:r>
      <w:r w:rsidR="003B17AB">
        <w:rPr>
          <w:rFonts w:hint="cs"/>
          <w:rtl/>
        </w:rPr>
        <w:t>[</w:t>
      </w:r>
      <w:r w:rsidRPr="00CD067C">
        <w:rPr>
          <w:rtl/>
        </w:rPr>
        <w:t>מנסות להבין בפלצות מנסות לנחש בפניקה מנסות לגלות מה יקרה.</w:t>
      </w:r>
      <w:r w:rsidR="003B17AB">
        <w:rPr>
          <w:rFonts w:hint="cs"/>
          <w:rtl/>
        </w:rPr>
        <w:t xml:space="preserve">] הפלצות זה לא קורה הפאניקה, </w:t>
      </w:r>
      <w:r w:rsidRPr="00CD067C">
        <w:rPr>
          <w:rtl/>
        </w:rPr>
        <w:t>הבתים הצפופים האפורים על תריסיהם השבורים פערו פיות סדוקים בתדהמה.</w:t>
      </w:r>
    </w:p>
    <w:p w14:paraId="515E617E" w14:textId="4FF1C2AE" w:rsidR="004627AB" w:rsidRPr="00CD067C" w:rsidRDefault="004627AB" w:rsidP="003B17AB">
      <w:pPr>
        <w:rPr>
          <w:rtl/>
        </w:rPr>
      </w:pPr>
      <w:r w:rsidRPr="00CD067C">
        <w:rPr>
          <w:rtl/>
        </w:rPr>
        <w:t xml:space="preserve">ודבר לא היה מסוגל למנוע את </w:t>
      </w:r>
      <w:r w:rsidR="003B17AB">
        <w:rPr>
          <w:rFonts w:hint="cs"/>
          <w:rtl/>
        </w:rPr>
        <w:t>ה</w:t>
      </w:r>
      <w:r w:rsidR="003B17AB" w:rsidRPr="00CD067C">
        <w:rPr>
          <w:rtl/>
        </w:rPr>
        <w:t xml:space="preserve">התנגשות </w:t>
      </w:r>
      <w:r w:rsidR="003B17AB">
        <w:rPr>
          <w:rFonts w:hint="cs"/>
          <w:rtl/>
        </w:rPr>
        <w:t>ה</w:t>
      </w:r>
      <w:r w:rsidR="003B17AB" w:rsidRPr="00CD067C">
        <w:rPr>
          <w:rtl/>
        </w:rPr>
        <w:t>מצווחת פח-על-פח</w:t>
      </w:r>
      <w:r w:rsidR="003B17AB">
        <w:rPr>
          <w:rFonts w:hint="cs"/>
          <w:rtl/>
        </w:rPr>
        <w:t>,</w:t>
      </w:r>
      <w:r w:rsidRPr="00CD067C">
        <w:rPr>
          <w:rtl/>
        </w:rPr>
        <w:t xml:space="preserve"> את התקמטות המתכת, את דלת הפח המתמעכת פנימה, את הריפוד הנקרע והפלסטיק הנשבר</w:t>
      </w:r>
      <w:r w:rsidRPr="00CD067C">
        <w:rPr>
          <w:rFonts w:hint="cs"/>
          <w:rtl/>
        </w:rPr>
        <w:t>, את חשיפ</w:t>
      </w:r>
      <w:r w:rsidRPr="00CD067C">
        <w:rPr>
          <w:rtl/>
        </w:rPr>
        <w:t xml:space="preserve">ת הברגים </w:t>
      </w:r>
      <w:r w:rsidRPr="00CD067C">
        <w:rPr>
          <w:rFonts w:hint="cs"/>
          <w:rtl/>
        </w:rPr>
        <w:t>ו</w:t>
      </w:r>
      <w:r w:rsidRPr="00CD067C">
        <w:rPr>
          <w:rtl/>
        </w:rPr>
        <w:t xml:space="preserve">הברזל והמכונה האלימה הקרובה </w:t>
      </w:r>
      <w:r w:rsidR="00F97A34">
        <w:rPr>
          <w:rtl/>
        </w:rPr>
        <w:t>כל כך</w:t>
      </w:r>
      <w:r w:rsidRPr="00CD067C">
        <w:rPr>
          <w:rtl/>
        </w:rPr>
        <w:t xml:space="preserve">, </w:t>
      </w:r>
      <w:r w:rsidRPr="00CD067C">
        <w:rPr>
          <w:rFonts w:hint="cs"/>
          <w:rtl/>
        </w:rPr>
        <w:t xml:space="preserve">את </w:t>
      </w:r>
      <w:r w:rsidRPr="00CD067C">
        <w:rPr>
          <w:rtl/>
        </w:rPr>
        <w:t>ה</w:t>
      </w:r>
      <w:r w:rsidRPr="00CD067C">
        <w:rPr>
          <w:rFonts w:hint="cs"/>
          <w:rtl/>
        </w:rPr>
        <w:t>ה</w:t>
      </w:r>
      <w:r w:rsidRPr="00CD067C">
        <w:rPr>
          <w:rtl/>
        </w:rPr>
        <w:t>תמוטט</w:t>
      </w:r>
      <w:r w:rsidRPr="00CD067C">
        <w:rPr>
          <w:rFonts w:hint="cs"/>
          <w:rtl/>
        </w:rPr>
        <w:t>ות.</w:t>
      </w:r>
      <w:r w:rsidR="003B17AB">
        <w:rPr>
          <w:rFonts w:hint="cs"/>
          <w:rtl/>
        </w:rPr>
        <w:t xml:space="preserve"> </w:t>
      </w:r>
      <w:r w:rsidRPr="00CD067C">
        <w:rPr>
          <w:rFonts w:hint="cs"/>
          <w:rtl/>
        </w:rPr>
        <w:t>פנים האוטו</w:t>
      </w:r>
      <w:r w:rsidR="003B17AB">
        <w:rPr>
          <w:rFonts w:hint="cs"/>
          <w:rtl/>
        </w:rPr>
        <w:t xml:space="preserve"> הפך</w:t>
      </w:r>
      <w:r w:rsidRPr="00CD067C">
        <w:rPr>
          <w:rtl/>
        </w:rPr>
        <w:t xml:space="preserve"> בטרנספורמציה </w:t>
      </w:r>
      <w:r w:rsidR="00B71305">
        <w:rPr>
          <w:rFonts w:hint="cs"/>
          <w:rtl/>
        </w:rPr>
        <w:t xml:space="preserve">[המרה?] </w:t>
      </w:r>
      <w:r w:rsidR="003B17AB">
        <w:rPr>
          <w:rFonts w:hint="cs"/>
          <w:rtl/>
        </w:rPr>
        <w:t xml:space="preserve">חורקת </w:t>
      </w:r>
      <w:r w:rsidRPr="00CD067C">
        <w:rPr>
          <w:rtl/>
        </w:rPr>
        <w:t>ומבהילה לתא</w:t>
      </w:r>
      <w:r w:rsidR="003B17AB">
        <w:rPr>
          <w:rFonts w:hint="cs"/>
          <w:rtl/>
        </w:rPr>
        <w:t>-</w:t>
      </w:r>
      <w:r w:rsidRPr="00CD067C">
        <w:rPr>
          <w:rtl/>
        </w:rPr>
        <w:t xml:space="preserve">כלא אכזרי, בקינה מתייפחת לכלוב מחודד </w:t>
      </w:r>
      <w:r w:rsidRPr="00CD067C">
        <w:rPr>
          <w:rFonts w:hint="cs"/>
          <w:rtl/>
        </w:rPr>
        <w:t>של</w:t>
      </w:r>
      <w:r w:rsidRPr="00CD067C">
        <w:rPr>
          <w:rtl/>
        </w:rPr>
        <w:t xml:space="preserve"> שברים משוננים שננעצים בקלות בגוף הרך והאפרוחי, זה הפך להיות המקום הגרוטסקי והאומלל ביותר עבור האדם.</w:t>
      </w:r>
    </w:p>
    <w:p w14:paraId="2CCEEECC" w14:textId="7D81A91E" w:rsidR="004627AB" w:rsidRDefault="004627AB" w:rsidP="003B17AB">
      <w:pPr>
        <w:rPr>
          <w:rtl/>
        </w:rPr>
      </w:pPr>
      <w:r w:rsidRPr="00CD067C">
        <w:rPr>
          <w:rtl/>
        </w:rPr>
        <w:t>הנשימה</w:t>
      </w:r>
      <w:r w:rsidR="003B17AB">
        <w:rPr>
          <w:rtl/>
        </w:rPr>
        <w:t xml:space="preserve"> נעתקה כי, לא, הנשימה לא חשובה </w:t>
      </w:r>
      <w:r w:rsidR="003B17AB">
        <w:rPr>
          <w:rFonts w:hint="cs"/>
          <w:rtl/>
        </w:rPr>
        <w:t>כ</w:t>
      </w:r>
      <w:r w:rsidRPr="00CD067C">
        <w:rPr>
          <w:rtl/>
        </w:rPr>
        <w:t>רגע</w:t>
      </w:r>
      <w:r w:rsidR="003B17AB">
        <w:rPr>
          <w:rFonts w:hint="cs"/>
          <w:rtl/>
        </w:rPr>
        <w:t xml:space="preserve"> </w:t>
      </w:r>
      <w:r w:rsidR="003B17AB">
        <w:rPr>
          <w:rtl/>
        </w:rPr>
        <w:t>–</w:t>
      </w:r>
      <w:r w:rsidRPr="00CD067C">
        <w:rPr>
          <w:rtl/>
        </w:rPr>
        <w:t xml:space="preserve"> מה חשוב? להתכרבל כמו </w:t>
      </w:r>
      <w:r w:rsidR="003B17AB">
        <w:rPr>
          <w:rFonts w:hint="cs"/>
          <w:rtl/>
        </w:rPr>
        <w:t>גוזל</w:t>
      </w:r>
      <w:r w:rsidRPr="00CD067C">
        <w:rPr>
          <w:rtl/>
        </w:rPr>
        <w:t xml:space="preserve"> רועד ורך ופגיע </w:t>
      </w:r>
      <w:r w:rsidR="003B17AB">
        <w:rPr>
          <w:rFonts w:hint="cs"/>
          <w:rtl/>
        </w:rPr>
        <w:t>[</w:t>
      </w:r>
      <w:r w:rsidRPr="00CD067C">
        <w:rPr>
          <w:rtl/>
        </w:rPr>
        <w:t>כגוזל במקום להיות קשה כמו עץ או כמו גומי,</w:t>
      </w:r>
      <w:r w:rsidR="003B17AB">
        <w:rPr>
          <w:rFonts w:hint="cs"/>
          <w:rtl/>
        </w:rPr>
        <w:t>]</w:t>
      </w:r>
      <w:r w:rsidRPr="00CD067C">
        <w:rPr>
          <w:rtl/>
        </w:rPr>
        <w:t xml:space="preserve"> הוא רך ורועד ורוטט כמו עובר והוא נוזלי וחם ואדום ונשפך ונשפך ונשפך.</w:t>
      </w:r>
    </w:p>
    <w:p w14:paraId="7241DC3B" w14:textId="22AC1FAE" w:rsidR="00DC6BE2" w:rsidRDefault="00DC6BE2" w:rsidP="003B17AB">
      <w:pPr>
        <w:rPr>
          <w:rtl/>
        </w:rPr>
      </w:pPr>
    </w:p>
    <w:p w14:paraId="40480D6F" w14:textId="06F22D74" w:rsidR="00DC6BE2" w:rsidRDefault="00DC6BE2" w:rsidP="003B17AB">
      <w:pPr>
        <w:rPr>
          <w:rtl/>
        </w:rPr>
      </w:pPr>
      <w:r>
        <w:rPr>
          <w:rFonts w:hint="cs"/>
          <w:rtl/>
        </w:rPr>
        <w:t>על מערבל הבטון היה כתוב:</w:t>
      </w:r>
    </w:p>
    <w:p w14:paraId="252CD815" w14:textId="3EE4A72C" w:rsidR="00DC6BE2" w:rsidRPr="00210B69" w:rsidRDefault="00DC6BE2" w:rsidP="003B17AB">
      <w:pPr>
        <w:rPr>
          <w:rFonts w:cs="Guttman Mantova-Decor"/>
          <w:b/>
          <w:bCs/>
          <w:rtl/>
        </w:rPr>
      </w:pPr>
      <w:r w:rsidRPr="00210B69">
        <w:rPr>
          <w:rFonts w:cs="Guttman Mantova-Decor" w:hint="eastAsia"/>
          <w:b/>
          <w:bCs/>
          <w:sz w:val="28"/>
          <w:szCs w:val="28"/>
          <w:rtl/>
        </w:rPr>
        <w:t>בשם</w:t>
      </w:r>
      <w:r w:rsidRPr="00210B69">
        <w:rPr>
          <w:rFonts w:cs="Guttman Mantova-Decor"/>
          <w:b/>
          <w:bCs/>
          <w:sz w:val="28"/>
          <w:szCs w:val="28"/>
          <w:rtl/>
        </w:rPr>
        <w:t xml:space="preserve"> </w:t>
      </w:r>
      <w:r w:rsidRPr="00210B69">
        <w:rPr>
          <w:rFonts w:cs="Guttman Mantova-Decor" w:hint="eastAsia"/>
          <w:b/>
          <w:bCs/>
          <w:sz w:val="28"/>
          <w:szCs w:val="28"/>
          <w:rtl/>
        </w:rPr>
        <w:t>ה</w:t>
      </w:r>
      <w:r w:rsidRPr="00210B69">
        <w:rPr>
          <w:rFonts w:cs="Guttman Mantova-Decor"/>
          <w:b/>
          <w:bCs/>
          <w:sz w:val="28"/>
          <w:szCs w:val="28"/>
          <w:rtl/>
        </w:rPr>
        <w:t xml:space="preserve">' </w:t>
      </w:r>
      <w:r w:rsidRPr="00210B69">
        <w:rPr>
          <w:rFonts w:cs="Guttman Mantova-Decor" w:hint="eastAsia"/>
          <w:b/>
          <w:bCs/>
          <w:sz w:val="28"/>
          <w:szCs w:val="28"/>
          <w:rtl/>
        </w:rPr>
        <w:t>נעשה</w:t>
      </w:r>
      <w:r w:rsidRPr="00210B69">
        <w:rPr>
          <w:rFonts w:cs="Guttman Mantova-Decor"/>
          <w:b/>
          <w:bCs/>
          <w:sz w:val="28"/>
          <w:szCs w:val="28"/>
          <w:rtl/>
        </w:rPr>
        <w:t xml:space="preserve"> </w:t>
      </w:r>
      <w:r w:rsidRPr="00210B69">
        <w:rPr>
          <w:rFonts w:cs="Guttman Mantova-Decor" w:hint="eastAsia"/>
          <w:b/>
          <w:bCs/>
          <w:sz w:val="28"/>
          <w:szCs w:val="28"/>
          <w:rtl/>
        </w:rPr>
        <w:t>ונצליח</w:t>
      </w:r>
    </w:p>
    <w:p w14:paraId="64EE1BEC" w14:textId="492AD5B4" w:rsidR="00DC6BE2" w:rsidRPr="00CD067C" w:rsidRDefault="00DC6BE2" w:rsidP="003B17AB">
      <w:pPr>
        <w:rPr>
          <w:rtl/>
        </w:rPr>
      </w:pPr>
      <w:r>
        <w:rPr>
          <w:rFonts w:hint="cs"/>
          <w:rtl/>
        </w:rPr>
        <w:t>על המרכב, ועל הדוד, ועל עוד כל מני מקומות של המערבל.</w:t>
      </w:r>
    </w:p>
    <w:p w14:paraId="19ABE1A7" w14:textId="77777777" w:rsidR="004627AB" w:rsidRPr="00CD067C" w:rsidRDefault="004627AB" w:rsidP="00250000">
      <w:pPr>
        <w:rPr>
          <w:rtl/>
        </w:rPr>
      </w:pPr>
    </w:p>
    <w:p w14:paraId="71FC7977" w14:textId="3A03B38B" w:rsidR="004627AB" w:rsidRPr="00CD067C" w:rsidRDefault="004627AB" w:rsidP="003B17AB">
      <w:pPr>
        <w:rPr>
          <w:rtl/>
        </w:rPr>
      </w:pPr>
      <w:r w:rsidRPr="00CD067C">
        <w:rPr>
          <w:rtl/>
        </w:rPr>
        <w:t>ואז</w:t>
      </w:r>
      <w:r w:rsidR="00483BB1">
        <w:rPr>
          <w:rtl/>
        </w:rPr>
        <w:t xml:space="preserve"> הכול </w:t>
      </w:r>
      <w:r w:rsidRPr="00CD067C">
        <w:rPr>
          <w:rtl/>
        </w:rPr>
        <w:t>היה ברור. הוא פקח את עיניו, ה</w:t>
      </w:r>
      <w:r w:rsidR="004C59E0">
        <w:rPr>
          <w:rtl/>
        </w:rPr>
        <w:t>אוויר</w:t>
      </w:r>
      <w:r w:rsidRPr="00CD067C">
        <w:rPr>
          <w:rtl/>
        </w:rPr>
        <w:t xml:space="preserve"> התחדד בכמה דרגות. הוא הרגיש הכל, סיכת המ"מ חתכה לתוך כתפו, משב רוח זעיר השיט לעברו זרעון של סביון. לאן אתה שט? לאן, זרעון של סביון? לאן? הוא ניסה להרים את ראשו, ואז החלו התופים בום בום, בום בום. ידיו היו רטובות, הוא לא הצליח להרימן. ממש מול עיניו בלט פגוש המ</w:t>
      </w:r>
      <w:r w:rsidRPr="00CD067C">
        <w:rPr>
          <w:rFonts w:hint="cs"/>
          <w:rtl/>
        </w:rPr>
        <w:t>ערבל</w:t>
      </w:r>
      <w:r w:rsidRPr="00CD067C">
        <w:rPr>
          <w:rtl/>
        </w:rPr>
        <w:t xml:space="preserve">, מתכת חשופה, </w:t>
      </w:r>
      <w:r w:rsidR="007A0183">
        <w:rPr>
          <w:rFonts w:hint="cs"/>
          <w:rtl/>
        </w:rPr>
        <w:t xml:space="preserve">שלט קטן על "פגוש" / דופן ה"מרכב" של הרכב העצום </w:t>
      </w:r>
      <w:r w:rsidR="007A0183">
        <w:rPr>
          <w:rtl/>
        </w:rPr>
        <w:t>–</w:t>
      </w:r>
      <w:r w:rsidR="007A0183">
        <w:rPr>
          <w:rFonts w:hint="cs"/>
          <w:rtl/>
        </w:rPr>
        <w:t xml:space="preserve"> 'ברוך צודיקס, מרכבי הנדסה' [או כדומה], ללמדך כי ישנם אנשים מבורכים, קיימים צדיקים, </w:t>
      </w:r>
      <w:r w:rsidRPr="00CD067C">
        <w:rPr>
          <w:rtl/>
        </w:rPr>
        <w:t xml:space="preserve">ומדבקה צהובה: </w:t>
      </w:r>
    </w:p>
    <w:p w14:paraId="7DCCB41A" w14:textId="77777777" w:rsidR="004627AB" w:rsidRPr="00CD067C" w:rsidRDefault="004627AB" w:rsidP="00250000">
      <w:pPr>
        <w:rPr>
          <w:rtl/>
        </w:rPr>
      </w:pPr>
    </w:p>
    <w:p w14:paraId="31263C9D" w14:textId="77777777" w:rsidR="004627AB" w:rsidRPr="00CD067C" w:rsidRDefault="004627AB" w:rsidP="00250000">
      <w:pPr>
        <w:rPr>
          <w:rtl/>
        </w:rPr>
      </w:pPr>
      <w:r w:rsidRPr="00CD067C">
        <w:rPr>
          <w:rtl/>
        </w:rPr>
        <w:t>ההכרזה שמביאה לגאולה יחי אדוננו בום מורנו רבנו מלך משיח לעולם בום ועד.</w:t>
      </w:r>
    </w:p>
    <w:p w14:paraId="22F00D8E" w14:textId="77777777" w:rsidR="004627AB" w:rsidRPr="00CD067C" w:rsidRDefault="004627AB" w:rsidP="00250000">
      <w:pPr>
        <w:rPr>
          <w:rtl/>
        </w:rPr>
      </w:pPr>
      <w:r w:rsidRPr="00CD067C">
        <w:rPr>
          <w:rtl/>
        </w:rPr>
        <w:t xml:space="preserve">זה הלב שלו הפועם. </w:t>
      </w:r>
    </w:p>
    <w:p w14:paraId="6E44D51A" w14:textId="77777777" w:rsidR="004627AB" w:rsidRPr="00CD067C" w:rsidRDefault="004627AB" w:rsidP="00250000">
      <w:pPr>
        <w:rPr>
          <w:rtl/>
        </w:rPr>
      </w:pPr>
      <w:r w:rsidRPr="00CD067C">
        <w:rPr>
          <w:rtl/>
        </w:rPr>
        <w:t>ההכרזה שמביאה לגאולה יחי אדוננו בום מורנו רבנו מלך משיח לעולם בום ועד.</w:t>
      </w:r>
    </w:p>
    <w:p w14:paraId="61B04273" w14:textId="4118509D" w:rsidR="004627AB" w:rsidRPr="00CD067C" w:rsidRDefault="004627AB" w:rsidP="003B17AB">
      <w:pPr>
        <w:rPr>
          <w:rtl/>
        </w:rPr>
      </w:pPr>
      <w:r w:rsidRPr="00CD067C">
        <w:rPr>
          <w:rtl/>
        </w:rPr>
        <w:t xml:space="preserve">מעולם לא שמע את פעימות </w:t>
      </w:r>
      <w:r w:rsidR="003B17AB">
        <w:rPr>
          <w:rFonts w:hint="cs"/>
          <w:rtl/>
        </w:rPr>
        <w:t xml:space="preserve">ליבו </w:t>
      </w:r>
      <w:r w:rsidR="003B17AB">
        <w:rPr>
          <w:rtl/>
        </w:rPr>
        <w:t xml:space="preserve">רועמות </w:t>
      </w:r>
      <w:r w:rsidR="00F97A34">
        <w:rPr>
          <w:rtl/>
        </w:rPr>
        <w:t>כל כך</w:t>
      </w:r>
      <w:r w:rsidRPr="00CD067C">
        <w:rPr>
          <w:rtl/>
        </w:rPr>
        <w:t>.</w:t>
      </w:r>
    </w:p>
    <w:p w14:paraId="41F2274B" w14:textId="77777777" w:rsidR="004627AB" w:rsidRPr="00CD067C" w:rsidRDefault="004627AB" w:rsidP="00250000">
      <w:pPr>
        <w:rPr>
          <w:rtl/>
        </w:rPr>
      </w:pPr>
      <w:r w:rsidRPr="00CD067C">
        <w:rPr>
          <w:rtl/>
        </w:rPr>
        <w:t>ההכרזה שמביאה לגאולה יחי אדוננו בום מורנו רבנו מלך משיח לעולם בום ועד.</w:t>
      </w:r>
    </w:p>
    <w:p w14:paraId="01DA4935" w14:textId="77777777" w:rsidR="004627AB" w:rsidRPr="00CD067C" w:rsidRDefault="004627AB" w:rsidP="00250000">
      <w:pPr>
        <w:rPr>
          <w:rtl/>
        </w:rPr>
      </w:pPr>
      <w:r w:rsidRPr="00CD067C">
        <w:rPr>
          <w:rtl/>
        </w:rPr>
        <w:t>והדם נשפך בלי סוף על הכביש.</w:t>
      </w:r>
    </w:p>
    <w:p w14:paraId="2E372B61" w14:textId="77777777" w:rsidR="004627AB" w:rsidRPr="00CD067C" w:rsidRDefault="004627AB" w:rsidP="00250000">
      <w:pPr>
        <w:rPr>
          <w:rtl/>
        </w:rPr>
      </w:pPr>
      <w:r w:rsidRPr="00CD067C">
        <w:rPr>
          <w:rtl/>
        </w:rPr>
        <w:t>ההכרזה בום שמביאה בום לגאולה בום לגאולה בום לגאולה בום יחי אדוננו בום אבינו בום מלכנו בום חננו בום ועננו בום כי אין בנו בום אין בנו בום אין בנו בום אין בנו בום אין בנו בום בום בום מעשים.</w:t>
      </w:r>
    </w:p>
    <w:p w14:paraId="1587F9C4" w14:textId="77777777" w:rsidR="004627AB" w:rsidRPr="00CD067C" w:rsidRDefault="004627AB" w:rsidP="00250000">
      <w:pPr>
        <w:rPr>
          <w:rtl/>
        </w:rPr>
      </w:pPr>
      <w:r w:rsidRPr="00CD067C">
        <w:rPr>
          <w:rtl/>
        </w:rPr>
        <w:lastRenderedPageBreak/>
        <w:t xml:space="preserve">עוד מעט זה יגמר. </w:t>
      </w:r>
    </w:p>
    <w:p w14:paraId="1C85904C" w14:textId="77777777" w:rsidR="004627AB" w:rsidRPr="00CD067C" w:rsidRDefault="004627AB" w:rsidP="00250000">
      <w:pPr>
        <w:rPr>
          <w:rtl/>
        </w:rPr>
      </w:pPr>
      <w:r w:rsidRPr="00CD067C">
        <w:rPr>
          <w:rtl/>
        </w:rPr>
        <w:t>בקרוב הסוף.</w:t>
      </w:r>
    </w:p>
    <w:p w14:paraId="4AFD8103" w14:textId="77777777" w:rsidR="004627AB" w:rsidRPr="00CD067C" w:rsidRDefault="004627AB" w:rsidP="00250000">
      <w:pPr>
        <w:rPr>
          <w:rtl/>
        </w:rPr>
      </w:pPr>
    </w:p>
    <w:p w14:paraId="7A4B1BEA" w14:textId="77777777" w:rsidR="004627AB" w:rsidRPr="00CD067C" w:rsidRDefault="004627AB" w:rsidP="00250000">
      <w:pPr>
        <w:rPr>
          <w:rtl/>
        </w:rPr>
      </w:pPr>
      <w:r w:rsidRPr="00CD067C">
        <w:rPr>
          <w:rtl/>
        </w:rPr>
        <w:t>הלב. יפסיק. לפעום.</w:t>
      </w:r>
    </w:p>
    <w:p w14:paraId="2E7AD951" w14:textId="77777777" w:rsidR="004627AB" w:rsidRPr="00CD067C" w:rsidRDefault="004627AB" w:rsidP="00250000">
      <w:pPr>
        <w:rPr>
          <w:rtl/>
        </w:rPr>
      </w:pPr>
    </w:p>
    <w:p w14:paraId="39EFD543" w14:textId="77777777" w:rsidR="004627AB" w:rsidRPr="00CD067C" w:rsidRDefault="004627AB" w:rsidP="00250000">
      <w:pPr>
        <w:rPr>
          <w:rtl/>
        </w:rPr>
      </w:pPr>
      <w:r w:rsidRPr="00CD067C">
        <w:rPr>
          <w:rtl/>
        </w:rPr>
        <w:t>בום. בום. בום.</w:t>
      </w:r>
    </w:p>
    <w:p w14:paraId="40D54734" w14:textId="77777777" w:rsidR="004627AB" w:rsidRPr="00CD067C" w:rsidRDefault="004627AB" w:rsidP="00250000">
      <w:pPr>
        <w:rPr>
          <w:rtl/>
        </w:rPr>
      </w:pPr>
    </w:p>
    <w:p w14:paraId="511963E4" w14:textId="77777777" w:rsidR="004627AB" w:rsidRPr="00CD067C" w:rsidRDefault="004627AB" w:rsidP="00250000">
      <w:pPr>
        <w:rPr>
          <w:rtl/>
        </w:rPr>
      </w:pPr>
      <w:r w:rsidRPr="00CD067C">
        <w:rPr>
          <w:rtl/>
        </w:rPr>
        <w:t>"תתעורר, תתעורר!" צעקו אליו מרחוק. "אל תעצום עיניים! אל תעצום עיניים!"</w:t>
      </w:r>
    </w:p>
    <w:p w14:paraId="5619FF0A" w14:textId="77777777" w:rsidR="004627AB" w:rsidRPr="00CD067C" w:rsidRDefault="004627AB" w:rsidP="003B17AB">
      <w:pPr>
        <w:rPr>
          <w:rtl/>
        </w:rPr>
      </w:pPr>
      <w:r w:rsidRPr="00CD067C">
        <w:rPr>
          <w:rtl/>
        </w:rPr>
        <w:t xml:space="preserve">הוא </w:t>
      </w:r>
      <w:r w:rsidRPr="00CD067C">
        <w:rPr>
          <w:rFonts w:hint="cs"/>
          <w:rtl/>
        </w:rPr>
        <w:t>גיבור, הוא שכב על רימון</w:t>
      </w:r>
      <w:r w:rsidRPr="00CD067C">
        <w:rPr>
          <w:rtl/>
        </w:rPr>
        <w:t xml:space="preserve">. </w:t>
      </w:r>
      <w:r w:rsidRPr="00CD067C">
        <w:rPr>
          <w:rFonts w:hint="cs"/>
          <w:rtl/>
        </w:rPr>
        <w:t xml:space="preserve">הוא גיבור </w:t>
      </w:r>
      <w:r w:rsidRPr="00CD067C">
        <w:rPr>
          <w:rtl/>
        </w:rPr>
        <w:t>הוא פקח עיניים גדולות, אור השמש ר</w:t>
      </w:r>
      <w:r w:rsidRPr="00CD067C">
        <w:rPr>
          <w:rFonts w:hint="cs"/>
          <w:rtl/>
        </w:rPr>
        <w:t>י</w:t>
      </w:r>
      <w:r w:rsidRPr="00CD067C">
        <w:rPr>
          <w:rtl/>
        </w:rPr>
        <w:t xml:space="preserve">צד על המים השקטים, </w:t>
      </w:r>
      <w:r w:rsidRPr="00CD067C">
        <w:rPr>
          <w:rFonts w:hint="cs"/>
          <w:rtl/>
        </w:rPr>
        <w:t xml:space="preserve">ריח של </w:t>
      </w:r>
      <w:r w:rsidRPr="00CD067C">
        <w:rPr>
          <w:rtl/>
        </w:rPr>
        <w:t xml:space="preserve">כלור וצווחות עליזות של </w:t>
      </w:r>
      <w:r w:rsidRPr="00CD067C">
        <w:rPr>
          <w:rFonts w:hint="cs"/>
          <w:rtl/>
        </w:rPr>
        <w:t>הרוחצים,</w:t>
      </w:r>
      <w:r w:rsidRPr="00CD067C">
        <w:rPr>
          <w:rtl/>
        </w:rPr>
        <w:t xml:space="preserve"> המים החמימים הרטיבו אותו אט אט, הוא </w:t>
      </w:r>
      <w:r w:rsidRPr="00CD067C">
        <w:rPr>
          <w:rFonts w:hint="cs"/>
          <w:rtl/>
        </w:rPr>
        <w:t>השתכשך ב</w:t>
      </w:r>
      <w:r w:rsidRPr="00CD067C">
        <w:rPr>
          <w:rtl/>
        </w:rPr>
        <w:t>גלים המלטפים, המערסלים.</w:t>
      </w:r>
    </w:p>
    <w:p w14:paraId="3E59FAF9" w14:textId="7E972AC4" w:rsidR="004627AB" w:rsidRDefault="004627AB" w:rsidP="0038352A">
      <w:pPr>
        <w:rPr>
          <w:rtl/>
        </w:rPr>
      </w:pPr>
      <w:r w:rsidRPr="00CD067C">
        <w:rPr>
          <w:rtl/>
        </w:rPr>
        <w:t xml:space="preserve">מה הוא עשה, מה הוא עשה, </w:t>
      </w:r>
      <w:r w:rsidR="003B17AB">
        <w:rPr>
          <w:rFonts w:hint="cs"/>
          <w:rtl/>
        </w:rPr>
        <w:t>[</w:t>
      </w:r>
      <w:r w:rsidRPr="00CD067C">
        <w:rPr>
          <w:rtl/>
        </w:rPr>
        <w:t>השמש, הרוח,</w:t>
      </w:r>
      <w:r w:rsidR="003B17AB">
        <w:rPr>
          <w:rFonts w:hint="cs"/>
          <w:rtl/>
        </w:rPr>
        <w:t>]</w:t>
      </w:r>
      <w:r w:rsidRPr="00CD067C">
        <w:rPr>
          <w:rtl/>
        </w:rPr>
        <w:t xml:space="preserve"> צווחות</w:t>
      </w:r>
      <w:r w:rsidRPr="00CD067C">
        <w:rPr>
          <w:rFonts w:hint="cs"/>
          <w:rtl/>
        </w:rPr>
        <w:t>,</w:t>
      </w:r>
      <w:r w:rsidRPr="00CD067C">
        <w:rPr>
          <w:rtl/>
        </w:rPr>
        <w:t xml:space="preserve"> </w:t>
      </w:r>
      <w:r w:rsidRPr="00CD067C">
        <w:rPr>
          <w:rFonts w:hint="cs"/>
          <w:rtl/>
        </w:rPr>
        <w:t>אינספור</w:t>
      </w:r>
      <w:r w:rsidRPr="00CD067C">
        <w:rPr>
          <w:rtl/>
        </w:rPr>
        <w:t xml:space="preserve"> בגדי ים ציבעוניים ומים חמימים, ו</w:t>
      </w:r>
      <w:r w:rsidRPr="00CD067C">
        <w:rPr>
          <w:rFonts w:hint="cs"/>
          <w:rtl/>
        </w:rPr>
        <w:t>מי</w:t>
      </w:r>
      <w:r w:rsidRPr="00CD067C">
        <w:rPr>
          <w:rtl/>
        </w:rPr>
        <w:t xml:space="preserve">שהו קרא מלמעלה "אלכס! אלכס! תפוס אותי! אלכס!" </w:t>
      </w:r>
      <w:r w:rsidR="003B17AB">
        <w:rPr>
          <w:rFonts w:hint="cs"/>
          <w:rtl/>
        </w:rPr>
        <w:t>זאת</w:t>
      </w:r>
      <w:r w:rsidRPr="00CD067C">
        <w:rPr>
          <w:rFonts w:hint="cs"/>
          <w:rtl/>
        </w:rPr>
        <w:t xml:space="preserve"> </w:t>
      </w:r>
      <w:r w:rsidR="008B1B44">
        <w:rPr>
          <w:rtl/>
        </w:rPr>
        <w:t>סופי</w:t>
      </w:r>
      <w:r w:rsidRPr="00CD067C">
        <w:rPr>
          <w:rtl/>
        </w:rPr>
        <w:t xml:space="preserve"> </w:t>
      </w:r>
      <w:r w:rsidRPr="00CD067C">
        <w:rPr>
          <w:rFonts w:hint="cs"/>
          <w:rtl/>
        </w:rPr>
        <w:t>שט</w:t>
      </w:r>
      <w:r w:rsidRPr="00CD067C">
        <w:rPr>
          <w:rtl/>
        </w:rPr>
        <w:t xml:space="preserve">יפסה למקפצה הגבוהה ביותר. </w:t>
      </w:r>
      <w:r w:rsidRPr="00CD067C">
        <w:rPr>
          <w:rFonts w:hint="cs"/>
          <w:rtl/>
        </w:rPr>
        <w:t>האור נעלם במהירות והרוחצים חמקו ברחו. הוא גיבור</w:t>
      </w:r>
      <w:r w:rsidRPr="00CD067C">
        <w:rPr>
          <w:rtl/>
        </w:rPr>
        <w:t xml:space="preserve"> אל תטפסי </w:t>
      </w:r>
      <w:r w:rsidR="008B1B44">
        <w:rPr>
          <w:rtl/>
        </w:rPr>
        <w:t>סופי</w:t>
      </w:r>
      <w:r w:rsidRPr="00CD067C">
        <w:rPr>
          <w:rtl/>
        </w:rPr>
        <w:t xml:space="preserve"> למקפצה הגבוהה</w:t>
      </w:r>
      <w:r w:rsidRPr="00CD067C">
        <w:rPr>
          <w:rFonts w:hint="cs"/>
          <w:rtl/>
        </w:rPr>
        <w:t>,</w:t>
      </w:r>
      <w:r w:rsidRPr="00CD067C">
        <w:rPr>
          <w:rtl/>
        </w:rPr>
        <w:t xml:space="preserve"> הוא </w:t>
      </w:r>
      <w:r w:rsidR="0038352A">
        <w:rPr>
          <w:rFonts w:hint="cs"/>
          <w:rtl/>
        </w:rPr>
        <w:t xml:space="preserve">התחנן </w:t>
      </w:r>
      <w:r w:rsidRPr="00CD067C">
        <w:rPr>
          <w:rtl/>
        </w:rPr>
        <w:t>המים בבריכה מתרוקנים</w:t>
      </w:r>
      <w:r w:rsidRPr="00CD067C">
        <w:rPr>
          <w:rFonts w:hint="cs"/>
          <w:rtl/>
        </w:rPr>
        <w:t>,</w:t>
      </w:r>
      <w:r w:rsidRPr="00CD067C">
        <w:rPr>
          <w:rtl/>
        </w:rPr>
        <w:t xml:space="preserve"> אל תקפצי, </w:t>
      </w:r>
      <w:r w:rsidR="008B1B44">
        <w:rPr>
          <w:rtl/>
        </w:rPr>
        <w:t>סופי</w:t>
      </w:r>
      <w:r w:rsidRPr="00CD067C">
        <w:rPr>
          <w:rtl/>
        </w:rPr>
        <w:t>, המים רדודים, אל תקפצי! אבל הגה לא יצא מפיו. והיא ז</w:t>
      </w:r>
      <w:r w:rsidRPr="00CD067C">
        <w:rPr>
          <w:rFonts w:hint="cs"/>
          <w:rtl/>
        </w:rPr>
        <w:t>י</w:t>
      </w:r>
      <w:r w:rsidRPr="00CD067C">
        <w:rPr>
          <w:rtl/>
        </w:rPr>
        <w:t>נק</w:t>
      </w:r>
      <w:r w:rsidRPr="00CD067C">
        <w:rPr>
          <w:rFonts w:hint="cs"/>
          <w:rtl/>
        </w:rPr>
        <w:t>ה</w:t>
      </w:r>
      <w:r w:rsidRPr="00CD067C">
        <w:rPr>
          <w:rtl/>
        </w:rPr>
        <w:t xml:space="preserve">, </w:t>
      </w:r>
      <w:r w:rsidRPr="00CD067C">
        <w:rPr>
          <w:rFonts w:hint="cs"/>
          <w:rtl/>
        </w:rPr>
        <w:t xml:space="preserve">היא </w:t>
      </w:r>
      <w:r w:rsidRPr="00CD067C">
        <w:rPr>
          <w:rtl/>
        </w:rPr>
        <w:t xml:space="preserve">פילחה את המים סמוך אליו, הנה הראש, </w:t>
      </w:r>
      <w:r w:rsidR="00511BFD">
        <w:rPr>
          <w:rFonts w:hint="cs"/>
          <w:rtl/>
        </w:rPr>
        <w:t xml:space="preserve">הוא תופס אותה, </w:t>
      </w:r>
      <w:r w:rsidRPr="00CD067C">
        <w:rPr>
          <w:rtl/>
        </w:rPr>
        <w:t xml:space="preserve">הנה הגב, </w:t>
      </w:r>
      <w:r w:rsidRPr="00CD067C">
        <w:rPr>
          <w:rFonts w:hint="cs"/>
          <w:rtl/>
        </w:rPr>
        <w:t xml:space="preserve">והיא </w:t>
      </w:r>
      <w:r w:rsidRPr="00CD067C">
        <w:rPr>
          <w:rtl/>
        </w:rPr>
        <w:t>החליקה מ</w:t>
      </w:r>
      <w:r w:rsidR="00920313">
        <w:rPr>
          <w:rFonts w:hint="cs"/>
          <w:rtl/>
        </w:rPr>
        <w:t>אחיזתו</w:t>
      </w:r>
      <w:r w:rsidRPr="00CD067C">
        <w:rPr>
          <w:rtl/>
        </w:rPr>
        <w:t xml:space="preserve"> וראשה התנגש בעוצמה בקרקעית הבריכה. רק שלולית קטנה של דם צפה ועלתה ב</w:t>
      </w:r>
      <w:r w:rsidRPr="00CD067C">
        <w:rPr>
          <w:rFonts w:hint="cs"/>
          <w:rtl/>
        </w:rPr>
        <w:t xml:space="preserve">מים </w:t>
      </w:r>
      <w:r w:rsidRPr="00CD067C">
        <w:rPr>
          <w:rtl/>
        </w:rPr>
        <w:t>שהשחירו בחושך</w:t>
      </w:r>
      <w:r w:rsidRPr="00CD067C">
        <w:rPr>
          <w:rFonts w:hint="cs"/>
          <w:rtl/>
        </w:rPr>
        <w:t>,</w:t>
      </w:r>
      <w:r w:rsidRPr="00CD067C">
        <w:rPr>
          <w:rtl/>
        </w:rPr>
        <w:t xml:space="preserve"> המים </w:t>
      </w:r>
      <w:r w:rsidRPr="00CD067C">
        <w:rPr>
          <w:rFonts w:hint="cs"/>
          <w:rtl/>
        </w:rPr>
        <w:t>ש</w:t>
      </w:r>
      <w:r w:rsidRPr="00CD067C">
        <w:rPr>
          <w:rtl/>
        </w:rPr>
        <w:t>התקררו</w:t>
      </w:r>
      <w:r w:rsidR="00E567A7">
        <w:rPr>
          <w:rtl/>
        </w:rPr>
        <w:t xml:space="preserve"> מאוד,</w:t>
      </w:r>
      <w:r w:rsidRPr="00CD067C">
        <w:rPr>
          <w:rtl/>
        </w:rPr>
        <w:t xml:space="preserve"> הוא שחה בתנועות זעירות ומפוחדות </w:t>
      </w:r>
      <w:r w:rsidR="0038352A">
        <w:rPr>
          <w:rFonts w:hint="cs"/>
          <w:rtl/>
        </w:rPr>
        <w:t>סביב מקום היעלמותה</w:t>
      </w:r>
      <w:r w:rsidRPr="00CD067C">
        <w:rPr>
          <w:rtl/>
        </w:rPr>
        <w:t xml:space="preserve">, </w:t>
      </w:r>
      <w:r w:rsidR="0038352A">
        <w:rPr>
          <w:rFonts w:hint="cs"/>
          <w:rtl/>
        </w:rPr>
        <w:t>שקע ונחנק</w:t>
      </w:r>
      <w:r w:rsidRPr="00CD067C">
        <w:rPr>
          <w:rtl/>
        </w:rPr>
        <w:t xml:space="preserve"> ור</w:t>
      </w:r>
      <w:r w:rsidR="0038352A">
        <w:rPr>
          <w:rtl/>
        </w:rPr>
        <w:t>עד מקור.</w:t>
      </w:r>
    </w:p>
    <w:p w14:paraId="57A96989" w14:textId="19428C28" w:rsidR="00AB323F" w:rsidRDefault="00AB323F" w:rsidP="0038352A">
      <w:pPr>
        <w:rPr>
          <w:rtl/>
        </w:rPr>
      </w:pPr>
    </w:p>
    <w:p w14:paraId="60FF784F" w14:textId="54405C1A" w:rsidR="00AB323F" w:rsidRDefault="00AB323F" w:rsidP="00AB323F">
      <w:pPr>
        <w:rPr>
          <w:rtl/>
        </w:rPr>
      </w:pPr>
      <w:r>
        <w:rPr>
          <w:rFonts w:cs="Times New Roman"/>
          <w:rtl/>
        </w:rPr>
        <w:t xml:space="preserve">בזמן התאונה, זה </w:t>
      </w:r>
      <w:r>
        <w:t>free for all</w:t>
      </w:r>
      <w:r>
        <w:rPr>
          <w:rFonts w:cs="Times New Roman"/>
          <w:rtl/>
        </w:rPr>
        <w:t>: כל איברי הגוף מוצגים לראווה, התאונה בוחרת מבינהם ב</w:t>
      </w:r>
      <w:r w:rsidR="00FE2992">
        <w:rPr>
          <w:rFonts w:cs="Times New Roman"/>
          <w:rtl/>
        </w:rPr>
        <w:t>חופשי</w:t>
      </w:r>
      <w:r>
        <w:rPr>
          <w:rFonts w:cs="Times New Roman"/>
          <w:rtl/>
        </w:rPr>
        <w:t>ות. רוצה עצמות? (שמתפצחות תחת כובד משקלה כמו גבעול חיטה) קחי עצמות. רוצה איבר פנימי? קחי הם רכים, עסיסיים, קחי, כדאי לך. רוצה ראש? הנה ראש, אחרי שתפצפצי את הקליפה החיצונית, הגמול יגיע בצורת דייסה שמנונית ועיסתית, את תוכלי לעשות שם שמות בכיף שלך.</w:t>
      </w:r>
    </w:p>
    <w:p w14:paraId="43B7561A" w14:textId="742A86B5" w:rsidR="00AB323F" w:rsidRDefault="00AB323F" w:rsidP="00AB323F">
      <w:pPr>
        <w:rPr>
          <w:rFonts w:cs="Times New Roman"/>
          <w:rtl/>
        </w:rPr>
      </w:pPr>
      <w:r>
        <w:rPr>
          <w:rFonts w:cs="Times New Roman"/>
          <w:rtl/>
        </w:rPr>
        <w:t xml:space="preserve">רק </w:t>
      </w:r>
      <w:r w:rsidR="00EE553A">
        <w:rPr>
          <w:rFonts w:cs="Times New Roman"/>
          <w:rtl/>
        </w:rPr>
        <w:t>אחר כך</w:t>
      </w:r>
      <w:r>
        <w:rPr>
          <w:rFonts w:cs="Times New Roman"/>
          <w:rtl/>
        </w:rPr>
        <w:t xml:space="preserve"> זה הקטלוג הזהיר, המוקפד של הנזקים. בדיקות והקרנות מכל כיוון וזוית ותכנות מחשב מסובכות שבונות תמונות תלת-</w:t>
      </w:r>
      <w:r w:rsidR="00D54C3E">
        <w:rPr>
          <w:rFonts w:cs="Times New Roman"/>
          <w:rtl/>
        </w:rPr>
        <w:t>ממד</w:t>
      </w:r>
      <w:r>
        <w:rPr>
          <w:rFonts w:cs="Times New Roman"/>
          <w:rtl/>
        </w:rPr>
        <w:t xml:space="preserve">יות להבין את מלוא </w:t>
      </w:r>
      <w:r w:rsidR="00D54C3E">
        <w:rPr>
          <w:rFonts w:cs="Times New Roman"/>
          <w:rtl/>
        </w:rPr>
        <w:t>ממד</w:t>
      </w:r>
      <w:r>
        <w:rPr>
          <w:rFonts w:cs="Times New Roman"/>
          <w:rtl/>
        </w:rPr>
        <w:t>י הנזק. היא בחרה בטן? בטן זה דווקא בסדר, אין שום נזק. הבעיה היא שהבטן נמחצה על הטחול וריסקה אותו. וטראח באיבחה אחת קיבלנו אדם ש(לאחר ניתוח מסוכן של שלוש שעות, כי אצל אותו אדם צומח עוד אדם)</w:t>
      </w:r>
      <w:r>
        <w:rPr>
          <w:rFonts w:cs="Times New Roman" w:hint="cs"/>
          <w:rtl/>
        </w:rPr>
        <w:t xml:space="preserve"> </w:t>
      </w:r>
      <w:r>
        <w:rPr>
          <w:rFonts w:cs="Times New Roman"/>
          <w:rtl/>
        </w:rPr>
        <w:t>אין לו טחול.</w:t>
      </w:r>
    </w:p>
    <w:p w14:paraId="1E7ED60D" w14:textId="02E673CA" w:rsidR="00E45EAE" w:rsidRDefault="00E45EAE" w:rsidP="00AB323F">
      <w:pPr>
        <w:rPr>
          <w:rtl/>
        </w:rPr>
      </w:pPr>
    </w:p>
    <w:p w14:paraId="5DF4AF4C" w14:textId="35BF51EB" w:rsidR="00E45EAE" w:rsidRDefault="00E45EAE" w:rsidP="00AB323F">
      <w:pPr>
        <w:rPr>
          <w:rtl/>
        </w:rPr>
      </w:pPr>
      <w:r>
        <w:rPr>
          <w:rFonts w:hint="cs"/>
          <w:rtl/>
        </w:rPr>
        <w:t xml:space="preserve">אולי </w:t>
      </w:r>
      <w:r>
        <w:rPr>
          <w:rtl/>
        </w:rPr>
        <w:t>–</w:t>
      </w:r>
      <w:r>
        <w:rPr>
          <w:rFonts w:hint="cs"/>
          <w:rtl/>
        </w:rPr>
        <w:t xml:space="preserve"> בעצם את רובה של הפגיעה מהתאונה סופי </w:t>
      </w:r>
      <w:r>
        <w:t>sustained</w:t>
      </w:r>
      <w:r>
        <w:rPr>
          <w:rFonts w:hint="cs"/>
          <w:rtl/>
        </w:rPr>
        <w:t xml:space="preserve"> מפגיעה מהמכונית שמיהרה לנסוע מאחוריהם, ושנוסעיה יצאו ללא פגע </w:t>
      </w:r>
      <w:r>
        <w:rPr>
          <w:rtl/>
        </w:rPr>
        <w:t>–</w:t>
      </w:r>
      <w:r>
        <w:rPr>
          <w:rFonts w:hint="cs"/>
          <w:rtl/>
        </w:rPr>
        <w:t xml:space="preserve"> בתאונת שרשרת.</w:t>
      </w:r>
    </w:p>
    <w:p w14:paraId="290796C6" w14:textId="77777777" w:rsidR="00AB323F" w:rsidRPr="00CD067C" w:rsidRDefault="00AB323F" w:rsidP="0038352A">
      <w:pPr>
        <w:rPr>
          <w:rtl/>
        </w:rPr>
      </w:pPr>
    </w:p>
    <w:p w14:paraId="1CFE0238" w14:textId="77777777" w:rsidR="004627AB" w:rsidRPr="00CD067C" w:rsidRDefault="004627AB" w:rsidP="00250000">
      <w:pPr>
        <w:rPr>
          <w:rtl/>
        </w:rPr>
      </w:pPr>
    </w:p>
    <w:p w14:paraId="57A7D710" w14:textId="77777777" w:rsidR="00912285" w:rsidRDefault="008C3C8B" w:rsidP="00322FD3">
      <w:pPr>
        <w:pStyle w:val="Heading2"/>
        <w:rPr>
          <w:rtl/>
        </w:rPr>
      </w:pPr>
      <w:r>
        <w:rPr>
          <w:rFonts w:hint="cs"/>
          <w:rtl/>
        </w:rPr>
        <w:lastRenderedPageBreak/>
        <w:t>דוגמה פרואנית יפה</w:t>
      </w:r>
    </w:p>
    <w:p w14:paraId="52851305" w14:textId="16DA154A" w:rsidR="00E433B3" w:rsidRDefault="00F53B48" w:rsidP="0038352A">
      <w:pPr>
        <w:rPr>
          <w:rtl/>
        </w:rPr>
      </w:pPr>
      <w:r>
        <w:rPr>
          <w:rFonts w:hint="cs"/>
          <w:rtl/>
        </w:rPr>
        <w:t>בי</w:t>
      </w:r>
      <w:r w:rsidR="005353F3">
        <w:rPr>
          <w:rFonts w:hint="cs"/>
          <w:rtl/>
        </w:rPr>
        <w:t>מ</w:t>
      </w:r>
      <w:r w:rsidR="00E433B3">
        <w:rPr>
          <w:rFonts w:hint="cs"/>
          <w:rtl/>
        </w:rPr>
        <w:t xml:space="preserve">ים הראשונים </w:t>
      </w:r>
      <w:r w:rsidR="0038352A">
        <w:rPr>
          <w:rFonts w:hint="cs"/>
          <w:rtl/>
        </w:rPr>
        <w:t>לאחר</w:t>
      </w:r>
      <w:r w:rsidR="00E433B3">
        <w:rPr>
          <w:rFonts w:hint="cs"/>
          <w:rtl/>
        </w:rPr>
        <w:t xml:space="preserve"> התאונה</w:t>
      </w:r>
      <w:r w:rsidR="0038352A">
        <w:rPr>
          <w:rFonts w:hint="cs"/>
          <w:rtl/>
        </w:rPr>
        <w:t>,</w:t>
      </w:r>
      <w:r w:rsidR="00E433B3">
        <w:rPr>
          <w:rFonts w:hint="cs"/>
          <w:rtl/>
        </w:rPr>
        <w:t xml:space="preserve"> </w:t>
      </w:r>
      <w:r w:rsidR="008B1B44">
        <w:rPr>
          <w:rFonts w:hint="cs"/>
          <w:rtl/>
        </w:rPr>
        <w:t>סופי</w:t>
      </w:r>
      <w:r w:rsidR="0038352A">
        <w:rPr>
          <w:rFonts w:hint="cs"/>
          <w:rtl/>
        </w:rPr>
        <w:t xml:space="preserve"> ו</w:t>
      </w:r>
      <w:r w:rsidR="00E433B3">
        <w:rPr>
          <w:rFonts w:hint="cs"/>
          <w:rtl/>
        </w:rPr>
        <w:t>אלכס היו מאושפזים ז</w:t>
      </w:r>
      <w:r w:rsidR="0038352A">
        <w:rPr>
          <w:rFonts w:hint="cs"/>
          <w:rtl/>
        </w:rPr>
        <w:t>ו</w:t>
      </w:r>
      <w:r w:rsidR="00E433B3">
        <w:rPr>
          <w:rFonts w:hint="cs"/>
          <w:rtl/>
        </w:rPr>
        <w:t xml:space="preserve"> לצד זה באותה מחלקה לטיפול נמרץ. </w:t>
      </w:r>
      <w:r w:rsidR="001C5A04">
        <w:rPr>
          <w:rFonts w:hint="cs"/>
          <w:rtl/>
        </w:rPr>
        <w:t>אימא</w:t>
      </w:r>
      <w:r w:rsidR="00E433B3">
        <w:rPr>
          <w:rFonts w:hint="cs"/>
          <w:rtl/>
        </w:rPr>
        <w:t xml:space="preserve"> </w:t>
      </w:r>
      <w:r w:rsidR="001C5A04">
        <w:rPr>
          <w:rFonts w:hint="cs"/>
          <w:rtl/>
        </w:rPr>
        <w:t>הייתה</w:t>
      </w:r>
      <w:r w:rsidR="00E433B3">
        <w:rPr>
          <w:rFonts w:hint="cs"/>
          <w:rtl/>
        </w:rPr>
        <w:t xml:space="preserve"> שם ואבא וכמובן שגם תיאו. וער</w:t>
      </w:r>
      <w:r w:rsidR="0038352A">
        <w:rPr>
          <w:rFonts w:hint="cs"/>
          <w:rtl/>
        </w:rPr>
        <w:t>ב-</w:t>
      </w:r>
      <w:r w:rsidR="00E433B3">
        <w:rPr>
          <w:rFonts w:hint="cs"/>
          <w:rtl/>
        </w:rPr>
        <w:t>רב של אנשים זרים שאיש לא הכיר, הם ישבו ש</w:t>
      </w:r>
      <w:r w:rsidR="0038352A">
        <w:rPr>
          <w:rFonts w:hint="cs"/>
          <w:rtl/>
        </w:rPr>
        <w:t>ם יחד עם המשפחה מחוץ למחלקה והמתינ</w:t>
      </w:r>
      <w:r w:rsidR="00E433B3">
        <w:rPr>
          <w:rFonts w:hint="cs"/>
          <w:rtl/>
        </w:rPr>
        <w:t>ו וכשניתן היה</w:t>
      </w:r>
      <w:r w:rsidR="009E2A2F">
        <w:rPr>
          <w:rFonts w:hint="cs"/>
          <w:rtl/>
        </w:rPr>
        <w:t>,</w:t>
      </w:r>
      <w:r w:rsidR="00E433B3">
        <w:rPr>
          <w:rFonts w:hint="cs"/>
          <w:rtl/>
        </w:rPr>
        <w:t xml:space="preserve"> נכנסו שניים שניים.</w:t>
      </w:r>
    </w:p>
    <w:p w14:paraId="5637957C" w14:textId="75AFCBCB" w:rsidR="005353F3" w:rsidRDefault="005353F3" w:rsidP="00D86222">
      <w:pPr>
        <w:rPr>
          <w:rtl/>
        </w:rPr>
      </w:pPr>
      <w:r>
        <w:rPr>
          <w:rFonts w:hint="cs"/>
          <w:rtl/>
        </w:rPr>
        <w:t>כשהעבירו את אלכס</w:t>
      </w:r>
      <w:r w:rsidR="00F53B48">
        <w:rPr>
          <w:rFonts w:hint="cs"/>
          <w:rtl/>
        </w:rPr>
        <w:t xml:space="preserve"> ליחידת הטראומה</w:t>
      </w:r>
      <w:r w:rsidR="0038352A">
        <w:rPr>
          <w:rFonts w:hint="cs"/>
          <w:rtl/>
        </w:rPr>
        <w:t>, כל הערב-</w:t>
      </w:r>
      <w:r>
        <w:rPr>
          <w:rFonts w:hint="cs"/>
          <w:rtl/>
        </w:rPr>
        <w:t>רב ש</w:t>
      </w:r>
      <w:r w:rsidR="009E2A2F">
        <w:rPr>
          <w:rFonts w:hint="cs"/>
          <w:rtl/>
        </w:rPr>
        <w:t>ל אנשים עברו איתו ולמשפחה</w:t>
      </w:r>
      <w:r>
        <w:rPr>
          <w:rFonts w:hint="cs"/>
          <w:rtl/>
        </w:rPr>
        <w:t xml:space="preserve"> אמרו </w:t>
      </w:r>
      <w:r>
        <w:rPr>
          <w:rtl/>
        </w:rPr>
        <w:t>–</w:t>
      </w:r>
      <w:r>
        <w:rPr>
          <w:rFonts w:hint="cs"/>
          <w:rtl/>
        </w:rPr>
        <w:t xml:space="preserve"> אנחנו </w:t>
      </w:r>
      <w:r w:rsidR="00BF6893">
        <w:rPr>
          <w:rFonts w:hint="cs"/>
          <w:rtl/>
        </w:rPr>
        <w:t xml:space="preserve">נהיה איתו, אנחנו נעדכן אתכם. </w:t>
      </w:r>
      <w:r w:rsidR="000760C9">
        <w:rPr>
          <w:rFonts w:hint="cs"/>
          <w:rtl/>
        </w:rPr>
        <w:t xml:space="preserve">עם </w:t>
      </w:r>
      <w:r w:rsidR="001C5A04">
        <w:rPr>
          <w:rFonts w:hint="cs"/>
          <w:rtl/>
        </w:rPr>
        <w:t>אימא</w:t>
      </w:r>
      <w:r w:rsidR="000760C9">
        <w:rPr>
          <w:rFonts w:hint="cs"/>
          <w:rtl/>
        </w:rPr>
        <w:t>, אבא ו</w:t>
      </w:r>
      <w:r>
        <w:rPr>
          <w:rFonts w:hint="cs"/>
          <w:rtl/>
        </w:rPr>
        <w:t xml:space="preserve">קולין </w:t>
      </w:r>
      <w:r w:rsidR="000760C9">
        <w:rPr>
          <w:rFonts w:hint="cs"/>
          <w:rtl/>
        </w:rPr>
        <w:t xml:space="preserve">סביב </w:t>
      </w:r>
      <w:r w:rsidR="00D86222">
        <w:rPr>
          <w:rFonts w:hint="cs"/>
          <w:rtl/>
        </w:rPr>
        <w:t>מאושפזת יחידה</w:t>
      </w:r>
      <w:r w:rsidR="000760C9">
        <w:rPr>
          <w:rFonts w:hint="cs"/>
          <w:rtl/>
        </w:rPr>
        <w:t xml:space="preserve">, </w:t>
      </w:r>
      <w:r>
        <w:rPr>
          <w:rFonts w:hint="cs"/>
          <w:rtl/>
        </w:rPr>
        <w:t>ת</w:t>
      </w:r>
      <w:r w:rsidR="00EF0362">
        <w:rPr>
          <w:rFonts w:hint="cs"/>
          <w:rtl/>
        </w:rPr>
        <w:t xml:space="preserve">יאו לא הורשה עוד להתגנב למיטתה </w:t>
      </w:r>
      <w:r w:rsidR="003F5AC4">
        <w:rPr>
          <w:rFonts w:hint="cs"/>
          <w:rtl/>
        </w:rPr>
        <w:t xml:space="preserve">[?? אמרנו שאת אלכס העבירו לשם????] </w:t>
      </w:r>
      <w:r w:rsidR="00556343">
        <w:rPr>
          <w:rFonts w:hint="cs"/>
          <w:rtl/>
        </w:rPr>
        <w:t>במחלקה השמורה,</w:t>
      </w:r>
      <w:r w:rsidR="00EF0362">
        <w:rPr>
          <w:rFonts w:hint="cs"/>
          <w:rtl/>
        </w:rPr>
        <w:t xml:space="preserve"> שבה</w:t>
      </w:r>
      <w:r w:rsidR="0038352A">
        <w:rPr>
          <w:rFonts w:hint="cs"/>
          <w:rtl/>
        </w:rPr>
        <w:t xml:space="preserve"> כל חולה תלוי על בלימה מעל ל</w:t>
      </w:r>
      <w:r w:rsidR="00EF0362">
        <w:rPr>
          <w:rFonts w:hint="cs"/>
          <w:rtl/>
        </w:rPr>
        <w:t>תהום ונשען למטה בכל כובד משקלו</w:t>
      </w:r>
      <w:r w:rsidR="000760C9">
        <w:rPr>
          <w:rFonts w:hint="cs"/>
          <w:rtl/>
        </w:rPr>
        <w:t>, והוא נאלץ להתעדכן מהמסדרון ולהמתין עד שמי מבני משפחתו יצא לעשן</w:t>
      </w:r>
      <w:r w:rsidR="00EF0362">
        <w:rPr>
          <w:rFonts w:hint="cs"/>
          <w:rtl/>
        </w:rPr>
        <w:t>.</w:t>
      </w:r>
    </w:p>
    <w:p w14:paraId="2D6E9AC1" w14:textId="19AA0C42" w:rsidR="004627AB" w:rsidRPr="00CD067C" w:rsidRDefault="00556343" w:rsidP="00556343">
      <w:pPr>
        <w:rPr>
          <w:rtl/>
        </w:rPr>
      </w:pPr>
      <w:r>
        <w:rPr>
          <w:rFonts w:hint="cs"/>
          <w:rtl/>
        </w:rPr>
        <w:t>כעבור</w:t>
      </w:r>
      <w:r w:rsidR="004627AB" w:rsidRPr="00CD067C">
        <w:rPr>
          <w:rFonts w:hint="cs"/>
          <w:rtl/>
        </w:rPr>
        <w:t xml:space="preserve"> ארבע ימ</w:t>
      </w:r>
      <w:r w:rsidR="00D26D37">
        <w:rPr>
          <w:rFonts w:hint="cs"/>
          <w:rtl/>
        </w:rPr>
        <w:t>מות</w:t>
      </w:r>
      <w:r>
        <w:rPr>
          <w:rFonts w:hint="cs"/>
          <w:rtl/>
        </w:rPr>
        <w:t xml:space="preserve"> של מעקב צמוד אחר</w:t>
      </w:r>
      <w:r w:rsidR="004627AB" w:rsidRPr="00CD067C">
        <w:rPr>
          <w:rFonts w:hint="cs"/>
          <w:rtl/>
        </w:rPr>
        <w:t xml:space="preserve"> כל הסימנים החיוניים של </w:t>
      </w:r>
      <w:r w:rsidR="008B1B44">
        <w:rPr>
          <w:rFonts w:hint="cs"/>
          <w:rtl/>
        </w:rPr>
        <w:t>סופי</w:t>
      </w:r>
      <w:r w:rsidR="004627AB" w:rsidRPr="00CD067C">
        <w:rPr>
          <w:rFonts w:hint="cs"/>
          <w:rtl/>
        </w:rPr>
        <w:t xml:space="preserve">, מורדמת, מונשמת, צינוריות פנימה וצינוריות החוצה, תיאו שאל </w:t>
      </w:r>
      <w:r w:rsidR="004627AB" w:rsidRPr="00CD067C">
        <w:rPr>
          <w:rtl/>
        </w:rPr>
        <w:t>–</w:t>
      </w:r>
      <w:r w:rsidR="004627AB" w:rsidRPr="00CD067C">
        <w:rPr>
          <w:rFonts w:hint="cs"/>
          <w:rtl/>
        </w:rPr>
        <w:t xml:space="preserve"> "איפה אלכס?"</w:t>
      </w:r>
      <w:r w:rsidR="002A2342">
        <w:rPr>
          <w:rFonts w:hint="cs"/>
          <w:rtl/>
        </w:rPr>
        <w:t xml:space="preserve"> </w:t>
      </w:r>
    </w:p>
    <w:p w14:paraId="07339663" w14:textId="77777777" w:rsidR="004627AB" w:rsidRPr="00CD067C" w:rsidRDefault="004627AB" w:rsidP="00250000">
      <w:pPr>
        <w:rPr>
          <w:rtl/>
        </w:rPr>
      </w:pPr>
      <w:r w:rsidRPr="00CD067C">
        <w:rPr>
          <w:rFonts w:hint="cs"/>
          <w:rtl/>
        </w:rPr>
        <w:t>הוא שאל את ה</w:t>
      </w:r>
      <w:r>
        <w:rPr>
          <w:rFonts w:hint="cs"/>
          <w:rtl/>
        </w:rPr>
        <w:t>מישהו</w:t>
      </w:r>
      <w:r w:rsidRPr="00CD067C">
        <w:rPr>
          <w:rFonts w:hint="cs"/>
          <w:rtl/>
        </w:rPr>
        <w:t xml:space="preserve"> הזה שעדיין לא ה</w:t>
      </w:r>
      <w:r w:rsidR="00F7231C">
        <w:rPr>
          <w:rFonts w:hint="cs"/>
          <w:rtl/>
        </w:rPr>
        <w:t>יה רופא ודיבר אנגלית במבטא שמנוני</w:t>
      </w:r>
      <w:r w:rsidRPr="00CD067C">
        <w:rPr>
          <w:rFonts w:hint="cs"/>
          <w:rtl/>
        </w:rPr>
        <w:t>.</w:t>
      </w:r>
    </w:p>
    <w:p w14:paraId="611D1740" w14:textId="74F3BA17" w:rsidR="004627AB" w:rsidRPr="00CD067C" w:rsidRDefault="004627AB" w:rsidP="00250000">
      <w:pPr>
        <w:rPr>
          <w:rtl/>
        </w:rPr>
      </w:pPr>
      <w:r w:rsidRPr="00CD067C">
        <w:rPr>
          <w:rFonts w:hint="cs"/>
          <w:rtl/>
        </w:rPr>
        <w:t>תיאו השתדל לא לשים לב לאנשים חסרי חשיבות, אבל ה</w:t>
      </w:r>
      <w:r>
        <w:rPr>
          <w:rFonts w:hint="cs"/>
          <w:rtl/>
        </w:rPr>
        <w:t>מישהו</w:t>
      </w:r>
      <w:r w:rsidRPr="00CD067C">
        <w:rPr>
          <w:rFonts w:hint="cs"/>
          <w:rtl/>
        </w:rPr>
        <w:t xml:space="preserve"> הזה הסביר להם על </w:t>
      </w:r>
      <w:r w:rsidR="008B1B44">
        <w:rPr>
          <w:rFonts w:hint="cs"/>
          <w:rtl/>
        </w:rPr>
        <w:t>סופי</w:t>
      </w:r>
      <w:r w:rsidRPr="00CD067C">
        <w:rPr>
          <w:rFonts w:hint="cs"/>
          <w:rtl/>
        </w:rPr>
        <w:t xml:space="preserve">. פגיעת ראש קשה, כאילו שהם לא שמעו את זה כבר מעשרות רופאים ואחיות. תקופת שיקום ממושכת. </w:t>
      </w:r>
      <w:r w:rsidR="00556343">
        <w:rPr>
          <w:rFonts w:hint="cs"/>
          <w:rtl/>
        </w:rPr>
        <w:t xml:space="preserve">מנסים לשמר את ההריון, </w:t>
      </w:r>
      <w:r w:rsidRPr="00CD067C">
        <w:rPr>
          <w:rFonts w:hint="cs"/>
          <w:rtl/>
        </w:rPr>
        <w:t>את כל זה תיאו כבר היה יכול לדקלם בעצמו.</w:t>
      </w:r>
    </w:p>
    <w:p w14:paraId="3411D070" w14:textId="77777777" w:rsidR="004627AB" w:rsidRPr="00CD067C" w:rsidRDefault="004627AB" w:rsidP="00250000">
      <w:pPr>
        <w:rPr>
          <w:rtl/>
        </w:rPr>
      </w:pPr>
      <w:r w:rsidRPr="00CD067C">
        <w:rPr>
          <w:rFonts w:hint="cs"/>
          <w:rtl/>
        </w:rPr>
        <w:t>ומה עם אלכס?</w:t>
      </w:r>
    </w:p>
    <w:p w14:paraId="2A761887" w14:textId="77777777" w:rsidR="004627AB" w:rsidRPr="00CD067C" w:rsidRDefault="004627AB" w:rsidP="00250000">
      <w:pPr>
        <w:rPr>
          <w:rtl/>
        </w:rPr>
      </w:pPr>
      <w:r w:rsidRPr="00CD067C">
        <w:rPr>
          <w:rFonts w:hint="cs"/>
          <w:rtl/>
        </w:rPr>
        <w:t>כן, צריך לראות אותו כמובן. מצבו היה כזה: הוא איבד דם. זה הכל. מי לא מאבד דם מדי פעם? ו</w:t>
      </w:r>
      <w:r>
        <w:rPr>
          <w:rFonts w:hint="cs"/>
          <w:rtl/>
        </w:rPr>
        <w:t xml:space="preserve">בנוסף הוא </w:t>
      </w:r>
      <w:r w:rsidRPr="00CD067C">
        <w:rPr>
          <w:rFonts w:hint="cs"/>
          <w:rtl/>
        </w:rPr>
        <w:t>גם אמור לעבור ניתוח ברגל. ברגל</w:t>
      </w:r>
      <w:r w:rsidR="000760C9">
        <w:rPr>
          <w:rFonts w:hint="cs"/>
          <w:rtl/>
        </w:rPr>
        <w:t xml:space="preserve"> </w:t>
      </w:r>
      <w:r w:rsidR="000760C9">
        <w:rPr>
          <w:rtl/>
        </w:rPr>
        <w:t>–</w:t>
      </w:r>
      <w:r w:rsidR="000760C9">
        <w:rPr>
          <w:rFonts w:hint="cs"/>
          <w:rtl/>
        </w:rPr>
        <w:t xml:space="preserve"> חה</w:t>
      </w:r>
      <w:r w:rsidRPr="00CD067C">
        <w:rPr>
          <w:rFonts w:hint="cs"/>
          <w:rtl/>
        </w:rPr>
        <w:t>!</w:t>
      </w:r>
      <w:r>
        <w:rPr>
          <w:rFonts w:hint="cs"/>
          <w:rtl/>
        </w:rPr>
        <w:t xml:space="preserve"> </w:t>
      </w:r>
      <w:r w:rsidR="000760C9">
        <w:rPr>
          <w:rFonts w:hint="cs"/>
          <w:rtl/>
        </w:rPr>
        <w:t xml:space="preserve">היא התרסקה </w:t>
      </w:r>
      <w:r w:rsidR="000760C9">
        <w:rPr>
          <w:rtl/>
        </w:rPr>
        <w:t>–</w:t>
      </w:r>
      <w:r w:rsidR="000760C9">
        <w:rPr>
          <w:rFonts w:hint="cs"/>
          <w:rtl/>
        </w:rPr>
        <w:t xml:space="preserve"> אז מה? </w:t>
      </w:r>
      <w:r w:rsidRPr="00CD067C">
        <w:rPr>
          <w:rFonts w:hint="cs"/>
          <w:rtl/>
        </w:rPr>
        <w:t xml:space="preserve">והוא </w:t>
      </w:r>
      <w:r>
        <w:rPr>
          <w:rFonts w:hint="cs"/>
          <w:rtl/>
        </w:rPr>
        <w:t xml:space="preserve">כבר </w:t>
      </w:r>
      <w:r w:rsidRPr="00CD067C">
        <w:rPr>
          <w:rFonts w:hint="cs"/>
          <w:rtl/>
        </w:rPr>
        <w:t>קיבל בחזרה את כל הדם.</w:t>
      </w:r>
    </w:p>
    <w:p w14:paraId="0F97C398" w14:textId="77777777" w:rsidR="004627AB" w:rsidRPr="00CD067C" w:rsidRDefault="00D26D37" w:rsidP="00250000">
      <w:pPr>
        <w:rPr>
          <w:rtl/>
        </w:rPr>
      </w:pPr>
      <w:r>
        <w:rPr>
          <w:rFonts w:hint="cs"/>
          <w:rtl/>
        </w:rPr>
        <w:t>בעל המבטא השמנוני</w:t>
      </w:r>
      <w:r w:rsidR="004627AB" w:rsidRPr="00CD067C">
        <w:rPr>
          <w:rFonts w:hint="cs"/>
          <w:rtl/>
        </w:rPr>
        <w:t xml:space="preserve"> התחנן שילכו לראות אותו.</w:t>
      </w:r>
      <w:r w:rsidR="000760C9">
        <w:rPr>
          <w:rFonts w:hint="cs"/>
          <w:rtl/>
        </w:rPr>
        <w:t xml:space="preserve"> [ותיאו החליט לקחת על עצמו להפוך לערוץ העידכון הראשי בין אלכס לבין משפחתו]</w:t>
      </w:r>
    </w:p>
    <w:p w14:paraId="4C375BCF" w14:textId="77777777" w:rsidR="004627AB" w:rsidRPr="00CD067C" w:rsidRDefault="004627AB" w:rsidP="00250000">
      <w:pPr>
        <w:rPr>
          <w:rtl/>
        </w:rPr>
      </w:pPr>
      <w:r w:rsidRPr="00CD067C">
        <w:rPr>
          <w:rFonts w:hint="cs"/>
          <w:rtl/>
        </w:rPr>
        <w:t>ברור, עוד אחד מהחברים של אלכס. ברור שיבקש.</w:t>
      </w:r>
    </w:p>
    <w:p w14:paraId="02C9F9E2" w14:textId="699FE050" w:rsidR="004627AB" w:rsidRPr="00CD067C" w:rsidRDefault="008B1B44" w:rsidP="00250000">
      <w:pPr>
        <w:rPr>
          <w:rtl/>
        </w:rPr>
      </w:pPr>
      <w:r>
        <w:rPr>
          <w:rFonts w:hint="cs"/>
          <w:rtl/>
        </w:rPr>
        <w:t>סופי</w:t>
      </w:r>
      <w:r w:rsidR="00813105">
        <w:rPr>
          <w:rFonts w:hint="cs"/>
          <w:rtl/>
        </w:rPr>
        <w:t xml:space="preserve"> </w:t>
      </w:r>
      <w:r w:rsidR="001C5A04">
        <w:rPr>
          <w:rFonts w:hint="cs"/>
          <w:rtl/>
        </w:rPr>
        <w:t>הייתה</w:t>
      </w:r>
      <w:r w:rsidR="004627AB" w:rsidRPr="00CD067C">
        <w:rPr>
          <w:rFonts w:hint="cs"/>
          <w:rtl/>
        </w:rPr>
        <w:t xml:space="preserve"> </w:t>
      </w:r>
      <w:r w:rsidR="00813105">
        <w:rPr>
          <w:rFonts w:hint="cs"/>
          <w:rtl/>
        </w:rPr>
        <w:t xml:space="preserve">עדיין </w:t>
      </w:r>
      <w:r w:rsidR="00D26D37">
        <w:rPr>
          <w:rFonts w:hint="cs"/>
          <w:rtl/>
        </w:rPr>
        <w:t xml:space="preserve">מאושפזת </w:t>
      </w:r>
      <w:r w:rsidR="004627AB" w:rsidRPr="00CD067C">
        <w:rPr>
          <w:rFonts w:hint="cs"/>
          <w:rtl/>
        </w:rPr>
        <w:t>בטיפול נמרץ ואילו את אלכס העבירו כבר לטיפול מוגבר. אחרי שקיבל בחזרה את כל מה שאיבד.</w:t>
      </w:r>
      <w:r w:rsidR="004627AB">
        <w:rPr>
          <w:rFonts w:hint="cs"/>
          <w:rtl/>
        </w:rPr>
        <w:t xml:space="preserve"> כל הדם שאיבד.</w:t>
      </w:r>
    </w:p>
    <w:p w14:paraId="1983F2E0" w14:textId="77777777" w:rsidR="004627AB" w:rsidRPr="00CD067C" w:rsidRDefault="004627AB" w:rsidP="00250000">
      <w:pPr>
        <w:rPr>
          <w:rtl/>
        </w:rPr>
      </w:pPr>
      <w:r w:rsidRPr="00CD067C">
        <w:rPr>
          <w:rFonts w:hint="cs"/>
          <w:rtl/>
        </w:rPr>
        <w:t xml:space="preserve">הכל הוא קיבל בחזרה. ואולי אפילו </w:t>
      </w:r>
      <w:r w:rsidRPr="00CD067C">
        <w:rPr>
          <w:rtl/>
        </w:rPr>
        <w:t>–</w:t>
      </w:r>
      <w:r w:rsidR="00146872">
        <w:rPr>
          <w:rFonts w:hint="cs"/>
          <w:rtl/>
        </w:rPr>
        <w:t xml:space="preserve"> יותר</w:t>
      </w:r>
      <w:r w:rsidRPr="00CD067C">
        <w:rPr>
          <w:rFonts w:hint="cs"/>
          <w:rtl/>
        </w:rPr>
        <w:t xml:space="preserve"> ממה שאיבד. </w:t>
      </w:r>
    </w:p>
    <w:p w14:paraId="76092F73" w14:textId="3E4F7A82" w:rsidR="004627AB" w:rsidRPr="00CD067C" w:rsidRDefault="004627AB" w:rsidP="00D86222">
      <w:pPr>
        <w:rPr>
          <w:rtl/>
        </w:rPr>
      </w:pPr>
      <w:r w:rsidRPr="00CD067C">
        <w:rPr>
          <w:rFonts w:hint="cs"/>
          <w:rtl/>
        </w:rPr>
        <w:t>כן, תיאו חשב במרירות כשהחבר הזה של אלכס עזב. ככה זה בעול</w:t>
      </w:r>
      <w:r w:rsidR="00D86222">
        <w:rPr>
          <w:rFonts w:hint="cs"/>
          <w:rtl/>
        </w:rPr>
        <w:t>מנו</w:t>
      </w:r>
      <w:r w:rsidRPr="00CD067C">
        <w:rPr>
          <w:rFonts w:hint="cs"/>
          <w:rtl/>
        </w:rPr>
        <w:t xml:space="preserve"> האכזר </w:t>
      </w:r>
      <w:r w:rsidRPr="00CD067C">
        <w:rPr>
          <w:rtl/>
        </w:rPr>
        <w:t>–</w:t>
      </w:r>
      <w:r w:rsidRPr="00CD067C">
        <w:rPr>
          <w:rFonts w:hint="cs"/>
          <w:rtl/>
        </w:rPr>
        <w:t xml:space="preserve"> הטובים נשארים בטיפול נמרץ. ואילו כל המוץ, כל הנפולת, (דמעות של זעם חסר אונים מילאו את עיניו </w:t>
      </w:r>
      <w:r>
        <w:rPr>
          <w:rFonts w:hint="cs"/>
          <w:rtl/>
        </w:rPr>
        <w:t>כש</w:t>
      </w:r>
      <w:r w:rsidRPr="00CD067C">
        <w:rPr>
          <w:rFonts w:hint="cs"/>
          <w:rtl/>
        </w:rPr>
        <w:t xml:space="preserve">משהו </w:t>
      </w:r>
      <w:r w:rsidR="003F5AC4" w:rsidRPr="00CD067C">
        <w:rPr>
          <w:rFonts w:hint="cs"/>
          <w:rtl/>
        </w:rPr>
        <w:t xml:space="preserve">הבהב באדום </w:t>
      </w:r>
      <w:r w:rsidRPr="00CD067C">
        <w:rPr>
          <w:rFonts w:hint="cs"/>
          <w:rtl/>
        </w:rPr>
        <w:t>על מסך המחשב המנטר את כל המכשירי</w:t>
      </w:r>
      <w:r w:rsidR="00813105">
        <w:rPr>
          <w:rFonts w:hint="cs"/>
          <w:rtl/>
        </w:rPr>
        <w:t>ם ש</w:t>
      </w:r>
      <w:r w:rsidR="008B1B44">
        <w:rPr>
          <w:rFonts w:hint="cs"/>
          <w:rtl/>
        </w:rPr>
        <w:t>סופי</w:t>
      </w:r>
      <w:r w:rsidR="00813105">
        <w:rPr>
          <w:rFonts w:hint="cs"/>
          <w:rtl/>
        </w:rPr>
        <w:t xml:space="preserve"> </w:t>
      </w:r>
      <w:r w:rsidR="001C5A04">
        <w:rPr>
          <w:rFonts w:hint="cs"/>
          <w:rtl/>
        </w:rPr>
        <w:t>הייתה</w:t>
      </w:r>
      <w:r w:rsidR="00813105">
        <w:rPr>
          <w:rFonts w:hint="cs"/>
          <w:rtl/>
        </w:rPr>
        <w:t xml:space="preserve"> מחברת אליהם) כל הנש</w:t>
      </w:r>
      <w:r w:rsidRPr="00CD067C">
        <w:rPr>
          <w:rFonts w:hint="cs"/>
          <w:rtl/>
        </w:rPr>
        <w:t>ורת, כל</w:t>
      </w:r>
      <w:r>
        <w:rPr>
          <w:rFonts w:hint="cs"/>
          <w:rtl/>
        </w:rPr>
        <w:t xml:space="preserve"> ה </w:t>
      </w:r>
      <w:r>
        <w:rPr>
          <w:rtl/>
        </w:rPr>
        <w:t>–</w:t>
      </w:r>
      <w:r w:rsidR="00AE2DDA">
        <w:rPr>
          <w:rFonts w:hint="cs"/>
          <w:rtl/>
        </w:rPr>
        <w:t xml:space="preserve"> (בל נתייפייף) </w:t>
      </w:r>
      <w:r w:rsidR="00556343">
        <w:rPr>
          <w:rFonts w:hint="cs"/>
          <w:rtl/>
        </w:rPr>
        <w:t>ה</w:t>
      </w:r>
      <w:r w:rsidR="00AE2DDA">
        <w:rPr>
          <w:rFonts w:hint="cs"/>
          <w:rtl/>
        </w:rPr>
        <w:t>אבק</w:t>
      </w:r>
      <w:r w:rsidR="00556343">
        <w:rPr>
          <w:rFonts w:hint="cs"/>
          <w:rtl/>
        </w:rPr>
        <w:t>-</w:t>
      </w:r>
      <w:r w:rsidR="00AE2DDA">
        <w:rPr>
          <w:rFonts w:hint="cs"/>
          <w:rtl/>
        </w:rPr>
        <w:t>פורח</w:t>
      </w:r>
      <w:r w:rsidR="00D26D37">
        <w:rPr>
          <w:rFonts w:hint="cs"/>
          <w:rtl/>
        </w:rPr>
        <w:t xml:space="preserve"> [</w:t>
      </w:r>
      <w:r w:rsidR="001622E6">
        <w:rPr>
          <w:rFonts w:hint="cs"/>
          <w:rtl/>
        </w:rPr>
        <w:t xml:space="preserve">פסולת, </w:t>
      </w:r>
      <w:r w:rsidR="00AE2DDA">
        <w:rPr>
          <w:rFonts w:hint="cs"/>
          <w:rtl/>
        </w:rPr>
        <w:t xml:space="preserve">אשפה, </w:t>
      </w:r>
      <w:r w:rsidR="00D26D37">
        <w:rPr>
          <w:rFonts w:hint="cs"/>
          <w:rtl/>
        </w:rPr>
        <w:t>משני</w:t>
      </w:r>
      <w:r w:rsidR="001622E6">
        <w:rPr>
          <w:rFonts w:hint="cs"/>
          <w:rtl/>
        </w:rPr>
        <w:t>,</w:t>
      </w:r>
      <w:r w:rsidR="00D26D37">
        <w:rPr>
          <w:rFonts w:hint="cs"/>
          <w:rtl/>
        </w:rPr>
        <w:t xml:space="preserve"> שולי, חסר ערך</w:t>
      </w:r>
      <w:r w:rsidR="001622E6">
        <w:rPr>
          <w:rFonts w:hint="cs"/>
          <w:rtl/>
        </w:rPr>
        <w:t xml:space="preserve">, פחות, טפל, לא עיקרי, ממדרגה </w:t>
      </w:r>
      <w:r w:rsidR="003A7E9C">
        <w:rPr>
          <w:rFonts w:hint="cs"/>
          <w:rtl/>
        </w:rPr>
        <w:t>שנייה</w:t>
      </w:r>
      <w:r w:rsidR="001622E6">
        <w:rPr>
          <w:rFonts w:hint="cs"/>
          <w:rtl/>
        </w:rPr>
        <w:t>, צדדי, שוליים, סרח עודף</w:t>
      </w:r>
      <w:r w:rsidR="00D26D37">
        <w:rPr>
          <w:rFonts w:hint="cs"/>
          <w:rtl/>
        </w:rPr>
        <w:t>]</w:t>
      </w:r>
      <w:r w:rsidRPr="00CD067C">
        <w:rPr>
          <w:rFonts w:hint="cs"/>
          <w:rtl/>
        </w:rPr>
        <w:t xml:space="preserve"> </w:t>
      </w:r>
      <w:r w:rsidRPr="00CD067C">
        <w:rPr>
          <w:rtl/>
        </w:rPr>
        <w:t>–</w:t>
      </w:r>
      <w:r w:rsidRPr="00CD067C">
        <w:rPr>
          <w:rFonts w:hint="cs"/>
          <w:rtl/>
        </w:rPr>
        <w:t xml:space="preserve"> אלה משתדרגים לטיפול מוגבר.</w:t>
      </w:r>
    </w:p>
    <w:p w14:paraId="596E48D6" w14:textId="5F588634" w:rsidR="004627AB" w:rsidRPr="00CD067C" w:rsidRDefault="004627AB" w:rsidP="00D86222">
      <w:pPr>
        <w:rPr>
          <w:rtl/>
        </w:rPr>
      </w:pPr>
      <w:r w:rsidRPr="00CD067C">
        <w:rPr>
          <w:rFonts w:hint="cs"/>
          <w:rtl/>
        </w:rPr>
        <w:t>ובשביל מי תיאו מכלה את ימיו ולילותיו על הפסנתר (אם כי מאז התאונה לא הספיק להתאמן אפילו פעם אחת). בשביל מי? בשביל מי הוא חולם על האפסיונטה של בטהובן בלילות, בשביל מי הוא טורח בימים לתת את האינטרפרטציה האישית, המותאמת לימ</w:t>
      </w:r>
      <w:r w:rsidR="00146872">
        <w:rPr>
          <w:rFonts w:hint="cs"/>
          <w:rtl/>
        </w:rPr>
        <w:t>י</w:t>
      </w:r>
      <w:r w:rsidRPr="00CD067C">
        <w:rPr>
          <w:rFonts w:hint="cs"/>
          <w:rtl/>
        </w:rPr>
        <w:t>נו? את מי מעניינים ימ</w:t>
      </w:r>
      <w:r w:rsidR="00146872">
        <w:rPr>
          <w:rFonts w:hint="cs"/>
          <w:rtl/>
        </w:rPr>
        <w:t>י</w:t>
      </w:r>
      <w:r w:rsidRPr="00CD067C">
        <w:rPr>
          <w:rFonts w:hint="cs"/>
          <w:rtl/>
        </w:rPr>
        <w:t xml:space="preserve">נו אם </w:t>
      </w:r>
      <w:r w:rsidR="001C5A04">
        <w:rPr>
          <w:rFonts w:hint="cs"/>
          <w:rtl/>
        </w:rPr>
        <w:t>אימא</w:t>
      </w:r>
      <w:r w:rsidR="002A2342">
        <w:rPr>
          <w:rFonts w:hint="cs"/>
          <w:rtl/>
        </w:rPr>
        <w:t xml:space="preserve"> לא משגיחה</w:t>
      </w:r>
      <w:r w:rsidR="00813105">
        <w:rPr>
          <w:rFonts w:hint="cs"/>
          <w:rtl/>
        </w:rPr>
        <w:t xml:space="preserve"> [/ מקפידה / מסתכלת בעיון וגו']</w:t>
      </w:r>
      <w:r w:rsidR="002A2342">
        <w:rPr>
          <w:rFonts w:hint="cs"/>
          <w:rtl/>
        </w:rPr>
        <w:t xml:space="preserve">, </w:t>
      </w:r>
      <w:r w:rsidR="00813105">
        <w:rPr>
          <w:rFonts w:hint="cs"/>
          <w:rtl/>
        </w:rPr>
        <w:t>לא סופרת ומדקדקת ומקפידה,</w:t>
      </w:r>
      <w:r w:rsidR="002A2342">
        <w:rPr>
          <w:rFonts w:hint="cs"/>
          <w:rtl/>
        </w:rPr>
        <w:t xml:space="preserve"> איך ניתן לבנות את בנייני הענק שתוכננו עבורו, שסדקים דקיקים וארוכים מתחילים </w:t>
      </w:r>
      <w:r w:rsidR="00D86222">
        <w:rPr>
          <w:rFonts w:hint="cs"/>
          <w:rtl/>
        </w:rPr>
        <w:t xml:space="preserve">[לעלות] </w:t>
      </w:r>
      <w:r w:rsidR="002A2342">
        <w:rPr>
          <w:rFonts w:hint="cs"/>
          <w:rtl/>
        </w:rPr>
        <w:t>ל</w:t>
      </w:r>
      <w:r w:rsidR="00D86222">
        <w:rPr>
          <w:rFonts w:hint="cs"/>
          <w:rtl/>
        </w:rPr>
        <w:t>בצבץ</w:t>
      </w:r>
      <w:r w:rsidR="002A2342">
        <w:rPr>
          <w:rFonts w:hint="cs"/>
          <w:rtl/>
        </w:rPr>
        <w:t xml:space="preserve"> בחיבוריהם</w:t>
      </w:r>
      <w:r w:rsidR="00D86222">
        <w:rPr>
          <w:rFonts w:hint="cs"/>
          <w:rtl/>
        </w:rPr>
        <w:t>,</w:t>
      </w:r>
      <w:r w:rsidR="002A2342">
        <w:rPr>
          <w:rFonts w:hint="cs"/>
          <w:rtl/>
        </w:rPr>
        <w:t xml:space="preserve"> [??] ו</w:t>
      </w:r>
      <w:r w:rsidR="001C5A04">
        <w:rPr>
          <w:rFonts w:hint="cs"/>
          <w:rtl/>
        </w:rPr>
        <w:t>אימא</w:t>
      </w:r>
      <w:r w:rsidR="002A2342">
        <w:rPr>
          <w:rFonts w:hint="cs"/>
          <w:rtl/>
        </w:rPr>
        <w:t xml:space="preserve"> לא משגיחה בכל אלה כי </w:t>
      </w:r>
      <w:r w:rsidR="008B1B44">
        <w:rPr>
          <w:rFonts w:hint="cs"/>
          <w:rtl/>
        </w:rPr>
        <w:t>סופי</w:t>
      </w:r>
      <w:r w:rsidRPr="00CD067C">
        <w:rPr>
          <w:rFonts w:hint="cs"/>
          <w:rtl/>
        </w:rPr>
        <w:t xml:space="preserve"> שוב מובהלת לחדר ניתוח.</w:t>
      </w:r>
    </w:p>
    <w:p w14:paraId="76ED0F88" w14:textId="70CA9553" w:rsidR="004627AB" w:rsidRPr="00CD067C" w:rsidRDefault="004627AB" w:rsidP="00AC086C">
      <w:pPr>
        <w:rPr>
          <w:rtl/>
        </w:rPr>
      </w:pPr>
      <w:r w:rsidRPr="00CD067C">
        <w:rPr>
          <w:rFonts w:hint="cs"/>
          <w:rtl/>
        </w:rPr>
        <w:t>אז מה</w:t>
      </w:r>
      <w:r w:rsidR="000B2A5C">
        <w:rPr>
          <w:rFonts w:hint="cs"/>
          <w:rtl/>
        </w:rPr>
        <w:t>ו</w:t>
      </w:r>
      <w:r w:rsidRPr="00CD067C">
        <w:rPr>
          <w:rFonts w:hint="cs"/>
          <w:rtl/>
        </w:rPr>
        <w:t xml:space="preserve"> בדיוק טחול</w:t>
      </w:r>
      <w:r w:rsidR="000B2A5C">
        <w:rPr>
          <w:rFonts w:hint="cs"/>
          <w:rtl/>
        </w:rPr>
        <w:t xml:space="preserve"> זה, שאודותיו דנים</w:t>
      </w:r>
      <w:r w:rsidR="00AC086C">
        <w:rPr>
          <w:rFonts w:hint="cs"/>
          <w:rtl/>
        </w:rPr>
        <w:t xml:space="preserve"> ו</w:t>
      </w:r>
      <w:r w:rsidR="001067E6">
        <w:rPr>
          <w:rFonts w:hint="cs"/>
          <w:rtl/>
        </w:rPr>
        <w:t>מכבידים ראש</w:t>
      </w:r>
      <w:r w:rsidRPr="00CD067C">
        <w:rPr>
          <w:rFonts w:hint="cs"/>
          <w:rtl/>
        </w:rPr>
        <w:t>?</w:t>
      </w:r>
    </w:p>
    <w:p w14:paraId="7F79D3C8" w14:textId="77777777" w:rsidR="004627AB" w:rsidRPr="00CD067C" w:rsidRDefault="004627AB" w:rsidP="00250000">
      <w:pPr>
        <w:rPr>
          <w:rtl/>
        </w:rPr>
      </w:pPr>
      <w:r w:rsidRPr="00CD067C">
        <w:rPr>
          <w:rFonts w:hint="cs"/>
          <w:rtl/>
        </w:rPr>
        <w:lastRenderedPageBreak/>
        <w:t xml:space="preserve">בזמן שהמתינו מחוץ לחדרי הניתוח, תיאו </w:t>
      </w:r>
      <w:r>
        <w:rPr>
          <w:rFonts w:hint="cs"/>
          <w:rtl/>
        </w:rPr>
        <w:t>גלש</w:t>
      </w:r>
      <w:r w:rsidRPr="00CD067C">
        <w:rPr>
          <w:rFonts w:hint="cs"/>
          <w:rtl/>
        </w:rPr>
        <w:t xml:space="preserve"> בטלפון הנייד שלו, הוא</w:t>
      </w:r>
      <w:r w:rsidR="00D86222">
        <w:rPr>
          <w:rFonts w:hint="cs"/>
          <w:rtl/>
        </w:rPr>
        <w:t xml:space="preserve"> משמש</w:t>
      </w:r>
      <w:r w:rsidRPr="00CD067C">
        <w:rPr>
          <w:rFonts w:hint="cs"/>
          <w:rtl/>
        </w:rPr>
        <w:t xml:space="preserve"> </w:t>
      </w:r>
      <w:r w:rsidR="00D86222">
        <w:rPr>
          <w:rFonts w:hint="cs"/>
          <w:rtl/>
        </w:rPr>
        <w:t>כ</w:t>
      </w:r>
      <w:r w:rsidRPr="00CD067C">
        <w:rPr>
          <w:rFonts w:hint="cs"/>
          <w:rtl/>
        </w:rPr>
        <w:t>צינור האינפורמציה הראשי בין הוריו לבין מאגרי הידע העולמי. כן, הוא דווח בשמחה, בהחלט אפשר לחיות ללא טחול, צריך רק לקחת תרופה.</w:t>
      </w:r>
    </w:p>
    <w:p w14:paraId="7FBE97C3" w14:textId="3594A8E8" w:rsidR="004627AB" w:rsidRPr="00CD067C" w:rsidRDefault="004627AB" w:rsidP="00556343">
      <w:pPr>
        <w:rPr>
          <w:rtl/>
        </w:rPr>
      </w:pPr>
      <w:r w:rsidRPr="00CD067C">
        <w:rPr>
          <w:rFonts w:hint="cs"/>
          <w:rtl/>
        </w:rPr>
        <w:t xml:space="preserve">וכשהוציאו את </w:t>
      </w:r>
      <w:r w:rsidR="008B1B44">
        <w:rPr>
          <w:rFonts w:hint="cs"/>
          <w:rtl/>
        </w:rPr>
        <w:t>סופי</w:t>
      </w:r>
      <w:r w:rsidRPr="00CD067C">
        <w:rPr>
          <w:rFonts w:hint="cs"/>
          <w:rtl/>
        </w:rPr>
        <w:t xml:space="preserve"> מהניתוח </w:t>
      </w:r>
      <w:r w:rsidR="00556343">
        <w:rPr>
          <w:rFonts w:hint="cs"/>
          <w:rtl/>
        </w:rPr>
        <w:t xml:space="preserve">המסובך תוך שימור ההריון, </w:t>
      </w:r>
      <w:r w:rsidRPr="00CD067C">
        <w:rPr>
          <w:rFonts w:hint="cs"/>
          <w:rtl/>
        </w:rPr>
        <w:t>תיאו הלך לאלכס.</w:t>
      </w:r>
    </w:p>
    <w:p w14:paraId="4DD11AA3" w14:textId="77777777" w:rsidR="004627AB" w:rsidRPr="00CD067C" w:rsidRDefault="00D86222" w:rsidP="00D86222">
      <w:pPr>
        <w:rPr>
          <w:rtl/>
        </w:rPr>
      </w:pPr>
      <w:r>
        <w:rPr>
          <w:rFonts w:hint="cs"/>
          <w:rtl/>
        </w:rPr>
        <w:t xml:space="preserve">לא היה קשה למצא את </w:t>
      </w:r>
      <w:r w:rsidR="004627AB" w:rsidRPr="00CD067C">
        <w:rPr>
          <w:rFonts w:hint="cs"/>
          <w:rtl/>
        </w:rPr>
        <w:t>מיט</w:t>
      </w:r>
      <w:r>
        <w:rPr>
          <w:rFonts w:hint="cs"/>
          <w:rtl/>
        </w:rPr>
        <w:t>ת</w:t>
      </w:r>
      <w:r w:rsidR="004627AB" w:rsidRPr="00CD067C">
        <w:rPr>
          <w:rFonts w:hint="cs"/>
          <w:rtl/>
        </w:rPr>
        <w:t xml:space="preserve">ו </w:t>
      </w:r>
      <w:r w:rsidR="004627AB" w:rsidRPr="00CD067C">
        <w:rPr>
          <w:rtl/>
        </w:rPr>
        <w:t>–</w:t>
      </w:r>
      <w:r w:rsidR="004627AB" w:rsidRPr="00CD067C">
        <w:rPr>
          <w:rFonts w:hint="cs"/>
          <w:rtl/>
        </w:rPr>
        <w:t xml:space="preserve"> </w:t>
      </w:r>
      <w:r w:rsidR="004627AB">
        <w:rPr>
          <w:rFonts w:hint="cs"/>
          <w:rtl/>
        </w:rPr>
        <w:t>כבר מרחוק ניתן היה לזהות אותה על פי כל הבלונים והפרחים. הוא השתחל בין כל המבקרים והתקרב למיטה.</w:t>
      </w:r>
    </w:p>
    <w:p w14:paraId="69F7B05C" w14:textId="3386C7FB" w:rsidR="004627AB" w:rsidRPr="00CD067C" w:rsidRDefault="004627AB" w:rsidP="00102E4B">
      <w:pPr>
        <w:rPr>
          <w:rtl/>
        </w:rPr>
      </w:pPr>
      <w:r w:rsidRPr="00CD067C">
        <w:rPr>
          <w:rFonts w:hint="cs"/>
          <w:rtl/>
        </w:rPr>
        <w:t xml:space="preserve">בתור המומחה הרפואי שתיאו הפך להיות (בעל כורחו) לאחרונה, הצליח </w:t>
      </w:r>
      <w:r w:rsidR="00D86222">
        <w:rPr>
          <w:rFonts w:hint="cs"/>
          <w:rtl/>
        </w:rPr>
        <w:t xml:space="preserve">מייד </w:t>
      </w:r>
      <w:r w:rsidRPr="00CD067C">
        <w:rPr>
          <w:rFonts w:hint="cs"/>
          <w:rtl/>
        </w:rPr>
        <w:t xml:space="preserve">לאבחן שהמצב טוב בהרבה מאשר אצל </w:t>
      </w:r>
      <w:r w:rsidR="008B1B44">
        <w:rPr>
          <w:rFonts w:hint="cs"/>
          <w:rtl/>
        </w:rPr>
        <w:t>סופי</w:t>
      </w:r>
      <w:r w:rsidR="00A908C7">
        <w:rPr>
          <w:rFonts w:hint="cs"/>
          <w:rtl/>
        </w:rPr>
        <w:t>,</w:t>
      </w:r>
      <w:r w:rsidR="009E6325" w:rsidRPr="00CD067C">
        <w:rPr>
          <w:rFonts w:hint="cs"/>
          <w:rtl/>
        </w:rPr>
        <w:t xml:space="preserve"> </w:t>
      </w:r>
      <w:r w:rsidR="00B317A3">
        <w:rPr>
          <w:rFonts w:hint="cs"/>
          <w:rtl/>
        </w:rPr>
        <w:t>על אף</w:t>
      </w:r>
      <w:r w:rsidR="009E6325">
        <w:rPr>
          <w:rFonts w:hint="cs"/>
          <w:rtl/>
        </w:rPr>
        <w:t xml:space="preserve"> רגלו ש</w:t>
      </w:r>
      <w:r w:rsidR="001C5A04">
        <w:rPr>
          <w:rFonts w:hint="cs"/>
          <w:rtl/>
        </w:rPr>
        <w:t>הייתה</w:t>
      </w:r>
      <w:r w:rsidR="009E6325">
        <w:rPr>
          <w:rFonts w:hint="cs"/>
          <w:rtl/>
        </w:rPr>
        <w:t xml:space="preserve"> תלויה ב</w:t>
      </w:r>
      <w:r w:rsidR="004C59E0">
        <w:rPr>
          <w:rFonts w:hint="cs"/>
          <w:rtl/>
        </w:rPr>
        <w:t>אוויר</w:t>
      </w:r>
      <w:r w:rsidR="009E6325">
        <w:rPr>
          <w:rFonts w:hint="cs"/>
          <w:rtl/>
        </w:rPr>
        <w:t xml:space="preserve"> </w:t>
      </w:r>
      <w:r w:rsidR="000655BB">
        <w:rPr>
          <w:rFonts w:hint="cs"/>
          <w:rtl/>
        </w:rPr>
        <w:t>על ידי</w:t>
      </w:r>
      <w:r w:rsidR="009E6325">
        <w:rPr>
          <w:rFonts w:hint="cs"/>
          <w:rtl/>
        </w:rPr>
        <w:t xml:space="preserve"> אילו רסנים או רתמות כלשהם</w:t>
      </w:r>
      <w:r w:rsidRPr="00CD067C">
        <w:rPr>
          <w:rFonts w:hint="cs"/>
          <w:rtl/>
        </w:rPr>
        <w:t>. אלכס נשם בכוחות עצמו, אם כי גם הוא היה מחובר למכשירים</w:t>
      </w:r>
      <w:r>
        <w:rPr>
          <w:rFonts w:hint="cs"/>
          <w:rtl/>
        </w:rPr>
        <w:t xml:space="preserve">, צינוריות וצינורים </w:t>
      </w:r>
      <w:r w:rsidR="00813105">
        <w:rPr>
          <w:rFonts w:hint="cs"/>
          <w:rtl/>
        </w:rPr>
        <w:t>[</w:t>
      </w:r>
      <w:r>
        <w:rPr>
          <w:rFonts w:hint="cs"/>
          <w:rtl/>
        </w:rPr>
        <w:t>גמישים ודקים</w:t>
      </w:r>
      <w:r w:rsidR="00813105">
        <w:rPr>
          <w:rFonts w:hint="cs"/>
          <w:rtl/>
        </w:rPr>
        <w:t>]</w:t>
      </w:r>
      <w:r w:rsidRPr="00CD067C">
        <w:rPr>
          <w:rFonts w:hint="cs"/>
          <w:rtl/>
        </w:rPr>
        <w:t xml:space="preserve">. </w:t>
      </w:r>
      <w:r>
        <w:rPr>
          <w:rFonts w:hint="cs"/>
          <w:rtl/>
        </w:rPr>
        <w:t xml:space="preserve">כאילו הגוף כה מאושר, כה </w:t>
      </w:r>
      <w:r w:rsidR="00D86222">
        <w:rPr>
          <w:rFonts w:hint="cs"/>
          <w:rtl/>
        </w:rPr>
        <w:t>מ</w:t>
      </w:r>
      <w:r>
        <w:rPr>
          <w:rFonts w:hint="cs"/>
          <w:rtl/>
        </w:rPr>
        <w:t xml:space="preserve">אוהב </w:t>
      </w:r>
      <w:r w:rsidR="00D86222">
        <w:rPr>
          <w:rFonts w:hint="cs"/>
          <w:rtl/>
        </w:rPr>
        <w:t>ב</w:t>
      </w:r>
      <w:r>
        <w:rPr>
          <w:rFonts w:hint="cs"/>
          <w:rtl/>
        </w:rPr>
        <w:t xml:space="preserve">יפי הבריאה עד כי הוא </w:t>
      </w:r>
      <w:r w:rsidR="00556343">
        <w:rPr>
          <w:rFonts w:hint="cs"/>
          <w:rtl/>
        </w:rPr>
        <w:t>מתאווה ל</w:t>
      </w:r>
      <w:r>
        <w:rPr>
          <w:rFonts w:hint="cs"/>
          <w:rtl/>
        </w:rPr>
        <w:t>קפ</w:t>
      </w:r>
      <w:r w:rsidR="00556343">
        <w:rPr>
          <w:rFonts w:hint="cs"/>
          <w:rtl/>
        </w:rPr>
        <w:t>ו</w:t>
      </w:r>
      <w:r>
        <w:rPr>
          <w:rFonts w:hint="cs"/>
          <w:rtl/>
        </w:rPr>
        <w:t>ץ מתוך עצמו, לצמוח לתוך צינוריות הפלסטיק, לטשטש את הגבולות הברורים בין התוך שלו לבין הציפצופי</w:t>
      </w:r>
      <w:r w:rsidR="00813105">
        <w:rPr>
          <w:rFonts w:hint="cs"/>
          <w:rtl/>
        </w:rPr>
        <w:t xml:space="preserve">ם, הטיפטופים וההבהובים שבהם </w:t>
      </w:r>
      <w:r>
        <w:rPr>
          <w:rFonts w:hint="cs"/>
          <w:rtl/>
        </w:rPr>
        <w:t>חייו תלויים</w:t>
      </w:r>
      <w:r w:rsidR="00D86222">
        <w:rPr>
          <w:rFonts w:hint="cs"/>
          <w:rtl/>
        </w:rPr>
        <w:t xml:space="preserve"> </w:t>
      </w:r>
      <w:r w:rsidR="00F06A3F">
        <w:rPr>
          <w:rFonts w:hint="cs"/>
          <w:rtl/>
        </w:rPr>
        <w:t>עכשיו</w:t>
      </w:r>
      <w:r w:rsidR="00D86222">
        <w:rPr>
          <w:rFonts w:hint="cs"/>
          <w:rtl/>
        </w:rPr>
        <w:t xml:space="preserve">, כאילו שאף לצמוח, להרחיק </w:t>
      </w:r>
      <w:r>
        <w:rPr>
          <w:rFonts w:hint="cs"/>
          <w:rtl/>
        </w:rPr>
        <w:t>נדוד, עוד רגע ינתר באיזה</w:t>
      </w:r>
      <w:r w:rsidRPr="00146872">
        <w:rPr>
          <w:rFonts w:hint="cs"/>
          <w:rtl/>
        </w:rPr>
        <w:t xml:space="preserve"> </w:t>
      </w:r>
      <w:r w:rsidRPr="00146872">
        <w:t>grand jeté</w:t>
      </w:r>
      <w:r w:rsidRPr="00146872">
        <w:rPr>
          <w:rFonts w:hint="cs"/>
          <w:rtl/>
        </w:rPr>
        <w:t xml:space="preserve"> כמו הזאת מהמגמה למחול, תיאו ניגן עבורה </w:t>
      </w:r>
      <w:r w:rsidR="00813105">
        <w:rPr>
          <w:rFonts w:hint="cs"/>
          <w:rtl/>
        </w:rPr>
        <w:t>לפעמים</w:t>
      </w:r>
      <w:r w:rsidR="00D86222">
        <w:rPr>
          <w:rFonts w:hint="cs"/>
          <w:rtl/>
        </w:rPr>
        <w:t xml:space="preserve"> באימונים שלה. </w:t>
      </w:r>
      <w:r w:rsidRPr="00146872">
        <w:rPr>
          <w:rFonts w:hint="cs"/>
          <w:rtl/>
        </w:rPr>
        <w:t xml:space="preserve">הגוף הדומם הזה </w:t>
      </w:r>
      <w:r w:rsidR="00D86222">
        <w:rPr>
          <w:rFonts w:hint="cs"/>
          <w:rtl/>
        </w:rPr>
        <w:t>משתוקק</w:t>
      </w:r>
      <w:r w:rsidRPr="00146872">
        <w:rPr>
          <w:rFonts w:hint="cs"/>
          <w:rtl/>
        </w:rPr>
        <w:t xml:space="preserve"> לפרוץ באיזה </w:t>
      </w:r>
      <w:r w:rsidRPr="00146872">
        <w:t>grand jeté</w:t>
      </w:r>
      <w:r w:rsidRPr="00146872">
        <w:rPr>
          <w:rFonts w:hint="cs"/>
          <w:rtl/>
        </w:rPr>
        <w:t xml:space="preserve"> או אפילו </w:t>
      </w:r>
      <w:r w:rsidRPr="00146872">
        <w:t>pas de chat</w:t>
      </w:r>
      <w:r w:rsidRPr="00146872">
        <w:rPr>
          <w:rFonts w:hint="cs"/>
          <w:rtl/>
        </w:rPr>
        <w:t>. אפילו</w:t>
      </w:r>
      <w:r w:rsidRPr="00146872">
        <w:rPr>
          <w:rtl/>
        </w:rPr>
        <w:br/>
      </w:r>
      <w:r w:rsidRPr="00146872">
        <w:rPr>
          <w:rFonts w:hint="cs"/>
          <w:rtl/>
        </w:rPr>
        <w:t xml:space="preserve"> </w:t>
      </w:r>
      <w:r w:rsidRPr="00146872">
        <w:t>pas de chat</w:t>
      </w:r>
      <w:r w:rsidRPr="00146872">
        <w:rPr>
          <w:rFonts w:hint="cs"/>
          <w:rtl/>
        </w:rPr>
        <w:t xml:space="preserve"> </w:t>
      </w:r>
      <w:r w:rsidRPr="00146872">
        <w:t>grand</w:t>
      </w:r>
      <w:r w:rsidRPr="00146872">
        <w:rPr>
          <w:rFonts w:hint="cs"/>
          <w:rtl/>
        </w:rPr>
        <w:t xml:space="preserve">. תיאו היה </w:t>
      </w:r>
      <w:r w:rsidR="00556343">
        <w:rPr>
          <w:rFonts w:hint="cs"/>
          <w:rtl/>
        </w:rPr>
        <w:t>אולי מרשה לעצמו חיוך</w:t>
      </w:r>
      <w:r w:rsidR="00146872">
        <w:rPr>
          <w:rFonts w:hint="cs"/>
          <w:rtl/>
        </w:rPr>
        <w:t>,</w:t>
      </w:r>
      <w:r w:rsidRPr="00146872">
        <w:rPr>
          <w:rFonts w:hint="cs"/>
          <w:rtl/>
        </w:rPr>
        <w:t xml:space="preserve"> אלא שבאותו רגע הבחין בשתי צ</w:t>
      </w:r>
      <w:r w:rsidR="00D86222">
        <w:rPr>
          <w:rFonts w:hint="cs"/>
          <w:rtl/>
        </w:rPr>
        <w:t xml:space="preserve">ינוריות ארוכות וגמישות שהשתלשלו </w:t>
      </w:r>
      <w:r w:rsidRPr="00146872">
        <w:rPr>
          <w:rFonts w:hint="cs"/>
          <w:rtl/>
        </w:rPr>
        <w:t>בין הכתף לצוואר, היכן שאין צורך</w:t>
      </w:r>
      <w:r>
        <w:rPr>
          <w:rFonts w:hint="cs"/>
          <w:rtl/>
        </w:rPr>
        <w:t xml:space="preserve"> בשום צינורית. כל השפע המופרז הזה בהשגחה וטיפול</w:t>
      </w:r>
      <w:r w:rsidR="00813105">
        <w:rPr>
          <w:rFonts w:hint="cs"/>
          <w:rtl/>
        </w:rPr>
        <w:t>ים</w:t>
      </w:r>
      <w:r>
        <w:rPr>
          <w:rFonts w:hint="cs"/>
          <w:rtl/>
        </w:rPr>
        <w:t xml:space="preserve"> רפואיים סחרר אותו</w:t>
      </w:r>
      <w:r w:rsidRPr="00CD067C">
        <w:rPr>
          <w:rFonts w:hint="cs"/>
          <w:rtl/>
        </w:rPr>
        <w:t>.</w:t>
      </w:r>
    </w:p>
    <w:p w14:paraId="5E35AEC2" w14:textId="77777777" w:rsidR="004627AB" w:rsidRPr="00CD067C" w:rsidRDefault="004627AB" w:rsidP="00250000">
      <w:pPr>
        <w:rPr>
          <w:rtl/>
        </w:rPr>
      </w:pPr>
      <w:r>
        <w:rPr>
          <w:rFonts w:hint="cs"/>
          <w:rtl/>
        </w:rPr>
        <w:t xml:space="preserve">תיאו </w:t>
      </w:r>
      <w:r w:rsidRPr="00CD067C">
        <w:rPr>
          <w:rFonts w:hint="cs"/>
          <w:rtl/>
        </w:rPr>
        <w:t xml:space="preserve">כבר עמד ללכת כשחייל אחד תפס בו. </w:t>
      </w:r>
    </w:p>
    <w:p w14:paraId="4C7E338C" w14:textId="77777777" w:rsidR="004627AB" w:rsidRPr="00CD067C" w:rsidRDefault="004627AB" w:rsidP="00250000">
      <w:pPr>
        <w:rPr>
          <w:rtl/>
        </w:rPr>
      </w:pPr>
      <w:r w:rsidRPr="00CD067C">
        <w:rPr>
          <w:rFonts w:hint="cs"/>
          <w:rtl/>
        </w:rPr>
        <w:t>"אתה אח?"</w:t>
      </w:r>
    </w:p>
    <w:p w14:paraId="208C715B" w14:textId="77777777" w:rsidR="004627AB" w:rsidRPr="00CD067C" w:rsidRDefault="004627AB" w:rsidP="00250000">
      <w:pPr>
        <w:rPr>
          <w:rtl/>
        </w:rPr>
      </w:pPr>
      <w:r w:rsidRPr="00CD067C">
        <w:rPr>
          <w:rFonts w:hint="cs"/>
          <w:rtl/>
        </w:rPr>
        <w:t>"איזה אח?"</w:t>
      </w:r>
    </w:p>
    <w:p w14:paraId="46E56E53" w14:textId="77777777" w:rsidR="004627AB" w:rsidRPr="00CD067C" w:rsidRDefault="004627AB" w:rsidP="00250000">
      <w:pPr>
        <w:rPr>
          <w:rtl/>
        </w:rPr>
      </w:pPr>
      <w:r>
        <w:rPr>
          <w:rFonts w:hint="cs"/>
          <w:rtl/>
        </w:rPr>
        <w:t>"</w:t>
      </w:r>
      <w:r w:rsidRPr="00CD067C">
        <w:rPr>
          <w:rFonts w:hint="cs"/>
          <w:rtl/>
        </w:rPr>
        <w:t>אח של אלכס."</w:t>
      </w:r>
    </w:p>
    <w:p w14:paraId="6AC63DD1" w14:textId="77777777" w:rsidR="004627AB" w:rsidRPr="00CD067C" w:rsidRDefault="004627AB" w:rsidP="00813105">
      <w:pPr>
        <w:rPr>
          <w:rtl/>
        </w:rPr>
      </w:pPr>
      <w:r w:rsidRPr="00CD067C">
        <w:rPr>
          <w:rFonts w:hint="cs"/>
          <w:rtl/>
        </w:rPr>
        <w:t>"אלכס אח שלי, כן."</w:t>
      </w:r>
    </w:p>
    <w:p w14:paraId="523E68B2" w14:textId="77777777" w:rsidR="004627AB" w:rsidRPr="00CD067C" w:rsidRDefault="004627AB" w:rsidP="00813105">
      <w:pPr>
        <w:rPr>
          <w:rtl/>
        </w:rPr>
      </w:pPr>
      <w:r w:rsidRPr="00CD067C">
        <w:rPr>
          <w:rFonts w:hint="cs"/>
          <w:rtl/>
        </w:rPr>
        <w:t>"מצאתי בן משפחה!" החייל</w:t>
      </w:r>
      <w:r w:rsidR="00813105">
        <w:rPr>
          <w:rFonts w:hint="cs"/>
          <w:rtl/>
        </w:rPr>
        <w:t xml:space="preserve"> אמר</w:t>
      </w:r>
      <w:r w:rsidRPr="00CD067C">
        <w:rPr>
          <w:rFonts w:hint="cs"/>
          <w:rtl/>
        </w:rPr>
        <w:t>. "הנה בן משפחה!"</w:t>
      </w:r>
    </w:p>
    <w:p w14:paraId="3F43528D" w14:textId="695CCB41" w:rsidR="004627AB" w:rsidRPr="00CD067C" w:rsidRDefault="00813105" w:rsidP="00813105">
      <w:pPr>
        <w:rPr>
          <w:rtl/>
        </w:rPr>
      </w:pPr>
      <w:r>
        <w:rPr>
          <w:rFonts w:hint="cs"/>
          <w:rtl/>
        </w:rPr>
        <w:t>"</w:t>
      </w:r>
      <w:r w:rsidR="004627AB" w:rsidRPr="00CD067C">
        <w:rPr>
          <w:rFonts w:hint="cs"/>
          <w:rtl/>
        </w:rPr>
        <w:t xml:space="preserve">מה צריך פה בן משפחה?" </w:t>
      </w:r>
      <w:r w:rsidR="004627AB">
        <w:rPr>
          <w:rFonts w:hint="cs"/>
          <w:rtl/>
        </w:rPr>
        <w:t>אולי</w:t>
      </w:r>
      <w:r w:rsidR="004627AB" w:rsidRPr="00CD067C">
        <w:rPr>
          <w:rFonts w:hint="cs"/>
          <w:rtl/>
        </w:rPr>
        <w:t xml:space="preserve"> יבקשו ממנו אישור לקחת איבר מאלכס להשתלה ב</w:t>
      </w:r>
      <w:r w:rsidR="008B1B44">
        <w:rPr>
          <w:rFonts w:hint="cs"/>
          <w:rtl/>
        </w:rPr>
        <w:t>סופי</w:t>
      </w:r>
      <w:r w:rsidR="004627AB" w:rsidRPr="00CD067C">
        <w:rPr>
          <w:rFonts w:hint="cs"/>
          <w:rtl/>
        </w:rPr>
        <w:t xml:space="preserve">. ברור שיסכים. ואפילו אם יבקשו </w:t>
      </w:r>
      <w:r w:rsidR="004627AB">
        <w:rPr>
          <w:rFonts w:hint="cs"/>
          <w:rtl/>
        </w:rPr>
        <w:t xml:space="preserve">ממנו </w:t>
      </w:r>
      <w:r w:rsidR="004627AB" w:rsidRPr="00CD067C">
        <w:rPr>
          <w:rFonts w:hint="cs"/>
          <w:rtl/>
        </w:rPr>
        <w:t xml:space="preserve">להוריד איזה מתג, לכבות איזו מכונה </w:t>
      </w:r>
      <w:r w:rsidR="004627AB">
        <w:rPr>
          <w:rFonts w:hint="cs"/>
          <w:rtl/>
        </w:rPr>
        <w:t>שאלכס היה מחובר אליה</w:t>
      </w:r>
      <w:r w:rsidR="00D86222">
        <w:rPr>
          <w:rFonts w:hint="cs"/>
          <w:rtl/>
        </w:rPr>
        <w:t>,</w:t>
      </w:r>
      <w:r w:rsidR="004627AB">
        <w:rPr>
          <w:rFonts w:hint="cs"/>
          <w:rtl/>
        </w:rPr>
        <w:t xml:space="preserve"> </w:t>
      </w:r>
      <w:r w:rsidR="00D86222">
        <w:rPr>
          <w:rFonts w:hint="cs"/>
          <w:rtl/>
        </w:rPr>
        <w:t>תיאו</w:t>
      </w:r>
      <w:r w:rsidR="004627AB" w:rsidRPr="00CD067C">
        <w:rPr>
          <w:rFonts w:hint="cs"/>
          <w:rtl/>
        </w:rPr>
        <w:t xml:space="preserve"> העריך שבהחלט יוכל לעמוד </w:t>
      </w:r>
      <w:r w:rsidR="00D86222">
        <w:rPr>
          <w:rFonts w:hint="cs"/>
          <w:rtl/>
        </w:rPr>
        <w:t xml:space="preserve">גם </w:t>
      </w:r>
      <w:r w:rsidR="004627AB" w:rsidRPr="00CD067C">
        <w:rPr>
          <w:rFonts w:hint="cs"/>
          <w:rtl/>
        </w:rPr>
        <w:t>בכך.</w:t>
      </w:r>
    </w:p>
    <w:p w14:paraId="14C2B58E" w14:textId="77777777" w:rsidR="004627AB" w:rsidRPr="00CD067C" w:rsidRDefault="004627AB" w:rsidP="00250000">
      <w:pPr>
        <w:rPr>
          <w:rtl/>
        </w:rPr>
      </w:pPr>
      <w:r w:rsidRPr="00CD067C">
        <w:rPr>
          <w:rFonts w:hint="cs"/>
          <w:rtl/>
        </w:rPr>
        <w:t>החיילים השתתקו. רק המכונות צפצפו ושרקו.</w:t>
      </w:r>
    </w:p>
    <w:p w14:paraId="0CBBC342" w14:textId="77777777" w:rsidR="004627AB" w:rsidRPr="00CD067C" w:rsidRDefault="00813105" w:rsidP="00250000">
      <w:pPr>
        <w:rPr>
          <w:rtl/>
        </w:rPr>
      </w:pPr>
      <w:r>
        <w:rPr>
          <w:rFonts w:hint="cs"/>
          <w:rtl/>
        </w:rPr>
        <w:t>"מה קרה?"</w:t>
      </w:r>
    </w:p>
    <w:p w14:paraId="1A3E7712" w14:textId="77777777" w:rsidR="004627AB" w:rsidRPr="00CD067C" w:rsidRDefault="004627AB" w:rsidP="00B93E49">
      <w:pPr>
        <w:rPr>
          <w:rtl/>
        </w:rPr>
      </w:pPr>
      <w:r w:rsidRPr="00CD067C">
        <w:rPr>
          <w:rFonts w:hint="cs"/>
          <w:rtl/>
        </w:rPr>
        <w:t>"אתם קשוחים אתם," אחד החיילים</w:t>
      </w:r>
      <w:r w:rsidR="00B93E49">
        <w:rPr>
          <w:rFonts w:hint="cs"/>
          <w:rtl/>
        </w:rPr>
        <w:t xml:space="preserve"> </w:t>
      </w:r>
      <w:r w:rsidR="00C23D71">
        <w:rPr>
          <w:rFonts w:hint="cs"/>
          <w:rtl/>
        </w:rPr>
        <w:t>[</w:t>
      </w:r>
      <w:r w:rsidR="00B93E49">
        <w:rPr>
          <w:rFonts w:hint="cs"/>
          <w:rtl/>
        </w:rPr>
        <w:t>פסק</w:t>
      </w:r>
      <w:r w:rsidR="00C23D71">
        <w:rPr>
          <w:rFonts w:hint="cs"/>
          <w:rtl/>
        </w:rPr>
        <w:t>] מלמל</w:t>
      </w:r>
      <w:r w:rsidRPr="00CD067C">
        <w:rPr>
          <w:rFonts w:hint="cs"/>
          <w:rtl/>
        </w:rPr>
        <w:t>.</w:t>
      </w:r>
    </w:p>
    <w:p w14:paraId="696ABAF0" w14:textId="77777777" w:rsidR="004627AB" w:rsidRPr="00CD067C" w:rsidRDefault="00B93E49" w:rsidP="00B93E49">
      <w:pPr>
        <w:rPr>
          <w:rtl/>
        </w:rPr>
      </w:pPr>
      <w:r>
        <w:rPr>
          <w:rFonts w:hint="cs"/>
          <w:rtl/>
        </w:rPr>
        <w:t>"מי?" תיאו</w:t>
      </w:r>
      <w:r w:rsidR="004627AB" w:rsidRPr="00CD067C">
        <w:rPr>
          <w:rFonts w:hint="cs"/>
          <w:rtl/>
        </w:rPr>
        <w:t xml:space="preserve"> </w:t>
      </w:r>
      <w:r>
        <w:rPr>
          <w:rFonts w:hint="cs"/>
          <w:rtl/>
        </w:rPr>
        <w:t>הת</w:t>
      </w:r>
      <w:r w:rsidR="004627AB" w:rsidRPr="00CD067C">
        <w:rPr>
          <w:rFonts w:hint="cs"/>
          <w:rtl/>
        </w:rPr>
        <w:t xml:space="preserve">אכזב </w:t>
      </w:r>
      <w:r>
        <w:rPr>
          <w:rFonts w:hint="cs"/>
          <w:rtl/>
        </w:rPr>
        <w:t xml:space="preserve">מעט על </w:t>
      </w:r>
      <w:r w:rsidR="004627AB" w:rsidRPr="00CD067C">
        <w:rPr>
          <w:rFonts w:hint="cs"/>
          <w:rtl/>
        </w:rPr>
        <w:t>שקרדיט הקשיחות דולל בין הרבה משתתפים.</w:t>
      </w:r>
    </w:p>
    <w:p w14:paraId="3E927B61" w14:textId="77777777" w:rsidR="004627AB" w:rsidRPr="00CD067C" w:rsidRDefault="004627AB" w:rsidP="00813105">
      <w:pPr>
        <w:rPr>
          <w:rtl/>
        </w:rPr>
      </w:pPr>
      <w:r w:rsidRPr="00CD067C">
        <w:rPr>
          <w:rFonts w:hint="cs"/>
          <w:rtl/>
        </w:rPr>
        <w:t>"סתום, זה לא העסק שלנו," חייל אחר</w:t>
      </w:r>
      <w:r w:rsidR="00813105">
        <w:rPr>
          <w:rFonts w:hint="cs"/>
          <w:rtl/>
        </w:rPr>
        <w:t xml:space="preserve"> אמר</w:t>
      </w:r>
      <w:r w:rsidRPr="00CD067C">
        <w:rPr>
          <w:rFonts w:hint="cs"/>
          <w:rtl/>
        </w:rPr>
        <w:t>.</w:t>
      </w:r>
    </w:p>
    <w:p w14:paraId="14940B30" w14:textId="77777777" w:rsidR="004627AB" w:rsidRPr="00CD067C" w:rsidRDefault="004627AB" w:rsidP="00250000">
      <w:pPr>
        <w:rPr>
          <w:rtl/>
        </w:rPr>
      </w:pPr>
      <w:r w:rsidRPr="00CD067C">
        <w:rPr>
          <w:rFonts w:hint="cs"/>
          <w:rtl/>
        </w:rPr>
        <w:t>"</w:t>
      </w:r>
      <w:r>
        <w:rPr>
          <w:rFonts w:hint="cs"/>
          <w:rtl/>
        </w:rPr>
        <w:t>אני רוצה להבין למה המשפחה שלו לא מגיעה לפה.</w:t>
      </w:r>
      <w:r w:rsidRPr="00CD067C">
        <w:rPr>
          <w:rFonts w:hint="cs"/>
          <w:rtl/>
        </w:rPr>
        <w:t>"</w:t>
      </w:r>
    </w:p>
    <w:p w14:paraId="0E7DE6D7" w14:textId="0065B010" w:rsidR="004627AB" w:rsidRPr="00CD067C" w:rsidRDefault="00813105" w:rsidP="00B93E49">
      <w:pPr>
        <w:rPr>
          <w:rtl/>
        </w:rPr>
      </w:pPr>
      <w:r>
        <w:rPr>
          <w:rFonts w:hint="cs"/>
          <w:rtl/>
        </w:rPr>
        <w:t>"אנחנו ב</w:t>
      </w:r>
      <w:r w:rsidR="008B1B44">
        <w:rPr>
          <w:rFonts w:hint="cs"/>
          <w:rtl/>
        </w:rPr>
        <w:t>סופי</w:t>
      </w:r>
      <w:r w:rsidR="004627AB">
        <w:rPr>
          <w:rFonts w:hint="cs"/>
          <w:rtl/>
        </w:rPr>
        <w:t>,</w:t>
      </w:r>
      <w:r w:rsidR="00B93E49">
        <w:rPr>
          <w:rFonts w:hint="cs"/>
          <w:rtl/>
        </w:rPr>
        <w:t xml:space="preserve"> בטיפול נמרץ,</w:t>
      </w:r>
      <w:r w:rsidR="004627AB">
        <w:rPr>
          <w:rFonts w:hint="cs"/>
          <w:rtl/>
        </w:rPr>
        <w:t>" תיאו</w:t>
      </w:r>
      <w:r w:rsidR="00B93E49">
        <w:rPr>
          <w:rFonts w:hint="cs"/>
          <w:rtl/>
        </w:rPr>
        <w:t xml:space="preserve"> הסביר</w:t>
      </w:r>
      <w:r w:rsidR="004627AB">
        <w:rPr>
          <w:rFonts w:hint="cs"/>
          <w:rtl/>
        </w:rPr>
        <w:t>, "מה הבעיה."</w:t>
      </w:r>
    </w:p>
    <w:p w14:paraId="0F0D74A4" w14:textId="77777777" w:rsidR="004627AB" w:rsidRDefault="00C071D7" w:rsidP="00250000">
      <w:pPr>
        <w:rPr>
          <w:rtl/>
        </w:rPr>
      </w:pPr>
      <w:r>
        <w:rPr>
          <w:rFonts w:hint="cs"/>
          <w:rtl/>
        </w:rPr>
        <w:t>[</w:t>
      </w:r>
      <w:r w:rsidR="004627AB">
        <w:rPr>
          <w:rFonts w:hint="cs"/>
          <w:rtl/>
        </w:rPr>
        <w:t>"ואלכס?"</w:t>
      </w:r>
    </w:p>
    <w:p w14:paraId="12406357" w14:textId="65C14C25" w:rsidR="004627AB" w:rsidRDefault="004627AB" w:rsidP="00250000">
      <w:pPr>
        <w:rPr>
          <w:rtl/>
        </w:rPr>
      </w:pPr>
      <w:r>
        <w:rPr>
          <w:rFonts w:hint="cs"/>
          <w:rtl/>
        </w:rPr>
        <w:t xml:space="preserve">"מה קשור אלכס? </w:t>
      </w:r>
      <w:r w:rsidR="008B1B44">
        <w:rPr>
          <w:rFonts w:hint="cs"/>
          <w:rtl/>
        </w:rPr>
        <w:t>סופי</w:t>
      </w:r>
      <w:r>
        <w:rPr>
          <w:rFonts w:hint="cs"/>
          <w:rtl/>
        </w:rPr>
        <w:t xml:space="preserve"> היא החשובה. אם צריך לבחור אחד משניהם אז זאת </w:t>
      </w:r>
      <w:r w:rsidR="008B1B44">
        <w:rPr>
          <w:rFonts w:hint="cs"/>
          <w:rtl/>
        </w:rPr>
        <w:t>סופי</w:t>
      </w:r>
      <w:r>
        <w:rPr>
          <w:rFonts w:hint="cs"/>
          <w:rtl/>
        </w:rPr>
        <w:t>."</w:t>
      </w:r>
    </w:p>
    <w:p w14:paraId="4B2FB714" w14:textId="77777777" w:rsidR="004627AB" w:rsidRDefault="004627AB" w:rsidP="00250000">
      <w:pPr>
        <w:rPr>
          <w:rtl/>
        </w:rPr>
      </w:pPr>
      <w:r>
        <w:rPr>
          <w:rFonts w:hint="cs"/>
          <w:rtl/>
        </w:rPr>
        <w:t>"בוחרים? מה בוחרים?"</w:t>
      </w:r>
    </w:p>
    <w:p w14:paraId="008F5622" w14:textId="7B6284C7" w:rsidR="004627AB" w:rsidRDefault="004627AB" w:rsidP="00250000">
      <w:pPr>
        <w:rPr>
          <w:rtl/>
        </w:rPr>
      </w:pPr>
      <w:r>
        <w:rPr>
          <w:rFonts w:hint="cs"/>
          <w:rtl/>
        </w:rPr>
        <w:t>"בוחרים עם מי להיות. בוחרים את מי להציל קודם. ברור ש</w:t>
      </w:r>
      <w:r w:rsidR="008B1B44">
        <w:rPr>
          <w:rFonts w:hint="cs"/>
          <w:rtl/>
        </w:rPr>
        <w:t>סופי</w:t>
      </w:r>
      <w:r>
        <w:rPr>
          <w:rFonts w:hint="cs"/>
          <w:rtl/>
        </w:rPr>
        <w:t xml:space="preserve"> קודמת לאלכס."</w:t>
      </w:r>
    </w:p>
    <w:p w14:paraId="15E7FDFE" w14:textId="77777777" w:rsidR="004627AB" w:rsidRDefault="004627AB" w:rsidP="00250000">
      <w:pPr>
        <w:rPr>
          <w:rtl/>
        </w:rPr>
      </w:pPr>
      <w:r>
        <w:rPr>
          <w:rFonts w:hint="cs"/>
          <w:rtl/>
        </w:rPr>
        <w:lastRenderedPageBreak/>
        <w:t>"למה זה ברור? למי זה ברור?"</w:t>
      </w:r>
    </w:p>
    <w:p w14:paraId="0007B020" w14:textId="77777777" w:rsidR="004627AB" w:rsidRDefault="004627AB" w:rsidP="00250000">
      <w:pPr>
        <w:rPr>
          <w:rtl/>
        </w:rPr>
      </w:pPr>
      <w:r>
        <w:rPr>
          <w:rFonts w:hint="cs"/>
          <w:rtl/>
        </w:rPr>
        <w:t>"עזוב אותו, דודו," אמר החייל השני.</w:t>
      </w:r>
    </w:p>
    <w:p w14:paraId="41FC791B" w14:textId="77777777" w:rsidR="004627AB" w:rsidRDefault="004627AB" w:rsidP="00250000">
      <w:pPr>
        <w:rPr>
          <w:rtl/>
        </w:rPr>
      </w:pPr>
      <w:r>
        <w:rPr>
          <w:rFonts w:hint="cs"/>
          <w:rtl/>
        </w:rPr>
        <w:t>"לא, אני רוצה לפצח את הכח העקום שמניע את המשפחה הזאת. כי לי זה לא ברור."</w:t>
      </w:r>
    </w:p>
    <w:p w14:paraId="0DBEC8DB" w14:textId="77777777" w:rsidR="00B93E49" w:rsidRDefault="004627AB" w:rsidP="00250000">
      <w:pPr>
        <w:rPr>
          <w:rtl/>
        </w:rPr>
      </w:pPr>
      <w:r w:rsidRPr="00CD067C">
        <w:rPr>
          <w:rFonts w:hint="cs"/>
          <w:rtl/>
        </w:rPr>
        <w:t>"</w:t>
      </w:r>
      <w:r>
        <w:rPr>
          <w:rFonts w:hint="cs"/>
          <w:rtl/>
        </w:rPr>
        <w:t>חוץ מזה</w:t>
      </w:r>
      <w:r w:rsidRPr="00CD067C">
        <w:rPr>
          <w:rFonts w:hint="cs"/>
          <w:rtl/>
        </w:rPr>
        <w:t>,</w:t>
      </w:r>
      <w:r>
        <w:rPr>
          <w:rFonts w:hint="cs"/>
          <w:rtl/>
        </w:rPr>
        <w:t>" אמר תיאו שהיה בעיניו כמובן ההפך הגמור מעקום,</w:t>
      </w:r>
      <w:r w:rsidRPr="00CD067C">
        <w:rPr>
          <w:rFonts w:hint="cs"/>
          <w:rtl/>
        </w:rPr>
        <w:t xml:space="preserve"> </w:t>
      </w:r>
      <w:r>
        <w:rPr>
          <w:rFonts w:hint="cs"/>
          <w:rtl/>
        </w:rPr>
        <w:t>"</w:t>
      </w:r>
      <w:r w:rsidRPr="00CD067C">
        <w:rPr>
          <w:rFonts w:hint="cs"/>
          <w:rtl/>
        </w:rPr>
        <w:t>מה יש להיות אצל</w:t>
      </w:r>
      <w:r>
        <w:rPr>
          <w:rFonts w:hint="cs"/>
          <w:rtl/>
        </w:rPr>
        <w:t xml:space="preserve"> אלכס</w:t>
      </w:r>
      <w:r w:rsidRPr="00CD067C">
        <w:rPr>
          <w:rFonts w:hint="cs"/>
          <w:rtl/>
        </w:rPr>
        <w:t>."</w:t>
      </w:r>
    </w:p>
    <w:p w14:paraId="6B2C405D" w14:textId="77777777" w:rsidR="00992243" w:rsidRDefault="00992243" w:rsidP="00250000">
      <w:pPr>
        <w:rPr>
          <w:rtl/>
        </w:rPr>
      </w:pPr>
      <w:r>
        <w:rPr>
          <w:rFonts w:hint="cs"/>
          <w:rtl/>
        </w:rPr>
        <w:t>]</w:t>
      </w:r>
    </w:p>
    <w:p w14:paraId="1BAE2294" w14:textId="77777777" w:rsidR="004627AB" w:rsidRPr="00CD067C" w:rsidRDefault="00146872" w:rsidP="00250000">
      <w:pPr>
        <w:rPr>
          <w:rtl/>
        </w:rPr>
      </w:pPr>
      <w:r>
        <w:rPr>
          <w:rFonts w:hint="cs"/>
          <w:rtl/>
        </w:rPr>
        <w:t xml:space="preserve">"ואלכס? </w:t>
      </w:r>
      <w:r w:rsidR="004627AB" w:rsidRPr="00CD067C">
        <w:rPr>
          <w:rFonts w:hint="cs"/>
          <w:rtl/>
        </w:rPr>
        <w:t xml:space="preserve">הוא איבד מעל </w:t>
      </w:r>
      <w:r w:rsidR="004627AB">
        <w:rPr>
          <w:rFonts w:hint="cs"/>
          <w:rtl/>
        </w:rPr>
        <w:t>ארבעים</w:t>
      </w:r>
      <w:r w:rsidR="004627AB" w:rsidRPr="00CD067C">
        <w:rPr>
          <w:rFonts w:hint="cs"/>
          <w:rtl/>
        </w:rPr>
        <w:t xml:space="preserve"> אחוז מהדם שלו."</w:t>
      </w:r>
    </w:p>
    <w:p w14:paraId="027145BC" w14:textId="77777777" w:rsidR="004627AB" w:rsidRPr="00CD067C" w:rsidRDefault="004627AB" w:rsidP="00BF5D88">
      <w:pPr>
        <w:rPr>
          <w:rtl/>
        </w:rPr>
      </w:pPr>
      <w:r w:rsidRPr="00CD067C">
        <w:rPr>
          <w:rFonts w:hint="cs"/>
          <w:rtl/>
        </w:rPr>
        <w:t>"</w:t>
      </w:r>
      <w:r>
        <w:rPr>
          <w:rFonts w:hint="cs"/>
          <w:rtl/>
        </w:rPr>
        <w:t>באמת,</w:t>
      </w:r>
      <w:r w:rsidRPr="00CD067C">
        <w:rPr>
          <w:rFonts w:hint="cs"/>
          <w:rtl/>
        </w:rPr>
        <w:t>"</w:t>
      </w:r>
      <w:r>
        <w:rPr>
          <w:rFonts w:hint="cs"/>
          <w:rtl/>
        </w:rPr>
        <w:t xml:space="preserve"> תיאו</w:t>
      </w:r>
      <w:r w:rsidR="00813105">
        <w:rPr>
          <w:rFonts w:hint="cs"/>
          <w:rtl/>
        </w:rPr>
        <w:t xml:space="preserve"> אמר</w:t>
      </w:r>
      <w:r w:rsidR="00556343">
        <w:rPr>
          <w:rFonts w:hint="cs"/>
          <w:rtl/>
        </w:rPr>
        <w:t xml:space="preserve"> ובסערת נפשו עבר לאנגלית</w:t>
      </w:r>
      <w:r w:rsidR="00813105">
        <w:rPr>
          <w:rFonts w:hint="cs"/>
          <w:rtl/>
        </w:rPr>
        <w:t>,</w:t>
      </w:r>
      <w:r>
        <w:rPr>
          <w:rFonts w:hint="cs"/>
          <w:rtl/>
        </w:rPr>
        <w:t xml:space="preserve"> "ארבעים? אתה בטוח ש</w:t>
      </w:r>
      <w:r w:rsidR="00813105">
        <w:rPr>
          <w:rFonts w:hint="cs"/>
          <w:rtl/>
        </w:rPr>
        <w:t xml:space="preserve">זה </w:t>
      </w:r>
      <w:r>
        <w:rPr>
          <w:rFonts w:hint="cs"/>
          <w:rtl/>
        </w:rPr>
        <w:t>ארבעים?"</w:t>
      </w:r>
    </w:p>
    <w:p w14:paraId="4E8CF917" w14:textId="77777777" w:rsidR="004627AB" w:rsidRPr="00CD067C" w:rsidRDefault="00B93E49" w:rsidP="00E56C1A">
      <w:pPr>
        <w:rPr>
          <w:rtl/>
        </w:rPr>
      </w:pPr>
      <w:r>
        <w:rPr>
          <w:rFonts w:hint="cs"/>
          <w:rtl/>
        </w:rPr>
        <w:t>"כן, זה נכון,</w:t>
      </w:r>
      <w:r w:rsidR="004627AB" w:rsidRPr="00CD067C">
        <w:rPr>
          <w:rFonts w:hint="cs"/>
          <w:rtl/>
        </w:rPr>
        <w:t>"</w:t>
      </w:r>
      <w:r>
        <w:rPr>
          <w:rFonts w:hint="cs"/>
          <w:rtl/>
        </w:rPr>
        <w:t xml:space="preserve"> </w:t>
      </w:r>
      <w:r w:rsidR="00E56C1A">
        <w:rPr>
          <w:rFonts w:hint="cs"/>
          <w:rtl/>
        </w:rPr>
        <w:t>איזו מישהי מהחבורה המתגודדת סביב המיטה</w:t>
      </w:r>
      <w:r>
        <w:rPr>
          <w:rFonts w:hint="cs"/>
          <w:rtl/>
        </w:rPr>
        <w:t xml:space="preserve"> אישרה.</w:t>
      </w:r>
    </w:p>
    <w:p w14:paraId="113CBF40" w14:textId="77777777" w:rsidR="004627AB" w:rsidRPr="00CD067C" w:rsidRDefault="004627AB" w:rsidP="00813105">
      <w:pPr>
        <w:rPr>
          <w:rtl/>
        </w:rPr>
      </w:pPr>
      <w:r w:rsidRPr="00CD067C">
        <w:rPr>
          <w:rFonts w:hint="cs"/>
          <w:rtl/>
        </w:rPr>
        <w:t>"איך מדדו א</w:t>
      </w:r>
      <w:r w:rsidR="00813105">
        <w:rPr>
          <w:rFonts w:hint="cs"/>
          <w:rtl/>
        </w:rPr>
        <w:t>רבעים</w:t>
      </w:r>
      <w:r w:rsidRPr="00CD067C">
        <w:rPr>
          <w:rFonts w:hint="cs"/>
          <w:rtl/>
        </w:rPr>
        <w:t>? שלחו רופא לזירת התאונה</w:t>
      </w:r>
      <w:r w:rsidR="00146872">
        <w:rPr>
          <w:rFonts w:hint="cs"/>
          <w:rtl/>
        </w:rPr>
        <w:t>,</w:t>
      </w:r>
      <w:r w:rsidRPr="00CD067C">
        <w:rPr>
          <w:rFonts w:hint="cs"/>
          <w:rtl/>
        </w:rPr>
        <w:t xml:space="preserve"> שאסף את כל הדם שנשפך באוטו ונספג בריפוד ובאספלט ובאדמה? איך הם מדדו את זה?"</w:t>
      </w:r>
    </w:p>
    <w:p w14:paraId="6281C733" w14:textId="77777777" w:rsidR="004627AB" w:rsidRDefault="00B93E49" w:rsidP="00B93E49">
      <w:pPr>
        <w:rPr>
          <w:rtl/>
        </w:rPr>
      </w:pPr>
      <w:r>
        <w:rPr>
          <w:rFonts w:hint="cs"/>
          <w:rtl/>
        </w:rPr>
        <w:t>"אני לא יודעת," היא</w:t>
      </w:r>
      <w:r w:rsidR="004627AB" w:rsidRPr="00CD067C">
        <w:rPr>
          <w:rFonts w:hint="cs"/>
          <w:rtl/>
        </w:rPr>
        <w:t xml:space="preserve"> </w:t>
      </w:r>
      <w:r>
        <w:rPr>
          <w:rFonts w:hint="cs"/>
          <w:rtl/>
        </w:rPr>
        <w:t>הודתה</w:t>
      </w:r>
      <w:r w:rsidR="004627AB" w:rsidRPr="00CD067C">
        <w:rPr>
          <w:rFonts w:hint="cs"/>
          <w:rtl/>
        </w:rPr>
        <w:t>.</w:t>
      </w:r>
      <w:r w:rsidR="004627AB">
        <w:rPr>
          <w:rFonts w:hint="cs"/>
          <w:rtl/>
        </w:rPr>
        <w:t xml:space="preserve"> "אבל זה היה איבוד דם מסיבי, הוא פצוע אנוש."</w:t>
      </w:r>
    </w:p>
    <w:p w14:paraId="27C3DE46" w14:textId="1F38F71D" w:rsidR="004627AB" w:rsidRPr="00CD067C" w:rsidRDefault="004627AB" w:rsidP="00813105">
      <w:pPr>
        <w:rPr>
          <w:rtl/>
        </w:rPr>
      </w:pPr>
      <w:r>
        <w:rPr>
          <w:rFonts w:hint="cs"/>
          <w:rtl/>
        </w:rPr>
        <w:t>"</w:t>
      </w:r>
      <w:r w:rsidR="00813105">
        <w:rPr>
          <w:rFonts w:hint="cs"/>
          <w:rtl/>
        </w:rPr>
        <w:t xml:space="preserve">היה אנוש, </w:t>
      </w:r>
      <w:r w:rsidR="00F06A3F">
        <w:rPr>
          <w:rFonts w:hint="cs"/>
          <w:rtl/>
        </w:rPr>
        <w:t>עכשיו</w:t>
      </w:r>
      <w:r w:rsidR="00813105">
        <w:rPr>
          <w:rFonts w:hint="cs"/>
          <w:rtl/>
        </w:rPr>
        <w:t xml:space="preserve"> החזירו לו כ</w:t>
      </w:r>
      <w:r>
        <w:rPr>
          <w:rFonts w:hint="cs"/>
          <w:rtl/>
        </w:rPr>
        <w:t>ל מה שהו</w:t>
      </w:r>
      <w:r w:rsidR="00813105">
        <w:rPr>
          <w:rFonts w:hint="cs"/>
          <w:rtl/>
        </w:rPr>
        <w:t xml:space="preserve">א איבד. אין </w:t>
      </w:r>
      <w:r>
        <w:rPr>
          <w:rFonts w:hint="cs"/>
          <w:rtl/>
        </w:rPr>
        <w:t xml:space="preserve">מה להיות </w:t>
      </w:r>
      <w:r w:rsidR="00813105">
        <w:rPr>
          <w:rFonts w:hint="cs"/>
          <w:rtl/>
        </w:rPr>
        <w:t xml:space="preserve">אנוש </w:t>
      </w:r>
      <w:r w:rsidR="00F97A34">
        <w:rPr>
          <w:rFonts w:hint="cs"/>
          <w:rtl/>
        </w:rPr>
        <w:t>כל כך</w:t>
      </w:r>
      <w:r>
        <w:rPr>
          <w:rFonts w:hint="cs"/>
          <w:rtl/>
        </w:rPr>
        <w:t xml:space="preserve"> יותר," תיאו </w:t>
      </w:r>
      <w:r w:rsidR="00C23D71">
        <w:rPr>
          <w:rFonts w:hint="cs"/>
          <w:rtl/>
        </w:rPr>
        <w:t>[</w:t>
      </w:r>
      <w:r>
        <w:rPr>
          <w:rFonts w:hint="cs"/>
          <w:rtl/>
        </w:rPr>
        <w:t xml:space="preserve">אמר </w:t>
      </w:r>
      <w:r w:rsidR="00C23D71">
        <w:rPr>
          <w:rtl/>
        </w:rPr>
        <w:t>–</w:t>
      </w:r>
      <w:r w:rsidR="00C23D71">
        <w:rPr>
          <w:rFonts w:hint="cs"/>
          <w:rtl/>
        </w:rPr>
        <w:t xml:space="preserve"> העניק </w:t>
      </w:r>
      <w:r w:rsidR="00C23D71">
        <w:t>impart his expert opinion</w:t>
      </w:r>
      <w:r w:rsidR="00C23D71">
        <w:rPr>
          <w:rFonts w:hint="cs"/>
          <w:rtl/>
        </w:rPr>
        <w:t xml:space="preserve">] </w:t>
      </w:r>
      <w:r>
        <w:rPr>
          <w:rFonts w:hint="cs"/>
          <w:rtl/>
        </w:rPr>
        <w:t>בידענות מפליגה.</w:t>
      </w:r>
    </w:p>
    <w:p w14:paraId="2032E8BE" w14:textId="77777777" w:rsidR="004627AB" w:rsidRPr="00CD067C" w:rsidRDefault="004627AB" w:rsidP="00250000">
      <w:pPr>
        <w:rPr>
          <w:rtl/>
        </w:rPr>
      </w:pPr>
      <w:r w:rsidRPr="00CD067C">
        <w:rPr>
          <w:rFonts w:hint="cs"/>
          <w:rtl/>
        </w:rPr>
        <w:t xml:space="preserve">אחות התקרבה אליהם. "אמרנו שניים שניים, לא? כמה פעמים צריך </w:t>
      </w:r>
      <w:r w:rsidRPr="00CD067C">
        <w:rPr>
          <w:rtl/>
        </w:rPr>
        <w:t>–</w:t>
      </w:r>
      <w:r w:rsidRPr="00CD067C">
        <w:rPr>
          <w:rFonts w:hint="cs"/>
          <w:rtl/>
        </w:rPr>
        <w:t xml:space="preserve"> "</w:t>
      </w:r>
    </w:p>
    <w:p w14:paraId="5C17752C" w14:textId="77777777" w:rsidR="004627AB" w:rsidRPr="00CD067C" w:rsidRDefault="004627AB" w:rsidP="00250000">
      <w:pPr>
        <w:rPr>
          <w:rtl/>
        </w:rPr>
      </w:pPr>
      <w:r w:rsidRPr="00CD067C">
        <w:rPr>
          <w:rFonts w:hint="cs"/>
          <w:rtl/>
        </w:rPr>
        <w:t>"טוב טוב, אנחנו הולכים. אבל הנה בן משפחה."</w:t>
      </w:r>
    </w:p>
    <w:p w14:paraId="0AF70303" w14:textId="77777777" w:rsidR="004627AB" w:rsidRPr="00CD067C" w:rsidRDefault="00B93E49" w:rsidP="00B93E49">
      <w:pPr>
        <w:rPr>
          <w:rtl/>
        </w:rPr>
      </w:pPr>
      <w:r>
        <w:rPr>
          <w:rFonts w:hint="cs"/>
          <w:rtl/>
        </w:rPr>
        <w:t>"תלבש מהר חלוק," היא צוותה,</w:t>
      </w:r>
      <w:r w:rsidR="004627AB" w:rsidRPr="00CD067C">
        <w:rPr>
          <w:rFonts w:hint="cs"/>
          <w:rtl/>
        </w:rPr>
        <w:t xml:space="preserve"> "ובוא איתי."</w:t>
      </w:r>
    </w:p>
    <w:p w14:paraId="413B3E64" w14:textId="77777777" w:rsidR="004627AB" w:rsidRPr="00CD067C" w:rsidRDefault="004627AB" w:rsidP="00250000">
      <w:pPr>
        <w:rPr>
          <w:rtl/>
        </w:rPr>
      </w:pPr>
      <w:r w:rsidRPr="00CD067C">
        <w:rPr>
          <w:rFonts w:hint="cs"/>
          <w:rtl/>
        </w:rPr>
        <w:t>תיאו הלך אחריה לעמדת האחיות.</w:t>
      </w:r>
    </w:p>
    <w:p w14:paraId="18D553EE" w14:textId="77777777" w:rsidR="004627AB" w:rsidRPr="00CD067C" w:rsidRDefault="00B93E49" w:rsidP="00B93E49">
      <w:pPr>
        <w:rPr>
          <w:rtl/>
        </w:rPr>
      </w:pPr>
      <w:r>
        <w:rPr>
          <w:rFonts w:hint="cs"/>
          <w:rtl/>
        </w:rPr>
        <w:t>"אני צריכה מספר טלפון.</w:t>
      </w:r>
      <w:r w:rsidR="004627AB" w:rsidRPr="00CD067C">
        <w:rPr>
          <w:rFonts w:hint="cs"/>
          <w:rtl/>
        </w:rPr>
        <w:t>"</w:t>
      </w:r>
    </w:p>
    <w:p w14:paraId="4B017D85" w14:textId="77777777" w:rsidR="004627AB" w:rsidRPr="00CD067C" w:rsidRDefault="004627AB" w:rsidP="00250000">
      <w:pPr>
        <w:rPr>
          <w:rtl/>
        </w:rPr>
      </w:pPr>
      <w:r w:rsidRPr="00CD067C">
        <w:rPr>
          <w:rFonts w:hint="cs"/>
          <w:rtl/>
        </w:rPr>
        <w:t>"</w:t>
      </w:r>
      <w:r w:rsidR="00813105">
        <w:rPr>
          <w:rFonts w:hint="cs"/>
          <w:rtl/>
        </w:rPr>
        <w:t xml:space="preserve">מספר </w:t>
      </w:r>
      <w:r w:rsidR="00B93E49">
        <w:rPr>
          <w:rFonts w:hint="cs"/>
          <w:rtl/>
        </w:rPr>
        <w:t>שלי?"</w:t>
      </w:r>
    </w:p>
    <w:p w14:paraId="133929AA" w14:textId="77713962" w:rsidR="004627AB" w:rsidRPr="00CD067C" w:rsidRDefault="004627AB" w:rsidP="00250000">
      <w:pPr>
        <w:rPr>
          <w:rtl/>
        </w:rPr>
      </w:pPr>
      <w:r w:rsidRPr="00CD067C">
        <w:rPr>
          <w:rFonts w:hint="cs"/>
          <w:rtl/>
        </w:rPr>
        <w:t xml:space="preserve">"של מי שיכול לענות." היא שלפה את התיק של אלכס. על הכריכה היו רשומים שני מספרי טלפון בעט אדומה </w:t>
      </w:r>
      <w:r w:rsidRPr="00CD067C">
        <w:rPr>
          <w:rtl/>
        </w:rPr>
        <w:t>–</w:t>
      </w:r>
      <w:r w:rsidR="00C071D7">
        <w:rPr>
          <w:rFonts w:hint="cs"/>
          <w:rtl/>
        </w:rPr>
        <w:t xml:space="preserve"> ולי</w:t>
      </w:r>
      <w:r w:rsidRPr="00CD067C">
        <w:rPr>
          <w:rFonts w:hint="cs"/>
          <w:rtl/>
        </w:rPr>
        <w:t xml:space="preserve">ד כל אחד מהם סימני שאלה. אלה היו מספר הטלפון הסלולרי של </w:t>
      </w:r>
      <w:r w:rsidR="001C5A04">
        <w:rPr>
          <w:rFonts w:hint="cs"/>
          <w:rtl/>
        </w:rPr>
        <w:t>אימא</w:t>
      </w:r>
      <w:r w:rsidRPr="00CD067C">
        <w:rPr>
          <w:rFonts w:hint="cs"/>
          <w:rtl/>
        </w:rPr>
        <w:t xml:space="preserve"> שלו והמספר בבית.</w:t>
      </w:r>
      <w:r>
        <w:rPr>
          <w:rFonts w:hint="cs"/>
          <w:rtl/>
        </w:rPr>
        <w:t xml:space="preserve"> כמובן שאיש לא ענה באף אחד מהמספרים.</w:t>
      </w:r>
    </w:p>
    <w:p w14:paraId="13002A24" w14:textId="77777777" w:rsidR="004627AB" w:rsidRPr="00CD067C" w:rsidRDefault="00B93E49" w:rsidP="00B93E49">
      <w:pPr>
        <w:rPr>
          <w:rtl/>
        </w:rPr>
      </w:pPr>
      <w:r>
        <w:rPr>
          <w:rFonts w:hint="cs"/>
          <w:rtl/>
        </w:rPr>
        <w:t>הוא מסר</w:t>
      </w:r>
      <w:r w:rsidR="004627AB" w:rsidRPr="00CD067C">
        <w:rPr>
          <w:rFonts w:hint="cs"/>
          <w:rtl/>
        </w:rPr>
        <w:t xml:space="preserve"> לה את מספר הטלפון שלו, והיא רשמה אותו </w:t>
      </w:r>
      <w:r w:rsidR="00556343">
        <w:rPr>
          <w:rFonts w:hint="cs"/>
          <w:rtl/>
        </w:rPr>
        <w:t xml:space="preserve">באדום </w:t>
      </w:r>
      <w:r w:rsidR="004627AB" w:rsidRPr="00CD067C">
        <w:rPr>
          <w:rFonts w:hint="cs"/>
          <w:rtl/>
        </w:rPr>
        <w:t>על הכריכה והקיפה בשלושה עיגולים.</w:t>
      </w:r>
    </w:p>
    <w:p w14:paraId="085D5038" w14:textId="77777777" w:rsidR="004627AB" w:rsidRPr="00CD067C" w:rsidRDefault="004627AB" w:rsidP="00250000">
      <w:pPr>
        <w:rPr>
          <w:rtl/>
        </w:rPr>
      </w:pPr>
      <w:r w:rsidRPr="00CD067C">
        <w:rPr>
          <w:rFonts w:hint="cs"/>
          <w:rtl/>
        </w:rPr>
        <w:t>"אבל... אבל... בשביל מה? הוא רק איבד קצת דם, לא? ושבר את הרגל."</w:t>
      </w:r>
    </w:p>
    <w:p w14:paraId="7EDB1D1A" w14:textId="77777777" w:rsidR="004627AB" w:rsidRPr="00CD067C" w:rsidRDefault="004627AB" w:rsidP="00B93E49">
      <w:pPr>
        <w:rPr>
          <w:rtl/>
        </w:rPr>
      </w:pPr>
      <w:r w:rsidRPr="00CD067C">
        <w:rPr>
          <w:rFonts w:hint="cs"/>
          <w:rtl/>
        </w:rPr>
        <w:t xml:space="preserve">"אני </w:t>
      </w:r>
      <w:r w:rsidR="00146872">
        <w:rPr>
          <w:rFonts w:hint="cs"/>
          <w:rtl/>
        </w:rPr>
        <w:t xml:space="preserve">לא יכולה לדבר איתך </w:t>
      </w:r>
      <w:r w:rsidR="00B93E49">
        <w:rPr>
          <w:rFonts w:hint="cs"/>
          <w:rtl/>
        </w:rPr>
        <w:t>לגבי</w:t>
      </w:r>
      <w:r w:rsidR="00146872">
        <w:rPr>
          <w:rFonts w:hint="cs"/>
          <w:rtl/>
        </w:rPr>
        <w:t xml:space="preserve"> מצבו. </w:t>
      </w:r>
      <w:r w:rsidRPr="00CD067C">
        <w:rPr>
          <w:rFonts w:hint="cs"/>
          <w:rtl/>
        </w:rPr>
        <w:t>אתה תצטרך לשאול רופא."</w:t>
      </w:r>
    </w:p>
    <w:p w14:paraId="36F86775" w14:textId="77777777" w:rsidR="004627AB" w:rsidRPr="00CD067C" w:rsidRDefault="004627AB" w:rsidP="00250000">
      <w:pPr>
        <w:rPr>
          <w:rtl/>
        </w:rPr>
      </w:pPr>
      <w:r w:rsidRPr="00CD067C">
        <w:rPr>
          <w:rFonts w:hint="cs"/>
          <w:rtl/>
        </w:rPr>
        <w:t>תיאו חזר למיטתו של אלכס והמכשיר הסלולרי בער בכיסו. לשם יתקשרו כאשר יקרה משהו. רק אליו.</w:t>
      </w:r>
    </w:p>
    <w:p w14:paraId="72A5B477" w14:textId="77777777" w:rsidR="004627AB" w:rsidRPr="00CD067C" w:rsidRDefault="00E56C1A" w:rsidP="007445A2">
      <w:pPr>
        <w:rPr>
          <w:rtl/>
        </w:rPr>
      </w:pPr>
      <w:r>
        <w:rPr>
          <w:rFonts w:hint="cs"/>
          <w:rtl/>
        </w:rPr>
        <w:t xml:space="preserve">זאת שדיברה איתו קודם </w:t>
      </w:r>
      <w:r w:rsidR="004627AB" w:rsidRPr="00CD067C">
        <w:rPr>
          <w:rFonts w:hint="cs"/>
          <w:rtl/>
        </w:rPr>
        <w:t>קראה בשמו. אולי ה</w:t>
      </w:r>
      <w:r w:rsidR="007445A2">
        <w:rPr>
          <w:rFonts w:hint="cs"/>
          <w:rtl/>
        </w:rPr>
        <w:t xml:space="preserve">יא ביקרה בביתם פעם, </w:t>
      </w:r>
      <w:r w:rsidR="004627AB" w:rsidRPr="00CD067C">
        <w:rPr>
          <w:rFonts w:hint="cs"/>
          <w:rtl/>
        </w:rPr>
        <w:t xml:space="preserve">אבל בינו לבין עצמו </w:t>
      </w:r>
      <w:r w:rsidR="007445A2">
        <w:rPr>
          <w:rFonts w:hint="cs"/>
          <w:rtl/>
        </w:rPr>
        <w:t xml:space="preserve">הוא </w:t>
      </w:r>
      <w:r w:rsidR="004627AB" w:rsidRPr="00CD067C">
        <w:rPr>
          <w:rFonts w:hint="cs"/>
          <w:rtl/>
        </w:rPr>
        <w:t>התגאה ביכולתו להתעלם מכל מי שא</w:t>
      </w:r>
      <w:r w:rsidR="007445A2">
        <w:rPr>
          <w:rFonts w:hint="cs"/>
          <w:rtl/>
        </w:rPr>
        <w:t>ינו חשוב.</w:t>
      </w:r>
    </w:p>
    <w:p w14:paraId="5A092593" w14:textId="77777777" w:rsidR="004627AB" w:rsidRPr="00CD067C" w:rsidRDefault="004627AB" w:rsidP="00250000">
      <w:pPr>
        <w:rPr>
          <w:rtl/>
        </w:rPr>
      </w:pPr>
      <w:r w:rsidRPr="00CD067C">
        <w:rPr>
          <w:rFonts w:hint="cs"/>
          <w:rtl/>
        </w:rPr>
        <w:t>"באמת תיאו, אתה לא מזהה אותי?" היא אמרה. העיניים שלה היו אדומות. "אני נטע, החברה של אלכס."</w:t>
      </w:r>
    </w:p>
    <w:p w14:paraId="2BF36B6B" w14:textId="6AA76A07" w:rsidR="004627AB" w:rsidRPr="00CD067C" w:rsidRDefault="007445A2" w:rsidP="00FF6FFC">
      <w:pPr>
        <w:rPr>
          <w:rtl/>
        </w:rPr>
      </w:pPr>
      <w:r>
        <w:rPr>
          <w:rFonts w:hint="cs"/>
          <w:rtl/>
        </w:rPr>
        <w:t>היא ישבה על ה</w:t>
      </w:r>
      <w:r w:rsidR="000965A1">
        <w:rPr>
          <w:rFonts w:hint="cs"/>
          <w:rtl/>
        </w:rPr>
        <w:t>כיסא</w:t>
      </w:r>
      <w:r>
        <w:rPr>
          <w:rFonts w:hint="cs"/>
          <w:rtl/>
        </w:rPr>
        <w:t xml:space="preserve"> היחיד, אוחזת בידו הדוממת, זאת ללא העירוי</w:t>
      </w:r>
      <w:r w:rsidR="00FF6FFC">
        <w:rPr>
          <w:rFonts w:hint="cs"/>
          <w:rtl/>
        </w:rPr>
        <w:t>, מלטפת במעלה הזרוע.</w:t>
      </w:r>
    </w:p>
    <w:p w14:paraId="346CBABE" w14:textId="77777777" w:rsidR="004627AB" w:rsidRPr="00CD067C" w:rsidRDefault="004627AB" w:rsidP="00250000">
      <w:pPr>
        <w:rPr>
          <w:rtl/>
        </w:rPr>
      </w:pPr>
      <w:r w:rsidRPr="00CD067C">
        <w:rPr>
          <w:rFonts w:hint="cs"/>
          <w:rtl/>
        </w:rPr>
        <w:t>"מה זה?" תיאו שאל לבסוף והצביע על שתי הצינוריות שהשתלשלו מכתפו.</w:t>
      </w:r>
    </w:p>
    <w:p w14:paraId="4A44E0D1" w14:textId="77777777" w:rsidR="004627AB" w:rsidRPr="00CD067C" w:rsidRDefault="004627AB" w:rsidP="00250000">
      <w:pPr>
        <w:rPr>
          <w:rtl/>
        </w:rPr>
      </w:pPr>
      <w:r w:rsidRPr="00CD067C">
        <w:rPr>
          <w:rFonts w:hint="cs"/>
          <w:rtl/>
        </w:rPr>
        <w:t>"אל תיגע בזה."</w:t>
      </w:r>
    </w:p>
    <w:p w14:paraId="4F718AF1" w14:textId="77777777" w:rsidR="004627AB" w:rsidRPr="00CD067C" w:rsidRDefault="004627AB" w:rsidP="00250000">
      <w:pPr>
        <w:rPr>
          <w:rtl/>
        </w:rPr>
      </w:pPr>
      <w:r w:rsidRPr="00CD067C">
        <w:rPr>
          <w:rFonts w:hint="cs"/>
          <w:rtl/>
        </w:rPr>
        <w:t>"אני לא נוגע. אני לא משוגע."</w:t>
      </w:r>
    </w:p>
    <w:p w14:paraId="51EC114C" w14:textId="77777777" w:rsidR="004627AB" w:rsidRPr="00CD067C" w:rsidRDefault="004627AB" w:rsidP="00250000">
      <w:pPr>
        <w:rPr>
          <w:rtl/>
        </w:rPr>
      </w:pPr>
      <w:r w:rsidRPr="00CD067C">
        <w:rPr>
          <w:rFonts w:hint="cs"/>
          <w:rtl/>
        </w:rPr>
        <w:t>"קוראים לזה פרמקט</w:t>
      </w:r>
      <w:r w:rsidR="00B643DF">
        <w:rPr>
          <w:rFonts w:hint="cs"/>
          <w:rtl/>
        </w:rPr>
        <w:t>," היא עברה לעברית</w:t>
      </w:r>
      <w:r w:rsidRPr="00CD067C">
        <w:rPr>
          <w:rFonts w:hint="cs"/>
          <w:rtl/>
        </w:rPr>
        <w:t xml:space="preserve">. </w:t>
      </w:r>
      <w:r w:rsidR="00B643DF">
        <w:rPr>
          <w:rFonts w:hint="cs"/>
          <w:rtl/>
        </w:rPr>
        <w:t>"</w:t>
      </w:r>
      <w:r w:rsidRPr="00CD067C">
        <w:rPr>
          <w:rFonts w:hint="cs"/>
          <w:rtl/>
        </w:rPr>
        <w:t>זה לדיאליזה."</w:t>
      </w:r>
    </w:p>
    <w:p w14:paraId="686070F7" w14:textId="77777777" w:rsidR="004627AB" w:rsidRPr="00CD067C" w:rsidRDefault="004627AB" w:rsidP="00250000">
      <w:pPr>
        <w:rPr>
          <w:rtl/>
        </w:rPr>
      </w:pPr>
      <w:r w:rsidRPr="00CD067C">
        <w:rPr>
          <w:rFonts w:hint="cs"/>
          <w:rtl/>
        </w:rPr>
        <w:lastRenderedPageBreak/>
        <w:t>"דיאליזה?"</w:t>
      </w:r>
    </w:p>
    <w:p w14:paraId="56DAA432" w14:textId="77777777" w:rsidR="004627AB" w:rsidRPr="00CD067C" w:rsidRDefault="004627AB" w:rsidP="00250000">
      <w:pPr>
        <w:rPr>
          <w:rtl/>
        </w:rPr>
      </w:pPr>
      <w:r w:rsidRPr="00CD067C">
        <w:rPr>
          <w:rFonts w:hint="cs"/>
          <w:rtl/>
        </w:rPr>
        <w:t>היא בכתה.</w:t>
      </w:r>
    </w:p>
    <w:p w14:paraId="1CDA04A8" w14:textId="77777777" w:rsidR="004627AB" w:rsidRPr="00CD067C" w:rsidRDefault="004627AB" w:rsidP="00250000">
      <w:pPr>
        <w:rPr>
          <w:rtl/>
        </w:rPr>
      </w:pPr>
      <w:r w:rsidRPr="00CD067C">
        <w:rPr>
          <w:rFonts w:hint="cs"/>
          <w:rtl/>
        </w:rPr>
        <w:t>"מה זה דיאליזה?"</w:t>
      </w:r>
    </w:p>
    <w:p w14:paraId="72F1697C" w14:textId="77777777" w:rsidR="004627AB" w:rsidRPr="00CD067C" w:rsidRDefault="004627AB" w:rsidP="00250000">
      <w:pPr>
        <w:rPr>
          <w:rtl/>
        </w:rPr>
      </w:pPr>
      <w:r w:rsidRPr="00CD067C">
        <w:rPr>
          <w:rFonts w:hint="cs"/>
          <w:rtl/>
        </w:rPr>
        <w:t>"הוא עובר המון טיפולים. המון."</w:t>
      </w:r>
    </w:p>
    <w:p w14:paraId="3268ACB0" w14:textId="77777777" w:rsidR="004627AB" w:rsidRPr="00CD067C" w:rsidRDefault="004627AB" w:rsidP="00250000">
      <w:pPr>
        <w:rPr>
          <w:rtl/>
        </w:rPr>
      </w:pPr>
      <w:r w:rsidRPr="00CD067C">
        <w:rPr>
          <w:rFonts w:hint="cs"/>
          <w:rtl/>
        </w:rPr>
        <w:t>"בשביל מה? חשבתי שהוא רק איבד קצת דם, וכבר החזירו לו הכל."</w:t>
      </w:r>
    </w:p>
    <w:p w14:paraId="74B5B27A" w14:textId="77777777" w:rsidR="004627AB" w:rsidRPr="00CD067C" w:rsidRDefault="004627AB" w:rsidP="00B643DF">
      <w:pPr>
        <w:rPr>
          <w:rtl/>
        </w:rPr>
      </w:pPr>
      <w:r w:rsidRPr="00CD067C">
        <w:rPr>
          <w:rFonts w:hint="cs"/>
          <w:rtl/>
        </w:rPr>
        <w:t xml:space="preserve">"הוא איבד </w:t>
      </w:r>
      <w:r w:rsidR="00B643DF">
        <w:rPr>
          <w:rFonts w:hint="cs"/>
          <w:rtl/>
        </w:rPr>
        <w:t xml:space="preserve">המון </w:t>
      </w:r>
      <w:r w:rsidRPr="00CD067C">
        <w:rPr>
          <w:rFonts w:hint="cs"/>
          <w:rtl/>
        </w:rPr>
        <w:t>דם</w:t>
      </w:r>
      <w:r w:rsidR="00B643DF">
        <w:rPr>
          <w:rFonts w:hint="cs"/>
          <w:rtl/>
        </w:rPr>
        <w:t>,</w:t>
      </w:r>
      <w:r w:rsidRPr="00CD067C">
        <w:rPr>
          <w:rFonts w:hint="cs"/>
          <w:rtl/>
        </w:rPr>
        <w:t xml:space="preserve"> כל האיברים הפנ</w:t>
      </w:r>
      <w:r w:rsidR="00146872">
        <w:rPr>
          <w:rFonts w:hint="cs"/>
          <w:rtl/>
        </w:rPr>
        <w:t>י</w:t>
      </w:r>
      <w:r w:rsidRPr="00CD067C">
        <w:rPr>
          <w:rFonts w:hint="cs"/>
          <w:rtl/>
        </w:rPr>
        <w:t>מיים נמצאים באי ספיקה חריפה."</w:t>
      </w:r>
    </w:p>
    <w:p w14:paraId="798CEAA7" w14:textId="77777777" w:rsidR="004627AB" w:rsidRPr="00CD067C" w:rsidRDefault="004627AB" w:rsidP="00250000">
      <w:pPr>
        <w:rPr>
          <w:rtl/>
        </w:rPr>
      </w:pPr>
      <w:r w:rsidRPr="00CD067C">
        <w:rPr>
          <w:rFonts w:hint="cs"/>
          <w:rtl/>
        </w:rPr>
        <w:t>"מה?"</w:t>
      </w:r>
    </w:p>
    <w:p w14:paraId="2E12FE15" w14:textId="77777777" w:rsidR="004627AB" w:rsidRPr="00CD067C" w:rsidRDefault="004627AB" w:rsidP="00250000">
      <w:pPr>
        <w:rPr>
          <w:rtl/>
        </w:rPr>
      </w:pPr>
      <w:r>
        <w:rPr>
          <w:rFonts w:hint="cs"/>
          <w:rtl/>
        </w:rPr>
        <w:t>"</w:t>
      </w:r>
      <w:r w:rsidRPr="00CD067C">
        <w:rPr>
          <w:rFonts w:hint="cs"/>
          <w:rtl/>
        </w:rPr>
        <w:t>כל האיברים הפנ</w:t>
      </w:r>
      <w:r w:rsidR="008E0DC8">
        <w:rPr>
          <w:rFonts w:hint="cs"/>
          <w:rtl/>
        </w:rPr>
        <w:t>י</w:t>
      </w:r>
      <w:r w:rsidRPr="00CD067C">
        <w:rPr>
          <w:rFonts w:hint="cs"/>
          <w:rtl/>
        </w:rPr>
        <w:t>מיים</w:t>
      </w:r>
      <w:r>
        <w:rPr>
          <w:rFonts w:hint="cs"/>
          <w:rtl/>
        </w:rPr>
        <w:t>.</w:t>
      </w:r>
      <w:r w:rsidRPr="00CD067C">
        <w:rPr>
          <w:rFonts w:hint="cs"/>
          <w:rtl/>
        </w:rPr>
        <w:t>"</w:t>
      </w:r>
      <w:r>
        <w:rPr>
          <w:rFonts w:hint="cs"/>
          <w:rtl/>
        </w:rPr>
        <w:t xml:space="preserve"> </w:t>
      </w:r>
      <w:r w:rsidRPr="00CD067C">
        <w:rPr>
          <w:rFonts w:hint="cs"/>
          <w:rtl/>
        </w:rPr>
        <w:t>היא בכתה.</w:t>
      </w:r>
      <w:r>
        <w:rPr>
          <w:rFonts w:hint="cs"/>
          <w:rtl/>
        </w:rPr>
        <w:t xml:space="preserve"> "</w:t>
      </w:r>
      <w:r w:rsidRPr="00CD067C">
        <w:rPr>
          <w:rFonts w:hint="cs"/>
          <w:rtl/>
        </w:rPr>
        <w:t>אי ספיקה חריפה.</w:t>
      </w:r>
      <w:r>
        <w:rPr>
          <w:rFonts w:hint="cs"/>
          <w:rtl/>
        </w:rPr>
        <w:t>"</w:t>
      </w:r>
    </w:p>
    <w:p w14:paraId="29AA3762" w14:textId="77777777" w:rsidR="004627AB" w:rsidRDefault="004627AB" w:rsidP="00250000">
      <w:pPr>
        <w:rPr>
          <w:rtl/>
        </w:rPr>
      </w:pPr>
      <w:r>
        <w:rPr>
          <w:rFonts w:hint="cs"/>
          <w:rtl/>
        </w:rPr>
        <w:t>"זה מסוכן?"</w:t>
      </w:r>
    </w:p>
    <w:p w14:paraId="021B7695" w14:textId="77777777" w:rsidR="004627AB" w:rsidRPr="00CD067C" w:rsidRDefault="004627AB" w:rsidP="00250000">
      <w:pPr>
        <w:rPr>
          <w:rtl/>
        </w:rPr>
      </w:pPr>
      <w:r w:rsidRPr="00CD067C">
        <w:rPr>
          <w:rFonts w:hint="cs"/>
          <w:rtl/>
        </w:rPr>
        <w:t>"אולי צריך שההורים שלך יבואו להיות גם איתו קצת," היא אמרה.</w:t>
      </w:r>
    </w:p>
    <w:p w14:paraId="72A0ECA5" w14:textId="41F5BD57" w:rsidR="004627AB" w:rsidRPr="00CD067C" w:rsidRDefault="004627AB" w:rsidP="005425F8">
      <w:pPr>
        <w:rPr>
          <w:rtl/>
        </w:rPr>
      </w:pPr>
      <w:r w:rsidRPr="00CD067C">
        <w:rPr>
          <w:rFonts w:hint="cs"/>
          <w:rtl/>
        </w:rPr>
        <w:t>תיאו היה בטוח שכשיגיע הבית</w:t>
      </w:r>
      <w:r w:rsidR="00146872">
        <w:rPr>
          <w:rFonts w:hint="cs"/>
          <w:rtl/>
        </w:rPr>
        <w:t>ה</w:t>
      </w:r>
      <w:r w:rsidRPr="00CD067C">
        <w:rPr>
          <w:rFonts w:hint="cs"/>
          <w:rtl/>
        </w:rPr>
        <w:t xml:space="preserve"> ינגן איזו פוגה. הוא כבר הכיר את הצורך הזה בו </w:t>
      </w:r>
      <w:r w:rsidRPr="00CD067C">
        <w:rPr>
          <w:rtl/>
        </w:rPr>
        <w:t>–</w:t>
      </w:r>
      <w:r w:rsidRPr="00CD067C">
        <w:rPr>
          <w:rFonts w:hint="cs"/>
          <w:rtl/>
        </w:rPr>
        <w:t xml:space="preserve"> הצורך בפוגה, במסע קטן של הגוף שלו מתוך סדר יחיד </w:t>
      </w:r>
      <w:r>
        <w:rPr>
          <w:rFonts w:hint="cs"/>
          <w:rtl/>
        </w:rPr>
        <w:t>ו</w:t>
      </w:r>
      <w:r w:rsidRPr="00CD067C">
        <w:rPr>
          <w:rFonts w:hint="cs"/>
          <w:rtl/>
        </w:rPr>
        <w:t>פשוט לסדרים אחדים שנכנסים אחד בשני במבנה מאורגן, בהיערכות טיקסית ידועה, האיברים משוגרים אחד מעל השני ואחד לתוך השני וכולם מא</w:t>
      </w:r>
      <w:r w:rsidR="005425F8">
        <w:rPr>
          <w:rFonts w:hint="cs"/>
          <w:rtl/>
        </w:rPr>
        <w:t>תר</w:t>
      </w:r>
      <w:r w:rsidRPr="00CD067C">
        <w:rPr>
          <w:rFonts w:hint="cs"/>
          <w:rtl/>
        </w:rPr>
        <w:t>ים את מקומם הראוי עד לפיתרון שה</w:t>
      </w:r>
      <w:r w:rsidR="005425F8">
        <w:rPr>
          <w:rFonts w:hint="cs"/>
          <w:rtl/>
        </w:rPr>
        <w:t>ינו</w:t>
      </w:r>
      <w:r w:rsidRPr="00CD067C">
        <w:rPr>
          <w:rFonts w:hint="cs"/>
          <w:rtl/>
        </w:rPr>
        <w:t xml:space="preserve"> אותו סדר יחיד</w:t>
      </w:r>
      <w:r w:rsidR="005425F8">
        <w:rPr>
          <w:rFonts w:hint="cs"/>
          <w:rtl/>
        </w:rPr>
        <w:t>,</w:t>
      </w:r>
      <w:r w:rsidRPr="00CD067C">
        <w:rPr>
          <w:rFonts w:hint="cs"/>
          <w:rtl/>
        </w:rPr>
        <w:t xml:space="preserve"> ש</w:t>
      </w:r>
      <w:r w:rsidR="00B317A3">
        <w:rPr>
          <w:rFonts w:hint="cs"/>
          <w:rtl/>
        </w:rPr>
        <w:t>על אף</w:t>
      </w:r>
      <w:r w:rsidRPr="00CD067C">
        <w:rPr>
          <w:rFonts w:hint="cs"/>
          <w:rtl/>
        </w:rPr>
        <w:t xml:space="preserve"> פשטותו</w:t>
      </w:r>
      <w:r w:rsidR="00146872">
        <w:rPr>
          <w:rFonts w:hint="cs"/>
          <w:rtl/>
        </w:rPr>
        <w:t xml:space="preserve"> </w:t>
      </w:r>
      <w:r w:rsidR="005425F8">
        <w:rPr>
          <w:rFonts w:hint="cs"/>
          <w:rtl/>
        </w:rPr>
        <w:t>תיאו מודע</w:t>
      </w:r>
      <w:r w:rsidRPr="00CD067C">
        <w:rPr>
          <w:rFonts w:hint="cs"/>
          <w:rtl/>
        </w:rPr>
        <w:t xml:space="preserve"> למורכבות </w:t>
      </w:r>
      <w:r w:rsidR="008E0DC8">
        <w:rPr>
          <w:rFonts w:hint="cs"/>
          <w:rtl/>
        </w:rPr>
        <w:t>[</w:t>
      </w:r>
      <w:r>
        <w:rPr>
          <w:rFonts w:hint="cs"/>
          <w:rtl/>
        </w:rPr>
        <w:t>ה</w:t>
      </w:r>
      <w:r w:rsidR="0026467C">
        <w:rPr>
          <w:rFonts w:hint="cs"/>
          <w:rtl/>
        </w:rPr>
        <w:t>מתמטי</w:t>
      </w:r>
      <w:r>
        <w:rPr>
          <w:rFonts w:hint="cs"/>
          <w:rtl/>
        </w:rPr>
        <w:t xml:space="preserve">ת </w:t>
      </w:r>
      <w:r w:rsidR="00556343">
        <w:rPr>
          <w:rFonts w:hint="cs"/>
          <w:rtl/>
        </w:rPr>
        <w:t>הנפלאה ו</w:t>
      </w:r>
      <w:r w:rsidR="005425F8">
        <w:rPr>
          <w:rFonts w:hint="cs"/>
          <w:rtl/>
        </w:rPr>
        <w:t xml:space="preserve">] </w:t>
      </w:r>
      <w:r w:rsidR="00556343">
        <w:rPr>
          <w:rFonts w:hint="cs"/>
          <w:rtl/>
        </w:rPr>
        <w:t xml:space="preserve">המסָפקת </w:t>
      </w:r>
      <w:r w:rsidR="005425F8">
        <w:rPr>
          <w:rFonts w:hint="cs"/>
          <w:rtl/>
        </w:rPr>
        <w:t>ה</w:t>
      </w:r>
      <w:r w:rsidR="00556343">
        <w:rPr>
          <w:rFonts w:hint="cs"/>
          <w:rtl/>
        </w:rPr>
        <w:t>צפ</w:t>
      </w:r>
      <w:r w:rsidR="005425F8">
        <w:rPr>
          <w:rFonts w:hint="cs"/>
          <w:rtl/>
        </w:rPr>
        <w:t>ו</w:t>
      </w:r>
      <w:r w:rsidR="00556343">
        <w:rPr>
          <w:rFonts w:hint="cs"/>
          <w:rtl/>
        </w:rPr>
        <w:t>נ</w:t>
      </w:r>
      <w:r w:rsidR="005425F8">
        <w:rPr>
          <w:rFonts w:hint="cs"/>
          <w:rtl/>
        </w:rPr>
        <w:t>ה</w:t>
      </w:r>
      <w:r w:rsidR="00556343">
        <w:rPr>
          <w:rFonts w:hint="cs"/>
          <w:rtl/>
        </w:rPr>
        <w:t xml:space="preserve"> </w:t>
      </w:r>
      <w:r w:rsidR="00724BF7">
        <w:rPr>
          <w:rFonts w:hint="cs"/>
          <w:rtl/>
        </w:rPr>
        <w:t>ב</w:t>
      </w:r>
      <w:r w:rsidR="009F130B">
        <w:rPr>
          <w:rFonts w:hint="cs"/>
          <w:rtl/>
        </w:rPr>
        <w:t>קרבו</w:t>
      </w:r>
      <w:r w:rsidR="005425F8">
        <w:rPr>
          <w:rFonts w:hint="cs"/>
          <w:rtl/>
        </w:rPr>
        <w:t>.</w:t>
      </w:r>
    </w:p>
    <w:p w14:paraId="22A370D4" w14:textId="77777777" w:rsidR="004627AB" w:rsidRPr="00CD067C" w:rsidRDefault="004627AB" w:rsidP="00250000">
      <w:pPr>
        <w:rPr>
          <w:rtl/>
        </w:rPr>
      </w:pPr>
      <w:r w:rsidRPr="00CD067C">
        <w:rPr>
          <w:rFonts w:hint="cs"/>
          <w:rtl/>
        </w:rPr>
        <w:t>תיאו כמהּ לפוגה.</w:t>
      </w:r>
    </w:p>
    <w:p w14:paraId="732C3B5F" w14:textId="63B31391" w:rsidR="004627AB" w:rsidRPr="00CD067C" w:rsidRDefault="004627AB" w:rsidP="00250000">
      <w:pPr>
        <w:rPr>
          <w:rtl/>
        </w:rPr>
      </w:pPr>
      <w:r w:rsidRPr="00CD067C">
        <w:rPr>
          <w:rFonts w:hint="cs"/>
          <w:rtl/>
        </w:rPr>
        <w:t>ולמקלחת חמה, ש</w:t>
      </w:r>
      <w:r w:rsidR="001C5A04">
        <w:rPr>
          <w:rFonts w:hint="cs"/>
          <w:rtl/>
        </w:rPr>
        <w:t>הייתה</w:t>
      </w:r>
      <w:r w:rsidRPr="00CD067C">
        <w:rPr>
          <w:rFonts w:hint="cs"/>
          <w:rtl/>
        </w:rPr>
        <w:t xml:space="preserve"> מבחינתו צורך גופני משני לזה של הפוגה.</w:t>
      </w:r>
    </w:p>
    <w:p w14:paraId="02EE9ADC" w14:textId="77777777" w:rsidR="004627AB" w:rsidRDefault="004627AB" w:rsidP="00250000">
      <w:pPr>
        <w:rPr>
          <w:rtl/>
        </w:rPr>
      </w:pPr>
      <w:r w:rsidRPr="00CD067C">
        <w:rPr>
          <w:rFonts w:hint="cs"/>
          <w:rtl/>
        </w:rPr>
        <w:t>ולארוחה הגונה ולשינה ארוכה.</w:t>
      </w:r>
    </w:p>
    <w:p w14:paraId="16B79A67" w14:textId="77777777" w:rsidR="004627AB" w:rsidRDefault="004627AB" w:rsidP="00250000">
      <w:pPr>
        <w:rPr>
          <w:rtl/>
        </w:rPr>
      </w:pPr>
      <w:r>
        <w:rPr>
          <w:rFonts w:hint="cs"/>
          <w:rtl/>
        </w:rPr>
        <w:t>היו לו צרכים רבים נוספים, כמו לכל אמן.</w:t>
      </w:r>
    </w:p>
    <w:p w14:paraId="1CAB28E8" w14:textId="77777777" w:rsidR="004627AB" w:rsidRDefault="004627AB" w:rsidP="00250000">
      <w:pPr>
        <w:rPr>
          <w:rtl/>
        </w:rPr>
      </w:pPr>
      <w:r>
        <w:rPr>
          <w:rFonts w:hint="cs"/>
          <w:rtl/>
        </w:rPr>
        <w:t>או רב אמן.</w:t>
      </w:r>
    </w:p>
    <w:p w14:paraId="6D4CFB55" w14:textId="77777777" w:rsidR="004627AB" w:rsidRDefault="004627AB" w:rsidP="00250000">
      <w:pPr>
        <w:rPr>
          <w:rtl/>
        </w:rPr>
      </w:pPr>
      <w:r>
        <w:rPr>
          <w:rFonts w:hint="cs"/>
          <w:rtl/>
        </w:rPr>
        <w:t>מוכשר ומחונן, מורם מעם ולכן כמובן בעל זכויות יתר. ובעל צרכים מרובים.</w:t>
      </w:r>
    </w:p>
    <w:p w14:paraId="3D52EEC7" w14:textId="77777777" w:rsidR="004627AB" w:rsidRDefault="004627AB" w:rsidP="005425F8">
      <w:pPr>
        <w:rPr>
          <w:rtl/>
        </w:rPr>
      </w:pPr>
      <w:r>
        <w:rPr>
          <w:rFonts w:hint="cs"/>
          <w:rtl/>
        </w:rPr>
        <w:t xml:space="preserve">רק צורך אחד לא היה לו </w:t>
      </w:r>
      <w:r>
        <w:rPr>
          <w:rtl/>
        </w:rPr>
        <w:t>–</w:t>
      </w:r>
      <w:r>
        <w:rPr>
          <w:rFonts w:hint="cs"/>
          <w:rtl/>
        </w:rPr>
        <w:t xml:space="preserve"> הצורך באנשים אחרים, אנשים אחרים שה</w:t>
      </w:r>
      <w:r w:rsidR="005425F8">
        <w:rPr>
          <w:rFonts w:hint="cs"/>
          <w:rtl/>
        </w:rPr>
        <w:t>ינם לא יותר מאשר הסחות דעת בלתי-</w:t>
      </w:r>
      <w:r>
        <w:rPr>
          <w:rFonts w:hint="cs"/>
          <w:rtl/>
        </w:rPr>
        <w:t>רצויות, פולשים אל תוך השקט והריכוז היקרים מפז שלו, מסיגי</w:t>
      </w:r>
      <w:r w:rsidR="005425F8">
        <w:rPr>
          <w:rFonts w:hint="cs"/>
          <w:rtl/>
        </w:rPr>
        <w:t>-</w:t>
      </w:r>
      <w:r>
        <w:rPr>
          <w:rFonts w:hint="cs"/>
          <w:rtl/>
        </w:rPr>
        <w:t>גבול</w:t>
      </w:r>
      <w:r w:rsidR="00891201">
        <w:rPr>
          <w:rFonts w:hint="cs"/>
          <w:rtl/>
        </w:rPr>
        <w:t xml:space="preserve"> גסים</w:t>
      </w:r>
      <w:r>
        <w:rPr>
          <w:rFonts w:hint="cs"/>
          <w:rtl/>
        </w:rPr>
        <w:t xml:space="preserve"> </w:t>
      </w:r>
      <w:r w:rsidR="00891201">
        <w:rPr>
          <w:rFonts w:hint="cs"/>
          <w:rtl/>
        </w:rPr>
        <w:t>ו</w:t>
      </w:r>
      <w:r>
        <w:rPr>
          <w:rFonts w:hint="cs"/>
          <w:rtl/>
        </w:rPr>
        <w:t>מאוסים, על כל מעשיותיהם ובע</w:t>
      </w:r>
      <w:r w:rsidR="00891201">
        <w:rPr>
          <w:rFonts w:hint="cs"/>
          <w:rtl/>
        </w:rPr>
        <w:t>יותיהם ותאונותיהם וצינוריותיהם.</w:t>
      </w:r>
    </w:p>
    <w:p w14:paraId="319F2EB9" w14:textId="77777777" w:rsidR="004627AB" w:rsidRPr="00CD067C" w:rsidRDefault="004627AB" w:rsidP="00250000">
      <w:pPr>
        <w:rPr>
          <w:rtl/>
        </w:rPr>
      </w:pPr>
      <w:r>
        <w:rPr>
          <w:rFonts w:hint="cs"/>
          <w:rtl/>
        </w:rPr>
        <w:t>היה לו צורך דחוף בפסנתר.</w:t>
      </w:r>
    </w:p>
    <w:p w14:paraId="42D02E4C" w14:textId="6E99116F" w:rsidR="004627AB" w:rsidRPr="00CD067C" w:rsidRDefault="004627AB" w:rsidP="00250000">
      <w:pPr>
        <w:rPr>
          <w:rtl/>
        </w:rPr>
      </w:pPr>
      <w:r w:rsidRPr="00CD067C">
        <w:rPr>
          <w:rFonts w:hint="cs"/>
          <w:rtl/>
        </w:rPr>
        <w:t>ו</w:t>
      </w:r>
      <w:r w:rsidR="00F06A3F">
        <w:rPr>
          <w:rFonts w:hint="cs"/>
          <w:rtl/>
        </w:rPr>
        <w:t>עכשיו</w:t>
      </w:r>
      <w:r w:rsidRPr="00CD067C">
        <w:rPr>
          <w:rFonts w:hint="cs"/>
          <w:rtl/>
        </w:rPr>
        <w:t xml:space="preserve"> הפסנתר היה פנוי, פנוי יותר מאי פעם מאז ש</w:t>
      </w:r>
      <w:r w:rsidR="008B1B44">
        <w:rPr>
          <w:rFonts w:hint="cs"/>
          <w:rtl/>
        </w:rPr>
        <w:t>סופי</w:t>
      </w:r>
      <w:r w:rsidRPr="00CD067C">
        <w:rPr>
          <w:rFonts w:hint="cs"/>
          <w:rtl/>
        </w:rPr>
        <w:t xml:space="preserve"> הגיעה ארצה.</w:t>
      </w:r>
    </w:p>
    <w:p w14:paraId="478CF133" w14:textId="732A3D89" w:rsidR="004627AB" w:rsidRPr="00CD067C" w:rsidRDefault="004627AB" w:rsidP="005425F8">
      <w:pPr>
        <w:rPr>
          <w:rtl/>
        </w:rPr>
      </w:pPr>
      <w:r w:rsidRPr="00CD067C">
        <w:rPr>
          <w:rFonts w:hint="cs"/>
          <w:rtl/>
        </w:rPr>
        <w:t>הוא היה יכול לנגן שעות,</w:t>
      </w:r>
      <w:r w:rsidR="00146872">
        <w:rPr>
          <w:rFonts w:hint="cs"/>
          <w:rtl/>
        </w:rPr>
        <w:t xml:space="preserve"> עד אור הבוקר עם פדל ההשתקה</w:t>
      </w:r>
      <w:r w:rsidRPr="00CD067C">
        <w:rPr>
          <w:rFonts w:hint="cs"/>
          <w:rtl/>
        </w:rPr>
        <w:t xml:space="preserve">, היו סדרות </w:t>
      </w:r>
      <w:r w:rsidR="0007458E">
        <w:rPr>
          <w:rFonts w:hint="cs"/>
          <w:rtl/>
        </w:rPr>
        <w:t>מסוימ</w:t>
      </w:r>
      <w:r w:rsidR="005425F8">
        <w:rPr>
          <w:rFonts w:hint="cs"/>
          <w:rtl/>
        </w:rPr>
        <w:t xml:space="preserve">ות </w:t>
      </w:r>
      <w:r w:rsidRPr="00CD067C">
        <w:rPr>
          <w:rFonts w:hint="cs"/>
          <w:rtl/>
        </w:rPr>
        <w:t>של פוגות שהי</w:t>
      </w:r>
      <w:r w:rsidR="005425F8">
        <w:rPr>
          <w:rFonts w:hint="cs"/>
          <w:rtl/>
        </w:rPr>
        <w:t>ה נוהג לנגן כשחש בחסרונו של דבר-</w:t>
      </w:r>
      <w:r w:rsidRPr="00CD067C">
        <w:rPr>
          <w:rFonts w:hint="cs"/>
          <w:rtl/>
        </w:rPr>
        <w:t>מה שלא ידע לנקוב בשמו, ולא ידע אפילו אם הדבר חסר כי אבד</w:t>
      </w:r>
      <w:r w:rsidR="005425F8">
        <w:rPr>
          <w:rFonts w:hint="cs"/>
          <w:rtl/>
        </w:rPr>
        <w:t>,</w:t>
      </w:r>
      <w:r w:rsidRPr="00CD067C">
        <w:rPr>
          <w:rFonts w:hint="cs"/>
          <w:rtl/>
        </w:rPr>
        <w:t xml:space="preserve"> או חסר כי מעולם לא היה שלו ורק ע</w:t>
      </w:r>
      <w:r w:rsidR="005425F8">
        <w:rPr>
          <w:rFonts w:hint="cs"/>
          <w:rtl/>
        </w:rPr>
        <w:t>תה תיאו נזקק לו.</w:t>
      </w:r>
      <w:r w:rsidRPr="00CD067C">
        <w:rPr>
          <w:rFonts w:hint="cs"/>
          <w:rtl/>
        </w:rPr>
        <w:t xml:space="preserve"> תחושת דכדוך זו </w:t>
      </w:r>
      <w:r w:rsidR="001C5A04">
        <w:rPr>
          <w:rFonts w:hint="cs"/>
          <w:rtl/>
        </w:rPr>
        <w:t>הייתה</w:t>
      </w:r>
      <w:r w:rsidRPr="00CD067C">
        <w:rPr>
          <w:rFonts w:hint="cs"/>
          <w:rtl/>
        </w:rPr>
        <w:t xml:space="preserve"> אוחזת בו לאחרונה </w:t>
      </w:r>
      <w:r>
        <w:rPr>
          <w:rFonts w:hint="cs"/>
          <w:rtl/>
        </w:rPr>
        <w:t>לעיתים קרבות והולכות</w:t>
      </w:r>
      <w:r w:rsidRPr="00CD067C">
        <w:rPr>
          <w:rFonts w:hint="cs"/>
          <w:rtl/>
        </w:rPr>
        <w:t>.</w:t>
      </w:r>
    </w:p>
    <w:p w14:paraId="050E1855" w14:textId="0715AC8A" w:rsidR="004627AB" w:rsidRPr="00CD067C" w:rsidRDefault="004627AB" w:rsidP="00260046">
      <w:pPr>
        <w:rPr>
          <w:rtl/>
        </w:rPr>
      </w:pPr>
      <w:r w:rsidRPr="00CD067C">
        <w:rPr>
          <w:rFonts w:hint="cs"/>
          <w:rtl/>
        </w:rPr>
        <w:t>הפוגות שהוא עצמו חיבר לא היו מספקות דיין</w:t>
      </w:r>
      <w:r w:rsidR="00CB2042">
        <w:rPr>
          <w:rFonts w:hint="cs"/>
          <w:rtl/>
        </w:rPr>
        <w:t xml:space="preserve">, אולי </w:t>
      </w:r>
      <w:r w:rsidR="00260046">
        <w:rPr>
          <w:rFonts w:hint="cs"/>
          <w:rtl/>
        </w:rPr>
        <w:t>השתוקקו</w:t>
      </w:r>
      <w:r>
        <w:rPr>
          <w:rFonts w:hint="cs"/>
          <w:rtl/>
        </w:rPr>
        <w:t xml:space="preserve"> </w:t>
      </w:r>
      <w:r w:rsidR="00CB2042">
        <w:rPr>
          <w:rFonts w:hint="cs"/>
          <w:rtl/>
        </w:rPr>
        <w:t>ל</w:t>
      </w:r>
      <w:r>
        <w:rPr>
          <w:rFonts w:hint="cs"/>
          <w:rtl/>
        </w:rPr>
        <w:t>עוד השתרגות של סולם בסולם, ש</w:t>
      </w:r>
      <w:r w:rsidR="005425F8">
        <w:rPr>
          <w:rFonts w:hint="cs"/>
          <w:rtl/>
        </w:rPr>
        <w:t>ְׁ</w:t>
      </w:r>
      <w:r>
        <w:rPr>
          <w:rFonts w:hint="cs"/>
          <w:rtl/>
        </w:rPr>
        <w:t xml:space="preserve">זירה של ענף עמוס תוים בענף, אולי הסתעפות של משבי רוח אוורירים </w:t>
      </w:r>
      <w:r>
        <w:rPr>
          <w:rtl/>
        </w:rPr>
        <w:t>–</w:t>
      </w:r>
      <w:r>
        <w:rPr>
          <w:rFonts w:hint="cs"/>
          <w:rtl/>
        </w:rPr>
        <w:t xml:space="preserve"> או שמא התפצלות פלגי</w:t>
      </w:r>
      <w:r w:rsidR="00CB2042">
        <w:rPr>
          <w:rFonts w:hint="cs"/>
          <w:rtl/>
        </w:rPr>
        <w:t>-</w:t>
      </w:r>
      <w:r>
        <w:rPr>
          <w:rFonts w:hint="cs"/>
          <w:rtl/>
        </w:rPr>
        <w:t>מים מהירים מהירים</w:t>
      </w:r>
      <w:r w:rsidR="00724BF7">
        <w:rPr>
          <w:rFonts w:hint="cs"/>
          <w:rtl/>
        </w:rPr>
        <w:t>,</w:t>
      </w:r>
      <w:r>
        <w:rPr>
          <w:rFonts w:hint="cs"/>
          <w:rtl/>
        </w:rPr>
        <w:t xml:space="preserve"> שוצפים קוצפים</w:t>
      </w:r>
      <w:r w:rsidR="00CB2042">
        <w:rPr>
          <w:rFonts w:hint="cs"/>
          <w:rtl/>
        </w:rPr>
        <w:t xml:space="preserve"> </w:t>
      </w:r>
      <w:r>
        <w:rPr>
          <w:rFonts w:hint="cs"/>
          <w:rtl/>
        </w:rPr>
        <w:t xml:space="preserve">בסידרה </w:t>
      </w:r>
      <w:r w:rsidR="0026467C">
        <w:rPr>
          <w:rFonts w:hint="cs"/>
          <w:rtl/>
        </w:rPr>
        <w:t>מתמטי</w:t>
      </w:r>
      <w:r>
        <w:rPr>
          <w:rFonts w:hint="cs"/>
          <w:rtl/>
        </w:rPr>
        <w:t xml:space="preserve">ת מוגדרת </w:t>
      </w:r>
      <w:r w:rsidR="00724BF7">
        <w:rPr>
          <w:rFonts w:hint="cs"/>
          <w:rtl/>
        </w:rPr>
        <w:t>ועיקבית</w:t>
      </w:r>
      <w:r w:rsidRPr="00CD067C">
        <w:rPr>
          <w:rFonts w:hint="cs"/>
          <w:rtl/>
        </w:rPr>
        <w:t xml:space="preserve">. </w:t>
      </w:r>
      <w:r>
        <w:rPr>
          <w:rFonts w:hint="cs"/>
          <w:rtl/>
        </w:rPr>
        <w:t xml:space="preserve">או אולי הצלבה של להבה חורכת </w:t>
      </w:r>
      <w:r w:rsidR="00CB2042">
        <w:rPr>
          <w:rFonts w:hint="cs"/>
          <w:rtl/>
        </w:rPr>
        <w:t>[</w:t>
      </w:r>
      <w:r>
        <w:rPr>
          <w:rFonts w:hint="cs"/>
          <w:rtl/>
        </w:rPr>
        <w:t>פעימה</w:t>
      </w:r>
      <w:r w:rsidR="00CB2042">
        <w:rPr>
          <w:rFonts w:hint="cs"/>
          <w:rtl/>
        </w:rPr>
        <w:t>]</w:t>
      </w:r>
      <w:r>
        <w:rPr>
          <w:rFonts w:hint="cs"/>
          <w:rtl/>
        </w:rPr>
        <w:t xml:space="preserve"> על להבה מלחכת </w:t>
      </w:r>
      <w:r w:rsidR="00CB2042">
        <w:rPr>
          <w:rFonts w:hint="cs"/>
          <w:rtl/>
        </w:rPr>
        <w:t>[</w:t>
      </w:r>
      <w:r>
        <w:rPr>
          <w:rFonts w:hint="cs"/>
          <w:rtl/>
        </w:rPr>
        <w:t>פעימה ועוד פעימה</w:t>
      </w:r>
      <w:r w:rsidR="00CB2042">
        <w:rPr>
          <w:rFonts w:hint="cs"/>
          <w:rtl/>
        </w:rPr>
        <w:t>]</w:t>
      </w:r>
      <w:r>
        <w:rPr>
          <w:rFonts w:hint="cs"/>
          <w:rtl/>
        </w:rPr>
        <w:t>, מתפצחת לחשיכה באלפי ניצוצות של תוים בודדים</w:t>
      </w:r>
      <w:r w:rsidR="00CB2042">
        <w:rPr>
          <w:rFonts w:hint="cs"/>
          <w:rtl/>
        </w:rPr>
        <w:t>,</w:t>
      </w:r>
      <w:r>
        <w:rPr>
          <w:rFonts w:hint="cs"/>
          <w:rtl/>
        </w:rPr>
        <w:t xml:space="preserve"> זוהרים וגוועים בעליצות פרטית, פנימית, אבודה ונשכחת. </w:t>
      </w:r>
      <w:r w:rsidR="00CB2042">
        <w:rPr>
          <w:rFonts w:hint="cs"/>
          <w:rtl/>
        </w:rPr>
        <w:t>[</w:t>
      </w:r>
      <w:r>
        <w:rPr>
          <w:rFonts w:hint="cs"/>
          <w:rtl/>
        </w:rPr>
        <w:t>איזה יסוד חסר?</w:t>
      </w:r>
      <w:r w:rsidR="00CB2042">
        <w:rPr>
          <w:rFonts w:hint="cs"/>
          <w:rtl/>
        </w:rPr>
        <w:t>]</w:t>
      </w:r>
      <w:r>
        <w:rPr>
          <w:rFonts w:hint="cs"/>
          <w:rtl/>
        </w:rPr>
        <w:t xml:space="preserve"> לעת עתה אין </w:t>
      </w:r>
      <w:r w:rsidR="00724BF7">
        <w:rPr>
          <w:rFonts w:hint="cs"/>
          <w:rtl/>
        </w:rPr>
        <w:t>ולו</w:t>
      </w:r>
      <w:r w:rsidR="00D31138">
        <w:rPr>
          <w:rFonts w:hint="cs"/>
          <w:rtl/>
        </w:rPr>
        <w:t>ּ</w:t>
      </w:r>
      <w:r w:rsidR="00724BF7">
        <w:rPr>
          <w:rFonts w:hint="cs"/>
          <w:rtl/>
        </w:rPr>
        <w:t xml:space="preserve"> </w:t>
      </w:r>
      <w:r w:rsidR="00CB2042">
        <w:rPr>
          <w:rFonts w:hint="cs"/>
          <w:rtl/>
        </w:rPr>
        <w:t>פוגה אחת [שחיבר] מפרי עטו</w:t>
      </w:r>
      <w:r>
        <w:rPr>
          <w:rFonts w:hint="cs"/>
          <w:rtl/>
        </w:rPr>
        <w:t xml:space="preserve"> ש</w:t>
      </w:r>
      <w:r w:rsidR="001C5A04">
        <w:rPr>
          <w:rFonts w:hint="cs"/>
          <w:rtl/>
        </w:rPr>
        <w:t>הייתה</w:t>
      </w:r>
      <w:r>
        <w:rPr>
          <w:rFonts w:hint="cs"/>
          <w:rtl/>
        </w:rPr>
        <w:t xml:space="preserve"> מספקת, כשיגיע הביתה</w:t>
      </w:r>
      <w:r w:rsidRPr="00CD067C">
        <w:rPr>
          <w:rFonts w:hint="cs"/>
          <w:rtl/>
        </w:rPr>
        <w:t xml:space="preserve"> ימחק את</w:t>
      </w:r>
      <w:r>
        <w:rPr>
          <w:rFonts w:hint="cs"/>
          <w:rtl/>
        </w:rPr>
        <w:t xml:space="preserve"> כול</w:t>
      </w:r>
      <w:r w:rsidRPr="00CD067C">
        <w:rPr>
          <w:rFonts w:hint="cs"/>
          <w:rtl/>
        </w:rPr>
        <w:t>ן מהמחשב שלו, היו לו מעל מאה פוגות</w:t>
      </w:r>
      <w:r w:rsidR="00146872">
        <w:rPr>
          <w:rFonts w:hint="cs"/>
          <w:rtl/>
        </w:rPr>
        <w:t>,</w:t>
      </w:r>
      <w:r w:rsidRPr="00CD067C">
        <w:rPr>
          <w:rFonts w:hint="cs"/>
          <w:rtl/>
        </w:rPr>
        <w:t xml:space="preserve"> ו</w:t>
      </w:r>
      <w:r w:rsidR="00146872">
        <w:rPr>
          <w:rFonts w:hint="cs"/>
          <w:rtl/>
        </w:rPr>
        <w:t xml:space="preserve">אף </w:t>
      </w:r>
      <w:r w:rsidRPr="00CD067C">
        <w:rPr>
          <w:rFonts w:hint="cs"/>
          <w:rtl/>
        </w:rPr>
        <w:t>לא אחת</w:t>
      </w:r>
      <w:r w:rsidR="00146872">
        <w:rPr>
          <w:rFonts w:hint="cs"/>
          <w:rtl/>
        </w:rPr>
        <w:t xml:space="preserve"> </w:t>
      </w:r>
      <w:r w:rsidR="00260046">
        <w:rPr>
          <w:rFonts w:hint="cs"/>
          <w:rtl/>
        </w:rPr>
        <w:t>יחידה</w:t>
      </w:r>
      <w:r w:rsidRPr="00CD067C">
        <w:rPr>
          <w:rFonts w:hint="cs"/>
          <w:rtl/>
        </w:rPr>
        <w:t xml:space="preserve"> שהיה מהרהר עליה בערגה, שהיה </w:t>
      </w:r>
      <w:r w:rsidR="00260046">
        <w:rPr>
          <w:rFonts w:hint="cs"/>
          <w:rtl/>
        </w:rPr>
        <w:t>מתאווה</w:t>
      </w:r>
      <w:r w:rsidRPr="00CD067C">
        <w:rPr>
          <w:rFonts w:hint="cs"/>
          <w:rtl/>
        </w:rPr>
        <w:t xml:space="preserve"> לשוב אליה.</w:t>
      </w:r>
    </w:p>
    <w:p w14:paraId="08C83073" w14:textId="77777777" w:rsidR="004627AB" w:rsidRDefault="004627AB" w:rsidP="00250000">
      <w:pPr>
        <w:rPr>
          <w:rtl/>
        </w:rPr>
      </w:pPr>
      <w:r>
        <w:rPr>
          <w:rFonts w:hint="cs"/>
          <w:rtl/>
        </w:rPr>
        <w:lastRenderedPageBreak/>
        <w:t>אבל כשחזר הביתה</w:t>
      </w:r>
      <w:r w:rsidRPr="00CD067C">
        <w:rPr>
          <w:rFonts w:hint="cs"/>
          <w:rtl/>
        </w:rPr>
        <w:t>, עייפות עצומה ירדה על איבריו שס</w:t>
      </w:r>
      <w:r w:rsidR="00146872">
        <w:rPr>
          <w:rFonts w:hint="cs"/>
          <w:rtl/>
        </w:rPr>
        <w:t>י</w:t>
      </w:r>
      <w:r w:rsidRPr="00CD067C">
        <w:rPr>
          <w:rFonts w:hint="cs"/>
          <w:rtl/>
        </w:rPr>
        <w:t xml:space="preserve">רבו לנגן. </w:t>
      </w:r>
    </w:p>
    <w:p w14:paraId="02F76EC4" w14:textId="725DB08D" w:rsidR="00F31746" w:rsidRPr="00CD067C" w:rsidRDefault="00F31746" w:rsidP="00250000">
      <w:pPr>
        <w:rPr>
          <w:rtl/>
        </w:rPr>
      </w:pPr>
      <w:r>
        <w:rPr>
          <w:rFonts w:hint="cs"/>
          <w:rtl/>
        </w:rPr>
        <w:t>הוא חילץ באצבעות שרעדו מגעגועים לפסנתר כמה עלוני פרסום ומכתבים שהציצו מתיבת הדאר המלאה / מתבקעת, וביניהם ההזמנה שציפה לה בכליון עיניים (</w:t>
      </w:r>
      <w:r w:rsidR="001C5A04">
        <w:rPr>
          <w:rFonts w:hint="cs"/>
          <w:rtl/>
        </w:rPr>
        <w:t>אימא</w:t>
      </w:r>
      <w:r>
        <w:rPr>
          <w:rFonts w:hint="cs"/>
          <w:rtl/>
        </w:rPr>
        <w:t xml:space="preserve"> בכליון עיניים גדול עוד יותר) בתקופות אחרות. כאילו נשלח</w:t>
      </w:r>
      <w:r w:rsidR="00C23D71">
        <w:rPr>
          <w:rFonts w:hint="cs"/>
          <w:rtl/>
        </w:rPr>
        <w:t>ה ההזמנה</w:t>
      </w:r>
      <w:r>
        <w:rPr>
          <w:rFonts w:hint="cs"/>
          <w:rtl/>
        </w:rPr>
        <w:t xml:space="preserve"> ממדינה שהופצצה לאחרונה ונמחקה בשואה גרעינית, ולא קיימת עוד, הזמנה שיכול</w:t>
      </w:r>
      <w:r w:rsidR="000B2A5C">
        <w:rPr>
          <w:rFonts w:hint="cs"/>
          <w:rtl/>
        </w:rPr>
        <w:t>ה</w:t>
      </w:r>
      <w:r>
        <w:rPr>
          <w:rFonts w:hint="cs"/>
          <w:rtl/>
        </w:rPr>
        <w:t xml:space="preserve"> </w:t>
      </w:r>
      <w:r w:rsidR="001C5A04">
        <w:rPr>
          <w:rFonts w:hint="cs"/>
          <w:rtl/>
        </w:rPr>
        <w:t>הייתה</w:t>
      </w:r>
      <w:r w:rsidR="000B2A5C">
        <w:rPr>
          <w:rFonts w:hint="cs"/>
          <w:rtl/>
        </w:rPr>
        <w:t xml:space="preserve"> להיות טמונה</w:t>
      </w:r>
      <w:r>
        <w:rPr>
          <w:rFonts w:hint="cs"/>
          <w:rtl/>
        </w:rPr>
        <w:t xml:space="preserve"> בה הבטחה ע</w:t>
      </w:r>
      <w:r w:rsidR="000B2A5C">
        <w:rPr>
          <w:rFonts w:hint="cs"/>
          <w:rtl/>
        </w:rPr>
        <w:t xml:space="preserve">צומה, עתיד מזהיר, אבל אין עתיד אלא רק </w:t>
      </w:r>
      <w:r>
        <w:rPr>
          <w:rFonts w:hint="cs"/>
          <w:rtl/>
        </w:rPr>
        <w:t xml:space="preserve">הבל אפוף אבק רדיואקטיבי וההזמנה יחד עם עלונים של מדבירי מזיקים ויום הלקוח [כאילו מי שיש לו </w:t>
      </w:r>
      <w:r>
        <w:t>membership</w:t>
      </w:r>
      <w:r>
        <w:rPr>
          <w:rFonts w:hint="cs"/>
          <w:rtl/>
        </w:rPr>
        <w:t>] בסופר לא קרוב התפזרו על ולצידי הכוננית בכניסה.</w:t>
      </w:r>
    </w:p>
    <w:p w14:paraId="69611783" w14:textId="671EA2B0" w:rsidR="004627AB" w:rsidRPr="00CD067C" w:rsidRDefault="004627AB" w:rsidP="00D31138">
      <w:pPr>
        <w:rPr>
          <w:rtl/>
        </w:rPr>
      </w:pPr>
      <w:r w:rsidRPr="00CD067C">
        <w:rPr>
          <w:rFonts w:hint="cs"/>
          <w:rtl/>
        </w:rPr>
        <w:t xml:space="preserve">במטבח, חבילת עוגיות הקוקוס הכשרות לפסח </w:t>
      </w:r>
      <w:r w:rsidR="001C5A04">
        <w:rPr>
          <w:rFonts w:hint="cs"/>
          <w:rtl/>
        </w:rPr>
        <w:t>הייתה</w:t>
      </w:r>
      <w:r w:rsidRPr="00CD067C">
        <w:rPr>
          <w:rFonts w:hint="cs"/>
          <w:rtl/>
        </w:rPr>
        <w:t xml:space="preserve"> פתוחה על השיש בדיוק כפי שה</w:t>
      </w:r>
      <w:r w:rsidR="00D31138">
        <w:rPr>
          <w:rFonts w:hint="cs"/>
          <w:rtl/>
        </w:rPr>
        <w:t>ניח</w:t>
      </w:r>
      <w:r w:rsidRPr="00CD067C">
        <w:rPr>
          <w:rFonts w:hint="cs"/>
          <w:rtl/>
        </w:rPr>
        <w:t xml:space="preserve"> אותה </w:t>
      </w:r>
      <w:r w:rsidR="00D31138">
        <w:rPr>
          <w:rFonts w:hint="cs"/>
          <w:rtl/>
        </w:rPr>
        <w:t>בבוקר. הוא לקח אחת והצליח לכרסמ</w:t>
      </w:r>
      <w:r w:rsidR="00724BF7">
        <w:rPr>
          <w:rFonts w:hint="cs"/>
          <w:rtl/>
        </w:rPr>
        <w:t>ה</w:t>
      </w:r>
      <w:r w:rsidR="00D31138">
        <w:rPr>
          <w:rFonts w:hint="cs"/>
          <w:rtl/>
        </w:rPr>
        <w:t>ּ</w:t>
      </w:r>
      <w:r w:rsidR="00724BF7">
        <w:rPr>
          <w:rFonts w:hint="cs"/>
          <w:rtl/>
        </w:rPr>
        <w:t xml:space="preserve"> </w:t>
      </w:r>
      <w:r w:rsidR="00D31138">
        <w:rPr>
          <w:rFonts w:hint="cs"/>
          <w:rtl/>
        </w:rPr>
        <w:t xml:space="preserve">עד תומה, </w:t>
      </w:r>
      <w:r w:rsidR="00B317A3">
        <w:rPr>
          <w:rFonts w:hint="cs"/>
          <w:rtl/>
        </w:rPr>
        <w:t>על אף</w:t>
      </w:r>
      <w:r w:rsidRPr="00CD067C">
        <w:rPr>
          <w:rFonts w:hint="cs"/>
          <w:rtl/>
        </w:rPr>
        <w:t xml:space="preserve"> המתיקות המבחילה.</w:t>
      </w:r>
    </w:p>
    <w:p w14:paraId="4CCFF347" w14:textId="5E3F874F" w:rsidR="004627AB" w:rsidRPr="00CD067C" w:rsidRDefault="004627AB" w:rsidP="00D31138">
      <w:pPr>
        <w:rPr>
          <w:rtl/>
        </w:rPr>
      </w:pPr>
      <w:r w:rsidRPr="00CD067C">
        <w:rPr>
          <w:rFonts w:hint="cs"/>
          <w:rtl/>
        </w:rPr>
        <w:t xml:space="preserve">האיברים דווקא הסכימו לנגן, הם השתוקקו לנגן, זה תיאו שלא איפשר זאת, הדיכדוך </w:t>
      </w:r>
      <w:r w:rsidR="00D31138">
        <w:rPr>
          <w:rFonts w:hint="cs"/>
          <w:rtl/>
        </w:rPr>
        <w:t>יוסיף לה</w:t>
      </w:r>
      <w:r w:rsidRPr="00CD067C">
        <w:rPr>
          <w:rFonts w:hint="cs"/>
          <w:rtl/>
        </w:rPr>
        <w:t>שאר עד ש</w:t>
      </w:r>
      <w:r w:rsidR="008B1B44">
        <w:rPr>
          <w:rFonts w:hint="cs"/>
          <w:rtl/>
        </w:rPr>
        <w:t>סופי</w:t>
      </w:r>
      <w:r w:rsidRPr="00CD067C">
        <w:rPr>
          <w:rFonts w:hint="cs"/>
          <w:rtl/>
        </w:rPr>
        <w:t xml:space="preserve"> תתעורר.</w:t>
      </w:r>
    </w:p>
    <w:p w14:paraId="60B4D0D8" w14:textId="3D6F12A4" w:rsidR="004627AB" w:rsidRPr="00CD067C" w:rsidRDefault="004627AB" w:rsidP="00250000">
      <w:pPr>
        <w:rPr>
          <w:rtl/>
        </w:rPr>
      </w:pPr>
      <w:r w:rsidRPr="00CD067C">
        <w:rPr>
          <w:rFonts w:hint="cs"/>
          <w:rtl/>
        </w:rPr>
        <w:t>עד ש</w:t>
      </w:r>
      <w:r w:rsidR="008B1B44">
        <w:rPr>
          <w:rFonts w:hint="cs"/>
          <w:rtl/>
        </w:rPr>
        <w:t>סופי</w:t>
      </w:r>
      <w:r w:rsidRPr="00CD067C">
        <w:rPr>
          <w:rFonts w:hint="cs"/>
          <w:rtl/>
        </w:rPr>
        <w:t xml:space="preserve"> תשוב לנגן.</w:t>
      </w:r>
    </w:p>
    <w:p w14:paraId="13BCD772" w14:textId="77777777" w:rsidR="004627AB" w:rsidRPr="00CD067C" w:rsidRDefault="004627AB" w:rsidP="00250000">
      <w:pPr>
        <w:rPr>
          <w:rtl/>
        </w:rPr>
      </w:pPr>
      <w:r w:rsidRPr="00CD067C">
        <w:rPr>
          <w:rFonts w:hint="cs"/>
          <w:rtl/>
        </w:rPr>
        <w:t>ומה עם אלכס?</w:t>
      </w:r>
    </w:p>
    <w:p w14:paraId="4EA1F63F" w14:textId="00169EA9" w:rsidR="004627AB" w:rsidRPr="00CD067C" w:rsidRDefault="004627AB" w:rsidP="00D31138">
      <w:pPr>
        <w:rPr>
          <w:rtl/>
        </w:rPr>
      </w:pPr>
      <w:r w:rsidRPr="00CD067C">
        <w:rPr>
          <w:rFonts w:hint="cs"/>
          <w:rtl/>
        </w:rPr>
        <w:t xml:space="preserve">רק שלא יתקשרו אליו </w:t>
      </w:r>
      <w:r w:rsidR="00F06A3F">
        <w:rPr>
          <w:rFonts w:hint="cs"/>
          <w:rtl/>
        </w:rPr>
        <w:t>עכשיו</w:t>
      </w:r>
      <w:r w:rsidRPr="00CD067C">
        <w:rPr>
          <w:rFonts w:hint="cs"/>
          <w:rtl/>
        </w:rPr>
        <w:t xml:space="preserve"> מהיחידה לטיפול מוגבר.</w:t>
      </w:r>
      <w:r w:rsidR="00D31138">
        <w:rPr>
          <w:rFonts w:hint="cs"/>
          <w:rtl/>
        </w:rPr>
        <w:t xml:space="preserve"> אין שום סיכוי שתיאו יחזור לבית-</w:t>
      </w:r>
      <w:r w:rsidRPr="00CD067C">
        <w:rPr>
          <w:rFonts w:hint="cs"/>
          <w:rtl/>
        </w:rPr>
        <w:t xml:space="preserve">החולים באמצע הלילה. הוא השתיק את </w:t>
      </w:r>
      <w:r>
        <w:rPr>
          <w:rFonts w:hint="cs"/>
          <w:rtl/>
        </w:rPr>
        <w:t>ה</w:t>
      </w:r>
      <w:r w:rsidRPr="00CD067C">
        <w:rPr>
          <w:rFonts w:hint="cs"/>
          <w:rtl/>
        </w:rPr>
        <w:t xml:space="preserve">טלפון שלו והדליק את המחשב </w:t>
      </w:r>
      <w:r>
        <w:rPr>
          <w:rFonts w:hint="cs"/>
          <w:rtl/>
        </w:rPr>
        <w:t>הנייד</w:t>
      </w:r>
      <w:r w:rsidRPr="00CD067C">
        <w:rPr>
          <w:rFonts w:hint="cs"/>
          <w:rtl/>
        </w:rPr>
        <w:t>.</w:t>
      </w:r>
      <w:r>
        <w:rPr>
          <w:rFonts w:hint="cs"/>
          <w:rtl/>
        </w:rPr>
        <w:t xml:space="preserve"> לו רק היה מסוגל לכתוב פוגה אחת משל עצמו, פוגה טובה מספיק שהיה כמהַּ אליה, משתוקק לנגנה שוב ושוב ושוב, פוגה שאיבריו היו נכספים לחתור </w:t>
      </w:r>
      <w:r w:rsidR="00D31138">
        <w:rPr>
          <w:rFonts w:hint="cs"/>
          <w:rtl/>
        </w:rPr>
        <w:t>איתה דרך</w:t>
      </w:r>
      <w:r>
        <w:rPr>
          <w:rFonts w:hint="cs"/>
          <w:rtl/>
        </w:rPr>
        <w:t xml:space="preserve"> הזמן העובר.</w:t>
      </w:r>
    </w:p>
    <w:p w14:paraId="3670B3D1" w14:textId="77777777" w:rsidR="004627AB" w:rsidRPr="00CD067C" w:rsidRDefault="004627AB" w:rsidP="00250000">
      <w:pPr>
        <w:rPr>
          <w:rtl/>
        </w:rPr>
      </w:pPr>
      <w:r w:rsidRPr="00CD067C">
        <w:rPr>
          <w:rFonts w:hint="cs"/>
          <w:rtl/>
        </w:rPr>
        <w:t>הוא לא הספיק אפילו להעלות את הדפדפן כשמארק ביקש לדבר.</w:t>
      </w:r>
    </w:p>
    <w:p w14:paraId="1CAF261B" w14:textId="13B0325E" w:rsidR="004627AB" w:rsidRPr="00CD067C" w:rsidRDefault="004627AB" w:rsidP="00250000">
      <w:pPr>
        <w:rPr>
          <w:rtl/>
        </w:rPr>
      </w:pPr>
      <w:r w:rsidRPr="00CD067C">
        <w:rPr>
          <w:rFonts w:hint="cs"/>
          <w:rtl/>
        </w:rPr>
        <w:t>הוא שכח לגמרי ממארק! מארק יציל אותו! מארק גם יסביר לו כמה עקרונות בסיסיים ב</w:t>
      </w:r>
      <w:r w:rsidR="001C5A04">
        <w:rPr>
          <w:rFonts w:hint="cs"/>
          <w:rtl/>
        </w:rPr>
        <w:t>מתמטיקה</w:t>
      </w:r>
      <w:r w:rsidRPr="00CD067C">
        <w:rPr>
          <w:rFonts w:hint="cs"/>
          <w:rtl/>
        </w:rPr>
        <w:t xml:space="preserve"> </w:t>
      </w:r>
      <w:r>
        <w:rPr>
          <w:rFonts w:hint="cs"/>
          <w:rtl/>
        </w:rPr>
        <w:t>של סדרות אריתמטיות וגיאומטריות ו... וטלסקופיות אפילו</w:t>
      </w:r>
      <w:r w:rsidR="00146872">
        <w:rPr>
          <w:rFonts w:hint="cs"/>
          <w:rtl/>
        </w:rPr>
        <w:t>,</w:t>
      </w:r>
      <w:r>
        <w:rPr>
          <w:rFonts w:hint="cs"/>
          <w:rtl/>
        </w:rPr>
        <w:t xml:space="preserve"> </w:t>
      </w:r>
      <w:r w:rsidR="00146872">
        <w:rPr>
          <w:rFonts w:hint="cs"/>
          <w:rtl/>
        </w:rPr>
        <w:t>כדי</w:t>
      </w:r>
      <w:r w:rsidRPr="00CD067C">
        <w:rPr>
          <w:rFonts w:hint="cs"/>
          <w:rtl/>
        </w:rPr>
        <w:t xml:space="preserve"> שיוכל לכתוב פוגות מעניינות יותר.</w:t>
      </w:r>
      <w:r>
        <w:rPr>
          <w:rFonts w:hint="cs"/>
          <w:rtl/>
        </w:rPr>
        <w:t xml:space="preserve"> סדרה טלסקופית היא סידרה שנראית מלאת איברים ותוכן, אבל היא בעצם חלולה כי איבר מבטל איבר, כמו למשל </w:t>
      </w:r>
      <w:r>
        <w:rPr>
          <w:rtl/>
        </w:rPr>
        <w:t>–</w:t>
      </w:r>
      <w:r>
        <w:rPr>
          <w:rFonts w:hint="cs"/>
          <w:rtl/>
        </w:rPr>
        <w:t xml:space="preserve"> אם אחד מהאיברים הוא פס</w:t>
      </w:r>
      <w:r w:rsidR="00770E96">
        <w:rPr>
          <w:rFonts w:hint="cs"/>
          <w:rtl/>
        </w:rPr>
        <w:t>נתרן דגול אז</w:t>
      </w:r>
      <w:r w:rsidR="009946C9">
        <w:rPr>
          <w:rFonts w:hint="cs"/>
          <w:rtl/>
        </w:rPr>
        <w:t>י</w:t>
      </w:r>
      <w:r w:rsidR="00770E96">
        <w:rPr>
          <w:rFonts w:hint="cs"/>
          <w:rtl/>
        </w:rPr>
        <w:t xml:space="preserve"> קיים איבר נוסף שהינו</w:t>
      </w:r>
      <w:r>
        <w:rPr>
          <w:rFonts w:hint="cs"/>
          <w:rtl/>
        </w:rPr>
        <w:t xml:space="preserve"> מחסל פסנתרנים דגולים.</w:t>
      </w:r>
    </w:p>
    <w:p w14:paraId="065590BC" w14:textId="45561A0A" w:rsidR="004627AB" w:rsidRPr="00CD067C" w:rsidRDefault="004627AB" w:rsidP="00250000">
      <w:pPr>
        <w:rPr>
          <w:rtl/>
        </w:rPr>
      </w:pPr>
      <w:r>
        <w:rPr>
          <w:rFonts w:hint="cs"/>
          <w:rtl/>
        </w:rPr>
        <w:t>תיאו</w:t>
      </w:r>
      <w:r w:rsidRPr="00CD067C">
        <w:rPr>
          <w:rFonts w:hint="cs"/>
          <w:rtl/>
        </w:rPr>
        <w:t xml:space="preserve"> התחבר לשיחה. מארק היה במצב רוח מרומם</w:t>
      </w:r>
      <w:r>
        <w:rPr>
          <w:rFonts w:hint="cs"/>
          <w:rtl/>
        </w:rPr>
        <w:t xml:space="preserve"> </w:t>
      </w:r>
      <w:r w:rsidR="001F2565">
        <w:rPr>
          <w:rFonts w:hint="cs"/>
          <w:rtl/>
        </w:rPr>
        <w:t>ו</w:t>
      </w:r>
      <w:r>
        <w:rPr>
          <w:rFonts w:hint="cs"/>
          <w:rtl/>
        </w:rPr>
        <w:t>מצב רוחו</w:t>
      </w:r>
      <w:r w:rsidRPr="00CD067C">
        <w:rPr>
          <w:rFonts w:hint="cs"/>
          <w:rtl/>
        </w:rPr>
        <w:t xml:space="preserve"> השתפר עוד יותר כשתיאו ביקש ממנו קורס מזורז ב</w:t>
      </w:r>
      <w:r w:rsidR="001C5A04">
        <w:rPr>
          <w:rFonts w:hint="cs"/>
          <w:rtl/>
        </w:rPr>
        <w:t>מתמטיקה</w:t>
      </w:r>
      <w:r w:rsidRPr="00CD067C">
        <w:rPr>
          <w:rFonts w:hint="cs"/>
          <w:rtl/>
        </w:rPr>
        <w:t>.</w:t>
      </w:r>
    </w:p>
    <w:p w14:paraId="1B9E353F" w14:textId="77777777" w:rsidR="009946C9" w:rsidRDefault="004627AB" w:rsidP="00250000">
      <w:pPr>
        <w:rPr>
          <w:rtl/>
        </w:rPr>
      </w:pPr>
      <w:r w:rsidRPr="00CD067C">
        <w:rPr>
          <w:rFonts w:hint="cs"/>
          <w:rtl/>
        </w:rPr>
        <w:t>"</w:t>
      </w:r>
      <w:r w:rsidRPr="00CD067C">
        <w:t>Zwei dumme, ein gedanke</w:t>
      </w:r>
      <w:r>
        <w:rPr>
          <w:rFonts w:hint="cs"/>
          <w:rtl/>
        </w:rPr>
        <w:t>,"</w:t>
      </w:r>
      <w:r w:rsidRPr="00CD067C">
        <w:rPr>
          <w:rFonts w:hint="cs"/>
          <w:rtl/>
        </w:rPr>
        <w:t xml:space="preserve"> מארק</w:t>
      </w:r>
      <w:r w:rsidR="009946C9">
        <w:rPr>
          <w:rFonts w:hint="cs"/>
          <w:rtl/>
        </w:rPr>
        <w:t xml:space="preserve"> אישר</w:t>
      </w:r>
      <w:r w:rsidRPr="00CD067C">
        <w:rPr>
          <w:rFonts w:hint="cs"/>
          <w:rtl/>
        </w:rPr>
        <w:t>.</w:t>
      </w:r>
      <w:r w:rsidR="009946C9">
        <w:rPr>
          <w:rFonts w:hint="cs"/>
          <w:rtl/>
        </w:rPr>
        <w:t xml:space="preserve"> </w:t>
      </w:r>
    </w:p>
    <w:p w14:paraId="1F6D672A" w14:textId="77777777" w:rsidR="004627AB" w:rsidRPr="00CD067C" w:rsidRDefault="009946C9" w:rsidP="00250000">
      <w:pPr>
        <w:rPr>
          <w:rtl/>
        </w:rPr>
      </w:pPr>
      <w:r>
        <w:rPr>
          <w:rFonts w:hint="cs"/>
          <w:rtl/>
        </w:rPr>
        <w:t>[</w:t>
      </w:r>
      <w:r w:rsidRPr="009946C9">
        <w:t>https://en.wiktionary.org/wiki/zwei_Dumme,_ein_Gedanke</w:t>
      </w:r>
      <w:r>
        <w:rPr>
          <w:rFonts w:hint="cs"/>
          <w:rtl/>
        </w:rPr>
        <w:t>]</w:t>
      </w:r>
    </w:p>
    <w:p w14:paraId="431B6F5A" w14:textId="77777777" w:rsidR="004627AB" w:rsidRPr="00CD067C" w:rsidRDefault="004627AB" w:rsidP="00250000">
      <w:pPr>
        <w:rPr>
          <w:rtl/>
        </w:rPr>
      </w:pPr>
      <w:r w:rsidRPr="00CD067C">
        <w:rPr>
          <w:rFonts w:hint="cs"/>
          <w:rtl/>
        </w:rPr>
        <w:t>"סליחה??"</w:t>
      </w:r>
    </w:p>
    <w:p w14:paraId="0E8BB946" w14:textId="77777777" w:rsidR="004627AB" w:rsidRPr="00CD067C" w:rsidRDefault="004627AB" w:rsidP="00250000">
      <w:pPr>
        <w:rPr>
          <w:rtl/>
        </w:rPr>
      </w:pPr>
      <w:r w:rsidRPr="00CD067C">
        <w:rPr>
          <w:rFonts w:hint="cs"/>
          <w:rtl/>
        </w:rPr>
        <w:t>"אתה לא מכיר את המשפט הזה? זה אחד ממשפטי המפתח של אלכס."</w:t>
      </w:r>
    </w:p>
    <w:p w14:paraId="214F6349" w14:textId="77777777" w:rsidR="004627AB" w:rsidRPr="00CD067C" w:rsidRDefault="004627AB" w:rsidP="00250000">
      <w:pPr>
        <w:rPr>
          <w:rtl/>
        </w:rPr>
      </w:pPr>
      <w:r w:rsidRPr="00CD067C">
        <w:rPr>
          <w:rFonts w:hint="cs"/>
          <w:rtl/>
        </w:rPr>
        <w:t>"בחיים לא שמעתי את זה."</w:t>
      </w:r>
    </w:p>
    <w:p w14:paraId="7DA0AB7A" w14:textId="30569DE6" w:rsidR="004627AB" w:rsidRDefault="004627AB" w:rsidP="00250000">
      <w:pPr>
        <w:rPr>
          <w:rtl/>
        </w:rPr>
      </w:pPr>
      <w:r w:rsidRPr="00CD067C">
        <w:rPr>
          <w:rFonts w:hint="cs"/>
          <w:rtl/>
        </w:rPr>
        <w:t xml:space="preserve">"נו, זה משפט שאלכס אומר כל הזמן, הוא </w:t>
      </w:r>
      <w:r>
        <w:rPr>
          <w:rFonts w:hint="cs"/>
          <w:rtl/>
        </w:rPr>
        <w:t>מ</w:t>
      </w:r>
      <w:r w:rsidRPr="00CD067C">
        <w:rPr>
          <w:rFonts w:hint="cs"/>
          <w:rtl/>
        </w:rPr>
        <w:t>צטט את ס</w:t>
      </w:r>
      <w:r w:rsidR="00461D9C">
        <w:rPr>
          <w:rFonts w:hint="cs"/>
          <w:rtl/>
        </w:rPr>
        <w:t>בתא, הוא ספג ממנה די הרבה ביטויים</w:t>
      </w:r>
      <w:r w:rsidRPr="00CD067C">
        <w:rPr>
          <w:rFonts w:hint="cs"/>
          <w:rtl/>
        </w:rPr>
        <w:t xml:space="preserve"> כאלה."</w:t>
      </w:r>
    </w:p>
    <w:p w14:paraId="05F44D0F" w14:textId="67EA54F1" w:rsidR="006D19A7" w:rsidRPr="00CD067C" w:rsidRDefault="006D19A7" w:rsidP="00250000">
      <w:pPr>
        <w:rPr>
          <w:rtl/>
        </w:rPr>
      </w:pPr>
      <w:r>
        <w:rPr>
          <w:rFonts w:hint="cs"/>
          <w:rtl/>
        </w:rPr>
        <w:t>היו לסבתא ביטויים רבים</w:t>
      </w:r>
      <w:r w:rsidR="00B76043">
        <w:rPr>
          <w:rFonts w:hint="cs"/>
          <w:rtl/>
        </w:rPr>
        <w:t>:</w:t>
      </w:r>
      <w:r>
        <w:rPr>
          <w:rFonts w:hint="cs"/>
          <w:rtl/>
        </w:rPr>
        <w:t xml:space="preserve"> </w:t>
      </w:r>
      <w:r w:rsidR="00B76043">
        <w:t>Lehren heißt lernen</w:t>
      </w:r>
      <w:r w:rsidR="00B76043">
        <w:rPr>
          <w:rFonts w:hint="cs"/>
          <w:rtl/>
        </w:rPr>
        <w:t xml:space="preserve"> </w:t>
      </w:r>
      <w:r w:rsidR="00B76043">
        <w:rPr>
          <w:rtl/>
        </w:rPr>
        <w:t>–</w:t>
      </w:r>
      <w:r w:rsidR="00B76043">
        <w:rPr>
          <w:rFonts w:hint="cs"/>
          <w:rtl/>
        </w:rPr>
        <w:t xml:space="preserve"> ללמד פירושו ללמוד,</w:t>
      </w:r>
      <w:r w:rsidR="00E910E5">
        <w:rPr>
          <w:rFonts w:hint="cs"/>
          <w:rtl/>
        </w:rPr>
        <w:t xml:space="preserve"> [[[</w:t>
      </w:r>
      <w:r w:rsidR="00B76043">
        <w:rPr>
          <w:rFonts w:hint="cs"/>
          <w:rtl/>
        </w:rPr>
        <w:t xml:space="preserve"> </w:t>
      </w:r>
      <w:r w:rsidR="00FD7B7E">
        <w:t>Der Spaß kommt zulet</w:t>
      </w:r>
      <w:r w:rsidR="00E910E5">
        <w:t>z</w:t>
      </w:r>
      <w:r w:rsidR="00FD7B7E">
        <w:t>t</w:t>
      </w:r>
      <w:r w:rsidR="00FD7B7E">
        <w:rPr>
          <w:rFonts w:hint="cs"/>
          <w:rtl/>
        </w:rPr>
        <w:t xml:space="preserve"> </w:t>
      </w:r>
      <w:r w:rsidR="00FD7B7E">
        <w:rPr>
          <w:rtl/>
        </w:rPr>
        <w:t>–</w:t>
      </w:r>
      <w:r w:rsidR="00FD7B7E">
        <w:rPr>
          <w:rFonts w:hint="cs"/>
          <w:rtl/>
        </w:rPr>
        <w:t xml:space="preserve"> הכיף (או לפחות מה שהיא החשיבה בתור 'כיף', שמשמעו עבור אחרים היה קצת מנוחה מראייה ריאליסטית וקרה של קוצר החיים וחוסר משמעותם, של רוע ליבו של האדם והאגואיסטיות שלו) מגיע אחרון (כוונתה </w:t>
      </w:r>
      <w:r w:rsidR="001C5A04">
        <w:rPr>
          <w:rFonts w:hint="cs"/>
          <w:rtl/>
        </w:rPr>
        <w:t>הייתה</w:t>
      </w:r>
      <w:r w:rsidR="00FD7B7E">
        <w:rPr>
          <w:rFonts w:hint="cs"/>
          <w:rtl/>
        </w:rPr>
        <w:t xml:space="preserve"> </w:t>
      </w:r>
      <w:r w:rsidR="00FD7B7E">
        <w:rPr>
          <w:rtl/>
        </w:rPr>
        <w:t>–</w:t>
      </w:r>
      <w:r w:rsidR="00FD7B7E">
        <w:rPr>
          <w:rFonts w:hint="cs"/>
          <w:rtl/>
        </w:rPr>
        <w:t xml:space="preserve"> הכיף אם יגיע, תורו יהיה בסוף נדחה אותו לסוף, לא שמובטח לנו איזה כיף בסוף) [אבל זה לא מעניים לצערי]</w:t>
      </w:r>
      <w:r w:rsidR="00B76043">
        <w:rPr>
          <w:rFonts w:hint="cs"/>
          <w:rtl/>
        </w:rPr>
        <w:t xml:space="preserve"> </w:t>
      </w:r>
      <w:r w:rsidR="00E910E5">
        <w:rPr>
          <w:rFonts w:hint="cs"/>
          <w:rtl/>
        </w:rPr>
        <w:t xml:space="preserve">וגם זאת לא אימרה מוכרת ]]] </w:t>
      </w:r>
      <w:r w:rsidR="00B76043">
        <w:rPr>
          <w:rFonts w:hint="cs"/>
          <w:rtl/>
        </w:rPr>
        <w:t>אבל תיאו לא הכיר אותם, עד שגדל מספיק בשביל לשוחח שיחה משמעותי עם סבתא, היא כבר הזדקנה</w:t>
      </w:r>
      <w:r w:rsidR="00C90C6C">
        <w:rPr>
          <w:rFonts w:hint="cs"/>
          <w:rtl/>
        </w:rPr>
        <w:t xml:space="preserve"> מאוד </w:t>
      </w:r>
      <w:r w:rsidR="00B76043">
        <w:rPr>
          <w:rFonts w:hint="cs"/>
          <w:rtl/>
        </w:rPr>
        <w:t>ואיבדה עניין בשיחות עם נכדים או ב</w:t>
      </w:r>
      <w:r w:rsidR="00B76043">
        <w:t>edifying</w:t>
      </w:r>
      <w:r w:rsidR="00B76043">
        <w:rPr>
          <w:rFonts w:hint="cs"/>
          <w:rtl/>
        </w:rPr>
        <w:t xml:space="preserve"> אותם.</w:t>
      </w:r>
    </w:p>
    <w:p w14:paraId="17DF5DDC" w14:textId="77777777" w:rsidR="004627AB" w:rsidRPr="00CD067C" w:rsidRDefault="004627AB" w:rsidP="00250000">
      <w:pPr>
        <w:rPr>
          <w:rtl/>
        </w:rPr>
      </w:pPr>
      <w:r w:rsidRPr="00CD067C">
        <w:rPr>
          <w:rFonts w:hint="cs"/>
          <w:rtl/>
        </w:rPr>
        <w:t>"אין לי מושג, אני רק רוצה להבין יותר על סימטריה ועל סדרות של מספרים.</w:t>
      </w:r>
      <w:r>
        <w:rPr>
          <w:rFonts w:hint="cs"/>
          <w:rtl/>
        </w:rPr>
        <w:t xml:space="preserve"> סדרות הרמוניות וטלסקופיות וכל זה.</w:t>
      </w:r>
      <w:r w:rsidRPr="00CD067C">
        <w:rPr>
          <w:rFonts w:hint="cs"/>
          <w:rtl/>
        </w:rPr>
        <w:t>"</w:t>
      </w:r>
    </w:p>
    <w:p w14:paraId="6F20822F" w14:textId="77777777" w:rsidR="004627AB" w:rsidRPr="00CD067C" w:rsidRDefault="004627AB" w:rsidP="006D2A0F">
      <w:pPr>
        <w:rPr>
          <w:rtl/>
        </w:rPr>
      </w:pPr>
      <w:r w:rsidRPr="00CD067C">
        <w:rPr>
          <w:rFonts w:hint="cs"/>
          <w:rtl/>
        </w:rPr>
        <w:lastRenderedPageBreak/>
        <w:t>"רעיון מצויין, להעמיק בלימוד המדעי. מה שהתכוונתי להגיד במשפ</w:t>
      </w:r>
      <w:r w:rsidR="006D2A0F">
        <w:rPr>
          <w:rFonts w:hint="cs"/>
          <w:rtl/>
        </w:rPr>
        <w:t>ט הזה בגרמנית הוא שדעתי כדעתך</w:t>
      </w:r>
      <w:r w:rsidRPr="00CD067C">
        <w:rPr>
          <w:rFonts w:hint="cs"/>
          <w:rtl/>
        </w:rPr>
        <w:t>," מארק</w:t>
      </w:r>
      <w:r w:rsidR="006D2A0F">
        <w:rPr>
          <w:rFonts w:hint="cs"/>
          <w:rtl/>
        </w:rPr>
        <w:t xml:space="preserve"> אמר</w:t>
      </w:r>
      <w:r w:rsidRPr="00CD067C">
        <w:rPr>
          <w:rFonts w:hint="cs"/>
          <w:rtl/>
        </w:rPr>
        <w:t>. "ממה נתחיל?"</w:t>
      </w:r>
    </w:p>
    <w:p w14:paraId="4D2F26EE" w14:textId="40173D8B" w:rsidR="004627AB" w:rsidRDefault="004627AB" w:rsidP="00AC086C">
      <w:pPr>
        <w:rPr>
          <w:rtl/>
        </w:rPr>
      </w:pPr>
      <w:r w:rsidRPr="00CD067C">
        <w:rPr>
          <w:rFonts w:hint="cs"/>
          <w:rtl/>
        </w:rPr>
        <w:t xml:space="preserve">"תתחיל ממה שתתחיל," אמר תיאו, וספק התגנב לליבו האם יוכל להתרכז </w:t>
      </w:r>
      <w:r w:rsidR="006D2A0F">
        <w:rPr>
          <w:rFonts w:hint="cs"/>
          <w:rtl/>
        </w:rPr>
        <w:t>כשמארק שקע ב</w:t>
      </w:r>
      <w:r>
        <w:rPr>
          <w:rFonts w:hint="cs"/>
          <w:rtl/>
        </w:rPr>
        <w:t xml:space="preserve">הסבר מעמיק </w:t>
      </w:r>
      <w:r w:rsidR="006D2A0F">
        <w:rPr>
          <w:rFonts w:hint="cs"/>
          <w:rtl/>
        </w:rPr>
        <w:t>ע</w:t>
      </w:r>
      <w:r>
        <w:rPr>
          <w:rFonts w:hint="cs"/>
          <w:rtl/>
        </w:rPr>
        <w:t>ל ההבדל בין סדרות לטורים והוכיח אותו על כי בלבל בין השניים</w:t>
      </w:r>
      <w:r w:rsidRPr="00CD067C">
        <w:rPr>
          <w:rFonts w:hint="cs"/>
          <w:rtl/>
        </w:rPr>
        <w:t xml:space="preserve">. </w:t>
      </w:r>
      <w:r>
        <w:rPr>
          <w:rFonts w:hint="cs"/>
          <w:rtl/>
        </w:rPr>
        <w:t>תיאו</w:t>
      </w:r>
      <w:r w:rsidRPr="00CD067C">
        <w:rPr>
          <w:rFonts w:hint="cs"/>
          <w:rtl/>
        </w:rPr>
        <w:t xml:space="preserve"> ידע ש</w:t>
      </w:r>
      <w:r w:rsidR="006D2A0F">
        <w:rPr>
          <w:rFonts w:hint="cs"/>
          <w:rtl/>
        </w:rPr>
        <w:t>לא ישן הרבה לאחרונה,</w:t>
      </w:r>
      <w:r w:rsidRPr="00CD067C">
        <w:rPr>
          <w:rFonts w:hint="cs"/>
          <w:rtl/>
        </w:rPr>
        <w:t xml:space="preserve"> אבל רק </w:t>
      </w:r>
      <w:r w:rsidR="00F06A3F">
        <w:rPr>
          <w:rFonts w:hint="cs"/>
          <w:rtl/>
        </w:rPr>
        <w:t>עכשיו</w:t>
      </w:r>
      <w:r w:rsidRPr="00CD067C">
        <w:rPr>
          <w:rFonts w:hint="cs"/>
          <w:rtl/>
        </w:rPr>
        <w:t xml:space="preserve"> </w:t>
      </w:r>
      <w:r w:rsidR="00C23D71">
        <w:rPr>
          <w:rFonts w:hint="cs"/>
          <w:rtl/>
        </w:rPr>
        <w:t>חש</w:t>
      </w:r>
      <w:r w:rsidR="00B40BDC">
        <w:rPr>
          <w:rFonts w:hint="cs"/>
          <w:rtl/>
        </w:rPr>
        <w:t xml:space="preserve"> </w:t>
      </w:r>
      <w:r w:rsidR="00AC086C">
        <w:rPr>
          <w:rFonts w:hint="cs"/>
          <w:rtl/>
        </w:rPr>
        <w:t>ב</w:t>
      </w:r>
      <w:r>
        <w:rPr>
          <w:rFonts w:hint="cs"/>
          <w:rtl/>
        </w:rPr>
        <w:t>עייפות משתלטת עליו.</w:t>
      </w:r>
    </w:p>
    <w:p w14:paraId="24F55AFE" w14:textId="77777777" w:rsidR="00770E96" w:rsidRDefault="006D2A0F" w:rsidP="006D2A0F">
      <w:pPr>
        <w:rPr>
          <w:rtl/>
        </w:rPr>
      </w:pPr>
      <w:r>
        <w:rPr>
          <w:rFonts w:hint="cs"/>
          <w:rtl/>
        </w:rPr>
        <w:t>"</w:t>
      </w:r>
      <w:r w:rsidR="0053394D">
        <w:rPr>
          <w:rFonts w:hint="cs"/>
          <w:rtl/>
        </w:rPr>
        <w:t>דיברת</w:t>
      </w:r>
      <w:r>
        <w:rPr>
          <w:rFonts w:hint="cs"/>
          <w:rtl/>
        </w:rPr>
        <w:t xml:space="preserve"> עם סבתא?" </w:t>
      </w:r>
      <w:r w:rsidR="00770E96">
        <w:rPr>
          <w:rFonts w:hint="cs"/>
          <w:rtl/>
        </w:rPr>
        <w:t>מארק שאל כשהיה ברור שתיאו איננו מ</w:t>
      </w:r>
      <w:r>
        <w:rPr>
          <w:rFonts w:hint="cs"/>
          <w:rtl/>
        </w:rPr>
        <w:t>רוכז, "שמעתי שהיא עברה איזה אירוע?"</w:t>
      </w:r>
    </w:p>
    <w:p w14:paraId="73B096A4" w14:textId="77777777" w:rsidR="00770E96" w:rsidRDefault="00770E96" w:rsidP="006D2A0F">
      <w:pPr>
        <w:rPr>
          <w:rtl/>
        </w:rPr>
      </w:pPr>
      <w:r>
        <w:rPr>
          <w:rFonts w:hint="cs"/>
          <w:rtl/>
        </w:rPr>
        <w:t>"</w:t>
      </w:r>
      <w:r w:rsidR="006D2A0F">
        <w:rPr>
          <w:rFonts w:hint="cs"/>
          <w:rtl/>
        </w:rPr>
        <w:t>אין לי מושג. אני בינכה לא מבין מילה ממה שהיא אומרת.</w:t>
      </w:r>
      <w:r>
        <w:rPr>
          <w:rFonts w:hint="cs"/>
          <w:rtl/>
        </w:rPr>
        <w:t>"</w:t>
      </w:r>
    </w:p>
    <w:p w14:paraId="588FFFA6" w14:textId="77777777" w:rsidR="004627AB" w:rsidRPr="00CD067C" w:rsidRDefault="00770E96" w:rsidP="00250000">
      <w:pPr>
        <w:rPr>
          <w:rtl/>
        </w:rPr>
      </w:pPr>
      <w:r>
        <w:rPr>
          <w:rFonts w:hint="cs"/>
          <w:rtl/>
        </w:rPr>
        <w:t xml:space="preserve">"אתה לא יודע בכלל גרמנית? אפילו לא </w:t>
      </w:r>
      <w:r w:rsidR="004627AB" w:rsidRPr="00CD067C">
        <w:rPr>
          <w:rFonts w:hint="cs"/>
          <w:rtl/>
        </w:rPr>
        <w:t xml:space="preserve">מה זה </w:t>
      </w:r>
      <w:r w:rsidR="004627AB" w:rsidRPr="00CD067C">
        <w:t>gedanke</w:t>
      </w:r>
      <w:r w:rsidR="004627AB" w:rsidRPr="00CD067C">
        <w:rPr>
          <w:rFonts w:hint="cs"/>
          <w:rtl/>
        </w:rPr>
        <w:t>?"</w:t>
      </w:r>
      <w:r w:rsidR="004627AB">
        <w:rPr>
          <w:rFonts w:hint="cs"/>
          <w:rtl/>
        </w:rPr>
        <w:t xml:space="preserve"> </w:t>
      </w:r>
      <w:r>
        <w:rPr>
          <w:rFonts w:hint="cs"/>
          <w:rtl/>
        </w:rPr>
        <w:t>[למה הוא</w:t>
      </w:r>
      <w:r w:rsidR="0024795D">
        <w:rPr>
          <w:rFonts w:hint="cs"/>
          <w:rtl/>
        </w:rPr>
        <w:t xml:space="preserve"> חוזר לזה אחרי שעברו לנושא אחר?]</w:t>
      </w:r>
    </w:p>
    <w:p w14:paraId="274F56B4" w14:textId="77777777" w:rsidR="004627AB" w:rsidRPr="00CD067C" w:rsidRDefault="004627AB" w:rsidP="00250000">
      <w:pPr>
        <w:rPr>
          <w:rtl/>
        </w:rPr>
      </w:pPr>
      <w:r>
        <w:rPr>
          <w:rFonts w:hint="cs"/>
          <w:rtl/>
        </w:rPr>
        <w:t>"השתגעת? מאיפה אני אמור לדעת את זה?"</w:t>
      </w:r>
    </w:p>
    <w:p w14:paraId="29BDF13D" w14:textId="07A00E30" w:rsidR="004627AB" w:rsidRPr="00CD067C" w:rsidRDefault="004627AB" w:rsidP="00250000">
      <w:pPr>
        <w:rPr>
          <w:rtl/>
        </w:rPr>
      </w:pPr>
      <w:r w:rsidRPr="00CD067C">
        <w:rPr>
          <w:rFonts w:hint="cs"/>
          <w:rtl/>
        </w:rPr>
        <w:t>"</w:t>
      </w:r>
      <w:r w:rsidRPr="00CD067C">
        <w:t>Gedankenexperiment</w:t>
      </w:r>
      <w:r w:rsidRPr="00CD067C">
        <w:rPr>
          <w:rFonts w:hint="cs"/>
          <w:rtl/>
        </w:rPr>
        <w:t xml:space="preserve"> הוא מושג חשוב</w:t>
      </w:r>
      <w:r w:rsidR="00C90C6C">
        <w:rPr>
          <w:rFonts w:hint="cs"/>
          <w:rtl/>
        </w:rPr>
        <w:t xml:space="preserve"> מאוד </w:t>
      </w:r>
      <w:r w:rsidRPr="00CD067C">
        <w:rPr>
          <w:rFonts w:hint="cs"/>
          <w:rtl/>
        </w:rPr>
        <w:t>במדע. לא שמעת עליו?"</w:t>
      </w:r>
    </w:p>
    <w:p w14:paraId="76DC6D53" w14:textId="77777777" w:rsidR="004627AB" w:rsidRPr="00CD067C" w:rsidRDefault="004627AB" w:rsidP="00250000">
      <w:pPr>
        <w:rPr>
          <w:rtl/>
        </w:rPr>
      </w:pPr>
      <w:r>
        <w:rPr>
          <w:rFonts w:hint="cs"/>
          <w:rtl/>
        </w:rPr>
        <w:t>"אני לא ממש מתעניין</w:t>
      </w:r>
      <w:r w:rsidRPr="00CD067C">
        <w:rPr>
          <w:rFonts w:hint="cs"/>
          <w:rtl/>
        </w:rPr>
        <w:t xml:space="preserve"> במדע."</w:t>
      </w:r>
    </w:p>
    <w:p w14:paraId="015B03E4" w14:textId="6D03CB98" w:rsidR="004627AB" w:rsidRPr="00CD067C" w:rsidRDefault="004627AB" w:rsidP="006D2A0F">
      <w:pPr>
        <w:rPr>
          <w:rtl/>
        </w:rPr>
      </w:pPr>
      <w:r w:rsidRPr="00CD067C">
        <w:rPr>
          <w:rFonts w:hint="cs"/>
          <w:rtl/>
        </w:rPr>
        <w:t>"איך אפשר</w:t>
      </w:r>
      <w:r>
        <w:rPr>
          <w:rFonts w:hint="cs"/>
          <w:rtl/>
        </w:rPr>
        <w:t xml:space="preserve"> להגיד כזאת שטות? </w:t>
      </w:r>
      <w:r w:rsidR="006D2A0F">
        <w:rPr>
          <w:rFonts w:hint="cs"/>
          <w:rtl/>
        </w:rPr>
        <w:t>אתה</w:t>
      </w:r>
      <w:r w:rsidR="00461D9C">
        <w:rPr>
          <w:rFonts w:hint="cs"/>
          <w:rtl/>
        </w:rPr>
        <w:t xml:space="preserve"> </w:t>
      </w:r>
      <w:r w:rsidR="006D2A0F">
        <w:rPr>
          <w:rFonts w:hint="cs"/>
          <w:rtl/>
        </w:rPr>
        <w:t xml:space="preserve">הרי לא </w:t>
      </w:r>
      <w:r>
        <w:rPr>
          <w:rFonts w:hint="cs"/>
          <w:rtl/>
        </w:rPr>
        <w:t>אדיש לגבי</w:t>
      </w:r>
      <w:r w:rsidRPr="00CD067C">
        <w:rPr>
          <w:rFonts w:hint="cs"/>
          <w:rtl/>
        </w:rPr>
        <w:t xml:space="preserve"> </w:t>
      </w:r>
      <w:r>
        <w:rPr>
          <w:rFonts w:hint="cs"/>
          <w:rtl/>
        </w:rPr>
        <w:t>ה</w:t>
      </w:r>
      <w:r w:rsidRPr="00CD067C">
        <w:rPr>
          <w:rFonts w:hint="cs"/>
          <w:rtl/>
        </w:rPr>
        <w:t>חיים</w:t>
      </w:r>
      <w:r>
        <w:rPr>
          <w:rFonts w:hint="cs"/>
          <w:rtl/>
        </w:rPr>
        <w:t xml:space="preserve">, </w:t>
      </w:r>
      <w:r w:rsidR="006D2A0F">
        <w:rPr>
          <w:rFonts w:hint="cs"/>
          <w:rtl/>
        </w:rPr>
        <w:t xml:space="preserve">נכון? </w:t>
      </w:r>
      <w:r>
        <w:rPr>
          <w:rFonts w:hint="cs"/>
          <w:rtl/>
        </w:rPr>
        <w:t>לגבי השאלות החשובות ביותר והתשובות האמיצות וה</w:t>
      </w:r>
      <w:r w:rsidR="00B833EF">
        <w:rPr>
          <w:rFonts w:hint="cs"/>
          <w:rtl/>
        </w:rPr>
        <w:t>מדויק</w:t>
      </w:r>
      <w:r>
        <w:rPr>
          <w:rFonts w:hint="cs"/>
          <w:rtl/>
        </w:rPr>
        <w:t>ות ביותר</w:t>
      </w:r>
      <w:r w:rsidRPr="00CD067C">
        <w:rPr>
          <w:rFonts w:hint="cs"/>
          <w:rtl/>
        </w:rPr>
        <w:t>.</w:t>
      </w:r>
      <w:r w:rsidR="006D2A0F">
        <w:rPr>
          <w:rFonts w:hint="cs"/>
          <w:rtl/>
        </w:rPr>
        <w:t xml:space="preserve"> אתה לא רוצה לפצח את מסת</w:t>
      </w:r>
      <w:r>
        <w:rPr>
          <w:rFonts w:hint="cs"/>
          <w:rtl/>
        </w:rPr>
        <w:t>רי החיים?</w:t>
      </w:r>
      <w:r w:rsidRPr="00CD067C">
        <w:rPr>
          <w:rFonts w:hint="cs"/>
          <w:rtl/>
        </w:rPr>
        <w:t>"</w:t>
      </w:r>
    </w:p>
    <w:p w14:paraId="1BB0E353" w14:textId="77777777" w:rsidR="004627AB" w:rsidRPr="00CD067C" w:rsidRDefault="004627AB" w:rsidP="00250000">
      <w:pPr>
        <w:rPr>
          <w:rtl/>
        </w:rPr>
      </w:pPr>
      <w:r>
        <w:rPr>
          <w:rFonts w:hint="cs"/>
          <w:rtl/>
        </w:rPr>
        <w:t>אם מי שרוצה לפ</w:t>
      </w:r>
      <w:r w:rsidR="00770E96">
        <w:rPr>
          <w:rFonts w:hint="cs"/>
          <w:rtl/>
        </w:rPr>
        <w:t>צ</w:t>
      </w:r>
      <w:r w:rsidR="006D2A0F">
        <w:rPr>
          <w:rFonts w:hint="cs"/>
          <w:rtl/>
        </w:rPr>
        <w:t>ח את מסת</w:t>
      </w:r>
      <w:r>
        <w:rPr>
          <w:rFonts w:hint="cs"/>
          <w:rtl/>
        </w:rPr>
        <w:t>רי החיים בהכרח מתעניין גם במדע, ב</w:t>
      </w:r>
      <w:r w:rsidR="006D2A0F">
        <w:rPr>
          <w:rFonts w:hint="cs"/>
          <w:rtl/>
        </w:rPr>
        <w:t>מה יתעניין מי שרוצה לפצח את מסת</w:t>
      </w:r>
      <w:r>
        <w:rPr>
          <w:rFonts w:hint="cs"/>
          <w:rtl/>
        </w:rPr>
        <w:t>רי המוות?</w:t>
      </w:r>
    </w:p>
    <w:p w14:paraId="6C0DA20B" w14:textId="77777777" w:rsidR="004627AB" w:rsidRDefault="004627AB" w:rsidP="00250000">
      <w:pPr>
        <w:rPr>
          <w:rtl/>
        </w:rPr>
      </w:pPr>
      <w:r w:rsidRPr="00CD067C">
        <w:rPr>
          <w:rFonts w:hint="cs"/>
          <w:rtl/>
        </w:rPr>
        <w:t>"</w:t>
      </w:r>
      <w:r w:rsidRPr="00CD067C">
        <w:t xml:space="preserve"> Gedankenexperiment</w:t>
      </w:r>
      <w:r w:rsidR="00461D9C">
        <w:rPr>
          <w:rFonts w:hint="cs"/>
          <w:rtl/>
        </w:rPr>
        <w:t>הוא</w:t>
      </w:r>
      <w:r w:rsidR="006D2A0F">
        <w:rPr>
          <w:rFonts w:hint="cs"/>
          <w:rtl/>
        </w:rPr>
        <w:t xml:space="preserve"> ניסוי מחשבתי," </w:t>
      </w:r>
      <w:r>
        <w:rPr>
          <w:rFonts w:hint="cs"/>
          <w:rtl/>
        </w:rPr>
        <w:t>מארק</w:t>
      </w:r>
      <w:r w:rsidR="009319FA">
        <w:rPr>
          <w:rFonts w:hint="cs"/>
          <w:rtl/>
        </w:rPr>
        <w:t xml:space="preserve"> פצח בנאומו</w:t>
      </w:r>
      <w:r>
        <w:rPr>
          <w:rFonts w:hint="cs"/>
          <w:rtl/>
        </w:rPr>
        <w:t xml:space="preserve">. "כלומר </w:t>
      </w:r>
      <w:r>
        <w:rPr>
          <w:rtl/>
        </w:rPr>
        <w:t>–</w:t>
      </w:r>
      <w:r>
        <w:rPr>
          <w:rFonts w:hint="cs"/>
          <w:rtl/>
        </w:rPr>
        <w:t xml:space="preserve"> ניסוי שנערך במחשבה, לא במציאות. ניסוי שלא נועד לגלות תופעות טבע חדשות כמובן אלא להדגים עיקרון, או רעיון. לא שמעת על ניסוי מחשבתי?" </w:t>
      </w:r>
    </w:p>
    <w:p w14:paraId="620E82DB" w14:textId="77777777" w:rsidR="004627AB" w:rsidRDefault="004627AB" w:rsidP="00250000">
      <w:pPr>
        <w:rPr>
          <w:rtl/>
        </w:rPr>
      </w:pPr>
      <w:r>
        <w:rPr>
          <w:rFonts w:hint="cs"/>
          <w:rtl/>
        </w:rPr>
        <w:t>"אני... אני לא יודע."</w:t>
      </w:r>
    </w:p>
    <w:p w14:paraId="61BF01B8" w14:textId="77777777" w:rsidR="004627AB" w:rsidRPr="00CD067C" w:rsidRDefault="004627AB" w:rsidP="00250000">
      <w:pPr>
        <w:rPr>
          <w:rtl/>
        </w:rPr>
      </w:pPr>
      <w:r>
        <w:rPr>
          <w:rFonts w:hint="cs"/>
          <w:rtl/>
        </w:rPr>
        <w:t xml:space="preserve">"נו, </w:t>
      </w:r>
      <w:r w:rsidRPr="00CD067C">
        <w:rPr>
          <w:rFonts w:hint="cs"/>
          <w:rtl/>
        </w:rPr>
        <w:t>ניסוי מחשבתי</w:t>
      </w:r>
      <w:r>
        <w:rPr>
          <w:rFonts w:hint="cs"/>
          <w:rtl/>
        </w:rPr>
        <w:t>, כמו הניסוי עם</w:t>
      </w:r>
      <w:r w:rsidRPr="00CD067C">
        <w:rPr>
          <w:rFonts w:hint="cs"/>
          <w:rtl/>
        </w:rPr>
        <w:t xml:space="preserve"> החתול של שרדינגר."</w:t>
      </w:r>
    </w:p>
    <w:p w14:paraId="77B1DAD7" w14:textId="77777777" w:rsidR="004627AB" w:rsidRPr="00CD067C" w:rsidRDefault="004627AB" w:rsidP="00250000">
      <w:pPr>
        <w:rPr>
          <w:rtl/>
        </w:rPr>
      </w:pPr>
      <w:r w:rsidRPr="00CD067C">
        <w:rPr>
          <w:rFonts w:hint="cs"/>
          <w:rtl/>
        </w:rPr>
        <w:t>"של מי?"</w:t>
      </w:r>
    </w:p>
    <w:p w14:paraId="7D2552A1" w14:textId="7B0B1D42" w:rsidR="004627AB" w:rsidRPr="00CD067C" w:rsidRDefault="004627AB" w:rsidP="009319FA">
      <w:pPr>
        <w:rPr>
          <w:rtl/>
        </w:rPr>
      </w:pPr>
      <w:r w:rsidRPr="00CD067C">
        <w:rPr>
          <w:rFonts w:hint="cs"/>
          <w:rtl/>
        </w:rPr>
        <w:t>"</w:t>
      </w:r>
      <w:r w:rsidRPr="00CD067C">
        <w:rPr>
          <w:rtl/>
        </w:rPr>
        <w:t>מדען</w:t>
      </w:r>
      <w:r>
        <w:rPr>
          <w:rFonts w:hint="cs"/>
          <w:rtl/>
        </w:rPr>
        <w:t xml:space="preserve">, </w:t>
      </w:r>
      <w:r w:rsidR="000B586A">
        <w:rPr>
          <w:rFonts w:hint="cs"/>
          <w:rtl/>
        </w:rPr>
        <w:t>פיזיק</w:t>
      </w:r>
      <w:r>
        <w:rPr>
          <w:rFonts w:hint="cs"/>
          <w:rtl/>
        </w:rPr>
        <w:t>אי</w:t>
      </w:r>
      <w:r w:rsidRPr="00CD067C">
        <w:rPr>
          <w:rFonts w:hint="cs"/>
          <w:rtl/>
        </w:rPr>
        <w:t xml:space="preserve"> בשם</w:t>
      </w:r>
      <w:r w:rsidRPr="00CD067C">
        <w:rPr>
          <w:rtl/>
        </w:rPr>
        <w:t xml:space="preserve"> שרדינגר</w:t>
      </w:r>
      <w:r w:rsidRPr="00CD067C">
        <w:rPr>
          <w:rFonts w:hint="cs"/>
          <w:rtl/>
        </w:rPr>
        <w:t xml:space="preserve">, </w:t>
      </w:r>
      <w:r>
        <w:rPr>
          <w:rFonts w:hint="cs"/>
          <w:rtl/>
        </w:rPr>
        <w:t>אני לא מאמ</w:t>
      </w:r>
      <w:r w:rsidR="00146872">
        <w:rPr>
          <w:rFonts w:hint="cs"/>
          <w:rtl/>
        </w:rPr>
        <w:t>ין שיש לי אח שלא שמע על שרדינגר</w:t>
      </w:r>
      <w:r w:rsidR="009319FA">
        <w:rPr>
          <w:rFonts w:hint="cs"/>
          <w:rtl/>
        </w:rPr>
        <w:t>," הוא אמר ליסמין מחוץ למסך.</w:t>
      </w:r>
      <w:r>
        <w:rPr>
          <w:rFonts w:hint="cs"/>
          <w:rtl/>
        </w:rPr>
        <w:t xml:space="preserve"> "שרדינגר </w:t>
      </w:r>
      <w:r w:rsidRPr="00CD067C">
        <w:rPr>
          <w:rFonts w:hint="cs"/>
          <w:rtl/>
        </w:rPr>
        <w:t xml:space="preserve">תיאר ניסוי מחשבתי שבו הוא מכניס חתול לתוך קופסה אטומה. </w:t>
      </w:r>
      <w:r w:rsidRPr="00CD067C">
        <w:rPr>
          <w:rtl/>
        </w:rPr>
        <w:t>אי אפשר לראות מה קורה בתוכה</w:t>
      </w:r>
      <w:r w:rsidRPr="00CD067C">
        <w:rPr>
          <w:rFonts w:hint="cs"/>
          <w:rtl/>
        </w:rPr>
        <w:t>,</w:t>
      </w:r>
      <w:r w:rsidRPr="00CD067C">
        <w:rPr>
          <w:rtl/>
        </w:rPr>
        <w:t xml:space="preserve"> או לשמוע.</w:t>
      </w:r>
      <w:r w:rsidRPr="00CD067C">
        <w:rPr>
          <w:rFonts w:hint="cs"/>
          <w:rtl/>
        </w:rPr>
        <w:t>"</w:t>
      </w:r>
    </w:p>
    <w:p w14:paraId="1BDFD351" w14:textId="77777777" w:rsidR="004627AB" w:rsidRPr="00CD067C" w:rsidRDefault="004627AB" w:rsidP="00250000">
      <w:pPr>
        <w:rPr>
          <w:rtl/>
        </w:rPr>
      </w:pPr>
      <w:r w:rsidRPr="00CD067C">
        <w:rPr>
          <w:rFonts w:hint="cs"/>
          <w:rtl/>
        </w:rPr>
        <w:t>"</w:t>
      </w:r>
      <w:r>
        <w:rPr>
          <w:rFonts w:hint="cs"/>
          <w:rtl/>
        </w:rPr>
        <w:t>החתול בתוך קופסה אטומה?</w:t>
      </w:r>
      <w:r w:rsidRPr="00CD067C">
        <w:rPr>
          <w:rFonts w:hint="cs"/>
          <w:rtl/>
        </w:rPr>
        <w:t>"</w:t>
      </w:r>
    </w:p>
    <w:p w14:paraId="74BA8265" w14:textId="7ED82DF4" w:rsidR="004627AB" w:rsidRDefault="004627AB" w:rsidP="009319FA">
      <w:pPr>
        <w:rPr>
          <w:rtl/>
        </w:rPr>
      </w:pPr>
      <w:r w:rsidRPr="00CD067C">
        <w:rPr>
          <w:rFonts w:hint="cs"/>
          <w:rtl/>
        </w:rPr>
        <w:t>"</w:t>
      </w:r>
      <w:r>
        <w:rPr>
          <w:rFonts w:hint="cs"/>
          <w:rtl/>
        </w:rPr>
        <w:t>כן, אני יודע</w:t>
      </w:r>
      <w:r w:rsidR="009319FA">
        <w:rPr>
          <w:rFonts w:hint="cs"/>
          <w:rtl/>
        </w:rPr>
        <w:t>,</w:t>
      </w:r>
      <w:r>
        <w:rPr>
          <w:rFonts w:hint="cs"/>
          <w:rtl/>
        </w:rPr>
        <w:t xml:space="preserve"> זה נשמע קצת אכזרי</w:t>
      </w:r>
      <w:r w:rsidRPr="00CD067C">
        <w:rPr>
          <w:rFonts w:hint="cs"/>
          <w:rtl/>
        </w:rPr>
        <w:t xml:space="preserve"> אבל זה רק במחשבה, זה לא אמיתי. ו</w:t>
      </w:r>
      <w:r>
        <w:rPr>
          <w:rFonts w:hint="cs"/>
          <w:rtl/>
        </w:rPr>
        <w:t xml:space="preserve">שמים </w:t>
      </w:r>
      <w:r w:rsidRPr="00CD067C">
        <w:rPr>
          <w:rtl/>
        </w:rPr>
        <w:t>לחתול אוכל ומים בקופסה והוא יכ</w:t>
      </w:r>
      <w:r>
        <w:rPr>
          <w:rFonts w:hint="cs"/>
          <w:rtl/>
        </w:rPr>
        <w:t>ו</w:t>
      </w:r>
      <w:r w:rsidRPr="00CD067C">
        <w:rPr>
          <w:rtl/>
        </w:rPr>
        <w:t>ל לחיות שם די בנוח הרבה</w:t>
      </w:r>
      <w:r w:rsidR="00C90C6C">
        <w:rPr>
          <w:rtl/>
        </w:rPr>
        <w:t xml:space="preserve"> מאוד </w:t>
      </w:r>
      <w:r w:rsidRPr="00CD067C">
        <w:rPr>
          <w:rtl/>
        </w:rPr>
        <w:t xml:space="preserve">זמן. אבל </w:t>
      </w:r>
      <w:r>
        <w:rPr>
          <w:rFonts w:hint="cs"/>
          <w:rtl/>
        </w:rPr>
        <w:t xml:space="preserve">יש בקופסה </w:t>
      </w:r>
      <w:r w:rsidRPr="00CD067C">
        <w:rPr>
          <w:rtl/>
        </w:rPr>
        <w:t>גם קפסולה קטנה ואטומה של רעל קטלני. אם הקפסולה ת</w:t>
      </w:r>
      <w:r w:rsidR="00146872">
        <w:rPr>
          <w:rFonts w:hint="cs"/>
          <w:rtl/>
        </w:rPr>
        <w:t>י</w:t>
      </w:r>
      <w:r w:rsidRPr="00CD067C">
        <w:rPr>
          <w:rtl/>
        </w:rPr>
        <w:t xml:space="preserve">פתח </w:t>
      </w:r>
      <w:r w:rsidR="00146872">
        <w:rPr>
          <w:rtl/>
        </w:rPr>
        <w:t>–</w:t>
      </w:r>
      <w:r w:rsidR="00146872">
        <w:rPr>
          <w:rFonts w:hint="cs"/>
          <w:rtl/>
        </w:rPr>
        <w:t xml:space="preserve"> </w:t>
      </w:r>
      <w:r w:rsidRPr="00CD067C">
        <w:rPr>
          <w:rtl/>
        </w:rPr>
        <w:t>החתול ימות מייד. ושרדינגר לא יודע מתי הקפסולה תפתח, כי</w:t>
      </w:r>
      <w:r w:rsidR="00483BB1">
        <w:rPr>
          <w:rtl/>
        </w:rPr>
        <w:t xml:space="preserve"> הכול </w:t>
      </w:r>
      <w:r>
        <w:rPr>
          <w:rtl/>
        </w:rPr>
        <w:t>תלוי באטום רדיואקטיבי אחד, ו</w:t>
      </w:r>
      <w:r>
        <w:rPr>
          <w:rFonts w:hint="cs"/>
          <w:rtl/>
        </w:rPr>
        <w:t>לא ניתן ל</w:t>
      </w:r>
      <w:r w:rsidR="009319FA">
        <w:rPr>
          <w:rFonts w:hint="cs"/>
          <w:rtl/>
        </w:rPr>
        <w:t xml:space="preserve">נבא </w:t>
      </w:r>
      <w:r w:rsidRPr="00CD067C">
        <w:rPr>
          <w:rtl/>
        </w:rPr>
        <w:t>מתי אטום רדיואקטיבי יתפרק. כשהאטום יתפרק</w:t>
      </w:r>
      <w:r w:rsidR="009319FA">
        <w:rPr>
          <w:rFonts w:hint="cs"/>
          <w:rtl/>
        </w:rPr>
        <w:t xml:space="preserve"> </w:t>
      </w:r>
      <w:r w:rsidR="009319FA">
        <w:rPr>
          <w:rtl/>
        </w:rPr>
        <w:t>–</w:t>
      </w:r>
      <w:r w:rsidRPr="00CD067C">
        <w:rPr>
          <w:rtl/>
        </w:rPr>
        <w:t xml:space="preserve"> הקפסולה תפתח והרעל יתנדף בקופסה והחתול ימות</w:t>
      </w:r>
      <w:r w:rsidR="009319FA">
        <w:rPr>
          <w:rFonts w:hint="cs"/>
          <w:rtl/>
        </w:rPr>
        <w:t>,</w:t>
      </w:r>
      <w:r w:rsidRPr="00CD067C">
        <w:rPr>
          <w:rtl/>
        </w:rPr>
        <w:t xml:space="preserve"> אבל אין שום דרך לדעת מתי זה יקרה.</w:t>
      </w:r>
      <w:r w:rsidRPr="00CD067C">
        <w:rPr>
          <w:rFonts w:hint="cs"/>
          <w:rtl/>
        </w:rPr>
        <w:t xml:space="preserve"> אז באיזה מצב לדעתך החתול נמצא בקופסה, חי או מת?"</w:t>
      </w:r>
    </w:p>
    <w:p w14:paraId="322950D5" w14:textId="77777777" w:rsidR="004627AB" w:rsidRPr="00CD067C" w:rsidRDefault="004627AB" w:rsidP="00250000">
      <w:pPr>
        <w:rPr>
          <w:rtl/>
        </w:rPr>
      </w:pPr>
      <w:r>
        <w:rPr>
          <w:rFonts w:hint="cs"/>
          <w:rtl/>
        </w:rPr>
        <w:t>"אה... אם הקפסולה כבר נפתחה אז הוא מת. אם הקפסולה לא נפתחה עדיין אז החתול עדיין חי."</w:t>
      </w:r>
    </w:p>
    <w:p w14:paraId="760EC3D5" w14:textId="4B574D43" w:rsidR="004627AB" w:rsidRDefault="004627AB" w:rsidP="00250000">
      <w:pPr>
        <w:rPr>
          <w:rtl/>
        </w:rPr>
      </w:pPr>
      <w:r>
        <w:rPr>
          <w:rFonts w:hint="cs"/>
          <w:rtl/>
        </w:rPr>
        <w:t>"נכון</w:t>
      </w:r>
      <w:r w:rsidR="00E567A7">
        <w:rPr>
          <w:rFonts w:hint="cs"/>
          <w:rtl/>
        </w:rPr>
        <w:t xml:space="preserve"> מאוד,</w:t>
      </w:r>
      <w:r>
        <w:rPr>
          <w:rFonts w:hint="cs"/>
          <w:rtl/>
        </w:rPr>
        <w:t xml:space="preserve"> ואיך אפשר לגלות את זה?"</w:t>
      </w:r>
    </w:p>
    <w:p w14:paraId="2F7BB505" w14:textId="77777777" w:rsidR="004627AB" w:rsidRPr="00CD067C" w:rsidRDefault="004627AB" w:rsidP="009319FA">
      <w:pPr>
        <w:rPr>
          <w:rtl/>
        </w:rPr>
      </w:pPr>
      <w:r w:rsidRPr="00CD067C">
        <w:rPr>
          <w:rFonts w:hint="cs"/>
          <w:rtl/>
        </w:rPr>
        <w:t>"צריך לפתוח את הקופסה ולבדוק."</w:t>
      </w:r>
    </w:p>
    <w:p w14:paraId="37DC575C" w14:textId="5EEFCDF3" w:rsidR="004627AB" w:rsidRPr="00CD067C" w:rsidRDefault="004627AB" w:rsidP="00250000">
      <w:pPr>
        <w:rPr>
          <w:rtl/>
        </w:rPr>
      </w:pPr>
      <w:r w:rsidRPr="00CD067C">
        <w:rPr>
          <w:rFonts w:hint="cs"/>
          <w:rtl/>
        </w:rPr>
        <w:t>"נכון</w:t>
      </w:r>
      <w:r w:rsidR="00352290">
        <w:rPr>
          <w:rFonts w:hint="cs"/>
          <w:rtl/>
        </w:rPr>
        <w:t xml:space="preserve"> מאוד.</w:t>
      </w:r>
      <w:r w:rsidRPr="00CD067C">
        <w:rPr>
          <w:rFonts w:hint="cs"/>
          <w:rtl/>
        </w:rPr>
        <w:t xml:space="preserve"> כשפותחים את הקופסה, אפשר לראות את החתול, אפשר לגעת בו </w:t>
      </w:r>
      <w:r w:rsidRPr="00CD067C">
        <w:rPr>
          <w:rtl/>
        </w:rPr>
        <w:t>–</w:t>
      </w:r>
      <w:r w:rsidRPr="00CD067C">
        <w:rPr>
          <w:rFonts w:hint="cs"/>
          <w:rtl/>
        </w:rPr>
        <w:t xml:space="preserve"> אפשר למדוד את המצב שלו. כשמודדים את המצב שלו יודעים אם הוא חי או מת. אבל לפני המדידה?"</w:t>
      </w:r>
    </w:p>
    <w:p w14:paraId="1B103665" w14:textId="77777777" w:rsidR="004627AB" w:rsidRPr="00CD067C" w:rsidRDefault="004627AB" w:rsidP="00250000">
      <w:pPr>
        <w:rPr>
          <w:rtl/>
        </w:rPr>
      </w:pPr>
      <w:r w:rsidRPr="00CD067C">
        <w:rPr>
          <w:rFonts w:hint="cs"/>
          <w:rtl/>
        </w:rPr>
        <w:t>"</w:t>
      </w:r>
      <w:r>
        <w:rPr>
          <w:rFonts w:hint="cs"/>
          <w:rtl/>
        </w:rPr>
        <w:t xml:space="preserve">כנראה </w:t>
      </w:r>
      <w:r w:rsidRPr="00CD067C">
        <w:rPr>
          <w:rFonts w:hint="cs"/>
          <w:rtl/>
        </w:rPr>
        <w:t>אי אפשר לדעת."</w:t>
      </w:r>
    </w:p>
    <w:p w14:paraId="58038F97" w14:textId="77777777" w:rsidR="004627AB" w:rsidRDefault="004627AB" w:rsidP="00250000">
      <w:pPr>
        <w:rPr>
          <w:rtl/>
        </w:rPr>
      </w:pPr>
      <w:r w:rsidRPr="00CD067C">
        <w:rPr>
          <w:rFonts w:hint="cs"/>
          <w:rtl/>
        </w:rPr>
        <w:t>"</w:t>
      </w:r>
      <w:r>
        <w:rPr>
          <w:rFonts w:hint="cs"/>
          <w:rtl/>
        </w:rPr>
        <w:t>נכון. ושרדינגר אמר, החתול יהיה במצב שהוא לא חי ולא מת אלא חיבור לינארי שלהם."</w:t>
      </w:r>
    </w:p>
    <w:p w14:paraId="1BA877F6" w14:textId="77777777" w:rsidR="004627AB" w:rsidRDefault="004627AB" w:rsidP="00250000">
      <w:pPr>
        <w:rPr>
          <w:rtl/>
        </w:rPr>
      </w:pPr>
      <w:r>
        <w:rPr>
          <w:rFonts w:hint="cs"/>
          <w:rtl/>
        </w:rPr>
        <w:lastRenderedPageBreak/>
        <w:t>"איזה חיבור?"</w:t>
      </w:r>
    </w:p>
    <w:p w14:paraId="290EE59F" w14:textId="11012089" w:rsidR="004627AB" w:rsidRPr="00CD067C" w:rsidRDefault="004627AB" w:rsidP="009319FA">
      <w:pPr>
        <w:rPr>
          <w:rtl/>
        </w:rPr>
      </w:pPr>
      <w:r>
        <w:rPr>
          <w:rFonts w:hint="cs"/>
          <w:rtl/>
        </w:rPr>
        <w:t xml:space="preserve">"תראה, </w:t>
      </w:r>
      <w:r w:rsidRPr="00CD067C">
        <w:rPr>
          <w:rFonts w:hint="cs"/>
          <w:rtl/>
        </w:rPr>
        <w:t xml:space="preserve">המצב 'חתול מת' </w:t>
      </w:r>
      <w:r>
        <w:rPr>
          <w:rFonts w:hint="cs"/>
          <w:rtl/>
        </w:rPr>
        <w:t>ו-</w:t>
      </w:r>
      <w:r w:rsidRPr="00CD067C">
        <w:rPr>
          <w:rFonts w:hint="cs"/>
          <w:rtl/>
        </w:rPr>
        <w:t>'חתול חי' הם מצבים טהורים. רושמים את זה ככה: |מת</w:t>
      </w:r>
      <w:r w:rsidRPr="00CD067C">
        <w:rPr>
          <w:rtl/>
        </w:rPr>
        <w:t>›</w:t>
      </w:r>
      <w:r w:rsidRPr="00CD067C">
        <w:rPr>
          <w:rFonts w:hint="cs"/>
          <w:rtl/>
        </w:rPr>
        <w:t xml:space="preserve"> ו</w:t>
      </w:r>
      <w:r>
        <w:rPr>
          <w:rFonts w:hint="cs"/>
          <w:rtl/>
        </w:rPr>
        <w:t xml:space="preserve"> </w:t>
      </w:r>
      <w:r>
        <w:rPr>
          <w:rtl/>
        </w:rPr>
        <w:t>–</w:t>
      </w:r>
      <w:r w:rsidRPr="00CD067C">
        <w:rPr>
          <w:rFonts w:hint="cs"/>
          <w:rtl/>
        </w:rPr>
        <w:t xml:space="preserve"> |חי</w:t>
      </w:r>
      <w:r w:rsidRPr="00CD067C">
        <w:rPr>
          <w:rtl/>
        </w:rPr>
        <w:t>›</w:t>
      </w:r>
      <w:r w:rsidR="009319FA">
        <w:rPr>
          <w:rFonts w:hint="cs"/>
          <w:rtl/>
        </w:rPr>
        <w:t xml:space="preserve">. אם נתאר את החתול </w:t>
      </w:r>
      <w:r w:rsidR="000655BB">
        <w:rPr>
          <w:rFonts w:hint="cs"/>
          <w:rtl/>
        </w:rPr>
        <w:t>על ידי</w:t>
      </w:r>
      <w:r w:rsidRPr="00CD067C">
        <w:rPr>
          <w:rFonts w:hint="cs"/>
          <w:rtl/>
        </w:rPr>
        <w:t xml:space="preserve"> פונקציית גל </w:t>
      </w:r>
      <w:r w:rsidRPr="00CD067C">
        <w:rPr>
          <w:rtl/>
        </w:rPr>
        <w:t>ψ</w:t>
      </w:r>
      <w:r w:rsidRPr="00CD067C">
        <w:rPr>
          <w:rFonts w:hint="cs"/>
          <w:rtl/>
        </w:rPr>
        <w:t>, אז היא בנוייה מחיבור לינארי של</w:t>
      </w:r>
      <w:r w:rsidR="009319FA">
        <w:rPr>
          <w:rFonts w:hint="cs"/>
          <w:rtl/>
        </w:rPr>
        <w:t xml:space="preserve"> שני </w:t>
      </w:r>
      <w:r w:rsidRPr="00CD067C">
        <w:rPr>
          <w:rFonts w:hint="cs"/>
          <w:rtl/>
        </w:rPr>
        <w:t>ה</w:t>
      </w:r>
      <w:r w:rsidR="009319FA">
        <w:rPr>
          <w:rFonts w:hint="cs"/>
          <w:rtl/>
        </w:rPr>
        <w:t>מצבי</w:t>
      </w:r>
      <w:r w:rsidRPr="00CD067C">
        <w:rPr>
          <w:rFonts w:hint="cs"/>
          <w:rtl/>
        </w:rPr>
        <w:t>ם: |מת</w:t>
      </w:r>
      <w:r w:rsidRPr="00CD067C">
        <w:rPr>
          <w:rtl/>
        </w:rPr>
        <w:t>›</w:t>
      </w:r>
      <w:r w:rsidRPr="00CD067C">
        <w:rPr>
          <w:rFonts w:hint="cs"/>
          <w:rtl/>
        </w:rPr>
        <w:t xml:space="preserve"> + |חי</w:t>
      </w:r>
      <w:r w:rsidRPr="00CD067C">
        <w:rPr>
          <w:rtl/>
        </w:rPr>
        <w:t>›</w:t>
      </w:r>
      <w:r w:rsidRPr="00CD067C">
        <w:rPr>
          <w:rFonts w:hint="cs"/>
          <w:rtl/>
        </w:rPr>
        <w:t xml:space="preserve"> = </w:t>
      </w:r>
      <w:r w:rsidRPr="00CD067C">
        <w:rPr>
          <w:rtl/>
        </w:rPr>
        <w:t>ψ</w:t>
      </w:r>
      <w:r w:rsidRPr="00CD067C">
        <w:rPr>
          <w:rFonts w:hint="cs"/>
          <w:rtl/>
        </w:rPr>
        <w:t xml:space="preserve"> (חוץ מפאקטור נירמול</w:t>
      </w:r>
      <w:r>
        <w:rPr>
          <w:rFonts w:hint="cs"/>
          <w:rtl/>
        </w:rPr>
        <w:t>, שבמקרה</w:t>
      </w:r>
      <w:r w:rsidR="009319FA">
        <w:rPr>
          <w:rFonts w:hint="cs"/>
          <w:rtl/>
        </w:rPr>
        <w:t xml:space="preserve"> זה הוא</w:t>
      </w:r>
      <w:r>
        <w:rPr>
          <w:rFonts w:hint="cs"/>
          <w:rtl/>
        </w:rPr>
        <w:t xml:space="preserve"> </w:t>
      </w:r>
      <m:oMath>
        <m:f>
          <m:fPr>
            <m:ctrlPr>
              <w:rPr>
                <w:rFonts w:ascii="Cambria Math" w:hAnsi="Cambria Math"/>
              </w:rPr>
            </m:ctrlPr>
          </m:fPr>
          <m:num>
            <m:r>
              <m:rPr>
                <m:sty m:val="p"/>
              </m:rPr>
              <w:rPr>
                <w:rFonts w:ascii="Cambria Math" w:hAnsi="Cambria Math"/>
              </w:rPr>
              <m:t>1</m:t>
            </m:r>
            <m:ctrlPr>
              <w:rPr>
                <w:rFonts w:ascii="Cambria Math" w:hAnsi="Cambria Math"/>
                <w:i/>
              </w:rPr>
            </m:ctrlPr>
          </m:num>
          <m:den>
            <m:rad>
              <m:radPr>
                <m:degHide m:val="1"/>
                <m:ctrlPr>
                  <w:rPr>
                    <w:rFonts w:ascii="Cambria Math" w:hAnsi="Cambria Math"/>
                    <w:i/>
                  </w:rPr>
                </m:ctrlPr>
              </m:radPr>
              <m:deg/>
              <m:e>
                <m:r>
                  <w:rPr>
                    <w:rFonts w:ascii="Cambria Math" w:hAnsi="Cambria Math"/>
                  </w:rPr>
                  <m:t>2</m:t>
                </m:r>
              </m:e>
            </m:rad>
            <m:ctrlPr>
              <w:rPr>
                <w:rFonts w:ascii="Cambria Math" w:hAnsi="Cambria Math"/>
                <w:i/>
              </w:rPr>
            </m:ctrlPr>
          </m:den>
        </m:f>
      </m:oMath>
      <w:r w:rsidRPr="00CD067C">
        <w:rPr>
          <w:rFonts w:hint="cs"/>
          <w:rtl/>
        </w:rPr>
        <w:t>). ברגע המדידה הפונקציה קורסת לאחד המצבים הטהורים: |חי</w:t>
      </w:r>
      <w:r w:rsidRPr="00CD067C">
        <w:rPr>
          <w:rtl/>
        </w:rPr>
        <w:t>›</w:t>
      </w:r>
      <w:r w:rsidRPr="00CD067C">
        <w:rPr>
          <w:rFonts w:hint="cs"/>
          <w:rtl/>
        </w:rPr>
        <w:t xml:space="preserve"> = </w:t>
      </w:r>
      <w:r w:rsidRPr="00CD067C">
        <w:rPr>
          <w:rtl/>
        </w:rPr>
        <w:t>ψ</w:t>
      </w:r>
      <w:r w:rsidRPr="00CD067C">
        <w:rPr>
          <w:rFonts w:hint="cs"/>
          <w:rtl/>
        </w:rPr>
        <w:t xml:space="preserve"> או |מת</w:t>
      </w:r>
      <w:r w:rsidRPr="00CD067C">
        <w:rPr>
          <w:rtl/>
        </w:rPr>
        <w:t>›</w:t>
      </w:r>
      <w:r w:rsidRPr="00CD067C">
        <w:rPr>
          <w:rFonts w:hint="cs"/>
          <w:rtl/>
        </w:rPr>
        <w:t xml:space="preserve"> = </w:t>
      </w:r>
      <w:r w:rsidRPr="00CD067C">
        <w:rPr>
          <w:rtl/>
        </w:rPr>
        <w:t>ψ, כי חתול אמיתי לא יכו</w:t>
      </w:r>
      <w:r w:rsidR="00461D9C">
        <w:rPr>
          <w:rtl/>
        </w:rPr>
        <w:t xml:space="preserve">ל להיות גם חי וגם מת. אבל לפני </w:t>
      </w:r>
      <w:r w:rsidRPr="00CD067C">
        <w:rPr>
          <w:rtl/>
        </w:rPr>
        <w:t>מדיד</w:t>
      </w:r>
      <w:r w:rsidR="00461D9C">
        <w:rPr>
          <w:rFonts w:hint="cs"/>
          <w:rtl/>
        </w:rPr>
        <w:t>ת</w:t>
      </w:r>
      <w:r w:rsidRPr="00CD067C">
        <w:rPr>
          <w:rtl/>
        </w:rPr>
        <w:t xml:space="preserve"> מצב</w:t>
      </w:r>
      <w:r w:rsidR="00461D9C">
        <w:rPr>
          <w:rFonts w:hint="cs"/>
          <w:rtl/>
        </w:rPr>
        <w:t>ו של</w:t>
      </w:r>
      <w:r w:rsidRPr="00CD067C">
        <w:rPr>
          <w:rtl/>
        </w:rPr>
        <w:t xml:space="preserve"> החתול, </w:t>
      </w:r>
      <w:r w:rsidR="00461D9C">
        <w:rPr>
          <w:rFonts w:hint="cs"/>
          <w:rtl/>
        </w:rPr>
        <w:t>הוא</w:t>
      </w:r>
      <w:r w:rsidRPr="00CD067C">
        <w:rPr>
          <w:rtl/>
        </w:rPr>
        <w:t xml:space="preserve"> נמצא במ</w:t>
      </w:r>
      <w:r w:rsidR="00461D9C">
        <w:rPr>
          <w:rFonts w:hint="cs"/>
          <w:rtl/>
        </w:rPr>
        <w:t>ה</w:t>
      </w:r>
      <w:r w:rsidR="0096709E">
        <w:rPr>
          <w:rtl/>
        </w:rPr>
        <w:t xml:space="preserve"> שנקרא סופרפוזיציה של מצבים.</w:t>
      </w:r>
      <w:r w:rsidR="0096709E">
        <w:rPr>
          <w:rFonts w:hint="cs"/>
          <w:rtl/>
        </w:rPr>
        <w:t xml:space="preserve"> </w:t>
      </w:r>
      <w:r w:rsidRPr="00CD067C">
        <w:rPr>
          <w:rtl/>
        </w:rPr>
        <w:t xml:space="preserve">אז </w:t>
      </w:r>
      <w:r w:rsidRPr="00CD067C">
        <w:rPr>
          <w:rFonts w:hint="cs"/>
          <w:rtl/>
        </w:rPr>
        <w:t>לפני</w:t>
      </w:r>
      <w:r w:rsidRPr="00CD067C">
        <w:rPr>
          <w:rtl/>
        </w:rPr>
        <w:t xml:space="preserve"> ששרדינגר פותח את הקופסה ובודק את החתול שלו, החתול נמצא במצב שהוא לא חיים ולא מוות אלא שניהם ביחד.</w:t>
      </w:r>
      <w:r w:rsidRPr="00CD067C">
        <w:rPr>
          <w:rFonts w:hint="cs"/>
          <w:rtl/>
        </w:rPr>
        <w:t>"</w:t>
      </w:r>
    </w:p>
    <w:p w14:paraId="3B8BC2A7" w14:textId="7338527F" w:rsidR="004627AB" w:rsidRPr="00CD067C" w:rsidRDefault="004627AB" w:rsidP="00250000">
      <w:pPr>
        <w:rPr>
          <w:rtl/>
        </w:rPr>
      </w:pPr>
      <w:r w:rsidRPr="00CD067C">
        <w:rPr>
          <w:rFonts w:hint="cs"/>
          <w:rtl/>
        </w:rPr>
        <w:t xml:space="preserve">יסמין הופיעה על מסך המחשב. "תיאו, למה אתה יושב בחושך? בקושי רואים אותך. ואתה לא אמור לישון בשעות כאלה? מה השעה </w:t>
      </w:r>
      <w:r w:rsidR="00F06A3F">
        <w:rPr>
          <w:rFonts w:hint="cs"/>
          <w:rtl/>
        </w:rPr>
        <w:t>עכשיו</w:t>
      </w:r>
      <w:r w:rsidRPr="00CD067C">
        <w:rPr>
          <w:rFonts w:hint="cs"/>
          <w:rtl/>
        </w:rPr>
        <w:t xml:space="preserve"> בישראל?"</w:t>
      </w:r>
    </w:p>
    <w:p w14:paraId="7BB75BDA" w14:textId="77777777" w:rsidR="004627AB" w:rsidRPr="00CD067C" w:rsidRDefault="004627AB" w:rsidP="00250000">
      <w:pPr>
        <w:rPr>
          <w:rtl/>
        </w:rPr>
      </w:pPr>
      <w:r w:rsidRPr="00CD067C">
        <w:rPr>
          <w:rFonts w:hint="cs"/>
          <w:rtl/>
        </w:rPr>
        <w:t>תיאו הדליק את האור הקטן ליידו. הוא מצמץ כשסער ולילך הופיעו.</w:t>
      </w:r>
    </w:p>
    <w:p w14:paraId="444BBC92" w14:textId="18133CCB" w:rsidR="004627AB" w:rsidRPr="00CD067C" w:rsidRDefault="004627AB" w:rsidP="009319FA">
      <w:pPr>
        <w:rPr>
          <w:rtl/>
        </w:rPr>
      </w:pPr>
      <w:r w:rsidRPr="00CD067C">
        <w:rPr>
          <w:rFonts w:hint="cs"/>
          <w:rtl/>
        </w:rPr>
        <w:t>"אתם</w:t>
      </w:r>
      <w:r w:rsidR="00C90C6C">
        <w:rPr>
          <w:rFonts w:hint="cs"/>
          <w:rtl/>
        </w:rPr>
        <w:t xml:space="preserve"> מאוד </w:t>
      </w:r>
      <w:r w:rsidRPr="00CD067C">
        <w:rPr>
          <w:rFonts w:hint="cs"/>
          <w:rtl/>
        </w:rPr>
        <w:t>כועסים</w:t>
      </w:r>
      <w:r w:rsidR="009319FA">
        <w:rPr>
          <w:rFonts w:hint="cs"/>
          <w:rtl/>
        </w:rPr>
        <w:t xml:space="preserve"> שלא היינו אתכם בליל הסדר?" </w:t>
      </w:r>
      <w:r w:rsidRPr="00CD067C">
        <w:rPr>
          <w:rFonts w:hint="cs"/>
          <w:rtl/>
        </w:rPr>
        <w:t>סער</w:t>
      </w:r>
      <w:r w:rsidR="009319FA">
        <w:rPr>
          <w:rFonts w:hint="cs"/>
          <w:rtl/>
        </w:rPr>
        <w:t xml:space="preserve"> שאל</w:t>
      </w:r>
      <w:r w:rsidRPr="00CD067C">
        <w:rPr>
          <w:rFonts w:hint="cs"/>
          <w:rtl/>
        </w:rPr>
        <w:t>.</w:t>
      </w:r>
    </w:p>
    <w:p w14:paraId="288E08FA" w14:textId="2C1F4C98" w:rsidR="004627AB" w:rsidRPr="00CD067C" w:rsidRDefault="004627AB" w:rsidP="00250000">
      <w:pPr>
        <w:rPr>
          <w:rtl/>
        </w:rPr>
      </w:pPr>
      <w:r w:rsidRPr="00CD067C">
        <w:rPr>
          <w:rFonts w:hint="cs"/>
          <w:rtl/>
        </w:rPr>
        <w:t xml:space="preserve">"מה? מה </w:t>
      </w:r>
      <w:r w:rsidR="004C59E0">
        <w:rPr>
          <w:rFonts w:hint="cs"/>
          <w:rtl/>
        </w:rPr>
        <w:t>פתאום</w:t>
      </w:r>
      <w:r w:rsidRPr="00CD067C">
        <w:rPr>
          <w:rFonts w:hint="cs"/>
          <w:rtl/>
        </w:rPr>
        <w:t>?"</w:t>
      </w:r>
    </w:p>
    <w:p w14:paraId="6BFB33C9" w14:textId="77777777" w:rsidR="004627AB" w:rsidRDefault="004627AB" w:rsidP="009319FA">
      <w:pPr>
        <w:rPr>
          <w:rtl/>
        </w:rPr>
      </w:pPr>
      <w:r w:rsidRPr="00CD067C">
        <w:rPr>
          <w:rFonts w:hint="cs"/>
          <w:rtl/>
        </w:rPr>
        <w:t xml:space="preserve">"אולי אתה לא, אבל כולם ברוגז. אף אחד לא עונה," </w:t>
      </w:r>
      <w:r w:rsidR="00770E96">
        <w:rPr>
          <w:rFonts w:hint="cs"/>
          <w:rtl/>
        </w:rPr>
        <w:t xml:space="preserve">לילך </w:t>
      </w:r>
      <w:r w:rsidRPr="00CD067C">
        <w:rPr>
          <w:rFonts w:hint="cs"/>
          <w:rtl/>
        </w:rPr>
        <w:t xml:space="preserve">אמרה </w:t>
      </w:r>
      <w:r>
        <w:rPr>
          <w:rFonts w:hint="cs"/>
          <w:rtl/>
        </w:rPr>
        <w:t>בעברית</w:t>
      </w:r>
      <w:r w:rsidRPr="00CD067C">
        <w:rPr>
          <w:rFonts w:hint="cs"/>
          <w:rtl/>
        </w:rPr>
        <w:t>.</w:t>
      </w:r>
      <w:r>
        <w:rPr>
          <w:rFonts w:hint="cs"/>
          <w:rtl/>
        </w:rPr>
        <w:t xml:space="preserve"> "אבא של סער </w:t>
      </w:r>
      <w:r w:rsidR="009319FA">
        <w:rPr>
          <w:rFonts w:hint="cs"/>
          <w:rtl/>
        </w:rPr>
        <w:t>ביקש</w:t>
      </w:r>
      <w:r>
        <w:rPr>
          <w:rFonts w:hint="cs"/>
          <w:rtl/>
        </w:rPr>
        <w:t xml:space="preserve"> </w:t>
      </w:r>
      <w:r w:rsidR="001067E6">
        <w:rPr>
          <w:rFonts w:hint="cs"/>
          <w:rtl/>
        </w:rPr>
        <w:t xml:space="preserve">מהילדים שלו שהם כבר בוגרים ועומדים ברשות עצמם </w:t>
      </w:r>
      <w:r>
        <w:rPr>
          <w:rFonts w:hint="cs"/>
          <w:rtl/>
        </w:rPr>
        <w:t>שחג אחד יחגגו איתו ועם המשפחה החדשה שלו, זאת לא סיבה להחרים אותנו."</w:t>
      </w:r>
    </w:p>
    <w:p w14:paraId="1EFEA57A" w14:textId="161E89AD" w:rsidR="004627AB" w:rsidRDefault="004627AB" w:rsidP="00250000">
      <w:pPr>
        <w:rPr>
          <w:rtl/>
        </w:rPr>
      </w:pPr>
      <w:r>
        <w:rPr>
          <w:rFonts w:hint="cs"/>
          <w:rtl/>
        </w:rPr>
        <w:t>"מה זה להחרים?" תיאו שא</w:t>
      </w:r>
      <w:r w:rsidR="009319FA">
        <w:rPr>
          <w:rFonts w:hint="cs"/>
          <w:rtl/>
        </w:rPr>
        <w:t xml:space="preserve">ל. הוא היה </w:t>
      </w:r>
      <w:r w:rsidR="004C59E0">
        <w:rPr>
          <w:rFonts w:hint="cs"/>
          <w:rtl/>
        </w:rPr>
        <w:t>פתאום</w:t>
      </w:r>
      <w:r w:rsidR="009319FA">
        <w:rPr>
          <w:rFonts w:hint="cs"/>
          <w:rtl/>
        </w:rPr>
        <w:t xml:space="preserve"> </w:t>
      </w:r>
      <w:r w:rsidR="00F97A34">
        <w:rPr>
          <w:rFonts w:hint="cs"/>
          <w:rtl/>
        </w:rPr>
        <w:t>כל כך</w:t>
      </w:r>
      <w:r w:rsidR="00146872">
        <w:rPr>
          <w:rFonts w:hint="cs"/>
          <w:rtl/>
        </w:rPr>
        <w:t xml:space="preserve"> עייף,</w:t>
      </w:r>
      <w:r>
        <w:rPr>
          <w:rFonts w:hint="cs"/>
          <w:rtl/>
        </w:rPr>
        <w:t xml:space="preserve"> הוא</w:t>
      </w:r>
      <w:r w:rsidR="00146872">
        <w:rPr>
          <w:rFonts w:hint="cs"/>
          <w:rtl/>
        </w:rPr>
        <w:t xml:space="preserve"> </w:t>
      </w:r>
      <w:r>
        <w:rPr>
          <w:rFonts w:hint="cs"/>
          <w:rtl/>
        </w:rPr>
        <w:t>כמעט נרדם באמצע המשפט. הוא היה עייף</w:t>
      </w:r>
      <w:r w:rsidR="009319FA">
        <w:rPr>
          <w:rFonts w:hint="cs"/>
          <w:rtl/>
        </w:rPr>
        <w:t>,</w:t>
      </w:r>
      <w:r>
        <w:rPr>
          <w:rFonts w:hint="cs"/>
          <w:rtl/>
        </w:rPr>
        <w:t xml:space="preserve"> כי הוא עמד לבשר לארבעה אנשים ביחד על... וזה נפל עליו, כשארבעה פרצופים נדחקו למסך המחשב זה נפל עליו, זה הגיע ביט אחרי ביט וזלג ביית אחרי ביית, </w:t>
      </w:r>
      <w:r w:rsidRPr="00CD067C">
        <w:rPr>
          <w:rFonts w:hint="cs"/>
          <w:rtl/>
        </w:rPr>
        <w:t>זה הגיע בפאקטות של דאטה</w:t>
      </w:r>
      <w:r>
        <w:rPr>
          <w:rFonts w:hint="cs"/>
          <w:rtl/>
        </w:rPr>
        <w:t>, במנות של מידע</w:t>
      </w:r>
      <w:r w:rsidRPr="00CD067C">
        <w:rPr>
          <w:rFonts w:hint="cs"/>
          <w:rtl/>
        </w:rPr>
        <w:t xml:space="preserve"> דרך סיבים שקועים במעמקי הימים, שחצו אוקיינוס ויבש</w:t>
      </w:r>
      <w:r>
        <w:rPr>
          <w:rFonts w:hint="cs"/>
          <w:rtl/>
        </w:rPr>
        <w:t>ו</w:t>
      </w:r>
      <w:r w:rsidRPr="00CD067C">
        <w:rPr>
          <w:rFonts w:hint="cs"/>
          <w:rtl/>
        </w:rPr>
        <w:t xml:space="preserve">ת </w:t>
      </w:r>
      <w:r>
        <w:rPr>
          <w:rFonts w:hint="cs"/>
          <w:rtl/>
        </w:rPr>
        <w:t>והעבירו לתיאו דרך חצי עולם את גודלו</w:t>
      </w:r>
      <w:r w:rsidRPr="00CD067C">
        <w:rPr>
          <w:rFonts w:hint="cs"/>
          <w:rtl/>
        </w:rPr>
        <w:t xml:space="preserve"> האמיתי </w:t>
      </w:r>
      <w:r w:rsidR="001067E6">
        <w:rPr>
          <w:rFonts w:hint="cs"/>
          <w:rtl/>
        </w:rPr>
        <w:t xml:space="preserve">/ </w:t>
      </w:r>
      <w:r w:rsidR="00D54C3E">
        <w:rPr>
          <w:rFonts w:hint="cs"/>
          <w:rtl/>
        </w:rPr>
        <w:t>ממד</w:t>
      </w:r>
      <w:r w:rsidR="001067E6">
        <w:rPr>
          <w:rFonts w:hint="cs"/>
          <w:rtl/>
        </w:rPr>
        <w:t>יו המיתיים</w:t>
      </w:r>
      <w:r w:rsidR="00B40BDC">
        <w:rPr>
          <w:rFonts w:hint="cs"/>
          <w:rtl/>
        </w:rPr>
        <w:t xml:space="preserve"> </w:t>
      </w:r>
      <w:r w:rsidR="001067E6">
        <w:rPr>
          <w:rFonts w:hint="cs"/>
          <w:rtl/>
        </w:rPr>
        <w:t xml:space="preserve">מזעזעים וגו' </w:t>
      </w:r>
      <w:r w:rsidRPr="00CD067C">
        <w:rPr>
          <w:rFonts w:hint="cs"/>
          <w:rtl/>
        </w:rPr>
        <w:t>של האסון שפקד את משפחתו.</w:t>
      </w:r>
    </w:p>
    <w:p w14:paraId="2A1EEBC0" w14:textId="77777777" w:rsidR="004627AB" w:rsidRPr="00CD067C" w:rsidRDefault="004627AB" w:rsidP="009319FA">
      <w:pPr>
        <w:rPr>
          <w:rtl/>
        </w:rPr>
      </w:pPr>
      <w:r>
        <w:rPr>
          <w:rFonts w:hint="cs"/>
          <w:rtl/>
        </w:rPr>
        <w:t xml:space="preserve">"אף אחד לא מחרים," מארק </w:t>
      </w:r>
      <w:r w:rsidR="00461D9C">
        <w:rPr>
          <w:rFonts w:hint="cs"/>
          <w:rtl/>
        </w:rPr>
        <w:t xml:space="preserve">אמר </w:t>
      </w:r>
      <w:r>
        <w:rPr>
          <w:rFonts w:hint="cs"/>
          <w:rtl/>
        </w:rPr>
        <w:t xml:space="preserve">בקול שקט ואיטי ופניו </w:t>
      </w:r>
      <w:r w:rsidR="009319FA">
        <w:rPr>
          <w:rFonts w:hint="cs"/>
          <w:rtl/>
        </w:rPr>
        <w:t>ה</w:t>
      </w:r>
      <w:r>
        <w:rPr>
          <w:rFonts w:hint="cs"/>
          <w:rtl/>
        </w:rPr>
        <w:t>ש</w:t>
      </w:r>
      <w:r w:rsidR="009319FA">
        <w:rPr>
          <w:rFonts w:hint="cs"/>
          <w:rtl/>
        </w:rPr>
        <w:t>ת</w:t>
      </w:r>
      <w:r>
        <w:rPr>
          <w:rFonts w:hint="cs"/>
          <w:rtl/>
        </w:rPr>
        <w:t>ברו לאלפי ריבועים צבעוניים כשזרועותיו השמנמנות</w:t>
      </w:r>
      <w:r w:rsidR="009319FA">
        <w:rPr>
          <w:rFonts w:hint="cs"/>
          <w:rtl/>
        </w:rPr>
        <w:t xml:space="preserve"> של תמנון הסתבכו בין הסיבים התת-</w:t>
      </w:r>
      <w:r>
        <w:rPr>
          <w:rFonts w:hint="cs"/>
          <w:rtl/>
        </w:rPr>
        <w:t xml:space="preserve">ימיים, ואולי סתם </w:t>
      </w:r>
      <w:r w:rsidR="00461D9C">
        <w:rPr>
          <w:rFonts w:hint="cs"/>
          <w:rtl/>
        </w:rPr>
        <w:t>בשל עומס רגעי באחד ה</w:t>
      </w:r>
      <w:r>
        <w:rPr>
          <w:rFonts w:hint="cs"/>
          <w:rtl/>
        </w:rPr>
        <w:t>נתב</w:t>
      </w:r>
      <w:r w:rsidR="00461D9C">
        <w:rPr>
          <w:rFonts w:hint="cs"/>
          <w:rtl/>
        </w:rPr>
        <w:t>ים</w:t>
      </w:r>
      <w:r>
        <w:rPr>
          <w:rFonts w:hint="cs"/>
          <w:rtl/>
        </w:rPr>
        <w:t xml:space="preserve"> בדרך, "אלכס בחיים לא יחרים. הוא לא אדיוט. והוא לא נקמן מהסוג האדיוטי."</w:t>
      </w:r>
    </w:p>
    <w:p w14:paraId="7F46E197" w14:textId="77777777" w:rsidR="004627AB" w:rsidRPr="00CD067C" w:rsidRDefault="004627AB" w:rsidP="00250000">
      <w:pPr>
        <w:rPr>
          <w:rtl/>
        </w:rPr>
      </w:pPr>
      <w:r w:rsidRPr="00CD067C">
        <w:rPr>
          <w:rFonts w:hint="cs"/>
          <w:rtl/>
        </w:rPr>
        <w:t>"אתם לא שמעתם."</w:t>
      </w:r>
      <w:r>
        <w:rPr>
          <w:rFonts w:hint="cs"/>
          <w:rtl/>
        </w:rPr>
        <w:t xml:space="preserve"> המנות נפרשו ונעטפו עשרות פעמים בדרך, בכל נתב בנפרד, אבל הן הסתדרו בשורה ישרה ב</w:t>
      </w:r>
      <w:r w:rsidR="009319FA">
        <w:rPr>
          <w:rFonts w:hint="cs"/>
          <w:rtl/>
        </w:rPr>
        <w:t>מחשב בקנדה</w:t>
      </w:r>
      <w:r w:rsidR="00371FF9">
        <w:rPr>
          <w:rFonts w:hint="cs"/>
          <w:rtl/>
        </w:rPr>
        <w:t xml:space="preserve"> /בשכונה הירוקה וגו' בטורונטו</w:t>
      </w:r>
      <w:r w:rsidR="009319FA">
        <w:rPr>
          <w:rFonts w:hint="cs"/>
          <w:rtl/>
        </w:rPr>
        <w:t xml:space="preserve"> ונוגנו זו אחר זו</w:t>
      </w:r>
      <w:r>
        <w:rPr>
          <w:rFonts w:hint="cs"/>
          <w:rtl/>
        </w:rPr>
        <w:t xml:space="preserve"> בדיוק לפי הסדר.</w:t>
      </w:r>
    </w:p>
    <w:p w14:paraId="5D494A93" w14:textId="77777777" w:rsidR="004627AB" w:rsidRPr="00CD067C" w:rsidRDefault="004627AB" w:rsidP="00250000">
      <w:pPr>
        <w:rPr>
          <w:rtl/>
        </w:rPr>
      </w:pPr>
      <w:r w:rsidRPr="00CD067C">
        <w:rPr>
          <w:rFonts w:hint="cs"/>
          <w:rtl/>
        </w:rPr>
        <w:t>"לא שמענו? מה לא שמענו?" ארבעת הפרצופים נדחקו לתוך מסך המחשב. "מה לא שמענו?"</w:t>
      </w:r>
    </w:p>
    <w:p w14:paraId="5FBED8D2" w14:textId="544C39C8" w:rsidR="0053479F" w:rsidRDefault="004627AB" w:rsidP="0053479F">
      <w:pPr>
        <w:rPr>
          <w:rtl/>
        </w:rPr>
      </w:pPr>
      <w:r w:rsidRPr="00CD067C">
        <w:rPr>
          <w:rFonts w:hint="cs"/>
          <w:rtl/>
        </w:rPr>
        <w:t>"</w:t>
      </w:r>
      <w:r w:rsidR="0053479F">
        <w:rPr>
          <w:rFonts w:hint="cs"/>
          <w:rtl/>
        </w:rPr>
        <w:t>על</w:t>
      </w:r>
      <w:r w:rsidR="0053479F" w:rsidRPr="00CD067C">
        <w:rPr>
          <w:rFonts w:hint="cs"/>
          <w:rtl/>
        </w:rPr>
        <w:t xml:space="preserve"> </w:t>
      </w:r>
      <w:r w:rsidR="0053479F">
        <w:rPr>
          <w:rFonts w:hint="cs"/>
          <w:rtl/>
        </w:rPr>
        <w:t>ה</w:t>
      </w:r>
      <w:r w:rsidRPr="00CD067C">
        <w:rPr>
          <w:rFonts w:hint="cs"/>
          <w:rtl/>
        </w:rPr>
        <w:t>תאונה," תיאו אמר.</w:t>
      </w:r>
    </w:p>
    <w:p w14:paraId="3790CDF3" w14:textId="0B518FBE" w:rsidR="0053479F" w:rsidRDefault="0053479F" w:rsidP="0053479F">
      <w:pPr>
        <w:rPr>
          <w:rtl/>
        </w:rPr>
      </w:pPr>
      <w:r>
        <w:rPr>
          <w:rFonts w:hint="cs"/>
          <w:rtl/>
        </w:rPr>
        <w:t>"איפה אלכס?" יסמין לחשה.</w:t>
      </w:r>
    </w:p>
    <w:p w14:paraId="4939BF10" w14:textId="2D2C7A88" w:rsidR="004627AB" w:rsidRPr="00CD067C" w:rsidRDefault="004627AB" w:rsidP="0053479F">
      <w:pPr>
        <w:rPr>
          <w:rtl/>
        </w:rPr>
      </w:pPr>
      <w:r w:rsidRPr="00CD067C">
        <w:rPr>
          <w:rFonts w:hint="cs"/>
          <w:rtl/>
        </w:rPr>
        <w:t>"</w:t>
      </w:r>
      <w:r w:rsidR="001C5A04">
        <w:rPr>
          <w:rFonts w:hint="cs"/>
          <w:rtl/>
        </w:rPr>
        <w:t>הייתה</w:t>
      </w:r>
      <w:r w:rsidR="0053479F">
        <w:rPr>
          <w:rFonts w:hint="cs"/>
          <w:rtl/>
        </w:rPr>
        <w:t xml:space="preserve"> ל</w:t>
      </w:r>
      <w:r w:rsidR="008B1B44">
        <w:rPr>
          <w:rFonts w:hint="cs"/>
          <w:rtl/>
        </w:rPr>
        <w:t>סופי</w:t>
      </w:r>
      <w:r w:rsidR="0053479F">
        <w:rPr>
          <w:rFonts w:hint="cs"/>
          <w:rtl/>
        </w:rPr>
        <w:t xml:space="preserve"> </w:t>
      </w:r>
      <w:r w:rsidRPr="00CD067C">
        <w:rPr>
          <w:rFonts w:hint="cs"/>
          <w:rtl/>
        </w:rPr>
        <w:t>תאונת דרכים</w:t>
      </w:r>
      <w:r w:rsidR="00461D9C">
        <w:rPr>
          <w:rFonts w:hint="cs"/>
          <w:rtl/>
        </w:rPr>
        <w:t xml:space="preserve"> כשאלכס הסיע א</w:t>
      </w:r>
      <w:r w:rsidR="00AC6E20">
        <w:rPr>
          <w:rFonts w:hint="cs"/>
          <w:rtl/>
        </w:rPr>
        <w:t>ו</w:t>
      </w:r>
      <w:r w:rsidR="00461D9C">
        <w:rPr>
          <w:rFonts w:hint="cs"/>
          <w:rtl/>
        </w:rPr>
        <w:t>ת</w:t>
      </w:r>
      <w:r w:rsidR="00AC6E20">
        <w:rPr>
          <w:rFonts w:hint="cs"/>
          <w:rtl/>
        </w:rPr>
        <w:t>ה</w:t>
      </w:r>
      <w:r w:rsidR="00461D9C">
        <w:rPr>
          <w:rFonts w:hint="cs"/>
          <w:rtl/>
        </w:rPr>
        <w:t xml:space="preserve"> ל</w:t>
      </w:r>
      <w:r w:rsidR="0024795D">
        <w:rPr>
          <w:rFonts w:hint="cs"/>
          <w:rtl/>
        </w:rPr>
        <w:t>ראיון אצל מנהל התזמורת הפילהרמונית</w:t>
      </w:r>
      <w:r w:rsidRPr="00CD067C">
        <w:rPr>
          <w:rFonts w:hint="cs"/>
          <w:rtl/>
        </w:rPr>
        <w:t>."</w:t>
      </w:r>
    </w:p>
    <w:p w14:paraId="4763B635" w14:textId="77777777" w:rsidR="004627AB" w:rsidRPr="00CD067C" w:rsidRDefault="0024795D" w:rsidP="00250000">
      <w:pPr>
        <w:rPr>
          <w:rtl/>
        </w:rPr>
      </w:pPr>
      <w:r>
        <w:rPr>
          <w:rFonts w:hint="cs"/>
          <w:rtl/>
        </w:rPr>
        <w:t>"מה עם אלכס?"</w:t>
      </w:r>
      <w:r w:rsidR="004627AB" w:rsidRPr="00CD067C">
        <w:rPr>
          <w:rFonts w:hint="cs"/>
          <w:rtl/>
        </w:rPr>
        <w:t xml:space="preserve"> יסמין</w:t>
      </w:r>
      <w:r>
        <w:rPr>
          <w:rFonts w:hint="cs"/>
          <w:rtl/>
        </w:rPr>
        <w:t xml:space="preserve"> חרחרה</w:t>
      </w:r>
      <w:r w:rsidR="004627AB" w:rsidRPr="00CD067C">
        <w:rPr>
          <w:rFonts w:hint="cs"/>
          <w:rtl/>
        </w:rPr>
        <w:t>. היא אחזה בחזקה בירכיים שלה, צבטה אותם מקדימה דרך המכנסיים. "איפה אלכס?"</w:t>
      </w:r>
    </w:p>
    <w:p w14:paraId="5751F096" w14:textId="373F0EB3" w:rsidR="004627AB" w:rsidRPr="00CD067C" w:rsidRDefault="004627AB" w:rsidP="00250000">
      <w:pPr>
        <w:rPr>
          <w:rtl/>
        </w:rPr>
      </w:pPr>
      <w:r w:rsidRPr="00CD067C">
        <w:rPr>
          <w:rFonts w:hint="cs"/>
          <w:rtl/>
        </w:rPr>
        <w:t xml:space="preserve">היא טעתה לגמרי, זאת </w:t>
      </w:r>
      <w:r w:rsidR="008B1B44">
        <w:rPr>
          <w:rFonts w:hint="cs"/>
          <w:rtl/>
        </w:rPr>
        <w:t>סופי</w:t>
      </w:r>
      <w:r w:rsidRPr="00CD067C">
        <w:rPr>
          <w:rFonts w:hint="cs"/>
          <w:rtl/>
        </w:rPr>
        <w:t xml:space="preserve"> ש</w:t>
      </w:r>
      <w:r w:rsidR="001C5A04">
        <w:rPr>
          <w:rFonts w:hint="cs"/>
          <w:rtl/>
        </w:rPr>
        <w:t>הייתה</w:t>
      </w:r>
      <w:r w:rsidRPr="00CD067C">
        <w:rPr>
          <w:rFonts w:hint="cs"/>
          <w:rtl/>
        </w:rPr>
        <w:t xml:space="preserve"> חשובה. את אלכס ניתן היה בקלות להקר</w:t>
      </w:r>
      <w:r w:rsidR="0053394D">
        <w:rPr>
          <w:rFonts w:hint="cs"/>
          <w:rtl/>
        </w:rPr>
        <w:t>יב עבורה.</w:t>
      </w:r>
    </w:p>
    <w:p w14:paraId="7D878274" w14:textId="77777777" w:rsidR="004627AB" w:rsidRPr="00CD067C" w:rsidRDefault="004627AB" w:rsidP="00250000">
      <w:pPr>
        <w:rPr>
          <w:rtl/>
        </w:rPr>
      </w:pPr>
      <w:r w:rsidRPr="00CD067C">
        <w:rPr>
          <w:rFonts w:hint="cs"/>
          <w:rtl/>
        </w:rPr>
        <w:t xml:space="preserve">מארק </w:t>
      </w:r>
      <w:r>
        <w:rPr>
          <w:rFonts w:hint="cs"/>
          <w:rtl/>
        </w:rPr>
        <w:t>תמך</w:t>
      </w:r>
      <w:r w:rsidRPr="00CD067C">
        <w:rPr>
          <w:rFonts w:hint="cs"/>
          <w:rtl/>
        </w:rPr>
        <w:t xml:space="preserve"> בזרועה. היא אפילו לא הרגישה. "מה עם אלכס?"</w:t>
      </w:r>
    </w:p>
    <w:p w14:paraId="52A4A5C8" w14:textId="288E3375" w:rsidR="004627AB" w:rsidRPr="00CD067C" w:rsidRDefault="004627AB" w:rsidP="00250000">
      <w:pPr>
        <w:rPr>
          <w:rtl/>
        </w:rPr>
      </w:pPr>
      <w:r w:rsidRPr="00CD067C">
        <w:rPr>
          <w:rFonts w:hint="cs"/>
          <w:rtl/>
        </w:rPr>
        <w:t>"הם שניהם עדיין בחיים," תיאו אמר ו</w:t>
      </w:r>
      <w:r w:rsidR="004C59E0">
        <w:rPr>
          <w:rFonts w:hint="cs"/>
          <w:rtl/>
        </w:rPr>
        <w:t>פתאום</w:t>
      </w:r>
      <w:r w:rsidRPr="00CD067C">
        <w:rPr>
          <w:rFonts w:hint="cs"/>
          <w:rtl/>
        </w:rPr>
        <w:t xml:space="preserve"> נוכח שלא ידע אם זה אכן כך. הוא מישש את הטלפון הסלולרי בכיס שלו, אבל ס</w:t>
      </w:r>
      <w:r w:rsidR="00146872">
        <w:rPr>
          <w:rFonts w:hint="cs"/>
          <w:rtl/>
        </w:rPr>
        <w:t>י</w:t>
      </w:r>
      <w:r w:rsidRPr="00CD067C">
        <w:rPr>
          <w:rFonts w:hint="cs"/>
          <w:rtl/>
        </w:rPr>
        <w:t xml:space="preserve">רב להביט בצג, לבדוק אם </w:t>
      </w:r>
      <w:r w:rsidR="001C5A04">
        <w:rPr>
          <w:rFonts w:hint="cs"/>
          <w:rtl/>
        </w:rPr>
        <w:t>הייתה</w:t>
      </w:r>
      <w:r w:rsidRPr="00CD067C">
        <w:rPr>
          <w:rFonts w:hint="cs"/>
          <w:rtl/>
        </w:rPr>
        <w:t xml:space="preserve"> שיחה שלא נענתה.</w:t>
      </w:r>
    </w:p>
    <w:p w14:paraId="1178DD6C" w14:textId="77777777" w:rsidR="004627AB" w:rsidRPr="00CD067C" w:rsidRDefault="0024795D" w:rsidP="0053394D">
      <w:pPr>
        <w:rPr>
          <w:rtl/>
        </w:rPr>
      </w:pPr>
      <w:r>
        <w:rPr>
          <w:rFonts w:hint="cs"/>
          <w:rtl/>
        </w:rPr>
        <w:t xml:space="preserve">"עדיין? עדיין?" </w:t>
      </w:r>
      <w:r w:rsidR="004627AB" w:rsidRPr="00CD067C">
        <w:rPr>
          <w:rFonts w:hint="cs"/>
          <w:rtl/>
        </w:rPr>
        <w:t>מארק</w:t>
      </w:r>
      <w:r>
        <w:rPr>
          <w:rFonts w:hint="cs"/>
          <w:rtl/>
        </w:rPr>
        <w:t xml:space="preserve"> </w:t>
      </w:r>
      <w:r w:rsidR="0053394D">
        <w:rPr>
          <w:rFonts w:hint="cs"/>
          <w:rtl/>
        </w:rPr>
        <w:t>כעכע</w:t>
      </w:r>
      <w:r w:rsidR="004627AB" w:rsidRPr="00CD067C">
        <w:rPr>
          <w:rFonts w:hint="cs"/>
          <w:rtl/>
        </w:rPr>
        <w:t>. "מה זה עדיין?"</w:t>
      </w:r>
    </w:p>
    <w:p w14:paraId="64D3440F" w14:textId="77777777" w:rsidR="004627AB" w:rsidRPr="00CD067C" w:rsidRDefault="004627AB" w:rsidP="00250000">
      <w:pPr>
        <w:rPr>
          <w:rtl/>
        </w:rPr>
      </w:pPr>
      <w:r w:rsidRPr="00CD067C">
        <w:rPr>
          <w:rFonts w:hint="cs"/>
          <w:rtl/>
        </w:rPr>
        <w:lastRenderedPageBreak/>
        <w:t>והפנים של תיאו התעוותו, מהלסת דרך הפה והאף עד ללחיים ומשם למצח כל שרי</w:t>
      </w:r>
      <w:r>
        <w:rPr>
          <w:rFonts w:hint="cs"/>
          <w:rtl/>
        </w:rPr>
        <w:t xml:space="preserve">ר ושריר בפניו התכווץ עמוקות </w:t>
      </w:r>
      <w:r w:rsidRPr="00CD067C">
        <w:rPr>
          <w:rFonts w:hint="cs"/>
          <w:rtl/>
        </w:rPr>
        <w:t>כשהוא פרץ בבכי מוזר ומפחיד וקיפל את מסך המחשב.</w:t>
      </w:r>
    </w:p>
    <w:p w14:paraId="17E6ECC3" w14:textId="00C604A4" w:rsidR="004627AB" w:rsidRPr="00CD067C" w:rsidRDefault="004627AB" w:rsidP="0053479F">
      <w:pPr>
        <w:rPr>
          <w:rtl/>
        </w:rPr>
      </w:pPr>
      <w:r w:rsidRPr="00CD067C">
        <w:rPr>
          <w:rFonts w:hint="cs"/>
          <w:rtl/>
        </w:rPr>
        <w:t>הוא לא היה גאה בבכי</w:t>
      </w:r>
      <w:r w:rsidR="0053479F">
        <w:rPr>
          <w:rFonts w:hint="cs"/>
          <w:rtl/>
        </w:rPr>
        <w:t>,</w:t>
      </w:r>
      <w:r w:rsidRPr="00CD067C">
        <w:rPr>
          <w:rFonts w:hint="cs"/>
          <w:rtl/>
        </w:rPr>
        <w:t xml:space="preserve"> כי לא </w:t>
      </w:r>
      <w:r w:rsidR="0053479F">
        <w:rPr>
          <w:rFonts w:hint="cs"/>
          <w:rtl/>
        </w:rPr>
        <w:t>נבע</w:t>
      </w:r>
      <w:r w:rsidRPr="00CD067C">
        <w:rPr>
          <w:rFonts w:hint="cs"/>
          <w:rtl/>
        </w:rPr>
        <w:t xml:space="preserve"> </w:t>
      </w:r>
      <w:r w:rsidR="0053479F">
        <w:rPr>
          <w:rFonts w:hint="cs"/>
          <w:rtl/>
        </w:rPr>
        <w:t>מ</w:t>
      </w:r>
      <w:r w:rsidRPr="00CD067C">
        <w:rPr>
          <w:rFonts w:hint="cs"/>
          <w:rtl/>
        </w:rPr>
        <w:t>דאגה או צער על אחיו הגדולים א</w:t>
      </w:r>
      <w:r w:rsidR="0024795D">
        <w:rPr>
          <w:rFonts w:hint="cs"/>
          <w:rtl/>
        </w:rPr>
        <w:t xml:space="preserve">לא </w:t>
      </w:r>
      <w:r w:rsidR="0053479F">
        <w:rPr>
          <w:rFonts w:hint="cs"/>
          <w:rtl/>
        </w:rPr>
        <w:t>מ</w:t>
      </w:r>
      <w:r w:rsidR="0024795D">
        <w:rPr>
          <w:rFonts w:hint="cs"/>
          <w:rtl/>
        </w:rPr>
        <w:t xml:space="preserve">רחמים עצמיים. האם </w:t>
      </w:r>
      <w:r w:rsidRPr="00CD067C">
        <w:rPr>
          <w:rFonts w:hint="cs"/>
          <w:rtl/>
        </w:rPr>
        <w:t>לא י</w:t>
      </w:r>
      <w:r w:rsidR="0024795D">
        <w:rPr>
          <w:rFonts w:hint="cs"/>
          <w:rtl/>
        </w:rPr>
        <w:t>וכ</w:t>
      </w:r>
      <w:r w:rsidRPr="00CD067C">
        <w:rPr>
          <w:rFonts w:hint="cs"/>
          <w:rtl/>
        </w:rPr>
        <w:t xml:space="preserve">ל לבכות באופן </w:t>
      </w:r>
      <w:r w:rsidR="0024795D">
        <w:rPr>
          <w:rFonts w:hint="cs"/>
          <w:rtl/>
        </w:rPr>
        <w:t xml:space="preserve">יותר </w:t>
      </w:r>
      <w:r w:rsidR="0053479F">
        <w:rPr>
          <w:rFonts w:hint="cs"/>
          <w:rtl/>
        </w:rPr>
        <w:t>קונוונציונלי</w:t>
      </w:r>
      <w:r w:rsidRPr="00CD067C">
        <w:rPr>
          <w:rFonts w:hint="cs"/>
          <w:rtl/>
        </w:rPr>
        <w:t xml:space="preserve">, </w:t>
      </w:r>
      <w:r w:rsidR="00146872">
        <w:rPr>
          <w:rFonts w:hint="cs"/>
          <w:rtl/>
        </w:rPr>
        <w:t>מ</w:t>
      </w:r>
      <w:r w:rsidRPr="00CD067C">
        <w:rPr>
          <w:rFonts w:hint="cs"/>
          <w:rtl/>
        </w:rPr>
        <w:t xml:space="preserve">בלי שכל שריר </w:t>
      </w:r>
      <w:r w:rsidR="0053479F">
        <w:rPr>
          <w:rFonts w:hint="cs"/>
          <w:rtl/>
        </w:rPr>
        <w:t>בפניו יזדרז לה</w:t>
      </w:r>
      <w:r w:rsidRPr="00CD067C">
        <w:rPr>
          <w:rFonts w:hint="cs"/>
          <w:rtl/>
        </w:rPr>
        <w:t>שתתף?</w:t>
      </w:r>
    </w:p>
    <w:p w14:paraId="1115AB3E" w14:textId="77777777" w:rsidR="004627AB" w:rsidRPr="00CD067C" w:rsidRDefault="004627AB" w:rsidP="008901F1">
      <w:pPr>
        <w:rPr>
          <w:rtl/>
        </w:rPr>
      </w:pPr>
      <w:r w:rsidRPr="00CD067C">
        <w:rPr>
          <w:rFonts w:hint="cs"/>
          <w:rtl/>
        </w:rPr>
        <w:t>הוא היה בודד, בודד בעולם, מי י</w:t>
      </w:r>
      <w:r w:rsidR="0024795D">
        <w:rPr>
          <w:rFonts w:hint="cs"/>
          <w:rtl/>
        </w:rPr>
        <w:t>חרחר בדאגה</w:t>
      </w:r>
      <w:r w:rsidRPr="00CD067C">
        <w:rPr>
          <w:rFonts w:hint="cs"/>
          <w:rtl/>
        </w:rPr>
        <w:t>, מי</w:t>
      </w:r>
      <w:r>
        <w:rPr>
          <w:rFonts w:hint="cs"/>
          <w:rtl/>
        </w:rPr>
        <w:t xml:space="preserve"> יקרוס לרצפה כשתיאו יאבד מעל 40% </w:t>
      </w:r>
      <w:r w:rsidRPr="00CD067C">
        <w:rPr>
          <w:rFonts w:hint="cs"/>
          <w:rtl/>
        </w:rPr>
        <w:t>מהדם שלו?</w:t>
      </w:r>
    </w:p>
    <w:p w14:paraId="0757180F" w14:textId="77777777" w:rsidR="004627AB" w:rsidRDefault="004627AB" w:rsidP="00250000">
      <w:pPr>
        <w:rPr>
          <w:rtl/>
        </w:rPr>
      </w:pPr>
      <w:r w:rsidRPr="00CD067C">
        <w:rPr>
          <w:rFonts w:hint="cs"/>
          <w:rtl/>
        </w:rPr>
        <w:t>הטלפון בסלון החל לצלצל כמעט מייד, הוא קם וניגב את דמעותיו</w:t>
      </w:r>
      <w:r>
        <w:rPr>
          <w:rFonts w:hint="cs"/>
          <w:rtl/>
        </w:rPr>
        <w:t>,</w:t>
      </w:r>
      <w:r w:rsidRPr="00CD067C">
        <w:rPr>
          <w:rFonts w:hint="cs"/>
          <w:rtl/>
        </w:rPr>
        <w:t xml:space="preserve"> </w:t>
      </w:r>
      <w:r>
        <w:rPr>
          <w:rFonts w:hint="cs"/>
          <w:rtl/>
        </w:rPr>
        <w:t>זה שוב היה מארק. "אל תנתק, תיאו! זה קרה בערב פסח? הנה, אני מוצא באינטרנט כתבה," והוא החל להקריא בעברית, "היו שלושה הרוגים!"</w:t>
      </w:r>
    </w:p>
    <w:p w14:paraId="3342A335" w14:textId="77777777" w:rsidR="004627AB" w:rsidRDefault="004627AB" w:rsidP="00250000">
      <w:pPr>
        <w:rPr>
          <w:rtl/>
        </w:rPr>
      </w:pPr>
      <w:r>
        <w:rPr>
          <w:rFonts w:hint="cs"/>
          <w:rtl/>
        </w:rPr>
        <w:t>"זה לא הם," תיאו אמר. "זאת תאונה אחרת."</w:t>
      </w:r>
    </w:p>
    <w:p w14:paraId="1E7C0518" w14:textId="0C652CCE" w:rsidR="004627AB" w:rsidRDefault="004627AB" w:rsidP="0053394D">
      <w:pPr>
        <w:rPr>
          <w:rtl/>
        </w:rPr>
      </w:pPr>
      <w:r>
        <w:rPr>
          <w:rFonts w:hint="cs"/>
          <w:rtl/>
        </w:rPr>
        <w:t>"אז הנה, 'בשעות הצהריים נפגע חייל בשירות סדיר באורח אנוש ואחותו באורח קשה בתאונת דרכים בכביש גהה סמוך לצומת גן שמואל בהתנגשות בין רכב פרטי ומערבל בטון. נהג המערבל נפגע באורח קל. התאונה גרמה לעומסי תנועה כבדים בכל כבישי ה</w:t>
      </w:r>
      <w:r w:rsidR="00271F95">
        <w:rPr>
          <w:rFonts w:hint="cs"/>
          <w:rtl/>
        </w:rPr>
        <w:t>אזור</w:t>
      </w:r>
      <w:r>
        <w:rPr>
          <w:rFonts w:hint="cs"/>
          <w:rtl/>
        </w:rPr>
        <w:t>.' זה הם?"</w:t>
      </w:r>
    </w:p>
    <w:p w14:paraId="16DC1F38" w14:textId="39CD4E2D" w:rsidR="004627AB" w:rsidRDefault="004627AB" w:rsidP="00250000">
      <w:pPr>
        <w:rPr>
          <w:rtl/>
        </w:rPr>
      </w:pPr>
      <w:r>
        <w:rPr>
          <w:rFonts w:hint="cs"/>
          <w:rtl/>
        </w:rPr>
        <w:t>"אסור לספר לאף אחד!" ת</w:t>
      </w:r>
      <w:r w:rsidR="0053394D">
        <w:rPr>
          <w:rFonts w:hint="cs"/>
          <w:rtl/>
        </w:rPr>
        <w:t xml:space="preserve">יאו נזכר. "שסבתא לא תישמע מזה. היא כבר יודעת משהו, כי </w:t>
      </w:r>
      <w:r w:rsidR="008B1B44">
        <w:rPr>
          <w:rFonts w:hint="cs"/>
          <w:rtl/>
        </w:rPr>
        <w:t>סופי</w:t>
      </w:r>
      <w:r w:rsidR="0053394D">
        <w:rPr>
          <w:rFonts w:hint="cs"/>
          <w:rtl/>
        </w:rPr>
        <w:t xml:space="preserve"> לא חזרה עדיין, אבל ל</w:t>
      </w:r>
      <w:r>
        <w:rPr>
          <w:rFonts w:hint="cs"/>
          <w:rtl/>
        </w:rPr>
        <w:t>פחות עוד כמה ימים, עד ש</w:t>
      </w:r>
      <w:r w:rsidR="008B1B44">
        <w:rPr>
          <w:rFonts w:hint="cs"/>
          <w:rtl/>
        </w:rPr>
        <w:t>סופי</w:t>
      </w:r>
      <w:r>
        <w:rPr>
          <w:rFonts w:hint="cs"/>
          <w:rtl/>
        </w:rPr>
        <w:t xml:space="preserve"> תחלים, אסור שסבתא תשמע."</w:t>
      </w:r>
    </w:p>
    <w:p w14:paraId="15A67559" w14:textId="77777777" w:rsidR="004627AB" w:rsidRDefault="004627AB" w:rsidP="00250000">
      <w:pPr>
        <w:rPr>
          <w:rtl/>
        </w:rPr>
      </w:pPr>
      <w:r>
        <w:rPr>
          <w:rFonts w:hint="cs"/>
          <w:rtl/>
        </w:rPr>
        <w:t>לא היה דבר נוסף שרצה להגיד או לבשר לעולם. הפעם כשניתק את השיחה הוא אפילו תלש</w:t>
      </w:r>
      <w:r w:rsidRPr="00CD067C">
        <w:rPr>
          <w:rFonts w:hint="cs"/>
          <w:rtl/>
        </w:rPr>
        <w:t xml:space="preserve"> את</w:t>
      </w:r>
      <w:r>
        <w:rPr>
          <w:rFonts w:hint="cs"/>
          <w:rtl/>
        </w:rPr>
        <w:t xml:space="preserve"> הטלפון</w:t>
      </w:r>
      <w:r w:rsidRPr="00CD067C">
        <w:rPr>
          <w:rFonts w:hint="cs"/>
          <w:rtl/>
        </w:rPr>
        <w:t xml:space="preserve"> </w:t>
      </w:r>
      <w:r>
        <w:rPr>
          <w:rFonts w:hint="cs"/>
          <w:rtl/>
        </w:rPr>
        <w:t>מהקיר</w:t>
      </w:r>
      <w:r w:rsidRPr="00CD067C">
        <w:rPr>
          <w:rFonts w:hint="cs"/>
          <w:rtl/>
        </w:rPr>
        <w:t>.</w:t>
      </w:r>
    </w:p>
    <w:p w14:paraId="2DF08E2E" w14:textId="77777777" w:rsidR="007C3F31" w:rsidRDefault="007C3F31" w:rsidP="0053394D">
      <w:pPr>
        <w:rPr>
          <w:rtl/>
        </w:rPr>
      </w:pPr>
      <w:r>
        <w:rPr>
          <w:rFonts w:hint="cs"/>
          <w:rtl/>
        </w:rPr>
        <w:t>הבית היה אפוף שקט, אבל לא א</w:t>
      </w:r>
      <w:r w:rsidR="0053394D">
        <w:rPr>
          <w:rFonts w:hint="cs"/>
          <w:rtl/>
        </w:rPr>
        <w:t>ותה דממה נהדרת ומבורכת של צהרי-</w:t>
      </w:r>
      <w:r>
        <w:rPr>
          <w:rFonts w:hint="cs"/>
          <w:rtl/>
        </w:rPr>
        <w:t>יום, כש</w:t>
      </w:r>
      <w:r w:rsidR="0053394D">
        <w:rPr>
          <w:rFonts w:hint="cs"/>
          <w:rtl/>
        </w:rPr>
        <w:t xml:space="preserve">זיוום של [ </w:t>
      </w:r>
      <w:r>
        <w:rPr>
          <w:rFonts w:hint="cs"/>
          <w:rtl/>
        </w:rPr>
        <w:t>זוהר ה</w:t>
      </w:r>
      <w:r>
        <w:t>reflect</w:t>
      </w:r>
      <w:r>
        <w:rPr>
          <w:rFonts w:hint="cs"/>
          <w:rtl/>
        </w:rPr>
        <w:t xml:space="preserve"> הנשקף מ</w:t>
      </w:r>
      <w:r w:rsidR="0053394D">
        <w:rPr>
          <w:rFonts w:hint="cs"/>
          <w:rtl/>
        </w:rPr>
        <w:t xml:space="preserve">] </w:t>
      </w:r>
      <w:r>
        <w:rPr>
          <w:rFonts w:hint="cs"/>
          <w:rtl/>
        </w:rPr>
        <w:t xml:space="preserve">עלים ירוקים מדי מזדהר בכל הבית. זה היה שקט אפלולי, כמו סחבה טחובה </w:t>
      </w:r>
      <w:r w:rsidR="0046703E">
        <w:rPr>
          <w:rFonts w:hint="cs"/>
          <w:rtl/>
        </w:rPr>
        <w:t>[</w:t>
      </w:r>
      <w:r>
        <w:rPr>
          <w:rFonts w:hint="cs"/>
          <w:rtl/>
        </w:rPr>
        <w:t>ורטובה ש</w:t>
      </w:r>
      <w:r w:rsidR="0046703E">
        <w:rPr>
          <w:rFonts w:hint="cs"/>
          <w:rtl/>
        </w:rPr>
        <w:t>] ה</w:t>
      </w:r>
      <w:r>
        <w:rPr>
          <w:rFonts w:hint="cs"/>
          <w:rtl/>
        </w:rPr>
        <w:t xml:space="preserve">נזרקת בחבטה שטוחה על פניך [הבלתי חושדות, </w:t>
      </w:r>
      <w:r>
        <w:t>unsuspecting</w:t>
      </w:r>
      <w:r>
        <w:rPr>
          <w:rFonts w:hint="cs"/>
          <w:rtl/>
        </w:rPr>
        <w:t>] הנבוכות, סטירה [</w:t>
      </w:r>
      <w:r>
        <w:t>clammy</w:t>
      </w:r>
      <w:r>
        <w:rPr>
          <w:rFonts w:hint="cs"/>
          <w:rtl/>
        </w:rPr>
        <w:t>] דביקה ומצחינה</w:t>
      </w:r>
      <w:r w:rsidR="0046703E">
        <w:rPr>
          <w:rFonts w:hint="cs"/>
          <w:rtl/>
        </w:rPr>
        <w:t xml:space="preserve"> [. חבט בו] ממשהו קשה שהתרכך עקב שהייה ממושכת מדי ב</w:t>
      </w:r>
      <w:r>
        <w:rPr>
          <w:rFonts w:hint="cs"/>
          <w:rtl/>
        </w:rPr>
        <w:t>מים עכורים.</w:t>
      </w:r>
    </w:p>
    <w:p w14:paraId="008B530E" w14:textId="616D5C87" w:rsidR="00054A88" w:rsidRDefault="00F7231C" w:rsidP="00724020">
      <w:pPr>
        <w:rPr>
          <w:rtl/>
        </w:rPr>
      </w:pPr>
      <w:r>
        <w:rPr>
          <w:rFonts w:hint="cs"/>
          <w:rtl/>
        </w:rPr>
        <w:t xml:space="preserve">שולחן האוכל בסלון היה ערוך </w:t>
      </w:r>
      <w:r w:rsidR="0046703E">
        <w:rPr>
          <w:rFonts w:hint="cs"/>
          <w:rtl/>
        </w:rPr>
        <w:t xml:space="preserve">עדיין </w:t>
      </w:r>
      <w:r w:rsidR="00ED10FE">
        <w:rPr>
          <w:rFonts w:hint="cs"/>
          <w:rtl/>
        </w:rPr>
        <w:t xml:space="preserve">לארוחת החג. </w:t>
      </w:r>
      <w:r>
        <w:rPr>
          <w:rFonts w:hint="cs"/>
          <w:rtl/>
        </w:rPr>
        <w:t xml:space="preserve">צלחות למנה ראשונה ומנה </w:t>
      </w:r>
      <w:r w:rsidR="003A7E9C">
        <w:rPr>
          <w:rFonts w:hint="cs"/>
          <w:rtl/>
        </w:rPr>
        <w:t>שנייה</w:t>
      </w:r>
      <w:r>
        <w:rPr>
          <w:rFonts w:hint="cs"/>
          <w:rtl/>
        </w:rPr>
        <w:t xml:space="preserve"> </w:t>
      </w:r>
      <w:r w:rsidR="00ED10FE">
        <w:rPr>
          <w:rFonts w:hint="cs"/>
          <w:rtl/>
        </w:rPr>
        <w:t xml:space="preserve">ומפית בד עבה על כל צלחת, נטפי חֵלֶב [ניקוד לא בדוק] מהנרות הכבויים שקעו במפה הלבנה, אפילו </w:t>
      </w:r>
      <w:r>
        <w:rPr>
          <w:rFonts w:hint="cs"/>
          <w:rtl/>
        </w:rPr>
        <w:t>כוס</w:t>
      </w:r>
      <w:r w:rsidR="00ED10FE">
        <w:rPr>
          <w:rFonts w:hint="cs"/>
          <w:rtl/>
        </w:rPr>
        <w:t>ו של אליהו הנביא נותרה</w:t>
      </w:r>
      <w:r>
        <w:rPr>
          <w:rFonts w:hint="cs"/>
          <w:rtl/>
        </w:rPr>
        <w:t xml:space="preserve"> מל</w:t>
      </w:r>
      <w:r w:rsidR="0024795D">
        <w:rPr>
          <w:rFonts w:hint="cs"/>
          <w:rtl/>
        </w:rPr>
        <w:t>אה עד שפתה, כי כשאליהו הנביא ביקש</w:t>
      </w:r>
      <w:r>
        <w:rPr>
          <w:rFonts w:hint="cs"/>
          <w:rtl/>
        </w:rPr>
        <w:t xml:space="preserve"> להכנס </w:t>
      </w:r>
      <w:r w:rsidR="0046703E">
        <w:rPr>
          <w:rtl/>
        </w:rPr>
        <w:t>–</w:t>
      </w:r>
      <w:r w:rsidR="0046703E">
        <w:rPr>
          <w:rFonts w:hint="cs"/>
          <w:rtl/>
        </w:rPr>
        <w:t xml:space="preserve"> </w:t>
      </w:r>
      <w:r>
        <w:rPr>
          <w:rFonts w:hint="cs"/>
          <w:rtl/>
        </w:rPr>
        <w:t xml:space="preserve">דלת הבית </w:t>
      </w:r>
      <w:r w:rsidR="001C5A04">
        <w:rPr>
          <w:rFonts w:hint="cs"/>
          <w:rtl/>
        </w:rPr>
        <w:t>הייתה</w:t>
      </w:r>
      <w:r>
        <w:rPr>
          <w:rFonts w:hint="cs"/>
          <w:rtl/>
        </w:rPr>
        <w:t xml:space="preserve"> נעולה,</w:t>
      </w:r>
      <w:r w:rsidR="00054A88">
        <w:rPr>
          <w:rFonts w:hint="cs"/>
          <w:rtl/>
        </w:rPr>
        <w:t xml:space="preserve"> המשפחה ה</w:t>
      </w:r>
      <w:r w:rsidR="0046703E">
        <w:rPr>
          <w:rFonts w:hint="cs"/>
          <w:rtl/>
        </w:rPr>
        <w:t>תגודדה</w:t>
      </w:r>
      <w:r w:rsidR="00054A88">
        <w:rPr>
          <w:rFonts w:hint="cs"/>
          <w:rtl/>
        </w:rPr>
        <w:t xml:space="preserve"> </w:t>
      </w:r>
      <w:r w:rsidR="0024795D">
        <w:rPr>
          <w:rFonts w:hint="cs"/>
          <w:rtl/>
        </w:rPr>
        <w:t>מחוץ לחדרי</w:t>
      </w:r>
      <w:r w:rsidR="0046703E">
        <w:rPr>
          <w:rFonts w:hint="cs"/>
          <w:rtl/>
        </w:rPr>
        <w:t>-</w:t>
      </w:r>
      <w:r w:rsidR="0024795D">
        <w:rPr>
          <w:rFonts w:hint="cs"/>
          <w:rtl/>
        </w:rPr>
        <w:t>הניתוחים.</w:t>
      </w:r>
      <w:r w:rsidR="00054A88">
        <w:rPr>
          <w:rFonts w:hint="cs"/>
          <w:rtl/>
        </w:rPr>
        <w:t xml:space="preserve"> הוא גמע ב</w:t>
      </w:r>
      <w:r w:rsidR="00724020">
        <w:rPr>
          <w:rFonts w:hint="cs"/>
          <w:rtl/>
        </w:rPr>
        <w:t xml:space="preserve">כמה </w:t>
      </w:r>
      <w:r w:rsidR="00054A88">
        <w:rPr>
          <w:rFonts w:hint="cs"/>
          <w:rtl/>
        </w:rPr>
        <w:t>לגימ</w:t>
      </w:r>
      <w:r w:rsidR="00724020">
        <w:rPr>
          <w:rFonts w:hint="cs"/>
          <w:rtl/>
        </w:rPr>
        <w:t xml:space="preserve">ות חפוזות / משתנקות </w:t>
      </w:r>
      <w:r w:rsidR="00054A88">
        <w:rPr>
          <w:rFonts w:hint="cs"/>
          <w:rtl/>
        </w:rPr>
        <w:t>את כל היין מכוס הכסף הגדולה</w:t>
      </w:r>
      <w:r w:rsidR="00ED10FE">
        <w:rPr>
          <w:rFonts w:hint="cs"/>
          <w:rtl/>
        </w:rPr>
        <w:t>, כולל</w:t>
      </w:r>
      <w:r w:rsidR="00054A88">
        <w:rPr>
          <w:rFonts w:hint="cs"/>
          <w:rtl/>
        </w:rPr>
        <w:t xml:space="preserve"> שכבת האבק הדקה ש</w:t>
      </w:r>
      <w:r w:rsidR="00724020">
        <w:rPr>
          <w:rFonts w:hint="cs"/>
          <w:rtl/>
        </w:rPr>
        <w:t>נשתרע</w:t>
      </w:r>
      <w:r w:rsidR="0024795D">
        <w:rPr>
          <w:rFonts w:hint="cs"/>
          <w:rtl/>
        </w:rPr>
        <w:t>ה [</w:t>
      </w:r>
      <w:r w:rsidR="00054A88">
        <w:t>settled</w:t>
      </w:r>
      <w:r w:rsidR="0024795D">
        <w:rPr>
          <w:rFonts w:hint="cs"/>
          <w:rtl/>
        </w:rPr>
        <w:t>]</w:t>
      </w:r>
      <w:r w:rsidR="00054A88">
        <w:rPr>
          <w:rFonts w:hint="cs"/>
          <w:rtl/>
        </w:rPr>
        <w:t xml:space="preserve"> על פניו בימים שחלפו מאז, ו</w:t>
      </w:r>
      <w:r w:rsidR="004627AB" w:rsidRPr="00CD067C">
        <w:rPr>
          <w:rFonts w:hint="cs"/>
          <w:rtl/>
        </w:rPr>
        <w:t xml:space="preserve">נכנס </w:t>
      </w:r>
      <w:r w:rsidR="00054A88">
        <w:rPr>
          <w:rFonts w:hint="cs"/>
          <w:rtl/>
        </w:rPr>
        <w:t xml:space="preserve">מתנודד מעט </w:t>
      </w:r>
      <w:r w:rsidR="00ED10FE">
        <w:rPr>
          <w:rFonts w:hint="cs"/>
          <w:rtl/>
        </w:rPr>
        <w:t>לחדר</w:t>
      </w:r>
      <w:r w:rsidR="00724020">
        <w:rPr>
          <w:rFonts w:hint="cs"/>
          <w:rtl/>
        </w:rPr>
        <w:t>ו</w:t>
      </w:r>
      <w:r w:rsidR="00ED10FE">
        <w:rPr>
          <w:rFonts w:hint="cs"/>
          <w:rtl/>
        </w:rPr>
        <w:t xml:space="preserve"> של אלכס.</w:t>
      </w:r>
    </w:p>
    <w:p w14:paraId="7BFDF97A" w14:textId="004B3BF5" w:rsidR="004627AB" w:rsidRPr="00CD067C" w:rsidRDefault="004627AB" w:rsidP="005E05D6">
      <w:pPr>
        <w:rPr>
          <w:rtl/>
        </w:rPr>
      </w:pPr>
      <w:r w:rsidRPr="00CD067C">
        <w:rPr>
          <w:rFonts w:hint="cs"/>
          <w:rtl/>
        </w:rPr>
        <w:t>החדר לא היה בשימוש</w:t>
      </w:r>
      <w:r w:rsidR="00164F68">
        <w:rPr>
          <w:rFonts w:hint="cs"/>
          <w:rtl/>
        </w:rPr>
        <w:t xml:space="preserve"> כמעט, חוץ מאשר עבור אורחים, </w:t>
      </w:r>
      <w:r w:rsidR="008B1B44">
        <w:rPr>
          <w:rFonts w:hint="cs"/>
          <w:rtl/>
        </w:rPr>
        <w:t>סופי</w:t>
      </w:r>
      <w:r w:rsidR="00164F68">
        <w:rPr>
          <w:rFonts w:hint="cs"/>
          <w:rtl/>
        </w:rPr>
        <w:t xml:space="preserve"> ו</w:t>
      </w:r>
      <w:r w:rsidR="00F06A3F">
        <w:rPr>
          <w:rFonts w:hint="cs"/>
          <w:rtl/>
        </w:rPr>
        <w:t>עכשיו</w:t>
      </w:r>
      <w:r w:rsidR="00164F68">
        <w:rPr>
          <w:rFonts w:hint="cs"/>
          <w:rtl/>
        </w:rPr>
        <w:t xml:space="preserve"> קולין</w:t>
      </w:r>
      <w:r w:rsidRPr="00CD067C">
        <w:rPr>
          <w:rFonts w:hint="cs"/>
          <w:rtl/>
        </w:rPr>
        <w:t xml:space="preserve">. כשתיאו והוריו עלו ארצה אלכס </w:t>
      </w:r>
      <w:r w:rsidR="00054A88">
        <w:rPr>
          <w:rFonts w:hint="cs"/>
          <w:rtl/>
        </w:rPr>
        <w:t>היה מגוייס</w:t>
      </w:r>
      <w:r w:rsidRPr="00CD067C">
        <w:rPr>
          <w:rFonts w:hint="cs"/>
          <w:rtl/>
        </w:rPr>
        <w:t xml:space="preserve">, </w:t>
      </w:r>
      <w:r>
        <w:rPr>
          <w:rFonts w:hint="cs"/>
          <w:rtl/>
        </w:rPr>
        <w:t>ו</w:t>
      </w:r>
      <w:r w:rsidR="0024795D">
        <w:rPr>
          <w:rFonts w:hint="cs"/>
          <w:rtl/>
        </w:rPr>
        <w:t xml:space="preserve">בחופשותיו הנדירות </w:t>
      </w:r>
      <w:r w:rsidR="00ED10FE">
        <w:rPr>
          <w:rFonts w:hint="cs"/>
          <w:rtl/>
        </w:rPr>
        <w:t>לא נטה לשהות בבית-</w:t>
      </w:r>
      <w:r>
        <w:rPr>
          <w:rFonts w:hint="cs"/>
          <w:rtl/>
        </w:rPr>
        <w:t>הוריו</w:t>
      </w:r>
      <w:r w:rsidR="004502F4">
        <w:rPr>
          <w:rFonts w:hint="cs"/>
          <w:rtl/>
        </w:rPr>
        <w:t xml:space="preserve"> מעבר ל</w:t>
      </w:r>
      <w:r w:rsidR="0024795D">
        <w:rPr>
          <w:rFonts w:hint="cs"/>
          <w:rtl/>
        </w:rPr>
        <w:t>ביקורים חפוזים</w:t>
      </w:r>
      <w:r>
        <w:rPr>
          <w:rFonts w:hint="cs"/>
          <w:rtl/>
        </w:rPr>
        <w:t xml:space="preserve">. </w:t>
      </w:r>
      <w:r w:rsidRPr="00CD067C">
        <w:rPr>
          <w:rFonts w:hint="cs"/>
          <w:rtl/>
        </w:rPr>
        <w:t xml:space="preserve">על </w:t>
      </w:r>
      <w:r w:rsidR="000965A1">
        <w:rPr>
          <w:rFonts w:hint="cs"/>
          <w:rtl/>
        </w:rPr>
        <w:t>כיסא</w:t>
      </w:r>
      <w:r w:rsidRPr="00CD067C">
        <w:rPr>
          <w:rFonts w:hint="cs"/>
          <w:rtl/>
        </w:rPr>
        <w:t xml:space="preserve"> עמדו הפוכות נעלי התעמלות ישנות שמי ששטף את ה</w:t>
      </w:r>
      <w:r w:rsidR="004C59E0">
        <w:rPr>
          <w:rFonts w:hint="cs"/>
          <w:rtl/>
        </w:rPr>
        <w:t>רצפה</w:t>
      </w:r>
      <w:r w:rsidRPr="00CD067C">
        <w:rPr>
          <w:rFonts w:hint="cs"/>
          <w:rtl/>
        </w:rPr>
        <w:t xml:space="preserve"> הניח שם מתישהו, על שולחן הכתיבה היה </w:t>
      </w:r>
      <w:r w:rsidR="00ED10FE">
        <w:rPr>
          <w:rFonts w:hint="cs"/>
          <w:rtl/>
        </w:rPr>
        <w:t xml:space="preserve">מונח </w:t>
      </w:r>
      <w:r w:rsidRPr="00CD067C">
        <w:rPr>
          <w:rFonts w:hint="cs"/>
          <w:rtl/>
        </w:rPr>
        <w:t xml:space="preserve">פנקס. </w:t>
      </w:r>
      <w:r w:rsidR="00ED10FE">
        <w:rPr>
          <w:rFonts w:hint="cs"/>
          <w:rtl/>
        </w:rPr>
        <w:t>[</w:t>
      </w:r>
      <w:r w:rsidRPr="00CD067C">
        <w:rPr>
          <w:rFonts w:hint="cs"/>
          <w:rtl/>
        </w:rPr>
        <w:t>תיאו פתח אותו לראות את כתב היד של אחיו, אולי זה הדבר האחרון שכתב בי</w:t>
      </w:r>
      <w:r w:rsidR="00ED10FE">
        <w:rPr>
          <w:rFonts w:hint="cs"/>
          <w:rtl/>
        </w:rPr>
        <w:t xml:space="preserve">מי חייו.] </w:t>
      </w:r>
      <w:r w:rsidR="00164F68">
        <w:rPr>
          <w:rFonts w:hint="cs"/>
          <w:rtl/>
        </w:rPr>
        <w:t xml:space="preserve">מן הסתם </w:t>
      </w:r>
      <w:r w:rsidR="008F170D">
        <w:rPr>
          <w:rFonts w:hint="cs"/>
          <w:rtl/>
        </w:rPr>
        <w:t>רחשי-ל</w:t>
      </w:r>
      <w:r w:rsidR="00164F68">
        <w:rPr>
          <w:rFonts w:hint="cs"/>
          <w:rtl/>
        </w:rPr>
        <w:t>י</w:t>
      </w:r>
      <w:r w:rsidR="008F170D">
        <w:rPr>
          <w:rFonts w:hint="cs"/>
          <w:rtl/>
        </w:rPr>
        <w:t>ב</w:t>
      </w:r>
      <w:r w:rsidR="00164F68">
        <w:rPr>
          <w:rFonts w:hint="cs"/>
          <w:rtl/>
        </w:rPr>
        <w:t>ו</w:t>
      </w:r>
      <w:r w:rsidR="008F170D">
        <w:rPr>
          <w:rFonts w:hint="cs"/>
          <w:rtl/>
        </w:rPr>
        <w:t xml:space="preserve"> </w:t>
      </w:r>
      <w:r w:rsidR="00164F68">
        <w:rPr>
          <w:rFonts w:hint="cs"/>
          <w:rtl/>
        </w:rPr>
        <w:t>ה</w:t>
      </w:r>
      <w:r w:rsidR="008F170D">
        <w:rPr>
          <w:rFonts w:hint="cs"/>
          <w:rtl/>
        </w:rPr>
        <w:t xml:space="preserve">פרטיים ואולי תובנות-חיים מדהימות או אפילו </w:t>
      </w:r>
      <w:r w:rsidR="00ED10FE">
        <w:rPr>
          <w:rFonts w:hint="cs"/>
          <w:rtl/>
        </w:rPr>
        <w:t xml:space="preserve">צוואתו </w:t>
      </w:r>
      <w:r w:rsidR="00164F68">
        <w:rPr>
          <w:rFonts w:hint="cs"/>
          <w:rtl/>
        </w:rPr>
        <w:t>מתוך ראיית-</w:t>
      </w:r>
      <w:r w:rsidR="008F170D">
        <w:rPr>
          <w:rFonts w:hint="cs"/>
          <w:rtl/>
        </w:rPr>
        <w:t>נולד מופלאה, תיאו פתח את הפנקס בתקווה</w:t>
      </w:r>
      <w:r w:rsidR="005E05D6">
        <w:rPr>
          <w:rFonts w:hint="cs"/>
          <w:rtl/>
        </w:rPr>
        <w:t>. דבר מאלו לא נמצא שם,</w:t>
      </w:r>
      <w:r w:rsidRPr="00CD067C">
        <w:rPr>
          <w:rFonts w:hint="cs"/>
          <w:rtl/>
        </w:rPr>
        <w:t xml:space="preserve"> רק הסברים להור</w:t>
      </w:r>
      <w:r w:rsidR="005E05D6">
        <w:rPr>
          <w:rFonts w:hint="cs"/>
          <w:rtl/>
        </w:rPr>
        <w:t xml:space="preserve">יו איך להפעיל את המחשב, רשימת </w:t>
      </w:r>
      <w:r w:rsidRPr="00CD067C">
        <w:rPr>
          <w:rFonts w:hint="cs"/>
          <w:rtl/>
        </w:rPr>
        <w:t xml:space="preserve">סיסמאות לנתב האלחוטי, לחשבונות המייל וכדומה, מספרי טלפון של </w:t>
      </w:r>
      <w:r w:rsidR="005E05D6">
        <w:rPr>
          <w:rFonts w:hint="cs"/>
          <w:rtl/>
        </w:rPr>
        <w:t>סניף קופת-</w:t>
      </w:r>
      <w:r w:rsidR="00164F68">
        <w:rPr>
          <w:rFonts w:hint="cs"/>
          <w:rtl/>
        </w:rPr>
        <w:t>חולים</w:t>
      </w:r>
      <w:r w:rsidR="005E05D6">
        <w:rPr>
          <w:rFonts w:hint="cs"/>
          <w:rtl/>
        </w:rPr>
        <w:t xml:space="preserve"> והעירייה והעוזרת ועוד </w:t>
      </w:r>
      <w:r w:rsidRPr="00CD067C">
        <w:rPr>
          <w:rFonts w:hint="cs"/>
          <w:rtl/>
        </w:rPr>
        <w:t>אנשים שתיאו לא הכיר או שהכיר במעומעם. לא הרבה בשביל לזכור אח שאיננו עוד.</w:t>
      </w:r>
    </w:p>
    <w:p w14:paraId="5958C2C4" w14:textId="2723A763" w:rsidR="004627AB" w:rsidRPr="00CD067C" w:rsidRDefault="004627AB" w:rsidP="001D7994">
      <w:pPr>
        <w:rPr>
          <w:rtl/>
        </w:rPr>
      </w:pPr>
      <w:r w:rsidRPr="00CD067C">
        <w:rPr>
          <w:rFonts w:hint="cs"/>
          <w:rtl/>
        </w:rPr>
        <w:t xml:space="preserve">הוא </w:t>
      </w:r>
      <w:r>
        <w:rPr>
          <w:rFonts w:hint="cs"/>
          <w:rtl/>
        </w:rPr>
        <w:t>הת</w:t>
      </w:r>
      <w:r w:rsidR="005E05D6">
        <w:rPr>
          <w:rFonts w:hint="cs"/>
          <w:rtl/>
        </w:rPr>
        <w:t>י</w:t>
      </w:r>
      <w:r w:rsidRPr="00CD067C">
        <w:rPr>
          <w:rFonts w:hint="cs"/>
          <w:rtl/>
        </w:rPr>
        <w:t xml:space="preserve">ישב על המיטה, היא </w:t>
      </w:r>
      <w:r w:rsidR="001C5A04">
        <w:rPr>
          <w:rFonts w:hint="cs"/>
          <w:rtl/>
        </w:rPr>
        <w:t>הייתה</w:t>
      </w:r>
      <w:r w:rsidRPr="00CD067C">
        <w:rPr>
          <w:rFonts w:hint="cs"/>
          <w:rtl/>
        </w:rPr>
        <w:t xml:space="preserve"> מסודרת יפה ומכוסה בב</w:t>
      </w:r>
      <w:r w:rsidR="00146872">
        <w:rPr>
          <w:rFonts w:hint="cs"/>
          <w:rtl/>
        </w:rPr>
        <w:t xml:space="preserve">ד ירוק בדוגמה פרואנית. על המדף </w:t>
      </w:r>
      <w:r w:rsidRPr="00CD067C">
        <w:rPr>
          <w:rFonts w:hint="cs"/>
          <w:rtl/>
        </w:rPr>
        <w:t xml:space="preserve">לצד המיטה היו כמה שפורפרות ישנות של משחות. </w:t>
      </w:r>
      <w:r>
        <w:rPr>
          <w:rFonts w:hint="cs"/>
          <w:rtl/>
        </w:rPr>
        <w:t xml:space="preserve">פולידין, </w:t>
      </w:r>
      <w:r w:rsidRPr="00CD067C">
        <w:rPr>
          <w:rFonts w:hint="cs"/>
          <w:rtl/>
        </w:rPr>
        <w:t xml:space="preserve">משחה נגד שפשפות, </w:t>
      </w:r>
      <w:r w:rsidR="005E05D6">
        <w:rPr>
          <w:rFonts w:hint="cs"/>
          <w:rtl/>
        </w:rPr>
        <w:t>בקבוקון ל</w:t>
      </w:r>
      <w:r w:rsidR="005A7725">
        <w:rPr>
          <w:rFonts w:hint="cs"/>
          <w:rtl/>
        </w:rPr>
        <w:t xml:space="preserve">טיפות עיניים, </w:t>
      </w:r>
      <w:r w:rsidRPr="00CD067C">
        <w:rPr>
          <w:rFonts w:hint="cs"/>
          <w:rtl/>
        </w:rPr>
        <w:t>משחה נגד פטריות. איכס, איזה גועל. ו</w:t>
      </w:r>
      <w:r w:rsidR="00F06A3F">
        <w:rPr>
          <w:rFonts w:hint="cs"/>
          <w:rtl/>
        </w:rPr>
        <w:t>עכשיו</w:t>
      </w:r>
      <w:r w:rsidRPr="00CD067C">
        <w:rPr>
          <w:rFonts w:hint="cs"/>
          <w:rtl/>
        </w:rPr>
        <w:t xml:space="preserve"> הגוף הזה</w:t>
      </w:r>
      <w:r w:rsidR="005E05D6">
        <w:rPr>
          <w:rFonts w:hint="cs"/>
          <w:rtl/>
        </w:rPr>
        <w:t xml:space="preserve"> </w:t>
      </w:r>
      <w:r w:rsidR="005E05D6">
        <w:rPr>
          <w:rtl/>
        </w:rPr>
        <w:t>–</w:t>
      </w:r>
      <w:r w:rsidRPr="00CD067C">
        <w:rPr>
          <w:rFonts w:hint="cs"/>
          <w:rtl/>
        </w:rPr>
        <w:t xml:space="preserve"> שפעם הברי</w:t>
      </w:r>
      <w:r w:rsidR="00C071D7">
        <w:rPr>
          <w:rFonts w:hint="cs"/>
          <w:rtl/>
        </w:rPr>
        <w:t>י</w:t>
      </w:r>
      <w:r w:rsidRPr="00CD067C">
        <w:rPr>
          <w:rFonts w:hint="cs"/>
          <w:rtl/>
        </w:rPr>
        <w:t xml:space="preserve">ה הדרה בתוכו </w:t>
      </w:r>
      <w:r w:rsidR="004502F4">
        <w:rPr>
          <w:rFonts w:hint="cs"/>
          <w:rtl/>
        </w:rPr>
        <w:t xml:space="preserve">טיפלה </w:t>
      </w:r>
      <w:r w:rsidR="005E05D6">
        <w:rPr>
          <w:rFonts w:hint="cs"/>
          <w:rtl/>
        </w:rPr>
        <w:t xml:space="preserve">מתוך מסירות </w:t>
      </w:r>
      <w:r w:rsidR="004502F4">
        <w:rPr>
          <w:rFonts w:hint="cs"/>
          <w:rtl/>
        </w:rPr>
        <w:t>ב</w:t>
      </w:r>
      <w:r w:rsidRPr="00CD067C">
        <w:rPr>
          <w:rFonts w:hint="cs"/>
          <w:rtl/>
        </w:rPr>
        <w:t xml:space="preserve">כל עיקצוץ </w:t>
      </w:r>
      <w:r w:rsidR="005E05D6">
        <w:rPr>
          <w:rFonts w:hint="cs"/>
          <w:rtl/>
        </w:rPr>
        <w:t xml:space="preserve">שצץ בו, </w:t>
      </w:r>
      <w:r w:rsidRPr="00CD067C">
        <w:rPr>
          <w:rFonts w:hint="cs"/>
          <w:rtl/>
        </w:rPr>
        <w:t xml:space="preserve">ואדמומיות </w:t>
      </w:r>
      <w:r w:rsidR="00CE2D17">
        <w:rPr>
          <w:rFonts w:hint="cs"/>
          <w:rtl/>
        </w:rPr>
        <w:t xml:space="preserve">ושריטה </w:t>
      </w:r>
      <w:r w:rsidRPr="00CD067C">
        <w:rPr>
          <w:rFonts w:hint="cs"/>
          <w:rtl/>
        </w:rPr>
        <w:t>ש</w:t>
      </w:r>
      <w:r w:rsidR="00CE2D17">
        <w:rPr>
          <w:rFonts w:hint="cs"/>
          <w:rtl/>
        </w:rPr>
        <w:t>טחית ובלתי מזיקה</w:t>
      </w:r>
      <w:r w:rsidR="005E05D6">
        <w:rPr>
          <w:rFonts w:hint="cs"/>
          <w:rtl/>
        </w:rPr>
        <w:t xml:space="preserve"> </w:t>
      </w:r>
      <w:r w:rsidR="005E05D6">
        <w:rPr>
          <w:rtl/>
        </w:rPr>
        <w:t>–</w:t>
      </w:r>
      <w:r w:rsidR="00C071D7">
        <w:rPr>
          <w:rFonts w:hint="cs"/>
          <w:rtl/>
        </w:rPr>
        <w:t xml:space="preserve"> [ניסוח מחדש למשפט]</w:t>
      </w:r>
      <w:r w:rsidRPr="00CD067C">
        <w:rPr>
          <w:rFonts w:hint="cs"/>
          <w:rtl/>
        </w:rPr>
        <w:t xml:space="preserve"> </w:t>
      </w:r>
      <w:r w:rsidR="005E05D6">
        <w:rPr>
          <w:rFonts w:hint="cs"/>
          <w:rtl/>
        </w:rPr>
        <w:t>עמד</w:t>
      </w:r>
      <w:r w:rsidRPr="00CD067C">
        <w:rPr>
          <w:rFonts w:hint="cs"/>
          <w:rtl/>
        </w:rPr>
        <w:t xml:space="preserve"> למות, וגם הברי</w:t>
      </w:r>
      <w:r w:rsidR="004502F4">
        <w:rPr>
          <w:rFonts w:hint="cs"/>
          <w:rtl/>
        </w:rPr>
        <w:t>י</w:t>
      </w:r>
      <w:r w:rsidRPr="00CD067C">
        <w:rPr>
          <w:rFonts w:hint="cs"/>
          <w:rtl/>
        </w:rPr>
        <w:t>ה הזאת, הנ</w:t>
      </w:r>
      <w:r>
        <w:rPr>
          <w:rFonts w:hint="cs"/>
          <w:rtl/>
        </w:rPr>
        <w:t>פש</w:t>
      </w:r>
      <w:r w:rsidRPr="00CD067C">
        <w:rPr>
          <w:rFonts w:hint="cs"/>
          <w:rtl/>
        </w:rPr>
        <w:t>, תמות איתו. כמה מ</w:t>
      </w:r>
      <w:r w:rsidR="001D7994">
        <w:rPr>
          <w:rFonts w:hint="cs"/>
          <w:rtl/>
        </w:rPr>
        <w:t xml:space="preserve">טופשת היא </w:t>
      </w:r>
      <w:r w:rsidRPr="00CD067C">
        <w:rPr>
          <w:rFonts w:hint="cs"/>
          <w:rtl/>
        </w:rPr>
        <w:t>הנ</w:t>
      </w:r>
      <w:r>
        <w:rPr>
          <w:rFonts w:hint="cs"/>
          <w:rtl/>
        </w:rPr>
        <w:t>פש</w:t>
      </w:r>
      <w:r w:rsidR="001D7994">
        <w:rPr>
          <w:rFonts w:hint="cs"/>
          <w:rtl/>
        </w:rPr>
        <w:t xml:space="preserve">, שממהרת להתחסל </w:t>
      </w:r>
      <w:r w:rsidR="001D7994">
        <w:rPr>
          <w:rFonts w:hint="cs"/>
          <w:rtl/>
        </w:rPr>
        <w:lastRenderedPageBreak/>
        <w:t>כש</w:t>
      </w:r>
      <w:r w:rsidR="00601117">
        <w:rPr>
          <w:rFonts w:hint="cs"/>
          <w:rtl/>
        </w:rPr>
        <w:t>הגוף</w:t>
      </w:r>
      <w:r w:rsidR="001D7994">
        <w:rPr>
          <w:rFonts w:hint="cs"/>
          <w:rtl/>
        </w:rPr>
        <w:t xml:space="preserve"> נהרג </w:t>
      </w:r>
      <w:r w:rsidR="001D7994">
        <w:rPr>
          <w:rtl/>
        </w:rPr>
        <w:t>–</w:t>
      </w:r>
      <w:r w:rsidR="001D7994">
        <w:rPr>
          <w:rFonts w:hint="cs"/>
          <w:rtl/>
        </w:rPr>
        <w:t xml:space="preserve"> אשמת החוט היא זאת, ה</w:t>
      </w:r>
      <w:r w:rsidRPr="00CD067C">
        <w:rPr>
          <w:rFonts w:hint="cs"/>
          <w:rtl/>
        </w:rPr>
        <w:t xml:space="preserve">סיב </w:t>
      </w:r>
      <w:r w:rsidR="001D7994">
        <w:rPr>
          <w:rFonts w:hint="cs"/>
          <w:rtl/>
        </w:rPr>
        <w:t>ה</w:t>
      </w:r>
      <w:r w:rsidRPr="00CD067C">
        <w:rPr>
          <w:rFonts w:hint="cs"/>
          <w:rtl/>
        </w:rPr>
        <w:t>נמתח</w:t>
      </w:r>
      <w:r w:rsidR="001D7994">
        <w:rPr>
          <w:rFonts w:hint="cs"/>
          <w:rtl/>
        </w:rPr>
        <w:t xml:space="preserve"> הקושר ביניהם כחבל-טבור</w:t>
      </w:r>
      <w:r w:rsidRPr="00CD067C">
        <w:rPr>
          <w:rFonts w:hint="cs"/>
          <w:rtl/>
        </w:rPr>
        <w:t xml:space="preserve">. </w:t>
      </w:r>
      <w:r w:rsidR="004502F4">
        <w:rPr>
          <w:rFonts w:hint="cs"/>
          <w:rtl/>
        </w:rPr>
        <w:t>לו</w:t>
      </w:r>
      <w:r w:rsidRPr="00CD067C">
        <w:rPr>
          <w:rFonts w:hint="cs"/>
          <w:rtl/>
        </w:rPr>
        <w:t xml:space="preserve"> רק ניתן </w:t>
      </w:r>
      <w:r w:rsidR="001D7994">
        <w:rPr>
          <w:rFonts w:hint="cs"/>
          <w:rtl/>
        </w:rPr>
        <w:t xml:space="preserve">היה </w:t>
      </w:r>
      <w:r w:rsidRPr="00CD067C">
        <w:rPr>
          <w:rFonts w:hint="cs"/>
          <w:rtl/>
        </w:rPr>
        <w:t xml:space="preserve">לנתק את </w:t>
      </w:r>
      <w:r>
        <w:rPr>
          <w:rFonts w:hint="cs"/>
          <w:rtl/>
        </w:rPr>
        <w:t>הסיב</w:t>
      </w:r>
      <w:r w:rsidR="004502F4">
        <w:rPr>
          <w:rFonts w:hint="cs"/>
          <w:rtl/>
        </w:rPr>
        <w:t xml:space="preserve">, </w:t>
      </w:r>
      <w:r w:rsidR="001C5A04">
        <w:rPr>
          <w:rFonts w:hint="cs"/>
          <w:rtl/>
        </w:rPr>
        <w:t>הייתה</w:t>
      </w:r>
      <w:r>
        <w:rPr>
          <w:rFonts w:hint="cs"/>
          <w:rtl/>
        </w:rPr>
        <w:t xml:space="preserve"> הנפש</w:t>
      </w:r>
      <w:r w:rsidRPr="00CD067C">
        <w:rPr>
          <w:rFonts w:hint="cs"/>
          <w:rtl/>
        </w:rPr>
        <w:t xml:space="preserve"> חופשיה להתנועע לבדה, ללא שום דאגה </w:t>
      </w:r>
      <w:r>
        <w:rPr>
          <w:rFonts w:hint="cs"/>
          <w:rtl/>
        </w:rPr>
        <w:t>שביתה יחרב. וב</w:t>
      </w:r>
      <w:r w:rsidRPr="00CD067C">
        <w:rPr>
          <w:rFonts w:hint="cs"/>
          <w:rtl/>
        </w:rPr>
        <w:t>א</w:t>
      </w:r>
      <w:r>
        <w:rPr>
          <w:rFonts w:hint="cs"/>
          <w:rtl/>
        </w:rPr>
        <w:t>י</w:t>
      </w:r>
      <w:r w:rsidRPr="00CD067C">
        <w:rPr>
          <w:rFonts w:hint="cs"/>
          <w:rtl/>
        </w:rPr>
        <w:t xml:space="preserve">זו קלות, באיזו מהירות </w:t>
      </w:r>
      <w:r>
        <w:rPr>
          <w:rFonts w:hint="cs"/>
          <w:rtl/>
        </w:rPr>
        <w:t xml:space="preserve">ונכונות </w:t>
      </w:r>
      <w:r w:rsidRPr="00CD067C">
        <w:rPr>
          <w:rFonts w:hint="cs"/>
          <w:rtl/>
        </w:rPr>
        <w:t>הוא נחרב!</w:t>
      </w:r>
    </w:p>
    <w:p w14:paraId="3D34D1EA" w14:textId="7AE175D0" w:rsidR="004627AB" w:rsidRPr="00CD067C" w:rsidRDefault="001D7994" w:rsidP="00AF0F70">
      <w:pPr>
        <w:rPr>
          <w:rtl/>
        </w:rPr>
      </w:pPr>
      <w:r>
        <w:rPr>
          <w:rFonts w:hint="cs"/>
          <w:rtl/>
        </w:rPr>
        <w:t>תיאו</w:t>
      </w:r>
      <w:r w:rsidR="004627AB">
        <w:rPr>
          <w:rFonts w:hint="cs"/>
          <w:rtl/>
        </w:rPr>
        <w:t xml:space="preserve"> חיטט במגירה שליד המיטה. הוא לא היה מעז לעשות </w:t>
      </w:r>
      <w:r w:rsidR="00CE2D17">
        <w:rPr>
          <w:rFonts w:hint="cs"/>
          <w:rtl/>
        </w:rPr>
        <w:t>זאת</w:t>
      </w:r>
      <w:r w:rsidR="004627AB">
        <w:rPr>
          <w:rFonts w:hint="cs"/>
          <w:rtl/>
        </w:rPr>
        <w:t xml:space="preserve"> </w:t>
      </w:r>
      <w:r w:rsidR="00A60D7B">
        <w:rPr>
          <w:rFonts w:hint="cs"/>
          <w:rtl/>
        </w:rPr>
        <w:t>אי</w:t>
      </w:r>
      <w:r w:rsidR="00CE2D17">
        <w:rPr>
          <w:rFonts w:hint="cs"/>
          <w:rtl/>
        </w:rPr>
        <w:t>לולא</w:t>
      </w:r>
      <w:r w:rsidR="004627AB">
        <w:rPr>
          <w:rFonts w:hint="cs"/>
          <w:rtl/>
        </w:rPr>
        <w:t xml:space="preserve"> </w:t>
      </w:r>
      <w:r>
        <w:rPr>
          <w:rFonts w:hint="cs"/>
          <w:rtl/>
        </w:rPr>
        <w:t xml:space="preserve">היה </w:t>
      </w:r>
      <w:r w:rsidR="004627AB">
        <w:rPr>
          <w:rFonts w:hint="cs"/>
          <w:rtl/>
        </w:rPr>
        <w:t>אלכס פצוע אנושות כמובן,</w:t>
      </w:r>
      <w:r>
        <w:rPr>
          <w:rFonts w:hint="cs"/>
          <w:rtl/>
        </w:rPr>
        <w:t xml:space="preserve"> וגם לא היה מתעניין. ובכן, אילו חפצים קיבץ [צבר] לו</w:t>
      </w:r>
      <w:r w:rsidR="004627AB">
        <w:rPr>
          <w:rFonts w:hint="cs"/>
          <w:rtl/>
        </w:rPr>
        <w:t xml:space="preserve"> </w:t>
      </w:r>
      <w:r w:rsidR="00A60D7B">
        <w:rPr>
          <w:rFonts w:hint="cs"/>
          <w:rtl/>
        </w:rPr>
        <w:t xml:space="preserve">/ מצאו את מקומם אל </w:t>
      </w:r>
      <w:r w:rsidR="00CE2D17">
        <w:rPr>
          <w:rFonts w:hint="cs"/>
          <w:rtl/>
        </w:rPr>
        <w:t>אלכס בשידה שלי</w:t>
      </w:r>
      <w:r w:rsidR="004627AB">
        <w:rPr>
          <w:rFonts w:hint="cs"/>
          <w:rtl/>
        </w:rPr>
        <w:t>ד המיטה? כמה חפי</w:t>
      </w:r>
      <w:r>
        <w:rPr>
          <w:rFonts w:hint="cs"/>
          <w:rtl/>
        </w:rPr>
        <w:t>סות קונדומים פתוחות, מצית</w:t>
      </w:r>
      <w:r w:rsidR="00A60D7B">
        <w:rPr>
          <w:rFonts w:hint="cs"/>
          <w:rtl/>
        </w:rPr>
        <w:t xml:space="preserve"> או שניים</w:t>
      </w:r>
      <w:r w:rsidR="00AF0F70">
        <w:rPr>
          <w:rFonts w:hint="cs"/>
          <w:rtl/>
        </w:rPr>
        <w:t xml:space="preserve"> וכמה ניירות גילגול פזורים</w:t>
      </w:r>
      <w:r>
        <w:rPr>
          <w:rFonts w:hint="cs"/>
          <w:rtl/>
        </w:rPr>
        <w:t>, שעון-</w:t>
      </w:r>
      <w:r w:rsidR="004627AB">
        <w:rPr>
          <w:rFonts w:hint="cs"/>
          <w:rtl/>
        </w:rPr>
        <w:t>מעורר שלא פעל ורצועת</w:t>
      </w:r>
      <w:r>
        <w:rPr>
          <w:rFonts w:hint="cs"/>
          <w:rtl/>
        </w:rPr>
        <w:t>-</w:t>
      </w:r>
      <w:r w:rsidR="004627AB">
        <w:rPr>
          <w:rFonts w:hint="cs"/>
          <w:rtl/>
        </w:rPr>
        <w:t xml:space="preserve">חזה של שעון דופק. חבילת פלסטרים. </w:t>
      </w:r>
      <w:r>
        <w:rPr>
          <w:rFonts w:hint="cs"/>
          <w:rtl/>
        </w:rPr>
        <w:t>ע</w:t>
      </w:r>
      <w:r w:rsidR="004627AB">
        <w:rPr>
          <w:rFonts w:hint="cs"/>
          <w:rtl/>
        </w:rPr>
        <w:t>רמה גדולה למדי של כרטיסי</w:t>
      </w:r>
      <w:r w:rsidR="00AF0F70">
        <w:rPr>
          <w:rFonts w:hint="cs"/>
          <w:rtl/>
        </w:rPr>
        <w:t>-</w:t>
      </w:r>
      <w:r>
        <w:rPr>
          <w:rFonts w:hint="cs"/>
          <w:rtl/>
        </w:rPr>
        <w:t>ברכה</w:t>
      </w:r>
      <w:r w:rsidR="00AF0F70">
        <w:rPr>
          <w:rFonts w:hint="cs"/>
          <w:rtl/>
        </w:rPr>
        <w:t xml:space="preserve"> </w:t>
      </w:r>
      <w:r w:rsidR="004627AB">
        <w:rPr>
          <w:rFonts w:hint="cs"/>
          <w:rtl/>
        </w:rPr>
        <w:t>ומכתבים, תמונות של אלכס עם כל מ</w:t>
      </w:r>
      <w:r w:rsidR="00CE2D17">
        <w:rPr>
          <w:rFonts w:hint="cs"/>
          <w:rtl/>
        </w:rPr>
        <w:t>י</w:t>
      </w:r>
      <w:r w:rsidR="004627AB">
        <w:rPr>
          <w:rFonts w:hint="cs"/>
          <w:rtl/>
        </w:rPr>
        <w:t>ני בנות ושל כל מ</w:t>
      </w:r>
      <w:r w:rsidR="00CE2D17">
        <w:rPr>
          <w:rFonts w:hint="cs"/>
          <w:rtl/>
        </w:rPr>
        <w:t>י</w:t>
      </w:r>
      <w:r w:rsidR="004627AB">
        <w:rPr>
          <w:rFonts w:hint="cs"/>
          <w:rtl/>
        </w:rPr>
        <w:t>ני בנות בלי אלכס, תמונות פרטיות ביותר וכמה דיסקים צרובים עם לבבות ושפתיים בטוש אדום. ומתחת לכל אלו</w:t>
      </w:r>
      <w:r w:rsidR="004627AB" w:rsidRPr="00CD067C">
        <w:rPr>
          <w:rFonts w:hint="cs"/>
          <w:rtl/>
        </w:rPr>
        <w:t xml:space="preserve"> </w:t>
      </w:r>
      <w:r w:rsidR="009E5686">
        <w:rPr>
          <w:rFonts w:hint="cs"/>
          <w:rtl/>
        </w:rPr>
        <w:t>מתנה</w:t>
      </w:r>
      <w:r w:rsidR="004627AB" w:rsidRPr="00CD067C">
        <w:rPr>
          <w:rFonts w:hint="cs"/>
          <w:rtl/>
        </w:rPr>
        <w:t xml:space="preserve"> </w:t>
      </w:r>
      <w:r w:rsidR="009E5686">
        <w:rPr>
          <w:rFonts w:hint="cs"/>
          <w:rtl/>
        </w:rPr>
        <w:t xml:space="preserve">בעטיפה חצי </w:t>
      </w:r>
      <w:r w:rsidR="004627AB" w:rsidRPr="00CD067C">
        <w:rPr>
          <w:rFonts w:hint="cs"/>
          <w:rtl/>
        </w:rPr>
        <w:t>קרועה</w:t>
      </w:r>
      <w:r w:rsidR="009E5686">
        <w:rPr>
          <w:rFonts w:hint="cs"/>
          <w:rtl/>
        </w:rPr>
        <w:t>,</w:t>
      </w:r>
      <w:r w:rsidR="004627AB" w:rsidRPr="00CD067C">
        <w:rPr>
          <w:rFonts w:hint="cs"/>
          <w:rtl/>
        </w:rPr>
        <w:t xml:space="preserve"> </w:t>
      </w:r>
      <w:r w:rsidR="009E5686">
        <w:rPr>
          <w:rFonts w:hint="cs"/>
          <w:rtl/>
        </w:rPr>
        <w:t>ש</w:t>
      </w:r>
      <w:r w:rsidR="00CE2D17">
        <w:rPr>
          <w:rFonts w:hint="cs"/>
          <w:rtl/>
        </w:rPr>
        <w:t>אלכס העניק</w:t>
      </w:r>
      <w:r w:rsidR="004627AB" w:rsidRPr="00CD067C">
        <w:rPr>
          <w:rFonts w:hint="cs"/>
          <w:rtl/>
        </w:rPr>
        <w:t xml:space="preserve"> לו</w:t>
      </w:r>
      <w:r w:rsidR="009E5686">
        <w:rPr>
          <w:rFonts w:hint="cs"/>
          <w:rtl/>
        </w:rPr>
        <w:t xml:space="preserve"> ביום הולדתו שעבר</w:t>
      </w:r>
      <w:r w:rsidR="004502F4">
        <w:rPr>
          <w:rFonts w:hint="cs"/>
          <w:rtl/>
        </w:rPr>
        <w:t xml:space="preserve"> </w:t>
      </w:r>
      <w:r w:rsidR="004627AB" w:rsidRPr="00CD067C">
        <w:rPr>
          <w:rFonts w:hint="cs"/>
          <w:rtl/>
        </w:rPr>
        <w:t xml:space="preserve">ותיאו </w:t>
      </w:r>
      <w:r w:rsidR="004627AB">
        <w:rPr>
          <w:rFonts w:hint="cs"/>
          <w:rtl/>
        </w:rPr>
        <w:t>השליך</w:t>
      </w:r>
      <w:r w:rsidR="004627AB" w:rsidRPr="00CD067C">
        <w:rPr>
          <w:rFonts w:hint="cs"/>
          <w:rtl/>
        </w:rPr>
        <w:t xml:space="preserve"> בפניו בכעס כשפ</w:t>
      </w:r>
      <w:r w:rsidR="00D937D6">
        <w:rPr>
          <w:rFonts w:hint="cs"/>
          <w:rtl/>
        </w:rPr>
        <w:t>תח וראה שזהו ספר. זוהי מתנה לבר-</w:t>
      </w:r>
      <w:r w:rsidR="004627AB" w:rsidRPr="00CD067C">
        <w:rPr>
          <w:rFonts w:hint="cs"/>
          <w:rtl/>
        </w:rPr>
        <w:t>מצווה?</w:t>
      </w:r>
    </w:p>
    <w:p w14:paraId="2E65C963" w14:textId="31FCB65E" w:rsidR="004627AB" w:rsidRPr="00CD067C" w:rsidRDefault="00F06A3F" w:rsidP="00AF0F70">
      <w:pPr>
        <w:rPr>
          <w:rtl/>
        </w:rPr>
      </w:pPr>
      <w:r>
        <w:rPr>
          <w:rFonts w:hint="cs"/>
          <w:rtl/>
        </w:rPr>
        <w:t>עכשיו</w:t>
      </w:r>
      <w:r w:rsidR="00483BB1">
        <w:rPr>
          <w:rFonts w:hint="cs"/>
          <w:rtl/>
        </w:rPr>
        <w:t xml:space="preserve"> הכול </w:t>
      </w:r>
      <w:r w:rsidR="004627AB" w:rsidRPr="00CD067C">
        <w:rPr>
          <w:rFonts w:hint="cs"/>
          <w:rtl/>
        </w:rPr>
        <w:t xml:space="preserve">היה </w:t>
      </w:r>
      <w:r w:rsidR="009E5686">
        <w:rPr>
          <w:rFonts w:hint="cs"/>
          <w:rtl/>
        </w:rPr>
        <w:t>מאוחר מדי ותיאו שלף</w:t>
      </w:r>
      <w:r w:rsidR="001D7994">
        <w:rPr>
          <w:rFonts w:hint="cs"/>
          <w:rtl/>
        </w:rPr>
        <w:t xml:space="preserve"> את הספר</w:t>
      </w:r>
      <w:r w:rsidR="009E5686">
        <w:rPr>
          <w:rFonts w:hint="cs"/>
          <w:rtl/>
        </w:rPr>
        <w:t>, כפי שנזנח</w:t>
      </w:r>
      <w:r w:rsidR="004627AB" w:rsidRPr="00CD067C">
        <w:rPr>
          <w:rFonts w:hint="cs"/>
          <w:rtl/>
        </w:rPr>
        <w:t xml:space="preserve"> </w:t>
      </w:r>
      <w:r w:rsidR="004627AB">
        <w:rPr>
          <w:rFonts w:hint="cs"/>
          <w:rtl/>
        </w:rPr>
        <w:t>עמוק במג</w:t>
      </w:r>
      <w:r w:rsidR="003B3E22">
        <w:rPr>
          <w:rFonts w:hint="cs"/>
          <w:rtl/>
        </w:rPr>
        <w:t>י</w:t>
      </w:r>
      <w:r w:rsidR="004627AB">
        <w:rPr>
          <w:rFonts w:hint="cs"/>
          <w:rtl/>
        </w:rPr>
        <w:t>ר</w:t>
      </w:r>
      <w:r w:rsidR="009E5686">
        <w:rPr>
          <w:rFonts w:hint="cs"/>
          <w:rtl/>
        </w:rPr>
        <w:t>תו</w:t>
      </w:r>
      <w:r w:rsidR="004627AB">
        <w:rPr>
          <w:rFonts w:hint="cs"/>
          <w:rtl/>
        </w:rPr>
        <w:t xml:space="preserve"> של אלכס </w:t>
      </w:r>
      <w:r w:rsidR="004627AB" w:rsidRPr="00CD067C">
        <w:rPr>
          <w:rFonts w:hint="cs"/>
          <w:rtl/>
        </w:rPr>
        <w:t xml:space="preserve">במשך כל </w:t>
      </w:r>
      <w:r w:rsidR="003B3E22">
        <w:rPr>
          <w:rFonts w:hint="cs"/>
          <w:rtl/>
        </w:rPr>
        <w:t>אותו זמן</w:t>
      </w:r>
      <w:r w:rsidR="009E5686">
        <w:rPr>
          <w:rFonts w:hint="cs"/>
          <w:rtl/>
        </w:rPr>
        <w:t>,</w:t>
      </w:r>
      <w:r w:rsidR="004627AB" w:rsidRPr="00CD067C">
        <w:rPr>
          <w:rFonts w:hint="cs"/>
          <w:rtl/>
        </w:rPr>
        <w:t xml:space="preserve"> </w:t>
      </w:r>
      <w:r w:rsidR="00D937D6">
        <w:rPr>
          <w:rFonts w:hint="cs"/>
          <w:rtl/>
        </w:rPr>
        <w:t>מ</w:t>
      </w:r>
      <w:r w:rsidR="00D937D6" w:rsidRPr="00CD067C">
        <w:rPr>
          <w:rFonts w:hint="cs"/>
          <w:rtl/>
        </w:rPr>
        <w:t>עטיפ</w:t>
      </w:r>
      <w:r w:rsidR="00D937D6">
        <w:rPr>
          <w:rFonts w:hint="cs"/>
          <w:rtl/>
        </w:rPr>
        <w:t>תו החצי-קרועה,</w:t>
      </w:r>
      <w:r w:rsidR="00D937D6" w:rsidRPr="00CD067C">
        <w:rPr>
          <w:rFonts w:hint="cs"/>
          <w:rtl/>
        </w:rPr>
        <w:t xml:space="preserve"> </w:t>
      </w:r>
      <w:r w:rsidR="004627AB" w:rsidRPr="00CD067C">
        <w:rPr>
          <w:rFonts w:hint="cs"/>
          <w:rtl/>
        </w:rPr>
        <w:t xml:space="preserve">ופתח אותו. </w:t>
      </w:r>
      <w:r w:rsidR="00D937D6">
        <w:rPr>
          <w:rFonts w:hint="cs"/>
          <w:rtl/>
        </w:rPr>
        <w:t>היה זה עותק</w:t>
      </w:r>
      <w:r w:rsidR="004627AB">
        <w:rPr>
          <w:rFonts w:hint="cs"/>
          <w:rtl/>
        </w:rPr>
        <w:t xml:space="preserve"> </w:t>
      </w:r>
      <w:r w:rsidR="00D937D6">
        <w:rPr>
          <w:rFonts w:hint="cs"/>
          <w:rtl/>
        </w:rPr>
        <w:t>מ</w:t>
      </w:r>
      <w:r w:rsidR="004627AB">
        <w:rPr>
          <w:rFonts w:hint="cs"/>
          <w:rtl/>
        </w:rPr>
        <w:t xml:space="preserve">מהדורה יקרה, בכריכה קשה, מוערת ומבוארת וליבו נצבט </w:t>
      </w:r>
      <w:r w:rsidR="00AF0F70">
        <w:rPr>
          <w:rFonts w:hint="cs"/>
          <w:rtl/>
        </w:rPr>
        <w:t xml:space="preserve">לפתע </w:t>
      </w:r>
      <w:r w:rsidR="004627AB">
        <w:rPr>
          <w:rFonts w:hint="cs"/>
          <w:rtl/>
        </w:rPr>
        <w:t>כשנ</w:t>
      </w:r>
      <w:r w:rsidR="00D937D6">
        <w:rPr>
          <w:rFonts w:hint="cs"/>
          <w:rtl/>
        </w:rPr>
        <w:t>יסה להעריך</w:t>
      </w:r>
      <w:r w:rsidR="004627AB">
        <w:rPr>
          <w:rFonts w:hint="cs"/>
          <w:rtl/>
        </w:rPr>
        <w:t xml:space="preserve"> כמה כסף אלכס </w:t>
      </w:r>
      <w:r w:rsidR="003B3E22">
        <w:rPr>
          <w:rFonts w:hint="cs"/>
          <w:rtl/>
        </w:rPr>
        <w:t xml:space="preserve">השתכר </w:t>
      </w:r>
      <w:r w:rsidR="004627AB">
        <w:rPr>
          <w:rFonts w:hint="cs"/>
          <w:rtl/>
        </w:rPr>
        <w:t>בכל חודש</w:t>
      </w:r>
      <w:r w:rsidR="003B3E22">
        <w:rPr>
          <w:rFonts w:hint="cs"/>
          <w:rtl/>
        </w:rPr>
        <w:t>,</w:t>
      </w:r>
      <w:r w:rsidR="004627AB">
        <w:rPr>
          <w:rFonts w:hint="cs"/>
          <w:rtl/>
        </w:rPr>
        <w:t xml:space="preserve"> בתור חייל ב</w:t>
      </w:r>
      <w:r w:rsidR="0096709E">
        <w:rPr>
          <w:rFonts w:hint="cs"/>
          <w:rtl/>
        </w:rPr>
        <w:t xml:space="preserve">שירות </w:t>
      </w:r>
      <w:r w:rsidR="004627AB">
        <w:rPr>
          <w:rFonts w:hint="cs"/>
          <w:rtl/>
        </w:rPr>
        <w:t xml:space="preserve">חובה. </w:t>
      </w:r>
      <w:r w:rsidR="00D937D6">
        <w:rPr>
          <w:rFonts w:hint="cs"/>
          <w:rtl/>
        </w:rPr>
        <w:t xml:space="preserve">בעמוד הראשון </w:t>
      </w:r>
      <w:r w:rsidR="001C5A04">
        <w:rPr>
          <w:rFonts w:hint="cs"/>
          <w:rtl/>
        </w:rPr>
        <w:t>הייתה</w:t>
      </w:r>
      <w:r w:rsidR="00D937D6">
        <w:rPr>
          <w:rFonts w:hint="cs"/>
          <w:rtl/>
        </w:rPr>
        <w:t xml:space="preserve"> הקדשה </w:t>
      </w:r>
      <w:r w:rsidR="00D937D6">
        <w:rPr>
          <w:rtl/>
        </w:rPr>
        <w:t>–</w:t>
      </w:r>
      <w:r w:rsidR="004627AB" w:rsidRPr="00CD067C">
        <w:rPr>
          <w:rFonts w:hint="cs"/>
          <w:rtl/>
        </w:rPr>
        <w:t xml:space="preserve"> 'לתיאו היקר, </w:t>
      </w:r>
      <w:r w:rsidR="004627AB">
        <w:rPr>
          <w:rFonts w:hint="cs"/>
          <w:rtl/>
        </w:rPr>
        <w:t xml:space="preserve">ממני קבל </w:t>
      </w:r>
      <w:r w:rsidR="004627AB" w:rsidRPr="00CD067C">
        <w:rPr>
          <w:rFonts w:hint="cs"/>
          <w:rtl/>
        </w:rPr>
        <w:t xml:space="preserve">לא דגים ולא חכה, אלא </w:t>
      </w:r>
      <w:r w:rsidR="009E5686">
        <w:rPr>
          <w:rFonts w:hint="cs"/>
          <w:rtl/>
        </w:rPr>
        <w:t>התבנית ליצירת רשת שלתוכה ת</w:t>
      </w:r>
      <w:r w:rsidR="004627AB" w:rsidRPr="00CD067C">
        <w:rPr>
          <w:rFonts w:hint="cs"/>
          <w:rtl/>
        </w:rPr>
        <w:t xml:space="preserve">פיל את כל יצורי הים והיבשה גם יחד. חלק מהספר כבר מוכר לך ואין ספק שעוד תפיק ממנו הרבה. באהבה </w:t>
      </w:r>
      <w:r w:rsidR="004627AB" w:rsidRPr="00CD067C">
        <w:rPr>
          <w:rtl/>
        </w:rPr>
        <w:t>–</w:t>
      </w:r>
      <w:r w:rsidR="004627AB" w:rsidRPr="00CD067C">
        <w:rPr>
          <w:rFonts w:hint="cs"/>
          <w:rtl/>
        </w:rPr>
        <w:t xml:space="preserve"> אלכס.' </w:t>
      </w:r>
      <w:r w:rsidR="004627AB">
        <w:rPr>
          <w:rFonts w:hint="cs"/>
          <w:rtl/>
        </w:rPr>
        <w:t>תיאו</w:t>
      </w:r>
      <w:r w:rsidR="004627AB" w:rsidRPr="00CD067C">
        <w:rPr>
          <w:rFonts w:hint="cs"/>
          <w:rtl/>
        </w:rPr>
        <w:t xml:space="preserve"> מעולם לא </w:t>
      </w:r>
      <w:r w:rsidR="00D937D6">
        <w:rPr>
          <w:rFonts w:hint="cs"/>
          <w:rtl/>
        </w:rPr>
        <w:t>השקיע</w:t>
      </w:r>
      <w:r w:rsidR="004627AB" w:rsidRPr="00CD067C">
        <w:rPr>
          <w:rFonts w:hint="cs"/>
          <w:rtl/>
        </w:rPr>
        <w:t xml:space="preserve"> מחשבה מרובה לא </w:t>
      </w:r>
      <w:r w:rsidR="00D937D6">
        <w:rPr>
          <w:rFonts w:hint="cs"/>
          <w:rtl/>
        </w:rPr>
        <w:t>באלכס ולא ב</w:t>
      </w:r>
      <w:r w:rsidR="004627AB" w:rsidRPr="00CD067C">
        <w:rPr>
          <w:rFonts w:hint="cs"/>
          <w:rtl/>
        </w:rPr>
        <w:t xml:space="preserve">אהבתו. אלכס סימן בספר כמה קטעים מומלצים. תיאו עבר לאחד מהם, בפרק 'על הקריאה והכתיבה' </w:t>
      </w:r>
      <w:r w:rsidR="004627AB" w:rsidRPr="00CD067C">
        <w:rPr>
          <w:rtl/>
        </w:rPr>
        <w:t>–</w:t>
      </w:r>
      <w:r w:rsidR="004627AB" w:rsidRPr="00CD067C">
        <w:rPr>
          <w:rFonts w:hint="cs"/>
          <w:rtl/>
        </w:rPr>
        <w:t xml:space="preserve"> </w:t>
      </w:r>
      <w:r w:rsidR="004627AB">
        <w:rPr>
          <w:rFonts w:hint="cs"/>
          <w:rtl/>
        </w:rPr>
        <w:t>'</w:t>
      </w:r>
      <w:r w:rsidR="004627AB" w:rsidRPr="00CD067C">
        <w:rPr>
          <w:rFonts w:hint="cs"/>
          <w:rtl/>
        </w:rPr>
        <w:t>כשראיתי את השטן שלי, הוא היה רציני, יסודי, עמוק ומכובד, הוא היה התגלמות הגרביטציה ודרכו</w:t>
      </w:r>
      <w:r w:rsidR="00483BB1">
        <w:rPr>
          <w:rFonts w:hint="cs"/>
          <w:rtl/>
        </w:rPr>
        <w:t xml:space="preserve"> הכול </w:t>
      </w:r>
      <w:r w:rsidR="004627AB" w:rsidRPr="00CD067C">
        <w:rPr>
          <w:rFonts w:hint="cs"/>
          <w:rtl/>
        </w:rPr>
        <w:t>נפל</w:t>
      </w:r>
      <w:r w:rsidR="004627AB">
        <w:rPr>
          <w:rFonts w:hint="cs"/>
          <w:rtl/>
        </w:rPr>
        <w:t>'</w:t>
      </w:r>
      <w:r w:rsidR="004627AB" w:rsidRPr="00CD067C">
        <w:rPr>
          <w:rFonts w:hint="cs"/>
          <w:rtl/>
        </w:rPr>
        <w:t>.</w:t>
      </w:r>
    </w:p>
    <w:p w14:paraId="11EBAA78" w14:textId="77777777" w:rsidR="004627AB" w:rsidRPr="00CD067C" w:rsidRDefault="00CE2D17" w:rsidP="00D937D6">
      <w:pPr>
        <w:rPr>
          <w:rtl/>
        </w:rPr>
      </w:pPr>
      <w:r>
        <w:rPr>
          <w:rFonts w:hint="cs"/>
          <w:rtl/>
        </w:rPr>
        <w:t>אלכס הטיפש. לו</w:t>
      </w:r>
      <w:r w:rsidR="004627AB" w:rsidRPr="00CD067C">
        <w:rPr>
          <w:rFonts w:hint="cs"/>
          <w:rtl/>
        </w:rPr>
        <w:t xml:space="preserve">לא </w:t>
      </w:r>
      <w:r w:rsidR="00D937D6">
        <w:rPr>
          <w:rFonts w:hint="cs"/>
          <w:rtl/>
        </w:rPr>
        <w:t>היה מראה לתיאו את המקור</w:t>
      </w:r>
      <w:r w:rsidR="004627AB" w:rsidRPr="00CD067C">
        <w:rPr>
          <w:rFonts w:hint="cs"/>
          <w:rtl/>
        </w:rPr>
        <w:t xml:space="preserve"> ממנו שאב השראה לכמה ממילות הח</w:t>
      </w:r>
      <w:r w:rsidR="003B3E22">
        <w:rPr>
          <w:rFonts w:hint="cs"/>
          <w:rtl/>
        </w:rPr>
        <w:t xml:space="preserve">כמה שהרעיף עליו במשך השנים, </w:t>
      </w:r>
      <w:r w:rsidR="004627AB" w:rsidRPr="00CD067C">
        <w:rPr>
          <w:rFonts w:hint="cs"/>
          <w:rtl/>
        </w:rPr>
        <w:t xml:space="preserve">תיאו כנראה לעולם </w:t>
      </w:r>
      <w:r w:rsidR="003B3E22">
        <w:rPr>
          <w:rFonts w:hint="cs"/>
          <w:rtl/>
        </w:rPr>
        <w:t xml:space="preserve">היה </w:t>
      </w:r>
      <w:r w:rsidR="004627AB" w:rsidRPr="00CD067C">
        <w:rPr>
          <w:rFonts w:hint="cs"/>
          <w:rtl/>
        </w:rPr>
        <w:t>מאמין שאל</w:t>
      </w:r>
      <w:r w:rsidR="003B3E22">
        <w:rPr>
          <w:rFonts w:hint="cs"/>
          <w:rtl/>
        </w:rPr>
        <w:t>ו הגיגים</w:t>
      </w:r>
      <w:r w:rsidR="004627AB" w:rsidRPr="00CD067C">
        <w:rPr>
          <w:rFonts w:hint="cs"/>
          <w:rtl/>
        </w:rPr>
        <w:t xml:space="preserve"> שאלכס </w:t>
      </w:r>
      <w:r w:rsidR="003B3E22">
        <w:rPr>
          <w:rFonts w:hint="cs"/>
          <w:rtl/>
        </w:rPr>
        <w:t>חיבר</w:t>
      </w:r>
      <w:r w:rsidR="004627AB" w:rsidRPr="00CD067C">
        <w:rPr>
          <w:rFonts w:hint="cs"/>
          <w:rtl/>
        </w:rPr>
        <w:t xml:space="preserve"> בעצמו. תיאו מן הסתם לא היה פותח ספר בעל שם כה מוזר, שנכתב לפני שנים כה רבות</w:t>
      </w:r>
      <w:r w:rsidR="004627AB">
        <w:rPr>
          <w:rFonts w:hint="cs"/>
          <w:rtl/>
        </w:rPr>
        <w:t>,</w:t>
      </w:r>
      <w:r w:rsidR="004627AB" w:rsidRPr="00CD067C">
        <w:rPr>
          <w:rFonts w:hint="cs"/>
          <w:rtl/>
        </w:rPr>
        <w:t xml:space="preserve"> כך שסודו של אלכס</w:t>
      </w:r>
      <w:r w:rsidR="003B3E22">
        <w:rPr>
          <w:rFonts w:hint="cs"/>
          <w:rtl/>
        </w:rPr>
        <w:t>,</w:t>
      </w:r>
      <w:r w:rsidR="004627AB" w:rsidRPr="00CD067C">
        <w:rPr>
          <w:rFonts w:hint="cs"/>
          <w:rtl/>
        </w:rPr>
        <w:t xml:space="preserve"> לו היה טורח לשמור עליו</w:t>
      </w:r>
      <w:r w:rsidR="003B3E22">
        <w:rPr>
          <w:rFonts w:hint="cs"/>
          <w:rtl/>
        </w:rPr>
        <w:t>,</w:t>
      </w:r>
      <w:r w:rsidR="004627AB" w:rsidRPr="00CD067C">
        <w:rPr>
          <w:rFonts w:hint="cs"/>
          <w:rtl/>
        </w:rPr>
        <w:t xml:space="preserve"> היה בטוח לעולמים. </w:t>
      </w:r>
      <w:r w:rsidR="003B3E22">
        <w:rPr>
          <w:rFonts w:hint="cs"/>
          <w:rtl/>
        </w:rPr>
        <w:t>[</w:t>
      </w:r>
      <w:r w:rsidR="004627AB" w:rsidRPr="00CD067C">
        <w:rPr>
          <w:rFonts w:hint="cs"/>
          <w:rtl/>
        </w:rPr>
        <w:t>אבל אלכס ברוב טיפשותו החליט לחשוף את מקורותיו</w:t>
      </w:r>
      <w:r w:rsidR="003B3E22">
        <w:rPr>
          <w:rFonts w:hint="cs"/>
          <w:rtl/>
        </w:rPr>
        <w:t xml:space="preserve"> ולהפחית מהרושם שהיה יכול להותיר</w:t>
      </w:r>
      <w:r w:rsidR="004627AB" w:rsidRPr="00CD067C">
        <w:rPr>
          <w:rFonts w:hint="cs"/>
          <w:rtl/>
        </w:rPr>
        <w:t xml:space="preserve"> על תיאו.</w:t>
      </w:r>
      <w:r w:rsidR="003B3E22">
        <w:rPr>
          <w:rFonts w:hint="cs"/>
          <w:rtl/>
        </w:rPr>
        <w:t>]</w:t>
      </w:r>
    </w:p>
    <w:p w14:paraId="18F7665C" w14:textId="400F4332" w:rsidR="004627AB" w:rsidRPr="00CD067C" w:rsidRDefault="004627AB" w:rsidP="00250000">
      <w:pPr>
        <w:rPr>
          <w:rtl/>
        </w:rPr>
      </w:pPr>
      <w:r w:rsidRPr="00CD067C">
        <w:rPr>
          <w:rFonts w:hint="cs"/>
          <w:rtl/>
        </w:rPr>
        <w:t>עוד משפט היה מסומן באותו עמוד</w:t>
      </w:r>
      <w:r w:rsidR="0096709E">
        <w:rPr>
          <w:rFonts w:hint="cs"/>
          <w:rtl/>
        </w:rPr>
        <w:t>,</w:t>
      </w:r>
      <w:r w:rsidRPr="00CD067C">
        <w:rPr>
          <w:rFonts w:hint="cs"/>
          <w:rtl/>
        </w:rPr>
        <w:t xml:space="preserve"> </w:t>
      </w:r>
      <w:r w:rsidR="003B3E22">
        <w:rPr>
          <w:rFonts w:hint="cs"/>
          <w:rtl/>
        </w:rPr>
        <w:t>[</w:t>
      </w:r>
      <w:r w:rsidR="0096709E" w:rsidRPr="00CD067C">
        <w:rPr>
          <w:rFonts w:hint="cs"/>
          <w:rtl/>
        </w:rPr>
        <w:t>גם פסקה זו סו</w:t>
      </w:r>
      <w:r w:rsidR="0096709E">
        <w:rPr>
          <w:rFonts w:hint="cs"/>
          <w:rtl/>
        </w:rPr>
        <w:t>מנה על ידי אלכס,</w:t>
      </w:r>
      <w:r w:rsidR="003B3E22">
        <w:rPr>
          <w:rFonts w:hint="cs"/>
          <w:rtl/>
        </w:rPr>
        <w:t>]</w:t>
      </w:r>
      <w:r w:rsidR="0096709E">
        <w:rPr>
          <w:rFonts w:hint="cs"/>
          <w:rtl/>
        </w:rPr>
        <w:t xml:space="preserve"> במיוחד עבור בר</w:t>
      </w:r>
      <w:r w:rsidR="0096709E" w:rsidRPr="00CD067C">
        <w:rPr>
          <w:rFonts w:hint="cs"/>
          <w:rtl/>
        </w:rPr>
        <w:t xml:space="preserve"> המצווה של תיאו.</w:t>
      </w:r>
      <w:r w:rsidRPr="00CD067C">
        <w:rPr>
          <w:rFonts w:hint="cs"/>
          <w:rtl/>
        </w:rPr>
        <w:t xml:space="preserve"> </w:t>
      </w:r>
      <w:r>
        <w:rPr>
          <w:rFonts w:hint="cs"/>
          <w:rtl/>
        </w:rPr>
        <w:t>'</w:t>
      </w:r>
      <w:r w:rsidRPr="00CD067C">
        <w:rPr>
          <w:rFonts w:hint="cs"/>
          <w:rtl/>
        </w:rPr>
        <w:t>מכל מה שנכתב, אני אוהב רק את זה שנכתב בדם. כְּתוֹב בדם וגלה כי דם הוא הנשמה.</w:t>
      </w:r>
      <w:r>
        <w:rPr>
          <w:rFonts w:hint="cs"/>
          <w:rtl/>
        </w:rPr>
        <w:t>'</w:t>
      </w:r>
      <w:r w:rsidRPr="00CD067C">
        <w:rPr>
          <w:rFonts w:hint="cs"/>
          <w:rtl/>
        </w:rPr>
        <w:t xml:space="preserve"> </w:t>
      </w:r>
      <w:r>
        <w:rPr>
          <w:rFonts w:hint="cs"/>
          <w:rtl/>
        </w:rPr>
        <w:t xml:space="preserve">מה, גם פוגה? גם פוגה כותבים בדם? ומה קורה אם מאבדים את הדם הזה, מה קורה אם </w:t>
      </w:r>
      <w:r w:rsidR="00AF0F70">
        <w:rPr>
          <w:rFonts w:hint="cs"/>
          <w:rtl/>
        </w:rPr>
        <w:t xml:space="preserve">ארבעים אחוז מאותו </w:t>
      </w:r>
      <w:r w:rsidR="00D937D6">
        <w:rPr>
          <w:rFonts w:hint="cs"/>
          <w:rtl/>
        </w:rPr>
        <w:t>הדם זולג ומתבזבז ו</w:t>
      </w:r>
      <w:r>
        <w:rPr>
          <w:rFonts w:hint="cs"/>
          <w:rtl/>
        </w:rPr>
        <w:t>אין איש שיאסוף אותו מהאדמה?</w:t>
      </w:r>
    </w:p>
    <w:p w14:paraId="661E83B4" w14:textId="0F9D5051" w:rsidR="004627AB" w:rsidRPr="00CD067C" w:rsidRDefault="004627AB" w:rsidP="003B3E22">
      <w:pPr>
        <w:rPr>
          <w:rtl/>
        </w:rPr>
      </w:pPr>
      <w:r w:rsidRPr="00AC086C">
        <w:rPr>
          <w:rFonts w:hint="eastAsia"/>
          <w:highlight w:val="green"/>
          <w:rtl/>
        </w:rPr>
        <w:t>לראשונה</w:t>
      </w:r>
      <w:r w:rsidRPr="00AC086C">
        <w:rPr>
          <w:highlight w:val="green"/>
          <w:rtl/>
        </w:rPr>
        <w:t xml:space="preserve"> </w:t>
      </w:r>
      <w:r w:rsidRPr="00AC086C">
        <w:rPr>
          <w:rFonts w:hint="eastAsia"/>
          <w:highlight w:val="green"/>
          <w:rtl/>
        </w:rPr>
        <w:t>בחייו</w:t>
      </w:r>
      <w:r w:rsidRPr="00CD067C">
        <w:rPr>
          <w:rFonts w:hint="cs"/>
          <w:rtl/>
        </w:rPr>
        <w:t xml:space="preserve"> תיאו </w:t>
      </w:r>
      <w:r w:rsidR="003B3E22">
        <w:rPr>
          <w:rFonts w:hint="cs"/>
          <w:rtl/>
        </w:rPr>
        <w:t>חש</w:t>
      </w:r>
      <w:r w:rsidRPr="00CD067C">
        <w:rPr>
          <w:rFonts w:hint="cs"/>
          <w:rtl/>
        </w:rPr>
        <w:t xml:space="preserve"> שלא</w:t>
      </w:r>
      <w:r w:rsidR="00483BB1">
        <w:rPr>
          <w:rFonts w:hint="cs"/>
          <w:rtl/>
        </w:rPr>
        <w:t xml:space="preserve"> הכול </w:t>
      </w:r>
      <w:r w:rsidRPr="00CD067C">
        <w:rPr>
          <w:rFonts w:hint="cs"/>
          <w:rtl/>
        </w:rPr>
        <w:t xml:space="preserve">הוא יודע. </w:t>
      </w:r>
      <w:r>
        <w:rPr>
          <w:rFonts w:hint="cs"/>
          <w:rtl/>
        </w:rPr>
        <w:t xml:space="preserve">בעצם </w:t>
      </w:r>
      <w:r>
        <w:rPr>
          <w:rtl/>
        </w:rPr>
        <w:t>–</w:t>
      </w:r>
      <w:r>
        <w:rPr>
          <w:rFonts w:hint="cs"/>
          <w:rtl/>
        </w:rPr>
        <w:t xml:space="preserve"> ברור שלא</w:t>
      </w:r>
      <w:r w:rsidR="00483BB1">
        <w:rPr>
          <w:rFonts w:hint="cs"/>
          <w:rtl/>
        </w:rPr>
        <w:t xml:space="preserve"> הכול </w:t>
      </w:r>
      <w:r>
        <w:rPr>
          <w:rFonts w:hint="cs"/>
          <w:rtl/>
        </w:rPr>
        <w:t>הוא יודע, הוא גם לא רוצה לדעת הכל! עם חוסר הידע שלו בחשבון אינפיניטסימלי (שתו</w:t>
      </w:r>
      <w:r w:rsidR="00D648E1">
        <w:rPr>
          <w:rFonts w:hint="cs"/>
          <w:rtl/>
        </w:rPr>
        <w:t>ֹ</w:t>
      </w:r>
      <w:r>
        <w:rPr>
          <w:rFonts w:hint="cs"/>
          <w:rtl/>
        </w:rPr>
        <w:t>רת הטו</w:t>
      </w:r>
      <w:r w:rsidR="00D648E1">
        <w:rPr>
          <w:rFonts w:hint="cs"/>
          <w:rtl/>
        </w:rPr>
        <w:t>ּ</w:t>
      </w:r>
      <w:r>
        <w:rPr>
          <w:rFonts w:hint="cs"/>
          <w:rtl/>
        </w:rPr>
        <w:t xml:space="preserve">רים </w:t>
      </w:r>
      <w:r w:rsidR="001C5A04">
        <w:rPr>
          <w:rFonts w:hint="cs"/>
          <w:rtl/>
        </w:rPr>
        <w:t>הייתה</w:t>
      </w:r>
      <w:r>
        <w:rPr>
          <w:rFonts w:hint="cs"/>
          <w:rtl/>
        </w:rPr>
        <w:t xml:space="preserve"> אחד מענפיו)</w:t>
      </w:r>
      <w:r w:rsidRPr="00CD067C">
        <w:rPr>
          <w:rFonts w:hint="cs"/>
          <w:rtl/>
        </w:rPr>
        <w:t xml:space="preserve"> או </w:t>
      </w:r>
      <w:r>
        <w:rPr>
          <w:rFonts w:hint="cs"/>
          <w:rtl/>
        </w:rPr>
        <w:t>ב</w:t>
      </w:r>
      <w:r w:rsidRPr="00CD067C">
        <w:rPr>
          <w:rFonts w:hint="cs"/>
          <w:rtl/>
        </w:rPr>
        <w:t xml:space="preserve">גרמנית או </w:t>
      </w:r>
      <w:r>
        <w:rPr>
          <w:rFonts w:hint="cs"/>
          <w:rtl/>
        </w:rPr>
        <w:t>בניסויים מדעיים (</w:t>
      </w:r>
      <w:r w:rsidR="001B35C3">
        <w:rPr>
          <w:rFonts w:hint="cs"/>
          <w:rtl/>
        </w:rPr>
        <w:t xml:space="preserve">הן </w:t>
      </w:r>
      <w:r>
        <w:rPr>
          <w:rFonts w:hint="cs"/>
          <w:rtl/>
        </w:rPr>
        <w:t>מחשבתיים ו</w:t>
      </w:r>
      <w:r w:rsidR="001B35C3">
        <w:rPr>
          <w:rFonts w:hint="cs"/>
          <w:rtl/>
        </w:rPr>
        <w:t>הן ממש</w:t>
      </w:r>
      <w:r>
        <w:rPr>
          <w:rFonts w:hint="cs"/>
          <w:rtl/>
        </w:rPr>
        <w:t xml:space="preserve">יים) הוא </w:t>
      </w:r>
      <w:r w:rsidRPr="00CD067C">
        <w:rPr>
          <w:rFonts w:hint="cs"/>
          <w:rtl/>
        </w:rPr>
        <w:t xml:space="preserve">חי בנחת </w:t>
      </w:r>
      <w:r>
        <w:rPr>
          <w:rFonts w:hint="cs"/>
          <w:rtl/>
        </w:rPr>
        <w:t>ובשלום</w:t>
      </w:r>
      <w:r w:rsidRPr="00CD067C">
        <w:rPr>
          <w:rFonts w:hint="cs"/>
          <w:rtl/>
        </w:rPr>
        <w:t xml:space="preserve">. אבל </w:t>
      </w:r>
      <w:r w:rsidR="00F06A3F">
        <w:rPr>
          <w:rFonts w:hint="cs"/>
          <w:rtl/>
        </w:rPr>
        <w:t>עכשיו</w:t>
      </w:r>
      <w:r w:rsidR="003B3E22">
        <w:rPr>
          <w:rFonts w:hint="cs"/>
          <w:rtl/>
        </w:rPr>
        <w:t xml:space="preserve"> </w:t>
      </w:r>
      <w:r w:rsidRPr="00CD067C">
        <w:rPr>
          <w:rFonts w:hint="cs"/>
          <w:rtl/>
        </w:rPr>
        <w:t xml:space="preserve">לראשונה </w:t>
      </w:r>
      <w:r w:rsidR="003B3E22">
        <w:rPr>
          <w:rFonts w:hint="cs"/>
          <w:rtl/>
        </w:rPr>
        <w:t xml:space="preserve">בחייו </w:t>
      </w:r>
      <w:r w:rsidRPr="00CD067C">
        <w:rPr>
          <w:rFonts w:hint="cs"/>
          <w:rtl/>
        </w:rPr>
        <w:t>הטיל ספק בראיית העולם שלו, בידי</w:t>
      </w:r>
      <w:r>
        <w:rPr>
          <w:rFonts w:hint="cs"/>
          <w:rtl/>
        </w:rPr>
        <w:t xml:space="preserve">עה הפשוטה שהוא </w:t>
      </w:r>
      <w:r w:rsidR="00AF0F70">
        <w:rPr>
          <w:rFonts w:hint="cs"/>
          <w:rtl/>
        </w:rPr>
        <w:t xml:space="preserve">תמיד </w:t>
      </w:r>
      <w:r>
        <w:rPr>
          <w:rFonts w:hint="cs"/>
          <w:rtl/>
        </w:rPr>
        <w:t>צודק, בכך שאיש אינו</w:t>
      </w:r>
      <w:r w:rsidRPr="00CD067C">
        <w:rPr>
          <w:rFonts w:hint="cs"/>
          <w:rtl/>
        </w:rPr>
        <w:t xml:space="preserve"> י</w:t>
      </w:r>
      <w:r w:rsidR="003B3E22">
        <w:rPr>
          <w:rFonts w:hint="cs"/>
          <w:rtl/>
        </w:rPr>
        <w:t>כול לסתור את בסיס קיומה</w:t>
      </w:r>
      <w:r w:rsidRPr="00CD067C">
        <w:rPr>
          <w:rFonts w:hint="cs"/>
          <w:rtl/>
        </w:rPr>
        <w:t xml:space="preserve"> ה</w:t>
      </w:r>
      <w:r w:rsidR="003B3E22">
        <w:rPr>
          <w:rFonts w:hint="cs"/>
          <w:rtl/>
        </w:rPr>
        <w:t xml:space="preserve">יציב </w:t>
      </w:r>
      <w:r w:rsidRPr="00CD067C">
        <w:rPr>
          <w:rFonts w:hint="cs"/>
          <w:rtl/>
        </w:rPr>
        <w:t>של המציאות שלו.</w:t>
      </w:r>
    </w:p>
    <w:p w14:paraId="3BAF77A4" w14:textId="77777777" w:rsidR="004627AB" w:rsidRPr="00CD067C" w:rsidRDefault="004627AB" w:rsidP="003B503D">
      <w:pPr>
        <w:rPr>
          <w:rtl/>
        </w:rPr>
      </w:pPr>
      <w:r w:rsidRPr="00CD067C">
        <w:rPr>
          <w:rFonts w:hint="cs"/>
          <w:rtl/>
        </w:rPr>
        <w:t xml:space="preserve">וכך, </w:t>
      </w:r>
      <w:r w:rsidRPr="00AC086C">
        <w:rPr>
          <w:rFonts w:hint="eastAsia"/>
          <w:highlight w:val="green"/>
          <w:rtl/>
        </w:rPr>
        <w:t>לראשונה</w:t>
      </w:r>
      <w:r w:rsidRPr="00AC086C">
        <w:rPr>
          <w:highlight w:val="green"/>
          <w:rtl/>
        </w:rPr>
        <w:t xml:space="preserve"> </w:t>
      </w:r>
      <w:r w:rsidRPr="00AC086C">
        <w:rPr>
          <w:rFonts w:hint="eastAsia"/>
          <w:highlight w:val="green"/>
          <w:rtl/>
        </w:rPr>
        <w:t>בחייו</w:t>
      </w:r>
      <w:r w:rsidRPr="00CD067C">
        <w:rPr>
          <w:rFonts w:hint="cs"/>
          <w:rtl/>
        </w:rPr>
        <w:t xml:space="preserve"> </w:t>
      </w:r>
      <w:r>
        <w:rPr>
          <w:rFonts w:hint="cs"/>
          <w:rtl/>
        </w:rPr>
        <w:t xml:space="preserve">תיאו לא הרגיש </w:t>
      </w:r>
      <w:r w:rsidRPr="00CD067C">
        <w:rPr>
          <w:rFonts w:hint="cs"/>
          <w:rtl/>
        </w:rPr>
        <w:t>בודד</w:t>
      </w:r>
      <w:r>
        <w:rPr>
          <w:rFonts w:hint="cs"/>
          <w:rtl/>
        </w:rPr>
        <w:t>, אף על פי שהיה לבדו לגמרי בדירה הריקה. הוא</w:t>
      </w:r>
      <w:r w:rsidRPr="00CD067C">
        <w:rPr>
          <w:rFonts w:hint="cs"/>
          <w:rtl/>
        </w:rPr>
        <w:t xml:space="preserve"> אפילו לא יודע בשל מה</w:t>
      </w:r>
      <w:r>
        <w:rPr>
          <w:rFonts w:hint="cs"/>
          <w:rtl/>
        </w:rPr>
        <w:t xml:space="preserve"> ואיך פגה הבדידות</w:t>
      </w:r>
      <w:r w:rsidRPr="00CD067C">
        <w:rPr>
          <w:rFonts w:hint="cs"/>
          <w:rtl/>
        </w:rPr>
        <w:t xml:space="preserve">, הוא </w:t>
      </w:r>
      <w:r>
        <w:rPr>
          <w:rFonts w:hint="cs"/>
          <w:rtl/>
        </w:rPr>
        <w:t>כיבה את האור בחדר</w:t>
      </w:r>
      <w:r w:rsidR="003B503D">
        <w:rPr>
          <w:rFonts w:hint="cs"/>
          <w:rtl/>
        </w:rPr>
        <w:t>ו</w:t>
      </w:r>
      <w:r>
        <w:rPr>
          <w:rFonts w:hint="cs"/>
          <w:rtl/>
        </w:rPr>
        <w:t xml:space="preserve"> של אלכס, התעטף בכיסוי המיטה הפרואני </w:t>
      </w:r>
      <w:r w:rsidR="003B503D">
        <w:rPr>
          <w:rFonts w:hint="cs"/>
          <w:rtl/>
        </w:rPr>
        <w:t xml:space="preserve">הירוק </w:t>
      </w:r>
      <w:r>
        <w:rPr>
          <w:rFonts w:hint="cs"/>
          <w:rtl/>
        </w:rPr>
        <w:t>ו</w:t>
      </w:r>
      <w:r w:rsidRPr="00CD067C">
        <w:rPr>
          <w:rFonts w:hint="cs"/>
          <w:rtl/>
        </w:rPr>
        <w:t>נרדם.</w:t>
      </w:r>
    </w:p>
    <w:p w14:paraId="558DB3F5" w14:textId="77777777" w:rsidR="004627AB" w:rsidRDefault="004627AB" w:rsidP="00250000">
      <w:pPr>
        <w:rPr>
          <w:rtl/>
        </w:rPr>
      </w:pPr>
    </w:p>
    <w:p w14:paraId="383D8EA1" w14:textId="77777777" w:rsidR="004627AB" w:rsidRPr="00CD067C" w:rsidRDefault="004627AB" w:rsidP="00250000">
      <w:pPr>
        <w:rPr>
          <w:rtl/>
        </w:rPr>
      </w:pPr>
      <w:r>
        <w:rPr>
          <w:rFonts w:hint="cs"/>
          <w:rtl/>
        </w:rPr>
        <w:t>למחרת ב</w:t>
      </w:r>
      <w:r w:rsidR="004D3C42">
        <w:rPr>
          <w:rFonts w:hint="cs"/>
          <w:rtl/>
        </w:rPr>
        <w:t>שעת-</w:t>
      </w:r>
      <w:r w:rsidRPr="00CD067C">
        <w:rPr>
          <w:rFonts w:hint="cs"/>
          <w:rtl/>
        </w:rPr>
        <w:t xml:space="preserve">בוקר מוקדמת, האחיות </w:t>
      </w:r>
      <w:r w:rsidR="00FA079B">
        <w:rPr>
          <w:rFonts w:hint="cs"/>
          <w:rtl/>
        </w:rPr>
        <w:t xml:space="preserve">ממשמרת הלילה אך זה </w:t>
      </w:r>
      <w:r w:rsidRPr="00CD067C">
        <w:rPr>
          <w:rFonts w:hint="cs"/>
          <w:rtl/>
        </w:rPr>
        <w:t xml:space="preserve">סיימו את </w:t>
      </w:r>
      <w:r>
        <w:rPr>
          <w:rFonts w:hint="cs"/>
          <w:rtl/>
        </w:rPr>
        <w:t>סבב הדמים הראשון לאותו יום כשארקדי</w:t>
      </w:r>
      <w:r w:rsidRPr="00CD067C">
        <w:rPr>
          <w:rFonts w:hint="cs"/>
          <w:rtl/>
        </w:rPr>
        <w:t xml:space="preserve"> ניגש אל המיטה.</w:t>
      </w:r>
    </w:p>
    <w:p w14:paraId="2C957B0D" w14:textId="38D67A66" w:rsidR="004627AB" w:rsidRPr="00CD067C" w:rsidRDefault="004627AB" w:rsidP="004D3C42">
      <w:pPr>
        <w:rPr>
          <w:rtl/>
        </w:rPr>
      </w:pPr>
      <w:r w:rsidRPr="00CD067C">
        <w:rPr>
          <w:rFonts w:hint="cs"/>
          <w:rtl/>
        </w:rPr>
        <w:t xml:space="preserve">הוא עבר על גליון החולה </w:t>
      </w:r>
      <w:r w:rsidRPr="00CD067C">
        <w:rPr>
          <w:rtl/>
        </w:rPr>
        <w:t>–</w:t>
      </w:r>
      <w:r w:rsidRPr="00CD067C">
        <w:rPr>
          <w:rFonts w:hint="cs"/>
          <w:rtl/>
        </w:rPr>
        <w:t xml:space="preserve"> שום דבר חדש. הוא ידע</w:t>
      </w:r>
      <w:r w:rsidR="004D3C42">
        <w:rPr>
          <w:rFonts w:hint="cs"/>
          <w:rtl/>
        </w:rPr>
        <w:t xml:space="preserve">, </w:t>
      </w:r>
      <w:r w:rsidR="00297D38">
        <w:rPr>
          <w:rFonts w:hint="cs"/>
          <w:rtl/>
        </w:rPr>
        <w:t>על פ</w:t>
      </w:r>
      <w:r w:rsidRPr="00CD067C">
        <w:rPr>
          <w:rFonts w:hint="cs"/>
          <w:rtl/>
        </w:rPr>
        <w:t xml:space="preserve">י </w:t>
      </w:r>
      <w:r w:rsidR="004D3C42">
        <w:rPr>
          <w:rFonts w:hint="cs"/>
          <w:rtl/>
        </w:rPr>
        <w:t>ה</w:t>
      </w:r>
      <w:r w:rsidRPr="00CD067C">
        <w:rPr>
          <w:rFonts w:hint="cs"/>
          <w:rtl/>
        </w:rPr>
        <w:t xml:space="preserve">תיק </w:t>
      </w:r>
      <w:r w:rsidR="004D3C42">
        <w:rPr>
          <w:rFonts w:hint="cs"/>
          <w:rtl/>
        </w:rPr>
        <w:t>הרפואי</w:t>
      </w:r>
      <w:r w:rsidRPr="00CD067C">
        <w:rPr>
          <w:rFonts w:hint="cs"/>
          <w:rtl/>
        </w:rPr>
        <w:t xml:space="preserve"> שהציץ בו בעמדת האח</w:t>
      </w:r>
      <w:r>
        <w:rPr>
          <w:rFonts w:hint="cs"/>
          <w:rtl/>
        </w:rPr>
        <w:t>יות ביום הקודם שאם אלכס לא י</w:t>
      </w:r>
      <w:r w:rsidRPr="00CD067C">
        <w:rPr>
          <w:rFonts w:hint="cs"/>
          <w:rtl/>
        </w:rPr>
        <w:t>ש</w:t>
      </w:r>
      <w:r>
        <w:rPr>
          <w:rFonts w:hint="cs"/>
          <w:rtl/>
        </w:rPr>
        <w:t>וב לאיתנו</w:t>
      </w:r>
      <w:r w:rsidRPr="00CD067C">
        <w:rPr>
          <w:rFonts w:hint="cs"/>
          <w:rtl/>
        </w:rPr>
        <w:t xml:space="preserve"> בקר</w:t>
      </w:r>
      <w:r w:rsidRPr="004E7A00">
        <w:rPr>
          <w:rFonts w:hint="cs"/>
          <w:rtl/>
        </w:rPr>
        <w:t xml:space="preserve">וב, התרחיש האופטימי ביותר היה השתלת כליה. ארקדי ידע כבר מזמן שלשניהם אותו סוג דם </w:t>
      </w:r>
      <w:r w:rsidR="003C653F">
        <w:rPr>
          <w:rFonts w:hint="cs"/>
          <w:rtl/>
        </w:rPr>
        <w:t>[</w:t>
      </w:r>
      <w:r w:rsidRPr="004E7A00">
        <w:rPr>
          <w:rFonts w:hint="cs"/>
          <w:rtl/>
        </w:rPr>
        <w:t>-</w:t>
      </w:r>
      <w:r w:rsidRPr="004E7A00">
        <w:rPr>
          <w:rFonts w:hint="cs"/>
        </w:rPr>
        <w:lastRenderedPageBreak/>
        <w:t>A</w:t>
      </w:r>
      <w:r w:rsidR="003C653F">
        <w:rPr>
          <w:rFonts w:hint="cs"/>
          <w:rtl/>
        </w:rPr>
        <w:t>]</w:t>
      </w:r>
      <w:r w:rsidRPr="004E7A00">
        <w:rPr>
          <w:rFonts w:hint="cs"/>
          <w:rtl/>
        </w:rPr>
        <w:t xml:space="preserve"> (</w:t>
      </w:r>
      <w:r w:rsidR="004D3C42">
        <w:rPr>
          <w:rFonts w:hint="cs"/>
          <w:rtl/>
        </w:rPr>
        <w:t xml:space="preserve">זה </w:t>
      </w:r>
      <w:r w:rsidRPr="004E7A00">
        <w:rPr>
          <w:rFonts w:hint="cs"/>
          <w:rtl/>
        </w:rPr>
        <w:t>אמנם לא הכרחי לשם תרומת כליה אבל מומלץ) והחליט להודיע על נכונותו לתרומה ב</w:t>
      </w:r>
      <w:r w:rsidR="004E7A00">
        <w:rPr>
          <w:rFonts w:hint="cs"/>
          <w:rtl/>
        </w:rPr>
        <w:t>הקדם</w:t>
      </w:r>
      <w:r w:rsidR="004D3C42">
        <w:rPr>
          <w:rFonts w:hint="cs"/>
          <w:rtl/>
        </w:rPr>
        <w:t>,</w:t>
      </w:r>
      <w:r w:rsidR="004E7A00">
        <w:rPr>
          <w:rFonts w:hint="cs"/>
          <w:rtl/>
        </w:rPr>
        <w:t xml:space="preserve"> כי תהליך הבדיקות והאישורים</w:t>
      </w:r>
      <w:r w:rsidR="004E7A00" w:rsidRPr="004E7A00">
        <w:rPr>
          <w:rFonts w:hint="cs"/>
          <w:rtl/>
        </w:rPr>
        <w:t xml:space="preserve"> ארך זמן רב</w:t>
      </w:r>
      <w:r w:rsidRPr="00CD067C">
        <w:rPr>
          <w:rFonts w:hint="cs"/>
          <w:rtl/>
        </w:rPr>
        <w:t>.</w:t>
      </w:r>
    </w:p>
    <w:p w14:paraId="7D9E5CEA" w14:textId="008193CF" w:rsidR="004627AB" w:rsidRPr="00CD067C" w:rsidRDefault="004627AB" w:rsidP="007D44CB">
      <w:pPr>
        <w:rPr>
          <w:rtl/>
        </w:rPr>
      </w:pPr>
      <w:r w:rsidRPr="00CD067C">
        <w:rPr>
          <w:rFonts w:hint="cs"/>
          <w:rtl/>
        </w:rPr>
        <w:t>וב</w:t>
      </w:r>
      <w:r w:rsidR="00CE2D17">
        <w:rPr>
          <w:rFonts w:hint="cs"/>
          <w:rtl/>
        </w:rPr>
        <w:t>י</w:t>
      </w:r>
      <w:r w:rsidRPr="00CD067C">
        <w:rPr>
          <w:rFonts w:hint="cs"/>
          <w:rtl/>
        </w:rPr>
        <w:t>נתיים</w:t>
      </w:r>
      <w:r w:rsidR="00D055FD">
        <w:rPr>
          <w:rFonts w:hint="cs"/>
          <w:rtl/>
        </w:rPr>
        <w:t xml:space="preserve"> </w:t>
      </w:r>
      <w:r w:rsidR="007D44CB">
        <w:rPr>
          <w:rFonts w:hint="cs"/>
          <w:rtl/>
        </w:rPr>
        <w:t>היטיב את השמיכה סביב רגלו התלוייה והת</w:t>
      </w:r>
      <w:r w:rsidRPr="00CD067C">
        <w:rPr>
          <w:rFonts w:hint="cs"/>
          <w:rtl/>
        </w:rPr>
        <w:t xml:space="preserve">ישב </w:t>
      </w:r>
      <w:r w:rsidR="007D44CB">
        <w:rPr>
          <w:rFonts w:hint="cs"/>
          <w:rtl/>
        </w:rPr>
        <w:t>אצל</w:t>
      </w:r>
      <w:r w:rsidRPr="00CD067C">
        <w:rPr>
          <w:rFonts w:hint="cs"/>
          <w:rtl/>
        </w:rPr>
        <w:t xml:space="preserve"> מיטתו, </w:t>
      </w:r>
      <w:r w:rsidR="007D44CB">
        <w:rPr>
          <w:rFonts w:hint="cs"/>
          <w:rtl/>
        </w:rPr>
        <w:t xml:space="preserve">הניח את כף ידו על </w:t>
      </w:r>
      <w:r w:rsidRPr="00CD067C">
        <w:rPr>
          <w:rFonts w:hint="cs"/>
          <w:rtl/>
        </w:rPr>
        <w:t xml:space="preserve">ידו של אלכס המוטלת </w:t>
      </w:r>
      <w:r w:rsidR="004D3C42">
        <w:rPr>
          <w:rFonts w:hint="cs"/>
          <w:rtl/>
        </w:rPr>
        <w:t>על הסדין</w:t>
      </w:r>
      <w:r w:rsidRPr="00CD067C">
        <w:rPr>
          <w:rFonts w:hint="cs"/>
          <w:rtl/>
        </w:rPr>
        <w:t xml:space="preserve">. היא </w:t>
      </w:r>
      <w:r w:rsidR="001C5A04">
        <w:rPr>
          <w:rFonts w:hint="cs"/>
          <w:rtl/>
        </w:rPr>
        <w:t>הייתה</w:t>
      </w:r>
      <w:r w:rsidRPr="00CD067C">
        <w:rPr>
          <w:rFonts w:hint="cs"/>
          <w:rtl/>
        </w:rPr>
        <w:t xml:space="preserve"> קרירה למגע. הוא היטיב את השמיכה הצמרירית </w:t>
      </w:r>
      <w:r w:rsidR="00CE2D17">
        <w:rPr>
          <w:rFonts w:hint="cs"/>
          <w:rtl/>
        </w:rPr>
        <w:t xml:space="preserve">על גופו </w:t>
      </w:r>
      <w:r w:rsidRPr="00CD067C">
        <w:rPr>
          <w:rFonts w:hint="cs"/>
          <w:rtl/>
        </w:rPr>
        <w:t>ושקל ל</w:t>
      </w:r>
      <w:r w:rsidR="004D3C42">
        <w:rPr>
          <w:rFonts w:hint="cs"/>
          <w:rtl/>
        </w:rPr>
        <w:t xml:space="preserve">הביא </w:t>
      </w:r>
      <w:r w:rsidRPr="00CD067C">
        <w:rPr>
          <w:rFonts w:hint="cs"/>
          <w:rtl/>
        </w:rPr>
        <w:t xml:space="preserve">שמיכה נוספת. </w:t>
      </w:r>
      <w:r w:rsidR="003F2C70">
        <w:rPr>
          <w:rFonts w:hint="cs"/>
          <w:rtl/>
        </w:rPr>
        <w:t xml:space="preserve">חולים במצב </w:t>
      </w:r>
      <w:r w:rsidR="003C653F">
        <w:rPr>
          <w:rFonts w:hint="cs"/>
          <w:rtl/>
        </w:rPr>
        <w:t>ש</w:t>
      </w:r>
      <w:r w:rsidR="003F2C70">
        <w:rPr>
          <w:rFonts w:hint="cs"/>
          <w:rtl/>
        </w:rPr>
        <w:t xml:space="preserve">כזה, דבר אין בכוחם לעשות בהחבא </w:t>
      </w:r>
      <w:r w:rsidR="003F2C70">
        <w:rPr>
          <w:rtl/>
        </w:rPr>
        <w:t>–</w:t>
      </w:r>
      <w:r w:rsidR="003F2C70">
        <w:rPr>
          <w:rFonts w:hint="cs"/>
          <w:rtl/>
        </w:rPr>
        <w:t xml:space="preserve"> הם </w:t>
      </w:r>
      <w:r w:rsidR="003C653F">
        <w:rPr>
          <w:rFonts w:hint="cs"/>
          <w:rtl/>
        </w:rPr>
        <w:t xml:space="preserve">שרויים </w:t>
      </w:r>
      <w:r w:rsidR="003F2C70">
        <w:rPr>
          <w:rFonts w:hint="cs"/>
          <w:rtl/>
        </w:rPr>
        <w:t>בשליטתו ה</w:t>
      </w:r>
      <w:r w:rsidR="003C653F">
        <w:rPr>
          <w:rFonts w:hint="cs"/>
          <w:rtl/>
        </w:rPr>
        <w:t>מוחלטת של בית החולים, תחת שלטונם ושיקול דעתם</w:t>
      </w:r>
      <w:r w:rsidR="003F2C70">
        <w:rPr>
          <w:rFonts w:hint="cs"/>
          <w:rtl/>
        </w:rPr>
        <w:t xml:space="preserve"> האבסולוטי של הרופאים</w:t>
      </w:r>
      <w:r w:rsidR="003C653F">
        <w:rPr>
          <w:rFonts w:hint="cs"/>
          <w:rtl/>
        </w:rPr>
        <w:t>, מיטלטלים ומונחים לפי רצון האחיות, לפי גחמת הסניטרים וזריזותם</w:t>
      </w:r>
      <w:r w:rsidR="003F2C70">
        <w:rPr>
          <w:rFonts w:hint="cs"/>
          <w:rtl/>
        </w:rPr>
        <w:t>. ועם זאת, כל מעשיהם</w:t>
      </w:r>
      <w:r w:rsidR="003C653F">
        <w:rPr>
          <w:rFonts w:hint="cs"/>
          <w:rtl/>
        </w:rPr>
        <w:t xml:space="preserve"> של חולים כאלה הינם</w:t>
      </w:r>
      <w:r w:rsidR="003F2C70">
        <w:rPr>
          <w:rFonts w:hint="cs"/>
          <w:rtl/>
        </w:rPr>
        <w:t xml:space="preserve"> נסתרים. הבזק חשמלי, תזוזת הכבד, פעימה חלושה של בלוטה נשכחת, מדקרות כאב </w:t>
      </w:r>
      <w:r w:rsidR="003F2C70">
        <w:rPr>
          <w:rtl/>
        </w:rPr>
        <w:t>–</w:t>
      </w:r>
      <w:r w:rsidR="00483BB1">
        <w:rPr>
          <w:rFonts w:hint="cs"/>
          <w:rtl/>
        </w:rPr>
        <w:t xml:space="preserve"> הכול </w:t>
      </w:r>
      <w:r w:rsidR="003F2C70">
        <w:rPr>
          <w:rFonts w:hint="cs"/>
          <w:rtl/>
        </w:rPr>
        <w:t>עטוי בעלפונם. ארקדי</w:t>
      </w:r>
      <w:r w:rsidRPr="00CD067C">
        <w:rPr>
          <w:rFonts w:hint="cs"/>
          <w:rtl/>
        </w:rPr>
        <w:t xml:space="preserve"> </w:t>
      </w:r>
      <w:r w:rsidR="003C653F">
        <w:rPr>
          <w:rFonts w:hint="cs"/>
          <w:rtl/>
        </w:rPr>
        <w:t>נטל</w:t>
      </w:r>
      <w:r w:rsidRPr="00CD067C">
        <w:rPr>
          <w:rFonts w:hint="cs"/>
          <w:rtl/>
        </w:rPr>
        <w:t xml:space="preserve"> את ידו של אלכס, רק כדי לחמם אותה. אלכס לא זע. ארקדי החזיק אותה ואז ראה אותן </w:t>
      </w:r>
      <w:r w:rsidRPr="00CD067C">
        <w:rPr>
          <w:rtl/>
        </w:rPr>
        <w:t>–</w:t>
      </w:r>
      <w:r w:rsidRPr="00CD067C">
        <w:rPr>
          <w:rFonts w:hint="cs"/>
          <w:rtl/>
        </w:rPr>
        <w:t xml:space="preserve"> הציפורניים הנכונות.</w:t>
      </w:r>
    </w:p>
    <w:p w14:paraId="3F5F69E1" w14:textId="3EFC18AA" w:rsidR="004627AB" w:rsidRPr="00CD067C" w:rsidRDefault="004627AB" w:rsidP="004D3C42">
      <w:pPr>
        <w:rPr>
          <w:rtl/>
        </w:rPr>
      </w:pPr>
      <w:r w:rsidRPr="00CD067C">
        <w:rPr>
          <w:rFonts w:hint="cs"/>
          <w:rtl/>
        </w:rPr>
        <w:t>הוא שכח, הוא כלל לא חשב במשך השנים הרבות</w:t>
      </w:r>
      <w:r w:rsidR="003B3E22">
        <w:rPr>
          <w:rFonts w:hint="cs"/>
          <w:rtl/>
        </w:rPr>
        <w:t>,</w:t>
      </w:r>
      <w:r w:rsidRPr="00CD067C">
        <w:rPr>
          <w:rFonts w:hint="cs"/>
          <w:rtl/>
        </w:rPr>
        <w:t xml:space="preserve"> שצורת הציפורניים שלו כלל איננה שלו אלא </w:t>
      </w:r>
      <w:r w:rsidR="00CE2D17">
        <w:rPr>
          <w:rFonts w:hint="cs"/>
          <w:rtl/>
        </w:rPr>
        <w:t>חיקוי לצורה הנכונה, המושלמת</w:t>
      </w:r>
      <w:r w:rsidR="003B3E22">
        <w:rPr>
          <w:rFonts w:hint="cs"/>
          <w:rtl/>
        </w:rPr>
        <w:t>. שנים</w:t>
      </w:r>
      <w:r w:rsidRPr="00CD067C">
        <w:rPr>
          <w:rFonts w:hint="cs"/>
          <w:rtl/>
        </w:rPr>
        <w:t xml:space="preserve"> לא העז להישיר מבט אל אלכס, לא להסתכל עליו</w:t>
      </w:r>
      <w:r w:rsidR="003B3E22">
        <w:rPr>
          <w:rFonts w:hint="cs"/>
          <w:rtl/>
        </w:rPr>
        <w:t xml:space="preserve"> באמת, רק מזוית העין, רק ה</w:t>
      </w:r>
      <w:r w:rsidR="004C59E0">
        <w:rPr>
          <w:rFonts w:hint="cs"/>
          <w:rtl/>
        </w:rPr>
        <w:t>אוויר</w:t>
      </w:r>
      <w:r w:rsidR="003B3E22">
        <w:rPr>
          <w:rFonts w:hint="cs"/>
          <w:rtl/>
        </w:rPr>
        <w:t xml:space="preserve"> </w:t>
      </w:r>
      <w:r w:rsidRPr="00CD067C">
        <w:rPr>
          <w:rFonts w:hint="cs"/>
          <w:rtl/>
        </w:rPr>
        <w:t>סביבו, רק ניצוצות האור כשהשמש האירה אותו מאחור, את השיער שלו, את ה</w:t>
      </w:r>
      <w:r w:rsidR="004D3C42">
        <w:rPr>
          <w:rFonts w:hint="cs"/>
          <w:rtl/>
        </w:rPr>
        <w:t>ריסים</w:t>
      </w:r>
      <w:r w:rsidRPr="00CD067C">
        <w:rPr>
          <w:rFonts w:hint="cs"/>
          <w:rtl/>
        </w:rPr>
        <w:t>, את ה</w:t>
      </w:r>
      <w:r w:rsidR="004D3C42">
        <w:rPr>
          <w:rFonts w:hint="cs"/>
          <w:rtl/>
        </w:rPr>
        <w:t>גבות</w:t>
      </w:r>
      <w:r w:rsidRPr="00CD067C">
        <w:rPr>
          <w:rFonts w:hint="cs"/>
          <w:rtl/>
        </w:rPr>
        <w:t xml:space="preserve"> שמי שלא הביט מקרוב יכ</w:t>
      </w:r>
      <w:r w:rsidR="00CE2D17">
        <w:rPr>
          <w:rFonts w:hint="cs"/>
          <w:rtl/>
        </w:rPr>
        <w:t>ו</w:t>
      </w:r>
      <w:r w:rsidRPr="00CD067C">
        <w:rPr>
          <w:rFonts w:hint="cs"/>
          <w:rtl/>
        </w:rPr>
        <w:t>ל</w:t>
      </w:r>
      <w:r w:rsidR="00CE2D17">
        <w:rPr>
          <w:rFonts w:hint="cs"/>
          <w:rtl/>
        </w:rPr>
        <w:t xml:space="preserve"> היה</w:t>
      </w:r>
      <w:r w:rsidR="0078562D">
        <w:rPr>
          <w:rFonts w:hint="cs"/>
          <w:rtl/>
        </w:rPr>
        <w:t xml:space="preserve"> </w:t>
      </w:r>
      <w:r w:rsidR="004D3C42">
        <w:rPr>
          <w:rFonts w:hint="cs"/>
          <w:rtl/>
        </w:rPr>
        <w:t>לטעות ו</w:t>
      </w:r>
      <w:r w:rsidR="0078562D">
        <w:rPr>
          <w:rFonts w:hint="cs"/>
          <w:rtl/>
        </w:rPr>
        <w:t>לחשוב שאינם</w:t>
      </w:r>
      <w:r w:rsidRPr="00CD067C">
        <w:rPr>
          <w:rFonts w:hint="cs"/>
          <w:rtl/>
        </w:rPr>
        <w:t xml:space="preserve"> </w:t>
      </w:r>
      <w:r w:rsidR="004D3C42">
        <w:rPr>
          <w:rFonts w:hint="cs"/>
          <w:rtl/>
        </w:rPr>
        <w:t xml:space="preserve">קיימים, </w:t>
      </w:r>
      <w:r w:rsidRPr="00CD067C">
        <w:rPr>
          <w:rFonts w:hint="cs"/>
          <w:rtl/>
        </w:rPr>
        <w:t xml:space="preserve">אבל </w:t>
      </w:r>
      <w:r w:rsidR="00F06A3F">
        <w:rPr>
          <w:rFonts w:hint="cs"/>
          <w:rtl/>
        </w:rPr>
        <w:t>עכשיו</w:t>
      </w:r>
      <w:r w:rsidRPr="00CD067C">
        <w:rPr>
          <w:rFonts w:hint="cs"/>
          <w:rtl/>
        </w:rPr>
        <w:t xml:space="preserve"> ארקדי הביט בו מקרוב, הוא הביט</w:t>
      </w:r>
      <w:r w:rsidR="00C90C6C">
        <w:rPr>
          <w:rFonts w:hint="cs"/>
          <w:rtl/>
        </w:rPr>
        <w:t xml:space="preserve"> מאוד </w:t>
      </w:r>
      <w:r w:rsidRPr="00CD067C">
        <w:rPr>
          <w:rFonts w:hint="cs"/>
          <w:rtl/>
        </w:rPr>
        <w:t>מ</w:t>
      </w:r>
      <w:r>
        <w:rPr>
          <w:rFonts w:hint="cs"/>
          <w:rtl/>
        </w:rPr>
        <w:t>ק</w:t>
      </w:r>
      <w:r w:rsidRPr="00CD067C">
        <w:rPr>
          <w:rFonts w:hint="cs"/>
          <w:rtl/>
        </w:rPr>
        <w:t xml:space="preserve">רוב, שנים </w:t>
      </w:r>
      <w:r w:rsidR="00CE2D17">
        <w:rPr>
          <w:rFonts w:hint="cs"/>
          <w:rtl/>
        </w:rPr>
        <w:t xml:space="preserve">כה רבות </w:t>
      </w:r>
      <w:r w:rsidRPr="00CD067C">
        <w:rPr>
          <w:rFonts w:hint="cs"/>
          <w:rtl/>
        </w:rPr>
        <w:t>שמר על עצמו! מפני מה?</w:t>
      </w:r>
    </w:p>
    <w:p w14:paraId="4A6DB3BB" w14:textId="0C880FD3" w:rsidR="004627AB" w:rsidRPr="00CD067C" w:rsidRDefault="004627AB" w:rsidP="004D3C42">
      <w:pPr>
        <w:rPr>
          <w:rtl/>
        </w:rPr>
      </w:pPr>
      <w:r>
        <w:rPr>
          <w:rFonts w:hint="cs"/>
          <w:rtl/>
        </w:rPr>
        <w:t>ארקדי</w:t>
      </w:r>
      <w:r w:rsidRPr="00CD067C">
        <w:rPr>
          <w:rFonts w:hint="cs"/>
          <w:rtl/>
        </w:rPr>
        <w:t xml:space="preserve"> לא ידע מה קל יותר ומה היה מעדיף</w:t>
      </w:r>
      <w:r w:rsidR="004D3C42">
        <w:rPr>
          <w:rFonts w:hint="cs"/>
          <w:rtl/>
        </w:rPr>
        <w:t>:</w:t>
      </w:r>
      <w:r w:rsidRPr="00CD067C">
        <w:rPr>
          <w:rFonts w:hint="cs"/>
          <w:rtl/>
        </w:rPr>
        <w:t xml:space="preserve"> שאלכס יחלים </w:t>
      </w:r>
      <w:r w:rsidR="004D3C42">
        <w:rPr>
          <w:rtl/>
        </w:rPr>
        <w:t>–</w:t>
      </w:r>
      <w:r w:rsidR="004D3C42">
        <w:rPr>
          <w:rFonts w:hint="cs"/>
          <w:rtl/>
        </w:rPr>
        <w:t xml:space="preserve"> </w:t>
      </w:r>
      <w:r w:rsidRPr="00CD067C">
        <w:rPr>
          <w:rFonts w:hint="cs"/>
          <w:rtl/>
        </w:rPr>
        <w:t>וארקדי י</w:t>
      </w:r>
      <w:r w:rsidR="003C653F">
        <w:rPr>
          <w:rFonts w:hint="cs"/>
          <w:rtl/>
        </w:rPr>
        <w:t>וסיף ל</w:t>
      </w:r>
      <w:r w:rsidR="004D3C42">
        <w:rPr>
          <w:rFonts w:hint="cs"/>
          <w:rtl/>
        </w:rPr>
        <w:t>עמוד בפני</w:t>
      </w:r>
      <w:r w:rsidRPr="00CD067C">
        <w:rPr>
          <w:rFonts w:hint="cs"/>
          <w:rtl/>
        </w:rPr>
        <w:t xml:space="preserve"> המאבק הבלתי פוסק במשך </w:t>
      </w:r>
      <w:r w:rsidR="003C653F">
        <w:rPr>
          <w:rFonts w:hint="cs"/>
          <w:rtl/>
        </w:rPr>
        <w:t>ה</w:t>
      </w:r>
      <w:r w:rsidR="004D3C42">
        <w:rPr>
          <w:rFonts w:hint="cs"/>
          <w:rtl/>
        </w:rPr>
        <w:t xml:space="preserve">שנים </w:t>
      </w:r>
      <w:r w:rsidR="003C653F">
        <w:rPr>
          <w:rFonts w:hint="cs"/>
          <w:rtl/>
        </w:rPr>
        <w:t xml:space="preserve">האינסופיות שיבואו, שנים </w:t>
      </w:r>
      <w:r w:rsidR="004D3C42">
        <w:rPr>
          <w:rFonts w:hint="cs"/>
          <w:rtl/>
        </w:rPr>
        <w:t xml:space="preserve">על גבי שנים, או שאלכס ימות </w:t>
      </w:r>
      <w:r w:rsidR="004D3C42">
        <w:rPr>
          <w:rtl/>
        </w:rPr>
        <w:t>–</w:t>
      </w:r>
      <w:r w:rsidRPr="00CD067C">
        <w:rPr>
          <w:rFonts w:hint="cs"/>
          <w:rtl/>
        </w:rPr>
        <w:t xml:space="preserve"> ו</w:t>
      </w:r>
      <w:r w:rsidR="0078562D">
        <w:rPr>
          <w:rFonts w:hint="cs"/>
          <w:rtl/>
        </w:rPr>
        <w:t>ארקדי י</w:t>
      </w:r>
      <w:r w:rsidRPr="00CD067C">
        <w:rPr>
          <w:rFonts w:hint="cs"/>
          <w:rtl/>
        </w:rPr>
        <w:t xml:space="preserve">תאבל על </w:t>
      </w:r>
      <w:r w:rsidR="004D3C42">
        <w:rPr>
          <w:rFonts w:hint="cs"/>
          <w:rtl/>
        </w:rPr>
        <w:t>דבר-</w:t>
      </w:r>
      <w:r w:rsidR="0078562D">
        <w:rPr>
          <w:rFonts w:hint="cs"/>
          <w:rtl/>
        </w:rPr>
        <w:t>מה</w:t>
      </w:r>
      <w:r w:rsidRPr="00CD067C">
        <w:rPr>
          <w:rFonts w:hint="cs"/>
          <w:rtl/>
        </w:rPr>
        <w:t xml:space="preserve"> בלתי ידוע, שלעולם לא יהיה ולא יכ</w:t>
      </w:r>
      <w:r w:rsidR="003C653F">
        <w:rPr>
          <w:rFonts w:hint="cs"/>
          <w:rtl/>
        </w:rPr>
        <w:t>ו</w:t>
      </w:r>
      <w:r w:rsidRPr="00CD067C">
        <w:rPr>
          <w:rFonts w:hint="cs"/>
          <w:rtl/>
        </w:rPr>
        <w:t>ל להיות.</w:t>
      </w:r>
    </w:p>
    <w:p w14:paraId="6D94E259" w14:textId="5AD3C2A7" w:rsidR="004627AB" w:rsidRPr="00CD067C" w:rsidRDefault="004627AB" w:rsidP="00250000">
      <w:pPr>
        <w:rPr>
          <w:rtl/>
        </w:rPr>
      </w:pPr>
      <w:r w:rsidRPr="00CD067C">
        <w:rPr>
          <w:rFonts w:hint="cs"/>
          <w:rtl/>
        </w:rPr>
        <w:t xml:space="preserve">כמובן שלהתאבל </w:t>
      </w:r>
      <w:r w:rsidR="001B35C3">
        <w:rPr>
          <w:rFonts w:hint="cs"/>
          <w:rtl/>
        </w:rPr>
        <w:t xml:space="preserve">על אובדן </w:t>
      </w:r>
      <w:r w:rsidRPr="00CD067C">
        <w:rPr>
          <w:rFonts w:hint="cs"/>
          <w:rtl/>
        </w:rPr>
        <w:t>קל בהרבה, כי מה י</w:t>
      </w:r>
      <w:r w:rsidR="003C653F">
        <w:rPr>
          <w:rFonts w:hint="cs"/>
          <w:rtl/>
        </w:rPr>
        <w:t>ו</w:t>
      </w:r>
      <w:r w:rsidRPr="00CD067C">
        <w:rPr>
          <w:rFonts w:hint="cs"/>
          <w:rtl/>
        </w:rPr>
        <w:t xml:space="preserve">כל כבר להיות? כלום! ולכן המאבק </w:t>
      </w:r>
      <w:r w:rsidR="001B35C3">
        <w:rPr>
          <w:rFonts w:hint="cs"/>
          <w:rtl/>
        </w:rPr>
        <w:t>במשהו הבלתי ידוע הזה</w:t>
      </w:r>
      <w:r w:rsidRPr="00CD067C">
        <w:rPr>
          <w:rFonts w:hint="cs"/>
          <w:rtl/>
        </w:rPr>
        <w:t xml:space="preserve"> ה</w:t>
      </w:r>
      <w:r w:rsidR="0096709E">
        <w:rPr>
          <w:rFonts w:hint="cs"/>
          <w:rtl/>
        </w:rPr>
        <w:t>ינו</w:t>
      </w:r>
      <w:r w:rsidRPr="00CD067C">
        <w:rPr>
          <w:rFonts w:hint="cs"/>
          <w:rtl/>
        </w:rPr>
        <w:t xml:space="preserve"> קבוע ואינסופי ויומיומי וממושך ובלתי הירואי. קל בהרבה להתאבל ובכל זאת ארקדי יתרום לו כליה.</w:t>
      </w:r>
    </w:p>
    <w:p w14:paraId="03BC733C" w14:textId="08DF78EE" w:rsidR="004627AB" w:rsidRPr="00CD067C" w:rsidRDefault="004627AB" w:rsidP="003C653F">
      <w:pPr>
        <w:rPr>
          <w:rtl/>
        </w:rPr>
      </w:pPr>
      <w:r>
        <w:rPr>
          <w:rFonts w:hint="cs"/>
          <w:rtl/>
        </w:rPr>
        <w:t>ואם יזדקק אלכס ל</w:t>
      </w:r>
      <w:r w:rsidRPr="00CD067C">
        <w:rPr>
          <w:rFonts w:hint="cs"/>
          <w:rtl/>
        </w:rPr>
        <w:t xml:space="preserve">תרומת כבד? האם </w:t>
      </w:r>
      <w:r w:rsidR="003C653F">
        <w:rPr>
          <w:rFonts w:hint="cs"/>
          <w:rtl/>
        </w:rPr>
        <w:t xml:space="preserve">יאות </w:t>
      </w:r>
      <w:r w:rsidRPr="00CD067C">
        <w:rPr>
          <w:rFonts w:hint="cs"/>
          <w:rtl/>
        </w:rPr>
        <w:t>ארקדי לתרום אונת כבד?</w:t>
      </w:r>
    </w:p>
    <w:p w14:paraId="6F9D84DC" w14:textId="3016682C" w:rsidR="004627AB" w:rsidRPr="00CD067C" w:rsidRDefault="004627AB" w:rsidP="00250000">
      <w:pPr>
        <w:rPr>
          <w:rtl/>
        </w:rPr>
      </w:pPr>
      <w:r>
        <w:rPr>
          <w:rFonts w:hint="cs"/>
          <w:rtl/>
        </w:rPr>
        <w:t>הוא</w:t>
      </w:r>
      <w:r w:rsidRPr="00CD067C">
        <w:rPr>
          <w:rFonts w:hint="cs"/>
          <w:rtl/>
        </w:rPr>
        <w:t xml:space="preserve"> כמעט גי</w:t>
      </w:r>
      <w:r>
        <w:rPr>
          <w:rFonts w:hint="cs"/>
          <w:rtl/>
        </w:rPr>
        <w:t>חך</w:t>
      </w:r>
      <w:r w:rsidRPr="00CD067C">
        <w:rPr>
          <w:rFonts w:hint="cs"/>
          <w:rtl/>
        </w:rPr>
        <w:t xml:space="preserve">, התשובה </w:t>
      </w:r>
      <w:r w:rsidR="001C5A04">
        <w:rPr>
          <w:rFonts w:hint="cs"/>
          <w:rtl/>
        </w:rPr>
        <w:t>הייתה</w:t>
      </w:r>
      <w:r w:rsidRPr="00CD067C">
        <w:rPr>
          <w:rFonts w:hint="cs"/>
          <w:rtl/>
        </w:rPr>
        <w:t xml:space="preserve"> </w:t>
      </w:r>
      <w:r w:rsidR="00F97A34">
        <w:rPr>
          <w:rFonts w:hint="cs"/>
          <w:rtl/>
        </w:rPr>
        <w:t>כל כך</w:t>
      </w:r>
      <w:r w:rsidRPr="00CD067C">
        <w:rPr>
          <w:rFonts w:hint="cs"/>
          <w:rtl/>
        </w:rPr>
        <w:t xml:space="preserve"> ברורה.</w:t>
      </w:r>
    </w:p>
    <w:p w14:paraId="08FED161" w14:textId="77777777" w:rsidR="004627AB" w:rsidRPr="00CD067C" w:rsidRDefault="004627AB" w:rsidP="00250000">
      <w:pPr>
        <w:rPr>
          <w:rtl/>
        </w:rPr>
      </w:pPr>
      <w:r w:rsidRPr="00CD067C">
        <w:rPr>
          <w:rFonts w:hint="cs"/>
          <w:rtl/>
        </w:rPr>
        <w:t>ותרומת ריאה? כמובן. כמובן!</w:t>
      </w:r>
    </w:p>
    <w:p w14:paraId="32B3279E" w14:textId="77777777" w:rsidR="004627AB" w:rsidRPr="00CD067C" w:rsidRDefault="004627AB" w:rsidP="00250000">
      <w:pPr>
        <w:rPr>
          <w:rtl/>
        </w:rPr>
      </w:pPr>
      <w:r w:rsidRPr="00CD067C">
        <w:rPr>
          <w:rFonts w:hint="cs"/>
          <w:rtl/>
        </w:rPr>
        <w:t>ותרומת לב?</w:t>
      </w:r>
    </w:p>
    <w:p w14:paraId="1E03A6C7" w14:textId="77777777" w:rsidR="004627AB" w:rsidRPr="00CD067C" w:rsidRDefault="004627AB" w:rsidP="00250000">
      <w:pPr>
        <w:rPr>
          <w:rtl/>
        </w:rPr>
      </w:pPr>
      <w:r w:rsidRPr="00CD067C">
        <w:rPr>
          <w:rFonts w:hint="cs"/>
          <w:rtl/>
        </w:rPr>
        <w:t>איש עדיין לא קיבל את זה, תרומת לב מן החי. אולי אלכס יהיה הראשון.</w:t>
      </w:r>
    </w:p>
    <w:p w14:paraId="0D21D39F" w14:textId="5883C836" w:rsidR="004627AB" w:rsidRPr="00CD067C" w:rsidRDefault="004627AB" w:rsidP="00250000">
      <w:pPr>
        <w:rPr>
          <w:rtl/>
        </w:rPr>
      </w:pPr>
      <w:r w:rsidRPr="00CD067C">
        <w:rPr>
          <w:rFonts w:hint="cs"/>
          <w:rtl/>
        </w:rPr>
        <w:t xml:space="preserve">ארקדי לחץ מעט את ידו אבל לא </w:t>
      </w:r>
      <w:r w:rsidR="001C5A04">
        <w:rPr>
          <w:rFonts w:hint="cs"/>
          <w:rtl/>
        </w:rPr>
        <w:t>הייתה</w:t>
      </w:r>
      <w:r w:rsidRPr="00CD067C">
        <w:rPr>
          <w:rFonts w:hint="cs"/>
          <w:rtl/>
        </w:rPr>
        <w:t xml:space="preserve"> כל תגובה. אלכס, תתעורר כבר, תתעורר! יש לב שמחכה לך.</w:t>
      </w:r>
    </w:p>
    <w:p w14:paraId="65C03E7F" w14:textId="27AE868E" w:rsidR="004627AB" w:rsidRPr="00CD067C" w:rsidRDefault="004627AB" w:rsidP="003C653F">
      <w:pPr>
        <w:rPr>
          <w:rtl/>
        </w:rPr>
      </w:pPr>
      <w:r>
        <w:rPr>
          <w:rFonts w:hint="cs"/>
          <w:rtl/>
        </w:rPr>
        <w:t>זה היה אבסורדי</w:t>
      </w:r>
      <w:r w:rsidRPr="00CD067C">
        <w:rPr>
          <w:rFonts w:hint="cs"/>
          <w:rtl/>
        </w:rPr>
        <w:t xml:space="preserve"> כמובן, מרכז ההשתלות לעולם לא </w:t>
      </w:r>
      <w:r w:rsidR="003C653F">
        <w:rPr>
          <w:rFonts w:hint="cs"/>
          <w:rtl/>
        </w:rPr>
        <w:t>יאשר</w:t>
      </w:r>
      <w:r w:rsidRPr="00CD067C">
        <w:rPr>
          <w:rFonts w:hint="cs"/>
          <w:rtl/>
        </w:rPr>
        <w:t>.</w:t>
      </w:r>
    </w:p>
    <w:p w14:paraId="1B2A6FC5" w14:textId="1FB0B84B" w:rsidR="004627AB" w:rsidRPr="00CD067C" w:rsidRDefault="004627AB" w:rsidP="004D3C42">
      <w:pPr>
        <w:rPr>
          <w:rtl/>
        </w:rPr>
      </w:pPr>
      <w:r w:rsidRPr="00CD067C">
        <w:rPr>
          <w:rFonts w:hint="cs"/>
          <w:rtl/>
        </w:rPr>
        <w:t>וארקדי נגע באצבעות שלו, הוא הרים את האצבע המורה</w:t>
      </w:r>
      <w:r w:rsidR="00CE2D17">
        <w:rPr>
          <w:rFonts w:hint="cs"/>
          <w:rtl/>
        </w:rPr>
        <w:t xml:space="preserve"> ש</w:t>
      </w:r>
      <w:r w:rsidR="001C5A04">
        <w:rPr>
          <w:rFonts w:hint="cs"/>
          <w:rtl/>
        </w:rPr>
        <w:t>הייתה</w:t>
      </w:r>
      <w:r w:rsidR="00CE2D17">
        <w:rPr>
          <w:rFonts w:hint="cs"/>
          <w:rtl/>
        </w:rPr>
        <w:t xml:space="preserve"> שמוטה </w:t>
      </w:r>
      <w:r w:rsidRPr="00CD067C">
        <w:rPr>
          <w:rFonts w:hint="cs"/>
          <w:rtl/>
        </w:rPr>
        <w:t xml:space="preserve">עם חברותיה על המזרן, כהרגלו לא הביט בפניו של אלכס אלא רק באצבע, בשביל </w:t>
      </w:r>
      <w:r w:rsidR="004D3C42">
        <w:rPr>
          <w:rFonts w:hint="cs"/>
          <w:rtl/>
        </w:rPr>
        <w:t>לבדוק טמפרטורה, לאשש החלמה, הוא לא הצליח לוודא</w:t>
      </w:r>
      <w:r w:rsidRPr="00CD067C">
        <w:rPr>
          <w:rFonts w:hint="cs"/>
          <w:rtl/>
        </w:rPr>
        <w:t xml:space="preserve"> דבר מנגיעה קלה באצבע, אולי מפני שהוא רק סטודנט לרפואה, עדיין לא רופא, עדיין לא מומחה אפילו לא מתמחה, וגם </w:t>
      </w:r>
      <w:r w:rsidR="003C653F">
        <w:rPr>
          <w:rFonts w:hint="cs"/>
          <w:rtl/>
        </w:rPr>
        <w:t>ל</w:t>
      </w:r>
      <w:r w:rsidRPr="00CD067C">
        <w:rPr>
          <w:rFonts w:hint="cs"/>
          <w:rtl/>
        </w:rPr>
        <w:t xml:space="preserve">כשיהיה רופא מה </w:t>
      </w:r>
      <w:r w:rsidR="001B35C3">
        <w:rPr>
          <w:rFonts w:hint="cs"/>
          <w:rtl/>
        </w:rPr>
        <w:t>י</w:t>
      </w:r>
      <w:r w:rsidRPr="00CD067C">
        <w:rPr>
          <w:rFonts w:hint="cs"/>
          <w:rtl/>
        </w:rPr>
        <w:t xml:space="preserve">היה </w:t>
      </w:r>
      <w:r w:rsidRPr="00CD067C">
        <w:rPr>
          <w:rtl/>
        </w:rPr>
        <w:t>–</w:t>
      </w:r>
      <w:r w:rsidRPr="00CD067C">
        <w:rPr>
          <w:rFonts w:hint="cs"/>
          <w:rtl/>
        </w:rPr>
        <w:t xml:space="preserve"> פסיכיאטר, כזה שמתמחה בדיאגנוזה של מצבים שונים לגמרי, ומאליהן אצבעותיו עטפו את האצבע הדוממת, הוא היה ממש על סף דיאגנוזה </w:t>
      </w:r>
      <w:r w:rsidR="00B833EF">
        <w:rPr>
          <w:rFonts w:hint="cs"/>
          <w:rtl/>
        </w:rPr>
        <w:t>מדויק</w:t>
      </w:r>
      <w:r w:rsidRPr="00CD067C">
        <w:rPr>
          <w:rFonts w:hint="cs"/>
          <w:rtl/>
        </w:rPr>
        <w:t>ת</w:t>
      </w:r>
      <w:r w:rsidR="004D3C42">
        <w:rPr>
          <w:rFonts w:hint="cs"/>
          <w:rtl/>
        </w:rPr>
        <w:t>,</w:t>
      </w:r>
      <w:r w:rsidRPr="00CD067C">
        <w:rPr>
          <w:rFonts w:hint="cs"/>
          <w:rtl/>
        </w:rPr>
        <w:t xml:space="preserve"> אבל לשם כך לקח את כל היד ה</w:t>
      </w:r>
      <w:r w:rsidR="004D3C42">
        <w:rPr>
          <w:rFonts w:hint="cs"/>
          <w:rtl/>
        </w:rPr>
        <w:t>קרירה</w:t>
      </w:r>
      <w:r w:rsidRPr="00CD067C">
        <w:rPr>
          <w:rFonts w:hint="cs"/>
          <w:rtl/>
        </w:rPr>
        <w:t xml:space="preserve"> בידו, והוא הביט לראשונה מזה זמן רב בפנים, הוא הרשה לעצמו להסתכל ב</w:t>
      </w:r>
      <w:r w:rsidR="00FA079B">
        <w:rPr>
          <w:rFonts w:hint="cs"/>
          <w:rtl/>
        </w:rPr>
        <w:t>הם, לא רק ב</w:t>
      </w:r>
      <w:r w:rsidR="004C59E0">
        <w:rPr>
          <w:rFonts w:hint="cs"/>
          <w:rtl/>
        </w:rPr>
        <w:t>אוויר</w:t>
      </w:r>
      <w:r w:rsidR="00FA079B">
        <w:rPr>
          <w:rFonts w:hint="cs"/>
          <w:rtl/>
        </w:rPr>
        <w:t xml:space="preserve"> שמסביבם, לא רק בריצודי האור</w:t>
      </w:r>
      <w:r w:rsidRPr="00CD067C">
        <w:rPr>
          <w:rFonts w:hint="cs"/>
          <w:rtl/>
        </w:rPr>
        <w:t xml:space="preserve"> וה</w:t>
      </w:r>
      <w:r>
        <w:rPr>
          <w:rFonts w:hint="cs"/>
          <w:rtl/>
        </w:rPr>
        <w:t>ו</w:t>
      </w:r>
      <w:r w:rsidRPr="00CD067C">
        <w:rPr>
          <w:rFonts w:hint="cs"/>
          <w:rtl/>
        </w:rPr>
        <w:t xml:space="preserve">א לחש סאשה, סאשקה כי הוא הביט בפנים </w:t>
      </w:r>
      <w:r>
        <w:rPr>
          <w:rFonts w:hint="cs"/>
          <w:rtl/>
        </w:rPr>
        <w:t xml:space="preserve">הדוממות </w:t>
      </w:r>
      <w:r w:rsidRPr="00CD067C">
        <w:rPr>
          <w:rFonts w:hint="cs"/>
          <w:rtl/>
        </w:rPr>
        <w:t>וליטף את היד והוא בהחלט היה (</w:t>
      </w:r>
      <w:r w:rsidR="00F065F1">
        <w:rPr>
          <w:rFonts w:hint="cs"/>
          <w:rtl/>
        </w:rPr>
        <w:t>סוף-סוף</w:t>
      </w:r>
      <w:r w:rsidRPr="00CD067C">
        <w:rPr>
          <w:rFonts w:hint="cs"/>
          <w:rtl/>
        </w:rPr>
        <w:t xml:space="preserve"> הוא הבין) זה היה ברור הפעם ובכל פעם</w:t>
      </w:r>
      <w:r>
        <w:rPr>
          <w:rFonts w:hint="cs"/>
          <w:rtl/>
        </w:rPr>
        <w:t>, ברור לגמרי</w:t>
      </w:r>
      <w:r w:rsidRPr="00CD067C">
        <w:rPr>
          <w:rFonts w:hint="cs"/>
          <w:rtl/>
        </w:rPr>
        <w:t xml:space="preserve"> שארקדי פשוט </w:t>
      </w:r>
      <w:r w:rsidRPr="00CD067C">
        <w:rPr>
          <w:rtl/>
        </w:rPr>
        <w:t>–</w:t>
      </w:r>
    </w:p>
    <w:p w14:paraId="460EA60B" w14:textId="77777777" w:rsidR="004627AB" w:rsidRPr="00CD067C" w:rsidRDefault="004627AB" w:rsidP="00250000">
      <w:pPr>
        <w:rPr>
          <w:rtl/>
        </w:rPr>
      </w:pPr>
      <w:r w:rsidRPr="00CD067C">
        <w:rPr>
          <w:rFonts w:hint="cs"/>
          <w:rtl/>
        </w:rPr>
        <w:t xml:space="preserve">ארקדי פשוט </w:t>
      </w:r>
      <w:r w:rsidRPr="00CD067C">
        <w:rPr>
          <w:rtl/>
        </w:rPr>
        <w:t>–</w:t>
      </w:r>
    </w:p>
    <w:p w14:paraId="3B04C6CB" w14:textId="36D5772C" w:rsidR="004627AB" w:rsidRPr="00CD067C" w:rsidRDefault="004627AB" w:rsidP="00250000">
      <w:pPr>
        <w:rPr>
          <w:rtl/>
        </w:rPr>
      </w:pPr>
      <w:r w:rsidRPr="00CD067C">
        <w:rPr>
          <w:rFonts w:hint="cs"/>
          <w:rtl/>
        </w:rPr>
        <w:t xml:space="preserve">(זה לא היה </w:t>
      </w:r>
      <w:r w:rsidR="00F97A34">
        <w:rPr>
          <w:rFonts w:hint="cs"/>
          <w:rtl/>
        </w:rPr>
        <w:t>כל כך</w:t>
      </w:r>
      <w:r w:rsidRPr="00CD067C">
        <w:rPr>
          <w:rFonts w:hint="cs"/>
          <w:rtl/>
        </w:rPr>
        <w:t xml:space="preserve"> פשוט)</w:t>
      </w:r>
    </w:p>
    <w:p w14:paraId="414B2892" w14:textId="4263F8BD" w:rsidR="004627AB" w:rsidRPr="00CD067C" w:rsidRDefault="004627AB" w:rsidP="007D44CB">
      <w:pPr>
        <w:rPr>
          <w:rtl/>
        </w:rPr>
      </w:pPr>
      <w:r w:rsidRPr="00CD067C">
        <w:rPr>
          <w:rFonts w:hint="cs"/>
          <w:rtl/>
        </w:rPr>
        <w:lastRenderedPageBreak/>
        <w:t xml:space="preserve">אם הוא </w:t>
      </w:r>
      <w:r w:rsidR="00283634">
        <w:rPr>
          <w:rFonts w:hint="cs"/>
          <w:rtl/>
        </w:rPr>
        <w:t xml:space="preserve">קרוב </w:t>
      </w:r>
      <w:r w:rsidR="00F97A34">
        <w:rPr>
          <w:rFonts w:hint="cs"/>
          <w:rtl/>
        </w:rPr>
        <w:t>כל כך</w:t>
      </w:r>
      <w:r w:rsidRPr="00CD067C">
        <w:rPr>
          <w:rFonts w:hint="cs"/>
          <w:rtl/>
        </w:rPr>
        <w:t xml:space="preserve"> לדיאגנוזה, הוא יכול</w:t>
      </w:r>
      <w:r w:rsidR="003338E0">
        <w:rPr>
          <w:rFonts w:hint="cs"/>
          <w:rtl/>
        </w:rPr>
        <w:t xml:space="preserve"> </w:t>
      </w:r>
      <w:r w:rsidRPr="00CD067C">
        <w:rPr>
          <w:rFonts w:hint="cs"/>
          <w:rtl/>
        </w:rPr>
        <w:t>להרשות לעצמו ללטף לא רק את היד אלא מעלה מעלה, את הזרוע. לאחר שנים בתנאי שדה, זרועות</w:t>
      </w:r>
      <w:r w:rsidR="0078562D">
        <w:rPr>
          <w:rFonts w:hint="cs"/>
          <w:rtl/>
        </w:rPr>
        <w:t>יו</w:t>
      </w:r>
      <w:r w:rsidRPr="00CD067C">
        <w:rPr>
          <w:rFonts w:hint="cs"/>
          <w:rtl/>
        </w:rPr>
        <w:t xml:space="preserve"> של אלכס קיבלו צבע שזוף ויפה (רק עד הקיפול הצבאי) ואולם </w:t>
      </w:r>
      <w:r w:rsidR="00F06A3F">
        <w:rPr>
          <w:rFonts w:hint="cs"/>
          <w:rtl/>
        </w:rPr>
        <w:t>עכשיו</w:t>
      </w:r>
      <w:r w:rsidRPr="00CD067C">
        <w:rPr>
          <w:rFonts w:hint="cs"/>
          <w:rtl/>
        </w:rPr>
        <w:t xml:space="preserve"> </w:t>
      </w:r>
      <w:r w:rsidR="00E6784E">
        <w:rPr>
          <w:rFonts w:hint="cs"/>
          <w:rtl/>
        </w:rPr>
        <w:t>בעקבות איבוד הדם וההלם ההיפוֹווֹלימי</w:t>
      </w:r>
      <w:r w:rsidR="003C653F">
        <w:rPr>
          <w:rFonts w:hint="cs"/>
          <w:rtl/>
        </w:rPr>
        <w:t xml:space="preserve"> שהגיע אחריו עטה </w:t>
      </w:r>
      <w:r w:rsidRPr="00CD067C">
        <w:rPr>
          <w:rFonts w:hint="cs"/>
          <w:rtl/>
        </w:rPr>
        <w:t>עורו גוון כחל</w:t>
      </w:r>
      <w:r w:rsidR="003338E0">
        <w:rPr>
          <w:rFonts w:hint="cs"/>
          <w:rtl/>
        </w:rPr>
        <w:t>ח</w:t>
      </w:r>
      <w:r w:rsidRPr="00CD067C">
        <w:rPr>
          <w:rFonts w:hint="cs"/>
          <w:rtl/>
        </w:rPr>
        <w:t>ל-אפרפר חולני. ואילו עורו של ארקדי</w:t>
      </w:r>
      <w:r w:rsidR="003338E0">
        <w:rPr>
          <w:rFonts w:hint="cs"/>
          <w:rtl/>
        </w:rPr>
        <w:t>,</w:t>
      </w:r>
      <w:r w:rsidRPr="00CD067C">
        <w:rPr>
          <w:rFonts w:hint="cs"/>
          <w:rtl/>
        </w:rPr>
        <w:t xml:space="preserve"> באופן טבעי </w:t>
      </w:r>
      <w:r w:rsidR="003338E0">
        <w:rPr>
          <w:rFonts w:hint="cs"/>
          <w:rtl/>
        </w:rPr>
        <w:t xml:space="preserve">היה </w:t>
      </w:r>
      <w:r w:rsidRPr="00CD067C">
        <w:rPr>
          <w:rFonts w:hint="cs"/>
          <w:rtl/>
        </w:rPr>
        <w:t xml:space="preserve">כהה יותר </w:t>
      </w:r>
      <w:r>
        <w:rPr>
          <w:rFonts w:hint="cs"/>
          <w:rtl/>
        </w:rPr>
        <w:t xml:space="preserve">משל אלכס </w:t>
      </w:r>
      <w:r w:rsidRPr="00CD067C">
        <w:rPr>
          <w:rFonts w:hint="cs"/>
          <w:rtl/>
        </w:rPr>
        <w:t>ואילו בשנים האחרונ</w:t>
      </w:r>
      <w:r w:rsidR="00283634">
        <w:rPr>
          <w:rFonts w:hint="cs"/>
          <w:rtl/>
        </w:rPr>
        <w:t xml:space="preserve">ות שהה כמעט באופן קבוע תחת אור </w:t>
      </w:r>
      <w:r w:rsidRPr="00CD067C">
        <w:rPr>
          <w:rFonts w:hint="cs"/>
          <w:rtl/>
        </w:rPr>
        <w:t>ניאון, בלימודים ו</w:t>
      </w:r>
      <w:r>
        <w:rPr>
          <w:rFonts w:hint="cs"/>
          <w:rtl/>
        </w:rPr>
        <w:t>ב</w:t>
      </w:r>
      <w:r w:rsidRPr="00CD067C">
        <w:rPr>
          <w:rFonts w:hint="cs"/>
          <w:rtl/>
        </w:rPr>
        <w:t>עבודה וגם העור שלו קיבל גוון כחל</w:t>
      </w:r>
      <w:r w:rsidR="003338E0">
        <w:rPr>
          <w:rFonts w:hint="cs"/>
          <w:rtl/>
        </w:rPr>
        <w:t>ח</w:t>
      </w:r>
      <w:r w:rsidRPr="00CD067C">
        <w:rPr>
          <w:rFonts w:hint="cs"/>
          <w:rtl/>
        </w:rPr>
        <w:t xml:space="preserve">ל-אפרפר חולני. לראשונה בחייהם העור של שניהם היה </w:t>
      </w:r>
      <w:r w:rsidR="00C071D7">
        <w:rPr>
          <w:rFonts w:hint="cs"/>
          <w:rtl/>
        </w:rPr>
        <w:t xml:space="preserve">ממש </w:t>
      </w:r>
      <w:r w:rsidRPr="00CD067C">
        <w:rPr>
          <w:rFonts w:hint="cs"/>
          <w:rtl/>
        </w:rPr>
        <w:t>באותו גוון.</w:t>
      </w:r>
    </w:p>
    <w:p w14:paraId="7B60462C" w14:textId="77777777" w:rsidR="004627AB" w:rsidRPr="00CD067C" w:rsidRDefault="004627AB" w:rsidP="0078562D">
      <w:pPr>
        <w:rPr>
          <w:rtl/>
        </w:rPr>
      </w:pPr>
      <w:r w:rsidRPr="00CD067C">
        <w:rPr>
          <w:rFonts w:hint="cs"/>
          <w:rtl/>
        </w:rPr>
        <w:t xml:space="preserve">סאשה, ארקדי לחש. סאניוק ארקדי חייך. </w:t>
      </w:r>
      <w:r w:rsidR="0078562D">
        <w:rPr>
          <w:color w:val="222222"/>
          <w:rtl/>
        </w:rPr>
        <w:t>סָאשוֹק</w:t>
      </w:r>
      <w:r>
        <w:rPr>
          <w:rFonts w:hint="cs"/>
          <w:rtl/>
        </w:rPr>
        <w:t xml:space="preserve"> ארקדי הפציר. </w:t>
      </w:r>
      <w:r w:rsidRPr="00CD067C">
        <w:rPr>
          <w:rFonts w:hint="cs"/>
          <w:rtl/>
        </w:rPr>
        <w:t xml:space="preserve">אלכס אני פשוט </w:t>
      </w:r>
      <w:r w:rsidRPr="00CD067C">
        <w:rPr>
          <w:rtl/>
        </w:rPr>
        <w:t>–</w:t>
      </w:r>
    </w:p>
    <w:p w14:paraId="3770FDB8" w14:textId="0338B0A0" w:rsidR="004627AB" w:rsidRPr="00CD067C" w:rsidRDefault="004627AB" w:rsidP="00250000">
      <w:pPr>
        <w:rPr>
          <w:rtl/>
        </w:rPr>
      </w:pPr>
      <w:r w:rsidRPr="00CD067C">
        <w:rPr>
          <w:rFonts w:hint="cs"/>
          <w:rtl/>
        </w:rPr>
        <w:t>עיניו של אלכס נותרו עצומות. רק הדרקון על כתפו הביט בו בעין מ</w:t>
      </w:r>
      <w:r>
        <w:rPr>
          <w:rFonts w:hint="cs"/>
          <w:rtl/>
        </w:rPr>
        <w:t>תריסה</w:t>
      </w:r>
      <w:r w:rsidRPr="00CD067C">
        <w:rPr>
          <w:rFonts w:hint="cs"/>
          <w:rtl/>
        </w:rPr>
        <w:t xml:space="preserve">. אל תיסוג </w:t>
      </w:r>
      <w:r w:rsidR="00F06A3F">
        <w:rPr>
          <w:rFonts w:hint="cs"/>
          <w:rtl/>
        </w:rPr>
        <w:t>עכשיו</w:t>
      </w:r>
      <w:r w:rsidRPr="00CD067C">
        <w:rPr>
          <w:rFonts w:hint="cs"/>
          <w:rtl/>
        </w:rPr>
        <w:t xml:space="preserve"> הוא אמר לארקדי, לשונו החדה משורבבת ב</w:t>
      </w:r>
      <w:r>
        <w:rPr>
          <w:rFonts w:hint="cs"/>
          <w:rtl/>
        </w:rPr>
        <w:t>תוכחה</w:t>
      </w:r>
      <w:r w:rsidRPr="00CD067C">
        <w:rPr>
          <w:rFonts w:hint="cs"/>
          <w:rtl/>
        </w:rPr>
        <w:t>.</w:t>
      </w:r>
    </w:p>
    <w:p w14:paraId="04C25FE1" w14:textId="56B4B3A8" w:rsidR="004627AB" w:rsidRPr="00CD067C" w:rsidRDefault="004627AB" w:rsidP="00250000">
      <w:pPr>
        <w:rPr>
          <w:rtl/>
        </w:rPr>
      </w:pPr>
      <w:r w:rsidRPr="00CD067C">
        <w:rPr>
          <w:rFonts w:hint="cs"/>
          <w:rtl/>
        </w:rPr>
        <w:t xml:space="preserve">המחלקה </w:t>
      </w:r>
      <w:r w:rsidR="001C5A04">
        <w:rPr>
          <w:rFonts w:hint="cs"/>
          <w:rtl/>
        </w:rPr>
        <w:t>הייתה</w:t>
      </w:r>
      <w:r w:rsidRPr="00CD067C">
        <w:rPr>
          <w:rFonts w:hint="cs"/>
          <w:rtl/>
        </w:rPr>
        <w:t xml:space="preserve"> דוממת. שיירת פילים איטיים וכבדים שכיפות קטיפה סגולות עם ג</w:t>
      </w:r>
      <w:r>
        <w:rPr>
          <w:rFonts w:hint="cs"/>
          <w:rtl/>
        </w:rPr>
        <w:t>דילי זהב לראשיהם לא פסעה שם בסך</w:t>
      </w:r>
      <w:r w:rsidRPr="00CD067C">
        <w:rPr>
          <w:rFonts w:hint="cs"/>
          <w:rtl/>
        </w:rPr>
        <w:t xml:space="preserve">. פלוגת חיילים לא עברה לדום להנפת הדגל ולא צעדה שמאל ימין שמאל. עצי באובב עצומי </w:t>
      </w:r>
      <w:r w:rsidR="00D54C3E">
        <w:rPr>
          <w:rFonts w:hint="cs"/>
          <w:rtl/>
        </w:rPr>
        <w:t>ממד</w:t>
      </w:r>
      <w:r w:rsidRPr="00CD067C">
        <w:rPr>
          <w:rFonts w:hint="cs"/>
          <w:rtl/>
        </w:rPr>
        <w:t>ים לא פיצחו בש</w:t>
      </w:r>
      <w:r w:rsidR="004A425F">
        <w:rPr>
          <w:rFonts w:hint="cs"/>
          <w:rtl/>
        </w:rPr>
        <w:t>ו</w:t>
      </w:r>
      <w:r w:rsidRPr="00CD067C">
        <w:rPr>
          <w:rFonts w:hint="cs"/>
          <w:rtl/>
        </w:rPr>
        <w:t>רשיהם את יסודות בניין בית החולים וענפיהם לא התדפקו בחלונות המחלקה. רק יד דוממת אחוזה בתוך יד רועדת, זה כל מה שהיה שם כשארקדי התוודה לר</w:t>
      </w:r>
      <w:r w:rsidR="003338E0">
        <w:rPr>
          <w:rFonts w:hint="cs"/>
          <w:rtl/>
        </w:rPr>
        <w:t>אשונה בחייו כי</w:t>
      </w:r>
      <w:r w:rsidR="001F2565">
        <w:rPr>
          <w:rFonts w:hint="cs"/>
          <w:rtl/>
        </w:rPr>
        <w:t xml:space="preserve"> הוא בעצם תמיד</w:t>
      </w:r>
      <w:r w:rsidRPr="00CD067C">
        <w:rPr>
          <w:rFonts w:hint="cs"/>
          <w:rtl/>
        </w:rPr>
        <w:t xml:space="preserve"> </w:t>
      </w:r>
      <w:r w:rsidRPr="00CD067C">
        <w:rPr>
          <w:rtl/>
        </w:rPr>
        <w:t>–</w:t>
      </w:r>
    </w:p>
    <w:p w14:paraId="2FE4DAA9" w14:textId="77777777" w:rsidR="004627AB" w:rsidRPr="00CD067C" w:rsidRDefault="004627AB" w:rsidP="00250000">
      <w:pPr>
        <w:rPr>
          <w:rtl/>
        </w:rPr>
      </w:pPr>
      <w:r w:rsidRPr="00CD067C">
        <w:rPr>
          <w:rFonts w:hint="cs"/>
          <w:rtl/>
        </w:rPr>
        <w:t>"שלום."</w:t>
      </w:r>
    </w:p>
    <w:p w14:paraId="79A54767" w14:textId="4158743A" w:rsidR="004627AB" w:rsidRDefault="004627AB" w:rsidP="00283634">
      <w:pPr>
        <w:rPr>
          <w:rtl/>
        </w:rPr>
      </w:pPr>
      <w:r>
        <w:rPr>
          <w:rFonts w:hint="cs"/>
          <w:rtl/>
        </w:rPr>
        <w:t>א</w:t>
      </w:r>
      <w:r w:rsidR="003338E0">
        <w:rPr>
          <w:rFonts w:hint="cs"/>
          <w:rtl/>
        </w:rPr>
        <w:t>רקדי החם ו</w:t>
      </w:r>
      <w:r w:rsidR="0096709E">
        <w:rPr>
          <w:rFonts w:hint="cs"/>
          <w:rtl/>
        </w:rPr>
        <w:t>ה</w:t>
      </w:r>
      <w:r w:rsidR="003338E0">
        <w:rPr>
          <w:rFonts w:hint="cs"/>
          <w:rtl/>
        </w:rPr>
        <w:t xml:space="preserve">סמוק </w:t>
      </w:r>
      <w:r>
        <w:rPr>
          <w:rFonts w:hint="cs"/>
          <w:rtl/>
        </w:rPr>
        <w:t>שוב ניצל ב</w:t>
      </w:r>
      <w:r w:rsidR="003A7E9C">
        <w:rPr>
          <w:rFonts w:hint="cs"/>
          <w:rtl/>
        </w:rPr>
        <w:t>שנייה</w:t>
      </w:r>
      <w:r>
        <w:rPr>
          <w:rFonts w:hint="cs"/>
          <w:rtl/>
        </w:rPr>
        <w:t xml:space="preserve"> האחרונה, הפעם </w:t>
      </w:r>
      <w:r w:rsidR="000655BB">
        <w:rPr>
          <w:rFonts w:hint="cs"/>
          <w:rtl/>
        </w:rPr>
        <w:t>על ידי</w:t>
      </w:r>
      <w:r>
        <w:rPr>
          <w:rFonts w:hint="cs"/>
          <w:rtl/>
        </w:rPr>
        <w:t xml:space="preserve"> אח</w:t>
      </w:r>
      <w:r w:rsidR="0096709E">
        <w:rPr>
          <w:rFonts w:hint="cs"/>
          <w:rtl/>
        </w:rPr>
        <w:t>יו</w:t>
      </w:r>
      <w:r>
        <w:rPr>
          <w:rFonts w:hint="cs"/>
          <w:rtl/>
        </w:rPr>
        <w:t xml:space="preserve"> הקטן של אלכס. </w:t>
      </w:r>
      <w:r w:rsidRPr="00CD067C">
        <w:rPr>
          <w:rFonts w:hint="cs"/>
          <w:rtl/>
        </w:rPr>
        <w:t xml:space="preserve">זה היה </w:t>
      </w:r>
      <w:r w:rsidR="00F97A34">
        <w:rPr>
          <w:rFonts w:hint="cs"/>
          <w:rtl/>
        </w:rPr>
        <w:t>כל כך</w:t>
      </w:r>
      <w:r w:rsidRPr="00CD067C">
        <w:rPr>
          <w:rFonts w:hint="cs"/>
          <w:rtl/>
        </w:rPr>
        <w:t xml:space="preserve"> פשוט שארקדי כמעט בז לעצמו על כך שלא היה מודע ליכולת המדהימה הזאת שלו לאלתר </w:t>
      </w:r>
      <w:r w:rsidR="0096709E">
        <w:rPr>
          <w:rFonts w:hint="cs"/>
          <w:rtl/>
        </w:rPr>
        <w:t>[</w:t>
      </w:r>
      <w:r w:rsidRPr="00CD067C">
        <w:rPr>
          <w:rFonts w:hint="cs"/>
          <w:rtl/>
        </w:rPr>
        <w:t>על המקום</w:t>
      </w:r>
      <w:r w:rsidR="0096709E">
        <w:rPr>
          <w:rFonts w:hint="cs"/>
          <w:rtl/>
        </w:rPr>
        <w:t>]</w:t>
      </w:r>
      <w:r w:rsidRPr="00CD067C">
        <w:rPr>
          <w:rFonts w:hint="cs"/>
          <w:rtl/>
        </w:rPr>
        <w:t xml:space="preserve"> ולהעמיד פנים. הוא הסתובב בנחת אל תיאו שהגיע בזה הרגע ואמר לו, "בוא תחליף אותי, תחזיק את היד שלו ותדבר איתו קצת."</w:t>
      </w:r>
    </w:p>
    <w:p w14:paraId="54B13B98" w14:textId="54F47424" w:rsidR="004627AB" w:rsidRDefault="004627AB" w:rsidP="00250000">
      <w:pPr>
        <w:rPr>
          <w:rtl/>
        </w:rPr>
      </w:pPr>
      <w:r>
        <w:rPr>
          <w:rFonts w:hint="cs"/>
          <w:rtl/>
        </w:rPr>
        <w:t xml:space="preserve">תיאו הזליף לידיו נוזל חיטוי כחלחל מבקבוק שהיה מוצמד למיטת אחיו. </w:t>
      </w:r>
      <w:r w:rsidR="0096709E">
        <w:rPr>
          <w:rFonts w:hint="cs"/>
          <w:rtl/>
        </w:rPr>
        <w:t>[</w:t>
      </w:r>
      <w:r>
        <w:rPr>
          <w:rFonts w:hint="cs"/>
          <w:rtl/>
        </w:rPr>
        <w:t>הוא לא רצה להכיר אף</w:t>
      </w:r>
      <w:r w:rsidR="0096709E">
        <w:rPr>
          <w:rFonts w:hint="cs"/>
          <w:rtl/>
        </w:rPr>
        <w:t xml:space="preserve"> אחד ולא להכביד את ראשו בשום עניין</w:t>
      </w:r>
      <w:r>
        <w:rPr>
          <w:rFonts w:hint="cs"/>
          <w:rtl/>
        </w:rPr>
        <w:t xml:space="preserve"> שלא קשור ל</w:t>
      </w:r>
      <w:r w:rsidR="001C5A04">
        <w:rPr>
          <w:rFonts w:hint="cs"/>
          <w:rtl/>
        </w:rPr>
        <w:t>מוזיקה</w:t>
      </w:r>
      <w:r>
        <w:rPr>
          <w:rFonts w:hint="cs"/>
          <w:rtl/>
        </w:rPr>
        <w:t>. הבעיות הקטנות של האנשים הקטנים. אחות פצועה קשה ואח פצוע אנושות. אבל את ארקדי הוא כבר הכיר.</w:t>
      </w:r>
      <w:r w:rsidR="0096709E">
        <w:rPr>
          <w:rFonts w:hint="cs"/>
          <w:rtl/>
        </w:rPr>
        <w:t>]</w:t>
      </w:r>
    </w:p>
    <w:p w14:paraId="0E91206D" w14:textId="3F8061C7" w:rsidR="007B7BE8" w:rsidRDefault="007B7BE8" w:rsidP="00250000">
      <w:pPr>
        <w:rPr>
          <w:rtl/>
        </w:rPr>
      </w:pPr>
      <w:r>
        <w:rPr>
          <w:rFonts w:hint="cs"/>
          <w:rtl/>
        </w:rPr>
        <w:t>[כל מני מחלות זיהומיות וגועל נפש שאולי תיאו ואולי מישהו אחר חושש מפניהם:</w:t>
      </w:r>
    </w:p>
    <w:p w14:paraId="5F72ADB0" w14:textId="77777777" w:rsidR="007B7BE8" w:rsidRDefault="007B7BE8" w:rsidP="007B7BE8">
      <w:pPr>
        <w:rPr>
          <w:rtl/>
        </w:rPr>
      </w:pPr>
      <w:r>
        <w:rPr>
          <w:rFonts w:cs="Times New Roman"/>
          <w:rtl/>
        </w:rPr>
        <w:t>אופוסומים נושאים לפטוספירוזיס, שחפת, קדחת חוזרת, טולרמיה, טיפוס הבהרות, טוקסופלזמוזיס, קוקסידיה, טריכומוניאזיס, טיפוס ומחלת צ'אגאס, ומשמשים אכסניה לכל מיני כינים, קרציות וטפילים אחרים. האופוסומים מתמודדים עם איומים רבים יותר ממה שנדמה לכם, אפילו באוקלנד: ינשופים, נצים, שועלים, זאבי ערבות, חתולים, כלבים — ומכיוון שפגרים הם אחד המזונות האהובים עליהם, גם מכוניות.</w:t>
      </w:r>
    </w:p>
    <w:p w14:paraId="4D7E194B" w14:textId="77777777" w:rsidR="007B7BE8" w:rsidRDefault="007B7BE8" w:rsidP="007B7BE8">
      <w:pPr>
        <w:rPr>
          <w:rtl/>
        </w:rPr>
      </w:pPr>
    </w:p>
    <w:p w14:paraId="799D42B6" w14:textId="77777777" w:rsidR="007B7BE8" w:rsidRDefault="007B7BE8" w:rsidP="007B7BE8">
      <w:r>
        <w:t>Possums are plagued by leptospirosis, tuberculosis, relapsing fever, tularemia, spotted fever, toxoplasmosis, coccidiosis, trichomoniasis, typhus and Chagas disease. They host a variety of lice, ticks and other parasites. Possums face more threats than you might imagine, even in Oakland: owls, hawks, foxes, coyotes, cats, dogs, and, since roadkill is a favorite food, cars</w:t>
      </w:r>
      <w:r>
        <w:rPr>
          <w:rFonts w:cs="Times New Roman"/>
          <w:rtl/>
        </w:rPr>
        <w:t>.</w:t>
      </w:r>
    </w:p>
    <w:p w14:paraId="2115329C" w14:textId="77777777" w:rsidR="007B7BE8" w:rsidRDefault="007B7BE8" w:rsidP="007B7BE8">
      <w:pPr>
        <w:rPr>
          <w:rtl/>
        </w:rPr>
      </w:pPr>
    </w:p>
    <w:p w14:paraId="00135639" w14:textId="45435321" w:rsidR="007B7BE8" w:rsidRDefault="007B7BE8" w:rsidP="007B7BE8">
      <w:pPr>
        <w:rPr>
          <w:rtl/>
        </w:rPr>
      </w:pPr>
      <w:r>
        <w:t>https://www.theawl.com/2017/09/how-to-kill-a-possum</w:t>
      </w:r>
      <w:r>
        <w:rPr>
          <w:rFonts w:cs="Times New Roman"/>
          <w:rtl/>
        </w:rPr>
        <w:t>/</w:t>
      </w:r>
    </w:p>
    <w:p w14:paraId="6BB76021" w14:textId="4C0004E4" w:rsidR="007B7BE8" w:rsidRDefault="007B7BE8" w:rsidP="00250000">
      <w:pPr>
        <w:rPr>
          <w:rtl/>
        </w:rPr>
      </w:pPr>
      <w:r>
        <w:rPr>
          <w:rFonts w:hint="cs"/>
          <w:rtl/>
        </w:rPr>
        <w:t>]</w:t>
      </w:r>
    </w:p>
    <w:p w14:paraId="2E4815C1" w14:textId="77777777" w:rsidR="004627AB" w:rsidRDefault="004627AB" w:rsidP="00250000">
      <w:pPr>
        <w:rPr>
          <w:rtl/>
        </w:rPr>
      </w:pPr>
      <w:r>
        <w:rPr>
          <w:rFonts w:hint="cs"/>
          <w:rtl/>
        </w:rPr>
        <w:t>"כבר לוקחים אותו לדיאליזה. מחכים לסניטר."</w:t>
      </w:r>
    </w:p>
    <w:p w14:paraId="1E77574B" w14:textId="77777777" w:rsidR="0096709E" w:rsidRDefault="0096709E" w:rsidP="00250000">
      <w:pPr>
        <w:rPr>
          <w:rtl/>
        </w:rPr>
      </w:pPr>
      <w:r>
        <w:rPr>
          <w:rFonts w:hint="cs"/>
          <w:rtl/>
        </w:rPr>
        <w:t>"למה עשו לו ניתוח בחזה?"</w:t>
      </w:r>
    </w:p>
    <w:p w14:paraId="635CAB57" w14:textId="77777777" w:rsidR="0096709E" w:rsidRDefault="0096709E" w:rsidP="00250000">
      <w:pPr>
        <w:rPr>
          <w:rtl/>
        </w:rPr>
      </w:pPr>
      <w:r>
        <w:rPr>
          <w:rFonts w:hint="cs"/>
          <w:rtl/>
        </w:rPr>
        <w:lastRenderedPageBreak/>
        <w:t>"איפה?"</w:t>
      </w:r>
    </w:p>
    <w:p w14:paraId="7526134D" w14:textId="77777777" w:rsidR="0096709E" w:rsidRDefault="0096709E" w:rsidP="00283634">
      <w:pPr>
        <w:rPr>
          <w:rtl/>
        </w:rPr>
      </w:pPr>
      <w:r>
        <w:rPr>
          <w:rFonts w:hint="cs"/>
          <w:rtl/>
        </w:rPr>
        <w:t>תיאו ה</w:t>
      </w:r>
      <w:r w:rsidR="00283634">
        <w:rPr>
          <w:rFonts w:hint="cs"/>
          <w:rtl/>
        </w:rPr>
        <w:t>צביע על</w:t>
      </w:r>
      <w:r>
        <w:rPr>
          <w:rFonts w:hint="cs"/>
          <w:rtl/>
        </w:rPr>
        <w:t xml:space="preserve"> חתך </w:t>
      </w:r>
      <w:r w:rsidR="00283634">
        <w:rPr>
          <w:rFonts w:hint="cs"/>
          <w:rtl/>
        </w:rPr>
        <w:t>אדום בחזהו.</w:t>
      </w:r>
      <w:r>
        <w:rPr>
          <w:rFonts w:hint="cs"/>
          <w:rtl/>
        </w:rPr>
        <w:t xml:space="preserve"> כשהסיט מעט את החלוק ראה ש</w:t>
      </w:r>
      <w:r w:rsidR="00283634">
        <w:rPr>
          <w:rFonts w:hint="cs"/>
          <w:rtl/>
        </w:rPr>
        <w:t xml:space="preserve">הפס </w:t>
      </w:r>
      <w:r>
        <w:rPr>
          <w:rFonts w:hint="cs"/>
          <w:rtl/>
        </w:rPr>
        <w:t xml:space="preserve">הגיע </w:t>
      </w:r>
      <w:r w:rsidR="001B35C3">
        <w:rPr>
          <w:rFonts w:hint="cs"/>
          <w:rtl/>
        </w:rPr>
        <w:t xml:space="preserve">באלכסון </w:t>
      </w:r>
      <w:r>
        <w:rPr>
          <w:rFonts w:hint="cs"/>
          <w:rtl/>
        </w:rPr>
        <w:t xml:space="preserve">עד הכתף, </w:t>
      </w:r>
      <w:r w:rsidR="00283634">
        <w:rPr>
          <w:rFonts w:hint="cs"/>
          <w:rtl/>
        </w:rPr>
        <w:t xml:space="preserve">פצע </w:t>
      </w:r>
      <w:r>
        <w:rPr>
          <w:rFonts w:hint="cs"/>
          <w:rtl/>
        </w:rPr>
        <w:t>עמוק וארוך.</w:t>
      </w:r>
    </w:p>
    <w:p w14:paraId="50BF63FD" w14:textId="77777777" w:rsidR="0096709E" w:rsidRDefault="0096709E" w:rsidP="00250000">
      <w:pPr>
        <w:rPr>
          <w:rtl/>
        </w:rPr>
      </w:pPr>
      <w:r>
        <w:rPr>
          <w:rFonts w:hint="cs"/>
          <w:rtl/>
        </w:rPr>
        <w:t>"זה לא ניתוח, זה סימן מחגורת הבטיחות שחתכה אותו."</w:t>
      </w:r>
    </w:p>
    <w:p w14:paraId="596BB3DB" w14:textId="77777777" w:rsidR="0096709E" w:rsidRDefault="0096709E" w:rsidP="00250000">
      <w:pPr>
        <w:rPr>
          <w:rtl/>
        </w:rPr>
      </w:pPr>
      <w:r>
        <w:rPr>
          <w:rFonts w:hint="cs"/>
          <w:rtl/>
        </w:rPr>
        <w:t>"והצילה?"</w:t>
      </w:r>
    </w:p>
    <w:p w14:paraId="13DFB553" w14:textId="1C239CC6" w:rsidR="0096709E" w:rsidRPr="00CD067C" w:rsidRDefault="0096709E" w:rsidP="00250000">
      <w:pPr>
        <w:rPr>
          <w:rtl/>
        </w:rPr>
      </w:pPr>
      <w:r>
        <w:rPr>
          <w:rFonts w:hint="cs"/>
          <w:rtl/>
        </w:rPr>
        <w:t>"</w:t>
      </w:r>
      <w:r w:rsidR="001B35C3">
        <w:rPr>
          <w:rFonts w:hint="cs"/>
          <w:rtl/>
        </w:rPr>
        <w:t>גם הצילה</w:t>
      </w:r>
      <w:r>
        <w:rPr>
          <w:rFonts w:hint="cs"/>
          <w:rtl/>
        </w:rPr>
        <w:t>. ו</w:t>
      </w:r>
      <w:r w:rsidR="00F06A3F">
        <w:rPr>
          <w:rFonts w:hint="cs"/>
          <w:rtl/>
        </w:rPr>
        <w:t>עכשיו</w:t>
      </w:r>
      <w:r>
        <w:rPr>
          <w:rFonts w:hint="cs"/>
          <w:rtl/>
        </w:rPr>
        <w:t xml:space="preserve"> לוקחים אותו לדיאליזה."</w:t>
      </w:r>
    </w:p>
    <w:p w14:paraId="083BDFB0" w14:textId="625D9CED" w:rsidR="004627AB" w:rsidRPr="00CD067C" w:rsidRDefault="006830C9" w:rsidP="006830C9">
      <w:pPr>
        <w:rPr>
          <w:rtl/>
        </w:rPr>
      </w:pPr>
      <w:r>
        <w:rPr>
          <w:rFonts w:hint="cs"/>
          <w:rtl/>
        </w:rPr>
        <w:t>"מה זה דיאליזה?"</w:t>
      </w:r>
      <w:r w:rsidR="004627AB">
        <w:rPr>
          <w:rFonts w:hint="cs"/>
          <w:rtl/>
        </w:rPr>
        <w:t xml:space="preserve"> תיאו</w:t>
      </w:r>
      <w:r w:rsidR="001F2565">
        <w:rPr>
          <w:rFonts w:hint="cs"/>
          <w:rtl/>
        </w:rPr>
        <w:t xml:space="preserve"> גמר בליבו להתמסר ללימוד כל המונחים הרפואיים ה</w:t>
      </w:r>
      <w:r w:rsidR="000B319C">
        <w:rPr>
          <w:rFonts w:hint="cs"/>
          <w:rtl/>
        </w:rPr>
        <w:t>רלוונטיים</w:t>
      </w:r>
      <w:r w:rsidR="004627AB">
        <w:rPr>
          <w:rFonts w:hint="cs"/>
          <w:rtl/>
        </w:rPr>
        <w:t>.</w:t>
      </w:r>
      <w:r w:rsidR="001F2565">
        <w:rPr>
          <w:rFonts w:hint="cs"/>
          <w:rtl/>
        </w:rPr>
        <w:t xml:space="preserve"> </w:t>
      </w:r>
      <w:r w:rsidR="0078562D">
        <w:rPr>
          <w:rFonts w:hint="cs"/>
          <w:rtl/>
        </w:rPr>
        <w:t xml:space="preserve">כמות המונחים </w:t>
      </w:r>
      <w:r w:rsidR="001F2565">
        <w:rPr>
          <w:rFonts w:hint="cs"/>
          <w:rtl/>
        </w:rPr>
        <w:t>ברפואה</w:t>
      </w:r>
      <w:r w:rsidR="0078562D">
        <w:rPr>
          <w:rFonts w:hint="cs"/>
          <w:rtl/>
        </w:rPr>
        <w:t xml:space="preserve"> מדהימה ממש</w:t>
      </w:r>
      <w:r w:rsidR="001F2565">
        <w:rPr>
          <w:rFonts w:hint="cs"/>
          <w:rtl/>
        </w:rPr>
        <w:t xml:space="preserve">. עד אותו יום </w:t>
      </w:r>
      <w:r w:rsidR="00124363">
        <w:rPr>
          <w:rFonts w:hint="cs"/>
          <w:rtl/>
        </w:rPr>
        <w:t>האמין</w:t>
      </w:r>
      <w:r w:rsidR="001F2565">
        <w:rPr>
          <w:rFonts w:hint="cs"/>
          <w:rtl/>
        </w:rPr>
        <w:t xml:space="preserve"> שרק </w:t>
      </w:r>
      <w:r>
        <w:rPr>
          <w:rFonts w:hint="cs"/>
          <w:rtl/>
        </w:rPr>
        <w:t>תחום ה</w:t>
      </w:r>
      <w:r w:rsidR="001C5A04">
        <w:rPr>
          <w:rFonts w:hint="cs"/>
          <w:rtl/>
        </w:rPr>
        <w:t>מוזיקה</w:t>
      </w:r>
      <w:r w:rsidR="001F2565">
        <w:rPr>
          <w:rFonts w:hint="cs"/>
          <w:rtl/>
        </w:rPr>
        <w:t xml:space="preserve"> עשיר במונחים </w:t>
      </w:r>
      <w:r w:rsidR="004C7CA2">
        <w:rPr>
          <w:rFonts w:hint="cs"/>
          <w:rtl/>
        </w:rPr>
        <w:t xml:space="preserve">טכניים </w:t>
      </w:r>
      <w:r w:rsidR="001F2565">
        <w:rPr>
          <w:rFonts w:hint="cs"/>
          <w:rtl/>
        </w:rPr>
        <w:t xml:space="preserve">שביטאו ניואנסים </w:t>
      </w:r>
      <w:r w:rsidR="004C7CA2">
        <w:rPr>
          <w:rFonts w:hint="cs"/>
          <w:rtl/>
        </w:rPr>
        <w:t>הכרחיים</w:t>
      </w:r>
      <w:r w:rsidR="001F2565">
        <w:rPr>
          <w:rFonts w:hint="cs"/>
          <w:rtl/>
        </w:rPr>
        <w:t xml:space="preserve"> </w:t>
      </w:r>
      <w:r w:rsidR="0096709E">
        <w:rPr>
          <w:rFonts w:hint="cs"/>
          <w:rtl/>
        </w:rPr>
        <w:t xml:space="preserve">[דקיקים ומסובכים / הכרחיים / </w:t>
      </w:r>
      <w:r w:rsidR="001F2565">
        <w:rPr>
          <w:rFonts w:hint="cs"/>
          <w:rtl/>
        </w:rPr>
        <w:t>שקשה להסביר</w:t>
      </w:r>
      <w:r w:rsidR="0096709E">
        <w:rPr>
          <w:rFonts w:hint="cs"/>
          <w:rtl/>
        </w:rPr>
        <w:t>]</w:t>
      </w:r>
      <w:r w:rsidR="001F2565">
        <w:rPr>
          <w:rFonts w:hint="cs"/>
          <w:rtl/>
        </w:rPr>
        <w:t>, ו</w:t>
      </w:r>
      <w:r w:rsidR="004C59E0">
        <w:rPr>
          <w:rFonts w:hint="cs"/>
          <w:rtl/>
        </w:rPr>
        <w:t>פתאום</w:t>
      </w:r>
      <w:r w:rsidR="001F2565">
        <w:rPr>
          <w:rFonts w:hint="cs"/>
          <w:rtl/>
        </w:rPr>
        <w:t xml:space="preserve"> </w:t>
      </w:r>
      <w:r>
        <w:rPr>
          <w:rtl/>
        </w:rPr>
        <w:t>–</w:t>
      </w:r>
      <w:r>
        <w:rPr>
          <w:rFonts w:hint="cs"/>
          <w:rtl/>
        </w:rPr>
        <w:t xml:space="preserve"> נושא</w:t>
      </w:r>
      <w:r w:rsidR="001F2565">
        <w:rPr>
          <w:rFonts w:hint="cs"/>
          <w:rtl/>
        </w:rPr>
        <w:t xml:space="preserve"> חדש של</w:t>
      </w:r>
      <w:r w:rsidR="000B319C">
        <w:rPr>
          <w:rFonts w:hint="cs"/>
          <w:rtl/>
        </w:rPr>
        <w:t xml:space="preserve">פני כן לא הקדיש לו </w:t>
      </w:r>
      <w:r w:rsidR="004C7CA2">
        <w:rPr>
          <w:rFonts w:hint="cs"/>
          <w:rtl/>
        </w:rPr>
        <w:t xml:space="preserve">מאומה </w:t>
      </w:r>
      <w:r w:rsidR="000B319C">
        <w:rPr>
          <w:rFonts w:hint="cs"/>
          <w:rtl/>
        </w:rPr>
        <w:t>מזמנו</w:t>
      </w:r>
      <w:r w:rsidR="001F2565">
        <w:rPr>
          <w:rFonts w:hint="cs"/>
          <w:rtl/>
        </w:rPr>
        <w:t>.</w:t>
      </w:r>
      <w:r w:rsidR="004627AB">
        <w:rPr>
          <w:rFonts w:hint="cs"/>
          <w:rtl/>
        </w:rPr>
        <w:t xml:space="preserve"> </w:t>
      </w:r>
      <w:r w:rsidR="004627AB" w:rsidRPr="00CD067C">
        <w:rPr>
          <w:rFonts w:hint="cs"/>
          <w:rtl/>
        </w:rPr>
        <w:t xml:space="preserve">הוא מצא </w:t>
      </w:r>
      <w:r w:rsidR="000965A1">
        <w:rPr>
          <w:rFonts w:hint="cs"/>
          <w:rtl/>
        </w:rPr>
        <w:t>כיסא</w:t>
      </w:r>
      <w:r w:rsidR="004627AB" w:rsidRPr="00CD067C">
        <w:rPr>
          <w:rFonts w:hint="cs"/>
          <w:rtl/>
        </w:rPr>
        <w:t xml:space="preserve"> ופרס עליו סדין נקי, מקופל, בשביל לא להידבק בכל המחלות הנוראות שהסתובבו שם.</w:t>
      </w:r>
    </w:p>
    <w:p w14:paraId="7C010EB1" w14:textId="77777777" w:rsidR="004627AB" w:rsidRDefault="004627AB" w:rsidP="006830C9">
      <w:pPr>
        <w:rPr>
          <w:rtl/>
        </w:rPr>
      </w:pPr>
      <w:r>
        <w:rPr>
          <w:rFonts w:hint="cs"/>
          <w:rtl/>
        </w:rPr>
        <w:t>"</w:t>
      </w:r>
      <w:r w:rsidR="004C7CA2">
        <w:rPr>
          <w:rFonts w:hint="cs"/>
          <w:rtl/>
        </w:rPr>
        <w:t>דיאליזה</w:t>
      </w:r>
      <w:r>
        <w:rPr>
          <w:rFonts w:hint="cs"/>
          <w:rtl/>
        </w:rPr>
        <w:t xml:space="preserve"> </w:t>
      </w:r>
      <w:r w:rsidR="004C7CA2">
        <w:rPr>
          <w:rFonts w:hint="cs"/>
          <w:rtl/>
        </w:rPr>
        <w:t>היא תהליך ל</w:t>
      </w:r>
      <w:r>
        <w:rPr>
          <w:rFonts w:hint="cs"/>
          <w:rtl/>
        </w:rPr>
        <w:t>ניקוי הדם בעזרת מכונה, כשהכליות לא פועלות. אתה יודע שהכליות אמורות לסנן את הרעלים מהדם? אם הן לא פועלות, הרעלים מצטברים ומצטברים בגוף."</w:t>
      </w:r>
    </w:p>
    <w:p w14:paraId="4F9D9F80" w14:textId="77777777" w:rsidR="004627AB" w:rsidRDefault="004627AB" w:rsidP="00250000">
      <w:pPr>
        <w:rPr>
          <w:rtl/>
        </w:rPr>
      </w:pPr>
      <w:r>
        <w:rPr>
          <w:rFonts w:hint="cs"/>
          <w:rtl/>
        </w:rPr>
        <w:t>"למה הן לא פועלות?"</w:t>
      </w:r>
    </w:p>
    <w:p w14:paraId="6CFCCD6F" w14:textId="77777777" w:rsidR="004627AB" w:rsidRDefault="004627AB" w:rsidP="00250000">
      <w:pPr>
        <w:rPr>
          <w:rtl/>
        </w:rPr>
      </w:pPr>
      <w:r>
        <w:rPr>
          <w:rFonts w:hint="cs"/>
          <w:rtl/>
        </w:rPr>
        <w:t>"הוא נמצא ב</w:t>
      </w:r>
      <w:r w:rsidR="0096709E">
        <w:rPr>
          <w:rFonts w:hint="cs"/>
          <w:rtl/>
        </w:rPr>
        <w:t xml:space="preserve">מצב של </w:t>
      </w:r>
      <w:r>
        <w:rPr>
          <w:rFonts w:hint="cs"/>
          <w:rtl/>
        </w:rPr>
        <w:t>אי ספיקה חריפה," ארקדי אמר בקול נמוך.</w:t>
      </w:r>
    </w:p>
    <w:p w14:paraId="396216A8" w14:textId="77777777" w:rsidR="004627AB" w:rsidRDefault="004627AB" w:rsidP="00250000">
      <w:pPr>
        <w:rPr>
          <w:rtl/>
        </w:rPr>
      </w:pPr>
      <w:r>
        <w:rPr>
          <w:rFonts w:hint="cs"/>
          <w:rtl/>
        </w:rPr>
        <w:t>"במה?"</w:t>
      </w:r>
    </w:p>
    <w:p w14:paraId="030C0446" w14:textId="77777777" w:rsidR="004627AB" w:rsidRDefault="004627AB" w:rsidP="00250000">
      <w:pPr>
        <w:rPr>
          <w:rtl/>
        </w:rPr>
      </w:pPr>
      <w:r>
        <w:rPr>
          <w:rFonts w:hint="cs"/>
          <w:rtl/>
        </w:rPr>
        <w:t>"צריך לסנן את הרע</w:t>
      </w:r>
      <w:r w:rsidR="002F3B42">
        <w:rPr>
          <w:rFonts w:hint="cs"/>
          <w:rtl/>
        </w:rPr>
        <w:t>לים מהדם שלו בעזרת מכונה</w:t>
      </w:r>
      <w:r>
        <w:rPr>
          <w:rFonts w:hint="cs"/>
          <w:rtl/>
        </w:rPr>
        <w:t>."</w:t>
      </w:r>
    </w:p>
    <w:p w14:paraId="7F0CB1B7" w14:textId="77777777" w:rsidR="004627AB" w:rsidRDefault="004627AB" w:rsidP="00250000">
      <w:pPr>
        <w:rPr>
          <w:rtl/>
        </w:rPr>
      </w:pPr>
      <w:r>
        <w:rPr>
          <w:rFonts w:hint="cs"/>
          <w:rtl/>
        </w:rPr>
        <w:t>"מכניסים מכונות לתוך הגוף שלו, במקום כליות?"</w:t>
      </w:r>
      <w:r w:rsidR="002F3B42">
        <w:rPr>
          <w:rFonts w:hint="cs"/>
          <w:rtl/>
        </w:rPr>
        <w:t xml:space="preserve"> מכונות </w:t>
      </w:r>
      <w:r w:rsidR="004C7CA2">
        <w:rPr>
          <w:rFonts w:hint="cs"/>
          <w:rtl/>
        </w:rPr>
        <w:t>מ</w:t>
      </w:r>
      <w:r w:rsidR="002F3B42">
        <w:rPr>
          <w:rFonts w:hint="cs"/>
          <w:rtl/>
        </w:rPr>
        <w:t>בפנים, מכונות בחו</w:t>
      </w:r>
      <w:r w:rsidR="006830C9">
        <w:rPr>
          <w:rFonts w:hint="cs"/>
          <w:rtl/>
        </w:rPr>
        <w:t>ץ, אחת היא לו כל עוד יזכור את</w:t>
      </w:r>
      <w:r w:rsidR="002F3B42">
        <w:rPr>
          <w:rFonts w:hint="cs"/>
          <w:rtl/>
        </w:rPr>
        <w:t xml:space="preserve"> הפרטים בשביל לדווח מאוחר יותר להוריו.</w:t>
      </w:r>
    </w:p>
    <w:p w14:paraId="250AB3D8" w14:textId="77777777" w:rsidR="004627AB" w:rsidRDefault="004627AB" w:rsidP="00250000">
      <w:pPr>
        <w:rPr>
          <w:rtl/>
        </w:rPr>
      </w:pPr>
      <w:r>
        <w:rPr>
          <w:rFonts w:hint="cs"/>
          <w:rtl/>
        </w:rPr>
        <w:t xml:space="preserve">"לא, </w:t>
      </w:r>
      <w:r w:rsidR="002F3B42">
        <w:rPr>
          <w:rFonts w:hint="cs"/>
          <w:rtl/>
        </w:rPr>
        <w:t xml:space="preserve">לא מכניסים לתוך הגוף שלו מכונות אלא </w:t>
      </w:r>
      <w:r>
        <w:rPr>
          <w:rFonts w:hint="cs"/>
          <w:rtl/>
        </w:rPr>
        <w:t>מוציאים את הדם שלו החוצה. אתה רואה את הצינוריות האלו שמשתלשלות מהצוואר שלו?"</w:t>
      </w:r>
    </w:p>
    <w:p w14:paraId="26A22157" w14:textId="77777777" w:rsidR="004627AB" w:rsidRDefault="006830C9" w:rsidP="00250000">
      <w:pPr>
        <w:rPr>
          <w:rtl/>
        </w:rPr>
      </w:pPr>
      <w:r>
        <w:rPr>
          <w:rFonts w:hint="cs"/>
          <w:rtl/>
        </w:rPr>
        <w:t>"כן. ראיתי אותן גם אתמול. יש להן</w:t>
      </w:r>
      <w:r w:rsidR="004627AB">
        <w:rPr>
          <w:rFonts w:hint="cs"/>
          <w:rtl/>
        </w:rPr>
        <w:t xml:space="preserve"> שם מיוחד."</w:t>
      </w:r>
    </w:p>
    <w:p w14:paraId="34E5BF1A" w14:textId="77777777" w:rsidR="004627AB" w:rsidRDefault="004627AB" w:rsidP="00250000">
      <w:pPr>
        <w:rPr>
          <w:rtl/>
        </w:rPr>
      </w:pPr>
      <w:r>
        <w:rPr>
          <w:rFonts w:hint="cs"/>
          <w:rtl/>
        </w:rPr>
        <w:t>"פרמקט."</w:t>
      </w:r>
    </w:p>
    <w:p w14:paraId="6CE120A2" w14:textId="77777777" w:rsidR="004627AB" w:rsidRDefault="006830C9" w:rsidP="00250000">
      <w:pPr>
        <w:rPr>
          <w:rtl/>
        </w:rPr>
      </w:pPr>
      <w:r>
        <w:rPr>
          <w:rFonts w:hint="cs"/>
          <w:rtl/>
        </w:rPr>
        <w:t xml:space="preserve">"כן, פרמקט. דרכן מוציאים את </w:t>
      </w:r>
      <w:r w:rsidR="004627AB">
        <w:rPr>
          <w:rFonts w:hint="cs"/>
          <w:rtl/>
        </w:rPr>
        <w:t>הרעלים?"</w:t>
      </w:r>
    </w:p>
    <w:p w14:paraId="13ADDF0A" w14:textId="77777777" w:rsidR="00C071D7" w:rsidRDefault="004627AB" w:rsidP="00250000">
      <w:pPr>
        <w:rPr>
          <w:rtl/>
        </w:rPr>
      </w:pPr>
      <w:r>
        <w:rPr>
          <w:rFonts w:hint="cs"/>
          <w:rtl/>
        </w:rPr>
        <w:t>"דרכן מוציאים את הדם, לאט לאט, לתוך מכונה שמסננת את הרעלים מהדם. הצינוריות האלו מחוברות ישירות לוריד שעובר בצוואר</w:t>
      </w:r>
      <w:r w:rsidR="00C071D7">
        <w:rPr>
          <w:rFonts w:hint="cs"/>
          <w:rtl/>
        </w:rPr>
        <w:t>."</w:t>
      </w:r>
    </w:p>
    <w:p w14:paraId="10524399" w14:textId="30A978D4" w:rsidR="00231F3C" w:rsidRDefault="00C071D7" w:rsidP="00250000">
      <w:pPr>
        <w:rPr>
          <w:rtl/>
        </w:rPr>
      </w:pPr>
      <w:r>
        <w:rPr>
          <w:rFonts w:hint="cs"/>
          <w:rtl/>
        </w:rPr>
        <w:t>"וריד שעובר ב</w:t>
      </w:r>
      <w:r w:rsidR="00271F95">
        <w:rPr>
          <w:rFonts w:hint="cs"/>
          <w:rtl/>
        </w:rPr>
        <w:t>צוואר</w:t>
      </w:r>
      <w:r>
        <w:rPr>
          <w:rFonts w:hint="cs"/>
          <w:rtl/>
        </w:rPr>
        <w:t xml:space="preserve">?" שפע המונחים האנטומיים החדשים שלמד בעברית בימים האחרונים הסתחררו </w:t>
      </w:r>
      <w:r w:rsidR="00231F3C">
        <w:rPr>
          <w:rFonts w:hint="cs"/>
          <w:rtl/>
        </w:rPr>
        <w:t>במוחו.</w:t>
      </w:r>
    </w:p>
    <w:p w14:paraId="3EF80A91" w14:textId="77777777" w:rsidR="004627AB" w:rsidRDefault="00231F3C" w:rsidP="008901F1">
      <w:pPr>
        <w:rPr>
          <w:rtl/>
        </w:rPr>
      </w:pPr>
      <w:r>
        <w:rPr>
          <w:rFonts w:hint="cs"/>
          <w:rtl/>
        </w:rPr>
        <w:t>"הוריד הזה נקרא באנגלית</w:t>
      </w:r>
      <w:r w:rsidR="004627AB">
        <w:rPr>
          <w:rFonts w:hint="cs"/>
          <w:rtl/>
        </w:rPr>
        <w:t xml:space="preserve"> </w:t>
      </w:r>
      <w:r w:rsidR="004627AB">
        <w:rPr>
          <w:rtl/>
        </w:rPr>
        <w:t>–</w:t>
      </w:r>
      <w:r w:rsidR="004627AB">
        <w:rPr>
          <w:rFonts w:hint="cs"/>
          <w:rtl/>
        </w:rPr>
        <w:t xml:space="preserve"> </w:t>
      </w:r>
      <w:r w:rsidR="004627AB" w:rsidRPr="00557A5F">
        <w:t>internal jugular vein</w:t>
      </w:r>
      <w:r w:rsidR="004627AB">
        <w:rPr>
          <w:rFonts w:hint="cs"/>
          <w:rtl/>
        </w:rPr>
        <w:t>, אתה יודע מה זה, לא?"</w:t>
      </w:r>
    </w:p>
    <w:p w14:paraId="4CBA292D" w14:textId="77777777" w:rsidR="004627AB" w:rsidRDefault="004C7CA2" w:rsidP="00250000">
      <w:pPr>
        <w:rPr>
          <w:rtl/>
        </w:rPr>
      </w:pPr>
      <w:r>
        <w:rPr>
          <w:rFonts w:hint="cs"/>
          <w:rtl/>
        </w:rPr>
        <w:t xml:space="preserve">"זה... איפה שעובר </w:t>
      </w:r>
      <w:r w:rsidR="00231F3C">
        <w:rPr>
          <w:rFonts w:hint="cs"/>
          <w:rtl/>
        </w:rPr>
        <w:t>דם?</w:t>
      </w:r>
      <w:r w:rsidR="004627AB">
        <w:rPr>
          <w:rFonts w:hint="cs"/>
          <w:rtl/>
        </w:rPr>
        <w:t>"</w:t>
      </w:r>
    </w:p>
    <w:p w14:paraId="1CCA8EA6" w14:textId="77777777" w:rsidR="004627AB" w:rsidRDefault="004627AB" w:rsidP="00250000">
      <w:pPr>
        <w:rPr>
          <w:rtl/>
        </w:rPr>
      </w:pPr>
      <w:r>
        <w:rPr>
          <w:rFonts w:hint="cs"/>
          <w:rtl/>
        </w:rPr>
        <w:t>"</w:t>
      </w:r>
      <w:r w:rsidR="00231F3C">
        <w:rPr>
          <w:rFonts w:hint="cs"/>
          <w:rtl/>
        </w:rPr>
        <w:t xml:space="preserve">כן, </w:t>
      </w:r>
      <w:r>
        <w:rPr>
          <w:rFonts w:hint="cs"/>
          <w:rtl/>
        </w:rPr>
        <w:t>זה וריד שעובר בצוואר</w:t>
      </w:r>
      <w:r w:rsidR="00231F3C">
        <w:rPr>
          <w:rFonts w:hint="cs"/>
          <w:rtl/>
        </w:rPr>
        <w:t xml:space="preserve"> ומעביר דם נמוך בחמצן מהראש בחזרה ללב</w:t>
      </w:r>
      <w:r>
        <w:rPr>
          <w:rFonts w:hint="cs"/>
          <w:rtl/>
        </w:rPr>
        <w:t>."</w:t>
      </w:r>
    </w:p>
    <w:p w14:paraId="21CF2DFB" w14:textId="77777777" w:rsidR="004627AB" w:rsidRDefault="002F3B42" w:rsidP="00250000">
      <w:pPr>
        <w:rPr>
          <w:rtl/>
        </w:rPr>
      </w:pPr>
      <w:r>
        <w:rPr>
          <w:rFonts w:hint="cs"/>
          <w:rtl/>
        </w:rPr>
        <w:t xml:space="preserve">"וריד," הוא ניסה את המילה החדשה שדגדגה בשפתיו, ארקדי תיקן אותו כמה פעמים עד שביטא אותה נכון. "וריד. </w:t>
      </w:r>
      <w:r w:rsidR="004627AB">
        <w:rPr>
          <w:rFonts w:hint="cs"/>
          <w:rtl/>
        </w:rPr>
        <w:t xml:space="preserve">אז... אז </w:t>
      </w:r>
      <w:r>
        <w:rPr>
          <w:rFonts w:hint="cs"/>
          <w:rtl/>
        </w:rPr>
        <w:t>לאלכס יש</w:t>
      </w:r>
      <w:r w:rsidR="004627AB">
        <w:rPr>
          <w:rFonts w:hint="cs"/>
          <w:rtl/>
        </w:rPr>
        <w:t xml:space="preserve"> וריד מנוקב?"</w:t>
      </w:r>
    </w:p>
    <w:p w14:paraId="2423A816" w14:textId="77777777" w:rsidR="004627AB" w:rsidRDefault="004627AB" w:rsidP="00250000">
      <w:pPr>
        <w:rPr>
          <w:rtl/>
        </w:rPr>
      </w:pPr>
      <w:r>
        <w:rPr>
          <w:rFonts w:hint="cs"/>
          <w:rtl/>
        </w:rPr>
        <w:t xml:space="preserve">"כן, משחילים את הצינוריות האלו בניתוח קטן </w:t>
      </w:r>
      <w:r w:rsidR="002F3B42">
        <w:rPr>
          <w:rFonts w:hint="cs"/>
          <w:rtl/>
        </w:rPr>
        <w:t>מהווריד הצווארי ו</w:t>
      </w:r>
      <w:r>
        <w:rPr>
          <w:rFonts w:hint="cs"/>
          <w:rtl/>
        </w:rPr>
        <w:t xml:space="preserve">דרך ה </w:t>
      </w:r>
      <w:r>
        <w:rPr>
          <w:rtl/>
        </w:rPr>
        <w:t>–</w:t>
      </w:r>
      <w:r>
        <w:rPr>
          <w:rFonts w:hint="cs"/>
          <w:rtl/>
        </w:rPr>
        <w:t xml:space="preserve"> </w:t>
      </w:r>
      <w:r w:rsidRPr="00ED12F9">
        <w:t>superior vena cava</w:t>
      </w:r>
      <w:r>
        <w:rPr>
          <w:rFonts w:hint="cs"/>
          <w:rtl/>
        </w:rPr>
        <w:t xml:space="preserve"> עד לעליה הימנית של הלב."</w:t>
      </w:r>
    </w:p>
    <w:p w14:paraId="06F42CC9" w14:textId="77777777" w:rsidR="004627AB" w:rsidRDefault="004627AB" w:rsidP="005E09E2">
      <w:pPr>
        <w:rPr>
          <w:rtl/>
        </w:rPr>
      </w:pPr>
      <w:r>
        <w:rPr>
          <w:rFonts w:hint="cs"/>
          <w:rtl/>
        </w:rPr>
        <w:t xml:space="preserve">"הצינוריות פלסטיק האלה מגיעות </w:t>
      </w:r>
      <w:r w:rsidR="005E09E2">
        <w:rPr>
          <w:rFonts w:hint="cs"/>
          <w:rtl/>
        </w:rPr>
        <w:t xml:space="preserve">פנימה </w:t>
      </w:r>
      <w:r>
        <w:rPr>
          <w:rFonts w:hint="cs"/>
          <w:rtl/>
        </w:rPr>
        <w:t>לתוך הלב? זה לא... קצת מסוכן?"</w:t>
      </w:r>
    </w:p>
    <w:p w14:paraId="6066D7DC" w14:textId="77777777" w:rsidR="004627AB" w:rsidRDefault="003338E0" w:rsidP="005E09E2">
      <w:pPr>
        <w:rPr>
          <w:rtl/>
        </w:rPr>
      </w:pPr>
      <w:r>
        <w:rPr>
          <w:rFonts w:hint="cs"/>
          <w:rtl/>
        </w:rPr>
        <w:lastRenderedPageBreak/>
        <w:t xml:space="preserve">"הפרוצדורה הניתוחית </w:t>
      </w:r>
      <w:r w:rsidR="004627AB">
        <w:rPr>
          <w:rFonts w:hint="cs"/>
          <w:rtl/>
        </w:rPr>
        <w:t>היא</w:t>
      </w:r>
      <w:r w:rsidR="00D055FD">
        <w:rPr>
          <w:rFonts w:hint="cs"/>
          <w:rtl/>
        </w:rPr>
        <w:t xml:space="preserve"> </w:t>
      </w:r>
      <w:r>
        <w:rPr>
          <w:rFonts w:hint="cs"/>
          <w:rtl/>
        </w:rPr>
        <w:t>דווקא</w:t>
      </w:r>
      <w:r w:rsidR="004627AB">
        <w:rPr>
          <w:rFonts w:hint="cs"/>
          <w:rtl/>
        </w:rPr>
        <w:t xml:space="preserve"> פשוטה ושגרתית לגמרי. אבל כמובן, </w:t>
      </w:r>
      <w:r w:rsidR="005E09E2">
        <w:rPr>
          <w:rFonts w:hint="cs"/>
          <w:rtl/>
        </w:rPr>
        <w:t>קיימת</w:t>
      </w:r>
      <w:r w:rsidR="004627AB">
        <w:rPr>
          <w:rFonts w:hint="cs"/>
          <w:rtl/>
        </w:rPr>
        <w:t xml:space="preserve"> סכנה עצומה לזיהומים. זה ברור. סכנה עצומה."</w:t>
      </w:r>
    </w:p>
    <w:p w14:paraId="6473FFA4" w14:textId="77777777" w:rsidR="004627AB" w:rsidRDefault="004627AB" w:rsidP="00250000">
      <w:pPr>
        <w:rPr>
          <w:rtl/>
        </w:rPr>
      </w:pPr>
      <w:r>
        <w:rPr>
          <w:rFonts w:hint="cs"/>
          <w:rtl/>
        </w:rPr>
        <w:t>"עשו לו כבר דיאליזה?"</w:t>
      </w:r>
    </w:p>
    <w:p w14:paraId="512325EC" w14:textId="4D340B34" w:rsidR="004627AB" w:rsidRDefault="004627AB" w:rsidP="00250000">
      <w:pPr>
        <w:rPr>
          <w:rtl/>
        </w:rPr>
      </w:pPr>
      <w:r>
        <w:rPr>
          <w:rFonts w:hint="cs"/>
          <w:rtl/>
        </w:rPr>
        <w:t xml:space="preserve">"כן, הוא עבר כבר כמה דיאליזות. תשמע, אני רוצה לדבר איתך </w:t>
      </w:r>
      <w:r w:rsidR="003A7E9C">
        <w:rPr>
          <w:rFonts w:hint="cs"/>
          <w:rtl/>
        </w:rPr>
        <w:t>שנייה</w:t>
      </w:r>
      <w:r>
        <w:rPr>
          <w:rFonts w:hint="cs"/>
          <w:rtl/>
        </w:rPr>
        <w:t xml:space="preserve"> בחוץ."</w:t>
      </w:r>
    </w:p>
    <w:p w14:paraId="4C72A56D" w14:textId="77777777" w:rsidR="004627AB" w:rsidRDefault="004627AB" w:rsidP="00250000">
      <w:pPr>
        <w:rPr>
          <w:rtl/>
        </w:rPr>
      </w:pPr>
      <w:r>
        <w:rPr>
          <w:rFonts w:hint="cs"/>
          <w:rtl/>
        </w:rPr>
        <w:t>"בשביל מה?"</w:t>
      </w:r>
    </w:p>
    <w:p w14:paraId="65412681" w14:textId="77777777" w:rsidR="004627AB" w:rsidRDefault="004627AB" w:rsidP="00250000">
      <w:pPr>
        <w:rPr>
          <w:rtl/>
        </w:rPr>
      </w:pPr>
      <w:r>
        <w:rPr>
          <w:rFonts w:hint="cs"/>
          <w:rtl/>
        </w:rPr>
        <w:t>"בוא רגע החוצה."</w:t>
      </w:r>
    </w:p>
    <w:p w14:paraId="0F6F0FE3" w14:textId="77777777" w:rsidR="004627AB" w:rsidRDefault="004627AB" w:rsidP="00250000">
      <w:pPr>
        <w:rPr>
          <w:rtl/>
        </w:rPr>
      </w:pPr>
      <w:r>
        <w:rPr>
          <w:rFonts w:hint="cs"/>
          <w:rtl/>
        </w:rPr>
        <w:t>"בשביל מה? אפשר לדבר פה על הכל.</w:t>
      </w:r>
      <w:r w:rsidR="00676873">
        <w:rPr>
          <w:rFonts w:hint="cs"/>
          <w:rtl/>
        </w:rPr>
        <w:t>" איש מהמאושפזים לא היה בהכרה, והמטפלת הפיליפינית של שכנו לא דיברה עברית.</w:t>
      </w:r>
      <w:r>
        <w:rPr>
          <w:rFonts w:hint="cs"/>
          <w:rtl/>
        </w:rPr>
        <w:t xml:space="preserve"> </w:t>
      </w:r>
      <w:r w:rsidR="00676873">
        <w:rPr>
          <w:rFonts w:hint="cs"/>
          <w:rtl/>
        </w:rPr>
        <w:t>"</w:t>
      </w:r>
      <w:r>
        <w:rPr>
          <w:rFonts w:hint="cs"/>
          <w:rtl/>
        </w:rPr>
        <w:t>מה רצית</w:t>
      </w:r>
      <w:r w:rsidR="00676873">
        <w:rPr>
          <w:rFonts w:hint="cs"/>
          <w:rtl/>
        </w:rPr>
        <w:t xml:space="preserve"> להגיד</w:t>
      </w:r>
      <w:r>
        <w:rPr>
          <w:rFonts w:hint="cs"/>
          <w:rtl/>
        </w:rPr>
        <w:t>?"</w:t>
      </w:r>
    </w:p>
    <w:p w14:paraId="32C135F5" w14:textId="77777777" w:rsidR="004627AB" w:rsidRDefault="004627AB" w:rsidP="00250000">
      <w:pPr>
        <w:rPr>
          <w:rtl/>
        </w:rPr>
      </w:pPr>
      <w:r>
        <w:rPr>
          <w:rFonts w:hint="cs"/>
          <w:rtl/>
        </w:rPr>
        <w:t>"אני רוצה רגע לדבר איתך בחוץ! בוא כבר!"</w:t>
      </w:r>
    </w:p>
    <w:p w14:paraId="393FBE36" w14:textId="77777777" w:rsidR="004627AB" w:rsidRDefault="004627AB" w:rsidP="00250000">
      <w:pPr>
        <w:rPr>
          <w:rtl/>
        </w:rPr>
      </w:pPr>
      <w:r>
        <w:rPr>
          <w:rFonts w:hint="cs"/>
          <w:rtl/>
        </w:rPr>
        <w:t xml:space="preserve">ארקדי קם ותיאו המופתע והנעלב צעד בעקבותיו </w:t>
      </w:r>
      <w:r w:rsidR="004C7CA2">
        <w:rPr>
          <w:rFonts w:hint="cs"/>
          <w:rtl/>
        </w:rPr>
        <w:t xml:space="preserve">אל </w:t>
      </w:r>
      <w:r>
        <w:rPr>
          <w:rFonts w:hint="cs"/>
          <w:rtl/>
        </w:rPr>
        <w:t>מחוץ לחדר.</w:t>
      </w:r>
    </w:p>
    <w:p w14:paraId="5D70FF06" w14:textId="1E8CD154" w:rsidR="004627AB" w:rsidRDefault="004627AB" w:rsidP="00250000">
      <w:pPr>
        <w:rPr>
          <w:rtl/>
        </w:rPr>
      </w:pPr>
      <w:r>
        <w:rPr>
          <w:rFonts w:hint="cs"/>
          <w:rtl/>
        </w:rPr>
        <w:t xml:space="preserve">"אז מה </w:t>
      </w:r>
      <w:r w:rsidR="00F97A34">
        <w:rPr>
          <w:rFonts w:hint="cs"/>
          <w:rtl/>
        </w:rPr>
        <w:t>כל כך</w:t>
      </w:r>
      <w:r>
        <w:rPr>
          <w:rFonts w:hint="cs"/>
          <w:rtl/>
        </w:rPr>
        <w:t xml:space="preserve"> חשוב?"</w:t>
      </w:r>
    </w:p>
    <w:p w14:paraId="52F4681D" w14:textId="77777777" w:rsidR="004627AB" w:rsidRDefault="004627AB" w:rsidP="00250000">
      <w:pPr>
        <w:rPr>
          <w:rtl/>
        </w:rPr>
      </w:pPr>
      <w:r>
        <w:rPr>
          <w:rFonts w:hint="cs"/>
          <w:rtl/>
        </w:rPr>
        <w:t>"תקשיב לי רגע. נו, תפסיק לחטא את הידיים כל רגע. תשמע. אתה מבין את המצב של האח שלך?"</w:t>
      </w:r>
    </w:p>
    <w:p w14:paraId="054AFFB3" w14:textId="77777777" w:rsidR="004627AB" w:rsidRDefault="004627AB" w:rsidP="00250000">
      <w:pPr>
        <w:rPr>
          <w:rtl/>
        </w:rPr>
      </w:pPr>
      <w:r>
        <w:rPr>
          <w:rFonts w:hint="cs"/>
          <w:rtl/>
        </w:rPr>
        <w:t>"כן, נו."</w:t>
      </w:r>
    </w:p>
    <w:p w14:paraId="29401D5E" w14:textId="77777777" w:rsidR="004627AB" w:rsidRDefault="004627AB" w:rsidP="00250000">
      <w:pPr>
        <w:rPr>
          <w:rtl/>
        </w:rPr>
      </w:pPr>
      <w:r>
        <w:rPr>
          <w:rFonts w:hint="cs"/>
          <w:rtl/>
        </w:rPr>
        <w:t>"הוא איבד כמעט חצי מכמות הדם בגוף שלו. אתה יודע מה המשמעות של זה?"</w:t>
      </w:r>
    </w:p>
    <w:p w14:paraId="1BB3607D" w14:textId="77777777" w:rsidR="004627AB" w:rsidRDefault="004627AB" w:rsidP="005B061F">
      <w:pPr>
        <w:rPr>
          <w:rtl/>
        </w:rPr>
      </w:pPr>
      <w:r w:rsidRPr="00CD067C">
        <w:rPr>
          <w:rFonts w:hint="cs"/>
          <w:rtl/>
        </w:rPr>
        <w:t xml:space="preserve">"איך אפשר לדעת </w:t>
      </w:r>
      <w:r>
        <w:rPr>
          <w:rFonts w:hint="cs"/>
          <w:rtl/>
        </w:rPr>
        <w:t xml:space="preserve">בכלל </w:t>
      </w:r>
      <w:r w:rsidRPr="00CD067C">
        <w:rPr>
          <w:rFonts w:hint="cs"/>
          <w:rtl/>
        </w:rPr>
        <w:t xml:space="preserve">כמה דם אלכס איבד?" תיאו </w:t>
      </w:r>
      <w:r w:rsidR="005B061F">
        <w:rPr>
          <w:rFonts w:hint="cs"/>
          <w:rtl/>
        </w:rPr>
        <w:t>נזכר ל</w:t>
      </w:r>
      <w:r w:rsidRPr="00CD067C">
        <w:rPr>
          <w:rFonts w:hint="cs"/>
          <w:rtl/>
        </w:rPr>
        <w:t>שא</w:t>
      </w:r>
      <w:r w:rsidR="005B061F">
        <w:rPr>
          <w:rFonts w:hint="cs"/>
          <w:rtl/>
        </w:rPr>
        <w:t>ו</w:t>
      </w:r>
      <w:r w:rsidRPr="00CD067C">
        <w:rPr>
          <w:rFonts w:hint="cs"/>
          <w:rtl/>
        </w:rPr>
        <w:t xml:space="preserve">ל. </w:t>
      </w:r>
      <w:r>
        <w:rPr>
          <w:rFonts w:hint="cs"/>
          <w:rtl/>
        </w:rPr>
        <w:t>"מישה</w:t>
      </w:r>
      <w:r w:rsidR="005B061F">
        <w:rPr>
          <w:rFonts w:hint="cs"/>
          <w:rtl/>
        </w:rPr>
        <w:t>ו אסף את כל הדם שלו שנספג באדמה?</w:t>
      </w:r>
      <w:r>
        <w:rPr>
          <w:rFonts w:hint="cs"/>
          <w:rtl/>
        </w:rPr>
        <w:t>"</w:t>
      </w:r>
    </w:p>
    <w:p w14:paraId="4B895DDF" w14:textId="12A44B3D" w:rsidR="004627AB" w:rsidRDefault="004627AB" w:rsidP="005B061F">
      <w:pPr>
        <w:rPr>
          <w:rtl/>
        </w:rPr>
      </w:pPr>
      <w:r>
        <w:rPr>
          <w:rFonts w:hint="cs"/>
          <w:rtl/>
        </w:rPr>
        <w:t>"לא... ברור שלא."</w:t>
      </w:r>
      <w:r w:rsidR="005B061F">
        <w:rPr>
          <w:rFonts w:hint="cs"/>
          <w:rtl/>
        </w:rPr>
        <w:t xml:space="preserve"> </w:t>
      </w:r>
      <w:r>
        <w:rPr>
          <w:rFonts w:hint="cs"/>
          <w:rtl/>
        </w:rPr>
        <w:t>הדם של אלכס נספג, הדם של אלכס חילחל לתהומות. נקבוביות בסלע גמעוהו בלהיטות. ארקדי (שהתבגר והתחשל) האמין שיוכל להתבדח על פחדי הילדות שלו, ולא כך היה. במקום זאת הוא שמע שוב ב</w:t>
      </w:r>
      <w:r w:rsidR="005E3213">
        <w:rPr>
          <w:rFonts w:hint="cs"/>
          <w:rtl/>
        </w:rPr>
        <w:t>אוזנ</w:t>
      </w:r>
      <w:r>
        <w:rPr>
          <w:rFonts w:hint="cs"/>
          <w:rtl/>
        </w:rPr>
        <w:t xml:space="preserve">יו את קול הפיכפוך מבשר הרעות של המים השחורים, של מי הקברים הזורמים מהר, המשתפכים סביבו בעוד הדם מפעפע בקילוח בזבזני ומסוכן. </w:t>
      </w:r>
    </w:p>
    <w:p w14:paraId="6FE31245" w14:textId="02A69AA1" w:rsidR="004627AB" w:rsidRDefault="0096709E" w:rsidP="007F2D66">
      <w:pPr>
        <w:rPr>
          <w:rtl/>
        </w:rPr>
      </w:pPr>
      <w:r>
        <w:rPr>
          <w:rFonts w:hint="cs"/>
          <w:rtl/>
        </w:rPr>
        <w:t>[</w:t>
      </w:r>
      <w:r w:rsidR="004627AB">
        <w:rPr>
          <w:rFonts w:hint="cs"/>
          <w:rtl/>
        </w:rPr>
        <w:t>מי הוא זה שהגן עליו במשך השנים הרבות מפני</w:t>
      </w:r>
      <w:r>
        <w:rPr>
          <w:rFonts w:hint="cs"/>
          <w:rtl/>
        </w:rPr>
        <w:t>]</w:t>
      </w:r>
      <w:r w:rsidR="004627AB">
        <w:rPr>
          <w:rFonts w:hint="cs"/>
          <w:rtl/>
        </w:rPr>
        <w:t xml:space="preserve"> אותו זרם של מים שחורים שנבע ב</w:t>
      </w:r>
      <w:r w:rsidR="009F130B">
        <w:rPr>
          <w:rFonts w:hint="cs"/>
          <w:rtl/>
        </w:rPr>
        <w:t>קרבו</w:t>
      </w:r>
      <w:r w:rsidR="004627AB">
        <w:rPr>
          <w:rFonts w:hint="cs"/>
          <w:rtl/>
        </w:rPr>
        <w:t xml:space="preserve"> בלילה </w:t>
      </w:r>
      <w:r>
        <w:rPr>
          <w:rFonts w:hint="cs"/>
          <w:rtl/>
        </w:rPr>
        <w:t>בו</w:t>
      </w:r>
      <w:r w:rsidR="004627AB">
        <w:rPr>
          <w:rFonts w:hint="cs"/>
          <w:rtl/>
        </w:rPr>
        <w:t xml:space="preserve"> אימו אושפזה</w:t>
      </w:r>
      <w:r>
        <w:rPr>
          <w:rFonts w:hint="cs"/>
          <w:rtl/>
        </w:rPr>
        <w:t xml:space="preserve"> לראשונה</w:t>
      </w:r>
      <w:r w:rsidR="004627AB">
        <w:rPr>
          <w:rFonts w:hint="cs"/>
          <w:rtl/>
        </w:rPr>
        <w:t xml:space="preserve"> ומאז ניגר והתפרץ ללא אזהרה, המים השחורים ששטפו גופות נרקבות, שטפו בש</w:t>
      </w:r>
      <w:r w:rsidR="004C7CA2">
        <w:rPr>
          <w:rFonts w:hint="cs"/>
          <w:rtl/>
        </w:rPr>
        <w:t>ר שכשל בייעודו והתייאש,</w:t>
      </w:r>
      <w:r w:rsidR="004627AB">
        <w:rPr>
          <w:rFonts w:hint="cs"/>
          <w:rtl/>
        </w:rPr>
        <w:t xml:space="preserve"> גדר כלונסאות לבנים </w:t>
      </w:r>
      <w:r w:rsidR="004C7CA2">
        <w:rPr>
          <w:rFonts w:hint="cs"/>
          <w:rtl/>
        </w:rPr>
        <w:t xml:space="preserve">בוודאי </w:t>
      </w:r>
      <w:r w:rsidR="004627AB">
        <w:rPr>
          <w:rFonts w:hint="cs"/>
          <w:rtl/>
        </w:rPr>
        <w:t xml:space="preserve">לא </w:t>
      </w:r>
      <w:r w:rsidR="004C7CA2">
        <w:rPr>
          <w:rFonts w:hint="cs"/>
          <w:rtl/>
        </w:rPr>
        <w:t>תוכל</w:t>
      </w:r>
      <w:r w:rsidR="004627AB">
        <w:rPr>
          <w:rFonts w:hint="cs"/>
          <w:rtl/>
        </w:rPr>
        <w:t xml:space="preserve"> לעמוד במטל</w:t>
      </w:r>
      <w:r w:rsidR="002F3B42">
        <w:rPr>
          <w:rFonts w:hint="cs"/>
          <w:rtl/>
        </w:rPr>
        <w:t>ת הגנ</w:t>
      </w:r>
      <w:r w:rsidR="004627AB">
        <w:rPr>
          <w:rFonts w:hint="cs"/>
          <w:rtl/>
        </w:rPr>
        <w:t>ה כזאת, מיהו זה שהעמיד חומת אור גמישה ועם זאת צפידה, כיפה צחורה רושפת תפילות ומזמורים שהגנו על ארקדי באורח כה מושלם במשך השנים?</w:t>
      </w:r>
    </w:p>
    <w:p w14:paraId="7540CE3C" w14:textId="77777777" w:rsidR="004627AB" w:rsidRDefault="004627AB" w:rsidP="00250000">
      <w:pPr>
        <w:rPr>
          <w:rtl/>
        </w:rPr>
      </w:pPr>
      <w:r>
        <w:rPr>
          <w:rFonts w:hint="cs"/>
          <w:rtl/>
        </w:rPr>
        <w:t>"אז אלכס איבד דם," אמר תיאו. "אבל אי אפשר לדעת בדיוק כמה."</w:t>
      </w:r>
    </w:p>
    <w:p w14:paraId="5234C6A9" w14:textId="77777777" w:rsidR="004627AB" w:rsidRDefault="004627AB" w:rsidP="00250000">
      <w:pPr>
        <w:rPr>
          <w:rtl/>
        </w:rPr>
      </w:pPr>
      <w:r>
        <w:rPr>
          <w:rFonts w:hint="cs"/>
          <w:rtl/>
        </w:rPr>
        <w:t>"מה?"</w:t>
      </w:r>
    </w:p>
    <w:p w14:paraId="4DB62CC4" w14:textId="77777777" w:rsidR="004627AB" w:rsidRDefault="003338E0" w:rsidP="00250000">
      <w:pPr>
        <w:rPr>
          <w:rtl/>
        </w:rPr>
      </w:pPr>
      <w:r>
        <w:rPr>
          <w:rFonts w:hint="cs"/>
          <w:rtl/>
        </w:rPr>
        <w:t xml:space="preserve">"אלא אם כן שקלו את הגוף שלו </w:t>
      </w:r>
      <w:r w:rsidR="004627AB">
        <w:rPr>
          <w:rFonts w:hint="cs"/>
          <w:rtl/>
        </w:rPr>
        <w:t>לפני התאונה ואחריה."</w:t>
      </w:r>
    </w:p>
    <w:p w14:paraId="60E04034" w14:textId="77777777" w:rsidR="004627AB" w:rsidRDefault="004627AB" w:rsidP="00250000">
      <w:pPr>
        <w:rPr>
          <w:rtl/>
        </w:rPr>
      </w:pPr>
      <w:r>
        <w:rPr>
          <w:rFonts w:hint="cs"/>
          <w:rtl/>
        </w:rPr>
        <w:t>"לא, כמובן שלא."</w:t>
      </w:r>
    </w:p>
    <w:p w14:paraId="160C0567" w14:textId="77777777" w:rsidR="004627AB" w:rsidRDefault="004627AB" w:rsidP="00250000">
      <w:pPr>
        <w:rPr>
          <w:rtl/>
        </w:rPr>
      </w:pPr>
      <w:r>
        <w:rPr>
          <w:rFonts w:hint="cs"/>
          <w:rtl/>
        </w:rPr>
        <w:t xml:space="preserve">"או שהכניסו לו דם ועוד דם ועוד דם עד שלא נשאר מקום </w:t>
      </w:r>
      <w:r w:rsidR="002F3B42">
        <w:rPr>
          <w:rFonts w:hint="cs"/>
          <w:rtl/>
        </w:rPr>
        <w:t>לעוד דם בגוף שלו</w:t>
      </w:r>
      <w:r>
        <w:rPr>
          <w:rFonts w:hint="cs"/>
          <w:rtl/>
        </w:rPr>
        <w:t xml:space="preserve"> ומדדו כמה דם הכניסו."</w:t>
      </w:r>
    </w:p>
    <w:p w14:paraId="6637F338" w14:textId="77777777" w:rsidR="004627AB" w:rsidRDefault="004C7CA2" w:rsidP="005B061F">
      <w:pPr>
        <w:rPr>
          <w:rtl/>
        </w:rPr>
      </w:pPr>
      <w:r>
        <w:rPr>
          <w:rFonts w:hint="cs"/>
          <w:rtl/>
        </w:rPr>
        <w:t xml:space="preserve">"לא עושים את זה ככה," </w:t>
      </w:r>
      <w:r w:rsidR="004627AB">
        <w:rPr>
          <w:rFonts w:hint="cs"/>
          <w:rtl/>
        </w:rPr>
        <w:t xml:space="preserve">ארקדי </w:t>
      </w:r>
      <w:r>
        <w:rPr>
          <w:rFonts w:hint="cs"/>
          <w:rtl/>
        </w:rPr>
        <w:t xml:space="preserve">אמר </w:t>
      </w:r>
      <w:r w:rsidR="004627AB">
        <w:rPr>
          <w:rFonts w:hint="cs"/>
          <w:rtl/>
        </w:rPr>
        <w:t>ב</w:t>
      </w:r>
      <w:r w:rsidR="005B061F">
        <w:rPr>
          <w:rFonts w:hint="cs"/>
          <w:rtl/>
        </w:rPr>
        <w:t>אפיסת כוחות</w:t>
      </w:r>
      <w:r w:rsidR="004627AB">
        <w:rPr>
          <w:rFonts w:hint="cs"/>
          <w:rtl/>
        </w:rPr>
        <w:t>.</w:t>
      </w:r>
    </w:p>
    <w:p w14:paraId="0B7A8B08" w14:textId="77777777" w:rsidR="004627AB" w:rsidRPr="00CD067C" w:rsidRDefault="004627AB" w:rsidP="00250000">
      <w:pPr>
        <w:rPr>
          <w:rtl/>
        </w:rPr>
      </w:pPr>
      <w:r>
        <w:rPr>
          <w:rFonts w:hint="cs"/>
          <w:rtl/>
        </w:rPr>
        <w:t>"אז איך?"</w:t>
      </w:r>
    </w:p>
    <w:p w14:paraId="773463A8" w14:textId="77777777" w:rsidR="004627AB" w:rsidRDefault="004627AB" w:rsidP="00250000">
      <w:pPr>
        <w:rPr>
          <w:rtl/>
        </w:rPr>
      </w:pPr>
      <w:r w:rsidRPr="00CD067C">
        <w:rPr>
          <w:rFonts w:hint="cs"/>
          <w:rtl/>
        </w:rPr>
        <w:t xml:space="preserve">"כי כשמאבדים דם </w:t>
      </w:r>
      <w:r w:rsidR="005B061F">
        <w:rPr>
          <w:rtl/>
        </w:rPr>
        <w:t>–</w:t>
      </w:r>
      <w:r w:rsidR="005B061F">
        <w:rPr>
          <w:rFonts w:hint="cs"/>
          <w:rtl/>
        </w:rPr>
        <w:t xml:space="preserve"> </w:t>
      </w:r>
      <w:r w:rsidRPr="00CD067C">
        <w:rPr>
          <w:rFonts w:hint="cs"/>
          <w:rtl/>
        </w:rPr>
        <w:t xml:space="preserve">הגוף נכנס להלם, </w:t>
      </w:r>
      <w:r>
        <w:rPr>
          <w:rFonts w:hint="cs"/>
          <w:rtl/>
        </w:rPr>
        <w:t>תיאו."</w:t>
      </w:r>
    </w:p>
    <w:p w14:paraId="2FE01540" w14:textId="77777777" w:rsidR="004627AB" w:rsidRDefault="004627AB" w:rsidP="00250000">
      <w:pPr>
        <w:rPr>
          <w:rtl/>
        </w:rPr>
      </w:pPr>
      <w:r>
        <w:rPr>
          <w:rFonts w:hint="cs"/>
          <w:rtl/>
        </w:rPr>
        <w:t>"הלם?"</w:t>
      </w:r>
    </w:p>
    <w:p w14:paraId="429BFD69" w14:textId="77777777" w:rsidR="004627AB" w:rsidRPr="00CD067C" w:rsidRDefault="004627AB" w:rsidP="005B061F">
      <w:pPr>
        <w:rPr>
          <w:rtl/>
        </w:rPr>
      </w:pPr>
      <w:r>
        <w:rPr>
          <w:rFonts w:hint="cs"/>
          <w:rtl/>
        </w:rPr>
        <w:t>"</w:t>
      </w:r>
      <w:r w:rsidRPr="00CD067C">
        <w:rPr>
          <w:rFonts w:hint="cs"/>
          <w:rtl/>
        </w:rPr>
        <w:t>ו</w:t>
      </w:r>
      <w:r>
        <w:rPr>
          <w:rFonts w:hint="cs"/>
          <w:rtl/>
        </w:rPr>
        <w:t xml:space="preserve">כשהגוף </w:t>
      </w:r>
      <w:r w:rsidR="005B061F">
        <w:rPr>
          <w:rFonts w:hint="cs"/>
          <w:rtl/>
        </w:rPr>
        <w:t xml:space="preserve">נמצא </w:t>
      </w:r>
      <w:r>
        <w:rPr>
          <w:rFonts w:hint="cs"/>
          <w:rtl/>
        </w:rPr>
        <w:t xml:space="preserve">בהלם הוא </w:t>
      </w:r>
      <w:r w:rsidRPr="00CD067C">
        <w:rPr>
          <w:rFonts w:hint="cs"/>
          <w:rtl/>
        </w:rPr>
        <w:t xml:space="preserve">מפריש חומרים. לפי כמות החומרים </w:t>
      </w:r>
      <w:r>
        <w:rPr>
          <w:rFonts w:hint="cs"/>
          <w:rtl/>
        </w:rPr>
        <w:t xml:space="preserve">המופרשים </w:t>
      </w:r>
      <w:r w:rsidRPr="00CD067C">
        <w:rPr>
          <w:rFonts w:hint="cs"/>
          <w:rtl/>
        </w:rPr>
        <w:t>יודעים את מידת ההלם."</w:t>
      </w:r>
    </w:p>
    <w:p w14:paraId="755571B8" w14:textId="77777777" w:rsidR="004627AB" w:rsidRDefault="004627AB" w:rsidP="00250000">
      <w:pPr>
        <w:rPr>
          <w:rtl/>
        </w:rPr>
      </w:pPr>
      <w:r>
        <w:rPr>
          <w:rFonts w:hint="cs"/>
          <w:rtl/>
        </w:rPr>
        <w:t>"אבל זה מין הלם כזה שאפשר לצאת ממנו, לא?"</w:t>
      </w:r>
    </w:p>
    <w:p w14:paraId="69F8921B" w14:textId="77777777" w:rsidR="004627AB" w:rsidRDefault="004C7CA2" w:rsidP="00250000">
      <w:pPr>
        <w:rPr>
          <w:rtl/>
        </w:rPr>
      </w:pPr>
      <w:r>
        <w:rPr>
          <w:rFonts w:hint="cs"/>
          <w:rtl/>
        </w:rPr>
        <w:lastRenderedPageBreak/>
        <w:t>פעמון בחדר האחיות צפצף ב</w:t>
      </w:r>
      <w:r w:rsidR="006B43AC">
        <w:rPr>
          <w:rFonts w:hint="cs"/>
          <w:rtl/>
        </w:rPr>
        <w:t>דחיפות.</w:t>
      </w:r>
    </w:p>
    <w:p w14:paraId="000A162A" w14:textId="77777777" w:rsidR="004627AB" w:rsidRDefault="004627AB" w:rsidP="00250000">
      <w:pPr>
        <w:rPr>
          <w:rtl/>
        </w:rPr>
      </w:pPr>
      <w:r>
        <w:rPr>
          <w:rFonts w:hint="cs"/>
          <w:rtl/>
        </w:rPr>
        <w:t>"כן או לא?"</w:t>
      </w:r>
    </w:p>
    <w:p w14:paraId="1E010281" w14:textId="77777777" w:rsidR="004627AB" w:rsidRDefault="004627AB" w:rsidP="00250000">
      <w:pPr>
        <w:rPr>
          <w:rtl/>
        </w:rPr>
      </w:pPr>
      <w:r>
        <w:rPr>
          <w:rFonts w:hint="cs"/>
          <w:rtl/>
        </w:rPr>
        <w:t xml:space="preserve">"יש </w:t>
      </w:r>
      <w:r w:rsidR="005B061F">
        <w:rPr>
          <w:rFonts w:hint="cs"/>
          <w:rtl/>
        </w:rPr>
        <w:t xml:space="preserve">לו </w:t>
      </w:r>
      <w:r>
        <w:rPr>
          <w:rFonts w:hint="cs"/>
          <w:rtl/>
        </w:rPr>
        <w:t>עוד כמה שעות. עד הלילה, מכסימום. אם הוא לא יתאושש, זה כנראה הסוף."</w:t>
      </w:r>
    </w:p>
    <w:p w14:paraId="50C3DBCC" w14:textId="04D408E4" w:rsidR="00DA6852" w:rsidRDefault="004627AB" w:rsidP="00DA6852">
      <w:pPr>
        <w:rPr>
          <w:rtl/>
        </w:rPr>
      </w:pPr>
      <w:r>
        <w:rPr>
          <w:rFonts w:hint="cs"/>
          <w:rtl/>
        </w:rPr>
        <w:t>"הסוף של מה?"</w:t>
      </w:r>
      <w:r w:rsidR="00DA6852" w:rsidRPr="00DA6852">
        <w:rPr>
          <w:rFonts w:hint="cs"/>
          <w:rtl/>
        </w:rPr>
        <w:t xml:space="preserve"> </w:t>
      </w:r>
      <w:r w:rsidR="00DA6852">
        <w:rPr>
          <w:rFonts w:hint="cs"/>
          <w:rtl/>
        </w:rPr>
        <w:t xml:space="preserve">הלב של תיאו פעם, </w:t>
      </w:r>
    </w:p>
    <w:p w14:paraId="06A3AFB4" w14:textId="77777777" w:rsidR="004627AB" w:rsidRDefault="004627AB" w:rsidP="00250000">
      <w:pPr>
        <w:rPr>
          <w:rtl/>
        </w:rPr>
      </w:pPr>
      <w:r>
        <w:rPr>
          <w:rFonts w:hint="cs"/>
          <w:rtl/>
        </w:rPr>
        <w:t>"תיאו אתה שומע אותי?"</w:t>
      </w:r>
    </w:p>
    <w:p w14:paraId="50985359" w14:textId="116489DB" w:rsidR="004627AB" w:rsidRDefault="004627AB" w:rsidP="00250000">
      <w:pPr>
        <w:rPr>
          <w:rtl/>
        </w:rPr>
      </w:pPr>
      <w:r>
        <w:rPr>
          <w:rFonts w:hint="cs"/>
          <w:rtl/>
        </w:rPr>
        <w:t>"איזה סוף?"</w:t>
      </w:r>
      <w:r w:rsidR="00DA6852" w:rsidRPr="00DA6852">
        <w:rPr>
          <w:rFonts w:hint="cs"/>
          <w:rtl/>
        </w:rPr>
        <w:t xml:space="preserve"> </w:t>
      </w:r>
      <w:r w:rsidR="00DA6852">
        <w:rPr>
          <w:rFonts w:hint="cs"/>
          <w:rtl/>
        </w:rPr>
        <w:t>ובדיאסטולה הדם זרם מהפרוזדורים לחדרים ושם נשאר</w:t>
      </w:r>
    </w:p>
    <w:p w14:paraId="7EC257B1" w14:textId="77777777" w:rsidR="004627AB" w:rsidRDefault="004627AB" w:rsidP="00250000">
      <w:pPr>
        <w:rPr>
          <w:rtl/>
        </w:rPr>
      </w:pPr>
      <w:r>
        <w:rPr>
          <w:rFonts w:hint="cs"/>
          <w:rtl/>
        </w:rPr>
        <w:t>"הסוף.</w:t>
      </w:r>
      <w:r w:rsidR="0096709E">
        <w:rPr>
          <w:rFonts w:hint="cs"/>
          <w:rtl/>
        </w:rPr>
        <w:t>"</w:t>
      </w:r>
    </w:p>
    <w:p w14:paraId="7CEAFAD4" w14:textId="77777777" w:rsidR="00DA6852" w:rsidRDefault="00DA6852" w:rsidP="00250000">
      <w:pPr>
        <w:rPr>
          <w:rtl/>
        </w:rPr>
      </w:pPr>
      <w:r>
        <w:rPr>
          <w:rFonts w:hint="cs"/>
          <w:rtl/>
        </w:rPr>
        <w:t>נקווה לבריכות שכשוך אדומות, מבוהל מכדי להמשיך בדרכו, מזועזע בחלל הצר והמחניק שלא העז לעזוב.</w:t>
      </w:r>
    </w:p>
    <w:p w14:paraId="40875FBB" w14:textId="5DA57F77" w:rsidR="0096709E" w:rsidRDefault="0096709E" w:rsidP="00250000">
      <w:pPr>
        <w:rPr>
          <w:rtl/>
        </w:rPr>
      </w:pPr>
      <w:r>
        <w:rPr>
          <w:rFonts w:hint="cs"/>
          <w:rtl/>
        </w:rPr>
        <w:t>"נצטרך להיפרד ממנו."</w:t>
      </w:r>
    </w:p>
    <w:p w14:paraId="247060C1" w14:textId="3D3C8CE3" w:rsidR="004627AB" w:rsidRDefault="004627AB" w:rsidP="00DA6852">
      <w:pPr>
        <w:rPr>
          <w:rtl/>
        </w:rPr>
      </w:pPr>
      <w:r w:rsidRPr="00CD067C">
        <w:rPr>
          <w:rFonts w:hint="cs"/>
          <w:rtl/>
        </w:rPr>
        <w:t xml:space="preserve">תיאו צעד אחורנית ופגע בעמוד מכשירים. לא היה </w:t>
      </w:r>
      <w:r w:rsidR="005B061F">
        <w:rPr>
          <w:rFonts w:hint="cs"/>
          <w:rtl/>
        </w:rPr>
        <w:t>מקום מ</w:t>
      </w:r>
      <w:r w:rsidRPr="00CD067C">
        <w:rPr>
          <w:rFonts w:hint="cs"/>
          <w:rtl/>
        </w:rPr>
        <w:t>שען</w:t>
      </w:r>
      <w:r w:rsidR="006B43AC">
        <w:rPr>
          <w:rFonts w:hint="cs"/>
          <w:rtl/>
        </w:rPr>
        <w:t xml:space="preserve">, לא היה מספיק חמצן </w:t>
      </w:r>
      <w:r>
        <w:rPr>
          <w:rFonts w:hint="cs"/>
          <w:rtl/>
        </w:rPr>
        <w:t xml:space="preserve">בפרוזדור הזה </w:t>
      </w:r>
      <w:r w:rsidR="006B43AC">
        <w:rPr>
          <w:rFonts w:hint="cs"/>
          <w:rtl/>
        </w:rPr>
        <w:t xml:space="preserve">ובמחלקה הזאת </w:t>
      </w:r>
      <w:r w:rsidRPr="00CD067C">
        <w:rPr>
          <w:rFonts w:hint="cs"/>
          <w:rtl/>
        </w:rPr>
        <w:t xml:space="preserve">והראש שלו התפוצץ. </w:t>
      </w:r>
      <w:r>
        <w:rPr>
          <w:rFonts w:hint="cs"/>
          <w:rtl/>
        </w:rPr>
        <w:t>בכל בית החולים לא היה מספיק חמצן, לא פלא שחיברו את כל החולים לצינוריות האלה דרך האף, הראש הוא בדיל, הכתפיים בדיל, תיאו</w:t>
      </w:r>
      <w:r w:rsidRPr="00CD067C">
        <w:rPr>
          <w:rFonts w:hint="cs"/>
          <w:rtl/>
        </w:rPr>
        <w:t xml:space="preserve"> כרע לשפיפת צפרדע ונשם לאט, יבוא יום והוא </w:t>
      </w:r>
      <w:r>
        <w:rPr>
          <w:rFonts w:hint="cs"/>
          <w:rtl/>
        </w:rPr>
        <w:t xml:space="preserve">יסתגל, הוא </w:t>
      </w:r>
      <w:r w:rsidRPr="00CD067C">
        <w:rPr>
          <w:rFonts w:hint="cs"/>
          <w:rtl/>
        </w:rPr>
        <w:t>יהיה רגיל מאין כמו</w:t>
      </w:r>
      <w:r w:rsidR="00DA6852">
        <w:rPr>
          <w:rFonts w:hint="cs"/>
          <w:rtl/>
        </w:rPr>
        <w:t>ת</w:t>
      </w:r>
      <w:r w:rsidRPr="00CD067C">
        <w:rPr>
          <w:rFonts w:hint="cs"/>
          <w:rtl/>
        </w:rPr>
        <w:t xml:space="preserve">ו לעולם </w:t>
      </w:r>
      <w:r w:rsidR="00DA6852">
        <w:rPr>
          <w:rFonts w:hint="cs"/>
          <w:rtl/>
        </w:rPr>
        <w:t>נטול</w:t>
      </w:r>
      <w:r w:rsidRPr="00CD067C">
        <w:rPr>
          <w:rFonts w:hint="cs"/>
          <w:rtl/>
        </w:rPr>
        <w:t xml:space="preserve"> אלכס אבל כרגע הדם סרב לזרום לראש </w:t>
      </w:r>
      <w:r w:rsidR="006B43AC">
        <w:rPr>
          <w:rFonts w:hint="cs"/>
          <w:rtl/>
        </w:rPr>
        <w:t>והוא הרכין אותו בין ברכיו</w:t>
      </w:r>
    </w:p>
    <w:p w14:paraId="063C8690" w14:textId="77777777" w:rsidR="004627AB" w:rsidRDefault="004627AB" w:rsidP="00250000">
      <w:pPr>
        <w:rPr>
          <w:rtl/>
        </w:rPr>
      </w:pPr>
      <w:r>
        <w:rPr>
          <w:rFonts w:hint="cs"/>
          <w:rtl/>
        </w:rPr>
        <w:t>הראש עופרת, הכתפיים עופרת.</w:t>
      </w:r>
    </w:p>
    <w:p w14:paraId="5B02E980" w14:textId="77777777" w:rsidR="004627AB" w:rsidRPr="00CD067C" w:rsidRDefault="004627AB" w:rsidP="006B43AC">
      <w:pPr>
        <w:rPr>
          <w:rtl/>
        </w:rPr>
      </w:pPr>
      <w:r>
        <w:rPr>
          <w:rFonts w:hint="cs"/>
          <w:rtl/>
        </w:rPr>
        <w:t xml:space="preserve">לפחות המכשירים </w:t>
      </w:r>
      <w:r w:rsidR="006B43AC">
        <w:rPr>
          <w:rFonts w:hint="cs"/>
          <w:rtl/>
        </w:rPr>
        <w:t xml:space="preserve">שאלכס היה מחובר אליהם </w:t>
      </w:r>
      <w:r>
        <w:rPr>
          <w:rFonts w:hint="cs"/>
          <w:rtl/>
        </w:rPr>
        <w:t xml:space="preserve">עדיין פעלו. הם החדירו טיפה אחרי טיפה. </w:t>
      </w:r>
      <w:r w:rsidR="006B43AC">
        <w:rPr>
          <w:rFonts w:hint="cs"/>
          <w:rtl/>
        </w:rPr>
        <w:t>תיאו לא היה מסוגל לכך, מזל שאיש אינו</w:t>
      </w:r>
      <w:r>
        <w:rPr>
          <w:rFonts w:hint="cs"/>
          <w:rtl/>
        </w:rPr>
        <w:t xml:space="preserve"> סומך עליו בשביל הטיפה אחר טיפה ה</w:t>
      </w:r>
      <w:r w:rsidR="003338E0">
        <w:rPr>
          <w:rFonts w:hint="cs"/>
          <w:rtl/>
        </w:rPr>
        <w:t>זאת.</w:t>
      </w:r>
    </w:p>
    <w:p w14:paraId="734F4E06" w14:textId="77777777" w:rsidR="00DA6852" w:rsidRDefault="00DA6852" w:rsidP="00DA6852">
      <w:pPr>
        <w:rPr>
          <w:rtl/>
        </w:rPr>
      </w:pPr>
      <w:r>
        <w:rPr>
          <w:rFonts w:hint="cs"/>
          <w:rtl/>
        </w:rPr>
        <w:t>"בוא נחזור."</w:t>
      </w:r>
    </w:p>
    <w:p w14:paraId="2937D469" w14:textId="1E747E15" w:rsidR="004627AB" w:rsidRDefault="00DA6852" w:rsidP="00DA6852">
      <w:pPr>
        <w:rPr>
          <w:rtl/>
        </w:rPr>
      </w:pPr>
      <w:r>
        <w:rPr>
          <w:rFonts w:hint="cs"/>
          <w:rtl/>
        </w:rPr>
        <w:t>תיאו</w:t>
      </w:r>
      <w:r w:rsidR="004627AB" w:rsidRPr="00CD067C">
        <w:rPr>
          <w:rFonts w:hint="cs"/>
          <w:rtl/>
        </w:rPr>
        <w:t xml:space="preserve"> התרומם בזהירות.</w:t>
      </w:r>
      <w:r>
        <w:rPr>
          <w:rFonts w:hint="cs"/>
          <w:rtl/>
        </w:rPr>
        <w:t xml:space="preserve"> </w:t>
      </w:r>
      <w:r w:rsidR="004627AB">
        <w:rPr>
          <w:rFonts w:hint="cs"/>
          <w:rtl/>
        </w:rPr>
        <w:t xml:space="preserve">"אני יודע, כי הוא </w:t>
      </w:r>
      <w:r w:rsidR="0093526B">
        <w:rPr>
          <w:rFonts w:hint="cs"/>
          <w:rtl/>
        </w:rPr>
        <w:t xml:space="preserve">פצוע </w:t>
      </w:r>
      <w:r w:rsidR="004627AB">
        <w:rPr>
          <w:rFonts w:hint="cs"/>
          <w:rtl/>
        </w:rPr>
        <w:t>אנוש ו</w:t>
      </w:r>
      <w:r w:rsidR="008B1B44">
        <w:rPr>
          <w:rFonts w:hint="cs"/>
          <w:rtl/>
        </w:rPr>
        <w:t>סופי</w:t>
      </w:r>
      <w:r w:rsidR="004627AB">
        <w:rPr>
          <w:rFonts w:hint="cs"/>
          <w:rtl/>
        </w:rPr>
        <w:t xml:space="preserve"> רק קשה. אבל </w:t>
      </w:r>
      <w:r w:rsidR="004627AB">
        <w:rPr>
          <w:rtl/>
        </w:rPr>
        <w:t>–</w:t>
      </w:r>
      <w:r w:rsidR="004627AB">
        <w:rPr>
          <w:rFonts w:hint="cs"/>
          <w:rtl/>
        </w:rPr>
        <w:t xml:space="preserve"> "</w:t>
      </w:r>
    </w:p>
    <w:p w14:paraId="5DDC774A" w14:textId="4593DF74" w:rsidR="004627AB" w:rsidRPr="00CD067C" w:rsidRDefault="00DA6852" w:rsidP="00250000">
      <w:pPr>
        <w:rPr>
          <w:rtl/>
        </w:rPr>
      </w:pPr>
      <w:r>
        <w:rPr>
          <w:rFonts w:hint="cs"/>
          <w:rtl/>
        </w:rPr>
        <w:t>"</w:t>
      </w:r>
      <w:r w:rsidR="004627AB">
        <w:rPr>
          <w:rFonts w:hint="cs"/>
          <w:rtl/>
        </w:rPr>
        <w:t>עוד מעט יבואו המון אנשים, ונצטרך לפנות את המקום כי אסור פה יותר משני מבקרים בכל פעם. בינתיים אנחנו פה לבד איתו."</w:t>
      </w:r>
    </w:p>
    <w:p w14:paraId="6DD94618" w14:textId="36ADDEAC" w:rsidR="004627AB" w:rsidRDefault="004627AB" w:rsidP="00250000">
      <w:pPr>
        <w:rPr>
          <w:rtl/>
        </w:rPr>
      </w:pPr>
      <w:r>
        <w:rPr>
          <w:rFonts w:hint="cs"/>
          <w:rtl/>
        </w:rPr>
        <w:t xml:space="preserve">כשהם כבר היו בחדר תיאו אמר, "לפחות </w:t>
      </w:r>
      <w:r w:rsidR="008B1B44">
        <w:rPr>
          <w:rFonts w:hint="cs"/>
          <w:rtl/>
        </w:rPr>
        <w:t>סופי</w:t>
      </w:r>
      <w:r>
        <w:rPr>
          <w:rFonts w:hint="cs"/>
          <w:rtl/>
        </w:rPr>
        <w:t xml:space="preserve"> תחלים."</w:t>
      </w:r>
    </w:p>
    <w:p w14:paraId="4362FC5B" w14:textId="77777777" w:rsidR="004627AB" w:rsidRDefault="004627AB" w:rsidP="00250000">
      <w:pPr>
        <w:rPr>
          <w:rtl/>
        </w:rPr>
      </w:pPr>
      <w:r>
        <w:rPr>
          <w:rFonts w:hint="cs"/>
          <w:rtl/>
        </w:rPr>
        <w:t>"מתי היא תחלים?"</w:t>
      </w:r>
    </w:p>
    <w:p w14:paraId="47780FCA" w14:textId="77777777" w:rsidR="004627AB" w:rsidRDefault="004627AB" w:rsidP="00250000">
      <w:pPr>
        <w:rPr>
          <w:rtl/>
        </w:rPr>
      </w:pPr>
      <w:r>
        <w:rPr>
          <w:rFonts w:hint="cs"/>
          <w:rtl/>
        </w:rPr>
        <w:t>"כשיפסיקו להרדים אותה וינתקו אותה ממכונת ההנשמה."</w:t>
      </w:r>
    </w:p>
    <w:p w14:paraId="6402A554" w14:textId="77777777" w:rsidR="004627AB" w:rsidRDefault="004627AB" w:rsidP="00250000">
      <w:pPr>
        <w:rPr>
          <w:rtl/>
        </w:rPr>
      </w:pPr>
      <w:r>
        <w:rPr>
          <w:rFonts w:hint="cs"/>
          <w:rtl/>
        </w:rPr>
        <w:t>"כן, זאת התקווה."</w:t>
      </w:r>
    </w:p>
    <w:p w14:paraId="548D6566" w14:textId="1E53D1F8" w:rsidR="004627AB" w:rsidRDefault="004627AB" w:rsidP="005B061F">
      <w:pPr>
        <w:rPr>
          <w:rtl/>
        </w:rPr>
      </w:pPr>
      <w:r>
        <w:rPr>
          <w:rFonts w:hint="cs"/>
          <w:rtl/>
        </w:rPr>
        <w:t xml:space="preserve">"בכל מקרה, עדיף אלכס על </w:t>
      </w:r>
      <w:r w:rsidR="008B1B44">
        <w:rPr>
          <w:rFonts w:hint="cs"/>
          <w:rtl/>
        </w:rPr>
        <w:t>סופי</w:t>
      </w:r>
      <w:r>
        <w:rPr>
          <w:rFonts w:hint="cs"/>
          <w:rtl/>
        </w:rPr>
        <w:t>," הוא אמר וקולו רעד, פחות משוכנע מ</w:t>
      </w:r>
      <w:r w:rsidR="005B061F">
        <w:rPr>
          <w:rFonts w:hint="cs"/>
          <w:rtl/>
        </w:rPr>
        <w:t>ש</w:t>
      </w:r>
      <w:r>
        <w:rPr>
          <w:rFonts w:hint="cs"/>
          <w:rtl/>
        </w:rPr>
        <w:t>היה בערב הקודם.</w:t>
      </w:r>
    </w:p>
    <w:p w14:paraId="4F77EABF" w14:textId="77777777" w:rsidR="004627AB" w:rsidRDefault="004627AB" w:rsidP="00250000">
      <w:pPr>
        <w:rPr>
          <w:rtl/>
        </w:rPr>
      </w:pPr>
      <w:r>
        <w:rPr>
          <w:rFonts w:hint="cs"/>
          <w:rtl/>
        </w:rPr>
        <w:t>"למה אתה מתכוון?"</w:t>
      </w:r>
    </w:p>
    <w:p w14:paraId="4675826B" w14:textId="77777777" w:rsidR="004627AB" w:rsidRDefault="004627AB" w:rsidP="0075576A">
      <w:pPr>
        <w:rPr>
          <w:rtl/>
        </w:rPr>
      </w:pPr>
      <w:r>
        <w:rPr>
          <w:rFonts w:hint="cs"/>
          <w:rtl/>
        </w:rPr>
        <w:t>"אם צריך לבחור אחד שימות, עדיף שזה יהיה אלכס."</w:t>
      </w:r>
    </w:p>
    <w:p w14:paraId="25192554" w14:textId="77777777" w:rsidR="004627AB" w:rsidRDefault="004627AB" w:rsidP="00250000">
      <w:pPr>
        <w:rPr>
          <w:rtl/>
        </w:rPr>
      </w:pPr>
      <w:r>
        <w:rPr>
          <w:rFonts w:hint="cs"/>
          <w:rtl/>
        </w:rPr>
        <w:t>"ששש.... תיאו!"</w:t>
      </w:r>
    </w:p>
    <w:p w14:paraId="50B9D4EA" w14:textId="77777777" w:rsidR="004627AB" w:rsidRDefault="004627AB" w:rsidP="00250000">
      <w:pPr>
        <w:rPr>
          <w:rtl/>
        </w:rPr>
      </w:pPr>
      <w:r>
        <w:rPr>
          <w:rFonts w:hint="cs"/>
          <w:rtl/>
        </w:rPr>
        <w:t>"מה ששש? אתה מפחד אולי שהוא ישמע?"</w:t>
      </w:r>
    </w:p>
    <w:p w14:paraId="042A0734" w14:textId="77777777" w:rsidR="004627AB" w:rsidRDefault="004627AB" w:rsidP="00250000">
      <w:pPr>
        <w:rPr>
          <w:rtl/>
        </w:rPr>
      </w:pPr>
      <w:r>
        <w:rPr>
          <w:rFonts w:hint="cs"/>
          <w:rtl/>
        </w:rPr>
        <w:t xml:space="preserve">כל גופו של אלכס היה אטום </w:t>
      </w:r>
      <w:r>
        <w:rPr>
          <w:rtl/>
        </w:rPr>
        <w:t>–</w:t>
      </w:r>
      <w:r>
        <w:rPr>
          <w:rFonts w:hint="cs"/>
          <w:rtl/>
        </w:rPr>
        <w:t xml:space="preserve"> עיניו היו עצומות, פיו היה סגור, זאת הסיבה לכל הצינוריות שניקבו פתחים חדשים בגופו.</w:t>
      </w:r>
    </w:p>
    <w:p w14:paraId="5B630279" w14:textId="0529BDB2" w:rsidR="004627AB" w:rsidRPr="00CD067C" w:rsidRDefault="004627AB" w:rsidP="0075576A">
      <w:pPr>
        <w:rPr>
          <w:rtl/>
        </w:rPr>
      </w:pPr>
      <w:r w:rsidRPr="00CD067C">
        <w:rPr>
          <w:rFonts w:hint="cs"/>
          <w:rtl/>
        </w:rPr>
        <w:t xml:space="preserve">"אם צריך לבחור רק אחד מהם שיחיה, </w:t>
      </w:r>
      <w:r w:rsidR="0075576A">
        <w:rPr>
          <w:rFonts w:hint="cs"/>
          <w:rtl/>
        </w:rPr>
        <w:t>ברור ש</w:t>
      </w:r>
      <w:r w:rsidRPr="00CD067C">
        <w:rPr>
          <w:rFonts w:hint="cs"/>
          <w:rtl/>
        </w:rPr>
        <w:t xml:space="preserve">כל אחד </w:t>
      </w:r>
      <w:r w:rsidR="0075576A">
        <w:rPr>
          <w:rFonts w:hint="cs"/>
          <w:rtl/>
        </w:rPr>
        <w:t>י</w:t>
      </w:r>
      <w:r w:rsidRPr="00CD067C">
        <w:rPr>
          <w:rFonts w:hint="cs"/>
          <w:rtl/>
        </w:rPr>
        <w:t xml:space="preserve">עדיף את </w:t>
      </w:r>
      <w:r w:rsidR="008B1B44">
        <w:rPr>
          <w:rFonts w:hint="cs"/>
          <w:rtl/>
        </w:rPr>
        <w:t>סופי</w:t>
      </w:r>
      <w:r w:rsidRPr="00CD067C">
        <w:rPr>
          <w:rFonts w:hint="cs"/>
          <w:rtl/>
        </w:rPr>
        <w:t>."</w:t>
      </w:r>
      <w:r>
        <w:rPr>
          <w:rFonts w:hint="cs"/>
          <w:rtl/>
        </w:rPr>
        <w:t xml:space="preserve"> הוא עדיין האמין שרק כך הוא מפגין את נאמנותו למשפחתו.</w:t>
      </w:r>
    </w:p>
    <w:p w14:paraId="0062B8B9" w14:textId="312B048C" w:rsidR="004627AB" w:rsidRPr="00CD067C" w:rsidRDefault="004627AB" w:rsidP="00250000">
      <w:pPr>
        <w:rPr>
          <w:rtl/>
        </w:rPr>
      </w:pPr>
      <w:r w:rsidRPr="00CD067C">
        <w:rPr>
          <w:rFonts w:hint="cs"/>
          <w:rtl/>
        </w:rPr>
        <w:t xml:space="preserve">"מי היה </w:t>
      </w:r>
      <w:r w:rsidR="006B43AC">
        <w:rPr>
          <w:rFonts w:hint="cs"/>
          <w:rtl/>
        </w:rPr>
        <w:t>בוחר ב</w:t>
      </w:r>
      <w:r w:rsidR="008B1B44">
        <w:rPr>
          <w:rFonts w:hint="cs"/>
          <w:rtl/>
        </w:rPr>
        <w:t>סופי</w:t>
      </w:r>
      <w:r w:rsidRPr="00CD067C">
        <w:rPr>
          <w:rFonts w:hint="cs"/>
          <w:rtl/>
        </w:rPr>
        <w:t>?"</w:t>
      </w:r>
    </w:p>
    <w:p w14:paraId="66553FBC" w14:textId="77777777" w:rsidR="004627AB" w:rsidRPr="00CD067C" w:rsidRDefault="004627AB" w:rsidP="00250000">
      <w:pPr>
        <w:rPr>
          <w:rtl/>
        </w:rPr>
      </w:pPr>
      <w:r w:rsidRPr="00CD067C">
        <w:rPr>
          <w:rFonts w:hint="cs"/>
          <w:rtl/>
        </w:rPr>
        <w:lastRenderedPageBreak/>
        <w:t>"אני, ההורים, כל מי שמסתכל על זה באופן אובייקטיבי."</w:t>
      </w:r>
    </w:p>
    <w:p w14:paraId="6F7B07C8" w14:textId="77777777" w:rsidR="004627AB" w:rsidRPr="00CD067C" w:rsidRDefault="004627AB" w:rsidP="00250000">
      <w:pPr>
        <w:rPr>
          <w:rtl/>
        </w:rPr>
      </w:pPr>
      <w:r w:rsidRPr="00CD067C">
        <w:rPr>
          <w:rFonts w:hint="cs"/>
          <w:rtl/>
        </w:rPr>
        <w:t>"אני לא."</w:t>
      </w:r>
    </w:p>
    <w:p w14:paraId="5DE66EE1" w14:textId="77777777" w:rsidR="004627AB" w:rsidRPr="00CD067C" w:rsidRDefault="004627AB" w:rsidP="006B43AC">
      <w:pPr>
        <w:rPr>
          <w:rtl/>
        </w:rPr>
      </w:pPr>
      <w:r w:rsidRPr="00CD067C">
        <w:rPr>
          <w:rFonts w:hint="cs"/>
          <w:rtl/>
        </w:rPr>
        <w:t>"טוב, פה המשפחה מחליטה, לא את</w:t>
      </w:r>
      <w:r>
        <w:rPr>
          <w:rFonts w:hint="cs"/>
          <w:rtl/>
        </w:rPr>
        <w:t>ה</w:t>
      </w:r>
      <w:r w:rsidRPr="00CD067C">
        <w:rPr>
          <w:rFonts w:hint="cs"/>
          <w:rtl/>
        </w:rPr>
        <w:t xml:space="preserve">," תיאו </w:t>
      </w:r>
      <w:r w:rsidR="006B43AC">
        <w:rPr>
          <w:rFonts w:hint="cs"/>
          <w:rtl/>
        </w:rPr>
        <w:t xml:space="preserve">אמר </w:t>
      </w:r>
      <w:r w:rsidRPr="00CD067C">
        <w:rPr>
          <w:rFonts w:hint="cs"/>
          <w:rtl/>
        </w:rPr>
        <w:t>ושכח ש</w:t>
      </w:r>
      <w:r w:rsidR="006B43AC">
        <w:rPr>
          <w:rFonts w:hint="cs"/>
          <w:rtl/>
        </w:rPr>
        <w:t xml:space="preserve">פה </w:t>
      </w:r>
      <w:r w:rsidRPr="00CD067C">
        <w:rPr>
          <w:rFonts w:hint="cs"/>
          <w:rtl/>
        </w:rPr>
        <w:t>גם המשפחה לא מחליטה. "את</w:t>
      </w:r>
      <w:r>
        <w:rPr>
          <w:rFonts w:hint="cs"/>
          <w:rtl/>
        </w:rPr>
        <w:t>ה</w:t>
      </w:r>
      <w:r w:rsidR="0075576A">
        <w:rPr>
          <w:rFonts w:hint="cs"/>
          <w:rtl/>
        </w:rPr>
        <w:t xml:space="preserve"> </w:t>
      </w:r>
      <w:r w:rsidRPr="00CD067C">
        <w:rPr>
          <w:rFonts w:hint="cs"/>
          <w:rtl/>
        </w:rPr>
        <w:t xml:space="preserve">מכיר </w:t>
      </w:r>
      <w:r w:rsidR="0075576A">
        <w:rPr>
          <w:rFonts w:hint="cs"/>
          <w:rtl/>
        </w:rPr>
        <w:t xml:space="preserve">בכלל </w:t>
      </w:r>
      <w:r w:rsidRPr="00CD067C">
        <w:rPr>
          <w:rFonts w:hint="cs"/>
          <w:rtl/>
        </w:rPr>
        <w:t>את אחותי?"</w:t>
      </w:r>
    </w:p>
    <w:p w14:paraId="6C3884E1" w14:textId="77777777" w:rsidR="004627AB" w:rsidRPr="00CD067C" w:rsidRDefault="004627AB" w:rsidP="00250000">
      <w:pPr>
        <w:rPr>
          <w:rtl/>
        </w:rPr>
      </w:pPr>
      <w:r w:rsidRPr="00CD067C">
        <w:rPr>
          <w:rFonts w:hint="cs"/>
          <w:rtl/>
        </w:rPr>
        <w:t>"שמעתי עליה."</w:t>
      </w:r>
    </w:p>
    <w:p w14:paraId="4F4E8F18" w14:textId="77777777" w:rsidR="004627AB" w:rsidRPr="00CD067C" w:rsidRDefault="004627AB" w:rsidP="008C7F7D">
      <w:pPr>
        <w:rPr>
          <w:rtl/>
        </w:rPr>
      </w:pPr>
      <w:r>
        <w:rPr>
          <w:rFonts w:hint="cs"/>
          <w:rtl/>
        </w:rPr>
        <w:t>"אז אתה יכול</w:t>
      </w:r>
      <w:r w:rsidRPr="00CD067C">
        <w:rPr>
          <w:rFonts w:hint="cs"/>
          <w:rtl/>
        </w:rPr>
        <w:t xml:space="preserve"> לתאר לעצמך בדיוק </w:t>
      </w:r>
      <w:r w:rsidR="002C4415">
        <w:rPr>
          <w:rFonts w:hint="cs"/>
          <w:rtl/>
        </w:rPr>
        <w:t>איך החיים שלה יתפתחו, אילו שיאים של הצלחה והגשמה עצמית ופריחה עוד מחכים לה</w:t>
      </w:r>
      <w:r w:rsidRPr="00CD067C">
        <w:rPr>
          <w:rFonts w:hint="cs"/>
          <w:rtl/>
        </w:rPr>
        <w:t xml:space="preserve">. ואלכס </w:t>
      </w:r>
      <w:r w:rsidRPr="00CD067C">
        <w:rPr>
          <w:rtl/>
        </w:rPr>
        <w:t>–</w:t>
      </w:r>
      <w:r w:rsidRPr="00CD067C">
        <w:rPr>
          <w:rFonts w:hint="cs"/>
          <w:rtl/>
        </w:rPr>
        <w:t xml:space="preserve"> מה ייצא ממנו? </w:t>
      </w:r>
      <w:r w:rsidR="008C7F7D">
        <w:rPr>
          <w:rFonts w:hint="cs"/>
          <w:rtl/>
        </w:rPr>
        <w:t>לאן</w:t>
      </w:r>
      <w:r w:rsidRPr="00CD067C">
        <w:rPr>
          <w:rFonts w:hint="cs"/>
          <w:rtl/>
        </w:rPr>
        <w:t xml:space="preserve"> החיים שלו </w:t>
      </w:r>
      <w:r w:rsidR="008C7F7D">
        <w:rPr>
          <w:rFonts w:hint="cs"/>
          <w:rtl/>
        </w:rPr>
        <w:t>מובילים בכלל</w:t>
      </w:r>
      <w:r w:rsidRPr="00CD067C">
        <w:rPr>
          <w:rFonts w:hint="cs"/>
          <w:rtl/>
        </w:rPr>
        <w:t>?"</w:t>
      </w:r>
    </w:p>
    <w:p w14:paraId="13D4602A" w14:textId="50933B84" w:rsidR="004627AB" w:rsidRDefault="004627AB" w:rsidP="00250000">
      <w:pPr>
        <w:rPr>
          <w:rtl/>
        </w:rPr>
      </w:pPr>
      <w:r>
        <w:rPr>
          <w:rFonts w:hint="cs"/>
          <w:rtl/>
        </w:rPr>
        <w:t xml:space="preserve">"אני לא יודע," ארקדי </w:t>
      </w:r>
      <w:r w:rsidR="006356A4">
        <w:rPr>
          <w:rFonts w:hint="cs"/>
          <w:rtl/>
        </w:rPr>
        <w:t xml:space="preserve">אמר </w:t>
      </w:r>
      <w:r>
        <w:rPr>
          <w:rFonts w:hint="cs"/>
          <w:rtl/>
        </w:rPr>
        <w:t xml:space="preserve">ותפס שוב בכף ידו הקרה של אלכס. </w:t>
      </w:r>
      <w:r w:rsidR="00DA6852">
        <w:rPr>
          <w:rFonts w:hint="cs"/>
          <w:rtl/>
        </w:rPr>
        <w:t xml:space="preserve">חייה של </w:t>
      </w:r>
      <w:r w:rsidR="008B1B44">
        <w:rPr>
          <w:rFonts w:hint="cs"/>
          <w:rtl/>
        </w:rPr>
        <w:t>סופי</w:t>
      </w:r>
      <w:r w:rsidR="00DA6852">
        <w:rPr>
          <w:rFonts w:hint="cs"/>
          <w:rtl/>
        </w:rPr>
        <w:t xml:space="preserve">, על אף שהיו מלאי הישגים וסיפוק </w:t>
      </w:r>
      <w:r w:rsidR="00DA6852">
        <w:rPr>
          <w:rtl/>
        </w:rPr>
        <w:t>–</w:t>
      </w:r>
      <w:r w:rsidR="00DA6852">
        <w:rPr>
          <w:rFonts w:hint="cs"/>
          <w:rtl/>
        </w:rPr>
        <w:t xml:space="preserve"> החיים הקאנוניים בהתגלמותם </w:t>
      </w:r>
      <w:r w:rsidR="00DA6852">
        <w:rPr>
          <w:rtl/>
        </w:rPr>
        <w:t>–</w:t>
      </w:r>
      <w:r w:rsidR="00DA6852">
        <w:rPr>
          <w:rFonts w:hint="cs"/>
          <w:rtl/>
        </w:rPr>
        <w:t xml:space="preserve"> היו צפויים וברורים. ואילו אלכס, ברור היה לגמרי שחייו יהיו בלתי-קנוניים במידה המכסימלית, ובכל זאת בלתי-צפויים במידה כזאת שיהיו </w:t>
      </w:r>
      <w:r w:rsidR="00DA6852">
        <w:t>unmissable</w:t>
      </w:r>
      <w:r w:rsidR="00DA6852">
        <w:rPr>
          <w:rFonts w:hint="cs"/>
          <w:rtl/>
        </w:rPr>
        <w:t>, הכרחיים, שחובה לעברם איתו. ובכל זאת פעם אתר פעם ארקדי נמשך לחייו הקאנוניים וויתר על השתתפות בחייו עם אלכס. ו</w:t>
      </w:r>
      <w:r w:rsidR="00F06A3F">
        <w:rPr>
          <w:rFonts w:hint="cs"/>
          <w:rtl/>
        </w:rPr>
        <w:t>עכשיו</w:t>
      </w:r>
      <w:r w:rsidR="00DA6852">
        <w:rPr>
          <w:rFonts w:hint="cs"/>
          <w:rtl/>
        </w:rPr>
        <w:t xml:space="preserve"> מאוחר מדי.</w:t>
      </w:r>
    </w:p>
    <w:p w14:paraId="5579F9EE" w14:textId="052213C6" w:rsidR="004627AB" w:rsidRDefault="004627AB" w:rsidP="004E7DD4">
      <w:pPr>
        <w:rPr>
          <w:rtl/>
        </w:rPr>
      </w:pPr>
      <w:r>
        <w:rPr>
          <w:rFonts w:hint="cs"/>
          <w:rtl/>
        </w:rPr>
        <w:t>"איזו תועלת תצ</w:t>
      </w:r>
      <w:r w:rsidR="004E7DD4">
        <w:rPr>
          <w:rFonts w:hint="cs"/>
          <w:rtl/>
        </w:rPr>
        <w:t>מח</w:t>
      </w:r>
      <w:r>
        <w:rPr>
          <w:rFonts w:hint="cs"/>
          <w:rtl/>
        </w:rPr>
        <w:t xml:space="preserve"> ממנו למישהו בעולם הזה? צריך לחשוב גם על זה. צריך להפעיל </w:t>
      </w:r>
      <w:r w:rsidR="00DA6852">
        <w:rPr>
          <w:rFonts w:hint="cs"/>
          <w:rtl/>
        </w:rPr>
        <w:t>שיקול דעת ב</w:t>
      </w:r>
      <w:r>
        <w:rPr>
          <w:rFonts w:hint="cs"/>
          <w:rtl/>
        </w:rPr>
        <w:t>קור רוח." תיאו התנהג בבגרות רבה יותר מ</w:t>
      </w:r>
      <w:r w:rsidR="006D55C2">
        <w:rPr>
          <w:rFonts w:hint="cs"/>
          <w:rtl/>
        </w:rPr>
        <w:t xml:space="preserve">סטודנט לרפואה </w:t>
      </w:r>
      <w:r>
        <w:rPr>
          <w:rFonts w:hint="cs"/>
          <w:rtl/>
        </w:rPr>
        <w:t>ש</w:t>
      </w:r>
      <w:r w:rsidR="006D55C2">
        <w:rPr>
          <w:rFonts w:hint="cs"/>
          <w:rtl/>
        </w:rPr>
        <w:t xml:space="preserve">בנוסף לכל </w:t>
      </w:r>
      <w:r>
        <w:rPr>
          <w:rFonts w:hint="cs"/>
          <w:rtl/>
        </w:rPr>
        <w:t xml:space="preserve">מבוגר ממנו </w:t>
      </w:r>
      <w:r w:rsidR="00BF5D88">
        <w:rPr>
          <w:rFonts w:hint="cs"/>
          <w:rtl/>
        </w:rPr>
        <w:t>אולי בעשר שנים בערך</w:t>
      </w:r>
      <w:r>
        <w:rPr>
          <w:rFonts w:hint="cs"/>
          <w:rtl/>
        </w:rPr>
        <w:t xml:space="preserve">! וזה כלל לא הפתיע את תיאו, כל נסיבות חייו (והוא בהחלט ראוי לרכות שחש כלפי עצמו!) הובילו אותו לכך. </w:t>
      </w:r>
    </w:p>
    <w:p w14:paraId="43761506" w14:textId="34EF3243" w:rsidR="004627AB" w:rsidRDefault="003338E0" w:rsidP="008B13CC">
      <w:pPr>
        <w:rPr>
          <w:rtl/>
        </w:rPr>
      </w:pPr>
      <w:r>
        <w:rPr>
          <w:rFonts w:hint="cs"/>
          <w:rtl/>
        </w:rPr>
        <w:t xml:space="preserve">בשאר היום </w:t>
      </w:r>
      <w:r w:rsidR="004627AB">
        <w:rPr>
          <w:rFonts w:hint="cs"/>
          <w:rtl/>
        </w:rPr>
        <w:t xml:space="preserve">התהלך על קצות אצבעותיו סביב </w:t>
      </w:r>
      <w:r w:rsidR="008C7F7D">
        <w:rPr>
          <w:rFonts w:hint="cs"/>
          <w:rtl/>
        </w:rPr>
        <w:t>קולין ו</w:t>
      </w:r>
      <w:r w:rsidR="004627AB">
        <w:rPr>
          <w:rFonts w:hint="cs"/>
          <w:rtl/>
        </w:rPr>
        <w:t xml:space="preserve">הוריו </w:t>
      </w:r>
      <w:r w:rsidR="008C7F7D">
        <w:rPr>
          <w:rFonts w:hint="cs"/>
          <w:rtl/>
        </w:rPr>
        <w:t>[</w:t>
      </w:r>
      <w:r w:rsidR="004627AB">
        <w:rPr>
          <w:rFonts w:hint="cs"/>
          <w:rtl/>
        </w:rPr>
        <w:t>הדוויים ו</w:t>
      </w:r>
      <w:r w:rsidR="008C7F7D">
        <w:rPr>
          <w:rFonts w:hint="cs"/>
          <w:rtl/>
        </w:rPr>
        <w:t xml:space="preserve">] </w:t>
      </w:r>
      <w:r w:rsidR="004627AB">
        <w:rPr>
          <w:rFonts w:hint="cs"/>
          <w:rtl/>
        </w:rPr>
        <w:t>מוכי היגון</w:t>
      </w:r>
      <w:r w:rsidR="00526C28">
        <w:rPr>
          <w:rFonts w:hint="cs"/>
          <w:rtl/>
        </w:rPr>
        <w:t>, הדודה ומשפחתה ו</w:t>
      </w:r>
      <w:r w:rsidR="008B13CC">
        <w:rPr>
          <w:rFonts w:hint="cs"/>
          <w:rtl/>
        </w:rPr>
        <w:t>ה</w:t>
      </w:r>
      <w:r w:rsidR="00526C28">
        <w:rPr>
          <w:rFonts w:hint="cs"/>
          <w:rtl/>
        </w:rPr>
        <w:t xml:space="preserve">ערב-רב </w:t>
      </w:r>
      <w:r w:rsidR="008B13CC">
        <w:rPr>
          <w:rFonts w:hint="cs"/>
          <w:rtl/>
        </w:rPr>
        <w:t>הזה של אנשים מהסוג שלא הכיר, עצמותיו</w:t>
      </w:r>
      <w:r w:rsidR="00526C28">
        <w:rPr>
          <w:rFonts w:hint="cs"/>
          <w:rtl/>
        </w:rPr>
        <w:t xml:space="preserve"> </w:t>
      </w:r>
      <w:r w:rsidR="008B13CC">
        <w:rPr>
          <w:rFonts w:hint="cs"/>
          <w:rtl/>
        </w:rPr>
        <w:t>נ</w:t>
      </w:r>
      <w:r w:rsidR="00526C28">
        <w:rPr>
          <w:rFonts w:hint="cs"/>
          <w:rtl/>
        </w:rPr>
        <w:t>חבק</w:t>
      </w:r>
      <w:r w:rsidR="008B13CC">
        <w:rPr>
          <w:rFonts w:hint="cs"/>
          <w:rtl/>
        </w:rPr>
        <w:t>ו</w:t>
      </w:r>
      <w:r w:rsidR="00526C28">
        <w:rPr>
          <w:rFonts w:hint="cs"/>
          <w:rtl/>
        </w:rPr>
        <w:t xml:space="preserve"> ושכמו נטפחה הרבה מעבר </w:t>
      </w:r>
      <w:r w:rsidR="008B13CC">
        <w:rPr>
          <w:rFonts w:hint="cs"/>
          <w:rtl/>
        </w:rPr>
        <w:t>לכושר עמידותו [</w:t>
      </w:r>
      <w:r w:rsidR="00526C28">
        <w:rPr>
          <w:rFonts w:hint="cs"/>
          <w:rtl/>
        </w:rPr>
        <w:t>ל</w:t>
      </w:r>
      <w:r w:rsidR="008B13CC">
        <w:rPr>
          <w:rFonts w:hint="cs"/>
          <w:rtl/>
        </w:rPr>
        <w:t>סבלנותו]</w:t>
      </w:r>
      <w:r w:rsidR="00526C28">
        <w:rPr>
          <w:rFonts w:hint="cs"/>
          <w:rtl/>
        </w:rPr>
        <w:t xml:space="preserve"> אבל </w:t>
      </w:r>
      <w:r w:rsidR="008B13CC">
        <w:rPr>
          <w:rFonts w:hint="cs"/>
          <w:rtl/>
        </w:rPr>
        <w:t>הוא העמיד פנים שהם קהל שבא לברכו בתום הקונצרט ו</w:t>
      </w:r>
      <w:r w:rsidR="00526C28">
        <w:rPr>
          <w:rFonts w:hint="cs"/>
          <w:rtl/>
        </w:rPr>
        <w:t>נשא</w:t>
      </w:r>
      <w:r w:rsidR="00483BB1">
        <w:rPr>
          <w:rFonts w:hint="cs"/>
          <w:rtl/>
        </w:rPr>
        <w:t xml:space="preserve"> הכול </w:t>
      </w:r>
      <w:r w:rsidR="00526C28">
        <w:rPr>
          <w:rFonts w:hint="cs"/>
          <w:rtl/>
        </w:rPr>
        <w:t xml:space="preserve">בגבורה, </w:t>
      </w:r>
      <w:r w:rsidR="008B13CC">
        <w:rPr>
          <w:rFonts w:hint="cs"/>
          <w:rtl/>
        </w:rPr>
        <w:t xml:space="preserve">הוא </w:t>
      </w:r>
      <w:r w:rsidR="00526C28">
        <w:rPr>
          <w:rFonts w:hint="cs"/>
          <w:rtl/>
        </w:rPr>
        <w:t xml:space="preserve">הולעט והושקה </w:t>
      </w:r>
      <w:r w:rsidR="008B13CC">
        <w:rPr>
          <w:rFonts w:hint="cs"/>
          <w:rtl/>
        </w:rPr>
        <w:t xml:space="preserve">ונאהד והוכל </w:t>
      </w:r>
      <w:r w:rsidR="004627AB">
        <w:rPr>
          <w:rFonts w:hint="cs"/>
          <w:rtl/>
        </w:rPr>
        <w:t>ורק בערב שב לדירה השוממה.</w:t>
      </w:r>
    </w:p>
    <w:p w14:paraId="241160CC" w14:textId="575280D4" w:rsidR="008B13CC" w:rsidRDefault="004627AB" w:rsidP="008C7F7D">
      <w:pPr>
        <w:rPr>
          <w:rtl/>
        </w:rPr>
      </w:pPr>
      <w:r>
        <w:rPr>
          <w:rFonts w:hint="cs"/>
          <w:rtl/>
        </w:rPr>
        <w:t>תיאו היה עייף</w:t>
      </w:r>
      <w:r w:rsidR="003338E0">
        <w:rPr>
          <w:rFonts w:hint="cs"/>
          <w:rtl/>
        </w:rPr>
        <w:t>,</w:t>
      </w:r>
      <w:r>
        <w:rPr>
          <w:rFonts w:hint="cs"/>
          <w:rtl/>
        </w:rPr>
        <w:t xml:space="preserve"> אבל במקום לה</w:t>
      </w:r>
      <w:r w:rsidR="003338E0">
        <w:rPr>
          <w:rFonts w:hint="cs"/>
          <w:rtl/>
        </w:rPr>
        <w:t>י</w:t>
      </w:r>
      <w:r>
        <w:rPr>
          <w:rFonts w:hint="cs"/>
          <w:rtl/>
        </w:rPr>
        <w:t>כנס למיטתו הוא</w:t>
      </w:r>
      <w:r w:rsidR="003338E0">
        <w:rPr>
          <w:rFonts w:hint="cs"/>
          <w:rtl/>
        </w:rPr>
        <w:t xml:space="preserve"> </w:t>
      </w:r>
      <w:r>
        <w:rPr>
          <w:rFonts w:hint="cs"/>
          <w:rtl/>
        </w:rPr>
        <w:t xml:space="preserve">שוב נכנס לחדרו של אלכס, </w:t>
      </w:r>
      <w:r w:rsidR="007335DF">
        <w:rPr>
          <w:rFonts w:hint="cs"/>
          <w:rtl/>
        </w:rPr>
        <w:t xml:space="preserve">רק דבר אחד נצנץ בחדר החשוך </w:t>
      </w:r>
      <w:r w:rsidR="007335DF">
        <w:rPr>
          <w:rtl/>
        </w:rPr>
        <w:t>–</w:t>
      </w:r>
      <w:r w:rsidR="006B43AC">
        <w:rPr>
          <w:rFonts w:hint="cs"/>
          <w:rtl/>
        </w:rPr>
        <w:t xml:space="preserve"> היצול [???</w:t>
      </w:r>
      <w:r w:rsidR="007335DF">
        <w:rPr>
          <w:rFonts w:hint="cs"/>
          <w:rtl/>
        </w:rPr>
        <w:t xml:space="preserve"> / המתכת שמחזיקה / ש</w:t>
      </w:r>
      <w:r w:rsidR="006B43AC">
        <w:rPr>
          <w:rFonts w:hint="cs"/>
          <w:rtl/>
        </w:rPr>
        <w:t>] המחבר</w:t>
      </w:r>
      <w:r w:rsidR="007335DF">
        <w:rPr>
          <w:rFonts w:hint="cs"/>
          <w:rtl/>
        </w:rPr>
        <w:t xml:space="preserve"> את הגלגל לקרש בסקייטבורד הישן שלו ש</w:t>
      </w:r>
      <w:r w:rsidR="006B43AC">
        <w:rPr>
          <w:rFonts w:hint="cs"/>
          <w:rtl/>
        </w:rPr>
        <w:t xml:space="preserve">זנח </w:t>
      </w:r>
      <w:r w:rsidR="008C7F7D">
        <w:rPr>
          <w:rFonts w:hint="cs"/>
          <w:rtl/>
        </w:rPr>
        <w:t>לפני</w:t>
      </w:r>
      <w:r w:rsidR="006B43AC">
        <w:rPr>
          <w:rFonts w:hint="cs"/>
          <w:rtl/>
        </w:rPr>
        <w:t xml:space="preserve"> </w:t>
      </w:r>
      <w:r w:rsidR="007335DF">
        <w:rPr>
          <w:rFonts w:hint="cs"/>
          <w:rtl/>
        </w:rPr>
        <w:t xml:space="preserve">שנים. </w:t>
      </w:r>
      <w:r>
        <w:rPr>
          <w:rFonts w:hint="cs"/>
          <w:rtl/>
        </w:rPr>
        <w:t xml:space="preserve">המיטה </w:t>
      </w:r>
      <w:r w:rsidR="001C5A04">
        <w:rPr>
          <w:rFonts w:hint="cs"/>
          <w:rtl/>
        </w:rPr>
        <w:t>הייתה</w:t>
      </w:r>
      <w:r>
        <w:rPr>
          <w:rFonts w:hint="cs"/>
          <w:rtl/>
        </w:rPr>
        <w:t xml:space="preserve"> סתורה כפי ש</w:t>
      </w:r>
      <w:r w:rsidR="006B43AC">
        <w:rPr>
          <w:rFonts w:hint="cs"/>
          <w:rtl/>
        </w:rPr>
        <w:t xml:space="preserve">תיאו </w:t>
      </w:r>
      <w:r>
        <w:rPr>
          <w:rFonts w:hint="cs"/>
          <w:rtl/>
        </w:rPr>
        <w:t xml:space="preserve">עזב אותה בבוקר. הוא התיישב על הסקייטבורד והיה לבדו בדירה האפלה. </w:t>
      </w:r>
    </w:p>
    <w:p w14:paraId="49BB2EE0" w14:textId="77777777" w:rsidR="004627AB" w:rsidRDefault="004627AB" w:rsidP="008C7F7D">
      <w:pPr>
        <w:rPr>
          <w:rtl/>
        </w:rPr>
      </w:pPr>
      <w:r>
        <w:rPr>
          <w:rFonts w:hint="cs"/>
          <w:rtl/>
        </w:rPr>
        <w:t xml:space="preserve">למה בעצם לוותר על אחד מהם? למה לא שניהם מבריאים, שניהם כרגיל? </w:t>
      </w:r>
    </w:p>
    <w:p w14:paraId="2D022D21" w14:textId="44B74EC7" w:rsidR="004627AB" w:rsidRDefault="004627AB" w:rsidP="008C7F7D">
      <w:pPr>
        <w:rPr>
          <w:rtl/>
        </w:rPr>
      </w:pPr>
      <w:r>
        <w:rPr>
          <w:rFonts w:hint="cs"/>
          <w:rtl/>
        </w:rPr>
        <w:t xml:space="preserve">אולי כי </w:t>
      </w:r>
      <w:r w:rsidR="006B43AC">
        <w:rPr>
          <w:rFonts w:hint="cs"/>
          <w:rtl/>
        </w:rPr>
        <w:t>ב</w:t>
      </w:r>
      <w:r>
        <w:rPr>
          <w:rFonts w:hint="cs"/>
          <w:rtl/>
        </w:rPr>
        <w:t xml:space="preserve">משפחות </w:t>
      </w:r>
      <w:r w:rsidR="0007458E">
        <w:rPr>
          <w:rFonts w:hint="cs"/>
          <w:rtl/>
        </w:rPr>
        <w:t>מסוימ</w:t>
      </w:r>
      <w:r>
        <w:rPr>
          <w:rFonts w:hint="cs"/>
          <w:rtl/>
        </w:rPr>
        <w:t xml:space="preserve">ות </w:t>
      </w:r>
      <w:r w:rsidR="008C7F7D">
        <w:rPr>
          <w:rFonts w:hint="cs"/>
          <w:rtl/>
        </w:rPr>
        <w:t>קיימים</w:t>
      </w:r>
      <w:r>
        <w:rPr>
          <w:rFonts w:hint="cs"/>
          <w:rtl/>
        </w:rPr>
        <w:t xml:space="preserve"> ילדים</w:t>
      </w:r>
      <w:r w:rsidR="00C90C6C">
        <w:rPr>
          <w:rFonts w:hint="cs"/>
          <w:rtl/>
        </w:rPr>
        <w:t xml:space="preserve"> מאוד </w:t>
      </w:r>
      <w:r w:rsidR="0007458E">
        <w:rPr>
          <w:rFonts w:hint="cs"/>
          <w:rtl/>
        </w:rPr>
        <w:t>מסוימ</w:t>
      </w:r>
      <w:r>
        <w:rPr>
          <w:rFonts w:hint="cs"/>
          <w:rtl/>
        </w:rPr>
        <w:t xml:space="preserve">ים (תיאו הזיל דמעה) </w:t>
      </w:r>
      <w:r w:rsidR="008C7F7D">
        <w:rPr>
          <w:rFonts w:hint="cs"/>
          <w:rtl/>
        </w:rPr>
        <w:t>ש</w:t>
      </w:r>
      <w:r>
        <w:rPr>
          <w:rFonts w:hint="cs"/>
          <w:rtl/>
        </w:rPr>
        <w:t>יודעים שאי אפשר ל</w:t>
      </w:r>
      <w:r w:rsidR="008C7F7D">
        <w:rPr>
          <w:rFonts w:hint="cs"/>
          <w:rtl/>
        </w:rPr>
        <w:t>דרוש</w:t>
      </w:r>
      <w:r>
        <w:rPr>
          <w:rFonts w:hint="cs"/>
          <w:rtl/>
        </w:rPr>
        <w:t xml:space="preserve"> יותר מדי.</w:t>
      </w:r>
    </w:p>
    <w:p w14:paraId="478A1817" w14:textId="265AE158" w:rsidR="00DA0778" w:rsidRDefault="008C7F7D" w:rsidP="00F129F3">
      <w:pPr>
        <w:rPr>
          <w:rtl/>
        </w:rPr>
      </w:pPr>
      <w:r>
        <w:rPr>
          <w:rFonts w:hint="cs"/>
          <w:rtl/>
        </w:rPr>
        <w:t>הוא</w:t>
      </w:r>
      <w:r w:rsidR="00DA0778">
        <w:rPr>
          <w:rFonts w:hint="cs"/>
          <w:rtl/>
        </w:rPr>
        <w:t xml:space="preserve"> גרר איתו את הסקייטבורד לחדרו. כשעלו </w:t>
      </w:r>
      <w:r w:rsidR="00E433B3">
        <w:rPr>
          <w:rFonts w:hint="cs"/>
          <w:rtl/>
        </w:rPr>
        <w:t xml:space="preserve">ארצה עמדה בפניו בחירת החדר </w:t>
      </w:r>
      <w:r w:rsidR="00E433B3">
        <w:rPr>
          <w:rtl/>
        </w:rPr>
        <w:t>–</w:t>
      </w:r>
      <w:r w:rsidR="00F129F3">
        <w:rPr>
          <w:rFonts w:hint="cs"/>
          <w:rtl/>
        </w:rPr>
        <w:t xml:space="preserve"> של מארק או של אלכס,</w:t>
      </w:r>
      <w:r w:rsidR="00E433B3">
        <w:rPr>
          <w:rFonts w:hint="cs"/>
          <w:rtl/>
        </w:rPr>
        <w:t xml:space="preserve"> </w:t>
      </w:r>
      <w:r w:rsidR="00F129F3">
        <w:rPr>
          <w:rFonts w:hint="cs"/>
          <w:rtl/>
        </w:rPr>
        <w:t>ו</w:t>
      </w:r>
      <w:r w:rsidR="00E433B3">
        <w:rPr>
          <w:rFonts w:hint="cs"/>
          <w:rtl/>
        </w:rPr>
        <w:t>ה</w:t>
      </w:r>
      <w:r w:rsidR="006B43AC">
        <w:rPr>
          <w:rFonts w:hint="cs"/>
          <w:rtl/>
        </w:rPr>
        <w:t xml:space="preserve">וא בחר את של מארק כמובן כי </w:t>
      </w:r>
      <w:r w:rsidR="00E433B3">
        <w:rPr>
          <w:rFonts w:hint="cs"/>
          <w:rtl/>
        </w:rPr>
        <w:t>היה גדול יותר ובעל שני חלונות.</w:t>
      </w:r>
      <w:r w:rsidR="00E475EA">
        <w:rPr>
          <w:rFonts w:hint="cs"/>
          <w:rtl/>
        </w:rPr>
        <w:t xml:space="preserve"> </w:t>
      </w:r>
      <w:r w:rsidR="00F129F3">
        <w:rPr>
          <w:rFonts w:hint="cs"/>
          <w:rtl/>
        </w:rPr>
        <w:t>מארק עצמו</w:t>
      </w:r>
      <w:r w:rsidR="00E475EA">
        <w:rPr>
          <w:rFonts w:hint="cs"/>
          <w:rtl/>
        </w:rPr>
        <w:t xml:space="preserve"> היה דחוק כרגע בוודאי במושב צפוף עבור גופו המגודל, בדרכו הביתה</w:t>
      </w:r>
      <w:r w:rsidR="00F129F3">
        <w:rPr>
          <w:rFonts w:hint="cs"/>
          <w:rtl/>
        </w:rPr>
        <w:t>, ותיאו נשכב במיטת נעוריו הישנה, בלי להתכסות</w:t>
      </w:r>
      <w:r w:rsidR="00E475EA">
        <w:rPr>
          <w:rFonts w:hint="cs"/>
          <w:rtl/>
        </w:rPr>
        <w:t xml:space="preserve">. במשך כל היום האביס </w:t>
      </w:r>
      <w:r w:rsidR="00F129F3">
        <w:rPr>
          <w:rFonts w:hint="cs"/>
          <w:rtl/>
        </w:rPr>
        <w:t xml:space="preserve">את </w:t>
      </w:r>
      <w:r w:rsidR="00E475EA">
        <w:rPr>
          <w:rFonts w:hint="cs"/>
          <w:rtl/>
        </w:rPr>
        <w:t>עצמו עד בחילה במיני מתיקה</w:t>
      </w:r>
      <w:r w:rsidR="00F129F3">
        <w:rPr>
          <w:rFonts w:hint="cs"/>
          <w:rtl/>
        </w:rPr>
        <w:t xml:space="preserve"> </w:t>
      </w:r>
      <w:r w:rsidR="00056A71">
        <w:rPr>
          <w:rFonts w:hint="cs"/>
          <w:rtl/>
        </w:rPr>
        <w:t>(בכח מתעלם מהחיידקים הנוראים ששייטו ב</w:t>
      </w:r>
      <w:r w:rsidR="004C59E0">
        <w:rPr>
          <w:rFonts w:hint="cs"/>
          <w:rtl/>
        </w:rPr>
        <w:t>אוויר</w:t>
      </w:r>
      <w:r w:rsidR="00056A71">
        <w:rPr>
          <w:rFonts w:hint="cs"/>
          <w:rtl/>
        </w:rPr>
        <w:t xml:space="preserve">) </w:t>
      </w:r>
      <w:r w:rsidR="00F129F3">
        <w:rPr>
          <w:rFonts w:hint="cs"/>
          <w:rtl/>
        </w:rPr>
        <w:t>ולכן לא הבין מהו אותו נוזל מר וצמיגי שהשתכשך בתוכו.</w:t>
      </w:r>
    </w:p>
    <w:p w14:paraId="17CB00AD" w14:textId="77777777" w:rsidR="004627AB" w:rsidRDefault="000D242E" w:rsidP="00250000">
      <w:pPr>
        <w:rPr>
          <w:rtl/>
        </w:rPr>
      </w:pPr>
      <w:r>
        <w:rPr>
          <w:rFonts w:hint="cs"/>
          <w:rtl/>
        </w:rPr>
        <w:t xml:space="preserve">לפתע </w:t>
      </w:r>
      <w:r w:rsidR="004627AB">
        <w:rPr>
          <w:rFonts w:hint="cs"/>
          <w:rtl/>
        </w:rPr>
        <w:t>התעורר. לא עברה שעה מאז נרדם. הוא התיישב בחזקה במיטתו.</w:t>
      </w:r>
    </w:p>
    <w:p w14:paraId="61E5A9EA" w14:textId="77777777" w:rsidR="004627AB" w:rsidRDefault="004627AB" w:rsidP="00250000">
      <w:pPr>
        <w:rPr>
          <w:rtl/>
        </w:rPr>
      </w:pPr>
      <w:r>
        <w:rPr>
          <w:rFonts w:hint="cs"/>
          <w:rtl/>
        </w:rPr>
        <w:t>מבוהל.</w:t>
      </w:r>
    </w:p>
    <w:p w14:paraId="42B45145" w14:textId="77777777" w:rsidR="004627AB" w:rsidRDefault="004627AB" w:rsidP="00250000">
      <w:pPr>
        <w:rPr>
          <w:rtl/>
        </w:rPr>
      </w:pPr>
      <w:r>
        <w:rPr>
          <w:rFonts w:hint="cs"/>
          <w:rtl/>
        </w:rPr>
        <w:t>הו תיאו, הו תיאו</w:t>
      </w:r>
    </w:p>
    <w:p w14:paraId="1A9EA70D" w14:textId="77777777" w:rsidR="004627AB" w:rsidRDefault="004627AB" w:rsidP="00250000">
      <w:pPr>
        <w:rPr>
          <w:rtl/>
        </w:rPr>
      </w:pPr>
      <w:r>
        <w:rPr>
          <w:rFonts w:hint="cs"/>
          <w:rtl/>
        </w:rPr>
        <w:t>מפוחד.</w:t>
      </w:r>
    </w:p>
    <w:p w14:paraId="537B4F2D" w14:textId="77777777" w:rsidR="004627AB" w:rsidRDefault="004627AB" w:rsidP="00250000">
      <w:pPr>
        <w:rPr>
          <w:rtl/>
        </w:rPr>
      </w:pPr>
      <w:r>
        <w:rPr>
          <w:rFonts w:hint="cs"/>
          <w:rtl/>
        </w:rPr>
        <w:t>הוא התיישב במיטתו מודע לראשונה בחייו לנוכחותו של איבר ששמו המפורש עורר בו חלחלה.</w:t>
      </w:r>
    </w:p>
    <w:p w14:paraId="3C9946B1" w14:textId="77777777" w:rsidR="004627AB" w:rsidRDefault="004627AB" w:rsidP="00250000">
      <w:pPr>
        <w:rPr>
          <w:rtl/>
        </w:rPr>
      </w:pPr>
      <w:r>
        <w:rPr>
          <w:rFonts w:hint="cs"/>
          <w:rtl/>
        </w:rPr>
        <w:t>הוא התיישב לפנות בוקר במיטתו, לראשונה בחייו מודע לאותו איבר בגופו ממנו התירא, ממנו התעלם, ממנו נס. על טרצות, על קוורטות הוא נס.</w:t>
      </w:r>
    </w:p>
    <w:p w14:paraId="5F39C9DE" w14:textId="77777777" w:rsidR="004627AB" w:rsidRDefault="004627AB" w:rsidP="000D242E">
      <w:pPr>
        <w:rPr>
          <w:rtl/>
        </w:rPr>
      </w:pPr>
      <w:r>
        <w:rPr>
          <w:rFonts w:hint="cs"/>
          <w:rtl/>
        </w:rPr>
        <w:t xml:space="preserve">הוא התיישב במיטתו מודע לשטח פניו של האיבר העצום, לכושר בליעתו האימתני, לשיניו הטוחנות באדישות כנף שבורה </w:t>
      </w:r>
      <w:r>
        <w:rPr>
          <w:rtl/>
        </w:rPr>
        <w:t>–</w:t>
      </w:r>
      <w:r>
        <w:rPr>
          <w:rFonts w:hint="cs"/>
          <w:rtl/>
        </w:rPr>
        <w:t xml:space="preserve"> אותה כנף שטיפח שנים על גבי שנים, ש</w:t>
      </w:r>
      <w:r w:rsidR="000D242E">
        <w:rPr>
          <w:rFonts w:hint="cs"/>
          <w:rtl/>
        </w:rPr>
        <w:t xml:space="preserve">בה </w:t>
      </w:r>
      <w:r>
        <w:rPr>
          <w:rFonts w:hint="cs"/>
          <w:rtl/>
        </w:rPr>
        <w:t xml:space="preserve">תלה את כל תקוותיו, הכנף שעליה ינסוק לגבהים. </w:t>
      </w:r>
    </w:p>
    <w:p w14:paraId="4702341F" w14:textId="77777777" w:rsidR="004627AB" w:rsidRDefault="004627AB" w:rsidP="00250000">
      <w:pPr>
        <w:rPr>
          <w:rtl/>
        </w:rPr>
      </w:pPr>
      <w:r>
        <w:rPr>
          <w:rFonts w:hint="cs"/>
          <w:rtl/>
        </w:rPr>
        <w:lastRenderedPageBreak/>
        <w:t>הוא התיישב במיטתו מודע לראשונה בחייו לבדידותו.</w:t>
      </w:r>
    </w:p>
    <w:p w14:paraId="3A96675F" w14:textId="66BF04EC" w:rsidR="004627AB" w:rsidRDefault="00872782" w:rsidP="00872782">
      <w:pPr>
        <w:rPr>
          <w:rtl/>
        </w:rPr>
      </w:pPr>
      <w:r>
        <w:rPr>
          <w:rFonts w:hint="cs"/>
          <w:rtl/>
        </w:rPr>
        <w:t xml:space="preserve">זה </w:t>
      </w:r>
      <w:r w:rsidR="004627AB">
        <w:rPr>
          <w:rFonts w:hint="cs"/>
          <w:rtl/>
        </w:rPr>
        <w:t xml:space="preserve">היה רגע שקט ודקיק, </w:t>
      </w:r>
      <w:r w:rsidR="009C07FF">
        <w:rPr>
          <w:rFonts w:hint="cs"/>
          <w:rtl/>
        </w:rPr>
        <w:t>ש</w:t>
      </w:r>
      <w:r w:rsidR="00F129F3">
        <w:rPr>
          <w:rFonts w:hint="cs"/>
          <w:rtl/>
        </w:rPr>
        <w:t>ב</w:t>
      </w:r>
      <w:r w:rsidR="009F130B">
        <w:rPr>
          <w:rFonts w:hint="cs"/>
          <w:rtl/>
        </w:rPr>
        <w:t>קרבו</w:t>
      </w:r>
      <w:r w:rsidR="00F129F3">
        <w:rPr>
          <w:rFonts w:hint="cs"/>
          <w:rtl/>
        </w:rPr>
        <w:t xml:space="preserve"> [</w:t>
      </w:r>
      <w:r w:rsidR="004627AB">
        <w:rPr>
          <w:rFonts w:hint="cs"/>
          <w:rtl/>
        </w:rPr>
        <w:t>ובתוכו</w:t>
      </w:r>
      <w:r w:rsidR="00F129F3">
        <w:rPr>
          <w:rFonts w:hint="cs"/>
          <w:rtl/>
        </w:rPr>
        <w:t>]</w:t>
      </w:r>
      <w:r w:rsidR="009C07FF">
        <w:rPr>
          <w:rFonts w:hint="cs"/>
          <w:rtl/>
        </w:rPr>
        <w:t xml:space="preserve"> מהדהד</w:t>
      </w:r>
      <w:r w:rsidR="004627AB">
        <w:rPr>
          <w:rFonts w:hint="cs"/>
          <w:rtl/>
        </w:rPr>
        <w:t xml:space="preserve"> קולו של ילדון נבון שמשתדל לא לבכות באמצע הלילה.</w:t>
      </w:r>
    </w:p>
    <w:p w14:paraId="370886BF" w14:textId="77777777" w:rsidR="004627AB" w:rsidRDefault="004627AB" w:rsidP="00250000">
      <w:pPr>
        <w:rPr>
          <w:rtl/>
        </w:rPr>
      </w:pPr>
      <w:r>
        <w:rPr>
          <w:rFonts w:hint="cs"/>
          <w:rtl/>
        </w:rPr>
        <w:t>ובדידותו צמחה והשתרגה דרכו כמו סולמות הממתינים בדממה לרגע שבו ינוגנו, בדידותו נשזרה דרכו כענפים שכל תויהם נשרו מהם, הסתעפה דרכו כמשבי רוח כבדים ומזוהמים, התפצלה כפלגי מים עמוסי פסולת,</w:t>
      </w:r>
      <w:r w:rsidR="00872782">
        <w:rPr>
          <w:rFonts w:hint="cs"/>
          <w:rtl/>
        </w:rPr>
        <w:t xml:space="preserve"> עמוסי רגעים שבהם לא נוגנו ו</w:t>
      </w:r>
      <w:r>
        <w:rPr>
          <w:rFonts w:hint="cs"/>
          <w:rtl/>
        </w:rPr>
        <w:t>הפסולת נערמ</w:t>
      </w:r>
      <w:r w:rsidR="00947FCB">
        <w:rPr>
          <w:rFonts w:hint="cs"/>
          <w:rtl/>
        </w:rPr>
        <w:t>ת</w:t>
      </w:r>
      <w:r>
        <w:rPr>
          <w:rFonts w:hint="cs"/>
          <w:rtl/>
        </w:rPr>
        <w:t xml:space="preserve"> ונצבר</w:t>
      </w:r>
      <w:r w:rsidR="00947FCB">
        <w:rPr>
          <w:rFonts w:hint="cs"/>
          <w:rtl/>
        </w:rPr>
        <w:t>ת</w:t>
      </w:r>
      <w:r>
        <w:rPr>
          <w:rFonts w:hint="cs"/>
          <w:rtl/>
        </w:rPr>
        <w:t xml:space="preserve">, </w:t>
      </w:r>
      <w:r w:rsidR="009C07FF">
        <w:rPr>
          <w:rFonts w:hint="cs"/>
          <w:rtl/>
        </w:rPr>
        <w:t>[</w:t>
      </w:r>
      <w:r>
        <w:rPr>
          <w:rFonts w:hint="cs"/>
          <w:rtl/>
        </w:rPr>
        <w:t>צולבת ב</w:t>
      </w:r>
      <w:r w:rsidR="009C07FF">
        <w:rPr>
          <w:rFonts w:hint="cs"/>
          <w:rtl/>
        </w:rPr>
        <w:t xml:space="preserve">] מגרשת מבין </w:t>
      </w:r>
      <w:r>
        <w:rPr>
          <w:rFonts w:hint="cs"/>
          <w:rtl/>
        </w:rPr>
        <w:t xml:space="preserve">אצבעותיו המכווצות </w:t>
      </w:r>
      <w:r w:rsidR="00947FCB">
        <w:rPr>
          <w:rFonts w:hint="cs"/>
          <w:rtl/>
        </w:rPr>
        <w:t xml:space="preserve">[??] </w:t>
      </w:r>
      <w:r>
        <w:rPr>
          <w:rFonts w:hint="cs"/>
          <w:rtl/>
        </w:rPr>
        <w:t>להבות עמומות רחוקות ונכבות.</w:t>
      </w:r>
    </w:p>
    <w:p w14:paraId="5D26220E" w14:textId="74F9DBAB" w:rsidR="004627AB" w:rsidRDefault="004627AB" w:rsidP="00250000">
      <w:pPr>
        <w:rPr>
          <w:rtl/>
        </w:rPr>
      </w:pPr>
      <w:r>
        <w:rPr>
          <w:rFonts w:hint="cs"/>
          <w:rtl/>
        </w:rPr>
        <w:t xml:space="preserve">ובדידותו חוררה וריד </w:t>
      </w:r>
      <w:r w:rsidR="00271F95">
        <w:rPr>
          <w:rFonts w:hint="cs"/>
          <w:rtl/>
        </w:rPr>
        <w:t>צוואר</w:t>
      </w:r>
      <w:r>
        <w:rPr>
          <w:rFonts w:hint="cs"/>
          <w:rtl/>
        </w:rPr>
        <w:t xml:space="preserve">, בדידותו צינררה </w:t>
      </w:r>
      <w:r>
        <w:t>vena cava</w:t>
      </w:r>
      <w:r>
        <w:rPr>
          <w:rFonts w:hint="cs"/>
          <w:rtl/>
        </w:rPr>
        <w:t>.</w:t>
      </w:r>
    </w:p>
    <w:p w14:paraId="1AF556AB" w14:textId="5D9AB93F" w:rsidR="004627AB" w:rsidRDefault="004627AB" w:rsidP="00250000">
      <w:pPr>
        <w:rPr>
          <w:rtl/>
        </w:rPr>
      </w:pPr>
      <w:r>
        <w:rPr>
          <w:rFonts w:hint="cs"/>
          <w:rtl/>
        </w:rPr>
        <w:t>ו</w:t>
      </w:r>
      <w:r w:rsidR="004C59E0">
        <w:rPr>
          <w:rFonts w:hint="cs"/>
          <w:rtl/>
        </w:rPr>
        <w:t>פתאום</w:t>
      </w:r>
      <w:r>
        <w:rPr>
          <w:rFonts w:hint="cs"/>
          <w:rtl/>
        </w:rPr>
        <w:t xml:space="preserve"> כל חושיו נדרכו </w:t>
      </w:r>
      <w:r>
        <w:rPr>
          <w:rtl/>
        </w:rPr>
        <w:t>–</w:t>
      </w:r>
      <w:r>
        <w:rPr>
          <w:rFonts w:hint="cs"/>
          <w:rtl/>
        </w:rPr>
        <w:t xml:space="preserve"> אלכס!</w:t>
      </w:r>
    </w:p>
    <w:p w14:paraId="510AA0F5" w14:textId="30C114B5" w:rsidR="004627AB" w:rsidRDefault="00F06A3F" w:rsidP="00250000">
      <w:pPr>
        <w:rPr>
          <w:rtl/>
        </w:rPr>
      </w:pPr>
      <w:r>
        <w:rPr>
          <w:rFonts w:hint="cs"/>
          <w:rtl/>
        </w:rPr>
        <w:t>עכשיו</w:t>
      </w:r>
      <w:r w:rsidR="004627AB">
        <w:rPr>
          <w:rFonts w:hint="cs"/>
          <w:rtl/>
        </w:rPr>
        <w:t xml:space="preserve">, </w:t>
      </w:r>
      <w:r>
        <w:rPr>
          <w:rFonts w:hint="cs"/>
          <w:rtl/>
        </w:rPr>
        <w:t>עכשיו</w:t>
      </w:r>
      <w:r w:rsidR="004627AB">
        <w:rPr>
          <w:rFonts w:hint="cs"/>
          <w:rtl/>
        </w:rPr>
        <w:t xml:space="preserve"> זה ייוודע. אלכס מת או שהוא חי.</w:t>
      </w:r>
    </w:p>
    <w:p w14:paraId="1FCDB1BF" w14:textId="77777777" w:rsidR="004627AB" w:rsidRDefault="004627AB" w:rsidP="00250000">
      <w:pPr>
        <w:rPr>
          <w:rtl/>
        </w:rPr>
      </w:pPr>
      <w:r>
        <w:rPr>
          <w:rFonts w:hint="cs"/>
          <w:rtl/>
        </w:rPr>
        <w:t xml:space="preserve">ולתיאו אין מושג איזה משניהם. </w:t>
      </w:r>
    </w:p>
    <w:p w14:paraId="31289E97" w14:textId="77777777" w:rsidR="004627AB" w:rsidRDefault="004627AB" w:rsidP="00250000">
      <w:pPr>
        <w:rPr>
          <w:rtl/>
        </w:rPr>
      </w:pPr>
      <w:r w:rsidRPr="00CD067C">
        <w:rPr>
          <w:rtl/>
        </w:rPr>
        <w:t>א</w:t>
      </w:r>
      <w:r>
        <w:rPr>
          <w:rFonts w:hint="cs"/>
          <w:rtl/>
        </w:rPr>
        <w:t>יך זה ייתכן</w:t>
      </w:r>
      <w:r w:rsidRPr="00CD067C">
        <w:rPr>
          <w:rtl/>
        </w:rPr>
        <w:t>?</w:t>
      </w:r>
    </w:p>
    <w:p w14:paraId="7E58D527" w14:textId="77777777" w:rsidR="004627AB" w:rsidRDefault="004627AB" w:rsidP="00250000">
      <w:pPr>
        <w:rPr>
          <w:rtl/>
        </w:rPr>
      </w:pPr>
      <w:r>
        <w:rPr>
          <w:rFonts w:hint="cs"/>
          <w:rtl/>
        </w:rPr>
        <w:t>זה ייתכן, כי תיאו</w:t>
      </w:r>
      <w:r w:rsidRPr="00CD067C">
        <w:rPr>
          <w:rtl/>
        </w:rPr>
        <w:t xml:space="preserve"> </w:t>
      </w:r>
      <w:r>
        <w:rPr>
          <w:rFonts w:hint="cs"/>
          <w:rtl/>
        </w:rPr>
        <w:t>השתיק</w:t>
      </w:r>
      <w:r w:rsidRPr="00CD067C">
        <w:rPr>
          <w:rtl/>
        </w:rPr>
        <w:t xml:space="preserve"> את הטלפון הנייד של</w:t>
      </w:r>
      <w:r w:rsidRPr="00CD067C">
        <w:rPr>
          <w:rFonts w:hint="cs"/>
          <w:rtl/>
        </w:rPr>
        <w:t>ו</w:t>
      </w:r>
      <w:r>
        <w:rPr>
          <w:rFonts w:hint="cs"/>
          <w:rtl/>
        </w:rPr>
        <w:t>,</w:t>
      </w:r>
      <w:r w:rsidRPr="00CD067C">
        <w:rPr>
          <w:rtl/>
        </w:rPr>
        <w:t xml:space="preserve"> גם את הרטט ושם אותו בכיס ולא מוצי</w:t>
      </w:r>
      <w:r w:rsidRPr="00CD067C">
        <w:rPr>
          <w:rFonts w:hint="cs"/>
          <w:rtl/>
        </w:rPr>
        <w:t>א</w:t>
      </w:r>
      <w:r w:rsidRPr="00CD067C">
        <w:rPr>
          <w:rtl/>
        </w:rPr>
        <w:t xml:space="preserve"> בשום פנים ואופן אפילו לא </w:t>
      </w:r>
      <w:r>
        <w:rPr>
          <w:rFonts w:hint="cs"/>
          <w:rtl/>
        </w:rPr>
        <w:t xml:space="preserve">כדי </w:t>
      </w:r>
      <w:r w:rsidRPr="00CD067C">
        <w:rPr>
          <w:rtl/>
        </w:rPr>
        <w:t xml:space="preserve">לשחק איזה משחק קטן. כלום. זה הטלפון שהמספר שלו כתוב בעט אדום על העמוד הראשון של תיק האישפוז המתעבה והולך של </w:t>
      </w:r>
      <w:r w:rsidRPr="00CD067C">
        <w:rPr>
          <w:rFonts w:hint="cs"/>
          <w:rtl/>
        </w:rPr>
        <w:t>אחיו</w:t>
      </w:r>
      <w:r w:rsidRPr="00CD067C">
        <w:rPr>
          <w:rtl/>
        </w:rPr>
        <w:t>.</w:t>
      </w:r>
    </w:p>
    <w:p w14:paraId="30F63241" w14:textId="77777777" w:rsidR="004627AB" w:rsidRDefault="004627AB" w:rsidP="00250000">
      <w:pPr>
        <w:rPr>
          <w:rtl/>
        </w:rPr>
      </w:pPr>
      <w:r>
        <w:rPr>
          <w:rFonts w:hint="cs"/>
          <w:rtl/>
        </w:rPr>
        <w:t>הוא התלבש, הוא לא ידע איך, רק את השרוכים לא הצליח לקשור בטלפיו הקרומיות.</w:t>
      </w:r>
    </w:p>
    <w:p w14:paraId="6FF2AF78" w14:textId="77777777" w:rsidR="004627AB" w:rsidRPr="00CD067C" w:rsidRDefault="004627AB" w:rsidP="00250000">
      <w:pPr>
        <w:rPr>
          <w:rtl/>
        </w:rPr>
      </w:pPr>
      <w:r w:rsidRPr="00CD067C">
        <w:rPr>
          <w:rtl/>
        </w:rPr>
        <w:t>הבעיה היא שיש ל</w:t>
      </w:r>
      <w:r w:rsidRPr="00CD067C">
        <w:rPr>
          <w:rFonts w:hint="cs"/>
          <w:rtl/>
        </w:rPr>
        <w:t>ו</w:t>
      </w:r>
      <w:r w:rsidRPr="00CD067C">
        <w:rPr>
          <w:rtl/>
        </w:rPr>
        <w:t xml:space="preserve"> פיפי. המון פיפי. </w:t>
      </w:r>
      <w:r>
        <w:rPr>
          <w:rFonts w:hint="cs"/>
          <w:rtl/>
        </w:rPr>
        <w:t>הוא</w:t>
      </w:r>
      <w:r w:rsidRPr="00CD067C">
        <w:rPr>
          <w:rtl/>
        </w:rPr>
        <w:t xml:space="preserve"> גם נורא צמא.</w:t>
      </w:r>
    </w:p>
    <w:p w14:paraId="4C426FDA" w14:textId="77777777" w:rsidR="004627AB" w:rsidRPr="00CD067C" w:rsidRDefault="004627AB" w:rsidP="00250000">
      <w:pPr>
        <w:rPr>
          <w:rtl/>
        </w:rPr>
      </w:pPr>
      <w:r w:rsidRPr="00CD067C">
        <w:rPr>
          <w:rFonts w:hint="cs"/>
          <w:rtl/>
        </w:rPr>
        <w:t>הוא</w:t>
      </w:r>
      <w:r w:rsidRPr="00CD067C">
        <w:rPr>
          <w:rtl/>
        </w:rPr>
        <w:t xml:space="preserve"> עושה פיפי לפני ש</w:t>
      </w:r>
      <w:r w:rsidRPr="00CD067C">
        <w:rPr>
          <w:rFonts w:hint="cs"/>
          <w:rtl/>
        </w:rPr>
        <w:t>הוא</w:t>
      </w:r>
      <w:r w:rsidRPr="00CD067C">
        <w:rPr>
          <w:rtl/>
        </w:rPr>
        <w:t xml:space="preserve"> קושר את השרוכים וגם אחרי. </w:t>
      </w:r>
      <w:r>
        <w:rPr>
          <w:rFonts w:hint="cs"/>
          <w:rtl/>
        </w:rPr>
        <w:t>מדהים כמה שהפיפי לא נגמר.</w:t>
      </w:r>
    </w:p>
    <w:p w14:paraId="2BC9CF58" w14:textId="77777777" w:rsidR="004627AB" w:rsidRPr="00CD067C" w:rsidRDefault="004627AB" w:rsidP="00250000">
      <w:pPr>
        <w:rPr>
          <w:rtl/>
        </w:rPr>
      </w:pPr>
      <w:r w:rsidRPr="00CD067C">
        <w:rPr>
          <w:rtl/>
        </w:rPr>
        <w:t>ומים וזהו. נועל כבר את הבית ויוצא.</w:t>
      </w:r>
    </w:p>
    <w:p w14:paraId="782431F1" w14:textId="77777777" w:rsidR="004627AB" w:rsidRDefault="004627AB" w:rsidP="00250000">
      <w:pPr>
        <w:rPr>
          <w:rtl/>
        </w:rPr>
      </w:pPr>
      <w:r>
        <w:rPr>
          <w:rFonts w:hint="cs"/>
          <w:rtl/>
        </w:rPr>
        <w:t xml:space="preserve">הוא חיכה לבדו בתחנת האוטובוסים המרכזית, נרעד מדי פעם אף על פי שהשחר העולה לא היה קר </w:t>
      </w:r>
      <w:r>
        <w:rPr>
          <w:rtl/>
        </w:rPr>
        <w:t>–</w:t>
      </w:r>
      <w:r>
        <w:rPr>
          <w:rFonts w:hint="cs"/>
          <w:rtl/>
        </w:rPr>
        <w:t xml:space="preserve"> אלכס! אלכס!</w:t>
      </w:r>
    </w:p>
    <w:p w14:paraId="1F9CD5A0" w14:textId="77777777" w:rsidR="004627AB" w:rsidRDefault="004627AB" w:rsidP="00250000">
      <w:pPr>
        <w:rPr>
          <w:rtl/>
        </w:rPr>
      </w:pPr>
      <w:r>
        <w:rPr>
          <w:rFonts w:hint="cs"/>
          <w:rtl/>
        </w:rPr>
        <w:t>דבר מה נורא קרה, נורא.</w:t>
      </w:r>
    </w:p>
    <w:p w14:paraId="5EBC2454" w14:textId="77777777" w:rsidR="004627AB" w:rsidRPr="00CD067C" w:rsidRDefault="004627AB" w:rsidP="001623A8">
      <w:pPr>
        <w:rPr>
          <w:rtl/>
        </w:rPr>
      </w:pPr>
      <w:r>
        <w:rPr>
          <w:rFonts w:hint="cs"/>
          <w:rtl/>
        </w:rPr>
        <w:t xml:space="preserve">תיאו </w:t>
      </w:r>
      <w:r w:rsidR="009C07FF">
        <w:rPr>
          <w:rFonts w:hint="cs"/>
          <w:rtl/>
        </w:rPr>
        <w:t>עומד ל</w:t>
      </w:r>
      <w:r>
        <w:rPr>
          <w:rFonts w:hint="cs"/>
          <w:rtl/>
        </w:rPr>
        <w:t>ער</w:t>
      </w:r>
      <w:r w:rsidR="009C07FF">
        <w:rPr>
          <w:rFonts w:hint="cs"/>
          <w:rtl/>
        </w:rPr>
        <w:t>ו</w:t>
      </w:r>
      <w:r>
        <w:rPr>
          <w:rFonts w:hint="cs"/>
          <w:rtl/>
        </w:rPr>
        <w:t xml:space="preserve">ך את הניסוי המחשבתי של החתול של שרדינגר, אבל לא במחשבה </w:t>
      </w:r>
      <w:r>
        <w:rPr>
          <w:rtl/>
        </w:rPr>
        <w:t>–</w:t>
      </w:r>
      <w:r>
        <w:rPr>
          <w:rFonts w:hint="cs"/>
          <w:rtl/>
        </w:rPr>
        <w:t xml:space="preserve"> תיאו </w:t>
      </w:r>
      <w:r w:rsidR="001623A8">
        <w:rPr>
          <w:rFonts w:hint="cs"/>
          <w:rtl/>
        </w:rPr>
        <w:t>יבצע</w:t>
      </w:r>
      <w:r>
        <w:rPr>
          <w:rFonts w:hint="cs"/>
          <w:rtl/>
        </w:rPr>
        <w:t xml:space="preserve"> אותו במציאות.</w:t>
      </w:r>
    </w:p>
    <w:p w14:paraId="72CA961C" w14:textId="77777777" w:rsidR="004627AB" w:rsidRPr="00CD067C" w:rsidRDefault="004627AB" w:rsidP="00250000">
      <w:pPr>
        <w:rPr>
          <w:rtl/>
        </w:rPr>
      </w:pPr>
      <w:r w:rsidRPr="00CD067C">
        <w:rPr>
          <w:rtl/>
        </w:rPr>
        <w:t>איך אפשר לערוך כזה ניסוי באמת, לא</w:t>
      </w:r>
      <w:r>
        <w:rPr>
          <w:rFonts w:hint="cs"/>
          <w:rtl/>
        </w:rPr>
        <w:t xml:space="preserve"> רק</w:t>
      </w:r>
      <w:r w:rsidRPr="00CD067C">
        <w:rPr>
          <w:rtl/>
        </w:rPr>
        <w:t xml:space="preserve"> במחשבה?</w:t>
      </w:r>
    </w:p>
    <w:p w14:paraId="60EDAA14" w14:textId="23361424" w:rsidR="004627AB" w:rsidRPr="00CD067C" w:rsidRDefault="004627AB" w:rsidP="003A2967">
      <w:pPr>
        <w:rPr>
          <w:rtl/>
        </w:rPr>
      </w:pPr>
      <w:r w:rsidRPr="00CD067C">
        <w:rPr>
          <w:rtl/>
        </w:rPr>
        <w:t xml:space="preserve">אפשר, </w:t>
      </w:r>
      <w:r>
        <w:rPr>
          <w:rFonts w:hint="cs"/>
          <w:rtl/>
        </w:rPr>
        <w:t>כי</w:t>
      </w:r>
      <w:r w:rsidRPr="00CD067C">
        <w:rPr>
          <w:rtl/>
        </w:rPr>
        <w:t xml:space="preserve"> כל עוד </w:t>
      </w:r>
      <w:r w:rsidRPr="00CD067C">
        <w:rPr>
          <w:rFonts w:hint="cs"/>
          <w:rtl/>
        </w:rPr>
        <w:t>תיאו</w:t>
      </w:r>
      <w:r w:rsidRPr="00CD067C">
        <w:rPr>
          <w:rtl/>
        </w:rPr>
        <w:t xml:space="preserve"> לא </w:t>
      </w:r>
      <w:r w:rsidRPr="00CD067C">
        <w:rPr>
          <w:rFonts w:hint="cs"/>
          <w:rtl/>
        </w:rPr>
        <w:t>מתפתה לה</w:t>
      </w:r>
      <w:r w:rsidRPr="00CD067C">
        <w:rPr>
          <w:rtl/>
        </w:rPr>
        <w:t xml:space="preserve">ציץ בטלפון, אז </w:t>
      </w:r>
      <w:r w:rsidRPr="00CD067C">
        <w:rPr>
          <w:rFonts w:hint="cs"/>
          <w:rtl/>
        </w:rPr>
        <w:t>אלכס</w:t>
      </w:r>
      <w:r w:rsidRPr="00CD067C">
        <w:rPr>
          <w:rtl/>
        </w:rPr>
        <w:t xml:space="preserve"> </w:t>
      </w:r>
      <w:r w:rsidR="00947FCB">
        <w:rPr>
          <w:rFonts w:hint="cs"/>
          <w:rtl/>
        </w:rPr>
        <w:t xml:space="preserve">הינו </w:t>
      </w:r>
      <w:r w:rsidRPr="00CD067C">
        <w:rPr>
          <w:rtl/>
        </w:rPr>
        <w:t xml:space="preserve">חי כפול </w:t>
      </w:r>
      <m:oMath>
        <m:f>
          <m:fPr>
            <m:ctrlPr>
              <w:rPr>
                <w:rFonts w:ascii="Cambria Math" w:hAnsi="Cambria Math"/>
              </w:rPr>
            </m:ctrlPr>
          </m:fPr>
          <m:num>
            <m:r>
              <m:rPr>
                <m:sty m:val="p"/>
              </m:rPr>
              <w:rPr>
                <w:rFonts w:ascii="Cambria Math" w:hAnsi="Cambria Math"/>
              </w:rPr>
              <m:t>1</m:t>
            </m:r>
            <m:ctrlPr>
              <w:rPr>
                <w:rFonts w:ascii="Cambria Math" w:hAnsi="Cambria Math"/>
                <w:i/>
              </w:rPr>
            </m:ctrlPr>
          </m:num>
          <m:den>
            <m:rad>
              <m:radPr>
                <m:degHide m:val="1"/>
                <m:ctrlPr>
                  <w:rPr>
                    <w:rFonts w:ascii="Cambria Math" w:hAnsi="Cambria Math"/>
                    <w:i/>
                  </w:rPr>
                </m:ctrlPr>
              </m:radPr>
              <m:deg/>
              <m:e>
                <m:r>
                  <w:rPr>
                    <w:rFonts w:ascii="Cambria Math" w:hAnsi="Cambria Math"/>
                  </w:rPr>
                  <m:t>2</m:t>
                </m:r>
              </m:e>
            </m:rad>
            <m:ctrlPr>
              <w:rPr>
                <w:rFonts w:ascii="Cambria Math" w:hAnsi="Cambria Math"/>
                <w:i/>
              </w:rPr>
            </m:ctrlPr>
          </m:den>
        </m:f>
      </m:oMath>
      <w:r w:rsidRPr="00CD067C">
        <w:rPr>
          <w:rFonts w:hint="cs"/>
          <w:rtl/>
        </w:rPr>
        <w:t xml:space="preserve"> ומת כפול </w:t>
      </w:r>
      <m:oMath>
        <m:f>
          <m:fPr>
            <m:ctrlPr>
              <w:rPr>
                <w:rFonts w:ascii="Cambria Math" w:hAnsi="Cambria Math"/>
              </w:rPr>
            </m:ctrlPr>
          </m:fPr>
          <m:num>
            <m:r>
              <m:rPr>
                <m:sty m:val="p"/>
              </m:rPr>
              <w:rPr>
                <w:rFonts w:ascii="Cambria Math" w:hAnsi="Cambria Math"/>
              </w:rPr>
              <m:t>1</m:t>
            </m:r>
            <m:ctrlPr>
              <w:rPr>
                <w:rFonts w:ascii="Cambria Math" w:hAnsi="Cambria Math"/>
                <w:i/>
              </w:rPr>
            </m:ctrlPr>
          </m:num>
          <m:den>
            <m:rad>
              <m:radPr>
                <m:degHide m:val="1"/>
                <m:ctrlPr>
                  <w:rPr>
                    <w:rFonts w:ascii="Cambria Math" w:hAnsi="Cambria Math"/>
                    <w:i/>
                  </w:rPr>
                </m:ctrlPr>
              </m:radPr>
              <m:deg/>
              <m:e>
                <m:r>
                  <w:rPr>
                    <w:rFonts w:ascii="Cambria Math" w:hAnsi="Cambria Math"/>
                  </w:rPr>
                  <m:t>2</m:t>
                </m:r>
              </m:e>
            </m:rad>
            <m:ctrlPr>
              <w:rPr>
                <w:rFonts w:ascii="Cambria Math" w:hAnsi="Cambria Math"/>
                <w:i/>
              </w:rPr>
            </m:ctrlPr>
          </m:den>
        </m:f>
      </m:oMath>
      <w:r w:rsidRPr="00CD067C">
        <w:rPr>
          <w:rFonts w:hint="cs"/>
          <w:rtl/>
        </w:rPr>
        <w:t xml:space="preserve">, אין עדיפות בתיאוריה למצב </w:t>
      </w:r>
      <w:r w:rsidR="0007458E">
        <w:rPr>
          <w:rFonts w:hint="cs"/>
          <w:rtl/>
        </w:rPr>
        <w:t>מסוים</w:t>
      </w:r>
      <w:r w:rsidRPr="00CD067C">
        <w:rPr>
          <w:rFonts w:hint="cs"/>
          <w:rtl/>
        </w:rPr>
        <w:t xml:space="preserve">. </w:t>
      </w:r>
      <w:r>
        <w:rPr>
          <w:rFonts w:hint="cs"/>
          <w:rtl/>
        </w:rPr>
        <w:t>צריך רק לנרמל את פונקציית הגל כלומר לדאוג ש</w:t>
      </w:r>
      <w:r w:rsidRPr="00CD067C">
        <w:rPr>
          <w:rFonts w:hint="cs"/>
          <w:rtl/>
        </w:rPr>
        <w:t>הגודל של</w:t>
      </w:r>
      <w:r>
        <w:rPr>
          <w:rFonts w:hint="cs"/>
          <w:rtl/>
        </w:rPr>
        <w:t>ה</w:t>
      </w:r>
      <w:r w:rsidR="00872782">
        <w:rPr>
          <w:rFonts w:hint="cs"/>
          <w:rtl/>
        </w:rPr>
        <w:t xml:space="preserve"> יהיה</w:t>
      </w:r>
      <w:r w:rsidRPr="00CD067C">
        <w:rPr>
          <w:rFonts w:hint="cs"/>
          <w:rtl/>
        </w:rPr>
        <w:t xml:space="preserve"> 1, כי יש רק אלכס אחד.</w:t>
      </w:r>
    </w:p>
    <w:p w14:paraId="18A2AF7D" w14:textId="77777777" w:rsidR="004627AB" w:rsidRPr="00CD067C" w:rsidRDefault="004627AB" w:rsidP="00250000">
      <w:pPr>
        <w:rPr>
          <w:rtl/>
        </w:rPr>
      </w:pPr>
      <w:r>
        <w:rPr>
          <w:rFonts w:hint="cs"/>
          <w:rtl/>
        </w:rPr>
        <w:t xml:space="preserve">יש אלכס אחד, </w:t>
      </w:r>
      <w:r w:rsidRPr="00CD067C">
        <w:rPr>
          <w:rtl/>
        </w:rPr>
        <w:t>רק לא ברור באיזה מצב ה</w:t>
      </w:r>
      <w:r w:rsidRPr="00CD067C">
        <w:rPr>
          <w:rFonts w:hint="cs"/>
          <w:rtl/>
        </w:rPr>
        <w:t>ו</w:t>
      </w:r>
      <w:r w:rsidRPr="00CD067C">
        <w:rPr>
          <w:rtl/>
        </w:rPr>
        <w:t>א. לכן צריך לבצע מדידה.</w:t>
      </w:r>
    </w:p>
    <w:p w14:paraId="3433094E" w14:textId="77777777" w:rsidR="004627AB" w:rsidRDefault="008841A1" w:rsidP="008841A1">
      <w:pPr>
        <w:rPr>
          <w:rtl/>
        </w:rPr>
      </w:pPr>
      <w:r>
        <w:rPr>
          <w:rtl/>
        </w:rPr>
        <w:t>ו</w:t>
      </w:r>
      <w:r>
        <w:rPr>
          <w:rFonts w:hint="cs"/>
          <w:rtl/>
        </w:rPr>
        <w:t>באישון</w:t>
      </w:r>
      <w:r w:rsidR="004627AB">
        <w:rPr>
          <w:rFonts w:hint="cs"/>
          <w:rtl/>
        </w:rPr>
        <w:t xml:space="preserve"> </w:t>
      </w:r>
      <w:r>
        <w:rPr>
          <w:rFonts w:hint="cs"/>
          <w:rtl/>
        </w:rPr>
        <w:t>ה</w:t>
      </w:r>
      <w:r w:rsidR="004627AB">
        <w:rPr>
          <w:rFonts w:hint="cs"/>
          <w:rtl/>
        </w:rPr>
        <w:t xml:space="preserve">לילה </w:t>
      </w:r>
      <w:r w:rsidR="004627AB" w:rsidRPr="00CD067C">
        <w:rPr>
          <w:rFonts w:hint="cs"/>
          <w:rtl/>
        </w:rPr>
        <w:t>תיאו</w:t>
      </w:r>
      <w:r w:rsidR="004627AB" w:rsidRPr="00CD067C">
        <w:rPr>
          <w:rtl/>
        </w:rPr>
        <w:t xml:space="preserve"> בדרכ</w:t>
      </w:r>
      <w:r w:rsidR="004627AB" w:rsidRPr="00CD067C">
        <w:rPr>
          <w:rFonts w:hint="cs"/>
          <w:rtl/>
        </w:rPr>
        <w:t>ו</w:t>
      </w:r>
      <w:r w:rsidR="004627AB" w:rsidRPr="00CD067C">
        <w:rPr>
          <w:rtl/>
        </w:rPr>
        <w:t xml:space="preserve"> למדידה.</w:t>
      </w:r>
    </w:p>
    <w:p w14:paraId="24F8C656" w14:textId="77777777" w:rsidR="004627AB" w:rsidRPr="00CD067C" w:rsidRDefault="003A2967" w:rsidP="008841A1">
      <w:pPr>
        <w:rPr>
          <w:rtl/>
        </w:rPr>
      </w:pPr>
      <w:r>
        <w:rPr>
          <w:rFonts w:hint="cs"/>
          <w:rtl/>
        </w:rPr>
        <w:t xml:space="preserve">תיאו המתין לאוטובוס ובינתיים </w:t>
      </w:r>
      <w:r w:rsidR="005C7637">
        <w:rPr>
          <w:rFonts w:hint="cs"/>
          <w:rtl/>
        </w:rPr>
        <w:t xml:space="preserve">המעדנים שהפכו מרים בביטנו, </w:t>
      </w:r>
      <w:r w:rsidR="009837E4">
        <w:rPr>
          <w:rFonts w:hint="cs"/>
          <w:rtl/>
        </w:rPr>
        <w:t>ה</w:t>
      </w:r>
      <w:r w:rsidR="004627AB">
        <w:rPr>
          <w:rFonts w:hint="cs"/>
          <w:rtl/>
        </w:rPr>
        <w:t>החלטיות שהתאדתה</w:t>
      </w:r>
      <w:r w:rsidR="003338E0">
        <w:rPr>
          <w:rFonts w:hint="cs"/>
          <w:rtl/>
        </w:rPr>
        <w:t xml:space="preserve"> </w:t>
      </w:r>
      <w:r w:rsidR="004627AB">
        <w:rPr>
          <w:rFonts w:hint="cs"/>
          <w:rtl/>
        </w:rPr>
        <w:t>לספקות, כוחותיו שנמסו לחוסר אונים, הידיעה שהתנדפה לאפלה</w:t>
      </w:r>
      <w:r w:rsidR="008841A1">
        <w:rPr>
          <w:rFonts w:hint="cs"/>
          <w:rtl/>
        </w:rPr>
        <w:t>,</w:t>
      </w:r>
      <w:r w:rsidR="004627AB">
        <w:rPr>
          <w:rFonts w:hint="cs"/>
          <w:rtl/>
        </w:rPr>
        <w:t xml:space="preserve"> גזים</w:t>
      </w:r>
      <w:r>
        <w:rPr>
          <w:rFonts w:hint="cs"/>
          <w:rtl/>
        </w:rPr>
        <w:t xml:space="preserve"> רעליים של איברים שהתפרקו בקרבו </w:t>
      </w:r>
      <w:r>
        <w:rPr>
          <w:rtl/>
        </w:rPr>
        <w:t>–</w:t>
      </w:r>
      <w:r w:rsidR="004627AB">
        <w:rPr>
          <w:rFonts w:hint="cs"/>
          <w:rtl/>
        </w:rPr>
        <w:t xml:space="preserve"> כל אלה התעבו על דפנותיו לכדי נוזל כחלחל ודביק, צמיגי וקרוב לנקודת הקיפאון.</w:t>
      </w:r>
      <w:r w:rsidR="004627AB" w:rsidRPr="00CD067C">
        <w:rPr>
          <w:rtl/>
        </w:rPr>
        <w:t xml:space="preserve"> </w:t>
      </w:r>
    </w:p>
    <w:p w14:paraId="76DD9247" w14:textId="0BF24D74" w:rsidR="00056A71" w:rsidRDefault="006D55C2" w:rsidP="00056A71">
      <w:pPr>
        <w:rPr>
          <w:rtl/>
        </w:rPr>
      </w:pPr>
      <w:r>
        <w:rPr>
          <w:rFonts w:hint="cs"/>
          <w:rtl/>
        </w:rPr>
        <w:t xml:space="preserve">השמיים התבהרו לאיטם, ציפורים החלו לצייץ ומשאיות חלוקה חלפו על פניו </w:t>
      </w:r>
      <w:r w:rsidR="003A2967">
        <w:rPr>
          <w:rFonts w:hint="cs"/>
          <w:rtl/>
        </w:rPr>
        <w:t>ולבסוף [</w:t>
      </w:r>
      <w:r>
        <w:rPr>
          <w:rFonts w:hint="cs"/>
          <w:rtl/>
        </w:rPr>
        <w:t xml:space="preserve">אבל תיאו לא שמע דבר, הוא </w:t>
      </w:r>
      <w:r w:rsidR="00BC4287">
        <w:rPr>
          <w:rFonts w:hint="cs"/>
          <w:rtl/>
        </w:rPr>
        <w:t xml:space="preserve">היה שקוע עמוק בתוך </w:t>
      </w:r>
      <w:r w:rsidR="001C5A04">
        <w:rPr>
          <w:rFonts w:hint="cs"/>
          <w:rtl/>
        </w:rPr>
        <w:t>מוזיקה</w:t>
      </w:r>
      <w:r w:rsidR="00BC4287">
        <w:rPr>
          <w:rFonts w:hint="cs"/>
          <w:rtl/>
        </w:rPr>
        <w:t xml:space="preserve"> אחרת </w:t>
      </w:r>
      <w:r w:rsidR="003338E0">
        <w:rPr>
          <w:rFonts w:hint="cs"/>
          <w:rtl/>
        </w:rPr>
        <w:t>ו</w:t>
      </w:r>
      <w:r w:rsidR="00BC4287">
        <w:rPr>
          <w:rFonts w:hint="cs"/>
          <w:rtl/>
        </w:rPr>
        <w:t>לא היה מסוגל לש</w:t>
      </w:r>
      <w:r w:rsidR="003338E0">
        <w:rPr>
          <w:rFonts w:hint="cs"/>
          <w:rtl/>
        </w:rPr>
        <w:t>את</w:t>
      </w:r>
      <w:r w:rsidR="00BC4287">
        <w:rPr>
          <w:rFonts w:hint="cs"/>
          <w:rtl/>
        </w:rPr>
        <w:t xml:space="preserve"> את הצפייה</w:t>
      </w:r>
      <w:r w:rsidR="003338E0">
        <w:rPr>
          <w:rFonts w:hint="cs"/>
          <w:rtl/>
        </w:rPr>
        <w:t>.</w:t>
      </w:r>
      <w:r w:rsidR="00672966">
        <w:rPr>
          <w:rFonts w:hint="cs"/>
          <w:rtl/>
        </w:rPr>
        <w:t>]</w:t>
      </w:r>
      <w:r w:rsidR="00BC4287">
        <w:rPr>
          <w:rFonts w:hint="cs"/>
          <w:rtl/>
        </w:rPr>
        <w:t xml:space="preserve"> </w:t>
      </w:r>
      <w:r>
        <w:rPr>
          <w:rFonts w:hint="cs"/>
          <w:rtl/>
        </w:rPr>
        <w:t xml:space="preserve">האוטובוס הראשון הגיע </w:t>
      </w:r>
      <w:r w:rsidR="004627AB">
        <w:rPr>
          <w:rFonts w:hint="cs"/>
          <w:rtl/>
        </w:rPr>
        <w:t>ותיאו התקדם ל</w:t>
      </w:r>
      <w:r w:rsidR="00881E92">
        <w:rPr>
          <w:rFonts w:hint="cs"/>
          <w:rtl/>
        </w:rPr>
        <w:t xml:space="preserve">קראת </w:t>
      </w:r>
      <w:r w:rsidR="004627AB">
        <w:rPr>
          <w:rFonts w:hint="cs"/>
          <w:rtl/>
        </w:rPr>
        <w:t>מדיד</w:t>
      </w:r>
      <w:r w:rsidR="00881E92">
        <w:rPr>
          <w:rFonts w:hint="cs"/>
          <w:rtl/>
        </w:rPr>
        <w:t>ת</w:t>
      </w:r>
      <w:r>
        <w:rPr>
          <w:rFonts w:hint="cs"/>
          <w:rtl/>
        </w:rPr>
        <w:t xml:space="preserve"> פונקציית הגל שתיארה את אחיו</w:t>
      </w:r>
      <w:r w:rsidR="003A2967">
        <w:rPr>
          <w:rFonts w:hint="cs"/>
          <w:rtl/>
        </w:rPr>
        <w:t>.</w:t>
      </w:r>
      <w:r w:rsidR="004627AB">
        <w:rPr>
          <w:rFonts w:hint="cs"/>
          <w:rtl/>
        </w:rPr>
        <w:t xml:space="preserve"> הוא </w:t>
      </w:r>
      <w:r w:rsidR="004627AB" w:rsidRPr="00CD067C">
        <w:rPr>
          <w:rtl/>
        </w:rPr>
        <w:t xml:space="preserve">לא </w:t>
      </w:r>
      <w:r w:rsidR="004627AB">
        <w:rPr>
          <w:rFonts w:hint="cs"/>
          <w:rtl/>
        </w:rPr>
        <w:t>מוכן לה</w:t>
      </w:r>
      <w:r w:rsidR="004627AB" w:rsidRPr="00CD067C">
        <w:rPr>
          <w:rtl/>
        </w:rPr>
        <w:t>קשיב ל</w:t>
      </w:r>
      <w:r w:rsidR="001C5A04">
        <w:rPr>
          <w:rtl/>
        </w:rPr>
        <w:t>מוזיקה</w:t>
      </w:r>
      <w:r w:rsidR="004627AB" w:rsidRPr="00CD067C">
        <w:rPr>
          <w:rtl/>
        </w:rPr>
        <w:t xml:space="preserve"> </w:t>
      </w:r>
      <w:r w:rsidR="00672966">
        <w:rPr>
          <w:rFonts w:hint="cs"/>
          <w:rtl/>
        </w:rPr>
        <w:t>ש</w:t>
      </w:r>
      <w:r w:rsidR="003A2967">
        <w:rPr>
          <w:rFonts w:hint="cs"/>
          <w:rtl/>
        </w:rPr>
        <w:t>הלחין</w:t>
      </w:r>
      <w:r w:rsidR="00672966">
        <w:rPr>
          <w:rFonts w:hint="cs"/>
          <w:rtl/>
        </w:rPr>
        <w:t xml:space="preserve"> בעצמו, </w:t>
      </w:r>
      <w:r w:rsidR="003A2967">
        <w:rPr>
          <w:rFonts w:hint="cs"/>
          <w:rtl/>
        </w:rPr>
        <w:t xml:space="preserve">נזהר לא לקלקל את </w:t>
      </w:r>
      <w:r w:rsidR="004627AB" w:rsidRPr="00CD067C">
        <w:rPr>
          <w:rtl/>
        </w:rPr>
        <w:t>ה</w:t>
      </w:r>
      <w:r w:rsidR="001C5A04">
        <w:rPr>
          <w:rtl/>
        </w:rPr>
        <w:t>מוזיקה</w:t>
      </w:r>
      <w:r w:rsidR="004627AB" w:rsidRPr="00CD067C">
        <w:rPr>
          <w:rtl/>
        </w:rPr>
        <w:t xml:space="preserve"> של</w:t>
      </w:r>
      <w:r w:rsidR="004627AB">
        <w:rPr>
          <w:rFonts w:hint="cs"/>
          <w:rtl/>
        </w:rPr>
        <w:t xml:space="preserve">ו </w:t>
      </w:r>
      <w:r w:rsidR="004627AB" w:rsidRPr="00CD067C">
        <w:rPr>
          <w:rtl/>
        </w:rPr>
        <w:t>לעד</w:t>
      </w:r>
      <w:r w:rsidR="004627AB">
        <w:rPr>
          <w:rFonts w:hint="cs"/>
          <w:rtl/>
        </w:rPr>
        <w:t>, הוא</w:t>
      </w:r>
      <w:r w:rsidR="004627AB">
        <w:rPr>
          <w:rtl/>
        </w:rPr>
        <w:t xml:space="preserve"> </w:t>
      </w:r>
      <w:r w:rsidR="00672966">
        <w:rPr>
          <w:rFonts w:hint="cs"/>
          <w:rtl/>
        </w:rPr>
        <w:t>בחר בנגן</w:t>
      </w:r>
      <w:r w:rsidR="00672966">
        <w:rPr>
          <w:rtl/>
        </w:rPr>
        <w:t xml:space="preserve"> רק </w:t>
      </w:r>
      <w:r w:rsidR="001C5A04">
        <w:rPr>
          <w:rFonts w:hint="cs"/>
          <w:rtl/>
        </w:rPr>
        <w:t>מוזיקה</w:t>
      </w:r>
      <w:r w:rsidR="00BC4287">
        <w:rPr>
          <w:rFonts w:hint="cs"/>
          <w:rtl/>
        </w:rPr>
        <w:t xml:space="preserve"> שהיא לחלוטין איננה שלו, </w:t>
      </w:r>
      <w:r w:rsidR="003A2967">
        <w:rPr>
          <w:rFonts w:hint="cs"/>
          <w:rtl/>
        </w:rPr>
        <w:t>איזו</w:t>
      </w:r>
      <w:r w:rsidR="00BC4287">
        <w:rPr>
          <w:rFonts w:hint="cs"/>
          <w:rtl/>
        </w:rPr>
        <w:t xml:space="preserve"> חמישיית כלי נשיפה</w:t>
      </w:r>
      <w:r w:rsidR="004627AB" w:rsidRPr="00CD067C">
        <w:rPr>
          <w:rtl/>
        </w:rPr>
        <w:t xml:space="preserve"> </w:t>
      </w:r>
      <w:r w:rsidR="003A2967">
        <w:rPr>
          <w:rtl/>
        </w:rPr>
        <w:t>–</w:t>
      </w:r>
      <w:r w:rsidR="003A2967">
        <w:rPr>
          <w:rFonts w:hint="cs"/>
          <w:rtl/>
        </w:rPr>
        <w:t xml:space="preserve"> </w:t>
      </w:r>
      <w:r w:rsidR="00BC4287">
        <w:rPr>
          <w:rFonts w:hint="cs"/>
          <w:rtl/>
        </w:rPr>
        <w:t>אבל מה הטעם ב</w:t>
      </w:r>
      <w:r w:rsidR="001C5A04">
        <w:rPr>
          <w:rFonts w:hint="cs"/>
          <w:rtl/>
        </w:rPr>
        <w:t>מוזיקה</w:t>
      </w:r>
      <w:r w:rsidR="00BC4287">
        <w:rPr>
          <w:rFonts w:hint="cs"/>
          <w:rtl/>
        </w:rPr>
        <w:t xml:space="preserve"> ש</w:t>
      </w:r>
      <w:r w:rsidR="00672966">
        <w:rPr>
          <w:rFonts w:hint="cs"/>
          <w:rtl/>
        </w:rPr>
        <w:t>חיבר</w:t>
      </w:r>
      <w:r w:rsidR="00BC4287">
        <w:rPr>
          <w:rFonts w:hint="cs"/>
          <w:rtl/>
        </w:rPr>
        <w:t xml:space="preserve"> אם איננה יכולה לעמוד בזוהמת חייו</w:t>
      </w:r>
      <w:r w:rsidR="00EF1BD8">
        <w:rPr>
          <w:rFonts w:hint="cs"/>
          <w:rtl/>
        </w:rPr>
        <w:t>, מי יציל אותו מהיום והלאה, על מי ישען. הוא ניתק את נגן ה</w:t>
      </w:r>
      <w:r w:rsidR="001C5A04">
        <w:rPr>
          <w:rFonts w:hint="cs"/>
          <w:rtl/>
        </w:rPr>
        <w:t>מוזיקה</w:t>
      </w:r>
      <w:r w:rsidR="00EF1BD8">
        <w:rPr>
          <w:rFonts w:hint="cs"/>
          <w:rtl/>
        </w:rPr>
        <w:t xml:space="preserve"> והקשיב רק לנהמת מנוע</w:t>
      </w:r>
      <w:r w:rsidR="00BC4287">
        <w:rPr>
          <w:rFonts w:hint="cs"/>
          <w:rtl/>
        </w:rPr>
        <w:t xml:space="preserve"> </w:t>
      </w:r>
      <w:r w:rsidR="006D5881">
        <w:rPr>
          <w:rFonts w:hint="cs"/>
          <w:rtl/>
        </w:rPr>
        <w:t>האוטובוס,</w:t>
      </w:r>
      <w:r w:rsidR="00EF1BD8">
        <w:rPr>
          <w:rFonts w:hint="cs"/>
          <w:rtl/>
        </w:rPr>
        <w:t xml:space="preserve"> מ</w:t>
      </w:r>
      <w:r w:rsidR="006D5881">
        <w:rPr>
          <w:rFonts w:hint="cs"/>
          <w:rtl/>
        </w:rPr>
        <w:t>ו</w:t>
      </w:r>
      <w:r w:rsidR="003338E0">
        <w:rPr>
          <w:rFonts w:hint="cs"/>
          <w:rtl/>
        </w:rPr>
        <w:t>נ</w:t>
      </w:r>
      <w:r w:rsidR="0033301A">
        <w:rPr>
          <w:rFonts w:hint="cs"/>
          <w:rtl/>
        </w:rPr>
        <w:t>ֶ</w:t>
      </w:r>
      <w:r w:rsidR="003338E0">
        <w:rPr>
          <w:rFonts w:hint="cs"/>
          <w:rtl/>
        </w:rPr>
        <w:t>ע</w:t>
      </w:r>
      <w:r w:rsidR="0033301A">
        <w:rPr>
          <w:rFonts w:hint="cs"/>
          <w:rtl/>
        </w:rPr>
        <w:t>ַ</w:t>
      </w:r>
      <w:r w:rsidR="003338E0">
        <w:rPr>
          <w:rFonts w:hint="cs"/>
          <w:rtl/>
        </w:rPr>
        <w:t xml:space="preserve"> מכל תדר גבוה יותר </w:t>
      </w:r>
      <w:r w:rsidR="00EF1BD8">
        <w:rPr>
          <w:rFonts w:hint="cs"/>
          <w:rtl/>
        </w:rPr>
        <w:t xml:space="preserve">לחדור לתודעתו. </w:t>
      </w:r>
      <w:r w:rsidR="003338E0">
        <w:rPr>
          <w:rFonts w:hint="cs"/>
          <w:rtl/>
        </w:rPr>
        <w:t>תיאו</w:t>
      </w:r>
      <w:r w:rsidR="00EF1BD8">
        <w:rPr>
          <w:rFonts w:hint="cs"/>
          <w:rtl/>
        </w:rPr>
        <w:t xml:space="preserve"> הרבה לנסוע באוטובוסים (ולפני שעלו ארצה </w:t>
      </w:r>
      <w:r w:rsidR="00EF1BD8">
        <w:rPr>
          <w:rtl/>
        </w:rPr>
        <w:t>–</w:t>
      </w:r>
      <w:r w:rsidR="003A2967">
        <w:rPr>
          <w:rFonts w:hint="cs"/>
          <w:rtl/>
        </w:rPr>
        <w:t xml:space="preserve"> ברכבת התחתית) בדרכו </w:t>
      </w:r>
      <w:r w:rsidR="003A2967">
        <w:rPr>
          <w:rFonts w:hint="cs"/>
          <w:rtl/>
        </w:rPr>
        <w:lastRenderedPageBreak/>
        <w:t>לבתי-</w:t>
      </w:r>
      <w:r w:rsidR="00EF1BD8">
        <w:rPr>
          <w:rFonts w:hint="cs"/>
          <w:rtl/>
        </w:rPr>
        <w:t>ספר מיוחדים</w:t>
      </w:r>
      <w:r w:rsidR="00896C31">
        <w:rPr>
          <w:rFonts w:hint="cs"/>
          <w:rtl/>
        </w:rPr>
        <w:t xml:space="preserve"> </w:t>
      </w:r>
      <w:r w:rsidR="00896C31">
        <w:rPr>
          <w:rtl/>
        </w:rPr>
        <w:t>–</w:t>
      </w:r>
      <w:r w:rsidR="003A2967">
        <w:rPr>
          <w:rFonts w:hint="cs"/>
          <w:rtl/>
        </w:rPr>
        <w:t xml:space="preserve"> כי תיאו מעולם לא הלך לבית-</w:t>
      </w:r>
      <w:r w:rsidR="00EF1BD8">
        <w:rPr>
          <w:rFonts w:hint="cs"/>
          <w:rtl/>
        </w:rPr>
        <w:t>הספר הרגיל שסמוך לביתו</w:t>
      </w:r>
      <w:r w:rsidR="00896C31">
        <w:rPr>
          <w:rFonts w:hint="cs"/>
          <w:rtl/>
        </w:rPr>
        <w:t>,</w:t>
      </w:r>
      <w:r w:rsidR="00EF1BD8">
        <w:rPr>
          <w:rFonts w:hint="cs"/>
          <w:rtl/>
        </w:rPr>
        <w:t xml:space="preserve"> ובדרכו למורים מיוחדים </w:t>
      </w:r>
      <w:r w:rsidR="00896C31">
        <w:rPr>
          <w:rtl/>
        </w:rPr>
        <w:t>–</w:t>
      </w:r>
      <w:r w:rsidR="00896C31">
        <w:rPr>
          <w:rFonts w:hint="cs"/>
          <w:rtl/>
        </w:rPr>
        <w:t xml:space="preserve"> </w:t>
      </w:r>
      <w:r w:rsidR="00EF1BD8">
        <w:rPr>
          <w:rFonts w:hint="cs"/>
          <w:rtl/>
        </w:rPr>
        <w:t xml:space="preserve">כי מוריו של תיאו מעולם לא נבחרו </w:t>
      </w:r>
      <w:r w:rsidR="00947FCB">
        <w:rPr>
          <w:rFonts w:hint="cs"/>
          <w:rtl/>
        </w:rPr>
        <w:t>ע</w:t>
      </w:r>
      <w:r w:rsidR="00EF1BD8">
        <w:rPr>
          <w:rFonts w:hint="cs"/>
          <w:rtl/>
        </w:rPr>
        <w:t>ל</w:t>
      </w:r>
      <w:r w:rsidR="00947FCB">
        <w:rPr>
          <w:rFonts w:hint="cs"/>
          <w:rtl/>
        </w:rPr>
        <w:t xml:space="preserve"> </w:t>
      </w:r>
      <w:r w:rsidR="00EF1BD8">
        <w:rPr>
          <w:rFonts w:hint="cs"/>
          <w:rtl/>
        </w:rPr>
        <w:t>פי נגישותם. ובנסיעותיו הארוכות בתחב</w:t>
      </w:r>
      <w:r w:rsidR="00896C31">
        <w:rPr>
          <w:rFonts w:hint="cs"/>
          <w:rtl/>
        </w:rPr>
        <w:t xml:space="preserve">ורה ציבורית נתקל מדי פעם בנוסע </w:t>
      </w:r>
      <w:r w:rsidR="00EF1BD8">
        <w:rPr>
          <w:rFonts w:hint="cs"/>
          <w:rtl/>
        </w:rPr>
        <w:t>ב</w:t>
      </w:r>
      <w:r w:rsidR="00896C31">
        <w:rPr>
          <w:rFonts w:hint="cs"/>
          <w:rtl/>
        </w:rPr>
        <w:t>ו</w:t>
      </w:r>
      <w:r w:rsidR="00EF1BD8">
        <w:rPr>
          <w:rFonts w:hint="cs"/>
          <w:rtl/>
        </w:rPr>
        <w:t xml:space="preserve">כה. לרוב זאת </w:t>
      </w:r>
      <w:r w:rsidR="001C5A04">
        <w:rPr>
          <w:rFonts w:hint="cs"/>
          <w:rtl/>
        </w:rPr>
        <w:t>הייתה</w:t>
      </w:r>
      <w:r w:rsidR="00EF1BD8">
        <w:rPr>
          <w:rFonts w:hint="cs"/>
          <w:rtl/>
        </w:rPr>
        <w:t xml:space="preserve"> נוסעת, לרוב פניה האדומות תקועות </w:t>
      </w:r>
      <w:r w:rsidR="003A2967">
        <w:rPr>
          <w:rFonts w:hint="cs"/>
          <w:rtl/>
        </w:rPr>
        <w:t xml:space="preserve">בחלון והוא באוטובוס החולף </w:t>
      </w:r>
      <w:r w:rsidR="00EF1BD8">
        <w:rPr>
          <w:rFonts w:hint="cs"/>
          <w:rtl/>
        </w:rPr>
        <w:t xml:space="preserve">היה מביט </w:t>
      </w:r>
      <w:r w:rsidR="003A2967">
        <w:rPr>
          <w:rFonts w:hint="cs"/>
          <w:rtl/>
        </w:rPr>
        <w:t>ב</w:t>
      </w:r>
      <w:r w:rsidR="003A2967" w:rsidRPr="009E2A2F">
        <w:rPr>
          <w:rFonts w:hint="cs"/>
          <w:rtl/>
        </w:rPr>
        <w:t>פ</w:t>
      </w:r>
      <w:r w:rsidR="003A2967">
        <w:rPr>
          <w:rFonts w:hint="cs"/>
          <w:rtl/>
        </w:rPr>
        <w:t>ניה הנפוחות ושטופות הדמע</w:t>
      </w:r>
      <w:r w:rsidR="00EF1BD8">
        <w:rPr>
          <w:rFonts w:hint="cs"/>
          <w:rtl/>
        </w:rPr>
        <w:t xml:space="preserve"> </w:t>
      </w:r>
      <w:r w:rsidR="00EF1BD8" w:rsidRPr="009E2A2F">
        <w:rPr>
          <w:rFonts w:hint="cs"/>
          <w:rtl/>
        </w:rPr>
        <w:t>שעה שעמדו ברמזור</w:t>
      </w:r>
      <w:r w:rsidR="00056A71">
        <w:rPr>
          <w:rFonts w:hint="cs"/>
          <w:rtl/>
        </w:rPr>
        <w:t>[</w:t>
      </w:r>
      <w:r w:rsidR="00896C31">
        <w:rPr>
          <w:rFonts w:hint="cs"/>
          <w:rtl/>
        </w:rPr>
        <w:t xml:space="preserve">, </w:t>
      </w:r>
      <w:r w:rsidR="00EF1BD8">
        <w:rPr>
          <w:rFonts w:hint="cs"/>
          <w:rtl/>
        </w:rPr>
        <w:t>ויותר מכל רצה לדעת מה קרה</w:t>
      </w:r>
      <w:r w:rsidR="00056A71">
        <w:rPr>
          <w:rFonts w:hint="cs"/>
          <w:rtl/>
        </w:rPr>
        <w:t>]</w:t>
      </w:r>
      <w:r w:rsidR="00EF1BD8">
        <w:rPr>
          <w:rFonts w:hint="cs"/>
          <w:rtl/>
        </w:rPr>
        <w:t xml:space="preserve">. </w:t>
      </w:r>
      <w:r w:rsidR="006356A4">
        <w:rPr>
          <w:rFonts w:hint="cs"/>
          <w:rtl/>
        </w:rPr>
        <w:t xml:space="preserve">תיאו עצמו </w:t>
      </w:r>
      <w:r w:rsidR="003026CE">
        <w:rPr>
          <w:rFonts w:hint="cs"/>
          <w:rtl/>
        </w:rPr>
        <w:t xml:space="preserve">יכול </w:t>
      </w:r>
      <w:r w:rsidR="003338E0">
        <w:rPr>
          <w:rFonts w:hint="cs"/>
          <w:rtl/>
        </w:rPr>
        <w:t xml:space="preserve">היה </w:t>
      </w:r>
      <w:r w:rsidR="00F065F1">
        <w:rPr>
          <w:rFonts w:hint="cs"/>
          <w:rtl/>
        </w:rPr>
        <w:t>סוף-סוף</w:t>
      </w:r>
      <w:r w:rsidR="00896C31">
        <w:rPr>
          <w:rFonts w:hint="cs"/>
          <w:rtl/>
        </w:rPr>
        <w:t xml:space="preserve"> </w:t>
      </w:r>
      <w:r w:rsidR="003026CE">
        <w:rPr>
          <w:rFonts w:hint="cs"/>
          <w:rtl/>
        </w:rPr>
        <w:t xml:space="preserve">להיות אחד מאותם נוסעים מסתוריים </w:t>
      </w:r>
      <w:r w:rsidR="00056A71">
        <w:rPr>
          <w:rFonts w:hint="cs"/>
          <w:rtl/>
        </w:rPr>
        <w:t>[</w:t>
      </w:r>
      <w:r w:rsidR="003026CE">
        <w:rPr>
          <w:rFonts w:hint="cs"/>
          <w:rtl/>
        </w:rPr>
        <w:t xml:space="preserve">שאיש איננו יודע מה </w:t>
      </w:r>
      <w:r w:rsidR="00896C31">
        <w:rPr>
          <w:rFonts w:hint="cs"/>
          <w:rtl/>
        </w:rPr>
        <w:t xml:space="preserve">בדיוק </w:t>
      </w:r>
      <w:r w:rsidR="003026CE">
        <w:rPr>
          <w:rFonts w:hint="cs"/>
          <w:rtl/>
        </w:rPr>
        <w:t xml:space="preserve">קרה להם </w:t>
      </w:r>
      <w:r w:rsidR="00896C31">
        <w:rPr>
          <w:rtl/>
        </w:rPr>
        <w:t>–</w:t>
      </w:r>
      <w:r w:rsidR="00896C31">
        <w:rPr>
          <w:rFonts w:hint="cs"/>
          <w:rtl/>
        </w:rPr>
        <w:t xml:space="preserve"> רק שזהו</w:t>
      </w:r>
      <w:r w:rsidR="003026CE">
        <w:rPr>
          <w:rFonts w:hint="cs"/>
          <w:rtl/>
        </w:rPr>
        <w:t xml:space="preserve"> דבר מה גדול ונורא</w:t>
      </w:r>
      <w:r w:rsidR="00896C31">
        <w:rPr>
          <w:rFonts w:hint="cs"/>
          <w:rtl/>
        </w:rPr>
        <w:t>,</w:t>
      </w:r>
      <w:r w:rsidR="003026CE">
        <w:rPr>
          <w:rFonts w:hint="cs"/>
          <w:rtl/>
        </w:rPr>
        <w:t xml:space="preserve"> ו</w:t>
      </w:r>
      <w:r w:rsidR="00056A71">
        <w:rPr>
          <w:rFonts w:hint="cs"/>
          <w:rtl/>
        </w:rPr>
        <w:t xml:space="preserve">] </w:t>
      </w:r>
      <w:r w:rsidR="00896C31">
        <w:rPr>
          <w:rFonts w:hint="cs"/>
          <w:rtl/>
        </w:rPr>
        <w:t>ש</w:t>
      </w:r>
      <w:r w:rsidR="003026CE">
        <w:rPr>
          <w:rFonts w:hint="cs"/>
          <w:rtl/>
        </w:rPr>
        <w:t>זכרון יום החול הפשוט הזה י</w:t>
      </w:r>
      <w:r w:rsidR="003338E0">
        <w:rPr>
          <w:rFonts w:hint="cs"/>
          <w:rtl/>
        </w:rPr>
        <w:t>י</w:t>
      </w:r>
      <w:r w:rsidR="00896C31">
        <w:rPr>
          <w:rFonts w:hint="cs"/>
          <w:rtl/>
        </w:rPr>
        <w:t xml:space="preserve">שאר איתם לתמיד, אבל כעת </w:t>
      </w:r>
      <w:r w:rsidR="00056A71">
        <w:rPr>
          <w:rFonts w:hint="cs"/>
          <w:rtl/>
        </w:rPr>
        <w:t>[</w:t>
      </w:r>
      <w:r w:rsidR="00896C31">
        <w:rPr>
          <w:rFonts w:hint="cs"/>
          <w:rtl/>
        </w:rPr>
        <w:t>תיאו לא ר</w:t>
      </w:r>
      <w:r w:rsidR="003026CE">
        <w:rPr>
          <w:rFonts w:hint="cs"/>
          <w:rtl/>
        </w:rPr>
        <w:t>צה להיות הנוסע המסתורי והבוכה שיזכור את היום הזה לעד, הוא</w:t>
      </w:r>
      <w:r w:rsidR="00056A71">
        <w:rPr>
          <w:rFonts w:hint="cs"/>
          <w:rtl/>
        </w:rPr>
        <w:t>]</w:t>
      </w:r>
      <w:r w:rsidR="003026CE">
        <w:rPr>
          <w:rFonts w:hint="cs"/>
          <w:rtl/>
        </w:rPr>
        <w:t xml:space="preserve"> רצה יום ככל הימים, </w:t>
      </w:r>
      <w:r w:rsidR="00056A71">
        <w:rPr>
          <w:rFonts w:hint="cs"/>
          <w:rtl/>
        </w:rPr>
        <w:t>רצוף</w:t>
      </w:r>
      <w:r w:rsidR="003026CE">
        <w:rPr>
          <w:rFonts w:hint="cs"/>
          <w:rtl/>
        </w:rPr>
        <w:t xml:space="preserve"> עשרות מאורעות שגרתיים שאת</w:t>
      </w:r>
      <w:r w:rsidR="00896C31">
        <w:rPr>
          <w:rFonts w:hint="cs"/>
          <w:rtl/>
        </w:rPr>
        <w:t xml:space="preserve"> כולם ישכח למחרת. </w:t>
      </w:r>
    </w:p>
    <w:p w14:paraId="2D41A11C" w14:textId="77777777" w:rsidR="004627AB" w:rsidRPr="00CD067C" w:rsidRDefault="00056A71" w:rsidP="00056A71">
      <w:pPr>
        <w:rPr>
          <w:rtl/>
        </w:rPr>
      </w:pPr>
      <w:r>
        <w:rPr>
          <w:rFonts w:hint="cs"/>
          <w:rtl/>
        </w:rPr>
        <w:t>[</w:t>
      </w:r>
      <w:r w:rsidR="00896C31">
        <w:rPr>
          <w:rFonts w:hint="cs"/>
          <w:rtl/>
        </w:rPr>
        <w:t xml:space="preserve">את כל זה הוא </w:t>
      </w:r>
      <w:r w:rsidR="003026CE">
        <w:rPr>
          <w:rFonts w:hint="cs"/>
          <w:rtl/>
        </w:rPr>
        <w:t>א</w:t>
      </w:r>
      <w:r w:rsidR="00896C31">
        <w:rPr>
          <w:rFonts w:hint="cs"/>
          <w:rtl/>
        </w:rPr>
        <w:t>י</w:t>
      </w:r>
      <w:r w:rsidR="003026CE">
        <w:rPr>
          <w:rFonts w:hint="cs"/>
          <w:rtl/>
        </w:rPr>
        <w:t xml:space="preserve">חל לעצמו </w:t>
      </w:r>
      <w:r w:rsidR="004627AB" w:rsidRPr="00CD067C">
        <w:rPr>
          <w:rtl/>
        </w:rPr>
        <w:t>וכבר</w:t>
      </w:r>
      <w:r>
        <w:rPr>
          <w:rFonts w:hint="cs"/>
          <w:rtl/>
        </w:rPr>
        <w:t>]</w:t>
      </w:r>
      <w:r w:rsidR="004627AB" w:rsidRPr="00CD067C">
        <w:rPr>
          <w:rtl/>
        </w:rPr>
        <w:t xml:space="preserve"> </w:t>
      </w:r>
      <w:r>
        <w:rPr>
          <w:rFonts w:hint="cs"/>
          <w:rtl/>
        </w:rPr>
        <w:t xml:space="preserve">הוא </w:t>
      </w:r>
      <w:r w:rsidR="004627AB" w:rsidRPr="00CD067C">
        <w:rPr>
          <w:rtl/>
        </w:rPr>
        <w:t>הג</w:t>
      </w:r>
      <w:r w:rsidR="004627AB">
        <w:rPr>
          <w:rFonts w:hint="cs"/>
          <w:rtl/>
        </w:rPr>
        <w:t>י</w:t>
      </w:r>
      <w:r w:rsidR="004627AB" w:rsidRPr="00CD067C">
        <w:rPr>
          <w:rtl/>
        </w:rPr>
        <w:t xml:space="preserve">ע </w:t>
      </w:r>
      <w:r w:rsidR="00947FCB">
        <w:rPr>
          <w:rFonts w:hint="cs"/>
          <w:rtl/>
        </w:rPr>
        <w:t xml:space="preserve">ליעדו </w:t>
      </w:r>
      <w:r w:rsidR="004627AB" w:rsidRPr="00CD067C">
        <w:rPr>
          <w:rtl/>
        </w:rPr>
        <w:t xml:space="preserve">אבל לפני שנכנס לבית החולים </w:t>
      </w:r>
      <w:r w:rsidR="004627AB">
        <w:rPr>
          <w:rFonts w:hint="cs"/>
          <w:rtl/>
        </w:rPr>
        <w:t>הוא</w:t>
      </w:r>
      <w:r w:rsidR="004627AB" w:rsidRPr="00CD067C">
        <w:rPr>
          <w:rtl/>
        </w:rPr>
        <w:t xml:space="preserve"> עשה עוד פיפי אחרון בבית הקפה ליד </w:t>
      </w:r>
      <w:r w:rsidR="00896C31">
        <w:rPr>
          <w:rFonts w:hint="cs"/>
          <w:rtl/>
        </w:rPr>
        <w:t xml:space="preserve">שער </w:t>
      </w:r>
      <w:r w:rsidR="004627AB" w:rsidRPr="00CD067C">
        <w:rPr>
          <w:rtl/>
        </w:rPr>
        <w:t>הכניסה.</w:t>
      </w:r>
    </w:p>
    <w:p w14:paraId="49CE77A1" w14:textId="18EF9F19" w:rsidR="00FA5950" w:rsidRDefault="004627AB" w:rsidP="009837E4">
      <w:pPr>
        <w:rPr>
          <w:rtl/>
        </w:rPr>
      </w:pPr>
      <w:r>
        <w:rPr>
          <w:rFonts w:hint="cs"/>
          <w:rtl/>
        </w:rPr>
        <w:t>תיאו</w:t>
      </w:r>
      <w:r>
        <w:rPr>
          <w:rtl/>
        </w:rPr>
        <w:t xml:space="preserve"> הלך מהר מהר ו</w:t>
      </w:r>
      <w:r w:rsidR="006D5881">
        <w:rPr>
          <w:rFonts w:hint="cs"/>
          <w:rtl/>
        </w:rPr>
        <w:t>ה</w:t>
      </w:r>
      <w:r w:rsidRPr="00CD067C">
        <w:rPr>
          <w:rtl/>
        </w:rPr>
        <w:t xml:space="preserve">נוזל </w:t>
      </w:r>
      <w:r w:rsidR="006D5881">
        <w:rPr>
          <w:rFonts w:hint="cs"/>
          <w:rtl/>
        </w:rPr>
        <w:t>הצמיגי ה</w:t>
      </w:r>
      <w:r w:rsidRPr="00CD067C">
        <w:rPr>
          <w:rtl/>
        </w:rPr>
        <w:t>קר שכשך בבט</w:t>
      </w:r>
      <w:r w:rsidR="00947FCB">
        <w:rPr>
          <w:rFonts w:hint="cs"/>
          <w:rtl/>
        </w:rPr>
        <w:t>נ</w:t>
      </w:r>
      <w:r>
        <w:rPr>
          <w:rFonts w:hint="cs"/>
          <w:rtl/>
        </w:rPr>
        <w:t>ו</w:t>
      </w:r>
      <w:r w:rsidRPr="00CD067C">
        <w:rPr>
          <w:rtl/>
        </w:rPr>
        <w:t xml:space="preserve">, עם כל צעד הוא </w:t>
      </w:r>
      <w:r>
        <w:rPr>
          <w:rFonts w:hint="cs"/>
          <w:rtl/>
        </w:rPr>
        <w:t>הי</w:t>
      </w:r>
      <w:r w:rsidRPr="00CD067C">
        <w:rPr>
          <w:rtl/>
        </w:rPr>
        <w:t>כה בקיר הבטן, גלים גלים של נוזל כחול וקר רכב</w:t>
      </w:r>
      <w:r>
        <w:rPr>
          <w:rFonts w:hint="cs"/>
          <w:rtl/>
        </w:rPr>
        <w:t>ו</w:t>
      </w:r>
      <w:r>
        <w:rPr>
          <w:rtl/>
        </w:rPr>
        <w:t xml:space="preserve"> אחד על השני והקור </w:t>
      </w:r>
      <w:r w:rsidRPr="00CD067C">
        <w:rPr>
          <w:rtl/>
        </w:rPr>
        <w:t>ט</w:t>
      </w:r>
      <w:r>
        <w:rPr>
          <w:rFonts w:hint="cs"/>
          <w:rtl/>
        </w:rPr>
        <w:t>י</w:t>
      </w:r>
      <w:r w:rsidRPr="00CD067C">
        <w:rPr>
          <w:rtl/>
        </w:rPr>
        <w:t>פס במעלה חוט השדרה של</w:t>
      </w:r>
      <w:r>
        <w:rPr>
          <w:rFonts w:hint="cs"/>
          <w:rtl/>
        </w:rPr>
        <w:t>ו</w:t>
      </w:r>
      <w:r w:rsidRPr="00CD067C">
        <w:rPr>
          <w:rtl/>
        </w:rPr>
        <w:t>, במורד הירכיים של</w:t>
      </w:r>
      <w:r>
        <w:rPr>
          <w:rFonts w:hint="cs"/>
          <w:rtl/>
        </w:rPr>
        <w:t>ו</w:t>
      </w:r>
      <w:r w:rsidRPr="00CD067C">
        <w:rPr>
          <w:rtl/>
        </w:rPr>
        <w:t>, הנוזל ה</w:t>
      </w:r>
      <w:r>
        <w:rPr>
          <w:rFonts w:hint="cs"/>
          <w:rtl/>
        </w:rPr>
        <w:t>י</w:t>
      </w:r>
      <w:r w:rsidRPr="00CD067C">
        <w:rPr>
          <w:rtl/>
        </w:rPr>
        <w:t xml:space="preserve">ה </w:t>
      </w:r>
      <w:r w:rsidR="00C445A6">
        <w:rPr>
          <w:rFonts w:hint="cs"/>
          <w:rtl/>
        </w:rPr>
        <w:t>סמיך</w:t>
      </w:r>
      <w:r w:rsidRPr="00CD067C">
        <w:rPr>
          <w:rtl/>
        </w:rPr>
        <w:t xml:space="preserve"> וכבד ו</w:t>
      </w:r>
      <w:r>
        <w:rPr>
          <w:rFonts w:hint="cs"/>
          <w:rtl/>
        </w:rPr>
        <w:t>תיאו</w:t>
      </w:r>
      <w:r w:rsidRPr="00CD067C">
        <w:rPr>
          <w:rtl/>
        </w:rPr>
        <w:t xml:space="preserve"> </w:t>
      </w:r>
      <w:r w:rsidR="00056A71">
        <w:rPr>
          <w:rFonts w:hint="cs"/>
          <w:rtl/>
        </w:rPr>
        <w:t>כמעט</w:t>
      </w:r>
      <w:r w:rsidRPr="00CD067C">
        <w:rPr>
          <w:rtl/>
        </w:rPr>
        <w:t xml:space="preserve"> </w:t>
      </w:r>
      <w:r w:rsidR="00056A71">
        <w:rPr>
          <w:rFonts w:hint="cs"/>
          <w:rtl/>
        </w:rPr>
        <w:t>לא</w:t>
      </w:r>
      <w:r>
        <w:rPr>
          <w:rtl/>
        </w:rPr>
        <w:t xml:space="preserve"> התקדם. וזה מוזר כי הרגליים של</w:t>
      </w:r>
      <w:r>
        <w:rPr>
          <w:rFonts w:hint="cs"/>
          <w:rtl/>
        </w:rPr>
        <w:t>ו</w:t>
      </w:r>
      <w:r w:rsidRPr="00CD067C">
        <w:rPr>
          <w:rtl/>
        </w:rPr>
        <w:t xml:space="preserve"> </w:t>
      </w:r>
      <w:r>
        <w:rPr>
          <w:rFonts w:hint="cs"/>
          <w:rtl/>
        </w:rPr>
        <w:t xml:space="preserve">היו </w:t>
      </w:r>
      <w:r w:rsidRPr="00CD067C">
        <w:rPr>
          <w:rtl/>
        </w:rPr>
        <w:t xml:space="preserve">ארוכות </w:t>
      </w:r>
      <w:r w:rsidR="00896C31">
        <w:rPr>
          <w:rFonts w:hint="cs"/>
          <w:rtl/>
        </w:rPr>
        <w:t>מספיק</w:t>
      </w:r>
      <w:r w:rsidRPr="00CD067C">
        <w:rPr>
          <w:rtl/>
        </w:rPr>
        <w:t xml:space="preserve"> לעבור לפחות שלוש מרצפות ירוקות בכל </w:t>
      </w:r>
      <w:r w:rsidR="00056A71">
        <w:rPr>
          <w:rtl/>
        </w:rPr>
        <w:t>צעד</w:t>
      </w:r>
      <w:r w:rsidR="00056A71">
        <w:rPr>
          <w:rFonts w:hint="cs"/>
          <w:rtl/>
        </w:rPr>
        <w:t xml:space="preserve"> </w:t>
      </w:r>
      <w:r w:rsidR="00056A71">
        <w:rPr>
          <w:rtl/>
        </w:rPr>
        <w:t>–</w:t>
      </w:r>
      <w:r w:rsidRPr="00CD067C">
        <w:rPr>
          <w:rtl/>
        </w:rPr>
        <w:t xml:space="preserve"> </w:t>
      </w:r>
      <w:r w:rsidR="00896C31">
        <w:rPr>
          <w:rFonts w:hint="cs"/>
          <w:rtl/>
        </w:rPr>
        <w:t>ש</w:t>
      </w:r>
      <w:r w:rsidRPr="00CD067C">
        <w:rPr>
          <w:rtl/>
        </w:rPr>
        <w:t>תי מרצפות מלאות</w:t>
      </w:r>
      <w:r w:rsidR="00896C31">
        <w:rPr>
          <w:rFonts w:hint="cs"/>
          <w:rtl/>
        </w:rPr>
        <w:t xml:space="preserve"> נכנסות</w:t>
      </w:r>
      <w:r w:rsidRPr="00CD067C">
        <w:rPr>
          <w:rtl/>
        </w:rPr>
        <w:t xml:space="preserve"> בר</w:t>
      </w:r>
      <w:r>
        <w:rPr>
          <w:rtl/>
        </w:rPr>
        <w:t>ווח בין רגל לרגל</w:t>
      </w:r>
      <w:r w:rsidR="00056A71">
        <w:rPr>
          <w:rFonts w:hint="cs"/>
          <w:rtl/>
        </w:rPr>
        <w:t>,</w:t>
      </w:r>
      <w:r>
        <w:rPr>
          <w:rtl/>
        </w:rPr>
        <w:t xml:space="preserve"> ו</w:t>
      </w:r>
      <w:r>
        <w:rPr>
          <w:rFonts w:hint="cs"/>
          <w:rtl/>
        </w:rPr>
        <w:t>תיאו</w:t>
      </w:r>
      <w:r w:rsidRPr="00CD067C">
        <w:rPr>
          <w:rtl/>
        </w:rPr>
        <w:t xml:space="preserve"> ע</w:t>
      </w:r>
      <w:r>
        <w:rPr>
          <w:rtl/>
        </w:rPr>
        <w:t>קף איזה איש ש</w:t>
      </w:r>
      <w:r>
        <w:rPr>
          <w:rFonts w:hint="cs"/>
          <w:rtl/>
        </w:rPr>
        <w:t>ה</w:t>
      </w:r>
      <w:r w:rsidRPr="00CD067C">
        <w:rPr>
          <w:rtl/>
        </w:rPr>
        <w:t xml:space="preserve">תנהל לו כאילו המסדרון </w:t>
      </w:r>
      <w:r w:rsidR="00056A71">
        <w:rPr>
          <w:rFonts w:hint="cs"/>
          <w:rtl/>
        </w:rPr>
        <w:t>הינו</w:t>
      </w:r>
      <w:r w:rsidR="00056A71">
        <w:rPr>
          <w:rtl/>
        </w:rPr>
        <w:t xml:space="preserve"> פינת</w:t>
      </w:r>
      <w:r w:rsidR="00056A71">
        <w:rPr>
          <w:rFonts w:hint="cs"/>
          <w:rtl/>
        </w:rPr>
        <w:t>-</w:t>
      </w:r>
      <w:r w:rsidRPr="00CD067C">
        <w:rPr>
          <w:rtl/>
        </w:rPr>
        <w:t xml:space="preserve">חמד </w:t>
      </w:r>
      <w:r>
        <w:rPr>
          <w:rtl/>
        </w:rPr>
        <w:t>נסתרת</w:t>
      </w:r>
      <w:r>
        <w:rPr>
          <w:rFonts w:hint="cs"/>
          <w:rtl/>
        </w:rPr>
        <w:t xml:space="preserve">, </w:t>
      </w:r>
      <w:r w:rsidR="00C445A6">
        <w:rPr>
          <w:rFonts w:hint="cs"/>
          <w:rtl/>
        </w:rPr>
        <w:t>מ</w:t>
      </w:r>
      <w:r>
        <w:rPr>
          <w:rFonts w:hint="cs"/>
          <w:rtl/>
        </w:rPr>
        <w:t xml:space="preserve">לקק טילון </w:t>
      </w:r>
      <w:r w:rsidR="00056A71">
        <w:rPr>
          <w:rFonts w:hint="cs"/>
          <w:rtl/>
        </w:rPr>
        <w:t>מה</w:t>
      </w:r>
      <w:r>
        <w:rPr>
          <w:rFonts w:hint="cs"/>
          <w:rtl/>
        </w:rPr>
        <w:t>מכונה האוטומטית בלובי</w:t>
      </w:r>
      <w:r>
        <w:rPr>
          <w:rtl/>
        </w:rPr>
        <w:t xml:space="preserve"> </w:t>
      </w:r>
      <w:r w:rsidR="009837E4">
        <w:rPr>
          <w:rFonts w:hint="cs"/>
          <w:rtl/>
        </w:rPr>
        <w:t xml:space="preserve">המעוצב בטוב-טעם, </w:t>
      </w:r>
      <w:r w:rsidR="003359F8">
        <w:rPr>
          <w:rFonts w:hint="cs"/>
          <w:rtl/>
        </w:rPr>
        <w:t>ש</w:t>
      </w:r>
      <w:r w:rsidR="009837E4">
        <w:rPr>
          <w:rFonts w:hint="cs"/>
          <w:rtl/>
        </w:rPr>
        <w:t>א</w:t>
      </w:r>
      <w:r w:rsidR="003359F8">
        <w:rPr>
          <w:rFonts w:hint="cs"/>
          <w:rtl/>
        </w:rPr>
        <w:t xml:space="preserve">נשים עוברים בו רק פעם אחת, </w:t>
      </w:r>
      <w:r w:rsidR="00896C31">
        <w:rPr>
          <w:rFonts w:hint="cs"/>
          <w:rtl/>
        </w:rPr>
        <w:t xml:space="preserve">רק בדרכם פנימה, </w:t>
      </w:r>
      <w:r>
        <w:rPr>
          <w:rtl/>
        </w:rPr>
        <w:t>ו</w:t>
      </w:r>
      <w:r>
        <w:rPr>
          <w:rFonts w:hint="cs"/>
          <w:rtl/>
        </w:rPr>
        <w:t xml:space="preserve">תיאו כבר מזמן </w:t>
      </w:r>
      <w:r w:rsidR="006356A4">
        <w:rPr>
          <w:rFonts w:hint="cs"/>
          <w:rtl/>
        </w:rPr>
        <w:t>חלף על פני האיש</w:t>
      </w:r>
      <w:r w:rsidRPr="00CD067C">
        <w:rPr>
          <w:rtl/>
        </w:rPr>
        <w:t xml:space="preserve"> </w:t>
      </w:r>
      <w:r>
        <w:rPr>
          <w:rFonts w:hint="cs"/>
          <w:rtl/>
        </w:rPr>
        <w:t>ו</w:t>
      </w:r>
      <w:r w:rsidRPr="00CD067C">
        <w:rPr>
          <w:rtl/>
        </w:rPr>
        <w:t xml:space="preserve">צעד וצעד ולא </w:t>
      </w:r>
      <w:r>
        <w:rPr>
          <w:rFonts w:hint="cs"/>
          <w:rtl/>
        </w:rPr>
        <w:t>ה</w:t>
      </w:r>
      <w:r w:rsidR="003338E0">
        <w:rPr>
          <w:rtl/>
        </w:rPr>
        <w:t xml:space="preserve">גיע לסוף. </w:t>
      </w:r>
      <w:r w:rsidR="00FA5950">
        <w:rPr>
          <w:rFonts w:hint="cs"/>
          <w:rtl/>
        </w:rPr>
        <w:t>איך</w:t>
      </w:r>
      <w:r w:rsidR="00C445A6">
        <w:rPr>
          <w:rFonts w:hint="cs"/>
          <w:rtl/>
        </w:rPr>
        <w:t xml:space="preserve"> </w:t>
      </w:r>
      <w:r w:rsidR="00FA5950">
        <w:rPr>
          <w:rFonts w:hint="cs"/>
          <w:rtl/>
        </w:rPr>
        <w:t>אפשר ללקק טילו</w:t>
      </w:r>
      <w:r w:rsidR="006356A4">
        <w:rPr>
          <w:rFonts w:hint="cs"/>
          <w:rtl/>
        </w:rPr>
        <w:t xml:space="preserve">ן כשנוזל קר </w:t>
      </w:r>
      <w:r w:rsidR="00F97A34">
        <w:rPr>
          <w:rFonts w:hint="cs"/>
          <w:rtl/>
        </w:rPr>
        <w:t>כל כך</w:t>
      </w:r>
      <w:r w:rsidR="00896C31">
        <w:rPr>
          <w:rFonts w:hint="cs"/>
          <w:rtl/>
        </w:rPr>
        <w:t xml:space="preserve"> </w:t>
      </w:r>
      <w:r w:rsidR="006356A4">
        <w:rPr>
          <w:rFonts w:hint="cs"/>
          <w:rtl/>
        </w:rPr>
        <w:t>וצמיג</w:t>
      </w:r>
      <w:r w:rsidR="00C445A6">
        <w:rPr>
          <w:rFonts w:hint="cs"/>
          <w:rtl/>
        </w:rPr>
        <w:t>י</w:t>
      </w:r>
      <w:r w:rsidR="006356A4">
        <w:rPr>
          <w:rFonts w:hint="cs"/>
          <w:rtl/>
        </w:rPr>
        <w:t xml:space="preserve"> </w:t>
      </w:r>
      <w:r w:rsidR="009837E4">
        <w:rPr>
          <w:rFonts w:hint="cs"/>
          <w:rtl/>
        </w:rPr>
        <w:t xml:space="preserve">משתכשך </w:t>
      </w:r>
      <w:r w:rsidR="006356A4">
        <w:rPr>
          <w:rFonts w:hint="cs"/>
          <w:rtl/>
        </w:rPr>
        <w:t xml:space="preserve">בבטן, </w:t>
      </w:r>
      <w:r w:rsidR="00C445A6">
        <w:rPr>
          <w:rFonts w:hint="cs"/>
          <w:rtl/>
        </w:rPr>
        <w:t xml:space="preserve">איך אפשר להתנהל בנחת </w:t>
      </w:r>
      <w:r w:rsidR="00896C31">
        <w:rPr>
          <w:rFonts w:hint="cs"/>
          <w:rtl/>
        </w:rPr>
        <w:t>כשאבק המוות מוטל בכל סדק ו</w:t>
      </w:r>
      <w:r w:rsidR="00FA5950">
        <w:rPr>
          <w:rFonts w:hint="cs"/>
          <w:rtl/>
        </w:rPr>
        <w:t>פרצה.</w:t>
      </w:r>
    </w:p>
    <w:p w14:paraId="10D027C5" w14:textId="02995211" w:rsidR="004627AB" w:rsidRDefault="00FA5950" w:rsidP="00D316CC">
      <w:pPr>
        <w:rPr>
          <w:rtl/>
        </w:rPr>
      </w:pPr>
      <w:r>
        <w:rPr>
          <w:rFonts w:hint="cs"/>
          <w:rtl/>
        </w:rPr>
        <w:t xml:space="preserve">הנוזל הקר </w:t>
      </w:r>
      <w:r w:rsidR="007A7C01">
        <w:rPr>
          <w:rFonts w:hint="cs"/>
          <w:rtl/>
        </w:rPr>
        <w:t>גלש</w:t>
      </w:r>
      <w:r>
        <w:rPr>
          <w:rFonts w:hint="cs"/>
          <w:rtl/>
        </w:rPr>
        <w:t xml:space="preserve"> </w:t>
      </w:r>
      <w:r w:rsidR="007A7C01">
        <w:rPr>
          <w:rFonts w:hint="cs"/>
          <w:rtl/>
        </w:rPr>
        <w:t>מ</w:t>
      </w:r>
      <w:r>
        <w:rPr>
          <w:rFonts w:hint="cs"/>
          <w:rtl/>
        </w:rPr>
        <w:t xml:space="preserve">ביטנו, הוא חש בו </w:t>
      </w:r>
      <w:r w:rsidR="007A7C01">
        <w:rPr>
          <w:rFonts w:hint="cs"/>
          <w:rtl/>
        </w:rPr>
        <w:t>[</w:t>
      </w:r>
      <w:r>
        <w:t>trickle</w:t>
      </w:r>
      <w:r w:rsidR="00896C31">
        <w:rPr>
          <w:rFonts w:hint="cs"/>
          <w:rtl/>
        </w:rPr>
        <w:t>] מטפטף</w:t>
      </w:r>
      <w:r w:rsidR="007A7C01">
        <w:rPr>
          <w:rFonts w:hint="cs"/>
          <w:rtl/>
        </w:rPr>
        <w:t xml:space="preserve"> ונוזל</w:t>
      </w:r>
      <w:r>
        <w:rPr>
          <w:rFonts w:hint="cs"/>
          <w:rtl/>
        </w:rPr>
        <w:t xml:space="preserve"> על כתפיו, על שכמותיו, במורד גבו.</w:t>
      </w:r>
      <w:r w:rsidR="006356A4">
        <w:rPr>
          <w:rFonts w:hint="cs"/>
          <w:rtl/>
        </w:rPr>
        <w:t xml:space="preserve"> </w:t>
      </w:r>
      <w:r w:rsidR="003338E0">
        <w:rPr>
          <w:rFonts w:hint="cs"/>
          <w:rtl/>
        </w:rPr>
        <w:t>לו</w:t>
      </w:r>
      <w:r w:rsidR="004627AB" w:rsidRPr="00CD067C">
        <w:rPr>
          <w:rtl/>
        </w:rPr>
        <w:t xml:space="preserve"> הי</w:t>
      </w:r>
      <w:r w:rsidR="004627AB">
        <w:rPr>
          <w:rFonts w:hint="cs"/>
          <w:rtl/>
        </w:rPr>
        <w:t>ה</w:t>
      </w:r>
      <w:r w:rsidR="004627AB" w:rsidRPr="00CD067C">
        <w:rPr>
          <w:rtl/>
        </w:rPr>
        <w:t xml:space="preserve"> מביא </w:t>
      </w:r>
      <w:r w:rsidR="004627AB">
        <w:rPr>
          <w:rFonts w:hint="cs"/>
          <w:rtl/>
        </w:rPr>
        <w:t xml:space="preserve">לשם </w:t>
      </w:r>
      <w:r w:rsidR="004627AB" w:rsidRPr="00CD067C">
        <w:rPr>
          <w:rtl/>
        </w:rPr>
        <w:t xml:space="preserve">את הסקייטבורד </w:t>
      </w:r>
      <w:r w:rsidR="004627AB">
        <w:rPr>
          <w:rFonts w:hint="cs"/>
          <w:rtl/>
        </w:rPr>
        <w:t>של אלכס</w:t>
      </w:r>
      <w:r w:rsidR="007A7C01">
        <w:rPr>
          <w:rtl/>
        </w:rPr>
        <w:t xml:space="preserve"> (</w:t>
      </w:r>
      <w:r w:rsidR="0069321E">
        <w:rPr>
          <w:rFonts w:hint="cs"/>
          <w:rtl/>
        </w:rPr>
        <w:t>איש לא</w:t>
      </w:r>
      <w:r w:rsidR="0069321E">
        <w:rPr>
          <w:rtl/>
        </w:rPr>
        <w:t xml:space="preserve"> היה </w:t>
      </w:r>
      <w:r w:rsidR="0069321E">
        <w:rPr>
          <w:rFonts w:hint="cs"/>
          <w:rtl/>
        </w:rPr>
        <w:t xml:space="preserve">גוער </w:t>
      </w:r>
      <w:r w:rsidR="004627AB" w:rsidRPr="00CD067C">
        <w:rPr>
          <w:rtl/>
        </w:rPr>
        <w:t>היי ילד תפסיק להתפרע</w:t>
      </w:r>
      <w:r w:rsidR="0091760B">
        <w:rPr>
          <w:rFonts w:hint="cs"/>
          <w:rtl/>
        </w:rPr>
        <w:t>,</w:t>
      </w:r>
      <w:r w:rsidR="004627AB">
        <w:rPr>
          <w:rFonts w:hint="cs"/>
          <w:rtl/>
        </w:rPr>
        <w:t xml:space="preserve"> כי תיאו לא ממש ידע להחליק </w:t>
      </w:r>
      <w:r w:rsidR="0091760B">
        <w:rPr>
          <w:rFonts w:hint="cs"/>
          <w:rtl/>
        </w:rPr>
        <w:t>ב</w:t>
      </w:r>
      <w:r w:rsidR="004627AB">
        <w:rPr>
          <w:rFonts w:hint="cs"/>
          <w:rtl/>
        </w:rPr>
        <w:t>סקייטבורד והוא מעולם לא היה מהמתפרעים</w:t>
      </w:r>
      <w:r w:rsidR="003338E0">
        <w:rPr>
          <w:rtl/>
        </w:rPr>
        <w:t>)</w:t>
      </w:r>
      <w:r w:rsidR="004627AB">
        <w:rPr>
          <w:rFonts w:hint="cs"/>
          <w:rtl/>
        </w:rPr>
        <w:t xml:space="preserve"> היה</w:t>
      </w:r>
      <w:r w:rsidR="004627AB" w:rsidRPr="00CD067C">
        <w:rPr>
          <w:rtl/>
        </w:rPr>
        <w:t xml:space="preserve"> </w:t>
      </w:r>
      <w:r w:rsidR="004627AB">
        <w:rPr>
          <w:rFonts w:hint="cs"/>
          <w:rtl/>
        </w:rPr>
        <w:t>נוכח</w:t>
      </w:r>
      <w:r w:rsidR="004627AB">
        <w:rPr>
          <w:rtl/>
        </w:rPr>
        <w:t xml:space="preserve"> שהמסדרון בנוי בשיפוע </w:t>
      </w:r>
      <w:r w:rsidR="004627AB">
        <w:rPr>
          <w:rFonts w:hint="cs"/>
          <w:rtl/>
        </w:rPr>
        <w:t>תלול</w:t>
      </w:r>
      <w:r w:rsidR="00C90C6C">
        <w:rPr>
          <w:rFonts w:hint="cs"/>
          <w:rtl/>
        </w:rPr>
        <w:t xml:space="preserve"> מאוד </w:t>
      </w:r>
      <w:r w:rsidR="004627AB">
        <w:rPr>
          <w:rFonts w:hint="cs"/>
          <w:rtl/>
        </w:rPr>
        <w:t>כלפי מעלה</w:t>
      </w:r>
      <w:r w:rsidR="004627AB" w:rsidRPr="00CD067C">
        <w:rPr>
          <w:rtl/>
        </w:rPr>
        <w:t xml:space="preserve"> </w:t>
      </w:r>
      <w:r w:rsidR="00C445A6">
        <w:rPr>
          <w:rFonts w:hint="cs"/>
          <w:rtl/>
        </w:rPr>
        <w:t xml:space="preserve">וזאת הסיבה שכל צעד קשה </w:t>
      </w:r>
      <w:r w:rsidR="00F97A34">
        <w:rPr>
          <w:rFonts w:hint="cs"/>
          <w:rtl/>
        </w:rPr>
        <w:t>כל כך</w:t>
      </w:r>
      <w:r w:rsidR="00C445A6">
        <w:rPr>
          <w:rFonts w:hint="cs"/>
          <w:rtl/>
        </w:rPr>
        <w:t xml:space="preserve">, כל צעד נוסף הוא ממש בלתי אפשרי </w:t>
      </w:r>
      <w:r w:rsidR="004627AB" w:rsidRPr="00CD067C">
        <w:rPr>
          <w:rtl/>
        </w:rPr>
        <w:t>ו</w:t>
      </w:r>
      <w:r w:rsidR="004627AB">
        <w:rPr>
          <w:rFonts w:hint="cs"/>
          <w:rtl/>
        </w:rPr>
        <w:t>תיאו</w:t>
      </w:r>
      <w:r w:rsidR="004627AB">
        <w:rPr>
          <w:rtl/>
        </w:rPr>
        <w:t xml:space="preserve"> צעד שם כבר עידנים ולא </w:t>
      </w:r>
      <w:r w:rsidR="004627AB">
        <w:rPr>
          <w:rFonts w:hint="cs"/>
          <w:rtl/>
        </w:rPr>
        <w:t>ה</w:t>
      </w:r>
      <w:r w:rsidR="004627AB" w:rsidRPr="00CD067C">
        <w:rPr>
          <w:rtl/>
        </w:rPr>
        <w:t>עז אפילו לגעת בטלפון הנייד של</w:t>
      </w:r>
      <w:r w:rsidR="004627AB">
        <w:rPr>
          <w:rFonts w:hint="cs"/>
          <w:rtl/>
        </w:rPr>
        <w:t>ו</w:t>
      </w:r>
      <w:r w:rsidR="004627AB" w:rsidRPr="00CD067C">
        <w:rPr>
          <w:rtl/>
        </w:rPr>
        <w:t xml:space="preserve"> </w:t>
      </w:r>
      <w:r w:rsidR="007A7C01">
        <w:rPr>
          <w:rFonts w:hint="cs"/>
          <w:rtl/>
        </w:rPr>
        <w:t>פן</w:t>
      </w:r>
      <w:r w:rsidR="004627AB" w:rsidRPr="00CD067C">
        <w:rPr>
          <w:rtl/>
        </w:rPr>
        <w:t xml:space="preserve"> </w:t>
      </w:r>
      <w:r w:rsidR="004627AB" w:rsidRPr="00CD067C">
        <w:rPr>
          <w:rFonts w:hint="cs"/>
          <w:rtl/>
        </w:rPr>
        <w:t>י</w:t>
      </w:r>
      <w:r w:rsidR="004627AB" w:rsidRPr="00CD067C">
        <w:rPr>
          <w:rtl/>
        </w:rPr>
        <w:t>לחץ על משהו בטעות ו</w:t>
      </w:r>
      <w:r w:rsidR="004627AB">
        <w:rPr>
          <w:rFonts w:hint="cs"/>
          <w:rtl/>
        </w:rPr>
        <w:t>הוא</w:t>
      </w:r>
      <w:r w:rsidR="004627AB" w:rsidRPr="00CD067C">
        <w:rPr>
          <w:rtl/>
        </w:rPr>
        <w:t xml:space="preserve"> לא ידע אם זה |חי›</w:t>
      </w:r>
      <w:r w:rsidR="004627AB" w:rsidRPr="00CD067C">
        <w:rPr>
          <w:rFonts w:hint="cs"/>
          <w:rtl/>
        </w:rPr>
        <w:t xml:space="preserve"> או |מת</w:t>
      </w:r>
      <w:r w:rsidR="004627AB" w:rsidRPr="00CD067C">
        <w:rPr>
          <w:rtl/>
        </w:rPr>
        <w:t>›</w:t>
      </w:r>
      <w:r w:rsidR="004627AB" w:rsidRPr="00CD067C">
        <w:rPr>
          <w:rFonts w:hint="cs"/>
          <w:rtl/>
        </w:rPr>
        <w:t xml:space="preserve">, אנחנו באמצע ניסוי מדעי </w:t>
      </w:r>
      <w:r w:rsidR="004627AB">
        <w:rPr>
          <w:rFonts w:hint="cs"/>
          <w:rtl/>
        </w:rPr>
        <w:t xml:space="preserve">תיאו, </w:t>
      </w:r>
      <w:r w:rsidR="004627AB" w:rsidRPr="00CD067C">
        <w:rPr>
          <w:rFonts w:hint="cs"/>
          <w:rtl/>
        </w:rPr>
        <w:t xml:space="preserve">ואולי </w:t>
      </w:r>
      <w:r w:rsidR="00D316CC">
        <w:rPr>
          <w:rFonts w:hint="cs"/>
          <w:rtl/>
        </w:rPr>
        <w:t>באותה הזדמנות יבדוק ה</w:t>
      </w:r>
      <w:r w:rsidR="004627AB" w:rsidRPr="00CD067C">
        <w:rPr>
          <w:rFonts w:hint="cs"/>
          <w:rtl/>
        </w:rPr>
        <w:t>מדען את הנוזל הקר הזה שממלא אות</w:t>
      </w:r>
      <w:r w:rsidR="004627AB">
        <w:rPr>
          <w:rFonts w:hint="cs"/>
          <w:rtl/>
        </w:rPr>
        <w:t>ו</w:t>
      </w:r>
      <w:r w:rsidR="004627AB" w:rsidRPr="00CD067C">
        <w:rPr>
          <w:rFonts w:hint="cs"/>
          <w:rtl/>
        </w:rPr>
        <w:t xml:space="preserve"> ו</w:t>
      </w:r>
      <w:r w:rsidR="001C5A04">
        <w:rPr>
          <w:rFonts w:hint="cs"/>
          <w:rtl/>
        </w:rPr>
        <w:t>אימא</w:t>
      </w:r>
      <w:r w:rsidR="004627AB" w:rsidRPr="00CD067C">
        <w:rPr>
          <w:rFonts w:hint="cs"/>
          <w:rtl/>
        </w:rPr>
        <w:t xml:space="preserve"> </w:t>
      </w:r>
      <w:r w:rsidR="001C5A04">
        <w:rPr>
          <w:rFonts w:hint="cs"/>
          <w:rtl/>
        </w:rPr>
        <w:t>הייתה</w:t>
      </w:r>
      <w:r w:rsidR="004627AB" w:rsidRPr="00CD067C">
        <w:rPr>
          <w:rFonts w:hint="cs"/>
          <w:rtl/>
        </w:rPr>
        <w:t xml:space="preserve"> </w:t>
      </w:r>
      <w:r w:rsidR="004627AB" w:rsidRPr="00CD067C">
        <w:rPr>
          <w:rtl/>
        </w:rPr>
        <w:t xml:space="preserve">אומרת </w:t>
      </w:r>
      <w:r w:rsidR="007A7C01">
        <w:rPr>
          <w:rFonts w:hint="cs"/>
          <w:rtl/>
        </w:rPr>
        <w:t xml:space="preserve">תזדקף, </w:t>
      </w:r>
      <w:r w:rsidR="004627AB" w:rsidRPr="00CD067C">
        <w:rPr>
          <w:rtl/>
        </w:rPr>
        <w:t>תפסיק לתקוע עיניים ברצפה תביט למעלה</w:t>
      </w:r>
      <w:r w:rsidR="0091760B">
        <w:rPr>
          <w:rFonts w:hint="cs"/>
          <w:rtl/>
        </w:rPr>
        <w:t>,</w:t>
      </w:r>
      <w:r w:rsidR="004627AB" w:rsidRPr="00CD067C">
        <w:rPr>
          <w:rtl/>
        </w:rPr>
        <w:t xml:space="preserve"> העולם שלך</w:t>
      </w:r>
      <w:r w:rsidR="0091760B">
        <w:rPr>
          <w:rFonts w:hint="cs"/>
          <w:rtl/>
        </w:rPr>
        <w:t>,</w:t>
      </w:r>
      <w:r w:rsidR="004627AB" w:rsidRPr="00CD067C">
        <w:rPr>
          <w:rtl/>
        </w:rPr>
        <w:t xml:space="preserve"> ו</w:t>
      </w:r>
      <w:r w:rsidR="004627AB">
        <w:rPr>
          <w:rFonts w:hint="cs"/>
          <w:rtl/>
        </w:rPr>
        <w:t>תיאו</w:t>
      </w:r>
      <w:r w:rsidR="004627AB" w:rsidRPr="00CD067C">
        <w:rPr>
          <w:rtl/>
        </w:rPr>
        <w:t xml:space="preserve"> באמת </w:t>
      </w:r>
      <w:r w:rsidR="004627AB">
        <w:rPr>
          <w:rFonts w:hint="cs"/>
          <w:rtl/>
        </w:rPr>
        <w:t>ה</w:t>
      </w:r>
      <w:r w:rsidR="0069321E">
        <w:rPr>
          <w:rtl/>
        </w:rPr>
        <w:t>שתדל</w:t>
      </w:r>
      <w:r w:rsidR="0069321E">
        <w:rPr>
          <w:rFonts w:hint="cs"/>
          <w:rtl/>
        </w:rPr>
        <w:t xml:space="preserve"> </w:t>
      </w:r>
      <w:r w:rsidR="004627AB" w:rsidRPr="00CD067C">
        <w:rPr>
          <w:rtl/>
        </w:rPr>
        <w:t>להביט קדימה, כתפיים ישרות ועיניים נוקבות והדרך של</w:t>
      </w:r>
      <w:r w:rsidR="004627AB">
        <w:rPr>
          <w:rFonts w:hint="cs"/>
          <w:rtl/>
        </w:rPr>
        <w:t xml:space="preserve"> ת</w:t>
      </w:r>
      <w:r w:rsidR="004627AB" w:rsidRPr="00CD067C">
        <w:rPr>
          <w:rtl/>
        </w:rPr>
        <w:t>י</w:t>
      </w:r>
      <w:r w:rsidR="004627AB">
        <w:rPr>
          <w:rFonts w:hint="cs"/>
          <w:rtl/>
        </w:rPr>
        <w:t>או</w:t>
      </w:r>
      <w:r w:rsidR="004627AB" w:rsidRPr="00CD067C">
        <w:rPr>
          <w:rtl/>
        </w:rPr>
        <w:t>, הרחוב של</w:t>
      </w:r>
      <w:r w:rsidR="004627AB">
        <w:rPr>
          <w:rFonts w:hint="cs"/>
          <w:rtl/>
        </w:rPr>
        <w:t xml:space="preserve"> ת</w:t>
      </w:r>
      <w:r w:rsidR="004627AB" w:rsidRPr="00CD067C">
        <w:rPr>
          <w:rtl/>
        </w:rPr>
        <w:t>י</w:t>
      </w:r>
      <w:r w:rsidR="004627AB">
        <w:rPr>
          <w:rFonts w:hint="cs"/>
          <w:rtl/>
        </w:rPr>
        <w:t>או</w:t>
      </w:r>
      <w:r w:rsidR="004627AB" w:rsidRPr="00CD067C">
        <w:rPr>
          <w:rtl/>
        </w:rPr>
        <w:t>, העולם של</w:t>
      </w:r>
      <w:r w:rsidR="004627AB">
        <w:rPr>
          <w:rFonts w:hint="cs"/>
          <w:rtl/>
        </w:rPr>
        <w:t xml:space="preserve"> ת</w:t>
      </w:r>
      <w:r w:rsidR="004627AB" w:rsidRPr="00CD067C">
        <w:rPr>
          <w:rtl/>
        </w:rPr>
        <w:t>י</w:t>
      </w:r>
      <w:r w:rsidR="004627AB">
        <w:rPr>
          <w:rFonts w:hint="cs"/>
          <w:rtl/>
        </w:rPr>
        <w:t>או</w:t>
      </w:r>
      <w:r w:rsidR="004627AB" w:rsidRPr="00CD067C">
        <w:rPr>
          <w:rtl/>
        </w:rPr>
        <w:t xml:space="preserve">. רק לא פה, במסדרון הירוק, פה </w:t>
      </w:r>
      <w:r w:rsidR="004627AB">
        <w:rPr>
          <w:rFonts w:hint="cs"/>
          <w:rtl/>
        </w:rPr>
        <w:t>הוא</w:t>
      </w:r>
      <w:r w:rsidR="004627AB" w:rsidRPr="00CD067C">
        <w:rPr>
          <w:rtl/>
        </w:rPr>
        <w:t xml:space="preserve"> </w:t>
      </w:r>
      <w:r w:rsidR="004627AB">
        <w:rPr>
          <w:rFonts w:hint="cs"/>
          <w:rtl/>
        </w:rPr>
        <w:t>ה</w:t>
      </w:r>
      <w:r w:rsidR="004627AB" w:rsidRPr="00CD067C">
        <w:rPr>
          <w:rtl/>
        </w:rPr>
        <w:t xml:space="preserve">רשה לכל לנזול, </w:t>
      </w:r>
      <w:r w:rsidR="004627AB">
        <w:rPr>
          <w:rFonts w:hint="cs"/>
          <w:rtl/>
        </w:rPr>
        <w:t>הוא</w:t>
      </w:r>
      <w:r w:rsidR="004627AB" w:rsidRPr="00CD067C">
        <w:rPr>
          <w:rtl/>
        </w:rPr>
        <w:t xml:space="preserve"> לא </w:t>
      </w:r>
      <w:r w:rsidR="004627AB">
        <w:rPr>
          <w:rFonts w:hint="cs"/>
          <w:rtl/>
        </w:rPr>
        <w:t>ה</w:t>
      </w:r>
      <w:r w:rsidR="004627AB" w:rsidRPr="00CD067C">
        <w:rPr>
          <w:rtl/>
        </w:rPr>
        <w:t xml:space="preserve">צליח להיאבק בנוזל הקר הזה, </w:t>
      </w:r>
      <w:r w:rsidR="0091760B">
        <w:rPr>
          <w:rFonts w:hint="cs"/>
          <w:rtl/>
        </w:rPr>
        <w:t>בקרוב</w:t>
      </w:r>
      <w:r w:rsidR="004627AB" w:rsidRPr="00CD067C">
        <w:rPr>
          <w:rtl/>
        </w:rPr>
        <w:t xml:space="preserve"> יגמר הניסוי.</w:t>
      </w:r>
    </w:p>
    <w:p w14:paraId="1C926099" w14:textId="77777777" w:rsidR="004627AB" w:rsidRPr="00CD067C" w:rsidRDefault="004627AB" w:rsidP="001A46FA">
      <w:pPr>
        <w:rPr>
          <w:rtl/>
        </w:rPr>
      </w:pPr>
      <w:r w:rsidRPr="00CD067C">
        <w:rPr>
          <w:rtl/>
        </w:rPr>
        <w:t>הר</w:t>
      </w:r>
      <w:r>
        <w:rPr>
          <w:rtl/>
        </w:rPr>
        <w:t xml:space="preserve">צפה </w:t>
      </w:r>
      <w:r>
        <w:rPr>
          <w:rFonts w:hint="cs"/>
          <w:rtl/>
        </w:rPr>
        <w:t>הת</w:t>
      </w:r>
      <w:r w:rsidRPr="00CD067C">
        <w:rPr>
          <w:rtl/>
        </w:rPr>
        <w:t>חלפ</w:t>
      </w:r>
      <w:r>
        <w:rPr>
          <w:rFonts w:hint="cs"/>
          <w:rtl/>
        </w:rPr>
        <w:t>ה</w:t>
      </w:r>
      <w:r w:rsidRPr="00CD067C">
        <w:rPr>
          <w:rtl/>
        </w:rPr>
        <w:t xml:space="preserve"> למרצפות גדולות יותר, לבנות. </w:t>
      </w:r>
      <w:r>
        <w:rPr>
          <w:rFonts w:hint="cs"/>
          <w:rtl/>
        </w:rPr>
        <w:t>הוא</w:t>
      </w:r>
      <w:r w:rsidRPr="00CD067C">
        <w:rPr>
          <w:rtl/>
        </w:rPr>
        <w:t xml:space="preserve"> </w:t>
      </w:r>
      <w:r>
        <w:rPr>
          <w:rFonts w:hint="cs"/>
          <w:rtl/>
        </w:rPr>
        <w:t>ה</w:t>
      </w:r>
      <w:r w:rsidRPr="00CD067C">
        <w:rPr>
          <w:rtl/>
        </w:rPr>
        <w:t xml:space="preserve">קפיד שלא תהיה פחות ממרצפת בין צעד לצעד אחרת לעולם לא </w:t>
      </w:r>
      <w:r>
        <w:rPr>
          <w:rFonts w:hint="cs"/>
          <w:rtl/>
        </w:rPr>
        <w:t>יג</w:t>
      </w:r>
      <w:r w:rsidRPr="00CD067C">
        <w:rPr>
          <w:rtl/>
        </w:rPr>
        <w:t>יע</w:t>
      </w:r>
      <w:r w:rsidR="00D316CC">
        <w:rPr>
          <w:rFonts w:hint="cs"/>
          <w:rtl/>
        </w:rPr>
        <w:t>,</w:t>
      </w:r>
      <w:r w:rsidRPr="00CD067C">
        <w:rPr>
          <w:rtl/>
        </w:rPr>
        <w:t xml:space="preserve"> אבל זאת פשוט דרך</w:t>
      </w:r>
      <w:r>
        <w:rPr>
          <w:rtl/>
        </w:rPr>
        <w:t xml:space="preserve"> נורא ארוכה והיא נמשכ</w:t>
      </w:r>
      <w:r>
        <w:rPr>
          <w:rFonts w:hint="cs"/>
          <w:rtl/>
        </w:rPr>
        <w:t>ה</w:t>
      </w:r>
      <w:r>
        <w:rPr>
          <w:rtl/>
        </w:rPr>
        <w:t xml:space="preserve"> ונמשכ</w:t>
      </w:r>
      <w:r>
        <w:rPr>
          <w:rFonts w:hint="cs"/>
          <w:rtl/>
        </w:rPr>
        <w:t>ה</w:t>
      </w:r>
      <w:r w:rsidR="0091760B">
        <w:rPr>
          <w:rFonts w:hint="cs"/>
          <w:rtl/>
        </w:rPr>
        <w:t>.</w:t>
      </w:r>
      <w:r>
        <w:rPr>
          <w:rtl/>
        </w:rPr>
        <w:t xml:space="preserve"> </w:t>
      </w:r>
      <w:r w:rsidR="007A7C01">
        <w:rPr>
          <w:rFonts w:hint="cs"/>
          <w:rtl/>
        </w:rPr>
        <w:t>השרוכים בנעלו השמאלית נפרמו, הם השת</w:t>
      </w:r>
      <w:r w:rsidR="00D316CC">
        <w:rPr>
          <w:rFonts w:hint="cs"/>
          <w:rtl/>
        </w:rPr>
        <w:t>לש</w:t>
      </w:r>
      <w:r w:rsidR="007A7C01">
        <w:rPr>
          <w:rFonts w:hint="cs"/>
          <w:rtl/>
        </w:rPr>
        <w:t xml:space="preserve">לו, הם נשרכו על הרצפה </w:t>
      </w:r>
      <w:r w:rsidR="001A46FA">
        <w:rPr>
          <w:rFonts w:hint="cs"/>
          <w:rtl/>
        </w:rPr>
        <w:t xml:space="preserve">בעקבות תיאו וצעדיו הכבדים, </w:t>
      </w:r>
      <w:r w:rsidR="00463A57">
        <w:rPr>
          <w:rFonts w:hint="cs"/>
          <w:rtl/>
        </w:rPr>
        <w:t>סופגים מחלות איומות חסרות-</w:t>
      </w:r>
      <w:r w:rsidR="007A7C01">
        <w:rPr>
          <w:rFonts w:hint="cs"/>
          <w:rtl/>
        </w:rPr>
        <w:t>מרפא</w:t>
      </w:r>
      <w:r w:rsidR="001A46FA">
        <w:rPr>
          <w:rFonts w:hint="cs"/>
          <w:rtl/>
        </w:rPr>
        <w:t xml:space="preserve"> במעלה מסדרונות תלולים</w:t>
      </w:r>
      <w:r w:rsidR="007A7C01">
        <w:rPr>
          <w:rFonts w:hint="cs"/>
          <w:rtl/>
        </w:rPr>
        <w:t>, שרוכי</w:t>
      </w:r>
      <w:r w:rsidR="001A46FA">
        <w:rPr>
          <w:rFonts w:hint="cs"/>
          <w:rtl/>
        </w:rPr>
        <w:t>ו הטמאים</w:t>
      </w:r>
      <w:r w:rsidR="007A7C01">
        <w:rPr>
          <w:rFonts w:hint="cs"/>
          <w:rtl/>
        </w:rPr>
        <w:t xml:space="preserve"> של תיאו נספגו </w:t>
      </w:r>
      <w:r w:rsidR="007C3C7E">
        <w:rPr>
          <w:rFonts w:hint="cs"/>
          <w:rtl/>
        </w:rPr>
        <w:t>באבק המוות שהמתין בדר</w:t>
      </w:r>
      <w:r w:rsidR="001A46FA">
        <w:rPr>
          <w:rFonts w:hint="cs"/>
          <w:rtl/>
        </w:rPr>
        <w:t>ך</w:t>
      </w:r>
      <w:r w:rsidRPr="00CD067C">
        <w:rPr>
          <w:rtl/>
        </w:rPr>
        <w:t xml:space="preserve"> </w:t>
      </w:r>
      <w:r w:rsidR="007C3C7E">
        <w:rPr>
          <w:rFonts w:hint="cs"/>
          <w:rtl/>
        </w:rPr>
        <w:t>ל</w:t>
      </w:r>
      <w:r w:rsidRPr="00CD067C">
        <w:rPr>
          <w:rtl/>
        </w:rPr>
        <w:t>מדרגות.</w:t>
      </w:r>
    </w:p>
    <w:p w14:paraId="3690919E" w14:textId="1EC6C865" w:rsidR="004627AB" w:rsidRPr="00CD067C" w:rsidRDefault="004627AB" w:rsidP="00463A57">
      <w:pPr>
        <w:rPr>
          <w:rtl/>
        </w:rPr>
      </w:pPr>
      <w:r>
        <w:rPr>
          <w:rFonts w:hint="cs"/>
          <w:rtl/>
        </w:rPr>
        <w:t>תיאו</w:t>
      </w:r>
      <w:r w:rsidRPr="00CD067C">
        <w:rPr>
          <w:rtl/>
        </w:rPr>
        <w:t xml:space="preserve"> ט</w:t>
      </w:r>
      <w:r w:rsidR="007C3C7E">
        <w:rPr>
          <w:rFonts w:hint="cs"/>
          <w:rtl/>
        </w:rPr>
        <w:t>י</w:t>
      </w:r>
      <w:r w:rsidRPr="00CD067C">
        <w:rPr>
          <w:rtl/>
        </w:rPr>
        <w:t xml:space="preserve">פס </w:t>
      </w:r>
      <w:r w:rsidR="007C3C7E">
        <w:rPr>
          <w:rFonts w:hint="cs"/>
          <w:rtl/>
        </w:rPr>
        <w:t xml:space="preserve">במדרגות </w:t>
      </w:r>
      <w:r w:rsidRPr="00CD067C">
        <w:rPr>
          <w:rtl/>
        </w:rPr>
        <w:t>ו</w:t>
      </w:r>
      <w:r w:rsidR="00F06A3F">
        <w:rPr>
          <w:rtl/>
        </w:rPr>
        <w:t>עכשיו</w:t>
      </w:r>
      <w:r w:rsidRPr="00CD067C">
        <w:rPr>
          <w:rtl/>
        </w:rPr>
        <w:t xml:space="preserve"> כבר אי אפשר להימלט מה</w:t>
      </w:r>
      <w:r w:rsidR="007B7BE8">
        <w:rPr>
          <w:rFonts w:hint="cs"/>
          <w:rtl/>
        </w:rPr>
        <w:t>עובדה</w:t>
      </w:r>
      <w:r w:rsidRPr="00CD067C">
        <w:rPr>
          <w:rtl/>
        </w:rPr>
        <w:t xml:space="preserve"> ש</w:t>
      </w:r>
      <w:r>
        <w:rPr>
          <w:rFonts w:hint="cs"/>
          <w:rtl/>
        </w:rPr>
        <w:t>הוא</w:t>
      </w:r>
      <w:r w:rsidRPr="00CD067C">
        <w:rPr>
          <w:rtl/>
        </w:rPr>
        <w:t xml:space="preserve"> פחד. </w:t>
      </w:r>
      <w:r>
        <w:rPr>
          <w:rFonts w:hint="cs"/>
          <w:rtl/>
        </w:rPr>
        <w:t>הוא</w:t>
      </w:r>
      <w:r w:rsidRPr="00CD067C">
        <w:rPr>
          <w:rtl/>
        </w:rPr>
        <w:t xml:space="preserve"> כול</w:t>
      </w:r>
      <w:r>
        <w:rPr>
          <w:rFonts w:hint="cs"/>
          <w:rtl/>
        </w:rPr>
        <w:t>ו</w:t>
      </w:r>
      <w:r w:rsidRPr="00CD067C">
        <w:rPr>
          <w:rtl/>
        </w:rPr>
        <w:t xml:space="preserve"> </w:t>
      </w:r>
      <w:r w:rsidR="007B7BE8">
        <w:rPr>
          <w:rFonts w:hint="cs"/>
          <w:rtl/>
        </w:rPr>
        <w:t>נ</w:t>
      </w:r>
      <w:r w:rsidRPr="00CD067C">
        <w:rPr>
          <w:rtl/>
        </w:rPr>
        <w:t xml:space="preserve">מלא בפחד, בקומה הבאה </w:t>
      </w:r>
      <w:r w:rsidR="00463A57">
        <w:rPr>
          <w:rFonts w:hint="cs"/>
          <w:rtl/>
        </w:rPr>
        <w:t>נ</w:t>
      </w:r>
      <w:r w:rsidR="00463A57">
        <w:rPr>
          <w:rtl/>
        </w:rPr>
        <w:t>שמע</w:t>
      </w:r>
      <w:r w:rsidR="00463A57">
        <w:rPr>
          <w:rFonts w:hint="cs"/>
          <w:rtl/>
        </w:rPr>
        <w:t>ת נהמת</w:t>
      </w:r>
      <w:r w:rsidRPr="00CD067C">
        <w:rPr>
          <w:rtl/>
        </w:rPr>
        <w:t xml:space="preserve"> מנועי המקררים הענקיים של המעבדה לביולוגיה מולקולרית של המחלות הזיהומיות. </w:t>
      </w:r>
      <w:r>
        <w:rPr>
          <w:rFonts w:hint="cs"/>
          <w:rtl/>
        </w:rPr>
        <w:t>תיאו</w:t>
      </w:r>
      <w:r>
        <w:rPr>
          <w:rtl/>
        </w:rPr>
        <w:t xml:space="preserve"> </w:t>
      </w:r>
      <w:r w:rsidR="00F97A34">
        <w:rPr>
          <w:rtl/>
        </w:rPr>
        <w:t>כל כך</w:t>
      </w:r>
      <w:r>
        <w:rPr>
          <w:rtl/>
        </w:rPr>
        <w:t xml:space="preserve"> י</w:t>
      </w:r>
      <w:r w:rsidRPr="00CD067C">
        <w:rPr>
          <w:rtl/>
        </w:rPr>
        <w:t>דע במה לעולם בחיים של</w:t>
      </w:r>
      <w:r>
        <w:rPr>
          <w:rFonts w:hint="cs"/>
          <w:rtl/>
        </w:rPr>
        <w:t>ו</w:t>
      </w:r>
      <w:r>
        <w:rPr>
          <w:rtl/>
        </w:rPr>
        <w:t xml:space="preserve"> לא </w:t>
      </w:r>
      <w:r>
        <w:rPr>
          <w:rFonts w:hint="cs"/>
          <w:rtl/>
        </w:rPr>
        <w:t>י</w:t>
      </w:r>
      <w:r w:rsidRPr="00CD067C">
        <w:rPr>
          <w:rtl/>
        </w:rPr>
        <w:t>עבוד. לעולם לא בביולוגיה מולקולרית, לעולם</w:t>
      </w:r>
      <w:r w:rsidR="007C3C7E">
        <w:rPr>
          <w:rtl/>
        </w:rPr>
        <w:t xml:space="preserve"> לא במחלות זיהומיות. ובקומה </w:t>
      </w:r>
      <w:r w:rsidR="007C3C7E">
        <w:rPr>
          <w:rFonts w:hint="cs"/>
          <w:rtl/>
        </w:rPr>
        <w:t>שאחריה עומדים</w:t>
      </w:r>
      <w:r w:rsidRPr="00CD067C">
        <w:rPr>
          <w:rtl/>
        </w:rPr>
        <w:t xml:space="preserve"> המקר</w:t>
      </w:r>
      <w:r w:rsidR="00D316CC">
        <w:rPr>
          <w:rtl/>
        </w:rPr>
        <w:t>רים עצמם ורחש המנועים חורש רעה.</w:t>
      </w:r>
    </w:p>
    <w:p w14:paraId="632F318A" w14:textId="68082E3E" w:rsidR="004627AB" w:rsidRPr="00CD067C" w:rsidRDefault="004627AB" w:rsidP="000E5229">
      <w:pPr>
        <w:rPr>
          <w:rtl/>
        </w:rPr>
      </w:pPr>
      <w:r w:rsidRPr="00CD067C">
        <w:rPr>
          <w:rtl/>
        </w:rPr>
        <w:t>לו הי</w:t>
      </w:r>
      <w:r w:rsidRPr="00CD067C">
        <w:rPr>
          <w:rFonts w:hint="cs"/>
          <w:rtl/>
        </w:rPr>
        <w:t xml:space="preserve">ה </w:t>
      </w:r>
      <w:r w:rsidR="00CD2A55">
        <w:rPr>
          <w:rFonts w:hint="cs"/>
          <w:rtl/>
        </w:rPr>
        <w:t xml:space="preserve">חי </w:t>
      </w:r>
      <w:r w:rsidRPr="00CD067C">
        <w:rPr>
          <w:rFonts w:hint="cs"/>
          <w:rtl/>
        </w:rPr>
        <w:t>תיאו</w:t>
      </w:r>
      <w:r w:rsidRPr="00CD067C">
        <w:rPr>
          <w:rtl/>
        </w:rPr>
        <w:t xml:space="preserve"> לפני 10,000 שנה, לא הי</w:t>
      </w:r>
      <w:r w:rsidRPr="00CD067C">
        <w:rPr>
          <w:rFonts w:hint="cs"/>
          <w:rtl/>
        </w:rPr>
        <w:t>ה</w:t>
      </w:r>
      <w:r w:rsidRPr="00CD067C">
        <w:rPr>
          <w:rtl/>
        </w:rPr>
        <w:t xml:space="preserve"> פוחד מכלום. </w:t>
      </w:r>
      <w:r w:rsidR="0011602E">
        <w:rPr>
          <w:rFonts w:hint="cs"/>
          <w:rtl/>
        </w:rPr>
        <w:t>אלכס וארקדי,</w:t>
      </w:r>
      <w:r w:rsidR="00CD2A55">
        <w:rPr>
          <w:rFonts w:hint="cs"/>
          <w:rtl/>
        </w:rPr>
        <w:t xml:space="preserve"> הציידים הנועזים </w:t>
      </w:r>
      <w:r w:rsidR="0011602E">
        <w:rPr>
          <w:rFonts w:hint="cs"/>
          <w:rtl/>
        </w:rPr>
        <w:t xml:space="preserve">בשבט </w:t>
      </w:r>
      <w:r w:rsidRPr="00CD067C">
        <w:rPr>
          <w:rtl/>
        </w:rPr>
        <w:t>הי</w:t>
      </w:r>
      <w:r w:rsidR="0011602E">
        <w:rPr>
          <w:rFonts w:hint="cs"/>
          <w:rtl/>
        </w:rPr>
        <w:t>ו</w:t>
      </w:r>
      <w:r w:rsidRPr="00CD067C">
        <w:rPr>
          <w:rtl/>
        </w:rPr>
        <w:t xml:space="preserve"> </w:t>
      </w:r>
      <w:r w:rsidR="007C3C7E">
        <w:rPr>
          <w:rtl/>
        </w:rPr>
        <w:t>ר</w:t>
      </w:r>
      <w:r w:rsidR="00CD2A55">
        <w:rPr>
          <w:rFonts w:hint="cs"/>
          <w:rtl/>
        </w:rPr>
        <w:t>ודפים</w:t>
      </w:r>
      <w:r w:rsidR="007C3C7E">
        <w:rPr>
          <w:rtl/>
        </w:rPr>
        <w:t xml:space="preserve"> אחרי א</w:t>
      </w:r>
      <w:r w:rsidR="007C3C7E">
        <w:rPr>
          <w:rFonts w:hint="cs"/>
          <w:rtl/>
        </w:rPr>
        <w:t>ריה</w:t>
      </w:r>
      <w:r w:rsidRPr="00CD067C">
        <w:rPr>
          <w:rtl/>
        </w:rPr>
        <w:t xml:space="preserve"> או ממו</w:t>
      </w:r>
      <w:r>
        <w:rPr>
          <w:rFonts w:hint="cs"/>
          <w:rtl/>
        </w:rPr>
        <w:t>ת</w:t>
      </w:r>
      <w:r w:rsidRPr="00CD067C">
        <w:rPr>
          <w:rtl/>
        </w:rPr>
        <w:t>ה או דוב</w:t>
      </w:r>
      <w:r w:rsidR="000E5229">
        <w:rPr>
          <w:rFonts w:hint="cs"/>
          <w:rtl/>
        </w:rPr>
        <w:t>,</w:t>
      </w:r>
      <w:r w:rsidR="0011602E" w:rsidRPr="00CD067C">
        <w:rPr>
          <w:rtl/>
        </w:rPr>
        <w:t xml:space="preserve"> </w:t>
      </w:r>
      <w:r w:rsidR="0011602E">
        <w:rPr>
          <w:rFonts w:hint="cs"/>
          <w:rtl/>
        </w:rPr>
        <w:t xml:space="preserve">אוחזים </w:t>
      </w:r>
      <w:r w:rsidR="0011602E" w:rsidRPr="00CD067C">
        <w:rPr>
          <w:rtl/>
        </w:rPr>
        <w:t>חנית</w:t>
      </w:r>
      <w:r w:rsidR="0011602E">
        <w:rPr>
          <w:rFonts w:hint="cs"/>
          <w:rtl/>
        </w:rPr>
        <w:t>ות</w:t>
      </w:r>
      <w:r w:rsidR="0011602E" w:rsidRPr="00CD067C">
        <w:rPr>
          <w:rtl/>
        </w:rPr>
        <w:t xml:space="preserve"> </w:t>
      </w:r>
      <w:r w:rsidR="0011602E">
        <w:rPr>
          <w:rFonts w:hint="cs"/>
          <w:rtl/>
        </w:rPr>
        <w:t>ש</w:t>
      </w:r>
      <w:r w:rsidR="0011602E" w:rsidRPr="00CD067C">
        <w:rPr>
          <w:rtl/>
        </w:rPr>
        <w:t>בקצ</w:t>
      </w:r>
      <w:r w:rsidR="0011602E">
        <w:rPr>
          <w:rFonts w:hint="cs"/>
          <w:rtl/>
        </w:rPr>
        <w:t>ותיהן</w:t>
      </w:r>
      <w:r w:rsidR="0011602E" w:rsidRPr="00CD067C">
        <w:rPr>
          <w:rtl/>
        </w:rPr>
        <w:t xml:space="preserve"> אבן מסותת</w:t>
      </w:r>
      <w:r w:rsidR="0011602E">
        <w:rPr>
          <w:rFonts w:hint="cs"/>
          <w:rtl/>
        </w:rPr>
        <w:t>ת</w:t>
      </w:r>
      <w:r w:rsidR="0011602E">
        <w:rPr>
          <w:rtl/>
        </w:rPr>
        <w:t xml:space="preserve"> קשורה בסיבי צמחים,</w:t>
      </w:r>
      <w:r w:rsidRPr="00CD067C">
        <w:rPr>
          <w:rtl/>
        </w:rPr>
        <w:t xml:space="preserve"> יום שלם הי</w:t>
      </w:r>
      <w:r w:rsidRPr="00CD067C">
        <w:rPr>
          <w:rFonts w:hint="cs"/>
          <w:rtl/>
        </w:rPr>
        <w:t>ו</w:t>
      </w:r>
      <w:r w:rsidRPr="00CD067C">
        <w:rPr>
          <w:rtl/>
        </w:rPr>
        <w:t xml:space="preserve"> רצים יחפים, אולי </w:t>
      </w:r>
      <w:r w:rsidRPr="00CD067C">
        <w:rPr>
          <w:rFonts w:hint="cs"/>
          <w:rtl/>
        </w:rPr>
        <w:lastRenderedPageBreak/>
        <w:t xml:space="preserve">אפילו </w:t>
      </w:r>
      <w:r w:rsidRPr="00CD067C">
        <w:rPr>
          <w:rtl/>
        </w:rPr>
        <w:t>ע</w:t>
      </w:r>
      <w:r w:rsidR="001D0C7D">
        <w:rPr>
          <w:rFonts w:hint="cs"/>
          <w:rtl/>
        </w:rPr>
        <w:t>י</w:t>
      </w:r>
      <w:r w:rsidRPr="00CD067C">
        <w:rPr>
          <w:rtl/>
        </w:rPr>
        <w:t>רומים</w:t>
      </w:r>
      <w:r w:rsidR="001D0C7D">
        <w:rPr>
          <w:rFonts w:hint="cs"/>
          <w:rtl/>
        </w:rPr>
        <w:t>,</w:t>
      </w:r>
      <w:r>
        <w:rPr>
          <w:rFonts w:hint="cs"/>
          <w:rtl/>
        </w:rPr>
        <w:t xml:space="preserve"> </w:t>
      </w:r>
      <w:r w:rsidRPr="00CD067C">
        <w:rPr>
          <w:rtl/>
        </w:rPr>
        <w:t xml:space="preserve">עד שהחיה </w:t>
      </w:r>
      <w:r w:rsidR="001C5A04">
        <w:rPr>
          <w:rtl/>
        </w:rPr>
        <w:t>הייתה</w:t>
      </w:r>
      <w:r w:rsidRPr="00CD067C">
        <w:rPr>
          <w:rtl/>
        </w:rPr>
        <w:t xml:space="preserve"> מתמוטטת מעייפות ואז הי</w:t>
      </w:r>
      <w:r w:rsidRPr="00CD067C">
        <w:rPr>
          <w:rFonts w:hint="cs"/>
          <w:rtl/>
        </w:rPr>
        <w:t>ו</w:t>
      </w:r>
      <w:r w:rsidR="0011602E">
        <w:rPr>
          <w:rtl/>
        </w:rPr>
        <w:t xml:space="preserve"> צדים אותה ו</w:t>
      </w:r>
      <w:r w:rsidR="000E5229">
        <w:rPr>
          <w:rFonts w:hint="cs"/>
          <w:rtl/>
        </w:rPr>
        <w:t>גוררים</w:t>
      </w:r>
      <w:r w:rsidR="0011602E">
        <w:rPr>
          <w:rtl/>
        </w:rPr>
        <w:t xml:space="preserve"> למערה </w:t>
      </w:r>
      <w:r w:rsidR="0011602E">
        <w:rPr>
          <w:rFonts w:hint="cs"/>
          <w:rtl/>
        </w:rPr>
        <w:t>היכן שתיאו היה מנעים את זמנם של בני השבט בנגינה</w:t>
      </w:r>
      <w:r w:rsidRPr="00CD067C">
        <w:rPr>
          <w:rtl/>
        </w:rPr>
        <w:t xml:space="preserve">. </w:t>
      </w:r>
      <w:r w:rsidRPr="00CD067C">
        <w:rPr>
          <w:rFonts w:hint="cs"/>
          <w:rtl/>
        </w:rPr>
        <w:t xml:space="preserve">תיאו </w:t>
      </w:r>
      <w:r w:rsidRPr="00CD067C">
        <w:rPr>
          <w:rtl/>
        </w:rPr>
        <w:t>לא הי</w:t>
      </w:r>
      <w:r w:rsidRPr="00CD067C">
        <w:rPr>
          <w:rFonts w:hint="cs"/>
          <w:rtl/>
        </w:rPr>
        <w:t>ה</w:t>
      </w:r>
      <w:r w:rsidRPr="00CD067C">
        <w:rPr>
          <w:rtl/>
        </w:rPr>
        <w:t xml:space="preserve"> פ</w:t>
      </w:r>
      <w:r w:rsidR="0091760B">
        <w:rPr>
          <w:rFonts w:hint="cs"/>
          <w:rtl/>
        </w:rPr>
        <w:t>ו</w:t>
      </w:r>
      <w:r w:rsidRPr="00CD067C">
        <w:rPr>
          <w:rtl/>
        </w:rPr>
        <w:t xml:space="preserve">חד </w:t>
      </w:r>
      <w:r w:rsidR="0011602E">
        <w:rPr>
          <w:rFonts w:hint="cs"/>
          <w:rtl/>
        </w:rPr>
        <w:t xml:space="preserve">אז </w:t>
      </w:r>
      <w:r w:rsidRPr="00CD067C">
        <w:rPr>
          <w:rtl/>
        </w:rPr>
        <w:t xml:space="preserve">מכלום, </w:t>
      </w:r>
      <w:r>
        <w:rPr>
          <w:rFonts w:hint="cs"/>
          <w:rtl/>
        </w:rPr>
        <w:t>זה בטוח.</w:t>
      </w:r>
    </w:p>
    <w:p w14:paraId="248C5E7D" w14:textId="77777777" w:rsidR="00D316CC" w:rsidRDefault="0091760B" w:rsidP="000E5229">
      <w:pPr>
        <w:rPr>
          <w:rtl/>
        </w:rPr>
      </w:pPr>
      <w:r>
        <w:rPr>
          <w:rFonts w:hint="cs"/>
          <w:rtl/>
        </w:rPr>
        <w:t>אבל הוא לא נולד לפני 10,000 שנה והוא</w:t>
      </w:r>
      <w:r w:rsidR="00CD2A55">
        <w:rPr>
          <w:rtl/>
        </w:rPr>
        <w:t xml:space="preserve"> פחד מנהמ</w:t>
      </w:r>
      <w:r w:rsidR="00CD2A55">
        <w:rPr>
          <w:rFonts w:hint="cs"/>
          <w:rtl/>
        </w:rPr>
        <w:t>ת</w:t>
      </w:r>
      <w:r>
        <w:rPr>
          <w:rtl/>
        </w:rPr>
        <w:t xml:space="preserve"> מקררים</w:t>
      </w:r>
      <w:r>
        <w:rPr>
          <w:rFonts w:hint="cs"/>
          <w:rtl/>
        </w:rPr>
        <w:t>.</w:t>
      </w:r>
    </w:p>
    <w:p w14:paraId="3811B5B5" w14:textId="77777777" w:rsidR="00CD2A55" w:rsidRDefault="004627AB" w:rsidP="00463A57">
      <w:pPr>
        <w:rPr>
          <w:rtl/>
        </w:rPr>
      </w:pPr>
      <w:r>
        <w:rPr>
          <w:rFonts w:hint="cs"/>
          <w:rtl/>
        </w:rPr>
        <w:t>מעל לקומ</w:t>
      </w:r>
      <w:r w:rsidR="007C3C7E">
        <w:rPr>
          <w:rFonts w:hint="cs"/>
          <w:rtl/>
        </w:rPr>
        <w:t>ת</w:t>
      </w:r>
      <w:r w:rsidR="0091760B">
        <w:rPr>
          <w:rFonts w:hint="cs"/>
          <w:rtl/>
        </w:rPr>
        <w:t xml:space="preserve"> המעבדה, </w:t>
      </w:r>
      <w:r>
        <w:rPr>
          <w:rFonts w:hint="cs"/>
          <w:rtl/>
        </w:rPr>
        <w:t xml:space="preserve">המכון לחקר מחלות של כלי הדם של המח, מדהים איך כל פינה בגוף נדחפת לחלות, </w:t>
      </w:r>
      <w:r w:rsidR="0091760B">
        <w:rPr>
          <w:rFonts w:hint="cs"/>
          <w:rtl/>
        </w:rPr>
        <w:t>להתקלקל, לחדול, אין איזו פינה שמוותרת.</w:t>
      </w:r>
    </w:p>
    <w:p w14:paraId="1A74A17F" w14:textId="3B77D326" w:rsidR="005C3271" w:rsidRDefault="005C3271" w:rsidP="00463A57">
      <w:pPr>
        <w:rPr>
          <w:rtl/>
        </w:rPr>
      </w:pPr>
      <w:r w:rsidRPr="005C3271">
        <w:rPr>
          <w:rFonts w:cs="Times New Roman"/>
          <w:rtl/>
        </w:rPr>
        <w:t>אין ולו פומית</w:t>
      </w:r>
      <w:r w:rsidR="00FF32E9">
        <w:rPr>
          <w:rFonts w:cs="Times New Roman" w:hint="cs"/>
          <w:rtl/>
        </w:rPr>
        <w:t xml:space="preserve"> נידחת</w:t>
      </w:r>
      <w:r w:rsidRPr="005C3271">
        <w:rPr>
          <w:rFonts w:cs="Times New Roman"/>
          <w:rtl/>
        </w:rPr>
        <w:t xml:space="preserve">, זרבובית אחת קטומה בכל הגוף שתאמר </w:t>
      </w:r>
      <w:r w:rsidR="00AC086C">
        <w:rPr>
          <w:rFonts w:cs="Times New Roman"/>
          <w:rtl/>
        </w:rPr>
        <w:t>–</w:t>
      </w:r>
      <w:r w:rsidRPr="005C3271">
        <w:rPr>
          <w:rFonts w:cs="Times New Roman"/>
          <w:rtl/>
        </w:rPr>
        <w:t xml:space="preserve"> אני מוותרת, למכניזם שלי אין צורך לדאוג ולשנן, אני מבטיחה בהן צדק שלעולם לא אתקלקל, לא אשתבש, לא אפריש מי-שלולית במקום דבש טהור, לא אשלח גרורות של מני שקצים במקום קרני-אור מזהיבות. אותי אתם יכולים למחוק מספרי הפתולוגיה - לימוד מחלות - מדאגות שלא נותנות מנוח בלילה, כי אני לעולם אעבוד בדרך הנכונה, לעולם לא אכזיב</w:t>
      </w:r>
      <w:r>
        <w:rPr>
          <w:rFonts w:cs="Times New Roman" w:hint="cs"/>
          <w:rtl/>
        </w:rPr>
        <w:t>.</w:t>
      </w:r>
    </w:p>
    <w:p w14:paraId="07643638" w14:textId="77777777" w:rsidR="004627AB" w:rsidRPr="00CD067C" w:rsidRDefault="00CD2A55" w:rsidP="00CD2A55">
      <w:pPr>
        <w:rPr>
          <w:rtl/>
        </w:rPr>
      </w:pPr>
      <w:r>
        <w:rPr>
          <w:rFonts w:hint="cs"/>
          <w:rtl/>
        </w:rPr>
        <w:t xml:space="preserve">שוקיו מוצפות בנוזל המר </w:t>
      </w:r>
      <w:r w:rsidR="000E5229">
        <w:rPr>
          <w:rFonts w:hint="cs"/>
          <w:rtl/>
        </w:rPr>
        <w:t>ו</w:t>
      </w:r>
      <w:r>
        <w:rPr>
          <w:rFonts w:hint="cs"/>
          <w:rtl/>
        </w:rPr>
        <w:t>הצונן</w:t>
      </w:r>
      <w:r w:rsidR="000E5229">
        <w:rPr>
          <w:rFonts w:hint="cs"/>
          <w:rtl/>
        </w:rPr>
        <w:t xml:space="preserve">, </w:t>
      </w:r>
      <w:r w:rsidR="0011602E">
        <w:rPr>
          <w:rFonts w:hint="cs"/>
          <w:rtl/>
        </w:rPr>
        <w:t>מתכופפות בקושי ומתיישרות בעמל רב מדרגה אחר מדרגה</w:t>
      </w:r>
      <w:r>
        <w:rPr>
          <w:rFonts w:hint="cs"/>
          <w:rtl/>
        </w:rPr>
        <w:t xml:space="preserve"> </w:t>
      </w:r>
      <w:r w:rsidR="004627AB">
        <w:rPr>
          <w:rFonts w:hint="cs"/>
          <w:rtl/>
        </w:rPr>
        <w:t>ו</w:t>
      </w:r>
      <w:r w:rsidR="007C3C7E">
        <w:rPr>
          <w:rFonts w:hint="cs"/>
          <w:rtl/>
        </w:rPr>
        <w:t>לבסוף</w:t>
      </w:r>
      <w:r w:rsidR="004627AB">
        <w:rPr>
          <w:rFonts w:hint="cs"/>
          <w:rtl/>
        </w:rPr>
        <w:t xml:space="preserve"> </w:t>
      </w:r>
      <w:r w:rsidR="00463A57">
        <w:rPr>
          <w:rFonts w:hint="cs"/>
          <w:rtl/>
        </w:rPr>
        <w:t>ה</w:t>
      </w:r>
      <w:r w:rsidR="004627AB">
        <w:rPr>
          <w:rFonts w:hint="cs"/>
          <w:rtl/>
        </w:rPr>
        <w:t xml:space="preserve">קומה של המחלקה </w:t>
      </w:r>
      <w:r w:rsidR="00463A57">
        <w:rPr>
          <w:rFonts w:hint="cs"/>
          <w:rtl/>
        </w:rPr>
        <w:t>של</w:t>
      </w:r>
      <w:r w:rsidR="004627AB">
        <w:rPr>
          <w:rFonts w:hint="cs"/>
          <w:rtl/>
        </w:rPr>
        <w:t xml:space="preserve"> אלכס.</w:t>
      </w:r>
    </w:p>
    <w:p w14:paraId="2A80B4D9" w14:textId="4AFBD89D" w:rsidR="004627AB" w:rsidRPr="00CD067C" w:rsidRDefault="004627AB" w:rsidP="000E5229">
      <w:pPr>
        <w:rPr>
          <w:rtl/>
        </w:rPr>
      </w:pPr>
      <w:r w:rsidRPr="00CD067C">
        <w:rPr>
          <w:rFonts w:hint="cs"/>
          <w:rtl/>
        </w:rPr>
        <w:t xml:space="preserve">תיאו אחז בידית </w:t>
      </w:r>
      <w:r w:rsidR="0011602E">
        <w:rPr>
          <w:rFonts w:hint="cs"/>
          <w:rtl/>
        </w:rPr>
        <w:t>המתכת הקטנה של דלת הכניסה</w:t>
      </w:r>
      <w:r w:rsidRPr="00CD067C">
        <w:rPr>
          <w:rFonts w:hint="cs"/>
          <w:rtl/>
        </w:rPr>
        <w:t xml:space="preserve">, זה קשה הניסוי של שרדינגר, </w:t>
      </w:r>
      <w:r>
        <w:rPr>
          <w:rFonts w:hint="cs"/>
          <w:rtl/>
        </w:rPr>
        <w:t xml:space="preserve">הנוזל הקר גאה בתוכו מציף את גרונו, </w:t>
      </w:r>
      <w:r w:rsidRPr="00CD067C">
        <w:rPr>
          <w:rFonts w:hint="cs"/>
          <w:rtl/>
        </w:rPr>
        <w:t xml:space="preserve">זאת </w:t>
      </w:r>
      <w:r w:rsidR="001C5A04">
        <w:rPr>
          <w:rFonts w:hint="cs"/>
          <w:rtl/>
        </w:rPr>
        <w:t>הייתה</w:t>
      </w:r>
      <w:r>
        <w:rPr>
          <w:rFonts w:hint="cs"/>
          <w:rtl/>
        </w:rPr>
        <w:t xml:space="preserve"> </w:t>
      </w:r>
      <w:r w:rsidRPr="00CD067C">
        <w:rPr>
          <w:rFonts w:hint="cs"/>
          <w:rtl/>
        </w:rPr>
        <w:t xml:space="preserve">ידית שרוטה וממורטת </w:t>
      </w:r>
      <w:r w:rsidR="000E5229">
        <w:rPr>
          <w:rFonts w:hint="cs"/>
          <w:rtl/>
        </w:rPr>
        <w:t>שיש</w:t>
      </w:r>
      <w:r>
        <w:rPr>
          <w:rFonts w:hint="cs"/>
          <w:rtl/>
        </w:rPr>
        <w:t xml:space="preserve"> למשוך חזק כי הדל</w:t>
      </w:r>
      <w:r w:rsidRPr="00CD067C">
        <w:rPr>
          <w:rFonts w:hint="cs"/>
          <w:rtl/>
        </w:rPr>
        <w:t>ת בעלת מנגנון נעילה הידראולי</w:t>
      </w:r>
      <w:r>
        <w:rPr>
          <w:rFonts w:hint="cs"/>
          <w:rtl/>
        </w:rPr>
        <w:t>,</w:t>
      </w:r>
      <w:r w:rsidRPr="00CD067C">
        <w:rPr>
          <w:rFonts w:hint="cs"/>
          <w:rtl/>
        </w:rPr>
        <w:t xml:space="preserve"> </w:t>
      </w:r>
      <w:r>
        <w:rPr>
          <w:rFonts w:hint="cs"/>
          <w:rtl/>
        </w:rPr>
        <w:t>הוא אפילו לא טרח לצלצל</w:t>
      </w:r>
      <w:r w:rsidR="00463A57">
        <w:rPr>
          <w:rFonts w:hint="cs"/>
          <w:rtl/>
        </w:rPr>
        <w:t xml:space="preserve"> בפעמון</w:t>
      </w:r>
      <w:r w:rsidRPr="00CD067C">
        <w:rPr>
          <w:rFonts w:hint="cs"/>
          <w:rtl/>
        </w:rPr>
        <w:t xml:space="preserve"> כי איש </w:t>
      </w:r>
      <w:r>
        <w:rPr>
          <w:rFonts w:hint="cs"/>
          <w:rtl/>
        </w:rPr>
        <w:t>א</w:t>
      </w:r>
      <w:r w:rsidRPr="00CD067C">
        <w:rPr>
          <w:rFonts w:hint="cs"/>
          <w:rtl/>
        </w:rPr>
        <w:t xml:space="preserve">ינו </w:t>
      </w:r>
      <w:r w:rsidR="00463A57">
        <w:rPr>
          <w:rFonts w:hint="cs"/>
          <w:rtl/>
        </w:rPr>
        <w:t>טורח ל</w:t>
      </w:r>
      <w:r w:rsidRPr="00CD067C">
        <w:rPr>
          <w:rFonts w:hint="cs"/>
          <w:rtl/>
        </w:rPr>
        <w:t>פת</w:t>
      </w:r>
      <w:r w:rsidR="00463A57">
        <w:rPr>
          <w:rFonts w:hint="cs"/>
          <w:rtl/>
        </w:rPr>
        <w:t>ו</w:t>
      </w:r>
      <w:r w:rsidRPr="00CD067C">
        <w:rPr>
          <w:rFonts w:hint="cs"/>
          <w:rtl/>
        </w:rPr>
        <w:t>ח, הוא</w:t>
      </w:r>
      <w:r>
        <w:rPr>
          <w:rFonts w:hint="cs"/>
          <w:rtl/>
        </w:rPr>
        <w:t xml:space="preserve"> מ</w:t>
      </w:r>
      <w:r w:rsidRPr="00CD067C">
        <w:rPr>
          <w:rFonts w:hint="cs"/>
          <w:rtl/>
        </w:rPr>
        <w:t xml:space="preserve">שך בידית </w:t>
      </w:r>
      <w:r w:rsidR="0091760B">
        <w:rPr>
          <w:rFonts w:hint="cs"/>
          <w:rtl/>
        </w:rPr>
        <w:t xml:space="preserve">בחזקה </w:t>
      </w:r>
      <w:r w:rsidRPr="00CD067C">
        <w:rPr>
          <w:rFonts w:hint="cs"/>
          <w:rtl/>
        </w:rPr>
        <w:t xml:space="preserve">כי הגיע הזמן לבצע את המדידה </w:t>
      </w:r>
      <w:r w:rsidR="00463A57">
        <w:rPr>
          <w:rFonts w:hint="cs"/>
          <w:rtl/>
        </w:rPr>
        <w:t>שתגרום ל</w:t>
      </w:r>
      <w:r w:rsidRPr="00CD067C">
        <w:rPr>
          <w:rFonts w:hint="cs"/>
          <w:rtl/>
        </w:rPr>
        <w:t>מצב הקוונטי |מת</w:t>
      </w:r>
      <w:r w:rsidRPr="00CD067C">
        <w:rPr>
          <w:rtl/>
        </w:rPr>
        <w:t>›</w:t>
      </w:r>
      <w:r w:rsidRPr="00CD067C">
        <w:rPr>
          <w:rFonts w:hint="cs"/>
          <w:rtl/>
        </w:rPr>
        <w:t xml:space="preserve"> + |חי</w:t>
      </w:r>
      <w:r w:rsidRPr="00CD067C">
        <w:rPr>
          <w:rtl/>
        </w:rPr>
        <w:t>›</w:t>
      </w:r>
      <w:r w:rsidRPr="00CD067C">
        <w:rPr>
          <w:rFonts w:hint="cs"/>
          <w:rtl/>
        </w:rPr>
        <w:t xml:space="preserve"> (עד כדי קבוע </w:t>
      </w:r>
      <w:r>
        <w:rPr>
          <w:rFonts w:hint="cs"/>
          <w:rtl/>
        </w:rPr>
        <w:t>ה</w:t>
      </w:r>
      <w:r w:rsidRPr="00CD067C">
        <w:rPr>
          <w:rFonts w:hint="cs"/>
          <w:rtl/>
        </w:rPr>
        <w:t>נירמול</w:t>
      </w:r>
      <w:r>
        <w:rPr>
          <w:rFonts w:hint="cs"/>
          <w:rtl/>
        </w:rPr>
        <w:t xml:space="preserve"> </w:t>
      </w:r>
      <m:oMath>
        <m:f>
          <m:fPr>
            <m:ctrlPr>
              <w:rPr>
                <w:rFonts w:ascii="Cambria Math" w:hAnsi="Cambria Math"/>
              </w:rPr>
            </m:ctrlPr>
          </m:fPr>
          <m:num>
            <m:r>
              <m:rPr>
                <m:sty m:val="p"/>
              </m:rPr>
              <w:rPr>
                <w:rFonts w:ascii="Cambria Math" w:hAnsi="Cambria Math"/>
              </w:rPr>
              <m:t>1</m:t>
            </m:r>
            <m:ctrlPr>
              <w:rPr>
                <w:rFonts w:ascii="Cambria Math" w:hAnsi="Cambria Math"/>
                <w:i/>
              </w:rPr>
            </m:ctrlPr>
          </m:num>
          <m:den>
            <m:rad>
              <m:radPr>
                <m:degHide m:val="1"/>
                <m:ctrlPr>
                  <w:rPr>
                    <w:rFonts w:ascii="Cambria Math" w:hAnsi="Cambria Math"/>
                    <w:i/>
                  </w:rPr>
                </m:ctrlPr>
              </m:radPr>
              <m:deg/>
              <m:e>
                <m:r>
                  <w:rPr>
                    <w:rFonts w:ascii="Cambria Math" w:hAnsi="Cambria Math"/>
                  </w:rPr>
                  <m:t>2</m:t>
                </m:r>
              </m:e>
            </m:rad>
            <m:ctrlPr>
              <w:rPr>
                <w:rFonts w:ascii="Cambria Math" w:hAnsi="Cambria Math"/>
                <w:i/>
              </w:rPr>
            </m:ctrlPr>
          </m:den>
        </m:f>
      </m:oMath>
      <w:r w:rsidR="00463A57">
        <w:rPr>
          <w:rFonts w:hint="cs"/>
          <w:rtl/>
        </w:rPr>
        <w:t>) ל</w:t>
      </w:r>
      <w:r w:rsidRPr="00CD067C">
        <w:rPr>
          <w:rFonts w:hint="cs"/>
          <w:rtl/>
        </w:rPr>
        <w:t>קרוס למצב הטהור |מת</w:t>
      </w:r>
      <w:r w:rsidRPr="00CD067C">
        <w:rPr>
          <w:rtl/>
        </w:rPr>
        <w:t>›</w:t>
      </w:r>
      <w:r w:rsidRPr="00CD067C">
        <w:rPr>
          <w:rFonts w:hint="cs"/>
          <w:rtl/>
        </w:rPr>
        <w:t xml:space="preserve"> או |חי</w:t>
      </w:r>
      <w:r w:rsidRPr="00CD067C">
        <w:rPr>
          <w:rtl/>
        </w:rPr>
        <w:t>›</w:t>
      </w:r>
      <w:r w:rsidRPr="00CD067C">
        <w:rPr>
          <w:rFonts w:hint="cs"/>
          <w:rtl/>
        </w:rPr>
        <w:t>, ו</w:t>
      </w:r>
      <w:r>
        <w:rPr>
          <w:rFonts w:hint="cs"/>
          <w:rtl/>
        </w:rPr>
        <w:t>מה יהיה</w:t>
      </w:r>
      <w:r w:rsidRPr="00CD067C">
        <w:rPr>
          <w:rFonts w:hint="cs"/>
          <w:rtl/>
        </w:rPr>
        <w:t xml:space="preserve"> </w:t>
      </w:r>
      <w:r>
        <w:rPr>
          <w:rFonts w:hint="cs"/>
          <w:rtl/>
        </w:rPr>
        <w:t xml:space="preserve">המצב הטהור שאליו יקרוס </w:t>
      </w:r>
      <w:r w:rsidRPr="00CD067C">
        <w:rPr>
          <w:rFonts w:hint="cs"/>
          <w:rtl/>
        </w:rPr>
        <w:t>מבצע</w:t>
      </w:r>
      <w:r w:rsidR="0091760B">
        <w:rPr>
          <w:rFonts w:hint="cs"/>
          <w:rtl/>
        </w:rPr>
        <w:t>ַ</w:t>
      </w:r>
      <w:r w:rsidRPr="00CD067C">
        <w:rPr>
          <w:rFonts w:hint="cs"/>
          <w:rtl/>
        </w:rPr>
        <w:t xml:space="preserve"> הניסוי?</w:t>
      </w:r>
    </w:p>
    <w:p w14:paraId="26A6ACA5" w14:textId="14E32B4D" w:rsidR="004627AB" w:rsidRPr="00CD067C" w:rsidRDefault="004627AB" w:rsidP="000E5229">
      <w:pPr>
        <w:rPr>
          <w:rtl/>
        </w:rPr>
      </w:pPr>
      <w:r w:rsidRPr="00CD067C">
        <w:rPr>
          <w:rFonts w:hint="cs"/>
          <w:rtl/>
        </w:rPr>
        <w:t xml:space="preserve">הוא פתח את הדלת, </w:t>
      </w:r>
      <w:r>
        <w:rPr>
          <w:rFonts w:hint="cs"/>
          <w:rtl/>
        </w:rPr>
        <w:t>הוא נכנס למאורת הדוב, למסתור הממותה, לגוב האריות והשאגה שהוטחה בו צלצלה ב</w:t>
      </w:r>
      <w:r w:rsidR="005E3213">
        <w:rPr>
          <w:rFonts w:hint="cs"/>
          <w:rtl/>
        </w:rPr>
        <w:t>אוזנ</w:t>
      </w:r>
      <w:r>
        <w:rPr>
          <w:rFonts w:hint="cs"/>
          <w:rtl/>
        </w:rPr>
        <w:t>יו, הציפורניים השלוחים בטלף המושטת קרעו את עור פניו, ה</w:t>
      </w:r>
      <w:r w:rsidR="000E5229">
        <w:rPr>
          <w:rFonts w:hint="cs"/>
          <w:rtl/>
        </w:rPr>
        <w:t>חטים</w:t>
      </w:r>
      <w:r>
        <w:rPr>
          <w:rFonts w:hint="cs"/>
          <w:rtl/>
        </w:rPr>
        <w:t xml:space="preserve"> החד</w:t>
      </w:r>
      <w:r w:rsidR="000E5229">
        <w:rPr>
          <w:rFonts w:hint="cs"/>
          <w:rtl/>
        </w:rPr>
        <w:t>ות</w:t>
      </w:r>
      <w:r>
        <w:rPr>
          <w:rFonts w:hint="cs"/>
          <w:rtl/>
        </w:rPr>
        <w:t xml:space="preserve"> חורר</w:t>
      </w:r>
      <w:r w:rsidR="000E5229">
        <w:rPr>
          <w:rFonts w:hint="cs"/>
          <w:rtl/>
        </w:rPr>
        <w:t>ו</w:t>
      </w:r>
      <w:r>
        <w:rPr>
          <w:rFonts w:hint="cs"/>
          <w:rtl/>
        </w:rPr>
        <w:t xml:space="preserve"> את ביטנו.</w:t>
      </w:r>
    </w:p>
    <w:p w14:paraId="6339F82D" w14:textId="547DB3AD" w:rsidR="004627AB" w:rsidRPr="00CD067C" w:rsidRDefault="004627AB" w:rsidP="00250000">
      <w:pPr>
        <w:rPr>
          <w:rtl/>
        </w:rPr>
      </w:pPr>
      <w:r w:rsidRPr="00CD067C">
        <w:rPr>
          <w:rFonts w:hint="cs"/>
          <w:rtl/>
        </w:rPr>
        <w:t xml:space="preserve">המיטה </w:t>
      </w:r>
      <w:r w:rsidR="001C5A04">
        <w:rPr>
          <w:rFonts w:hint="cs"/>
          <w:rtl/>
        </w:rPr>
        <w:t>הייתה</w:t>
      </w:r>
      <w:r w:rsidRPr="00CD067C">
        <w:rPr>
          <w:rFonts w:hint="cs"/>
          <w:rtl/>
        </w:rPr>
        <w:t xml:space="preserve"> ריקה. </w:t>
      </w:r>
      <w:r>
        <w:rPr>
          <w:rFonts w:hint="cs"/>
          <w:rtl/>
        </w:rPr>
        <w:t>ריקה ו</w:t>
      </w:r>
      <w:r w:rsidR="007C3C7E">
        <w:rPr>
          <w:rFonts w:hint="cs"/>
          <w:rtl/>
        </w:rPr>
        <w:t>ספוגה</w:t>
      </w:r>
      <w:r w:rsidR="0033093F">
        <w:rPr>
          <w:rFonts w:hint="cs"/>
          <w:rtl/>
        </w:rPr>
        <w:t xml:space="preserve"> </w:t>
      </w:r>
      <w:r>
        <w:rPr>
          <w:rFonts w:hint="cs"/>
          <w:rtl/>
        </w:rPr>
        <w:t>בדם.</w:t>
      </w:r>
    </w:p>
    <w:p w14:paraId="41F2C611" w14:textId="27461701" w:rsidR="004627AB" w:rsidRPr="00CD067C" w:rsidRDefault="004627AB" w:rsidP="001078F5">
      <w:pPr>
        <w:rPr>
          <w:rtl/>
        </w:rPr>
      </w:pPr>
      <w:r w:rsidRPr="00CD067C">
        <w:rPr>
          <w:rFonts w:hint="cs"/>
          <w:rtl/>
        </w:rPr>
        <w:t>זאת המ</w:t>
      </w:r>
      <w:r w:rsidR="003D7F09">
        <w:rPr>
          <w:rFonts w:hint="cs"/>
          <w:rtl/>
        </w:rPr>
        <w:t xml:space="preserve">דידה, מיטה ריקה </w:t>
      </w:r>
      <w:r w:rsidR="000E5229">
        <w:rPr>
          <w:rFonts w:hint="cs"/>
          <w:rtl/>
        </w:rPr>
        <w:t>מהווה</w:t>
      </w:r>
      <w:r w:rsidR="003D7F09">
        <w:rPr>
          <w:rFonts w:hint="cs"/>
          <w:rtl/>
        </w:rPr>
        <w:t xml:space="preserve"> מדידה </w:t>
      </w:r>
      <w:r w:rsidR="00B833EF">
        <w:rPr>
          <w:rFonts w:hint="cs"/>
          <w:rtl/>
        </w:rPr>
        <w:t>מדויק</w:t>
      </w:r>
      <w:r w:rsidRPr="00CD067C">
        <w:rPr>
          <w:rFonts w:hint="cs"/>
          <w:rtl/>
        </w:rPr>
        <w:t>ת</w:t>
      </w:r>
      <w:r w:rsidR="003D7F09">
        <w:rPr>
          <w:rFonts w:hint="cs"/>
          <w:rtl/>
        </w:rPr>
        <w:t xml:space="preserve"> מספיק,</w:t>
      </w:r>
      <w:r w:rsidRPr="00CD067C">
        <w:rPr>
          <w:rFonts w:hint="cs"/>
          <w:rtl/>
        </w:rPr>
        <w:t xml:space="preserve"> כי אלכס מרותק למיטה, הוא </w:t>
      </w:r>
      <w:r w:rsidR="000E5229">
        <w:rPr>
          <w:rFonts w:hint="cs"/>
          <w:rtl/>
        </w:rPr>
        <w:t>אינו מסוגל</w:t>
      </w:r>
      <w:r w:rsidRPr="00CD067C">
        <w:rPr>
          <w:rFonts w:hint="cs"/>
          <w:rtl/>
        </w:rPr>
        <w:t xml:space="preserve"> לקום בעצמו ולכן המדידה של אלכס מסתכמת במדידת המיטה של אלכס והיא ריקה.</w:t>
      </w:r>
      <w:r>
        <w:rPr>
          <w:rFonts w:hint="cs"/>
          <w:rtl/>
        </w:rPr>
        <w:t xml:space="preserve"> הוא לא בדיאליזה</w:t>
      </w:r>
      <w:r w:rsidR="001078F5">
        <w:rPr>
          <w:rFonts w:hint="cs"/>
          <w:rtl/>
        </w:rPr>
        <w:t xml:space="preserve"> כי עשו לו אתמול</w:t>
      </w:r>
      <w:r>
        <w:rPr>
          <w:rFonts w:hint="cs"/>
          <w:rtl/>
        </w:rPr>
        <w:t xml:space="preserve">, הוא גם לא בשום בדיקה </w:t>
      </w:r>
      <w:r w:rsidR="001078F5">
        <w:rPr>
          <w:rFonts w:hint="cs"/>
          <w:rtl/>
        </w:rPr>
        <w:t xml:space="preserve">כי </w:t>
      </w:r>
      <w:r>
        <w:rPr>
          <w:rFonts w:hint="cs"/>
          <w:rtl/>
        </w:rPr>
        <w:t>זה לא שעות של בדיקה</w:t>
      </w:r>
      <w:r w:rsidR="00BB7B0A">
        <w:rPr>
          <w:rFonts w:hint="cs"/>
          <w:rtl/>
        </w:rPr>
        <w:t xml:space="preserve"> והכול </w:t>
      </w:r>
      <w:r>
        <w:rPr>
          <w:rFonts w:hint="cs"/>
          <w:rtl/>
        </w:rPr>
        <w:t>מושפרץ בדם,</w:t>
      </w:r>
      <w:r w:rsidR="00483BB1">
        <w:rPr>
          <w:rFonts w:hint="cs"/>
          <w:rtl/>
        </w:rPr>
        <w:t xml:space="preserve"> הכול </w:t>
      </w:r>
      <w:r w:rsidR="007C3C7E">
        <w:rPr>
          <w:rFonts w:hint="cs"/>
          <w:rtl/>
        </w:rPr>
        <w:t xml:space="preserve">מותז </w:t>
      </w:r>
      <w:r>
        <w:rPr>
          <w:rFonts w:hint="cs"/>
          <w:rtl/>
        </w:rPr>
        <w:t>הסדין הכרית השמיכה מעקה המתכת של המיטה הקיר ארונית הברזל הוילון</w:t>
      </w:r>
      <w:r w:rsidR="00483BB1">
        <w:rPr>
          <w:rFonts w:hint="cs"/>
          <w:rtl/>
        </w:rPr>
        <w:t xml:space="preserve"> הכול </w:t>
      </w:r>
      <w:r>
        <w:rPr>
          <w:rFonts w:hint="cs"/>
          <w:rtl/>
        </w:rPr>
        <w:t>מלמעלה מלמטה מהצדדים שלולית דם על ה</w:t>
      </w:r>
      <w:r w:rsidR="004C59E0">
        <w:rPr>
          <w:rFonts w:hint="cs"/>
          <w:rtl/>
        </w:rPr>
        <w:t>רצפה</w:t>
      </w:r>
      <w:r>
        <w:rPr>
          <w:rFonts w:hint="cs"/>
          <w:rtl/>
        </w:rPr>
        <w:t xml:space="preserve"> </w:t>
      </w:r>
      <w:r w:rsidR="0033093F">
        <w:rPr>
          <w:rFonts w:hint="cs"/>
          <w:rtl/>
        </w:rPr>
        <w:t xml:space="preserve">והחברה של אלכס עם </w:t>
      </w:r>
      <w:r w:rsidR="001078F5">
        <w:rPr>
          <w:rFonts w:hint="cs"/>
          <w:rtl/>
        </w:rPr>
        <w:t xml:space="preserve">טיפות </w:t>
      </w:r>
      <w:r w:rsidR="0033093F">
        <w:rPr>
          <w:rFonts w:hint="cs"/>
          <w:rtl/>
        </w:rPr>
        <w:t>דם על הפנים והדם מהול בדמעות והשיער שלה והבגדים</w:t>
      </w:r>
      <w:r w:rsidR="00483BB1">
        <w:rPr>
          <w:rFonts w:hint="cs"/>
          <w:rtl/>
        </w:rPr>
        <w:t xml:space="preserve"> הכול </w:t>
      </w:r>
      <w:r w:rsidR="001078F5">
        <w:rPr>
          <w:rFonts w:hint="cs"/>
          <w:rtl/>
        </w:rPr>
        <w:t>מרוסס</w:t>
      </w:r>
      <w:r w:rsidR="0033093F">
        <w:rPr>
          <w:rFonts w:hint="cs"/>
          <w:rtl/>
        </w:rPr>
        <w:t xml:space="preserve"> בדם והיא מייבבת </w:t>
      </w:r>
      <w:r>
        <w:rPr>
          <w:rFonts w:hint="cs"/>
          <w:rtl/>
        </w:rPr>
        <w:t>ואלכס איננו, כי המיטה רי...</w:t>
      </w:r>
    </w:p>
    <w:p w14:paraId="19A54D59" w14:textId="77777777" w:rsidR="004627AB" w:rsidRPr="00CD067C" w:rsidRDefault="004627AB" w:rsidP="00250000">
      <w:pPr>
        <w:rPr>
          <w:rtl/>
        </w:rPr>
      </w:pPr>
      <w:r w:rsidRPr="00CD067C">
        <w:rPr>
          <w:rFonts w:hint="cs"/>
          <w:rtl/>
        </w:rPr>
        <w:t>זה לא ייתכן.</w:t>
      </w:r>
    </w:p>
    <w:p w14:paraId="75951AA2" w14:textId="485C15B2" w:rsidR="004627AB" w:rsidRPr="00CD067C" w:rsidRDefault="004627AB" w:rsidP="00250000">
      <w:pPr>
        <w:rPr>
          <w:rtl/>
        </w:rPr>
      </w:pPr>
      <w:r w:rsidRPr="00CD067C">
        <w:rPr>
          <w:rFonts w:hint="cs"/>
          <w:rtl/>
        </w:rPr>
        <w:t xml:space="preserve">אבל ככה זה כשמעדיפים את </w:t>
      </w:r>
      <w:r w:rsidR="008B1B44">
        <w:rPr>
          <w:rFonts w:hint="cs"/>
          <w:rtl/>
        </w:rPr>
        <w:t>סופי</w:t>
      </w:r>
      <w:r w:rsidRPr="00CD067C">
        <w:rPr>
          <w:rFonts w:hint="cs"/>
          <w:rtl/>
        </w:rPr>
        <w:t>. לפעמים מה שמעדיפים הוא מה שקורה.</w:t>
      </w:r>
    </w:p>
    <w:p w14:paraId="742BA7BE" w14:textId="77777777" w:rsidR="004627AB" w:rsidRPr="00CD067C" w:rsidRDefault="004627AB" w:rsidP="00250000">
      <w:pPr>
        <w:rPr>
          <w:rtl/>
        </w:rPr>
      </w:pPr>
      <w:r w:rsidRPr="00CD067C">
        <w:rPr>
          <w:rFonts w:hint="cs"/>
          <w:rtl/>
        </w:rPr>
        <w:t xml:space="preserve">המיטה ריקה. </w:t>
      </w:r>
    </w:p>
    <w:p w14:paraId="49CF1DA2" w14:textId="77777777" w:rsidR="004627AB" w:rsidRPr="00CD067C" w:rsidRDefault="004627AB" w:rsidP="00250000">
      <w:pPr>
        <w:rPr>
          <w:rtl/>
        </w:rPr>
      </w:pPr>
      <w:r w:rsidRPr="00CD067C">
        <w:rPr>
          <w:rFonts w:hint="cs"/>
          <w:rtl/>
        </w:rPr>
        <w:t>רק לא אלכס, רק לא אלכס!</w:t>
      </w:r>
    </w:p>
    <w:p w14:paraId="29B0A233" w14:textId="77777777" w:rsidR="004627AB" w:rsidRPr="00CD067C" w:rsidRDefault="004627AB" w:rsidP="001078F5">
      <w:pPr>
        <w:rPr>
          <w:rtl/>
        </w:rPr>
      </w:pPr>
      <w:r w:rsidRPr="00CD067C">
        <w:rPr>
          <w:rFonts w:hint="cs"/>
          <w:rtl/>
        </w:rPr>
        <w:t xml:space="preserve">זה לא ייתכן. הרגליים של תיאו לא קרסו </w:t>
      </w:r>
      <w:r w:rsidR="001078F5">
        <w:rPr>
          <w:rFonts w:hint="cs"/>
          <w:rtl/>
        </w:rPr>
        <w:t>דבר</w:t>
      </w:r>
      <w:r w:rsidRPr="00CD067C">
        <w:rPr>
          <w:rFonts w:hint="cs"/>
          <w:rtl/>
        </w:rPr>
        <w:t xml:space="preserve"> לא קרס חוץ מהמצב הקוונטי של אלכס ותיאו שם, הגליון של אלכס עדיין מוצמד למיטה, בממוצע בין חולה לשניים נפטרים במחלקה בכל לילה, הגליון של אלכס עם מדידות הלחץ דם והטמפרטורה </w:t>
      </w:r>
      <w:r>
        <w:rPr>
          <w:rFonts w:hint="cs"/>
          <w:rtl/>
        </w:rPr>
        <w:t xml:space="preserve">ותפקודי כבד </w:t>
      </w:r>
      <w:r w:rsidRPr="00CD067C">
        <w:rPr>
          <w:rFonts w:hint="cs"/>
          <w:rtl/>
        </w:rPr>
        <w:t>והסדין למראשותיו ספוג בדם, הקיר מושפרץ, ואלכס איננו.</w:t>
      </w:r>
    </w:p>
    <w:p w14:paraId="784B49E7" w14:textId="69B35388" w:rsidR="004627AB" w:rsidRDefault="004627AB" w:rsidP="0091760B">
      <w:pPr>
        <w:rPr>
          <w:rtl/>
        </w:rPr>
      </w:pPr>
      <w:r>
        <w:rPr>
          <w:rFonts w:hint="cs"/>
          <w:rtl/>
        </w:rPr>
        <w:t xml:space="preserve">חוץ מהחולים המכונסים בגופותיהם </w:t>
      </w:r>
      <w:r w:rsidR="0033093F">
        <w:rPr>
          <w:rFonts w:hint="cs"/>
          <w:rtl/>
        </w:rPr>
        <w:t xml:space="preserve">והחברה המייבבת </w:t>
      </w:r>
      <w:r w:rsidR="001C5A04">
        <w:rPr>
          <w:rFonts w:hint="cs"/>
          <w:rtl/>
        </w:rPr>
        <w:t>הייתה</w:t>
      </w:r>
      <w:r w:rsidR="0091760B">
        <w:rPr>
          <w:rFonts w:hint="cs"/>
          <w:rtl/>
        </w:rPr>
        <w:t xml:space="preserve"> שם רק מטפלת </w:t>
      </w:r>
      <w:r>
        <w:rPr>
          <w:rFonts w:hint="cs"/>
          <w:rtl/>
        </w:rPr>
        <w:t>פיליפינית של אחד מהם.</w:t>
      </w:r>
    </w:p>
    <w:p w14:paraId="7B5F18C7" w14:textId="77777777" w:rsidR="004627AB" w:rsidRDefault="004627AB" w:rsidP="00250000">
      <w:pPr>
        <w:rPr>
          <w:rtl/>
        </w:rPr>
      </w:pPr>
      <w:r>
        <w:rPr>
          <w:rFonts w:hint="cs"/>
          <w:rtl/>
        </w:rPr>
        <w:t>"</w:t>
      </w:r>
      <w:r>
        <w:t>puwwout</w:t>
      </w:r>
      <w:r>
        <w:rPr>
          <w:rFonts w:hint="cs"/>
          <w:rtl/>
        </w:rPr>
        <w:t>," היא אמרה לתיאו בתוקף, "</w:t>
      </w:r>
      <w:r>
        <w:t>puwwout</w:t>
      </w:r>
      <w:r>
        <w:rPr>
          <w:rFonts w:hint="cs"/>
          <w:rtl/>
        </w:rPr>
        <w:t>."</w:t>
      </w:r>
    </w:p>
    <w:p w14:paraId="0A467FDC" w14:textId="77777777" w:rsidR="004627AB" w:rsidRDefault="004627AB" w:rsidP="00250000">
      <w:pPr>
        <w:rPr>
          <w:rtl/>
        </w:rPr>
      </w:pPr>
      <w:r>
        <w:rPr>
          <w:rFonts w:hint="cs"/>
          <w:rtl/>
        </w:rPr>
        <w:t>"מה? מה?" תיאו לא האמין שאת הדקות הראשונות של חייו ללא אלכס הוא מבזבז בפיענוח מבטא פיליפיני.</w:t>
      </w:r>
    </w:p>
    <w:p w14:paraId="4DA3CE3F" w14:textId="77777777" w:rsidR="004627AB" w:rsidRDefault="004627AB" w:rsidP="001078F5">
      <w:pPr>
        <w:rPr>
          <w:rtl/>
        </w:rPr>
      </w:pPr>
      <w:r>
        <w:rPr>
          <w:rFonts w:hint="cs"/>
          <w:rtl/>
        </w:rPr>
        <w:lastRenderedPageBreak/>
        <w:t>היא איגרפה את ידה והצמידה אותה לחזה. "</w:t>
      </w:r>
      <w:r>
        <w:t>puwwout</w:t>
      </w:r>
      <w:r>
        <w:rPr>
          <w:rFonts w:hint="cs"/>
          <w:rtl/>
        </w:rPr>
        <w:t>!" היא קראה ומשכה בתנועה עזה את אגרופה מחזה</w:t>
      </w:r>
      <w:r w:rsidR="001078F5">
        <w:rPr>
          <w:rFonts w:hint="cs"/>
          <w:rtl/>
        </w:rPr>
        <w:t>ּ</w:t>
      </w:r>
      <w:r>
        <w:rPr>
          <w:rFonts w:hint="cs"/>
          <w:rtl/>
        </w:rPr>
        <w:t>, כאילו ניסתה למשוך החוצה את ל</w:t>
      </w:r>
      <w:r w:rsidR="001078F5">
        <w:rPr>
          <w:rFonts w:hint="cs"/>
          <w:rtl/>
        </w:rPr>
        <w:t>י</w:t>
      </w:r>
      <w:r>
        <w:rPr>
          <w:rFonts w:hint="cs"/>
          <w:rtl/>
        </w:rPr>
        <w:t>בה</w:t>
      </w:r>
      <w:r w:rsidR="001078F5">
        <w:rPr>
          <w:rFonts w:hint="cs"/>
          <w:rtl/>
        </w:rPr>
        <w:t>ּ</w:t>
      </w:r>
      <w:r>
        <w:rPr>
          <w:rFonts w:hint="cs"/>
          <w:rtl/>
        </w:rPr>
        <w:t>.</w:t>
      </w:r>
    </w:p>
    <w:p w14:paraId="202C30FD" w14:textId="77777777" w:rsidR="004627AB" w:rsidRDefault="004627AB" w:rsidP="00250000">
      <w:pPr>
        <w:rPr>
          <w:rtl/>
        </w:rPr>
      </w:pPr>
      <w:r>
        <w:rPr>
          <w:rFonts w:hint="cs"/>
          <w:rtl/>
        </w:rPr>
        <w:t>"</w:t>
      </w:r>
      <w:r>
        <w:t>pull out</w:t>
      </w:r>
      <w:r>
        <w:rPr>
          <w:rFonts w:hint="cs"/>
          <w:rtl/>
        </w:rPr>
        <w:t>?" תיאו חזר אחריה כלא מאמין והיא הנהנה נמרצות, מצביעה</w:t>
      </w:r>
      <w:r w:rsidR="009D1A95">
        <w:rPr>
          <w:rFonts w:hint="cs"/>
          <w:rtl/>
        </w:rPr>
        <w:t xml:space="preserve"> על המיטה רוויית הדם, כאילו שנותר</w:t>
      </w:r>
      <w:r>
        <w:rPr>
          <w:rFonts w:hint="cs"/>
          <w:rtl/>
        </w:rPr>
        <w:t xml:space="preserve"> ספק במי מדובר. "</w:t>
      </w:r>
      <w:r>
        <w:t>pull out</w:t>
      </w:r>
      <w:r>
        <w:rPr>
          <w:rFonts w:hint="cs"/>
          <w:rtl/>
        </w:rPr>
        <w:t xml:space="preserve">??" מי זה, מי זה שמשך את נשמתו של אלכס מתוך חזהו והאם זה בכלל אפשרי? או בעצם את ליבו, קרע את ליבו מתוכו, תיאו יחנוק אותו במו ידיו, עיניו עברו בבלבול על כל החולים הדוממים במיטותיהם, </w:t>
      </w:r>
      <w:r w:rsidR="0091760B">
        <w:rPr>
          <w:rFonts w:hint="cs"/>
          <w:rtl/>
        </w:rPr>
        <w:t>ונחו על החברה ה</w:t>
      </w:r>
      <w:r w:rsidR="007C3C7E">
        <w:rPr>
          <w:rFonts w:hint="cs"/>
          <w:rtl/>
        </w:rPr>
        <w:t xml:space="preserve">מייבבת, </w:t>
      </w:r>
      <w:r>
        <w:rPr>
          <w:rFonts w:hint="cs"/>
          <w:rtl/>
        </w:rPr>
        <w:t>איך זה קרה?</w:t>
      </w:r>
    </w:p>
    <w:p w14:paraId="5A60152D" w14:textId="77777777" w:rsidR="004627AB" w:rsidRDefault="004627AB" w:rsidP="00250000">
      <w:pPr>
        <w:rPr>
          <w:rtl/>
        </w:rPr>
      </w:pPr>
      <w:r>
        <w:rPr>
          <w:rFonts w:hint="cs"/>
          <w:rtl/>
        </w:rPr>
        <w:t>"</w:t>
      </w:r>
      <w:r>
        <w:t>puwwout</w:t>
      </w:r>
      <w:r w:rsidR="007C3C7E">
        <w:rPr>
          <w:rFonts w:hint="cs"/>
          <w:rtl/>
        </w:rPr>
        <w:t>!!!" הפיליפינית</w:t>
      </w:r>
      <w:r>
        <w:rPr>
          <w:rFonts w:hint="cs"/>
          <w:rtl/>
        </w:rPr>
        <w:t xml:space="preserve"> חזרה.</w:t>
      </w:r>
    </w:p>
    <w:p w14:paraId="33195330" w14:textId="77777777" w:rsidR="0033093F" w:rsidRDefault="0033093F" w:rsidP="00250000">
      <w:pPr>
        <w:rPr>
          <w:rtl/>
        </w:rPr>
      </w:pPr>
      <w:r>
        <w:rPr>
          <w:rFonts w:hint="cs"/>
          <w:rtl/>
        </w:rPr>
        <w:t>החברה של אלכס רצחה אותו?</w:t>
      </w:r>
    </w:p>
    <w:p w14:paraId="6D992B3B" w14:textId="77777777" w:rsidR="004627AB" w:rsidRDefault="004627AB" w:rsidP="009D1A95">
      <w:pPr>
        <w:rPr>
          <w:rtl/>
        </w:rPr>
      </w:pPr>
      <w:r>
        <w:rPr>
          <w:rFonts w:hint="cs"/>
          <w:rtl/>
        </w:rPr>
        <w:t xml:space="preserve">תיאו לא האמין לתיאור המופרך. האם דבר כזה יכול להתרחש בבית חולים, במחלקה לטיפול מוגבר? ובעצם </w:t>
      </w:r>
      <w:r>
        <w:rPr>
          <w:rtl/>
        </w:rPr>
        <w:t>–</w:t>
      </w:r>
      <w:r>
        <w:rPr>
          <w:rFonts w:hint="cs"/>
          <w:rtl/>
        </w:rPr>
        <w:t xml:space="preserve"> למה לא. כזה הוא העולם. שלוף מתוך חזם את ליבותיהם של האחרים לפני שישלפו </w:t>
      </w:r>
      <w:r w:rsidR="0091760B">
        <w:rPr>
          <w:rFonts w:hint="cs"/>
          <w:rtl/>
        </w:rPr>
        <w:t xml:space="preserve">הם </w:t>
      </w:r>
      <w:r>
        <w:rPr>
          <w:rFonts w:hint="cs"/>
          <w:rtl/>
        </w:rPr>
        <w:t>את ליבך, מרח את דמם הנקווה בשלוליות, עדיין חם, על פניך, למען הרחק אויביך.</w:t>
      </w:r>
    </w:p>
    <w:p w14:paraId="281C6BA0" w14:textId="77777777" w:rsidR="004627AB" w:rsidRDefault="004627AB" w:rsidP="009D1A95">
      <w:pPr>
        <w:rPr>
          <w:rtl/>
        </w:rPr>
      </w:pPr>
      <w:r>
        <w:rPr>
          <w:rFonts w:hint="cs"/>
          <w:rtl/>
        </w:rPr>
        <w:t xml:space="preserve">כי מהי האלטרנטיבה? שלוף אתה את ליבך הפועם עדיין מתוך חזך והצג אותו לעולם לראווה. הנה, ראו את הסיסטולה </w:t>
      </w:r>
      <w:r>
        <w:rPr>
          <w:rtl/>
        </w:rPr>
        <w:t>–</w:t>
      </w:r>
      <w:r>
        <w:rPr>
          <w:rFonts w:hint="cs"/>
          <w:rtl/>
        </w:rPr>
        <w:t xml:space="preserve"> ואת הדיאסטולה! כך פועם ליבי, כך הוא מדמם. היו שהעזו לעש</w:t>
      </w:r>
      <w:r w:rsidR="001D0C7D">
        <w:rPr>
          <w:rFonts w:hint="cs"/>
          <w:rtl/>
        </w:rPr>
        <w:t>ות זאת בעבר</w:t>
      </w:r>
      <w:r>
        <w:rPr>
          <w:rFonts w:hint="cs"/>
          <w:rtl/>
        </w:rPr>
        <w:t xml:space="preserve">, לא </w:t>
      </w:r>
      <w:r w:rsidR="004D23FB">
        <w:rPr>
          <w:rFonts w:hint="cs"/>
          <w:rtl/>
        </w:rPr>
        <w:t>גוננו</w:t>
      </w:r>
      <w:r>
        <w:rPr>
          <w:rFonts w:hint="cs"/>
          <w:rtl/>
        </w:rPr>
        <w:t xml:space="preserve"> על עצמם, לא התנמנמו בנחת בשמש הצהריים </w:t>
      </w:r>
      <w:r w:rsidR="009D1A95">
        <w:rPr>
          <w:rFonts w:hint="cs"/>
          <w:rtl/>
        </w:rPr>
        <w:t>כש</w:t>
      </w:r>
      <w:r>
        <w:rPr>
          <w:rFonts w:hint="cs"/>
          <w:rtl/>
        </w:rPr>
        <w:t>ליבם מו</w:t>
      </w:r>
      <w:r w:rsidR="004D23FB">
        <w:rPr>
          <w:rFonts w:hint="cs"/>
          <w:rtl/>
        </w:rPr>
        <w:t xml:space="preserve">טמן </w:t>
      </w:r>
      <w:r w:rsidR="009D1A95">
        <w:rPr>
          <w:rFonts w:hint="cs"/>
          <w:rtl/>
        </w:rPr>
        <w:t xml:space="preserve">לבטח </w:t>
      </w:r>
      <w:r w:rsidR="004D23FB">
        <w:rPr>
          <w:rFonts w:hint="cs"/>
          <w:rtl/>
        </w:rPr>
        <w:t>בחשיכה</w:t>
      </w:r>
      <w:r w:rsidR="009D1A95">
        <w:rPr>
          <w:rFonts w:hint="cs"/>
          <w:rtl/>
        </w:rPr>
        <w:t xml:space="preserve"> </w:t>
      </w:r>
      <w:r w:rsidR="009D1A95">
        <w:rPr>
          <w:rtl/>
        </w:rPr>
        <w:t>–</w:t>
      </w:r>
      <w:r>
        <w:rPr>
          <w:rFonts w:hint="cs"/>
          <w:rtl/>
        </w:rPr>
        <w:t xml:space="preserve"> </w:t>
      </w:r>
      <w:r w:rsidR="003A5618">
        <w:rPr>
          <w:rFonts w:hint="cs"/>
          <w:rtl/>
        </w:rPr>
        <w:t>[</w:t>
      </w:r>
      <w:r>
        <w:rPr>
          <w:rFonts w:hint="cs"/>
          <w:rtl/>
        </w:rPr>
        <w:t xml:space="preserve">לא הם אלו שכתבו קוורטטים להליקופטרים, לא להם קונצ'רטי לחמשיית מכשירי רדיו וצופרים של מכוניות. </w:t>
      </w:r>
      <w:r w:rsidR="007C3C7E">
        <w:rPr>
          <w:rFonts w:hint="cs"/>
          <w:rtl/>
        </w:rPr>
        <w:t xml:space="preserve">במקום זאת </w:t>
      </w:r>
      <w:r>
        <w:rPr>
          <w:rFonts w:hint="cs"/>
          <w:rtl/>
        </w:rPr>
        <w:t xml:space="preserve">הם כתבו </w:t>
      </w:r>
      <w:r>
        <w:rPr>
          <w:rtl/>
        </w:rPr>
        <w:t>–</w:t>
      </w:r>
      <w:r>
        <w:rPr>
          <w:rFonts w:hint="cs"/>
          <w:rtl/>
        </w:rPr>
        <w:t xml:space="preserve"> סונטות בסול מינור [</w:t>
      </w:r>
      <w:r w:rsidRPr="001B16A8">
        <w:t>Rachmaninoff's Cello Sonata in G minor 3rd movement</w:t>
      </w:r>
      <w:r>
        <w:rPr>
          <w:rFonts w:hint="cs"/>
          <w:rtl/>
        </w:rPr>
        <w:t xml:space="preserve">] ללבלב וכליות, כן, עדיין ניתן לראות את הדם זורם דרכן ומסתנן, מתנקה, מיטהר. הם כתבו </w:t>
      </w:r>
      <w:r>
        <w:rPr>
          <w:rtl/>
        </w:rPr>
        <w:t>–</w:t>
      </w:r>
      <w:r>
        <w:rPr>
          <w:rFonts w:hint="cs"/>
          <w:rtl/>
        </w:rPr>
        <w:t xml:space="preserve"> וריאציות בסול מינור שבהן [</w:t>
      </w:r>
      <w:r>
        <w:t>Bach</w:t>
      </w:r>
      <w:r>
        <w:rPr>
          <w:rFonts w:hint="cs"/>
          <w:rtl/>
        </w:rPr>
        <w:t xml:space="preserve"> </w:t>
      </w:r>
      <w:r>
        <w:t>Goldberg Variation no. 25</w:t>
      </w:r>
      <w:r>
        <w:rPr>
          <w:rFonts w:hint="cs"/>
          <w:rtl/>
        </w:rPr>
        <w:t>]</w:t>
      </w:r>
      <w:r w:rsidR="001D0C7D">
        <w:rPr>
          <w:rFonts w:hint="cs"/>
          <w:rtl/>
        </w:rPr>
        <w:t xml:space="preserve"> </w:t>
      </w:r>
      <w:r w:rsidR="003A5618">
        <w:rPr>
          <w:rFonts w:hint="cs"/>
          <w:rtl/>
        </w:rPr>
        <w:t>]</w:t>
      </w:r>
    </w:p>
    <w:p w14:paraId="65598FE5" w14:textId="77777777" w:rsidR="004627AB" w:rsidRDefault="004627AB" w:rsidP="00250000">
      <w:pPr>
        <w:rPr>
          <w:rtl/>
        </w:rPr>
      </w:pPr>
      <w:r>
        <w:rPr>
          <w:rFonts w:hint="cs"/>
          <w:rtl/>
        </w:rPr>
        <w:t>"</w:t>
      </w:r>
      <w:r>
        <w:t>puwwout</w:t>
      </w:r>
      <w:r>
        <w:rPr>
          <w:rFonts w:hint="cs"/>
          <w:rtl/>
        </w:rPr>
        <w:t>!!!"</w:t>
      </w:r>
    </w:p>
    <w:p w14:paraId="37F23BED" w14:textId="77777777" w:rsidR="004627AB" w:rsidRDefault="004627AB" w:rsidP="00250000">
      <w:pPr>
        <w:rPr>
          <w:rtl/>
        </w:rPr>
      </w:pPr>
      <w:r>
        <w:rPr>
          <w:rFonts w:hint="cs"/>
          <w:rtl/>
        </w:rPr>
        <w:t>מי עושה דברים כאלה היום? מי?</w:t>
      </w:r>
    </w:p>
    <w:p w14:paraId="62F1D6FA" w14:textId="77777777" w:rsidR="004627AB" w:rsidRDefault="004627AB" w:rsidP="00250000">
      <w:pPr>
        <w:rPr>
          <w:rtl/>
        </w:rPr>
      </w:pPr>
      <w:r>
        <w:rPr>
          <w:rFonts w:hint="cs"/>
          <w:rtl/>
        </w:rPr>
        <w:t>מי מעז?</w:t>
      </w:r>
    </w:p>
    <w:p w14:paraId="72D11387" w14:textId="77777777" w:rsidR="004627AB" w:rsidRPr="00CD067C" w:rsidRDefault="004D23FB" w:rsidP="009D1A95">
      <w:pPr>
        <w:rPr>
          <w:rtl/>
        </w:rPr>
      </w:pPr>
      <w:r>
        <w:rPr>
          <w:rFonts w:hint="cs"/>
          <w:rtl/>
        </w:rPr>
        <w:t>וכבר הגיע העובד</w:t>
      </w:r>
      <w:r w:rsidR="004627AB">
        <w:rPr>
          <w:rFonts w:hint="cs"/>
          <w:rtl/>
        </w:rPr>
        <w:t xml:space="preserve"> </w:t>
      </w:r>
      <w:r>
        <w:rPr>
          <w:rFonts w:hint="cs"/>
          <w:rtl/>
        </w:rPr>
        <w:t>מ</w:t>
      </w:r>
      <w:r w:rsidR="004A6E73">
        <w:rPr>
          <w:rFonts w:hint="cs"/>
          <w:rtl/>
        </w:rPr>
        <w:t>כֹּחַ</w:t>
      </w:r>
      <w:r w:rsidR="004627AB">
        <w:rPr>
          <w:rFonts w:hint="cs"/>
          <w:rtl/>
        </w:rPr>
        <w:t xml:space="preserve"> העזר, לנקות את הדם. הוא לבש כפפות גומי הדוקות וזרועות</w:t>
      </w:r>
      <w:r w:rsidR="001D0C7D">
        <w:rPr>
          <w:rFonts w:hint="cs"/>
          <w:rtl/>
        </w:rPr>
        <w:t xml:space="preserve">יו היו מקועקעות </w:t>
      </w:r>
      <w:r w:rsidR="007C3C7E">
        <w:rPr>
          <w:rFonts w:hint="cs"/>
          <w:rtl/>
        </w:rPr>
        <w:t>ממעמקי השרוולים ו</w:t>
      </w:r>
      <w:r w:rsidR="001D0C7D">
        <w:rPr>
          <w:rFonts w:hint="cs"/>
          <w:rtl/>
        </w:rPr>
        <w:t>עד למפרק כף היד.</w:t>
      </w:r>
      <w:r w:rsidR="004627AB">
        <w:rPr>
          <w:rFonts w:hint="cs"/>
          <w:rtl/>
        </w:rPr>
        <w:t xml:space="preserve"> תיאו סחט טיפות אחרונות של נוזל חיטוי כחלחל ושפשף את אצבעותיו שכבר שבוע לא נגעו בקלידים </w:t>
      </w:r>
      <w:r w:rsidR="003A5618">
        <w:rPr>
          <w:rFonts w:hint="cs"/>
          <w:rtl/>
        </w:rPr>
        <w:t>ב</w:t>
      </w:r>
      <w:r w:rsidR="009D1A95">
        <w:rPr>
          <w:rFonts w:hint="cs"/>
          <w:rtl/>
        </w:rPr>
        <w:t>עוד</w:t>
      </w:r>
      <w:r w:rsidR="004627AB">
        <w:rPr>
          <w:rFonts w:hint="cs"/>
          <w:rtl/>
        </w:rPr>
        <w:t xml:space="preserve"> שכ</w:t>
      </w:r>
      <w:r w:rsidR="007C3C7E">
        <w:rPr>
          <w:rFonts w:hint="cs"/>
          <w:rtl/>
        </w:rPr>
        <w:t>ֹּ</w:t>
      </w:r>
      <w:r w:rsidR="004627AB">
        <w:rPr>
          <w:rFonts w:hint="cs"/>
          <w:rtl/>
        </w:rPr>
        <w:t>ח</w:t>
      </w:r>
      <w:r w:rsidR="007C3C7E">
        <w:rPr>
          <w:rFonts w:hint="cs"/>
          <w:rtl/>
        </w:rPr>
        <w:t>ַ</w:t>
      </w:r>
      <w:r w:rsidR="004627AB">
        <w:rPr>
          <w:rFonts w:hint="cs"/>
          <w:rtl/>
        </w:rPr>
        <w:t xml:space="preserve"> העזר הסיר את הסדין, הוא הביא מטלית, הוא היה יעיל ומהיר, הוא זמזם והוא </w:t>
      </w:r>
      <w:r w:rsidR="004627AB" w:rsidRPr="00CD067C">
        <w:rPr>
          <w:rFonts w:hint="cs"/>
          <w:rtl/>
        </w:rPr>
        <w:t xml:space="preserve">היה טרוד באלפי </w:t>
      </w:r>
      <w:r w:rsidR="004A6E73">
        <w:rPr>
          <w:rFonts w:hint="cs"/>
          <w:rtl/>
        </w:rPr>
        <w:t>עניינים</w:t>
      </w:r>
      <w:r w:rsidR="004627AB" w:rsidRPr="00CD067C">
        <w:rPr>
          <w:rFonts w:hint="cs"/>
          <w:rtl/>
        </w:rPr>
        <w:t xml:space="preserve"> </w:t>
      </w:r>
      <w:r w:rsidR="004A6E73">
        <w:rPr>
          <w:rFonts w:hint="cs"/>
          <w:rtl/>
        </w:rPr>
        <w:t>של</w:t>
      </w:r>
      <w:r w:rsidR="004627AB">
        <w:rPr>
          <w:rFonts w:hint="cs"/>
          <w:rtl/>
        </w:rPr>
        <w:t xml:space="preserve"> ברי </w:t>
      </w:r>
      <w:r w:rsidR="004A6E73">
        <w:rPr>
          <w:rFonts w:hint="cs"/>
          <w:rtl/>
        </w:rPr>
        <w:t>ה</w:t>
      </w:r>
      <w:r w:rsidR="009D1A95">
        <w:rPr>
          <w:rFonts w:hint="cs"/>
          <w:rtl/>
        </w:rPr>
        <w:t>מזל,</w:t>
      </w:r>
      <w:r w:rsidR="004627AB">
        <w:rPr>
          <w:rFonts w:hint="cs"/>
          <w:rtl/>
        </w:rPr>
        <w:t xml:space="preserve"> שעבורם שעות</w:t>
      </w:r>
      <w:r w:rsidR="009D1A95">
        <w:rPr>
          <w:rFonts w:hint="cs"/>
          <w:rtl/>
        </w:rPr>
        <w:t xml:space="preserve"> החולין</w:t>
      </w:r>
      <w:r w:rsidR="004627AB">
        <w:rPr>
          <w:rFonts w:hint="cs"/>
          <w:rtl/>
        </w:rPr>
        <w:t xml:space="preserve"> חולפות ללא חריקה, ממשיכות לשוט, </w:t>
      </w:r>
      <w:r w:rsidR="009D1A95">
        <w:rPr>
          <w:rFonts w:hint="cs"/>
          <w:rtl/>
        </w:rPr>
        <w:t>אלו</w:t>
      </w:r>
      <w:r w:rsidR="004627AB">
        <w:rPr>
          <w:rFonts w:hint="cs"/>
          <w:rtl/>
        </w:rPr>
        <w:t xml:space="preserve"> אינן שעותיהם הגורליות שבהן לוחות טקטוניים ינועו בדממ</w:t>
      </w:r>
      <w:r w:rsidR="009D1A95">
        <w:rPr>
          <w:rFonts w:hint="cs"/>
          <w:rtl/>
        </w:rPr>
        <w:t xml:space="preserve">ה המוחלטת </w:t>
      </w:r>
      <w:r w:rsidR="004627AB">
        <w:rPr>
          <w:rFonts w:hint="cs"/>
          <w:rtl/>
        </w:rPr>
        <w:t>בתוכם ויהפכו אותם ל</w:t>
      </w:r>
      <w:r w:rsidR="004A6E73">
        <w:rPr>
          <w:rFonts w:hint="cs"/>
          <w:rtl/>
        </w:rPr>
        <w:t>אנשים</w:t>
      </w:r>
      <w:r w:rsidR="004627AB">
        <w:rPr>
          <w:rFonts w:hint="cs"/>
          <w:rtl/>
        </w:rPr>
        <w:t xml:space="preserve"> שונים ומפחידים</w:t>
      </w:r>
      <w:r w:rsidR="004627AB" w:rsidRPr="00CD067C">
        <w:rPr>
          <w:rFonts w:hint="cs"/>
          <w:rtl/>
        </w:rPr>
        <w:t>.</w:t>
      </w:r>
    </w:p>
    <w:p w14:paraId="59E712A9" w14:textId="77777777" w:rsidR="004627AB" w:rsidRPr="00CD067C" w:rsidRDefault="004627AB" w:rsidP="00480DBF">
      <w:pPr>
        <w:rPr>
          <w:rtl/>
        </w:rPr>
      </w:pPr>
      <w:r>
        <w:rPr>
          <w:rFonts w:hint="cs"/>
          <w:rtl/>
        </w:rPr>
        <w:t>כח העזר</w:t>
      </w:r>
      <w:r w:rsidRPr="00CD067C">
        <w:rPr>
          <w:rFonts w:hint="cs"/>
          <w:rtl/>
        </w:rPr>
        <w:t xml:space="preserve"> לא הכיר</w:t>
      </w:r>
      <w:r>
        <w:rPr>
          <w:rFonts w:hint="cs"/>
          <w:rtl/>
        </w:rPr>
        <w:t xml:space="preserve"> </w:t>
      </w:r>
      <w:r w:rsidR="001D0C7D">
        <w:rPr>
          <w:rFonts w:hint="cs"/>
          <w:rtl/>
        </w:rPr>
        <w:t>את תיאו כי</w:t>
      </w:r>
      <w:r w:rsidR="007C3C7E">
        <w:rPr>
          <w:rFonts w:hint="cs"/>
          <w:rtl/>
        </w:rPr>
        <w:t xml:space="preserve"> הוא לא שהה </w:t>
      </w:r>
      <w:r w:rsidRPr="00CD067C">
        <w:rPr>
          <w:rFonts w:hint="cs"/>
          <w:rtl/>
        </w:rPr>
        <w:t>פה מספיק. ה</w:t>
      </w:r>
      <w:r>
        <w:rPr>
          <w:rFonts w:hint="cs"/>
          <w:rtl/>
        </w:rPr>
        <w:t>ימים</w:t>
      </w:r>
      <w:r w:rsidRPr="00CD067C">
        <w:rPr>
          <w:rFonts w:hint="cs"/>
          <w:rtl/>
        </w:rPr>
        <w:t xml:space="preserve"> על גבי </w:t>
      </w:r>
      <w:r>
        <w:rPr>
          <w:rFonts w:hint="cs"/>
          <w:rtl/>
        </w:rPr>
        <w:t>ימים</w:t>
      </w:r>
      <w:r w:rsidR="006F72CE">
        <w:rPr>
          <w:rFonts w:hint="cs"/>
          <w:rtl/>
        </w:rPr>
        <w:t xml:space="preserve"> שצריך להמצא</w:t>
      </w:r>
      <w:r w:rsidRPr="00CD067C">
        <w:rPr>
          <w:rFonts w:hint="cs"/>
          <w:rtl/>
        </w:rPr>
        <w:t xml:space="preserve"> במחלקה, </w:t>
      </w:r>
      <w:r w:rsidR="00526C84">
        <w:rPr>
          <w:rFonts w:hint="cs"/>
          <w:rtl/>
        </w:rPr>
        <w:t>לרדוף א</w:t>
      </w:r>
      <w:r w:rsidR="004A6E73">
        <w:rPr>
          <w:rFonts w:hint="cs"/>
          <w:rtl/>
        </w:rPr>
        <w:t>חר האחיות, אחר הבדיקות, אחר הסניטר, אחר</w:t>
      </w:r>
      <w:r w:rsidRPr="00CD067C">
        <w:rPr>
          <w:rFonts w:hint="cs"/>
          <w:rtl/>
        </w:rPr>
        <w:t xml:space="preserve"> הרופאים</w:t>
      </w:r>
      <w:r>
        <w:rPr>
          <w:rFonts w:hint="cs"/>
          <w:rtl/>
        </w:rPr>
        <w:t xml:space="preserve"> ובעיקר ראש המחלקה</w:t>
      </w:r>
      <w:r w:rsidRPr="00CD067C">
        <w:rPr>
          <w:rFonts w:hint="cs"/>
          <w:rtl/>
        </w:rPr>
        <w:t>, מה עוד אפשר לעשות דוקטור</w:t>
      </w:r>
      <w:r w:rsidR="00480DBF">
        <w:rPr>
          <w:rFonts w:hint="cs"/>
          <w:rtl/>
        </w:rPr>
        <w:t>, מה עוד אפשר לעשות? את כל הימים</w:t>
      </w:r>
      <w:r w:rsidRPr="00CD067C">
        <w:rPr>
          <w:rFonts w:hint="cs"/>
          <w:rtl/>
        </w:rPr>
        <w:t xml:space="preserve"> על גבי</w:t>
      </w:r>
      <w:r>
        <w:rPr>
          <w:rFonts w:hint="cs"/>
          <w:rtl/>
        </w:rPr>
        <w:t xml:space="preserve"> </w:t>
      </w:r>
      <w:r w:rsidR="00480DBF">
        <w:rPr>
          <w:rFonts w:hint="cs"/>
          <w:rtl/>
        </w:rPr>
        <w:t>ימים</w:t>
      </w:r>
      <w:r>
        <w:rPr>
          <w:rFonts w:hint="cs"/>
          <w:rtl/>
        </w:rPr>
        <w:t xml:space="preserve"> האלה תיאו לא השקיע. וכח העזר</w:t>
      </w:r>
      <w:r w:rsidRPr="00CD067C">
        <w:rPr>
          <w:rFonts w:hint="cs"/>
          <w:rtl/>
        </w:rPr>
        <w:t xml:space="preserve"> לא הכיר את תיאו.</w:t>
      </w:r>
    </w:p>
    <w:p w14:paraId="10C3B789" w14:textId="3AC01D02" w:rsidR="004627AB" w:rsidRDefault="006F72CE" w:rsidP="00250000">
      <w:pPr>
        <w:rPr>
          <w:rtl/>
        </w:rPr>
      </w:pPr>
      <w:r>
        <w:rPr>
          <w:rFonts w:hint="cs"/>
          <w:rtl/>
        </w:rPr>
        <w:t>היא עדיין ייבבה כש</w:t>
      </w:r>
      <w:r w:rsidR="004627AB">
        <w:rPr>
          <w:rFonts w:hint="cs"/>
          <w:rtl/>
        </w:rPr>
        <w:t xml:space="preserve">תיאו מעד </w:t>
      </w:r>
      <w:r w:rsidR="00480DBF">
        <w:rPr>
          <w:rFonts w:hint="cs"/>
          <w:rtl/>
        </w:rPr>
        <w:t xml:space="preserve">אל </w:t>
      </w:r>
      <w:r w:rsidR="003D7F09">
        <w:rPr>
          <w:rFonts w:hint="cs"/>
          <w:rtl/>
        </w:rPr>
        <w:t>מ</w:t>
      </w:r>
      <w:r w:rsidR="004627AB">
        <w:rPr>
          <w:rFonts w:hint="cs"/>
          <w:rtl/>
        </w:rPr>
        <w:t>חו</w:t>
      </w:r>
      <w:r w:rsidR="003D7F09">
        <w:rPr>
          <w:rFonts w:hint="cs"/>
          <w:rtl/>
        </w:rPr>
        <w:t>ץ לחדר</w:t>
      </w:r>
      <w:r w:rsidR="004627AB">
        <w:rPr>
          <w:rFonts w:hint="cs"/>
          <w:rtl/>
        </w:rPr>
        <w:t xml:space="preserve">. לבדו, </w:t>
      </w:r>
      <w:r w:rsidR="00F97A34">
        <w:rPr>
          <w:rFonts w:hint="cs"/>
          <w:rtl/>
        </w:rPr>
        <w:t>כל כך</w:t>
      </w:r>
      <w:r w:rsidR="004627AB">
        <w:rPr>
          <w:rFonts w:hint="cs"/>
          <w:rtl/>
        </w:rPr>
        <w:t xml:space="preserve"> לבדו.</w:t>
      </w:r>
    </w:p>
    <w:p w14:paraId="3F64C9F4" w14:textId="77777777" w:rsidR="004627AB" w:rsidRDefault="004627AB" w:rsidP="00250000">
      <w:pPr>
        <w:rPr>
          <w:rtl/>
        </w:rPr>
      </w:pPr>
      <w:r>
        <w:rPr>
          <w:rFonts w:hint="cs"/>
          <w:rtl/>
        </w:rPr>
        <w:t xml:space="preserve">ואז הוא ראה את ארקדי, בקצה המסדרון. ארקדי כושל אחרי הרופאים, "כמה זמן עד שיגיע הדם? קחו ממני דם, קחו, אל תבדקו יש לנו אותו </w:t>
      </w:r>
      <w:r w:rsidR="003D7F09">
        <w:rPr>
          <w:rFonts w:hint="cs"/>
          <w:rtl/>
        </w:rPr>
        <w:t xml:space="preserve">סוג </w:t>
      </w:r>
      <w:r>
        <w:rPr>
          <w:rFonts w:hint="cs"/>
          <w:rtl/>
        </w:rPr>
        <w:t>דם כן זה לא הסוף זה לא סוף האלכס זה לא הסוף,"</w:t>
      </w:r>
    </w:p>
    <w:p w14:paraId="18A45E8C" w14:textId="24E58273" w:rsidR="004627AB" w:rsidRDefault="004627AB" w:rsidP="00250000">
      <w:pPr>
        <w:rPr>
          <w:rtl/>
        </w:rPr>
      </w:pPr>
      <w:r>
        <w:rPr>
          <w:rFonts w:hint="cs"/>
          <w:rtl/>
        </w:rPr>
        <w:t xml:space="preserve">האם כך גם שרדינגר ליעלע, האם גופת החתול </w:t>
      </w:r>
      <w:r w:rsidR="001C5A04">
        <w:rPr>
          <w:rFonts w:hint="cs"/>
          <w:rtl/>
        </w:rPr>
        <w:t>הייתה</w:t>
      </w:r>
      <w:r>
        <w:rPr>
          <w:rFonts w:hint="cs"/>
          <w:rtl/>
        </w:rPr>
        <w:t xml:space="preserve"> כבר קרה וצפודה כשהחליט </w:t>
      </w:r>
      <w:r w:rsidR="00F065F1">
        <w:rPr>
          <w:rFonts w:hint="cs"/>
          <w:rtl/>
        </w:rPr>
        <w:t>סוף-סוף</w:t>
      </w:r>
      <w:r>
        <w:rPr>
          <w:rFonts w:hint="cs"/>
          <w:rtl/>
        </w:rPr>
        <w:t xml:space="preserve"> לבצע את הבדיקה, או עדיין חמה? </w:t>
      </w:r>
    </w:p>
    <w:p w14:paraId="74CBF095" w14:textId="77777777" w:rsidR="004627AB" w:rsidRDefault="004627AB" w:rsidP="003F05B4">
      <w:pPr>
        <w:rPr>
          <w:rtl/>
        </w:rPr>
      </w:pPr>
      <w:r>
        <w:rPr>
          <w:rFonts w:hint="cs"/>
          <w:rtl/>
        </w:rPr>
        <w:t>"התקשרתי אליך," האחות</w:t>
      </w:r>
      <w:r w:rsidR="006F72CE">
        <w:rPr>
          <w:rFonts w:hint="cs"/>
          <w:rtl/>
        </w:rPr>
        <w:t xml:space="preserve"> מאחורי הדלפק</w:t>
      </w:r>
      <w:r w:rsidR="003F05B4">
        <w:rPr>
          <w:rFonts w:hint="cs"/>
          <w:rtl/>
        </w:rPr>
        <w:t xml:space="preserve"> הודיעה לו</w:t>
      </w:r>
      <w:r>
        <w:rPr>
          <w:rFonts w:hint="cs"/>
          <w:rtl/>
        </w:rPr>
        <w:t>, "ולא ענית."</w:t>
      </w:r>
    </w:p>
    <w:p w14:paraId="4ED96828" w14:textId="77777777" w:rsidR="004627AB" w:rsidRDefault="004627AB" w:rsidP="00250000">
      <w:pPr>
        <w:rPr>
          <w:rtl/>
        </w:rPr>
      </w:pPr>
      <w:r>
        <w:rPr>
          <w:rFonts w:hint="cs"/>
          <w:rtl/>
        </w:rPr>
        <w:lastRenderedPageBreak/>
        <w:t>הוהו האחות! הייתי בעיצומו של ניסוי. ואני לעולם, לעולם לא מוכן לקבל שיחות טלפון כאלה. זה יותר מדי, אנשים אחרים מסוגלים לזה, לא אני. איזה אנשים? כל מני אנשים. אנשים על גבי אנשים מהסוג שמסוגל. זה סוג מיוחד כזה, זה סוג שנוצר ככה.</w:t>
      </w:r>
    </w:p>
    <w:p w14:paraId="057DB342" w14:textId="77777777" w:rsidR="006F72CE" w:rsidRDefault="006F72CE" w:rsidP="00250000">
      <w:pPr>
        <w:rPr>
          <w:rtl/>
        </w:rPr>
      </w:pPr>
      <w:r>
        <w:rPr>
          <w:rFonts w:hint="cs"/>
          <w:rtl/>
        </w:rPr>
        <w:t>מהסוג של אלכס.</w:t>
      </w:r>
    </w:p>
    <w:p w14:paraId="42528D98" w14:textId="77777777" w:rsidR="006F72CE" w:rsidRPr="00CD067C" w:rsidRDefault="006F72CE" w:rsidP="00250000">
      <w:pPr>
        <w:rPr>
          <w:rtl/>
        </w:rPr>
      </w:pPr>
      <w:r>
        <w:rPr>
          <w:rFonts w:hint="cs"/>
          <w:rtl/>
        </w:rPr>
        <w:t>אלכס היה כזה.</w:t>
      </w:r>
    </w:p>
    <w:p w14:paraId="740ED6E8" w14:textId="163DE89A" w:rsidR="004627AB" w:rsidRDefault="004627AB" w:rsidP="00250000">
      <w:pPr>
        <w:rPr>
          <w:rtl/>
        </w:rPr>
      </w:pPr>
      <w:r w:rsidRPr="00CD067C">
        <w:rPr>
          <w:rFonts w:hint="cs"/>
          <w:rtl/>
        </w:rPr>
        <w:t>"</w:t>
      </w:r>
      <w:r>
        <w:rPr>
          <w:rFonts w:hint="cs"/>
          <w:rtl/>
        </w:rPr>
        <w:t xml:space="preserve">החולה </w:t>
      </w:r>
      <w:r w:rsidR="003F05B4">
        <w:rPr>
          <w:rFonts w:hint="cs"/>
          <w:rtl/>
        </w:rPr>
        <w:t xml:space="preserve">מר הופמן," </w:t>
      </w:r>
      <w:r w:rsidRPr="00CD067C">
        <w:rPr>
          <w:rFonts w:hint="cs"/>
          <w:rtl/>
        </w:rPr>
        <w:t>האחות</w:t>
      </w:r>
      <w:r w:rsidR="003F05B4">
        <w:rPr>
          <w:rFonts w:hint="cs"/>
          <w:rtl/>
        </w:rPr>
        <w:t xml:space="preserve"> אמרה</w:t>
      </w:r>
      <w:r w:rsidRPr="00CD067C">
        <w:rPr>
          <w:rFonts w:hint="cs"/>
          <w:rtl/>
        </w:rPr>
        <w:t xml:space="preserve">. היא </w:t>
      </w:r>
      <w:r w:rsidR="001C5A04">
        <w:rPr>
          <w:rFonts w:hint="cs"/>
          <w:rtl/>
        </w:rPr>
        <w:t>הייתה</w:t>
      </w:r>
      <w:r w:rsidRPr="00CD067C">
        <w:rPr>
          <w:rFonts w:hint="cs"/>
          <w:rtl/>
        </w:rPr>
        <w:t xml:space="preserve"> ערביה. "הוא הוציא לעצמו את הפרמקט, </w:t>
      </w:r>
      <w:r>
        <w:rPr>
          <w:rFonts w:hint="cs"/>
          <w:rtl/>
        </w:rPr>
        <w:t>הרבה דם איבד."</w:t>
      </w:r>
    </w:p>
    <w:p w14:paraId="7857888D" w14:textId="77777777" w:rsidR="004627AB" w:rsidRDefault="004627AB" w:rsidP="00250000">
      <w:pPr>
        <w:rPr>
          <w:rtl/>
        </w:rPr>
      </w:pPr>
      <w:r>
        <w:rPr>
          <w:rFonts w:hint="cs"/>
          <w:rtl/>
        </w:rPr>
        <w:t>"הוציא?"</w:t>
      </w:r>
    </w:p>
    <w:p w14:paraId="511E763E" w14:textId="77777777" w:rsidR="004627AB" w:rsidRDefault="004627AB" w:rsidP="00250000">
      <w:pPr>
        <w:rPr>
          <w:rtl/>
        </w:rPr>
      </w:pPr>
      <w:r>
        <w:rPr>
          <w:rFonts w:hint="cs"/>
          <w:rtl/>
        </w:rPr>
        <w:t>"שלף. שלף לעצמו את הפרמקט מהגוף."</w:t>
      </w:r>
    </w:p>
    <w:p w14:paraId="18AB0D74" w14:textId="77777777" w:rsidR="004627AB" w:rsidRDefault="004627AB" w:rsidP="00250000">
      <w:pPr>
        <w:rPr>
          <w:rtl/>
        </w:rPr>
      </w:pPr>
      <w:r>
        <w:rPr>
          <w:rFonts w:hint="cs"/>
          <w:rtl/>
        </w:rPr>
        <w:t>"אבל... אבל זה לא תפור?"</w:t>
      </w:r>
    </w:p>
    <w:p w14:paraId="752FE850" w14:textId="77777777" w:rsidR="004627AB" w:rsidRPr="00CD067C" w:rsidRDefault="004627AB" w:rsidP="00250000">
      <w:pPr>
        <w:rPr>
          <w:rtl/>
        </w:rPr>
      </w:pPr>
      <w:r>
        <w:rPr>
          <w:rFonts w:hint="cs"/>
          <w:rtl/>
        </w:rPr>
        <w:t xml:space="preserve">"תפור. שלף בכח קרע את התפרים, קרע את העור, קרע את הבשר, </w:t>
      </w:r>
      <w:r w:rsidRPr="00CD067C">
        <w:rPr>
          <w:rFonts w:hint="cs"/>
          <w:rtl/>
        </w:rPr>
        <w:t>לקחו אותו לתפור מחדש, עוד מעט יחזירו אותו."</w:t>
      </w:r>
    </w:p>
    <w:p w14:paraId="49F048B6" w14:textId="77777777" w:rsidR="004627AB" w:rsidRPr="00CD067C" w:rsidRDefault="004627AB" w:rsidP="00250000">
      <w:pPr>
        <w:rPr>
          <w:rtl/>
        </w:rPr>
      </w:pPr>
      <w:r w:rsidRPr="00CD067C">
        <w:rPr>
          <w:rFonts w:hint="cs"/>
          <w:rtl/>
        </w:rPr>
        <w:t>"למה הוציאו את זה?</w:t>
      </w:r>
      <w:r>
        <w:rPr>
          <w:rFonts w:hint="cs"/>
          <w:rtl/>
        </w:rPr>
        <w:t xml:space="preserve"> מי הוציא את זה?</w:t>
      </w:r>
      <w:r w:rsidRPr="00CD067C">
        <w:rPr>
          <w:rFonts w:hint="cs"/>
          <w:rtl/>
        </w:rPr>
        <w:t>"</w:t>
      </w:r>
    </w:p>
    <w:p w14:paraId="22224D81" w14:textId="77777777" w:rsidR="004627AB" w:rsidRPr="00CD067C" w:rsidRDefault="004627AB" w:rsidP="00250000">
      <w:pPr>
        <w:rPr>
          <w:rtl/>
        </w:rPr>
      </w:pPr>
      <w:r w:rsidRPr="00CD067C">
        <w:rPr>
          <w:rFonts w:hint="cs"/>
          <w:rtl/>
        </w:rPr>
        <w:t>"ה</w:t>
      </w:r>
      <w:r w:rsidR="003D7F09">
        <w:rPr>
          <w:rFonts w:hint="cs"/>
          <w:rtl/>
        </w:rPr>
        <w:t>וא הוציא לעצמו, לבד משך והוציא</w:t>
      </w:r>
      <w:r w:rsidRPr="00CD067C">
        <w:rPr>
          <w:rFonts w:hint="cs"/>
          <w:rtl/>
        </w:rPr>
        <w:t>."</w:t>
      </w:r>
    </w:p>
    <w:p w14:paraId="19040A1C" w14:textId="77777777" w:rsidR="004627AB" w:rsidRPr="00CD067C" w:rsidRDefault="00480DBF" w:rsidP="00250000">
      <w:pPr>
        <w:rPr>
          <w:rtl/>
        </w:rPr>
      </w:pPr>
      <w:r>
        <w:rPr>
          <w:rFonts w:hint="cs"/>
          <w:rtl/>
        </w:rPr>
        <w:t>[</w:t>
      </w:r>
      <w:r w:rsidR="004627AB" w:rsidRPr="00CD067C">
        <w:rPr>
          <w:rFonts w:hint="cs"/>
          <w:rtl/>
        </w:rPr>
        <w:t>"וכל הדם?"</w:t>
      </w:r>
    </w:p>
    <w:p w14:paraId="4B048925" w14:textId="227DC559" w:rsidR="004627AB" w:rsidRPr="00CD067C" w:rsidRDefault="004627AB" w:rsidP="00250000">
      <w:pPr>
        <w:rPr>
          <w:rtl/>
        </w:rPr>
      </w:pPr>
      <w:r w:rsidRPr="00CD067C">
        <w:rPr>
          <w:rFonts w:hint="cs"/>
          <w:rtl/>
        </w:rPr>
        <w:t xml:space="preserve">"נשפך הרבה דם. כבר </w:t>
      </w:r>
      <w:r>
        <w:rPr>
          <w:rFonts w:hint="cs"/>
          <w:rtl/>
        </w:rPr>
        <w:t>מ</w:t>
      </w:r>
      <w:r w:rsidRPr="00CD067C">
        <w:rPr>
          <w:rFonts w:hint="cs"/>
          <w:rtl/>
        </w:rPr>
        <w:t>נק</w:t>
      </w:r>
      <w:r>
        <w:rPr>
          <w:rFonts w:hint="cs"/>
          <w:rtl/>
        </w:rPr>
        <w:t>ים</w:t>
      </w:r>
      <w:r w:rsidRPr="00CD067C">
        <w:rPr>
          <w:rFonts w:hint="cs"/>
          <w:rtl/>
        </w:rPr>
        <w:t xml:space="preserve">, הרבה </w:t>
      </w:r>
      <w:r w:rsidR="00C90C6C">
        <w:rPr>
          <w:rFonts w:hint="cs"/>
          <w:rtl/>
        </w:rPr>
        <w:t>מאוד</w:t>
      </w:r>
      <w:r w:rsidRPr="00CD067C">
        <w:rPr>
          <w:rFonts w:hint="cs"/>
          <w:rtl/>
        </w:rPr>
        <w:t xml:space="preserve"> דם."</w:t>
      </w:r>
      <w:r w:rsidR="00480DBF">
        <w:rPr>
          <w:rFonts w:hint="cs"/>
          <w:rtl/>
        </w:rPr>
        <w:t>]</w:t>
      </w:r>
    </w:p>
    <w:p w14:paraId="080E3A65" w14:textId="77777777" w:rsidR="004627AB" w:rsidRDefault="004627AB" w:rsidP="00480DBF">
      <w:pPr>
        <w:rPr>
          <w:rtl/>
        </w:rPr>
      </w:pPr>
      <w:r>
        <w:rPr>
          <w:rFonts w:hint="cs"/>
          <w:rtl/>
        </w:rPr>
        <w:t xml:space="preserve">וארקדי אחריהם כמה זמן עד שיגיע הדם? קחו ממני דם, קחו, אל תבדקו יש לנו אותו דם </w:t>
      </w:r>
      <w:r w:rsidR="00480DBF">
        <w:rPr>
          <w:rFonts w:hint="cs"/>
          <w:rtl/>
        </w:rPr>
        <w:t xml:space="preserve">זה לא </w:t>
      </w:r>
      <w:r>
        <w:rPr>
          <w:rFonts w:hint="cs"/>
          <w:rtl/>
        </w:rPr>
        <w:t>סוף האלכס קחו כליה קחו, קחו שמש, קחו יר</w:t>
      </w:r>
      <w:r w:rsidR="00480DBF">
        <w:rPr>
          <w:rFonts w:hint="cs"/>
          <w:rtl/>
        </w:rPr>
        <w:t>ח רק את אלכס תשאירו</w:t>
      </w:r>
    </w:p>
    <w:p w14:paraId="24E2E206" w14:textId="77777777" w:rsidR="004627AB" w:rsidRDefault="004627AB" w:rsidP="00250000">
      <w:pPr>
        <w:rPr>
          <w:rtl/>
        </w:rPr>
      </w:pPr>
    </w:p>
    <w:p w14:paraId="2F05D5E6" w14:textId="2653D437" w:rsidR="004627AB" w:rsidRDefault="004627AB" w:rsidP="003F05B4">
      <w:pPr>
        <w:rPr>
          <w:rtl/>
        </w:rPr>
      </w:pPr>
      <w:r>
        <w:rPr>
          <w:rFonts w:hint="cs"/>
          <w:rtl/>
        </w:rPr>
        <w:t xml:space="preserve">כשהחזירו את אלכס (עדיין חי) למיטה הנקיה כעבור עשרים דקות ארקדי פרץ בבכי. הוא היה לבן יותר מאלכס אם דבר כזה אפשרי בכלל אצל אדם שאיבד בשבוע האחרון יותר דם מזה שהתרוצץ אצלו </w:t>
      </w:r>
      <w:r w:rsidR="00F06A3F">
        <w:rPr>
          <w:rFonts w:hint="cs"/>
          <w:rtl/>
        </w:rPr>
        <w:t>עכשיו</w:t>
      </w:r>
      <w:r>
        <w:rPr>
          <w:rFonts w:hint="cs"/>
          <w:rtl/>
        </w:rPr>
        <w:t xml:space="preserve"> בגוף, דם נכרי ומבוהל</w:t>
      </w:r>
      <w:r w:rsidR="0033093F">
        <w:rPr>
          <w:rFonts w:hint="cs"/>
          <w:rtl/>
        </w:rPr>
        <w:t xml:space="preserve"> [מסוייג / מסתייג וכלל לא בטוח שיקח על עצמו את גודל המשימה להפיח חיים בגוף ה___]</w:t>
      </w:r>
      <w:r>
        <w:rPr>
          <w:rFonts w:hint="cs"/>
          <w:rtl/>
        </w:rPr>
        <w:t xml:space="preserve"> </w:t>
      </w:r>
      <w:r w:rsidR="003F05B4">
        <w:rPr>
          <w:rFonts w:hint="cs"/>
          <w:rtl/>
        </w:rPr>
        <w:t>ש</w:t>
      </w:r>
      <w:r w:rsidR="003D7F09">
        <w:rPr>
          <w:rFonts w:hint="cs"/>
          <w:rtl/>
        </w:rPr>
        <w:t>נ</w:t>
      </w:r>
      <w:r>
        <w:rPr>
          <w:rFonts w:hint="cs"/>
          <w:rtl/>
        </w:rPr>
        <w:t>וצר בקירבם של תריסרי אנשים שונים. ארקדי נשען על אדן החלון ראשו מופנה אל הזגוגית האפורה והעכורה והתי</w:t>
      </w:r>
      <w:r w:rsidR="001D0C7D">
        <w:rPr>
          <w:rFonts w:hint="cs"/>
          <w:rtl/>
        </w:rPr>
        <w:t>י</w:t>
      </w:r>
      <w:r>
        <w:rPr>
          <w:rFonts w:hint="cs"/>
          <w:rtl/>
        </w:rPr>
        <w:t>פח.</w:t>
      </w:r>
    </w:p>
    <w:p w14:paraId="0DEBAA9B" w14:textId="77777777" w:rsidR="004627AB" w:rsidRDefault="004627AB" w:rsidP="009A1F5A">
      <w:pPr>
        <w:rPr>
          <w:rtl/>
        </w:rPr>
      </w:pPr>
      <w:r>
        <w:rPr>
          <w:rFonts w:hint="cs"/>
          <w:rtl/>
        </w:rPr>
        <w:t>לאחר זמן רב הוא ה</w:t>
      </w:r>
      <w:r w:rsidR="009A1F5A">
        <w:rPr>
          <w:rFonts w:hint="cs"/>
          <w:rtl/>
        </w:rPr>
        <w:t>תעשת וניגב את פניו</w:t>
      </w:r>
      <w:r>
        <w:rPr>
          <w:rFonts w:hint="cs"/>
          <w:rtl/>
        </w:rPr>
        <w:t xml:space="preserve">. הפיליפינית ותיאו הביטו בו בהערכה. כך יש לנהוג במקום שכזה! אם כי על רוב שוכניו </w:t>
      </w:r>
      <w:r w:rsidR="003F05B4">
        <w:rPr>
          <w:rFonts w:hint="cs"/>
          <w:rtl/>
        </w:rPr>
        <w:t xml:space="preserve">של החדר </w:t>
      </w:r>
      <w:r>
        <w:rPr>
          <w:rFonts w:hint="cs"/>
          <w:rtl/>
        </w:rPr>
        <w:t>כבר נשפכו דמעות על גבי דמעות ובכל זאת דבר לא מנע מהם להתקדם כמהופנטים בנחישות אל עבר המוות.</w:t>
      </w:r>
    </w:p>
    <w:p w14:paraId="24FCABD1" w14:textId="382DF4A3" w:rsidR="006F72CE" w:rsidRDefault="00480DBF" w:rsidP="00250000">
      <w:pPr>
        <w:rPr>
          <w:rtl/>
        </w:rPr>
      </w:pPr>
      <w:r>
        <w:rPr>
          <w:rFonts w:hint="cs"/>
          <w:rtl/>
        </w:rPr>
        <w:t xml:space="preserve">"מה עושים </w:t>
      </w:r>
      <w:r w:rsidR="00F06A3F">
        <w:rPr>
          <w:rFonts w:hint="cs"/>
          <w:rtl/>
        </w:rPr>
        <w:t>עכשיו</w:t>
      </w:r>
      <w:r>
        <w:rPr>
          <w:rFonts w:hint="cs"/>
          <w:rtl/>
        </w:rPr>
        <w:t>, ארקדי?"</w:t>
      </w:r>
      <w:r w:rsidR="006F72CE">
        <w:rPr>
          <w:rFonts w:hint="cs"/>
          <w:rtl/>
        </w:rPr>
        <w:t xml:space="preserve"> החברה</w:t>
      </w:r>
      <w:r>
        <w:rPr>
          <w:rFonts w:hint="cs"/>
          <w:rtl/>
        </w:rPr>
        <w:t xml:space="preserve"> שאלה</w:t>
      </w:r>
      <w:r w:rsidR="006F72CE">
        <w:rPr>
          <w:rFonts w:hint="cs"/>
          <w:rtl/>
        </w:rPr>
        <w:t>.</w:t>
      </w:r>
    </w:p>
    <w:p w14:paraId="0C582A8D" w14:textId="77777777" w:rsidR="004627AB" w:rsidRDefault="004627AB" w:rsidP="00250000">
      <w:pPr>
        <w:rPr>
          <w:rtl/>
        </w:rPr>
      </w:pPr>
      <w:r>
        <w:rPr>
          <w:rFonts w:hint="cs"/>
          <w:rtl/>
        </w:rPr>
        <w:t>"צרי</w:t>
      </w:r>
      <w:r w:rsidR="00480DBF">
        <w:rPr>
          <w:rFonts w:hint="cs"/>
          <w:rtl/>
        </w:rPr>
        <w:t>ך לקשור לו את הידיים," ארקדי חרץ, בקול רועד עדיין</w:t>
      </w:r>
      <w:r>
        <w:rPr>
          <w:rFonts w:hint="cs"/>
          <w:rtl/>
        </w:rPr>
        <w:t>. "אני מקווה שאתה לא מתנגד לזה</w:t>
      </w:r>
      <w:r w:rsidR="009A1F5A">
        <w:rPr>
          <w:rFonts w:hint="cs"/>
          <w:rtl/>
        </w:rPr>
        <w:t>, בתור נציג המשפחה</w:t>
      </w:r>
      <w:r>
        <w:rPr>
          <w:rFonts w:hint="cs"/>
          <w:rtl/>
        </w:rPr>
        <w:t>."</w:t>
      </w:r>
    </w:p>
    <w:p w14:paraId="2D650A7D" w14:textId="77777777" w:rsidR="004627AB" w:rsidRDefault="004627AB" w:rsidP="00250000">
      <w:pPr>
        <w:rPr>
          <w:rtl/>
        </w:rPr>
      </w:pPr>
      <w:r>
        <w:rPr>
          <w:rFonts w:hint="cs"/>
          <w:rtl/>
        </w:rPr>
        <w:t xml:space="preserve">תיאו לא הבין מילה. לקשור? מתנגד? </w:t>
      </w:r>
    </w:p>
    <w:p w14:paraId="185017C8" w14:textId="77777777" w:rsidR="004627AB" w:rsidRDefault="004627AB" w:rsidP="00250000">
      <w:pPr>
        <w:rPr>
          <w:rtl/>
        </w:rPr>
      </w:pPr>
      <w:r>
        <w:rPr>
          <w:rFonts w:hint="cs"/>
          <w:rtl/>
        </w:rPr>
        <w:t>"שאם הוא שוב יתעורר, שלא יגרום לעצמו נזק."</w:t>
      </w:r>
    </w:p>
    <w:p w14:paraId="53AD1A3D" w14:textId="77777777" w:rsidR="004627AB" w:rsidRDefault="004627AB" w:rsidP="00250000">
      <w:pPr>
        <w:rPr>
          <w:rtl/>
        </w:rPr>
      </w:pPr>
      <w:r>
        <w:rPr>
          <w:rFonts w:hint="cs"/>
          <w:rtl/>
        </w:rPr>
        <w:t>תיאו הנהן. הרי אלכס. תפור מחדש, מצונרר ללא ספק, מנוטר כמובן</w:t>
      </w:r>
      <w:r w:rsidR="008901F1">
        <w:rPr>
          <w:rFonts w:hint="cs"/>
          <w:rtl/>
        </w:rPr>
        <w:t>. מתואר על ידי:</w:t>
      </w:r>
      <w:r>
        <w:rPr>
          <w:rFonts w:hint="cs"/>
          <w:rtl/>
        </w:rPr>
        <w:t xml:space="preserve"> </w:t>
      </w:r>
      <w:r w:rsidR="00896FFC">
        <w:t>›</w:t>
      </w:r>
      <w:r>
        <w:rPr>
          <w:rFonts w:hint="cs"/>
          <w:rtl/>
        </w:rPr>
        <w:t>חי</w:t>
      </w:r>
      <w:r w:rsidR="00896FFC">
        <w:rPr>
          <w:rFonts w:hint="cs"/>
          <w:rtl/>
        </w:rPr>
        <w:t>|</w:t>
      </w:r>
      <w:r>
        <w:rPr>
          <w:rFonts w:hint="cs"/>
          <w:rtl/>
        </w:rPr>
        <w:t xml:space="preserve"> </w:t>
      </w:r>
      <m:oMath>
        <m:f>
          <m:fPr>
            <m:ctrlPr>
              <w:rPr>
                <w:rFonts w:ascii="Cambria Math" w:hAnsi="Cambria Math"/>
              </w:rPr>
            </m:ctrlPr>
          </m:fPr>
          <m:num>
            <m:r>
              <m:rPr>
                <m:sty m:val="p"/>
              </m:rPr>
              <w:rPr>
                <w:rFonts w:ascii="Cambria Math" w:hAnsi="Cambria Math"/>
              </w:rPr>
              <m:t>1</m:t>
            </m:r>
            <m:ctrlPr>
              <w:rPr>
                <w:rFonts w:ascii="Cambria Math" w:hAnsi="Cambria Math"/>
                <w:i/>
              </w:rPr>
            </m:ctrlPr>
          </m:num>
          <m:den>
            <m:rad>
              <m:radPr>
                <m:degHide m:val="1"/>
                <m:ctrlPr>
                  <w:rPr>
                    <w:rFonts w:ascii="Cambria Math" w:hAnsi="Cambria Math"/>
                    <w:i/>
                  </w:rPr>
                </m:ctrlPr>
              </m:radPr>
              <m:deg/>
              <m:e>
                <m:r>
                  <w:rPr>
                    <w:rFonts w:ascii="Cambria Math" w:hAnsi="Cambria Math"/>
                  </w:rPr>
                  <m:t>2</m:t>
                </m:r>
              </m:e>
            </m:rad>
            <m:ctrlPr>
              <w:rPr>
                <w:rFonts w:ascii="Cambria Math" w:hAnsi="Cambria Math"/>
                <w:i/>
              </w:rPr>
            </m:ctrlPr>
          </m:den>
        </m:f>
      </m:oMath>
      <w:r w:rsidRPr="00CD067C">
        <w:rPr>
          <w:rFonts w:hint="cs"/>
          <w:rtl/>
        </w:rPr>
        <w:t xml:space="preserve"> +</w:t>
      </w:r>
      <w:r w:rsidR="00896FFC">
        <w:t>›</w:t>
      </w:r>
      <w:r>
        <w:rPr>
          <w:rFonts w:hint="cs"/>
          <w:rtl/>
        </w:rPr>
        <w:t>מת</w:t>
      </w:r>
      <w:r w:rsidR="00896FFC">
        <w:rPr>
          <w:rFonts w:hint="cs"/>
          <w:rtl/>
        </w:rPr>
        <w:t>|</w:t>
      </w:r>
      <w:r w:rsidRPr="00CD067C">
        <w:rPr>
          <w:rFonts w:hint="cs"/>
          <w:rtl/>
        </w:rPr>
        <w:t xml:space="preserve"> </w:t>
      </w:r>
      <m:oMath>
        <m:f>
          <m:fPr>
            <m:ctrlPr>
              <w:rPr>
                <w:rFonts w:ascii="Cambria Math" w:hAnsi="Cambria Math"/>
              </w:rPr>
            </m:ctrlPr>
          </m:fPr>
          <m:num>
            <m:r>
              <m:rPr>
                <m:sty m:val="p"/>
              </m:rPr>
              <w:rPr>
                <w:rFonts w:ascii="Cambria Math" w:hAnsi="Cambria Math"/>
              </w:rPr>
              <m:t>1</m:t>
            </m:r>
            <m:ctrlPr>
              <w:rPr>
                <w:rFonts w:ascii="Cambria Math" w:hAnsi="Cambria Math"/>
                <w:i/>
              </w:rPr>
            </m:ctrlPr>
          </m:num>
          <m:den>
            <m:rad>
              <m:radPr>
                <m:degHide m:val="1"/>
                <m:ctrlPr>
                  <w:rPr>
                    <w:rFonts w:ascii="Cambria Math" w:hAnsi="Cambria Math"/>
                    <w:i/>
                  </w:rPr>
                </m:ctrlPr>
              </m:radPr>
              <m:deg/>
              <m:e>
                <m:r>
                  <w:rPr>
                    <w:rFonts w:ascii="Cambria Math" w:hAnsi="Cambria Math"/>
                  </w:rPr>
                  <m:t>2</m:t>
                </m:r>
              </m:e>
            </m:rad>
            <m:ctrlPr>
              <w:rPr>
                <w:rFonts w:ascii="Cambria Math" w:hAnsi="Cambria Math"/>
                <w:i/>
              </w:rPr>
            </m:ctrlPr>
          </m:den>
        </m:f>
      </m:oMath>
      <w:r>
        <w:rPr>
          <w:rFonts w:hint="cs"/>
          <w:rtl/>
        </w:rPr>
        <w:t xml:space="preserve"> </w:t>
      </w:r>
      <w:r w:rsidRPr="00CD067C">
        <w:rPr>
          <w:rFonts w:hint="cs"/>
          <w:rtl/>
        </w:rPr>
        <w:t xml:space="preserve">= </w:t>
      </w:r>
      <w:r w:rsidRPr="004C349D">
        <w:rPr>
          <w:rFonts w:hint="cs"/>
          <w:position w:val="-6"/>
          <w:vertAlign w:val="subscript"/>
          <w:rtl/>
        </w:rPr>
        <w:t>אלכס</w:t>
      </w:r>
      <w:r w:rsidRPr="00CD067C">
        <w:rPr>
          <w:rtl/>
        </w:rPr>
        <w:t>ψ</w:t>
      </w:r>
    </w:p>
    <w:p w14:paraId="32D4740C" w14:textId="1683BD19" w:rsidR="009A1F5A" w:rsidRDefault="009A1F5A" w:rsidP="009A1F5A">
      <w:pPr>
        <w:rPr>
          <w:rtl/>
        </w:rPr>
      </w:pPr>
      <w:r>
        <w:rPr>
          <w:rFonts w:hint="cs"/>
          <w:rtl/>
        </w:rPr>
        <w:t xml:space="preserve">מכשירי הניטור עצמם גורסים: </w:t>
      </w:r>
      <w:r>
        <w:t>›</w:t>
      </w:r>
      <w:r>
        <w:rPr>
          <w:rFonts w:hint="cs"/>
          <w:rtl/>
        </w:rPr>
        <w:t xml:space="preserve">חי| </w:t>
      </w:r>
      <w:r w:rsidRPr="00CD067C">
        <w:rPr>
          <w:rFonts w:hint="cs"/>
          <w:rtl/>
        </w:rPr>
        <w:t xml:space="preserve">= </w:t>
      </w:r>
      <w:r w:rsidRPr="004C349D">
        <w:rPr>
          <w:rFonts w:hint="cs"/>
          <w:position w:val="-6"/>
          <w:vertAlign w:val="subscript"/>
          <w:rtl/>
        </w:rPr>
        <w:t>אלכס</w:t>
      </w:r>
      <w:r w:rsidRPr="00CD067C">
        <w:rPr>
          <w:rtl/>
        </w:rPr>
        <w:t>ψ</w:t>
      </w:r>
      <w:r>
        <w:rPr>
          <w:rFonts w:hint="cs"/>
          <w:rtl/>
        </w:rPr>
        <w:t>. זאת הסיבה ש</w:t>
      </w:r>
      <w:r w:rsidR="00480DBF">
        <w:rPr>
          <w:rFonts w:hint="cs"/>
          <w:rtl/>
        </w:rPr>
        <w:t xml:space="preserve">בחברות המיכשור הרפואי </w:t>
      </w:r>
      <w:r>
        <w:rPr>
          <w:rFonts w:hint="cs"/>
          <w:rtl/>
        </w:rPr>
        <w:t xml:space="preserve">ממשיכים לפתח </w:t>
      </w:r>
      <w:r w:rsidR="00C51519">
        <w:rPr>
          <w:rFonts w:hint="cs"/>
          <w:rtl/>
        </w:rPr>
        <w:t>גרס</w:t>
      </w:r>
      <w:r>
        <w:rPr>
          <w:rFonts w:hint="cs"/>
          <w:rtl/>
        </w:rPr>
        <w:t>אות משוכללות ו</w:t>
      </w:r>
      <w:r w:rsidR="00B833EF">
        <w:rPr>
          <w:rFonts w:hint="cs"/>
          <w:rtl/>
        </w:rPr>
        <w:t>מדויק</w:t>
      </w:r>
      <w:r>
        <w:rPr>
          <w:rFonts w:hint="cs"/>
          <w:rtl/>
        </w:rPr>
        <w:t xml:space="preserve">ות יותר שלהם. </w:t>
      </w:r>
    </w:p>
    <w:p w14:paraId="1B74BAB1" w14:textId="77777777" w:rsidR="006F72CE" w:rsidRDefault="006F72CE" w:rsidP="00250000">
      <w:pPr>
        <w:rPr>
          <w:rtl/>
        </w:rPr>
      </w:pPr>
      <w:r>
        <w:rPr>
          <w:rFonts w:hint="cs"/>
          <w:rtl/>
        </w:rPr>
        <w:t>[אם הוא מנוטר אז ידוע אם הוא חי או מת!!!!]</w:t>
      </w:r>
    </w:p>
    <w:p w14:paraId="682AD2F8" w14:textId="77777777" w:rsidR="004627AB" w:rsidRDefault="004627AB" w:rsidP="000E009B">
      <w:pPr>
        <w:rPr>
          <w:rtl/>
        </w:rPr>
      </w:pPr>
      <w:r>
        <w:rPr>
          <w:rFonts w:hint="cs"/>
          <w:rtl/>
        </w:rPr>
        <w:lastRenderedPageBreak/>
        <w:t>לאחר ש</w:t>
      </w:r>
      <w:r w:rsidR="000E009B">
        <w:rPr>
          <w:rFonts w:hint="cs"/>
          <w:rtl/>
        </w:rPr>
        <w:t>ה</w:t>
      </w:r>
      <w:r>
        <w:rPr>
          <w:rFonts w:hint="cs"/>
          <w:rtl/>
        </w:rPr>
        <w:t>אחות קשרה את פרקי ידיו אל מעקה המיטה בעזרת תחבושות גאזה לבנה וארקדי הביא לתיאו תה מתוק מדי ושחור מדי ופושר מדי בכוס קל</w:t>
      </w:r>
      <w:r w:rsidR="009A1F5A">
        <w:rPr>
          <w:rFonts w:hint="cs"/>
          <w:rtl/>
        </w:rPr>
        <w:t xml:space="preserve">קר </w:t>
      </w:r>
      <w:r w:rsidR="000E009B">
        <w:rPr>
          <w:rFonts w:hint="cs"/>
          <w:rtl/>
        </w:rPr>
        <w:t xml:space="preserve">והחברה הביאה לו שוקו וקרואסון (מתברר שפסח כנראה עבר) </w:t>
      </w:r>
      <w:r w:rsidR="009A1F5A">
        <w:rPr>
          <w:rFonts w:hint="cs"/>
          <w:rtl/>
        </w:rPr>
        <w:t>ו</w:t>
      </w:r>
      <w:r w:rsidR="000E009B">
        <w:rPr>
          <w:rFonts w:hint="cs"/>
          <w:rtl/>
        </w:rPr>
        <w:t xml:space="preserve">שניהם </w:t>
      </w:r>
      <w:r w:rsidR="009A1F5A">
        <w:rPr>
          <w:rFonts w:hint="cs"/>
          <w:rtl/>
        </w:rPr>
        <w:t>השאיר</w:t>
      </w:r>
      <w:r w:rsidR="000E009B">
        <w:rPr>
          <w:rFonts w:hint="cs"/>
          <w:rtl/>
        </w:rPr>
        <w:t>ו</w:t>
      </w:r>
      <w:r w:rsidR="009A1F5A">
        <w:rPr>
          <w:rFonts w:hint="cs"/>
          <w:rtl/>
        </w:rPr>
        <w:t xml:space="preserve"> לו את מספר</w:t>
      </w:r>
      <w:r w:rsidR="000E009B">
        <w:rPr>
          <w:rFonts w:hint="cs"/>
          <w:rtl/>
        </w:rPr>
        <w:t>י</w:t>
      </w:r>
      <w:r w:rsidR="009A1F5A">
        <w:rPr>
          <w:rFonts w:hint="cs"/>
          <w:rtl/>
        </w:rPr>
        <w:t xml:space="preserve"> הטלפון של</w:t>
      </w:r>
      <w:r w:rsidR="000E009B">
        <w:rPr>
          <w:rFonts w:hint="cs"/>
          <w:rtl/>
        </w:rPr>
        <w:t>הם</w:t>
      </w:r>
      <w:r>
        <w:rPr>
          <w:rFonts w:hint="cs"/>
          <w:rtl/>
        </w:rPr>
        <w:t xml:space="preserve"> </w:t>
      </w:r>
      <w:r w:rsidR="009A1F5A">
        <w:rPr>
          <w:rFonts w:hint="cs"/>
          <w:rtl/>
        </w:rPr>
        <w:t>ושיירת המבקרים</w:t>
      </w:r>
      <w:r w:rsidR="000E009B">
        <w:rPr>
          <w:rFonts w:hint="cs"/>
          <w:rtl/>
        </w:rPr>
        <w:t xml:space="preserve"> החלה</w:t>
      </w:r>
      <w:r w:rsidR="009A1F5A">
        <w:rPr>
          <w:rFonts w:hint="cs"/>
          <w:rtl/>
        </w:rPr>
        <w:t xml:space="preserve">, </w:t>
      </w:r>
      <w:r>
        <w:rPr>
          <w:rFonts w:hint="cs"/>
          <w:rtl/>
        </w:rPr>
        <w:t>ה</w:t>
      </w:r>
      <w:r w:rsidR="000E009B">
        <w:rPr>
          <w:rFonts w:hint="cs"/>
          <w:rtl/>
        </w:rPr>
        <w:t>ם</w:t>
      </w:r>
      <w:r>
        <w:rPr>
          <w:rFonts w:hint="cs"/>
          <w:rtl/>
        </w:rPr>
        <w:t xml:space="preserve"> הל</w:t>
      </w:r>
      <w:r w:rsidR="000E009B">
        <w:rPr>
          <w:rFonts w:hint="cs"/>
          <w:rtl/>
        </w:rPr>
        <w:t>כו</w:t>
      </w:r>
      <w:r>
        <w:rPr>
          <w:rFonts w:hint="cs"/>
          <w:rtl/>
        </w:rPr>
        <w:t>.</w:t>
      </w:r>
    </w:p>
    <w:p w14:paraId="4DEC568D" w14:textId="77777777" w:rsidR="004627AB" w:rsidRPr="00CD067C" w:rsidRDefault="001D0C7D" w:rsidP="000E009B">
      <w:pPr>
        <w:rPr>
          <w:rtl/>
        </w:rPr>
      </w:pPr>
      <w:r>
        <w:rPr>
          <w:rFonts w:hint="cs"/>
          <w:rtl/>
        </w:rPr>
        <w:t>השעות נקפו</w:t>
      </w:r>
      <w:r w:rsidR="004627AB" w:rsidRPr="00CD067C">
        <w:rPr>
          <w:rFonts w:hint="cs"/>
          <w:rtl/>
        </w:rPr>
        <w:t xml:space="preserve">. אחיות באו לבדיקת דם ובדיקת טמפרטורה, עברו המנקות. חילקו ארוחה. אספו את הארוחה. </w:t>
      </w:r>
      <w:r w:rsidR="000E009B">
        <w:rPr>
          <w:rFonts w:hint="cs"/>
          <w:rtl/>
        </w:rPr>
        <w:t xml:space="preserve">נטע </w:t>
      </w:r>
      <w:r w:rsidR="009F35AA">
        <w:rPr>
          <w:rFonts w:hint="cs"/>
          <w:rtl/>
        </w:rPr>
        <w:t>(גם את שמה של החברה של אלכס הוא שינן לבסוף)</w:t>
      </w:r>
      <w:r w:rsidR="000E009B">
        <w:rPr>
          <w:rFonts w:hint="cs"/>
          <w:rtl/>
        </w:rPr>
        <w:t xml:space="preserve"> חזרה מקולחת לאחר ביקור רופאים, היא ותיאו</w:t>
      </w:r>
      <w:r w:rsidR="009F35AA">
        <w:rPr>
          <w:rFonts w:hint="cs"/>
          <w:rtl/>
        </w:rPr>
        <w:t xml:space="preserve"> שהו</w:t>
      </w:r>
      <w:r w:rsidR="009A1F5A">
        <w:rPr>
          <w:rFonts w:hint="cs"/>
          <w:rtl/>
        </w:rPr>
        <w:t xml:space="preserve"> רוב הזמן ב</w:t>
      </w:r>
      <w:r w:rsidR="004627AB">
        <w:rPr>
          <w:rFonts w:hint="cs"/>
          <w:rtl/>
        </w:rPr>
        <w:t xml:space="preserve">מסדרון בשביל </w:t>
      </w:r>
      <w:r w:rsidR="000E009B">
        <w:rPr>
          <w:rFonts w:hint="cs"/>
          <w:rtl/>
        </w:rPr>
        <w:t>לאפשר ל</w:t>
      </w:r>
      <w:r w:rsidR="004627AB">
        <w:rPr>
          <w:rFonts w:hint="cs"/>
          <w:rtl/>
        </w:rPr>
        <w:t>שני</w:t>
      </w:r>
      <w:r w:rsidR="009A1F5A">
        <w:rPr>
          <w:rFonts w:hint="cs"/>
          <w:rtl/>
        </w:rPr>
        <w:t xml:space="preserve"> מבקרים</w:t>
      </w:r>
      <w:r w:rsidR="000E009B">
        <w:rPr>
          <w:rFonts w:hint="cs"/>
          <w:rtl/>
        </w:rPr>
        <w:t xml:space="preserve"> להכנס</w:t>
      </w:r>
      <w:r w:rsidR="004627AB">
        <w:rPr>
          <w:rFonts w:hint="cs"/>
          <w:rtl/>
        </w:rPr>
        <w:t xml:space="preserve">. </w:t>
      </w:r>
      <w:r w:rsidR="000E009B">
        <w:rPr>
          <w:rFonts w:hint="cs"/>
          <w:rtl/>
        </w:rPr>
        <w:t>הם</w:t>
      </w:r>
      <w:r w:rsidR="004627AB">
        <w:rPr>
          <w:rFonts w:hint="cs"/>
          <w:rtl/>
        </w:rPr>
        <w:t xml:space="preserve"> לא סיפר</w:t>
      </w:r>
      <w:r w:rsidR="009A1F5A">
        <w:rPr>
          <w:rFonts w:hint="cs"/>
          <w:rtl/>
        </w:rPr>
        <w:t>ו</w:t>
      </w:r>
      <w:r w:rsidR="004627AB">
        <w:rPr>
          <w:rFonts w:hint="cs"/>
          <w:rtl/>
        </w:rPr>
        <w:t xml:space="preserve"> לאיש על אירועי הלילה, ואכן חוץ מידיו הקשורות של אלכס לא נותר זכר לדבר. </w:t>
      </w:r>
      <w:r w:rsidR="004627AB" w:rsidRPr="00CD067C">
        <w:rPr>
          <w:rFonts w:hint="cs"/>
          <w:rtl/>
        </w:rPr>
        <w:t>ייתכן ו</w:t>
      </w:r>
      <w:r w:rsidR="000E009B">
        <w:rPr>
          <w:rFonts w:hint="cs"/>
          <w:rtl/>
        </w:rPr>
        <w:t>אלו השעות האחרונות בחיי אחיו</w:t>
      </w:r>
      <w:r w:rsidR="004627AB" w:rsidRPr="00CD067C">
        <w:rPr>
          <w:rFonts w:hint="cs"/>
          <w:rtl/>
        </w:rPr>
        <w:t xml:space="preserve"> ובכל זאת תיאו השתעמם מעבר ליכולתו. הוא פשוט</w:t>
      </w:r>
      <w:r w:rsidR="004627AB" w:rsidRPr="00CD067C">
        <w:rPr>
          <w:rtl/>
        </w:rPr>
        <w:t xml:space="preserve"> מוכרח למלא את המח</w:t>
      </w:r>
      <w:r w:rsidR="004627AB" w:rsidRPr="00CD067C">
        <w:rPr>
          <w:rFonts w:hint="cs"/>
          <w:rtl/>
        </w:rPr>
        <w:t>,</w:t>
      </w:r>
      <w:r w:rsidR="004627AB" w:rsidRPr="00CD067C">
        <w:rPr>
          <w:rtl/>
        </w:rPr>
        <w:t xml:space="preserve"> בכל דבר. עיתון ישן מלפני כמה ימים, </w:t>
      </w:r>
      <w:r w:rsidR="003D7F09">
        <w:rPr>
          <w:rFonts w:hint="cs"/>
          <w:rtl/>
        </w:rPr>
        <w:t xml:space="preserve">הוא קרא. מדי פעם </w:t>
      </w:r>
      <w:r w:rsidR="004627AB" w:rsidRPr="00CD067C">
        <w:rPr>
          <w:rFonts w:hint="cs"/>
          <w:rtl/>
        </w:rPr>
        <w:t>חיטא את ידיו ב</w:t>
      </w:r>
      <w:r w:rsidR="004627AB">
        <w:rPr>
          <w:rFonts w:hint="cs"/>
          <w:rtl/>
        </w:rPr>
        <w:t>נוזל הכחלחל מהבקבוקים המוצמדים למיטות</w:t>
      </w:r>
      <w:r w:rsidR="004627AB" w:rsidRPr="00CD067C">
        <w:rPr>
          <w:rFonts w:hint="cs"/>
          <w:rtl/>
        </w:rPr>
        <w:t xml:space="preserve"> </w:t>
      </w:r>
      <w:r w:rsidR="004627AB">
        <w:rPr>
          <w:rFonts w:hint="cs"/>
          <w:rtl/>
        </w:rPr>
        <w:t>החולים במסדרון</w:t>
      </w:r>
      <w:r>
        <w:rPr>
          <w:rFonts w:hint="cs"/>
          <w:rtl/>
        </w:rPr>
        <w:t xml:space="preserve">. כשנגמר העיתון, </w:t>
      </w:r>
      <w:r w:rsidR="004627AB" w:rsidRPr="00CD067C">
        <w:rPr>
          <w:rFonts w:hint="cs"/>
          <w:rtl/>
        </w:rPr>
        <w:t>הוא לא בחל אפילו ב</w:t>
      </w:r>
      <w:r w:rsidR="004627AB" w:rsidRPr="00CD067C">
        <w:rPr>
          <w:rtl/>
        </w:rPr>
        <w:t>מכתבי החולים</w:t>
      </w:r>
      <w:r w:rsidR="004627AB" w:rsidRPr="00CD067C">
        <w:rPr>
          <w:rFonts w:hint="cs"/>
          <w:rtl/>
        </w:rPr>
        <w:t xml:space="preserve">, </w:t>
      </w:r>
      <w:r w:rsidR="004627AB" w:rsidRPr="00CD067C">
        <w:rPr>
          <w:rtl/>
        </w:rPr>
        <w:t xml:space="preserve">מכתבי תודה מצהיבים </w:t>
      </w:r>
      <w:r w:rsidR="004627AB" w:rsidRPr="00CD067C">
        <w:rPr>
          <w:rFonts w:hint="cs"/>
          <w:rtl/>
        </w:rPr>
        <w:t xml:space="preserve">שהיו </w:t>
      </w:r>
      <w:r w:rsidR="004627AB">
        <w:rPr>
          <w:rtl/>
        </w:rPr>
        <w:t xml:space="preserve">נעוצים לאורך </w:t>
      </w:r>
      <w:r w:rsidR="004627AB" w:rsidRPr="00CD067C">
        <w:rPr>
          <w:rtl/>
        </w:rPr>
        <w:t>קירות</w:t>
      </w:r>
      <w:r w:rsidR="004627AB">
        <w:rPr>
          <w:rFonts w:hint="cs"/>
          <w:rtl/>
        </w:rPr>
        <w:t xml:space="preserve"> מסדרון המחלקה</w:t>
      </w:r>
      <w:r w:rsidR="004627AB" w:rsidRPr="00CD067C">
        <w:rPr>
          <w:rtl/>
        </w:rPr>
        <w:t>. תודה על היחס המסור והאכפתיות. תודה מקרב לב על הטיפול. מילים לא יוכלו לתאר.</w:t>
      </w:r>
    </w:p>
    <w:p w14:paraId="7EC12C9F" w14:textId="77777777" w:rsidR="004627AB" w:rsidRPr="00CD067C" w:rsidRDefault="004627AB" w:rsidP="000E009B">
      <w:pPr>
        <w:rPr>
          <w:rtl/>
        </w:rPr>
      </w:pPr>
      <w:r w:rsidRPr="00CD067C">
        <w:rPr>
          <w:rFonts w:hint="cs"/>
          <w:rtl/>
        </w:rPr>
        <w:t xml:space="preserve">זאת עצלות כי </w:t>
      </w:r>
      <w:r w:rsidRPr="00CD067C">
        <w:rPr>
          <w:rtl/>
        </w:rPr>
        <w:t>מילים דווקא כן יוכלו לתאר</w:t>
      </w:r>
      <w:r w:rsidRPr="00CD067C">
        <w:rPr>
          <w:rFonts w:hint="cs"/>
          <w:rtl/>
        </w:rPr>
        <w:t>,</w:t>
      </w:r>
      <w:r w:rsidRPr="00CD067C">
        <w:rPr>
          <w:rtl/>
        </w:rPr>
        <w:t xml:space="preserve"> </w:t>
      </w:r>
      <w:r>
        <w:rPr>
          <w:rFonts w:hint="cs"/>
          <w:rtl/>
        </w:rPr>
        <w:t xml:space="preserve">פשוט </w:t>
      </w:r>
      <w:r w:rsidRPr="00CD067C">
        <w:rPr>
          <w:rtl/>
        </w:rPr>
        <w:t>צריך המון מילי</w:t>
      </w:r>
      <w:r w:rsidR="000E009B">
        <w:rPr>
          <w:rtl/>
        </w:rPr>
        <w:t xml:space="preserve">ם. כלומר, </w:t>
      </w:r>
      <w:r w:rsidRPr="00CD067C">
        <w:rPr>
          <w:rtl/>
        </w:rPr>
        <w:t xml:space="preserve">מעט מילים אבל </w:t>
      </w:r>
      <w:r w:rsidR="000E009B">
        <w:rPr>
          <w:rFonts w:hint="cs"/>
          <w:rtl/>
        </w:rPr>
        <w:t>חוזרות</w:t>
      </w:r>
      <w:r w:rsidRPr="00CD067C">
        <w:rPr>
          <w:rtl/>
        </w:rPr>
        <w:t xml:space="preserve"> </w:t>
      </w:r>
      <w:r w:rsidRPr="00CD067C">
        <w:rPr>
          <w:rFonts w:hint="cs"/>
          <w:rtl/>
        </w:rPr>
        <w:t>שוב ושוב</w:t>
      </w:r>
      <w:r w:rsidRPr="00CD067C">
        <w:rPr>
          <w:rtl/>
        </w:rPr>
        <w:t xml:space="preserve">. חלוקת תרופות, החלפת סדינים, מדידת סוכר, </w:t>
      </w:r>
      <w:r w:rsidR="00F739BB">
        <w:rPr>
          <w:rFonts w:hint="cs"/>
          <w:rtl/>
        </w:rPr>
        <w:t xml:space="preserve">איסוף דמים, </w:t>
      </w:r>
      <w:r w:rsidRPr="00CD067C">
        <w:rPr>
          <w:rtl/>
        </w:rPr>
        <w:t>החלפת תחבושות, מדידת לחץ דם, חלוקת אוכל, איסוף אוכל, ניגוב פיות, החלפת חיתולים, שליחה לבדיקות מחוץ למחלקה, כתיבה בתיק האישפוז, קבלת תוצאות בדיקות, ישיבת צוות, סבב רופאים, חלוקת אוכל, איסוף אוכל, החלפת משמרת...</w:t>
      </w:r>
    </w:p>
    <w:p w14:paraId="53D9C1F4" w14:textId="77777777" w:rsidR="004627AB" w:rsidRDefault="004627AB" w:rsidP="00250000">
      <w:pPr>
        <w:rPr>
          <w:rtl/>
        </w:rPr>
      </w:pPr>
      <w:r w:rsidRPr="00CD067C">
        <w:rPr>
          <w:rFonts w:hint="cs"/>
          <w:rtl/>
        </w:rPr>
        <w:t>ו</w:t>
      </w:r>
      <w:r w:rsidR="002B592C">
        <w:rPr>
          <w:rFonts w:hint="cs"/>
          <w:rtl/>
        </w:rPr>
        <w:t xml:space="preserve">גם </w:t>
      </w:r>
      <w:r w:rsidRPr="00CD067C">
        <w:rPr>
          <w:rFonts w:hint="cs"/>
          <w:rtl/>
        </w:rPr>
        <w:t>אלכס</w:t>
      </w:r>
      <w:r w:rsidR="002B592C">
        <w:rPr>
          <w:rFonts w:hint="cs"/>
          <w:rtl/>
        </w:rPr>
        <w:t xml:space="preserve"> מטופל</w:t>
      </w:r>
      <w:r w:rsidRPr="00CD067C">
        <w:rPr>
          <w:rFonts w:hint="cs"/>
          <w:rtl/>
        </w:rPr>
        <w:t>, ידי</w:t>
      </w:r>
      <w:r>
        <w:rPr>
          <w:rFonts w:hint="cs"/>
          <w:rtl/>
        </w:rPr>
        <w:t>ו</w:t>
      </w:r>
      <w:r w:rsidRPr="00CD067C">
        <w:rPr>
          <w:rFonts w:hint="cs"/>
          <w:rtl/>
        </w:rPr>
        <w:t xml:space="preserve"> קשורות לסורגי המיטה בשביל שלא יזיק ל</w:t>
      </w:r>
      <w:r>
        <w:rPr>
          <w:rFonts w:hint="cs"/>
          <w:rtl/>
        </w:rPr>
        <w:t>עצמו שוב</w:t>
      </w:r>
      <w:r w:rsidR="00475041">
        <w:rPr>
          <w:rFonts w:hint="cs"/>
          <w:rtl/>
        </w:rPr>
        <w:t xml:space="preserve">, </w:t>
      </w:r>
      <w:r w:rsidR="00DF3CAC">
        <w:rPr>
          <w:rFonts w:hint="cs"/>
          <w:rtl/>
        </w:rPr>
        <w:t>בהתאם [</w:t>
      </w:r>
      <w:r w:rsidR="00475041">
        <w:t>in accordance with</w:t>
      </w:r>
      <w:r w:rsidR="00DF3CAC">
        <w:rPr>
          <w:rFonts w:hint="cs"/>
          <w:rtl/>
        </w:rPr>
        <w:t>]</w:t>
      </w:r>
      <w:r w:rsidR="00475041">
        <w:rPr>
          <w:rFonts w:hint="cs"/>
          <w:rtl/>
        </w:rPr>
        <w:t xml:space="preserve"> </w:t>
      </w:r>
      <w:r w:rsidR="00DF3CAC">
        <w:rPr>
          <w:rFonts w:hint="cs"/>
          <w:rtl/>
        </w:rPr>
        <w:t>ל</w:t>
      </w:r>
      <w:r w:rsidR="00475041">
        <w:rPr>
          <w:rFonts w:hint="cs"/>
          <w:rtl/>
        </w:rPr>
        <w:t>כללים המפורטים בנוהל להגבלה פיזית של מטופלים לצורך מתן טיפול רפואי [מ-מאי 2001]</w:t>
      </w:r>
      <w:r>
        <w:rPr>
          <w:rFonts w:hint="cs"/>
          <w:rtl/>
        </w:rPr>
        <w:t>. בליטה מתחת לחולצת האי</w:t>
      </w:r>
      <w:r w:rsidR="00F739BB">
        <w:rPr>
          <w:rFonts w:hint="cs"/>
          <w:rtl/>
        </w:rPr>
        <w:t>שפוז ב</w:t>
      </w:r>
      <w:r w:rsidRPr="00CD067C">
        <w:rPr>
          <w:rFonts w:hint="cs"/>
          <w:rtl/>
        </w:rPr>
        <w:t>כתף התפור</w:t>
      </w:r>
      <w:r w:rsidR="00F739BB">
        <w:rPr>
          <w:rFonts w:hint="cs"/>
          <w:rtl/>
        </w:rPr>
        <w:t>ה</w:t>
      </w:r>
      <w:r w:rsidRPr="00CD067C">
        <w:rPr>
          <w:rFonts w:hint="cs"/>
          <w:rtl/>
        </w:rPr>
        <w:t xml:space="preserve"> מחדש. צינורית ירוקה מזרימה חמצן טהור ישירות לנחיריו. </w:t>
      </w:r>
    </w:p>
    <w:p w14:paraId="63F28096" w14:textId="736E8DE9" w:rsidR="004627AB" w:rsidRDefault="004627AB" w:rsidP="00250000">
      <w:pPr>
        <w:rPr>
          <w:rtl/>
        </w:rPr>
      </w:pPr>
      <w:r>
        <w:rPr>
          <w:rFonts w:hint="cs"/>
          <w:rtl/>
        </w:rPr>
        <w:t>הסטורציה עלתה כבר מעל 90. תיאו הגביר את זרימת החמצן (וכמובן שזילף שלולית של נו</w:t>
      </w:r>
      <w:r w:rsidR="002B592C">
        <w:rPr>
          <w:rFonts w:hint="cs"/>
          <w:rtl/>
        </w:rPr>
        <w:t xml:space="preserve">זל חיטוי כחלחל על ידיו מייד </w:t>
      </w:r>
      <w:r w:rsidR="00EE553A">
        <w:rPr>
          <w:rFonts w:hint="cs"/>
          <w:rtl/>
        </w:rPr>
        <w:t>אחר כך</w:t>
      </w:r>
      <w:r>
        <w:rPr>
          <w:rFonts w:hint="cs"/>
          <w:rtl/>
        </w:rPr>
        <w:t xml:space="preserve">) בשביל שהסטורציה תעלה, אבל אחות שהבחינה בכך גערה בו </w:t>
      </w:r>
      <w:r>
        <w:rPr>
          <w:rtl/>
        </w:rPr>
        <w:t>–</w:t>
      </w:r>
      <w:r>
        <w:rPr>
          <w:rFonts w:hint="cs"/>
          <w:rtl/>
        </w:rPr>
        <w:t xml:space="preserve"> הוא </w:t>
      </w:r>
      <w:r w:rsidR="00A230E2">
        <w:rPr>
          <w:rFonts w:hint="cs"/>
          <w:rtl/>
        </w:rPr>
        <w:t>עלול</w:t>
      </w:r>
      <w:r>
        <w:rPr>
          <w:rFonts w:hint="cs"/>
          <w:rtl/>
        </w:rPr>
        <w:t xml:space="preserve"> לגרום להרעלת חמצן!</w:t>
      </w:r>
    </w:p>
    <w:p w14:paraId="693BD740" w14:textId="77777777" w:rsidR="004627AB" w:rsidRDefault="004627AB" w:rsidP="00D52061">
      <w:pPr>
        <w:rPr>
          <w:rtl/>
        </w:rPr>
      </w:pPr>
      <w:r>
        <w:rPr>
          <w:rFonts w:hint="cs"/>
          <w:rtl/>
        </w:rPr>
        <w:t>באמת? עד כדי כך</w:t>
      </w:r>
      <w:r w:rsidR="00A230E2">
        <w:rPr>
          <w:rFonts w:hint="cs"/>
          <w:rtl/>
        </w:rPr>
        <w:t xml:space="preserve"> עדין ושברירי שווי המשקל שבו שרו</w:t>
      </w:r>
      <w:r>
        <w:rPr>
          <w:rFonts w:hint="cs"/>
          <w:rtl/>
        </w:rPr>
        <w:t>י גוף האדם? תיאו הנזוף התרחק ב</w:t>
      </w:r>
      <w:r w:rsidR="002B592C">
        <w:rPr>
          <w:rFonts w:hint="cs"/>
          <w:rtl/>
        </w:rPr>
        <w:t>חשש, מה גם שבאותו רגע הופיעו</w:t>
      </w:r>
      <w:r>
        <w:rPr>
          <w:rFonts w:hint="cs"/>
          <w:rtl/>
        </w:rPr>
        <w:t xml:space="preserve"> </w:t>
      </w:r>
      <w:r w:rsidR="002B592C">
        <w:rPr>
          <w:rFonts w:hint="cs"/>
          <w:rtl/>
        </w:rPr>
        <w:t xml:space="preserve">עוד </w:t>
      </w:r>
      <w:r>
        <w:rPr>
          <w:rFonts w:hint="cs"/>
          <w:rtl/>
        </w:rPr>
        <w:t xml:space="preserve">חברים, נושאים בלוני אלומניום עם פנים צהובות מחייכות שהתדפקו אלו </w:t>
      </w:r>
      <w:r w:rsidR="001D0C7D">
        <w:rPr>
          <w:rFonts w:hint="cs"/>
          <w:rtl/>
        </w:rPr>
        <w:t>ב</w:t>
      </w:r>
      <w:r>
        <w:rPr>
          <w:rFonts w:hint="cs"/>
          <w:rtl/>
        </w:rPr>
        <w:t>אלו בנקישות פטפטניות.</w:t>
      </w:r>
      <w:r w:rsidR="002B592C">
        <w:rPr>
          <w:rFonts w:hint="cs"/>
          <w:rtl/>
        </w:rPr>
        <w:t xml:space="preserve"> אחד מהם הביא גיטרה</w:t>
      </w:r>
      <w:r w:rsidR="00D52061">
        <w:rPr>
          <w:rFonts w:hint="cs"/>
          <w:rtl/>
        </w:rPr>
        <w:t xml:space="preserve">, אבל נאלץ לצאת </w:t>
      </w:r>
      <w:r w:rsidR="002B592C">
        <w:rPr>
          <w:rFonts w:hint="cs"/>
          <w:rtl/>
        </w:rPr>
        <w:t>כשמארק ויסמין הגיעו</w:t>
      </w:r>
      <w:r w:rsidR="00D52061">
        <w:rPr>
          <w:rFonts w:hint="cs"/>
          <w:rtl/>
        </w:rPr>
        <w:t>. סער ולילך נשארו בחוץ, והגיטריסט ניגן.</w:t>
      </w:r>
    </w:p>
    <w:p w14:paraId="37BDAD82" w14:textId="77777777" w:rsidR="004627AB" w:rsidRPr="00CD067C" w:rsidRDefault="004627AB" w:rsidP="00250000">
      <w:pPr>
        <w:rPr>
          <w:rtl/>
        </w:rPr>
      </w:pPr>
      <w:r w:rsidRPr="00CD067C">
        <w:rPr>
          <w:rFonts w:hint="cs"/>
          <w:rtl/>
        </w:rPr>
        <w:t>תיאו ה</w:t>
      </w:r>
      <w:r>
        <w:rPr>
          <w:rFonts w:hint="cs"/>
          <w:rtl/>
        </w:rPr>
        <w:t>תעניין בפרוצדורות רפואיות. הוא גילה עניין אפילו במכשור הרפואי.</w:t>
      </w:r>
    </w:p>
    <w:p w14:paraId="02B6265A" w14:textId="440130E7" w:rsidR="004627AB" w:rsidRPr="00CD067C" w:rsidRDefault="004627AB" w:rsidP="000B2A5C">
      <w:pPr>
        <w:rPr>
          <w:rtl/>
        </w:rPr>
      </w:pPr>
      <w:r w:rsidRPr="00CD067C">
        <w:rPr>
          <w:rFonts w:hint="cs"/>
          <w:rtl/>
        </w:rPr>
        <w:t>"זה דפיברילטור," האחות</w:t>
      </w:r>
      <w:r w:rsidR="000B2A5C" w:rsidRPr="000B2A5C">
        <w:rPr>
          <w:rFonts w:hint="cs"/>
          <w:rtl/>
        </w:rPr>
        <w:t xml:space="preserve"> </w:t>
      </w:r>
      <w:r w:rsidR="000B2A5C">
        <w:rPr>
          <w:rFonts w:hint="cs"/>
          <w:rtl/>
        </w:rPr>
        <w:t>הסבירה</w:t>
      </w:r>
      <w:r w:rsidRPr="00CD067C">
        <w:rPr>
          <w:rFonts w:hint="cs"/>
          <w:rtl/>
        </w:rPr>
        <w:t>. "בשביל לתת שוק חשמלי ללב שהפסיק לפעום."</w:t>
      </w:r>
    </w:p>
    <w:p w14:paraId="20EA012C" w14:textId="77777777" w:rsidR="004627AB" w:rsidRPr="00CD067C" w:rsidRDefault="004627AB" w:rsidP="00250000">
      <w:pPr>
        <w:rPr>
          <w:rtl/>
        </w:rPr>
      </w:pPr>
      <w:r w:rsidRPr="00CD067C">
        <w:rPr>
          <w:rFonts w:hint="cs"/>
          <w:rtl/>
        </w:rPr>
        <w:t xml:space="preserve">ותיאו ידע </w:t>
      </w:r>
      <w:r w:rsidRPr="00CD067C">
        <w:rPr>
          <w:rtl/>
        </w:rPr>
        <w:t>–</w:t>
      </w:r>
      <w:r w:rsidRPr="00CD067C">
        <w:rPr>
          <w:rFonts w:hint="cs"/>
          <w:rtl/>
        </w:rPr>
        <w:t xml:space="preserve"> זהו המכשיר האחרון שנוגע בכל מני גופים חיים. זה המכשיר הראשון שנוגע בכל מני גופות מתות.</w:t>
      </w:r>
    </w:p>
    <w:p w14:paraId="4C3BAA7C" w14:textId="65478D57" w:rsidR="004627AB" w:rsidRPr="00CD067C" w:rsidRDefault="004627AB" w:rsidP="009F35AA">
      <w:pPr>
        <w:rPr>
          <w:rtl/>
        </w:rPr>
      </w:pPr>
      <w:r>
        <w:rPr>
          <w:rFonts w:hint="cs"/>
          <w:rtl/>
        </w:rPr>
        <w:t>אחרי ארוחת הצהריים האורחים ובני המשפחה סולקו. רק תיאו ש</w:t>
      </w:r>
      <w:r w:rsidR="009F35AA">
        <w:rPr>
          <w:rFonts w:hint="cs"/>
          <w:rtl/>
        </w:rPr>
        <w:t>ֶׁ</w:t>
      </w:r>
      <w:r>
        <w:rPr>
          <w:rFonts w:hint="cs"/>
          <w:rtl/>
        </w:rPr>
        <w:t>ת</w:t>
      </w:r>
      <w:r w:rsidR="009F35AA">
        <w:rPr>
          <w:rFonts w:hint="cs"/>
          <w:rtl/>
        </w:rPr>
        <w:t>ַּ</w:t>
      </w:r>
      <w:r>
        <w:rPr>
          <w:rFonts w:hint="cs"/>
          <w:rtl/>
        </w:rPr>
        <w:t>ר בפינות הנסתרות ביותר במחלקה אחר מכתבי תודה נוספים שטרם</w:t>
      </w:r>
      <w:r w:rsidR="001D0C7D">
        <w:rPr>
          <w:rFonts w:hint="cs"/>
          <w:rtl/>
        </w:rPr>
        <w:t xml:space="preserve"> קרא</w:t>
      </w:r>
      <w:r w:rsidR="009F35AA">
        <w:rPr>
          <w:rFonts w:hint="cs"/>
          <w:rtl/>
        </w:rPr>
        <w:t>,</w:t>
      </w:r>
      <w:r w:rsidR="001D0C7D">
        <w:rPr>
          <w:rFonts w:hint="cs"/>
          <w:rtl/>
        </w:rPr>
        <w:t xml:space="preserve"> לא סולק. כשאיש לא </w:t>
      </w:r>
      <w:r w:rsidR="009F35AA">
        <w:rPr>
          <w:rFonts w:hint="cs"/>
          <w:rtl/>
        </w:rPr>
        <w:t xml:space="preserve">השגיח, </w:t>
      </w:r>
      <w:r>
        <w:rPr>
          <w:rFonts w:hint="cs"/>
          <w:rtl/>
        </w:rPr>
        <w:t>הוא חמק חזרה לחדר</w:t>
      </w:r>
      <w:r w:rsidR="003D7F09">
        <w:rPr>
          <w:rFonts w:hint="cs"/>
          <w:rtl/>
        </w:rPr>
        <w:t>ו</w:t>
      </w:r>
      <w:r>
        <w:rPr>
          <w:rFonts w:hint="cs"/>
          <w:rtl/>
        </w:rPr>
        <w:t xml:space="preserve"> של אלכס, חיטא את ידיו והתישב על </w:t>
      </w:r>
      <w:r w:rsidR="000965A1">
        <w:rPr>
          <w:rFonts w:hint="cs"/>
          <w:rtl/>
        </w:rPr>
        <w:t>כיסא</w:t>
      </w:r>
      <w:r>
        <w:rPr>
          <w:rFonts w:hint="cs"/>
          <w:rtl/>
        </w:rPr>
        <w:t>ו הרגיל, המכוסה בסדין. הוא הסיט מעט וילון שחצץ בין המיטות, מסתיר את עצמו מעיני האחיות שעברו במסדרון.</w:t>
      </w:r>
    </w:p>
    <w:p w14:paraId="28083C0D" w14:textId="7A8E0DB3" w:rsidR="004627AB" w:rsidRPr="00CD067C" w:rsidRDefault="004627AB" w:rsidP="007E3C2B">
      <w:pPr>
        <w:rPr>
          <w:rtl/>
        </w:rPr>
      </w:pPr>
      <w:r w:rsidRPr="00CD067C">
        <w:rPr>
          <w:rFonts w:hint="cs"/>
          <w:rtl/>
        </w:rPr>
        <w:t>זה מעולם, מעולם לא קרה לו, להתעניין באמת בהרגשתו של האחר והוא ני</w:t>
      </w:r>
      <w:r w:rsidR="00D52061">
        <w:rPr>
          <w:rFonts w:hint="cs"/>
          <w:rtl/>
        </w:rPr>
        <w:t>סה להחניק את ההרגשה החדשה והמבלבלת</w:t>
      </w:r>
      <w:r w:rsidRPr="00CD067C">
        <w:rPr>
          <w:rFonts w:hint="cs"/>
          <w:rtl/>
        </w:rPr>
        <w:t xml:space="preserve"> הזאת, שפיזרה את המיקוד הרגיל שלו בתוך עצמו, זה פורר קליפות והגעיל אותו, הר</w:t>
      </w:r>
      <w:r w:rsidR="00D52061">
        <w:rPr>
          <w:rFonts w:hint="cs"/>
          <w:rtl/>
        </w:rPr>
        <w:t>י אנחנו בבית חולים, הם ידאגו לו.</w:t>
      </w:r>
      <w:r w:rsidRPr="00CD067C">
        <w:rPr>
          <w:rFonts w:hint="cs"/>
          <w:rtl/>
        </w:rPr>
        <w:t xml:space="preserve"> </w:t>
      </w:r>
      <w:r w:rsidR="00D52061">
        <w:rPr>
          <w:rFonts w:hint="cs"/>
          <w:rtl/>
        </w:rPr>
        <w:t xml:space="preserve">את </w:t>
      </w:r>
      <w:r>
        <w:rPr>
          <w:rFonts w:hint="cs"/>
          <w:rtl/>
        </w:rPr>
        <w:t xml:space="preserve">ידיו </w:t>
      </w:r>
      <w:r w:rsidR="00D52061">
        <w:rPr>
          <w:rFonts w:hint="cs"/>
          <w:rtl/>
        </w:rPr>
        <w:t>הדביקות מנוזל-</w:t>
      </w:r>
      <w:r>
        <w:rPr>
          <w:rFonts w:hint="cs"/>
          <w:rtl/>
        </w:rPr>
        <w:t xml:space="preserve">חיטוי הוא שטף </w:t>
      </w:r>
      <w:r w:rsidR="00D52061">
        <w:rPr>
          <w:rFonts w:hint="cs"/>
          <w:rtl/>
        </w:rPr>
        <w:t>בעמדת-</w:t>
      </w:r>
      <w:r>
        <w:rPr>
          <w:rFonts w:hint="cs"/>
          <w:rtl/>
        </w:rPr>
        <w:t>האחיות</w:t>
      </w:r>
      <w:r w:rsidR="00D52061">
        <w:rPr>
          <w:rFonts w:hint="cs"/>
          <w:rtl/>
        </w:rPr>
        <w:t>,</w:t>
      </w:r>
      <w:r>
        <w:rPr>
          <w:rFonts w:hint="cs"/>
          <w:rtl/>
        </w:rPr>
        <w:t xml:space="preserve"> אבל אחרי כמה דקות ה</w:t>
      </w:r>
      <w:r w:rsidR="00D52061">
        <w:rPr>
          <w:rFonts w:hint="cs"/>
          <w:rtl/>
        </w:rPr>
        <w:t xml:space="preserve">ן שוב התכסו בחיידקים והוא </w:t>
      </w:r>
      <w:r w:rsidR="00A230E2">
        <w:rPr>
          <w:rFonts w:hint="cs"/>
          <w:rtl/>
        </w:rPr>
        <w:t xml:space="preserve">נאלץ </w:t>
      </w:r>
      <w:r w:rsidR="00D52061">
        <w:rPr>
          <w:rFonts w:hint="cs"/>
          <w:rtl/>
        </w:rPr>
        <w:t>לחזור ו</w:t>
      </w:r>
      <w:r w:rsidR="00A230E2">
        <w:rPr>
          <w:rFonts w:hint="cs"/>
          <w:rtl/>
        </w:rPr>
        <w:t>ל</w:t>
      </w:r>
      <w:r w:rsidR="00D52061">
        <w:rPr>
          <w:rFonts w:hint="cs"/>
          <w:rtl/>
        </w:rPr>
        <w:t>חטא אותן.</w:t>
      </w:r>
      <w:r>
        <w:rPr>
          <w:rFonts w:hint="cs"/>
          <w:rtl/>
        </w:rPr>
        <w:t xml:space="preserve"> רוב תודות לצוות המצויין והמסור </w:t>
      </w:r>
      <w:r w:rsidR="00D52061">
        <w:rPr>
          <w:rtl/>
        </w:rPr>
        <w:t>–</w:t>
      </w:r>
      <w:r w:rsidR="00D52061">
        <w:rPr>
          <w:rFonts w:hint="cs"/>
          <w:rtl/>
        </w:rPr>
        <w:t xml:space="preserve"> </w:t>
      </w:r>
      <w:r>
        <w:rPr>
          <w:rFonts w:hint="cs"/>
          <w:rtl/>
        </w:rPr>
        <w:t xml:space="preserve">הן כך כתוב בכל המכתבים המצהיבים הנעוצים לקירות </w:t>
      </w:r>
      <w:r w:rsidR="00612F37">
        <w:rPr>
          <w:rFonts w:hint="cs"/>
          <w:rtl/>
        </w:rPr>
        <w:t>ולכן</w:t>
      </w:r>
      <w:r w:rsidR="00D52061">
        <w:rPr>
          <w:rFonts w:hint="cs"/>
          <w:rtl/>
        </w:rPr>
        <w:t xml:space="preserve"> </w:t>
      </w:r>
      <w:r w:rsidR="00612F37">
        <w:rPr>
          <w:rFonts w:hint="cs"/>
          <w:rtl/>
        </w:rPr>
        <w:t>כל מה שניתן לעשות בוודאי ייעשה,</w:t>
      </w:r>
      <w:r w:rsidR="00634518">
        <w:rPr>
          <w:rFonts w:hint="cs"/>
          <w:rtl/>
        </w:rPr>
        <w:t xml:space="preserve"> שום פרוצדורה חדשנית ויקרה לא תיחסך</w:t>
      </w:r>
      <w:r w:rsidR="00612F37">
        <w:rPr>
          <w:rFonts w:hint="cs"/>
          <w:rtl/>
        </w:rPr>
        <w:t xml:space="preserve"> </w:t>
      </w:r>
      <w:r w:rsidR="00612F37">
        <w:rPr>
          <w:rtl/>
        </w:rPr>
        <w:t>–</w:t>
      </w:r>
      <w:r w:rsidR="00612F37">
        <w:rPr>
          <w:rFonts w:hint="cs"/>
          <w:rtl/>
        </w:rPr>
        <w:t xml:space="preserve"> </w:t>
      </w:r>
      <w:r w:rsidR="001801CB">
        <w:rPr>
          <w:rFonts w:hint="cs"/>
          <w:rtl/>
        </w:rPr>
        <w:t xml:space="preserve">אבל </w:t>
      </w:r>
      <w:r w:rsidR="001801CB" w:rsidRPr="00CD067C">
        <w:rPr>
          <w:rFonts w:hint="cs"/>
          <w:rtl/>
        </w:rPr>
        <w:t>אלכס ה</w:t>
      </w:r>
      <w:r w:rsidR="001801CB">
        <w:rPr>
          <w:rFonts w:hint="cs"/>
          <w:rtl/>
        </w:rPr>
        <w:t>מ</w:t>
      </w:r>
      <w:r w:rsidR="001801CB" w:rsidRPr="00CD067C">
        <w:rPr>
          <w:rFonts w:hint="cs"/>
          <w:rtl/>
        </w:rPr>
        <w:t>תנשף</w:t>
      </w:r>
      <w:r w:rsidRPr="00CD067C">
        <w:rPr>
          <w:rFonts w:hint="cs"/>
          <w:rtl/>
        </w:rPr>
        <w:t xml:space="preserve"> היה </w:t>
      </w:r>
      <w:r w:rsidR="00F97A34">
        <w:rPr>
          <w:rFonts w:hint="cs"/>
          <w:rtl/>
        </w:rPr>
        <w:t>כל כך</w:t>
      </w:r>
      <w:r w:rsidRPr="00CD067C">
        <w:rPr>
          <w:rFonts w:hint="cs"/>
          <w:rtl/>
        </w:rPr>
        <w:t xml:space="preserve"> </w:t>
      </w:r>
      <w:r w:rsidR="002B592C">
        <w:rPr>
          <w:rFonts w:hint="cs"/>
          <w:rtl/>
        </w:rPr>
        <w:t>אקראי</w:t>
      </w:r>
      <w:r w:rsidRPr="00CD067C">
        <w:rPr>
          <w:rFonts w:hint="cs"/>
          <w:rtl/>
        </w:rPr>
        <w:t xml:space="preserve"> ומוזר, סתם גוף מוטל במיטה ונ</w:t>
      </w:r>
      <w:r w:rsidR="009F35AA">
        <w:rPr>
          <w:rFonts w:hint="cs"/>
          <w:rtl/>
        </w:rPr>
        <w:t>י</w:t>
      </w:r>
      <w:r w:rsidRPr="00CD067C">
        <w:rPr>
          <w:rFonts w:hint="cs"/>
          <w:rtl/>
        </w:rPr>
        <w:t>שמ</w:t>
      </w:r>
      <w:r w:rsidR="009F35AA">
        <w:rPr>
          <w:rFonts w:hint="cs"/>
          <w:rtl/>
        </w:rPr>
        <w:t>תו</w:t>
      </w:r>
      <w:r w:rsidRPr="00CD067C">
        <w:rPr>
          <w:rFonts w:hint="cs"/>
          <w:rtl/>
        </w:rPr>
        <w:t xml:space="preserve"> מרחפ</w:t>
      </w:r>
      <w:r w:rsidR="001801CB">
        <w:rPr>
          <w:rFonts w:hint="cs"/>
          <w:rtl/>
        </w:rPr>
        <w:t xml:space="preserve">ת מעליו, עדיין קשורה אליו בסיב </w:t>
      </w:r>
      <w:r w:rsidRPr="00CD067C">
        <w:rPr>
          <w:rFonts w:hint="cs"/>
          <w:rtl/>
        </w:rPr>
        <w:t xml:space="preserve">הולך ונחלש, מרחפת מעליו ומחכה לבאות במבט מסוקרן ורציני. אם </w:t>
      </w:r>
      <w:r w:rsidRPr="00CD067C">
        <w:rPr>
          <w:rFonts w:hint="cs"/>
          <w:rtl/>
        </w:rPr>
        <w:lastRenderedPageBreak/>
        <w:t>הסיב יינתק היא תעופף מש</w:t>
      </w:r>
      <w:r w:rsidR="00E54C62">
        <w:rPr>
          <w:rFonts w:hint="cs"/>
          <w:rtl/>
        </w:rPr>
        <w:t xml:space="preserve">ם והלאה ללא שהות, לא תבזבז רגע </w:t>
      </w:r>
      <w:r w:rsidR="001801CB">
        <w:rPr>
          <w:rFonts w:hint="cs"/>
          <w:rtl/>
        </w:rPr>
        <w:t>לחקור, לנבור</w:t>
      </w:r>
      <w:r w:rsidR="007E3C2B">
        <w:rPr>
          <w:rFonts w:hint="cs"/>
          <w:rtl/>
        </w:rPr>
        <w:t xml:space="preserve"> אחר איזה נקב</w:t>
      </w:r>
      <w:r w:rsidR="001801CB">
        <w:rPr>
          <w:rFonts w:hint="cs"/>
          <w:rtl/>
        </w:rPr>
        <w:t xml:space="preserve"> ב</w:t>
      </w:r>
      <w:r w:rsidRPr="00CD067C">
        <w:rPr>
          <w:rFonts w:hint="cs"/>
          <w:rtl/>
        </w:rPr>
        <w:t>גוף שהיה משכ</w:t>
      </w:r>
      <w:r w:rsidR="001801CB">
        <w:rPr>
          <w:rFonts w:hint="cs"/>
          <w:rtl/>
        </w:rPr>
        <w:t>נה</w:t>
      </w:r>
      <w:r w:rsidRPr="00CD067C">
        <w:rPr>
          <w:rFonts w:hint="cs"/>
          <w:rtl/>
        </w:rPr>
        <w:t xml:space="preserve"> במשך עשרים וש</w:t>
      </w:r>
      <w:r w:rsidR="00A230E2">
        <w:rPr>
          <w:rFonts w:hint="cs"/>
          <w:rtl/>
        </w:rPr>
        <w:t xml:space="preserve">תיים </w:t>
      </w:r>
      <w:r w:rsidRPr="00CD067C">
        <w:rPr>
          <w:rFonts w:hint="cs"/>
          <w:rtl/>
        </w:rPr>
        <w:t>שנים</w:t>
      </w:r>
      <w:r w:rsidR="007E3C2B">
        <w:rPr>
          <w:rFonts w:hint="cs"/>
          <w:rtl/>
        </w:rPr>
        <w:t xml:space="preserve"> כדי לחדור אליו מחדש</w:t>
      </w:r>
      <w:r w:rsidRPr="00CD067C">
        <w:rPr>
          <w:rFonts w:hint="cs"/>
          <w:rtl/>
        </w:rPr>
        <w:t>.</w:t>
      </w:r>
    </w:p>
    <w:p w14:paraId="5EF492DE" w14:textId="5CBCC1C6" w:rsidR="004627AB" w:rsidRPr="00CD067C" w:rsidRDefault="00D52061" w:rsidP="00176916">
      <w:pPr>
        <w:rPr>
          <w:rtl/>
        </w:rPr>
      </w:pPr>
      <w:r>
        <w:rPr>
          <w:rFonts w:hint="cs"/>
          <w:rtl/>
        </w:rPr>
        <w:t xml:space="preserve">מה </w:t>
      </w:r>
      <w:r w:rsidR="007E3C2B">
        <w:rPr>
          <w:rFonts w:hint="cs"/>
          <w:rtl/>
        </w:rPr>
        <w:t>חפץ</w:t>
      </w:r>
      <w:r w:rsidR="007B7BE8">
        <w:rPr>
          <w:rFonts w:hint="cs"/>
          <w:rtl/>
        </w:rPr>
        <w:t xml:space="preserve"> לו</w:t>
      </w:r>
      <w:r w:rsidR="007E3C2B">
        <w:rPr>
          <w:rFonts w:hint="cs"/>
          <w:rtl/>
        </w:rPr>
        <w:t xml:space="preserve"> לאלכס</w:t>
      </w:r>
      <w:r w:rsidR="004627AB" w:rsidRPr="00CD067C">
        <w:rPr>
          <w:rFonts w:hint="cs"/>
          <w:rtl/>
        </w:rPr>
        <w:t xml:space="preserve"> </w:t>
      </w:r>
      <w:r>
        <w:rPr>
          <w:rFonts w:hint="cs"/>
          <w:rtl/>
        </w:rPr>
        <w:t>ב</w:t>
      </w:r>
      <w:r w:rsidR="004627AB" w:rsidRPr="00CD067C">
        <w:rPr>
          <w:rFonts w:hint="cs"/>
          <w:rtl/>
        </w:rPr>
        <w:t>מכשיר</w:t>
      </w:r>
      <w:r w:rsidR="007E3C2B">
        <w:rPr>
          <w:rFonts w:hint="cs"/>
          <w:rtl/>
        </w:rPr>
        <w:t>י</w:t>
      </w:r>
      <w:r w:rsidR="004627AB" w:rsidRPr="00CD067C">
        <w:rPr>
          <w:rFonts w:hint="cs"/>
          <w:rtl/>
        </w:rPr>
        <w:t xml:space="preserve"> דיאליזה ומכונ</w:t>
      </w:r>
      <w:r w:rsidR="007E3C2B">
        <w:rPr>
          <w:rFonts w:hint="cs"/>
          <w:rtl/>
        </w:rPr>
        <w:t>ו</w:t>
      </w:r>
      <w:r w:rsidR="004627AB" w:rsidRPr="00CD067C">
        <w:rPr>
          <w:rFonts w:hint="cs"/>
          <w:rtl/>
        </w:rPr>
        <w:t>ת הנשמה ואינפוזיות ודפיברילטור</w:t>
      </w:r>
      <w:r w:rsidR="007E3C2B">
        <w:rPr>
          <w:rFonts w:hint="cs"/>
          <w:rtl/>
        </w:rPr>
        <w:t>ים</w:t>
      </w:r>
      <w:r w:rsidR="004627AB" w:rsidRPr="00CD067C">
        <w:rPr>
          <w:rFonts w:hint="cs"/>
          <w:rtl/>
        </w:rPr>
        <w:t xml:space="preserve"> וכל אותם מכשירים י</w:t>
      </w:r>
      <w:r w:rsidR="004627AB">
        <w:rPr>
          <w:rFonts w:hint="cs"/>
          <w:rtl/>
        </w:rPr>
        <w:t>קרים שמ</w:t>
      </w:r>
      <w:r w:rsidR="007E3C2B">
        <w:rPr>
          <w:rFonts w:hint="cs"/>
          <w:rtl/>
        </w:rPr>
        <w:t>חזיק</w:t>
      </w:r>
      <w:r w:rsidR="004627AB">
        <w:rPr>
          <w:rFonts w:hint="cs"/>
          <w:rtl/>
        </w:rPr>
        <w:t>ים את הגוף ב</w:t>
      </w:r>
      <w:r w:rsidR="004627AB" w:rsidRPr="00CD067C">
        <w:rPr>
          <w:rFonts w:hint="cs"/>
          <w:rtl/>
        </w:rPr>
        <w:t xml:space="preserve">חיים, </w:t>
      </w:r>
      <w:r w:rsidR="007E3C2B">
        <w:rPr>
          <w:rFonts w:hint="cs"/>
          <w:rtl/>
        </w:rPr>
        <w:t>במקומם</w:t>
      </w:r>
      <w:r w:rsidR="004627AB" w:rsidRPr="00CD067C">
        <w:rPr>
          <w:rFonts w:hint="cs"/>
          <w:rtl/>
        </w:rPr>
        <w:t xml:space="preserve"> נזקק ל</w:t>
      </w:r>
      <w:r w:rsidR="00176916">
        <w:rPr>
          <w:rFonts w:hint="cs"/>
          <w:rtl/>
        </w:rPr>
        <w:t>כיפה מ</w:t>
      </w:r>
      <w:r w:rsidR="004627AB" w:rsidRPr="00CD067C">
        <w:rPr>
          <w:rFonts w:hint="cs"/>
          <w:rtl/>
        </w:rPr>
        <w:t>חומר ש</w:t>
      </w:r>
      <w:r w:rsidR="00176916">
        <w:rPr>
          <w:rFonts w:hint="cs"/>
          <w:rtl/>
        </w:rPr>
        <w:t xml:space="preserve">ילכוד את </w:t>
      </w:r>
      <w:r w:rsidR="004627AB">
        <w:rPr>
          <w:rFonts w:hint="cs"/>
          <w:rtl/>
        </w:rPr>
        <w:t>נפש</w:t>
      </w:r>
      <w:r w:rsidR="00E54C62">
        <w:rPr>
          <w:rFonts w:hint="cs"/>
          <w:rtl/>
        </w:rPr>
        <w:t>ו</w:t>
      </w:r>
      <w:r w:rsidR="004627AB" w:rsidRPr="00CD067C">
        <w:rPr>
          <w:rFonts w:hint="cs"/>
          <w:rtl/>
        </w:rPr>
        <w:t xml:space="preserve">. אם ירכיבו </w:t>
      </w:r>
      <w:r w:rsidR="00176916">
        <w:rPr>
          <w:rFonts w:hint="cs"/>
          <w:rtl/>
        </w:rPr>
        <w:t xml:space="preserve">מעליו </w:t>
      </w:r>
      <w:r w:rsidR="004627AB" w:rsidRPr="00CD067C">
        <w:rPr>
          <w:rFonts w:hint="cs"/>
          <w:rtl/>
        </w:rPr>
        <w:t>את הכיפה הזאת וה</w:t>
      </w:r>
      <w:r w:rsidR="00A230E2">
        <w:rPr>
          <w:rFonts w:hint="cs"/>
          <w:rtl/>
        </w:rPr>
        <w:t>נפש</w:t>
      </w:r>
      <w:r w:rsidR="004627AB" w:rsidRPr="00CD067C">
        <w:rPr>
          <w:rFonts w:hint="cs"/>
          <w:rtl/>
        </w:rPr>
        <w:t xml:space="preserve"> </w:t>
      </w:r>
      <w:r w:rsidR="00A230E2">
        <w:rPr>
          <w:rFonts w:hint="cs"/>
          <w:rtl/>
        </w:rPr>
        <w:t>ת</w:t>
      </w:r>
      <w:r w:rsidR="004627AB" w:rsidRPr="00CD067C">
        <w:rPr>
          <w:rFonts w:hint="cs"/>
          <w:rtl/>
        </w:rPr>
        <w:t>בין שאין לאן ל</w:t>
      </w:r>
      <w:r w:rsidR="00176916">
        <w:rPr>
          <w:rFonts w:hint="cs"/>
          <w:rtl/>
        </w:rPr>
        <w:t>ברוח</w:t>
      </w:r>
      <w:r w:rsidR="004627AB" w:rsidRPr="00CD067C">
        <w:rPr>
          <w:rFonts w:hint="cs"/>
          <w:rtl/>
        </w:rPr>
        <w:t xml:space="preserve">, אין </w:t>
      </w:r>
      <w:r w:rsidR="004627AB">
        <w:rPr>
          <w:rFonts w:hint="cs"/>
          <w:rtl/>
        </w:rPr>
        <w:t>מנוס ואין מפלט, ה</w:t>
      </w:r>
      <w:r w:rsidR="00A230E2">
        <w:rPr>
          <w:rFonts w:hint="cs"/>
          <w:rtl/>
        </w:rPr>
        <w:t>י</w:t>
      </w:r>
      <w:r w:rsidR="004627AB">
        <w:rPr>
          <w:rFonts w:hint="cs"/>
          <w:rtl/>
        </w:rPr>
        <w:t xml:space="preserve">א </w:t>
      </w:r>
      <w:r w:rsidR="00A230E2">
        <w:rPr>
          <w:rFonts w:hint="cs"/>
          <w:rtl/>
        </w:rPr>
        <w:t>ת</w:t>
      </w:r>
      <w:r w:rsidR="00F9401A">
        <w:rPr>
          <w:rFonts w:hint="cs"/>
          <w:rtl/>
        </w:rPr>
        <w:t>שתדל</w:t>
      </w:r>
      <w:r w:rsidR="004627AB" w:rsidRPr="00CD067C">
        <w:rPr>
          <w:rFonts w:hint="cs"/>
          <w:rtl/>
        </w:rPr>
        <w:t xml:space="preserve"> יותר, ה</w:t>
      </w:r>
      <w:r w:rsidR="00A230E2">
        <w:rPr>
          <w:rFonts w:hint="cs"/>
          <w:rtl/>
        </w:rPr>
        <w:t>י</w:t>
      </w:r>
      <w:r w:rsidR="004627AB" w:rsidRPr="00CD067C">
        <w:rPr>
          <w:rFonts w:hint="cs"/>
          <w:rtl/>
        </w:rPr>
        <w:t xml:space="preserve">א </w:t>
      </w:r>
      <w:r w:rsidR="00A230E2">
        <w:rPr>
          <w:rFonts w:hint="cs"/>
          <w:rtl/>
        </w:rPr>
        <w:t xml:space="preserve">תאלץ את הגוף </w:t>
      </w:r>
      <w:r w:rsidR="00176916">
        <w:rPr>
          <w:rFonts w:hint="cs"/>
          <w:rtl/>
        </w:rPr>
        <w:t>ל</w:t>
      </w:r>
      <w:r w:rsidR="00A230E2">
        <w:rPr>
          <w:rFonts w:hint="cs"/>
          <w:rtl/>
        </w:rPr>
        <w:t>ה</w:t>
      </w:r>
      <w:r w:rsidR="00E54C62">
        <w:rPr>
          <w:rFonts w:hint="cs"/>
          <w:rtl/>
        </w:rPr>
        <w:t xml:space="preserve">תאמץ </w:t>
      </w:r>
      <w:r w:rsidR="004627AB" w:rsidRPr="00CD067C">
        <w:rPr>
          <w:rFonts w:hint="cs"/>
          <w:rtl/>
        </w:rPr>
        <w:t>בריפויו</w:t>
      </w:r>
      <w:r w:rsidR="00176916">
        <w:rPr>
          <w:rFonts w:hint="cs"/>
          <w:rtl/>
        </w:rPr>
        <w:t>, להתעקש על החלמתו, לא לוותר!</w:t>
      </w:r>
      <w:r w:rsidR="004627AB" w:rsidRPr="00CD067C">
        <w:rPr>
          <w:rFonts w:hint="cs"/>
          <w:rtl/>
        </w:rPr>
        <w:t xml:space="preserve"> נותר </w:t>
      </w:r>
      <w:r w:rsidR="00176916">
        <w:rPr>
          <w:rFonts w:hint="cs"/>
          <w:rtl/>
        </w:rPr>
        <w:t xml:space="preserve">רק </w:t>
      </w:r>
      <w:r w:rsidR="004627AB" w:rsidRPr="00CD067C">
        <w:rPr>
          <w:rFonts w:hint="cs"/>
          <w:rtl/>
        </w:rPr>
        <w:t>לברר</w:t>
      </w:r>
      <w:r w:rsidR="00176916">
        <w:rPr>
          <w:rFonts w:hint="cs"/>
          <w:rtl/>
        </w:rPr>
        <w:t xml:space="preserve"> </w:t>
      </w:r>
      <w:r w:rsidR="004627AB" w:rsidRPr="00CD067C">
        <w:rPr>
          <w:rFonts w:hint="cs"/>
          <w:rtl/>
        </w:rPr>
        <w:t xml:space="preserve">מאיזה חומר </w:t>
      </w:r>
      <w:r w:rsidR="00176916">
        <w:rPr>
          <w:rFonts w:hint="cs"/>
          <w:rtl/>
        </w:rPr>
        <w:t>לייצר את הכיפה,</w:t>
      </w:r>
      <w:r w:rsidR="000C3871">
        <w:rPr>
          <w:rFonts w:hint="cs"/>
          <w:rtl/>
        </w:rPr>
        <w:t xml:space="preserve"> </w:t>
      </w:r>
      <w:r w:rsidR="00176916">
        <w:rPr>
          <w:rFonts w:hint="cs"/>
          <w:rtl/>
        </w:rPr>
        <w:t>ו</w:t>
      </w:r>
      <w:r w:rsidR="004627AB">
        <w:rPr>
          <w:rFonts w:hint="cs"/>
          <w:rtl/>
        </w:rPr>
        <w:t xml:space="preserve">את זה תיאו </w:t>
      </w:r>
      <w:r w:rsidR="004627AB" w:rsidRPr="00CD067C">
        <w:rPr>
          <w:rFonts w:hint="cs"/>
          <w:rtl/>
        </w:rPr>
        <w:t>השאיר למעבדות למחקר רפואי.</w:t>
      </w:r>
    </w:p>
    <w:p w14:paraId="67B327D0" w14:textId="77777777" w:rsidR="004627AB" w:rsidRPr="00CD067C" w:rsidRDefault="00176916" w:rsidP="00E54C62">
      <w:pPr>
        <w:rPr>
          <w:rtl/>
        </w:rPr>
      </w:pPr>
      <w:r>
        <w:rPr>
          <w:rFonts w:hint="cs"/>
          <w:rtl/>
        </w:rPr>
        <w:t>[</w:t>
      </w:r>
      <w:r w:rsidR="004627AB" w:rsidRPr="00CD067C">
        <w:rPr>
          <w:rFonts w:hint="cs"/>
          <w:rtl/>
        </w:rPr>
        <w:t>ובנתיים, מה יקרה אם מישהו יגזור (אולי בטעות) את הסיב החלוש והדק המחבר א</w:t>
      </w:r>
      <w:r w:rsidR="00E54C62">
        <w:rPr>
          <w:rFonts w:hint="cs"/>
          <w:rtl/>
        </w:rPr>
        <w:t>ת אלכס ל</w:t>
      </w:r>
      <w:r w:rsidR="004627AB">
        <w:rPr>
          <w:rFonts w:hint="cs"/>
          <w:rtl/>
        </w:rPr>
        <w:t>גו</w:t>
      </w:r>
      <w:r w:rsidR="00E54C62">
        <w:rPr>
          <w:rFonts w:hint="cs"/>
          <w:rtl/>
        </w:rPr>
        <w:t>פ</w:t>
      </w:r>
      <w:r w:rsidR="004627AB">
        <w:rPr>
          <w:rFonts w:hint="cs"/>
          <w:rtl/>
        </w:rPr>
        <w:t>ו? הנפש הרי</w:t>
      </w:r>
      <w:r w:rsidR="004627AB" w:rsidRPr="00CD067C">
        <w:rPr>
          <w:rFonts w:hint="cs"/>
          <w:rtl/>
        </w:rPr>
        <w:t xml:space="preserve"> </w:t>
      </w:r>
      <w:r w:rsidR="004627AB">
        <w:rPr>
          <w:rFonts w:hint="cs"/>
          <w:rtl/>
        </w:rPr>
        <w:t>ת</w:t>
      </w:r>
      <w:r w:rsidR="004627AB" w:rsidRPr="00CD067C">
        <w:rPr>
          <w:rFonts w:hint="cs"/>
          <w:rtl/>
        </w:rPr>
        <w:t>ברח, ה</w:t>
      </w:r>
      <w:r w:rsidR="004627AB">
        <w:rPr>
          <w:rFonts w:hint="cs"/>
          <w:rtl/>
        </w:rPr>
        <w:t>י</w:t>
      </w:r>
      <w:r w:rsidR="004627AB" w:rsidRPr="00CD067C">
        <w:rPr>
          <w:rFonts w:hint="cs"/>
          <w:rtl/>
        </w:rPr>
        <w:t xml:space="preserve">א לא </w:t>
      </w:r>
      <w:r w:rsidR="004627AB">
        <w:rPr>
          <w:rFonts w:hint="cs"/>
          <w:rtl/>
        </w:rPr>
        <w:t>ת</w:t>
      </w:r>
      <w:r w:rsidR="00E54C62">
        <w:rPr>
          <w:rFonts w:hint="cs"/>
          <w:rtl/>
        </w:rPr>
        <w:t>מתין אף</w:t>
      </w:r>
      <w:r w:rsidR="004627AB" w:rsidRPr="00CD067C">
        <w:rPr>
          <w:rFonts w:hint="cs"/>
          <w:rtl/>
        </w:rPr>
        <w:t xml:space="preserve"> </w:t>
      </w:r>
      <w:r w:rsidR="00E54C62">
        <w:rPr>
          <w:rFonts w:hint="cs"/>
          <w:rtl/>
        </w:rPr>
        <w:t>ל</w:t>
      </w:r>
      <w:r w:rsidR="004627AB" w:rsidRPr="00CD067C">
        <w:rPr>
          <w:rFonts w:hint="cs"/>
          <w:rtl/>
        </w:rPr>
        <w:t>רגע.</w:t>
      </w:r>
      <w:r>
        <w:rPr>
          <w:rFonts w:hint="cs"/>
          <w:rtl/>
        </w:rPr>
        <w:t>]</w:t>
      </w:r>
    </w:p>
    <w:p w14:paraId="5F0B363F" w14:textId="59B42E19" w:rsidR="004627AB" w:rsidRDefault="004627AB" w:rsidP="00176916">
      <w:pPr>
        <w:rPr>
          <w:rtl/>
        </w:rPr>
      </w:pPr>
      <w:r>
        <w:rPr>
          <w:rFonts w:hint="cs"/>
          <w:rtl/>
        </w:rPr>
        <w:t xml:space="preserve">תיאו כנראה נרדם </w:t>
      </w:r>
      <w:r w:rsidR="00176916">
        <w:rPr>
          <w:rFonts w:hint="cs"/>
          <w:rtl/>
        </w:rPr>
        <w:t>ב</w:t>
      </w:r>
      <w:r w:rsidR="000965A1">
        <w:rPr>
          <w:rFonts w:hint="cs"/>
          <w:rtl/>
        </w:rPr>
        <w:t>כיסא</w:t>
      </w:r>
      <w:r w:rsidR="00176916">
        <w:rPr>
          <w:rFonts w:hint="cs"/>
          <w:rtl/>
        </w:rPr>
        <w:t>ו</w:t>
      </w:r>
      <w:r>
        <w:rPr>
          <w:rFonts w:hint="cs"/>
          <w:rtl/>
        </w:rPr>
        <w:t xml:space="preserve"> כי לפתע התעורר.</w:t>
      </w:r>
      <w:r w:rsidR="001D0C7D">
        <w:rPr>
          <w:rFonts w:hint="cs"/>
          <w:rtl/>
        </w:rPr>
        <w:t xml:space="preserve"> אלכס שכב במיטה, עיניו</w:t>
      </w:r>
      <w:r>
        <w:rPr>
          <w:rFonts w:hint="cs"/>
          <w:rtl/>
        </w:rPr>
        <w:t xml:space="preserve"> פקוחות לרווחה.</w:t>
      </w:r>
    </w:p>
    <w:p w14:paraId="4C2CE701" w14:textId="54C0A5F5" w:rsidR="004627AB" w:rsidRDefault="004627AB" w:rsidP="009F296F">
      <w:pPr>
        <w:rPr>
          <w:rtl/>
        </w:rPr>
      </w:pPr>
      <w:r>
        <w:rPr>
          <w:rFonts w:hint="cs"/>
          <w:rtl/>
        </w:rPr>
        <w:t xml:space="preserve">העיניים של אלכס! </w:t>
      </w:r>
      <w:r w:rsidRPr="00CD067C">
        <w:rPr>
          <w:rFonts w:hint="cs"/>
          <w:rtl/>
        </w:rPr>
        <w:t xml:space="preserve">תיאו מעולם </w:t>
      </w:r>
      <w:r w:rsidR="001D0C7D">
        <w:rPr>
          <w:rFonts w:hint="cs"/>
          <w:rtl/>
        </w:rPr>
        <w:t xml:space="preserve">לא שם לב </w:t>
      </w:r>
      <w:r w:rsidRPr="00CD067C">
        <w:rPr>
          <w:rFonts w:hint="cs"/>
          <w:rtl/>
        </w:rPr>
        <w:t>לפני כן</w:t>
      </w:r>
      <w:r w:rsidR="001D0C7D">
        <w:rPr>
          <w:rFonts w:hint="cs"/>
          <w:rtl/>
        </w:rPr>
        <w:t xml:space="preserve"> </w:t>
      </w:r>
      <w:r w:rsidRPr="00CD067C">
        <w:rPr>
          <w:rFonts w:hint="cs"/>
          <w:rtl/>
        </w:rPr>
        <w:t>לגוון עיני</w:t>
      </w:r>
      <w:r w:rsidR="0082776C">
        <w:rPr>
          <w:rFonts w:hint="cs"/>
          <w:rtl/>
        </w:rPr>
        <w:t>ו</w:t>
      </w:r>
      <w:r w:rsidRPr="00CD067C">
        <w:rPr>
          <w:rFonts w:hint="cs"/>
          <w:rtl/>
        </w:rPr>
        <w:t xml:space="preserve"> של אחיו ועתה השתדל ככל יכלתו לחרוט </w:t>
      </w:r>
      <w:r w:rsidR="009F296F">
        <w:rPr>
          <w:rFonts w:hint="cs"/>
          <w:rtl/>
        </w:rPr>
        <w:t>בזיכרונו</w:t>
      </w:r>
      <w:r w:rsidRPr="00CD067C">
        <w:rPr>
          <w:rFonts w:hint="cs"/>
          <w:rtl/>
        </w:rPr>
        <w:t xml:space="preserve"> את הגוון ה</w:t>
      </w:r>
      <w:r w:rsidR="00B833EF">
        <w:rPr>
          <w:rFonts w:hint="cs"/>
          <w:rtl/>
        </w:rPr>
        <w:t>מדויק</w:t>
      </w:r>
      <w:r w:rsidRPr="00CD067C">
        <w:rPr>
          <w:rFonts w:hint="cs"/>
          <w:rtl/>
        </w:rPr>
        <w:t xml:space="preserve"> שלהן</w:t>
      </w:r>
      <w:r w:rsidR="002417D4">
        <w:rPr>
          <w:rFonts w:hint="cs"/>
          <w:rtl/>
        </w:rPr>
        <w:t xml:space="preserve">, </w:t>
      </w:r>
      <w:r w:rsidR="00E21339">
        <w:rPr>
          <w:rFonts w:hint="cs"/>
          <w:rtl/>
        </w:rPr>
        <w:t>שהיה כהה יותר ועמוק יותר מ</w:t>
      </w:r>
      <w:r w:rsidR="002417D4">
        <w:rPr>
          <w:rFonts w:hint="cs"/>
          <w:rtl/>
        </w:rPr>
        <w:t>שלו</w:t>
      </w:r>
      <w:r w:rsidRPr="00CD067C">
        <w:rPr>
          <w:rFonts w:hint="cs"/>
          <w:rtl/>
        </w:rPr>
        <w:t>.</w:t>
      </w:r>
    </w:p>
    <w:p w14:paraId="71A6DC37" w14:textId="77777777" w:rsidR="004627AB" w:rsidRDefault="004627AB" w:rsidP="00250000">
      <w:pPr>
        <w:rPr>
          <w:rtl/>
        </w:rPr>
      </w:pPr>
      <w:r>
        <w:rPr>
          <w:rFonts w:hint="cs"/>
          <w:rtl/>
        </w:rPr>
        <w:t xml:space="preserve">כנף. לא זאת השבורה שנשרה, לא זאת ששנים על גבי שנים הידק בעקשנות אל גבו אלא אחרת, הוא הרגיש ממש במרכז גופו משהו צומח </w:t>
      </w:r>
      <w:r>
        <w:rPr>
          <w:rtl/>
        </w:rPr>
        <w:t>–</w:t>
      </w:r>
    </w:p>
    <w:p w14:paraId="295B156E" w14:textId="77777777" w:rsidR="004627AB" w:rsidRDefault="004627AB" w:rsidP="00250000">
      <w:pPr>
        <w:rPr>
          <w:rtl/>
        </w:rPr>
      </w:pPr>
      <w:r>
        <w:rPr>
          <w:rFonts w:hint="cs"/>
          <w:rtl/>
        </w:rPr>
        <w:t>אלכס ליעלע משהו, בקול צרוד ובפה מלא שיניים.</w:t>
      </w:r>
    </w:p>
    <w:p w14:paraId="2651E2B9" w14:textId="4043A05C" w:rsidR="004627AB" w:rsidRDefault="004627AB" w:rsidP="00176916">
      <w:pPr>
        <w:rPr>
          <w:rtl/>
        </w:rPr>
      </w:pPr>
      <w:r>
        <w:rPr>
          <w:rFonts w:hint="cs"/>
          <w:rtl/>
        </w:rPr>
        <w:t>"מה אמרת?" תיאו ק</w:t>
      </w:r>
      <w:r w:rsidR="004E69A4">
        <w:rPr>
          <w:rFonts w:hint="cs"/>
          <w:rtl/>
        </w:rPr>
        <w:t>י</w:t>
      </w:r>
      <w:r>
        <w:rPr>
          <w:rFonts w:hint="cs"/>
          <w:rtl/>
        </w:rPr>
        <w:t xml:space="preserve">רב אליו את </w:t>
      </w:r>
      <w:r w:rsidR="005E3213">
        <w:rPr>
          <w:rFonts w:hint="cs"/>
          <w:rtl/>
        </w:rPr>
        <w:t>אוזנ</w:t>
      </w:r>
      <w:r>
        <w:rPr>
          <w:rFonts w:hint="cs"/>
          <w:rtl/>
        </w:rPr>
        <w:t xml:space="preserve">ו, </w:t>
      </w:r>
      <w:r w:rsidR="00176916">
        <w:rPr>
          <w:rFonts w:hint="cs"/>
          <w:rtl/>
        </w:rPr>
        <w:t>עד</w:t>
      </w:r>
      <w:r>
        <w:rPr>
          <w:rFonts w:hint="cs"/>
          <w:rtl/>
        </w:rPr>
        <w:t xml:space="preserve"> כמה שיכל.</w:t>
      </w:r>
      <w:r w:rsidR="00176916">
        <w:rPr>
          <w:rFonts w:hint="cs"/>
          <w:rtl/>
        </w:rPr>
        <w:t xml:space="preserve"> אלכס חזר על דבריו בקולו הצרוד, ריח </w:t>
      </w:r>
      <w:r>
        <w:rPr>
          <w:rFonts w:hint="cs"/>
          <w:rtl/>
        </w:rPr>
        <w:t>סבון מתכתי נודף מפיו.</w:t>
      </w:r>
    </w:p>
    <w:p w14:paraId="2E738ACE" w14:textId="77777777" w:rsidR="003A5618" w:rsidRDefault="004627AB" w:rsidP="00176916">
      <w:pPr>
        <w:rPr>
          <w:rtl/>
        </w:rPr>
      </w:pPr>
      <w:r w:rsidRPr="00CD067C">
        <w:rPr>
          <w:rFonts w:hint="cs"/>
          <w:rtl/>
        </w:rPr>
        <w:t xml:space="preserve">תיאו לא הבין ואלכס </w:t>
      </w:r>
      <w:r w:rsidR="00176916">
        <w:rPr>
          <w:rFonts w:hint="cs"/>
          <w:rtl/>
        </w:rPr>
        <w:t>ניסה שוב, כ</w:t>
      </w:r>
      <w:r w:rsidRPr="00CD067C">
        <w:rPr>
          <w:rFonts w:hint="cs"/>
          <w:rtl/>
        </w:rPr>
        <w:t>מה פעמים</w:t>
      </w:r>
      <w:r>
        <w:rPr>
          <w:rFonts w:hint="cs"/>
          <w:rtl/>
        </w:rPr>
        <w:t xml:space="preserve"> עד שהתייאש. הוא </w:t>
      </w:r>
      <w:r w:rsidR="00176916">
        <w:rPr>
          <w:rFonts w:hint="cs"/>
          <w:rtl/>
        </w:rPr>
        <w:t>אפילו החווה</w:t>
      </w:r>
      <w:r>
        <w:rPr>
          <w:rFonts w:hint="cs"/>
          <w:rtl/>
        </w:rPr>
        <w:t xml:space="preserve"> בידו הקשורה</w:t>
      </w:r>
      <w:r w:rsidRPr="00CD067C">
        <w:rPr>
          <w:rFonts w:hint="cs"/>
          <w:rtl/>
        </w:rPr>
        <w:t>, סימן של ייאוש מתיאו.</w:t>
      </w:r>
    </w:p>
    <w:p w14:paraId="21A0D223" w14:textId="77777777" w:rsidR="004627AB" w:rsidRDefault="004627AB" w:rsidP="00250000">
      <w:pPr>
        <w:rPr>
          <w:rtl/>
        </w:rPr>
      </w:pPr>
      <w:r>
        <w:rPr>
          <w:rFonts w:hint="cs"/>
          <w:rtl/>
        </w:rPr>
        <w:t>אבל לתיאו לא אכפת. אלכס חי, הוא חי! הוא רץ למסדרון להזעיק אחות.</w:t>
      </w:r>
    </w:p>
    <w:p w14:paraId="31AA3F44" w14:textId="4B39F3A7" w:rsidR="004627AB" w:rsidRDefault="004627AB" w:rsidP="001A3AF0">
      <w:pPr>
        <w:rPr>
          <w:rtl/>
        </w:rPr>
      </w:pPr>
      <w:r>
        <w:rPr>
          <w:rFonts w:hint="cs"/>
          <w:rtl/>
        </w:rPr>
        <w:t>הם לא דאגו, הן</w:t>
      </w:r>
      <w:r w:rsidR="00483BB1">
        <w:rPr>
          <w:rFonts w:hint="cs"/>
          <w:rtl/>
        </w:rPr>
        <w:t xml:space="preserve"> הכול </w:t>
      </w:r>
      <w:r>
        <w:rPr>
          <w:rFonts w:hint="cs"/>
          <w:rtl/>
        </w:rPr>
        <w:t xml:space="preserve">מנוטר בעזרת מחשבים ואחות הראתה לו את הגרף של אלכס מהשעות האחרונות, הנה הוא עולה ועולה, ובכל זאת </w:t>
      </w:r>
      <w:r w:rsidR="001A3AF0">
        <w:rPr>
          <w:rFonts w:hint="cs"/>
          <w:rtl/>
        </w:rPr>
        <w:t>תיאו שוּלח למסדרון ו</w:t>
      </w:r>
      <w:r>
        <w:rPr>
          <w:rFonts w:hint="cs"/>
          <w:rtl/>
        </w:rPr>
        <w:t xml:space="preserve">אחיות וגם רופאים נכנסו </w:t>
      </w:r>
      <w:r w:rsidR="0082776C">
        <w:rPr>
          <w:rFonts w:hint="cs"/>
          <w:rtl/>
        </w:rPr>
        <w:t>לחדר לבדוק ולוודא</w:t>
      </w:r>
      <w:r>
        <w:rPr>
          <w:rFonts w:hint="cs"/>
          <w:rtl/>
        </w:rPr>
        <w:t>.</w:t>
      </w:r>
    </w:p>
    <w:p w14:paraId="6B49D02B" w14:textId="77777777" w:rsidR="004627AB" w:rsidRDefault="004627AB" w:rsidP="00250000">
      <w:pPr>
        <w:rPr>
          <w:rtl/>
        </w:rPr>
      </w:pPr>
      <w:r>
        <w:rPr>
          <w:rFonts w:hint="cs"/>
          <w:rtl/>
        </w:rPr>
        <w:t>הו כן, איך שהגרף של אלכס עולה.</w:t>
      </w:r>
    </w:p>
    <w:p w14:paraId="09C3F1DE" w14:textId="4174C92D" w:rsidR="004627AB" w:rsidRPr="00CD067C" w:rsidRDefault="004627AB" w:rsidP="00E82950">
      <w:pPr>
        <w:rPr>
          <w:rtl/>
        </w:rPr>
      </w:pPr>
      <w:r w:rsidRPr="00CD067C">
        <w:rPr>
          <w:rFonts w:hint="cs"/>
          <w:rtl/>
        </w:rPr>
        <w:t xml:space="preserve">ואקורד נפרש, עצום ורך, </w:t>
      </w:r>
      <w:r w:rsidR="00176916">
        <w:rPr>
          <w:rFonts w:hint="cs"/>
          <w:rtl/>
        </w:rPr>
        <w:t>נ</w:t>
      </w:r>
      <w:r>
        <w:rPr>
          <w:rFonts w:hint="cs"/>
          <w:rtl/>
        </w:rPr>
        <w:t xml:space="preserve">מתח </w:t>
      </w:r>
      <w:r w:rsidRPr="00CD067C">
        <w:rPr>
          <w:rFonts w:hint="cs"/>
          <w:rtl/>
        </w:rPr>
        <w:t>במסדרון המחלקה הצפוף</w:t>
      </w:r>
      <w:r w:rsidR="004E69A4">
        <w:rPr>
          <w:rFonts w:hint="cs"/>
          <w:rtl/>
        </w:rPr>
        <w:t>,</w:t>
      </w:r>
      <w:r w:rsidRPr="00CD067C">
        <w:rPr>
          <w:rFonts w:hint="cs"/>
          <w:rtl/>
        </w:rPr>
        <w:t xml:space="preserve"> בין ה</w:t>
      </w:r>
      <w:r>
        <w:rPr>
          <w:rFonts w:hint="cs"/>
          <w:rtl/>
        </w:rPr>
        <w:t>ארונית</w:t>
      </w:r>
      <w:r w:rsidRPr="00CD067C">
        <w:rPr>
          <w:rFonts w:hint="cs"/>
          <w:rtl/>
        </w:rPr>
        <w:t xml:space="preserve"> עם המג</w:t>
      </w:r>
      <w:r w:rsidR="004E69A4">
        <w:rPr>
          <w:rFonts w:hint="cs"/>
          <w:rtl/>
        </w:rPr>
        <w:t>י</w:t>
      </w:r>
      <w:r w:rsidRPr="00CD067C">
        <w:rPr>
          <w:rFonts w:hint="cs"/>
          <w:rtl/>
        </w:rPr>
        <w:t xml:space="preserve">רות הקטנות </w:t>
      </w:r>
      <w:r w:rsidR="00176916">
        <w:rPr>
          <w:rFonts w:hint="cs"/>
          <w:rtl/>
        </w:rPr>
        <w:t>לג</w:t>
      </w:r>
      <w:r w:rsidRPr="00CD067C">
        <w:rPr>
          <w:rFonts w:hint="cs"/>
          <w:rtl/>
        </w:rPr>
        <w:t>אזות ו</w:t>
      </w:r>
      <w:r>
        <w:rPr>
          <w:rFonts w:hint="cs"/>
          <w:rtl/>
        </w:rPr>
        <w:t>מחטים בכל קוטר אפשרי ו</w:t>
      </w:r>
      <w:r w:rsidRPr="00CD067C">
        <w:rPr>
          <w:rFonts w:hint="cs"/>
          <w:rtl/>
        </w:rPr>
        <w:t xml:space="preserve">מבחנות </w:t>
      </w:r>
      <w:r>
        <w:rPr>
          <w:rFonts w:hint="cs"/>
          <w:rtl/>
        </w:rPr>
        <w:t>עם מכסים צבעוניים</w:t>
      </w:r>
      <w:r w:rsidRPr="00CD067C">
        <w:rPr>
          <w:rFonts w:hint="cs"/>
          <w:rtl/>
        </w:rPr>
        <w:t xml:space="preserve">, לבין </w:t>
      </w:r>
      <w:r>
        <w:rPr>
          <w:rFonts w:hint="cs"/>
          <w:rtl/>
        </w:rPr>
        <w:t xml:space="preserve">ארגזים עם </w:t>
      </w:r>
      <w:r w:rsidR="00A230E2">
        <w:rPr>
          <w:rFonts w:hint="cs"/>
          <w:rtl/>
        </w:rPr>
        <w:t xml:space="preserve">אספקה חדשה של </w:t>
      </w:r>
      <w:r w:rsidR="00623BA3">
        <w:rPr>
          <w:rFonts w:hint="cs"/>
          <w:rtl/>
        </w:rPr>
        <w:t xml:space="preserve">שקיות </w:t>
      </w:r>
      <w:r w:rsidRPr="00CD067C">
        <w:rPr>
          <w:rFonts w:hint="cs"/>
          <w:rtl/>
        </w:rPr>
        <w:t>סודיום כלוריד להזרקה לתוך הוריד</w:t>
      </w:r>
      <w:r>
        <w:rPr>
          <w:rFonts w:hint="cs"/>
          <w:rtl/>
        </w:rPr>
        <w:t xml:space="preserve">. </w:t>
      </w:r>
      <w:r w:rsidRPr="00CD067C">
        <w:rPr>
          <w:rFonts w:hint="cs"/>
          <w:rtl/>
        </w:rPr>
        <w:t xml:space="preserve">האקורד </w:t>
      </w:r>
      <w:r w:rsidR="004E69A4">
        <w:rPr>
          <w:rFonts w:hint="cs"/>
          <w:rtl/>
        </w:rPr>
        <w:t>נ</w:t>
      </w:r>
      <w:r>
        <w:rPr>
          <w:rFonts w:hint="cs"/>
          <w:rtl/>
        </w:rPr>
        <w:t>מלא ו</w:t>
      </w:r>
      <w:r w:rsidRPr="00CD067C">
        <w:rPr>
          <w:rFonts w:hint="cs"/>
          <w:rtl/>
        </w:rPr>
        <w:t>נפרש</w:t>
      </w:r>
      <w:r w:rsidR="000B597D">
        <w:rPr>
          <w:rFonts w:hint="cs"/>
          <w:rtl/>
        </w:rPr>
        <w:t>,</w:t>
      </w:r>
      <w:r w:rsidRPr="00CD067C">
        <w:rPr>
          <w:rFonts w:hint="cs"/>
          <w:rtl/>
        </w:rPr>
        <w:t xml:space="preserve"> גדול ושונה, </w:t>
      </w:r>
      <w:r w:rsidR="004E69A4">
        <w:rPr>
          <w:rFonts w:hint="cs"/>
          <w:rtl/>
        </w:rPr>
        <w:t>מ</w:t>
      </w:r>
      <w:r>
        <w:rPr>
          <w:rFonts w:hint="cs"/>
          <w:rtl/>
        </w:rPr>
        <w:t>שתרע ו</w:t>
      </w:r>
      <w:r w:rsidR="004E69A4">
        <w:rPr>
          <w:rFonts w:hint="cs"/>
          <w:rtl/>
        </w:rPr>
        <w:t>מ</w:t>
      </w:r>
      <w:r>
        <w:rPr>
          <w:rFonts w:hint="cs"/>
          <w:rtl/>
        </w:rPr>
        <w:t xml:space="preserve">תפשט סביב ובתוך </w:t>
      </w:r>
      <w:r w:rsidRPr="00CD067C">
        <w:rPr>
          <w:rFonts w:hint="cs"/>
          <w:rtl/>
        </w:rPr>
        <w:t xml:space="preserve">ארוניות ברזל </w:t>
      </w:r>
      <w:r w:rsidR="000B597D">
        <w:rPr>
          <w:rFonts w:hint="cs"/>
          <w:rtl/>
        </w:rPr>
        <w:t>[</w:t>
      </w:r>
      <w:r w:rsidRPr="00CD067C">
        <w:rPr>
          <w:rFonts w:hint="cs"/>
          <w:rtl/>
        </w:rPr>
        <w:t>עם המגשיות הנשלפות</w:t>
      </w:r>
      <w:r w:rsidR="000B597D">
        <w:rPr>
          <w:rFonts w:hint="cs"/>
          <w:rtl/>
        </w:rPr>
        <w:t>]</w:t>
      </w:r>
      <w:r w:rsidRPr="00CD067C">
        <w:rPr>
          <w:rFonts w:hint="cs"/>
          <w:rtl/>
        </w:rPr>
        <w:t xml:space="preserve">, </w:t>
      </w:r>
      <w:r>
        <w:rPr>
          <w:rFonts w:hint="cs"/>
          <w:rtl/>
        </w:rPr>
        <w:t xml:space="preserve">בין </w:t>
      </w:r>
      <w:r w:rsidRPr="00CD067C">
        <w:rPr>
          <w:rFonts w:hint="cs"/>
          <w:rtl/>
        </w:rPr>
        <w:t xml:space="preserve">ערימות סדינים מכובסים קשורים ברצועת בד </w:t>
      </w:r>
      <w:r w:rsidR="00623BA3">
        <w:rPr>
          <w:rFonts w:hint="cs"/>
          <w:rtl/>
        </w:rPr>
        <w:t>תכול</w:t>
      </w:r>
      <w:r w:rsidRPr="00CD067C">
        <w:rPr>
          <w:rFonts w:hint="cs"/>
          <w:rtl/>
        </w:rPr>
        <w:t xml:space="preserve"> </w:t>
      </w:r>
      <w:r w:rsidR="00623BA3">
        <w:rPr>
          <w:rFonts w:hint="cs"/>
          <w:rtl/>
        </w:rPr>
        <w:t>ל</w:t>
      </w:r>
      <w:r>
        <w:rPr>
          <w:rFonts w:hint="cs"/>
          <w:rtl/>
        </w:rPr>
        <w:t xml:space="preserve">בין </w:t>
      </w:r>
      <w:r w:rsidRPr="00CD067C">
        <w:rPr>
          <w:rFonts w:hint="cs"/>
          <w:rtl/>
        </w:rPr>
        <w:t>קופסאות של כפפות חד פעמיות וה</w:t>
      </w:r>
      <w:r w:rsidR="00A230E2">
        <w:rPr>
          <w:rFonts w:hint="cs"/>
          <w:rtl/>
        </w:rPr>
        <w:t>חולה הלבוש</w:t>
      </w:r>
      <w:r w:rsidRPr="00CD067C">
        <w:rPr>
          <w:rFonts w:hint="cs"/>
          <w:rtl/>
        </w:rPr>
        <w:t xml:space="preserve"> חלוק בית חולים שלא נסגר מעל ביטנו העצומה</w:t>
      </w:r>
      <w:r w:rsidR="00EC0632">
        <w:rPr>
          <w:rFonts w:hint="cs"/>
          <w:rtl/>
        </w:rPr>
        <w:t>,</w:t>
      </w:r>
      <w:r w:rsidRPr="00CD067C">
        <w:rPr>
          <w:rFonts w:hint="cs"/>
          <w:rtl/>
        </w:rPr>
        <w:t xml:space="preserve"> שהתהלך בכל המהירות </w:t>
      </w:r>
      <w:r>
        <w:rPr>
          <w:rFonts w:hint="cs"/>
          <w:rtl/>
        </w:rPr>
        <w:t>הזחלנית ש</w:t>
      </w:r>
      <w:r w:rsidRPr="00CD067C">
        <w:rPr>
          <w:rFonts w:hint="cs"/>
          <w:rtl/>
        </w:rPr>
        <w:t xml:space="preserve">גופו </w:t>
      </w:r>
      <w:r>
        <w:rPr>
          <w:rFonts w:hint="cs"/>
          <w:rtl/>
        </w:rPr>
        <w:t>איפשר</w:t>
      </w:r>
      <w:r w:rsidR="000B597D">
        <w:rPr>
          <w:rFonts w:hint="cs"/>
          <w:rtl/>
        </w:rPr>
        <w:t xml:space="preserve"> אחר </w:t>
      </w:r>
      <w:r w:rsidRPr="00CD067C">
        <w:rPr>
          <w:rFonts w:hint="cs"/>
          <w:rtl/>
        </w:rPr>
        <w:t xml:space="preserve">רופא, כל רופא או כח עזר, מישהו שיסביר לו מה קורה </w:t>
      </w:r>
      <w:r w:rsidR="00F06A3F">
        <w:rPr>
          <w:rFonts w:hint="cs"/>
          <w:rtl/>
        </w:rPr>
        <w:t>עכשיו</w:t>
      </w:r>
      <w:r w:rsidR="000B597D">
        <w:rPr>
          <w:rFonts w:hint="cs"/>
          <w:rtl/>
        </w:rPr>
        <w:t>.</w:t>
      </w:r>
      <w:r w:rsidR="00623BA3">
        <w:rPr>
          <w:rFonts w:hint="cs"/>
          <w:rtl/>
        </w:rPr>
        <w:t xml:space="preserve"> [</w:t>
      </w:r>
      <w:r w:rsidRPr="00CD067C">
        <w:rPr>
          <w:rFonts w:hint="cs"/>
          <w:rtl/>
        </w:rPr>
        <w:t xml:space="preserve">. </w:t>
      </w:r>
      <w:r>
        <w:rPr>
          <w:rFonts w:hint="cs"/>
          <w:rtl/>
        </w:rPr>
        <w:t>מה שקורה הוא ש</w:t>
      </w:r>
      <w:r w:rsidR="00F06A3F">
        <w:rPr>
          <w:rFonts w:hint="cs"/>
          <w:rtl/>
        </w:rPr>
        <w:t>עכשיו</w:t>
      </w:r>
      <w:r>
        <w:rPr>
          <w:rFonts w:hint="cs"/>
          <w:rtl/>
        </w:rPr>
        <w:t xml:space="preserve"> גוססים,</w:t>
      </w:r>
      <w:r w:rsidR="000B597D">
        <w:rPr>
          <w:rFonts w:hint="cs"/>
          <w:rtl/>
        </w:rPr>
        <w:t xml:space="preserve"> </w:t>
      </w:r>
      <w:r w:rsidR="00DF3CAC">
        <w:rPr>
          <w:rFonts w:hint="cs"/>
          <w:rtl/>
        </w:rPr>
        <w:t xml:space="preserve">נפרשה הכנף ובתוכה מצטלצל] </w:t>
      </w:r>
      <w:r>
        <w:rPr>
          <w:rFonts w:hint="cs"/>
          <w:rtl/>
        </w:rPr>
        <w:t xml:space="preserve">האקורד נגלל ונפשט, </w:t>
      </w:r>
      <w:r w:rsidRPr="00CD067C">
        <w:rPr>
          <w:rFonts w:hint="cs"/>
          <w:rtl/>
        </w:rPr>
        <w:t>תיאו זיהה אותו בקלות, את הצלילים הקטנים והמהירים ששיחקו בשוליו, טרצות כסופות, עדינות</w:t>
      </w:r>
      <w:r w:rsidR="00EC0632">
        <w:rPr>
          <w:rFonts w:hint="cs"/>
          <w:rtl/>
        </w:rPr>
        <w:t>,</w:t>
      </w:r>
      <w:r w:rsidRPr="00CD067C">
        <w:rPr>
          <w:rFonts w:hint="cs"/>
          <w:rtl/>
        </w:rPr>
        <w:t xml:space="preserve"> הסתחררו</w:t>
      </w:r>
      <w:r w:rsidR="00EC0632">
        <w:rPr>
          <w:rFonts w:hint="cs"/>
          <w:rtl/>
        </w:rPr>
        <w:t>,</w:t>
      </w:r>
      <w:r w:rsidR="00E82950">
        <w:rPr>
          <w:rFonts w:hint="cs"/>
          <w:rtl/>
        </w:rPr>
        <w:t xml:space="preserve"> בעוד שקרוב לליבה</w:t>
      </w:r>
      <w:r w:rsidRPr="00CD067C">
        <w:rPr>
          <w:rFonts w:hint="cs"/>
          <w:rtl/>
        </w:rPr>
        <w:t xml:space="preserve"> הצלילים היו איטיים וכבדים, סקונדות וקווינטות </w:t>
      </w:r>
      <w:r w:rsidR="000B597D">
        <w:rPr>
          <w:rFonts w:hint="cs"/>
          <w:rtl/>
        </w:rPr>
        <w:t>התגוששו</w:t>
      </w:r>
      <w:r w:rsidRPr="00CD067C">
        <w:rPr>
          <w:rFonts w:hint="cs"/>
          <w:rtl/>
        </w:rPr>
        <w:t xml:space="preserve">, </w:t>
      </w:r>
      <w:r w:rsidR="00623BA3">
        <w:rPr>
          <w:rFonts w:hint="cs"/>
          <w:rtl/>
        </w:rPr>
        <w:t>נ</w:t>
      </w:r>
      <w:r w:rsidRPr="00CD067C">
        <w:rPr>
          <w:rFonts w:hint="cs"/>
          <w:rtl/>
        </w:rPr>
        <w:t>דחפו</w:t>
      </w:r>
      <w:r w:rsidR="000B597D">
        <w:rPr>
          <w:rFonts w:hint="cs"/>
          <w:rtl/>
        </w:rPr>
        <w:t>ת</w:t>
      </w:r>
      <w:r w:rsidRPr="00CD067C">
        <w:rPr>
          <w:rFonts w:hint="cs"/>
          <w:rtl/>
        </w:rPr>
        <w:t xml:space="preserve"> </w:t>
      </w:r>
      <w:r w:rsidR="000B597D">
        <w:rPr>
          <w:rFonts w:hint="cs"/>
          <w:rtl/>
        </w:rPr>
        <w:t>ו</w:t>
      </w:r>
      <w:r w:rsidRPr="00CD067C">
        <w:rPr>
          <w:rFonts w:hint="cs"/>
          <w:rtl/>
        </w:rPr>
        <w:t>מטפסות אחת על ה</w:t>
      </w:r>
      <w:r w:rsidR="003A7E9C">
        <w:rPr>
          <w:rFonts w:hint="cs"/>
          <w:rtl/>
        </w:rPr>
        <w:t>שנייה</w:t>
      </w:r>
      <w:r w:rsidRPr="00CD067C">
        <w:rPr>
          <w:rFonts w:hint="cs"/>
          <w:rtl/>
        </w:rPr>
        <w:t xml:space="preserve"> ו</w:t>
      </w:r>
      <w:r>
        <w:rPr>
          <w:rFonts w:hint="cs"/>
          <w:rtl/>
        </w:rPr>
        <w:t>שואפות פנימה, פנימה, האקורד נפרש והצלילים נאבקים, הם מתקפלים ו</w:t>
      </w:r>
      <w:r w:rsidRPr="00CD067C">
        <w:rPr>
          <w:rFonts w:hint="cs"/>
          <w:rtl/>
        </w:rPr>
        <w:t>נאגר</w:t>
      </w:r>
      <w:r>
        <w:rPr>
          <w:rFonts w:hint="cs"/>
          <w:rtl/>
        </w:rPr>
        <w:t>ים</w:t>
      </w:r>
      <w:r w:rsidRPr="00CD067C">
        <w:rPr>
          <w:rFonts w:hint="cs"/>
          <w:rtl/>
        </w:rPr>
        <w:t xml:space="preserve"> כמו טיפות גשם כבדות בענן אפור, </w:t>
      </w:r>
      <w:r>
        <w:rPr>
          <w:rFonts w:hint="cs"/>
          <w:rtl/>
        </w:rPr>
        <w:t xml:space="preserve">מלודיות </w:t>
      </w:r>
      <w:r w:rsidRPr="00CD067C">
        <w:rPr>
          <w:rFonts w:hint="cs"/>
          <w:rtl/>
        </w:rPr>
        <w:t>נקבצ</w:t>
      </w:r>
      <w:r>
        <w:rPr>
          <w:rFonts w:hint="cs"/>
          <w:rtl/>
        </w:rPr>
        <w:t>ות</w:t>
      </w:r>
      <w:r w:rsidRPr="00CD067C">
        <w:rPr>
          <w:rFonts w:hint="cs"/>
          <w:rtl/>
        </w:rPr>
        <w:t xml:space="preserve"> </w:t>
      </w:r>
      <w:r w:rsidR="00C216B0">
        <w:rPr>
          <w:rFonts w:hint="cs"/>
          <w:rtl/>
        </w:rPr>
        <w:t>[</w:t>
      </w:r>
      <w:r w:rsidRPr="00CD067C">
        <w:rPr>
          <w:rFonts w:hint="cs"/>
          <w:rtl/>
        </w:rPr>
        <w:t>במתח,</w:t>
      </w:r>
      <w:r w:rsidR="00C216B0">
        <w:rPr>
          <w:rFonts w:hint="cs"/>
          <w:rtl/>
        </w:rPr>
        <w:t>]</w:t>
      </w:r>
      <w:r w:rsidRPr="00CD067C">
        <w:rPr>
          <w:rFonts w:hint="cs"/>
          <w:rtl/>
        </w:rPr>
        <w:t xml:space="preserve"> בצ</w:t>
      </w:r>
      <w:r w:rsidR="00EC0632">
        <w:rPr>
          <w:rFonts w:hint="cs"/>
          <w:rtl/>
        </w:rPr>
        <w:t>י</w:t>
      </w:r>
      <w:r w:rsidRPr="00CD067C">
        <w:rPr>
          <w:rFonts w:hint="cs"/>
          <w:rtl/>
        </w:rPr>
        <w:t>פיה ונפתרות רק חלקית לתוך המרכז</w:t>
      </w:r>
      <w:r w:rsidR="00EC0632">
        <w:rPr>
          <w:rFonts w:hint="cs"/>
          <w:rtl/>
        </w:rPr>
        <w:t>,</w:t>
      </w:r>
      <w:r w:rsidRPr="00CD067C">
        <w:rPr>
          <w:rFonts w:hint="cs"/>
          <w:rtl/>
        </w:rPr>
        <w:t xml:space="preserve"> </w:t>
      </w:r>
      <w:r w:rsidR="000B597D">
        <w:rPr>
          <w:rFonts w:hint="cs"/>
          <w:rtl/>
        </w:rPr>
        <w:t>היכן</w:t>
      </w:r>
      <w:r w:rsidRPr="00CD067C">
        <w:rPr>
          <w:rFonts w:hint="cs"/>
          <w:rtl/>
        </w:rPr>
        <w:t xml:space="preserve"> </w:t>
      </w:r>
      <w:r w:rsidR="000B597D">
        <w:rPr>
          <w:rFonts w:hint="cs"/>
          <w:rtl/>
        </w:rPr>
        <w:t>ש</w:t>
      </w:r>
      <w:r w:rsidRPr="00CD067C">
        <w:rPr>
          <w:rFonts w:hint="cs"/>
          <w:rtl/>
        </w:rPr>
        <w:t>ליבו של תיאו פעם, לתוך קאנון ב</w:t>
      </w:r>
      <w:r>
        <w:rPr>
          <w:rFonts w:hint="cs"/>
          <w:rtl/>
        </w:rPr>
        <w:t>סולם מינורי</w:t>
      </w:r>
      <w:r w:rsidRPr="00CD067C">
        <w:rPr>
          <w:rFonts w:hint="cs"/>
          <w:rtl/>
        </w:rPr>
        <w:t xml:space="preserve"> שהחליק וגלש, על המרצפות, על הארוניות, על עמדת האחיות, על הדם </w:t>
      </w:r>
      <w:r w:rsidR="00E82950">
        <w:rPr>
          <w:rFonts w:hint="cs"/>
          <w:rtl/>
        </w:rPr>
        <w:t xml:space="preserve">המנוגב </w:t>
      </w:r>
      <w:r w:rsidRPr="00CD067C">
        <w:rPr>
          <w:rFonts w:hint="cs"/>
          <w:rtl/>
        </w:rPr>
        <w:t>של אחיו ה</w:t>
      </w:r>
      <w:r>
        <w:rPr>
          <w:rFonts w:hint="cs"/>
          <w:rtl/>
        </w:rPr>
        <w:t xml:space="preserve">גדול, </w:t>
      </w:r>
      <w:r w:rsidR="00E82950">
        <w:rPr>
          <w:rFonts w:hint="cs"/>
          <w:rtl/>
        </w:rPr>
        <w:t>[</w:t>
      </w:r>
      <w:r>
        <w:rPr>
          <w:rFonts w:hint="cs"/>
          <w:rtl/>
        </w:rPr>
        <w:t>מושפרץ לכל עבר ללא אבחנה,</w:t>
      </w:r>
      <w:r w:rsidR="00E82950">
        <w:rPr>
          <w:rFonts w:hint="cs"/>
          <w:rtl/>
        </w:rPr>
        <w:t>]</w:t>
      </w:r>
      <w:r w:rsidRPr="00CD067C">
        <w:rPr>
          <w:rFonts w:hint="cs"/>
          <w:rtl/>
        </w:rPr>
        <w:t xml:space="preserve"> עשרות ומאות </w:t>
      </w:r>
      <w:r w:rsidR="00DF3CAC">
        <w:rPr>
          <w:rFonts w:hint="cs"/>
          <w:rtl/>
        </w:rPr>
        <w:t>נוצות בכנף</w:t>
      </w:r>
      <w:r>
        <w:rPr>
          <w:rFonts w:hint="cs"/>
          <w:rtl/>
        </w:rPr>
        <w:t xml:space="preserve"> של תיאו</w:t>
      </w:r>
      <w:r w:rsidR="00E82950">
        <w:rPr>
          <w:rFonts w:hint="cs"/>
          <w:rtl/>
        </w:rPr>
        <w:t xml:space="preserve"> הזדקרו לתעופה דוממות</w:t>
      </w:r>
      <w:r w:rsidRPr="00CD067C">
        <w:rPr>
          <w:rFonts w:hint="cs"/>
          <w:rtl/>
        </w:rPr>
        <w:t xml:space="preserve"> ורועד</w:t>
      </w:r>
      <w:r w:rsidR="00E82950">
        <w:rPr>
          <w:rFonts w:hint="cs"/>
          <w:rtl/>
        </w:rPr>
        <w:t>ות</w:t>
      </w:r>
      <w:r w:rsidRPr="00CD067C">
        <w:rPr>
          <w:rFonts w:hint="cs"/>
          <w:rtl/>
        </w:rPr>
        <w:t xml:space="preserve"> ברוח הקלה</w:t>
      </w:r>
    </w:p>
    <w:p w14:paraId="3D228905" w14:textId="77777777" w:rsidR="004627AB" w:rsidRDefault="004627AB" w:rsidP="00250000">
      <w:pPr>
        <w:rPr>
          <w:rtl/>
        </w:rPr>
      </w:pPr>
      <w:r w:rsidRPr="00CD067C">
        <w:rPr>
          <w:rFonts w:hint="cs"/>
          <w:rtl/>
        </w:rPr>
        <w:t>ואז כמו אלפי מנעולים נסגרו.</w:t>
      </w:r>
    </w:p>
    <w:p w14:paraId="70EF6792" w14:textId="77777777" w:rsidR="00811CC0" w:rsidRPr="00CD067C" w:rsidRDefault="00811CC0" w:rsidP="00E82950">
      <w:pPr>
        <w:rPr>
          <w:rtl/>
        </w:rPr>
      </w:pPr>
      <w:r>
        <w:rPr>
          <w:rFonts w:hint="cs"/>
          <w:rtl/>
        </w:rPr>
        <w:t>(כ</w:t>
      </w:r>
      <w:r w:rsidR="00C03676">
        <w:rPr>
          <w:rFonts w:hint="cs"/>
          <w:rtl/>
        </w:rPr>
        <w:t>ה</w:t>
      </w:r>
      <w:r>
        <w:rPr>
          <w:rFonts w:hint="cs"/>
          <w:rtl/>
        </w:rPr>
        <w:t xml:space="preserve"> חזק </w:t>
      </w:r>
      <w:r w:rsidR="00E82950">
        <w:rPr>
          <w:rFonts w:hint="cs"/>
          <w:rtl/>
        </w:rPr>
        <w:t>התכווצו על</w:t>
      </w:r>
      <w:r>
        <w:rPr>
          <w:rFonts w:hint="cs"/>
          <w:rtl/>
        </w:rPr>
        <w:t xml:space="preserve"> עורו החי </w:t>
      </w:r>
      <w:r w:rsidR="00E82950">
        <w:rPr>
          <w:rtl/>
        </w:rPr>
        <w:t>–</w:t>
      </w:r>
      <w:r w:rsidR="00E82950">
        <w:rPr>
          <w:rFonts w:hint="cs"/>
          <w:rtl/>
        </w:rPr>
        <w:t xml:space="preserve"> ב</w:t>
      </w:r>
      <w:r>
        <w:rPr>
          <w:rFonts w:hint="cs"/>
          <w:rtl/>
        </w:rPr>
        <w:t xml:space="preserve">צביטות קטנות, כמעט נשיכות.) </w:t>
      </w:r>
    </w:p>
    <w:p w14:paraId="2B653551" w14:textId="77777777" w:rsidR="004627AB" w:rsidRPr="00CD067C" w:rsidRDefault="00A230E2" w:rsidP="00250000">
      <w:pPr>
        <w:rPr>
          <w:rtl/>
        </w:rPr>
      </w:pPr>
      <w:r>
        <w:rPr>
          <w:rtl/>
        </w:rPr>
        <w:lastRenderedPageBreak/>
        <w:t>הניסוי הסתיים. הח</w:t>
      </w:r>
      <w:r w:rsidR="004627AB" w:rsidRPr="00CD067C">
        <w:rPr>
          <w:rtl/>
        </w:rPr>
        <w:t>ול</w:t>
      </w:r>
      <w:r>
        <w:rPr>
          <w:rFonts w:hint="cs"/>
          <w:rtl/>
        </w:rPr>
        <w:t>ה</w:t>
      </w:r>
      <w:r w:rsidR="004627AB" w:rsidRPr="00CD067C">
        <w:rPr>
          <w:rtl/>
        </w:rPr>
        <w:t xml:space="preserve"> חי.</w:t>
      </w:r>
    </w:p>
    <w:p w14:paraId="64BB1FD8" w14:textId="77777777" w:rsidR="004627AB" w:rsidRDefault="004627AB" w:rsidP="00250000">
      <w:pPr>
        <w:rPr>
          <w:rtl/>
        </w:rPr>
      </w:pPr>
      <w:r w:rsidRPr="00CD067C">
        <w:rPr>
          <w:rtl/>
        </w:rPr>
        <w:t>לעת עתה.</w:t>
      </w:r>
    </w:p>
    <w:p w14:paraId="79C17CE1" w14:textId="77777777" w:rsidR="004627AB" w:rsidRPr="00CD067C" w:rsidRDefault="003855C8" w:rsidP="00E82950">
      <w:pPr>
        <w:rPr>
          <w:rtl/>
        </w:rPr>
      </w:pPr>
      <w:r>
        <w:rPr>
          <w:rFonts w:hint="cs"/>
          <w:rtl/>
        </w:rPr>
        <w:t>לאחר שהרופאים והאחיות עזבו ו</w:t>
      </w:r>
      <w:r w:rsidR="004627AB" w:rsidRPr="00CD067C">
        <w:rPr>
          <w:rFonts w:hint="cs"/>
          <w:rtl/>
        </w:rPr>
        <w:t xml:space="preserve">תיאו </w:t>
      </w:r>
      <w:r>
        <w:rPr>
          <w:rFonts w:hint="cs"/>
          <w:rtl/>
        </w:rPr>
        <w:t>הורשה ל</w:t>
      </w:r>
      <w:r w:rsidR="00E82950">
        <w:rPr>
          <w:rFonts w:hint="cs"/>
          <w:rtl/>
        </w:rPr>
        <w:t>הכנס,</w:t>
      </w:r>
      <w:r>
        <w:rPr>
          <w:rFonts w:hint="cs"/>
          <w:rtl/>
        </w:rPr>
        <w:t xml:space="preserve"> </w:t>
      </w:r>
      <w:r w:rsidR="002E426A">
        <w:rPr>
          <w:rFonts w:hint="cs"/>
          <w:rtl/>
        </w:rPr>
        <w:t>היה ברור מייד שזה אינו</w:t>
      </w:r>
      <w:r w:rsidR="009E754B">
        <w:rPr>
          <w:rFonts w:hint="cs"/>
          <w:rtl/>
        </w:rPr>
        <w:t xml:space="preserve"> אותו אלכס. </w:t>
      </w:r>
      <w:r w:rsidR="004627AB" w:rsidRPr="00CD067C">
        <w:rPr>
          <w:rFonts w:hint="cs"/>
          <w:rtl/>
        </w:rPr>
        <w:t xml:space="preserve">עייף, מבולבל, ידיו הקשורות הרגיזו אותו. תיאו ביקש מהאחות אישור לפרום את הקשירה, היא </w:t>
      </w:r>
      <w:r w:rsidR="00EC0632">
        <w:rPr>
          <w:rFonts w:hint="cs"/>
          <w:rtl/>
        </w:rPr>
        <w:t>הסכימה בתנאי ש</w:t>
      </w:r>
      <w:r w:rsidR="004627AB" w:rsidRPr="00CD067C">
        <w:rPr>
          <w:rFonts w:hint="cs"/>
          <w:rtl/>
        </w:rPr>
        <w:t xml:space="preserve">תיאו יהיה אחראי, בתנאי </w:t>
      </w:r>
      <w:r w:rsidR="00EC0632">
        <w:rPr>
          <w:rFonts w:hint="cs"/>
          <w:rtl/>
        </w:rPr>
        <w:t>ש</w:t>
      </w:r>
      <w:r w:rsidR="009E754B">
        <w:rPr>
          <w:rFonts w:hint="cs"/>
          <w:rtl/>
        </w:rPr>
        <w:t>תיאו שהיה רק בן ארבע</w:t>
      </w:r>
      <w:r w:rsidR="00E82950">
        <w:rPr>
          <w:rFonts w:hint="cs"/>
          <w:rtl/>
        </w:rPr>
        <w:t>-</w:t>
      </w:r>
      <w:r w:rsidR="004627AB" w:rsidRPr="00CD067C">
        <w:rPr>
          <w:rFonts w:hint="cs"/>
          <w:rtl/>
        </w:rPr>
        <w:t xml:space="preserve">עשרה </w:t>
      </w:r>
      <w:r w:rsidR="0082776C">
        <w:rPr>
          <w:rFonts w:hint="cs"/>
          <w:rtl/>
        </w:rPr>
        <w:t>[תיאו קטן מאלכס ב-11 שנים</w:t>
      </w:r>
      <w:r w:rsidR="00E82950">
        <w:rPr>
          <w:rFonts w:hint="cs"/>
          <w:rtl/>
        </w:rPr>
        <w:t xml:space="preserve"> אבל פה אלכס בן 22! זה לא מסתדר </w:t>
      </w:r>
      <w:r w:rsidR="00E82950">
        <w:sym w:font="Wingdings" w:char="F04C"/>
      </w:r>
      <w:r w:rsidR="0082776C">
        <w:rPr>
          <w:rFonts w:hint="cs"/>
          <w:rtl/>
        </w:rPr>
        <w:t xml:space="preserve">] </w:t>
      </w:r>
      <w:r w:rsidR="004627AB" w:rsidRPr="00CD067C">
        <w:rPr>
          <w:rFonts w:hint="cs"/>
          <w:rtl/>
        </w:rPr>
        <w:t xml:space="preserve">ישגיח שאחיו הגדול לא יפער </w:t>
      </w:r>
      <w:r>
        <w:rPr>
          <w:rFonts w:hint="cs"/>
          <w:rtl/>
        </w:rPr>
        <w:t xml:space="preserve">בחזהו </w:t>
      </w:r>
      <w:r w:rsidR="004627AB" w:rsidRPr="00CD067C">
        <w:rPr>
          <w:rFonts w:hint="cs"/>
          <w:rtl/>
        </w:rPr>
        <w:t>חור עצום שדרכו כל הדם יישפך.</w:t>
      </w:r>
    </w:p>
    <w:p w14:paraId="0EE0B4A9" w14:textId="77777777" w:rsidR="004627AB" w:rsidRPr="00CD067C" w:rsidRDefault="004627AB" w:rsidP="00E82950">
      <w:pPr>
        <w:rPr>
          <w:rtl/>
        </w:rPr>
      </w:pPr>
      <w:r w:rsidRPr="00CD067C">
        <w:rPr>
          <w:rFonts w:hint="cs"/>
          <w:rtl/>
        </w:rPr>
        <w:t>היא התירה את הקשירה, ואלכס</w:t>
      </w:r>
      <w:r w:rsidR="00E82950">
        <w:rPr>
          <w:rFonts w:hint="cs"/>
          <w:rtl/>
        </w:rPr>
        <w:t xml:space="preserve"> הסיר</w:t>
      </w:r>
      <w:r w:rsidRPr="00CD067C">
        <w:rPr>
          <w:rFonts w:hint="cs"/>
          <w:rtl/>
        </w:rPr>
        <w:t xml:space="preserve"> את צינוריות </w:t>
      </w:r>
      <w:r w:rsidR="00E82950">
        <w:rPr>
          <w:rFonts w:hint="cs"/>
          <w:rtl/>
        </w:rPr>
        <w:t xml:space="preserve">החמצן </w:t>
      </w:r>
      <w:r w:rsidRPr="00CD067C">
        <w:rPr>
          <w:rFonts w:hint="cs"/>
          <w:rtl/>
        </w:rPr>
        <w:t>הירוקות. תיאו החזיר אותן, אלכס הסיר.</w:t>
      </w:r>
    </w:p>
    <w:p w14:paraId="5D7F60AE" w14:textId="77777777" w:rsidR="004627AB" w:rsidRDefault="004627AB" w:rsidP="00F3670F">
      <w:pPr>
        <w:rPr>
          <w:rtl/>
        </w:rPr>
      </w:pPr>
      <w:r w:rsidRPr="00CD067C">
        <w:rPr>
          <w:rFonts w:hint="cs"/>
          <w:rtl/>
        </w:rPr>
        <w:t>"אל תיגע בזה," תיאו אמר, "זה לא טוב</w:t>
      </w:r>
      <w:r>
        <w:rPr>
          <w:rFonts w:hint="cs"/>
          <w:rtl/>
        </w:rPr>
        <w:t xml:space="preserve"> ככה</w:t>
      </w:r>
      <w:r w:rsidRPr="00CD067C">
        <w:rPr>
          <w:rFonts w:hint="cs"/>
          <w:rtl/>
        </w:rPr>
        <w:t xml:space="preserve">. תשאיר את זה." </w:t>
      </w:r>
      <w:r w:rsidR="00E82950">
        <w:rPr>
          <w:rFonts w:hint="cs"/>
          <w:rtl/>
        </w:rPr>
        <w:t xml:space="preserve">כך </w:t>
      </w:r>
      <w:r>
        <w:rPr>
          <w:rFonts w:hint="cs"/>
          <w:rtl/>
        </w:rPr>
        <w:t xml:space="preserve">דיבר, מסתפק באוצר </w:t>
      </w:r>
      <w:r w:rsidR="00E82950">
        <w:rPr>
          <w:rFonts w:hint="cs"/>
          <w:rtl/>
        </w:rPr>
        <w:t>בן עשרים</w:t>
      </w:r>
      <w:r>
        <w:rPr>
          <w:rFonts w:hint="cs"/>
          <w:rtl/>
        </w:rPr>
        <w:t xml:space="preserve"> מילים או פחות, </w:t>
      </w:r>
      <w:r w:rsidR="003855C8">
        <w:rPr>
          <w:rFonts w:hint="cs"/>
          <w:rtl/>
        </w:rPr>
        <w:t xml:space="preserve">מזה ימים </w:t>
      </w:r>
      <w:r>
        <w:rPr>
          <w:rFonts w:hint="cs"/>
          <w:rtl/>
        </w:rPr>
        <w:t xml:space="preserve">לא </w:t>
      </w:r>
      <w:r w:rsidR="00F3670F">
        <w:rPr>
          <w:rFonts w:hint="cs"/>
          <w:rtl/>
        </w:rPr>
        <w:t>בא דבר אל פיו מלבד כמה מהממתקונים המטופשים שהמבקרים הביאו, ו</w:t>
      </w:r>
      <w:r>
        <w:rPr>
          <w:rFonts w:hint="cs"/>
          <w:rtl/>
        </w:rPr>
        <w:t>כמה בסקוויטים יבשים מקמח מצות א</w:t>
      </w:r>
      <w:r w:rsidR="003855C8">
        <w:rPr>
          <w:rFonts w:hint="cs"/>
          <w:rtl/>
        </w:rPr>
        <w:t>ף על פי שפסח הסתיים זה מכבר,</w:t>
      </w:r>
      <w:r>
        <w:rPr>
          <w:rFonts w:hint="cs"/>
          <w:rtl/>
        </w:rPr>
        <w:t xml:space="preserve"> לא שתה דבר מלבד </w:t>
      </w:r>
      <w:r w:rsidR="003855C8">
        <w:rPr>
          <w:rFonts w:hint="cs"/>
          <w:rtl/>
        </w:rPr>
        <w:t>תה פושר ומתוק של בית החולים,</w:t>
      </w:r>
      <w:r>
        <w:rPr>
          <w:rFonts w:hint="cs"/>
          <w:rtl/>
        </w:rPr>
        <w:t xml:space="preserve"> לא </w:t>
      </w:r>
      <w:r w:rsidR="003855C8">
        <w:rPr>
          <w:rFonts w:hint="cs"/>
          <w:rtl/>
        </w:rPr>
        <w:t>שהה</w:t>
      </w:r>
      <w:r>
        <w:rPr>
          <w:rFonts w:hint="cs"/>
          <w:rtl/>
        </w:rPr>
        <w:t xml:space="preserve"> בשום מקום ולא חשב שום מחשבה מלבד אלו שהכרחיות לקיומו. הוא צמצם את עצמו למינימום ההכרחי ולא יותר מזה.</w:t>
      </w:r>
    </w:p>
    <w:p w14:paraId="7AACD045" w14:textId="77777777" w:rsidR="004627AB" w:rsidRPr="00CD067C" w:rsidRDefault="004627AB" w:rsidP="009E754B">
      <w:pPr>
        <w:rPr>
          <w:rtl/>
        </w:rPr>
      </w:pPr>
      <w:r>
        <w:rPr>
          <w:rFonts w:hint="cs"/>
          <w:rtl/>
        </w:rPr>
        <w:t>ארקדי הגיע כחצי שעה לאחר שתיאו התקשר, מע</w:t>
      </w:r>
      <w:r w:rsidR="001B6FE4">
        <w:rPr>
          <w:rFonts w:hint="cs"/>
          <w:rtl/>
        </w:rPr>
        <w:t>ט לפני פרץ המבקרים הקבוע של אחר-</w:t>
      </w:r>
      <w:r w:rsidR="00F3670F">
        <w:rPr>
          <w:rFonts w:hint="cs"/>
          <w:rtl/>
        </w:rPr>
        <w:t>הצהריים. כשארקדי ניגש</w:t>
      </w:r>
      <w:r>
        <w:rPr>
          <w:rFonts w:hint="cs"/>
          <w:rtl/>
        </w:rPr>
        <w:t xml:space="preserve"> לדבר עם רופאי המחלקה </w:t>
      </w:r>
      <w:r w:rsidRPr="00CD067C">
        <w:rPr>
          <w:rFonts w:hint="cs"/>
          <w:rtl/>
        </w:rPr>
        <w:t xml:space="preserve">תיאו </w:t>
      </w:r>
      <w:r>
        <w:rPr>
          <w:rFonts w:hint="cs"/>
          <w:rtl/>
        </w:rPr>
        <w:t>לא התאפק ו</w:t>
      </w:r>
      <w:r w:rsidR="009E754B">
        <w:rPr>
          <w:rFonts w:hint="cs"/>
          <w:rtl/>
        </w:rPr>
        <w:t>רדף</w:t>
      </w:r>
      <w:r w:rsidRPr="00CD067C">
        <w:rPr>
          <w:rFonts w:hint="cs"/>
          <w:rtl/>
        </w:rPr>
        <w:t xml:space="preserve"> אחריו. "מה יקרה לו?"</w:t>
      </w:r>
    </w:p>
    <w:p w14:paraId="52BED7D5" w14:textId="77777777" w:rsidR="004627AB" w:rsidRPr="00CD067C" w:rsidRDefault="004627AB" w:rsidP="001B6FE4">
      <w:pPr>
        <w:rPr>
          <w:rtl/>
        </w:rPr>
      </w:pPr>
      <w:r w:rsidRPr="00CD067C">
        <w:rPr>
          <w:rFonts w:hint="cs"/>
          <w:rtl/>
        </w:rPr>
        <w:t>"</w:t>
      </w:r>
      <w:r>
        <w:rPr>
          <w:rFonts w:hint="cs"/>
          <w:rtl/>
        </w:rPr>
        <w:t>הכל יהיה טוב. חכה רגע." ו</w:t>
      </w:r>
      <w:r w:rsidRPr="00CD067C">
        <w:rPr>
          <w:rFonts w:hint="cs"/>
          <w:rtl/>
        </w:rPr>
        <w:t>א</w:t>
      </w:r>
      <w:r>
        <w:rPr>
          <w:rFonts w:hint="cs"/>
          <w:rtl/>
        </w:rPr>
        <w:t>רקדי</w:t>
      </w:r>
      <w:r w:rsidRPr="00CD067C">
        <w:rPr>
          <w:rFonts w:hint="cs"/>
          <w:rtl/>
        </w:rPr>
        <w:t xml:space="preserve"> </w:t>
      </w:r>
      <w:r w:rsidR="00F3670F">
        <w:rPr>
          <w:rFonts w:hint="cs"/>
          <w:rtl/>
        </w:rPr>
        <w:t xml:space="preserve">נחפז </w:t>
      </w:r>
      <w:r w:rsidR="001B6FE4">
        <w:rPr>
          <w:rFonts w:hint="cs"/>
          <w:rtl/>
        </w:rPr>
        <w:t>חזרה</w:t>
      </w:r>
      <w:r w:rsidRPr="00CD067C">
        <w:rPr>
          <w:rFonts w:hint="cs"/>
          <w:rtl/>
        </w:rPr>
        <w:t xml:space="preserve"> אל אלכס, לסדר את צינוריות החמצן. "מי התיר לו את הידיים? אסור להשאיר אותו כך."</w:t>
      </w:r>
    </w:p>
    <w:p w14:paraId="7E6AEE73" w14:textId="77777777" w:rsidR="004627AB" w:rsidRPr="00CD067C" w:rsidRDefault="001B6FE4" w:rsidP="001B6FE4">
      <w:pPr>
        <w:rPr>
          <w:rtl/>
        </w:rPr>
      </w:pPr>
      <w:r>
        <w:rPr>
          <w:rFonts w:hint="cs"/>
          <w:rtl/>
        </w:rPr>
        <w:t>אלכס לחש</w:t>
      </w:r>
      <w:r w:rsidR="004627AB" w:rsidRPr="00CD067C">
        <w:rPr>
          <w:rFonts w:hint="cs"/>
          <w:rtl/>
        </w:rPr>
        <w:t xml:space="preserve"> אותה לחישה </w:t>
      </w:r>
      <w:r w:rsidR="004627AB">
        <w:rPr>
          <w:rFonts w:hint="cs"/>
          <w:rtl/>
        </w:rPr>
        <w:t xml:space="preserve">צרודה </w:t>
      </w:r>
      <w:r w:rsidR="004627AB" w:rsidRPr="00CD067C">
        <w:rPr>
          <w:rFonts w:hint="cs"/>
          <w:rtl/>
        </w:rPr>
        <w:t>שתיאו לא הבין.</w:t>
      </w:r>
    </w:p>
    <w:p w14:paraId="674ABD71" w14:textId="4C641A96" w:rsidR="004627AB" w:rsidRPr="00CD067C" w:rsidRDefault="00F3670F" w:rsidP="00250000">
      <w:pPr>
        <w:rPr>
          <w:rtl/>
        </w:rPr>
      </w:pPr>
      <w:r>
        <w:rPr>
          <w:rFonts w:hint="cs"/>
          <w:rtl/>
        </w:rPr>
        <w:t>"</w:t>
      </w:r>
      <w:r w:rsidR="008B1B44">
        <w:rPr>
          <w:rFonts w:hint="cs"/>
          <w:rtl/>
        </w:rPr>
        <w:t>סופי</w:t>
      </w:r>
      <w:r>
        <w:rPr>
          <w:rFonts w:hint="cs"/>
          <w:rtl/>
        </w:rPr>
        <w:t>?" ארקדי פיענח</w:t>
      </w:r>
      <w:r w:rsidR="004627AB" w:rsidRPr="00CD067C">
        <w:rPr>
          <w:rFonts w:hint="cs"/>
          <w:rtl/>
        </w:rPr>
        <w:t>.</w:t>
      </w:r>
    </w:p>
    <w:p w14:paraId="39528812" w14:textId="77777777" w:rsidR="004627AB" w:rsidRPr="00CD067C" w:rsidRDefault="004627AB" w:rsidP="00250000">
      <w:pPr>
        <w:rPr>
          <w:rtl/>
        </w:rPr>
      </w:pPr>
      <w:r w:rsidRPr="00CD067C">
        <w:rPr>
          <w:rFonts w:hint="cs"/>
          <w:rtl/>
        </w:rPr>
        <w:t>אלכס נענע בראשו.</w:t>
      </w:r>
    </w:p>
    <w:p w14:paraId="2E3AE339" w14:textId="6A82B616" w:rsidR="004627AB" w:rsidRPr="00CD067C" w:rsidRDefault="004627AB" w:rsidP="009E754B">
      <w:pPr>
        <w:rPr>
          <w:rtl/>
        </w:rPr>
      </w:pPr>
      <w:r w:rsidRPr="00CD067C">
        <w:rPr>
          <w:rFonts w:hint="cs"/>
          <w:rtl/>
        </w:rPr>
        <w:t xml:space="preserve">"היא בסדר גמור. </w:t>
      </w:r>
      <w:r w:rsidR="009E754B">
        <w:rPr>
          <w:rFonts w:hint="cs"/>
          <w:rtl/>
        </w:rPr>
        <w:t xml:space="preserve">ברגע שתתחזק קצת </w:t>
      </w:r>
      <w:r w:rsidRPr="00CD067C">
        <w:rPr>
          <w:rFonts w:hint="cs"/>
          <w:rtl/>
        </w:rPr>
        <w:t>היא תבוא לבקר אותך. ו</w:t>
      </w:r>
      <w:r w:rsidR="00F06A3F">
        <w:rPr>
          <w:rFonts w:hint="cs"/>
          <w:rtl/>
        </w:rPr>
        <w:t>עכשיו</w:t>
      </w:r>
      <w:r w:rsidRPr="00CD067C">
        <w:rPr>
          <w:rFonts w:hint="cs"/>
          <w:rtl/>
        </w:rPr>
        <w:t xml:space="preserve"> אל תוציא את הצינוריות מהאף."</w:t>
      </w:r>
    </w:p>
    <w:p w14:paraId="242BBC87" w14:textId="77777777" w:rsidR="004627AB" w:rsidRPr="00CD067C" w:rsidRDefault="004627AB" w:rsidP="00250000">
      <w:pPr>
        <w:rPr>
          <w:rtl/>
        </w:rPr>
      </w:pPr>
      <w:r w:rsidRPr="00CD067C">
        <w:rPr>
          <w:rFonts w:hint="cs"/>
          <w:rtl/>
        </w:rPr>
        <w:t>אלכס לעלע משהו.</w:t>
      </w:r>
    </w:p>
    <w:p w14:paraId="3CEC5113" w14:textId="77777777" w:rsidR="004627AB" w:rsidRPr="00CD067C" w:rsidRDefault="004627AB" w:rsidP="00250000">
      <w:pPr>
        <w:rPr>
          <w:rtl/>
        </w:rPr>
      </w:pPr>
      <w:r w:rsidRPr="00CD067C">
        <w:rPr>
          <w:rFonts w:hint="cs"/>
          <w:rtl/>
        </w:rPr>
        <w:t>"הן מפריעות לך?"</w:t>
      </w:r>
    </w:p>
    <w:p w14:paraId="50EF0B0F" w14:textId="77777777" w:rsidR="004627AB" w:rsidRPr="00CD067C" w:rsidRDefault="004627AB" w:rsidP="00250000">
      <w:pPr>
        <w:rPr>
          <w:rtl/>
        </w:rPr>
      </w:pPr>
      <w:r w:rsidRPr="00CD067C">
        <w:rPr>
          <w:rFonts w:hint="cs"/>
          <w:rtl/>
        </w:rPr>
        <w:t>הוא נענע בראשו.</w:t>
      </w:r>
    </w:p>
    <w:p w14:paraId="7D883163" w14:textId="77777777" w:rsidR="004627AB" w:rsidRPr="00CD067C" w:rsidRDefault="004627AB" w:rsidP="00250000">
      <w:pPr>
        <w:rPr>
          <w:rtl/>
        </w:rPr>
      </w:pPr>
      <w:r w:rsidRPr="00CD067C">
        <w:rPr>
          <w:rFonts w:hint="cs"/>
          <w:rtl/>
        </w:rPr>
        <w:t>"למה?"</w:t>
      </w:r>
    </w:p>
    <w:p w14:paraId="6CDB953A" w14:textId="77777777" w:rsidR="004627AB" w:rsidRPr="00CD067C" w:rsidRDefault="004627AB" w:rsidP="00250000">
      <w:pPr>
        <w:rPr>
          <w:rtl/>
        </w:rPr>
      </w:pPr>
      <w:r w:rsidRPr="00CD067C">
        <w:rPr>
          <w:rFonts w:hint="cs"/>
          <w:rtl/>
        </w:rPr>
        <w:t>עוד לחישות צרודות.</w:t>
      </w:r>
    </w:p>
    <w:p w14:paraId="3EF8D26C" w14:textId="77777777" w:rsidR="004627AB" w:rsidRPr="00CD067C" w:rsidRDefault="004627AB" w:rsidP="00250000">
      <w:pPr>
        <w:rPr>
          <w:rtl/>
        </w:rPr>
      </w:pPr>
      <w:r w:rsidRPr="00CD067C">
        <w:rPr>
          <w:rFonts w:hint="cs"/>
          <w:rtl/>
        </w:rPr>
        <w:t>"הזרימה של החמצן מגרדת לך באף?"</w:t>
      </w:r>
    </w:p>
    <w:p w14:paraId="6AAD58EA" w14:textId="77777777" w:rsidR="004627AB" w:rsidRPr="00CD067C" w:rsidRDefault="004627AB" w:rsidP="00250000">
      <w:pPr>
        <w:rPr>
          <w:rtl/>
        </w:rPr>
      </w:pPr>
      <w:r w:rsidRPr="00CD067C">
        <w:rPr>
          <w:rFonts w:hint="cs"/>
          <w:rtl/>
        </w:rPr>
        <w:t>"כן."</w:t>
      </w:r>
    </w:p>
    <w:p w14:paraId="1739077D" w14:textId="0EA7B402" w:rsidR="004627AB" w:rsidRPr="00CD067C" w:rsidRDefault="004627AB" w:rsidP="00F3670F">
      <w:pPr>
        <w:rPr>
          <w:rtl/>
        </w:rPr>
      </w:pPr>
      <w:r w:rsidRPr="00CD067C">
        <w:rPr>
          <w:rFonts w:hint="cs"/>
          <w:rtl/>
        </w:rPr>
        <w:t xml:space="preserve">"אז תתגבר. אין ברירה, אתה חייב חמצן. תקשיב לי, בלי חמצן הסטורציה שלך יורדת מתחת ל-80% וזה רע </w:t>
      </w:r>
      <w:r w:rsidR="00C90C6C">
        <w:rPr>
          <w:rFonts w:hint="cs"/>
          <w:rtl/>
        </w:rPr>
        <w:t>מאוד</w:t>
      </w:r>
      <w:r w:rsidRPr="00CD067C">
        <w:rPr>
          <w:rFonts w:hint="cs"/>
          <w:rtl/>
        </w:rPr>
        <w:t xml:space="preserve">. </w:t>
      </w:r>
      <w:r w:rsidR="00C90C6C">
        <w:rPr>
          <w:rFonts w:hint="cs"/>
          <w:rtl/>
        </w:rPr>
        <w:t>מאוד</w:t>
      </w:r>
      <w:r>
        <w:rPr>
          <w:rFonts w:hint="cs"/>
          <w:rtl/>
        </w:rPr>
        <w:t xml:space="preserve"> רע </w:t>
      </w:r>
      <w:r>
        <w:rPr>
          <w:rtl/>
        </w:rPr>
        <w:t>–</w:t>
      </w:r>
      <w:r>
        <w:rPr>
          <w:rFonts w:hint="cs"/>
          <w:rtl/>
        </w:rPr>
        <w:t xml:space="preserve"> </w:t>
      </w:r>
      <w:r w:rsidRPr="00CD067C">
        <w:rPr>
          <w:rFonts w:hint="cs"/>
          <w:rtl/>
        </w:rPr>
        <w:t>לא תוכל להתח</w:t>
      </w:r>
      <w:r w:rsidR="00C03676">
        <w:rPr>
          <w:rFonts w:hint="cs"/>
          <w:rtl/>
        </w:rPr>
        <w:t>זק. אתה מבין?</w:t>
      </w:r>
      <w:r w:rsidR="003855C8">
        <w:rPr>
          <w:rFonts w:hint="cs"/>
          <w:rtl/>
        </w:rPr>
        <w:t xml:space="preserve"> ו</w:t>
      </w:r>
      <w:r w:rsidR="00F06A3F">
        <w:rPr>
          <w:rFonts w:hint="cs"/>
          <w:rtl/>
        </w:rPr>
        <w:t>עכשיו</w:t>
      </w:r>
      <w:r w:rsidR="003855C8">
        <w:rPr>
          <w:rFonts w:hint="cs"/>
          <w:rtl/>
        </w:rPr>
        <w:t xml:space="preserve"> תן לי את היד שלך,</w:t>
      </w:r>
      <w:r w:rsidR="00C03676">
        <w:rPr>
          <w:rFonts w:hint="cs"/>
          <w:rtl/>
        </w:rPr>
        <w:t xml:space="preserve">" הוא אמר וקשר את </w:t>
      </w:r>
      <w:r w:rsidR="00F3670F">
        <w:rPr>
          <w:rFonts w:hint="cs"/>
          <w:rtl/>
        </w:rPr>
        <w:t>מפרקי ידיו</w:t>
      </w:r>
      <w:r w:rsidRPr="00CD067C">
        <w:rPr>
          <w:rFonts w:hint="cs"/>
          <w:rtl/>
        </w:rPr>
        <w:t xml:space="preserve"> של</w:t>
      </w:r>
      <w:r w:rsidR="003855C8">
        <w:rPr>
          <w:rFonts w:hint="cs"/>
          <w:rtl/>
        </w:rPr>
        <w:t xml:space="preserve"> אלכס ל</w:t>
      </w:r>
      <w:r w:rsidR="009E754B">
        <w:rPr>
          <w:rFonts w:hint="cs"/>
          <w:rtl/>
        </w:rPr>
        <w:t>מעקות ה</w:t>
      </w:r>
      <w:r w:rsidR="003855C8">
        <w:rPr>
          <w:rFonts w:hint="cs"/>
          <w:rtl/>
        </w:rPr>
        <w:t>מיטה.</w:t>
      </w:r>
    </w:p>
    <w:p w14:paraId="01E11145" w14:textId="77777777" w:rsidR="004627AB" w:rsidRDefault="004627AB" w:rsidP="00250000">
      <w:pPr>
        <w:rPr>
          <w:rtl/>
        </w:rPr>
      </w:pPr>
      <w:r>
        <w:rPr>
          <w:rFonts w:hint="cs"/>
          <w:rtl/>
        </w:rPr>
        <w:t>ארקדי הצליח להשיג לאלכס מנת פודינג וניל, הוא ה</w:t>
      </w:r>
      <w:r w:rsidR="003855C8">
        <w:rPr>
          <w:rFonts w:hint="cs"/>
          <w:rtl/>
        </w:rPr>
        <w:t>עלה</w:t>
      </w:r>
      <w:r>
        <w:rPr>
          <w:rFonts w:hint="cs"/>
          <w:rtl/>
        </w:rPr>
        <w:t xml:space="preserve"> את מראשות המיטה </w:t>
      </w:r>
      <w:r w:rsidR="00F3670F">
        <w:rPr>
          <w:rFonts w:hint="cs"/>
          <w:rtl/>
        </w:rPr>
        <w:t xml:space="preserve">המתכווננת </w:t>
      </w:r>
      <w:r>
        <w:rPr>
          <w:rFonts w:hint="cs"/>
          <w:rtl/>
        </w:rPr>
        <w:t>ותיאו תמך בגבו כשארקדי האכיל אותו כפית או שתיים.</w:t>
      </w:r>
    </w:p>
    <w:p w14:paraId="326022CA" w14:textId="77777777" w:rsidR="004627AB" w:rsidRPr="00CD067C" w:rsidRDefault="004627AB" w:rsidP="00250000">
      <w:pPr>
        <w:rPr>
          <w:rtl/>
        </w:rPr>
      </w:pPr>
      <w:r>
        <w:rPr>
          <w:rFonts w:hint="cs"/>
          <w:rtl/>
        </w:rPr>
        <w:t>"מה הוא אומר?" תיאו שאל.</w:t>
      </w:r>
    </w:p>
    <w:p w14:paraId="2D2364FF" w14:textId="77777777" w:rsidR="004627AB" w:rsidRPr="00CD067C" w:rsidRDefault="004627AB" w:rsidP="00250000">
      <w:pPr>
        <w:rPr>
          <w:rtl/>
        </w:rPr>
      </w:pPr>
      <w:r w:rsidRPr="00CD067C">
        <w:rPr>
          <w:rFonts w:hint="cs"/>
          <w:rtl/>
        </w:rPr>
        <w:t>"אתה נשען עלי</w:t>
      </w:r>
      <w:r>
        <w:rPr>
          <w:rFonts w:hint="cs"/>
          <w:rtl/>
        </w:rPr>
        <w:t>ו</w:t>
      </w:r>
      <w:r w:rsidRPr="00CD067C">
        <w:rPr>
          <w:rFonts w:hint="cs"/>
          <w:rtl/>
        </w:rPr>
        <w:t>, תיאו."</w:t>
      </w:r>
    </w:p>
    <w:p w14:paraId="41E64B4D" w14:textId="62C3D4CE" w:rsidR="004627AB" w:rsidRPr="00CD067C" w:rsidRDefault="004627AB" w:rsidP="007A0DF8">
      <w:pPr>
        <w:rPr>
          <w:rtl/>
        </w:rPr>
      </w:pPr>
      <w:r>
        <w:rPr>
          <w:rFonts w:hint="cs"/>
          <w:rtl/>
        </w:rPr>
        <w:lastRenderedPageBreak/>
        <w:t xml:space="preserve">"אני לא נשען, אני רק תומך. אתה שומע אלכס, אני רק תומך!" </w:t>
      </w:r>
      <w:r w:rsidRPr="00CD067C">
        <w:rPr>
          <w:rFonts w:hint="cs"/>
          <w:rtl/>
        </w:rPr>
        <w:t xml:space="preserve">הוא דיבר לאט ובקול רם, כי אלכס היה קצת </w:t>
      </w:r>
      <w:r w:rsidR="001A3AF0">
        <w:rPr>
          <w:rFonts w:hint="cs"/>
          <w:rtl/>
        </w:rPr>
        <w:t>סתום</w:t>
      </w:r>
      <w:r w:rsidRPr="00CD067C">
        <w:rPr>
          <w:rFonts w:hint="cs"/>
          <w:rtl/>
        </w:rPr>
        <w:t>, הוא לא הבין ש</w:t>
      </w:r>
      <w:r w:rsidR="00F06A3F">
        <w:rPr>
          <w:rFonts w:hint="cs"/>
          <w:rtl/>
        </w:rPr>
        <w:t>עכשיו</w:t>
      </w:r>
      <w:r w:rsidRPr="00CD067C">
        <w:rPr>
          <w:rFonts w:hint="cs"/>
          <w:rtl/>
        </w:rPr>
        <w:t xml:space="preserve"> כשקיבל את כל הדם בחזרה הוא אמור ל</w:t>
      </w:r>
      <w:r w:rsidR="007A0DF8">
        <w:rPr>
          <w:rFonts w:hint="cs"/>
          <w:rtl/>
        </w:rPr>
        <w:t>חזור לאיתנוֹ</w:t>
      </w:r>
      <w:r w:rsidRPr="00CD067C">
        <w:rPr>
          <w:rFonts w:hint="cs"/>
          <w:rtl/>
        </w:rPr>
        <w:t>.</w:t>
      </w:r>
      <w:r w:rsidR="00F3670F">
        <w:rPr>
          <w:rFonts w:hint="cs"/>
          <w:rtl/>
        </w:rPr>
        <w:t xml:space="preserve"> וגם </w:t>
      </w:r>
      <w:r>
        <w:rPr>
          <w:rFonts w:hint="cs"/>
          <w:rtl/>
        </w:rPr>
        <w:t xml:space="preserve">אם </w:t>
      </w:r>
      <w:r w:rsidR="0082776C">
        <w:rPr>
          <w:rFonts w:hint="cs"/>
          <w:rtl/>
        </w:rPr>
        <w:t>תיאו</w:t>
      </w:r>
      <w:r>
        <w:rPr>
          <w:rFonts w:hint="cs"/>
          <w:rtl/>
        </w:rPr>
        <w:t xml:space="preserve"> נשען</w:t>
      </w:r>
      <w:r w:rsidR="00F3670F">
        <w:rPr>
          <w:rFonts w:hint="cs"/>
          <w:rtl/>
        </w:rPr>
        <w:t>, מה בכך</w:t>
      </w:r>
      <w:r>
        <w:rPr>
          <w:rFonts w:hint="cs"/>
          <w:rtl/>
        </w:rPr>
        <w:t xml:space="preserve">? הרי עבור תיאו </w:t>
      </w:r>
      <w:r w:rsidR="009E754B">
        <w:rPr>
          <w:rFonts w:hint="cs"/>
          <w:rtl/>
        </w:rPr>
        <w:t xml:space="preserve">אנשי </w:t>
      </w:r>
      <w:r>
        <w:rPr>
          <w:rFonts w:hint="cs"/>
          <w:rtl/>
        </w:rPr>
        <w:t xml:space="preserve">העולם כולו </w:t>
      </w:r>
      <w:r w:rsidR="001A3AF0">
        <w:rPr>
          <w:rFonts w:hint="cs"/>
          <w:rtl/>
        </w:rPr>
        <w:t>אינם אלא המשענת שלו, בנדיבותו הוא מאפשר להם לתמוך בו כיכולתם</w:t>
      </w:r>
      <w:r>
        <w:rPr>
          <w:rFonts w:hint="cs"/>
          <w:rtl/>
        </w:rPr>
        <w:t>.</w:t>
      </w:r>
    </w:p>
    <w:p w14:paraId="3AE39972" w14:textId="77777777" w:rsidR="004627AB" w:rsidRDefault="00C1673E" w:rsidP="00C1673E">
      <w:pPr>
        <w:rPr>
          <w:rtl/>
        </w:rPr>
      </w:pPr>
      <w:r>
        <w:rPr>
          <w:rFonts w:hint="cs"/>
          <w:rtl/>
        </w:rPr>
        <w:t xml:space="preserve">ואם לא על אלכס </w:t>
      </w:r>
      <w:r>
        <w:rPr>
          <w:rtl/>
        </w:rPr>
        <w:t>–</w:t>
      </w:r>
      <w:r>
        <w:rPr>
          <w:rFonts w:hint="cs"/>
          <w:rtl/>
        </w:rPr>
        <w:t xml:space="preserve"> </w:t>
      </w:r>
      <w:r w:rsidR="004627AB">
        <w:rPr>
          <w:rFonts w:hint="cs"/>
          <w:rtl/>
        </w:rPr>
        <w:t>על מי תיאו ישען? מי נ</w:t>
      </w:r>
      <w:r w:rsidR="001A3AF0">
        <w:rPr>
          <w:rFonts w:hint="cs"/>
          <w:rtl/>
        </w:rPr>
        <w:t>ותר</w:t>
      </w:r>
      <w:r w:rsidR="004627AB">
        <w:rPr>
          <w:rFonts w:hint="cs"/>
          <w:rtl/>
        </w:rPr>
        <w:t xml:space="preserve"> בעולם שי</w:t>
      </w:r>
      <w:r w:rsidR="001A3AF0">
        <w:rPr>
          <w:rFonts w:hint="cs"/>
          <w:rtl/>
        </w:rPr>
        <w:t>שמש</w:t>
      </w:r>
      <w:r w:rsidR="004627AB">
        <w:rPr>
          <w:rFonts w:hint="cs"/>
          <w:rtl/>
        </w:rPr>
        <w:t xml:space="preserve"> </w:t>
      </w:r>
      <w:r w:rsidR="001A3AF0">
        <w:rPr>
          <w:rFonts w:hint="cs"/>
          <w:rtl/>
        </w:rPr>
        <w:t xml:space="preserve">מסעד עבור </w:t>
      </w:r>
      <w:r w:rsidR="004627AB">
        <w:rPr>
          <w:rFonts w:hint="cs"/>
          <w:rtl/>
        </w:rPr>
        <w:t>תיאו?</w:t>
      </w:r>
    </w:p>
    <w:p w14:paraId="60F87EB7" w14:textId="77777777" w:rsidR="008C5E33" w:rsidRDefault="008C5E33" w:rsidP="00250000">
      <w:pPr>
        <w:rPr>
          <w:rtl/>
        </w:rPr>
      </w:pPr>
    </w:p>
    <w:p w14:paraId="52913DDA" w14:textId="23B48FAC" w:rsidR="00881E89" w:rsidRDefault="00F10AE5" w:rsidP="00250000">
      <w:pPr>
        <w:rPr>
          <w:rtl/>
        </w:rPr>
      </w:pPr>
      <w:r>
        <w:rPr>
          <w:rFonts w:hint="cs"/>
          <w:rtl/>
        </w:rPr>
        <w:t>[</w:t>
      </w:r>
      <w:r w:rsidR="00881E89">
        <w:rPr>
          <w:rFonts w:hint="cs"/>
          <w:rtl/>
        </w:rPr>
        <w:t>עוד מנתן:</w:t>
      </w:r>
    </w:p>
    <w:p w14:paraId="28FEC052" w14:textId="45BD2691" w:rsidR="00881E89" w:rsidRDefault="00881E89" w:rsidP="00250000">
      <w:pPr>
        <w:rPr>
          <w:rtl/>
        </w:rPr>
      </w:pPr>
      <w:r>
        <w:rPr>
          <w:rFonts w:hint="cs"/>
          <w:rtl/>
        </w:rPr>
        <w:t xml:space="preserve">זה הניסוי כי </w:t>
      </w:r>
      <w:r w:rsidR="001C5A04">
        <w:rPr>
          <w:rFonts w:hint="cs"/>
          <w:rtl/>
        </w:rPr>
        <w:t>אימא</w:t>
      </w:r>
      <w:r>
        <w:rPr>
          <w:rFonts w:hint="cs"/>
          <w:rtl/>
        </w:rPr>
        <w:t xml:space="preserve"> שלי מרותקת למיטה היא לא קמה אפילו אסור לה לקום ובביקור הקודם שלי קשרו אותה כי היא השתוללה ו</w:t>
      </w:r>
      <w:r w:rsidR="00F06A3F">
        <w:rPr>
          <w:rFonts w:hint="cs"/>
          <w:rtl/>
        </w:rPr>
        <w:t>עכשיו</w:t>
      </w:r>
      <w:r>
        <w:rPr>
          <w:rFonts w:hint="cs"/>
          <w:rtl/>
        </w:rPr>
        <w:t xml:space="preserve"> המיטה שלה המי... המי....</w:t>
      </w:r>
    </w:p>
    <w:p w14:paraId="5024C163" w14:textId="77777777" w:rsidR="00881E89" w:rsidRDefault="00881E89" w:rsidP="00250000">
      <w:pPr>
        <w:rPr>
          <w:rtl/>
        </w:rPr>
      </w:pPr>
      <w:r>
        <w:rPr>
          <w:rFonts w:hint="cs"/>
          <w:rtl/>
        </w:rPr>
        <w:t>זה לא ייתכן הרגליים שלי לא קרסו כלום לא קרס ואני שם, הגליון שלה עדיין מוצמד למיטה הריקה, פתק ורוד עם סוכר</w:t>
      </w:r>
      <w:r>
        <w:rPr>
          <w:rFonts w:hint="cs"/>
        </w:rPr>
        <w:t>X</w:t>
      </w:r>
      <w:r>
        <w:rPr>
          <w:rFonts w:hint="cs"/>
          <w:rtl/>
        </w:rPr>
        <w:t xml:space="preserve">3 </w:t>
      </w:r>
      <w:r w:rsidR="00221299">
        <w:rPr>
          <w:rFonts w:hint="cs"/>
          <w:rtl/>
        </w:rPr>
        <w:t>ומתחת כל מדידות הלחץ דם וחום שערכו לה מתחילת האישפוז אבל היא איננה.</w:t>
      </w:r>
    </w:p>
    <w:p w14:paraId="2D1BC443" w14:textId="77777777" w:rsidR="00221299" w:rsidRDefault="00221299" w:rsidP="00250000">
      <w:pPr>
        <w:rPr>
          <w:rtl/>
        </w:rPr>
      </w:pPr>
      <w:r>
        <w:rPr>
          <w:rFonts w:hint="cs"/>
          <w:rtl/>
        </w:rPr>
        <w:t>אני פונה לאחות בעמדת האחיות.</w:t>
      </w:r>
    </w:p>
    <w:p w14:paraId="1D451B41" w14:textId="77777777" w:rsidR="00221299" w:rsidRDefault="00221299" w:rsidP="00250000">
      <w:pPr>
        <w:rPr>
          <w:rtl/>
        </w:rPr>
      </w:pPr>
      <w:r>
        <w:rPr>
          <w:rFonts w:hint="cs"/>
          <w:rtl/>
        </w:rPr>
        <w:t>איפה, איפה?</w:t>
      </w:r>
    </w:p>
    <w:p w14:paraId="7F334914" w14:textId="5247C957" w:rsidR="00221299" w:rsidRDefault="00221299" w:rsidP="00250000">
      <w:pPr>
        <w:rPr>
          <w:rtl/>
        </w:rPr>
      </w:pPr>
      <w:r>
        <w:rPr>
          <w:rFonts w:hint="cs"/>
          <w:rtl/>
        </w:rPr>
        <w:t xml:space="preserve">מבחינת האחות יש המוני דברים בעולם שניתן להתעניין במקום הימצאם. אני צריך להסביר וקשה אז אני מסתכל בלוח המחיק שמעל העמדה שלה עם כל החדרים וכל החולים ומקריא את השם של </w:t>
      </w:r>
      <w:r w:rsidR="001C5A04">
        <w:rPr>
          <w:rFonts w:hint="cs"/>
          <w:rtl/>
        </w:rPr>
        <w:t>אימא</w:t>
      </w:r>
      <w:r>
        <w:rPr>
          <w:rFonts w:hint="cs"/>
          <w:rtl/>
        </w:rPr>
        <w:t xml:space="preserve"> שלי מהלוח.</w:t>
      </w:r>
    </w:p>
    <w:p w14:paraId="6D877481" w14:textId="77777777" w:rsidR="00221299" w:rsidRDefault="00221299" w:rsidP="00250000">
      <w:pPr>
        <w:rPr>
          <w:rtl/>
        </w:rPr>
      </w:pPr>
      <w:r>
        <w:rPr>
          <w:rFonts w:hint="cs"/>
          <w:rtl/>
        </w:rPr>
        <w:t>לקחו אותה לדיאליזה.</w:t>
      </w:r>
    </w:p>
    <w:p w14:paraId="008D7CF7" w14:textId="59F12B59" w:rsidR="00221299" w:rsidRDefault="00221299" w:rsidP="00250000">
      <w:pPr>
        <w:rPr>
          <w:rtl/>
        </w:rPr>
      </w:pPr>
      <w:r>
        <w:rPr>
          <w:rFonts w:hint="cs"/>
          <w:rtl/>
        </w:rPr>
        <w:t>זה רק בקצה השני של בית החולים ואני הולך, הניסוי הסתיים והמצב קרס</w:t>
      </w:r>
      <w:r w:rsidR="00F06A3F">
        <w:rPr>
          <w:rFonts w:hint="cs"/>
          <w:rtl/>
        </w:rPr>
        <w:t>עכשיו</w:t>
      </w:r>
      <w:r>
        <w:rPr>
          <w:rFonts w:hint="cs"/>
          <w:rtl/>
        </w:rPr>
        <w:t xml:space="preserve"> אפשר לבדוק את הטלפון ואני הולך לדיאליזה.</w:t>
      </w:r>
    </w:p>
    <w:p w14:paraId="4EFFCC32" w14:textId="366D7AFB" w:rsidR="00221299" w:rsidRDefault="00221299" w:rsidP="00250000">
      <w:pPr>
        <w:rPr>
          <w:rtl/>
        </w:rPr>
      </w:pPr>
      <w:r>
        <w:rPr>
          <w:rFonts w:hint="cs"/>
          <w:rtl/>
        </w:rPr>
        <w:t xml:space="preserve">היא שם, זה לא ייאמן העיניים שלה פקוחות ואני חייב לזכור את הצבע שלהן. כבר מגישים ארוחה, לקחת לך משהו </w:t>
      </w:r>
      <w:r w:rsidR="001C5A04">
        <w:rPr>
          <w:rFonts w:hint="cs"/>
          <w:rtl/>
        </w:rPr>
        <w:t>אימא</w:t>
      </w:r>
      <w:r>
        <w:rPr>
          <w:rFonts w:hint="cs"/>
          <w:rtl/>
        </w:rPr>
        <w:t xml:space="preserve"> אולי ג'לי או פודינג או משהו קל לבליעה, שכחתי את הגוון ה</w:t>
      </w:r>
      <w:r w:rsidR="00B833EF">
        <w:rPr>
          <w:rFonts w:hint="cs"/>
          <w:rtl/>
        </w:rPr>
        <w:t>מדויק</w:t>
      </w:r>
      <w:r>
        <w:rPr>
          <w:rFonts w:hint="cs"/>
          <w:rtl/>
        </w:rPr>
        <w:t xml:space="preserve"> שלהן ו</w:t>
      </w:r>
      <w:r w:rsidR="00F06A3F">
        <w:rPr>
          <w:rFonts w:hint="cs"/>
          <w:rtl/>
        </w:rPr>
        <w:t>עכשיו</w:t>
      </w:r>
      <w:r>
        <w:rPr>
          <w:rFonts w:hint="cs"/>
          <w:rtl/>
        </w:rPr>
        <w:t xml:space="preserve"> אני מנסה לחקוק בזיכרון שלי גוון שכל ימי ליווה אותי בלי ששמתי לב אליו, הן מעט מיימיות יותר משזכרתי.</w:t>
      </w:r>
    </w:p>
    <w:p w14:paraId="46498A68" w14:textId="062D5C1E" w:rsidR="00221299" w:rsidRDefault="00221299" w:rsidP="00250000">
      <w:pPr>
        <w:rPr>
          <w:rtl/>
        </w:rPr>
      </w:pPr>
      <w:r>
        <w:rPr>
          <w:rFonts w:hint="cs"/>
          <w:rtl/>
        </w:rPr>
        <w:t>ו</w:t>
      </w:r>
      <w:r w:rsidR="004C59E0">
        <w:rPr>
          <w:rFonts w:hint="cs"/>
          <w:rtl/>
        </w:rPr>
        <w:t>פתאום</w:t>
      </w:r>
      <w:r>
        <w:rPr>
          <w:rFonts w:hint="cs"/>
          <w:rtl/>
        </w:rPr>
        <w:t xml:space="preserve"> </w:t>
      </w:r>
      <w:r w:rsidR="001C5A04">
        <w:rPr>
          <w:rFonts w:hint="cs"/>
          <w:rtl/>
        </w:rPr>
        <w:t>אימא</w:t>
      </w:r>
      <w:r>
        <w:rPr>
          <w:rFonts w:hint="cs"/>
          <w:rtl/>
        </w:rPr>
        <w:t xml:space="preserve"> אומרת </w:t>
      </w:r>
      <w:r>
        <w:rPr>
          <w:rtl/>
        </w:rPr>
        <w:t>–</w:t>
      </w:r>
      <w:r>
        <w:rPr>
          <w:rFonts w:hint="cs"/>
          <w:rtl/>
        </w:rPr>
        <w:t xml:space="preserve"> אתה מדבר יותר מדי.</w:t>
      </w:r>
    </w:p>
    <w:p w14:paraId="0E4FA0D6" w14:textId="77777777" w:rsidR="00221299" w:rsidRDefault="00221299" w:rsidP="00250000">
      <w:pPr>
        <w:rPr>
          <w:rtl/>
        </w:rPr>
      </w:pPr>
      <w:r>
        <w:rPr>
          <w:rFonts w:hint="cs"/>
          <w:rtl/>
        </w:rPr>
        <w:t xml:space="preserve">היא דיברה! זה לא הטון הרגיל שלה, זאת מעין לחישה צרודה שמגיעה ממעמקי המחילה הזאת, אני מרכין את ראשי קרוב אליה בשביל לשמוע ובאפי עולה ריח מתכתי סבוני אטום </w:t>
      </w:r>
      <w:r>
        <w:rPr>
          <w:rtl/>
        </w:rPr>
        <w:t>–</w:t>
      </w:r>
      <w:r>
        <w:rPr>
          <w:rFonts w:hint="cs"/>
          <w:rtl/>
        </w:rPr>
        <w:t xml:space="preserve"> ריח של מוות.</w:t>
      </w:r>
      <w:r w:rsidR="00F10AE5">
        <w:rPr>
          <w:rFonts w:hint="cs"/>
          <w:rtl/>
        </w:rPr>
        <w:t>]</w:t>
      </w:r>
    </w:p>
    <w:p w14:paraId="1FD9D82F" w14:textId="77777777" w:rsidR="00D43FAF" w:rsidRDefault="00E21F28" w:rsidP="00250000">
      <w:pPr>
        <w:rPr>
          <w:rtl/>
        </w:rPr>
      </w:pPr>
      <w:r>
        <w:rPr>
          <w:rFonts w:hint="cs"/>
          <w:rtl/>
        </w:rPr>
        <w:t>אני לא יודעת איפה לתקוע את זה:</w:t>
      </w:r>
    </w:p>
    <w:p w14:paraId="03473D86" w14:textId="77777777" w:rsidR="00E21F28" w:rsidRDefault="00E21F28" w:rsidP="00E21F28">
      <w:pPr>
        <w:rPr>
          <w:rtl/>
        </w:rPr>
      </w:pPr>
      <w:bookmarkStart w:id="50" w:name="_Toc375909087"/>
      <w:r>
        <w:rPr>
          <w:rFonts w:hint="cs"/>
          <w:rtl/>
        </w:rPr>
        <w:t>המוות לא מפלה [תיאו אמר את זה לגבי אלכס אחרי התאונה!!!]</w:t>
      </w:r>
      <w:bookmarkEnd w:id="50"/>
    </w:p>
    <w:p w14:paraId="5F0FE4DE" w14:textId="001CDAEE" w:rsidR="00E21F28" w:rsidRDefault="00E21F28" w:rsidP="00E21F28">
      <w:pPr>
        <w:rPr>
          <w:rtl/>
        </w:rPr>
      </w:pPr>
      <w:r>
        <w:rPr>
          <w:rFonts w:hint="cs"/>
          <w:rtl/>
        </w:rPr>
        <w:t xml:space="preserve">השכנה לחדר של </w:t>
      </w:r>
      <w:r w:rsidR="008B1B44">
        <w:rPr>
          <w:rFonts w:hint="cs"/>
          <w:rtl/>
        </w:rPr>
        <w:t>סופי</w:t>
      </w:r>
      <w:r>
        <w:rPr>
          <w:rFonts w:hint="cs"/>
          <w:rtl/>
        </w:rPr>
        <w:t xml:space="preserve"> נפטרה. תיאו חשב (אבל לא סיפר לאיש, זה היה עוד אחד מסודותיו האפלים) שזהו הפתרון הטוב ביותר אבל אצלם זה לא מגיע, המוות הוא אורח נחשק שמבקר רק את המוצלחים יותר, המבוקשים יותר.</w:t>
      </w:r>
    </w:p>
    <w:p w14:paraId="7FCBF269" w14:textId="77777777" w:rsidR="00E21F28" w:rsidRDefault="00E21F28" w:rsidP="00E21F28">
      <w:pPr>
        <w:rPr>
          <w:rtl/>
        </w:rPr>
      </w:pPr>
      <w:r>
        <w:rPr>
          <w:rFonts w:hint="cs"/>
          <w:rtl/>
        </w:rPr>
        <w:t>כמה מעט הוא ידע על המוות באותו זמן!</w:t>
      </w:r>
    </w:p>
    <w:p w14:paraId="306B486D" w14:textId="73E85ED8" w:rsidR="007C3F31" w:rsidRDefault="00E21F28" w:rsidP="00250000">
      <w:pPr>
        <w:rPr>
          <w:rtl/>
        </w:rPr>
      </w:pPr>
      <w:r>
        <w:rPr>
          <w:rFonts w:hint="cs"/>
          <w:rtl/>
        </w:rPr>
        <w:t>המוות לא מפלה, המוות חושק בכולם.</w:t>
      </w:r>
    </w:p>
    <w:p w14:paraId="348B7A1B" w14:textId="65D83E8A" w:rsidR="00047BCB" w:rsidRDefault="00047BCB" w:rsidP="00250000">
      <w:pPr>
        <w:rPr>
          <w:rtl/>
        </w:rPr>
      </w:pPr>
    </w:p>
    <w:p w14:paraId="33E42114" w14:textId="6061B763" w:rsidR="00047BCB" w:rsidRDefault="00047BCB" w:rsidP="00250000">
      <w:pPr>
        <w:rPr>
          <w:rtl/>
        </w:rPr>
      </w:pPr>
      <w:r>
        <w:rPr>
          <w:rFonts w:hint="cs"/>
          <w:rtl/>
        </w:rPr>
        <w:t>עוד הערה עצומה: אחרי התאונה סופי עדיין בהכרה.</w:t>
      </w:r>
    </w:p>
    <w:p w14:paraId="1FC53226" w14:textId="5F28C1D4" w:rsidR="00047BCB" w:rsidRDefault="00A4659F" w:rsidP="00250000">
      <w:pPr>
        <w:rPr>
          <w:rtl/>
        </w:rPr>
      </w:pPr>
      <w:r>
        <w:rPr>
          <w:rFonts w:hint="cs"/>
          <w:rtl/>
        </w:rPr>
        <w:t>רק אלכס לא, ואכן די ברור שהוא ימות.</w:t>
      </w:r>
    </w:p>
    <w:p w14:paraId="39A0D40F" w14:textId="07CB5124" w:rsidR="00A4659F" w:rsidRDefault="00A4659F" w:rsidP="00250000">
      <w:pPr>
        <w:rPr>
          <w:rtl/>
        </w:rPr>
      </w:pPr>
      <w:r>
        <w:rPr>
          <w:rFonts w:hint="cs"/>
          <w:rtl/>
        </w:rPr>
        <w:t>רק כמה ימים אח"כ, אולי איזה קריש דם משתחרר [</w:t>
      </w:r>
      <w:r>
        <w:t>dislodged</w:t>
      </w:r>
      <w:r>
        <w:rPr>
          <w:rFonts w:hint="cs"/>
          <w:rtl/>
        </w:rPr>
        <w:t>] מהיכנשהו אצלה בגוף בגלל ההריון, וזה מה שמוביל לאובדן הכרה ולהיותה צמח.</w:t>
      </w:r>
    </w:p>
    <w:p w14:paraId="1DF487A7" w14:textId="08EBC86F" w:rsidR="00A4659F" w:rsidRDefault="00A4659F" w:rsidP="00250000">
      <w:pPr>
        <w:rPr>
          <w:rtl/>
        </w:rPr>
      </w:pPr>
      <w:r>
        <w:rPr>
          <w:rFonts w:hint="cs"/>
          <w:rtl/>
        </w:rPr>
        <w:lastRenderedPageBreak/>
        <w:t>אבל בהתחלה היא בהכרה ואומרת להורים משהו... עצובה [</w:t>
      </w:r>
      <w:r>
        <w:t>devastated</w:t>
      </w:r>
      <w:r>
        <w:rPr>
          <w:rFonts w:hint="cs"/>
          <w:rtl/>
        </w:rPr>
        <w:t>] בגלל מה שקרה עם אלכס... מדברת בעיקר על ההריון ועל זה שלבת שלה לא נגרם נזק... הדבר האחרון שהיא אומרת: סליחה שנשכתי אותו.</w:t>
      </w:r>
    </w:p>
    <w:p w14:paraId="04E3C7E8" w14:textId="0295E17F" w:rsidR="00047BCB" w:rsidRDefault="00047BCB" w:rsidP="00250000">
      <w:pPr>
        <w:rPr>
          <w:rtl/>
        </w:rPr>
      </w:pPr>
    </w:p>
    <w:p w14:paraId="4AF8753E" w14:textId="38B69688" w:rsidR="00976ABC" w:rsidRDefault="00976ABC" w:rsidP="00250000">
      <w:pPr>
        <w:rPr>
          <w:rtl/>
        </w:rPr>
      </w:pPr>
    </w:p>
    <w:p w14:paraId="4FB9A311" w14:textId="07A1DFF4" w:rsidR="00976ABC" w:rsidRDefault="00976ABC" w:rsidP="00250000">
      <w:pPr>
        <w:rPr>
          <w:rtl/>
        </w:rPr>
      </w:pPr>
      <w:r>
        <w:rPr>
          <w:rFonts w:hint="cs"/>
          <w:rtl/>
        </w:rPr>
        <w:t xml:space="preserve">להביא כאן או אחרי הפרידה מארקדי את האריה של המקהלה מהאופרה של מוצרט </w:t>
      </w:r>
      <w:r>
        <w:t>Idomeneo Act 3</w:t>
      </w:r>
      <w:r>
        <w:rPr>
          <w:rFonts w:hint="cs"/>
          <w:rtl/>
        </w:rPr>
        <w:t xml:space="preserve"> לאחר שהאב מתוודה שעל-פי הנדר שלו, בנו אמור להיות מוקרב לעולה:</w:t>
      </w:r>
    </w:p>
    <w:p w14:paraId="75811566" w14:textId="0D73EF1E" w:rsidR="00976ABC" w:rsidRDefault="00976ABC" w:rsidP="00976ABC">
      <w:pPr>
        <w:bidi w:val="0"/>
      </w:pPr>
      <w:r>
        <w:t>Behold the anguish of a father who must slay his own son</w:t>
      </w:r>
    </w:p>
    <w:p w14:paraId="33A917CF" w14:textId="1B0ED52F" w:rsidR="00976ABC" w:rsidRDefault="00976ABC" w:rsidP="00976ABC">
      <w:pPr>
        <w:bidi w:val="0"/>
      </w:pPr>
      <w:r>
        <w:t>O most terrible vow</w:t>
      </w:r>
    </w:p>
    <w:p w14:paraId="231538A7" w14:textId="68193DAC" w:rsidR="00976ABC" w:rsidRDefault="00976ABC" w:rsidP="00976ABC">
      <w:pPr>
        <w:bidi w:val="0"/>
      </w:pPr>
      <w:r>
        <w:t>Most fearful sight</w:t>
      </w:r>
    </w:p>
    <w:p w14:paraId="2B5FEBDE" w14:textId="3162113B" w:rsidR="00976ABC" w:rsidRDefault="00976ABC" w:rsidP="00976ABC">
      <w:pPr>
        <w:bidi w:val="0"/>
      </w:pPr>
      <w:r>
        <w:t>Now death reigns over all</w:t>
      </w:r>
    </w:p>
    <w:p w14:paraId="2777937E" w14:textId="6A02A1CA" w:rsidR="00976ABC" w:rsidRDefault="00976ABC" w:rsidP="00976ABC">
      <w:pPr>
        <w:bidi w:val="0"/>
      </w:pPr>
      <w:r>
        <w:t>Death flings wide the gates of the cruel abyss</w:t>
      </w:r>
    </w:p>
    <w:p w14:paraId="0205B94C" w14:textId="62740A94" w:rsidR="00976ABC" w:rsidRDefault="00976ABC" w:rsidP="00976ABC">
      <w:pPr>
        <w:bidi w:val="0"/>
      </w:pPr>
      <w:r>
        <w:t>O merciful heaven – O cielo clemente</w:t>
      </w:r>
    </w:p>
    <w:p w14:paraId="18C6B140" w14:textId="5CD64A68" w:rsidR="00976ABC" w:rsidRDefault="00976ABC" w:rsidP="00976ABC">
      <w:pPr>
        <w:bidi w:val="0"/>
      </w:pPr>
      <w:r>
        <w:t>The son is a</w:t>
      </w:r>
      <w:r w:rsidR="00EB42E0">
        <w:t>n innocent</w:t>
      </w:r>
      <w:r>
        <w:t xml:space="preserve"> victim of a merciless vow</w:t>
      </w:r>
    </w:p>
    <w:p w14:paraId="23F154C5" w14:textId="6E9CF033" w:rsidR="00EB42E0" w:rsidRDefault="00EB42E0" w:rsidP="00EB42E0">
      <w:pPr>
        <w:bidi w:val="0"/>
      </w:pPr>
      <w:r>
        <w:t>O most terrible vow</w:t>
      </w:r>
    </w:p>
    <w:p w14:paraId="15B7D721" w14:textId="4E7A4335" w:rsidR="00EB42E0" w:rsidRDefault="00EB42E0" w:rsidP="00EB42E0">
      <w:pPr>
        <w:bidi w:val="0"/>
      </w:pPr>
      <w:r>
        <w:t>Most fearful sight</w:t>
      </w:r>
    </w:p>
    <w:p w14:paraId="4371301B" w14:textId="2C5D367E" w:rsidR="00EB42E0" w:rsidRDefault="00EB42E0" w:rsidP="00EB42E0">
      <w:pPr>
        <w:bidi w:val="0"/>
      </w:pPr>
      <w:r>
        <w:t>“Solemna cruel”</w:t>
      </w:r>
    </w:p>
    <w:p w14:paraId="69C89147" w14:textId="1D70C999" w:rsidR="00EB42E0" w:rsidRDefault="00650B2A" w:rsidP="00650B2A">
      <w:pPr>
        <w:rPr>
          <w:rtl/>
        </w:rPr>
      </w:pPr>
      <w:r>
        <w:rPr>
          <w:rFonts w:hint="cs"/>
          <w:rtl/>
        </w:rPr>
        <w:t>תחינה לימים שקטים (האריה הבאה באדומינאו): השב את רוחות הסערה למערותיהן...</w:t>
      </w:r>
    </w:p>
    <w:p w14:paraId="186666AB" w14:textId="3B51B35D" w:rsidR="00976ABC" w:rsidRDefault="00976ABC" w:rsidP="00F1280D">
      <w:pPr>
        <w:rPr>
          <w:rtl/>
        </w:rPr>
      </w:pPr>
    </w:p>
    <w:p w14:paraId="485ABCD8" w14:textId="5F8F0B90" w:rsidR="00F1280D" w:rsidRDefault="00F1280D" w:rsidP="00F1280D">
      <w:pPr>
        <w:rPr>
          <w:rtl/>
        </w:rPr>
      </w:pPr>
      <w:r>
        <w:rPr>
          <w:rFonts w:hint="cs"/>
          <w:rtl/>
        </w:rPr>
        <w:t>הסיפורים שאנשים מספרים לעצמם:</w:t>
      </w:r>
    </w:p>
    <w:p w14:paraId="0DBB8907" w14:textId="5358B13A" w:rsidR="00F1280D" w:rsidRDefault="00F1280D" w:rsidP="00F1280D">
      <w:pPr>
        <w:rPr>
          <w:rtl/>
        </w:rPr>
      </w:pPr>
      <w:r>
        <w:rPr>
          <w:rFonts w:hint="cs"/>
          <w:rtl/>
        </w:rPr>
        <w:t>נניח שאתה הולך על חוף ימה של כרתים, ופתאום פוגש האדם שניצל מספינה טרופה ומתברר שהוא אביך האובד!</w:t>
      </w:r>
      <w:r w:rsidR="009D2D3D">
        <w:rPr>
          <w:rFonts w:hint="cs"/>
          <w:rtl/>
        </w:rPr>
        <w:t xml:space="preserve"> אך במקום שיסתער עליך בחיבוקים הוא נרתיע ממך, ואף בורח ומאחל לך שלא תפגשו יותר [זה בערך העלילה של אידומינאו וגם מהמיתולוגיה היוונית] </w:t>
      </w:r>
      <w:r w:rsidR="009D2D3D">
        <w:rPr>
          <w:rtl/>
        </w:rPr>
        <w:t>–</w:t>
      </w:r>
      <w:r w:rsidR="009D2D3D">
        <w:rPr>
          <w:rFonts w:hint="cs"/>
          <w:rtl/>
        </w:rPr>
        <w:t xml:space="preserve"> איך סביר את זה לעצמך?</w:t>
      </w:r>
    </w:p>
    <w:p w14:paraId="0C93F0F0" w14:textId="74FB8A7D" w:rsidR="009D2D3D" w:rsidRDefault="009D2D3D" w:rsidP="00F1280D">
      <w:pPr>
        <w:rPr>
          <w:rtl/>
        </w:rPr>
      </w:pPr>
      <w:r>
        <w:rPr>
          <w:rFonts w:hint="cs"/>
          <w:rtl/>
        </w:rPr>
        <w:t>אתה בטוח שהוא אדם רע או שגילה בך את הרע שניסית לשוא להסתיר מעין בוחנת כל השנים והנה הוא חשף את אותו הרע שבך. אתה מתקומם, אתה נאבק, אתה מתמוטט.</w:t>
      </w:r>
    </w:p>
    <w:p w14:paraId="289ABF5C" w14:textId="29609F2C" w:rsidR="009D2D3D" w:rsidRDefault="009D2D3D" w:rsidP="00F1280D">
      <w:pPr>
        <w:rPr>
          <w:rtl/>
        </w:rPr>
      </w:pPr>
      <w:r>
        <w:rPr>
          <w:rFonts w:hint="cs"/>
          <w:rtl/>
        </w:rPr>
        <w:t>אבל יש עוד סיפור: הוא נדר שאם ישרוד את הסערה בים, הוא יקריב לעולה את האדם הראשון שיראה לאחר שינצל. והנה האדם הראשון היה בנו האובד שלא ראה מזה שנים</w:t>
      </w:r>
    </w:p>
    <w:p w14:paraId="7AC7350B" w14:textId="1586506E" w:rsidR="009D2D3D" w:rsidRDefault="009D2D3D" w:rsidP="00F1280D">
      <w:r>
        <w:rPr>
          <w:rFonts w:hint="cs"/>
          <w:rtl/>
        </w:rPr>
        <w:t>עכשו כל הסיפור מסודר לך בראש, ואתה מקבל את מותך</w:t>
      </w:r>
      <w:r w:rsidR="0092466B">
        <w:rPr>
          <w:rFonts w:hint="cs"/>
          <w:rtl/>
        </w:rPr>
        <w:t xml:space="preserve"> בידי אביך</w:t>
      </w:r>
      <w:r>
        <w:rPr>
          <w:rFonts w:hint="cs"/>
          <w:rtl/>
        </w:rPr>
        <w:t xml:space="preserve"> בשלווה, בהשלמה, באהבה.</w:t>
      </w:r>
    </w:p>
    <w:p w14:paraId="43EFA6F4" w14:textId="5BE4ABBE" w:rsidR="00976ABC" w:rsidRDefault="00976ABC" w:rsidP="00250000">
      <w:pPr>
        <w:rPr>
          <w:rtl/>
        </w:rPr>
      </w:pPr>
    </w:p>
    <w:p w14:paraId="6E9D6E57" w14:textId="1A5C4343" w:rsidR="00976ABC" w:rsidRDefault="00976ABC" w:rsidP="00250000">
      <w:pPr>
        <w:rPr>
          <w:rtl/>
        </w:rPr>
      </w:pPr>
    </w:p>
    <w:p w14:paraId="608D0ED2" w14:textId="77777777" w:rsidR="00976ABC" w:rsidRDefault="00976ABC" w:rsidP="00250000">
      <w:pPr>
        <w:rPr>
          <w:rtl/>
        </w:rPr>
      </w:pPr>
    </w:p>
    <w:p w14:paraId="1EC64C46" w14:textId="77777777" w:rsidR="007C3F31" w:rsidRPr="0044357B" w:rsidRDefault="007C3F31" w:rsidP="00322FD3">
      <w:pPr>
        <w:pStyle w:val="Heading2"/>
        <w:rPr>
          <w:rtl/>
        </w:rPr>
      </w:pPr>
      <w:bookmarkStart w:id="51" w:name="_Toc297351153"/>
      <w:bookmarkStart w:id="52" w:name="_Toc322023171"/>
      <w:bookmarkStart w:id="53" w:name="_Toc299174457"/>
      <w:bookmarkStart w:id="54" w:name="_Toc408762898"/>
      <w:r>
        <w:t>Neue Bahnen</w:t>
      </w:r>
      <w:bookmarkEnd w:id="51"/>
      <w:bookmarkEnd w:id="52"/>
      <w:bookmarkEnd w:id="53"/>
      <w:bookmarkEnd w:id="54"/>
    </w:p>
    <w:p w14:paraId="3868E8A1" w14:textId="77777777" w:rsidR="007C3F31" w:rsidRPr="008E6241" w:rsidRDefault="007C3F31" w:rsidP="007C3F31">
      <w:pPr>
        <w:rPr>
          <w:rtl/>
        </w:rPr>
      </w:pPr>
      <w:r w:rsidRPr="008E6241">
        <w:rPr>
          <w:rFonts w:hint="cs"/>
          <w:rtl/>
        </w:rPr>
        <w:t>[הערה עצומה:</w:t>
      </w:r>
    </w:p>
    <w:p w14:paraId="2BB1421B" w14:textId="5EE8E8F0" w:rsidR="007C3F31" w:rsidRDefault="007C3F31" w:rsidP="007C3F31">
      <w:pPr>
        <w:rPr>
          <w:rtl/>
        </w:rPr>
      </w:pPr>
      <w:r w:rsidRPr="008E6241">
        <w:rPr>
          <w:rFonts w:hint="cs"/>
          <w:rtl/>
        </w:rPr>
        <w:lastRenderedPageBreak/>
        <w:t>לאחר שנת ה-</w:t>
      </w:r>
      <w:r w:rsidRPr="008E6241">
        <w:t>relocation</w:t>
      </w:r>
      <w:r w:rsidRPr="008E6241">
        <w:rPr>
          <w:rFonts w:hint="cs"/>
          <w:rtl/>
        </w:rPr>
        <w:t xml:space="preserve"> ל</w:t>
      </w:r>
      <w:r w:rsidR="004D7433">
        <w:rPr>
          <w:rFonts w:hint="cs"/>
          <w:rtl/>
        </w:rPr>
        <w:t>ניסיון</w:t>
      </w:r>
      <w:r w:rsidRPr="008E6241">
        <w:rPr>
          <w:rFonts w:hint="cs"/>
          <w:rtl/>
        </w:rPr>
        <w:t xml:space="preserve"> של הוריו של אלכס, תיאו היה אמור להתחיל ללמוד בג'וליארד תחת מלגה מלאה, וכמובן שכל זה נהרס לו.</w:t>
      </w:r>
    </w:p>
    <w:p w14:paraId="4A41C293" w14:textId="0EDCFA39" w:rsidR="007C3F31" w:rsidRDefault="007C3F31" w:rsidP="007C3F31">
      <w:pPr>
        <w:rPr>
          <w:rtl/>
        </w:rPr>
      </w:pPr>
      <w:r>
        <w:rPr>
          <w:rFonts w:hint="cs"/>
          <w:rtl/>
        </w:rPr>
        <w:t xml:space="preserve">לכן נקרא לפרק הזה </w:t>
      </w:r>
      <w:r>
        <w:rPr>
          <w:rtl/>
        </w:rPr>
        <w:t>–</w:t>
      </w:r>
      <w:r>
        <w:rPr>
          <w:rFonts w:hint="cs"/>
          <w:rtl/>
        </w:rPr>
        <w:t xml:space="preserve"> </w:t>
      </w:r>
      <w:r>
        <w:t>New Paths</w:t>
      </w:r>
      <w:r>
        <w:rPr>
          <w:rFonts w:hint="cs"/>
          <w:rtl/>
        </w:rPr>
        <w:t>, ע"ש הכיוון החדש שבטהובן בחר לקחת ב</w:t>
      </w:r>
      <w:r w:rsidR="001C5A04">
        <w:rPr>
          <w:rFonts w:hint="cs"/>
          <w:rtl/>
        </w:rPr>
        <w:t>מוזיקה</w:t>
      </w:r>
      <w:r>
        <w:rPr>
          <w:rFonts w:hint="cs"/>
          <w:rtl/>
        </w:rPr>
        <w:t>.</w:t>
      </w:r>
      <w:r w:rsidRPr="008E6241">
        <w:rPr>
          <w:rFonts w:hint="cs"/>
          <w:rtl/>
        </w:rPr>
        <w:t>]</w:t>
      </w:r>
    </w:p>
    <w:p w14:paraId="57D26727" w14:textId="77777777" w:rsidR="007C3F31" w:rsidRDefault="007C3F31" w:rsidP="007C3F31">
      <w:pPr>
        <w:rPr>
          <w:rtl/>
        </w:rPr>
      </w:pPr>
      <w:r>
        <w:rPr>
          <w:rFonts w:hint="cs"/>
          <w:rtl/>
        </w:rPr>
        <w:t>[הערה עוד יותר עצומה: הפרק הזה לא נמצא במקום כי הוא כביכול 5 ימים לאחר התאונה]</w:t>
      </w:r>
    </w:p>
    <w:p w14:paraId="3DCC36A2" w14:textId="77777777" w:rsidR="007C3F31" w:rsidRDefault="00670716" w:rsidP="00670716">
      <w:pPr>
        <w:rPr>
          <w:rtl/>
        </w:rPr>
      </w:pPr>
      <w:r>
        <w:rPr>
          <w:rFonts w:hint="cs"/>
          <w:rtl/>
        </w:rPr>
        <w:t>דרכים חדשות</w:t>
      </w:r>
      <w:r w:rsidR="007C3F31">
        <w:rPr>
          <w:rFonts w:hint="cs"/>
          <w:rtl/>
        </w:rPr>
        <w:t xml:space="preserve"> </w:t>
      </w:r>
      <w:r>
        <w:rPr>
          <w:rFonts w:hint="cs"/>
          <w:rtl/>
        </w:rPr>
        <w:t xml:space="preserve">נפתחו </w:t>
      </w:r>
      <w:r w:rsidR="007C3F31">
        <w:rPr>
          <w:rFonts w:hint="cs"/>
          <w:rtl/>
        </w:rPr>
        <w:t>וה</w:t>
      </w:r>
      <w:r>
        <w:rPr>
          <w:rFonts w:hint="cs"/>
          <w:rtl/>
        </w:rPr>
        <w:t>ן אינן מובילות</w:t>
      </w:r>
      <w:r w:rsidR="007C3F31">
        <w:rPr>
          <w:rFonts w:hint="cs"/>
          <w:rtl/>
        </w:rPr>
        <w:t xml:space="preserve"> לקרטיס</w:t>
      </w:r>
      <w:r w:rsidR="004E7735">
        <w:rPr>
          <w:rFonts w:hint="cs"/>
          <w:rtl/>
        </w:rPr>
        <w:t>,</w:t>
      </w:r>
      <w:r w:rsidR="007C3F31">
        <w:rPr>
          <w:rFonts w:hint="cs"/>
          <w:rtl/>
        </w:rPr>
        <w:t xml:space="preserve"> שם הובטח מקומו של תיאו במילגה חלקית. ה</w:t>
      </w:r>
      <w:r>
        <w:rPr>
          <w:rFonts w:hint="cs"/>
          <w:rtl/>
        </w:rPr>
        <w:t>ן</w:t>
      </w:r>
      <w:r w:rsidR="007C3F31">
        <w:rPr>
          <w:rFonts w:hint="cs"/>
          <w:rtl/>
        </w:rPr>
        <w:t xml:space="preserve"> לא מוביל</w:t>
      </w:r>
      <w:r>
        <w:rPr>
          <w:rFonts w:hint="cs"/>
          <w:rtl/>
        </w:rPr>
        <w:t>ות</w:t>
      </w:r>
      <w:r w:rsidR="007C3F31">
        <w:rPr>
          <w:rFonts w:hint="cs"/>
          <w:rtl/>
        </w:rPr>
        <w:t xml:space="preserve"> לג'וליארד.</w:t>
      </w:r>
    </w:p>
    <w:p w14:paraId="5E58BB2B" w14:textId="7CD7324E" w:rsidR="007C3F31" w:rsidRPr="00CD067C" w:rsidRDefault="007C3F31" w:rsidP="007C3F31">
      <w:pPr>
        <w:rPr>
          <w:rtl/>
        </w:rPr>
      </w:pPr>
      <w:r w:rsidRPr="00CD067C">
        <w:rPr>
          <w:rtl/>
        </w:rPr>
        <w:t>כש</w:t>
      </w:r>
      <w:r w:rsidR="001C5A04">
        <w:rPr>
          <w:rtl/>
        </w:rPr>
        <w:t>אימא</w:t>
      </w:r>
      <w:r w:rsidRPr="00CD067C">
        <w:rPr>
          <w:rtl/>
        </w:rPr>
        <w:t xml:space="preserve"> ואבא בבי</w:t>
      </w:r>
      <w:r w:rsidR="004E7735">
        <w:rPr>
          <w:rtl/>
        </w:rPr>
        <w:t xml:space="preserve">ת, </w:t>
      </w:r>
      <w:r w:rsidR="004E7735">
        <w:rPr>
          <w:rFonts w:hint="cs"/>
          <w:rtl/>
        </w:rPr>
        <w:t>מגיעים</w:t>
      </w:r>
      <w:r w:rsidRPr="00CD067C">
        <w:rPr>
          <w:rtl/>
        </w:rPr>
        <w:t xml:space="preserve"> המו</w:t>
      </w:r>
      <w:r w:rsidRPr="00CD067C">
        <w:rPr>
          <w:rFonts w:hint="cs"/>
          <w:rtl/>
        </w:rPr>
        <w:t>ני</w:t>
      </w:r>
      <w:r w:rsidRPr="00CD067C">
        <w:rPr>
          <w:rtl/>
        </w:rPr>
        <w:t xml:space="preserve"> מבקרים.</w:t>
      </w:r>
    </w:p>
    <w:p w14:paraId="0D11440E" w14:textId="4D9B8E97" w:rsidR="004E7735" w:rsidRDefault="007C3F31" w:rsidP="004E7735">
      <w:pPr>
        <w:rPr>
          <w:rtl/>
        </w:rPr>
      </w:pPr>
      <w:r w:rsidRPr="00CD067C">
        <w:rPr>
          <w:rFonts w:hint="cs"/>
          <w:rtl/>
        </w:rPr>
        <w:t>תיאו</w:t>
      </w:r>
      <w:r w:rsidRPr="00CD067C">
        <w:rPr>
          <w:rtl/>
        </w:rPr>
        <w:t xml:space="preserve"> הרים את מכסה המקלדת והוריד אותו מייד. כש</w:t>
      </w:r>
      <w:r w:rsidR="001C5A04">
        <w:rPr>
          <w:rtl/>
        </w:rPr>
        <w:t>אימא</w:t>
      </w:r>
      <w:r w:rsidRPr="00CD067C">
        <w:rPr>
          <w:rtl/>
        </w:rPr>
        <w:t xml:space="preserve"> </w:t>
      </w:r>
      <w:r w:rsidR="00670716">
        <w:rPr>
          <w:rFonts w:hint="cs"/>
          <w:rtl/>
        </w:rPr>
        <w:t>ה</w:t>
      </w:r>
      <w:r w:rsidRPr="00CD067C">
        <w:rPr>
          <w:rtl/>
        </w:rPr>
        <w:t>ביטה לעברו בעיניים רטובות, ה</w:t>
      </w:r>
      <w:r w:rsidR="00C1673E">
        <w:rPr>
          <w:rtl/>
        </w:rPr>
        <w:t>וא נצמד לקיר באימה, עד ש</w:t>
      </w:r>
      <w:r w:rsidR="00C1673E">
        <w:rPr>
          <w:rFonts w:hint="cs"/>
          <w:rtl/>
        </w:rPr>
        <w:t>נוכח</w:t>
      </w:r>
      <w:r w:rsidRPr="00CD067C">
        <w:rPr>
          <w:rtl/>
        </w:rPr>
        <w:t xml:space="preserve"> שאינה רואה אותו כלל. </w:t>
      </w:r>
      <w:r w:rsidR="004E7735" w:rsidRPr="00CD067C">
        <w:rPr>
          <w:rtl/>
        </w:rPr>
        <w:t xml:space="preserve">הוא </w:t>
      </w:r>
      <w:r w:rsidR="004E7735">
        <w:rPr>
          <w:rFonts w:hint="cs"/>
          <w:rtl/>
        </w:rPr>
        <w:t>פשט</w:t>
      </w:r>
      <w:r w:rsidR="004E7735" w:rsidRPr="00CD067C">
        <w:rPr>
          <w:rtl/>
        </w:rPr>
        <w:t xml:space="preserve"> רגליים על הספה ואיש לא העיר לו. הוא שתה חלב ישר מהקרטון. את ידו הפנויה דחף דרך פתח הראש של החולצה, מרחיב אותו ומסמרטט אבל איש </w:t>
      </w:r>
      <w:r w:rsidR="004E7735">
        <w:rPr>
          <w:rtl/>
        </w:rPr>
        <w:t>לא גער בו. אצבעות ידו ריחפו על פיטמ</w:t>
      </w:r>
      <w:r w:rsidR="004E7735">
        <w:rPr>
          <w:rFonts w:hint="cs"/>
          <w:rtl/>
        </w:rPr>
        <w:t>תו</w:t>
      </w:r>
      <w:r w:rsidR="004E7735">
        <w:rPr>
          <w:rtl/>
        </w:rPr>
        <w:t xml:space="preserve"> הזעירה</w:t>
      </w:r>
      <w:r w:rsidR="004E7735" w:rsidRPr="00CD067C">
        <w:rPr>
          <w:rtl/>
        </w:rPr>
        <w:t>, מלטפות אותה בעודן ממתינות לקלידים.</w:t>
      </w:r>
    </w:p>
    <w:p w14:paraId="6A6C81FC" w14:textId="0B9029A6" w:rsidR="007C3F31" w:rsidRPr="00CD067C" w:rsidRDefault="007C3F31" w:rsidP="00847B54">
      <w:pPr>
        <w:rPr>
          <w:rtl/>
        </w:rPr>
      </w:pPr>
      <w:r w:rsidRPr="00CD067C">
        <w:rPr>
          <w:rtl/>
        </w:rPr>
        <w:t>הוילונות בסלון התנופפו ברוח הלילה כי איש ל</w:t>
      </w:r>
      <w:r>
        <w:rPr>
          <w:rtl/>
        </w:rPr>
        <w:t xml:space="preserve">א טרח לסגור את החלונות. אבא </w:t>
      </w:r>
      <w:r w:rsidR="00847B54">
        <w:rPr>
          <w:rFonts w:hint="cs"/>
          <w:rtl/>
        </w:rPr>
        <w:t>ה</w:t>
      </w:r>
      <w:r w:rsidR="00847B54" w:rsidRPr="00CD067C">
        <w:rPr>
          <w:rtl/>
        </w:rPr>
        <w:t>סתובב</w:t>
      </w:r>
      <w:r w:rsidR="00847B54">
        <w:rPr>
          <w:rFonts w:hint="cs"/>
          <w:rtl/>
        </w:rPr>
        <w:t xml:space="preserve"> </w:t>
      </w:r>
      <w:r w:rsidRPr="00CD067C">
        <w:rPr>
          <w:rtl/>
        </w:rPr>
        <w:t xml:space="preserve">בסלון, </w:t>
      </w:r>
      <w:r w:rsidR="00847B54">
        <w:rPr>
          <w:rFonts w:hint="cs"/>
          <w:rtl/>
        </w:rPr>
        <w:t>סר ל</w:t>
      </w:r>
      <w:r w:rsidRPr="00CD067C">
        <w:rPr>
          <w:rtl/>
        </w:rPr>
        <w:t xml:space="preserve">מטבח, הברז נפתח ונסגר, </w:t>
      </w:r>
      <w:r w:rsidR="00F06A3F">
        <w:rPr>
          <w:rtl/>
        </w:rPr>
        <w:t>עכשיו</w:t>
      </w:r>
      <w:r w:rsidRPr="00CD067C">
        <w:rPr>
          <w:rtl/>
        </w:rPr>
        <w:t xml:space="preserve"> המקרר, כבר ארבע לפנות בוקר. תיאו הביט בהתרחשויות מהכורסה הגדולה שבה היה מכורבל מזה שעות רבות. הוא נשף על גב כף ימין. </w:t>
      </w:r>
      <w:r w:rsidR="00EE553A">
        <w:rPr>
          <w:rtl/>
        </w:rPr>
        <w:t>אחר כך</w:t>
      </w:r>
      <w:r w:rsidRPr="00CD067C">
        <w:rPr>
          <w:rtl/>
        </w:rPr>
        <w:t xml:space="preserve"> על גב כף שמאל, לאיזון.</w:t>
      </w:r>
    </w:p>
    <w:p w14:paraId="5FC38387" w14:textId="3E8D8671" w:rsidR="007C3F31" w:rsidRPr="00CD067C" w:rsidRDefault="007C3F31" w:rsidP="00847B54">
      <w:pPr>
        <w:rPr>
          <w:rtl/>
        </w:rPr>
      </w:pPr>
      <w:r w:rsidRPr="00CD067C">
        <w:rPr>
          <w:rtl/>
        </w:rPr>
        <w:t>בשישי בבוקר הבית היה ריק</w:t>
      </w:r>
      <w:r w:rsidR="00F278E2">
        <w:rPr>
          <w:rFonts w:hint="cs"/>
          <w:rtl/>
        </w:rPr>
        <w:t>, רק תיאו</w:t>
      </w:r>
      <w:r w:rsidRPr="00CD067C">
        <w:rPr>
          <w:rtl/>
        </w:rPr>
        <w:t xml:space="preserve"> </w:t>
      </w:r>
      <w:r w:rsidR="00F278E2">
        <w:rPr>
          <w:rFonts w:hint="cs"/>
          <w:rtl/>
        </w:rPr>
        <w:t>ו</w:t>
      </w:r>
      <w:r w:rsidRPr="00CD067C">
        <w:rPr>
          <w:rtl/>
        </w:rPr>
        <w:t xml:space="preserve">הפסנתר. הוא שוטט </w:t>
      </w:r>
      <w:r>
        <w:rPr>
          <w:rtl/>
        </w:rPr>
        <w:t xml:space="preserve">באינטרנט. כשהגיעה העת לנגן, </w:t>
      </w:r>
      <w:r w:rsidRPr="00CD067C">
        <w:rPr>
          <w:rtl/>
        </w:rPr>
        <w:t>הוא שכב במיטה</w:t>
      </w:r>
      <w:r w:rsidR="00524200">
        <w:rPr>
          <w:rFonts w:hint="cs"/>
          <w:rtl/>
        </w:rPr>
        <w:t>,</w:t>
      </w:r>
      <w:r w:rsidRPr="00CD067C">
        <w:rPr>
          <w:rtl/>
        </w:rPr>
        <w:t xml:space="preserve"> </w:t>
      </w:r>
      <w:r w:rsidR="00524200">
        <w:rPr>
          <w:rFonts w:hint="cs"/>
          <w:rtl/>
        </w:rPr>
        <w:t>התכסה</w:t>
      </w:r>
      <w:r w:rsidRPr="00CD067C">
        <w:rPr>
          <w:rtl/>
        </w:rPr>
        <w:t xml:space="preserve"> בשמיכה עד הראש ונגע בעצמו, הוא הצליח לספוח</w:t>
      </w:r>
      <w:r w:rsidR="00483BB1">
        <w:rPr>
          <w:rtl/>
        </w:rPr>
        <w:t xml:space="preserve"> הכול </w:t>
      </w:r>
      <w:r w:rsidRPr="00CD067C">
        <w:rPr>
          <w:rtl/>
        </w:rPr>
        <w:t>עם טישו. הוא השתדל הפעם לא להגעל, הוא לא רוצה להפוך למוזר. מיוחד כן, אבל לא מוזר ומתוסבך ולכן הרשה לעצמו להכנע לדחפים האלה שמבוארים בספרים עם הדיאגרמות, הספרים שנכתבו בידי מומחים לנושא, בקיאים בתיאו, שורות של תעודות תלויות על קירות ביתם ל</w:t>
      </w:r>
      <w:r w:rsidR="00847B54">
        <w:rPr>
          <w:rFonts w:hint="cs"/>
          <w:rtl/>
        </w:rPr>
        <w:t>רגל</w:t>
      </w:r>
      <w:r w:rsidRPr="00CD067C">
        <w:rPr>
          <w:rtl/>
        </w:rPr>
        <w:t xml:space="preserve"> היותם ברי</w:t>
      </w:r>
      <w:r w:rsidR="00847B54">
        <w:rPr>
          <w:rFonts w:hint="cs"/>
          <w:rtl/>
        </w:rPr>
        <w:t>-</w:t>
      </w:r>
      <w:r w:rsidRPr="00CD067C">
        <w:rPr>
          <w:rtl/>
        </w:rPr>
        <w:t>סמכא בתיאו</w:t>
      </w:r>
      <w:r w:rsidR="003707E7">
        <w:rPr>
          <w:rFonts w:hint="cs"/>
          <w:rtl/>
        </w:rPr>
        <w:t>.</w:t>
      </w:r>
      <w:r w:rsidRPr="00CD067C">
        <w:rPr>
          <w:rtl/>
        </w:rPr>
        <w:t xml:space="preserve"> זה לא ייתכן</w:t>
      </w:r>
      <w:r w:rsidR="003707E7">
        <w:rPr>
          <w:rFonts w:hint="cs"/>
          <w:rtl/>
        </w:rPr>
        <w:t>,</w:t>
      </w:r>
      <w:r w:rsidRPr="00CD067C">
        <w:rPr>
          <w:rtl/>
        </w:rPr>
        <w:t xml:space="preserve"> כי מה שעובר עליו לוחות טקטוניים נעים זה מול זה ברחש חורש רע במעמקים, מבצרים מתמוטטים הרים קורסים מסתכמים בד</w:t>
      </w:r>
      <w:r>
        <w:rPr>
          <w:rtl/>
        </w:rPr>
        <w:t>יאגרמות עם ציורי חתך</w:t>
      </w:r>
      <w:r>
        <w:rPr>
          <w:rFonts w:hint="cs"/>
          <w:rtl/>
        </w:rPr>
        <w:t xml:space="preserve"> מפורטים</w:t>
      </w:r>
      <w:r w:rsidR="003707E7">
        <w:rPr>
          <w:rFonts w:hint="cs"/>
          <w:rtl/>
        </w:rPr>
        <w:t>,</w:t>
      </w:r>
      <w:r w:rsidRPr="00CD067C">
        <w:rPr>
          <w:rtl/>
        </w:rPr>
        <w:t xml:space="preserve"> מה שעובר עליו גלוי וברור לידענים מופלגים </w:t>
      </w:r>
      <w:r w:rsidR="00847B54">
        <w:rPr>
          <w:rFonts w:hint="cs"/>
          <w:rtl/>
        </w:rPr>
        <w:t>[</w:t>
      </w:r>
      <w:r w:rsidRPr="00CD067C">
        <w:rPr>
          <w:rtl/>
        </w:rPr>
        <w:t>ומשכילים שבעי</w:t>
      </w:r>
      <w:r w:rsidR="00847B54">
        <w:rPr>
          <w:rFonts w:hint="cs"/>
          <w:rtl/>
        </w:rPr>
        <w:t>-</w:t>
      </w:r>
      <w:r w:rsidRPr="00CD067C">
        <w:rPr>
          <w:rtl/>
        </w:rPr>
        <w:t>רצון</w:t>
      </w:r>
      <w:r w:rsidR="00847B54">
        <w:rPr>
          <w:rFonts w:hint="cs"/>
          <w:rtl/>
        </w:rPr>
        <w:t>]</w:t>
      </w:r>
      <w:r w:rsidRPr="00CD067C">
        <w:rPr>
          <w:rtl/>
        </w:rPr>
        <w:t xml:space="preserve"> </w:t>
      </w:r>
      <w:r>
        <w:rPr>
          <w:rFonts w:hint="cs"/>
          <w:rtl/>
        </w:rPr>
        <w:t>ש</w:t>
      </w:r>
      <w:r w:rsidRPr="00CD067C">
        <w:rPr>
          <w:rtl/>
        </w:rPr>
        <w:t xml:space="preserve">חולקים </w:t>
      </w:r>
      <w:r w:rsidRPr="00CD067C">
        <w:rPr>
          <w:rFonts w:hint="cs"/>
          <w:rtl/>
        </w:rPr>
        <w:t xml:space="preserve">איתו </w:t>
      </w:r>
      <w:r w:rsidRPr="00CD067C">
        <w:rPr>
          <w:rtl/>
        </w:rPr>
        <w:t xml:space="preserve">בנדיבותם </w:t>
      </w:r>
      <w:r w:rsidR="00847B54">
        <w:rPr>
          <w:rFonts w:hint="cs"/>
          <w:rtl/>
        </w:rPr>
        <w:t>[</w:t>
      </w:r>
      <w:r w:rsidRPr="00CD067C">
        <w:rPr>
          <w:rtl/>
        </w:rPr>
        <w:t>הנאורה ו</w:t>
      </w:r>
      <w:r w:rsidR="00847B54">
        <w:rPr>
          <w:rFonts w:hint="cs"/>
          <w:rtl/>
        </w:rPr>
        <w:t xml:space="preserve">] </w:t>
      </w:r>
      <w:r w:rsidRPr="00CD067C">
        <w:rPr>
          <w:rtl/>
        </w:rPr>
        <w:t xml:space="preserve">המחליאה </w:t>
      </w:r>
      <w:r w:rsidR="00524200">
        <w:rPr>
          <w:rFonts w:hint="cs"/>
          <w:rtl/>
        </w:rPr>
        <w:t>את תהליכי התבגרותו השגרתיים וה</w:t>
      </w:r>
      <w:r w:rsidRPr="00CD067C">
        <w:rPr>
          <w:rtl/>
        </w:rPr>
        <w:t>טבעי</w:t>
      </w:r>
      <w:r w:rsidR="00524200">
        <w:rPr>
          <w:rFonts w:hint="cs"/>
          <w:rtl/>
        </w:rPr>
        <w:t>ים</w:t>
      </w:r>
      <w:r w:rsidRPr="00CD067C">
        <w:rPr>
          <w:rtl/>
        </w:rPr>
        <w:t xml:space="preserve"> והוא היה בועט לטבע הזה בתחת העצום שלו יורק לטבע בפרצוף שבע הרצון שלו, מורט את זקנו דורך על מגבעתו</w:t>
      </w:r>
      <w:r>
        <w:rPr>
          <w:rFonts w:hint="cs"/>
          <w:rtl/>
        </w:rPr>
        <w:t>.</w:t>
      </w:r>
      <w:r w:rsidRPr="00CD067C">
        <w:rPr>
          <w:rtl/>
        </w:rPr>
        <w:t xml:space="preserve"> </w:t>
      </w:r>
    </w:p>
    <w:p w14:paraId="6A99A9DB" w14:textId="337FF7FB" w:rsidR="007C3F31" w:rsidRPr="00CD067C" w:rsidRDefault="007C3F31" w:rsidP="007C3F31">
      <w:pPr>
        <w:rPr>
          <w:rtl/>
        </w:rPr>
      </w:pPr>
      <w:r w:rsidRPr="00CD067C">
        <w:rPr>
          <w:rtl/>
        </w:rPr>
        <w:t>שעת ארוחת הצהריים באה וחלפה. אלכס היה חייל אמיץ ו</w:t>
      </w:r>
      <w:r w:rsidR="008B1B44">
        <w:rPr>
          <w:rtl/>
        </w:rPr>
        <w:t>סופי</w:t>
      </w:r>
      <w:r w:rsidRPr="00CD067C">
        <w:rPr>
          <w:rtl/>
        </w:rPr>
        <w:t xml:space="preserve"> שוכבת בעיניים עצומות. תיאו פקח את עיניו אבל אור לא חדר מבעד לשמיכה.</w:t>
      </w:r>
    </w:p>
    <w:p w14:paraId="24163244" w14:textId="2CAFD88B" w:rsidR="0082018C" w:rsidRPr="00CD067C" w:rsidRDefault="0082018C" w:rsidP="00847B54">
      <w:pPr>
        <w:rPr>
          <w:rtl/>
        </w:rPr>
      </w:pPr>
      <w:r w:rsidRPr="00CD067C">
        <w:rPr>
          <w:rtl/>
        </w:rPr>
        <w:t>הוא שוב נכנע במקום להתאמן על הסונטינה? הוא זוכר כל תו ותו, הוא יכ</w:t>
      </w:r>
      <w:r>
        <w:rPr>
          <w:rtl/>
        </w:rPr>
        <w:t xml:space="preserve">ול בקלות לנגן אותה על ביטנו. </w:t>
      </w:r>
      <w:r>
        <w:rPr>
          <w:rFonts w:hint="cs"/>
          <w:rtl/>
        </w:rPr>
        <w:t>תיאו</w:t>
      </w:r>
      <w:r w:rsidRPr="00CD067C">
        <w:rPr>
          <w:rtl/>
        </w:rPr>
        <w:t xml:space="preserve"> קם והתיישב מול הפסנתר. לפני </w:t>
      </w:r>
      <w:r w:rsidR="00847B54">
        <w:rPr>
          <w:rFonts w:hint="cs"/>
          <w:rtl/>
        </w:rPr>
        <w:t>שבועיים</w:t>
      </w:r>
      <w:r w:rsidRPr="00CD067C">
        <w:rPr>
          <w:rtl/>
        </w:rPr>
        <w:t xml:space="preserve"> ימים בדיוק, </w:t>
      </w:r>
      <w:r w:rsidR="008B1B44">
        <w:rPr>
          <w:rtl/>
        </w:rPr>
        <w:t>סופי</w:t>
      </w:r>
      <w:r w:rsidRPr="00CD067C">
        <w:rPr>
          <w:rtl/>
        </w:rPr>
        <w:t xml:space="preserve"> ניגנה ע</w:t>
      </w:r>
      <w:r>
        <w:rPr>
          <w:rtl/>
        </w:rPr>
        <w:t>ליו ראוול. ידי</w:t>
      </w:r>
      <w:r>
        <w:rPr>
          <w:rFonts w:hint="cs"/>
          <w:rtl/>
        </w:rPr>
        <w:t>ו</w:t>
      </w:r>
      <w:r w:rsidRPr="00CD067C">
        <w:rPr>
          <w:rtl/>
        </w:rPr>
        <w:t xml:space="preserve"> כבדות, הוא לא העז להקיש על קליד. הוא היה יכול להקיש על מי במול. הוא היה יכול לנגן סולם. הוא היה יכול לנגן מזורקה. הוא היה יכול לנגן רעשים וכעסים והבה נגילה.</w:t>
      </w:r>
    </w:p>
    <w:p w14:paraId="02933046" w14:textId="36827DD4" w:rsidR="007C3F31" w:rsidRPr="00CD067C" w:rsidRDefault="007C3F31" w:rsidP="00847B54">
      <w:pPr>
        <w:rPr>
          <w:rtl/>
        </w:rPr>
      </w:pPr>
      <w:r w:rsidRPr="00CD067C">
        <w:rPr>
          <w:rtl/>
        </w:rPr>
        <w:t>הוא קם. חושך בחוץ. הוא ש</w:t>
      </w:r>
      <w:r>
        <w:rPr>
          <w:rFonts w:hint="cs"/>
          <w:rtl/>
        </w:rPr>
        <w:t>י</w:t>
      </w:r>
      <w:r w:rsidRPr="00CD067C">
        <w:rPr>
          <w:rtl/>
        </w:rPr>
        <w:t xml:space="preserve">רך את צעדיו למטבח. המקרר היה ריק והסופרמרקט סגור ממזמן. בסלון </w:t>
      </w:r>
      <w:r w:rsidR="001C5A04">
        <w:rPr>
          <w:rtl/>
        </w:rPr>
        <w:t>הייתה</w:t>
      </w:r>
      <w:r w:rsidRPr="00CD067C">
        <w:rPr>
          <w:rtl/>
        </w:rPr>
        <w:t xml:space="preserve"> מונחת המזוודה של </w:t>
      </w:r>
      <w:r w:rsidR="008B1B44">
        <w:rPr>
          <w:rtl/>
        </w:rPr>
        <w:t>סופי</w:t>
      </w:r>
      <w:r w:rsidRPr="00CD067C">
        <w:rPr>
          <w:rtl/>
        </w:rPr>
        <w:t xml:space="preserve">, </w:t>
      </w:r>
      <w:r>
        <w:rPr>
          <w:rFonts w:hint="cs"/>
          <w:rtl/>
        </w:rPr>
        <w:t xml:space="preserve">[היא לא נסעה לשדה התעופה] </w:t>
      </w:r>
      <w:r w:rsidRPr="00CD067C">
        <w:rPr>
          <w:rtl/>
        </w:rPr>
        <w:t>מעוקמת מעט, ותיק הגב שלה</w:t>
      </w:r>
      <w:r w:rsidR="00847B54">
        <w:rPr>
          <w:rtl/>
        </w:rPr>
        <w:t>. הוא התיישב על המזוודה העקומה</w:t>
      </w:r>
      <w:r w:rsidR="00847B54">
        <w:rPr>
          <w:rFonts w:hint="cs"/>
          <w:rtl/>
        </w:rPr>
        <w:t>,</w:t>
      </w:r>
      <w:r w:rsidRPr="00CD067C">
        <w:rPr>
          <w:rtl/>
        </w:rPr>
        <w:t xml:space="preserve"> בדיוק היכן שהמ</w:t>
      </w:r>
      <w:r w:rsidRPr="00CD067C">
        <w:rPr>
          <w:rFonts w:hint="cs"/>
          <w:rtl/>
        </w:rPr>
        <w:t>ערבל</w:t>
      </w:r>
      <w:r w:rsidRPr="00CD067C">
        <w:rPr>
          <w:rtl/>
        </w:rPr>
        <w:t xml:space="preserve"> פגע. איך ה</w:t>
      </w:r>
      <w:r w:rsidRPr="00CD067C">
        <w:rPr>
          <w:rFonts w:hint="cs"/>
          <w:rtl/>
        </w:rPr>
        <w:t>ו</w:t>
      </w:r>
      <w:r w:rsidRPr="00CD067C">
        <w:rPr>
          <w:rtl/>
        </w:rPr>
        <w:t xml:space="preserve">א </w:t>
      </w:r>
      <w:r w:rsidRPr="00CD067C">
        <w:rPr>
          <w:rFonts w:hint="cs"/>
          <w:rtl/>
        </w:rPr>
        <w:t>התנגש</w:t>
      </w:r>
      <w:r w:rsidRPr="00CD067C">
        <w:rPr>
          <w:rtl/>
        </w:rPr>
        <w:t>, במכה פתאומית או במחיצה ממושכת? תיק הגב התכול של</w:t>
      </w:r>
      <w:r w:rsidR="00F91584">
        <w:rPr>
          <w:rtl/>
        </w:rPr>
        <w:t xml:space="preserve">ה, שהיה מקפץ על גבה </w:t>
      </w:r>
      <w:r w:rsidR="00F91584">
        <w:rPr>
          <w:rFonts w:hint="cs"/>
          <w:rtl/>
        </w:rPr>
        <w:t>בקצב</w:t>
      </w:r>
      <w:r w:rsidRPr="00CD067C">
        <w:rPr>
          <w:rtl/>
        </w:rPr>
        <w:t xml:space="preserve"> צעד</w:t>
      </w:r>
      <w:r w:rsidR="00F91584">
        <w:rPr>
          <w:rFonts w:hint="cs"/>
          <w:rtl/>
        </w:rPr>
        <w:t>יה</w:t>
      </w:r>
      <w:r w:rsidRPr="00CD067C">
        <w:rPr>
          <w:rtl/>
        </w:rPr>
        <w:t xml:space="preserve"> </w:t>
      </w:r>
      <w:r w:rsidR="00F91584">
        <w:rPr>
          <w:rFonts w:hint="cs"/>
          <w:rtl/>
        </w:rPr>
        <w:t>ה</w:t>
      </w:r>
      <w:r w:rsidR="00F91584">
        <w:rPr>
          <w:rtl/>
        </w:rPr>
        <w:t>נמר</w:t>
      </w:r>
      <w:r w:rsidR="00F91584">
        <w:rPr>
          <w:rFonts w:hint="cs"/>
          <w:rtl/>
        </w:rPr>
        <w:t>צים</w:t>
      </w:r>
      <w:r w:rsidRPr="00CD067C">
        <w:rPr>
          <w:rtl/>
        </w:rPr>
        <w:t>, רבץ כנוע ומבוייש על ה</w:t>
      </w:r>
      <w:r w:rsidR="004C59E0">
        <w:rPr>
          <w:rtl/>
        </w:rPr>
        <w:t>רצפה</w:t>
      </w:r>
      <w:r w:rsidRPr="00CD067C">
        <w:rPr>
          <w:rtl/>
        </w:rPr>
        <w:t>, מושפרץ כתמים בצבע</w:t>
      </w:r>
      <w:r>
        <w:rPr>
          <w:rtl/>
        </w:rPr>
        <w:t xml:space="preserve"> חלודה, יבשים </w:t>
      </w:r>
      <w:r w:rsidR="00F91584">
        <w:rPr>
          <w:rFonts w:hint="cs"/>
          <w:rtl/>
        </w:rPr>
        <w:t>ו</w:t>
      </w:r>
      <w:r>
        <w:rPr>
          <w:rtl/>
        </w:rPr>
        <w:t>ספוגים</w:t>
      </w:r>
      <w:r w:rsidRPr="00CD067C">
        <w:rPr>
          <w:rtl/>
        </w:rPr>
        <w:t xml:space="preserve"> באריג. בתיק נמצא יומן</w:t>
      </w:r>
      <w:r w:rsidR="00847B54">
        <w:rPr>
          <w:rtl/>
        </w:rPr>
        <w:t xml:space="preserve"> הפגישות שלה, כמה החמיצה ב</w:t>
      </w:r>
      <w:r w:rsidRPr="00CD067C">
        <w:rPr>
          <w:rtl/>
        </w:rPr>
        <w:t>ימים ששכבה כ</w:t>
      </w:r>
      <w:r w:rsidR="00847B54">
        <w:rPr>
          <w:rFonts w:hint="cs"/>
          <w:rtl/>
        </w:rPr>
        <w:t>ך</w:t>
      </w:r>
      <w:r w:rsidRPr="00CD067C">
        <w:rPr>
          <w:rtl/>
        </w:rPr>
        <w:t xml:space="preserve">, </w:t>
      </w:r>
      <w:r w:rsidR="00847B54">
        <w:rPr>
          <w:rFonts w:hint="cs"/>
          <w:rtl/>
        </w:rPr>
        <w:t xml:space="preserve">עורי </w:t>
      </w:r>
      <w:r w:rsidR="008B1B44">
        <w:rPr>
          <w:rtl/>
        </w:rPr>
        <w:t>סופי</w:t>
      </w:r>
      <w:r w:rsidRPr="00CD067C">
        <w:rPr>
          <w:rtl/>
        </w:rPr>
        <w:t>! כיתת אומן בסטוקהולם</w:t>
      </w:r>
      <w:r w:rsidR="00017334">
        <w:rPr>
          <w:rFonts w:hint="cs"/>
          <w:rtl/>
        </w:rPr>
        <w:t xml:space="preserve"> וסידרת קונצרטים משירי היינה עם זמר טנור איטלקי</w:t>
      </w:r>
      <w:r w:rsidRPr="00CD067C">
        <w:rPr>
          <w:rtl/>
        </w:rPr>
        <w:t xml:space="preserve">! </w:t>
      </w:r>
      <w:r>
        <w:rPr>
          <w:rFonts w:hint="cs"/>
          <w:rtl/>
        </w:rPr>
        <w:t xml:space="preserve">[] </w:t>
      </w:r>
      <w:r w:rsidRPr="00CD067C">
        <w:rPr>
          <w:rtl/>
        </w:rPr>
        <w:t xml:space="preserve">הוא טמן את היומן בחזרה בתיק, והוציא את פמוטי הכסף הגדולים שההורים קנו לה במתנה. הם היו פחות </w:t>
      </w:r>
      <w:r w:rsidRPr="00CD067C">
        <w:rPr>
          <w:rtl/>
        </w:rPr>
        <w:lastRenderedPageBreak/>
        <w:t>כבדים ממה שניתן היה לצפות. הוא</w:t>
      </w:r>
      <w:r w:rsidR="00E466C5">
        <w:rPr>
          <w:rtl/>
        </w:rPr>
        <w:t xml:space="preserve"> הניח אותם על שולחן פינת האוכל,</w:t>
      </w:r>
      <w:r w:rsidR="00E466C5">
        <w:rPr>
          <w:rFonts w:hint="cs"/>
          <w:rtl/>
        </w:rPr>
        <w:t xml:space="preserve"> לייד מתנות יום ההולדת שלו שעדיין לא פתח, </w:t>
      </w:r>
      <w:r w:rsidR="003707E7">
        <w:rPr>
          <w:rFonts w:hint="cs"/>
          <w:rtl/>
        </w:rPr>
        <w:t>אריזות צבעוניות השתקפו בעקמומיו</w:t>
      </w:r>
      <w:r w:rsidR="00B453A6">
        <w:rPr>
          <w:rFonts w:hint="cs"/>
          <w:rtl/>
        </w:rPr>
        <w:t>ּ</w:t>
      </w:r>
      <w:r w:rsidR="003707E7">
        <w:rPr>
          <w:rFonts w:hint="cs"/>
          <w:rtl/>
        </w:rPr>
        <w:t xml:space="preserve">ת </w:t>
      </w:r>
      <w:r w:rsidRPr="00CD067C">
        <w:rPr>
          <w:rtl/>
        </w:rPr>
        <w:t>קטנה באחד הפמוטים, מכה קטנה שקיבל בהתנגשות.</w:t>
      </w:r>
    </w:p>
    <w:p w14:paraId="63AFB18A" w14:textId="77777777" w:rsidR="003707E7" w:rsidRPr="00CD067C" w:rsidRDefault="003707E7" w:rsidP="003707E7">
      <w:pPr>
        <w:rPr>
          <w:rtl/>
        </w:rPr>
      </w:pPr>
      <w:r>
        <w:rPr>
          <w:rFonts w:hint="cs"/>
          <w:rtl/>
        </w:rPr>
        <w:t>הו תיאו.</w:t>
      </w:r>
      <w:r w:rsidRPr="00CD067C">
        <w:rPr>
          <w:rtl/>
        </w:rPr>
        <w:t xml:space="preserve"> לאחר מאות אם לא אלפי </w:t>
      </w:r>
      <w:r>
        <w:rPr>
          <w:rFonts w:hint="cs"/>
          <w:rtl/>
        </w:rPr>
        <w:t>[</w:t>
      </w:r>
      <w:r w:rsidRPr="00CD067C">
        <w:t>airs</w:t>
      </w:r>
      <w:r w:rsidRPr="00CD067C">
        <w:rPr>
          <w:rtl/>
        </w:rPr>
        <w:t>, אריות,</w:t>
      </w:r>
      <w:r>
        <w:rPr>
          <w:rFonts w:hint="cs"/>
          <w:rtl/>
        </w:rPr>
        <w:t>]</w:t>
      </w:r>
      <w:r w:rsidRPr="00CD067C">
        <w:rPr>
          <w:rtl/>
        </w:rPr>
        <w:t xml:space="preserve"> אטיודים, אוברטורות, אימפרומפטו, אינבנציות, אינטרמצו, </w:t>
      </w:r>
      <w:r>
        <w:rPr>
          <w:rFonts w:hint="cs"/>
          <w:rtl/>
        </w:rPr>
        <w:t>[</w:t>
      </w:r>
      <w:r w:rsidRPr="00CD067C">
        <w:rPr>
          <w:rtl/>
        </w:rPr>
        <w:t>בולרו,</w:t>
      </w:r>
      <w:r>
        <w:rPr>
          <w:rFonts w:hint="cs"/>
          <w:rtl/>
        </w:rPr>
        <w:t>]</w:t>
      </w:r>
      <w:r w:rsidRPr="00CD067C">
        <w:rPr>
          <w:rtl/>
        </w:rPr>
        <w:t xml:space="preserve"> בּוּרה, בלדות, גאבוט</w:t>
      </w:r>
      <w:r w:rsidRPr="00CD067C">
        <w:rPr>
          <w:rFonts w:hint="cs"/>
          <w:rtl/>
        </w:rPr>
        <w:t>ים</w:t>
      </w:r>
      <w:r w:rsidRPr="00CD067C">
        <w:rPr>
          <w:rtl/>
        </w:rPr>
        <w:t>, דואטים, הדרנים, ואלסים, וריאציות, זמירות כנסיה, חזרות רגילות וחזרות גנרליות, טרנטלות, יצירות שאהב, יצירות משעממות, יצירות ששברו את ליבו, כיתות אומן, לִיד</w:t>
      </w:r>
      <w:r w:rsidRPr="00CD067C">
        <w:rPr>
          <w:rFonts w:hint="cs"/>
          <w:rtl/>
        </w:rPr>
        <w:t xml:space="preserve">ים </w:t>
      </w:r>
      <w:r>
        <w:rPr>
          <w:rFonts w:hint="cs"/>
          <w:rtl/>
        </w:rPr>
        <w:t>[</w:t>
      </w:r>
      <w:r w:rsidRPr="00CD067C">
        <w:t>lied</w:t>
      </w:r>
      <w:r>
        <w:rPr>
          <w:rFonts w:hint="cs"/>
          <w:rtl/>
        </w:rPr>
        <w:t>]</w:t>
      </w:r>
      <w:r w:rsidRPr="00CD067C">
        <w:rPr>
          <w:rFonts w:hint="cs"/>
          <w:rtl/>
        </w:rPr>
        <w:t xml:space="preserve"> וליווים</w:t>
      </w:r>
      <w:r w:rsidRPr="00CD067C">
        <w:rPr>
          <w:rtl/>
        </w:rPr>
        <w:t>, מוּזֶטִים, מזורקות, מינואטים, נוקטורני, סונטות וסונט</w:t>
      </w:r>
      <w:r w:rsidRPr="00CD067C">
        <w:rPr>
          <w:rFonts w:hint="cs"/>
          <w:rtl/>
        </w:rPr>
        <w:t>ינ</w:t>
      </w:r>
      <w:r w:rsidRPr="00CD067C">
        <w:rPr>
          <w:rtl/>
        </w:rPr>
        <w:t xml:space="preserve">ות, סוויטות, סימפוניות, </w:t>
      </w:r>
      <w:r>
        <w:rPr>
          <w:rFonts w:hint="cs"/>
          <w:rtl/>
        </w:rPr>
        <w:t>[</w:t>
      </w:r>
      <w:r w:rsidRPr="00CD067C">
        <w:rPr>
          <w:rtl/>
        </w:rPr>
        <w:t>סראבנדות, סקרצו,</w:t>
      </w:r>
      <w:r>
        <w:rPr>
          <w:rFonts w:hint="cs"/>
          <w:rtl/>
        </w:rPr>
        <w:t>]</w:t>
      </w:r>
      <w:r w:rsidRPr="00CD067C">
        <w:rPr>
          <w:rtl/>
        </w:rPr>
        <w:t xml:space="preserve"> סרנדות ואינספור סולמות, ערבסקות, פוגות, פולונז</w:t>
      </w:r>
      <w:r w:rsidRPr="00CD067C">
        <w:rPr>
          <w:rFonts w:hint="cs"/>
          <w:rtl/>
        </w:rPr>
        <w:t>ים</w:t>
      </w:r>
      <w:r w:rsidRPr="00CD067C">
        <w:rPr>
          <w:rtl/>
        </w:rPr>
        <w:t xml:space="preserve">, פולקות, פנטסיות, פרטיטות, פרלודים, צלילים צלולים וגם צלילים צורמניים, </w:t>
      </w:r>
      <w:r>
        <w:rPr>
          <w:rFonts w:hint="cs"/>
          <w:rtl/>
        </w:rPr>
        <w:t>[</w:t>
      </w:r>
      <w:r w:rsidRPr="00CD067C">
        <w:rPr>
          <w:rtl/>
        </w:rPr>
        <w:t>קונטרדנס,</w:t>
      </w:r>
      <w:r>
        <w:rPr>
          <w:rFonts w:hint="cs"/>
          <w:rtl/>
        </w:rPr>
        <w:t>]</w:t>
      </w:r>
      <w:r w:rsidRPr="00CD067C">
        <w:rPr>
          <w:rtl/>
        </w:rPr>
        <w:t xml:space="preserve"> קונצ'רטי, קורלים, </w:t>
      </w:r>
      <w:r>
        <w:rPr>
          <w:rFonts w:hint="cs"/>
          <w:rtl/>
        </w:rPr>
        <w:t>[</w:t>
      </w:r>
      <w:r w:rsidRPr="00CD067C">
        <w:rPr>
          <w:rtl/>
        </w:rPr>
        <w:t>קנטבלי,</w:t>
      </w:r>
      <w:r>
        <w:rPr>
          <w:rFonts w:hint="cs"/>
          <w:rtl/>
        </w:rPr>
        <w:t>]</w:t>
      </w:r>
      <w:r w:rsidRPr="00CD067C">
        <w:rPr>
          <w:rtl/>
        </w:rPr>
        <w:t xml:space="preserve"> קנטטות, קטעי סולו</w:t>
      </w:r>
      <w:r w:rsidRPr="00CD067C">
        <w:rPr>
          <w:rFonts w:hint="cs"/>
          <w:rtl/>
        </w:rPr>
        <w:t xml:space="preserve"> וקטעי ג'אז</w:t>
      </w:r>
      <w:r w:rsidRPr="00CD067C">
        <w:rPr>
          <w:rtl/>
        </w:rPr>
        <w:t xml:space="preserve">, רונדו, שירים, תחרויות ותווים תווים </w:t>
      </w:r>
      <w:r>
        <w:rPr>
          <w:rFonts w:hint="cs"/>
          <w:rtl/>
        </w:rPr>
        <w:t xml:space="preserve">המוני </w:t>
      </w:r>
      <w:r w:rsidRPr="00CD067C">
        <w:rPr>
          <w:rtl/>
        </w:rPr>
        <w:t>תווים, תיאו עזב את הפסנתר ואף הפסנתר נטש את תיאו הקטן, הפקיר אותו למחרשה, למכבש, למקצרה ולקומביין שעמדו מזה זמן בצד ועתה התניעו מנועים.</w:t>
      </w:r>
    </w:p>
    <w:p w14:paraId="663AD93E" w14:textId="77777777" w:rsidR="007C3F31" w:rsidRDefault="007C3F31" w:rsidP="007C3F31">
      <w:pPr>
        <w:rPr>
          <w:rtl/>
        </w:rPr>
      </w:pPr>
    </w:p>
    <w:p w14:paraId="7AAD15C2" w14:textId="7B8F1C87" w:rsidR="007C3F31" w:rsidRDefault="0082018C" w:rsidP="0082018C">
      <w:pPr>
        <w:rPr>
          <w:rtl/>
        </w:rPr>
      </w:pPr>
      <w:r>
        <w:rPr>
          <w:rFonts w:hint="cs"/>
          <w:rtl/>
        </w:rPr>
        <w:t>[</w:t>
      </w:r>
      <w:r w:rsidR="00AC5FCF">
        <w:rPr>
          <w:rFonts w:hint="cs"/>
          <w:rtl/>
        </w:rPr>
        <w:t>בכול</w:t>
      </w:r>
      <w:r w:rsidR="007C3F31">
        <w:rPr>
          <w:rFonts w:hint="cs"/>
          <w:rtl/>
        </w:rPr>
        <w:t xml:space="preserve"> רגע שחלף הוא גלש במהירות מסחררת, ביחד עם </w:t>
      </w:r>
      <w:r w:rsidR="008B1B44">
        <w:rPr>
          <w:rFonts w:hint="cs"/>
          <w:rtl/>
        </w:rPr>
        <w:t>סופי</w:t>
      </w:r>
      <w:r w:rsidR="007C3F31">
        <w:rPr>
          <w:rFonts w:hint="cs"/>
          <w:rtl/>
        </w:rPr>
        <w:t xml:space="preserve">, לאיזרים שונים, </w:t>
      </w:r>
      <w:r w:rsidR="00271F95">
        <w:rPr>
          <w:rFonts w:hint="cs"/>
          <w:rtl/>
        </w:rPr>
        <w:t>אזור</w:t>
      </w:r>
      <w:r w:rsidR="007C3F31">
        <w:rPr>
          <w:rFonts w:hint="cs"/>
          <w:rtl/>
        </w:rPr>
        <w:t xml:space="preserve">ים משונים ופנטסטיים שבהם תיאו איננו פסנתן, </w:t>
      </w:r>
      <w:r w:rsidR="00AC5FCF">
        <w:rPr>
          <w:rFonts w:hint="cs"/>
          <w:rtl/>
        </w:rPr>
        <w:t>בכול</w:t>
      </w:r>
      <w:r w:rsidR="007C3F31">
        <w:rPr>
          <w:rFonts w:hint="cs"/>
          <w:rtl/>
        </w:rPr>
        <w:t xml:space="preserve"> רגע </w:t>
      </w:r>
      <w:r>
        <w:rPr>
          <w:rFonts w:hint="cs"/>
          <w:rtl/>
        </w:rPr>
        <w:t>נוס</w:t>
      </w:r>
      <w:r w:rsidR="007C3F31">
        <w:rPr>
          <w:rFonts w:hint="cs"/>
          <w:rtl/>
        </w:rPr>
        <w:t>ף שלא ליטף את הקלידים</w:t>
      </w:r>
      <w:r w:rsidR="00F91584">
        <w:rPr>
          <w:rFonts w:hint="cs"/>
          <w:rtl/>
        </w:rPr>
        <w:t>,</w:t>
      </w:r>
      <w:r w:rsidR="007C3F31">
        <w:rPr>
          <w:rFonts w:hint="cs"/>
          <w:rtl/>
        </w:rPr>
        <w:t xml:space="preserve"> סיב נוסף של רקמת שריר התאבן, התקשה, הפך את תיאו שהיה פעם פסנתרן למפלצת איומה מארצות הסיוטים, מפלצת שעולה דרך אדי האגם בחלומות בלהות בלילות ביעותים, הוא גלש מטה וטיפס ועלה וזה לא היה התיאו ההוא, זה היה יצור שונה, נטול </w:t>
      </w:r>
      <w:r w:rsidR="00402B1A">
        <w:rPr>
          <w:rFonts w:hint="cs"/>
          <w:rtl/>
        </w:rPr>
        <w:t>התעניינות מתמדת [</w:t>
      </w:r>
      <w:r w:rsidR="007C3F31">
        <w:t>constant attention</w:t>
      </w:r>
      <w:r w:rsidR="00402B1A">
        <w:rPr>
          <w:rFonts w:hint="cs"/>
          <w:rtl/>
        </w:rPr>
        <w:t>]</w:t>
      </w:r>
      <w:r w:rsidR="007C3F31">
        <w:rPr>
          <w:rFonts w:hint="cs"/>
          <w:rtl/>
        </w:rPr>
        <w:t xml:space="preserve">, נטול </w:t>
      </w:r>
      <w:r w:rsidR="00402B1A">
        <w:rPr>
          <w:rFonts w:hint="cs"/>
          <w:rtl/>
        </w:rPr>
        <w:t>[</w:t>
      </w:r>
      <w:r w:rsidR="007C3F31">
        <w:t>attention</w:t>
      </w:r>
      <w:r w:rsidR="00402B1A">
        <w:rPr>
          <w:rFonts w:hint="cs"/>
          <w:rtl/>
        </w:rPr>
        <w:t>] תשומת לב</w:t>
      </w:r>
      <w:r w:rsidR="007C3F31">
        <w:rPr>
          <w:rFonts w:hint="cs"/>
          <w:rtl/>
        </w:rPr>
        <w:t xml:space="preserve"> כלשהי, זרוק ומוטח והרעם כביר ב</w:t>
      </w:r>
      <w:r w:rsidR="005E3213">
        <w:rPr>
          <w:rFonts w:hint="cs"/>
          <w:rtl/>
        </w:rPr>
        <w:t>אוזנ</w:t>
      </w:r>
      <w:r w:rsidR="007C3F31">
        <w:rPr>
          <w:rFonts w:hint="cs"/>
          <w:rtl/>
        </w:rPr>
        <w:t>יו.</w:t>
      </w:r>
    </w:p>
    <w:p w14:paraId="5D28A571" w14:textId="4FBB9762" w:rsidR="007C3F31" w:rsidRDefault="007C3F31" w:rsidP="007C3F31">
      <w:pPr>
        <w:rPr>
          <w:rtl/>
        </w:rPr>
      </w:pPr>
      <w:r>
        <w:rPr>
          <w:rFonts w:hint="cs"/>
          <w:rtl/>
        </w:rPr>
        <w:t xml:space="preserve">באותם </w:t>
      </w:r>
      <w:r w:rsidR="00271F95">
        <w:rPr>
          <w:rFonts w:hint="cs"/>
          <w:rtl/>
        </w:rPr>
        <w:t>אזור</w:t>
      </w:r>
      <w:r>
        <w:rPr>
          <w:rFonts w:hint="cs"/>
          <w:rtl/>
        </w:rPr>
        <w:t>ים, תיאו בקושי היה קיים.</w:t>
      </w:r>
    </w:p>
    <w:p w14:paraId="7B5FC487" w14:textId="28599D7A" w:rsidR="007C3F31" w:rsidRDefault="0082018C" w:rsidP="00250000">
      <w:pPr>
        <w:rPr>
          <w:rtl/>
        </w:rPr>
      </w:pPr>
      <w:r>
        <w:rPr>
          <w:rFonts w:hint="cs"/>
          <w:rtl/>
        </w:rPr>
        <w:t>]</w:t>
      </w:r>
    </w:p>
    <w:p w14:paraId="10FB22C5" w14:textId="0A3D53F5" w:rsidR="00777370" w:rsidRDefault="00777370" w:rsidP="00250000">
      <w:pPr>
        <w:rPr>
          <w:rtl/>
        </w:rPr>
      </w:pPr>
    </w:p>
    <w:p w14:paraId="6DCAA110" w14:textId="2A6C99A1" w:rsidR="00777370" w:rsidRDefault="00777370" w:rsidP="00250000">
      <w:pPr>
        <w:rPr>
          <w:rFonts w:cs="Times New Roman"/>
          <w:rtl/>
        </w:rPr>
      </w:pPr>
      <w:r w:rsidRPr="00777370">
        <w:rPr>
          <w:rFonts w:cs="Times New Roman"/>
          <w:rtl/>
        </w:rPr>
        <w:t>אחת הסיבות שתיאו כועס על אלכס אחרי התאונה ומרגיש ניכור כלפיו - כי לאלכס אין מושג את המאמצים של תיאו להצליח בשביל לאחד את המשפחה, ולגרום להוריו לעלות ארצה בשביל שאלכס לא יהיה לבד בצבא. בגלל זה כשקיבל ממנו ספר לבר מצווה, זה נראה לו מתנה קטנה ומרגיזה ומקוממת.</w:t>
      </w:r>
    </w:p>
    <w:p w14:paraId="234E8B22" w14:textId="2711CA04" w:rsidR="000E3A00" w:rsidRDefault="000E3A00" w:rsidP="00250000">
      <w:pPr>
        <w:rPr>
          <w:rFonts w:cs="Times New Roman"/>
          <w:rtl/>
        </w:rPr>
      </w:pPr>
    </w:p>
    <w:p w14:paraId="24035F23" w14:textId="77777777" w:rsidR="00912285" w:rsidRPr="0044357B" w:rsidRDefault="00435835" w:rsidP="00322FD3">
      <w:pPr>
        <w:pStyle w:val="Heading2"/>
        <w:rPr>
          <w:rtl/>
        </w:rPr>
      </w:pPr>
      <w:bookmarkStart w:id="55" w:name="_Toc297351152"/>
      <w:bookmarkStart w:id="56" w:name="_Toc322023170"/>
      <w:bookmarkStart w:id="57" w:name="_Toc299174456"/>
      <w:bookmarkStart w:id="58" w:name="_Toc408762897"/>
      <w:r>
        <w:rPr>
          <w:rFonts w:hint="cs"/>
          <w:rtl/>
        </w:rPr>
        <w:t>וירוס מסתורי</w:t>
      </w:r>
      <w:bookmarkEnd w:id="55"/>
      <w:bookmarkEnd w:id="56"/>
      <w:bookmarkEnd w:id="57"/>
      <w:bookmarkEnd w:id="58"/>
    </w:p>
    <w:p w14:paraId="3065915D" w14:textId="70C3525C" w:rsidR="004627AB" w:rsidRDefault="004627AB" w:rsidP="00435835">
      <w:pPr>
        <w:rPr>
          <w:rtl/>
        </w:rPr>
      </w:pPr>
      <w:r w:rsidRPr="00CD067C">
        <w:rPr>
          <w:rtl/>
        </w:rPr>
        <w:t xml:space="preserve">אלכס בבית החולים </w:t>
      </w:r>
      <w:r w:rsidR="00F91584">
        <w:rPr>
          <w:rtl/>
        </w:rPr>
        <w:t xml:space="preserve">היה מתעורר ושוקע לשינה צמרירית </w:t>
      </w:r>
      <w:r w:rsidRPr="00CD067C">
        <w:rPr>
          <w:rtl/>
        </w:rPr>
        <w:t xml:space="preserve">חמימה. הוא היה חולם על המבורג, העיר הגדולה והירוקה </w:t>
      </w:r>
      <w:r w:rsidR="00435835">
        <w:rPr>
          <w:rFonts w:hint="cs"/>
          <w:rtl/>
        </w:rPr>
        <w:t>[</w:t>
      </w:r>
      <w:r w:rsidRPr="00CD067C">
        <w:rPr>
          <w:rtl/>
        </w:rPr>
        <w:t xml:space="preserve">שבה </w:t>
      </w:r>
      <w:r w:rsidR="00435835">
        <w:rPr>
          <w:rFonts w:hint="cs"/>
          <w:rtl/>
        </w:rPr>
        <w:t xml:space="preserve">מונתה </w:t>
      </w:r>
      <w:r w:rsidR="008B1B44">
        <w:rPr>
          <w:rFonts w:hint="cs"/>
          <w:rtl/>
        </w:rPr>
        <w:t>סופי</w:t>
      </w:r>
      <w:r w:rsidR="00435835">
        <w:rPr>
          <w:rFonts w:hint="cs"/>
          <w:rtl/>
        </w:rPr>
        <w:t xml:space="preserve"> למשרת פסנתרנית אורחת </w:t>
      </w:r>
      <w:r w:rsidR="00435835" w:rsidRPr="00435835">
        <w:t>Artist in residence</w:t>
      </w:r>
      <w:r w:rsidR="00435835">
        <w:rPr>
          <w:rFonts w:hint="cs"/>
          <w:rtl/>
        </w:rPr>
        <w:t>]</w:t>
      </w:r>
      <w:r w:rsidRPr="00CD067C">
        <w:rPr>
          <w:rtl/>
        </w:rPr>
        <w:t xml:space="preserve">. הוא עבר דרך </w:t>
      </w:r>
      <w:r w:rsidR="00B453A6">
        <w:rPr>
          <w:rFonts w:hint="cs"/>
          <w:rtl/>
        </w:rPr>
        <w:t>האקרופוליס</w:t>
      </w:r>
      <w:r w:rsidR="00435835">
        <w:rPr>
          <w:rFonts w:hint="cs"/>
          <w:rtl/>
        </w:rPr>
        <w:t xml:space="preserve">, </w:t>
      </w:r>
      <w:r w:rsidRPr="00CD067C">
        <w:rPr>
          <w:rtl/>
        </w:rPr>
        <w:t xml:space="preserve">שער </w:t>
      </w:r>
      <w:r w:rsidR="00435835">
        <w:rPr>
          <w:rtl/>
        </w:rPr>
        <w:t>הניצחון, הקול</w:t>
      </w:r>
      <w:r w:rsidR="00435835">
        <w:rPr>
          <w:rFonts w:hint="cs"/>
          <w:rtl/>
        </w:rPr>
        <w:t>ו</w:t>
      </w:r>
      <w:r w:rsidRPr="00CD067C">
        <w:rPr>
          <w:rtl/>
        </w:rPr>
        <w:t>ס</w:t>
      </w:r>
      <w:r w:rsidR="00435835">
        <w:rPr>
          <w:rFonts w:hint="cs"/>
          <w:rtl/>
        </w:rPr>
        <w:t>י</w:t>
      </w:r>
      <w:r w:rsidRPr="00CD067C">
        <w:rPr>
          <w:rtl/>
        </w:rPr>
        <w:t>אום, כל</w:t>
      </w:r>
      <w:r w:rsidR="00435835">
        <w:rPr>
          <w:rtl/>
        </w:rPr>
        <w:t xml:space="preserve"> האטרקציות של המבורג </w:t>
      </w:r>
      <w:r w:rsidR="00435835">
        <w:rPr>
          <w:rFonts w:hint="cs"/>
          <w:rtl/>
        </w:rPr>
        <w:t>ערוכות</w:t>
      </w:r>
      <w:r w:rsidR="00435835">
        <w:rPr>
          <w:rtl/>
        </w:rPr>
        <w:t xml:space="preserve"> ברחוב ארוך ורחב, </w:t>
      </w:r>
      <w:r w:rsidRPr="00CD067C">
        <w:rPr>
          <w:rtl/>
        </w:rPr>
        <w:t xml:space="preserve">המזרקה </w:t>
      </w:r>
      <w:r w:rsidRPr="00CD067C">
        <w:t>Trevi</w:t>
      </w:r>
      <w:r w:rsidRPr="00CD067C">
        <w:rPr>
          <w:rtl/>
        </w:rPr>
        <w:t xml:space="preserve"> ופסלים אדירים של מצביאי העבר, חלקם מתפור</w:t>
      </w:r>
      <w:r w:rsidR="00B453A6">
        <w:rPr>
          <w:rtl/>
        </w:rPr>
        <w:t>רים מ</w:t>
      </w:r>
      <w:r w:rsidR="00B453A6">
        <w:rPr>
          <w:rFonts w:hint="cs"/>
          <w:rtl/>
        </w:rPr>
        <w:t>ִ</w:t>
      </w:r>
      <w:r w:rsidR="00B453A6">
        <w:rPr>
          <w:rtl/>
        </w:rPr>
        <w:t>יו</w:t>
      </w:r>
      <w:r w:rsidR="00B453A6">
        <w:rPr>
          <w:rFonts w:hint="cs"/>
          <w:rtl/>
        </w:rPr>
        <w:t>ֹ</w:t>
      </w:r>
      <w:r w:rsidR="00B453A6">
        <w:rPr>
          <w:rtl/>
        </w:rPr>
        <w:t>שן, חלקם מעלים אזוב.</w:t>
      </w:r>
    </w:p>
    <w:p w14:paraId="438679D9" w14:textId="77777777" w:rsidR="004627AB" w:rsidRDefault="004627AB" w:rsidP="00250000">
      <w:pPr>
        <w:rPr>
          <w:rtl/>
        </w:rPr>
      </w:pPr>
      <w:r>
        <w:rPr>
          <w:rFonts w:hint="cs"/>
          <w:rtl/>
        </w:rPr>
        <w:t>"הערב ביטלו את המארב," אלכס לחש בקול צרוד.</w:t>
      </w:r>
    </w:p>
    <w:p w14:paraId="18FD443D" w14:textId="77777777" w:rsidR="004627AB" w:rsidRDefault="004627AB" w:rsidP="00250000">
      <w:pPr>
        <w:rPr>
          <w:rtl/>
        </w:rPr>
      </w:pPr>
      <w:r>
        <w:rPr>
          <w:rFonts w:hint="cs"/>
          <w:rtl/>
        </w:rPr>
        <w:t>"מה?" תיאו צחק.</w:t>
      </w:r>
    </w:p>
    <w:p w14:paraId="472F99CC" w14:textId="77777777" w:rsidR="004627AB" w:rsidRDefault="004627AB" w:rsidP="00250000">
      <w:pPr>
        <w:rPr>
          <w:rtl/>
        </w:rPr>
      </w:pPr>
      <w:r>
        <w:rPr>
          <w:rFonts w:hint="cs"/>
          <w:rtl/>
        </w:rPr>
        <w:t>"נשארנו בבסיס."</w:t>
      </w:r>
    </w:p>
    <w:p w14:paraId="082C0573" w14:textId="6B41C22A" w:rsidR="004627AB" w:rsidRPr="00CD067C" w:rsidRDefault="004627AB" w:rsidP="00435835">
      <w:r>
        <w:rPr>
          <w:rFonts w:hint="cs"/>
          <w:rtl/>
        </w:rPr>
        <w:t>הצחוק גווע על שפתיו. את צינוריות החמצן שאלכס שוב הסיר</w:t>
      </w:r>
      <w:r w:rsidR="00435835">
        <w:rPr>
          <w:rFonts w:hint="cs"/>
          <w:rtl/>
        </w:rPr>
        <w:t>, הוא הידק</w:t>
      </w:r>
      <w:r>
        <w:rPr>
          <w:rFonts w:hint="cs"/>
          <w:rtl/>
        </w:rPr>
        <w:t xml:space="preserve"> סביב ה</w:t>
      </w:r>
      <w:r w:rsidR="00C90C6C">
        <w:rPr>
          <w:rFonts w:hint="cs"/>
          <w:rtl/>
        </w:rPr>
        <w:t>אוזניים</w:t>
      </w:r>
      <w:r>
        <w:rPr>
          <w:rFonts w:hint="cs"/>
          <w:rtl/>
        </w:rPr>
        <w:t xml:space="preserve"> ומתחת לסנטר. ואחר כך חיטא היטב את ידיו בנוזל הכחלחל.</w:t>
      </w:r>
    </w:p>
    <w:p w14:paraId="1BD9B431" w14:textId="4D04617C" w:rsidR="004627AB" w:rsidRPr="00CD2AE8" w:rsidRDefault="004627AB" w:rsidP="00B453A6">
      <w:pPr>
        <w:rPr>
          <w:rtl/>
        </w:rPr>
      </w:pPr>
      <w:r>
        <w:rPr>
          <w:rFonts w:hint="cs"/>
          <w:rtl/>
        </w:rPr>
        <w:lastRenderedPageBreak/>
        <w:t xml:space="preserve">תיאו השתדל, </w:t>
      </w:r>
      <w:r w:rsidR="00287179">
        <w:rPr>
          <w:rFonts w:hint="cs"/>
          <w:rtl/>
        </w:rPr>
        <w:t xml:space="preserve">לבית החולים </w:t>
      </w:r>
      <w:r>
        <w:rPr>
          <w:rFonts w:hint="cs"/>
          <w:rtl/>
        </w:rPr>
        <w:t>הוא הביא את הספרים שנראו משומשים יותר</w:t>
      </w:r>
      <w:r w:rsidR="009F6DBA">
        <w:rPr>
          <w:rFonts w:hint="cs"/>
          <w:rtl/>
        </w:rPr>
        <w:t xml:space="preserve"> מחדרו של אלכס</w:t>
      </w:r>
      <w:r w:rsidR="00435835">
        <w:rPr>
          <w:rFonts w:hint="cs"/>
          <w:rtl/>
        </w:rPr>
        <w:t>,</w:t>
      </w:r>
      <w:r>
        <w:rPr>
          <w:rFonts w:hint="cs"/>
          <w:rtl/>
        </w:rPr>
        <w:t xml:space="preserve"> והקריא לו</w:t>
      </w:r>
      <w:r w:rsidR="00435835">
        <w:rPr>
          <w:rFonts w:hint="cs"/>
          <w:rtl/>
        </w:rPr>
        <w:t xml:space="preserve"> בקול. לבדו </w:t>
      </w:r>
      <w:r>
        <w:rPr>
          <w:rFonts w:hint="cs"/>
          <w:rtl/>
        </w:rPr>
        <w:t xml:space="preserve">ידע לדלג על </w:t>
      </w:r>
    </w:p>
    <w:p w14:paraId="09E2841C" w14:textId="77777777" w:rsidR="004627AB" w:rsidRPr="00CD2AE8" w:rsidRDefault="00FC0519" w:rsidP="004E7A00">
      <w:pPr>
        <w:bidi w:val="0"/>
        <w:ind w:firstLine="0"/>
        <w:jc w:val="left"/>
      </w:pPr>
      <w:r>
        <w:t>[</w:t>
      </w:r>
      <w:r w:rsidR="004627AB" w:rsidRPr="00CD2AE8">
        <w:t>How wonderful is Death,</w:t>
      </w:r>
      <w:r w:rsidR="004627AB" w:rsidRPr="00CD2AE8">
        <w:br/>
        <w:t>Death and his brother Sleep!</w:t>
      </w:r>
      <w:r>
        <w:t>]</w:t>
      </w:r>
      <w:r w:rsidR="004627AB" w:rsidRPr="00CD2AE8">
        <w:br/>
        <w:t>One pale as yonder wan and horned moon,</w:t>
      </w:r>
      <w:r w:rsidR="004627AB" w:rsidRPr="00CD2AE8">
        <w:br/>
        <w:t>With lips of lurid blue</w:t>
      </w:r>
    </w:p>
    <w:p w14:paraId="51F2E483" w14:textId="77777777" w:rsidR="004627AB" w:rsidRPr="00CD2AE8" w:rsidRDefault="00FC0519" w:rsidP="00250000">
      <w:pPr>
        <w:rPr>
          <w:rtl/>
        </w:rPr>
      </w:pPr>
      <w:r>
        <w:rPr>
          <w:rFonts w:hint="cs"/>
          <w:rtl/>
        </w:rPr>
        <w:t>אבל לא תמיד</w:t>
      </w:r>
      <w:r w:rsidR="004627AB" w:rsidRPr="00CD2AE8">
        <w:rPr>
          <w:rFonts w:hint="cs"/>
          <w:rtl/>
        </w:rPr>
        <w:t xml:space="preserve"> דילג בזמן על </w:t>
      </w:r>
    </w:p>
    <w:p w14:paraId="6E355439" w14:textId="77777777" w:rsidR="004627AB" w:rsidRPr="00CD2AE8" w:rsidRDefault="004627AB" w:rsidP="004E7A00">
      <w:pPr>
        <w:bidi w:val="0"/>
        <w:ind w:firstLine="0"/>
        <w:jc w:val="left"/>
      </w:pPr>
      <w:r w:rsidRPr="00CD2AE8">
        <w:t>The moon made thy lips pale, beloved—</w:t>
      </w:r>
      <w:r w:rsidRPr="00CD2AE8">
        <w:br/>
        <w:t>The wind made thy bosom chill</w:t>
      </w:r>
      <w:r w:rsidR="00FC0519">
        <w:t xml:space="preserve"> [</w:t>
      </w:r>
      <w:r w:rsidRPr="00CD2AE8">
        <w:t>—</w:t>
      </w:r>
      <w:r w:rsidRPr="00CD2AE8">
        <w:br/>
        <w:t>The night did shed on thy dear head</w:t>
      </w:r>
      <w:r w:rsidRPr="00CD2AE8">
        <w:br/>
        <w:t>Its frozen dew, and thou didst lie</w:t>
      </w:r>
      <w:r w:rsidRPr="00CD2AE8">
        <w:br/>
        <w:t>Where the bitter breath of the naked sky</w:t>
      </w:r>
      <w:r w:rsidRPr="00CD2AE8">
        <w:br/>
        <w:t>Might visit thee at will.</w:t>
      </w:r>
      <w:r w:rsidR="00FC0519">
        <w:t>]</w:t>
      </w:r>
    </w:p>
    <w:p w14:paraId="0EECF85C" w14:textId="77777777" w:rsidR="004627AB" w:rsidRDefault="004627AB" w:rsidP="00250000">
      <w:pPr>
        <w:rPr>
          <w:rtl/>
        </w:rPr>
      </w:pPr>
      <w:r>
        <w:rPr>
          <w:rFonts w:hint="cs"/>
          <w:rtl/>
        </w:rPr>
        <w:t xml:space="preserve">הוא הביט בחשש על אלכס </w:t>
      </w:r>
      <w:r>
        <w:rPr>
          <w:rtl/>
        </w:rPr>
        <w:t>–</w:t>
      </w:r>
      <w:r>
        <w:rPr>
          <w:rFonts w:hint="cs"/>
          <w:rtl/>
        </w:rPr>
        <w:t xml:space="preserve"> פניו מחוסרות ההבעה לא הסגירו דבר.</w:t>
      </w:r>
    </w:p>
    <w:p w14:paraId="34009965" w14:textId="77777777" w:rsidR="004627AB" w:rsidRDefault="004627AB" w:rsidP="00FC0519">
      <w:pPr>
        <w:rPr>
          <w:rtl/>
        </w:rPr>
      </w:pPr>
      <w:r>
        <w:rPr>
          <w:rFonts w:hint="cs"/>
          <w:rtl/>
        </w:rPr>
        <w:t>"תשמח!" תיאו</w:t>
      </w:r>
      <w:r w:rsidR="00FC0519">
        <w:rPr>
          <w:rFonts w:hint="cs"/>
          <w:rtl/>
        </w:rPr>
        <w:t xml:space="preserve"> דירבן אותו</w:t>
      </w:r>
      <w:r>
        <w:rPr>
          <w:rFonts w:hint="cs"/>
          <w:rtl/>
        </w:rPr>
        <w:t>, "תתגאה! בחרת בחיים."</w:t>
      </w:r>
    </w:p>
    <w:p w14:paraId="16098578" w14:textId="77777777" w:rsidR="004627AB" w:rsidRDefault="004627AB" w:rsidP="00FC0519">
      <w:pPr>
        <w:rPr>
          <w:rtl/>
        </w:rPr>
      </w:pPr>
      <w:r>
        <w:rPr>
          <w:rFonts w:hint="cs"/>
          <w:rtl/>
        </w:rPr>
        <w:t>"אתה מדבר יותר מדי," אלכס</w:t>
      </w:r>
      <w:r w:rsidR="00FC0519">
        <w:rPr>
          <w:rFonts w:hint="cs"/>
          <w:rtl/>
        </w:rPr>
        <w:t xml:space="preserve"> אמר</w:t>
      </w:r>
      <w:r>
        <w:rPr>
          <w:rFonts w:hint="cs"/>
          <w:rtl/>
        </w:rPr>
        <w:t xml:space="preserve">, בקול פחות צרוד ויותר </w:t>
      </w:r>
      <w:r w:rsidR="00EC0632">
        <w:rPr>
          <w:rFonts w:hint="cs"/>
          <w:rtl/>
        </w:rPr>
        <w:t>ברור</w:t>
      </w:r>
      <w:r>
        <w:rPr>
          <w:rFonts w:hint="cs"/>
          <w:rtl/>
        </w:rPr>
        <w:t>.</w:t>
      </w:r>
    </w:p>
    <w:p w14:paraId="065214E7" w14:textId="77777777" w:rsidR="004627AB" w:rsidRDefault="004627AB" w:rsidP="00250000">
      <w:pPr>
        <w:rPr>
          <w:rtl/>
        </w:rPr>
      </w:pPr>
      <w:r>
        <w:rPr>
          <w:rFonts w:hint="cs"/>
          <w:rtl/>
        </w:rPr>
        <w:t xml:space="preserve">ותיאו הבין </w:t>
      </w:r>
      <w:r>
        <w:rPr>
          <w:rtl/>
        </w:rPr>
        <w:t>–</w:t>
      </w:r>
      <w:r>
        <w:rPr>
          <w:rFonts w:hint="cs"/>
          <w:rtl/>
        </w:rPr>
        <w:t xml:space="preserve"> הוא עדיין לא בחר.</w:t>
      </w:r>
    </w:p>
    <w:p w14:paraId="15F8A043" w14:textId="56C0E849" w:rsidR="00F347E0" w:rsidRDefault="004627AB" w:rsidP="00B453A6">
      <w:pPr>
        <w:rPr>
          <w:rtl/>
        </w:rPr>
      </w:pPr>
      <w:r w:rsidRPr="00CD2AE8">
        <w:rPr>
          <w:rtl/>
        </w:rPr>
        <w:t xml:space="preserve">בפעם הראשונה שגלגל את עצמו </w:t>
      </w:r>
      <w:r w:rsidR="00B453A6">
        <w:rPr>
          <w:rFonts w:hint="cs"/>
          <w:rtl/>
        </w:rPr>
        <w:t>ל</w:t>
      </w:r>
      <w:r w:rsidRPr="00CD2AE8">
        <w:rPr>
          <w:rtl/>
        </w:rPr>
        <w:t>מחלקה לטיפול נמרץ</w:t>
      </w:r>
      <w:r w:rsidR="00EC0632">
        <w:rPr>
          <w:rFonts w:hint="cs"/>
          <w:rtl/>
        </w:rPr>
        <w:t>,</w:t>
      </w:r>
      <w:r w:rsidRPr="00CD2AE8">
        <w:rPr>
          <w:rtl/>
        </w:rPr>
        <w:t xml:space="preserve"> אלכס לקה בוירוס מסתורי. הוא הביט בגופה</w:t>
      </w:r>
      <w:r w:rsidR="00B453A6">
        <w:rPr>
          <w:rFonts w:hint="cs"/>
          <w:rtl/>
        </w:rPr>
        <w:t>ּ</w:t>
      </w:r>
      <w:r w:rsidRPr="00CD2AE8">
        <w:rPr>
          <w:rtl/>
        </w:rPr>
        <w:t xml:space="preserve"> השקוע של</w:t>
      </w:r>
      <w:r w:rsidRPr="00CD067C">
        <w:rPr>
          <w:rtl/>
        </w:rPr>
        <w:t xml:space="preserve"> </w:t>
      </w:r>
      <w:r w:rsidR="008B1B44">
        <w:rPr>
          <w:rtl/>
        </w:rPr>
        <w:t>סופי</w:t>
      </w:r>
      <w:r w:rsidRPr="00CD067C">
        <w:rPr>
          <w:rtl/>
        </w:rPr>
        <w:t xml:space="preserve"> הטובה ממקום מושבו ב</w:t>
      </w:r>
      <w:r w:rsidR="000965A1">
        <w:rPr>
          <w:rtl/>
        </w:rPr>
        <w:t>כיסא</w:t>
      </w:r>
      <w:r w:rsidRPr="00CD067C">
        <w:rPr>
          <w:rtl/>
        </w:rPr>
        <w:t xml:space="preserve"> הגלגלים שממנו כך נאמר כנראה כבר לא יקום, </w:t>
      </w:r>
      <w:r w:rsidR="00F347E0">
        <w:rPr>
          <w:rFonts w:hint="cs"/>
          <w:rtl/>
        </w:rPr>
        <w:t>סד גדול החזיק את הצו</w:t>
      </w:r>
      <w:r w:rsidR="00DF3CAC">
        <w:rPr>
          <w:rFonts w:hint="cs"/>
          <w:rtl/>
        </w:rPr>
        <w:t>ו</w:t>
      </w:r>
      <w:r w:rsidR="005811F5">
        <w:rPr>
          <w:rFonts w:hint="cs"/>
          <w:rtl/>
        </w:rPr>
        <w:t>אר שלה מקובע במקומו</w:t>
      </w:r>
      <w:r w:rsidR="00F347E0">
        <w:rPr>
          <w:rFonts w:hint="cs"/>
          <w:rtl/>
        </w:rPr>
        <w:t>.</w:t>
      </w:r>
    </w:p>
    <w:p w14:paraId="7E28E29C" w14:textId="724D08C8" w:rsidR="00FA5CFC" w:rsidRDefault="004627AB" w:rsidP="00250000">
      <w:pPr>
        <w:rPr>
          <w:rtl/>
        </w:rPr>
      </w:pPr>
      <w:r w:rsidRPr="00CD067C">
        <w:rPr>
          <w:rtl/>
        </w:rPr>
        <w:t xml:space="preserve">הוא הביט דקות ארוכות באחד הצגים מעל מיטתה, בדופק שלה שנותר כמעט יציב לגמרי, מבטו הסורר </w:t>
      </w:r>
      <w:r w:rsidR="009F6DBA">
        <w:rPr>
          <w:rFonts w:hint="cs"/>
          <w:rtl/>
        </w:rPr>
        <w:t>שב אל פניה הדמומות</w:t>
      </w:r>
      <w:r w:rsidR="00B40BDC">
        <w:rPr>
          <w:rFonts w:hint="cs"/>
          <w:rtl/>
        </w:rPr>
        <w:t xml:space="preserve"> </w:t>
      </w:r>
      <w:r w:rsidRPr="00CD067C">
        <w:rPr>
          <w:rtl/>
        </w:rPr>
        <w:t xml:space="preserve">ומייד נרתע, </w:t>
      </w:r>
      <w:r w:rsidR="00FA5CFC">
        <w:rPr>
          <w:rFonts w:hint="cs"/>
          <w:rtl/>
        </w:rPr>
        <w:t>"מה זה כל הצינורות?" הוא לחש, "למה כל הצינורות?"</w:t>
      </w:r>
    </w:p>
    <w:p w14:paraId="018A6453" w14:textId="0451A541" w:rsidR="00FA5CFC" w:rsidRDefault="00FA5CFC" w:rsidP="00435835">
      <w:pPr>
        <w:rPr>
          <w:rtl/>
        </w:rPr>
      </w:pPr>
      <w:r>
        <w:rPr>
          <w:rFonts w:hint="cs"/>
          <w:rtl/>
        </w:rPr>
        <w:t xml:space="preserve">"גם לך היו המון צינורות," תיאו </w:t>
      </w:r>
      <w:r w:rsidR="00435835">
        <w:rPr>
          <w:rFonts w:hint="cs"/>
          <w:rtl/>
        </w:rPr>
        <w:t>אמר בב</w:t>
      </w:r>
      <w:r>
        <w:rPr>
          <w:rFonts w:hint="cs"/>
          <w:rtl/>
        </w:rPr>
        <w:t>גר</w:t>
      </w:r>
      <w:r w:rsidR="00435835">
        <w:rPr>
          <w:rFonts w:hint="cs"/>
          <w:rtl/>
        </w:rPr>
        <w:t>ות</w:t>
      </w:r>
      <w:r>
        <w:rPr>
          <w:rFonts w:hint="cs"/>
          <w:rtl/>
        </w:rPr>
        <w:t xml:space="preserve"> ו</w:t>
      </w:r>
      <w:r w:rsidR="00435835">
        <w:rPr>
          <w:rFonts w:hint="cs"/>
          <w:rtl/>
        </w:rPr>
        <w:t>אחר</w:t>
      </w:r>
      <w:r>
        <w:rPr>
          <w:rFonts w:hint="cs"/>
          <w:rtl/>
        </w:rPr>
        <w:t>י</w:t>
      </w:r>
      <w:r w:rsidR="00435835">
        <w:rPr>
          <w:rFonts w:hint="cs"/>
          <w:rtl/>
        </w:rPr>
        <w:t>ות</w:t>
      </w:r>
      <w:r w:rsidR="009F6DBA">
        <w:rPr>
          <w:rFonts w:hint="cs"/>
          <w:rtl/>
        </w:rPr>
        <w:t>.</w:t>
      </w:r>
    </w:p>
    <w:p w14:paraId="35377C20" w14:textId="2AA88187" w:rsidR="00911C24" w:rsidRDefault="00B453A6" w:rsidP="00B453A6">
      <w:pPr>
        <w:rPr>
          <w:rtl/>
        </w:rPr>
      </w:pPr>
      <w:r>
        <w:rPr>
          <w:rFonts w:hint="cs"/>
          <w:rtl/>
        </w:rPr>
        <w:t>נטע ניסתה לסדר את זוית הגלגלים</w:t>
      </w:r>
      <w:r w:rsidR="009F6DBA">
        <w:rPr>
          <w:rFonts w:hint="cs"/>
          <w:rtl/>
        </w:rPr>
        <w:t>, תוך כדי כך שאלכס מעיף את ידיה מה</w:t>
      </w:r>
      <w:r w:rsidR="000965A1">
        <w:rPr>
          <w:rFonts w:hint="cs"/>
          <w:rtl/>
        </w:rPr>
        <w:t>כיסא</w:t>
      </w:r>
      <w:r w:rsidR="00911C24">
        <w:rPr>
          <w:rFonts w:hint="cs"/>
          <w:rtl/>
        </w:rPr>
        <w:t>.</w:t>
      </w:r>
    </w:p>
    <w:p w14:paraId="7035C5D6" w14:textId="65F17C9A" w:rsidR="009F6DBA" w:rsidRDefault="009F6DBA" w:rsidP="00B453A6">
      <w:pPr>
        <w:rPr>
          <w:rtl/>
        </w:rPr>
      </w:pPr>
      <w:r>
        <w:rPr>
          <w:rFonts w:hint="cs"/>
          <w:rtl/>
        </w:rPr>
        <w:t>"צריך את הצינוריות, בשביל</w:t>
      </w:r>
      <w:r w:rsidR="00BB7B0A">
        <w:rPr>
          <w:rFonts w:hint="cs"/>
          <w:rtl/>
        </w:rPr>
        <w:t xml:space="preserve"> שהכול </w:t>
      </w:r>
      <w:r>
        <w:rPr>
          <w:rFonts w:hint="cs"/>
          <w:rtl/>
        </w:rPr>
        <w:t>יסתדר," תיאו אמר, "אל תדאג."</w:t>
      </w:r>
    </w:p>
    <w:p w14:paraId="2CA1A567" w14:textId="77777777" w:rsidR="00FA5CFC" w:rsidRDefault="00FA5CFC" w:rsidP="00250000">
      <w:pPr>
        <w:rPr>
          <w:rtl/>
        </w:rPr>
      </w:pPr>
      <w:r>
        <w:rPr>
          <w:rFonts w:hint="cs"/>
          <w:rtl/>
        </w:rPr>
        <w:t>"אבל למה גם באף וגם בפה? בשביל מה?"</w:t>
      </w:r>
    </w:p>
    <w:p w14:paraId="50533439" w14:textId="78A35222" w:rsidR="003855C8" w:rsidRDefault="003855C8" w:rsidP="00FC0519">
      <w:pPr>
        <w:rPr>
          <w:rtl/>
        </w:rPr>
      </w:pPr>
      <w:r>
        <w:rPr>
          <w:rFonts w:hint="cs"/>
          <w:rtl/>
        </w:rPr>
        <w:t>"</w:t>
      </w:r>
      <w:r w:rsidR="00435835">
        <w:rPr>
          <w:rFonts w:hint="cs"/>
          <w:rtl/>
        </w:rPr>
        <w:t>כאן</w:t>
      </w:r>
      <w:r>
        <w:rPr>
          <w:rFonts w:hint="cs"/>
          <w:rtl/>
        </w:rPr>
        <w:t xml:space="preserve"> צריך לה</w:t>
      </w:r>
      <w:r w:rsidR="00FC0519">
        <w:rPr>
          <w:rFonts w:hint="cs"/>
          <w:rtl/>
        </w:rPr>
        <w:t>תבונן,</w:t>
      </w:r>
      <w:r>
        <w:rPr>
          <w:rFonts w:hint="cs"/>
          <w:rtl/>
        </w:rPr>
        <w:t xml:space="preserve"> אתה רואה?" פרנק אמר בטון גוער ובמילים איטיות </w:t>
      </w:r>
      <w:r w:rsidR="00C90C6C">
        <w:rPr>
          <w:rFonts w:hint="cs"/>
          <w:rtl/>
        </w:rPr>
        <w:t>מאוד</w:t>
      </w:r>
      <w:r>
        <w:rPr>
          <w:rFonts w:hint="cs"/>
          <w:rtl/>
        </w:rPr>
        <w:t>. "זה מה שחשוב."</w:t>
      </w:r>
    </w:p>
    <w:p w14:paraId="23076210" w14:textId="77777777" w:rsidR="00143C00" w:rsidRDefault="00435835" w:rsidP="00250000">
      <w:pPr>
        <w:rPr>
          <w:rtl/>
        </w:rPr>
      </w:pPr>
      <w:r>
        <w:rPr>
          <w:rFonts w:hint="cs"/>
          <w:rtl/>
        </w:rPr>
        <w:t>"כאן</w:t>
      </w:r>
      <w:r w:rsidR="00143C00">
        <w:rPr>
          <w:rFonts w:hint="cs"/>
          <w:rtl/>
        </w:rPr>
        <w:t>?" אלכס הביט אבוד בשלל המכשירים.</w:t>
      </w:r>
    </w:p>
    <w:p w14:paraId="6D49B875" w14:textId="77777777" w:rsidR="00143C00" w:rsidRDefault="00143C00" w:rsidP="00435835">
      <w:pPr>
        <w:rPr>
          <w:rtl/>
        </w:rPr>
      </w:pPr>
      <w:r>
        <w:rPr>
          <w:rFonts w:hint="cs"/>
          <w:rtl/>
        </w:rPr>
        <w:t xml:space="preserve">תיאו הצביע </w:t>
      </w:r>
      <w:r w:rsidR="00435835">
        <w:rPr>
          <w:rFonts w:hint="cs"/>
          <w:rtl/>
        </w:rPr>
        <w:t xml:space="preserve">בבקיאות </w:t>
      </w:r>
      <w:r>
        <w:rPr>
          <w:rFonts w:hint="cs"/>
          <w:rtl/>
        </w:rPr>
        <w:t xml:space="preserve">על האינפוזיה שניטרה את הלחץ </w:t>
      </w:r>
      <w:r w:rsidR="00435835">
        <w:rPr>
          <w:rFonts w:hint="cs"/>
          <w:rtl/>
        </w:rPr>
        <w:t>התוך-גולגולתי [</w:t>
      </w:r>
      <w:r w:rsidR="00435835" w:rsidRPr="00435835">
        <w:t>http://he.wikipedia.org/wiki/%D7%9C%D7%97%D7%A5_%D7%AA%D7%95%D7%9A-%D7%92%D7%95%D7%9C%D7%92%D7%95%D7%9C%D7%AA%D7%99</w:t>
      </w:r>
      <w:r w:rsidR="00435835">
        <w:rPr>
          <w:rFonts w:hint="cs"/>
          <w:rtl/>
        </w:rPr>
        <w:t>]</w:t>
      </w:r>
      <w:r w:rsidR="00911C24">
        <w:rPr>
          <w:rFonts w:hint="cs"/>
          <w:rtl/>
        </w:rPr>
        <w:t xml:space="preserve"> שלה, פרנק לא הסיר מהמכשיר</w:t>
      </w:r>
      <w:r>
        <w:rPr>
          <w:rFonts w:hint="cs"/>
          <w:rtl/>
        </w:rPr>
        <w:t xml:space="preserve"> את מבטו במשך ימים, ממתין לנוזל שיצטלל ויצביע על שיפור.</w:t>
      </w:r>
    </w:p>
    <w:p w14:paraId="403646A2" w14:textId="53BEDE1F" w:rsidR="004627AB" w:rsidRDefault="00847ACB" w:rsidP="005703A9">
      <w:pPr>
        <w:rPr>
          <w:rtl/>
        </w:rPr>
      </w:pPr>
      <w:r>
        <w:rPr>
          <w:rFonts w:hint="cs"/>
          <w:rtl/>
        </w:rPr>
        <w:t>קולין</w:t>
      </w:r>
      <w:r w:rsidR="004627AB" w:rsidRPr="00CD067C">
        <w:rPr>
          <w:rtl/>
        </w:rPr>
        <w:t xml:space="preserve"> ליט</w:t>
      </w:r>
      <w:r>
        <w:rPr>
          <w:rFonts w:hint="cs"/>
          <w:rtl/>
        </w:rPr>
        <w:t>ף</w:t>
      </w:r>
      <w:r w:rsidR="004627AB" w:rsidRPr="00CD067C">
        <w:rPr>
          <w:rtl/>
        </w:rPr>
        <w:t xml:space="preserve"> את ידה הדוממת, את האצבעות הארוכות, אלכס </w:t>
      </w:r>
      <w:r w:rsidR="00B453A6">
        <w:rPr>
          <w:rFonts w:hint="cs"/>
          <w:rtl/>
        </w:rPr>
        <w:t xml:space="preserve">היה </w:t>
      </w:r>
      <w:r w:rsidR="004627AB" w:rsidRPr="00CD067C">
        <w:rPr>
          <w:rtl/>
        </w:rPr>
        <w:t>יש</w:t>
      </w:r>
      <w:r w:rsidR="00B453A6">
        <w:rPr>
          <w:rFonts w:hint="cs"/>
          <w:rtl/>
        </w:rPr>
        <w:t>ו</w:t>
      </w:r>
      <w:r w:rsidR="004627AB" w:rsidRPr="00CD067C">
        <w:rPr>
          <w:rtl/>
        </w:rPr>
        <w:t>ב ב</w:t>
      </w:r>
      <w:r w:rsidR="000965A1">
        <w:rPr>
          <w:rtl/>
        </w:rPr>
        <w:t>כיסא</w:t>
      </w:r>
      <w:r w:rsidR="00143C00">
        <w:rPr>
          <w:rFonts w:hint="cs"/>
          <w:rtl/>
        </w:rPr>
        <w:t xml:space="preserve"> הגלגלים שלו</w:t>
      </w:r>
      <w:r w:rsidR="004627AB" w:rsidRPr="00CD067C">
        <w:rPr>
          <w:rtl/>
        </w:rPr>
        <w:t xml:space="preserve"> ועיניו פקוחות, אצבעותיו סרו</w:t>
      </w:r>
      <w:r w:rsidR="00143C00">
        <w:rPr>
          <w:rFonts w:hint="cs"/>
          <w:rtl/>
        </w:rPr>
        <w:t>ת</w:t>
      </w:r>
      <w:r w:rsidR="004627AB" w:rsidRPr="00CD067C">
        <w:rPr>
          <w:rtl/>
        </w:rPr>
        <w:t xml:space="preserve"> לכל פקודה חסרת משמעות שמוחו פקד, </w:t>
      </w:r>
      <w:r w:rsidR="00911C24">
        <w:rPr>
          <w:rFonts w:hint="cs"/>
          <w:rtl/>
        </w:rPr>
        <w:t>ו</w:t>
      </w:r>
      <w:r w:rsidR="00DB4C54">
        <w:rPr>
          <w:rtl/>
        </w:rPr>
        <w:t>קתרין</w:t>
      </w:r>
      <w:r w:rsidR="004627AB" w:rsidRPr="00CD067C">
        <w:rPr>
          <w:rtl/>
        </w:rPr>
        <w:t xml:space="preserve"> אמרה: "הסיוט הכי גדול שלי לא התגשם, כי הסיוטים ש</w:t>
      </w:r>
      <w:r w:rsidR="00911C24">
        <w:rPr>
          <w:rtl/>
        </w:rPr>
        <w:t xml:space="preserve">לי מעולם לא </w:t>
      </w:r>
      <w:r w:rsidR="00911C24">
        <w:rPr>
          <w:rtl/>
        </w:rPr>
        <w:lastRenderedPageBreak/>
        <w:t xml:space="preserve">התקרבו לזוועה </w:t>
      </w:r>
      <w:r w:rsidR="00911C24">
        <w:rPr>
          <w:rFonts w:hint="cs"/>
          <w:rtl/>
        </w:rPr>
        <w:t>הזאת</w:t>
      </w:r>
      <w:r w:rsidR="004627AB" w:rsidRPr="00CD067C">
        <w:rPr>
          <w:rtl/>
        </w:rPr>
        <w:t>,"</w:t>
      </w:r>
      <w:r w:rsidR="004627AB">
        <w:rPr>
          <w:rFonts w:hint="cs"/>
          <w:rtl/>
        </w:rPr>
        <w:t xml:space="preserve"> והבלונים המטופשים, כל בלוני האלומניום האדומים בצור</w:t>
      </w:r>
      <w:r w:rsidR="00FC0519">
        <w:rPr>
          <w:rFonts w:hint="cs"/>
          <w:rtl/>
        </w:rPr>
        <w:t>ו</w:t>
      </w:r>
      <w:r w:rsidR="004627AB">
        <w:rPr>
          <w:rFonts w:hint="cs"/>
          <w:rtl/>
        </w:rPr>
        <w:t xml:space="preserve">ת לב </w:t>
      </w:r>
      <w:r w:rsidR="005703A9">
        <w:rPr>
          <w:rFonts w:hint="cs"/>
          <w:rtl/>
        </w:rPr>
        <w:t>של</w:t>
      </w:r>
      <w:r w:rsidR="004627AB">
        <w:rPr>
          <w:rFonts w:hint="cs"/>
          <w:rtl/>
        </w:rPr>
        <w:t xml:space="preserve"> </w:t>
      </w:r>
      <w:r w:rsidR="00734403">
        <w:rPr>
          <w:rFonts w:hint="cs"/>
          <w:rtl/>
        </w:rPr>
        <w:t>איחולי-החלמה-</w:t>
      </w:r>
      <w:r w:rsidR="004627AB">
        <w:rPr>
          <w:rFonts w:hint="cs"/>
          <w:rtl/>
        </w:rPr>
        <w:t>מהירה ש</w:t>
      </w:r>
      <w:r w:rsidR="00734403">
        <w:rPr>
          <w:rFonts w:hint="cs"/>
          <w:rtl/>
        </w:rPr>
        <w:t xml:space="preserve">חבריו קשרו לכיסאו </w:t>
      </w:r>
      <w:r w:rsidR="005703A9">
        <w:rPr>
          <w:rFonts w:hint="cs"/>
          <w:rtl/>
        </w:rPr>
        <w:t>נקשו בחבטות</w:t>
      </w:r>
      <w:r w:rsidR="004627AB">
        <w:rPr>
          <w:rFonts w:hint="cs"/>
          <w:rtl/>
        </w:rPr>
        <w:t xml:space="preserve"> מפוט</w:t>
      </w:r>
      <w:r w:rsidR="005703A9">
        <w:rPr>
          <w:rFonts w:hint="cs"/>
          <w:rtl/>
        </w:rPr>
        <w:t>מות</w:t>
      </w:r>
      <w:r w:rsidR="004627AB">
        <w:rPr>
          <w:rFonts w:hint="cs"/>
          <w:rtl/>
        </w:rPr>
        <w:t xml:space="preserve"> ותפוח</w:t>
      </w:r>
      <w:r w:rsidR="005703A9">
        <w:rPr>
          <w:rFonts w:hint="cs"/>
          <w:rtl/>
        </w:rPr>
        <w:t>ות</w:t>
      </w:r>
      <w:r w:rsidR="00143C00">
        <w:rPr>
          <w:rFonts w:hint="cs"/>
          <w:rtl/>
        </w:rPr>
        <w:t>,</w:t>
      </w:r>
      <w:r w:rsidR="004627AB">
        <w:rPr>
          <w:rFonts w:hint="cs"/>
          <w:rtl/>
        </w:rPr>
        <w:t xml:space="preserve"> זרי פרחים רעננים נשרו מחיקו הרועד, נדרסו תחת גלגלי </w:t>
      </w:r>
      <w:r w:rsidR="000965A1">
        <w:rPr>
          <w:rFonts w:hint="cs"/>
          <w:rtl/>
        </w:rPr>
        <w:t>כיסא</w:t>
      </w:r>
      <w:r w:rsidR="004627AB">
        <w:rPr>
          <w:rFonts w:hint="cs"/>
          <w:rtl/>
        </w:rPr>
        <w:t>ו.</w:t>
      </w:r>
    </w:p>
    <w:p w14:paraId="7D407E81" w14:textId="1BE9400D" w:rsidR="004627AB" w:rsidRDefault="004627AB" w:rsidP="00250000">
      <w:pPr>
        <w:rPr>
          <w:rtl/>
        </w:rPr>
      </w:pPr>
      <w:r>
        <w:rPr>
          <w:rFonts w:hint="cs"/>
          <w:rtl/>
        </w:rPr>
        <w:t xml:space="preserve">"בת </w:t>
      </w:r>
      <w:r w:rsidR="001C5A04">
        <w:rPr>
          <w:rFonts w:hint="cs"/>
          <w:rtl/>
        </w:rPr>
        <w:t>הייתה</w:t>
      </w:r>
      <w:r>
        <w:rPr>
          <w:rFonts w:hint="cs"/>
          <w:rtl/>
        </w:rPr>
        <w:t xml:space="preserve"> לי, אהו</w:t>
      </w:r>
      <w:r w:rsidR="00911C24">
        <w:rPr>
          <w:rFonts w:hint="cs"/>
          <w:rtl/>
        </w:rPr>
        <w:t>בה," אמרה. מי אמרה? ה</w:t>
      </w:r>
      <w:r w:rsidR="001C5A04">
        <w:rPr>
          <w:rFonts w:hint="cs"/>
          <w:rtl/>
        </w:rPr>
        <w:t>אימא</w:t>
      </w:r>
      <w:r w:rsidR="00911C24">
        <w:rPr>
          <w:rFonts w:hint="cs"/>
          <w:rtl/>
        </w:rPr>
        <w:t xml:space="preserve"> של </w:t>
      </w:r>
      <w:r w:rsidR="008B1B44">
        <w:rPr>
          <w:rFonts w:hint="cs"/>
          <w:rtl/>
        </w:rPr>
        <w:t>סופי</w:t>
      </w:r>
      <w:r>
        <w:rPr>
          <w:rFonts w:hint="cs"/>
          <w:rtl/>
        </w:rPr>
        <w:t xml:space="preserve"> אמרה. "בת </w:t>
      </w:r>
      <w:r w:rsidR="001C5A04">
        <w:rPr>
          <w:rFonts w:hint="cs"/>
          <w:rtl/>
        </w:rPr>
        <w:t>הייתה</w:t>
      </w:r>
      <w:r>
        <w:rPr>
          <w:rFonts w:hint="cs"/>
          <w:rtl/>
        </w:rPr>
        <w:t xml:space="preserve"> לי."</w:t>
      </w:r>
    </w:p>
    <w:p w14:paraId="2E4209E9" w14:textId="7F05AF4D" w:rsidR="004627AB" w:rsidRDefault="00911C24" w:rsidP="00B453A6">
      <w:pPr>
        <w:rPr>
          <w:rtl/>
        </w:rPr>
      </w:pPr>
      <w:r>
        <w:rPr>
          <w:rFonts w:hint="cs"/>
          <w:rtl/>
        </w:rPr>
        <w:t>אבל אחת היא לו מה ה</w:t>
      </w:r>
      <w:r w:rsidR="001C5A04">
        <w:rPr>
          <w:rFonts w:hint="cs"/>
          <w:rtl/>
        </w:rPr>
        <w:t>אימא</w:t>
      </w:r>
      <w:r>
        <w:rPr>
          <w:rFonts w:hint="cs"/>
          <w:rtl/>
        </w:rPr>
        <w:t xml:space="preserve"> של </w:t>
      </w:r>
      <w:r w:rsidR="008B1B44">
        <w:rPr>
          <w:rFonts w:hint="cs"/>
          <w:rtl/>
        </w:rPr>
        <w:t>סופי</w:t>
      </w:r>
      <w:r w:rsidR="004627AB">
        <w:rPr>
          <w:rFonts w:hint="cs"/>
          <w:rtl/>
        </w:rPr>
        <w:t xml:space="preserve"> אמרה. אלכס חסין לגמר</w:t>
      </w:r>
      <w:r w:rsidR="00EC0632">
        <w:rPr>
          <w:rFonts w:hint="cs"/>
          <w:rtl/>
        </w:rPr>
        <w:t xml:space="preserve">י </w:t>
      </w:r>
      <w:r w:rsidR="00B453A6">
        <w:rPr>
          <w:rFonts w:hint="cs"/>
          <w:rtl/>
        </w:rPr>
        <w:t>ב</w:t>
      </w:r>
      <w:r w:rsidR="00F53B48">
        <w:rPr>
          <w:rFonts w:hint="cs"/>
          <w:rtl/>
        </w:rPr>
        <w:t xml:space="preserve">פני </w:t>
      </w:r>
      <w:r w:rsidR="00EC0632">
        <w:rPr>
          <w:rFonts w:hint="cs"/>
          <w:rtl/>
        </w:rPr>
        <w:t xml:space="preserve">אש כוחותינו, זאת אש כוחותיו </w:t>
      </w:r>
      <w:r w:rsidR="004627AB">
        <w:rPr>
          <w:rFonts w:hint="cs"/>
          <w:rtl/>
        </w:rPr>
        <w:t>ש</w:t>
      </w:r>
      <w:r w:rsidR="00B453A6">
        <w:rPr>
          <w:rFonts w:hint="cs"/>
          <w:rtl/>
        </w:rPr>
        <w:t>ב</w:t>
      </w:r>
      <w:r>
        <w:rPr>
          <w:rFonts w:hint="cs"/>
          <w:rtl/>
        </w:rPr>
        <w:t>פניה</w:t>
      </w:r>
      <w:r w:rsidR="004627AB">
        <w:rPr>
          <w:rFonts w:hint="cs"/>
          <w:rtl/>
        </w:rPr>
        <w:t xml:space="preserve"> לא היה חסין.</w:t>
      </w:r>
    </w:p>
    <w:p w14:paraId="3682EA9D" w14:textId="572599DE" w:rsidR="004627AB" w:rsidRDefault="004627AB" w:rsidP="00911C24">
      <w:pPr>
        <w:rPr>
          <w:rtl/>
        </w:rPr>
      </w:pPr>
      <w:r>
        <w:rPr>
          <w:rFonts w:hint="cs"/>
          <w:rtl/>
        </w:rPr>
        <w:t>ב</w:t>
      </w:r>
      <w:r w:rsidR="009F130B">
        <w:rPr>
          <w:rFonts w:hint="cs"/>
          <w:rtl/>
        </w:rPr>
        <w:t>קרבו</w:t>
      </w:r>
      <w:r>
        <w:rPr>
          <w:rFonts w:hint="cs"/>
          <w:rtl/>
        </w:rPr>
        <w:t xml:space="preserve"> של אלכס שטה לה בשאננות ארוחת הצהריים שלו, נתחים קטנים</w:t>
      </w:r>
      <w:r w:rsidR="00734403">
        <w:rPr>
          <w:rFonts w:hint="cs"/>
          <w:rtl/>
        </w:rPr>
        <w:t xml:space="preserve"> (האחות-</w:t>
      </w:r>
      <w:r w:rsidR="00911C24">
        <w:rPr>
          <w:rFonts w:hint="cs"/>
          <w:rtl/>
        </w:rPr>
        <w:t xml:space="preserve">האחראית </w:t>
      </w:r>
      <w:r w:rsidR="00C03676">
        <w:rPr>
          <w:rFonts w:hint="cs"/>
          <w:rtl/>
        </w:rPr>
        <w:t>עצמה חתכה לו, והריעה</w:t>
      </w:r>
      <w:r>
        <w:rPr>
          <w:rFonts w:hint="cs"/>
          <w:rtl/>
        </w:rPr>
        <w:t xml:space="preserve"> על כל ביס מהוסס שנבלע בגרונו) של עוף, גרעיני אפונה שמנוניים, גרגרי אורז דביקים ממתינים כאחיהם מימים ימימה לתהליך העיכול המוכר, לרגע בו יזכו להתמזג אל שריריו וי</w:t>
      </w:r>
      <w:r w:rsidR="00E527F4">
        <w:rPr>
          <w:rFonts w:hint="cs"/>
          <w:rtl/>
        </w:rPr>
        <w:t>י</w:t>
      </w:r>
      <w:r w:rsidR="00143C00">
        <w:rPr>
          <w:rFonts w:hint="cs"/>
          <w:rtl/>
        </w:rPr>
        <w:t>לחמו לצידו במאבק הצודק</w:t>
      </w:r>
      <w:r>
        <w:rPr>
          <w:rFonts w:hint="cs"/>
          <w:rtl/>
        </w:rPr>
        <w:t xml:space="preserve"> להתחזק ולהחלים, תהליך סבלני וממושך. כי</w:t>
      </w:r>
      <w:r w:rsidR="00734403">
        <w:rPr>
          <w:rFonts w:hint="cs"/>
          <w:rtl/>
        </w:rPr>
        <w:t xml:space="preserve"> אלכס הרי בחר בחיים, הוא כפה על</w:t>
      </w:r>
      <w:r w:rsidR="00911C24">
        <w:rPr>
          <w:rFonts w:hint="cs"/>
          <w:rtl/>
        </w:rPr>
        <w:t xml:space="preserve"> עצמו להאחז בחיים, לדבוק בצד </w:t>
      </w:r>
      <w:r>
        <w:rPr>
          <w:rFonts w:hint="cs"/>
          <w:rtl/>
        </w:rPr>
        <w:t>זה של העולם.</w:t>
      </w:r>
    </w:p>
    <w:p w14:paraId="576F6100" w14:textId="70C8DC83" w:rsidR="004627AB" w:rsidRDefault="00734403" w:rsidP="00B453A6">
      <w:pPr>
        <w:rPr>
          <w:rtl/>
        </w:rPr>
      </w:pPr>
      <w:r>
        <w:rPr>
          <w:rtl/>
        </w:rPr>
        <w:t xml:space="preserve">וזה היה הרגע בו </w:t>
      </w:r>
      <w:r>
        <w:rPr>
          <w:rFonts w:hint="cs"/>
          <w:rtl/>
        </w:rPr>
        <w:t xml:space="preserve">החל </w:t>
      </w:r>
      <w:r>
        <w:rPr>
          <w:rtl/>
        </w:rPr>
        <w:t>הוירוס</w:t>
      </w:r>
      <w:r w:rsidR="004627AB" w:rsidRPr="00CD067C">
        <w:rPr>
          <w:rtl/>
        </w:rPr>
        <w:t xml:space="preserve"> בפעולתו. אלכס עוד הספיק להסיע עצמו למסדרון ושם התמסר לגלי הבחילה ששטפו אותו. הוא הקיא על עצמו, על חלוק בית החולים, על הגלגלים, על חיבורי הא</w:t>
      </w:r>
      <w:r w:rsidR="00E527F4">
        <w:rPr>
          <w:rFonts w:hint="cs"/>
          <w:rtl/>
        </w:rPr>
        <w:t>י</w:t>
      </w:r>
      <w:r w:rsidR="004627AB" w:rsidRPr="00CD067C">
        <w:rPr>
          <w:rtl/>
        </w:rPr>
        <w:t xml:space="preserve">נפוזיות בגב </w:t>
      </w:r>
      <w:r w:rsidR="009F6DBA">
        <w:rPr>
          <w:rFonts w:hint="cs"/>
          <w:rtl/>
        </w:rPr>
        <w:t xml:space="preserve">כף </w:t>
      </w:r>
      <w:r w:rsidR="004627AB" w:rsidRPr="00CD067C">
        <w:rPr>
          <w:rtl/>
        </w:rPr>
        <w:t>ידו ובפנים זרועו, על גרביו המשתלשלות, על הרצפה סביב סביב, התה הפושר והמתוק מדי ששתה במחלקה לפני שעלה לטיפול נמרץ, ובעקבותיו האורז והעוף המכובס,</w:t>
      </w:r>
      <w:r w:rsidR="00483BB1">
        <w:rPr>
          <w:rtl/>
        </w:rPr>
        <w:t xml:space="preserve"> הכול </w:t>
      </w:r>
      <w:r w:rsidR="009F6DBA">
        <w:rPr>
          <w:rFonts w:hint="cs"/>
          <w:rtl/>
        </w:rPr>
        <w:t>נפלט</w:t>
      </w:r>
      <w:r w:rsidR="00911C24">
        <w:rPr>
          <w:rtl/>
        </w:rPr>
        <w:t xml:space="preserve"> ממנו בשטף נמרץ ואלים</w:t>
      </w:r>
      <w:r w:rsidR="00911C24">
        <w:rPr>
          <w:rFonts w:hint="cs"/>
          <w:rtl/>
        </w:rPr>
        <w:t>.</w:t>
      </w:r>
      <w:r w:rsidR="00911C24">
        <w:rPr>
          <w:rtl/>
        </w:rPr>
        <w:t xml:space="preserve"> כש</w:t>
      </w:r>
      <w:r w:rsidR="004627AB" w:rsidRPr="00CD067C">
        <w:rPr>
          <w:rtl/>
        </w:rPr>
        <w:t>אחות ש</w:t>
      </w:r>
      <w:r w:rsidR="00911C24">
        <w:rPr>
          <w:rFonts w:hint="cs"/>
          <w:rtl/>
        </w:rPr>
        <w:t>נטע הזעיקה</w:t>
      </w:r>
      <w:r w:rsidR="004627AB" w:rsidRPr="00CD067C">
        <w:rPr>
          <w:rtl/>
        </w:rPr>
        <w:t xml:space="preserve"> דחפה לפניו קערה בצורת כליה הוא עדיין הקיא אבל לא נותר מאומה בקרביו, ובכל זאת עוד גל בחילה ועוד אחד, עיניו האדימו ודמעות</w:t>
      </w:r>
      <w:r>
        <w:rPr>
          <w:rFonts w:hint="cs"/>
          <w:rtl/>
        </w:rPr>
        <w:t>-מאמץ</w:t>
      </w:r>
      <w:r w:rsidR="004627AB" w:rsidRPr="00CD067C">
        <w:rPr>
          <w:rtl/>
        </w:rPr>
        <w:t xml:space="preserve"> התגלגלו על </w:t>
      </w:r>
      <w:r>
        <w:rPr>
          <w:rtl/>
        </w:rPr>
        <w:t>לחייו</w:t>
      </w:r>
      <w:r w:rsidR="004627AB" w:rsidRPr="00CD067C">
        <w:rPr>
          <w:rtl/>
        </w:rPr>
        <w:t>, הא</w:t>
      </w:r>
      <w:r w:rsidR="004627AB" w:rsidRPr="00CD067C">
        <w:rPr>
          <w:rFonts w:hint="cs"/>
          <w:rtl/>
        </w:rPr>
        <w:t>חות</w:t>
      </w:r>
      <w:r w:rsidR="004627AB" w:rsidRPr="00CD067C">
        <w:rPr>
          <w:rtl/>
        </w:rPr>
        <w:t xml:space="preserve"> הניחה יד </w:t>
      </w:r>
      <w:r w:rsidR="00911C24">
        <w:rPr>
          <w:rFonts w:hint="cs"/>
          <w:rtl/>
        </w:rPr>
        <w:t xml:space="preserve">מעודדת </w:t>
      </w:r>
      <w:r w:rsidR="004627AB" w:rsidRPr="00CD067C">
        <w:rPr>
          <w:rtl/>
        </w:rPr>
        <w:t>על גבו, החלק היחיד בגופו שנותר עדיין יבש, הוא ניסה להודות לה אבל גרגר אורז שהקיא נתקע בין שיניו והגועל וגלי הבחילה התיקו את הדיבור מפיו.</w:t>
      </w:r>
    </w:p>
    <w:p w14:paraId="66E92047" w14:textId="77777777" w:rsidR="004627AB" w:rsidRDefault="004627AB" w:rsidP="00250000">
      <w:pPr>
        <w:rPr>
          <w:rtl/>
        </w:rPr>
      </w:pPr>
      <w:r>
        <w:rPr>
          <w:rFonts w:hint="cs"/>
          <w:rtl/>
        </w:rPr>
        <w:t>אדוני, מר הופמן הנכבד, אז אתה בוחר בחיים, אמרת? וכי מניין לך שזאת הבחירה הנכונה עבורך?</w:t>
      </w:r>
    </w:p>
    <w:p w14:paraId="1888377C" w14:textId="77777777" w:rsidR="004627AB" w:rsidRDefault="004627AB" w:rsidP="00250000">
      <w:pPr>
        <w:rPr>
          <w:rtl/>
        </w:rPr>
      </w:pPr>
      <w:r>
        <w:rPr>
          <w:rFonts w:hint="cs"/>
          <w:rtl/>
        </w:rPr>
        <w:t>אנשים, לרוב כשניצבת בפניהם הבחירה, בוחרים בחיים. (לא תמיד זה מצליח, לא תמיד זאת סיבה להתפאר.) כי צריך, אז הבה נמשיך הלאה</w:t>
      </w:r>
      <w:r w:rsidR="00911C24">
        <w:rPr>
          <w:rFonts w:hint="cs"/>
          <w:rtl/>
        </w:rPr>
        <w:t>.</w:t>
      </w:r>
      <w:r>
        <w:rPr>
          <w:rFonts w:hint="cs"/>
          <w:rtl/>
        </w:rPr>
        <w:t xml:space="preserve"> (למה? מה יש שם?) </w:t>
      </w:r>
    </w:p>
    <w:p w14:paraId="3CC554E8" w14:textId="77777777" w:rsidR="004627AB" w:rsidRDefault="004627AB" w:rsidP="00250000">
      <w:pPr>
        <w:rPr>
          <w:rtl/>
        </w:rPr>
      </w:pPr>
      <w:r>
        <w:rPr>
          <w:rFonts w:hint="cs"/>
          <w:rtl/>
        </w:rPr>
        <w:t>וגם אלכס בחר בחיים. לא בהכרח הבחירה הנכונה עבורו.</w:t>
      </w:r>
    </w:p>
    <w:p w14:paraId="79571F58" w14:textId="77777777" w:rsidR="004627AB" w:rsidRDefault="004627AB" w:rsidP="00250000">
      <w:pPr>
        <w:rPr>
          <w:rtl/>
        </w:rPr>
      </w:pPr>
      <w:r>
        <w:rPr>
          <w:rFonts w:hint="cs"/>
          <w:rtl/>
        </w:rPr>
        <w:t xml:space="preserve">ואם לא, אז מה? אז </w:t>
      </w:r>
      <w:r>
        <w:rPr>
          <w:rtl/>
        </w:rPr>
        <w:t>–</w:t>
      </w:r>
      <w:r>
        <w:rPr>
          <w:rFonts w:hint="cs"/>
          <w:rtl/>
        </w:rPr>
        <w:t xml:space="preserve"> </w:t>
      </w:r>
      <w:r w:rsidR="008E5B7F">
        <w:rPr>
          <w:rFonts w:hint="cs"/>
          <w:rtl/>
        </w:rPr>
        <w:t xml:space="preserve">מנת יתר של </w:t>
      </w:r>
      <w:r>
        <w:rPr>
          <w:rFonts w:hint="cs"/>
          <w:rtl/>
        </w:rPr>
        <w:t>כדורים?</w:t>
      </w:r>
    </w:p>
    <w:p w14:paraId="1E5A75B9" w14:textId="77777777" w:rsidR="004627AB" w:rsidRDefault="004627AB" w:rsidP="00250000">
      <w:pPr>
        <w:rPr>
          <w:rtl/>
        </w:rPr>
      </w:pPr>
      <w:r>
        <w:rPr>
          <w:rFonts w:hint="cs"/>
          <w:rtl/>
        </w:rPr>
        <w:t>לא.</w:t>
      </w:r>
    </w:p>
    <w:p w14:paraId="0F62EC56" w14:textId="77777777" w:rsidR="004627AB" w:rsidRDefault="004627AB" w:rsidP="00250000">
      <w:pPr>
        <w:rPr>
          <w:rtl/>
        </w:rPr>
      </w:pPr>
      <w:r>
        <w:rPr>
          <w:rFonts w:hint="cs"/>
          <w:rtl/>
        </w:rPr>
        <w:t>הרעלת פחמן חד חמצני?</w:t>
      </w:r>
    </w:p>
    <w:p w14:paraId="61116692" w14:textId="77777777" w:rsidR="004627AB" w:rsidRDefault="004627AB" w:rsidP="00250000">
      <w:pPr>
        <w:rPr>
          <w:rtl/>
        </w:rPr>
      </w:pPr>
      <w:r>
        <w:rPr>
          <w:rFonts w:hint="cs"/>
          <w:rtl/>
        </w:rPr>
        <w:t>לא.</w:t>
      </w:r>
    </w:p>
    <w:p w14:paraId="7398EC3E" w14:textId="77777777" w:rsidR="004627AB" w:rsidRDefault="004627AB" w:rsidP="00250000">
      <w:pPr>
        <w:rPr>
          <w:rtl/>
        </w:rPr>
      </w:pPr>
      <w:r>
        <w:rPr>
          <w:rFonts w:hint="cs"/>
          <w:rtl/>
        </w:rPr>
        <w:t>השתרעות על פסי רכבת?</w:t>
      </w:r>
    </w:p>
    <w:p w14:paraId="4CABF45E" w14:textId="77777777" w:rsidR="004627AB" w:rsidRDefault="004627AB" w:rsidP="00250000">
      <w:pPr>
        <w:rPr>
          <w:rtl/>
        </w:rPr>
      </w:pPr>
      <w:r>
        <w:rPr>
          <w:rFonts w:hint="cs"/>
          <w:rtl/>
        </w:rPr>
        <w:t>לא.</w:t>
      </w:r>
    </w:p>
    <w:p w14:paraId="7BCA9F13" w14:textId="77777777" w:rsidR="004627AB" w:rsidRDefault="004627AB" w:rsidP="00250000">
      <w:pPr>
        <w:rPr>
          <w:rtl/>
        </w:rPr>
      </w:pPr>
      <w:r>
        <w:rPr>
          <w:rFonts w:hint="cs"/>
          <w:rtl/>
        </w:rPr>
        <w:t>חיתוך ורידים באמבט חמים?</w:t>
      </w:r>
    </w:p>
    <w:p w14:paraId="27458F72" w14:textId="77777777" w:rsidR="004627AB" w:rsidRDefault="004627AB" w:rsidP="00250000">
      <w:pPr>
        <w:rPr>
          <w:rtl/>
        </w:rPr>
      </w:pPr>
      <w:r>
        <w:rPr>
          <w:rFonts w:hint="cs"/>
          <w:rtl/>
        </w:rPr>
        <w:t>לא.</w:t>
      </w:r>
    </w:p>
    <w:p w14:paraId="329CBF7D" w14:textId="77777777" w:rsidR="004627AB" w:rsidRDefault="004627AB" w:rsidP="00250000">
      <w:pPr>
        <w:rPr>
          <w:rtl/>
        </w:rPr>
      </w:pPr>
      <w:r>
        <w:rPr>
          <w:rFonts w:hint="cs"/>
          <w:rtl/>
        </w:rPr>
        <w:t>אקדח לרקה?</w:t>
      </w:r>
    </w:p>
    <w:p w14:paraId="426AE54B" w14:textId="77777777" w:rsidR="004627AB" w:rsidRDefault="004627AB" w:rsidP="00250000">
      <w:pPr>
        <w:rPr>
          <w:rtl/>
        </w:rPr>
      </w:pPr>
      <w:r>
        <w:rPr>
          <w:rFonts w:hint="cs"/>
          <w:rtl/>
        </w:rPr>
        <w:t>בהחלט לא!</w:t>
      </w:r>
    </w:p>
    <w:p w14:paraId="19EB41A5" w14:textId="77777777" w:rsidR="004627AB" w:rsidRDefault="004627AB" w:rsidP="00250000">
      <w:pPr>
        <w:rPr>
          <w:rtl/>
        </w:rPr>
      </w:pPr>
      <w:r>
        <w:rPr>
          <w:rFonts w:hint="cs"/>
          <w:rtl/>
        </w:rPr>
        <w:t>חנק? תליה? שריפה בעודו בחיים?</w:t>
      </w:r>
    </w:p>
    <w:p w14:paraId="714210C9" w14:textId="77777777" w:rsidR="004627AB" w:rsidRDefault="004627AB" w:rsidP="00250000">
      <w:pPr>
        <w:rPr>
          <w:rtl/>
        </w:rPr>
      </w:pPr>
      <w:r>
        <w:rPr>
          <w:rFonts w:hint="cs"/>
          <w:rtl/>
        </w:rPr>
        <w:t>לא! לא! לא ולא!</w:t>
      </w:r>
    </w:p>
    <w:p w14:paraId="0E8AD18E" w14:textId="77777777" w:rsidR="004627AB" w:rsidRDefault="004627AB" w:rsidP="00250000">
      <w:pPr>
        <w:rPr>
          <w:rtl/>
        </w:rPr>
      </w:pPr>
      <w:r>
        <w:rPr>
          <w:rFonts w:hint="cs"/>
          <w:rtl/>
        </w:rPr>
        <w:t>ומה כן?</w:t>
      </w:r>
    </w:p>
    <w:p w14:paraId="7E95E2AA" w14:textId="0C1CDEFF" w:rsidR="004627AB" w:rsidRDefault="004627AB" w:rsidP="00250000">
      <w:pPr>
        <w:rPr>
          <w:rtl/>
        </w:rPr>
      </w:pPr>
      <w:r>
        <w:rPr>
          <w:rFonts w:hint="cs"/>
          <w:rtl/>
        </w:rPr>
        <w:lastRenderedPageBreak/>
        <w:t>קפיצה מבניין גבוה כמובן. עם הפנים לכיוון המדרכה והמוות קרב, קרב, קרב אל אלכס וגם אלכס קרב אל המוות מביט קדימה נכחה, הקץ מחושב ו</w:t>
      </w:r>
      <w:r w:rsidR="00B833EF">
        <w:rPr>
          <w:rFonts w:hint="cs"/>
          <w:rtl/>
        </w:rPr>
        <w:t>מדויק</w:t>
      </w:r>
      <w:r>
        <w:rPr>
          <w:rFonts w:hint="cs"/>
          <w:rtl/>
        </w:rPr>
        <w:t xml:space="preserve"> ואין דבר (חיוך דק עולה על שפתיו) אין דבר שיוכל לעצרו.</w:t>
      </w:r>
    </w:p>
    <w:p w14:paraId="572588CB" w14:textId="77777777" w:rsidR="00945460" w:rsidRDefault="00945460" w:rsidP="00250000">
      <w:pPr>
        <w:rPr>
          <w:rtl/>
        </w:rPr>
      </w:pPr>
    </w:p>
    <w:p w14:paraId="55FDC975" w14:textId="1670B5AE" w:rsidR="00945460" w:rsidRDefault="00945460" w:rsidP="00250000">
      <w:pPr>
        <w:rPr>
          <w:rtl/>
        </w:rPr>
      </w:pPr>
      <w:r>
        <w:rPr>
          <w:rFonts w:hint="cs"/>
          <w:rtl/>
        </w:rPr>
        <w:t xml:space="preserve">[חסר לי: עד </w:t>
      </w:r>
      <w:r w:rsidR="00F06A3F">
        <w:rPr>
          <w:rFonts w:hint="cs"/>
          <w:rtl/>
        </w:rPr>
        <w:t>עכשיו</w:t>
      </w:r>
      <w:r>
        <w:rPr>
          <w:rFonts w:hint="cs"/>
          <w:rtl/>
        </w:rPr>
        <w:t xml:space="preserve"> מצבה של </w:t>
      </w:r>
      <w:r w:rsidR="008B1B44">
        <w:rPr>
          <w:rFonts w:hint="cs"/>
          <w:rtl/>
        </w:rPr>
        <w:t>סופי</w:t>
      </w:r>
      <w:r>
        <w:rPr>
          <w:rFonts w:hint="cs"/>
          <w:rtl/>
        </w:rPr>
        <w:t xml:space="preserve"> היה טוב יחסית וניבאו לה החלמה מלאה. זה היה אלכס שלא היה בטוח מה יהיה איתו. עד שמצאו אצלה תסחיפים ב-2 הריאות וגו'...]</w:t>
      </w:r>
    </w:p>
    <w:p w14:paraId="0426750F" w14:textId="77777777" w:rsidR="006368A1" w:rsidRPr="00CD067C" w:rsidRDefault="006368A1" w:rsidP="00250000">
      <w:pPr>
        <w:rPr>
          <w:rtl/>
        </w:rPr>
      </w:pPr>
    </w:p>
    <w:p w14:paraId="526574F9" w14:textId="1B583EBD" w:rsidR="004627AB" w:rsidRPr="00CD067C" w:rsidRDefault="00F347E0" w:rsidP="00250000">
      <w:pPr>
        <w:rPr>
          <w:rtl/>
        </w:rPr>
      </w:pPr>
      <w:r>
        <w:rPr>
          <w:rFonts w:hint="cs"/>
          <w:rtl/>
        </w:rPr>
        <w:t xml:space="preserve">ביום בו העבירו את </w:t>
      </w:r>
      <w:r w:rsidR="008B1B44">
        <w:rPr>
          <w:rFonts w:hint="cs"/>
          <w:rtl/>
        </w:rPr>
        <w:t>סופי</w:t>
      </w:r>
      <w:r>
        <w:rPr>
          <w:rFonts w:hint="cs"/>
          <w:rtl/>
        </w:rPr>
        <w:t xml:space="preserve"> מטיפול נמרץ נוירולוגי לטיפול דחוף נוירולוגי </w:t>
      </w:r>
      <w:r w:rsidR="004627AB" w:rsidRPr="00CD067C">
        <w:rPr>
          <w:rtl/>
        </w:rPr>
        <w:t xml:space="preserve">אלכס חזר הביתה. </w:t>
      </w:r>
      <w:r>
        <w:rPr>
          <w:rFonts w:hint="cs"/>
          <w:rtl/>
        </w:rPr>
        <w:t xml:space="preserve">[אצל </w:t>
      </w:r>
      <w:r>
        <w:t>Kevin Pearce</w:t>
      </w:r>
      <w:r>
        <w:rPr>
          <w:rFonts w:hint="cs"/>
          <w:rtl/>
        </w:rPr>
        <w:t xml:space="preserve"> זה קרה 26 ימים לאחר הפגיעה] </w:t>
      </w:r>
      <w:r w:rsidR="004627AB" w:rsidRPr="00CD067C">
        <w:rPr>
          <w:rtl/>
        </w:rPr>
        <w:t xml:space="preserve">לא היה </w:t>
      </w:r>
      <w:r w:rsidR="00734403">
        <w:rPr>
          <w:rFonts w:hint="cs"/>
          <w:rtl/>
        </w:rPr>
        <w:t xml:space="preserve">דבר </w:t>
      </w:r>
      <w:r w:rsidR="00734403">
        <w:rPr>
          <w:rtl/>
        </w:rPr>
        <w:t>בעולם</w:t>
      </w:r>
      <w:r w:rsidR="004627AB" w:rsidRPr="00CD067C">
        <w:rPr>
          <w:rtl/>
        </w:rPr>
        <w:t xml:space="preserve"> מיותר ממנו. חוץ מאשר אולי הפרונקל שעל התחת של המלכה. הוא חייך חיוך קטנטן, ואז נמלא תיעוב עצמי וסטר לעצמו בחזקה. לא היה איכפת לו שאחיו הקטן הביט, פוער את פיו בתדהמה, </w:t>
      </w:r>
      <w:r w:rsidR="004627AB" w:rsidRPr="00CD067C">
        <w:rPr>
          <w:rFonts w:hint="cs"/>
          <w:rtl/>
        </w:rPr>
        <w:t>פוער</w:t>
      </w:r>
      <w:r w:rsidR="004627AB" w:rsidRPr="00CD067C">
        <w:rPr>
          <w:rtl/>
        </w:rPr>
        <w:t xml:space="preserve"> עיניו בפלצות. </w:t>
      </w:r>
    </w:p>
    <w:p w14:paraId="19455AF6" w14:textId="77777777" w:rsidR="004627AB" w:rsidRDefault="004627AB" w:rsidP="00250000">
      <w:pPr>
        <w:rPr>
          <w:rtl/>
        </w:rPr>
      </w:pPr>
      <w:r w:rsidRPr="00CD067C">
        <w:rPr>
          <w:rtl/>
        </w:rPr>
        <w:t>שילמד מהם החיים.</w:t>
      </w:r>
    </w:p>
    <w:p w14:paraId="14BF556E" w14:textId="70EEA0BF" w:rsidR="00F347E0" w:rsidRPr="00CD067C" w:rsidRDefault="005E1F9B" w:rsidP="005E1F9B">
      <w:pPr>
        <w:rPr>
          <w:rtl/>
        </w:rPr>
      </w:pPr>
      <w:r>
        <w:rPr>
          <w:rFonts w:hint="cs"/>
          <w:rtl/>
        </w:rPr>
        <w:t>לחיו העזה לפעום בכאב, ואילו ל</w:t>
      </w:r>
      <w:r w:rsidR="008B1B44">
        <w:rPr>
          <w:rFonts w:hint="cs"/>
          <w:rtl/>
        </w:rPr>
        <w:t>סופי</w:t>
      </w:r>
      <w:r>
        <w:rPr>
          <w:rFonts w:hint="cs"/>
          <w:rtl/>
        </w:rPr>
        <w:t xml:space="preserve"> הי</w:t>
      </w:r>
      <w:r w:rsidR="00F347E0">
        <w:rPr>
          <w:rFonts w:hint="cs"/>
          <w:rtl/>
        </w:rPr>
        <w:t xml:space="preserve">ה קריש דם ביד </w:t>
      </w:r>
      <w:r w:rsidR="009F6DBA">
        <w:rPr>
          <w:rFonts w:hint="cs"/>
          <w:rtl/>
        </w:rPr>
        <w:t>ולכן היד התנפחה ו</w:t>
      </w:r>
      <w:r w:rsidR="00431834">
        <w:rPr>
          <w:rFonts w:hint="cs"/>
          <w:rtl/>
        </w:rPr>
        <w:t>עד ש</w:t>
      </w:r>
      <w:r w:rsidR="009F6DBA">
        <w:rPr>
          <w:rFonts w:hint="cs"/>
          <w:rtl/>
        </w:rPr>
        <w:t xml:space="preserve">גילו את זה </w:t>
      </w:r>
      <w:r w:rsidR="00431834">
        <w:rPr>
          <w:rFonts w:hint="cs"/>
          <w:rtl/>
        </w:rPr>
        <w:t>והעבירו את האינפוזיה ליד ה</w:t>
      </w:r>
      <w:r w:rsidR="003A7E9C">
        <w:rPr>
          <w:rFonts w:hint="cs"/>
          <w:rtl/>
        </w:rPr>
        <w:t>שנייה</w:t>
      </w:r>
      <w:r w:rsidR="00431834">
        <w:rPr>
          <w:rFonts w:hint="cs"/>
          <w:rtl/>
        </w:rPr>
        <w:t xml:space="preserve">, </w:t>
      </w:r>
      <w:r w:rsidR="009F6DBA">
        <w:rPr>
          <w:rFonts w:hint="cs"/>
          <w:rtl/>
        </w:rPr>
        <w:t xml:space="preserve">היד כבר </w:t>
      </w:r>
      <w:r w:rsidR="00431834">
        <w:rPr>
          <w:rFonts w:hint="cs"/>
          <w:rtl/>
        </w:rPr>
        <w:t>התנפחה ל</w:t>
      </w:r>
      <w:r w:rsidR="00D54C3E">
        <w:rPr>
          <w:rFonts w:hint="cs"/>
          <w:rtl/>
        </w:rPr>
        <w:t>ממד</w:t>
      </w:r>
      <w:r w:rsidR="00431834">
        <w:rPr>
          <w:rFonts w:hint="cs"/>
          <w:rtl/>
        </w:rPr>
        <w:t>ים עצומים ו</w:t>
      </w:r>
      <w:r w:rsidR="009F6DBA">
        <w:rPr>
          <w:rFonts w:hint="cs"/>
          <w:rtl/>
        </w:rPr>
        <w:t xml:space="preserve">האדימה / הכחילה [לבדוק] </w:t>
      </w:r>
      <w:r w:rsidR="00F347E0">
        <w:rPr>
          <w:rFonts w:hint="cs"/>
          <w:rtl/>
        </w:rPr>
        <w:t>אבל זה לא העיקר, כי סריקת ה-</w:t>
      </w:r>
      <w:r w:rsidR="00F347E0">
        <w:rPr>
          <w:rFonts w:hint="cs"/>
        </w:rPr>
        <w:t>CT</w:t>
      </w:r>
      <w:r w:rsidR="00F347E0">
        <w:rPr>
          <w:rFonts w:hint="cs"/>
          <w:rtl/>
        </w:rPr>
        <w:t xml:space="preserve"> </w:t>
      </w:r>
      <w:r w:rsidR="00431834">
        <w:rPr>
          <w:rFonts w:hint="cs"/>
          <w:rtl/>
        </w:rPr>
        <w:t xml:space="preserve">הגולגלתית [???] </w:t>
      </w:r>
      <w:r w:rsidR="00F347E0">
        <w:rPr>
          <w:rFonts w:hint="cs"/>
          <w:rtl/>
        </w:rPr>
        <w:t>האחרונה לא הראתה</w:t>
      </w:r>
      <w:r w:rsidR="007C13F5">
        <w:rPr>
          <w:rFonts w:hint="cs"/>
          <w:rtl/>
        </w:rPr>
        <w:t xml:space="preserve"> כל</w:t>
      </w:r>
      <w:r w:rsidR="00F347E0">
        <w:rPr>
          <w:rFonts w:hint="cs"/>
          <w:rtl/>
        </w:rPr>
        <w:t xml:space="preserve"> שיפור.</w:t>
      </w:r>
    </w:p>
    <w:p w14:paraId="0B3D0A12" w14:textId="77777777" w:rsidR="00893933" w:rsidRDefault="004627AB" w:rsidP="00250000">
      <w:pPr>
        <w:rPr>
          <w:rtl/>
        </w:rPr>
      </w:pPr>
      <w:r w:rsidRPr="00CD067C">
        <w:rPr>
          <w:rtl/>
        </w:rPr>
        <w:t xml:space="preserve">אלכס </w:t>
      </w:r>
      <w:r w:rsidR="007C13F5">
        <w:rPr>
          <w:rFonts w:hint="cs"/>
          <w:rtl/>
        </w:rPr>
        <w:t xml:space="preserve">הצליח לעשות לסבתא שלו מה שהנאצים לא הצליחו. </w:t>
      </w:r>
      <w:r w:rsidR="00893933">
        <w:rPr>
          <w:rFonts w:hint="cs"/>
          <w:rtl/>
        </w:rPr>
        <w:t xml:space="preserve">בבת אחת, זה היה מיידי. </w:t>
      </w:r>
    </w:p>
    <w:p w14:paraId="3FB8155A" w14:textId="4D6CA6E2" w:rsidR="004627AB" w:rsidRPr="00CD067C" w:rsidRDefault="007C13F5" w:rsidP="001E78CE">
      <w:pPr>
        <w:rPr>
          <w:rtl/>
        </w:rPr>
      </w:pPr>
      <w:r>
        <w:rPr>
          <w:rFonts w:hint="cs"/>
          <w:rtl/>
        </w:rPr>
        <w:t xml:space="preserve">הוא </w:t>
      </w:r>
      <w:r w:rsidR="004627AB" w:rsidRPr="00CD067C">
        <w:rPr>
          <w:rtl/>
        </w:rPr>
        <w:t>היה מרותק ל</w:t>
      </w:r>
      <w:r w:rsidR="00271F95">
        <w:rPr>
          <w:rtl/>
        </w:rPr>
        <w:t>אזור</w:t>
      </w:r>
      <w:r w:rsidR="004627AB" w:rsidRPr="00CD067C">
        <w:rPr>
          <w:rtl/>
        </w:rPr>
        <w:t xml:space="preserve"> הסלון, דלת חדרו </w:t>
      </w:r>
      <w:r w:rsidR="001C5A04">
        <w:rPr>
          <w:rtl/>
        </w:rPr>
        <w:t>הייתה</w:t>
      </w:r>
      <w:r w:rsidR="004627AB" w:rsidRPr="00CD067C">
        <w:rPr>
          <w:rtl/>
        </w:rPr>
        <w:t xml:space="preserve"> צרה מדי </w:t>
      </w:r>
      <w:r w:rsidR="001E78CE">
        <w:rPr>
          <w:rFonts w:hint="cs"/>
          <w:rtl/>
        </w:rPr>
        <w:t>ל</w:t>
      </w:r>
      <w:r w:rsidR="000965A1">
        <w:rPr>
          <w:rtl/>
        </w:rPr>
        <w:t>כיסא</w:t>
      </w:r>
      <w:r w:rsidR="004627AB" w:rsidRPr="00CD067C">
        <w:rPr>
          <w:rtl/>
        </w:rPr>
        <w:t xml:space="preserve"> הגלגלים. תיאו ישב ארוכות מול הפסנתר הסגור, הרים מדי פעם את המכסה, </w:t>
      </w:r>
      <w:r w:rsidR="00476E9C">
        <w:rPr>
          <w:rFonts w:hint="cs"/>
          <w:rtl/>
        </w:rPr>
        <w:t xml:space="preserve">אבל לא ניגן, ועל אלכס אסר </w:t>
      </w:r>
      <w:r w:rsidR="004627AB" w:rsidRPr="00CD067C">
        <w:rPr>
          <w:rtl/>
        </w:rPr>
        <w:t xml:space="preserve">לשמוע </w:t>
      </w:r>
      <w:r w:rsidR="001C5A04">
        <w:rPr>
          <w:rtl/>
        </w:rPr>
        <w:t>מוזיקה</w:t>
      </w:r>
      <w:r w:rsidR="004627AB" w:rsidRPr="00CD067C">
        <w:rPr>
          <w:rtl/>
        </w:rPr>
        <w:t xml:space="preserve"> בקול רם. את השירים ב</w:t>
      </w:r>
      <w:r w:rsidR="004627AB">
        <w:rPr>
          <w:rFonts w:hint="cs"/>
          <w:rtl/>
        </w:rPr>
        <w:t>נגן ה</w:t>
      </w:r>
      <w:r w:rsidR="001C5A04">
        <w:rPr>
          <w:rFonts w:hint="cs"/>
          <w:rtl/>
        </w:rPr>
        <w:t>מוזיקה</w:t>
      </w:r>
      <w:r w:rsidR="004627AB">
        <w:rPr>
          <w:rFonts w:hint="cs"/>
          <w:rtl/>
        </w:rPr>
        <w:t xml:space="preserve"> שלו</w:t>
      </w:r>
      <w:r w:rsidR="004627AB" w:rsidRPr="00CD067C">
        <w:rPr>
          <w:rtl/>
        </w:rPr>
        <w:t xml:space="preserve"> אלכס שמע כבר מאות פעמים </w:t>
      </w:r>
      <w:r w:rsidR="001E78CE">
        <w:rPr>
          <w:rFonts w:hint="cs"/>
          <w:rtl/>
        </w:rPr>
        <w:t>ובשירים אחרים לא חפץ [</w:t>
      </w:r>
      <w:r w:rsidR="004627AB" w:rsidRPr="00CD067C">
        <w:rPr>
          <w:rtl/>
        </w:rPr>
        <w:t xml:space="preserve">ואי אפשר היה לטעון שירים חדשים כי גם הדלת לחדר המחשב </w:t>
      </w:r>
      <w:r w:rsidR="001C5A04">
        <w:rPr>
          <w:rtl/>
        </w:rPr>
        <w:t>הייתה</w:t>
      </w:r>
      <w:r w:rsidR="004627AB" w:rsidRPr="00CD067C">
        <w:rPr>
          <w:rtl/>
        </w:rPr>
        <w:t xml:space="preserve"> צרה מדי</w:t>
      </w:r>
      <w:r w:rsidR="001E78CE">
        <w:rPr>
          <w:rFonts w:hint="cs"/>
          <w:rtl/>
        </w:rPr>
        <w:t>]</w:t>
      </w:r>
      <w:r w:rsidR="001E78CE">
        <w:rPr>
          <w:rtl/>
        </w:rPr>
        <w:t>. לעת עתה</w:t>
      </w:r>
      <w:r w:rsidR="004627AB" w:rsidRPr="00CD067C">
        <w:rPr>
          <w:rtl/>
        </w:rPr>
        <w:t xml:space="preserve"> ישב ב</w:t>
      </w:r>
      <w:r w:rsidR="000965A1">
        <w:rPr>
          <w:rtl/>
        </w:rPr>
        <w:t>כיסא</w:t>
      </w:r>
      <w:r w:rsidR="004627AB" w:rsidRPr="00CD067C">
        <w:rPr>
          <w:rtl/>
        </w:rPr>
        <w:t xml:space="preserve"> הגלגלים שלו, </w:t>
      </w:r>
      <w:r w:rsidR="001E78CE">
        <w:rPr>
          <w:rFonts w:hint="cs"/>
          <w:rtl/>
        </w:rPr>
        <w:t xml:space="preserve">עושה </w:t>
      </w:r>
      <w:r w:rsidR="004627AB" w:rsidRPr="00CD067C">
        <w:rPr>
          <w:rtl/>
        </w:rPr>
        <w:t>מדי פעם כמ</w:t>
      </w:r>
      <w:r w:rsidR="00E527F4">
        <w:rPr>
          <w:rtl/>
        </w:rPr>
        <w:t xml:space="preserve">ה סטים במשקולות לחיזוק הזרועות </w:t>
      </w:r>
      <w:r w:rsidR="004627AB" w:rsidRPr="00CD067C">
        <w:rPr>
          <w:rtl/>
        </w:rPr>
        <w:t>ו</w:t>
      </w:r>
      <w:r w:rsidR="001E78CE">
        <w:rPr>
          <w:rFonts w:hint="cs"/>
          <w:rtl/>
        </w:rPr>
        <w:t>מ</w:t>
      </w:r>
      <w:r w:rsidR="004627AB" w:rsidRPr="00CD067C">
        <w:rPr>
          <w:rtl/>
        </w:rPr>
        <w:t>נ</w:t>
      </w:r>
      <w:r w:rsidR="00734403">
        <w:rPr>
          <w:rtl/>
        </w:rPr>
        <w:t xml:space="preserve">סה לא לצאת מדעתו כשתיאו חרק על </w:t>
      </w:r>
      <w:r w:rsidR="004627AB" w:rsidRPr="00CD067C">
        <w:rPr>
          <w:rtl/>
        </w:rPr>
        <w:t>כינור</w:t>
      </w:r>
      <w:r w:rsidR="00476E9C">
        <w:rPr>
          <w:rFonts w:hint="cs"/>
          <w:rtl/>
        </w:rPr>
        <w:t>ו</w:t>
      </w:r>
      <w:r w:rsidR="004627AB" w:rsidRPr="00CD067C">
        <w:rPr>
          <w:rtl/>
        </w:rPr>
        <w:t>, שוב ושוב.</w:t>
      </w:r>
    </w:p>
    <w:p w14:paraId="1417FC1C" w14:textId="32525D87" w:rsidR="004627AB" w:rsidRPr="00CD067C" w:rsidRDefault="004627AB" w:rsidP="0077003D">
      <w:pPr>
        <w:rPr>
          <w:rtl/>
        </w:rPr>
      </w:pPr>
      <w:r w:rsidRPr="00CD067C">
        <w:rPr>
          <w:rtl/>
        </w:rPr>
        <w:t xml:space="preserve">"תנגן כבר </w:t>
      </w:r>
      <w:r w:rsidR="0077003D">
        <w:rPr>
          <w:rFonts w:hint="cs"/>
          <w:rtl/>
        </w:rPr>
        <w:t>משהו נורמלי בפסנתר</w:t>
      </w:r>
      <w:r w:rsidRPr="00CD067C">
        <w:rPr>
          <w:rtl/>
        </w:rPr>
        <w:t>."</w:t>
      </w:r>
    </w:p>
    <w:p w14:paraId="772F6C8D" w14:textId="77777777" w:rsidR="004627AB" w:rsidRPr="00CD067C" w:rsidRDefault="00734403" w:rsidP="00250000">
      <w:pPr>
        <w:rPr>
          <w:rtl/>
        </w:rPr>
      </w:pPr>
      <w:r>
        <w:rPr>
          <w:rtl/>
        </w:rPr>
        <w:t xml:space="preserve">תיאו </w:t>
      </w:r>
      <w:r>
        <w:rPr>
          <w:rFonts w:hint="cs"/>
          <w:rtl/>
        </w:rPr>
        <w:t>נענע</w:t>
      </w:r>
      <w:r w:rsidR="004627AB" w:rsidRPr="00CD067C">
        <w:rPr>
          <w:rtl/>
        </w:rPr>
        <w:t xml:space="preserve"> בראשו.</w:t>
      </w:r>
    </w:p>
    <w:p w14:paraId="716447C5" w14:textId="77777777" w:rsidR="004627AB" w:rsidRPr="00CD067C" w:rsidRDefault="004627AB" w:rsidP="00250000">
      <w:pPr>
        <w:rPr>
          <w:rtl/>
        </w:rPr>
      </w:pPr>
      <w:r w:rsidRPr="00CD067C">
        <w:rPr>
          <w:rtl/>
        </w:rPr>
        <w:t>"מה יש לאכול?" אלכס שאל.</w:t>
      </w:r>
    </w:p>
    <w:p w14:paraId="2F2235CC" w14:textId="44719B28" w:rsidR="004627AB" w:rsidRDefault="004627AB" w:rsidP="00250000">
      <w:pPr>
        <w:rPr>
          <w:rtl/>
        </w:rPr>
      </w:pPr>
      <w:r w:rsidRPr="00CD067C">
        <w:rPr>
          <w:rtl/>
        </w:rPr>
        <w:t>"</w:t>
      </w:r>
      <w:r w:rsidR="0077003D">
        <w:rPr>
          <w:rFonts w:hint="cs"/>
          <w:rtl/>
        </w:rPr>
        <w:t>יש את כל הפשטידות והכתיתות והזבלים שהשאירו לך כל האנשים שביקרו פה קודם.</w:t>
      </w:r>
      <w:r w:rsidRPr="00CD067C">
        <w:rPr>
          <w:rtl/>
        </w:rPr>
        <w:t>"</w:t>
      </w:r>
    </w:p>
    <w:p w14:paraId="4F648822" w14:textId="40C9411F" w:rsidR="0077003D" w:rsidRDefault="0077003D" w:rsidP="00250000">
      <w:pPr>
        <w:rPr>
          <w:rtl/>
        </w:rPr>
      </w:pPr>
      <w:r>
        <w:rPr>
          <w:rFonts w:hint="cs"/>
          <w:rtl/>
        </w:rPr>
        <w:t>"אז תואיל לחמם לנו משהו?"</w:t>
      </w:r>
    </w:p>
    <w:p w14:paraId="03D42732" w14:textId="4858784D" w:rsidR="0077003D" w:rsidRPr="00CD067C" w:rsidRDefault="0077003D" w:rsidP="00250000">
      <w:pPr>
        <w:rPr>
          <w:rtl/>
        </w:rPr>
      </w:pPr>
      <w:r>
        <w:rPr>
          <w:rFonts w:hint="cs"/>
          <w:rtl/>
        </w:rPr>
        <w:t>"כרגע אני לא מואיל כלום."</w:t>
      </w:r>
    </w:p>
    <w:p w14:paraId="4E7695DF" w14:textId="77777777" w:rsidR="004627AB" w:rsidRPr="00CD067C" w:rsidRDefault="001E78CE" w:rsidP="00250000">
      <w:pPr>
        <w:rPr>
          <w:rtl/>
        </w:rPr>
      </w:pPr>
      <w:r>
        <w:rPr>
          <w:rtl/>
        </w:rPr>
        <w:t>"אתה לא אמור להיות בבית</w:t>
      </w:r>
      <w:r>
        <w:rPr>
          <w:rFonts w:hint="cs"/>
          <w:rtl/>
        </w:rPr>
        <w:t>-</w:t>
      </w:r>
      <w:r w:rsidR="004627AB" w:rsidRPr="00CD067C">
        <w:rPr>
          <w:rtl/>
        </w:rPr>
        <w:t>הספר?"</w:t>
      </w:r>
    </w:p>
    <w:p w14:paraId="36605FC8" w14:textId="77777777" w:rsidR="004627AB" w:rsidRPr="00CD067C" w:rsidRDefault="004627AB" w:rsidP="00250000">
      <w:pPr>
        <w:rPr>
          <w:rtl/>
        </w:rPr>
      </w:pPr>
      <w:r w:rsidRPr="00CD067C">
        <w:rPr>
          <w:rtl/>
        </w:rPr>
        <w:t>תיאו סובב אליו את גב</w:t>
      </w:r>
      <w:r w:rsidR="00847ACB">
        <w:rPr>
          <w:rFonts w:hint="cs"/>
          <w:rtl/>
        </w:rPr>
        <w:t>ו</w:t>
      </w:r>
      <w:r w:rsidRPr="00CD067C">
        <w:rPr>
          <w:rtl/>
        </w:rPr>
        <w:t xml:space="preserve"> והמשיך ל</w:t>
      </w:r>
      <w:r w:rsidR="00847ACB">
        <w:rPr>
          <w:rFonts w:hint="cs"/>
          <w:rtl/>
        </w:rPr>
        <w:t>חרוק</w:t>
      </w:r>
      <w:r w:rsidRPr="00CD067C">
        <w:rPr>
          <w:rtl/>
        </w:rPr>
        <w:t>.</w:t>
      </w:r>
    </w:p>
    <w:p w14:paraId="2A475858" w14:textId="62C2A3A6" w:rsidR="004627AB" w:rsidRPr="00CD067C" w:rsidRDefault="004627AB" w:rsidP="00250000">
      <w:pPr>
        <w:rPr>
          <w:rtl/>
        </w:rPr>
      </w:pPr>
      <w:r w:rsidRPr="00CD067C">
        <w:rPr>
          <w:rtl/>
        </w:rPr>
        <w:t>אלכס פתח את התריסים בסלון עד הסוף. ה</w:t>
      </w:r>
      <w:r w:rsidR="004C59E0">
        <w:rPr>
          <w:rtl/>
        </w:rPr>
        <w:t>אוויר</w:t>
      </w:r>
      <w:r w:rsidRPr="00CD067C">
        <w:rPr>
          <w:rtl/>
        </w:rPr>
        <w:t xml:space="preserve"> האביבי היה נעים עד כדי בחילה. הוא עדיין לא הבין מה קורה לו, הוא היה עסוק מדי כרגע. "אתה לא רעב?"</w:t>
      </w:r>
    </w:p>
    <w:p w14:paraId="0E14F5E6" w14:textId="77777777" w:rsidR="004627AB" w:rsidRPr="00CD067C" w:rsidRDefault="004627AB" w:rsidP="00250000">
      <w:pPr>
        <w:rPr>
          <w:rtl/>
        </w:rPr>
      </w:pPr>
      <w:r w:rsidRPr="00CD067C">
        <w:rPr>
          <w:rtl/>
        </w:rPr>
        <w:t>תיאו קיפל את כן התוים. "תקרא לי אם תצטרך משהו," הוא אמר ב</w:t>
      </w:r>
      <w:r w:rsidRPr="00CD067C">
        <w:rPr>
          <w:rFonts w:hint="cs"/>
          <w:rtl/>
        </w:rPr>
        <w:t>סלידה</w:t>
      </w:r>
      <w:r w:rsidRPr="00CD067C">
        <w:rPr>
          <w:rtl/>
        </w:rPr>
        <w:t xml:space="preserve"> ונעלם בחדרו.</w:t>
      </w:r>
    </w:p>
    <w:p w14:paraId="552A286F" w14:textId="77777777" w:rsidR="004627AB" w:rsidRPr="00CD067C" w:rsidRDefault="004627AB" w:rsidP="00250000">
      <w:pPr>
        <w:rPr>
          <w:rtl/>
        </w:rPr>
      </w:pPr>
      <w:r w:rsidRPr="00CD067C">
        <w:rPr>
          <w:rtl/>
        </w:rPr>
        <w:t>"ממש נוגע ללב, כמה אתה שמח שאני בחיים," אלכס קרא לדלת הנטרקת.</w:t>
      </w:r>
    </w:p>
    <w:p w14:paraId="4D5E06C9" w14:textId="7E381C27" w:rsidR="004627AB" w:rsidRPr="00CD067C" w:rsidRDefault="00476E9C" w:rsidP="0077003D">
      <w:pPr>
        <w:rPr>
          <w:rtl/>
        </w:rPr>
      </w:pPr>
      <w:r>
        <w:rPr>
          <w:rFonts w:hint="cs"/>
          <w:rtl/>
        </w:rPr>
        <w:lastRenderedPageBreak/>
        <w:t xml:space="preserve">בוודאי נמצא </w:t>
      </w:r>
      <w:r w:rsidR="004627AB" w:rsidRPr="00CD067C">
        <w:rPr>
          <w:rtl/>
        </w:rPr>
        <w:t xml:space="preserve">מישהו </w:t>
      </w:r>
      <w:r>
        <w:rPr>
          <w:rFonts w:hint="cs"/>
          <w:rtl/>
        </w:rPr>
        <w:t>ה</w:t>
      </w:r>
      <w:r w:rsidR="004627AB" w:rsidRPr="00CD067C">
        <w:rPr>
          <w:rtl/>
        </w:rPr>
        <w:t xml:space="preserve">שמח על כך שאלכס נשאר בחיים. אבל מי זה? לא ברור. וממתי יש לאחיו הקטן דעה? אח קטן </w:t>
      </w:r>
      <w:r w:rsidR="0077003D">
        <w:rPr>
          <w:rFonts w:hint="cs"/>
          <w:rtl/>
        </w:rPr>
        <w:t>[</w:t>
      </w:r>
      <w:r w:rsidR="004627AB" w:rsidRPr="00CD067C">
        <w:rPr>
          <w:rtl/>
        </w:rPr>
        <w:t>עם בעיו</w:t>
      </w:r>
      <w:r w:rsidR="001E78CE">
        <w:rPr>
          <w:rtl/>
        </w:rPr>
        <w:t xml:space="preserve">ת של גיל </w:t>
      </w:r>
      <w:r w:rsidR="001E78CE">
        <w:rPr>
          <w:rFonts w:hint="cs"/>
          <w:rtl/>
        </w:rPr>
        <w:t>ארבע-עשרה</w:t>
      </w:r>
      <w:r w:rsidR="0077003D">
        <w:rPr>
          <w:rFonts w:hint="cs"/>
          <w:rtl/>
        </w:rPr>
        <w:t xml:space="preserve"> </w:t>
      </w:r>
      <w:r w:rsidR="0077003D">
        <w:rPr>
          <w:rtl/>
        </w:rPr>
        <w:t>–</w:t>
      </w:r>
      <w:r w:rsidR="0077003D">
        <w:rPr>
          <w:rFonts w:hint="cs"/>
          <w:rtl/>
        </w:rPr>
        <w:t xml:space="preserve"> </w:t>
      </w:r>
      <w:r w:rsidR="00840281">
        <w:rPr>
          <w:rFonts w:hint="cs"/>
          <w:rtl/>
        </w:rPr>
        <w:t>אמרנו קודם 15! צריך להחליט בני כמה הם!]</w:t>
      </w:r>
      <w:r w:rsidR="001E78CE">
        <w:rPr>
          <w:rFonts w:hint="cs"/>
          <w:rtl/>
        </w:rPr>
        <w:t>,</w:t>
      </w:r>
      <w:r w:rsidR="004627AB" w:rsidRPr="00CD067C">
        <w:rPr>
          <w:rtl/>
        </w:rPr>
        <w:t xml:space="preserve"> משעמם וטרחני. לא התרגל להתחלפות הקול או </w:t>
      </w:r>
      <w:r w:rsidR="00E527F4">
        <w:rPr>
          <w:rFonts w:hint="cs"/>
          <w:rtl/>
        </w:rPr>
        <w:t>ל</w:t>
      </w:r>
      <w:r w:rsidR="001E78CE">
        <w:rPr>
          <w:rtl/>
        </w:rPr>
        <w:t>בנות או משהו.</w:t>
      </w:r>
    </w:p>
    <w:p w14:paraId="2B372C68" w14:textId="77777777" w:rsidR="004627AB" w:rsidRPr="00CD067C" w:rsidRDefault="004627AB" w:rsidP="00250000">
      <w:pPr>
        <w:rPr>
          <w:rtl/>
        </w:rPr>
      </w:pPr>
      <w:r w:rsidRPr="00CD067C">
        <w:rPr>
          <w:rtl/>
        </w:rPr>
        <w:t>הוא הזמין פיצה, וכשהשליח צלצל בדלת תיאו יצא מהחדר.</w:t>
      </w:r>
    </w:p>
    <w:p w14:paraId="7EAF4E05" w14:textId="77777777" w:rsidR="004627AB" w:rsidRPr="00CD067C" w:rsidRDefault="004627AB" w:rsidP="00476E9C">
      <w:pPr>
        <w:rPr>
          <w:rtl/>
        </w:rPr>
      </w:pPr>
      <w:r w:rsidRPr="00CD067C">
        <w:rPr>
          <w:rtl/>
        </w:rPr>
        <w:t xml:space="preserve">אלכס הוציא לו כסף </w:t>
      </w:r>
      <w:r w:rsidR="00476E9C">
        <w:rPr>
          <w:rFonts w:hint="cs"/>
          <w:rtl/>
        </w:rPr>
        <w:t xml:space="preserve">עבור </w:t>
      </w:r>
      <w:r w:rsidRPr="00CD067C">
        <w:rPr>
          <w:rtl/>
        </w:rPr>
        <w:t>טיפ. תיאו שילם ופתח את הקופסה על השולחן בסלון. הוא התנפל על הפיצה.</w:t>
      </w:r>
    </w:p>
    <w:p w14:paraId="26511785" w14:textId="77777777" w:rsidR="004627AB" w:rsidRPr="00CD067C" w:rsidRDefault="004627AB" w:rsidP="00250000">
      <w:pPr>
        <w:rPr>
          <w:rtl/>
        </w:rPr>
      </w:pPr>
      <w:r w:rsidRPr="00CD067C">
        <w:rPr>
          <w:rtl/>
        </w:rPr>
        <w:t xml:space="preserve">"כמה זמן לא אכלת?" </w:t>
      </w:r>
    </w:p>
    <w:p w14:paraId="10000CFB" w14:textId="77777777" w:rsidR="004627AB" w:rsidRPr="00CD067C" w:rsidRDefault="004627AB" w:rsidP="00250000">
      <w:pPr>
        <w:rPr>
          <w:rtl/>
        </w:rPr>
      </w:pPr>
      <w:r w:rsidRPr="00CD067C">
        <w:rPr>
          <w:rtl/>
        </w:rPr>
        <w:t>תיאו היה עסוק באכילה בכל פה.</w:t>
      </w:r>
    </w:p>
    <w:p w14:paraId="6CFEAD7B" w14:textId="77777777" w:rsidR="004627AB" w:rsidRPr="00CD067C" w:rsidRDefault="001E78CE" w:rsidP="00250000">
      <w:pPr>
        <w:rPr>
          <w:rtl/>
        </w:rPr>
      </w:pPr>
      <w:r>
        <w:rPr>
          <w:rtl/>
        </w:rPr>
        <w:t>"למה אתה לא הולך לבית</w:t>
      </w:r>
      <w:r>
        <w:rPr>
          <w:rFonts w:hint="cs"/>
          <w:rtl/>
        </w:rPr>
        <w:t>-</w:t>
      </w:r>
      <w:r w:rsidR="004627AB" w:rsidRPr="00CD067C">
        <w:rPr>
          <w:rtl/>
        </w:rPr>
        <w:t>ספר?" אלכס שאל, כשהפיצה נגמרה.</w:t>
      </w:r>
    </w:p>
    <w:p w14:paraId="01523FA6" w14:textId="6FDEFAF2" w:rsidR="004627AB" w:rsidRDefault="004627AB" w:rsidP="00250000">
      <w:pPr>
        <w:rPr>
          <w:rtl/>
        </w:rPr>
      </w:pPr>
      <w:r w:rsidRPr="00CD067C">
        <w:rPr>
          <w:rtl/>
        </w:rPr>
        <w:t>תיאו לעס את קרום הבצק שאלכס השאיר מהמשולשים שלו ולא ענה.</w:t>
      </w:r>
    </w:p>
    <w:p w14:paraId="3788D745" w14:textId="7B8C6169" w:rsidR="00164D14" w:rsidRDefault="00164D14" w:rsidP="00164D14">
      <w:pPr>
        <w:rPr>
          <w:rtl/>
        </w:rPr>
      </w:pPr>
      <w:r>
        <w:rPr>
          <w:rFonts w:cs="Times New Roman" w:hint="cs"/>
          <w:rtl/>
        </w:rPr>
        <w:t xml:space="preserve">"אתה יודע שאם אתה מתקשה בעברית, </w:t>
      </w:r>
      <w:r>
        <w:rPr>
          <w:rFonts w:cs="Times New Roman"/>
          <w:rtl/>
        </w:rPr>
        <w:t>כדאי לך ללמוד עברית משירי ילדים.</w:t>
      </w:r>
      <w:r>
        <w:rPr>
          <w:rFonts w:cs="Times New Roman" w:hint="cs"/>
          <w:rtl/>
        </w:rPr>
        <w:t>"</w:t>
      </w:r>
    </w:p>
    <w:p w14:paraId="17B74E61" w14:textId="34882761" w:rsidR="00164D14" w:rsidRDefault="00164D14" w:rsidP="00164D14">
      <w:pPr>
        <w:rPr>
          <w:rtl/>
        </w:rPr>
      </w:pPr>
      <w:r>
        <w:rPr>
          <w:rFonts w:cs="Times New Roman" w:hint="cs"/>
          <w:rtl/>
        </w:rPr>
        <w:t>"</w:t>
      </w:r>
      <w:r>
        <w:rPr>
          <w:rFonts w:cs="Times New Roman"/>
          <w:rtl/>
        </w:rPr>
        <w:t>משירי ילדים? ככה אתה למדת?</w:t>
      </w:r>
      <w:r>
        <w:rPr>
          <w:rFonts w:cs="Times New Roman" w:hint="cs"/>
          <w:rtl/>
        </w:rPr>
        <w:t>"</w:t>
      </w:r>
    </w:p>
    <w:p w14:paraId="6E46B0AF" w14:textId="3DD92123" w:rsidR="00164D14" w:rsidRDefault="00164D14" w:rsidP="00164D14">
      <w:pPr>
        <w:rPr>
          <w:rtl/>
        </w:rPr>
      </w:pPr>
      <w:r>
        <w:rPr>
          <w:rFonts w:cs="Times New Roman" w:hint="cs"/>
          <w:rtl/>
        </w:rPr>
        <w:t>"</w:t>
      </w:r>
      <w:r>
        <w:rPr>
          <w:rFonts w:cs="Times New Roman"/>
          <w:rtl/>
        </w:rPr>
        <w:t>כן.</w:t>
      </w:r>
      <w:r>
        <w:rPr>
          <w:rFonts w:cs="Times New Roman" w:hint="cs"/>
          <w:rtl/>
        </w:rPr>
        <w:t>"</w:t>
      </w:r>
    </w:p>
    <w:p w14:paraId="28F5146C" w14:textId="0FC909A7" w:rsidR="00164D14" w:rsidRDefault="00164D14" w:rsidP="00164D14">
      <w:pPr>
        <w:rPr>
          <w:rtl/>
        </w:rPr>
      </w:pPr>
      <w:r>
        <w:rPr>
          <w:rFonts w:cs="Times New Roman" w:hint="cs"/>
          <w:rtl/>
        </w:rPr>
        <w:t>"</w:t>
      </w:r>
      <w:r>
        <w:rPr>
          <w:rFonts w:cs="Times New Roman"/>
          <w:rtl/>
        </w:rPr>
        <w:t>איזה שיר ילדים לדוגמה אתה מכיר?</w:t>
      </w:r>
      <w:r>
        <w:rPr>
          <w:rFonts w:cs="Times New Roman" w:hint="cs"/>
          <w:rtl/>
        </w:rPr>
        <w:t>"</w:t>
      </w:r>
    </w:p>
    <w:p w14:paraId="5D1D4DF9" w14:textId="6BCBBD90" w:rsidR="00164D14" w:rsidRDefault="00164D14" w:rsidP="00164D14">
      <w:pPr>
        <w:rPr>
          <w:rtl/>
        </w:rPr>
      </w:pPr>
      <w:r>
        <w:rPr>
          <w:rFonts w:cs="Times New Roman" w:hint="cs"/>
          <w:rtl/>
        </w:rPr>
        <w:t>"</w:t>
      </w:r>
      <w:r>
        <w:rPr>
          <w:rFonts w:cs="Times New Roman"/>
          <w:rtl/>
        </w:rPr>
        <w:t>בולבול תגיד לי למה,</w:t>
      </w:r>
      <w:r>
        <w:rPr>
          <w:rFonts w:cs="Times New Roman" w:hint="cs"/>
          <w:rtl/>
        </w:rPr>
        <w:t>"</w:t>
      </w:r>
      <w:r>
        <w:rPr>
          <w:rFonts w:cs="Times New Roman"/>
          <w:rtl/>
        </w:rPr>
        <w:t xml:space="preserve"> אלכס אמר בעברית.</w:t>
      </w:r>
    </w:p>
    <w:p w14:paraId="48452206" w14:textId="19FD62CF" w:rsidR="00164D14" w:rsidRDefault="00164D14" w:rsidP="00164D14">
      <w:pPr>
        <w:rPr>
          <w:rtl/>
        </w:rPr>
      </w:pPr>
      <w:r>
        <w:rPr>
          <w:rFonts w:cs="Times New Roman" w:hint="cs"/>
          <w:rtl/>
        </w:rPr>
        <w:t>"</w:t>
      </w:r>
      <w:r>
        <w:rPr>
          <w:rFonts w:cs="Times New Roman"/>
          <w:rtl/>
        </w:rPr>
        <w:t xml:space="preserve">טוב אתה </w:t>
      </w:r>
      <w:r>
        <w:rPr>
          <w:rFonts w:cs="Times New Roman" w:hint="cs"/>
          <w:rtl/>
        </w:rPr>
        <w:t>בעצמך 'בולבול',</w:t>
      </w:r>
      <w:r>
        <w:rPr>
          <w:rFonts w:cs="Times New Roman"/>
          <w:rtl/>
        </w:rPr>
        <w:t xml:space="preserve"> עם ח</w:t>
      </w:r>
      <w:r>
        <w:rPr>
          <w:rFonts w:cs="Times New Roman" w:hint="cs"/>
          <w:rtl/>
        </w:rPr>
        <w:t>ו</w:t>
      </w:r>
      <w:r>
        <w:rPr>
          <w:rFonts w:cs="Times New Roman"/>
          <w:rtl/>
        </w:rPr>
        <w:t>ש הומור אנפנטילי.</w:t>
      </w:r>
      <w:r>
        <w:rPr>
          <w:rFonts w:cs="Times New Roman" w:hint="cs"/>
          <w:rtl/>
        </w:rPr>
        <w:t xml:space="preserve">" </w:t>
      </w:r>
      <w:r>
        <w:rPr>
          <w:rFonts w:cs="Times New Roman"/>
          <w:rtl/>
        </w:rPr>
        <w:t>–</w:t>
      </w:r>
      <w:r>
        <w:rPr>
          <w:rFonts w:cs="Times New Roman" w:hint="cs"/>
          <w:rtl/>
        </w:rPr>
        <w:t xml:space="preserve"> את 'בולבול' הוא ביטא בעברית.</w:t>
      </w:r>
    </w:p>
    <w:p w14:paraId="584E1B36" w14:textId="6872F035" w:rsidR="00164D14" w:rsidRPr="00CD067C" w:rsidRDefault="00164D14" w:rsidP="00164D14">
      <w:pPr>
        <w:rPr>
          <w:rtl/>
        </w:rPr>
      </w:pPr>
      <w:r>
        <w:rPr>
          <w:rFonts w:cs="Times New Roman" w:hint="cs"/>
          <w:rtl/>
        </w:rPr>
        <w:t>"</w:t>
      </w:r>
      <w:r>
        <w:rPr>
          <w:rFonts w:cs="Times New Roman"/>
          <w:rtl/>
        </w:rPr>
        <w:t>דווקא יש כזה שיר.</w:t>
      </w:r>
      <w:r>
        <w:rPr>
          <w:rFonts w:cs="Times New Roman" w:hint="cs"/>
          <w:rtl/>
        </w:rPr>
        <w:t>"</w:t>
      </w:r>
    </w:p>
    <w:p w14:paraId="4CAABAA8" w14:textId="1455BE7D" w:rsidR="00164D14" w:rsidRDefault="00164D14" w:rsidP="00250000">
      <w:pPr>
        <w:rPr>
          <w:rtl/>
        </w:rPr>
      </w:pPr>
      <w:r>
        <w:rPr>
          <w:rFonts w:hint="cs"/>
          <w:rtl/>
        </w:rPr>
        <w:t>תיאו הסב עיניו מהשולחן ומכל דבר שהיה בקרבתו של אלכס.</w:t>
      </w:r>
    </w:p>
    <w:p w14:paraId="4B606F70" w14:textId="6BC7778E" w:rsidR="004627AB" w:rsidRPr="00CD067C" w:rsidRDefault="004627AB" w:rsidP="00250000">
      <w:pPr>
        <w:rPr>
          <w:rtl/>
        </w:rPr>
      </w:pPr>
      <w:r w:rsidRPr="00CD067C">
        <w:rPr>
          <w:rtl/>
        </w:rPr>
        <w:t>"</w:t>
      </w:r>
      <w:r w:rsidR="00164D14">
        <w:rPr>
          <w:rFonts w:hint="cs"/>
          <w:rtl/>
        </w:rPr>
        <w:t xml:space="preserve">אז </w:t>
      </w:r>
      <w:r w:rsidRPr="00CD067C">
        <w:rPr>
          <w:rtl/>
        </w:rPr>
        <w:t xml:space="preserve">איך </w:t>
      </w:r>
      <w:r w:rsidR="00164D14">
        <w:rPr>
          <w:rFonts w:hint="cs"/>
          <w:rtl/>
        </w:rPr>
        <w:t xml:space="preserve">בעצם </w:t>
      </w:r>
      <w:r w:rsidRPr="00CD067C">
        <w:rPr>
          <w:rtl/>
        </w:rPr>
        <w:t>העברית שלך?" אלכס שאל.</w:t>
      </w:r>
    </w:p>
    <w:p w14:paraId="4D9FF501" w14:textId="77777777" w:rsidR="004627AB" w:rsidRPr="00CD067C" w:rsidRDefault="004627AB" w:rsidP="00250000">
      <w:pPr>
        <w:rPr>
          <w:rtl/>
        </w:rPr>
      </w:pPr>
      <w:r w:rsidRPr="00CD067C">
        <w:rPr>
          <w:rtl/>
        </w:rPr>
        <w:t>"העברית שלי מצויינת," תיאו ענה בעברית.</w:t>
      </w:r>
    </w:p>
    <w:p w14:paraId="0C86FA16" w14:textId="0AA601E2" w:rsidR="004627AB" w:rsidRPr="00CD067C" w:rsidRDefault="00476E9C" w:rsidP="00250000">
      <w:pPr>
        <w:rPr>
          <w:rtl/>
        </w:rPr>
      </w:pPr>
      <w:r>
        <w:rPr>
          <w:rtl/>
        </w:rPr>
        <w:t>"אוקיי. אז למה אתה לא ב</w:t>
      </w:r>
      <w:r w:rsidR="002E35AE">
        <w:rPr>
          <w:rtl/>
        </w:rPr>
        <w:t>בית-ספר</w:t>
      </w:r>
      <w:r w:rsidR="004627AB" w:rsidRPr="00CD067C">
        <w:rPr>
          <w:rtl/>
        </w:rPr>
        <w:t>?"</w:t>
      </w:r>
    </w:p>
    <w:p w14:paraId="3134E5DA" w14:textId="77777777" w:rsidR="004627AB" w:rsidRPr="00CD067C" w:rsidRDefault="004627AB" w:rsidP="00250000">
      <w:pPr>
        <w:rPr>
          <w:rtl/>
        </w:rPr>
      </w:pPr>
      <w:r w:rsidRPr="00CD067C">
        <w:rPr>
          <w:rtl/>
        </w:rPr>
        <w:t>"א</w:t>
      </w:r>
      <w:r w:rsidR="001E78CE">
        <w:rPr>
          <w:rtl/>
        </w:rPr>
        <w:t>פשר לקבל סיגריה?"</w:t>
      </w:r>
      <w:r w:rsidRPr="00CD067C">
        <w:rPr>
          <w:rtl/>
        </w:rPr>
        <w:t xml:space="preserve"> תיאו</w:t>
      </w:r>
      <w:r w:rsidR="001E78CE">
        <w:rPr>
          <w:rFonts w:hint="cs"/>
          <w:rtl/>
        </w:rPr>
        <w:t xml:space="preserve"> התעניין</w:t>
      </w:r>
      <w:r w:rsidRPr="00CD067C">
        <w:rPr>
          <w:rtl/>
        </w:rPr>
        <w:t>.</w:t>
      </w:r>
    </w:p>
    <w:p w14:paraId="55629717" w14:textId="77777777" w:rsidR="004627AB" w:rsidRPr="00CD067C" w:rsidRDefault="004627AB" w:rsidP="00250000">
      <w:pPr>
        <w:rPr>
          <w:rtl/>
        </w:rPr>
      </w:pPr>
      <w:r w:rsidRPr="00CD067C">
        <w:rPr>
          <w:rtl/>
        </w:rPr>
        <w:t>"אפשר. אבל מה אתה צריך את המנהג המטונף הזה?"</w:t>
      </w:r>
    </w:p>
    <w:p w14:paraId="424B1E5A" w14:textId="7D9663AE" w:rsidR="004627AB" w:rsidRPr="00CD067C" w:rsidRDefault="004627AB" w:rsidP="00476E9C">
      <w:pPr>
        <w:rPr>
          <w:rtl/>
        </w:rPr>
      </w:pPr>
      <w:r w:rsidRPr="00CD067C">
        <w:rPr>
          <w:rtl/>
        </w:rPr>
        <w:t xml:space="preserve">"אני </w:t>
      </w:r>
      <w:r w:rsidR="00476E9C">
        <w:rPr>
          <w:rFonts w:hint="cs"/>
          <w:rtl/>
        </w:rPr>
        <w:t>אהיה רק</w:t>
      </w:r>
      <w:r w:rsidRPr="00CD067C">
        <w:rPr>
          <w:rtl/>
        </w:rPr>
        <w:t xml:space="preserve"> מטונף כמוך."</w:t>
      </w:r>
      <w:r w:rsidR="0077003D">
        <w:rPr>
          <w:rFonts w:hint="cs"/>
          <w:rtl/>
        </w:rPr>
        <w:t xml:space="preserve"> [לא תשובה הגיונית. נניח </w:t>
      </w:r>
      <w:r w:rsidR="0077003D">
        <w:rPr>
          <w:rtl/>
        </w:rPr>
        <w:t>–</w:t>
      </w:r>
      <w:r w:rsidR="0077003D">
        <w:rPr>
          <w:rFonts w:hint="cs"/>
          <w:rtl/>
        </w:rPr>
        <w:t xml:space="preserve"> הוא מטונף רק אם עושה אותו אדם מטונף???]</w:t>
      </w:r>
    </w:p>
    <w:p w14:paraId="56D84A18" w14:textId="77777777" w:rsidR="004627AB" w:rsidRPr="00CD067C" w:rsidRDefault="004627AB" w:rsidP="00250000">
      <w:pPr>
        <w:rPr>
          <w:rtl/>
        </w:rPr>
      </w:pPr>
      <w:r w:rsidRPr="00CD067C">
        <w:rPr>
          <w:rtl/>
        </w:rPr>
        <w:t xml:space="preserve">"במקום לעשן עדיף </w:t>
      </w:r>
      <w:r w:rsidR="001E78CE">
        <w:rPr>
          <w:rFonts w:hint="cs"/>
          <w:rtl/>
        </w:rPr>
        <w:t xml:space="preserve">לך </w:t>
      </w:r>
      <w:r w:rsidRPr="00CD067C">
        <w:rPr>
          <w:rtl/>
        </w:rPr>
        <w:t>לצאת לרוץ קצת."</w:t>
      </w:r>
    </w:p>
    <w:p w14:paraId="429F6E09" w14:textId="77777777" w:rsidR="004627AB" w:rsidRPr="00CD067C" w:rsidRDefault="004627AB" w:rsidP="00250000">
      <w:pPr>
        <w:rPr>
          <w:rtl/>
        </w:rPr>
      </w:pPr>
      <w:r w:rsidRPr="00CD067C">
        <w:rPr>
          <w:rtl/>
        </w:rPr>
        <w:t>"כשתוכל לרוץ נצא לרוץ."</w:t>
      </w:r>
    </w:p>
    <w:p w14:paraId="794D17A6" w14:textId="77777777" w:rsidR="004627AB" w:rsidRPr="00CD067C" w:rsidRDefault="004627AB" w:rsidP="00250000">
      <w:pPr>
        <w:rPr>
          <w:rtl/>
        </w:rPr>
      </w:pPr>
      <w:r w:rsidRPr="00CD067C">
        <w:rPr>
          <w:rtl/>
        </w:rPr>
        <w:t>"אני עוד ארוץ, תיאו."</w:t>
      </w:r>
    </w:p>
    <w:p w14:paraId="1D9126FB" w14:textId="77777777" w:rsidR="004627AB" w:rsidRPr="00CD067C" w:rsidRDefault="004627AB" w:rsidP="00250000">
      <w:pPr>
        <w:rPr>
          <w:rtl/>
        </w:rPr>
      </w:pPr>
      <w:r w:rsidRPr="00CD067C">
        <w:rPr>
          <w:rtl/>
        </w:rPr>
        <w:t>"חדשות נהדרות. ממלאות אותי באקסטזה עמוקה."</w:t>
      </w:r>
    </w:p>
    <w:p w14:paraId="64911F68" w14:textId="139F68A7" w:rsidR="004627AB" w:rsidRPr="00CD067C" w:rsidRDefault="004627AB" w:rsidP="0077003D">
      <w:pPr>
        <w:rPr>
          <w:rtl/>
        </w:rPr>
      </w:pPr>
      <w:r w:rsidRPr="00CD067C">
        <w:rPr>
          <w:rtl/>
        </w:rPr>
        <w:t xml:space="preserve">"זה נס רפואי שאני </w:t>
      </w:r>
      <w:r w:rsidR="0077003D">
        <w:rPr>
          <w:rFonts w:hint="cs"/>
          <w:rtl/>
        </w:rPr>
        <w:t xml:space="preserve">בכלל </w:t>
      </w:r>
      <w:r w:rsidRPr="00CD067C">
        <w:rPr>
          <w:rtl/>
        </w:rPr>
        <w:t>בחיים</w:t>
      </w:r>
      <w:r w:rsidR="0077003D">
        <w:rPr>
          <w:rFonts w:hint="cs"/>
          <w:rtl/>
        </w:rPr>
        <w:t>.</w:t>
      </w:r>
      <w:r w:rsidRPr="00CD067C">
        <w:rPr>
          <w:rtl/>
        </w:rPr>
        <w:t>"</w:t>
      </w:r>
    </w:p>
    <w:p w14:paraId="2E6EC9C6" w14:textId="7A6C023B" w:rsidR="004627AB" w:rsidRPr="00CD067C" w:rsidRDefault="004627AB" w:rsidP="00250000">
      <w:pPr>
        <w:rPr>
          <w:rtl/>
        </w:rPr>
      </w:pPr>
      <w:r w:rsidRPr="00CD067C">
        <w:rPr>
          <w:rtl/>
        </w:rPr>
        <w:t xml:space="preserve">"עוד יש סיכוי שתמות </w:t>
      </w:r>
      <w:r w:rsidR="004C59E0">
        <w:rPr>
          <w:rtl/>
        </w:rPr>
        <w:t>פתאום</w:t>
      </w:r>
      <w:r w:rsidRPr="00CD067C">
        <w:rPr>
          <w:rtl/>
        </w:rPr>
        <w:t>."</w:t>
      </w:r>
    </w:p>
    <w:p w14:paraId="6B3F8778" w14:textId="77777777" w:rsidR="004627AB" w:rsidRPr="00CD067C" w:rsidRDefault="00476E9C" w:rsidP="00476E9C">
      <w:pPr>
        <w:rPr>
          <w:rtl/>
        </w:rPr>
      </w:pPr>
      <w:r>
        <w:rPr>
          <w:rtl/>
        </w:rPr>
        <w:t xml:space="preserve">"לא, </w:t>
      </w:r>
      <w:r>
        <w:rPr>
          <w:rFonts w:hint="cs"/>
          <w:rtl/>
        </w:rPr>
        <w:t>כשהרגל המ</w:t>
      </w:r>
      <w:r w:rsidR="004627AB" w:rsidRPr="00CD067C">
        <w:rPr>
          <w:rtl/>
        </w:rPr>
        <w:t>ר</w:t>
      </w:r>
      <w:r>
        <w:rPr>
          <w:rFonts w:hint="cs"/>
          <w:rtl/>
        </w:rPr>
        <w:t>ו</w:t>
      </w:r>
      <w:r>
        <w:rPr>
          <w:rtl/>
        </w:rPr>
        <w:t>סקת</w:t>
      </w:r>
      <w:r>
        <w:rPr>
          <w:rFonts w:hint="cs"/>
          <w:rtl/>
        </w:rPr>
        <w:t xml:space="preserve"> שלי</w:t>
      </w:r>
      <w:r w:rsidR="004627AB" w:rsidRPr="00CD067C">
        <w:rPr>
          <w:rtl/>
        </w:rPr>
        <w:t xml:space="preserve"> תתאחה, </w:t>
      </w:r>
      <w:r>
        <w:rPr>
          <w:rFonts w:hint="cs"/>
          <w:rtl/>
        </w:rPr>
        <w:t>א</w:t>
      </w:r>
      <w:r w:rsidR="004627AB" w:rsidRPr="00CD067C">
        <w:rPr>
          <w:rtl/>
        </w:rPr>
        <w:t>ני עוד אלך, אני ארוץ."</w:t>
      </w:r>
    </w:p>
    <w:p w14:paraId="7F3CFEED" w14:textId="5A6F829B" w:rsidR="004627AB" w:rsidRPr="00CD067C" w:rsidRDefault="004627AB" w:rsidP="001E78CE">
      <w:pPr>
        <w:rPr>
          <w:rtl/>
        </w:rPr>
      </w:pPr>
      <w:r w:rsidRPr="00CD067C">
        <w:rPr>
          <w:rtl/>
        </w:rPr>
        <w:t>"זה לא נס רפואי שאתה בחיים</w:t>
      </w:r>
      <w:r w:rsidR="0077003D">
        <w:rPr>
          <w:rFonts w:hint="cs"/>
          <w:rtl/>
        </w:rPr>
        <w:t>, זה סתם מעיק</w:t>
      </w:r>
      <w:r w:rsidRPr="00CD067C">
        <w:rPr>
          <w:rtl/>
        </w:rPr>
        <w:t xml:space="preserve">. הנס הרפואי היה אם </w:t>
      </w:r>
      <w:r w:rsidR="008B1B44">
        <w:rPr>
          <w:rtl/>
        </w:rPr>
        <w:t>סופי</w:t>
      </w:r>
      <w:r w:rsidRPr="00CD067C">
        <w:rPr>
          <w:rtl/>
        </w:rPr>
        <w:t xml:space="preserve"> </w:t>
      </w:r>
      <w:r w:rsidR="001C5A04">
        <w:rPr>
          <w:rtl/>
        </w:rPr>
        <w:t>הייתה</w:t>
      </w:r>
      <w:r w:rsidRPr="00CD067C">
        <w:rPr>
          <w:rtl/>
        </w:rPr>
        <w:t xml:space="preserve"> מתעוררת. אתה </w:t>
      </w:r>
      <w:r w:rsidR="001E78CE">
        <w:rPr>
          <w:rFonts w:hint="cs"/>
          <w:rtl/>
        </w:rPr>
        <w:t>גזלת</w:t>
      </w:r>
      <w:r w:rsidRPr="00CD067C">
        <w:rPr>
          <w:rtl/>
        </w:rPr>
        <w:t xml:space="preserve"> לה את הנס שלה, </w:t>
      </w:r>
      <w:r w:rsidR="001E78CE">
        <w:rPr>
          <w:rFonts w:hint="cs"/>
          <w:rtl/>
        </w:rPr>
        <w:t xml:space="preserve">בלי רשות </w:t>
      </w:r>
      <w:r w:rsidRPr="00CD067C">
        <w:rPr>
          <w:rtl/>
        </w:rPr>
        <w:t>השתמשת בנס שלה.</w:t>
      </w:r>
      <w:r w:rsidRPr="00CD067C">
        <w:rPr>
          <w:rFonts w:hint="cs"/>
          <w:rtl/>
        </w:rPr>
        <w:t>"</w:t>
      </w:r>
    </w:p>
    <w:p w14:paraId="620CBF82" w14:textId="77777777" w:rsidR="004627AB" w:rsidRPr="00CD067C" w:rsidRDefault="004627AB" w:rsidP="00250000">
      <w:pPr>
        <w:rPr>
          <w:rtl/>
        </w:rPr>
      </w:pPr>
      <w:r w:rsidRPr="00CD067C">
        <w:rPr>
          <w:rFonts w:hint="cs"/>
          <w:rtl/>
        </w:rPr>
        <w:t>הופמן האידיוט, יודע שגם אלפי סטירות לא יקנו לו מחילה ובכל זאת לא מפסיק.</w:t>
      </w:r>
    </w:p>
    <w:p w14:paraId="1E1BD058" w14:textId="4B74ED8E" w:rsidR="004627AB" w:rsidRPr="00CD067C" w:rsidRDefault="004627AB" w:rsidP="00250000">
      <w:pPr>
        <w:rPr>
          <w:rtl/>
        </w:rPr>
      </w:pPr>
      <w:r w:rsidRPr="00CD067C">
        <w:rPr>
          <w:rFonts w:hint="cs"/>
          <w:rtl/>
        </w:rPr>
        <w:t>"</w:t>
      </w:r>
      <w:r w:rsidRPr="00CD067C">
        <w:rPr>
          <w:rtl/>
        </w:rPr>
        <w:t>ו</w:t>
      </w:r>
      <w:r w:rsidR="00F06A3F">
        <w:rPr>
          <w:rtl/>
        </w:rPr>
        <w:t>עכשיו</w:t>
      </w:r>
      <w:r w:rsidRPr="00CD067C">
        <w:rPr>
          <w:rtl/>
        </w:rPr>
        <w:t xml:space="preserve"> תן סיגריה."</w:t>
      </w:r>
    </w:p>
    <w:p w14:paraId="2C148BF3" w14:textId="77777777" w:rsidR="004627AB" w:rsidRDefault="004627AB" w:rsidP="00250000">
      <w:pPr>
        <w:rPr>
          <w:rtl/>
        </w:rPr>
      </w:pPr>
      <w:r w:rsidRPr="00CD067C">
        <w:rPr>
          <w:rtl/>
        </w:rPr>
        <w:lastRenderedPageBreak/>
        <w:t>אלכס הצית לעצמו והחליק את החפיסה והמצית לתיאו על השולחן. "אתה לא עושה לעצמך טובה."</w:t>
      </w:r>
    </w:p>
    <w:p w14:paraId="7D993085" w14:textId="7D695E85" w:rsidR="003A7379" w:rsidRDefault="003A7379" w:rsidP="00250000">
      <w:pPr>
        <w:rPr>
          <w:rtl/>
        </w:rPr>
      </w:pPr>
      <w:r>
        <w:rPr>
          <w:rFonts w:hint="cs"/>
          <w:rtl/>
        </w:rPr>
        <w:t>"באיזה גיל אתה התחלת?"</w:t>
      </w:r>
    </w:p>
    <w:p w14:paraId="4E5C0695" w14:textId="6CEDF0BB" w:rsidR="003A7379" w:rsidRPr="00CD067C" w:rsidRDefault="003A7379" w:rsidP="00250000">
      <w:pPr>
        <w:rPr>
          <w:rtl/>
        </w:rPr>
      </w:pPr>
      <w:r>
        <w:rPr>
          <w:rFonts w:hint="cs"/>
          <w:rtl/>
        </w:rPr>
        <w:t xml:space="preserve">"מה התחלתי?" (היו לו התחלות בחיים, </w:t>
      </w:r>
      <w:r w:rsidR="00F06A3F">
        <w:rPr>
          <w:rFonts w:hint="cs"/>
          <w:rtl/>
        </w:rPr>
        <w:t>עכשיו</w:t>
      </w:r>
      <w:r>
        <w:rPr>
          <w:rFonts w:hint="cs"/>
          <w:rtl/>
        </w:rPr>
        <w:t xml:space="preserve"> הגיע תור הסופים.)</w:t>
      </w:r>
    </w:p>
    <w:p w14:paraId="7D2837BD" w14:textId="1680BC00" w:rsidR="003A7379" w:rsidRDefault="003A7379" w:rsidP="001C78FC">
      <w:pPr>
        <w:rPr>
          <w:rtl/>
        </w:rPr>
      </w:pPr>
      <w:r>
        <w:rPr>
          <w:rFonts w:hint="cs"/>
          <w:rtl/>
        </w:rPr>
        <w:t xml:space="preserve">"לעשן, מה זה מה התחלת." </w:t>
      </w:r>
      <w:r w:rsidR="004627AB" w:rsidRPr="00CD067C">
        <w:rPr>
          <w:rtl/>
        </w:rPr>
        <w:t xml:space="preserve">תיאו </w:t>
      </w:r>
      <w:r w:rsidR="001C78FC">
        <w:rPr>
          <w:rFonts w:hint="cs"/>
          <w:rtl/>
        </w:rPr>
        <w:t>פתח</w:t>
      </w:r>
      <w:r w:rsidR="004627AB" w:rsidRPr="00CD067C">
        <w:rPr>
          <w:rtl/>
        </w:rPr>
        <w:t xml:space="preserve"> את החפיסה ובתנועות </w:t>
      </w:r>
      <w:r w:rsidR="00C90C6C">
        <w:rPr>
          <w:rtl/>
        </w:rPr>
        <w:t>מאוד</w:t>
      </w:r>
      <w:r w:rsidR="004627AB" w:rsidRPr="00CD067C">
        <w:rPr>
          <w:rtl/>
        </w:rPr>
        <w:t xml:space="preserve"> לא מיומנות שלף סיגריה</w:t>
      </w:r>
      <w:r w:rsidR="00847ACB">
        <w:rPr>
          <w:rtl/>
        </w:rPr>
        <w:t xml:space="preserve"> ותקע בפיו. </w:t>
      </w:r>
    </w:p>
    <w:p w14:paraId="19DB656A" w14:textId="74D37C7C" w:rsidR="003A7379" w:rsidRDefault="003A7379" w:rsidP="001C78FC">
      <w:pPr>
        <w:rPr>
          <w:rtl/>
        </w:rPr>
      </w:pPr>
      <w:r>
        <w:rPr>
          <w:rFonts w:hint="cs"/>
          <w:rtl/>
        </w:rPr>
        <w:t>"באיזה גיל...? לא ראית אותי?"</w:t>
      </w:r>
    </w:p>
    <w:p w14:paraId="2B49A3CC" w14:textId="50493530" w:rsidR="004627AB" w:rsidRPr="00CD067C" w:rsidRDefault="003A7379" w:rsidP="003A7379">
      <w:pPr>
        <w:rPr>
          <w:rtl/>
        </w:rPr>
      </w:pPr>
      <w:r>
        <w:rPr>
          <w:rFonts w:hint="cs"/>
          <w:rtl/>
        </w:rPr>
        <w:t xml:space="preserve">"אתה לא בדיוק </w:t>
      </w:r>
      <w:r w:rsidR="00DF1A06">
        <w:rPr>
          <w:rFonts w:hint="cs"/>
          <w:rtl/>
        </w:rPr>
        <w:t xml:space="preserve">מהווה את </w:t>
      </w:r>
      <w:r>
        <w:rPr>
          <w:rFonts w:hint="cs"/>
          <w:rtl/>
        </w:rPr>
        <w:t xml:space="preserve">מרכז תשומת הלב, אתה יודע." </w:t>
      </w:r>
      <w:r w:rsidR="00847ACB">
        <w:rPr>
          <w:rtl/>
        </w:rPr>
        <w:t>אצבעותיו הארוכות מ</w:t>
      </w:r>
      <w:r w:rsidR="00847ACB">
        <w:rPr>
          <w:rFonts w:hint="cs"/>
          <w:rtl/>
        </w:rPr>
        <w:t>די</w:t>
      </w:r>
      <w:r w:rsidR="004627AB" w:rsidRPr="00CD067C">
        <w:rPr>
          <w:rtl/>
        </w:rPr>
        <w:t xml:space="preserve"> </w:t>
      </w:r>
      <w:r>
        <w:rPr>
          <w:rFonts w:hint="cs"/>
          <w:rtl/>
        </w:rPr>
        <w:t xml:space="preserve">של תיאו </w:t>
      </w:r>
      <w:r w:rsidR="004627AB" w:rsidRPr="00CD067C">
        <w:rPr>
          <w:rtl/>
        </w:rPr>
        <w:t xml:space="preserve">הסתבכו עם המצית. מבעד לשרוולו בצבץ גורמט עבה </w:t>
      </w:r>
      <w:r w:rsidR="00FD7F08">
        <w:rPr>
          <w:rtl/>
        </w:rPr>
        <w:t xml:space="preserve">מוכסף </w:t>
      </w:r>
      <w:r w:rsidR="00FD7F08">
        <w:rPr>
          <w:rFonts w:hint="cs"/>
          <w:rtl/>
        </w:rPr>
        <w:t>ש</w:t>
      </w:r>
      <w:r w:rsidR="004627AB" w:rsidRPr="00CD067C">
        <w:rPr>
          <w:rtl/>
        </w:rPr>
        <w:t>קרקש על השולחן בשעה שניסה לשוא להצית.</w:t>
      </w:r>
      <w:r w:rsidR="00FA5950">
        <w:rPr>
          <w:rFonts w:hint="cs"/>
          <w:rtl/>
        </w:rPr>
        <w:t xml:space="preserve"> [הוא לא היה יכול להרשות לעצמו גורמט כשהיה מנגן בפסנתר ו</w:t>
      </w:r>
      <w:r w:rsidR="00F06A3F">
        <w:rPr>
          <w:rFonts w:hint="cs"/>
          <w:rtl/>
        </w:rPr>
        <w:t>עכשיו</w:t>
      </w:r>
      <w:r w:rsidR="00FA5950">
        <w:rPr>
          <w:rFonts w:hint="cs"/>
          <w:rtl/>
        </w:rPr>
        <w:t xml:space="preserve"> אימץ לעצמו אחד.]</w:t>
      </w:r>
    </w:p>
    <w:p w14:paraId="431D9DA1" w14:textId="509A11E2" w:rsidR="004627AB" w:rsidRPr="00CD067C" w:rsidRDefault="004627AB" w:rsidP="00250000">
      <w:pPr>
        <w:rPr>
          <w:rtl/>
        </w:rPr>
      </w:pPr>
      <w:r w:rsidRPr="00CD067C">
        <w:rPr>
          <w:rtl/>
        </w:rPr>
        <w:t xml:space="preserve">"אני אעזור לך." אלכס קירב להבה </w:t>
      </w:r>
      <w:r w:rsidR="001E78CE">
        <w:rPr>
          <w:rFonts w:hint="cs"/>
          <w:rtl/>
        </w:rPr>
        <w:t>[</w:t>
      </w:r>
      <w:r w:rsidRPr="00CD067C">
        <w:rPr>
          <w:rtl/>
        </w:rPr>
        <w:t>מיומנת ו</w:t>
      </w:r>
      <w:r w:rsidR="001E78CE">
        <w:rPr>
          <w:rFonts w:hint="cs"/>
          <w:rtl/>
        </w:rPr>
        <w:t xml:space="preserve">] </w:t>
      </w:r>
      <w:r w:rsidRPr="00CD067C">
        <w:rPr>
          <w:rtl/>
        </w:rPr>
        <w:t>יציבה לסיגריה שלו, ש</w:t>
      </w:r>
      <w:r w:rsidR="00F065F1">
        <w:rPr>
          <w:rtl/>
        </w:rPr>
        <w:t>סוף-סוף</w:t>
      </w:r>
      <w:r w:rsidRPr="00CD067C">
        <w:rPr>
          <w:rtl/>
        </w:rPr>
        <w:t xml:space="preserve"> ניצתה.</w:t>
      </w:r>
    </w:p>
    <w:p w14:paraId="6234FF21" w14:textId="257586CA" w:rsidR="004627AB" w:rsidRDefault="001E78CE" w:rsidP="00250000">
      <w:pPr>
        <w:rPr>
          <w:rtl/>
        </w:rPr>
      </w:pPr>
      <w:r>
        <w:rPr>
          <w:rtl/>
        </w:rPr>
        <w:t>"תודה,"</w:t>
      </w:r>
      <w:r w:rsidR="004627AB" w:rsidRPr="00CD067C">
        <w:rPr>
          <w:rtl/>
        </w:rPr>
        <w:t xml:space="preserve"> תיאו </w:t>
      </w:r>
      <w:r>
        <w:rPr>
          <w:rFonts w:hint="cs"/>
          <w:rtl/>
        </w:rPr>
        <w:t xml:space="preserve">אמר </w:t>
      </w:r>
      <w:r w:rsidR="004627AB" w:rsidRPr="00CD067C">
        <w:rPr>
          <w:rtl/>
        </w:rPr>
        <w:t>מתוך עננת העשן שאפפה אותו בבת אחת.</w:t>
      </w:r>
    </w:p>
    <w:p w14:paraId="262C866E" w14:textId="6FF89945" w:rsidR="004627AB" w:rsidRPr="00CD067C" w:rsidRDefault="003A7379" w:rsidP="00E61EC7">
      <w:pPr>
        <w:rPr>
          <w:rtl/>
        </w:rPr>
      </w:pPr>
      <w:r>
        <w:rPr>
          <w:rtl/>
        </w:rPr>
        <w:t>"</w:t>
      </w:r>
      <w:r>
        <w:rPr>
          <w:rFonts w:hint="cs"/>
          <w:rtl/>
        </w:rPr>
        <w:t>אני התחלתי</w:t>
      </w:r>
      <w:r w:rsidR="00E61EC7">
        <w:rPr>
          <w:rFonts w:hint="cs"/>
          <w:rtl/>
        </w:rPr>
        <w:t xml:space="preserve"> עם כל החרא הזה רק</w:t>
      </w:r>
      <w:r>
        <w:rPr>
          <w:rFonts w:hint="cs"/>
          <w:rtl/>
        </w:rPr>
        <w:t xml:space="preserve"> בגיל עשרים ואחת</w:t>
      </w:r>
      <w:r w:rsidR="004627AB" w:rsidRPr="00CD067C">
        <w:rPr>
          <w:rtl/>
        </w:rPr>
        <w:t>."</w:t>
      </w:r>
    </w:p>
    <w:p w14:paraId="152E03F4" w14:textId="77777777" w:rsidR="004627AB" w:rsidRPr="00CD067C" w:rsidRDefault="004627AB" w:rsidP="00250000">
      <w:pPr>
        <w:rPr>
          <w:rtl/>
        </w:rPr>
      </w:pPr>
      <w:r w:rsidRPr="00CD067C">
        <w:rPr>
          <w:rtl/>
        </w:rPr>
        <w:t>"אוף, איזה טעם מגעיל. איכס."</w:t>
      </w:r>
    </w:p>
    <w:p w14:paraId="215A60E3" w14:textId="77777777" w:rsidR="004627AB" w:rsidRPr="00CD067C" w:rsidRDefault="004627AB" w:rsidP="00250000">
      <w:pPr>
        <w:rPr>
          <w:rtl/>
        </w:rPr>
      </w:pPr>
      <w:r w:rsidRPr="00CD067C">
        <w:rPr>
          <w:rtl/>
        </w:rPr>
        <w:t>"אתה</w:t>
      </w:r>
      <w:r w:rsidR="00847ACB">
        <w:rPr>
          <w:rtl/>
        </w:rPr>
        <w:t xml:space="preserve"> יודע, אתה קצת מתעלל בסיגריה המ</w:t>
      </w:r>
      <w:r w:rsidRPr="00CD067C">
        <w:rPr>
          <w:rtl/>
        </w:rPr>
        <w:t>סכנה הזאת."</w:t>
      </w:r>
    </w:p>
    <w:p w14:paraId="2343B59D" w14:textId="77777777" w:rsidR="004627AB" w:rsidRPr="00CD067C" w:rsidRDefault="004627AB" w:rsidP="00250000">
      <w:pPr>
        <w:rPr>
          <w:rtl/>
        </w:rPr>
      </w:pPr>
      <w:r w:rsidRPr="00CD067C">
        <w:rPr>
          <w:rtl/>
        </w:rPr>
        <w:t>תיאו חייך בלי מבוכה. "שמתי לב שמשהו פה לא בסדר."</w:t>
      </w:r>
    </w:p>
    <w:p w14:paraId="779B1702" w14:textId="77777777" w:rsidR="004627AB" w:rsidRPr="00CD067C" w:rsidRDefault="004627AB" w:rsidP="00250000">
      <w:pPr>
        <w:rPr>
          <w:rtl/>
        </w:rPr>
      </w:pPr>
      <w:r w:rsidRPr="00CD067C">
        <w:rPr>
          <w:rtl/>
        </w:rPr>
        <w:t>"אתה נושף לתוך הסיגריה, במקום להיפך, לשאוף את העשן פנימה."</w:t>
      </w:r>
    </w:p>
    <w:p w14:paraId="13CE92CD" w14:textId="77777777" w:rsidR="004627AB" w:rsidRPr="00CD067C" w:rsidRDefault="004627AB" w:rsidP="00250000">
      <w:pPr>
        <w:rPr>
          <w:rtl/>
        </w:rPr>
      </w:pPr>
      <w:r w:rsidRPr="00CD067C">
        <w:rPr>
          <w:rtl/>
        </w:rPr>
        <w:t>"או, טוב שהזכרת לי, שכחתי." הוא קרב את הסיגריה לפיו ושאף ארוכות</w:t>
      </w:r>
      <w:r w:rsidR="004548FA">
        <w:rPr>
          <w:rFonts w:hint="cs"/>
          <w:rtl/>
        </w:rPr>
        <w:t>.</w:t>
      </w:r>
      <w:r w:rsidRPr="00CD067C">
        <w:rPr>
          <w:rtl/>
        </w:rPr>
        <w:t xml:space="preserve"> "ככה זה צריך להיות, נכון?" הוא שאל בפה מלא עשן.</w:t>
      </w:r>
    </w:p>
    <w:p w14:paraId="76E28BAD" w14:textId="0A38A181" w:rsidR="004627AB" w:rsidRPr="00CD067C" w:rsidRDefault="00FD7F08" w:rsidP="00FD7F08">
      <w:pPr>
        <w:rPr>
          <w:rtl/>
        </w:rPr>
      </w:pPr>
      <w:r>
        <w:rPr>
          <w:rtl/>
        </w:rPr>
        <w:t xml:space="preserve">"כן, אבל </w:t>
      </w:r>
      <w:r w:rsidR="00F06A3F">
        <w:rPr>
          <w:rtl/>
        </w:rPr>
        <w:t>עכשיו</w:t>
      </w:r>
      <w:r>
        <w:rPr>
          <w:rtl/>
        </w:rPr>
        <w:t xml:space="preserve"> ת</w:t>
      </w:r>
      <w:r>
        <w:rPr>
          <w:rFonts w:hint="cs"/>
          <w:rtl/>
        </w:rPr>
        <w:t>שאף</w:t>
      </w:r>
      <w:r w:rsidR="004627AB" w:rsidRPr="00CD067C">
        <w:rPr>
          <w:rtl/>
        </w:rPr>
        <w:t xml:space="preserve"> פנימה, לריאות."</w:t>
      </w:r>
    </w:p>
    <w:p w14:paraId="6C155771" w14:textId="4A2DE880" w:rsidR="004627AB" w:rsidRPr="00CD067C" w:rsidRDefault="004627AB" w:rsidP="00250000">
      <w:pPr>
        <w:rPr>
          <w:rtl/>
        </w:rPr>
      </w:pPr>
      <w:r w:rsidRPr="00CD067C">
        <w:rPr>
          <w:rtl/>
        </w:rPr>
        <w:t xml:space="preserve">תיאו לקח עוד שאיפה ארוכה </w:t>
      </w:r>
      <w:r w:rsidR="00C90C6C">
        <w:rPr>
          <w:rtl/>
        </w:rPr>
        <w:t>מאוד</w:t>
      </w:r>
      <w:r w:rsidRPr="00CD067C">
        <w:rPr>
          <w:rtl/>
        </w:rPr>
        <w:t>, והכניס לריאות. "אוף, אני מתחיל להיזכר," הוא אמר, והעשן יצא מפיו סמיך ואפור.</w:t>
      </w:r>
    </w:p>
    <w:p w14:paraId="3921B80C" w14:textId="48014FBC" w:rsidR="00DF1A06" w:rsidRDefault="00DF1A06" w:rsidP="00DF1A06">
      <w:pPr>
        <w:rPr>
          <w:rtl/>
        </w:rPr>
      </w:pPr>
      <w:r>
        <w:rPr>
          <w:rFonts w:cs="Times New Roman" w:hint="cs"/>
          <w:rtl/>
        </w:rPr>
        <w:t>"</w:t>
      </w:r>
      <w:r w:rsidR="001C5A04">
        <w:rPr>
          <w:rFonts w:cs="Times New Roman"/>
          <w:rtl/>
        </w:rPr>
        <w:t>אימא</w:t>
      </w:r>
      <w:r>
        <w:rPr>
          <w:rFonts w:cs="Times New Roman"/>
          <w:rtl/>
        </w:rPr>
        <w:t xml:space="preserve"> שלנו קתרין </w:t>
      </w:r>
      <w:r w:rsidR="001C5A04">
        <w:rPr>
          <w:rFonts w:cs="Times New Roman"/>
          <w:rtl/>
        </w:rPr>
        <w:t>הייתה</w:t>
      </w:r>
      <w:r>
        <w:rPr>
          <w:rFonts w:cs="Times New Roman"/>
          <w:rtl/>
        </w:rPr>
        <w:t xml:space="preserve"> הורגת אותי אם היא </w:t>
      </w:r>
      <w:r w:rsidR="001C5A04">
        <w:rPr>
          <w:rFonts w:cs="Times New Roman"/>
          <w:rtl/>
        </w:rPr>
        <w:t>הייתה</w:t>
      </w:r>
      <w:r>
        <w:rPr>
          <w:rFonts w:cs="Times New Roman"/>
          <w:rtl/>
        </w:rPr>
        <w:t xml:space="preserve"> יודעת מה אני </w:t>
      </w:r>
      <w:r>
        <w:rPr>
          <w:rFonts w:cs="Times New Roman" w:hint="cs"/>
          <w:rtl/>
        </w:rPr>
        <w:t>מ</w:t>
      </w:r>
      <w:r>
        <w:rPr>
          <w:rFonts w:cs="Times New Roman"/>
          <w:rtl/>
        </w:rPr>
        <w:t>ל</w:t>
      </w:r>
      <w:r>
        <w:rPr>
          <w:rFonts w:cs="Times New Roman" w:hint="cs"/>
          <w:rtl/>
        </w:rPr>
        <w:t>מ</w:t>
      </w:r>
      <w:r>
        <w:rPr>
          <w:rFonts w:cs="Times New Roman"/>
          <w:rtl/>
        </w:rPr>
        <w:t>ד אותך לעשות.</w:t>
      </w:r>
      <w:r>
        <w:rPr>
          <w:rFonts w:cs="Times New Roman" w:hint="cs"/>
          <w:rtl/>
        </w:rPr>
        <w:t>"</w:t>
      </w:r>
    </w:p>
    <w:p w14:paraId="5D9E7BF3" w14:textId="27DA54E1" w:rsidR="00DF1A06" w:rsidRDefault="00DF1A06" w:rsidP="00DF1A06">
      <w:pPr>
        <w:rPr>
          <w:rtl/>
        </w:rPr>
      </w:pPr>
      <w:r>
        <w:rPr>
          <w:rFonts w:cs="Times New Roman" w:hint="cs"/>
          <w:rtl/>
        </w:rPr>
        <w:t>"</w:t>
      </w:r>
      <w:r>
        <w:rPr>
          <w:rFonts w:cs="Times New Roman"/>
          <w:rtl/>
        </w:rPr>
        <w:t>אם היא לא הרגה אותך על מה שעשית ל</w:t>
      </w:r>
      <w:r w:rsidR="008B1B44">
        <w:rPr>
          <w:rFonts w:cs="Times New Roman"/>
          <w:rtl/>
        </w:rPr>
        <w:t>סופי</w:t>
      </w:r>
      <w:r>
        <w:rPr>
          <w:rFonts w:cs="Times New Roman"/>
          <w:rtl/>
        </w:rPr>
        <w:t>, אז היא לא תהרוג אותך על שום דבר שאתה יכול לעשות לי.</w:t>
      </w:r>
      <w:r>
        <w:rPr>
          <w:rFonts w:cs="Times New Roman" w:hint="cs"/>
          <w:rtl/>
        </w:rPr>
        <w:t>"</w:t>
      </w:r>
    </w:p>
    <w:p w14:paraId="24060015" w14:textId="5670A141" w:rsidR="00DF1A06" w:rsidRPr="00CD067C" w:rsidRDefault="00DF1A06" w:rsidP="00DF1A06">
      <w:pPr>
        <w:rPr>
          <w:rtl/>
        </w:rPr>
      </w:pPr>
      <w:r>
        <w:rPr>
          <w:rFonts w:cs="Times New Roman"/>
          <w:rtl/>
        </w:rPr>
        <w:t xml:space="preserve">אחחח, זה סתם לאלכס את הפה ב[אפקטיביות]. תיאו התענג על המענה המושלם שלו. ופניו המחווירות של אחיו המבוגר ממנו, הן לא [הפריעו את שלוות רוחו / קטעו את ---]? אולי כן, אולי רק לרגע, אבל </w:t>
      </w:r>
      <w:r>
        <w:rPr>
          <w:rFonts w:cs="Times New Roman" w:hint="cs"/>
          <w:rtl/>
        </w:rPr>
        <w:t xml:space="preserve">נחשול או איזה משהו מענג באופן קיצוני ומפתיע </w:t>
      </w:r>
      <w:r>
        <w:rPr>
          <w:rFonts w:cs="Times New Roman"/>
        </w:rPr>
        <w:t>unexpected</w:t>
      </w:r>
      <w:r>
        <w:rPr>
          <w:rFonts w:cs="Times New Roman" w:hint="cs"/>
          <w:rtl/>
        </w:rPr>
        <w:t xml:space="preserve"> של </w:t>
      </w:r>
      <w:r>
        <w:rPr>
          <w:rFonts w:cs="Times New Roman"/>
          <w:rtl/>
        </w:rPr>
        <w:t>ניקוטין שטף הכל.</w:t>
      </w:r>
    </w:p>
    <w:p w14:paraId="6C7B3C39" w14:textId="77777777" w:rsidR="004753A2" w:rsidRDefault="004627AB" w:rsidP="00250000">
      <w:pPr>
        <w:rPr>
          <w:rtl/>
        </w:rPr>
      </w:pPr>
      <w:r w:rsidRPr="00CD067C">
        <w:rPr>
          <w:rtl/>
        </w:rPr>
        <w:t>תיאו צחק, וענני עשן קטנים נפלטו מפיו ומנחיריו. "הרגליים שלי מדגדגות." הוא שאף עוד ועוד. "כל הגוף שלי מדגדג. יואו זה נעים!</w:t>
      </w:r>
      <w:r w:rsidR="004753A2">
        <w:rPr>
          <w:rFonts w:hint="cs"/>
          <w:rtl/>
        </w:rPr>
        <w:t>"</w:t>
      </w:r>
    </w:p>
    <w:p w14:paraId="4EC237F7" w14:textId="77777777" w:rsidR="004753A2" w:rsidRDefault="004753A2" w:rsidP="006A2631">
      <w:pPr>
        <w:rPr>
          <w:rtl/>
        </w:rPr>
      </w:pPr>
      <w:r>
        <w:rPr>
          <w:rFonts w:hint="cs"/>
          <w:rtl/>
        </w:rPr>
        <w:t xml:space="preserve">"אתה מעשן מהר מדי, תירגע </w:t>
      </w:r>
      <w:r w:rsidR="001D183F">
        <w:rPr>
          <w:rFonts w:hint="cs"/>
          <w:rtl/>
        </w:rPr>
        <w:t>קצת</w:t>
      </w:r>
      <w:r>
        <w:rPr>
          <w:rFonts w:hint="cs"/>
          <w:rtl/>
        </w:rPr>
        <w:t>."</w:t>
      </w:r>
    </w:p>
    <w:p w14:paraId="0BE9CFE2" w14:textId="77777777" w:rsidR="004627AB" w:rsidRPr="00CD067C" w:rsidRDefault="004753A2" w:rsidP="00250000">
      <w:pPr>
        <w:rPr>
          <w:rtl/>
        </w:rPr>
      </w:pPr>
      <w:r>
        <w:rPr>
          <w:rFonts w:hint="cs"/>
          <w:rtl/>
        </w:rPr>
        <w:t>"אז</w:t>
      </w:r>
      <w:r w:rsidR="004627AB" w:rsidRPr="00CD067C">
        <w:rPr>
          <w:rtl/>
        </w:rPr>
        <w:t xml:space="preserve"> תן לי עוד סיגריה."</w:t>
      </w:r>
    </w:p>
    <w:p w14:paraId="23D8B9B7" w14:textId="77777777" w:rsidR="004627AB" w:rsidRPr="00CD067C" w:rsidRDefault="004627AB" w:rsidP="00250000">
      <w:pPr>
        <w:rPr>
          <w:rtl/>
        </w:rPr>
      </w:pPr>
      <w:r w:rsidRPr="00CD067C">
        <w:rPr>
          <w:rtl/>
        </w:rPr>
        <w:t>"אתה בטוח?"</w:t>
      </w:r>
    </w:p>
    <w:p w14:paraId="4C596630" w14:textId="77777777" w:rsidR="004627AB" w:rsidRPr="00CD067C" w:rsidRDefault="004627AB" w:rsidP="00250000">
      <w:pPr>
        <w:rPr>
          <w:rtl/>
        </w:rPr>
      </w:pPr>
      <w:r w:rsidRPr="00CD067C">
        <w:rPr>
          <w:rtl/>
        </w:rPr>
        <w:t xml:space="preserve">"כן, </w:t>
      </w:r>
      <w:r w:rsidR="00847ACB">
        <w:rPr>
          <w:rFonts w:hint="cs"/>
          <w:rtl/>
        </w:rPr>
        <w:t>אני</w:t>
      </w:r>
      <w:r w:rsidRPr="00CD067C">
        <w:rPr>
          <w:rtl/>
        </w:rPr>
        <w:t xml:space="preserve"> ר</w:t>
      </w:r>
      <w:r w:rsidR="00847ACB">
        <w:rPr>
          <w:rFonts w:hint="cs"/>
          <w:rtl/>
        </w:rPr>
        <w:t>ו</w:t>
      </w:r>
      <w:r w:rsidRPr="00CD067C">
        <w:rPr>
          <w:rtl/>
        </w:rPr>
        <w:t>צ</w:t>
      </w:r>
      <w:r w:rsidR="00847ACB">
        <w:rPr>
          <w:rFonts w:hint="cs"/>
          <w:rtl/>
        </w:rPr>
        <w:t>ה</w:t>
      </w:r>
      <w:r w:rsidRPr="00CD067C">
        <w:rPr>
          <w:rtl/>
        </w:rPr>
        <w:t xml:space="preserve"> לנסות לעשן בשרשרת. ולפי הטעם המגעיל, לא נראה לי שאני אעשן עוד פעם בחיים."</w:t>
      </w:r>
    </w:p>
    <w:p w14:paraId="1CB22EEF" w14:textId="77777777" w:rsidR="004627AB" w:rsidRPr="00CD067C" w:rsidRDefault="0060662E" w:rsidP="0060662E">
      <w:pPr>
        <w:rPr>
          <w:rtl/>
        </w:rPr>
      </w:pPr>
      <w:r>
        <w:rPr>
          <w:rtl/>
        </w:rPr>
        <w:t>אלכס ה</w:t>
      </w:r>
      <w:r>
        <w:rPr>
          <w:rFonts w:hint="cs"/>
          <w:rtl/>
        </w:rPr>
        <w:t>דף כ</w:t>
      </w:r>
      <w:r w:rsidR="004627AB" w:rsidRPr="00CD067C">
        <w:rPr>
          <w:rtl/>
        </w:rPr>
        <w:t>ל</w:t>
      </w:r>
      <w:r>
        <w:rPr>
          <w:rFonts w:hint="cs"/>
          <w:rtl/>
        </w:rPr>
        <w:t>פ</w:t>
      </w:r>
      <w:r w:rsidR="004627AB" w:rsidRPr="00CD067C">
        <w:rPr>
          <w:rtl/>
        </w:rPr>
        <w:t>יו את החפיסה, והוא הצית סיגריה חדשה בבדל.</w:t>
      </w:r>
    </w:p>
    <w:p w14:paraId="227569C1" w14:textId="77777777" w:rsidR="00E61EC7" w:rsidRDefault="004627AB" w:rsidP="0060662E">
      <w:pPr>
        <w:rPr>
          <w:rtl/>
        </w:rPr>
      </w:pPr>
      <w:r w:rsidRPr="00CD067C">
        <w:rPr>
          <w:rtl/>
        </w:rPr>
        <w:t>תיאו עישן בשאיפות עמוקות, מ</w:t>
      </w:r>
      <w:r w:rsidR="0060662E">
        <w:rPr>
          <w:rFonts w:hint="cs"/>
          <w:rtl/>
        </w:rPr>
        <w:t>הופנט</w:t>
      </w:r>
      <w:r w:rsidRPr="00CD067C">
        <w:rPr>
          <w:rtl/>
        </w:rPr>
        <w:t xml:space="preserve"> מהקצה הבוער הקרב אליו בכל שאיפה ושאיפה. </w:t>
      </w:r>
      <w:r w:rsidR="00E61EC7">
        <w:rPr>
          <w:rFonts w:hint="cs"/>
          <w:rtl/>
        </w:rPr>
        <w:t>"מה זה כל החרא שהתחלת בגיל עשרים ואחת?"</w:t>
      </w:r>
    </w:p>
    <w:p w14:paraId="3AC46433" w14:textId="319F8926" w:rsidR="00E61EC7" w:rsidRDefault="00E61EC7" w:rsidP="0060662E">
      <w:pPr>
        <w:rPr>
          <w:rtl/>
        </w:rPr>
      </w:pPr>
      <w:r>
        <w:rPr>
          <w:rFonts w:hint="cs"/>
          <w:rtl/>
        </w:rPr>
        <w:lastRenderedPageBreak/>
        <w:t>"אה... כן, כל מה שנראה לך."</w:t>
      </w:r>
    </w:p>
    <w:p w14:paraId="505D3DFC" w14:textId="4A91E972" w:rsidR="00E61EC7" w:rsidRDefault="00E61EC7" w:rsidP="0060662E">
      <w:pPr>
        <w:rPr>
          <w:rtl/>
        </w:rPr>
      </w:pPr>
      <w:r>
        <w:rPr>
          <w:rFonts w:hint="cs"/>
          <w:rtl/>
        </w:rPr>
        <w:t xml:space="preserve">"סקס?" </w:t>
      </w:r>
      <w:r w:rsidR="00431834">
        <w:rPr>
          <w:rFonts w:hint="cs"/>
          <w:rtl/>
        </w:rPr>
        <w:t>עם כל אחד מה-ס'</w:t>
      </w:r>
      <w:r w:rsidR="00431834" w:rsidRPr="00431834">
        <w:rPr>
          <w:rFonts w:hint="cs"/>
          <w:rtl/>
        </w:rPr>
        <w:t xml:space="preserve"> </w:t>
      </w:r>
      <w:r w:rsidR="00431834">
        <w:rPr>
          <w:rFonts w:hint="cs"/>
          <w:rtl/>
        </w:rPr>
        <w:t>נפלט מבין שפתיו קונוס ערפילי.</w:t>
      </w:r>
    </w:p>
    <w:p w14:paraId="0D6807E8" w14:textId="31A95339" w:rsidR="00E61EC7" w:rsidRDefault="00E61EC7" w:rsidP="0060662E">
      <w:pPr>
        <w:rPr>
          <w:rtl/>
        </w:rPr>
      </w:pPr>
      <w:r>
        <w:rPr>
          <w:rFonts w:hint="cs"/>
          <w:rtl/>
        </w:rPr>
        <w:t>"אה... כן, בדיוק."</w:t>
      </w:r>
    </w:p>
    <w:p w14:paraId="2EC61212" w14:textId="1A9574A2" w:rsidR="00E61EC7" w:rsidRDefault="00E61EC7" w:rsidP="0060662E">
      <w:pPr>
        <w:rPr>
          <w:rtl/>
        </w:rPr>
      </w:pPr>
      <w:r>
        <w:rPr>
          <w:rFonts w:hint="cs"/>
          <w:rtl/>
        </w:rPr>
        <w:t>"אלכוהול?"</w:t>
      </w:r>
    </w:p>
    <w:p w14:paraId="72A83913" w14:textId="4463D181" w:rsidR="00E61EC7" w:rsidRDefault="00E61EC7" w:rsidP="0060662E">
      <w:pPr>
        <w:rPr>
          <w:rtl/>
        </w:rPr>
      </w:pPr>
      <w:r>
        <w:rPr>
          <w:rFonts w:hint="cs"/>
          <w:rtl/>
        </w:rPr>
        <w:t>"אה..." אלכס הכיר ממארק את הניתוק הזה מכל הבלי האנושות ובכל זאת כאב שאחיו הקטן הקדיש לו כ"כ מעט תשומת לב במשך השנים וגו'.</w:t>
      </w:r>
    </w:p>
    <w:p w14:paraId="7ABF4516" w14:textId="2D820ADF" w:rsidR="000474DA" w:rsidRDefault="00E61EC7" w:rsidP="00E61EC7">
      <w:pPr>
        <w:rPr>
          <w:rtl/>
        </w:rPr>
      </w:pPr>
      <w:r>
        <w:rPr>
          <w:rFonts w:hint="cs"/>
          <w:rtl/>
        </w:rPr>
        <w:t xml:space="preserve">"אני מתחיל הרבה לפניך," תיאו הכריז בסיפוק. </w:t>
      </w:r>
      <w:r w:rsidR="004627AB" w:rsidRPr="00CD067C">
        <w:rPr>
          <w:rtl/>
        </w:rPr>
        <w:t xml:space="preserve">הוא הקפיד להכניס כל כדור עשן עמוק לריאות ומייד לקח שאיפה נוספת. </w:t>
      </w:r>
      <w:r w:rsidR="000474DA">
        <w:rPr>
          <w:rFonts w:hint="cs"/>
          <w:rtl/>
        </w:rPr>
        <w:t xml:space="preserve">"למה העשן חם </w:t>
      </w:r>
      <w:r w:rsidR="00F97A34">
        <w:rPr>
          <w:rFonts w:hint="cs"/>
          <w:rtl/>
        </w:rPr>
        <w:t>כל כך</w:t>
      </w:r>
      <w:r w:rsidR="000474DA">
        <w:rPr>
          <w:rFonts w:hint="cs"/>
          <w:rtl/>
        </w:rPr>
        <w:t>?"</w:t>
      </w:r>
    </w:p>
    <w:p w14:paraId="16CA5B06" w14:textId="542DDD4F" w:rsidR="000474DA" w:rsidRDefault="000474DA" w:rsidP="00250000">
      <w:pPr>
        <w:rPr>
          <w:rtl/>
        </w:rPr>
      </w:pPr>
      <w:r>
        <w:rPr>
          <w:rFonts w:hint="cs"/>
          <w:rtl/>
        </w:rPr>
        <w:t>"כי אתה מעשן נורא מהר. תירגע, תעצור מדי פעם.</w:t>
      </w:r>
      <w:r w:rsidR="006A2631">
        <w:rPr>
          <w:rFonts w:hint="cs"/>
          <w:rtl/>
        </w:rPr>
        <w:t xml:space="preserve"> ותכבה לפני שאתה מגיע </w:t>
      </w:r>
      <w:r w:rsidR="00431834">
        <w:rPr>
          <w:rFonts w:hint="cs"/>
          <w:rtl/>
        </w:rPr>
        <w:t xml:space="preserve">עד </w:t>
      </w:r>
      <w:r w:rsidR="006A2631">
        <w:rPr>
          <w:rFonts w:hint="cs"/>
          <w:rtl/>
        </w:rPr>
        <w:t>לפילטר.</w:t>
      </w:r>
      <w:r>
        <w:rPr>
          <w:rFonts w:hint="cs"/>
          <w:rtl/>
        </w:rPr>
        <w:t>"</w:t>
      </w:r>
    </w:p>
    <w:p w14:paraId="6C12BCBC" w14:textId="748476A2" w:rsidR="004627AB" w:rsidRPr="00CD067C" w:rsidRDefault="000474DA" w:rsidP="004548FA">
      <w:pPr>
        <w:rPr>
          <w:rtl/>
        </w:rPr>
      </w:pPr>
      <w:r>
        <w:rPr>
          <w:rFonts w:hint="cs"/>
          <w:rtl/>
        </w:rPr>
        <w:t xml:space="preserve">תיאו לא הקשיב. </w:t>
      </w:r>
      <w:r w:rsidR="004627AB" w:rsidRPr="00CD067C">
        <w:rPr>
          <w:rtl/>
        </w:rPr>
        <w:t>"תראה אני אפילו לא משתעל!"</w:t>
      </w:r>
      <w:r>
        <w:rPr>
          <w:rFonts w:hint="cs"/>
          <w:rtl/>
        </w:rPr>
        <w:t xml:space="preserve"> ענני עשן הסתלסלו סביבו</w:t>
      </w:r>
      <w:r w:rsidR="00544EB1">
        <w:rPr>
          <w:rFonts w:hint="cs"/>
          <w:rtl/>
        </w:rPr>
        <w:t>,</w:t>
      </w:r>
      <w:r>
        <w:rPr>
          <w:rFonts w:hint="cs"/>
          <w:rtl/>
        </w:rPr>
        <w:t xml:space="preserve"> </w:t>
      </w:r>
      <w:r w:rsidR="00544EB1">
        <w:rPr>
          <w:rFonts w:hint="cs"/>
          <w:rtl/>
        </w:rPr>
        <w:t>נפלטו מ</w:t>
      </w:r>
      <w:r w:rsidR="006429F9">
        <w:rPr>
          <w:rFonts w:hint="cs"/>
          <w:rtl/>
        </w:rPr>
        <w:t>נקבובי</w:t>
      </w:r>
      <w:r w:rsidR="00544EB1">
        <w:rPr>
          <w:rFonts w:hint="cs"/>
          <w:rtl/>
        </w:rPr>
        <w:t>ו</w:t>
      </w:r>
      <w:r w:rsidR="006429F9">
        <w:rPr>
          <w:rFonts w:hint="cs"/>
          <w:rtl/>
        </w:rPr>
        <w:t>ת גופו</w:t>
      </w:r>
      <w:r w:rsidR="00544EB1">
        <w:rPr>
          <w:rFonts w:hint="cs"/>
          <w:rtl/>
        </w:rPr>
        <w:t xml:space="preserve"> </w:t>
      </w:r>
      <w:r w:rsidR="002E2ECF">
        <w:rPr>
          <w:rFonts w:hint="cs"/>
          <w:rtl/>
        </w:rPr>
        <w:t>ו</w:t>
      </w:r>
      <w:r w:rsidR="00E61EC7">
        <w:rPr>
          <w:rFonts w:hint="cs"/>
          <w:rtl/>
        </w:rPr>
        <w:t>היתמרו</w:t>
      </w:r>
      <w:r w:rsidR="006A2631">
        <w:rPr>
          <w:rFonts w:hint="cs"/>
          <w:rtl/>
        </w:rPr>
        <w:t xml:space="preserve"> </w:t>
      </w:r>
      <w:r w:rsidR="00E61EC7">
        <w:rPr>
          <w:rFonts w:hint="cs"/>
          <w:rtl/>
        </w:rPr>
        <w:t>[</w:t>
      </w:r>
      <w:r w:rsidR="006A2631">
        <w:rPr>
          <w:rFonts w:hint="cs"/>
          <w:rtl/>
        </w:rPr>
        <w:t>בערפיח מעובה</w:t>
      </w:r>
      <w:r w:rsidR="00E61EC7">
        <w:rPr>
          <w:rFonts w:hint="cs"/>
          <w:rtl/>
        </w:rPr>
        <w:t xml:space="preserve"> </w:t>
      </w:r>
      <w:r w:rsidR="00E61EC7">
        <w:rPr>
          <w:rtl/>
        </w:rPr>
        <w:t>–</w:t>
      </w:r>
      <w:r w:rsidR="00E61EC7">
        <w:rPr>
          <w:rFonts w:hint="cs"/>
          <w:rtl/>
        </w:rPr>
        <w:t xml:space="preserve"> לשפר]</w:t>
      </w:r>
      <w:r w:rsidR="002E2ECF">
        <w:rPr>
          <w:rFonts w:hint="cs"/>
          <w:rtl/>
        </w:rPr>
        <w:t>.</w:t>
      </w:r>
      <w:r w:rsidR="004548FA">
        <w:rPr>
          <w:rFonts w:hint="cs"/>
          <w:rtl/>
        </w:rPr>
        <w:t xml:space="preserve"> </w:t>
      </w:r>
      <w:r w:rsidR="004627AB" w:rsidRPr="00CD067C">
        <w:rPr>
          <w:rtl/>
        </w:rPr>
        <w:t>"זה דוקא טוב. אני מתחיל להתרגל לטעם. תן לי עוד סיגריה. באמת. בוא נעשן עוד אחת ביחד, אני מבטיח לעשן כמו שצריך הפעם."</w:t>
      </w:r>
    </w:p>
    <w:p w14:paraId="25DF640C" w14:textId="77777777" w:rsidR="004627AB" w:rsidRPr="00CD067C" w:rsidRDefault="004627AB" w:rsidP="004548FA">
      <w:pPr>
        <w:rPr>
          <w:rtl/>
        </w:rPr>
      </w:pPr>
      <w:r w:rsidRPr="00CD067C">
        <w:rPr>
          <w:rtl/>
        </w:rPr>
        <w:t>"עדיף שלא תעשה את זה," אלכס</w:t>
      </w:r>
      <w:r w:rsidR="004548FA">
        <w:rPr>
          <w:rFonts w:hint="cs"/>
          <w:rtl/>
        </w:rPr>
        <w:t xml:space="preserve"> אמר,</w:t>
      </w:r>
      <w:r w:rsidRPr="00CD067C">
        <w:rPr>
          <w:rtl/>
        </w:rPr>
        <w:t xml:space="preserve"> אבל הוא </w:t>
      </w:r>
      <w:r w:rsidR="006A2631">
        <w:rPr>
          <w:rFonts w:hint="cs"/>
          <w:rtl/>
        </w:rPr>
        <w:t>שלף</w:t>
      </w:r>
      <w:r w:rsidRPr="00CD067C">
        <w:rPr>
          <w:rtl/>
        </w:rPr>
        <w:t xml:space="preserve"> שתי סיגריות</w:t>
      </w:r>
      <w:r w:rsidR="000474DA">
        <w:rPr>
          <w:rFonts w:hint="cs"/>
          <w:rtl/>
        </w:rPr>
        <w:t xml:space="preserve"> נוספות</w:t>
      </w:r>
      <w:r w:rsidRPr="00CD067C">
        <w:rPr>
          <w:rtl/>
        </w:rPr>
        <w:t>, הצית ביחד ונתן אחת לתיאו.</w:t>
      </w:r>
    </w:p>
    <w:p w14:paraId="060DDBA2" w14:textId="77777777" w:rsidR="004627AB" w:rsidRPr="00CD067C" w:rsidRDefault="004627AB" w:rsidP="004548FA">
      <w:pPr>
        <w:rPr>
          <w:rtl/>
        </w:rPr>
      </w:pPr>
      <w:r w:rsidRPr="00CD067C">
        <w:rPr>
          <w:rtl/>
        </w:rPr>
        <w:t>"וואו! וואו! אתה יודע מה אני מרגיש?"</w:t>
      </w:r>
    </w:p>
    <w:p w14:paraId="5CAF7CF6" w14:textId="77777777" w:rsidR="004627AB" w:rsidRPr="00CD067C" w:rsidRDefault="004627AB" w:rsidP="00250000">
      <w:pPr>
        <w:rPr>
          <w:rtl/>
        </w:rPr>
      </w:pPr>
      <w:r w:rsidRPr="00CD067C">
        <w:rPr>
          <w:rtl/>
        </w:rPr>
        <w:t>"מה?"</w:t>
      </w:r>
    </w:p>
    <w:p w14:paraId="5359E286" w14:textId="0AF7B1BA" w:rsidR="004627AB" w:rsidRPr="00CD067C" w:rsidRDefault="004627AB" w:rsidP="007A6B09">
      <w:pPr>
        <w:rPr>
          <w:rtl/>
        </w:rPr>
      </w:pPr>
      <w:r w:rsidRPr="00CD067C">
        <w:rPr>
          <w:rtl/>
        </w:rPr>
        <w:t xml:space="preserve">"כאילו משהו </w:t>
      </w:r>
      <w:r w:rsidR="007A6B09">
        <w:rPr>
          <w:rFonts w:hint="cs"/>
          <w:rtl/>
        </w:rPr>
        <w:t>משפריץ</w:t>
      </w:r>
      <w:r w:rsidRPr="00CD067C">
        <w:rPr>
          <w:rtl/>
        </w:rPr>
        <w:t xml:space="preserve"> בתוכי. הדגדוגים </w:t>
      </w:r>
      <w:r w:rsidR="00F97A34">
        <w:rPr>
          <w:rtl/>
        </w:rPr>
        <w:t>כל כך</w:t>
      </w:r>
      <w:r w:rsidRPr="00CD067C">
        <w:rPr>
          <w:rtl/>
        </w:rPr>
        <w:t xml:space="preserve"> חזקים. וואו, זה הגיע לרגליים. יואו, אני לא יכול</w:t>
      </w:r>
      <w:r w:rsidR="007A6B09">
        <w:rPr>
          <w:rtl/>
        </w:rPr>
        <w:t xml:space="preserve"> לזוז." הוא הרים את רגליו </w:t>
      </w:r>
      <w:r w:rsidRPr="00CD067C">
        <w:rPr>
          <w:rtl/>
        </w:rPr>
        <w:t xml:space="preserve">והניח על </w:t>
      </w:r>
      <w:r w:rsidR="000965A1">
        <w:rPr>
          <w:rtl/>
        </w:rPr>
        <w:t>כיסא</w:t>
      </w:r>
      <w:r w:rsidRPr="00CD067C">
        <w:rPr>
          <w:rtl/>
        </w:rPr>
        <w:t xml:space="preserve"> קרוב. "זה הניקוטין? זה נפלא!"</w:t>
      </w:r>
    </w:p>
    <w:p w14:paraId="3A5423DE" w14:textId="693621A3" w:rsidR="004627AB" w:rsidRDefault="004627AB" w:rsidP="006A2631">
      <w:pPr>
        <w:rPr>
          <w:rtl/>
        </w:rPr>
      </w:pPr>
      <w:r w:rsidRPr="00CD067C">
        <w:rPr>
          <w:rtl/>
        </w:rPr>
        <w:t>הדם זרם לכפות ידיו ורגליו, שהיו כבדות</w:t>
      </w:r>
      <w:r w:rsidR="00E567A7">
        <w:rPr>
          <w:rtl/>
        </w:rPr>
        <w:t xml:space="preserve"> מאוד,</w:t>
      </w:r>
      <w:r w:rsidRPr="00CD067C">
        <w:rPr>
          <w:rtl/>
        </w:rPr>
        <w:t xml:space="preserve"> הוא הרגיש עור לחייו</w:t>
      </w:r>
      <w:r w:rsidR="007A6B09">
        <w:rPr>
          <w:rFonts w:hint="cs"/>
          <w:rtl/>
        </w:rPr>
        <w:t>,</w:t>
      </w:r>
      <w:r w:rsidR="007A6B09">
        <w:rPr>
          <w:rtl/>
        </w:rPr>
        <w:t xml:space="preserve"> </w:t>
      </w:r>
      <w:r w:rsidRPr="00CD067C">
        <w:rPr>
          <w:rtl/>
        </w:rPr>
        <w:t>משהו נמס לחלוטין בתוכו, שטף את כולו.</w:t>
      </w:r>
    </w:p>
    <w:p w14:paraId="48F0D8C9" w14:textId="77777777" w:rsidR="00FA5950" w:rsidRDefault="00FA5950" w:rsidP="00250000">
      <w:pPr>
        <w:rPr>
          <w:rtl/>
        </w:rPr>
      </w:pPr>
      <w:r>
        <w:rPr>
          <w:rFonts w:hint="cs"/>
          <w:rtl/>
        </w:rPr>
        <w:t>"זה תמיד ככה?"</w:t>
      </w:r>
    </w:p>
    <w:p w14:paraId="5AB96864" w14:textId="77777777" w:rsidR="00FA5950" w:rsidRDefault="00FA5950" w:rsidP="00250000">
      <w:pPr>
        <w:rPr>
          <w:rtl/>
        </w:rPr>
      </w:pPr>
      <w:r>
        <w:rPr>
          <w:rFonts w:hint="cs"/>
          <w:rtl/>
        </w:rPr>
        <w:t>"לא, זה לעולם יותר לא יהיה לך ככה."</w:t>
      </w:r>
    </w:p>
    <w:p w14:paraId="15E6A836" w14:textId="7DCE6CC8" w:rsidR="002E2ECF" w:rsidRPr="00CD067C" w:rsidRDefault="002E2ECF" w:rsidP="00E61EC7">
      <w:pPr>
        <w:rPr>
          <w:rtl/>
        </w:rPr>
      </w:pPr>
      <w:r>
        <w:rPr>
          <w:rFonts w:hint="cs"/>
          <w:rtl/>
        </w:rPr>
        <w:t xml:space="preserve">"הבלים," תיאו לעג, </w:t>
      </w:r>
      <w:r w:rsidR="00E61EC7">
        <w:rPr>
          <w:rFonts w:hint="cs"/>
          <w:rtl/>
        </w:rPr>
        <w:t xml:space="preserve">אפוף </w:t>
      </w:r>
      <w:r>
        <w:rPr>
          <w:rFonts w:hint="cs"/>
          <w:rtl/>
        </w:rPr>
        <w:t xml:space="preserve">אובך </w:t>
      </w:r>
      <w:r w:rsidR="00E61EC7">
        <w:rPr>
          <w:rFonts w:hint="cs"/>
          <w:rtl/>
        </w:rPr>
        <w:t>עכור שהתחשר</w:t>
      </w:r>
      <w:r>
        <w:rPr>
          <w:rFonts w:hint="cs"/>
          <w:rtl/>
        </w:rPr>
        <w:t xml:space="preserve"> </w:t>
      </w:r>
      <w:r w:rsidR="00B96FC7">
        <w:rPr>
          <w:rFonts w:hint="cs"/>
          <w:rtl/>
        </w:rPr>
        <w:t xml:space="preserve">מעליו. </w:t>
      </w:r>
      <w:r>
        <w:rPr>
          <w:rFonts w:hint="cs"/>
          <w:rtl/>
        </w:rPr>
        <w:t>[</w:t>
      </w:r>
      <w:r w:rsidR="00E61EC7" w:rsidRPr="00E61EC7">
        <w:rPr>
          <w:rFonts w:hint="cs"/>
          <w:highlight w:val="lightGray"/>
          <w:rtl/>
        </w:rPr>
        <w:t>ענן</w:t>
      </w:r>
      <w:r w:rsidR="00E61EC7">
        <w:rPr>
          <w:rFonts w:hint="cs"/>
          <w:rtl/>
        </w:rPr>
        <w:t xml:space="preserve"> </w:t>
      </w:r>
      <w:r>
        <w:rPr>
          <w:rFonts w:hint="cs"/>
          <w:rtl/>
        </w:rPr>
        <w:t xml:space="preserve">התעבו רפידה </w:t>
      </w:r>
      <w:r w:rsidRPr="00E61EC7">
        <w:rPr>
          <w:rFonts w:hint="cs"/>
          <w:highlight w:val="lightGray"/>
          <w:rtl/>
        </w:rPr>
        <w:t>היתמרו</w:t>
      </w:r>
      <w:r>
        <w:rPr>
          <w:rFonts w:hint="cs"/>
          <w:rtl/>
        </w:rPr>
        <w:t xml:space="preserve"> התקדרו התקשרו </w:t>
      </w:r>
      <w:r w:rsidRPr="00E61EC7">
        <w:rPr>
          <w:rFonts w:hint="cs"/>
          <w:highlight w:val="lightGray"/>
          <w:rtl/>
        </w:rPr>
        <w:t>ערפיח</w:t>
      </w:r>
      <w:r>
        <w:rPr>
          <w:rFonts w:hint="cs"/>
          <w:rtl/>
        </w:rPr>
        <w:t xml:space="preserve"> </w:t>
      </w:r>
      <w:r w:rsidRPr="00E61EC7">
        <w:rPr>
          <w:rFonts w:hint="cs"/>
          <w:highlight w:val="lightGray"/>
          <w:rtl/>
        </w:rPr>
        <w:t>ערפל</w:t>
      </w:r>
      <w:r>
        <w:rPr>
          <w:rFonts w:hint="cs"/>
          <w:rtl/>
        </w:rPr>
        <w:t xml:space="preserve"> </w:t>
      </w:r>
      <w:r w:rsidRPr="00E61EC7">
        <w:rPr>
          <w:rFonts w:hint="cs"/>
          <w:highlight w:val="lightGray"/>
          <w:rtl/>
        </w:rPr>
        <w:t>אביך</w:t>
      </w:r>
      <w:r>
        <w:rPr>
          <w:rFonts w:hint="cs"/>
          <w:rtl/>
        </w:rPr>
        <w:t xml:space="preserve"> </w:t>
      </w:r>
      <w:r w:rsidRPr="00E61EC7">
        <w:rPr>
          <w:rFonts w:hint="cs"/>
          <w:highlight w:val="lightGray"/>
          <w:rtl/>
        </w:rPr>
        <w:t>אובך</w:t>
      </w:r>
      <w:r>
        <w:rPr>
          <w:rFonts w:hint="cs"/>
          <w:rtl/>
        </w:rPr>
        <w:t xml:space="preserve"> </w:t>
      </w:r>
      <w:r w:rsidRPr="00E61EC7">
        <w:rPr>
          <w:rFonts w:hint="cs"/>
          <w:highlight w:val="lightGray"/>
          <w:rtl/>
        </w:rPr>
        <w:t>עכור</w:t>
      </w:r>
      <w:r w:rsidR="008901F1">
        <w:rPr>
          <w:rFonts w:hint="cs"/>
          <w:rtl/>
        </w:rPr>
        <w:t xml:space="preserve"> </w:t>
      </w:r>
      <w:r w:rsidR="008901F1" w:rsidRPr="00E61EC7">
        <w:rPr>
          <w:rFonts w:hint="cs"/>
          <w:highlight w:val="lightGray"/>
          <w:rtl/>
        </w:rPr>
        <w:t>מעובה</w:t>
      </w:r>
      <w:r w:rsidR="008901F1">
        <w:rPr>
          <w:rFonts w:hint="cs"/>
          <w:rtl/>
        </w:rPr>
        <w:t xml:space="preserve"> </w:t>
      </w:r>
      <w:r w:rsidR="008901F1" w:rsidRPr="00E61EC7">
        <w:rPr>
          <w:rFonts w:hint="cs"/>
          <w:highlight w:val="lightGray"/>
          <w:rtl/>
        </w:rPr>
        <w:t>מעורפל</w:t>
      </w:r>
      <w:r w:rsidR="008901F1">
        <w:rPr>
          <w:rFonts w:hint="cs"/>
          <w:rtl/>
        </w:rPr>
        <w:t xml:space="preserve"> </w:t>
      </w:r>
      <w:r w:rsidRPr="00E61EC7">
        <w:rPr>
          <w:rFonts w:hint="cs"/>
          <w:highlight w:val="lightGray"/>
          <w:rtl/>
        </w:rPr>
        <w:t>התחשרו</w:t>
      </w:r>
      <w:r>
        <w:rPr>
          <w:rFonts w:hint="cs"/>
          <w:rtl/>
        </w:rPr>
        <w:t xml:space="preserve"> ארובה חריכה טבק </w:t>
      </w:r>
      <w:r w:rsidRPr="00E61EC7">
        <w:rPr>
          <w:rFonts w:hint="cs"/>
          <w:highlight w:val="lightGray"/>
          <w:rtl/>
        </w:rPr>
        <w:t>עכירות</w:t>
      </w:r>
      <w:r>
        <w:rPr>
          <w:rFonts w:hint="cs"/>
          <w:rtl/>
        </w:rPr>
        <w:t>]</w:t>
      </w:r>
    </w:p>
    <w:p w14:paraId="4CCFD7F6" w14:textId="77777777" w:rsidR="00FA5950" w:rsidRDefault="00FA5950" w:rsidP="00250000">
      <w:pPr>
        <w:rPr>
          <w:rtl/>
        </w:rPr>
      </w:pPr>
      <w:r>
        <w:rPr>
          <w:rFonts w:hint="cs"/>
          <w:rtl/>
        </w:rPr>
        <w:t xml:space="preserve">[כאילו </w:t>
      </w:r>
      <w:r>
        <w:rPr>
          <w:rtl/>
        </w:rPr>
        <w:t>–</w:t>
      </w:r>
      <w:r>
        <w:rPr>
          <w:rFonts w:hint="cs"/>
          <w:rtl/>
        </w:rPr>
        <w:t xml:space="preserve"> מה אתה חושב אחי הגדול, שאני פתי שתאכיל אותי בשטויות ואני אאמין?]</w:t>
      </w:r>
    </w:p>
    <w:p w14:paraId="5C9CE8FC" w14:textId="77777777" w:rsidR="00FA5950" w:rsidRDefault="00FA5950" w:rsidP="00250000">
      <w:pPr>
        <w:rPr>
          <w:rtl/>
        </w:rPr>
      </w:pPr>
      <w:r>
        <w:rPr>
          <w:rFonts w:hint="cs"/>
          <w:rtl/>
        </w:rPr>
        <w:t>"זה לעולם לא יהיה לך ככה</w:t>
      </w:r>
      <w:r w:rsidR="009E143D">
        <w:rPr>
          <w:rFonts w:hint="cs"/>
          <w:rtl/>
        </w:rPr>
        <w:t xml:space="preserve"> שוב</w:t>
      </w:r>
      <w:r>
        <w:rPr>
          <w:rFonts w:hint="cs"/>
          <w:rtl/>
        </w:rPr>
        <w:t>, גם אם תפסיק לשנה. תהנה כל עוד אתה יכול."</w:t>
      </w:r>
    </w:p>
    <w:p w14:paraId="0AA2E59D" w14:textId="77777777" w:rsidR="003F2C70" w:rsidRDefault="003F2C70" w:rsidP="00250000">
      <w:pPr>
        <w:rPr>
          <w:rtl/>
        </w:rPr>
      </w:pPr>
      <w:r>
        <w:rPr>
          <w:rFonts w:hint="cs"/>
          <w:rtl/>
        </w:rPr>
        <w:t>"איך אתה יודע? מתי הפסקת לשנה?"</w:t>
      </w:r>
    </w:p>
    <w:p w14:paraId="264F7840" w14:textId="77777777" w:rsidR="003F2C70" w:rsidRDefault="003F2C70" w:rsidP="00250000">
      <w:pPr>
        <w:rPr>
          <w:rtl/>
        </w:rPr>
      </w:pPr>
      <w:r>
        <w:rPr>
          <w:rFonts w:hint="cs"/>
          <w:rtl/>
        </w:rPr>
        <w:t>"הפסקתי לחודשיים."</w:t>
      </w:r>
    </w:p>
    <w:p w14:paraId="51C4FC47" w14:textId="77777777" w:rsidR="003F2C70" w:rsidRDefault="003F2C70" w:rsidP="00250000">
      <w:pPr>
        <w:rPr>
          <w:rtl/>
        </w:rPr>
      </w:pPr>
      <w:r>
        <w:rPr>
          <w:rFonts w:hint="cs"/>
          <w:rtl/>
        </w:rPr>
        <w:t>"מתי? למה הפסקת?"</w:t>
      </w:r>
    </w:p>
    <w:p w14:paraId="0D0EFF25" w14:textId="77777777" w:rsidR="003F2C70" w:rsidRPr="00CD067C" w:rsidRDefault="003F2C70" w:rsidP="00250000">
      <w:pPr>
        <w:rPr>
          <w:rtl/>
        </w:rPr>
      </w:pPr>
      <w:r>
        <w:rPr>
          <w:rFonts w:hint="cs"/>
          <w:rtl/>
        </w:rPr>
        <w:t>"כי לא הייתי בהכרה."</w:t>
      </w:r>
    </w:p>
    <w:p w14:paraId="3C1BCE60" w14:textId="091539AD" w:rsidR="004627AB" w:rsidRPr="00CD067C" w:rsidRDefault="004627AB" w:rsidP="00250000">
      <w:pPr>
        <w:rPr>
          <w:rtl/>
        </w:rPr>
      </w:pPr>
      <w:r w:rsidRPr="00CD067C">
        <w:rPr>
          <w:rtl/>
        </w:rPr>
        <w:t xml:space="preserve">תיאו המשיך לקחת שאיפות גדולות מדי. "אוי," הוא אמר </w:t>
      </w:r>
      <w:r w:rsidR="004C59E0">
        <w:rPr>
          <w:rtl/>
        </w:rPr>
        <w:t>פתאום</w:t>
      </w:r>
      <w:r w:rsidRPr="00CD067C">
        <w:rPr>
          <w:rtl/>
        </w:rPr>
        <w:t>, "אני חייב להקיא."</w:t>
      </w:r>
    </w:p>
    <w:p w14:paraId="11C91F61" w14:textId="77777777" w:rsidR="004627AB" w:rsidRPr="00CD067C" w:rsidRDefault="004627AB" w:rsidP="00250000">
      <w:pPr>
        <w:rPr>
          <w:rtl/>
        </w:rPr>
      </w:pPr>
      <w:r w:rsidRPr="00CD067C">
        <w:rPr>
          <w:rtl/>
        </w:rPr>
        <w:t>"תנשום לאט מהאף."</w:t>
      </w:r>
    </w:p>
    <w:p w14:paraId="6BC5924B" w14:textId="2607819F" w:rsidR="004627AB" w:rsidRPr="00CD067C" w:rsidRDefault="004627AB" w:rsidP="007A6B09">
      <w:pPr>
        <w:rPr>
          <w:rtl/>
        </w:rPr>
      </w:pPr>
      <w:r w:rsidRPr="00CD067C">
        <w:rPr>
          <w:rtl/>
        </w:rPr>
        <w:t>"אני חייב להקיא, אבל אני מרגיש נפלא. נפלא." הוא נשם לאט. "אני לא מסוגל לקלף את עצמי מה</w:t>
      </w:r>
      <w:r w:rsidR="000965A1">
        <w:rPr>
          <w:rtl/>
        </w:rPr>
        <w:t>כיסא</w:t>
      </w:r>
      <w:r w:rsidRPr="00CD067C">
        <w:rPr>
          <w:rtl/>
        </w:rPr>
        <w:t>.</w:t>
      </w:r>
      <w:r w:rsidR="00483BB1">
        <w:rPr>
          <w:rtl/>
        </w:rPr>
        <w:t xml:space="preserve"> הכול </w:t>
      </w:r>
      <w:r w:rsidR="007A6B09">
        <w:rPr>
          <w:rtl/>
        </w:rPr>
        <w:t xml:space="preserve">זורם בתוכי עמוק ומהר. הדם </w:t>
      </w:r>
      <w:r w:rsidR="007A6B09">
        <w:rPr>
          <w:rFonts w:hint="cs"/>
          <w:rtl/>
        </w:rPr>
        <w:t>קולח</w:t>
      </w:r>
      <w:r w:rsidRPr="00CD067C">
        <w:rPr>
          <w:rtl/>
        </w:rPr>
        <w:t xml:space="preserve"> בתוכי, הוא טס, הוא טס! הדם גולש... איזו זרימה. אין מקום שהדם לא מגיע אליו. בשפתיים, בכפות הידיים... הו, הו, בעיניים, ישר לתוך העיניים! בעצמות הלחיים, זה זורם מסביב לעיניים ישר ישר ובמעגלים סובב סובב. איזה כיף!"</w:t>
      </w:r>
    </w:p>
    <w:p w14:paraId="158A4115" w14:textId="7467A6EF" w:rsidR="004627AB" w:rsidRPr="00CD067C" w:rsidRDefault="004627AB" w:rsidP="00250000">
      <w:pPr>
        <w:rPr>
          <w:rtl/>
        </w:rPr>
      </w:pPr>
      <w:r w:rsidRPr="00CD067C">
        <w:rPr>
          <w:rtl/>
        </w:rPr>
        <w:lastRenderedPageBreak/>
        <w:t>"הכיף הזה הופך מהר</w:t>
      </w:r>
      <w:r w:rsidR="00C90C6C">
        <w:rPr>
          <w:rtl/>
        </w:rPr>
        <w:t xml:space="preserve"> מאוד </w:t>
      </w:r>
      <w:r w:rsidRPr="00CD067C">
        <w:rPr>
          <w:rtl/>
        </w:rPr>
        <w:t xml:space="preserve">לצורך כפייתי. עדיף שתפסיק </w:t>
      </w:r>
      <w:r w:rsidR="00F06A3F">
        <w:rPr>
          <w:rtl/>
        </w:rPr>
        <w:t>עכשיו</w:t>
      </w:r>
      <w:r w:rsidRPr="00CD067C">
        <w:rPr>
          <w:rtl/>
        </w:rPr>
        <w:t>."</w:t>
      </w:r>
    </w:p>
    <w:p w14:paraId="73EF8397" w14:textId="77777777" w:rsidR="004627AB" w:rsidRPr="00CD067C" w:rsidRDefault="004627AB" w:rsidP="00250000">
      <w:pPr>
        <w:rPr>
          <w:rtl/>
        </w:rPr>
      </w:pPr>
      <w:r w:rsidRPr="00CD067C">
        <w:rPr>
          <w:rtl/>
        </w:rPr>
        <w:t xml:space="preserve">"אבל זה מגעיל, זה טוב וזה מגעיל. </w:t>
      </w:r>
      <w:r w:rsidR="006A2631">
        <w:rPr>
          <w:rFonts w:hint="cs"/>
          <w:rtl/>
        </w:rPr>
        <w:t xml:space="preserve">גם </w:t>
      </w:r>
      <w:r w:rsidRPr="00CD067C">
        <w:rPr>
          <w:rtl/>
        </w:rPr>
        <w:t xml:space="preserve">אתה מרגיש כמה זה טוב? </w:t>
      </w:r>
      <w:r w:rsidR="006A2631">
        <w:rPr>
          <w:rFonts w:hint="cs"/>
          <w:rtl/>
        </w:rPr>
        <w:t xml:space="preserve">גם </w:t>
      </w:r>
      <w:r w:rsidRPr="00CD067C">
        <w:rPr>
          <w:rtl/>
        </w:rPr>
        <w:t>אתה מרגיש כמה זה מגעיל?"</w:t>
      </w:r>
    </w:p>
    <w:p w14:paraId="46982434" w14:textId="77777777" w:rsidR="004627AB" w:rsidRPr="00CD067C" w:rsidRDefault="004627AB" w:rsidP="00250000">
      <w:pPr>
        <w:rPr>
          <w:rtl/>
        </w:rPr>
      </w:pPr>
      <w:r w:rsidRPr="00CD067C">
        <w:rPr>
          <w:rtl/>
        </w:rPr>
        <w:t>"לא."</w:t>
      </w:r>
    </w:p>
    <w:p w14:paraId="55B1AB8B" w14:textId="77777777" w:rsidR="004627AB" w:rsidRPr="00CD067C" w:rsidRDefault="004627AB" w:rsidP="00250000">
      <w:pPr>
        <w:rPr>
          <w:rtl/>
        </w:rPr>
      </w:pPr>
      <w:r w:rsidRPr="00CD067C">
        <w:rPr>
          <w:rtl/>
        </w:rPr>
        <w:t>"אוי, יש לי כזאת בחילה, אני לא אעשן יותר בחיים."</w:t>
      </w:r>
    </w:p>
    <w:p w14:paraId="1C0EC65F" w14:textId="77777777" w:rsidR="004627AB" w:rsidRPr="00CD067C" w:rsidRDefault="004627AB" w:rsidP="00250000">
      <w:pPr>
        <w:rPr>
          <w:rtl/>
        </w:rPr>
      </w:pPr>
      <w:r w:rsidRPr="00CD067C">
        <w:rPr>
          <w:rtl/>
        </w:rPr>
        <w:t>"תוציא את הראש מהחלון."</w:t>
      </w:r>
    </w:p>
    <w:p w14:paraId="7DDCD9F0" w14:textId="35904019" w:rsidR="004627AB" w:rsidRPr="00CD067C" w:rsidRDefault="004627AB" w:rsidP="00250000">
      <w:pPr>
        <w:rPr>
          <w:rtl/>
        </w:rPr>
      </w:pPr>
      <w:r w:rsidRPr="00CD067C">
        <w:rPr>
          <w:rtl/>
        </w:rPr>
        <w:t>"</w:t>
      </w:r>
      <w:r w:rsidR="00431834">
        <w:rPr>
          <w:rFonts w:hint="cs"/>
          <w:rtl/>
        </w:rPr>
        <w:t xml:space="preserve">אני לא יכול להגיע לחלון, </w:t>
      </w:r>
      <w:r w:rsidRPr="00CD067C">
        <w:rPr>
          <w:rtl/>
        </w:rPr>
        <w:t>אני לא מסוגל להזיז את הרגליים."</w:t>
      </w:r>
    </w:p>
    <w:p w14:paraId="1CA1CB91" w14:textId="77777777" w:rsidR="004627AB" w:rsidRPr="00CD067C" w:rsidRDefault="004627AB" w:rsidP="00250000">
      <w:pPr>
        <w:rPr>
          <w:rtl/>
        </w:rPr>
      </w:pPr>
      <w:r w:rsidRPr="00CD067C">
        <w:rPr>
          <w:rtl/>
        </w:rPr>
        <w:t>"אל תגזים."</w:t>
      </w:r>
    </w:p>
    <w:p w14:paraId="060B4B6D" w14:textId="77777777" w:rsidR="004627AB" w:rsidRPr="00CD067C" w:rsidRDefault="004627AB" w:rsidP="00250000">
      <w:pPr>
        <w:rPr>
          <w:rtl/>
        </w:rPr>
      </w:pPr>
      <w:r w:rsidRPr="00CD067C">
        <w:rPr>
          <w:rtl/>
        </w:rPr>
        <w:t>"אני לא מסוגל להזיז את עצמי."</w:t>
      </w:r>
    </w:p>
    <w:p w14:paraId="7A594E97" w14:textId="77777777" w:rsidR="004627AB" w:rsidRPr="00CD067C" w:rsidRDefault="004627AB" w:rsidP="00250000">
      <w:pPr>
        <w:rPr>
          <w:rtl/>
        </w:rPr>
      </w:pPr>
      <w:r w:rsidRPr="00CD067C">
        <w:rPr>
          <w:rtl/>
        </w:rPr>
        <w:t>"תפסיק, נו."</w:t>
      </w:r>
    </w:p>
    <w:p w14:paraId="4F28E752" w14:textId="77777777" w:rsidR="004627AB" w:rsidRPr="00CD067C" w:rsidRDefault="004627AB" w:rsidP="00250000">
      <w:pPr>
        <w:rPr>
          <w:rtl/>
        </w:rPr>
      </w:pPr>
      <w:r w:rsidRPr="00CD067C">
        <w:rPr>
          <w:rtl/>
        </w:rPr>
        <w:t>"נשבע לך, אני לא מסוגל לזוז." הוא קרס בכיסא. "אתה יודע למה אני מתכוון?"</w:t>
      </w:r>
    </w:p>
    <w:p w14:paraId="6F3F275A" w14:textId="77777777" w:rsidR="004627AB" w:rsidRPr="00CD067C" w:rsidRDefault="004627AB" w:rsidP="009E143D">
      <w:pPr>
        <w:rPr>
          <w:rtl/>
        </w:rPr>
      </w:pPr>
      <w:r w:rsidRPr="00CD067C">
        <w:rPr>
          <w:rtl/>
        </w:rPr>
        <w:t xml:space="preserve">"לא. אבל לפי החיוך שלך, </w:t>
      </w:r>
      <w:r w:rsidR="009E143D">
        <w:rPr>
          <w:rFonts w:hint="cs"/>
          <w:rtl/>
        </w:rPr>
        <w:t>הייתי רוצה לדעת</w:t>
      </w:r>
      <w:r w:rsidRPr="00CD067C">
        <w:rPr>
          <w:rtl/>
        </w:rPr>
        <w:t>."</w:t>
      </w:r>
    </w:p>
    <w:p w14:paraId="64D59D7B" w14:textId="77777777" w:rsidR="004627AB" w:rsidRPr="00CD067C" w:rsidRDefault="004627AB" w:rsidP="00250000">
      <w:pPr>
        <w:rPr>
          <w:rtl/>
        </w:rPr>
      </w:pPr>
      <w:r w:rsidRPr="00CD067C">
        <w:rPr>
          <w:rtl/>
        </w:rPr>
        <w:t>"הריאות שלך לא כואבות? הן ממש כואבות לי, כאב פיזי."</w:t>
      </w:r>
    </w:p>
    <w:p w14:paraId="72076633" w14:textId="77777777" w:rsidR="004627AB" w:rsidRPr="00CD067C" w:rsidRDefault="004627AB" w:rsidP="00250000">
      <w:pPr>
        <w:rPr>
          <w:rtl/>
        </w:rPr>
      </w:pPr>
      <w:r w:rsidRPr="00CD067C">
        <w:rPr>
          <w:rtl/>
        </w:rPr>
        <w:t>"זה הסרטן מגדל שלוחות בתוך הגוף שלך."</w:t>
      </w:r>
    </w:p>
    <w:p w14:paraId="20E8AFA9" w14:textId="77777777" w:rsidR="004627AB" w:rsidRPr="00CD067C" w:rsidRDefault="004627AB" w:rsidP="00250000">
      <w:pPr>
        <w:rPr>
          <w:rtl/>
        </w:rPr>
      </w:pPr>
      <w:r w:rsidRPr="00CD067C">
        <w:rPr>
          <w:rtl/>
        </w:rPr>
        <w:t>תיאו צחק. "אה, איזה מזל, הרגעת אותי, חשבתי שזה משהו רציני."</w:t>
      </w:r>
    </w:p>
    <w:p w14:paraId="19A7A70F" w14:textId="22224E57" w:rsidR="004627AB" w:rsidRPr="00CD067C" w:rsidRDefault="004627AB" w:rsidP="00250000">
      <w:pPr>
        <w:rPr>
          <w:rtl/>
        </w:rPr>
      </w:pPr>
      <w:r w:rsidRPr="00CD067C">
        <w:rPr>
          <w:rtl/>
        </w:rPr>
        <w:t xml:space="preserve">"פעם היית מיילל, 'מה באמת?' </w:t>
      </w:r>
      <w:r w:rsidR="00F06A3F">
        <w:rPr>
          <w:rtl/>
        </w:rPr>
        <w:t>עכשיו</w:t>
      </w:r>
      <w:r w:rsidRPr="00CD067C">
        <w:rPr>
          <w:rtl/>
        </w:rPr>
        <w:t xml:space="preserve"> אתה רק צוחק על זה. בחיי שהת</w:t>
      </w:r>
      <w:r w:rsidR="006A2631">
        <w:rPr>
          <w:rtl/>
        </w:rPr>
        <w:t>בגרת מתישהו, כשאף אחד לא שם</w:t>
      </w:r>
      <w:r w:rsidRPr="00CD067C">
        <w:rPr>
          <w:rtl/>
        </w:rPr>
        <w:t xml:space="preserve"> לב."</w:t>
      </w:r>
    </w:p>
    <w:p w14:paraId="4FC0BAEC" w14:textId="77777777" w:rsidR="004627AB" w:rsidRPr="00CD067C" w:rsidRDefault="004627AB" w:rsidP="00250000">
      <w:pPr>
        <w:rPr>
          <w:rtl/>
        </w:rPr>
      </w:pPr>
    </w:p>
    <w:p w14:paraId="2FCFCCB9" w14:textId="77777777" w:rsidR="004627AB" w:rsidRPr="00CD067C" w:rsidRDefault="004627AB" w:rsidP="00FE6C19">
      <w:pPr>
        <w:rPr>
          <w:rtl/>
        </w:rPr>
      </w:pPr>
      <w:r w:rsidRPr="00CD067C">
        <w:rPr>
          <w:rtl/>
        </w:rPr>
        <w:t xml:space="preserve">יום אחד </w:t>
      </w:r>
      <w:r w:rsidR="00A0392F">
        <w:rPr>
          <w:rFonts w:hint="cs"/>
          <w:rtl/>
        </w:rPr>
        <w:t xml:space="preserve">לאחר שהפזיותרפיסטית הלכה </w:t>
      </w:r>
      <w:r w:rsidRPr="00CD067C">
        <w:rPr>
          <w:rtl/>
        </w:rPr>
        <w:t>הם היו לבד בסלון</w:t>
      </w:r>
      <w:r w:rsidR="00E527F4">
        <w:rPr>
          <w:rFonts w:hint="cs"/>
          <w:rtl/>
        </w:rPr>
        <w:t>.</w:t>
      </w:r>
      <w:r w:rsidRPr="00CD067C">
        <w:rPr>
          <w:rtl/>
        </w:rPr>
        <w:t xml:space="preserve"> תיאו ניגן</w:t>
      </w:r>
      <w:r w:rsidR="00A0392F">
        <w:rPr>
          <w:rtl/>
        </w:rPr>
        <w:t xml:space="preserve"> בכינור כל הבוקר, מתעלם מנוכחות</w:t>
      </w:r>
      <w:r w:rsidR="00A0392F">
        <w:rPr>
          <w:rFonts w:hint="cs"/>
          <w:rtl/>
        </w:rPr>
        <w:t xml:space="preserve">ם של כל המבקרים והגיח מחדרו רק כשהשקט </w:t>
      </w:r>
      <w:r w:rsidR="00FE6C19">
        <w:rPr>
          <w:rFonts w:hint="cs"/>
          <w:rtl/>
        </w:rPr>
        <w:t>שב</w:t>
      </w:r>
      <w:r w:rsidR="00A0392F">
        <w:rPr>
          <w:rFonts w:hint="cs"/>
          <w:rtl/>
        </w:rPr>
        <w:t xml:space="preserve"> לדירה</w:t>
      </w:r>
      <w:r w:rsidRPr="00CD067C">
        <w:rPr>
          <w:rtl/>
        </w:rPr>
        <w:t xml:space="preserve">. </w:t>
      </w:r>
    </w:p>
    <w:p w14:paraId="51ED98A4" w14:textId="28652A09" w:rsidR="004627AB" w:rsidRPr="00CD067C" w:rsidRDefault="004627AB" w:rsidP="00A0392F">
      <w:pPr>
        <w:rPr>
          <w:rtl/>
        </w:rPr>
      </w:pPr>
      <w:r w:rsidRPr="00CD067C">
        <w:rPr>
          <w:rtl/>
        </w:rPr>
        <w:t xml:space="preserve">"אתה לא עושה כלום חוץ מלנגן או לחשוב על </w:t>
      </w:r>
      <w:r w:rsidR="001C5A04">
        <w:rPr>
          <w:rtl/>
        </w:rPr>
        <w:t>מוזיקה</w:t>
      </w:r>
      <w:r w:rsidRPr="00CD067C">
        <w:rPr>
          <w:rtl/>
        </w:rPr>
        <w:t>," אלכס</w:t>
      </w:r>
      <w:r w:rsidR="00A0392F">
        <w:rPr>
          <w:rFonts w:hint="cs"/>
          <w:rtl/>
        </w:rPr>
        <w:t xml:space="preserve"> אמר לו</w:t>
      </w:r>
      <w:r w:rsidRPr="00CD067C">
        <w:rPr>
          <w:rtl/>
        </w:rPr>
        <w:t>.</w:t>
      </w:r>
    </w:p>
    <w:p w14:paraId="2305B7B4" w14:textId="77777777" w:rsidR="004627AB" w:rsidRPr="00CD067C" w:rsidRDefault="00A0392F" w:rsidP="00FE6C19">
      <w:pPr>
        <w:rPr>
          <w:rtl/>
        </w:rPr>
      </w:pPr>
      <w:r>
        <w:rPr>
          <w:rtl/>
        </w:rPr>
        <w:t xml:space="preserve">תיאו לא הגיב. הוא </w:t>
      </w:r>
      <w:r>
        <w:rPr>
          <w:rFonts w:hint="cs"/>
          <w:rtl/>
        </w:rPr>
        <w:t>התאמן על</w:t>
      </w:r>
      <w:r w:rsidR="004627AB" w:rsidRPr="00CD067C">
        <w:rPr>
          <w:rtl/>
        </w:rPr>
        <w:t xml:space="preserve"> 'זיכרונות מפירנצה' של צ'ייקובסקי</w:t>
      </w:r>
      <w:r>
        <w:rPr>
          <w:rFonts w:hint="cs"/>
          <w:rtl/>
        </w:rPr>
        <w:t xml:space="preserve"> זה היום השלישי ברציפות</w:t>
      </w:r>
      <w:r w:rsidR="004627AB" w:rsidRPr="00CD067C">
        <w:rPr>
          <w:rtl/>
        </w:rPr>
        <w:t xml:space="preserve">. </w:t>
      </w:r>
      <w:r>
        <w:rPr>
          <w:rFonts w:hint="cs"/>
          <w:rtl/>
        </w:rPr>
        <w:t xml:space="preserve">הזיכרונות שלו עצמו מפירנצה </w:t>
      </w:r>
      <w:r w:rsidR="00FE6C19">
        <w:rPr>
          <w:rFonts w:hint="cs"/>
          <w:rtl/>
        </w:rPr>
        <w:t>הכאיבו בעיקר</w:t>
      </w:r>
      <w:r>
        <w:rPr>
          <w:rFonts w:hint="cs"/>
          <w:rtl/>
        </w:rPr>
        <w:t xml:space="preserve"> </w:t>
      </w:r>
      <w:r w:rsidR="00FE6C19">
        <w:rPr>
          <w:rFonts w:hint="cs"/>
          <w:rtl/>
        </w:rPr>
        <w:t>ב</w:t>
      </w:r>
      <w:r>
        <w:rPr>
          <w:rFonts w:hint="cs"/>
          <w:rtl/>
        </w:rPr>
        <w:t>פרק השני</w:t>
      </w:r>
      <w:r w:rsidR="009E143D">
        <w:rPr>
          <w:rFonts w:hint="cs"/>
          <w:rtl/>
        </w:rPr>
        <w:t>,</w:t>
      </w:r>
      <w:r>
        <w:rPr>
          <w:rFonts w:hint="cs"/>
          <w:rtl/>
        </w:rPr>
        <w:t xml:space="preserve"> והוא אילץ את עצמו להמנע מלנגנו </w:t>
      </w:r>
      <w:r w:rsidR="00FE6C19">
        <w:rPr>
          <w:rFonts w:hint="cs"/>
          <w:rtl/>
        </w:rPr>
        <w:t>ללא הרף.</w:t>
      </w:r>
    </w:p>
    <w:p w14:paraId="2D652BFD" w14:textId="472A7121" w:rsidR="004627AB" w:rsidRPr="00CD067C" w:rsidRDefault="004627AB" w:rsidP="00250000">
      <w:pPr>
        <w:rPr>
          <w:rtl/>
        </w:rPr>
      </w:pPr>
      <w:r w:rsidRPr="00CD067C">
        <w:rPr>
          <w:rtl/>
        </w:rPr>
        <w:t>"אתה מנותק לגמרי מהחיים, כל היום ב</w:t>
      </w:r>
      <w:r w:rsidR="001C5A04">
        <w:rPr>
          <w:rtl/>
        </w:rPr>
        <w:t>מוזיקה</w:t>
      </w:r>
      <w:r w:rsidRPr="00CD067C">
        <w:rPr>
          <w:rtl/>
        </w:rPr>
        <w:t>, אתה לא משאיר שום זמן ומקום למחשבות, לרגשות..."</w:t>
      </w:r>
    </w:p>
    <w:p w14:paraId="1D555A36" w14:textId="1AA1A1E3" w:rsidR="004627AB" w:rsidRPr="00CD067C" w:rsidRDefault="004627AB" w:rsidP="00250000">
      <w:pPr>
        <w:rPr>
          <w:rtl/>
        </w:rPr>
      </w:pPr>
      <w:r w:rsidRPr="00CD067C">
        <w:rPr>
          <w:rtl/>
        </w:rPr>
        <w:t xml:space="preserve">"אני שקוע בתוך החיים, בתוך הרגשות, כי </w:t>
      </w:r>
      <w:r w:rsidR="001C5A04">
        <w:rPr>
          <w:rtl/>
        </w:rPr>
        <w:t>מוזיקה</w:t>
      </w:r>
      <w:r w:rsidRPr="00CD067C">
        <w:rPr>
          <w:rtl/>
        </w:rPr>
        <w:t xml:space="preserve"> זה סערת רגשות שאני נמצא בה כל הזמן," תיאו אמר לבסוף.</w:t>
      </w:r>
    </w:p>
    <w:p w14:paraId="6E72802A" w14:textId="77777777" w:rsidR="004627AB" w:rsidRPr="00CD067C" w:rsidRDefault="004627AB" w:rsidP="00250000">
      <w:pPr>
        <w:rPr>
          <w:rtl/>
        </w:rPr>
      </w:pPr>
      <w:r w:rsidRPr="00CD067C">
        <w:rPr>
          <w:rtl/>
        </w:rPr>
        <w:t>"יכול להיות שזה רגשות, אבל בעיני זה נשמע צורמני."</w:t>
      </w:r>
    </w:p>
    <w:p w14:paraId="39ABAE17" w14:textId="77777777" w:rsidR="004627AB" w:rsidRPr="00CD067C" w:rsidRDefault="004627AB" w:rsidP="00250000">
      <w:pPr>
        <w:rPr>
          <w:rtl/>
        </w:rPr>
      </w:pPr>
      <w:r w:rsidRPr="00CD067C">
        <w:rPr>
          <w:rtl/>
        </w:rPr>
        <w:t>תיאו המשיך לנגן.</w:t>
      </w:r>
    </w:p>
    <w:p w14:paraId="0A427250" w14:textId="77777777" w:rsidR="004627AB" w:rsidRPr="00CD067C" w:rsidRDefault="004627AB" w:rsidP="00250000">
      <w:pPr>
        <w:rPr>
          <w:rtl/>
        </w:rPr>
      </w:pPr>
      <w:r w:rsidRPr="00CD067C">
        <w:rPr>
          <w:rtl/>
        </w:rPr>
        <w:t>"וחורקני."</w:t>
      </w:r>
    </w:p>
    <w:p w14:paraId="32282541" w14:textId="77777777" w:rsidR="004627AB" w:rsidRPr="00CD067C" w:rsidRDefault="004627AB" w:rsidP="00250000">
      <w:pPr>
        <w:rPr>
          <w:rtl/>
        </w:rPr>
      </w:pPr>
      <w:r w:rsidRPr="00CD067C">
        <w:rPr>
          <w:rtl/>
        </w:rPr>
        <w:t>עדיין אין תגובה.</w:t>
      </w:r>
    </w:p>
    <w:p w14:paraId="4929FF50" w14:textId="77777777" w:rsidR="004627AB" w:rsidRPr="00CD067C" w:rsidRDefault="004627AB" w:rsidP="00250000">
      <w:pPr>
        <w:rPr>
          <w:rtl/>
        </w:rPr>
      </w:pPr>
      <w:r w:rsidRPr="00CD067C">
        <w:rPr>
          <w:rtl/>
        </w:rPr>
        <w:t>"ומונוטוני."</w:t>
      </w:r>
    </w:p>
    <w:p w14:paraId="6B346B97" w14:textId="77777777" w:rsidR="004627AB" w:rsidRPr="00CD067C" w:rsidRDefault="004627AB" w:rsidP="00250000">
      <w:pPr>
        <w:rPr>
          <w:rtl/>
        </w:rPr>
      </w:pPr>
      <w:r w:rsidRPr="00CD067C">
        <w:rPr>
          <w:rtl/>
        </w:rPr>
        <w:t>תיאו לא ענה.</w:t>
      </w:r>
    </w:p>
    <w:p w14:paraId="55105D4A" w14:textId="77777777" w:rsidR="004627AB" w:rsidRPr="00CD067C" w:rsidRDefault="004627AB" w:rsidP="00250000">
      <w:pPr>
        <w:rPr>
          <w:rtl/>
        </w:rPr>
      </w:pPr>
      <w:r w:rsidRPr="00CD067C">
        <w:rPr>
          <w:rtl/>
        </w:rPr>
        <w:t>"תענה לי, תדבר נו. תגיד את דעתך. גם דעתך חשובה."</w:t>
      </w:r>
    </w:p>
    <w:p w14:paraId="6FD7CD33" w14:textId="77777777" w:rsidR="004627AB" w:rsidRPr="00CD067C" w:rsidRDefault="004627AB" w:rsidP="00250000">
      <w:pPr>
        <w:rPr>
          <w:rtl/>
        </w:rPr>
      </w:pPr>
      <w:r w:rsidRPr="00CD067C">
        <w:rPr>
          <w:rtl/>
        </w:rPr>
        <w:t>"אין לי מה להגיד לבהמה כמוך," תיאו אמר בלי לפספס אף תו בנגינה.</w:t>
      </w:r>
    </w:p>
    <w:p w14:paraId="44E81E41" w14:textId="77777777" w:rsidR="004627AB" w:rsidRPr="00CD067C" w:rsidRDefault="004627AB" w:rsidP="00250000">
      <w:pPr>
        <w:rPr>
          <w:rtl/>
        </w:rPr>
      </w:pPr>
      <w:r w:rsidRPr="00CD067C">
        <w:rPr>
          <w:rtl/>
        </w:rPr>
        <w:t xml:space="preserve">"תנסה. אם תסביר את עצמך מספיק טוב יש סיכוי שאפילו בהמה כמוני יבין." </w:t>
      </w:r>
    </w:p>
    <w:p w14:paraId="17DD7FDA" w14:textId="08A532BB" w:rsidR="004627AB" w:rsidRPr="00CD067C" w:rsidRDefault="004627AB" w:rsidP="00250000">
      <w:pPr>
        <w:rPr>
          <w:rtl/>
        </w:rPr>
      </w:pPr>
      <w:r w:rsidRPr="00CD067C">
        <w:rPr>
          <w:rtl/>
        </w:rPr>
        <w:t>"אתה יודע מה היצירה האחרונה ש</w:t>
      </w:r>
      <w:r w:rsidR="008B1B44">
        <w:rPr>
          <w:rtl/>
        </w:rPr>
        <w:t>סופי</w:t>
      </w:r>
      <w:r w:rsidRPr="00CD067C">
        <w:rPr>
          <w:rtl/>
        </w:rPr>
        <w:t xml:space="preserve"> ניגנה? בקונצרט שהחמצת?" תיאו</w:t>
      </w:r>
      <w:r w:rsidRPr="00CD067C">
        <w:rPr>
          <w:rFonts w:hint="cs"/>
          <w:rtl/>
        </w:rPr>
        <w:t xml:space="preserve"> אמר</w:t>
      </w:r>
      <w:r w:rsidRPr="00CD067C">
        <w:rPr>
          <w:rtl/>
        </w:rPr>
        <w:t xml:space="preserve"> </w:t>
      </w:r>
      <w:r w:rsidRPr="00CD067C">
        <w:rPr>
          <w:rFonts w:hint="cs"/>
          <w:rtl/>
        </w:rPr>
        <w:t>כש</w:t>
      </w:r>
      <w:r w:rsidRPr="00CD067C">
        <w:rPr>
          <w:rtl/>
        </w:rPr>
        <w:t xml:space="preserve">הפסיק לנגן. "כי </w:t>
      </w:r>
      <w:r w:rsidRPr="00CD067C">
        <w:rPr>
          <w:rFonts w:hint="cs"/>
          <w:rtl/>
        </w:rPr>
        <w:t>לא טרחת</w:t>
      </w:r>
      <w:r w:rsidRPr="00CD067C">
        <w:rPr>
          <w:rtl/>
        </w:rPr>
        <w:t xml:space="preserve"> לצאת מהצבא?"</w:t>
      </w:r>
    </w:p>
    <w:p w14:paraId="277E98AD" w14:textId="77777777" w:rsidR="004627AB" w:rsidRPr="00CD067C" w:rsidRDefault="004627AB" w:rsidP="00FE6C19">
      <w:pPr>
        <w:rPr>
          <w:rtl/>
        </w:rPr>
      </w:pPr>
      <w:r w:rsidRPr="00CD067C">
        <w:rPr>
          <w:rtl/>
        </w:rPr>
        <w:lastRenderedPageBreak/>
        <w:t>"</w:t>
      </w:r>
      <w:r w:rsidRPr="00CD067C">
        <w:rPr>
          <w:rFonts w:hint="cs"/>
          <w:rtl/>
        </w:rPr>
        <w:t>לא טרחתי?</w:t>
      </w:r>
      <w:r w:rsidRPr="00CD067C">
        <w:rPr>
          <w:rtl/>
        </w:rPr>
        <w:t xml:space="preserve"> כל יום שלישי בכפר יש הפגנה שמתחילה באחת וחצי ומסתיימת בסביבות ארבע. זה כבר שני</w:t>
      </w:r>
      <w:r w:rsidR="00FE6C19">
        <w:rPr>
          <w:rtl/>
        </w:rPr>
        <w:t xml:space="preserve">ם וזה ידוע. </w:t>
      </w:r>
      <w:r w:rsidRPr="00CD067C">
        <w:rPr>
          <w:rtl/>
        </w:rPr>
        <w:t>אני לא יכול לעזוב לפני שמפזרים את ההפגנה, אתה מבין?"</w:t>
      </w:r>
    </w:p>
    <w:p w14:paraId="3EB3ED74" w14:textId="77777777" w:rsidR="004627AB" w:rsidRPr="00CD067C" w:rsidRDefault="004627AB" w:rsidP="00250000">
      <w:pPr>
        <w:rPr>
          <w:rtl/>
        </w:rPr>
      </w:pPr>
      <w:r w:rsidRPr="00CD067C">
        <w:rPr>
          <w:rtl/>
        </w:rPr>
        <w:t>"בסדר. אני לא רוצה שתסביר לי. אני לא מעוניין להבין אותך, טוב? יא חמור. יא כלב. למה באת הנה בכלל? למה שיחררו אותך מהבית חולים יא נכה היה צריך לאשפז אותך לעולמים במחלקה סגורה."</w:t>
      </w:r>
    </w:p>
    <w:p w14:paraId="17A9555B" w14:textId="77777777" w:rsidR="004627AB" w:rsidRPr="00CD067C" w:rsidRDefault="004627AB" w:rsidP="00250000">
      <w:pPr>
        <w:rPr>
          <w:rtl/>
        </w:rPr>
      </w:pPr>
      <w:r w:rsidRPr="00CD067C">
        <w:rPr>
          <w:rtl/>
        </w:rPr>
        <w:t xml:space="preserve">"תגיד, אתה שם לב כשאתה מגזים או לא?" </w:t>
      </w:r>
    </w:p>
    <w:p w14:paraId="563C5235" w14:textId="77777777" w:rsidR="004627AB" w:rsidRPr="00CD067C" w:rsidRDefault="004627AB" w:rsidP="00250000">
      <w:pPr>
        <w:rPr>
          <w:rtl/>
        </w:rPr>
      </w:pPr>
      <w:r w:rsidRPr="00CD067C">
        <w:rPr>
          <w:rtl/>
        </w:rPr>
        <w:t>"זכותי לדעתי."</w:t>
      </w:r>
    </w:p>
    <w:p w14:paraId="632AA666" w14:textId="77777777" w:rsidR="004627AB" w:rsidRPr="00CD067C" w:rsidRDefault="004627AB" w:rsidP="00250000">
      <w:pPr>
        <w:rPr>
          <w:rtl/>
        </w:rPr>
      </w:pPr>
      <w:r w:rsidRPr="00CD067C">
        <w:rPr>
          <w:rtl/>
        </w:rPr>
        <w:t>"זכותך לדעתך. שרץ קטן ומפונק."</w:t>
      </w:r>
    </w:p>
    <w:p w14:paraId="763E8D83" w14:textId="098F42A1" w:rsidR="004627AB" w:rsidRPr="00CD067C" w:rsidRDefault="004627AB" w:rsidP="009E143D">
      <w:pPr>
        <w:rPr>
          <w:rtl/>
        </w:rPr>
      </w:pPr>
      <w:r w:rsidRPr="00CD067C">
        <w:rPr>
          <w:rtl/>
        </w:rPr>
        <w:t>"</w:t>
      </w:r>
      <w:r w:rsidR="00FE6C19">
        <w:rPr>
          <w:rFonts w:hint="cs"/>
          <w:rtl/>
        </w:rPr>
        <w:t xml:space="preserve">ברוב נדיבותך </w:t>
      </w:r>
      <w:r w:rsidRPr="00CD067C">
        <w:rPr>
          <w:rtl/>
        </w:rPr>
        <w:t xml:space="preserve">כבר </w:t>
      </w:r>
      <w:r w:rsidR="00FE6C19">
        <w:rPr>
          <w:rFonts w:hint="cs"/>
          <w:rtl/>
        </w:rPr>
        <w:t xml:space="preserve">חלקת איתי </w:t>
      </w:r>
      <w:r w:rsidR="00E61EC7">
        <w:rPr>
          <w:rFonts w:hint="cs"/>
          <w:rtl/>
        </w:rPr>
        <w:t xml:space="preserve">בעבר </w:t>
      </w:r>
      <w:r w:rsidRPr="00CD067C">
        <w:rPr>
          <w:rtl/>
        </w:rPr>
        <w:t xml:space="preserve">את </w:t>
      </w:r>
      <w:r w:rsidR="009E143D">
        <w:rPr>
          <w:rFonts w:hint="cs"/>
          <w:rtl/>
        </w:rPr>
        <w:t>עמדתך לגבי</w:t>
      </w:r>
      <w:r w:rsidRPr="00CD067C">
        <w:rPr>
          <w:rtl/>
        </w:rPr>
        <w:t>. אתה חוזר על עצמך."</w:t>
      </w:r>
    </w:p>
    <w:p w14:paraId="58C7E176" w14:textId="77777777" w:rsidR="004627AB" w:rsidRPr="00CD067C" w:rsidRDefault="004627AB" w:rsidP="00250000">
      <w:pPr>
        <w:rPr>
          <w:rtl/>
        </w:rPr>
      </w:pPr>
      <w:r w:rsidRPr="00CD067C">
        <w:rPr>
          <w:rtl/>
        </w:rPr>
        <w:t xml:space="preserve">"אני חוזר על עצמי? </w:t>
      </w:r>
      <w:r w:rsidRPr="00CD067C">
        <w:rPr>
          <w:rFonts w:hint="cs"/>
          <w:rtl/>
        </w:rPr>
        <w:t>אתה עוד יותר</w:t>
      </w:r>
      <w:r w:rsidRPr="00CD067C">
        <w:rPr>
          <w:rtl/>
        </w:rPr>
        <w:t xml:space="preserve"> – אתה מנגן יפה יצירות שאחרים כתבו. ואתה חושב שאתה כזה </w:t>
      </w:r>
      <w:r w:rsidRPr="00CD067C">
        <w:rPr>
          <w:rFonts w:hint="cs"/>
          <w:rtl/>
        </w:rPr>
        <w:t>מוצלח</w:t>
      </w:r>
      <w:r w:rsidRPr="00CD067C">
        <w:rPr>
          <w:rtl/>
        </w:rPr>
        <w:t xml:space="preserve"> ונעלה על כולם."</w:t>
      </w:r>
    </w:p>
    <w:p w14:paraId="072143E9" w14:textId="77777777" w:rsidR="004627AB" w:rsidRPr="00CD067C" w:rsidRDefault="004627AB" w:rsidP="00250000">
      <w:pPr>
        <w:rPr>
          <w:rtl/>
        </w:rPr>
      </w:pPr>
      <w:r w:rsidRPr="00CD067C">
        <w:rPr>
          <w:rtl/>
        </w:rPr>
        <w:t>תיאו צחק. "זה הכי טוב שאתה יכול לעשות? תגיד כמה זמן עצרת בעצמך מלהטיח בי את המילים האיומות האלה?"</w:t>
      </w:r>
    </w:p>
    <w:p w14:paraId="22370588" w14:textId="7E9CCE6C" w:rsidR="004627AB" w:rsidRPr="00CD067C" w:rsidRDefault="004627AB" w:rsidP="00250000">
      <w:pPr>
        <w:rPr>
          <w:rtl/>
        </w:rPr>
      </w:pPr>
      <w:r w:rsidRPr="00CD067C">
        <w:rPr>
          <w:rtl/>
        </w:rPr>
        <w:t>"הרבה</w:t>
      </w:r>
      <w:r w:rsidR="00C90C6C">
        <w:rPr>
          <w:rtl/>
        </w:rPr>
        <w:t xml:space="preserve"> מאוד </w:t>
      </w:r>
      <w:r w:rsidRPr="00CD067C">
        <w:rPr>
          <w:rtl/>
        </w:rPr>
        <w:t>שנים."</w:t>
      </w:r>
    </w:p>
    <w:p w14:paraId="33DBFB9D" w14:textId="77777777" w:rsidR="004627AB" w:rsidRPr="00CD067C" w:rsidRDefault="004627AB" w:rsidP="00057A47">
      <w:pPr>
        <w:rPr>
          <w:rtl/>
        </w:rPr>
      </w:pPr>
      <w:r w:rsidRPr="00CD067C">
        <w:rPr>
          <w:rtl/>
        </w:rPr>
        <w:t>"אז חבל. יכול</w:t>
      </w:r>
      <w:r w:rsidRPr="00CD067C">
        <w:rPr>
          <w:rFonts w:hint="cs"/>
          <w:rtl/>
        </w:rPr>
        <w:t>ת</w:t>
      </w:r>
      <w:r w:rsidRPr="00CD067C">
        <w:rPr>
          <w:rtl/>
        </w:rPr>
        <w:t xml:space="preserve"> להוציא את זה קודם חתיכת טמבל. אני רק מנגן מה שאחרים כתבו? א</w:t>
      </w:r>
      <w:r w:rsidR="00E665EA">
        <w:rPr>
          <w:rtl/>
        </w:rPr>
        <w:t xml:space="preserve">ני עושה את זה טוב, אני </w:t>
      </w:r>
      <w:r w:rsidR="00E665EA">
        <w:rPr>
          <w:rFonts w:hint="cs"/>
          <w:rtl/>
        </w:rPr>
        <w:t>אשף</w:t>
      </w:r>
      <w:r w:rsidRPr="00CD067C">
        <w:rPr>
          <w:rtl/>
        </w:rPr>
        <w:t xml:space="preserve">. אתה בחיים לא תהיה מעולה בשום דבר כמו שאני בזה, בגיל </w:t>
      </w:r>
      <w:r w:rsidR="009E143D">
        <w:rPr>
          <w:rFonts w:hint="cs"/>
          <w:rtl/>
        </w:rPr>
        <w:t xml:space="preserve">שמונה </w:t>
      </w:r>
      <w:r w:rsidRPr="00CD067C">
        <w:rPr>
          <w:rtl/>
        </w:rPr>
        <w:t xml:space="preserve">האצבעות שלי כבר הגיעו לאוקטבה יא </w:t>
      </w:r>
      <w:r w:rsidRPr="00CD067C">
        <w:rPr>
          <w:rFonts w:hint="cs"/>
          <w:rtl/>
        </w:rPr>
        <w:t>אדיוט</w:t>
      </w:r>
      <w:r w:rsidRPr="00CD067C">
        <w:rPr>
          <w:rtl/>
        </w:rPr>
        <w:t xml:space="preserve">, אני שולט בכלי שליטה מלאה, </w:t>
      </w:r>
      <w:r w:rsidR="00057A47">
        <w:rPr>
          <w:rtl/>
        </w:rPr>
        <w:t>אין שום דבר שגדול עלי,</w:t>
      </w:r>
      <w:r w:rsidRPr="00CD067C">
        <w:rPr>
          <w:rtl/>
        </w:rPr>
        <w:t xml:space="preserve"> ואתה לעולם לא תבין את ההרגשה </w:t>
      </w:r>
      <w:r w:rsidR="00FE6C19">
        <w:rPr>
          <w:rFonts w:hint="cs"/>
          <w:rtl/>
        </w:rPr>
        <w:t>של</w:t>
      </w:r>
      <w:r w:rsidRPr="00CD067C">
        <w:rPr>
          <w:rtl/>
        </w:rPr>
        <w:t xml:space="preserve"> שליטה מוחלטת בכלי."</w:t>
      </w:r>
    </w:p>
    <w:p w14:paraId="19507B46" w14:textId="77777777" w:rsidR="004627AB" w:rsidRPr="00CD067C" w:rsidRDefault="004627AB" w:rsidP="00250000">
      <w:pPr>
        <w:rPr>
          <w:rtl/>
        </w:rPr>
      </w:pPr>
      <w:r w:rsidRPr="00CD067C">
        <w:rPr>
          <w:rtl/>
        </w:rPr>
        <w:t>"טוב, אם אתה אומר."</w:t>
      </w:r>
    </w:p>
    <w:p w14:paraId="3F95D99D" w14:textId="77777777" w:rsidR="004627AB" w:rsidRPr="00CD067C" w:rsidRDefault="004627AB" w:rsidP="00250000">
      <w:pPr>
        <w:rPr>
          <w:rtl/>
        </w:rPr>
      </w:pPr>
      <w:r w:rsidRPr="00CD067C">
        <w:rPr>
          <w:rtl/>
        </w:rPr>
        <w:t>"אתמול נשבר שיא המסלול במרתון לונדון. אתה יודע מי שבר אותו?"</w:t>
      </w:r>
    </w:p>
    <w:p w14:paraId="72CA23D0" w14:textId="77777777" w:rsidR="004627AB" w:rsidRPr="00CD067C" w:rsidRDefault="004627AB" w:rsidP="00250000">
      <w:pPr>
        <w:rPr>
          <w:rtl/>
        </w:rPr>
      </w:pPr>
      <w:r w:rsidRPr="00CD067C">
        <w:rPr>
          <w:rtl/>
        </w:rPr>
        <w:t>"הפסקתי לעקוב..."</w:t>
      </w:r>
    </w:p>
    <w:p w14:paraId="4FCCE337" w14:textId="2853EBA5" w:rsidR="0091564A" w:rsidRDefault="004627AB" w:rsidP="00E61EC7">
      <w:pPr>
        <w:rPr>
          <w:rtl/>
        </w:rPr>
      </w:pPr>
      <w:r w:rsidRPr="00CD067C">
        <w:rPr>
          <w:rtl/>
        </w:rPr>
        <w:t>"אני. ומי הבקיע את הגול נגד נבחרת ברזיל בדקה ה</w:t>
      </w:r>
      <w:r w:rsidR="00057A47">
        <w:rPr>
          <w:rFonts w:hint="cs"/>
          <w:rtl/>
        </w:rPr>
        <w:t>תשעים וארבע</w:t>
      </w:r>
      <w:r w:rsidRPr="00CD067C">
        <w:rPr>
          <w:rtl/>
        </w:rPr>
        <w:t xml:space="preserve"> למשחק? אני. ומי </w:t>
      </w:r>
      <w:r w:rsidR="00E61EC7">
        <w:rPr>
          <w:rFonts w:hint="cs"/>
          <w:rtl/>
        </w:rPr>
        <w:t>ניצח במקצה הגמר של</w:t>
      </w:r>
      <w:r w:rsidRPr="00CD067C">
        <w:rPr>
          <w:rtl/>
        </w:rPr>
        <w:t xml:space="preserve"> ריצת </w:t>
      </w:r>
      <w:r w:rsidR="00057A47">
        <w:rPr>
          <w:rFonts w:hint="cs"/>
          <w:rtl/>
        </w:rPr>
        <w:t>מאה מטר</w:t>
      </w:r>
      <w:r w:rsidRPr="00CD067C">
        <w:rPr>
          <w:rtl/>
        </w:rPr>
        <w:t xml:space="preserve"> באולימפיאדה? אני. ומי זכה בגראנד סלאם השנה בטניס? מי זכה בטור דה פ</w:t>
      </w:r>
      <w:r w:rsidR="00057A47">
        <w:rPr>
          <w:rtl/>
        </w:rPr>
        <w:t>ראנס בלי סמים? אני. אני ורק אני</w:t>
      </w:r>
      <w:r w:rsidR="00057A47">
        <w:rPr>
          <w:rFonts w:hint="cs"/>
          <w:rtl/>
        </w:rPr>
        <w:t>,</w:t>
      </w:r>
      <w:r w:rsidRPr="00CD067C">
        <w:rPr>
          <w:rtl/>
        </w:rPr>
        <w:t xml:space="preserve"> תוך התעלות הנפש. אז מה אם מליונים יכולים לרוץ? אז מה אם מליונים יכולים לשחות? אז מה אם אפשר לבנות רובוט שירוץ וישחה וירכב על אופניים טוב </w:t>
      </w:r>
      <w:r w:rsidR="00BC461F" w:rsidRPr="00CD067C">
        <w:rPr>
          <w:rtl/>
        </w:rPr>
        <w:t xml:space="preserve">יותר </w:t>
      </w:r>
      <w:r w:rsidRPr="00CD067C">
        <w:rPr>
          <w:rtl/>
        </w:rPr>
        <w:t>מכולנו?</w:t>
      </w:r>
      <w:r w:rsidR="0091564A">
        <w:rPr>
          <w:rFonts w:hint="cs"/>
          <w:rtl/>
        </w:rPr>
        <w:t>"</w:t>
      </w:r>
    </w:p>
    <w:p w14:paraId="02358A2E" w14:textId="18BA95C5" w:rsidR="0091564A" w:rsidRDefault="0091564A" w:rsidP="00AA0423">
      <w:pPr>
        <w:rPr>
          <w:rtl/>
        </w:rPr>
      </w:pPr>
      <w:r>
        <w:rPr>
          <w:rFonts w:hint="cs"/>
          <w:rtl/>
        </w:rPr>
        <w:t>"הבעיה היא שאתה משתתף במרתון שאין בו מנצחים."</w:t>
      </w:r>
      <w:r w:rsidR="00AA0423">
        <w:rPr>
          <w:rFonts w:hint="cs"/>
          <w:rtl/>
        </w:rPr>
        <w:t xml:space="preserve"> / </w:t>
      </w:r>
      <w:r w:rsidR="00AA0423">
        <w:rPr>
          <w:rFonts w:cs="Times New Roman"/>
          <w:rtl/>
        </w:rPr>
        <w:t xml:space="preserve">אז מה </w:t>
      </w:r>
      <w:r w:rsidR="00F06A3F">
        <w:rPr>
          <w:rFonts w:cs="Times New Roman"/>
          <w:rtl/>
        </w:rPr>
        <w:t>עכשיו</w:t>
      </w:r>
      <w:r w:rsidR="00AA0423">
        <w:rPr>
          <w:rFonts w:cs="Times New Roman"/>
          <w:rtl/>
        </w:rPr>
        <w:t xml:space="preserve">, אתה בתקופת התאוששות </w:t>
      </w:r>
      <w:r w:rsidR="00AA0423">
        <w:t>recovery period</w:t>
      </w:r>
      <w:r w:rsidR="00AA0423">
        <w:rPr>
          <w:rFonts w:cs="Times New Roman"/>
          <w:rtl/>
        </w:rPr>
        <w:t>?</w:t>
      </w:r>
    </w:p>
    <w:p w14:paraId="5B02A7FA" w14:textId="77777777" w:rsidR="004627AB" w:rsidRPr="00CD067C" w:rsidRDefault="0091564A" w:rsidP="00250000">
      <w:pPr>
        <w:rPr>
          <w:rtl/>
        </w:rPr>
      </w:pPr>
      <w:r>
        <w:rPr>
          <w:rFonts w:hint="cs"/>
          <w:rtl/>
        </w:rPr>
        <w:t>"</w:t>
      </w:r>
      <w:r w:rsidR="004627AB" w:rsidRPr="00CD067C">
        <w:rPr>
          <w:rtl/>
        </w:rPr>
        <w:t xml:space="preserve">אתה לא יודע מה זה להיות מוכשר אלכס. ומאז שצצת פה בלי שאף אחד ביקש אתה מפריע לי להתרכז. אתה הורס לי את הריכוז. אתה הרסת לי את הנגינה, אתה הורס – " אבל </w:t>
      </w:r>
      <w:r w:rsidR="00B34F8F">
        <w:rPr>
          <w:rFonts w:hint="cs"/>
          <w:rtl/>
        </w:rPr>
        <w:t xml:space="preserve">בפרץ מפתיע של חמלה </w:t>
      </w:r>
      <w:r w:rsidR="004627AB" w:rsidRPr="00CD067C">
        <w:rPr>
          <w:rtl/>
        </w:rPr>
        <w:t>הוא עצר את עצמו באמצע המשפט, כשראה את החיוורון מתפשט על</w:t>
      </w:r>
      <w:r w:rsidR="00B34F8F">
        <w:rPr>
          <w:rtl/>
        </w:rPr>
        <w:t xml:space="preserve"> פניו של אלכס</w:t>
      </w:r>
      <w:r w:rsidR="00B34F8F">
        <w:rPr>
          <w:rFonts w:hint="cs"/>
          <w:rtl/>
        </w:rPr>
        <w:t>:</w:t>
      </w:r>
      <w:r w:rsidR="004627AB" w:rsidRPr="00CD067C">
        <w:rPr>
          <w:rtl/>
        </w:rPr>
        <w:t xml:space="preserve"> הוא נראה כמו מסיכת מוות של עצמו.</w:t>
      </w:r>
    </w:p>
    <w:p w14:paraId="0FF3148B" w14:textId="77777777" w:rsidR="004627AB" w:rsidRPr="00CD067C" w:rsidRDefault="004627AB" w:rsidP="00057A47">
      <w:pPr>
        <w:rPr>
          <w:rtl/>
        </w:rPr>
      </w:pPr>
      <w:r w:rsidRPr="00CD067C">
        <w:rPr>
          <w:rtl/>
        </w:rPr>
        <w:t>"מה אני הורס?" אלכס אמר בקול שהגיע ממסדרונות מתכתיים ארוכים אי</w:t>
      </w:r>
      <w:r w:rsidR="00057A47">
        <w:rPr>
          <w:rFonts w:hint="cs"/>
          <w:rtl/>
        </w:rPr>
        <w:t>-</w:t>
      </w:r>
      <w:r w:rsidRPr="00CD067C">
        <w:rPr>
          <w:rtl/>
        </w:rPr>
        <w:t>שם בתוך גרונו.</w:t>
      </w:r>
    </w:p>
    <w:p w14:paraId="7B67C021" w14:textId="77777777" w:rsidR="004627AB" w:rsidRPr="00CD067C" w:rsidRDefault="004627AB" w:rsidP="00250000">
      <w:pPr>
        <w:rPr>
          <w:rtl/>
        </w:rPr>
      </w:pPr>
      <w:r w:rsidRPr="00CD067C">
        <w:rPr>
          <w:rtl/>
        </w:rPr>
        <w:t>"אתה יודע מה היצירה האחרונה שהיא נגנה אי פעם?"</w:t>
      </w:r>
    </w:p>
    <w:p w14:paraId="5642B590" w14:textId="77777777" w:rsidR="004627AB" w:rsidRPr="00CD067C" w:rsidRDefault="004627AB" w:rsidP="00250000">
      <w:pPr>
        <w:rPr>
          <w:rtl/>
        </w:rPr>
      </w:pPr>
      <w:r w:rsidRPr="00CD067C">
        <w:rPr>
          <w:rtl/>
        </w:rPr>
        <w:t>"משהו של ראוול, לא?" אלכס בקושי נשם, והמאמץ שלו לשוות לקולו נימה עניינית לא הותירה כל רושם על תיאו.</w:t>
      </w:r>
    </w:p>
    <w:p w14:paraId="583C2DA7" w14:textId="1468E8E3" w:rsidR="004627AB" w:rsidRPr="00CD067C" w:rsidRDefault="004627AB" w:rsidP="00250000">
      <w:pPr>
        <w:rPr>
          <w:rtl/>
        </w:rPr>
      </w:pPr>
      <w:r w:rsidRPr="00CD067C">
        <w:rPr>
          <w:rtl/>
        </w:rPr>
        <w:t>"הקונצרט האחרון ש</w:t>
      </w:r>
      <w:r w:rsidR="008B1B44">
        <w:rPr>
          <w:rtl/>
        </w:rPr>
        <w:t>סופי</w:t>
      </w:r>
      <w:r w:rsidRPr="00CD067C">
        <w:rPr>
          <w:rtl/>
        </w:rPr>
        <w:t xml:space="preserve"> ניגנה היה </w:t>
      </w:r>
      <w:r w:rsidRPr="00CD067C">
        <w:t>Le Tombeau de Couperin</w:t>
      </w:r>
      <w:r w:rsidRPr="00CD067C">
        <w:rPr>
          <w:rtl/>
        </w:rPr>
        <w:t>."</w:t>
      </w:r>
    </w:p>
    <w:p w14:paraId="17B03F6E" w14:textId="77777777" w:rsidR="004627AB" w:rsidRPr="00CD067C" w:rsidRDefault="004627AB" w:rsidP="00250000">
      <w:pPr>
        <w:rPr>
          <w:rtl/>
        </w:rPr>
      </w:pPr>
      <w:r w:rsidRPr="00CD067C">
        <w:rPr>
          <w:rtl/>
        </w:rPr>
        <w:t>אלכס הנהן.</w:t>
      </w:r>
    </w:p>
    <w:p w14:paraId="5F7E17AE" w14:textId="0F087C92" w:rsidR="004627AB" w:rsidRPr="00CD067C" w:rsidRDefault="004627AB" w:rsidP="00250000">
      <w:pPr>
        <w:rPr>
          <w:rtl/>
        </w:rPr>
      </w:pPr>
      <w:r w:rsidRPr="00CD067C">
        <w:rPr>
          <w:rtl/>
        </w:rPr>
        <w:t>"זאת סוויטה לזכר שישה חברים של</w:t>
      </w:r>
      <w:r w:rsidR="00E665EA">
        <w:rPr>
          <w:rFonts w:hint="cs"/>
          <w:rtl/>
        </w:rPr>
        <w:t xml:space="preserve"> רא</w:t>
      </w:r>
      <w:r w:rsidRPr="00CD067C">
        <w:rPr>
          <w:rtl/>
        </w:rPr>
        <w:t>ו</w:t>
      </w:r>
      <w:r w:rsidR="00E665EA">
        <w:rPr>
          <w:rFonts w:hint="cs"/>
          <w:rtl/>
        </w:rPr>
        <w:t>ול</w:t>
      </w:r>
      <w:r w:rsidRPr="00CD067C">
        <w:rPr>
          <w:rtl/>
        </w:rPr>
        <w:t xml:space="preserve"> שנהרגו במלחמת העולם הראשונה</w:t>
      </w:r>
      <w:r w:rsidRPr="00CD067C">
        <w:rPr>
          <w:rFonts w:hint="cs"/>
          <w:rtl/>
        </w:rPr>
        <w:t>,</w:t>
      </w:r>
      <w:r w:rsidRPr="00CD067C">
        <w:rPr>
          <w:rtl/>
        </w:rPr>
        <w:t xml:space="preserve"> </w:t>
      </w:r>
      <w:r w:rsidRPr="00CD067C">
        <w:rPr>
          <w:rFonts w:hint="cs"/>
          <w:rtl/>
        </w:rPr>
        <w:t xml:space="preserve">לכל חבר </w:t>
      </w:r>
      <w:r w:rsidRPr="00CD067C">
        <w:rPr>
          <w:rtl/>
        </w:rPr>
        <w:t xml:space="preserve">פרק, </w:t>
      </w:r>
      <w:r w:rsidRPr="00CD067C">
        <w:rPr>
          <w:rFonts w:hint="cs"/>
          <w:rtl/>
        </w:rPr>
        <w:t>ו</w:t>
      </w:r>
      <w:r w:rsidRPr="00CD067C">
        <w:rPr>
          <w:rtl/>
        </w:rPr>
        <w:t>כל</w:t>
      </w:r>
      <w:r w:rsidRPr="00CD067C">
        <w:rPr>
          <w:rFonts w:hint="cs"/>
          <w:rtl/>
        </w:rPr>
        <w:t xml:space="preserve"> פרק נקרא</w:t>
      </w:r>
      <w:r w:rsidRPr="00CD067C">
        <w:rPr>
          <w:rtl/>
        </w:rPr>
        <w:t xml:space="preserve"> על שם ריקוד בארוקי</w:t>
      </w:r>
      <w:r w:rsidRPr="00CD067C">
        <w:rPr>
          <w:rFonts w:hint="cs"/>
          <w:rtl/>
        </w:rPr>
        <w:t xml:space="preserve"> אחר</w:t>
      </w:r>
      <w:r w:rsidRPr="00CD067C">
        <w:rPr>
          <w:rtl/>
        </w:rPr>
        <w:t xml:space="preserve">. </w:t>
      </w:r>
      <w:r w:rsidRPr="00CD067C">
        <w:rPr>
          <w:rFonts w:hint="cs"/>
          <w:rtl/>
        </w:rPr>
        <w:t xml:space="preserve">אבל במקום הפוגה והטוקטה המשעשעות והשמחות הוא כתב </w:t>
      </w:r>
      <w:r w:rsidR="00C51519">
        <w:rPr>
          <w:rFonts w:hint="cs"/>
          <w:rtl/>
        </w:rPr>
        <w:t>גרס</w:t>
      </w:r>
      <w:r w:rsidRPr="00CD067C">
        <w:rPr>
          <w:rFonts w:hint="cs"/>
          <w:rtl/>
        </w:rPr>
        <w:t>אות טר</w:t>
      </w:r>
      <w:r w:rsidR="00F35749">
        <w:rPr>
          <w:rFonts w:hint="cs"/>
          <w:rtl/>
        </w:rPr>
        <w:t>א</w:t>
      </w:r>
      <w:r w:rsidRPr="00CD067C">
        <w:rPr>
          <w:rFonts w:hint="cs"/>
          <w:rtl/>
        </w:rPr>
        <w:t xml:space="preserve">גיות, </w:t>
      </w:r>
      <w:r w:rsidR="00C51519">
        <w:rPr>
          <w:rFonts w:hint="cs"/>
          <w:rtl/>
        </w:rPr>
        <w:t>גרס</w:t>
      </w:r>
      <w:r w:rsidRPr="00CD067C">
        <w:rPr>
          <w:rFonts w:hint="cs"/>
          <w:rtl/>
        </w:rPr>
        <w:t xml:space="preserve">אות שמשרות </w:t>
      </w:r>
      <w:r w:rsidR="004C59E0">
        <w:rPr>
          <w:rFonts w:hint="cs"/>
          <w:rtl/>
        </w:rPr>
        <w:t>אוויר</w:t>
      </w:r>
      <w:r w:rsidRPr="00CD067C">
        <w:rPr>
          <w:rFonts w:hint="cs"/>
          <w:rtl/>
        </w:rPr>
        <w:t>ת נכאים</w:t>
      </w:r>
      <w:r w:rsidRPr="00CD067C">
        <w:rPr>
          <w:rtl/>
        </w:rPr>
        <w:t>."</w:t>
      </w:r>
    </w:p>
    <w:p w14:paraId="035F5B50" w14:textId="77777777" w:rsidR="004627AB" w:rsidRPr="00CD067C" w:rsidRDefault="004627AB" w:rsidP="00250000">
      <w:pPr>
        <w:rPr>
          <w:rtl/>
        </w:rPr>
      </w:pPr>
      <w:r w:rsidRPr="00CD067C">
        <w:rPr>
          <w:rtl/>
        </w:rPr>
        <w:lastRenderedPageBreak/>
        <w:t>"נו באמת תיאו."</w:t>
      </w:r>
    </w:p>
    <w:p w14:paraId="7C3EAB28" w14:textId="77777777" w:rsidR="004627AB" w:rsidRPr="00CD067C" w:rsidRDefault="004627AB" w:rsidP="00250000">
      <w:pPr>
        <w:rPr>
          <w:rtl/>
        </w:rPr>
      </w:pPr>
      <w:r w:rsidRPr="00CD067C">
        <w:rPr>
          <w:rtl/>
        </w:rPr>
        <w:t>"מה?"</w:t>
      </w:r>
    </w:p>
    <w:p w14:paraId="0B3905FC" w14:textId="539FAC21" w:rsidR="004627AB" w:rsidRPr="00CD067C" w:rsidRDefault="004627AB" w:rsidP="00250000">
      <w:pPr>
        <w:rPr>
          <w:rtl/>
        </w:rPr>
      </w:pPr>
      <w:r w:rsidRPr="00CD067C">
        <w:rPr>
          <w:rtl/>
        </w:rPr>
        <w:t xml:space="preserve">"מה אתה יודע על </w:t>
      </w:r>
      <w:r w:rsidR="004C59E0">
        <w:rPr>
          <w:rtl/>
        </w:rPr>
        <w:t>אוויר</w:t>
      </w:r>
      <w:r w:rsidRPr="00CD067C">
        <w:rPr>
          <w:rtl/>
        </w:rPr>
        <w:t>ת נכאים? מה אתה יודע על טר</w:t>
      </w:r>
      <w:r w:rsidR="00F35749">
        <w:rPr>
          <w:rFonts w:hint="cs"/>
          <w:rtl/>
        </w:rPr>
        <w:t>א</w:t>
      </w:r>
      <w:r w:rsidRPr="00CD067C">
        <w:rPr>
          <w:rtl/>
        </w:rPr>
        <w:t>גיות? אתה רק שרץ קטן ומפונק."</w:t>
      </w:r>
    </w:p>
    <w:p w14:paraId="25A7501E" w14:textId="77777777" w:rsidR="004627AB" w:rsidRPr="00CD067C" w:rsidRDefault="004627AB" w:rsidP="00250000">
      <w:pPr>
        <w:rPr>
          <w:rtl/>
        </w:rPr>
      </w:pPr>
      <w:r w:rsidRPr="00CD067C">
        <w:rPr>
          <w:rtl/>
        </w:rPr>
        <w:t>"</w:t>
      </w:r>
      <w:r w:rsidRPr="00CD067C">
        <w:rPr>
          <w:rFonts w:hint="cs"/>
          <w:rtl/>
        </w:rPr>
        <w:t xml:space="preserve">עוד פעם שרץ? </w:t>
      </w:r>
      <w:r w:rsidRPr="00CD067C">
        <w:rPr>
          <w:rtl/>
        </w:rPr>
        <w:t>ואתה סוס יאור."</w:t>
      </w:r>
    </w:p>
    <w:p w14:paraId="1EB951E3" w14:textId="77777777" w:rsidR="004627AB" w:rsidRPr="00CD067C" w:rsidRDefault="004627AB" w:rsidP="00250000">
      <w:pPr>
        <w:rPr>
          <w:rtl/>
        </w:rPr>
      </w:pPr>
      <w:r w:rsidRPr="00CD067C">
        <w:rPr>
          <w:rtl/>
        </w:rPr>
        <w:t>"למה אתה נשאר בבית?"</w:t>
      </w:r>
    </w:p>
    <w:p w14:paraId="468733C7" w14:textId="12C5B065" w:rsidR="004627AB" w:rsidRPr="00CD067C" w:rsidRDefault="004627AB" w:rsidP="00250000">
      <w:pPr>
        <w:rPr>
          <w:rtl/>
        </w:rPr>
      </w:pPr>
      <w:r w:rsidRPr="00CD067C">
        <w:rPr>
          <w:rtl/>
        </w:rPr>
        <w:t xml:space="preserve">"כי </w:t>
      </w:r>
      <w:r w:rsidR="00F06A3F">
        <w:rPr>
          <w:rtl/>
        </w:rPr>
        <w:t>עכשיו</w:t>
      </w:r>
      <w:r w:rsidRPr="00CD067C">
        <w:rPr>
          <w:rtl/>
        </w:rPr>
        <w:t xml:space="preserve"> חופש."</w:t>
      </w:r>
    </w:p>
    <w:p w14:paraId="4BDA299E" w14:textId="77777777" w:rsidR="004627AB" w:rsidRPr="00CD067C" w:rsidRDefault="004627AB" w:rsidP="00250000">
      <w:pPr>
        <w:rPr>
          <w:rtl/>
        </w:rPr>
      </w:pPr>
      <w:r w:rsidRPr="00CD067C">
        <w:rPr>
          <w:rtl/>
        </w:rPr>
        <w:t>"איזה חופש?"</w:t>
      </w:r>
    </w:p>
    <w:p w14:paraId="0B7B6174" w14:textId="77777777" w:rsidR="004627AB" w:rsidRPr="00CD067C" w:rsidRDefault="004627AB" w:rsidP="00250000">
      <w:pPr>
        <w:rPr>
          <w:rtl/>
        </w:rPr>
      </w:pPr>
      <w:r w:rsidRPr="00CD067C">
        <w:rPr>
          <w:rtl/>
        </w:rPr>
        <w:t>"תגיד לי אתה דפוק או מה? חופשת פסח."</w:t>
      </w:r>
    </w:p>
    <w:p w14:paraId="17564475" w14:textId="36D8932B" w:rsidR="004627AB" w:rsidRPr="00CD067C" w:rsidRDefault="004627AB" w:rsidP="00E665EA">
      <w:pPr>
        <w:rPr>
          <w:rtl/>
        </w:rPr>
      </w:pPr>
      <w:r w:rsidRPr="00CD067C">
        <w:rPr>
          <w:rtl/>
        </w:rPr>
        <w:t>"פסח! ברור, ידעתי את זה." הוא הסיע את עצמו קדימה ואחורה כמה פעמים. ל</w:t>
      </w:r>
      <w:r w:rsidR="00615C5E">
        <w:rPr>
          <w:rtl/>
        </w:rPr>
        <w:t xml:space="preserve">א היה הרבה מקום לנסיעות בסלון </w:t>
      </w:r>
      <w:r w:rsidR="00615C5E">
        <w:rPr>
          <w:rFonts w:hint="cs"/>
          <w:rtl/>
        </w:rPr>
        <w:t>בין</w:t>
      </w:r>
      <w:r w:rsidR="00615C5E">
        <w:rPr>
          <w:rtl/>
        </w:rPr>
        <w:t xml:space="preserve"> הכורסאות </w:t>
      </w:r>
      <w:r w:rsidR="00615C5E">
        <w:rPr>
          <w:rFonts w:hint="cs"/>
          <w:rtl/>
        </w:rPr>
        <w:t>ל</w:t>
      </w:r>
      <w:r w:rsidRPr="00CD067C">
        <w:rPr>
          <w:rtl/>
        </w:rPr>
        <w:t xml:space="preserve">פסנתר הכנף עצום </w:t>
      </w:r>
      <w:r w:rsidR="00E665EA">
        <w:rPr>
          <w:rFonts w:hint="cs"/>
          <w:rtl/>
        </w:rPr>
        <w:t>ה</w:t>
      </w:r>
      <w:r w:rsidR="00D54C3E">
        <w:rPr>
          <w:rFonts w:hint="cs"/>
          <w:rtl/>
        </w:rPr>
        <w:t>ממד</w:t>
      </w:r>
      <w:r w:rsidR="00E665EA">
        <w:rPr>
          <w:rFonts w:hint="cs"/>
          <w:rtl/>
        </w:rPr>
        <w:t xml:space="preserve">ים </w:t>
      </w:r>
      <w:r w:rsidRPr="00CD067C">
        <w:rPr>
          <w:rtl/>
        </w:rPr>
        <w:t>והוא החל לחשוב על טיול בחוץ,</w:t>
      </w:r>
      <w:r w:rsidR="00615C5E">
        <w:rPr>
          <w:rtl/>
        </w:rPr>
        <w:t xml:space="preserve"> טיפוס מייגע במעלה הרחוב ואחר</w:t>
      </w:r>
      <w:r w:rsidR="00615C5E">
        <w:rPr>
          <w:rFonts w:hint="cs"/>
          <w:rtl/>
        </w:rPr>
        <w:t>יו</w:t>
      </w:r>
      <w:r w:rsidRPr="00CD067C">
        <w:rPr>
          <w:rtl/>
        </w:rPr>
        <w:t xml:space="preserve"> טיסה </w:t>
      </w:r>
      <w:r w:rsidRPr="00CD067C">
        <w:rPr>
          <w:rFonts w:hint="cs"/>
          <w:rtl/>
        </w:rPr>
        <w:t>קצרצרה ומסוכנת</w:t>
      </w:r>
      <w:r w:rsidRPr="00CD067C">
        <w:rPr>
          <w:rtl/>
        </w:rPr>
        <w:t xml:space="preserve"> במורד. לא בטוח שזרועותיו </w:t>
      </w:r>
      <w:r w:rsidRPr="00CD067C">
        <w:rPr>
          <w:rFonts w:hint="cs"/>
          <w:rtl/>
        </w:rPr>
        <w:t xml:space="preserve">היו </w:t>
      </w:r>
      <w:r w:rsidRPr="00CD067C">
        <w:rPr>
          <w:rtl/>
        </w:rPr>
        <w:t xml:space="preserve">חזקות מספיק למאמץ שכזה. "לא יכול להיות פסח. התאונה </w:t>
      </w:r>
      <w:r w:rsidR="001C5A04">
        <w:rPr>
          <w:rtl/>
        </w:rPr>
        <w:t>הייתה</w:t>
      </w:r>
      <w:r w:rsidRPr="00CD067C">
        <w:rPr>
          <w:rtl/>
        </w:rPr>
        <w:t xml:space="preserve"> בפסח."</w:t>
      </w:r>
    </w:p>
    <w:p w14:paraId="638D0183" w14:textId="77777777" w:rsidR="004627AB" w:rsidRPr="00CD067C" w:rsidRDefault="004627AB" w:rsidP="00250000">
      <w:pPr>
        <w:rPr>
          <w:rtl/>
        </w:rPr>
      </w:pPr>
      <w:r w:rsidRPr="00CD067C">
        <w:rPr>
          <w:rtl/>
        </w:rPr>
        <w:t>"אז חופשת שבועות. רד ממני כבר."</w:t>
      </w:r>
    </w:p>
    <w:p w14:paraId="337FE398" w14:textId="77777777" w:rsidR="00E665EA" w:rsidRDefault="00CB45D3" w:rsidP="00CB45D3">
      <w:pPr>
        <w:rPr>
          <w:rtl/>
        </w:rPr>
      </w:pPr>
      <w:r>
        <w:rPr>
          <w:rFonts w:hint="cs"/>
          <w:rtl/>
        </w:rPr>
        <w:t>הגיע הזמן למנת הכדורים של הצהריים, תיאו ירד לקנות לחם לטוסטים. מעניין שהסופרמרקט פתוח ב</w:t>
      </w:r>
      <w:r w:rsidR="00615C5E">
        <w:rPr>
          <w:rFonts w:hint="cs"/>
          <w:rtl/>
        </w:rPr>
        <w:t xml:space="preserve">חופשת </w:t>
      </w:r>
      <w:r>
        <w:rPr>
          <w:rFonts w:hint="cs"/>
          <w:rtl/>
        </w:rPr>
        <w:t xml:space="preserve">שבועות. השמש חיממה את אגרטלי הפרחים </w:t>
      </w:r>
      <w:r w:rsidR="00C945C2">
        <w:rPr>
          <w:rFonts w:hint="cs"/>
          <w:rtl/>
        </w:rPr>
        <w:t xml:space="preserve">הרבים </w:t>
      </w:r>
      <w:r>
        <w:rPr>
          <w:rFonts w:hint="cs"/>
          <w:rtl/>
        </w:rPr>
        <w:t>וריחם הנעים התנדף בחלל הסלון.</w:t>
      </w:r>
    </w:p>
    <w:p w14:paraId="4C4B125D" w14:textId="7ABD6072" w:rsidR="004627AB" w:rsidRDefault="004627AB" w:rsidP="00CB45D3">
      <w:pPr>
        <w:rPr>
          <w:rtl/>
        </w:rPr>
      </w:pPr>
      <w:r>
        <w:rPr>
          <w:rFonts w:hint="cs"/>
          <w:rtl/>
        </w:rPr>
        <w:t>על ה</w:t>
      </w:r>
      <w:r w:rsidR="00E665EA">
        <w:rPr>
          <w:rFonts w:hint="cs"/>
          <w:rtl/>
        </w:rPr>
        <w:t>גבול שבין ממלכת החלום לממלכת הע</w:t>
      </w:r>
      <w:r>
        <w:rPr>
          <w:rFonts w:hint="cs"/>
          <w:rtl/>
        </w:rPr>
        <w:t>רות, על הגבול שבין הדימדומים ליקיצה</w:t>
      </w:r>
      <w:r w:rsidR="00C945C2">
        <w:rPr>
          <w:rFonts w:hint="cs"/>
          <w:rtl/>
        </w:rPr>
        <w:t>,</w:t>
      </w:r>
      <w:r>
        <w:rPr>
          <w:rFonts w:hint="cs"/>
          <w:rtl/>
        </w:rPr>
        <w:t xml:space="preserve"> </w:t>
      </w:r>
      <w:r w:rsidR="00E665EA">
        <w:rPr>
          <w:rFonts w:hint="cs"/>
          <w:rtl/>
        </w:rPr>
        <w:t>[</w:t>
      </w:r>
      <w:r>
        <w:rPr>
          <w:rFonts w:hint="cs"/>
          <w:rtl/>
        </w:rPr>
        <w:t xml:space="preserve">היכן שמשמר הגבול לא היה כבד </w:t>
      </w:r>
      <w:r w:rsidR="00F97A34">
        <w:rPr>
          <w:rFonts w:hint="cs"/>
          <w:rtl/>
        </w:rPr>
        <w:t>כל כך</w:t>
      </w:r>
      <w:r>
        <w:rPr>
          <w:rFonts w:hint="cs"/>
          <w:rtl/>
        </w:rPr>
        <w:t xml:space="preserve"> </w:t>
      </w:r>
      <w:r w:rsidR="007444AE">
        <w:rPr>
          <w:rFonts w:hint="cs"/>
          <w:rtl/>
        </w:rPr>
        <w:t xml:space="preserve">???] </w:t>
      </w:r>
      <w:r>
        <w:rPr>
          <w:rFonts w:hint="cs"/>
          <w:rtl/>
        </w:rPr>
        <w:t>נחרד לפתע אלכס לגלות שכבר מזמן לא קיבל עצה טובה ו</w:t>
      </w:r>
      <w:r w:rsidR="007444AE">
        <w:rPr>
          <w:rFonts w:hint="cs"/>
          <w:rtl/>
        </w:rPr>
        <w:t>בלתי</w:t>
      </w:r>
      <w:r>
        <w:rPr>
          <w:rFonts w:hint="cs"/>
          <w:rtl/>
        </w:rPr>
        <w:t xml:space="preserve"> מוזמנת מ</w:t>
      </w:r>
      <w:r w:rsidR="008B1B44">
        <w:rPr>
          <w:rFonts w:hint="cs"/>
          <w:rtl/>
        </w:rPr>
        <w:t>סופי</w:t>
      </w:r>
      <w:r>
        <w:rPr>
          <w:rFonts w:hint="cs"/>
          <w:rtl/>
        </w:rPr>
        <w:t xml:space="preserve">. כבר מזמן לא התייעץ איתה לגבי אורחות חייו, </w:t>
      </w:r>
      <w:r w:rsidR="00CB45D3">
        <w:rPr>
          <w:rFonts w:hint="cs"/>
          <w:rtl/>
        </w:rPr>
        <w:t>או הקשיב בסבלנות ל</w:t>
      </w:r>
      <w:r>
        <w:rPr>
          <w:rFonts w:hint="cs"/>
          <w:rtl/>
        </w:rPr>
        <w:t>דעתה השלילית ו</w:t>
      </w:r>
      <w:r w:rsidR="00CB45D3">
        <w:rPr>
          <w:rFonts w:hint="cs"/>
          <w:rtl/>
        </w:rPr>
        <w:t>ה</w:t>
      </w:r>
      <w:r>
        <w:rPr>
          <w:rFonts w:hint="cs"/>
          <w:rtl/>
        </w:rPr>
        <w:t xml:space="preserve">נחרצת </w:t>
      </w:r>
      <w:r w:rsidR="00E527F4">
        <w:rPr>
          <w:rFonts w:hint="cs"/>
          <w:rtl/>
        </w:rPr>
        <w:t>לגביו</w:t>
      </w:r>
      <w:r>
        <w:rPr>
          <w:rFonts w:hint="cs"/>
          <w:rtl/>
        </w:rPr>
        <w:t>.</w:t>
      </w:r>
    </w:p>
    <w:p w14:paraId="770C52F2" w14:textId="77777777" w:rsidR="004627AB" w:rsidRDefault="004627AB" w:rsidP="00250000">
      <w:pPr>
        <w:rPr>
          <w:rtl/>
        </w:rPr>
      </w:pPr>
      <w:r>
        <w:rPr>
          <w:rFonts w:hint="cs"/>
          <w:rtl/>
        </w:rPr>
        <w:t>מזמן כבר לא דרש בשלומה!</w:t>
      </w:r>
    </w:p>
    <w:p w14:paraId="2ED713F6" w14:textId="6E6EAD3A" w:rsidR="004627AB" w:rsidRDefault="004627AB" w:rsidP="00250000">
      <w:pPr>
        <w:rPr>
          <w:rtl/>
        </w:rPr>
      </w:pPr>
      <w:r>
        <w:rPr>
          <w:rFonts w:hint="cs"/>
          <w:rtl/>
        </w:rPr>
        <w:t>הוא התעורר בבהלה, פניה המשורטטות מולו לפרטי</w:t>
      </w:r>
      <w:r w:rsidR="009404CF">
        <w:rPr>
          <w:rFonts w:hint="cs"/>
          <w:rtl/>
        </w:rPr>
        <w:t xml:space="preserve"> פרטי</w:t>
      </w:r>
      <w:r w:rsidR="008C5E33">
        <w:rPr>
          <w:rFonts w:hint="cs"/>
          <w:rtl/>
        </w:rPr>
        <w:t>הם ה</w:t>
      </w:r>
      <w:r>
        <w:rPr>
          <w:rFonts w:hint="cs"/>
          <w:rtl/>
        </w:rPr>
        <w:t>תרחקו במהירות.</w:t>
      </w:r>
    </w:p>
    <w:p w14:paraId="0C259C90" w14:textId="77777777" w:rsidR="004627AB" w:rsidRDefault="004627AB" w:rsidP="00CB45D3">
      <w:pPr>
        <w:rPr>
          <w:rtl/>
        </w:rPr>
      </w:pPr>
      <w:r>
        <w:rPr>
          <w:rFonts w:hint="cs"/>
          <w:rtl/>
        </w:rPr>
        <w:t>האם כבר שאל אותה כל מה שהיא יודעת?</w:t>
      </w:r>
    </w:p>
    <w:p w14:paraId="19F3EBC6" w14:textId="425AD959" w:rsidR="004627AB" w:rsidRPr="00CD067C" w:rsidRDefault="004627AB" w:rsidP="00C945C2">
      <w:pPr>
        <w:rPr>
          <w:rtl/>
        </w:rPr>
      </w:pPr>
      <w:r w:rsidRPr="00CD067C">
        <w:rPr>
          <w:rFonts w:hint="cs"/>
          <w:rtl/>
        </w:rPr>
        <w:t>היו</w:t>
      </w:r>
      <w:r w:rsidRPr="00CD067C">
        <w:rPr>
          <w:rtl/>
        </w:rPr>
        <w:t xml:space="preserve"> ימי קיץ, לא רחוקים </w:t>
      </w:r>
      <w:r w:rsidR="00F97A34">
        <w:rPr>
          <w:rtl/>
        </w:rPr>
        <w:t>כל כך</w:t>
      </w:r>
      <w:r w:rsidRPr="00CD067C">
        <w:rPr>
          <w:rtl/>
        </w:rPr>
        <w:t>, בהם הרגליים שלו, אלו שלא נשאו אותו עוד, היו</w:t>
      </w:r>
      <w:r w:rsidR="00CB45D3">
        <w:rPr>
          <w:rtl/>
        </w:rPr>
        <w:t xml:space="preserve"> שזופות שיזפון יפה ועמוק </w:t>
      </w:r>
      <w:r w:rsidRPr="00CD067C">
        <w:rPr>
          <w:rtl/>
        </w:rPr>
        <w:t>מ</w:t>
      </w:r>
      <w:r w:rsidR="00C945C2">
        <w:rPr>
          <w:rFonts w:hint="cs"/>
          <w:rtl/>
        </w:rPr>
        <w:t>שעות</w:t>
      </w:r>
      <w:r w:rsidRPr="00CD067C">
        <w:rPr>
          <w:rtl/>
        </w:rPr>
        <w:t xml:space="preserve"> ארוכ</w:t>
      </w:r>
      <w:r w:rsidR="00C945C2">
        <w:rPr>
          <w:rFonts w:hint="cs"/>
          <w:rtl/>
        </w:rPr>
        <w:t>ות</w:t>
      </w:r>
      <w:r w:rsidRPr="00CD067C">
        <w:rPr>
          <w:rtl/>
        </w:rPr>
        <w:t xml:space="preserve"> של חשיפה איטית וסבלנית, והוא רץ על חוף ה</w:t>
      </w:r>
      <w:r w:rsidR="0077263B">
        <w:rPr>
          <w:rFonts w:hint="cs"/>
          <w:rtl/>
        </w:rPr>
        <w:t>ים הקריבי</w:t>
      </w:r>
      <w:r w:rsidR="00C945C2">
        <w:rPr>
          <w:rFonts w:hint="cs"/>
          <w:rtl/>
        </w:rPr>
        <w:t>.</w:t>
      </w:r>
      <w:r w:rsidR="00CB45D3">
        <w:rPr>
          <w:rFonts w:hint="cs"/>
          <w:rtl/>
        </w:rPr>
        <w:t xml:space="preserve"> יחד עם כל הדודות הוא </w:t>
      </w:r>
      <w:r w:rsidR="00F97A34">
        <w:rPr>
          <w:rFonts w:hint="cs"/>
          <w:rtl/>
        </w:rPr>
        <w:t>כל כך</w:t>
      </w:r>
      <w:r w:rsidR="0077263B">
        <w:rPr>
          <w:rFonts w:hint="cs"/>
          <w:rtl/>
        </w:rPr>
        <w:t xml:space="preserve"> </w:t>
      </w:r>
      <w:r w:rsidR="00CB45D3">
        <w:rPr>
          <w:rFonts w:hint="cs"/>
          <w:rtl/>
        </w:rPr>
        <w:t xml:space="preserve">קיווה </w:t>
      </w:r>
      <w:r w:rsidR="00572A93">
        <w:rPr>
          <w:rFonts w:hint="cs"/>
          <w:rtl/>
        </w:rPr>
        <w:t>לסוף טוב עבור</w:t>
      </w:r>
      <w:r w:rsidR="0077263B">
        <w:rPr>
          <w:rFonts w:hint="cs"/>
          <w:rtl/>
        </w:rPr>
        <w:t xml:space="preserve"> מרג</w:t>
      </w:r>
      <w:r w:rsidR="00572A93">
        <w:rPr>
          <w:rFonts w:hint="cs"/>
          <w:rtl/>
        </w:rPr>
        <w:t>ה והרשה לעצמו להרהר</w:t>
      </w:r>
      <w:r w:rsidR="00CB45D3">
        <w:rPr>
          <w:rFonts w:hint="cs"/>
          <w:rtl/>
        </w:rPr>
        <w:t xml:space="preserve"> </w:t>
      </w:r>
      <w:r w:rsidR="00572A93">
        <w:rPr>
          <w:rFonts w:hint="cs"/>
          <w:rtl/>
        </w:rPr>
        <w:t>ב</w:t>
      </w:r>
      <w:r w:rsidR="00CB45D3">
        <w:rPr>
          <w:rFonts w:hint="cs"/>
          <w:rtl/>
        </w:rPr>
        <w:t>ילדה שלה, בעלת הזיכרון המדהים</w:t>
      </w:r>
      <w:r w:rsidR="00572A93">
        <w:rPr>
          <w:rFonts w:hint="cs"/>
          <w:rtl/>
        </w:rPr>
        <w:t xml:space="preserve"> </w:t>
      </w:r>
      <w:r w:rsidR="00572A93">
        <w:rPr>
          <w:rtl/>
        </w:rPr>
        <w:t>–</w:t>
      </w:r>
      <w:r w:rsidR="00572A93">
        <w:rPr>
          <w:rFonts w:hint="cs"/>
          <w:rtl/>
        </w:rPr>
        <w:t xml:space="preserve"> לא, היא</w:t>
      </w:r>
      <w:r w:rsidR="00CB45D3">
        <w:rPr>
          <w:rFonts w:hint="cs"/>
          <w:rtl/>
        </w:rPr>
        <w:t xml:space="preserve"> </w:t>
      </w:r>
      <w:r w:rsidR="001C5A04">
        <w:rPr>
          <w:rtl/>
        </w:rPr>
        <w:t>הייתה</w:t>
      </w:r>
      <w:r w:rsidRPr="00CD067C">
        <w:rPr>
          <w:rtl/>
        </w:rPr>
        <w:t xml:space="preserve"> מצי</w:t>
      </w:r>
      <w:r w:rsidR="00572A93">
        <w:rPr>
          <w:rFonts w:hint="cs"/>
          <w:rtl/>
        </w:rPr>
        <w:t>צה</w:t>
      </w:r>
      <w:r w:rsidRPr="00CD067C">
        <w:rPr>
          <w:rtl/>
        </w:rPr>
        <w:t xml:space="preserve"> </w:t>
      </w:r>
      <w:r w:rsidRPr="00CD067C">
        <w:rPr>
          <w:rFonts w:hint="cs"/>
          <w:rtl/>
        </w:rPr>
        <w:t xml:space="preserve">בקלפים ההפוכים </w:t>
      </w:r>
      <w:r w:rsidRPr="00CD067C">
        <w:rPr>
          <w:rtl/>
        </w:rPr>
        <w:t>מתחת לשולחן הזכוכית</w:t>
      </w:r>
      <w:r w:rsidRPr="00CD067C">
        <w:rPr>
          <w:rFonts w:hint="cs"/>
          <w:rtl/>
        </w:rPr>
        <w:t>.</w:t>
      </w:r>
    </w:p>
    <w:p w14:paraId="3DA8CBE5" w14:textId="416EE81A" w:rsidR="004627AB" w:rsidRDefault="004627AB" w:rsidP="009404CF">
      <w:pPr>
        <w:rPr>
          <w:rtl/>
        </w:rPr>
      </w:pPr>
      <w:r>
        <w:rPr>
          <w:rFonts w:hint="cs"/>
          <w:rtl/>
        </w:rPr>
        <w:t xml:space="preserve">"מה אתה צוחק, </w:t>
      </w:r>
      <w:r w:rsidR="00372849">
        <w:rPr>
          <w:rFonts w:hint="cs"/>
          <w:rtl/>
        </w:rPr>
        <w:t xml:space="preserve">יא </w:t>
      </w:r>
      <w:r>
        <w:rPr>
          <w:rFonts w:hint="cs"/>
          <w:rtl/>
        </w:rPr>
        <w:t>דפוק?" תיאו</w:t>
      </w:r>
      <w:r w:rsidR="00572A93">
        <w:rPr>
          <w:rFonts w:hint="cs"/>
          <w:rtl/>
        </w:rPr>
        <w:t xml:space="preserve"> </w:t>
      </w:r>
      <w:r w:rsidR="009404CF">
        <w:rPr>
          <w:rFonts w:hint="cs"/>
          <w:rtl/>
        </w:rPr>
        <w:t>שחזר מזמן מהסופר,</w:t>
      </w:r>
      <w:r w:rsidR="009404CF" w:rsidRPr="009404CF">
        <w:rPr>
          <w:rFonts w:hint="cs"/>
          <w:rtl/>
        </w:rPr>
        <w:t xml:space="preserve"> </w:t>
      </w:r>
      <w:r w:rsidR="009404CF">
        <w:rPr>
          <w:rFonts w:hint="cs"/>
          <w:rtl/>
        </w:rPr>
        <w:t>לא היה בטוח אם נחרה או נעירה, אבל בוודאי לא צחוק. הוא נכנס לסלון רק להודיע לאלכס שחימם את אחד המאכלים שגדשו את המקרר מביקורי ליל אמש [כוונה ברורה, ביצוע קלוש]</w:t>
      </w:r>
      <w:r>
        <w:rPr>
          <w:rFonts w:hint="cs"/>
          <w:rtl/>
        </w:rPr>
        <w:t>.</w:t>
      </w:r>
    </w:p>
    <w:p w14:paraId="0FA2D62D" w14:textId="661E3EBC" w:rsidR="004627AB" w:rsidRDefault="004627AB" w:rsidP="00250000">
      <w:pPr>
        <w:rPr>
          <w:rtl/>
        </w:rPr>
      </w:pPr>
      <w:r>
        <w:rPr>
          <w:rFonts w:hint="cs"/>
          <w:rtl/>
        </w:rPr>
        <w:t xml:space="preserve">"אני צוחק כי יש לי אח מוכשר </w:t>
      </w:r>
      <w:r w:rsidR="00F97A34">
        <w:rPr>
          <w:rFonts w:hint="cs"/>
          <w:rtl/>
        </w:rPr>
        <w:t>כל כך</w:t>
      </w:r>
      <w:r>
        <w:rPr>
          <w:rFonts w:hint="cs"/>
          <w:rtl/>
        </w:rPr>
        <w:t>. החיים עם אח מוכשר ה</w:t>
      </w:r>
      <w:r w:rsidR="00164D14">
        <w:rPr>
          <w:rFonts w:hint="cs"/>
          <w:rtl/>
        </w:rPr>
        <w:t>ינ</w:t>
      </w:r>
      <w:r>
        <w:rPr>
          <w:rFonts w:hint="cs"/>
          <w:rtl/>
        </w:rPr>
        <w:t>ם תענוג בלתי נגמר."</w:t>
      </w:r>
    </w:p>
    <w:p w14:paraId="004822E7" w14:textId="19D855F8" w:rsidR="0075253F" w:rsidRDefault="0075253F" w:rsidP="00250000">
      <w:pPr>
        <w:rPr>
          <w:rtl/>
        </w:rPr>
      </w:pPr>
      <w:r>
        <w:rPr>
          <w:rFonts w:hint="cs"/>
          <w:rtl/>
        </w:rPr>
        <w:t>תיאו שתק בעלבון, אבל לא לזמן רב. "מצאתי את כל צעצועי המין שלך."</w:t>
      </w:r>
    </w:p>
    <w:p w14:paraId="1B66D546" w14:textId="7AA6C161" w:rsidR="0075253F" w:rsidRDefault="0075253F" w:rsidP="00250000">
      <w:pPr>
        <w:rPr>
          <w:rtl/>
        </w:rPr>
      </w:pPr>
      <w:r>
        <w:rPr>
          <w:rFonts w:hint="cs"/>
          <w:rtl/>
        </w:rPr>
        <w:t>אלכס שתק באופן מכעיס ביותר.</w:t>
      </w:r>
    </w:p>
    <w:p w14:paraId="6A55A4B7" w14:textId="1D6BEA07" w:rsidR="0075253F" w:rsidRDefault="0075253F" w:rsidP="00250000">
      <w:pPr>
        <w:rPr>
          <w:rtl/>
        </w:rPr>
      </w:pPr>
      <w:r>
        <w:rPr>
          <w:rFonts w:hint="cs"/>
          <w:rtl/>
        </w:rPr>
        <w:t>"אין לך מה להגיב, יא טמבל?"</w:t>
      </w:r>
    </w:p>
    <w:p w14:paraId="4FFDC025" w14:textId="383C2D84" w:rsidR="0075253F" w:rsidRDefault="0075253F" w:rsidP="00250000">
      <w:pPr>
        <w:rPr>
          <w:rtl/>
        </w:rPr>
      </w:pPr>
      <w:r>
        <w:rPr>
          <w:rFonts w:hint="cs"/>
          <w:rtl/>
        </w:rPr>
        <w:t>"אני לא מבין על מה אתה מדבר, תיאודור יקירי."</w:t>
      </w:r>
    </w:p>
    <w:p w14:paraId="418EA0BF" w14:textId="00315ACD" w:rsidR="0075253F" w:rsidRDefault="0075253F" w:rsidP="00250000">
      <w:pPr>
        <w:rPr>
          <w:rtl/>
        </w:rPr>
      </w:pPr>
      <w:r>
        <w:rPr>
          <w:rFonts w:hint="cs"/>
          <w:rtl/>
        </w:rPr>
        <w:t>"להראות לך?"</w:t>
      </w:r>
    </w:p>
    <w:p w14:paraId="007513C3" w14:textId="3A042C50" w:rsidR="0075253F" w:rsidRDefault="0075253F" w:rsidP="00250000">
      <w:pPr>
        <w:rPr>
          <w:rtl/>
        </w:rPr>
      </w:pPr>
      <w:r>
        <w:rPr>
          <w:rFonts w:hint="cs"/>
          <w:rtl/>
        </w:rPr>
        <w:t xml:space="preserve">"תרגיש </w:t>
      </w:r>
      <w:r w:rsidR="00FE2992">
        <w:rPr>
          <w:rFonts w:hint="cs"/>
          <w:rtl/>
        </w:rPr>
        <w:t>חופשי</w:t>
      </w:r>
      <w:r>
        <w:rPr>
          <w:rFonts w:hint="cs"/>
          <w:rtl/>
        </w:rPr>
        <w:t>."</w:t>
      </w:r>
    </w:p>
    <w:p w14:paraId="18F2E953" w14:textId="1A092A97" w:rsidR="0075253F" w:rsidRDefault="0075253F" w:rsidP="00250000">
      <w:pPr>
        <w:rPr>
          <w:rtl/>
        </w:rPr>
      </w:pPr>
      <w:r>
        <w:rPr>
          <w:rFonts w:hint="cs"/>
          <w:rtl/>
        </w:rPr>
        <w:t xml:space="preserve">תיאו לא חש </w:t>
      </w:r>
      <w:r w:rsidR="00FE2992">
        <w:rPr>
          <w:rFonts w:hint="cs"/>
          <w:rtl/>
        </w:rPr>
        <w:t>חופשי</w:t>
      </w:r>
      <w:r>
        <w:rPr>
          <w:rFonts w:hint="cs"/>
          <w:rtl/>
        </w:rPr>
        <w:t xml:space="preserve"> במיוחד להכנס אל חדרו של אחיו הגדול, </w:t>
      </w:r>
      <w:r w:rsidR="00F06A3F">
        <w:rPr>
          <w:rFonts w:hint="cs"/>
          <w:rtl/>
        </w:rPr>
        <w:t>עכשיו</w:t>
      </w:r>
      <w:r>
        <w:rPr>
          <w:rFonts w:hint="cs"/>
          <w:rtl/>
        </w:rPr>
        <w:t xml:space="preserve"> כשהאח התגבר על פציעותיו וחי ומתגורר בבית, ובטח שלא לפשפש במגירותיו, כפי שהרבה לעשות כשאלכס היה מאושפז ו</w:t>
      </w:r>
      <w:r w:rsidR="006633DD">
        <w:rPr>
          <w:rFonts w:hint="cs"/>
          <w:rtl/>
        </w:rPr>
        <w:t>ה</w:t>
      </w:r>
      <w:r>
        <w:rPr>
          <w:rFonts w:hint="cs"/>
          <w:rtl/>
        </w:rPr>
        <w:t xml:space="preserve">תנודד בין </w:t>
      </w:r>
      <w:r w:rsidR="006633DD">
        <w:rPr>
          <w:rFonts w:hint="cs"/>
          <w:rtl/>
        </w:rPr>
        <w:t>ה</w:t>
      </w:r>
      <w:r>
        <w:rPr>
          <w:rFonts w:hint="cs"/>
          <w:rtl/>
        </w:rPr>
        <w:t xml:space="preserve">חיים </w:t>
      </w:r>
      <w:r w:rsidR="006633DD">
        <w:rPr>
          <w:rFonts w:hint="cs"/>
          <w:rtl/>
        </w:rPr>
        <w:t>ל</w:t>
      </w:r>
      <w:r>
        <w:rPr>
          <w:rFonts w:hint="cs"/>
          <w:rtl/>
        </w:rPr>
        <w:t xml:space="preserve">מוות. אבל הוא התגבר על </w:t>
      </w:r>
      <w:r>
        <w:rPr>
          <w:rFonts w:hint="cs"/>
          <w:rtl/>
        </w:rPr>
        <w:lastRenderedPageBreak/>
        <w:t xml:space="preserve">חוסר הנעימות ושלף מאנשהו כמה רצועות או חבישות שחורות, עם רצועות ולקרו </w:t>
      </w:r>
      <w:r>
        <w:t>velcro</w:t>
      </w:r>
      <w:r>
        <w:rPr>
          <w:rFonts w:hint="cs"/>
          <w:rtl/>
        </w:rPr>
        <w:t xml:space="preserve"> שעוטפות אותן. הוא אחז בהן רק בקצות אצבעותיו כ</w:t>
      </w:r>
      <w:r w:rsidR="006633DD">
        <w:rPr>
          <w:rFonts w:hint="cs"/>
          <w:rtl/>
        </w:rPr>
        <w:t>י</w:t>
      </w:r>
      <w:r>
        <w:rPr>
          <w:rFonts w:hint="cs"/>
          <w:rtl/>
        </w:rPr>
        <w:t xml:space="preserve"> לא ברור איזה גוף נעטף בתחפושות הפטיש המגעילות האלו ואילו סוגי נוזלים נשפכו עליהן, ובמה עלול להדבק מי שנוגע בהן. בכל אופן הוא השתמש בטישו בשביל ל</w:t>
      </w:r>
      <w:r w:rsidR="006633DD">
        <w:rPr>
          <w:rFonts w:hint="cs"/>
          <w:rtl/>
        </w:rPr>
        <w:t>אחוז</w:t>
      </w:r>
      <w:r>
        <w:rPr>
          <w:rFonts w:hint="cs"/>
          <w:rtl/>
        </w:rPr>
        <w:t xml:space="preserve"> בהן.</w:t>
      </w:r>
    </w:p>
    <w:p w14:paraId="57246FBA" w14:textId="49D47AC9" w:rsidR="0075253F" w:rsidRDefault="0075253F" w:rsidP="00250000">
      <w:pPr>
        <w:rPr>
          <w:rtl/>
        </w:rPr>
      </w:pPr>
      <w:r>
        <w:rPr>
          <w:rFonts w:hint="cs"/>
          <w:rtl/>
        </w:rPr>
        <w:t>הוא הביא אותן לאלכס והשליך אותן בחיקו. "לא מעניין אותי לדעת איזה משחקים שיחקת עם הדברים המגעילים האלה, רק תדע לך שאני יודע על זה."</w:t>
      </w:r>
    </w:p>
    <w:p w14:paraId="5BBB36A6" w14:textId="1A7AF445" w:rsidR="001E7494" w:rsidRDefault="0075253F" w:rsidP="00250000">
      <w:pPr>
        <w:rPr>
          <w:rtl/>
        </w:rPr>
      </w:pPr>
      <w:r>
        <w:rPr>
          <w:rFonts w:hint="cs"/>
          <w:rtl/>
        </w:rPr>
        <w:t>אלכס הרים את אחת החבישות. "זאת תחבושת אלסטית ל</w:t>
      </w:r>
      <w:r w:rsidR="00DB35BD">
        <w:rPr>
          <w:rFonts w:hint="cs"/>
          <w:rtl/>
        </w:rPr>
        <w:t xml:space="preserve">פציעות במרפק," הוא אמר. הוא ניסה ללפף אותה על ידו, אבל בקושי הצליח לסגור אותה. היא </w:t>
      </w:r>
      <w:r w:rsidR="001C5A04">
        <w:rPr>
          <w:rFonts w:hint="cs"/>
          <w:rtl/>
        </w:rPr>
        <w:t>הייתה</w:t>
      </w:r>
      <w:r w:rsidR="00DB35BD">
        <w:rPr>
          <w:rFonts w:hint="cs"/>
          <w:rtl/>
        </w:rPr>
        <w:t xml:space="preserve"> מתקופת אימוני הטניס. הוא הרים אחת נוספת ש</w:t>
      </w:r>
      <w:r w:rsidR="001C5A04">
        <w:rPr>
          <w:rFonts w:hint="cs"/>
          <w:rtl/>
        </w:rPr>
        <w:t>הייתה</w:t>
      </w:r>
      <w:r w:rsidR="00DB35BD">
        <w:rPr>
          <w:rFonts w:hint="cs"/>
          <w:rtl/>
        </w:rPr>
        <w:t xml:space="preserve"> עבור פציעות בשריר ה-</w:t>
      </w:r>
      <w:r w:rsidR="00DB35BD">
        <w:t>hamstring</w:t>
      </w:r>
      <w:r w:rsidR="00DB35BD">
        <w:rPr>
          <w:rFonts w:hint="cs"/>
          <w:rtl/>
        </w:rPr>
        <w:t>, שריר הירך האחורי.</w:t>
      </w:r>
      <w:r w:rsidR="001E7494">
        <w:rPr>
          <w:rFonts w:hint="cs"/>
          <w:rtl/>
        </w:rPr>
        <w:t xml:space="preserve"> "עוד משהו?"</w:t>
      </w:r>
    </w:p>
    <w:p w14:paraId="6985F531" w14:textId="292D8184" w:rsidR="001E7494" w:rsidRDefault="001E7494" w:rsidP="001E7494">
      <w:pPr>
        <w:rPr>
          <w:rFonts w:cs="Times New Roman"/>
          <w:rtl/>
        </w:rPr>
      </w:pPr>
      <w:r>
        <w:rPr>
          <w:rFonts w:cs="Times New Roman" w:hint="cs"/>
          <w:rtl/>
        </w:rPr>
        <w:t>תיאו השליך לחיקו איזה</w:t>
      </w:r>
      <w:r w:rsidRPr="001E7494">
        <w:rPr>
          <w:rFonts w:cs="Times New Roman" w:hint="cs"/>
          <w:rtl/>
        </w:rPr>
        <w:t xml:space="preserve"> </w:t>
      </w:r>
      <w:r>
        <w:rPr>
          <w:rFonts w:cs="Times New Roman" w:hint="cs"/>
          <w:rtl/>
        </w:rPr>
        <w:t xml:space="preserve">צעצוע-מין מוזר ומגעיל, מפלסטיק שחור שמצא במגירה בשולחן בכתיבה של אלכס. מי יודע בתוך גופן של כמה בחורות הדבר החלול והמוארך הזה הוחדר, תיאו לא העז לגעת בו כמובן אבל ריחרח </w:t>
      </w:r>
      <w:r>
        <w:rPr>
          <w:rFonts w:cs="Times New Roman"/>
        </w:rPr>
        <w:t>furtively</w:t>
      </w:r>
      <w:r>
        <w:rPr>
          <w:rFonts w:cs="Times New Roman" w:hint="cs"/>
          <w:rtl/>
        </w:rPr>
        <w:t xml:space="preserve">. היה לו ריח חד שהזכיר בנזין יותר מכל דבר אחר. היה לדבר הזה אפילו מגרעות נוחות לאצבעות </w:t>
      </w:r>
      <w:r>
        <w:rPr>
          <w:rFonts w:cs="Times New Roman"/>
          <w:rtl/>
        </w:rPr>
        <w:t>–</w:t>
      </w:r>
      <w:r>
        <w:rPr>
          <w:rFonts w:cs="Times New Roman" w:hint="cs"/>
          <w:rtl/>
        </w:rPr>
        <w:t xml:space="preserve"> זה היה הדבר המגעיל בעולם.</w:t>
      </w:r>
    </w:p>
    <w:p w14:paraId="56BF78A9" w14:textId="77777777" w:rsidR="001E7494" w:rsidRDefault="001E7494" w:rsidP="001E7494">
      <w:pPr>
        <w:rPr>
          <w:rFonts w:cs="Times New Roman"/>
          <w:rtl/>
        </w:rPr>
      </w:pPr>
      <w:r>
        <w:rPr>
          <w:rFonts w:cs="Times New Roman" w:hint="cs"/>
          <w:rtl/>
        </w:rPr>
        <w:t>"כמו מה זה נראה לך בדיוק?"</w:t>
      </w:r>
    </w:p>
    <w:p w14:paraId="40676B94" w14:textId="77777777" w:rsidR="001E7494" w:rsidRDefault="001E7494" w:rsidP="001E7494">
      <w:pPr>
        <w:rPr>
          <w:rFonts w:cs="Times New Roman"/>
          <w:rtl/>
        </w:rPr>
      </w:pPr>
      <w:r>
        <w:rPr>
          <w:rFonts w:cs="Times New Roman" w:hint="cs"/>
          <w:rtl/>
        </w:rPr>
        <w:t>"אני לא ממש יודע ולא הכי מעניין אותי להכיר את כל הסטיות שלך."</w:t>
      </w:r>
    </w:p>
    <w:p w14:paraId="6439B355" w14:textId="77777777" w:rsidR="001E7494" w:rsidRDefault="001E7494" w:rsidP="001E7494">
      <w:pPr>
        <w:rPr>
          <w:rFonts w:cs="Times New Roman"/>
          <w:rtl/>
        </w:rPr>
      </w:pPr>
      <w:r>
        <w:rPr>
          <w:rFonts w:cs="Times New Roman" w:hint="cs"/>
          <w:rtl/>
        </w:rPr>
        <w:t>"זאת ידית אחיזה של קת של רובה."</w:t>
      </w:r>
    </w:p>
    <w:p w14:paraId="7465FE3A" w14:textId="77777777" w:rsidR="001E7494" w:rsidRDefault="001E7494" w:rsidP="001E7494">
      <w:pPr>
        <w:rPr>
          <w:rFonts w:cs="Times New Roman"/>
          <w:rtl/>
        </w:rPr>
      </w:pPr>
      <w:r>
        <w:rPr>
          <w:rFonts w:cs="Times New Roman" w:hint="cs"/>
          <w:rtl/>
        </w:rPr>
        <w:t>"ידית של מה?"</w:t>
      </w:r>
    </w:p>
    <w:p w14:paraId="7D65E572" w14:textId="70FF812D" w:rsidR="001E7494" w:rsidRDefault="001E7494" w:rsidP="001E7494">
      <w:pPr>
        <w:rPr>
          <w:rFonts w:cs="Times New Roman"/>
          <w:rtl/>
        </w:rPr>
      </w:pPr>
      <w:r>
        <w:rPr>
          <w:rFonts w:cs="Times New Roman" w:hint="cs"/>
          <w:rtl/>
        </w:rPr>
        <w:t>"אתה יודע, בשביל</w:t>
      </w:r>
      <w:r w:rsidRPr="001155B2">
        <w:rPr>
          <w:rFonts w:cs="Times New Roman"/>
          <w:rtl/>
        </w:rPr>
        <w:t xml:space="preserve"> </w:t>
      </w:r>
      <w:r w:rsidR="00112E2A">
        <w:rPr>
          <w:rFonts w:cs="Times New Roman" w:hint="cs"/>
          <w:rtl/>
        </w:rPr>
        <w:t>שיהיה יותר נ</w:t>
      </w:r>
      <w:r w:rsidR="00F878D3">
        <w:rPr>
          <w:rFonts w:cs="Times New Roman" w:hint="cs"/>
          <w:rtl/>
        </w:rPr>
        <w:t>ו</w:t>
      </w:r>
      <w:r w:rsidR="00112E2A">
        <w:rPr>
          <w:rFonts w:cs="Times New Roman"/>
          <w:rtl/>
        </w:rPr>
        <w:t>ח</w:t>
      </w:r>
      <w:r w:rsidR="00112E2A">
        <w:rPr>
          <w:rFonts w:cs="Times New Roman" w:hint="cs"/>
          <w:rtl/>
        </w:rPr>
        <w:t xml:space="preserve"> לאחוז</w:t>
      </w:r>
      <w:r w:rsidRPr="001155B2">
        <w:rPr>
          <w:rFonts w:cs="Times New Roman"/>
          <w:rtl/>
        </w:rPr>
        <w:t xml:space="preserve"> בנשק</w:t>
      </w:r>
      <w:r w:rsidR="00112E2A">
        <w:rPr>
          <w:rFonts w:cs="Times New Roman" w:hint="cs"/>
          <w:rtl/>
        </w:rPr>
        <w:t>.</w:t>
      </w:r>
      <w:r>
        <w:rPr>
          <w:rFonts w:cs="Times New Roman" w:hint="cs"/>
          <w:rtl/>
        </w:rPr>
        <w:t>"</w:t>
      </w:r>
    </w:p>
    <w:p w14:paraId="0D0BE944" w14:textId="77777777" w:rsidR="001E7494" w:rsidRDefault="001E7494" w:rsidP="001E7494">
      <w:pPr>
        <w:rPr>
          <w:rFonts w:cs="Times New Roman"/>
          <w:rtl/>
        </w:rPr>
      </w:pPr>
      <w:r>
        <w:rPr>
          <w:rFonts w:cs="Times New Roman" w:hint="cs"/>
          <w:rtl/>
        </w:rPr>
        <w:t>"למה... למה צריך אחיזה נוחה יותר?"</w:t>
      </w:r>
    </w:p>
    <w:p w14:paraId="531C4080" w14:textId="01DC2331" w:rsidR="001E7494" w:rsidRDefault="001E7494" w:rsidP="001E7494">
      <w:pPr>
        <w:rPr>
          <w:rFonts w:cs="Times New Roman"/>
          <w:rtl/>
        </w:rPr>
      </w:pPr>
      <w:r>
        <w:rPr>
          <w:rFonts w:cs="Times New Roman" w:hint="cs"/>
          <w:rtl/>
        </w:rPr>
        <w:t>"כי אחרת אפשר לה</w:t>
      </w:r>
      <w:r>
        <w:rPr>
          <w:rFonts w:cs="Times New Roman"/>
          <w:rtl/>
        </w:rPr>
        <w:t xml:space="preserve">פצע </w:t>
      </w:r>
      <w:r>
        <w:rPr>
          <w:rFonts w:cs="Times New Roman" w:hint="cs"/>
          <w:rtl/>
        </w:rPr>
        <w:t xml:space="preserve">או להשתפשף </w:t>
      </w:r>
      <w:r>
        <w:rPr>
          <w:rFonts w:cs="Times New Roman"/>
          <w:rtl/>
        </w:rPr>
        <w:t>בכף היד</w:t>
      </w:r>
      <w:r>
        <w:rPr>
          <w:rFonts w:cs="Times New Roman" w:hint="cs"/>
          <w:rtl/>
        </w:rPr>
        <w:t>,</w:t>
      </w:r>
      <w:r w:rsidRPr="001155B2">
        <w:rPr>
          <w:rFonts w:cs="Times New Roman"/>
          <w:rtl/>
        </w:rPr>
        <w:t xml:space="preserve"> </w:t>
      </w:r>
      <w:r>
        <w:rPr>
          <w:rFonts w:cs="Times New Roman" w:hint="cs"/>
          <w:rtl/>
        </w:rPr>
        <w:t xml:space="preserve">אתה יודע, או </w:t>
      </w:r>
      <w:r w:rsidR="00112E2A">
        <w:rPr>
          <w:rFonts w:cs="Times New Roman" w:hint="cs"/>
          <w:rtl/>
        </w:rPr>
        <w:t>ש</w:t>
      </w:r>
      <w:r w:rsidRPr="001155B2">
        <w:rPr>
          <w:rFonts w:cs="Times New Roman"/>
          <w:rtl/>
        </w:rPr>
        <w:t>כף היד</w:t>
      </w:r>
      <w:r>
        <w:rPr>
          <w:rFonts w:cs="Times New Roman" w:hint="cs"/>
          <w:rtl/>
        </w:rPr>
        <w:t xml:space="preserve"> עלולה להחליק</w:t>
      </w:r>
      <w:r w:rsidR="00112E2A">
        <w:rPr>
          <w:rFonts w:cs="Times New Roman" w:hint="cs"/>
          <w:rtl/>
        </w:rPr>
        <w:t xml:space="preserve"> ואז הירי לא </w:t>
      </w:r>
      <w:r w:rsidR="00B833EF">
        <w:rPr>
          <w:rFonts w:cs="Times New Roman" w:hint="cs"/>
          <w:rtl/>
        </w:rPr>
        <w:t>מדויק</w:t>
      </w:r>
      <w:r w:rsidR="00112E2A">
        <w:rPr>
          <w:rFonts w:cs="Times New Roman" w:hint="cs"/>
          <w:rtl/>
        </w:rPr>
        <w:t>."</w:t>
      </w:r>
      <w:r>
        <w:rPr>
          <w:rFonts w:cs="Times New Roman" w:hint="cs"/>
          <w:rtl/>
        </w:rPr>
        <w:t xml:space="preserve"> </w:t>
      </w:r>
    </w:p>
    <w:p w14:paraId="011CB544" w14:textId="150B9EB3" w:rsidR="00112E2A" w:rsidRDefault="00112E2A" w:rsidP="00250000">
      <w:pPr>
        <w:rPr>
          <w:rtl/>
        </w:rPr>
      </w:pPr>
      <w:r>
        <w:rPr>
          <w:rFonts w:hint="cs"/>
          <w:rtl/>
        </w:rPr>
        <w:t>תיאו לקח את הידית השחורה בידו. "זה באמת נ</w:t>
      </w:r>
      <w:r w:rsidR="00F878D3">
        <w:rPr>
          <w:rFonts w:hint="cs"/>
          <w:rtl/>
        </w:rPr>
        <w:t>ו</w:t>
      </w:r>
      <w:r>
        <w:rPr>
          <w:rFonts w:hint="cs"/>
          <w:rtl/>
        </w:rPr>
        <w:t>ח להחזיק, כשצריך לירות."</w:t>
      </w:r>
    </w:p>
    <w:p w14:paraId="77775259" w14:textId="58AEC2A0" w:rsidR="0075253F" w:rsidRDefault="00DB35BD" w:rsidP="00250000">
      <w:pPr>
        <w:rPr>
          <w:rtl/>
        </w:rPr>
      </w:pPr>
      <w:r>
        <w:rPr>
          <w:rFonts w:hint="cs"/>
          <w:rtl/>
        </w:rPr>
        <w:t>"</w:t>
      </w:r>
      <w:r w:rsidR="00112E2A">
        <w:rPr>
          <w:rFonts w:hint="cs"/>
          <w:rtl/>
        </w:rPr>
        <w:t xml:space="preserve">אני מודה שזאת פרוורסיה בפני עצמה אבל... למה לראות בכל דבר משחק מין? </w:t>
      </w:r>
      <w:r>
        <w:rPr>
          <w:rFonts w:hint="cs"/>
          <w:rtl/>
        </w:rPr>
        <w:t>אתה רואה יותר מדי פורנו, אח יקר. ולא באתרים המשובחים."</w:t>
      </w:r>
    </w:p>
    <w:p w14:paraId="58BB0761" w14:textId="172C4EEC" w:rsidR="00DB35BD" w:rsidRDefault="00DB35BD" w:rsidP="00250000">
      <w:pPr>
        <w:rPr>
          <w:rtl/>
        </w:rPr>
      </w:pPr>
      <w:r>
        <w:rPr>
          <w:rFonts w:hint="cs"/>
          <w:rtl/>
        </w:rPr>
        <w:t>תיאו הסמיק. הוא ידע שלעולם לא יעז לשאול מהם האתרים הנכונים, ויבער בסקרנות עד סוף ימי חייו.</w:t>
      </w:r>
    </w:p>
    <w:p w14:paraId="19DC71DA" w14:textId="0D72C56D" w:rsidR="00591254" w:rsidRDefault="00591254" w:rsidP="00250000">
      <w:pPr>
        <w:rPr>
          <w:rtl/>
        </w:rPr>
      </w:pPr>
      <w:r>
        <w:rPr>
          <w:rFonts w:hint="cs"/>
          <w:rtl/>
        </w:rPr>
        <w:t xml:space="preserve">הוא </w:t>
      </w:r>
      <w:r w:rsidR="00112E2A">
        <w:rPr>
          <w:rFonts w:hint="cs"/>
          <w:rtl/>
        </w:rPr>
        <w:t>ר</w:t>
      </w:r>
      <w:r w:rsidR="00545967">
        <w:rPr>
          <w:rFonts w:hint="cs"/>
          <w:rtl/>
        </w:rPr>
        <w:t xml:space="preserve">תח במשך שעה ארוכה עד שנזכר </w:t>
      </w:r>
      <w:r w:rsidR="00545967">
        <w:rPr>
          <w:rtl/>
        </w:rPr>
        <w:t>–</w:t>
      </w:r>
      <w:r w:rsidR="00545967">
        <w:rPr>
          <w:rFonts w:hint="cs"/>
          <w:rtl/>
        </w:rPr>
        <w:t xml:space="preserve"> הרי יש </w:t>
      </w:r>
      <w:r w:rsidR="00164D14">
        <w:rPr>
          <w:rFonts w:hint="cs"/>
          <w:rtl/>
        </w:rPr>
        <w:t xml:space="preserve">בדפדפנים </w:t>
      </w:r>
      <w:r w:rsidR="00545967">
        <w:rPr>
          <w:rFonts w:hint="cs"/>
          <w:rtl/>
        </w:rPr>
        <w:t>היסטוריית גלישה.</w:t>
      </w:r>
    </w:p>
    <w:p w14:paraId="0C323C4B" w14:textId="5A7F7660" w:rsidR="00545967" w:rsidRDefault="00545967" w:rsidP="00250000">
      <w:pPr>
        <w:rPr>
          <w:rtl/>
        </w:rPr>
      </w:pPr>
      <w:r>
        <w:rPr>
          <w:rFonts w:hint="cs"/>
          <w:rtl/>
        </w:rPr>
        <w:t>האח! הידד! העולם חזר להיות מסביר-פנים.</w:t>
      </w:r>
    </w:p>
    <w:p w14:paraId="47BA1451" w14:textId="3345A3DC" w:rsidR="008C5E33" w:rsidRDefault="00843F71" w:rsidP="008C5E33">
      <w:pPr>
        <w:rPr>
          <w:rtl/>
        </w:rPr>
      </w:pPr>
      <w:r>
        <w:rPr>
          <w:rFonts w:cs="Times New Roman" w:hint="cs"/>
          <w:rtl/>
        </w:rPr>
        <w:t>"</w:t>
      </w:r>
      <w:r w:rsidR="008C5E33">
        <w:rPr>
          <w:rFonts w:cs="Times New Roman"/>
          <w:rtl/>
        </w:rPr>
        <w:t>יש לי חדשות טובות</w:t>
      </w:r>
      <w:r>
        <w:rPr>
          <w:rFonts w:hint="cs"/>
          <w:rtl/>
        </w:rPr>
        <w:t>," תיאו בישר.</w:t>
      </w:r>
    </w:p>
    <w:p w14:paraId="11ABF881" w14:textId="04EDBE37" w:rsidR="00843F71" w:rsidRDefault="00843F71" w:rsidP="008C5E33">
      <w:pPr>
        <w:rPr>
          <w:rtl/>
        </w:rPr>
      </w:pPr>
      <w:r>
        <w:rPr>
          <w:rFonts w:hint="cs"/>
          <w:rtl/>
        </w:rPr>
        <w:t>אלכס הרים את ראשו שהיה כבד</w:t>
      </w:r>
      <w:r w:rsidR="00E567A7">
        <w:rPr>
          <w:rFonts w:hint="cs"/>
          <w:rtl/>
        </w:rPr>
        <w:t xml:space="preserve"> מאוד,</w:t>
      </w:r>
      <w:r>
        <w:rPr>
          <w:rFonts w:hint="cs"/>
          <w:rtl/>
        </w:rPr>
        <w:t xml:space="preserve"> אף על פי ש--- ניסה לשעשעו כך----.</w:t>
      </w:r>
    </w:p>
    <w:p w14:paraId="48AA49CE" w14:textId="789E8D78" w:rsidR="008C5E33" w:rsidRDefault="00843F71" w:rsidP="008C5E33">
      <w:pPr>
        <w:rPr>
          <w:rtl/>
        </w:rPr>
      </w:pPr>
      <w:r>
        <w:rPr>
          <w:rFonts w:cs="Times New Roman" w:hint="cs"/>
          <w:rtl/>
        </w:rPr>
        <w:t>"</w:t>
      </w:r>
      <w:r w:rsidR="008C5E33">
        <w:rPr>
          <w:rFonts w:cs="Times New Roman"/>
          <w:rtl/>
        </w:rPr>
        <w:t>הסתכלתי במראה</w:t>
      </w:r>
      <w:r>
        <w:rPr>
          <w:rFonts w:cs="Times New Roman" w:hint="cs"/>
          <w:rtl/>
        </w:rPr>
        <w:t>," תיאו סיפר,</w:t>
      </w:r>
      <w:r w:rsidR="008C5E33">
        <w:rPr>
          <w:rFonts w:cs="Times New Roman"/>
          <w:rtl/>
        </w:rPr>
        <w:t xml:space="preserve"> </w:t>
      </w:r>
      <w:r>
        <w:rPr>
          <w:rFonts w:cs="Times New Roman" w:hint="cs"/>
          <w:rtl/>
        </w:rPr>
        <w:t>"</w:t>
      </w:r>
      <w:r w:rsidR="008C5E33">
        <w:rPr>
          <w:rFonts w:cs="Times New Roman"/>
          <w:rtl/>
        </w:rPr>
        <w:t>וראיתי שאני לא אצטרך יותר ל</w:t>
      </w:r>
      <w:r>
        <w:rPr>
          <w:rFonts w:cs="Times New Roman" w:hint="cs"/>
          <w:rtl/>
        </w:rPr>
        <w:t>קחת שקיות ב</w:t>
      </w:r>
      <w:r w:rsidR="008C5E33">
        <w:rPr>
          <w:rFonts w:cs="Times New Roman"/>
          <w:rtl/>
        </w:rPr>
        <w:t>סופר</w:t>
      </w:r>
      <w:r>
        <w:rPr>
          <w:rFonts w:cs="Times New Roman" w:hint="cs"/>
          <w:rtl/>
        </w:rPr>
        <w:t>,</w:t>
      </w:r>
      <w:r w:rsidR="008C5E33">
        <w:rPr>
          <w:rFonts w:cs="Times New Roman"/>
          <w:rtl/>
        </w:rPr>
        <w:t xml:space="preserve"> אני פשוט אאחסן</w:t>
      </w:r>
      <w:r w:rsidR="00483BB1">
        <w:rPr>
          <w:rFonts w:cs="Times New Roman"/>
          <w:rtl/>
        </w:rPr>
        <w:t xml:space="preserve"> הכול </w:t>
      </w:r>
      <w:r w:rsidR="008C5E33">
        <w:rPr>
          <w:rFonts w:cs="Times New Roman"/>
          <w:rtl/>
        </w:rPr>
        <w:t>בעיניים</w:t>
      </w:r>
      <w:r>
        <w:rPr>
          <w:rFonts w:cs="Times New Roman" w:hint="cs"/>
          <w:rtl/>
        </w:rPr>
        <w:t>."</w:t>
      </w:r>
    </w:p>
    <w:p w14:paraId="66ED383C" w14:textId="77777777" w:rsidR="008C5E33" w:rsidRDefault="008C5E33" w:rsidP="00250000">
      <w:pPr>
        <w:rPr>
          <w:rtl/>
        </w:rPr>
      </w:pPr>
    </w:p>
    <w:p w14:paraId="74FF48D9" w14:textId="39A10D14" w:rsidR="001B275A" w:rsidRDefault="001B275A" w:rsidP="001B275A">
      <w:pPr>
        <w:rPr>
          <w:rtl/>
        </w:rPr>
      </w:pPr>
      <w:r>
        <w:rPr>
          <w:rFonts w:hint="cs"/>
          <w:rtl/>
        </w:rPr>
        <w:t>[</w:t>
      </w:r>
      <w:r w:rsidR="004627AB">
        <w:rPr>
          <w:rFonts w:hint="cs"/>
          <w:rtl/>
        </w:rPr>
        <w:t>בחודש שבו אלכס החלים בבית, בתח</w:t>
      </w:r>
      <w:r w:rsidR="00372849">
        <w:rPr>
          <w:rFonts w:hint="cs"/>
          <w:rtl/>
        </w:rPr>
        <w:t>י</w:t>
      </w:r>
      <w:r w:rsidR="004627AB">
        <w:rPr>
          <w:rFonts w:hint="cs"/>
          <w:rtl/>
        </w:rPr>
        <w:t xml:space="preserve">לה תיאו </w:t>
      </w:r>
      <w:r>
        <w:rPr>
          <w:rFonts w:hint="cs"/>
          <w:rtl/>
        </w:rPr>
        <w:t>האמין</w:t>
      </w:r>
      <w:r w:rsidR="004627AB">
        <w:rPr>
          <w:rFonts w:hint="cs"/>
          <w:rtl/>
        </w:rPr>
        <w:t xml:space="preserve"> שיחזור ל</w:t>
      </w:r>
      <w:r w:rsidR="002E35AE">
        <w:rPr>
          <w:rFonts w:hint="cs"/>
          <w:rtl/>
        </w:rPr>
        <w:t>בית-הספר</w:t>
      </w:r>
      <w:r w:rsidR="004627AB">
        <w:rPr>
          <w:rFonts w:hint="cs"/>
          <w:rtl/>
        </w:rPr>
        <w:t xml:space="preserve"> או אולי </w:t>
      </w:r>
      <w:r w:rsidR="00E527F4">
        <w:rPr>
          <w:rFonts w:hint="cs"/>
          <w:rtl/>
        </w:rPr>
        <w:t>י</w:t>
      </w:r>
      <w:r w:rsidR="004627AB">
        <w:rPr>
          <w:rFonts w:hint="cs"/>
          <w:rtl/>
        </w:rPr>
        <w:t xml:space="preserve">בקר את </w:t>
      </w:r>
      <w:r w:rsidR="008B1B44">
        <w:rPr>
          <w:rFonts w:hint="cs"/>
          <w:rtl/>
        </w:rPr>
        <w:t>סופי</w:t>
      </w:r>
      <w:r w:rsidR="004627AB">
        <w:rPr>
          <w:rFonts w:hint="cs"/>
          <w:rtl/>
        </w:rPr>
        <w:t xml:space="preserve">, אבל בבית היה </w:t>
      </w:r>
      <w:r w:rsidR="00F97A34">
        <w:rPr>
          <w:rFonts w:hint="cs"/>
          <w:rtl/>
        </w:rPr>
        <w:t>כל כך</w:t>
      </w:r>
      <w:r w:rsidR="004627AB">
        <w:rPr>
          <w:rFonts w:hint="cs"/>
          <w:rtl/>
        </w:rPr>
        <w:t xml:space="preserve"> מעניין. קולין שהגיע מאנגליה היה מבלה איתם ערבים מעניינים ועמוקים מבחינת תיאו זה היה הבילוי הכי בוגר שלו אי פעם. בהתחלה, כיסא הגלגלים של אלכס קצת העיב על ה</w:t>
      </w:r>
      <w:r w:rsidR="004C59E0">
        <w:rPr>
          <w:rFonts w:hint="cs"/>
          <w:rtl/>
        </w:rPr>
        <w:t>אוויר</w:t>
      </w:r>
      <w:r w:rsidR="004627AB">
        <w:rPr>
          <w:rFonts w:hint="cs"/>
          <w:rtl/>
        </w:rPr>
        <w:t>ה.</w:t>
      </w:r>
      <w:r>
        <w:rPr>
          <w:rFonts w:hint="cs"/>
          <w:rtl/>
        </w:rPr>
        <w:t>]</w:t>
      </w:r>
      <w:r w:rsidR="004627AB">
        <w:rPr>
          <w:rFonts w:hint="cs"/>
          <w:rtl/>
        </w:rPr>
        <w:t xml:space="preserve"> </w:t>
      </w:r>
    </w:p>
    <w:p w14:paraId="009A9822" w14:textId="2E98390B" w:rsidR="00FC013E" w:rsidRDefault="00FC013E" w:rsidP="009404CF">
      <w:pPr>
        <w:rPr>
          <w:rtl/>
        </w:rPr>
      </w:pPr>
      <w:r>
        <w:rPr>
          <w:rFonts w:hint="cs"/>
          <w:rtl/>
        </w:rPr>
        <w:t>תיאו הביט בהשתאות ב</w:t>
      </w:r>
      <w:r w:rsidR="00137354">
        <w:rPr>
          <w:rFonts w:hint="cs"/>
          <w:rtl/>
        </w:rPr>
        <w:t>חבריו של אלכס, אלו שהכיר</w:t>
      </w:r>
      <w:r>
        <w:rPr>
          <w:rFonts w:hint="cs"/>
          <w:rtl/>
        </w:rPr>
        <w:t xml:space="preserve"> </w:t>
      </w:r>
      <w:r w:rsidR="009404CF">
        <w:rPr>
          <w:rFonts w:hint="cs"/>
          <w:rtl/>
        </w:rPr>
        <w:t>מתקופת האישפוז בטיפול נמרץ</w:t>
      </w:r>
      <w:r>
        <w:rPr>
          <w:rFonts w:hint="cs"/>
          <w:rtl/>
        </w:rPr>
        <w:t>, מעלים שלוש קומות במדרגות כמות מוגזמת של מגברים וציוד הקלטה וכלי נגינה. תיאו שיעשע אותם מעט ביכולתו הטבעית לזהות כל אקורד ושילוב</w:t>
      </w:r>
      <w:r w:rsidR="009404CF">
        <w:rPr>
          <w:rFonts w:hint="cs"/>
          <w:rtl/>
        </w:rPr>
        <w:t>ים</w:t>
      </w:r>
      <w:r>
        <w:rPr>
          <w:rFonts w:hint="cs"/>
          <w:rtl/>
        </w:rPr>
        <w:t xml:space="preserve"> </w:t>
      </w:r>
      <w:r>
        <w:rPr>
          <w:rFonts w:hint="cs"/>
          <w:rtl/>
        </w:rPr>
        <w:lastRenderedPageBreak/>
        <w:t>מוזר</w:t>
      </w:r>
      <w:r w:rsidR="009404CF">
        <w:rPr>
          <w:rFonts w:hint="cs"/>
          <w:rtl/>
        </w:rPr>
        <w:t>ים</w:t>
      </w:r>
      <w:r>
        <w:rPr>
          <w:rFonts w:hint="cs"/>
          <w:rtl/>
        </w:rPr>
        <w:t xml:space="preserve"> של תוים. אבל רוב הזמן הם התעניינו רק באלכס, </w:t>
      </w:r>
      <w:r w:rsidR="00137354">
        <w:rPr>
          <w:rFonts w:hint="cs"/>
          <w:rtl/>
        </w:rPr>
        <w:t>רק בלמנוע ממנו לשקוע במרה שחורה, איך עודדו אותו בכל הלצה נבובה שפלט, תראו איך כשאני חוזר אני גומר על כולכם במתח.</w:t>
      </w:r>
    </w:p>
    <w:p w14:paraId="45CB0806" w14:textId="78DB454D" w:rsidR="006247B8" w:rsidRDefault="006247B8" w:rsidP="00137354">
      <w:pPr>
        <w:rPr>
          <w:rtl/>
        </w:rPr>
      </w:pPr>
      <w:r>
        <w:rPr>
          <w:rFonts w:hint="cs"/>
          <w:rtl/>
        </w:rPr>
        <w:t xml:space="preserve">[תיאור של כל שיר של </w:t>
      </w:r>
      <w:r>
        <w:t>AC/DC</w:t>
      </w:r>
      <w:r>
        <w:rPr>
          <w:rFonts w:hint="cs"/>
          <w:rtl/>
        </w:rPr>
        <w:t>:</w:t>
      </w:r>
      <w:r w:rsidR="00B40BDC">
        <w:rPr>
          <w:rFonts w:hint="cs"/>
          <w:rtl/>
        </w:rPr>
        <w:t xml:space="preserve"> </w:t>
      </w:r>
      <w:r w:rsidRPr="006247B8">
        <w:t>A lead singer howls, the bass and drums motorvate in unobtrusive mid-tempo, guitars crash and wail</w:t>
      </w:r>
      <w:r w:rsidRPr="006247B8">
        <w:rPr>
          <w:rFonts w:cs="Times New Roman"/>
          <w:rtl/>
        </w:rPr>
        <w:t>.</w:t>
      </w:r>
      <w:r>
        <w:rPr>
          <w:rFonts w:cs="Times New Roman" w:hint="cs"/>
          <w:rtl/>
        </w:rPr>
        <w:t xml:space="preserve"> מתוך </w:t>
      </w:r>
      <w:r w:rsidRPr="006247B8">
        <w:rPr>
          <w:rFonts w:cs="Times New Roman"/>
        </w:rPr>
        <w:t>http://www.vulture.com/2016/09/acdc-axl-rose-tour-retire.html</w:t>
      </w:r>
      <w:r>
        <w:rPr>
          <w:rFonts w:hint="cs"/>
          <w:rtl/>
        </w:rPr>
        <w:t>]</w:t>
      </w:r>
    </w:p>
    <w:p w14:paraId="18FFA673" w14:textId="2FD36AFC" w:rsidR="00BF3EBD" w:rsidRDefault="00BF3EBD" w:rsidP="007E6CA9">
      <w:pPr>
        <w:rPr>
          <w:rtl/>
        </w:rPr>
      </w:pPr>
      <w:r>
        <w:rPr>
          <w:rFonts w:hint="cs"/>
          <w:rtl/>
        </w:rPr>
        <w:t xml:space="preserve">תיאו מעולם לא שהה </w:t>
      </w:r>
      <w:r w:rsidR="00137354">
        <w:rPr>
          <w:rFonts w:hint="cs"/>
          <w:rtl/>
        </w:rPr>
        <w:t>ש</w:t>
      </w:r>
      <w:r>
        <w:rPr>
          <w:rFonts w:hint="cs"/>
          <w:rtl/>
        </w:rPr>
        <w:t xml:space="preserve">עות </w:t>
      </w:r>
      <w:r w:rsidR="00137354">
        <w:rPr>
          <w:rFonts w:hint="cs"/>
          <w:rtl/>
        </w:rPr>
        <w:t xml:space="preserve">כה רבות </w:t>
      </w:r>
      <w:r>
        <w:rPr>
          <w:rFonts w:hint="cs"/>
          <w:rtl/>
        </w:rPr>
        <w:t>עם יסמין. ומארק</w:t>
      </w:r>
      <w:r w:rsidR="00BF003F">
        <w:rPr>
          <w:rFonts w:hint="cs"/>
          <w:rtl/>
        </w:rPr>
        <w:t xml:space="preserve"> </w:t>
      </w:r>
      <w:r w:rsidR="00BF003F">
        <w:rPr>
          <w:rtl/>
        </w:rPr>
        <w:t>–</w:t>
      </w:r>
      <w:r>
        <w:rPr>
          <w:rFonts w:hint="cs"/>
          <w:rtl/>
        </w:rPr>
        <w:t xml:space="preserve"> </w:t>
      </w:r>
      <w:r w:rsidR="009404CF">
        <w:rPr>
          <w:rFonts w:hint="cs"/>
          <w:rtl/>
        </w:rPr>
        <w:t xml:space="preserve">הרי </w:t>
      </w:r>
      <w:r>
        <w:rPr>
          <w:rFonts w:hint="cs"/>
          <w:rtl/>
        </w:rPr>
        <w:t xml:space="preserve">מארק </w:t>
      </w:r>
      <w:r w:rsidR="009404CF">
        <w:rPr>
          <w:rFonts w:hint="cs"/>
          <w:rtl/>
        </w:rPr>
        <w:t xml:space="preserve">תמיד </w:t>
      </w:r>
      <w:r>
        <w:rPr>
          <w:rFonts w:hint="cs"/>
          <w:rtl/>
        </w:rPr>
        <w:t xml:space="preserve">נורא עסוק, הוא שירת בצבא, הוא </w:t>
      </w:r>
      <w:r w:rsidR="009404CF">
        <w:rPr>
          <w:rFonts w:hint="cs"/>
          <w:rtl/>
        </w:rPr>
        <w:t>עבד על מחקרים חשובים</w:t>
      </w:r>
      <w:r>
        <w:rPr>
          <w:rFonts w:hint="cs"/>
          <w:rtl/>
        </w:rPr>
        <w:t xml:space="preserve"> </w:t>
      </w:r>
      <w:r w:rsidR="009404CF">
        <w:rPr>
          <w:rFonts w:hint="cs"/>
          <w:rtl/>
        </w:rPr>
        <w:t>ל</w:t>
      </w:r>
      <w:r>
        <w:rPr>
          <w:rFonts w:hint="cs"/>
          <w:rtl/>
        </w:rPr>
        <w:t>דוקטור</w:t>
      </w:r>
      <w:r w:rsidR="00BF003F">
        <w:rPr>
          <w:rFonts w:hint="cs"/>
          <w:rtl/>
        </w:rPr>
        <w:t>ט</w:t>
      </w:r>
      <w:r w:rsidR="009404CF">
        <w:rPr>
          <w:rFonts w:hint="cs"/>
          <w:rtl/>
        </w:rPr>
        <w:t xml:space="preserve"> וכתב </w:t>
      </w:r>
      <w:r w:rsidR="009404CF" w:rsidRPr="009404CF">
        <w:rPr>
          <w:rFonts w:hint="cs"/>
          <w:highlight w:val="green"/>
          <w:rtl/>
        </w:rPr>
        <w:t>מאמרים</w:t>
      </w:r>
      <w:r w:rsidR="009404CF">
        <w:rPr>
          <w:rFonts w:hint="cs"/>
          <w:rtl/>
        </w:rPr>
        <w:t xml:space="preserve"> והשתתף בכנסים ותירגל קורסים באוניברסיטה</w:t>
      </w:r>
      <w:r w:rsidR="00BF003F">
        <w:rPr>
          <w:rFonts w:hint="cs"/>
          <w:rtl/>
        </w:rPr>
        <w:t xml:space="preserve">, תמיד טרוד, תמיד חסר-סבלנות ושקוע </w:t>
      </w:r>
      <w:r w:rsidR="00BF003F" w:rsidRPr="009404CF">
        <w:rPr>
          <w:rFonts w:hint="cs"/>
          <w:highlight w:val="green"/>
          <w:rtl/>
        </w:rPr>
        <w:t>במאמרים</w:t>
      </w:r>
      <w:r w:rsidR="00BF003F">
        <w:rPr>
          <w:rFonts w:hint="cs"/>
          <w:rtl/>
        </w:rPr>
        <w:t xml:space="preserve"> ונחפז</w:t>
      </w:r>
      <w:r>
        <w:rPr>
          <w:rFonts w:hint="cs"/>
          <w:rtl/>
        </w:rPr>
        <w:t xml:space="preserve"> ל</w:t>
      </w:r>
      <w:r w:rsidR="00BF003F">
        <w:rPr>
          <w:rFonts w:hint="cs"/>
          <w:rtl/>
        </w:rPr>
        <w:t>ר</w:t>
      </w:r>
      <w:r w:rsidR="008849CD">
        <w:rPr>
          <w:rFonts w:hint="cs"/>
          <w:rtl/>
        </w:rPr>
        <w:t>ָ</w:t>
      </w:r>
      <w:r w:rsidR="00BF003F">
        <w:rPr>
          <w:rFonts w:hint="cs"/>
          <w:rtl/>
        </w:rPr>
        <w:t xml:space="preserve">צות </w:t>
      </w:r>
      <w:r w:rsidR="008849CD">
        <w:rPr>
          <w:rFonts w:hint="cs"/>
          <w:rtl/>
        </w:rPr>
        <w:t>[ניקו</w:t>
      </w:r>
      <w:r w:rsidR="00F61414">
        <w:rPr>
          <w:rFonts w:hint="cs"/>
          <w:rtl/>
        </w:rPr>
        <w:t>ד</w:t>
      </w:r>
      <w:r w:rsidR="008849CD">
        <w:rPr>
          <w:rFonts w:hint="cs"/>
          <w:rtl/>
        </w:rPr>
        <w:t xml:space="preserve"> לא בדוק] </w:t>
      </w:r>
      <w:r w:rsidR="00BF003F">
        <w:rPr>
          <w:rFonts w:hint="cs"/>
          <w:rtl/>
        </w:rPr>
        <w:t xml:space="preserve">כל גחמה של </w:t>
      </w:r>
      <w:r>
        <w:rPr>
          <w:rFonts w:hint="cs"/>
          <w:rtl/>
        </w:rPr>
        <w:t>יסמין</w:t>
      </w:r>
      <w:r w:rsidR="00BF003F">
        <w:rPr>
          <w:rFonts w:hint="cs"/>
          <w:rtl/>
        </w:rPr>
        <w:t>,</w:t>
      </w:r>
      <w:r>
        <w:rPr>
          <w:rFonts w:hint="cs"/>
          <w:rtl/>
        </w:rPr>
        <w:t xml:space="preserve"> והנה הוא יושב שעות עם אלכס, פוסט טראומה, אתה חייב לטפל בזה. </w:t>
      </w:r>
      <w:r w:rsidR="00B766A6">
        <w:rPr>
          <w:rFonts w:hint="cs"/>
          <w:rtl/>
        </w:rPr>
        <w:t>[</w:t>
      </w:r>
      <w:r>
        <w:rPr>
          <w:rFonts w:hint="cs"/>
          <w:rtl/>
        </w:rPr>
        <w:t>מוזר שגם לאח גדול יש בעיות, מוזר שאלו בעיות חדשות.</w:t>
      </w:r>
      <w:r w:rsidR="00B766A6">
        <w:rPr>
          <w:rFonts w:hint="cs"/>
          <w:rtl/>
        </w:rPr>
        <w:t>]</w:t>
      </w:r>
      <w:r>
        <w:rPr>
          <w:rFonts w:hint="cs"/>
          <w:rtl/>
        </w:rPr>
        <w:t xml:space="preserve"> והסטודנט </w:t>
      </w:r>
      <w:r w:rsidR="00F61414">
        <w:rPr>
          <w:rFonts w:hint="cs"/>
          <w:rtl/>
        </w:rPr>
        <w:t xml:space="preserve">הארקדי הזה </w:t>
      </w:r>
      <w:r>
        <w:rPr>
          <w:rFonts w:hint="cs"/>
          <w:rtl/>
        </w:rPr>
        <w:t xml:space="preserve">לרפואה שעמד להתחתן בקיץ מייד </w:t>
      </w:r>
      <w:r w:rsidR="00F61414">
        <w:rPr>
          <w:rFonts w:hint="cs"/>
          <w:rtl/>
        </w:rPr>
        <w:t xml:space="preserve">עם </w:t>
      </w:r>
      <w:r>
        <w:rPr>
          <w:rFonts w:hint="cs"/>
          <w:rtl/>
        </w:rPr>
        <w:t>סי</w:t>
      </w:r>
      <w:r w:rsidR="00B766A6">
        <w:rPr>
          <w:rFonts w:hint="cs"/>
          <w:rtl/>
        </w:rPr>
        <w:t>ו</w:t>
      </w:r>
      <w:r>
        <w:rPr>
          <w:rFonts w:hint="cs"/>
          <w:rtl/>
        </w:rPr>
        <w:t xml:space="preserve">ם </w:t>
      </w:r>
      <w:r w:rsidR="00B766A6">
        <w:rPr>
          <w:rFonts w:hint="cs"/>
          <w:rtl/>
        </w:rPr>
        <w:t>ה</w:t>
      </w:r>
      <w:r>
        <w:rPr>
          <w:rFonts w:hint="cs"/>
          <w:rtl/>
        </w:rPr>
        <w:t>בחינות, ה</w:t>
      </w:r>
      <w:r w:rsidR="00F61414">
        <w:rPr>
          <w:rFonts w:hint="cs"/>
          <w:rtl/>
        </w:rPr>
        <w:t>וא נאבק בחומר ל</w:t>
      </w:r>
      <w:r>
        <w:rPr>
          <w:rFonts w:hint="cs"/>
          <w:rtl/>
        </w:rPr>
        <w:t>בחינה קשה במיוחד בכירורגיה כללית. הארוסה שלו הגיעה כמה פעמים, מאוחר בערב, תיאו נדהם לראות שהיא כועסת, הוא היה בטוח שאצל המבוגרים</w:t>
      </w:r>
      <w:r w:rsidR="00483BB1">
        <w:rPr>
          <w:rFonts w:hint="cs"/>
          <w:rtl/>
        </w:rPr>
        <w:t xml:space="preserve"> הכול </w:t>
      </w:r>
      <w:r>
        <w:rPr>
          <w:rFonts w:hint="cs"/>
          <w:rtl/>
        </w:rPr>
        <w:t xml:space="preserve">מתפענח מאליו, </w:t>
      </w:r>
      <w:commentRangeStart w:id="59"/>
      <w:r>
        <w:rPr>
          <w:rFonts w:hint="cs"/>
          <w:rtl/>
        </w:rPr>
        <w:t>הנוזל המוזר הזה</w:t>
      </w:r>
      <w:commentRangeEnd w:id="59"/>
      <w:r w:rsidR="009404CF">
        <w:rPr>
          <w:rStyle w:val="CommentReference"/>
          <w:rtl/>
        </w:rPr>
        <w:commentReference w:id="59"/>
      </w:r>
      <w:r>
        <w:rPr>
          <w:rFonts w:hint="cs"/>
          <w:rtl/>
        </w:rPr>
        <w:t xml:space="preserve"> מוצא את מקומו, חלקו מתלכד, [מתאחה] מתעצב לכדי גביש צלול ובהיר וחלקו (תיאו ידע בדיוק איזה חלק, אם כי לעיתים, ובנחישות רבה, שינה את דעתו) מתאדה ומתנדף [מתברר מתפענח מחוור מפורש מתחוור מתגבש מצטלל נהיה שקוף מתאדה] </w:t>
      </w:r>
      <w:r w:rsidR="00B766A6">
        <w:rPr>
          <w:rFonts w:hint="cs"/>
          <w:rtl/>
        </w:rPr>
        <w:t>[</w:t>
      </w:r>
      <w:r>
        <w:rPr>
          <w:rFonts w:hint="cs"/>
          <w:rtl/>
        </w:rPr>
        <w:t>כי כשמתחתנים</w:t>
      </w:r>
      <w:r w:rsidR="00483BB1">
        <w:rPr>
          <w:rFonts w:hint="cs"/>
          <w:rtl/>
        </w:rPr>
        <w:t xml:space="preserve"> הכול </w:t>
      </w:r>
      <w:r>
        <w:rPr>
          <w:rFonts w:hint="cs"/>
          <w:rtl/>
        </w:rPr>
        <w:t>נפתר,</w:t>
      </w:r>
      <w:r w:rsidR="00483BB1">
        <w:rPr>
          <w:rFonts w:hint="cs"/>
          <w:rtl/>
        </w:rPr>
        <w:t xml:space="preserve"> הכול </w:t>
      </w:r>
      <w:r>
        <w:rPr>
          <w:rFonts w:hint="cs"/>
          <w:rtl/>
        </w:rPr>
        <w:t>נגמר וזה סוף הסיפור</w:t>
      </w:r>
      <w:r w:rsidR="00B766A6">
        <w:rPr>
          <w:rFonts w:hint="cs"/>
          <w:rtl/>
        </w:rPr>
        <w:t>]</w:t>
      </w:r>
      <w:r>
        <w:rPr>
          <w:rFonts w:hint="cs"/>
          <w:rtl/>
        </w:rPr>
        <w:t xml:space="preserve"> ו</w:t>
      </w:r>
      <w:r w:rsidR="00F61414">
        <w:rPr>
          <w:rFonts w:hint="cs"/>
          <w:rtl/>
        </w:rPr>
        <w:t>כעת</w:t>
      </w:r>
      <w:r>
        <w:rPr>
          <w:rFonts w:hint="cs"/>
          <w:rtl/>
        </w:rPr>
        <w:t xml:space="preserve"> מתברר </w:t>
      </w:r>
      <w:r>
        <w:rPr>
          <w:rtl/>
        </w:rPr>
        <w:t>–</w:t>
      </w:r>
      <w:r>
        <w:rPr>
          <w:rFonts w:hint="cs"/>
          <w:rtl/>
        </w:rPr>
        <w:t xml:space="preserve"> זה לא סוף הסיפור. הארוסה</w:t>
      </w:r>
      <w:r w:rsidR="00B766A6">
        <w:rPr>
          <w:rFonts w:hint="cs"/>
          <w:rtl/>
        </w:rPr>
        <w:t xml:space="preserve"> טענה ש</w:t>
      </w:r>
      <w:r w:rsidR="00F61414">
        <w:rPr>
          <w:rFonts w:hint="cs"/>
          <w:rtl/>
        </w:rPr>
        <w:t>ארקדי</w:t>
      </w:r>
      <w:r>
        <w:rPr>
          <w:rFonts w:hint="cs"/>
          <w:rtl/>
        </w:rPr>
        <w:t xml:space="preserve"> </w:t>
      </w:r>
      <w:r w:rsidRPr="007E6CA9">
        <w:rPr>
          <w:rFonts w:hint="cs"/>
          <w:highlight w:val="green"/>
          <w:rtl/>
        </w:rPr>
        <w:t>מעדיף</w:t>
      </w:r>
      <w:r>
        <w:rPr>
          <w:rFonts w:hint="cs"/>
          <w:rtl/>
        </w:rPr>
        <w:t xml:space="preserve"> ל</w:t>
      </w:r>
      <w:r w:rsidR="00F61414">
        <w:rPr>
          <w:rFonts w:hint="cs"/>
          <w:rtl/>
        </w:rPr>
        <w:t xml:space="preserve">שהות אצל אלכס </w:t>
      </w:r>
      <w:r>
        <w:rPr>
          <w:rFonts w:hint="cs"/>
          <w:rtl/>
        </w:rPr>
        <w:t>מאשר לבוא איתה לבחור צלם או קינוחים או גוון של מפיות. וזה היה מוזר</w:t>
      </w:r>
      <w:r w:rsidR="00F61414">
        <w:rPr>
          <w:rFonts w:hint="cs"/>
          <w:rtl/>
        </w:rPr>
        <w:t>,</w:t>
      </w:r>
      <w:r>
        <w:rPr>
          <w:rFonts w:hint="cs"/>
          <w:rtl/>
        </w:rPr>
        <w:t xml:space="preserve"> כי ברור ש</w:t>
      </w:r>
      <w:r w:rsidR="00B766A6">
        <w:rPr>
          <w:rFonts w:hint="cs"/>
          <w:rtl/>
        </w:rPr>
        <w:t>הוא</w:t>
      </w:r>
      <w:r w:rsidR="00F61414">
        <w:rPr>
          <w:rFonts w:hint="cs"/>
          <w:rtl/>
        </w:rPr>
        <w:t xml:space="preserve"> אמור </w:t>
      </w:r>
      <w:r w:rsidR="00F61414" w:rsidRPr="007E6CA9">
        <w:rPr>
          <w:rFonts w:hint="cs"/>
          <w:highlight w:val="green"/>
          <w:rtl/>
        </w:rPr>
        <w:t>להעדיף</w:t>
      </w:r>
      <w:r w:rsidR="00F61414">
        <w:rPr>
          <w:rFonts w:hint="cs"/>
          <w:rtl/>
        </w:rPr>
        <w:t xml:space="preserve"> לבחור גווני</w:t>
      </w:r>
      <w:r>
        <w:rPr>
          <w:rFonts w:hint="cs"/>
          <w:rtl/>
        </w:rPr>
        <w:t xml:space="preserve"> מפיות </w:t>
      </w:r>
      <w:r w:rsidR="00F61414">
        <w:rPr>
          <w:rFonts w:hint="cs"/>
          <w:rtl/>
        </w:rPr>
        <w:t xml:space="preserve">וללמוד לבחינות. ובכל זאת, זה מה שהוא </w:t>
      </w:r>
      <w:r w:rsidR="00F61414" w:rsidRPr="007E6CA9">
        <w:rPr>
          <w:rFonts w:hint="cs"/>
          <w:highlight w:val="green"/>
          <w:rtl/>
        </w:rPr>
        <w:t>העדיף</w:t>
      </w:r>
      <w:r>
        <w:rPr>
          <w:rFonts w:hint="cs"/>
          <w:rtl/>
        </w:rPr>
        <w:t xml:space="preserve">, </w:t>
      </w:r>
      <w:r w:rsidR="00F61414">
        <w:rPr>
          <w:rFonts w:hint="cs"/>
          <w:rtl/>
        </w:rPr>
        <w:t xml:space="preserve">לעשות </w:t>
      </w:r>
      <w:r>
        <w:rPr>
          <w:rFonts w:hint="cs"/>
          <w:rtl/>
        </w:rPr>
        <w:t>פזיותרפיה לאלכס שעתיים מדי יום. [כל הטיפולים שלו אחרי התאונה ו</w:t>
      </w:r>
      <w:r w:rsidR="00F06A3F">
        <w:rPr>
          <w:rFonts w:hint="cs"/>
          <w:rtl/>
        </w:rPr>
        <w:t>עכשיו</w:t>
      </w:r>
      <w:r>
        <w:rPr>
          <w:rFonts w:hint="cs"/>
          <w:rtl/>
        </w:rPr>
        <w:t xml:space="preserve"> לא מסתדרים עם זה שאמרתי שהוא עשה קורס קצינים בפסח.] זה לא היה קל בכלל אבל הוא מעולם לא </w:t>
      </w:r>
      <w:r w:rsidR="00B766A6">
        <w:rPr>
          <w:rFonts w:hint="cs"/>
          <w:rtl/>
        </w:rPr>
        <w:t>התלונן או התעייף או דילג על יום.</w:t>
      </w:r>
      <w:r>
        <w:rPr>
          <w:rFonts w:hint="cs"/>
          <w:rtl/>
        </w:rPr>
        <w:t xml:space="preserve"> הוא רק ביקש, כשהשמש הנמיכה וקרני</w:t>
      </w:r>
      <w:r w:rsidR="00B766A6">
        <w:rPr>
          <w:rFonts w:hint="cs"/>
          <w:rtl/>
        </w:rPr>
        <w:t>ה</w:t>
      </w:r>
      <w:r>
        <w:rPr>
          <w:rFonts w:hint="cs"/>
          <w:rtl/>
        </w:rPr>
        <w:t xml:space="preserve"> המאוחרות העצלות השתחלו לסלון, </w:t>
      </w:r>
      <w:r w:rsidR="00B766A6">
        <w:rPr>
          <w:rFonts w:hint="cs"/>
          <w:rtl/>
        </w:rPr>
        <w:t>אם אפשר</w:t>
      </w:r>
      <w:r>
        <w:rPr>
          <w:rFonts w:hint="cs"/>
          <w:rtl/>
        </w:rPr>
        <w:t xml:space="preserve"> </w:t>
      </w:r>
      <w:r w:rsidR="00F61414">
        <w:rPr>
          <w:rFonts w:hint="cs"/>
          <w:rtl/>
        </w:rPr>
        <w:t xml:space="preserve">אולי </w:t>
      </w:r>
      <w:r>
        <w:rPr>
          <w:rFonts w:hint="cs"/>
          <w:rtl/>
        </w:rPr>
        <w:t>לסגור קצת את התריסים</w:t>
      </w:r>
      <w:r w:rsidR="00F61414">
        <w:rPr>
          <w:rFonts w:hint="cs"/>
          <w:rtl/>
        </w:rPr>
        <w:t xml:space="preserve"> </w:t>
      </w:r>
      <w:r w:rsidR="00F61414">
        <w:rPr>
          <w:rtl/>
        </w:rPr>
        <w:t>–</w:t>
      </w:r>
      <w:r>
        <w:rPr>
          <w:rFonts w:hint="cs"/>
          <w:rtl/>
        </w:rPr>
        <w:t xml:space="preserve"> אף</w:t>
      </w:r>
      <w:r w:rsidR="00297D38">
        <w:rPr>
          <w:rFonts w:hint="cs"/>
          <w:rtl/>
        </w:rPr>
        <w:t xml:space="preserve"> על פ</w:t>
      </w:r>
      <w:r>
        <w:rPr>
          <w:rFonts w:hint="cs"/>
          <w:rtl/>
        </w:rPr>
        <w:t xml:space="preserve">י שאלו </w:t>
      </w:r>
      <w:r w:rsidR="001B182A">
        <w:rPr>
          <w:rFonts w:hint="cs"/>
          <w:rtl/>
        </w:rPr>
        <w:t xml:space="preserve">דווקא </w:t>
      </w:r>
      <w:r>
        <w:rPr>
          <w:rFonts w:hint="cs"/>
          <w:rtl/>
        </w:rPr>
        <w:t xml:space="preserve">הפנים של אלכס שהיו שטופות שמש, </w:t>
      </w:r>
      <w:r w:rsidR="00B766A6">
        <w:rPr>
          <w:rFonts w:hint="cs"/>
          <w:rtl/>
        </w:rPr>
        <w:t xml:space="preserve">הסטודנט היה </w:t>
      </w:r>
      <w:r w:rsidR="001B182A">
        <w:rPr>
          <w:rFonts w:hint="cs"/>
          <w:rtl/>
        </w:rPr>
        <w:t>ב</w:t>
      </w:r>
      <w:r>
        <w:rPr>
          <w:rFonts w:hint="cs"/>
          <w:rtl/>
        </w:rPr>
        <w:t>גב</w:t>
      </w:r>
      <w:r w:rsidR="00B766A6">
        <w:rPr>
          <w:rFonts w:hint="cs"/>
          <w:rtl/>
        </w:rPr>
        <w:t>ו</w:t>
      </w:r>
      <w:r>
        <w:rPr>
          <w:rFonts w:hint="cs"/>
          <w:rtl/>
        </w:rPr>
        <w:t xml:space="preserve"> לשמש ולא הסתנוור. </w:t>
      </w:r>
      <w:r w:rsidR="00B766A6">
        <w:rPr>
          <w:rFonts w:hint="cs"/>
          <w:rtl/>
        </w:rPr>
        <w:t>(בין לבין תיאו ה</w:t>
      </w:r>
      <w:r>
        <w:rPr>
          <w:rFonts w:hint="cs"/>
          <w:rtl/>
        </w:rPr>
        <w:t>בחין ב</w:t>
      </w:r>
      <w:r w:rsidR="0079590E">
        <w:rPr>
          <w:rFonts w:hint="cs"/>
          <w:rtl/>
        </w:rPr>
        <w:t>כך שזאת</w:t>
      </w:r>
      <w:r>
        <w:rPr>
          <w:rFonts w:hint="cs"/>
          <w:rtl/>
        </w:rPr>
        <w:t xml:space="preserve"> שגילח</w:t>
      </w:r>
      <w:r w:rsidR="00B766A6">
        <w:rPr>
          <w:rFonts w:hint="cs"/>
          <w:rtl/>
        </w:rPr>
        <w:t>ה</w:t>
      </w:r>
      <w:r w:rsidR="001B182A">
        <w:rPr>
          <w:rFonts w:hint="cs"/>
          <w:rtl/>
        </w:rPr>
        <w:t xml:space="preserve"> את אלכס בבוקר שוב התקשתה לדייק</w:t>
      </w:r>
      <w:r w:rsidR="00F61414">
        <w:rPr>
          <w:rFonts w:hint="cs"/>
          <w:rtl/>
        </w:rPr>
        <w:t xml:space="preserve"> עם </w:t>
      </w:r>
      <w:r w:rsidR="001B182A">
        <w:rPr>
          <w:rFonts w:hint="cs"/>
          <w:rtl/>
        </w:rPr>
        <w:t>זיפי</w:t>
      </w:r>
      <w:r w:rsidR="00F61414">
        <w:rPr>
          <w:rFonts w:hint="cs"/>
          <w:rtl/>
        </w:rPr>
        <w:t>ו</w:t>
      </w:r>
      <w:r w:rsidR="001B182A">
        <w:rPr>
          <w:rFonts w:hint="cs"/>
          <w:rtl/>
        </w:rPr>
        <w:t xml:space="preserve"> </w:t>
      </w:r>
      <w:r w:rsidR="00F61414">
        <w:rPr>
          <w:rFonts w:hint="cs"/>
          <w:rtl/>
        </w:rPr>
        <w:t>ה</w:t>
      </w:r>
      <w:r w:rsidR="001B182A">
        <w:rPr>
          <w:rFonts w:hint="cs"/>
          <w:rtl/>
        </w:rPr>
        <w:t>בהירים.</w:t>
      </w:r>
      <w:r>
        <w:rPr>
          <w:rFonts w:hint="cs"/>
          <w:rtl/>
        </w:rPr>
        <w:t xml:space="preserve"> </w:t>
      </w:r>
      <w:r w:rsidR="001B182A">
        <w:rPr>
          <w:rFonts w:hint="cs"/>
          <w:rtl/>
        </w:rPr>
        <w:t>פסי</w:t>
      </w:r>
      <w:r w:rsidR="00B766A6">
        <w:rPr>
          <w:rFonts w:hint="cs"/>
          <w:rtl/>
        </w:rPr>
        <w:t xml:space="preserve"> </w:t>
      </w:r>
      <w:r>
        <w:rPr>
          <w:rFonts w:hint="cs"/>
          <w:rtl/>
        </w:rPr>
        <w:t>זיפים</w:t>
      </w:r>
      <w:r w:rsidR="001B182A">
        <w:rPr>
          <w:rFonts w:hint="cs"/>
          <w:rtl/>
        </w:rPr>
        <w:t xml:space="preserve"> על סנטרו, על עצם הלחי וקרוב לשפתיים התנוצצו כאבקת</w:t>
      </w:r>
      <w:r w:rsidR="00F61414">
        <w:rPr>
          <w:rFonts w:hint="cs"/>
          <w:rtl/>
        </w:rPr>
        <w:t>-</w:t>
      </w:r>
      <w:r w:rsidR="001B182A">
        <w:rPr>
          <w:rFonts w:hint="cs"/>
          <w:rtl/>
        </w:rPr>
        <w:t xml:space="preserve">זהב </w:t>
      </w:r>
      <w:r>
        <w:rPr>
          <w:rFonts w:hint="cs"/>
          <w:rtl/>
        </w:rPr>
        <w:t>כשאור השמש פגע ב</w:t>
      </w:r>
      <w:r w:rsidR="001B182A">
        <w:rPr>
          <w:rFonts w:hint="cs"/>
          <w:rtl/>
        </w:rPr>
        <w:t>פניו ב</w:t>
      </w:r>
      <w:r>
        <w:rPr>
          <w:rFonts w:hint="cs"/>
          <w:rtl/>
        </w:rPr>
        <w:t xml:space="preserve">דיוק בזוית הזאת, </w:t>
      </w:r>
      <w:r w:rsidR="001B182A">
        <w:rPr>
          <w:rFonts w:hint="cs"/>
          <w:rtl/>
        </w:rPr>
        <w:t>בשעות הדימדומים</w:t>
      </w:r>
      <w:r>
        <w:rPr>
          <w:rFonts w:hint="cs"/>
          <w:rtl/>
        </w:rPr>
        <w:t xml:space="preserve">.) </w:t>
      </w:r>
      <w:r w:rsidR="001B182A">
        <w:rPr>
          <w:rFonts w:hint="cs"/>
          <w:rtl/>
        </w:rPr>
        <w:t>חמישה</w:t>
      </w:r>
      <w:r>
        <w:rPr>
          <w:rFonts w:hint="cs"/>
          <w:rtl/>
        </w:rPr>
        <w:t xml:space="preserve"> בקרים בשבוע מגיעה פזיותרפיסטית, תיאו באמת רק רצה לסייע כשהזכיר עובדה ז</w:t>
      </w:r>
      <w:r w:rsidR="00F61414">
        <w:rPr>
          <w:rFonts w:hint="cs"/>
          <w:rtl/>
        </w:rPr>
        <w:t>ו</w:t>
      </w:r>
      <w:r>
        <w:rPr>
          <w:rFonts w:hint="cs"/>
          <w:rtl/>
        </w:rPr>
        <w:t>,</w:t>
      </w:r>
      <w:r w:rsidR="001B182A">
        <w:rPr>
          <w:rFonts w:hint="cs"/>
          <w:rtl/>
        </w:rPr>
        <w:t xml:space="preserve"> כדי</w:t>
      </w:r>
      <w:r>
        <w:rPr>
          <w:rFonts w:hint="cs"/>
          <w:rtl/>
        </w:rPr>
        <w:t xml:space="preserve"> </w:t>
      </w:r>
      <w:r w:rsidR="001B182A">
        <w:rPr>
          <w:rFonts w:hint="cs"/>
          <w:rtl/>
        </w:rPr>
        <w:t>שהסטודנט</w:t>
      </w:r>
      <w:r>
        <w:rPr>
          <w:rFonts w:hint="cs"/>
          <w:rtl/>
        </w:rPr>
        <w:t xml:space="preserve"> לא ירגיש מחוייב לבקר ויפנה זמן לה</w:t>
      </w:r>
      <w:r w:rsidR="00FC013E">
        <w:rPr>
          <w:rFonts w:hint="cs"/>
          <w:rtl/>
        </w:rPr>
        <w:t>תעמקות</w:t>
      </w:r>
      <w:r>
        <w:rPr>
          <w:rFonts w:hint="cs"/>
          <w:rtl/>
        </w:rPr>
        <w:t xml:space="preserve"> </w:t>
      </w:r>
      <w:r w:rsidR="00FC013E">
        <w:rPr>
          <w:rFonts w:hint="cs"/>
          <w:rtl/>
        </w:rPr>
        <w:t>ב</w:t>
      </w:r>
      <w:r>
        <w:rPr>
          <w:rFonts w:hint="cs"/>
          <w:rtl/>
        </w:rPr>
        <w:t xml:space="preserve">סוג הגופן להזמנות לחתונה. אבל </w:t>
      </w:r>
      <w:r w:rsidR="00FC013E">
        <w:rPr>
          <w:rFonts w:hint="cs"/>
          <w:rtl/>
        </w:rPr>
        <w:t>הסטודנט</w:t>
      </w:r>
      <w:r>
        <w:rPr>
          <w:rFonts w:hint="cs"/>
          <w:rtl/>
        </w:rPr>
        <w:t xml:space="preserve"> התעלם מהצעותיו הקונסטרוקטביות של תיאו.</w:t>
      </w:r>
      <w:r w:rsidR="00FC013E">
        <w:rPr>
          <w:rFonts w:hint="cs"/>
          <w:rtl/>
        </w:rPr>
        <w:t xml:space="preserve"> </w:t>
      </w:r>
      <w:r>
        <w:rPr>
          <w:rFonts w:hint="cs"/>
          <w:rtl/>
        </w:rPr>
        <w:t>על המילואים בקיץ</w:t>
      </w:r>
      <w:r w:rsidR="00FC013E">
        <w:rPr>
          <w:rFonts w:hint="cs"/>
          <w:rtl/>
        </w:rPr>
        <w:t xml:space="preserve"> ויתרו לו</w:t>
      </w:r>
      <w:r>
        <w:rPr>
          <w:rFonts w:hint="cs"/>
          <w:rtl/>
        </w:rPr>
        <w:t xml:space="preserve">, ארקדי היה מרוצה </w:t>
      </w:r>
      <w:r w:rsidR="00FC013E">
        <w:rPr>
          <w:rFonts w:hint="cs"/>
          <w:rtl/>
        </w:rPr>
        <w:t>מכך</w:t>
      </w:r>
      <w:r w:rsidR="00E567A7">
        <w:rPr>
          <w:rFonts w:hint="cs"/>
          <w:rtl/>
        </w:rPr>
        <w:t xml:space="preserve"> מאוד,</w:t>
      </w:r>
      <w:r>
        <w:rPr>
          <w:rFonts w:hint="cs"/>
          <w:rtl/>
        </w:rPr>
        <w:t xml:space="preserve"> הוא עשה את קורס הקצינים על החופשה הסמסטריאלית ו</w:t>
      </w:r>
      <w:r w:rsidR="00EF323B">
        <w:rPr>
          <w:rFonts w:hint="cs"/>
          <w:rtl/>
        </w:rPr>
        <w:t xml:space="preserve">את </w:t>
      </w:r>
      <w:r w:rsidR="00FC013E">
        <w:rPr>
          <w:rFonts w:hint="cs"/>
          <w:rtl/>
        </w:rPr>
        <w:t>הקיץ</w:t>
      </w:r>
      <w:r>
        <w:rPr>
          <w:rFonts w:hint="cs"/>
          <w:rtl/>
        </w:rPr>
        <w:t xml:space="preserve"> קיבל לחופשת ירח</w:t>
      </w:r>
      <w:r w:rsidR="00F61414">
        <w:rPr>
          <w:rFonts w:hint="cs"/>
          <w:rtl/>
        </w:rPr>
        <w:t>-</w:t>
      </w:r>
      <w:r>
        <w:rPr>
          <w:rFonts w:hint="cs"/>
          <w:rtl/>
        </w:rPr>
        <w:t>דבש</w:t>
      </w:r>
      <w:r w:rsidR="00EF323B">
        <w:rPr>
          <w:rFonts w:hint="cs"/>
          <w:rtl/>
        </w:rPr>
        <w:t>. אבל</w:t>
      </w:r>
      <w:r w:rsidR="00F61414">
        <w:rPr>
          <w:rFonts w:hint="cs"/>
          <w:rtl/>
        </w:rPr>
        <w:t xml:space="preserve"> כמובן שיקצר את ירח-</w:t>
      </w:r>
      <w:r>
        <w:rPr>
          <w:rFonts w:hint="cs"/>
          <w:rtl/>
        </w:rPr>
        <w:t xml:space="preserve">הדבש אם יהיה </w:t>
      </w:r>
      <w:r w:rsidR="00F61414">
        <w:rPr>
          <w:rFonts w:hint="cs"/>
          <w:rtl/>
        </w:rPr>
        <w:t xml:space="preserve">בכך </w:t>
      </w:r>
      <w:r>
        <w:rPr>
          <w:rFonts w:hint="cs"/>
          <w:rtl/>
        </w:rPr>
        <w:t>צורך, יקצר</w:t>
      </w:r>
      <w:r w:rsidR="00C90C6C">
        <w:rPr>
          <w:rFonts w:hint="cs"/>
          <w:rtl/>
        </w:rPr>
        <w:t xml:space="preserve"> מאוד </w:t>
      </w:r>
      <w:r>
        <w:rPr>
          <w:rFonts w:hint="cs"/>
          <w:rtl/>
        </w:rPr>
        <w:t xml:space="preserve">וימשיך לבצע פזיותרפיה </w:t>
      </w:r>
      <w:r w:rsidR="007E6CA9">
        <w:rPr>
          <w:rFonts w:hint="cs"/>
          <w:rtl/>
        </w:rPr>
        <w:t>דבר שגרר כעסים נוספים מטעם הארוסה</w:t>
      </w:r>
      <w:r>
        <w:rPr>
          <w:rFonts w:hint="cs"/>
          <w:rtl/>
        </w:rPr>
        <w:t xml:space="preserve">. </w:t>
      </w:r>
    </w:p>
    <w:p w14:paraId="4973E358" w14:textId="0D29746D" w:rsidR="0091021F" w:rsidRDefault="0091021F" w:rsidP="007E6CA9">
      <w:pPr>
        <w:rPr>
          <w:rtl/>
        </w:rPr>
      </w:pPr>
      <w:r w:rsidRPr="0091021F">
        <w:rPr>
          <w:rFonts w:cs="Times New Roman"/>
          <w:rtl/>
        </w:rPr>
        <w:t xml:space="preserve">הדרקון צמח על כתפו של אלכס והתנפח בעת שהותו על </w:t>
      </w:r>
      <w:r w:rsidR="000965A1">
        <w:rPr>
          <w:rFonts w:cs="Times New Roman"/>
          <w:rtl/>
        </w:rPr>
        <w:t>כיסא</w:t>
      </w:r>
      <w:r w:rsidRPr="0091021F">
        <w:rPr>
          <w:rFonts w:cs="Times New Roman"/>
          <w:rtl/>
        </w:rPr>
        <w:t xml:space="preserve"> גלגלים, והוא בהמשך עשה</w:t>
      </w:r>
      <w:r w:rsidR="00483BB1">
        <w:rPr>
          <w:rFonts w:cs="Times New Roman"/>
          <w:rtl/>
        </w:rPr>
        <w:t xml:space="preserve"> הכול </w:t>
      </w:r>
      <w:r w:rsidRPr="0091021F">
        <w:rPr>
          <w:rFonts w:cs="Times New Roman"/>
          <w:rtl/>
        </w:rPr>
        <w:t>בשביל שהדרקון לא יתכווץ.</w:t>
      </w:r>
      <w:r w:rsidR="00024303">
        <w:rPr>
          <w:rFonts w:cs="Times New Roman" w:hint="cs"/>
          <w:rtl/>
        </w:rPr>
        <w:t xml:space="preserve"> "אני אקח אותך במתח," הוא הבטיח לארקדי. </w:t>
      </w:r>
    </w:p>
    <w:p w14:paraId="22A147AC" w14:textId="400E4DDE" w:rsidR="004627AB" w:rsidRDefault="004627AB" w:rsidP="0062757E">
      <w:pPr>
        <w:rPr>
          <w:rtl/>
        </w:rPr>
      </w:pPr>
      <w:r>
        <w:rPr>
          <w:rFonts w:hint="cs"/>
          <w:rtl/>
        </w:rPr>
        <w:t>ביו</w:t>
      </w:r>
      <w:r w:rsidR="001B275A">
        <w:rPr>
          <w:rFonts w:hint="cs"/>
          <w:rtl/>
        </w:rPr>
        <w:t>מו האחרון של אלכס</w:t>
      </w:r>
      <w:r w:rsidR="00FC013E">
        <w:rPr>
          <w:rFonts w:hint="cs"/>
          <w:rtl/>
        </w:rPr>
        <w:t xml:space="preserve"> ב</w:t>
      </w:r>
      <w:r>
        <w:rPr>
          <w:rFonts w:hint="cs"/>
          <w:rtl/>
        </w:rPr>
        <w:t xml:space="preserve">כיסא גלגלים </w:t>
      </w:r>
      <w:r w:rsidR="001B275A">
        <w:rPr>
          <w:rFonts w:hint="cs"/>
          <w:rtl/>
        </w:rPr>
        <w:t>הוא</w:t>
      </w:r>
      <w:r>
        <w:rPr>
          <w:rFonts w:hint="cs"/>
          <w:rtl/>
        </w:rPr>
        <w:t xml:space="preserve"> העיר את קולין לפנות בוקר, ארקדי בא </w:t>
      </w:r>
      <w:r w:rsidR="001B275A">
        <w:rPr>
          <w:rFonts w:hint="cs"/>
          <w:rtl/>
        </w:rPr>
        <w:t xml:space="preserve">אף הוא </w:t>
      </w:r>
      <w:r w:rsidR="007444AE">
        <w:rPr>
          <w:rFonts w:hint="cs"/>
          <w:rtl/>
        </w:rPr>
        <w:t>ו</w:t>
      </w:r>
      <w:r w:rsidR="0062757E">
        <w:rPr>
          <w:rFonts w:hint="cs"/>
          <w:rtl/>
        </w:rPr>
        <w:t xml:space="preserve">ביחד </w:t>
      </w:r>
      <w:r>
        <w:rPr>
          <w:rFonts w:hint="cs"/>
          <w:rtl/>
        </w:rPr>
        <w:t xml:space="preserve">הם הורידו את </w:t>
      </w:r>
      <w:r w:rsidR="000965A1">
        <w:rPr>
          <w:rFonts w:hint="cs"/>
          <w:rtl/>
        </w:rPr>
        <w:t>כיסא</w:t>
      </w:r>
      <w:r w:rsidR="0062757E">
        <w:rPr>
          <w:rFonts w:hint="cs"/>
          <w:rtl/>
        </w:rPr>
        <w:t xml:space="preserve"> הגלגלים </w:t>
      </w:r>
      <w:r>
        <w:rPr>
          <w:rFonts w:hint="cs"/>
          <w:rtl/>
        </w:rPr>
        <w:t>למטה, ו</w:t>
      </w:r>
      <w:r w:rsidR="001B275A">
        <w:rPr>
          <w:rFonts w:hint="cs"/>
          <w:rtl/>
        </w:rPr>
        <w:t>אחריו את</w:t>
      </w:r>
      <w:r w:rsidR="0062757E">
        <w:rPr>
          <w:rFonts w:hint="cs"/>
          <w:rtl/>
        </w:rPr>
        <w:t xml:space="preserve"> אלכס</w:t>
      </w:r>
      <w:r w:rsidR="001B275A">
        <w:rPr>
          <w:rFonts w:hint="cs"/>
          <w:rtl/>
        </w:rPr>
        <w:t>.</w:t>
      </w:r>
      <w:r>
        <w:rPr>
          <w:rFonts w:hint="cs"/>
          <w:rtl/>
        </w:rPr>
        <w:t xml:space="preserve"> הוא הצליח לגלגל את עצמו במעלה הרחוב ואז ב-ווויש אחד למטה אאאאההההההה! </w:t>
      </w:r>
      <w:r w:rsidR="00F952ED">
        <w:rPr>
          <w:rFonts w:hint="cs"/>
          <w:rtl/>
        </w:rPr>
        <w:t xml:space="preserve">עצר בדיוק בפינה היכן שהאיש עם הראש המוארך דרס את הילד שלו. </w:t>
      </w:r>
      <w:r>
        <w:rPr>
          <w:rFonts w:hint="cs"/>
          <w:rtl/>
        </w:rPr>
        <w:t>הנה החיוך הראשון (קצ</w:t>
      </w:r>
      <w:r w:rsidR="00372849">
        <w:rPr>
          <w:rFonts w:hint="cs"/>
          <w:rtl/>
        </w:rPr>
        <w:t xml:space="preserve">ת עקמומי ומפחיד אבל עדיין חיוך) </w:t>
      </w:r>
      <w:r>
        <w:rPr>
          <w:rFonts w:hint="cs"/>
          <w:rtl/>
        </w:rPr>
        <w:t xml:space="preserve">של אלכס מאז התאונה. עוד עליה לקצה הרחוב, הפעם זה </w:t>
      </w:r>
      <w:r w:rsidR="00445DBB">
        <w:rPr>
          <w:rFonts w:hint="cs"/>
          <w:rtl/>
        </w:rPr>
        <w:t xml:space="preserve">ארך </w:t>
      </w:r>
      <w:r>
        <w:rPr>
          <w:rFonts w:hint="cs"/>
          <w:rtl/>
        </w:rPr>
        <w:t xml:space="preserve">זמן </w:t>
      </w:r>
      <w:r w:rsidR="00445DBB">
        <w:rPr>
          <w:rFonts w:hint="cs"/>
          <w:rtl/>
        </w:rPr>
        <w:t xml:space="preserve">רב יותר </w:t>
      </w:r>
      <w:r>
        <w:rPr>
          <w:rFonts w:hint="cs"/>
          <w:rtl/>
        </w:rPr>
        <w:t>כי שרירי הזרועות כבר שרפו היטב</w:t>
      </w:r>
      <w:r w:rsidR="007444AE">
        <w:rPr>
          <w:rFonts w:hint="cs"/>
          <w:rtl/>
        </w:rPr>
        <w:t xml:space="preserve"> [לעומק]</w:t>
      </w:r>
      <w:r w:rsidR="0062757E">
        <w:rPr>
          <w:rFonts w:hint="cs"/>
          <w:rtl/>
        </w:rPr>
        <w:t>,</w:t>
      </w:r>
      <w:r w:rsidR="00445DBB">
        <w:rPr>
          <w:rFonts w:hint="cs"/>
          <w:rtl/>
        </w:rPr>
        <w:t xml:space="preserve"> ו</w:t>
      </w:r>
      <w:r w:rsidR="00B317A3">
        <w:rPr>
          <w:rFonts w:hint="cs"/>
          <w:rtl/>
        </w:rPr>
        <w:t>על אף</w:t>
      </w:r>
      <w:r w:rsidR="00445DBB">
        <w:rPr>
          <w:rFonts w:hint="cs"/>
          <w:rtl/>
        </w:rPr>
        <w:t xml:space="preserve"> קרירות השחר פניו</w:t>
      </w:r>
      <w:r>
        <w:rPr>
          <w:rFonts w:hint="cs"/>
          <w:rtl/>
        </w:rPr>
        <w:t xml:space="preserve"> נ</w:t>
      </w:r>
      <w:r w:rsidR="0062757E">
        <w:rPr>
          <w:rFonts w:hint="cs"/>
          <w:rtl/>
        </w:rPr>
        <w:t>טפו</w:t>
      </w:r>
      <w:r>
        <w:rPr>
          <w:rFonts w:hint="cs"/>
          <w:rtl/>
        </w:rPr>
        <w:t xml:space="preserve"> זיעה והנה עוד ווויש והוא כב</w:t>
      </w:r>
      <w:r w:rsidR="0062757E">
        <w:rPr>
          <w:rFonts w:hint="cs"/>
          <w:rtl/>
        </w:rPr>
        <w:t>ר לא ידע אם מותר לחייך שוב,</w:t>
      </w:r>
      <w:r>
        <w:rPr>
          <w:rFonts w:hint="cs"/>
          <w:rtl/>
        </w:rPr>
        <w:t xml:space="preserve"> </w:t>
      </w:r>
      <w:r w:rsidR="00445DBB">
        <w:rPr>
          <w:rFonts w:hint="cs"/>
          <w:rtl/>
        </w:rPr>
        <w:t xml:space="preserve">פניו אדומות וממש בקצה </w:t>
      </w:r>
      <w:r w:rsidR="00445DBB">
        <w:rPr>
          <w:rFonts w:hint="cs"/>
          <w:rtl/>
        </w:rPr>
        <w:lastRenderedPageBreak/>
        <w:t>הרחוב היכן</w:t>
      </w:r>
      <w:r>
        <w:rPr>
          <w:rFonts w:hint="cs"/>
          <w:rtl/>
        </w:rPr>
        <w:t xml:space="preserve"> שהשיפוע </w:t>
      </w:r>
      <w:r w:rsidR="00445DBB">
        <w:rPr>
          <w:rFonts w:hint="cs"/>
          <w:rtl/>
        </w:rPr>
        <w:t xml:space="preserve">משתפל וכבר לא שיפועי </w:t>
      </w:r>
      <w:r w:rsidR="00F97A34">
        <w:rPr>
          <w:rFonts w:hint="cs"/>
          <w:rtl/>
        </w:rPr>
        <w:t>כל כך</w:t>
      </w:r>
      <w:r w:rsidR="00445DBB">
        <w:rPr>
          <w:rFonts w:hint="cs"/>
          <w:rtl/>
        </w:rPr>
        <w:t xml:space="preserve">, במקום בו </w:t>
      </w:r>
      <w:r>
        <w:rPr>
          <w:rFonts w:hint="cs"/>
          <w:rtl/>
        </w:rPr>
        <w:t>עדיין מדי שישי בצהריים האבא שדרס את בנו היה קורס תחתיו</w:t>
      </w:r>
      <w:r w:rsidR="00445DBB">
        <w:rPr>
          <w:rFonts w:hint="cs"/>
          <w:rtl/>
        </w:rPr>
        <w:t>,</w:t>
      </w:r>
      <w:r>
        <w:rPr>
          <w:rFonts w:hint="cs"/>
          <w:rtl/>
        </w:rPr>
        <w:t xml:space="preserve"> ה</w:t>
      </w:r>
      <w:r w:rsidR="000965A1">
        <w:rPr>
          <w:rFonts w:hint="cs"/>
          <w:rtl/>
        </w:rPr>
        <w:t>כיסא</w:t>
      </w:r>
      <w:r>
        <w:rPr>
          <w:rFonts w:hint="cs"/>
          <w:rtl/>
        </w:rPr>
        <w:t xml:space="preserve"> של אלכס נטה </w:t>
      </w:r>
      <w:r w:rsidR="0062757E">
        <w:rPr>
          <w:rFonts w:hint="cs"/>
          <w:rtl/>
        </w:rPr>
        <w:t xml:space="preserve">על </w:t>
      </w:r>
      <w:r w:rsidR="00372849">
        <w:rPr>
          <w:rFonts w:hint="cs"/>
          <w:rtl/>
        </w:rPr>
        <w:t>ציד</w:t>
      </w:r>
      <w:r w:rsidR="0062757E">
        <w:rPr>
          <w:rFonts w:hint="cs"/>
          <w:rtl/>
        </w:rPr>
        <w:t>ו</w:t>
      </w:r>
      <w:r w:rsidR="00372849">
        <w:rPr>
          <w:rFonts w:hint="cs"/>
          <w:rtl/>
        </w:rPr>
        <w:t xml:space="preserve"> </w:t>
      </w:r>
      <w:r>
        <w:rPr>
          <w:rFonts w:hint="cs"/>
          <w:rtl/>
        </w:rPr>
        <w:t xml:space="preserve">והוא נזרק לאספלט. </w:t>
      </w:r>
    </w:p>
    <w:p w14:paraId="20474650" w14:textId="13A25C11" w:rsidR="004627AB" w:rsidRDefault="004627AB" w:rsidP="0077003D">
      <w:pPr>
        <w:rPr>
          <w:rtl/>
        </w:rPr>
      </w:pPr>
      <w:r>
        <w:rPr>
          <w:rFonts w:hint="cs"/>
          <w:rtl/>
        </w:rPr>
        <w:t>הגלגל העליון של ה</w:t>
      </w:r>
      <w:r w:rsidR="000965A1">
        <w:rPr>
          <w:rFonts w:hint="cs"/>
          <w:rtl/>
        </w:rPr>
        <w:t>כיסא</w:t>
      </w:r>
      <w:r w:rsidR="0062757E">
        <w:rPr>
          <w:rFonts w:hint="cs"/>
          <w:rtl/>
        </w:rPr>
        <w:t xml:space="preserve"> </w:t>
      </w:r>
      <w:r>
        <w:rPr>
          <w:rFonts w:hint="cs"/>
          <w:rtl/>
        </w:rPr>
        <w:t>הסתובב על ריק</w:t>
      </w:r>
      <w:r w:rsidR="007444AE">
        <w:rPr>
          <w:rFonts w:hint="cs"/>
          <w:rtl/>
        </w:rPr>
        <w:t xml:space="preserve"> ועננה וורדרדת הופיעה בשמיים המתב</w:t>
      </w:r>
      <w:r>
        <w:rPr>
          <w:rFonts w:hint="cs"/>
          <w:rtl/>
        </w:rPr>
        <w:t>הר</w:t>
      </w:r>
      <w:r w:rsidR="0062757E">
        <w:rPr>
          <w:rFonts w:hint="cs"/>
          <w:rtl/>
        </w:rPr>
        <w:t>ים בשעה ש</w:t>
      </w:r>
      <w:r w:rsidR="008B1B44">
        <w:rPr>
          <w:rFonts w:hint="cs"/>
          <w:rtl/>
        </w:rPr>
        <w:t>סופי</w:t>
      </w:r>
      <w:r w:rsidR="0062757E">
        <w:rPr>
          <w:rFonts w:hint="cs"/>
          <w:rtl/>
        </w:rPr>
        <w:t xml:space="preserve"> עדיין שכבה דמ</w:t>
      </w:r>
      <w:r w:rsidR="0077003D">
        <w:rPr>
          <w:rFonts w:hint="cs"/>
          <w:rtl/>
        </w:rPr>
        <w:t>ו</w:t>
      </w:r>
      <w:r w:rsidR="0062757E">
        <w:rPr>
          <w:rFonts w:hint="cs"/>
          <w:rtl/>
        </w:rPr>
        <w:t>מ</w:t>
      </w:r>
      <w:r w:rsidR="0077003D">
        <w:rPr>
          <w:rFonts w:hint="cs"/>
          <w:rtl/>
        </w:rPr>
        <w:t>ה</w:t>
      </w:r>
      <w:r w:rsidR="0062757E">
        <w:rPr>
          <w:rFonts w:hint="cs"/>
          <w:rtl/>
        </w:rPr>
        <w:t xml:space="preserve"> בבית-</w:t>
      </w:r>
      <w:r>
        <w:rPr>
          <w:rFonts w:hint="cs"/>
          <w:rtl/>
        </w:rPr>
        <w:t>החולים ואלכס החלים והתחזק, גם אם מושלך כרגע על הכביש ה</w:t>
      </w:r>
      <w:r w:rsidR="0077003D">
        <w:rPr>
          <w:rFonts w:hint="cs"/>
          <w:rtl/>
        </w:rPr>
        <w:t>ש</w:t>
      </w:r>
      <w:r>
        <w:rPr>
          <w:rFonts w:hint="cs"/>
          <w:rtl/>
        </w:rPr>
        <w:t>ומם. אולי הוא ירקוד</w:t>
      </w:r>
      <w:r w:rsidR="0062757E">
        <w:rPr>
          <w:rFonts w:hint="cs"/>
          <w:rtl/>
        </w:rPr>
        <w:t xml:space="preserve"> עם </w:t>
      </w:r>
      <w:r w:rsidR="008B1B44">
        <w:rPr>
          <w:rFonts w:hint="cs"/>
          <w:rtl/>
        </w:rPr>
        <w:t>סופי</w:t>
      </w:r>
      <w:r w:rsidR="0062757E">
        <w:rPr>
          <w:rFonts w:hint="cs"/>
          <w:rtl/>
        </w:rPr>
        <w:t xml:space="preserve">, אולי על עננה קטנטונת </w:t>
      </w:r>
      <w:r>
        <w:rPr>
          <w:rFonts w:hint="cs"/>
          <w:rtl/>
        </w:rPr>
        <w:t>רכה. ואם ל</w:t>
      </w:r>
      <w:r w:rsidR="008B1B44">
        <w:rPr>
          <w:rFonts w:hint="cs"/>
          <w:rtl/>
        </w:rPr>
        <w:t>סופי</w:t>
      </w:r>
      <w:r>
        <w:rPr>
          <w:rFonts w:hint="cs"/>
          <w:rtl/>
        </w:rPr>
        <w:t xml:space="preserve"> לא</w:t>
      </w:r>
      <w:r w:rsidR="00445DBB">
        <w:rPr>
          <w:rFonts w:hint="cs"/>
          <w:rtl/>
        </w:rPr>
        <w:t xml:space="preserve"> יהיה מספיק כח בידיים</w:t>
      </w:r>
      <w:r w:rsidR="0062757E">
        <w:rPr>
          <w:rFonts w:hint="cs"/>
          <w:rtl/>
        </w:rPr>
        <w:t xml:space="preserve"> </w:t>
      </w:r>
      <w:r w:rsidR="0062757E">
        <w:rPr>
          <w:rtl/>
        </w:rPr>
        <w:t>–</w:t>
      </w:r>
      <w:r w:rsidR="00445DBB">
        <w:rPr>
          <w:rFonts w:hint="cs"/>
          <w:rtl/>
        </w:rPr>
        <w:t xml:space="preserve"> אלכס יאח</w:t>
      </w:r>
      <w:r>
        <w:rPr>
          <w:rFonts w:hint="cs"/>
          <w:rtl/>
        </w:rPr>
        <w:t>ז בידיה, הוא ינופף בהן לפי תנועות הריקוד. ואם</w:t>
      </w:r>
      <w:r w:rsidR="0062757E">
        <w:rPr>
          <w:rFonts w:hint="cs"/>
          <w:rtl/>
        </w:rPr>
        <w:t xml:space="preserve"> ל</w:t>
      </w:r>
      <w:r w:rsidR="008B1B44">
        <w:rPr>
          <w:rFonts w:hint="cs"/>
          <w:rtl/>
        </w:rPr>
        <w:t>סופי</w:t>
      </w:r>
      <w:r w:rsidR="0062757E">
        <w:rPr>
          <w:rFonts w:hint="cs"/>
          <w:rtl/>
        </w:rPr>
        <w:t xml:space="preserve"> לא יהיה מספיק כח ברגליים </w:t>
      </w:r>
      <w:r w:rsidR="0062757E">
        <w:rPr>
          <w:rtl/>
        </w:rPr>
        <w:t>–</w:t>
      </w:r>
      <w:r>
        <w:rPr>
          <w:rFonts w:hint="cs"/>
          <w:rtl/>
        </w:rPr>
        <w:t xml:space="preserve"> אלכס יקפיץ אותן לפי קצב המנגינה. וזה יהיה ריקוד נהדר.</w:t>
      </w:r>
    </w:p>
    <w:p w14:paraId="696120B5" w14:textId="727BD35F" w:rsidR="004627AB" w:rsidRDefault="0077003D" w:rsidP="00250000">
      <w:pPr>
        <w:rPr>
          <w:rtl/>
        </w:rPr>
      </w:pPr>
      <w:r>
        <w:rPr>
          <w:rFonts w:hint="cs"/>
          <w:rtl/>
        </w:rPr>
        <w:t xml:space="preserve">הוא ילבש חליפה כמובן, ועניבת </w:t>
      </w:r>
      <w:r w:rsidR="004627AB">
        <w:rPr>
          <w:rFonts w:hint="cs"/>
          <w:rtl/>
        </w:rPr>
        <w:t xml:space="preserve">משי. חליפה ירוקה בצבע הסטריכנין. ועניבה בצבע הזרניך. </w:t>
      </w:r>
    </w:p>
    <w:p w14:paraId="4E30C20E" w14:textId="77777777" w:rsidR="004627AB" w:rsidRDefault="00E527F4" w:rsidP="00250000">
      <w:pPr>
        <w:rPr>
          <w:rtl/>
        </w:rPr>
      </w:pPr>
      <w:r>
        <w:rPr>
          <w:rFonts w:hint="cs"/>
          <w:rtl/>
        </w:rPr>
        <w:t xml:space="preserve">ולכן </w:t>
      </w:r>
      <w:r w:rsidR="004627AB">
        <w:rPr>
          <w:rFonts w:hint="cs"/>
          <w:rtl/>
        </w:rPr>
        <w:t xml:space="preserve">לא </w:t>
      </w:r>
      <w:r>
        <w:rPr>
          <w:rFonts w:hint="cs"/>
          <w:rtl/>
        </w:rPr>
        <w:t xml:space="preserve">רק בשל כאב הנפילה </w:t>
      </w:r>
      <w:r w:rsidR="004627AB">
        <w:rPr>
          <w:rFonts w:hint="cs"/>
          <w:rtl/>
        </w:rPr>
        <w:t>הוא גנח</w:t>
      </w:r>
      <w:r>
        <w:rPr>
          <w:rFonts w:hint="cs"/>
          <w:rtl/>
        </w:rPr>
        <w:t>,</w:t>
      </w:r>
      <w:r w:rsidR="004627AB">
        <w:rPr>
          <w:rFonts w:hint="cs"/>
          <w:rtl/>
        </w:rPr>
        <w:t xml:space="preserve"> כש</w:t>
      </w:r>
      <w:r>
        <w:rPr>
          <w:rFonts w:hint="cs"/>
          <w:rtl/>
        </w:rPr>
        <w:t>ה</w:t>
      </w:r>
      <w:r w:rsidR="004627AB">
        <w:rPr>
          <w:rFonts w:hint="cs"/>
          <w:rtl/>
        </w:rPr>
        <w:t>ם מיהרו להרים אותו.</w:t>
      </w:r>
    </w:p>
    <w:p w14:paraId="3F91680E" w14:textId="641FBE8A" w:rsidR="004627AB" w:rsidRDefault="004627AB" w:rsidP="0062757E">
      <w:pPr>
        <w:rPr>
          <w:rtl/>
        </w:rPr>
      </w:pPr>
      <w:r>
        <w:rPr>
          <w:rFonts w:hint="cs"/>
          <w:rtl/>
        </w:rPr>
        <w:t xml:space="preserve">איך הם </w:t>
      </w:r>
      <w:r w:rsidR="00F07925">
        <w:rPr>
          <w:rFonts w:hint="cs"/>
          <w:rtl/>
        </w:rPr>
        <w:t>חשו אליו, איך</w:t>
      </w:r>
      <w:r>
        <w:rPr>
          <w:rFonts w:hint="cs"/>
          <w:rtl/>
        </w:rPr>
        <w:t xml:space="preserve"> ה</w:t>
      </w:r>
      <w:r w:rsidR="0062757E">
        <w:rPr>
          <w:rFonts w:hint="cs"/>
          <w:rtl/>
        </w:rPr>
        <w:t>ק</w:t>
      </w:r>
      <w:r>
        <w:rPr>
          <w:rFonts w:hint="cs"/>
          <w:rtl/>
        </w:rPr>
        <w:t>ימו אותו, כלום לא קרה רק כמה שיפשופים אבל אצל אלכס אף פעם אי אפשר לדעת מה מסתתר מתחת לע</w:t>
      </w:r>
      <w:r w:rsidR="00F57F1C">
        <w:rPr>
          <w:rFonts w:hint="cs"/>
          <w:rtl/>
        </w:rPr>
        <w:t xml:space="preserve">וית </w:t>
      </w:r>
      <w:r w:rsidR="00F952ED">
        <w:rPr>
          <w:rFonts w:hint="cs"/>
          <w:rtl/>
        </w:rPr>
        <w:t xml:space="preserve">הבלתי רצונית, המתכנסת בעצמה </w:t>
      </w:r>
      <w:r>
        <w:rPr>
          <w:rFonts w:hint="cs"/>
          <w:rtl/>
        </w:rPr>
        <w:t xml:space="preserve">כשמרימים אותו שוב </w:t>
      </w:r>
      <w:r w:rsidR="0062757E">
        <w:rPr>
          <w:rFonts w:hint="cs"/>
          <w:rtl/>
        </w:rPr>
        <w:t>ל</w:t>
      </w:r>
      <w:r w:rsidR="000965A1">
        <w:rPr>
          <w:rFonts w:hint="cs"/>
          <w:rtl/>
        </w:rPr>
        <w:t>כיסא</w:t>
      </w:r>
      <w:r w:rsidR="0062757E">
        <w:rPr>
          <w:rFonts w:hint="cs"/>
          <w:rtl/>
        </w:rPr>
        <w:t xml:space="preserve"> שנתקע בגדר-האבנים של בית-</w:t>
      </w:r>
      <w:r>
        <w:rPr>
          <w:rFonts w:hint="cs"/>
          <w:rtl/>
        </w:rPr>
        <w:t>הכנסת. איזו פציעה נפערת במעמקים, איזו צינורית שחודרת מה</w:t>
      </w:r>
      <w:r w:rsidR="00271F95">
        <w:rPr>
          <w:rFonts w:hint="cs"/>
          <w:rtl/>
        </w:rPr>
        <w:t>צוואר</w:t>
      </w:r>
      <w:r>
        <w:rPr>
          <w:rFonts w:hint="cs"/>
          <w:rtl/>
        </w:rPr>
        <w:t xml:space="preserve"> ישירות ללב הוא מתכוון לשלוף כשאיש לא יראה.</w:t>
      </w:r>
      <w:r w:rsidR="0095194A">
        <w:rPr>
          <w:rFonts w:hint="cs"/>
          <w:rtl/>
        </w:rPr>
        <w:t xml:space="preserve"> </w:t>
      </w:r>
      <w:r>
        <w:rPr>
          <w:rFonts w:hint="cs"/>
          <w:rtl/>
        </w:rPr>
        <w:t>טיפות דם זעירות</w:t>
      </w:r>
      <w:r w:rsidR="00E527F4">
        <w:rPr>
          <w:rFonts w:hint="cs"/>
          <w:rtl/>
        </w:rPr>
        <w:t xml:space="preserve"> </w:t>
      </w:r>
      <w:r>
        <w:rPr>
          <w:rFonts w:hint="cs"/>
          <w:rtl/>
        </w:rPr>
        <w:t xml:space="preserve">החלו נקוות על מצחו ומרפקו </w:t>
      </w:r>
      <w:r w:rsidR="00F952ED">
        <w:rPr>
          <w:rFonts w:hint="cs"/>
          <w:rtl/>
        </w:rPr>
        <w:t xml:space="preserve">ולאורך כל השוק </w:t>
      </w:r>
      <w:r>
        <w:rPr>
          <w:rFonts w:hint="cs"/>
          <w:rtl/>
        </w:rPr>
        <w:t>אבל הוא לא ויתר הוא לא הסכים לבלום הוא גילגל את עצמו שוב</w:t>
      </w:r>
      <w:r w:rsidR="0075253F">
        <w:rPr>
          <w:rFonts w:hint="cs"/>
          <w:rtl/>
        </w:rPr>
        <w:t xml:space="preserve"> במעלה הרחוב</w:t>
      </w:r>
      <w:r>
        <w:rPr>
          <w:rFonts w:hint="cs"/>
          <w:rtl/>
        </w:rPr>
        <w:t xml:space="preserve"> (הפעם נאלץ לעשות כמה הפסקות מדי פעם, קולין וארקדי לא יותר מכמה צעדים אחריו, מוכנים לתפוס אותו או לעז</w:t>
      </w:r>
      <w:r w:rsidR="007444AE">
        <w:rPr>
          <w:rFonts w:hint="cs"/>
          <w:rtl/>
        </w:rPr>
        <w:t>ור</w:t>
      </w:r>
      <w:r>
        <w:rPr>
          <w:rFonts w:hint="cs"/>
          <w:rtl/>
        </w:rPr>
        <w:t xml:space="preserve"> אם ירשה להם) ושוב במורד הכביש ווווששששש והפעם הוא נתן לעצמו תנופה בגלגלים מהר מהר</w:t>
      </w:r>
      <w:r w:rsidR="0062757E">
        <w:rPr>
          <w:rFonts w:hint="cs"/>
          <w:rtl/>
        </w:rPr>
        <w:t xml:space="preserve"> מאה</w:t>
      </w:r>
      <w:r>
        <w:rPr>
          <w:rFonts w:hint="cs"/>
          <w:rtl/>
        </w:rPr>
        <w:t xml:space="preserve"> קמ"ש </w:t>
      </w:r>
      <w:r w:rsidR="0062757E">
        <w:rPr>
          <w:rFonts w:hint="cs"/>
          <w:rtl/>
        </w:rPr>
        <w:t>מאתיים</w:t>
      </w:r>
      <w:r>
        <w:rPr>
          <w:rFonts w:hint="cs"/>
          <w:rtl/>
        </w:rPr>
        <w:t xml:space="preserve"> קמ"ש </w:t>
      </w:r>
      <w:r w:rsidR="0062757E">
        <w:rPr>
          <w:rFonts w:hint="cs"/>
          <w:rtl/>
        </w:rPr>
        <w:t>שלוש-מאות</w:t>
      </w:r>
      <w:r>
        <w:rPr>
          <w:rFonts w:hint="cs"/>
          <w:rtl/>
        </w:rPr>
        <w:t xml:space="preserve"> קמ"ש ישר לתוך קיר בטון טראח!</w:t>
      </w:r>
    </w:p>
    <w:p w14:paraId="4851BA2D" w14:textId="6D61D54E" w:rsidR="004627AB" w:rsidRDefault="004627AB" w:rsidP="00250000">
      <w:pPr>
        <w:rPr>
          <w:rtl/>
        </w:rPr>
      </w:pPr>
      <w:r>
        <w:rPr>
          <w:rFonts w:hint="cs"/>
          <w:rtl/>
        </w:rPr>
        <w:t xml:space="preserve">וארקדי חשב מחשבת חמלה שאת ליבו סחטה </w:t>
      </w:r>
      <w:r>
        <w:rPr>
          <w:rtl/>
        </w:rPr>
        <w:t>–</w:t>
      </w:r>
      <w:r>
        <w:rPr>
          <w:rFonts w:hint="cs"/>
          <w:rtl/>
        </w:rPr>
        <w:t xml:space="preserve"> אהה, אז כך מתמודדים עם פצע לשעולם לא מחלים. </w:t>
      </w:r>
      <w:r w:rsidR="00F06A3F">
        <w:rPr>
          <w:rFonts w:hint="cs"/>
          <w:rtl/>
        </w:rPr>
        <w:t>עכשיו</w:t>
      </w:r>
      <w:r>
        <w:rPr>
          <w:rFonts w:hint="cs"/>
          <w:rtl/>
        </w:rPr>
        <w:t xml:space="preserve"> אני מבין.</w:t>
      </w:r>
    </w:p>
    <w:p w14:paraId="02602911" w14:textId="77777777" w:rsidR="00445DBB" w:rsidRDefault="00445DBB" w:rsidP="00445DBB">
      <w:pPr>
        <w:rPr>
          <w:rtl/>
        </w:rPr>
      </w:pPr>
    </w:p>
    <w:p w14:paraId="3E14270D" w14:textId="77777777" w:rsidR="004627AB" w:rsidRDefault="004627AB" w:rsidP="0062757E">
      <w:pPr>
        <w:rPr>
          <w:rtl/>
        </w:rPr>
      </w:pPr>
      <w:r>
        <w:rPr>
          <w:rFonts w:hint="cs"/>
          <w:rtl/>
        </w:rPr>
        <w:t xml:space="preserve">במשך השבועות שבהם אלכס </w:t>
      </w:r>
      <w:r w:rsidR="00E527F4">
        <w:rPr>
          <w:rFonts w:hint="cs"/>
          <w:rtl/>
        </w:rPr>
        <w:t>החלים</w:t>
      </w:r>
      <w:r>
        <w:rPr>
          <w:rFonts w:hint="cs"/>
          <w:rtl/>
        </w:rPr>
        <w:t xml:space="preserve"> בבית תיאו הכיר חברים שלו וחברות שלו, אלו שבאו לבשל לו ולאפות לו, אלו שבאו להצחיק אותו, אלו שבאו לעשן איתו את מה שגילגלו</w:t>
      </w:r>
      <w:r w:rsidR="0062757E">
        <w:rPr>
          <w:rFonts w:hint="cs"/>
          <w:rtl/>
        </w:rPr>
        <w:t>,</w:t>
      </w:r>
      <w:r>
        <w:rPr>
          <w:rFonts w:hint="cs"/>
          <w:rtl/>
        </w:rPr>
        <w:t xml:space="preserve"> </w:t>
      </w:r>
      <w:r w:rsidR="0062757E">
        <w:rPr>
          <w:rFonts w:hint="cs"/>
          <w:rtl/>
        </w:rPr>
        <w:t xml:space="preserve">אלו </w:t>
      </w:r>
      <w:r>
        <w:rPr>
          <w:rFonts w:hint="cs"/>
          <w:rtl/>
        </w:rPr>
        <w:t xml:space="preserve">שבאו לרכל איתו ואלו שבאו לנגן </w:t>
      </w:r>
      <w:r w:rsidR="00715A95">
        <w:rPr>
          <w:rFonts w:hint="cs"/>
          <w:rtl/>
        </w:rPr>
        <w:t>לו</w:t>
      </w:r>
      <w:r>
        <w:rPr>
          <w:rFonts w:hint="cs"/>
          <w:rtl/>
        </w:rPr>
        <w:t xml:space="preserve">. בערב האחרון </w:t>
      </w:r>
      <w:r w:rsidR="00FC013E">
        <w:rPr>
          <w:rFonts w:hint="cs"/>
          <w:rtl/>
        </w:rPr>
        <w:t xml:space="preserve">לפני שאלכס חזר לצבא </w:t>
      </w:r>
      <w:r>
        <w:rPr>
          <w:rFonts w:hint="cs"/>
          <w:rtl/>
        </w:rPr>
        <w:t xml:space="preserve">תיאו אמר לו, </w:t>
      </w:r>
      <w:r w:rsidR="00715A95">
        <w:rPr>
          <w:rFonts w:hint="cs"/>
          <w:rtl/>
        </w:rPr>
        <w:t xml:space="preserve">ולא האמין </w:t>
      </w:r>
      <w:r w:rsidR="0062757E">
        <w:rPr>
          <w:rFonts w:hint="cs"/>
          <w:rtl/>
        </w:rPr>
        <w:t xml:space="preserve">שהדברים נהגו מפיו, </w:t>
      </w:r>
      <w:r>
        <w:rPr>
          <w:rFonts w:hint="cs"/>
          <w:rtl/>
        </w:rPr>
        <w:t>"אל תלך אלכס, אל תלך."</w:t>
      </w:r>
    </w:p>
    <w:p w14:paraId="262AE835" w14:textId="77777777" w:rsidR="004627AB" w:rsidRDefault="004627AB" w:rsidP="00250000">
      <w:pPr>
        <w:rPr>
          <w:rtl/>
        </w:rPr>
      </w:pPr>
      <w:r>
        <w:rPr>
          <w:rFonts w:hint="cs"/>
          <w:rtl/>
        </w:rPr>
        <w:t>"צריך לחזור לחיים תיאו."</w:t>
      </w:r>
    </w:p>
    <w:p w14:paraId="571AF27F" w14:textId="77777777" w:rsidR="004627AB" w:rsidRDefault="004627AB" w:rsidP="00250000">
      <w:pPr>
        <w:rPr>
          <w:rtl/>
        </w:rPr>
      </w:pPr>
      <w:r>
        <w:rPr>
          <w:rFonts w:hint="cs"/>
          <w:rtl/>
        </w:rPr>
        <w:t xml:space="preserve">"אבל </w:t>
      </w:r>
      <w:r>
        <w:rPr>
          <w:rtl/>
        </w:rPr>
        <w:t>–</w:t>
      </w:r>
      <w:r>
        <w:rPr>
          <w:rFonts w:hint="cs"/>
          <w:rtl/>
        </w:rPr>
        <w:t xml:space="preserve"> אתה לא רואה עד כמה אני בודד? אם עץ יפול בתוכי </w:t>
      </w:r>
      <w:r>
        <w:rPr>
          <w:rtl/>
        </w:rPr>
        <w:t>–</w:t>
      </w:r>
      <w:r>
        <w:rPr>
          <w:rFonts w:hint="cs"/>
          <w:rtl/>
        </w:rPr>
        <w:t xml:space="preserve"> איש לא ישמע!"</w:t>
      </w:r>
    </w:p>
    <w:p w14:paraId="3FD5E9A6" w14:textId="77777777" w:rsidR="004627AB" w:rsidRPr="00025DB6" w:rsidRDefault="004627AB" w:rsidP="0062757E">
      <w:pPr>
        <w:rPr>
          <w:rtl/>
        </w:rPr>
      </w:pPr>
      <w:r>
        <w:rPr>
          <w:rFonts w:hint="cs"/>
          <w:rtl/>
        </w:rPr>
        <w:t>"</w:t>
      </w:r>
      <w:r w:rsidRPr="00025DB6">
        <w:rPr>
          <w:rtl/>
        </w:rPr>
        <w:t xml:space="preserve">זה לא משנה שאיש לא ישמע את העצים הקורסים בתוכך, כל עוד אתה שומע אותם. תהיה אתה מודע לכל עץ קורס ובעיקר </w:t>
      </w:r>
      <w:r>
        <w:rPr>
          <w:rtl/>
        </w:rPr>
        <w:t>–</w:t>
      </w:r>
      <w:r w:rsidRPr="00025DB6">
        <w:rPr>
          <w:rtl/>
        </w:rPr>
        <w:t xml:space="preserve"> לכל עץ שנובט וצומח בתוכך, עוד הרבה לפני שהוא קורס.</w:t>
      </w:r>
      <w:r>
        <w:rPr>
          <w:rtl/>
        </w:rPr>
        <w:t xml:space="preserve"> העצים שאתה מצפה ש</w:t>
      </w:r>
      <w:r w:rsidRPr="00025DB6">
        <w:rPr>
          <w:rtl/>
        </w:rPr>
        <w:t>קהל</w:t>
      </w:r>
      <w:r w:rsidR="00D86D29">
        <w:rPr>
          <w:rFonts w:hint="cs"/>
          <w:rtl/>
        </w:rPr>
        <w:t>י ענק</w:t>
      </w:r>
      <w:r w:rsidRPr="00025DB6">
        <w:rPr>
          <w:rtl/>
        </w:rPr>
        <w:t xml:space="preserve"> יקשיב</w:t>
      </w:r>
      <w:r w:rsidR="00D86D29">
        <w:rPr>
          <w:rFonts w:hint="cs"/>
          <w:rtl/>
        </w:rPr>
        <w:t>ו</w:t>
      </w:r>
      <w:r w:rsidRPr="00025DB6">
        <w:rPr>
          <w:rtl/>
        </w:rPr>
        <w:t xml:space="preserve"> לקריסתם </w:t>
      </w:r>
      <w:r w:rsidR="00D86D29">
        <w:rPr>
          <w:rFonts w:hint="cs"/>
          <w:rtl/>
        </w:rPr>
        <w:t>[</w:t>
      </w:r>
      <w:r w:rsidRPr="00025DB6">
        <w:rPr>
          <w:rtl/>
        </w:rPr>
        <w:t>בצער וחרדה</w:t>
      </w:r>
      <w:r w:rsidR="00D86D29">
        <w:rPr>
          <w:rFonts w:hint="cs"/>
          <w:rtl/>
        </w:rPr>
        <w:t>]</w:t>
      </w:r>
      <w:r w:rsidRPr="00025DB6">
        <w:rPr>
          <w:rtl/>
        </w:rPr>
        <w:t xml:space="preserve"> הם כל העצים המפוספסים בתוכך, שלא הכרת ולא למדת ל</w:t>
      </w:r>
      <w:r w:rsidR="0062757E">
        <w:rPr>
          <w:rFonts w:hint="cs"/>
          <w:rtl/>
        </w:rPr>
        <w:t>אהוב</w:t>
      </w:r>
      <w:r w:rsidRPr="00025DB6">
        <w:rPr>
          <w:rtl/>
        </w:rPr>
        <w:t>.</w:t>
      </w:r>
      <w:r>
        <w:rPr>
          <w:rFonts w:hint="cs"/>
          <w:rtl/>
        </w:rPr>
        <w:t>"</w:t>
      </w:r>
    </w:p>
    <w:p w14:paraId="0C715448" w14:textId="05BDB158" w:rsidR="004627AB" w:rsidRDefault="004627AB" w:rsidP="00250000">
      <w:pPr>
        <w:rPr>
          <w:rtl/>
        </w:rPr>
      </w:pPr>
      <w:r>
        <w:rPr>
          <w:rFonts w:hint="cs"/>
          <w:rtl/>
        </w:rPr>
        <w:t xml:space="preserve">זהו </w:t>
      </w:r>
      <w:r w:rsidRPr="00025DB6">
        <w:rPr>
          <w:rtl/>
        </w:rPr>
        <w:t>אלכס</w:t>
      </w:r>
      <w:r>
        <w:rPr>
          <w:rFonts w:hint="cs"/>
          <w:rtl/>
        </w:rPr>
        <w:t>,</w:t>
      </w:r>
      <w:r w:rsidRPr="00025DB6">
        <w:rPr>
          <w:rtl/>
        </w:rPr>
        <w:t xml:space="preserve"> </w:t>
      </w:r>
      <w:r>
        <w:rPr>
          <w:rFonts w:hint="cs"/>
          <w:rtl/>
        </w:rPr>
        <w:t>כ</w:t>
      </w:r>
      <w:r w:rsidRPr="00025DB6">
        <w:rPr>
          <w:rtl/>
        </w:rPr>
        <w:t>רגיל נטול כל אמפתיה וללא כל הבנה של נפש האמן המתייסרת, המתחבט</w:t>
      </w:r>
      <w:r w:rsidR="006D041E">
        <w:rPr>
          <w:rtl/>
        </w:rPr>
        <w:t>ת בלבטים אסתטיים וקיומיים</w:t>
      </w:r>
      <w:r w:rsidR="00E527F4">
        <w:rPr>
          <w:rFonts w:hint="cs"/>
          <w:rtl/>
        </w:rPr>
        <w:t>. ובכל זאת י</w:t>
      </w:r>
      <w:r>
        <w:rPr>
          <w:rFonts w:hint="cs"/>
          <w:rtl/>
        </w:rPr>
        <w:t>חסר לתיאו</w:t>
      </w:r>
      <w:r w:rsidR="00352290">
        <w:rPr>
          <w:rFonts w:hint="cs"/>
          <w:rtl/>
        </w:rPr>
        <w:t xml:space="preserve"> מאוד.</w:t>
      </w:r>
    </w:p>
    <w:p w14:paraId="72BB12DD" w14:textId="77777777" w:rsidR="004627AB" w:rsidRPr="00CD067C" w:rsidRDefault="004627AB" w:rsidP="00D86D29">
      <w:pPr>
        <w:rPr>
          <w:rtl/>
        </w:rPr>
      </w:pPr>
      <w:r w:rsidRPr="00CD067C">
        <w:rPr>
          <w:rFonts w:hint="cs"/>
          <w:rtl/>
        </w:rPr>
        <w:t>"מה יקרה אם אהיה כמוך?" תיאו</w:t>
      </w:r>
      <w:r>
        <w:rPr>
          <w:rFonts w:hint="cs"/>
          <w:rtl/>
        </w:rPr>
        <w:t xml:space="preserve"> שאל</w:t>
      </w:r>
      <w:r w:rsidRPr="00CD067C">
        <w:rPr>
          <w:rFonts w:hint="cs"/>
          <w:rtl/>
        </w:rPr>
        <w:t>.</w:t>
      </w:r>
    </w:p>
    <w:p w14:paraId="0DCF97C8" w14:textId="77777777" w:rsidR="004627AB" w:rsidRPr="00CD067C" w:rsidRDefault="00D86D29" w:rsidP="00250000">
      <w:pPr>
        <w:rPr>
          <w:rtl/>
        </w:rPr>
      </w:pPr>
      <w:r>
        <w:rPr>
          <w:rFonts w:hint="cs"/>
          <w:rtl/>
        </w:rPr>
        <w:t>[</w:t>
      </w:r>
      <w:r w:rsidR="004627AB" w:rsidRPr="00CD067C">
        <w:rPr>
          <w:rFonts w:hint="cs"/>
          <w:rtl/>
        </w:rPr>
        <w:t>"מה יצא לך מלהיות כמוני?"</w:t>
      </w:r>
    </w:p>
    <w:p w14:paraId="6FFE91EB" w14:textId="77777777" w:rsidR="004627AB" w:rsidRPr="00CD067C" w:rsidRDefault="004627AB" w:rsidP="00250000">
      <w:pPr>
        <w:rPr>
          <w:rtl/>
        </w:rPr>
      </w:pPr>
      <w:r w:rsidRPr="00CD067C">
        <w:rPr>
          <w:rFonts w:hint="cs"/>
          <w:rtl/>
        </w:rPr>
        <w:t>"אני לא יודע. בגלל זה אני שואל. מה יקרה?"</w:t>
      </w:r>
      <w:r w:rsidR="00D86D29">
        <w:rPr>
          <w:rFonts w:hint="cs"/>
          <w:rtl/>
        </w:rPr>
        <w:t>]</w:t>
      </w:r>
    </w:p>
    <w:p w14:paraId="1430E267" w14:textId="77777777" w:rsidR="004627AB" w:rsidRPr="00CD067C" w:rsidRDefault="004627AB" w:rsidP="00250000">
      <w:pPr>
        <w:rPr>
          <w:rtl/>
        </w:rPr>
      </w:pPr>
      <w:r w:rsidRPr="00CD067C">
        <w:rPr>
          <w:rFonts w:hint="cs"/>
          <w:rtl/>
        </w:rPr>
        <w:t>"שום דבר טוב, זה בטוח."</w:t>
      </w:r>
    </w:p>
    <w:p w14:paraId="326A50FA" w14:textId="77777777" w:rsidR="004627AB" w:rsidRPr="00CD067C" w:rsidRDefault="004627AB" w:rsidP="00250000">
      <w:pPr>
        <w:rPr>
          <w:rtl/>
        </w:rPr>
      </w:pPr>
      <w:r w:rsidRPr="00CD067C">
        <w:rPr>
          <w:rFonts w:hint="cs"/>
          <w:rtl/>
        </w:rPr>
        <w:t>"למה לא?"</w:t>
      </w:r>
    </w:p>
    <w:p w14:paraId="33B14C34" w14:textId="1F44D948" w:rsidR="004627AB" w:rsidRPr="00CD067C" w:rsidRDefault="004627AB" w:rsidP="00250000">
      <w:pPr>
        <w:rPr>
          <w:rtl/>
        </w:rPr>
      </w:pPr>
      <w:r w:rsidRPr="00CD067C">
        <w:rPr>
          <w:rFonts w:hint="cs"/>
          <w:rtl/>
        </w:rPr>
        <w:t xml:space="preserve">"ניסית להיות כמו </w:t>
      </w:r>
      <w:r w:rsidR="008B1B44">
        <w:rPr>
          <w:rFonts w:hint="cs"/>
          <w:rtl/>
        </w:rPr>
        <w:t>סופי</w:t>
      </w:r>
      <w:r w:rsidRPr="00CD067C">
        <w:rPr>
          <w:rFonts w:hint="cs"/>
          <w:rtl/>
        </w:rPr>
        <w:t xml:space="preserve"> וזה לא הצליח, אז </w:t>
      </w:r>
      <w:r w:rsidR="00F06A3F">
        <w:rPr>
          <w:rFonts w:hint="cs"/>
          <w:rtl/>
        </w:rPr>
        <w:t>עכשיו</w:t>
      </w:r>
      <w:r w:rsidRPr="00CD067C">
        <w:rPr>
          <w:rFonts w:hint="cs"/>
          <w:rtl/>
        </w:rPr>
        <w:t xml:space="preserve"> אתה מנסה להיות כמוני? תדלג עלי ותעבור ישירות למארק."</w:t>
      </w:r>
    </w:p>
    <w:p w14:paraId="33C54860" w14:textId="77777777" w:rsidR="004627AB" w:rsidRPr="00CD067C" w:rsidRDefault="004627AB" w:rsidP="00250000">
      <w:pPr>
        <w:rPr>
          <w:rtl/>
        </w:rPr>
      </w:pPr>
      <w:r w:rsidRPr="00CD067C">
        <w:rPr>
          <w:rFonts w:hint="cs"/>
          <w:rtl/>
        </w:rPr>
        <w:t>"איזה חמור אתה אלכס."</w:t>
      </w:r>
    </w:p>
    <w:p w14:paraId="32764A6A" w14:textId="77777777" w:rsidR="004627AB" w:rsidRPr="00CD067C" w:rsidRDefault="004627AB" w:rsidP="0062757E">
      <w:pPr>
        <w:rPr>
          <w:rtl/>
        </w:rPr>
      </w:pPr>
      <w:r w:rsidRPr="00CD067C">
        <w:rPr>
          <w:rFonts w:hint="cs"/>
          <w:rtl/>
        </w:rPr>
        <w:lastRenderedPageBreak/>
        <w:t>"אם אני כזה חמור</w:t>
      </w:r>
      <w:r w:rsidR="0062757E">
        <w:rPr>
          <w:rFonts w:hint="cs"/>
          <w:rtl/>
        </w:rPr>
        <w:t>,</w:t>
      </w:r>
      <w:r w:rsidRPr="00CD067C">
        <w:rPr>
          <w:rFonts w:hint="cs"/>
          <w:rtl/>
        </w:rPr>
        <w:t xml:space="preserve"> </w:t>
      </w:r>
      <w:r w:rsidR="00E527F4">
        <w:rPr>
          <w:rFonts w:hint="cs"/>
          <w:rtl/>
        </w:rPr>
        <w:t>ל</w:t>
      </w:r>
      <w:r w:rsidRPr="00CD067C">
        <w:rPr>
          <w:rFonts w:hint="cs"/>
          <w:rtl/>
        </w:rPr>
        <w:t>מה אתה רוצה להיות כמוני?"</w:t>
      </w:r>
    </w:p>
    <w:p w14:paraId="7F119F8B" w14:textId="77777777" w:rsidR="004627AB" w:rsidRPr="00CD067C" w:rsidRDefault="004627AB" w:rsidP="00250000">
      <w:pPr>
        <w:rPr>
          <w:rtl/>
        </w:rPr>
      </w:pPr>
      <w:r w:rsidRPr="00CD067C">
        <w:rPr>
          <w:rFonts w:hint="cs"/>
          <w:rtl/>
        </w:rPr>
        <w:t>"לא משנה."</w:t>
      </w:r>
    </w:p>
    <w:p w14:paraId="62228BEF" w14:textId="77777777" w:rsidR="004627AB" w:rsidRPr="00CD067C" w:rsidRDefault="004627AB" w:rsidP="00250000">
      <w:pPr>
        <w:rPr>
          <w:rtl/>
        </w:rPr>
      </w:pPr>
      <w:r w:rsidRPr="00CD067C">
        <w:rPr>
          <w:rFonts w:hint="cs"/>
          <w:rtl/>
        </w:rPr>
        <w:t>"תהיה כמוך, מה אתה צריך להיות כמוני?"</w:t>
      </w:r>
    </w:p>
    <w:p w14:paraId="625F3427" w14:textId="77777777" w:rsidR="004627AB" w:rsidRPr="00CD067C" w:rsidRDefault="004627AB" w:rsidP="00250000">
      <w:pPr>
        <w:rPr>
          <w:rtl/>
        </w:rPr>
      </w:pPr>
      <w:r w:rsidRPr="00CD067C">
        <w:rPr>
          <w:rFonts w:hint="cs"/>
          <w:rtl/>
        </w:rPr>
        <w:t>תיאו עדיין נעלב.</w:t>
      </w:r>
    </w:p>
    <w:p w14:paraId="79609E52" w14:textId="77777777" w:rsidR="004627AB" w:rsidRPr="00CD067C" w:rsidRDefault="004627AB" w:rsidP="00785888">
      <w:pPr>
        <w:rPr>
          <w:rtl/>
        </w:rPr>
      </w:pPr>
      <w:r w:rsidRPr="00CD067C">
        <w:rPr>
          <w:rFonts w:hint="cs"/>
          <w:rtl/>
        </w:rPr>
        <w:t xml:space="preserve">"ובכן תיאו, </w:t>
      </w:r>
      <w:r w:rsidR="00FC013E">
        <w:rPr>
          <w:rFonts w:hint="cs"/>
          <w:rtl/>
        </w:rPr>
        <w:t>נראה לך ש</w:t>
      </w:r>
      <w:r w:rsidRPr="00CD067C">
        <w:rPr>
          <w:rFonts w:hint="cs"/>
          <w:rtl/>
        </w:rPr>
        <w:t xml:space="preserve">חסרה </w:t>
      </w:r>
      <w:r w:rsidR="00785888">
        <w:rPr>
          <w:rFonts w:hint="cs"/>
          <w:rtl/>
        </w:rPr>
        <w:t>ל</w:t>
      </w:r>
      <w:r w:rsidR="00FC013E">
        <w:rPr>
          <w:rFonts w:hint="cs"/>
          <w:rtl/>
        </w:rPr>
        <w:t xml:space="preserve">עולם </w:t>
      </w:r>
      <w:r w:rsidRPr="00CD067C">
        <w:rPr>
          <w:rFonts w:hint="cs"/>
          <w:rtl/>
        </w:rPr>
        <w:t>אספקה סדירה של אלכס</w:t>
      </w:r>
      <w:r w:rsidR="00E527F4">
        <w:rPr>
          <w:rFonts w:hint="cs"/>
          <w:rtl/>
        </w:rPr>
        <w:t>,</w:t>
      </w:r>
      <w:r w:rsidRPr="00CD067C">
        <w:rPr>
          <w:rFonts w:hint="cs"/>
          <w:rtl/>
        </w:rPr>
        <w:t xml:space="preserve"> שאתה מתכוון לשכפל אותי?"</w:t>
      </w:r>
    </w:p>
    <w:p w14:paraId="0AA6AE0C" w14:textId="77777777" w:rsidR="004627AB" w:rsidRPr="00CD067C" w:rsidRDefault="004627AB" w:rsidP="00250000">
      <w:pPr>
        <w:rPr>
          <w:rtl/>
        </w:rPr>
      </w:pPr>
      <w:r w:rsidRPr="00CD067C">
        <w:rPr>
          <w:rFonts w:hint="cs"/>
          <w:rtl/>
        </w:rPr>
        <w:t>"אני בכלל לא יודע איך להיות כמוני."</w:t>
      </w:r>
    </w:p>
    <w:p w14:paraId="376FB862" w14:textId="6945EF74" w:rsidR="004627AB" w:rsidRDefault="004627AB" w:rsidP="00250000">
      <w:pPr>
        <w:rPr>
          <w:rtl/>
        </w:rPr>
      </w:pPr>
      <w:r w:rsidRPr="00CD067C">
        <w:rPr>
          <w:rFonts w:hint="cs"/>
          <w:rtl/>
        </w:rPr>
        <w:t>"תתחיל להתאמן מ</w:t>
      </w:r>
      <w:r w:rsidR="00F06A3F">
        <w:rPr>
          <w:rFonts w:hint="cs"/>
          <w:rtl/>
        </w:rPr>
        <w:t>עכשיו</w:t>
      </w:r>
      <w:r w:rsidRPr="00CD067C">
        <w:rPr>
          <w:rFonts w:hint="cs"/>
          <w:rtl/>
        </w:rPr>
        <w:t>, ותשתפר. מהר</w:t>
      </w:r>
      <w:r w:rsidR="00C90C6C">
        <w:rPr>
          <w:rFonts w:hint="cs"/>
          <w:rtl/>
        </w:rPr>
        <w:t xml:space="preserve"> מאוד </w:t>
      </w:r>
      <w:r w:rsidRPr="00CD067C">
        <w:rPr>
          <w:rFonts w:hint="cs"/>
          <w:rtl/>
        </w:rPr>
        <w:t>תהפוך למקצוען בתחום."</w:t>
      </w:r>
    </w:p>
    <w:p w14:paraId="54016004" w14:textId="77777777" w:rsidR="008F2A3A" w:rsidRDefault="008F2A3A" w:rsidP="00250000">
      <w:pPr>
        <w:rPr>
          <w:rtl/>
        </w:rPr>
      </w:pPr>
    </w:p>
    <w:p w14:paraId="53CD602E" w14:textId="2C277733" w:rsidR="008F2A3A" w:rsidRDefault="00FC013E" w:rsidP="00FC013E">
      <w:pPr>
        <w:rPr>
          <w:rtl/>
        </w:rPr>
      </w:pPr>
      <w:r>
        <w:rPr>
          <w:rFonts w:hint="cs"/>
          <w:rtl/>
        </w:rPr>
        <w:t>[</w:t>
      </w:r>
      <w:r w:rsidR="008F2A3A">
        <w:rPr>
          <w:rFonts w:hint="cs"/>
          <w:rtl/>
        </w:rPr>
        <w:t>בעזרת פזיותרפיה וגו' אלכס נחלץ לבסוף מ</w:t>
      </w:r>
      <w:r w:rsidR="000965A1">
        <w:rPr>
          <w:rFonts w:hint="cs"/>
          <w:rtl/>
        </w:rPr>
        <w:t>כיסא</w:t>
      </w:r>
      <w:r w:rsidR="008F2A3A">
        <w:rPr>
          <w:rFonts w:hint="cs"/>
          <w:rtl/>
        </w:rPr>
        <w:t xml:space="preserve"> הגלגלים וחזר הישר לצבא.</w:t>
      </w:r>
      <w:r w:rsidR="00F37FBF">
        <w:rPr>
          <w:rFonts w:hint="cs"/>
          <w:rtl/>
        </w:rPr>
        <w:t xml:space="preserve"> אבל לא בדיוק אותו אלכס. </w:t>
      </w:r>
      <w:r w:rsidR="00034BF4">
        <w:rPr>
          <w:rFonts w:hint="cs"/>
          <w:rtl/>
        </w:rPr>
        <w:t>/ זה היה מוקדם מדי</w:t>
      </w:r>
      <w:r w:rsidR="00FB0CA6">
        <w:rPr>
          <w:rFonts w:hint="cs"/>
          <w:rtl/>
        </w:rPr>
        <w:t xml:space="preserve"> </w:t>
      </w:r>
      <w:r w:rsidR="00FB0CA6">
        <w:rPr>
          <w:rtl/>
        </w:rPr>
        <w:t>–</w:t>
      </w:r>
      <w:r w:rsidR="00FB0CA6">
        <w:rPr>
          <w:rFonts w:hint="cs"/>
          <w:rtl/>
        </w:rPr>
        <w:t xml:space="preserve"> או משהו??</w:t>
      </w:r>
      <w:r w:rsidR="00034BF4">
        <w:rPr>
          <w:rFonts w:hint="cs"/>
          <w:rtl/>
        </w:rPr>
        <w:t>]</w:t>
      </w:r>
    </w:p>
    <w:p w14:paraId="08EF9FAD" w14:textId="157B6998" w:rsidR="008F2A3A" w:rsidRDefault="008F2A3A" w:rsidP="00250000">
      <w:pPr>
        <w:rPr>
          <w:rtl/>
        </w:rPr>
      </w:pPr>
      <w:r>
        <w:rPr>
          <w:rFonts w:hint="cs"/>
          <w:rtl/>
        </w:rPr>
        <w:t>יש אנשים (מעטים</w:t>
      </w:r>
      <w:r w:rsidR="00F07925">
        <w:rPr>
          <w:rFonts w:hint="cs"/>
          <w:rtl/>
        </w:rPr>
        <w:t xml:space="preserve"> </w:t>
      </w:r>
      <w:r w:rsidR="00F07925">
        <w:rPr>
          <w:rtl/>
        </w:rPr>
        <w:t>–</w:t>
      </w:r>
      <w:r w:rsidR="00F07925">
        <w:rPr>
          <w:rFonts w:hint="cs"/>
          <w:rtl/>
        </w:rPr>
        <w:t xml:space="preserve"> בעיקר בגילאי העשרים של חייהם</w:t>
      </w:r>
      <w:r>
        <w:rPr>
          <w:rFonts w:hint="cs"/>
          <w:rtl/>
        </w:rPr>
        <w:t xml:space="preserve">) שיודעים שיגיע </w:t>
      </w:r>
      <w:r w:rsidR="00F07925">
        <w:rPr>
          <w:rFonts w:hint="cs"/>
          <w:rtl/>
        </w:rPr>
        <w:t>ה</w:t>
      </w:r>
      <w:r>
        <w:rPr>
          <w:rFonts w:hint="cs"/>
          <w:rtl/>
        </w:rPr>
        <w:t>יום ולא יוכלו עוד לעמוד על רגליהם. אלכס היה אחד מהם.</w:t>
      </w:r>
    </w:p>
    <w:p w14:paraId="3A8EA64A" w14:textId="0D8E35F5" w:rsidR="00765B6F" w:rsidRDefault="00765B6F" w:rsidP="00250000">
      <w:pPr>
        <w:rPr>
          <w:rtl/>
        </w:rPr>
      </w:pPr>
    </w:p>
    <w:p w14:paraId="67ED6428" w14:textId="2B168DFC" w:rsidR="00765B6F" w:rsidRDefault="00765B6F" w:rsidP="00765B6F">
      <w:pPr>
        <w:rPr>
          <w:rtl/>
        </w:rPr>
      </w:pPr>
      <w:r>
        <w:rPr>
          <w:rFonts w:cs="Times New Roman" w:hint="cs"/>
          <w:rtl/>
        </w:rPr>
        <w:t xml:space="preserve">ארקדי מעודד את אלכס לאחר הפציעה </w:t>
      </w:r>
      <w:r>
        <w:rPr>
          <w:rFonts w:cs="Times New Roman"/>
          <w:rtl/>
        </w:rPr>
        <w:t>–</w:t>
      </w:r>
      <w:r>
        <w:rPr>
          <w:rFonts w:cs="Times New Roman" w:hint="cs"/>
          <w:rtl/>
        </w:rPr>
        <w:t xml:space="preserve"> </w:t>
      </w:r>
      <w:r>
        <w:rPr>
          <w:rFonts w:cs="Times New Roman"/>
          <w:rtl/>
        </w:rPr>
        <w:t>גם בפעם הקודמת החלמת, והתחזקת. גם הפעם תשוב.</w:t>
      </w:r>
    </w:p>
    <w:p w14:paraId="23B8C003" w14:textId="5D16E2C6" w:rsidR="00765B6F" w:rsidRDefault="00765B6F" w:rsidP="00765B6F">
      <w:pPr>
        <w:rPr>
          <w:rFonts w:cs="Times New Roman"/>
          <w:rtl/>
        </w:rPr>
      </w:pPr>
      <w:r>
        <w:rPr>
          <w:rFonts w:cs="Times New Roman"/>
          <w:rtl/>
        </w:rPr>
        <w:t>לא, כי בפעם הקודמת ההחלמה וההתחזקות לוו בתחושה שמותר לי, שמגיע לי לצאת מהפציעה, והפעם לא מגיע לי.</w:t>
      </w:r>
    </w:p>
    <w:p w14:paraId="5206A949" w14:textId="649929D0" w:rsidR="008F1F09" w:rsidRDefault="008F1F09" w:rsidP="00765B6F">
      <w:pPr>
        <w:rPr>
          <w:rtl/>
        </w:rPr>
      </w:pPr>
    </w:p>
    <w:p w14:paraId="67E83D6C" w14:textId="4666B624" w:rsidR="008F1F09" w:rsidRDefault="008F1F09" w:rsidP="008F1F09">
      <w:pPr>
        <w:rPr>
          <w:rtl/>
        </w:rPr>
      </w:pPr>
      <w:r w:rsidRPr="008F1F09">
        <w:rPr>
          <w:rFonts w:cs="Times New Roman"/>
          <w:rtl/>
        </w:rPr>
        <w:t>אלכס הרס את משפחתו</w:t>
      </w:r>
      <w:r>
        <w:rPr>
          <w:rFonts w:cs="Times New Roman" w:hint="cs"/>
          <w:rtl/>
        </w:rPr>
        <w:t xml:space="preserve">, </w:t>
      </w:r>
      <w:r>
        <w:rPr>
          <w:rFonts w:cs="Times New Roman"/>
          <w:rtl/>
        </w:rPr>
        <w:t>וזה היה נכון.</w:t>
      </w:r>
    </w:p>
    <w:p w14:paraId="53893D3D" w14:textId="404F99D9" w:rsidR="008F1F09" w:rsidRDefault="008F1F09" w:rsidP="008F1F09">
      <w:pPr>
        <w:rPr>
          <w:rtl/>
        </w:rPr>
      </w:pPr>
      <w:r>
        <w:rPr>
          <w:rFonts w:cs="Times New Roman"/>
          <w:rtl/>
        </w:rPr>
        <w:t xml:space="preserve">הוא היה </w:t>
      </w:r>
      <w:r w:rsidR="00D7208A">
        <w:rPr>
          <w:rFonts w:cs="Times New Roman" w:hint="cs"/>
          <w:rtl/>
        </w:rPr>
        <w:t xml:space="preserve">בסך הכל </w:t>
      </w:r>
      <w:r>
        <w:rPr>
          <w:rFonts w:cs="Times New Roman"/>
          <w:rtl/>
        </w:rPr>
        <w:t>בחור נחמד וכל זה, אבל בשום דבר לא השתווה לסופיה הופמן-</w:t>
      </w:r>
      <w:r>
        <w:t>xxx</w:t>
      </w:r>
      <w:r>
        <w:rPr>
          <w:rFonts w:cs="Times New Roman"/>
          <w:rtl/>
        </w:rPr>
        <w:t xml:space="preserve"> שם המשפחה של קולין </w:t>
      </w:r>
      <w:r w:rsidR="009E2FD7">
        <w:rPr>
          <w:rFonts w:cs="Times New Roman"/>
          <w:rtl/>
        </w:rPr>
        <w:t>–</w:t>
      </w:r>
      <w:r w:rsidR="009E2FD7">
        <w:rPr>
          <w:rFonts w:cs="Times New Roman" w:hint="cs"/>
          <w:rtl/>
        </w:rPr>
        <w:t xml:space="preserve"> בייקר?? </w:t>
      </w:r>
      <w:r>
        <w:rPr>
          <w:rFonts w:cs="Times New Roman"/>
          <w:rtl/>
        </w:rPr>
        <w:t>ולמה שיכול היה לצאת ממנה.</w:t>
      </w:r>
    </w:p>
    <w:p w14:paraId="62E5F7A9" w14:textId="00D3236C" w:rsidR="008F1F09" w:rsidRDefault="008F1F09" w:rsidP="008F1F09">
      <w:pPr>
        <w:rPr>
          <w:rFonts w:cs="Times New Roman"/>
          <w:rtl/>
        </w:rPr>
      </w:pPr>
      <w:r>
        <w:rPr>
          <w:rFonts w:cs="Times New Roman"/>
          <w:rtl/>
        </w:rPr>
        <w:t>וההורים שלו צדקו, דבר לא ייצא ממנו לעולם. הם רק לא ידעו שלא רק שלא ייצא ממנו, אלא גם שיהרוס כל מה שטוב, כל מה שיפה וחיובי בעולם.</w:t>
      </w:r>
    </w:p>
    <w:p w14:paraId="3F0294FD" w14:textId="611A94F0" w:rsidR="001642C8" w:rsidRDefault="001642C8" w:rsidP="008F1F09">
      <w:pPr>
        <w:rPr>
          <w:rtl/>
        </w:rPr>
      </w:pPr>
    </w:p>
    <w:p w14:paraId="53D09720" w14:textId="2BB7E83D" w:rsidR="001642C8" w:rsidRDefault="001642C8" w:rsidP="008F1F09">
      <w:pPr>
        <w:rPr>
          <w:rtl/>
        </w:rPr>
      </w:pPr>
      <w:r>
        <w:rPr>
          <w:rFonts w:hint="cs"/>
          <w:rtl/>
        </w:rPr>
        <w:t xml:space="preserve">כשאלכס נפרד מנטע, ומסיבות מוצדקות ביותר, חבר שלו </w:t>
      </w:r>
      <w:r>
        <w:rPr>
          <w:rtl/>
        </w:rPr>
        <w:t>–</w:t>
      </w:r>
      <w:r>
        <w:rPr>
          <w:rFonts w:hint="cs"/>
          <w:rtl/>
        </w:rPr>
        <w:t xml:space="preserve"> מישהו שהיה לו קשה מאד להשיג חברה </w:t>
      </w:r>
      <w:r>
        <w:rPr>
          <w:rtl/>
        </w:rPr>
        <w:t>–</w:t>
      </w:r>
      <w:r>
        <w:rPr>
          <w:rFonts w:hint="cs"/>
          <w:rtl/>
        </w:rPr>
        <w:t xml:space="preserve"> אמר לו: לא היית יכול לשלם לי בשביל לחזור להיות רווק [הוא לא נשוי אבל יש לו חברה] </w:t>
      </w:r>
      <w:r w:rsidR="004C77AC">
        <w:rPr>
          <w:rFonts w:hint="cs"/>
          <w:rtl/>
        </w:rPr>
        <w:t>[</w:t>
      </w:r>
      <w:r w:rsidR="004C77AC">
        <w:t>You couldn’t pay me to be single again – Lovesick S02E05</w:t>
      </w:r>
      <w:r w:rsidR="004C77AC">
        <w:rPr>
          <w:rFonts w:hint="cs"/>
          <w:rtl/>
        </w:rPr>
        <w:t>]</w:t>
      </w:r>
    </w:p>
    <w:p w14:paraId="2F641397" w14:textId="104FB147" w:rsidR="004C77AC" w:rsidRDefault="004C77AC" w:rsidP="008F1F09">
      <w:pPr>
        <w:rPr>
          <w:rtl/>
        </w:rPr>
      </w:pPr>
      <w:r>
        <w:rPr>
          <w:rFonts w:hint="cs"/>
          <w:rtl/>
        </w:rPr>
        <w:t xml:space="preserve">אלכס </w:t>
      </w:r>
      <w:r>
        <w:rPr>
          <w:rtl/>
        </w:rPr>
        <w:t>–</w:t>
      </w:r>
      <w:r>
        <w:rPr>
          <w:rFonts w:hint="cs"/>
          <w:rtl/>
        </w:rPr>
        <w:t xml:space="preserve"> למה לשלם?</w:t>
      </w:r>
    </w:p>
    <w:p w14:paraId="5C50A0D2" w14:textId="39A37147" w:rsidR="004C77AC" w:rsidRDefault="004C77AC" w:rsidP="008F1F09">
      <w:pPr>
        <w:rPr>
          <w:rtl/>
        </w:rPr>
      </w:pPr>
      <w:r>
        <w:rPr>
          <w:rFonts w:hint="cs"/>
          <w:rtl/>
        </w:rPr>
        <w:t>אני מתכוון, אין מחיר שיגרום לי לחזור להיות רווק.</w:t>
      </w:r>
    </w:p>
    <w:p w14:paraId="4E3D7F64" w14:textId="199DDE82" w:rsidR="004C77AC" w:rsidRDefault="004C77AC" w:rsidP="008F1F09">
      <w:pPr>
        <w:rPr>
          <w:rtl/>
        </w:rPr>
      </w:pPr>
      <w:r>
        <w:rPr>
          <w:rFonts w:hint="cs"/>
          <w:rtl/>
        </w:rPr>
        <w:t>למה לא?</w:t>
      </w:r>
    </w:p>
    <w:p w14:paraId="586DD05B" w14:textId="10F47951" w:rsidR="004C77AC" w:rsidRDefault="004C77AC" w:rsidP="008F1F09">
      <w:pPr>
        <w:rPr>
          <w:rtl/>
        </w:rPr>
      </w:pPr>
      <w:r>
        <w:rPr>
          <w:rFonts w:hint="cs"/>
          <w:rtl/>
        </w:rPr>
        <w:t>אתה לא נורמלי בחיי. כמה זמן היית איתה, 3 שנים?</w:t>
      </w:r>
    </w:p>
    <w:p w14:paraId="0DDEC105" w14:textId="15639FAC" w:rsidR="004C77AC" w:rsidRDefault="004C77AC" w:rsidP="008F1F09">
      <w:pPr>
        <w:rPr>
          <w:rtl/>
        </w:rPr>
      </w:pPr>
      <w:r>
        <w:rPr>
          <w:rFonts w:hint="cs"/>
          <w:rtl/>
        </w:rPr>
        <w:t>בערך. [נניח שנה עם לילך, חצי שנה השתולל, 3 עם נטע]</w:t>
      </w:r>
    </w:p>
    <w:p w14:paraId="4143B4F9" w14:textId="01DFF339" w:rsidR="004C77AC" w:rsidRDefault="004C77AC" w:rsidP="008F1F09">
      <w:pPr>
        <w:rPr>
          <w:rtl/>
        </w:rPr>
      </w:pPr>
      <w:r>
        <w:rPr>
          <w:rFonts w:hint="cs"/>
          <w:rtl/>
        </w:rPr>
        <w:t xml:space="preserve">אז עוד פעם לחפש? </w:t>
      </w:r>
    </w:p>
    <w:p w14:paraId="07828B68" w14:textId="547E18CC" w:rsidR="004C77AC" w:rsidRDefault="004C77AC" w:rsidP="008F1F09">
      <w:pPr>
        <w:rPr>
          <w:rtl/>
        </w:rPr>
      </w:pPr>
      <w:r>
        <w:rPr>
          <w:rFonts w:hint="cs"/>
          <w:rtl/>
        </w:rPr>
        <w:t xml:space="preserve">אני לא מחפש כלום. מה זה משנה. אני יודע בוודאות שאיתה לא. </w:t>
      </w:r>
    </w:p>
    <w:p w14:paraId="048A357C" w14:textId="453294B0" w:rsidR="005D1E41" w:rsidRDefault="005D1E41" w:rsidP="008F1F09">
      <w:pPr>
        <w:rPr>
          <w:rtl/>
        </w:rPr>
      </w:pPr>
    </w:p>
    <w:p w14:paraId="407EF815" w14:textId="620016CB" w:rsidR="005D1E41" w:rsidRDefault="005D1E41" w:rsidP="008F1F09">
      <w:pPr>
        <w:rPr>
          <w:rtl/>
        </w:rPr>
      </w:pPr>
    </w:p>
    <w:p w14:paraId="3877496E" w14:textId="2FD39ED8" w:rsidR="005D1E41" w:rsidRDefault="005D1E41" w:rsidP="008F1F09">
      <w:pPr>
        <w:rPr>
          <w:rtl/>
        </w:rPr>
      </w:pPr>
      <w:r>
        <w:rPr>
          <w:rFonts w:hint="cs"/>
          <w:rtl/>
        </w:rPr>
        <w:lastRenderedPageBreak/>
        <w:t>נניח היה מקרה שאלכס היה ב</w:t>
      </w:r>
      <w:r w:rsidR="0009670E">
        <w:rPr>
          <w:rFonts w:hint="cs"/>
          <w:rtl/>
        </w:rPr>
        <w:t>איזה אירוע או כנס והוא רצה להתחיל עם הבארמנית אבל היא אמרה שהיא עסוקה נורא אז הוא עבר מאחורי הבר ועזר לה, בדיוק כמו ב-</w:t>
      </w:r>
      <w:r w:rsidR="0009670E" w:rsidRPr="0009670E">
        <w:t xml:space="preserve"> Lovesick S02E05</w:t>
      </w:r>
      <w:r w:rsidR="0009670E">
        <w:rPr>
          <w:rFonts w:hint="cs"/>
          <w:rtl/>
        </w:rPr>
        <w:t>דקה 12:22.</w:t>
      </w:r>
      <w:r w:rsidR="002740DB">
        <w:rPr>
          <w:rFonts w:hint="cs"/>
          <w:rtl/>
        </w:rPr>
        <w:t xml:space="preserve"> כלומר עשה משהו שדורש אומץ ותושיה שלי אין בכלל.</w:t>
      </w:r>
    </w:p>
    <w:p w14:paraId="5EEFD964" w14:textId="15E482E7" w:rsidR="008F1F09" w:rsidRDefault="008F1F09" w:rsidP="00765B6F">
      <w:pPr>
        <w:rPr>
          <w:rtl/>
        </w:rPr>
      </w:pPr>
    </w:p>
    <w:p w14:paraId="7A7E923F" w14:textId="64BD7787" w:rsidR="001F2538" w:rsidRDefault="001F2538" w:rsidP="00765B6F">
      <w:pPr>
        <w:rPr>
          <w:rtl/>
        </w:rPr>
      </w:pPr>
    </w:p>
    <w:p w14:paraId="539F6935" w14:textId="2593F710" w:rsidR="001F2538" w:rsidRDefault="001F2538" w:rsidP="00765B6F">
      <w:pPr>
        <w:rPr>
          <w:rtl/>
        </w:rPr>
      </w:pPr>
    </w:p>
    <w:p w14:paraId="3879EE5D" w14:textId="38BA3F8D" w:rsidR="001F2538" w:rsidRDefault="001F2538" w:rsidP="00765B6F">
      <w:pPr>
        <w:rPr>
          <w:rtl/>
        </w:rPr>
      </w:pPr>
    </w:p>
    <w:p w14:paraId="2DB27287" w14:textId="3D5D2096" w:rsidR="001F2538" w:rsidRDefault="001F2538" w:rsidP="001F2538">
      <w:pPr>
        <w:pStyle w:val="Heading3"/>
        <w:rPr>
          <w:rtl/>
        </w:rPr>
      </w:pPr>
      <w:r>
        <w:rPr>
          <w:rFonts w:hint="cs"/>
          <w:rtl/>
        </w:rPr>
        <w:t>אוקסי</w:t>
      </w:r>
    </w:p>
    <w:p w14:paraId="5C24CEED" w14:textId="77EE145E" w:rsidR="001F2538" w:rsidRDefault="001F2538" w:rsidP="001F2538">
      <w:pPr>
        <w:rPr>
          <w:rFonts w:cs="Times New Roman"/>
          <w:rtl/>
        </w:rPr>
      </w:pPr>
      <w:r>
        <w:rPr>
          <w:rFonts w:cs="Times New Roman"/>
          <w:rtl/>
        </w:rPr>
        <w:t>אחרי התאונה אלכס היה על משככי כאבים הרבה זמן, באמת הניתוח לא כ''כ הצליח וגם אחרי שנגמל מהמשככים כאב לו לעיתים קרובות ובאמת אח''כ נהיה לו מזה זיהום בדם - כי היה שם משהו לתקן אבל הוא לא הסכים שוב להיבדק. אז תקופה ארוכה הוא לקח אוקסי וגו'.</w:t>
      </w:r>
    </w:p>
    <w:p w14:paraId="03906080" w14:textId="54D2B5D6" w:rsidR="007B75BC" w:rsidRDefault="007B75BC" w:rsidP="001F2538">
      <w:pPr>
        <w:rPr>
          <w:rFonts w:cs="Times New Roman"/>
          <w:rtl/>
        </w:rPr>
      </w:pPr>
    </w:p>
    <w:p w14:paraId="3296BA72" w14:textId="0D1F260D" w:rsidR="007B75BC" w:rsidRDefault="007B75BC" w:rsidP="001F2538">
      <w:pPr>
        <w:rPr>
          <w:rFonts w:cs="Times New Roman"/>
          <w:rtl/>
        </w:rPr>
      </w:pPr>
      <w:r>
        <w:rPr>
          <w:rFonts w:cs="Times New Roman" w:hint="cs"/>
          <w:rtl/>
        </w:rPr>
        <w:t xml:space="preserve">היו לאלכס כאבים </w:t>
      </w:r>
      <w:r>
        <w:rPr>
          <w:rFonts w:cs="Times New Roman"/>
          <w:rtl/>
        </w:rPr>
        <w:t>–</w:t>
      </w:r>
      <w:r>
        <w:rPr>
          <w:rFonts w:cs="Times New Roman" w:hint="cs"/>
          <w:rtl/>
        </w:rPr>
        <w:t xml:space="preserve"> היו כאבים מסוגים שונים, ובעיתויים שונים.</w:t>
      </w:r>
    </w:p>
    <w:p w14:paraId="7F037C96" w14:textId="75DA35C2" w:rsidR="007B75BC" w:rsidRDefault="007B75BC" w:rsidP="001F2538">
      <w:pPr>
        <w:rPr>
          <w:rFonts w:cs="Times New Roman"/>
          <w:rtl/>
        </w:rPr>
      </w:pPr>
      <w:r>
        <w:rPr>
          <w:rFonts w:cs="Times New Roman" w:hint="cs"/>
          <w:rtl/>
        </w:rPr>
        <w:t>הכאב הבלתי נסבל ביותר היה ברגלו המרוסקת, וזה היה כאב שאף פעם לא נעלם לגמרי. לפעמים הוא היה כמו מאחורי קיר אטום, מפלצת לא נראית אבל שגניחותיה נשמעות היטב, וטפריה הסורטים את החומה שמשכך-הכאבים הציב בין אלכס לבינה. ולפעמים משכך כאבים אחר הפך את ה</w:t>
      </w:r>
      <w:r>
        <w:rPr>
          <w:rFonts w:cs="Times New Roman"/>
        </w:rPr>
        <w:t>highway</w:t>
      </w:r>
      <w:r>
        <w:rPr>
          <w:rFonts w:cs="Times New Roman" w:hint="cs"/>
          <w:rtl/>
        </w:rPr>
        <w:t xml:space="preserve"> שבין אלכס לכאב לדרך-עפר רעועה, שקשה לצלוח אותה אבל לאט לאט כן עוברים, </w:t>
      </w:r>
      <w:r w:rsidR="00AD368A">
        <w:rPr>
          <w:rFonts w:cs="Times New Roman" w:hint="cs"/>
          <w:rtl/>
        </w:rPr>
        <w:t xml:space="preserve">הכאב היה כמו אמבה שמתחלקת לשתי אמבות, וממש לפני רגע החלוקה מה שמפריד בין שני חצאי האמבה הוא </w:t>
      </w:r>
      <w:r w:rsidR="00AD368A">
        <w:rPr>
          <w:rFonts w:cs="Times New Roman"/>
        </w:rPr>
        <w:t>tendril</w:t>
      </w:r>
      <w:r w:rsidR="00AD368A">
        <w:rPr>
          <w:rFonts w:cs="Times New Roman" w:hint="cs"/>
          <w:rtl/>
        </w:rPr>
        <w:t xml:space="preserve"> </w:t>
      </w:r>
      <w:r w:rsidR="006253E7">
        <w:rPr>
          <w:rFonts w:cs="Times New Roman" w:hint="cs"/>
          <w:rtl/>
        </w:rPr>
        <w:t xml:space="preserve">צינור </w:t>
      </w:r>
      <w:r w:rsidR="00AD368A">
        <w:rPr>
          <w:rFonts w:cs="Times New Roman" w:hint="cs"/>
          <w:rtl/>
        </w:rPr>
        <w:t xml:space="preserve">דקיק וארוך-קמעה של קרום-תא ומעט ציטופלזמה, עדיין יש קשר בין שני חצאי האמבה אבל הוא קלוש ומהדהד </w:t>
      </w:r>
      <w:r w:rsidR="00AD368A">
        <w:rPr>
          <w:rFonts w:cs="Times New Roman"/>
          <w:rtl/>
        </w:rPr>
        <w:t>–</w:t>
      </w:r>
      <w:r w:rsidR="00AD368A">
        <w:rPr>
          <w:rFonts w:cs="Times New Roman" w:hint="cs"/>
          <w:rtl/>
        </w:rPr>
        <w:t xml:space="preserve"> כל חצי יודע שבצידו השני של ה</w:t>
      </w:r>
      <w:r w:rsidR="00AD368A">
        <w:rPr>
          <w:rFonts w:cs="Times New Roman"/>
        </w:rPr>
        <w:t>tendril</w:t>
      </w:r>
      <w:r w:rsidR="00AD368A">
        <w:rPr>
          <w:rFonts w:cs="Times New Roman" w:hint="cs"/>
          <w:rtl/>
        </w:rPr>
        <w:t xml:space="preserve"> קיימת אמבה נוספת והיא במלוא תפארתה, היא מתנפחת ועוד נכונים לה חיים מלאים</w:t>
      </w:r>
      <w:r>
        <w:rPr>
          <w:rFonts w:cs="Times New Roman" w:hint="cs"/>
          <w:rtl/>
        </w:rPr>
        <w:t xml:space="preserve"> </w:t>
      </w:r>
      <w:r w:rsidR="00AD368A">
        <w:rPr>
          <w:rFonts w:cs="Times New Roman" w:hint="cs"/>
          <w:rtl/>
        </w:rPr>
        <w:t>וגדושים בתור אמבה גדולה ורצינית, כך גם אלכס והכאב שלו, הוא חש בכאב חי חיים מלאים ושלמים, גועש, מתנפח&amp;, משתלם בתורת הנסתר&amp;, מצמח קוצים ולומד לחצוק, זה היה מעבר לאותו צינור-ציטופלזמה שהפרי</w:t>
      </w:r>
      <w:r w:rsidR="006253E7">
        <w:rPr>
          <w:rFonts w:cs="Times New Roman" w:hint="cs"/>
          <w:rtl/>
        </w:rPr>
        <w:t>ד</w:t>
      </w:r>
      <w:r w:rsidR="00AD368A">
        <w:rPr>
          <w:rFonts w:cs="Times New Roman" w:hint="cs"/>
          <w:rtl/>
        </w:rPr>
        <w:t xml:space="preserve"> בין אלכס לבינו.</w:t>
      </w:r>
    </w:p>
    <w:p w14:paraId="4B8F3D05" w14:textId="5124CD4B" w:rsidR="001F2538" w:rsidRDefault="001F2538" w:rsidP="001F2538">
      <w:pPr>
        <w:rPr>
          <w:rtl/>
        </w:rPr>
      </w:pPr>
    </w:p>
    <w:p w14:paraId="0BE4A658" w14:textId="77777777" w:rsidR="001F2538" w:rsidRDefault="001F2538" w:rsidP="001F2538">
      <w:pPr>
        <w:rPr>
          <w:rtl/>
        </w:rPr>
      </w:pPr>
    </w:p>
    <w:p w14:paraId="1EF02BD5" w14:textId="620E8E30" w:rsidR="00D7208A" w:rsidRDefault="00D7208A" w:rsidP="00D7208A">
      <w:pPr>
        <w:pStyle w:val="Heading3"/>
        <w:rPr>
          <w:rtl/>
        </w:rPr>
      </w:pPr>
      <w:r>
        <w:rPr>
          <w:rFonts w:hint="cs"/>
          <w:rtl/>
        </w:rPr>
        <w:t>אלכס נפרד מנטע</w:t>
      </w:r>
    </w:p>
    <w:p w14:paraId="6371BEA6" w14:textId="53F4311C" w:rsidR="00D7208A" w:rsidRDefault="00D7208A" w:rsidP="00D7208A">
      <w:pPr>
        <w:rPr>
          <w:rtl/>
        </w:rPr>
      </w:pPr>
      <w:r>
        <w:rPr>
          <w:rFonts w:hint="cs"/>
          <w:rtl/>
        </w:rPr>
        <w:t>זה היה ככה:</w:t>
      </w:r>
    </w:p>
    <w:p w14:paraId="5A0CF2B6" w14:textId="266A8D8A" w:rsidR="00D7208A" w:rsidRDefault="00D7208A" w:rsidP="00D7208A">
      <w:pPr>
        <w:rPr>
          <w:rtl/>
        </w:rPr>
      </w:pPr>
      <w:r>
        <w:rPr>
          <w:rFonts w:hint="cs"/>
          <w:rtl/>
        </w:rPr>
        <w:t xml:space="preserve">נטע החליטה בתור עונש למנוע ממנו סקס. הוא הסביר לה כמה שזה לא מקובל עליו בתור נשק לוחמה. מותר לדבר, וכל עוד לא ילבנו הכל עד הסוף ויבינו מהי עמדתם (ברור שעמדתה רצינית ביותר אם החליטה למנוע ממנו סקס, והיא חושבת שזה עדיין בר תיקון אחרת לא היתה </w:t>
      </w:r>
      <w:r w:rsidR="00374BDE">
        <w:rPr>
          <w:rFonts w:hint="cs"/>
          <w:rtl/>
        </w:rPr>
        <w:t xml:space="preserve">מענישה אלא עוזבת). היא אמרה </w:t>
      </w:r>
      <w:r w:rsidR="00374BDE">
        <w:rPr>
          <w:rtl/>
        </w:rPr>
        <w:t>–</w:t>
      </w:r>
      <w:r w:rsidR="00374BDE">
        <w:rPr>
          <w:rFonts w:hint="cs"/>
          <w:rtl/>
        </w:rPr>
        <w:t xml:space="preserve"> לא, אני לא אעזוב אחרי שלוש שנים, אני אתן לזה כל הזדמנות נוספת.</w:t>
      </w:r>
    </w:p>
    <w:p w14:paraId="60C4AD1D" w14:textId="76D65B2F" w:rsidR="00005092" w:rsidRDefault="00005092" w:rsidP="00D7208A">
      <w:pPr>
        <w:rPr>
          <w:rtl/>
        </w:rPr>
      </w:pPr>
      <w:r>
        <w:rPr>
          <w:rFonts w:hint="cs"/>
          <w:rtl/>
        </w:rPr>
        <w:t xml:space="preserve">גם הוא נתן לזה הזדמנות נוספת. </w:t>
      </w:r>
      <w:r w:rsidR="00186846">
        <w:rPr>
          <w:rFonts w:hint="cs"/>
          <w:rtl/>
        </w:rPr>
        <w:t xml:space="preserve">כמה חודשים </w:t>
      </w:r>
      <w:r w:rsidR="0094185F">
        <w:rPr>
          <w:rFonts w:hint="cs"/>
          <w:rtl/>
        </w:rPr>
        <w:t>אחרי מקרה מניעת הסקס, היא החליטה לא לדבר איתו. "זה לא מקובל עלי בתור כלי נשק," הוא אמר לה. "אני מוכן שנשב ונדבר כל הלילה על מה שמפריע לך."</w:t>
      </w:r>
    </w:p>
    <w:p w14:paraId="18752089" w14:textId="1AF4CBBE" w:rsidR="0094185F" w:rsidRDefault="0094185F" w:rsidP="00D7208A">
      <w:pPr>
        <w:rPr>
          <w:rtl/>
        </w:rPr>
      </w:pPr>
      <w:r>
        <w:rPr>
          <w:rFonts w:hint="cs"/>
          <w:rtl/>
        </w:rPr>
        <w:lastRenderedPageBreak/>
        <w:t xml:space="preserve">הם ישבו ודיברו עד 5 לפנות בוקר כשהוא היה צריך לחזור לצבא. </w:t>
      </w:r>
      <w:r w:rsidR="003C51D1">
        <w:rPr>
          <w:rFonts w:hint="cs"/>
          <w:rtl/>
        </w:rPr>
        <w:t>היה לו חדר שהוא שכר בדירה הזאת בדרום ת"א יחד עם החברים האחרים שלו מהצבא, או לחילופין בראשל"צ. או אצל הוריה. הם ישבו כל הלילה בגינה האחורית של ההורים שלה או במקום אחר ודיברו. אולי אצל גידי בקיבוץ. ולא ליבנו.</w:t>
      </w:r>
    </w:p>
    <w:p w14:paraId="3C38E581" w14:textId="1CBDA9D8" w:rsidR="003C51D1" w:rsidRDefault="003C51D1" w:rsidP="00D7208A">
      <w:pPr>
        <w:rPr>
          <w:rtl/>
        </w:rPr>
      </w:pPr>
      <w:r>
        <w:rPr>
          <w:rFonts w:hint="cs"/>
          <w:rtl/>
        </w:rPr>
        <w:t xml:space="preserve">הפעם הבאה ששיחררו אותו, הוא בא להורים שלו להכין לסופי את המאכל קישואים שלה, ואח"כ </w:t>
      </w:r>
      <w:r w:rsidR="00623988">
        <w:rPr>
          <w:rFonts w:hint="cs"/>
          <w:rtl/>
        </w:rPr>
        <w:t xml:space="preserve">הם נפגשו עם ארקדי והדס לכבוד האירוסין שלהם. הוא היה כמובן מדוכא מאד. והיא לא ריחמה עליו והמשיכה לכעוס ולא לדבר. הוא הזהיר אותה </w:t>
      </w:r>
      <w:r w:rsidR="00623988">
        <w:rPr>
          <w:rtl/>
        </w:rPr>
        <w:t>–</w:t>
      </w:r>
      <w:r w:rsidR="00623988">
        <w:rPr>
          <w:rFonts w:hint="cs"/>
          <w:rtl/>
        </w:rPr>
        <w:t xml:space="preserve"> אין כזה דבר לא לדבר. אבל היא המשיכה בכך. הוא אמר </w:t>
      </w:r>
      <w:r w:rsidR="00623988">
        <w:rPr>
          <w:rtl/>
        </w:rPr>
        <w:t>–</w:t>
      </w:r>
      <w:r w:rsidR="00623988">
        <w:rPr>
          <w:rFonts w:hint="cs"/>
          <w:rtl/>
        </w:rPr>
        <w:t xml:space="preserve"> אז אין לנו מה לעשות יותר ביחד.</w:t>
      </w:r>
    </w:p>
    <w:p w14:paraId="33297DD7" w14:textId="06AA7507" w:rsidR="00623988" w:rsidRDefault="00623988" w:rsidP="00D7208A">
      <w:pPr>
        <w:rPr>
          <w:rtl/>
        </w:rPr>
      </w:pPr>
      <w:r>
        <w:rPr>
          <w:rFonts w:hint="cs"/>
          <w:rtl/>
        </w:rPr>
        <w:t xml:space="preserve">עכשו אחרי התאונה וכו' היא באה אליו כמובן, אבל הוא אמר לה </w:t>
      </w:r>
      <w:r>
        <w:rPr>
          <w:rtl/>
        </w:rPr>
        <w:t>–</w:t>
      </w:r>
      <w:r>
        <w:rPr>
          <w:rFonts w:hint="cs"/>
          <w:rtl/>
        </w:rPr>
        <w:t xml:space="preserve"> אנחנו נפרדנו. אנחנו לא ביחד יותר. </w:t>
      </w:r>
    </w:p>
    <w:p w14:paraId="545850AE" w14:textId="3346439D" w:rsidR="00623988" w:rsidRDefault="00623988" w:rsidP="00D7208A">
      <w:pPr>
        <w:rPr>
          <w:rtl/>
        </w:rPr>
      </w:pPr>
      <w:r>
        <w:rPr>
          <w:rFonts w:hint="cs"/>
          <w:rtl/>
        </w:rPr>
        <w:t>היא אל רצתה את זה, היא בכתה.</w:t>
      </w:r>
    </w:p>
    <w:p w14:paraId="7DEC8731" w14:textId="4984BECC" w:rsidR="00623988" w:rsidRDefault="00623988" w:rsidP="00D7208A">
      <w:pPr>
        <w:rPr>
          <w:rtl/>
        </w:rPr>
      </w:pPr>
      <w:r>
        <w:rPr>
          <w:rFonts w:hint="cs"/>
          <w:rtl/>
        </w:rPr>
        <w:t>"זה באמת לא את. את יודעת שיש לי את השריטה הזאת. אני לא מסוגל לסבול נידוי מהחברה שלי."</w:t>
      </w:r>
    </w:p>
    <w:p w14:paraId="049861FE" w14:textId="22400F7F" w:rsidR="00623988" w:rsidRDefault="00623988" w:rsidP="00D7208A">
      <w:pPr>
        <w:rPr>
          <w:rtl/>
        </w:rPr>
      </w:pPr>
      <w:r>
        <w:rPr>
          <w:rFonts w:hint="cs"/>
          <w:rtl/>
        </w:rPr>
        <w:t>"זה לא יקרה יותר."</w:t>
      </w:r>
    </w:p>
    <w:p w14:paraId="0E9F4C10" w14:textId="4AD390E9" w:rsidR="00623988" w:rsidRDefault="00623988" w:rsidP="00D7208A">
      <w:pPr>
        <w:rPr>
          <w:rtl/>
        </w:rPr>
      </w:pPr>
      <w:r>
        <w:rPr>
          <w:rFonts w:hint="cs"/>
          <w:rtl/>
        </w:rPr>
        <w:t>"אבל זה קורה, וזה יקרה עוד הרבה. זאת הדרך שלך אולי להתגבר על כעסים. את לא תשתני, את לא יכולה לשלוט בזה. ואני לא מסיגל לחיות עם מישהי שכל הזמן אני בפחד מנידוי וחרמות. אני לא מוכן לזה. זה לא החיים שאני יכול לחיות."</w:t>
      </w:r>
    </w:p>
    <w:p w14:paraId="72CFD84C" w14:textId="6DD74DF1" w:rsidR="00623988" w:rsidRDefault="00623988" w:rsidP="00D7208A">
      <w:pPr>
        <w:rPr>
          <w:rtl/>
        </w:rPr>
      </w:pPr>
      <w:r>
        <w:rPr>
          <w:rFonts w:hint="cs"/>
          <w:rtl/>
        </w:rPr>
        <w:t>היא בכתה.</w:t>
      </w:r>
    </w:p>
    <w:p w14:paraId="299CBC5F" w14:textId="316B0C9E" w:rsidR="00623988" w:rsidRDefault="00623988" w:rsidP="00D7208A">
      <w:pPr>
        <w:rPr>
          <w:rtl/>
        </w:rPr>
      </w:pPr>
      <w:r>
        <w:rPr>
          <w:rFonts w:hint="cs"/>
          <w:rtl/>
        </w:rPr>
        <w:t>"אל תבכי נטע. את האדם שאם את נפרדת ממישהו הוא מתאבד."</w:t>
      </w:r>
    </w:p>
    <w:p w14:paraId="25AD3B21" w14:textId="5D2EB1FF" w:rsidR="00623988" w:rsidRDefault="00623988" w:rsidP="00D7208A">
      <w:pPr>
        <w:rPr>
          <w:rtl/>
        </w:rPr>
      </w:pPr>
      <w:r>
        <w:rPr>
          <w:rFonts w:hint="cs"/>
          <w:rtl/>
        </w:rPr>
        <w:t>"אתה מגזים וזה לא יפה."</w:t>
      </w:r>
    </w:p>
    <w:p w14:paraId="636F650B" w14:textId="3A7C29A2" w:rsidR="00623988" w:rsidRDefault="00623988" w:rsidP="00D7208A">
      <w:pPr>
        <w:rPr>
          <w:rtl/>
        </w:rPr>
      </w:pPr>
      <w:r>
        <w:rPr>
          <w:rFonts w:hint="cs"/>
          <w:rtl/>
        </w:rPr>
        <w:t>"אני לא מגזים. אלמלא זה, היית עוזבת אותי מתישהו ואני הייתי מתאבד. והייתי מוכן למות ככה, רק בשביל הזמן שנהיה ביחד."</w:t>
      </w:r>
    </w:p>
    <w:p w14:paraId="485605B1" w14:textId="3F662CE2" w:rsidR="00623988" w:rsidRDefault="00623988" w:rsidP="00D7208A">
      <w:pPr>
        <w:rPr>
          <w:rtl/>
        </w:rPr>
      </w:pPr>
      <w:r>
        <w:rPr>
          <w:rFonts w:hint="cs"/>
          <w:rtl/>
        </w:rPr>
        <w:t>"אתה מפחד שאני אעזוב אותך?"</w:t>
      </w:r>
    </w:p>
    <w:p w14:paraId="4DD4B5F7" w14:textId="30540C8E" w:rsidR="00623988" w:rsidRDefault="00623988" w:rsidP="00D7208A">
      <w:pPr>
        <w:rPr>
          <w:rtl/>
        </w:rPr>
      </w:pPr>
      <w:r>
        <w:rPr>
          <w:rFonts w:hint="cs"/>
          <w:rtl/>
        </w:rPr>
        <w:t>"ברור. שלוש שנים חייתי בפחד הזה. וזה פחד שאני יכול לחיות בו. אבל הפחד מנידוי הוא לא פחד שאני יכול לחיות בו."</w:t>
      </w:r>
    </w:p>
    <w:p w14:paraId="23726F91" w14:textId="58935A63" w:rsidR="00F84B4E" w:rsidRDefault="00F84B4E" w:rsidP="00D7208A">
      <w:pPr>
        <w:rPr>
          <w:rtl/>
        </w:rPr>
      </w:pPr>
      <w:r>
        <w:rPr>
          <w:rFonts w:hint="cs"/>
          <w:rtl/>
        </w:rPr>
        <w:t>"אתה עושה טעות איומה אלכס."</w:t>
      </w:r>
    </w:p>
    <w:p w14:paraId="27FF6D7F" w14:textId="77D042FD" w:rsidR="00F84B4E" w:rsidRDefault="009A745A" w:rsidP="00D7208A">
      <w:pPr>
        <w:rPr>
          <w:rtl/>
        </w:rPr>
      </w:pPr>
      <w:r>
        <w:rPr>
          <w:rFonts w:hint="cs"/>
          <w:rtl/>
        </w:rPr>
        <w:t>"זה המוטו [מילה אחרת] של חיי. מטעות איומה אחת לשניה."</w:t>
      </w:r>
    </w:p>
    <w:p w14:paraId="0BA6D2CF" w14:textId="154127D8" w:rsidR="009A745A" w:rsidRDefault="009A745A" w:rsidP="00D7208A">
      <w:pPr>
        <w:rPr>
          <w:rtl/>
        </w:rPr>
      </w:pPr>
      <w:r>
        <w:rPr>
          <w:rFonts w:hint="cs"/>
          <w:rtl/>
        </w:rPr>
        <w:t>"זה מצחיק? באיזשהו אופן זה מצחיק?? עכשו מצאת את הזמן הנכון לצחוק?"</w:t>
      </w:r>
    </w:p>
    <w:p w14:paraId="7FA252E5" w14:textId="4CEDBCD0" w:rsidR="009A745A" w:rsidRDefault="009A745A" w:rsidP="00D7208A">
      <w:pPr>
        <w:rPr>
          <w:rtl/>
        </w:rPr>
      </w:pPr>
      <w:r>
        <w:rPr>
          <w:rFonts w:hint="cs"/>
          <w:rtl/>
        </w:rPr>
        <w:t>"עכשו מצאת את הזמן הנכון לנזוף בי?"</w:t>
      </w:r>
    </w:p>
    <w:p w14:paraId="577146C3" w14:textId="3418B62F" w:rsidR="009A745A" w:rsidRPr="00D7208A" w:rsidRDefault="009A745A" w:rsidP="00D7208A">
      <w:pPr>
        <w:rPr>
          <w:rtl/>
        </w:rPr>
      </w:pPr>
      <w:r>
        <w:rPr>
          <w:rFonts w:hint="cs"/>
          <w:rtl/>
        </w:rPr>
        <w:t>"אלכס... אלכס! מי עוד תהיה לך שתטפל בך כפי שאני טיפלתי כשהיית ככה, בין חיים למוות, שתקדיש לך הכל. הכל!"</w:t>
      </w:r>
    </w:p>
    <w:p w14:paraId="1FF0CCB6" w14:textId="318159DE" w:rsidR="00D7208A" w:rsidRDefault="009A745A" w:rsidP="00765B6F">
      <w:pPr>
        <w:rPr>
          <w:rtl/>
        </w:rPr>
      </w:pPr>
      <w:r>
        <w:rPr>
          <w:rFonts w:hint="cs"/>
          <w:rtl/>
        </w:rPr>
        <w:t>"אז להישאר איתך למקרה שאני אקלע לעוד תאונת דרכים?"</w:t>
      </w:r>
    </w:p>
    <w:p w14:paraId="4A61682C" w14:textId="69826F5D" w:rsidR="009A745A" w:rsidRDefault="009A745A" w:rsidP="00765B6F">
      <w:pPr>
        <w:rPr>
          <w:rtl/>
        </w:rPr>
      </w:pPr>
      <w:r>
        <w:rPr>
          <w:rFonts w:hint="cs"/>
          <w:rtl/>
        </w:rPr>
        <w:t>"וואו אתה קר!"</w:t>
      </w:r>
    </w:p>
    <w:p w14:paraId="4BF73427" w14:textId="2F714618" w:rsidR="009A745A" w:rsidRDefault="009A745A" w:rsidP="00765B6F">
      <w:pPr>
        <w:rPr>
          <w:rtl/>
        </w:rPr>
      </w:pPr>
      <w:r>
        <w:rPr>
          <w:rFonts w:hint="cs"/>
          <w:rtl/>
        </w:rPr>
        <w:t>"אני מצטער על כך."</w:t>
      </w:r>
    </w:p>
    <w:p w14:paraId="279AC5A9" w14:textId="30B96C33" w:rsidR="009A745A" w:rsidRDefault="009A745A" w:rsidP="00765B6F">
      <w:pPr>
        <w:rPr>
          <w:rtl/>
        </w:rPr>
      </w:pPr>
      <w:r>
        <w:rPr>
          <w:rFonts w:hint="cs"/>
          <w:rtl/>
        </w:rPr>
        <w:t>"איך אתה קר כשאתה כבר לא אוהב."</w:t>
      </w:r>
    </w:p>
    <w:p w14:paraId="5478AF33" w14:textId="791EE2D2" w:rsidR="009A745A" w:rsidRDefault="009A745A" w:rsidP="00765B6F">
      <w:pPr>
        <w:rPr>
          <w:rtl/>
        </w:rPr>
      </w:pPr>
      <w:r>
        <w:rPr>
          <w:rFonts w:hint="cs"/>
          <w:rtl/>
        </w:rPr>
        <w:t>שתיקה / את עדיין יקרה לי...</w:t>
      </w:r>
    </w:p>
    <w:p w14:paraId="30F09783" w14:textId="1FF66AFE" w:rsidR="003855B4" w:rsidRDefault="003855B4" w:rsidP="00765B6F">
      <w:pPr>
        <w:rPr>
          <w:rtl/>
        </w:rPr>
      </w:pPr>
      <w:r>
        <w:rPr>
          <w:rFonts w:hint="cs"/>
          <w:rtl/>
        </w:rPr>
        <w:t>"אתה עוד תצטער, וזה יהיה מאוחר מדי."</w:t>
      </w:r>
    </w:p>
    <w:p w14:paraId="4B734E84" w14:textId="26789432" w:rsidR="003855B4" w:rsidRDefault="003855B4" w:rsidP="00765B6F">
      <w:pPr>
        <w:rPr>
          <w:rtl/>
        </w:rPr>
      </w:pPr>
      <w:r>
        <w:rPr>
          <w:rFonts w:hint="cs"/>
          <w:rtl/>
        </w:rPr>
        <w:t xml:space="preserve">"אני לא אצטער. אני אף פעם לא הצטערתי </w:t>
      </w:r>
      <w:r w:rsidR="006402B3">
        <w:rPr>
          <w:rFonts w:hint="cs"/>
          <w:rtl/>
        </w:rPr>
        <w:t>כשזה נגמר."</w:t>
      </w:r>
    </w:p>
    <w:p w14:paraId="7ADA0705" w14:textId="29E77482" w:rsidR="006402B3" w:rsidRDefault="006402B3" w:rsidP="00765B6F">
      <w:pPr>
        <w:rPr>
          <w:rtl/>
        </w:rPr>
      </w:pPr>
      <w:r>
        <w:rPr>
          <w:rFonts w:hint="cs"/>
          <w:rtl/>
        </w:rPr>
        <w:t>"ואם זה לא נגמר, רק בעיניך זה נגמר?"</w:t>
      </w:r>
    </w:p>
    <w:p w14:paraId="2F6D5DF1" w14:textId="6F7C9172" w:rsidR="006402B3" w:rsidRDefault="006402B3" w:rsidP="00765B6F">
      <w:pPr>
        <w:rPr>
          <w:rtl/>
        </w:rPr>
      </w:pPr>
      <w:r>
        <w:rPr>
          <w:rFonts w:hint="cs"/>
          <w:rtl/>
        </w:rPr>
        <w:t>"לא, זהו זה."</w:t>
      </w:r>
    </w:p>
    <w:p w14:paraId="18E4C29E" w14:textId="66F28EF2" w:rsidR="006402B3" w:rsidRDefault="006402B3" w:rsidP="00765B6F">
      <w:pPr>
        <w:rPr>
          <w:rtl/>
        </w:rPr>
      </w:pPr>
      <w:r>
        <w:rPr>
          <w:rFonts w:hint="cs"/>
          <w:rtl/>
        </w:rPr>
        <w:lastRenderedPageBreak/>
        <w:t>"יבוא יום ויגמר לך משהו כזה ותצטער."</w:t>
      </w:r>
    </w:p>
    <w:p w14:paraId="62CCFC2F" w14:textId="1E906E39" w:rsidR="006402B3" w:rsidRDefault="006402B3" w:rsidP="00765B6F">
      <w:pPr>
        <w:rPr>
          <w:rtl/>
        </w:rPr>
      </w:pPr>
      <w:r>
        <w:rPr>
          <w:rFonts w:hint="cs"/>
          <w:rtl/>
        </w:rPr>
        <w:t>"ייתכן."</w:t>
      </w:r>
    </w:p>
    <w:p w14:paraId="25E14DE3" w14:textId="2456500B" w:rsidR="006402B3" w:rsidRDefault="006402B3" w:rsidP="00765B6F">
      <w:pPr>
        <w:rPr>
          <w:rtl/>
        </w:rPr>
      </w:pPr>
      <w:r>
        <w:rPr>
          <w:rFonts w:hint="cs"/>
          <w:rtl/>
        </w:rPr>
        <w:t>"כשתאהב יותר."</w:t>
      </w:r>
    </w:p>
    <w:p w14:paraId="1E497E74" w14:textId="29497AD4" w:rsidR="006402B3" w:rsidRDefault="006402B3" w:rsidP="00765B6F">
      <w:pPr>
        <w:rPr>
          <w:rtl/>
        </w:rPr>
      </w:pPr>
      <w:r>
        <w:rPr>
          <w:rFonts w:hint="cs"/>
          <w:rtl/>
        </w:rPr>
        <w:t>"לא, אהבתי אותך מאד. אין יותר."</w:t>
      </w:r>
    </w:p>
    <w:p w14:paraId="02F9D37D" w14:textId="08E3EACC" w:rsidR="006402B3" w:rsidRDefault="006402B3" w:rsidP="00765B6F">
      <w:pPr>
        <w:rPr>
          <w:rtl/>
        </w:rPr>
      </w:pPr>
      <w:r>
        <w:rPr>
          <w:rFonts w:hint="cs"/>
          <w:rtl/>
        </w:rPr>
        <w:t>"יש יותר. יש את האהבה שאתה מוכן להשפיל את עצמך בשבילה, להתחנן, להתפלש, לעבור שנים בשתיקה העיקר לא להיפרד."</w:t>
      </w:r>
    </w:p>
    <w:p w14:paraId="2AB3414B" w14:textId="75FAEDF8" w:rsidR="006402B3" w:rsidRDefault="006402B3" w:rsidP="00765B6F">
      <w:pPr>
        <w:rPr>
          <w:rtl/>
        </w:rPr>
      </w:pPr>
      <w:r>
        <w:rPr>
          <w:rFonts w:hint="cs"/>
          <w:rtl/>
        </w:rPr>
        <w:t>שתק... "נראה לך שהרבה אנשים מוצאים כזה דבר?"</w:t>
      </w:r>
    </w:p>
    <w:p w14:paraId="368847A5" w14:textId="2E41387B" w:rsidR="006402B3" w:rsidRDefault="006402B3" w:rsidP="00765B6F">
      <w:pPr>
        <w:rPr>
          <w:rtl/>
        </w:rPr>
      </w:pPr>
      <w:r>
        <w:rPr>
          <w:rFonts w:hint="cs"/>
          <w:rtl/>
        </w:rPr>
        <w:t>"לא הרבה אולי, אבל אתה תמצא."</w:t>
      </w:r>
    </w:p>
    <w:p w14:paraId="1720A5B2" w14:textId="45604E18" w:rsidR="006402B3" w:rsidRDefault="006402B3" w:rsidP="00765B6F">
      <w:pPr>
        <w:rPr>
          <w:rtl/>
        </w:rPr>
      </w:pPr>
      <w:r>
        <w:rPr>
          <w:rFonts w:hint="cs"/>
          <w:rtl/>
        </w:rPr>
        <w:t>"אולי."</w:t>
      </w:r>
    </w:p>
    <w:p w14:paraId="0AD9F449" w14:textId="6E4C6195" w:rsidR="009A745A" w:rsidRDefault="009A745A" w:rsidP="00765B6F">
      <w:pPr>
        <w:rPr>
          <w:rtl/>
        </w:rPr>
      </w:pPr>
      <w:r>
        <w:rPr>
          <w:rFonts w:hint="cs"/>
          <w:rtl/>
        </w:rPr>
        <w:t>"אז ככה זה. ככה זה נגמר. אני לא אתחנן..."</w:t>
      </w:r>
    </w:p>
    <w:p w14:paraId="03487ADB" w14:textId="6C39134D" w:rsidR="009A745A" w:rsidRDefault="009A745A" w:rsidP="00765B6F">
      <w:pPr>
        <w:rPr>
          <w:rtl/>
        </w:rPr>
      </w:pPr>
      <w:r>
        <w:rPr>
          <w:rFonts w:hint="cs"/>
          <w:rtl/>
        </w:rPr>
        <w:t>"כי את נבונה. את חזקה."</w:t>
      </w:r>
    </w:p>
    <w:p w14:paraId="64A65F7E" w14:textId="2C503EC3" w:rsidR="009A745A" w:rsidRDefault="009A745A" w:rsidP="00765B6F">
      <w:pPr>
        <w:rPr>
          <w:rtl/>
        </w:rPr>
      </w:pPr>
      <w:r>
        <w:rPr>
          <w:rFonts w:hint="cs"/>
          <w:rtl/>
        </w:rPr>
        <w:t>"היינו כל-כך טובים ביחד."</w:t>
      </w:r>
    </w:p>
    <w:p w14:paraId="1D848054" w14:textId="4DC528D0" w:rsidR="009A745A" w:rsidRDefault="009A745A" w:rsidP="00765B6F">
      <w:pPr>
        <w:rPr>
          <w:rtl/>
        </w:rPr>
      </w:pPr>
      <w:r>
        <w:rPr>
          <w:rFonts w:hint="cs"/>
          <w:rtl/>
        </w:rPr>
        <w:t>"הכי טובים."</w:t>
      </w:r>
    </w:p>
    <w:p w14:paraId="1FBBA562" w14:textId="77C12479" w:rsidR="009A745A" w:rsidRDefault="009A745A" w:rsidP="00765B6F">
      <w:pPr>
        <w:rPr>
          <w:rtl/>
        </w:rPr>
      </w:pPr>
      <w:r>
        <w:rPr>
          <w:rFonts w:hint="cs"/>
          <w:rtl/>
        </w:rPr>
        <w:t>"כל-כך יפים ביחד..."</w:t>
      </w:r>
    </w:p>
    <w:p w14:paraId="47A11EDB" w14:textId="1E68C584" w:rsidR="009A745A" w:rsidRDefault="009A745A" w:rsidP="00765B6F">
      <w:pPr>
        <w:rPr>
          <w:rtl/>
        </w:rPr>
      </w:pPr>
      <w:r>
        <w:rPr>
          <w:rFonts w:hint="cs"/>
          <w:rtl/>
        </w:rPr>
        <w:t>"היינו מתאימים מאד."</w:t>
      </w:r>
      <w:r w:rsidR="00E326AE">
        <w:rPr>
          <w:rFonts w:hint="cs"/>
          <w:rtl/>
        </w:rPr>
        <w:t xml:space="preserve"> הוא שפשף את עיניו. ברור שהשיחה הזאת התישה אותו.</w:t>
      </w:r>
    </w:p>
    <w:p w14:paraId="346E2036" w14:textId="244FE7A4" w:rsidR="00E326AE" w:rsidRDefault="00E326AE" w:rsidP="00765B6F">
      <w:pPr>
        <w:rPr>
          <w:rtl/>
        </w:rPr>
      </w:pPr>
      <w:r>
        <w:rPr>
          <w:rFonts w:hint="cs"/>
          <w:rtl/>
        </w:rPr>
        <w:t>"לאן אתה הולך עכשו?" הוא אחז בידו שקית עם דיסק והיא הציצה קודם וראתה שהדיסק עטוף כמתנה.</w:t>
      </w:r>
    </w:p>
    <w:p w14:paraId="287646F6" w14:textId="58535AFA" w:rsidR="00E326AE" w:rsidRDefault="00E326AE" w:rsidP="00765B6F">
      <w:pPr>
        <w:rPr>
          <w:rtl/>
        </w:rPr>
      </w:pPr>
      <w:r>
        <w:rPr>
          <w:rFonts w:hint="cs"/>
          <w:rtl/>
        </w:rPr>
        <w:t xml:space="preserve">"אנחנו הולכים לבקר את סופי עוד מעט. יגידו לנו מתי תאריך הלידה </w:t>
      </w:r>
      <w:r>
        <w:t>when they will induce the labour</w:t>
      </w:r>
      <w:r>
        <w:rPr>
          <w:rFonts w:hint="cs"/>
          <w:rtl/>
        </w:rPr>
        <w:t>. אבל בינתיים עוד יש זמן, אני אקפוץ לארקדי. שמעת שהם ביטלו את החתונה?"</w:t>
      </w:r>
    </w:p>
    <w:p w14:paraId="10D61FBC" w14:textId="268E1658" w:rsidR="00E326AE" w:rsidRDefault="00E326AE" w:rsidP="00765B6F">
      <w:pPr>
        <w:rPr>
          <w:rtl/>
        </w:rPr>
      </w:pPr>
      <w:r>
        <w:rPr>
          <w:rFonts w:hint="cs"/>
          <w:rtl/>
        </w:rPr>
        <w:t>"לא! לא שמעתי כלום!"</w:t>
      </w:r>
    </w:p>
    <w:p w14:paraId="33FC051D" w14:textId="0BBE13A6" w:rsidR="00E326AE" w:rsidRDefault="00E326AE" w:rsidP="00765B6F">
      <w:pPr>
        <w:rPr>
          <w:rtl/>
        </w:rPr>
      </w:pPr>
      <w:r>
        <w:rPr>
          <w:rFonts w:hint="cs"/>
          <w:rtl/>
        </w:rPr>
        <w:t>"ביטלו. הוא לא עונה לטלפונים, נראה לי שהוא מתחפר בדיכאונות שלו."</w:t>
      </w:r>
    </w:p>
    <w:p w14:paraId="16046D5F" w14:textId="4FF44067" w:rsidR="00E326AE" w:rsidRDefault="00E326AE" w:rsidP="00765B6F">
      <w:pPr>
        <w:rPr>
          <w:rtl/>
        </w:rPr>
      </w:pPr>
      <w:r>
        <w:rPr>
          <w:rFonts w:hint="cs"/>
          <w:rtl/>
        </w:rPr>
        <w:t>"אז... אז ביי אלכס."</w:t>
      </w:r>
    </w:p>
    <w:p w14:paraId="6857844F" w14:textId="7EAD40B9" w:rsidR="00E326AE" w:rsidRDefault="00E326AE" w:rsidP="00765B6F">
      <w:pPr>
        <w:rPr>
          <w:rtl/>
        </w:rPr>
      </w:pPr>
      <w:r>
        <w:rPr>
          <w:rFonts w:hint="cs"/>
          <w:rtl/>
        </w:rPr>
        <w:t>"עוד נתראה הרבה נטע. עוד נתראה הרבה."</w:t>
      </w:r>
    </w:p>
    <w:p w14:paraId="773B290E" w14:textId="77777777" w:rsidR="009A745A" w:rsidRPr="00CD067C" w:rsidRDefault="009A745A" w:rsidP="00765B6F">
      <w:pPr>
        <w:rPr>
          <w:rtl/>
        </w:rPr>
      </w:pPr>
    </w:p>
    <w:p w14:paraId="6BCD76F4" w14:textId="77777777" w:rsidR="008F2A3A" w:rsidRDefault="008F2A3A" w:rsidP="00250000">
      <w:pPr>
        <w:bidi w:val="0"/>
        <w:rPr>
          <w:rtl/>
        </w:rPr>
      </w:pPr>
      <w:r>
        <w:rPr>
          <w:rtl/>
        </w:rPr>
        <w:br w:type="page"/>
      </w:r>
    </w:p>
    <w:p w14:paraId="445956F1" w14:textId="77777777" w:rsidR="004627AB" w:rsidRPr="00CD067C" w:rsidRDefault="004627AB" w:rsidP="00250000">
      <w:pPr>
        <w:rPr>
          <w:rtl/>
        </w:rPr>
      </w:pPr>
    </w:p>
    <w:p w14:paraId="32692F66" w14:textId="77777777" w:rsidR="004627AB" w:rsidRPr="00CD067C" w:rsidRDefault="004627AB" w:rsidP="00250000">
      <w:pPr>
        <w:bidi w:val="0"/>
      </w:pPr>
    </w:p>
    <w:p w14:paraId="084C195A" w14:textId="77777777" w:rsidR="006D4660" w:rsidRDefault="006D4660" w:rsidP="00250000">
      <w:pPr>
        <w:pStyle w:val="Title"/>
        <w:rPr>
          <w:rtl/>
        </w:rPr>
      </w:pPr>
      <w:r>
        <w:rPr>
          <w:rFonts w:hint="cs"/>
          <w:rtl/>
        </w:rPr>
        <w:t xml:space="preserve">חלק שלישי </w:t>
      </w:r>
      <w:r>
        <w:rPr>
          <w:rtl/>
        </w:rPr>
        <w:t>–</w:t>
      </w:r>
      <w:r>
        <w:rPr>
          <w:rFonts w:hint="cs"/>
          <w:rtl/>
        </w:rPr>
        <w:t xml:space="preserve"> ארקדי</w:t>
      </w:r>
    </w:p>
    <w:p w14:paraId="6A753522" w14:textId="77777777" w:rsidR="004627AB" w:rsidRPr="00CD067C" w:rsidRDefault="004627AB" w:rsidP="00250000">
      <w:pPr>
        <w:rPr>
          <w:rtl/>
        </w:rPr>
      </w:pPr>
    </w:p>
    <w:p w14:paraId="2D845655" w14:textId="77777777" w:rsidR="006D4660" w:rsidRPr="007B294D" w:rsidRDefault="006D4660" w:rsidP="00B23A54">
      <w:pPr>
        <w:pStyle w:val="Heading1"/>
        <w:rPr>
          <w:rtl/>
        </w:rPr>
      </w:pPr>
      <w:bookmarkStart w:id="60" w:name="_Toc297351154"/>
      <w:bookmarkStart w:id="61" w:name="_Toc322023172"/>
      <w:bookmarkStart w:id="62" w:name="_Toc299174458"/>
      <w:bookmarkStart w:id="63" w:name="_Toc408762899"/>
      <w:r w:rsidRPr="007B294D">
        <w:rPr>
          <w:rtl/>
        </w:rPr>
        <w:t>שֶׁבַע</w:t>
      </w:r>
      <w:bookmarkEnd w:id="60"/>
      <w:bookmarkEnd w:id="61"/>
      <w:bookmarkEnd w:id="62"/>
      <w:bookmarkEnd w:id="63"/>
    </w:p>
    <w:p w14:paraId="48F0D3D2" w14:textId="77777777" w:rsidR="004627AB" w:rsidRPr="00CD067C" w:rsidRDefault="004627AB" w:rsidP="00250000">
      <w:pPr>
        <w:rPr>
          <w:rtl/>
        </w:rPr>
      </w:pPr>
      <w:r w:rsidRPr="00CD067C">
        <w:rPr>
          <w:rtl/>
        </w:rPr>
        <w:t>מִזְּמַן-מִזְּמַן,</w:t>
      </w:r>
    </w:p>
    <w:p w14:paraId="59FAEA11" w14:textId="77777777" w:rsidR="004627AB" w:rsidRPr="00CD067C" w:rsidRDefault="004627AB" w:rsidP="00250000">
      <w:pPr>
        <w:rPr>
          <w:rtl/>
        </w:rPr>
      </w:pPr>
      <w:r w:rsidRPr="00CD067C">
        <w:rPr>
          <w:rtl/>
        </w:rPr>
        <w:t>אָחוֹר-אָחוֹר,</w:t>
      </w:r>
    </w:p>
    <w:p w14:paraId="09F272A9" w14:textId="77777777" w:rsidR="004627AB" w:rsidRPr="00CD067C" w:rsidRDefault="004627AB" w:rsidP="00250000">
      <w:pPr>
        <w:rPr>
          <w:rtl/>
        </w:rPr>
      </w:pPr>
      <w:r w:rsidRPr="00CD067C">
        <w:rPr>
          <w:rtl/>
        </w:rPr>
        <w:t>הָיִיתִי פַּעַם גְּדִי שָׁחוֹר</w:t>
      </w:r>
    </w:p>
    <w:p w14:paraId="352560C3" w14:textId="77777777" w:rsidR="004627AB" w:rsidRPr="00CD067C" w:rsidRDefault="004627AB" w:rsidP="00250000">
      <w:pPr>
        <w:rPr>
          <w:rtl/>
        </w:rPr>
      </w:pPr>
      <w:r w:rsidRPr="00CD067C">
        <w:rPr>
          <w:rtl/>
        </w:rPr>
        <w:t>לֹא הָיָה חָבִיב מִמֶּנִי</w:t>
      </w:r>
    </w:p>
    <w:p w14:paraId="75FDE87C" w14:textId="77777777" w:rsidR="004627AB" w:rsidRPr="00CD067C" w:rsidRDefault="004627AB" w:rsidP="00250000">
      <w:pPr>
        <w:rPr>
          <w:rtl/>
        </w:rPr>
      </w:pPr>
      <w:r w:rsidRPr="00CD067C">
        <w:rPr>
          <w:rtl/>
        </w:rPr>
        <w:t>בְּעֶדְרֵי רָחֵל אִמֶּנוּ.</w:t>
      </w:r>
    </w:p>
    <w:p w14:paraId="28CCE079" w14:textId="77777777" w:rsidR="004627AB" w:rsidRPr="00CD067C" w:rsidRDefault="004627AB" w:rsidP="00250000">
      <w:pPr>
        <w:rPr>
          <w:rtl/>
        </w:rPr>
      </w:pPr>
    </w:p>
    <w:p w14:paraId="56CC4C82" w14:textId="77777777" w:rsidR="004627AB" w:rsidRPr="00CD067C" w:rsidRDefault="004627AB" w:rsidP="00250000">
      <w:pPr>
        <w:rPr>
          <w:rtl/>
        </w:rPr>
      </w:pPr>
      <w:r w:rsidRPr="00CD067C">
        <w:rPr>
          <w:rtl/>
        </w:rPr>
        <w:t>וְהִיא קָשְׁרָה אוֹתִי בְּחוּט,</w:t>
      </w:r>
    </w:p>
    <w:p w14:paraId="76A00D29" w14:textId="77777777" w:rsidR="004627AB" w:rsidRPr="00CD067C" w:rsidRDefault="004627AB" w:rsidP="00250000">
      <w:pPr>
        <w:rPr>
          <w:rtl/>
        </w:rPr>
      </w:pPr>
      <w:r w:rsidRPr="00CD067C">
        <w:rPr>
          <w:rtl/>
        </w:rPr>
        <w:t>לְכָל מָקוֹם אִתִּי הָלְכָה,</w:t>
      </w:r>
    </w:p>
    <w:p w14:paraId="7525DA59" w14:textId="77777777" w:rsidR="004627AB" w:rsidRPr="00CD067C" w:rsidRDefault="004627AB" w:rsidP="00250000">
      <w:pPr>
        <w:rPr>
          <w:rtl/>
        </w:rPr>
      </w:pPr>
      <w:r w:rsidRPr="00CD067C">
        <w:rPr>
          <w:rtl/>
        </w:rPr>
        <w:t>רַק רְקִיקִים עִם צִמּוּקִים</w:t>
      </w:r>
    </w:p>
    <w:p w14:paraId="48367D4C" w14:textId="77777777" w:rsidR="004627AB" w:rsidRPr="00CD067C" w:rsidRDefault="004627AB" w:rsidP="00250000">
      <w:pPr>
        <w:rPr>
          <w:rtl/>
        </w:rPr>
      </w:pPr>
      <w:r w:rsidRPr="00CD067C">
        <w:rPr>
          <w:rtl/>
        </w:rPr>
        <w:t>הִגִּישָׁה לִי לַאֲרוּחָה.</w:t>
      </w:r>
    </w:p>
    <w:p w14:paraId="6D7194EA" w14:textId="77777777" w:rsidR="004627AB" w:rsidRPr="00CD067C" w:rsidRDefault="004627AB" w:rsidP="00250000">
      <w:pPr>
        <w:rPr>
          <w:rtl/>
        </w:rPr>
      </w:pPr>
    </w:p>
    <w:p w14:paraId="396AB9B6" w14:textId="77777777" w:rsidR="004627AB" w:rsidRPr="00CD067C" w:rsidRDefault="004627AB" w:rsidP="00250000">
      <w:pPr>
        <w:rPr>
          <w:rtl/>
        </w:rPr>
      </w:pPr>
      <w:r w:rsidRPr="00CD067C">
        <w:rPr>
          <w:rtl/>
        </w:rPr>
        <w:t>וְהִיא לִטְּפָה וְהִיא חִבְּקָה</w:t>
      </w:r>
    </w:p>
    <w:p w14:paraId="4E6359C0" w14:textId="77777777" w:rsidR="004627AB" w:rsidRPr="00CD067C" w:rsidRDefault="004627AB" w:rsidP="00250000">
      <w:pPr>
        <w:rPr>
          <w:rtl/>
        </w:rPr>
      </w:pPr>
      <w:r w:rsidRPr="00CD067C">
        <w:rPr>
          <w:rtl/>
        </w:rPr>
        <w:t>וְהִיא נָשְׁקָה לִי בַּפָּנִים</w:t>
      </w:r>
    </w:p>
    <w:p w14:paraId="54770466" w14:textId="77777777" w:rsidR="004627AB" w:rsidRPr="00CD067C" w:rsidRDefault="004627AB" w:rsidP="00250000">
      <w:pPr>
        <w:rPr>
          <w:rtl/>
        </w:rPr>
      </w:pPr>
      <w:r w:rsidRPr="00CD067C">
        <w:rPr>
          <w:rtl/>
        </w:rPr>
        <w:t>אַחֶרֶת אֵיךְ הָיוּ עוֹבְרוֹת עָלֶיהָ</w:t>
      </w:r>
    </w:p>
    <w:p w14:paraId="74F09B3D" w14:textId="77777777" w:rsidR="004627AB" w:rsidRPr="00CD067C" w:rsidRDefault="004627AB" w:rsidP="00250000">
      <w:pPr>
        <w:rPr>
          <w:rtl/>
        </w:rPr>
      </w:pPr>
      <w:r w:rsidRPr="00CD067C">
        <w:rPr>
          <w:rtl/>
        </w:rPr>
        <w:t>שֶׁבַע הַשָּׁנִים?</w:t>
      </w:r>
    </w:p>
    <w:p w14:paraId="4D80595D" w14:textId="77777777" w:rsidR="004627AB" w:rsidRPr="00CD067C" w:rsidRDefault="004627AB" w:rsidP="00250000">
      <w:pPr>
        <w:rPr>
          <w:rtl/>
        </w:rPr>
      </w:pPr>
    </w:p>
    <w:p w14:paraId="4FF11555" w14:textId="77777777" w:rsidR="004627AB" w:rsidRPr="00CD067C" w:rsidRDefault="004627AB" w:rsidP="00250000">
      <w:pPr>
        <w:rPr>
          <w:rtl/>
        </w:rPr>
      </w:pPr>
      <w:r w:rsidRPr="00CD067C">
        <w:rPr>
          <w:rtl/>
        </w:rPr>
        <w:t>מילים: נורית זרחי</w:t>
      </w:r>
    </w:p>
    <w:p w14:paraId="6ECC41D5" w14:textId="77777777" w:rsidR="004627AB" w:rsidRPr="00CD067C" w:rsidRDefault="004627AB" w:rsidP="00250000">
      <w:pPr>
        <w:rPr>
          <w:rtl/>
        </w:rPr>
      </w:pPr>
    </w:p>
    <w:p w14:paraId="2D066E0F" w14:textId="77777777" w:rsidR="006D4660" w:rsidRPr="0044357B" w:rsidRDefault="00C30410" w:rsidP="00322FD3">
      <w:pPr>
        <w:pStyle w:val="Heading2"/>
        <w:rPr>
          <w:rtl/>
        </w:rPr>
      </w:pPr>
      <w:bookmarkStart w:id="64" w:name="_Toc322023173"/>
      <w:bookmarkStart w:id="65" w:name="_Toc408762900"/>
      <w:r>
        <w:rPr>
          <w:rFonts w:hint="cs"/>
          <w:rtl/>
        </w:rPr>
        <w:t>הבגידה</w:t>
      </w:r>
      <w:bookmarkEnd w:id="64"/>
      <w:bookmarkEnd w:id="65"/>
    </w:p>
    <w:p w14:paraId="6AB8FBA8" w14:textId="604F11DE" w:rsidR="004627AB" w:rsidRPr="00CD067C" w:rsidRDefault="004627AB" w:rsidP="00FF32E9">
      <w:pPr>
        <w:rPr>
          <w:rtl/>
        </w:rPr>
      </w:pPr>
      <w:r w:rsidRPr="00CD067C">
        <w:rPr>
          <w:rtl/>
        </w:rPr>
        <w:t xml:space="preserve">שוב הגיע </w:t>
      </w:r>
      <w:r>
        <w:rPr>
          <w:rFonts w:hint="cs"/>
          <w:rtl/>
        </w:rPr>
        <w:t>יוני</w:t>
      </w:r>
      <w:r w:rsidR="001357BA">
        <w:rPr>
          <w:rFonts w:hint="cs"/>
          <w:rtl/>
        </w:rPr>
        <w:t xml:space="preserve"> לקיצו</w:t>
      </w:r>
      <w:r w:rsidRPr="00CD067C">
        <w:rPr>
          <w:rtl/>
        </w:rPr>
        <w:t xml:space="preserve">, ושוב ארקדי למד לבחינות סוף הסמסטר. הוא ישב מול המחשב בחדרו המוגף. הוא כבר החליף את הרזולוציה של המסך ואת תמונת הרקע, </w:t>
      </w:r>
      <w:r w:rsidR="00DF4E37">
        <w:rPr>
          <w:rFonts w:hint="cs"/>
          <w:rtl/>
        </w:rPr>
        <w:t xml:space="preserve">הוא </w:t>
      </w:r>
      <w:r w:rsidRPr="00CD067C">
        <w:rPr>
          <w:rtl/>
        </w:rPr>
        <w:t>מחק מהכונן הקשיח את כל התמונות עם הדס, הוא כבר סרק פעמיים את המחשב ומחק כל קובץ ש</w:t>
      </w:r>
      <w:r w:rsidR="00563D54">
        <w:rPr>
          <w:rFonts w:hint="cs"/>
          <w:rtl/>
        </w:rPr>
        <w:t xml:space="preserve">שמו </w:t>
      </w:r>
      <w:r w:rsidRPr="00CD067C">
        <w:rPr>
          <w:rtl/>
        </w:rPr>
        <w:t xml:space="preserve">הכיל </w:t>
      </w:r>
      <w:r w:rsidR="00563D54">
        <w:rPr>
          <w:rFonts w:hint="cs"/>
          <w:rtl/>
        </w:rPr>
        <w:t>'</w:t>
      </w:r>
      <w:r w:rsidRPr="00CD067C">
        <w:t>hadas</w:t>
      </w:r>
      <w:r w:rsidR="00563D54">
        <w:rPr>
          <w:rFonts w:hint="cs"/>
          <w:rtl/>
        </w:rPr>
        <w:t>'</w:t>
      </w:r>
      <w:r w:rsidRPr="00CD067C">
        <w:rPr>
          <w:rtl/>
        </w:rPr>
        <w:t xml:space="preserve"> או </w:t>
      </w:r>
      <w:r w:rsidR="00563D54">
        <w:rPr>
          <w:rFonts w:hint="cs"/>
          <w:rtl/>
        </w:rPr>
        <w:t>'</w:t>
      </w:r>
      <w:r w:rsidRPr="00CD067C">
        <w:rPr>
          <w:rtl/>
        </w:rPr>
        <w:t>הדס</w:t>
      </w:r>
      <w:r w:rsidR="00563D54">
        <w:rPr>
          <w:rFonts w:hint="cs"/>
          <w:rtl/>
        </w:rPr>
        <w:t>'</w:t>
      </w:r>
      <w:r w:rsidRPr="00CD067C">
        <w:rPr>
          <w:rtl/>
        </w:rPr>
        <w:t xml:space="preserve">. את שם המחיצה </w:t>
      </w:r>
      <w:r w:rsidR="00D86D29">
        <w:rPr>
          <w:rFonts w:hint="cs"/>
          <w:rtl/>
        </w:rPr>
        <w:t>'</w:t>
      </w:r>
      <w:r w:rsidRPr="00CD067C">
        <w:rPr>
          <w:rtl/>
        </w:rPr>
        <w:t>מאמרים – דוד של הדס</w:t>
      </w:r>
      <w:r w:rsidR="00D86D29">
        <w:rPr>
          <w:rFonts w:hint="cs"/>
          <w:rtl/>
        </w:rPr>
        <w:t>'</w:t>
      </w:r>
      <w:r w:rsidRPr="00CD067C">
        <w:rPr>
          <w:rtl/>
        </w:rPr>
        <w:t xml:space="preserve">, הוא החליף ל – </w:t>
      </w:r>
      <w:r w:rsidR="00D86D29">
        <w:rPr>
          <w:rFonts w:hint="cs"/>
          <w:rtl/>
        </w:rPr>
        <w:t>'</w:t>
      </w:r>
      <w:r w:rsidRPr="00CD067C">
        <w:rPr>
          <w:rtl/>
        </w:rPr>
        <w:t>רפואה דחופה – מאמרים</w:t>
      </w:r>
      <w:r w:rsidR="00D86D29">
        <w:rPr>
          <w:rFonts w:hint="cs"/>
          <w:rtl/>
        </w:rPr>
        <w:t>'</w:t>
      </w:r>
      <w:r w:rsidRPr="00CD067C">
        <w:rPr>
          <w:rtl/>
        </w:rPr>
        <w:t>. כמובן ש</w:t>
      </w:r>
      <w:r w:rsidR="0057356B" w:rsidRPr="00CD067C">
        <w:rPr>
          <w:rtl/>
        </w:rPr>
        <w:t xml:space="preserve">מחק </w:t>
      </w:r>
      <w:r w:rsidRPr="00CD067C">
        <w:rPr>
          <w:rtl/>
        </w:rPr>
        <w:t xml:space="preserve">גם את התיקיות שהכילו מיילים וצ'טים </w:t>
      </w:r>
      <w:r w:rsidR="00C34A3B">
        <w:rPr>
          <w:rFonts w:hint="cs"/>
          <w:rtl/>
        </w:rPr>
        <w:t xml:space="preserve">ותמונות </w:t>
      </w:r>
      <w:r w:rsidRPr="00CD067C">
        <w:rPr>
          <w:rtl/>
        </w:rPr>
        <w:t>עם אלכס, אבל שיחזר אותן</w:t>
      </w:r>
      <w:r w:rsidR="0057356B">
        <w:rPr>
          <w:rFonts w:hint="cs"/>
          <w:rtl/>
        </w:rPr>
        <w:t xml:space="preserve"> כמעט מייד לאחר מכן</w:t>
      </w:r>
      <w:r w:rsidRPr="00CD067C">
        <w:rPr>
          <w:rtl/>
        </w:rPr>
        <w:t>. לא שלא כעס, הוא ועוד איך כעס. הוא רתח. אלא שהמיילים והצ'טים היו טובים מ</w:t>
      </w:r>
      <w:r w:rsidR="000258AE">
        <w:rPr>
          <w:rFonts w:hint="cs"/>
          <w:rtl/>
        </w:rPr>
        <w:t>כ</w:t>
      </w:r>
      <w:r w:rsidRPr="00CD067C">
        <w:rPr>
          <w:rtl/>
        </w:rPr>
        <w:t xml:space="preserve">די למחוק, </w:t>
      </w:r>
      <w:r w:rsidR="009015AD">
        <w:rPr>
          <w:rFonts w:hint="cs"/>
          <w:rtl/>
        </w:rPr>
        <w:t xml:space="preserve">אלכס עצמו וודאי לא שמר אותם </w:t>
      </w:r>
      <w:r w:rsidR="00A9785B">
        <w:rPr>
          <w:rtl/>
        </w:rPr>
        <w:t>–</w:t>
      </w:r>
      <w:r w:rsidR="00A9785B">
        <w:rPr>
          <w:rFonts w:hint="cs"/>
          <w:rtl/>
        </w:rPr>
        <w:t xml:space="preserve"> העותק היחיד נמצא אצל </w:t>
      </w:r>
      <w:r w:rsidR="009015AD">
        <w:rPr>
          <w:rFonts w:hint="cs"/>
          <w:rtl/>
        </w:rPr>
        <w:t>ארקדי</w:t>
      </w:r>
      <w:r w:rsidR="00A9785B">
        <w:rPr>
          <w:rFonts w:hint="cs"/>
          <w:rtl/>
        </w:rPr>
        <w:t>,</w:t>
      </w:r>
      <w:r w:rsidR="009015AD">
        <w:rPr>
          <w:rFonts w:hint="cs"/>
          <w:rtl/>
        </w:rPr>
        <w:t xml:space="preserve"> </w:t>
      </w:r>
      <w:r w:rsidR="00A9785B">
        <w:rPr>
          <w:rFonts w:hint="cs"/>
          <w:rtl/>
        </w:rPr>
        <w:t>ש</w:t>
      </w:r>
      <w:r w:rsidRPr="00CD067C">
        <w:rPr>
          <w:rtl/>
        </w:rPr>
        <w:t>עדיין זכר</w:t>
      </w:r>
      <w:r w:rsidR="00DF4E37">
        <w:rPr>
          <w:rFonts w:hint="cs"/>
          <w:rtl/>
        </w:rPr>
        <w:t xml:space="preserve"> עד</w:t>
      </w:r>
      <w:r w:rsidRPr="00CD067C">
        <w:rPr>
          <w:rtl/>
        </w:rPr>
        <w:t xml:space="preserve"> כמה נהנה לקרא בהם </w:t>
      </w:r>
      <w:r w:rsidR="008221D4">
        <w:rPr>
          <w:rFonts w:hint="cs"/>
          <w:rtl/>
        </w:rPr>
        <w:t>חזור וקרוא</w:t>
      </w:r>
      <w:r w:rsidRPr="00CD067C">
        <w:rPr>
          <w:rtl/>
        </w:rPr>
        <w:t>, לפני הבגידה האיומה.</w:t>
      </w:r>
    </w:p>
    <w:p w14:paraId="559B3D70" w14:textId="1DAC273A" w:rsidR="004627AB" w:rsidRPr="00CD067C" w:rsidRDefault="004627AB" w:rsidP="0057356B">
      <w:pPr>
        <w:rPr>
          <w:rtl/>
        </w:rPr>
      </w:pPr>
      <w:r w:rsidRPr="00CD067C">
        <w:rPr>
          <w:rFonts w:hint="cs"/>
          <w:rtl/>
        </w:rPr>
        <w:lastRenderedPageBreak/>
        <w:t xml:space="preserve">שוב </w:t>
      </w:r>
      <w:r w:rsidRPr="00FF32E9">
        <w:rPr>
          <w:rFonts w:hint="eastAsia"/>
          <w:highlight w:val="green"/>
          <w:rtl/>
        </w:rPr>
        <w:t>נתקע</w:t>
      </w:r>
      <w:r w:rsidRPr="00CD067C">
        <w:rPr>
          <w:rFonts w:hint="cs"/>
          <w:rtl/>
        </w:rPr>
        <w:t xml:space="preserve"> </w:t>
      </w:r>
      <w:r w:rsidR="00DF4E37">
        <w:rPr>
          <w:rFonts w:hint="cs"/>
          <w:rtl/>
        </w:rPr>
        <w:t>ה</w:t>
      </w:r>
      <w:r w:rsidRPr="00CD067C">
        <w:rPr>
          <w:rFonts w:hint="cs"/>
          <w:rtl/>
        </w:rPr>
        <w:t>נייר ב</w:t>
      </w:r>
      <w:r w:rsidRPr="00CD067C">
        <w:rPr>
          <w:rtl/>
        </w:rPr>
        <w:t xml:space="preserve">מדפסת </w:t>
      </w:r>
      <w:r w:rsidRPr="00CD067C">
        <w:rPr>
          <w:rFonts w:hint="cs"/>
          <w:rtl/>
        </w:rPr>
        <w:t>ו</w:t>
      </w:r>
      <w:r w:rsidRPr="00CD067C">
        <w:rPr>
          <w:rtl/>
        </w:rPr>
        <w:t xml:space="preserve">הוא נאלץ לקרוא </w:t>
      </w:r>
      <w:r w:rsidR="0057356B" w:rsidRPr="00CD067C">
        <w:rPr>
          <w:rtl/>
        </w:rPr>
        <w:t xml:space="preserve">ישירות מהמסך </w:t>
      </w:r>
      <w:r w:rsidRPr="00CD067C">
        <w:rPr>
          <w:rtl/>
        </w:rPr>
        <w:t xml:space="preserve">מאמר על פיענוח אק"ג. הוא היה </w:t>
      </w:r>
      <w:r w:rsidRPr="00FF32E9">
        <w:rPr>
          <w:highlight w:val="green"/>
          <w:rtl/>
        </w:rPr>
        <w:t>תקוע</w:t>
      </w:r>
      <w:r w:rsidRPr="00CD067C">
        <w:rPr>
          <w:rtl/>
        </w:rPr>
        <w:t xml:space="preserve"> באותו </w:t>
      </w:r>
      <w:r w:rsidR="00D86D29">
        <w:rPr>
          <w:rtl/>
        </w:rPr>
        <w:t>עמוד במאמר כבר למעלה מ</w:t>
      </w:r>
      <w:r w:rsidR="00210B69">
        <w:rPr>
          <w:rFonts w:hint="cs"/>
          <w:rtl/>
        </w:rPr>
        <w:t>מ</w:t>
      </w:r>
      <w:r w:rsidR="00D86D29">
        <w:rPr>
          <w:rtl/>
        </w:rPr>
        <w:t>חצי</w:t>
      </w:r>
      <w:r w:rsidR="00210B69">
        <w:rPr>
          <w:rFonts w:hint="cs"/>
          <w:rtl/>
        </w:rPr>
        <w:t>ת</w:t>
      </w:r>
      <w:r w:rsidR="00D86D29">
        <w:rPr>
          <w:rtl/>
        </w:rPr>
        <w:t xml:space="preserve"> </w:t>
      </w:r>
      <w:r w:rsidR="00210B69">
        <w:rPr>
          <w:rFonts w:hint="cs"/>
          <w:rtl/>
        </w:rPr>
        <w:t>ה</w:t>
      </w:r>
      <w:r w:rsidR="00D86D29">
        <w:rPr>
          <w:rtl/>
        </w:rPr>
        <w:t xml:space="preserve">שעה. </w:t>
      </w:r>
      <w:r w:rsidR="00D86D29">
        <w:rPr>
          <w:rFonts w:hint="cs"/>
          <w:rtl/>
        </w:rPr>
        <w:t>בעמו</w:t>
      </w:r>
      <w:r w:rsidRPr="00CD067C">
        <w:rPr>
          <w:rtl/>
        </w:rPr>
        <w:t>ד שאחריו הי</w:t>
      </w:r>
      <w:r w:rsidR="00D86D29">
        <w:rPr>
          <w:rFonts w:hint="cs"/>
          <w:rtl/>
        </w:rPr>
        <w:t xml:space="preserve">ו רק </w:t>
      </w:r>
      <w:r w:rsidRPr="00CD067C">
        <w:rPr>
          <w:rtl/>
        </w:rPr>
        <w:t>גרפים</w:t>
      </w:r>
      <w:r w:rsidR="00D86D29">
        <w:rPr>
          <w:rFonts w:hint="cs"/>
          <w:rtl/>
        </w:rPr>
        <w:t>,</w:t>
      </w:r>
      <w:r w:rsidRPr="00CD067C">
        <w:rPr>
          <w:rtl/>
        </w:rPr>
        <w:t xml:space="preserve"> ו</w:t>
      </w:r>
      <w:r w:rsidR="000258AE">
        <w:rPr>
          <w:rFonts w:hint="cs"/>
          <w:rtl/>
        </w:rPr>
        <w:t>לאחריו</w:t>
      </w:r>
      <w:r w:rsidRPr="00CD067C">
        <w:rPr>
          <w:rtl/>
        </w:rPr>
        <w:t xml:space="preserve"> המסקנות שאותן קרא כבר חמש פעמים ולכן באופן בלתי רשמי בעצם</w:t>
      </w:r>
      <w:r w:rsidR="006C1010">
        <w:rPr>
          <w:rFonts w:hint="cs"/>
          <w:rtl/>
        </w:rPr>
        <w:t xml:space="preserve"> </w:t>
      </w:r>
      <w:r w:rsidR="0057356B">
        <w:rPr>
          <w:rFonts w:hint="cs"/>
          <w:rtl/>
        </w:rPr>
        <w:t>סיים את הקריאה</w:t>
      </w:r>
      <w:r w:rsidR="000258AE">
        <w:rPr>
          <w:rFonts w:hint="cs"/>
          <w:rtl/>
        </w:rPr>
        <w:t>.</w:t>
      </w:r>
      <w:r w:rsidR="008211D9">
        <w:rPr>
          <w:rtl/>
        </w:rPr>
        <w:t xml:space="preserve"> רק עוד מאמץ קטן, </w:t>
      </w:r>
      <w:r w:rsidR="008211D9">
        <w:rPr>
          <w:rFonts w:hint="cs"/>
          <w:rtl/>
        </w:rPr>
        <w:t>החלק</w:t>
      </w:r>
      <w:r w:rsidRPr="00CD067C">
        <w:rPr>
          <w:rtl/>
        </w:rPr>
        <w:t xml:space="preserve"> על המתודולוגיה הניסויית. הוא ה</w:t>
      </w:r>
      <w:r w:rsidR="000258AE">
        <w:rPr>
          <w:rFonts w:hint="cs"/>
          <w:rtl/>
        </w:rPr>
        <w:t xml:space="preserve">שתדל </w:t>
      </w:r>
      <w:r w:rsidRPr="00CD067C">
        <w:rPr>
          <w:rtl/>
        </w:rPr>
        <w:t>ל</w:t>
      </w:r>
      <w:r w:rsidR="000258AE">
        <w:rPr>
          <w:rFonts w:hint="cs"/>
          <w:rtl/>
        </w:rPr>
        <w:t>חזור</w:t>
      </w:r>
      <w:r w:rsidRPr="00CD067C">
        <w:rPr>
          <w:rtl/>
        </w:rPr>
        <w:t xml:space="preserve"> ולהתעמק </w:t>
      </w:r>
      <w:r w:rsidRPr="00FF32E9">
        <w:rPr>
          <w:highlight w:val="green"/>
          <w:rtl/>
        </w:rPr>
        <w:t>ונתקע</w:t>
      </w:r>
      <w:r w:rsidRPr="00CD067C">
        <w:rPr>
          <w:rtl/>
        </w:rPr>
        <w:t xml:space="preserve"> שוב באותה מילה בלתי מובנת</w:t>
      </w:r>
      <w:r w:rsidR="00D86D29">
        <w:rPr>
          <w:rFonts w:hint="cs"/>
          <w:rtl/>
        </w:rPr>
        <w:t>,</w:t>
      </w:r>
      <w:r w:rsidRPr="00CD067C">
        <w:rPr>
          <w:rtl/>
        </w:rPr>
        <w:t xml:space="preserve"> </w:t>
      </w:r>
      <w:r w:rsidRPr="00CD067C">
        <w:t>ostensibly</w:t>
      </w:r>
      <w:r w:rsidRPr="00CD067C">
        <w:rPr>
          <w:rtl/>
        </w:rPr>
        <w:t>. בפרץ פתאומי ובלתי</w:t>
      </w:r>
      <w:r w:rsidR="0057356B">
        <w:rPr>
          <w:rFonts w:hint="cs"/>
          <w:rtl/>
        </w:rPr>
        <w:t>-</w:t>
      </w:r>
      <w:r w:rsidRPr="00CD067C">
        <w:rPr>
          <w:rtl/>
        </w:rPr>
        <w:t>מוסבר של אנרגיה הוא פתח את המילון הכבד המונח ל</w:t>
      </w:r>
      <w:r w:rsidR="008211D9">
        <w:rPr>
          <w:rFonts w:hint="cs"/>
          <w:rtl/>
        </w:rPr>
        <w:t>צ</w:t>
      </w:r>
      <w:r w:rsidRPr="00CD067C">
        <w:rPr>
          <w:rtl/>
        </w:rPr>
        <w:t xml:space="preserve">ידו ועיניו נחתו על המילה </w:t>
      </w:r>
      <w:r w:rsidRPr="00CD067C">
        <w:t>orphan</w:t>
      </w:r>
      <w:r w:rsidRPr="00CD067C">
        <w:rPr>
          <w:rtl/>
        </w:rPr>
        <w:t xml:space="preserve">. ובעברית – יתום. </w:t>
      </w:r>
      <w:r w:rsidR="0055354B">
        <w:rPr>
          <w:rFonts w:hint="cs"/>
          <w:rtl/>
        </w:rPr>
        <w:t>מ</w:t>
      </w:r>
      <w:r w:rsidR="00C30410">
        <w:rPr>
          <w:rtl/>
        </w:rPr>
        <w:t>י</w:t>
      </w:r>
      <w:r w:rsidR="0055354B">
        <w:rPr>
          <w:rFonts w:hint="cs"/>
          <w:rtl/>
        </w:rPr>
        <w:t>ו</w:t>
      </w:r>
      <w:r w:rsidR="0055354B">
        <w:rPr>
          <w:rtl/>
        </w:rPr>
        <w:t>ת</w:t>
      </w:r>
      <w:r w:rsidR="00C30410">
        <w:rPr>
          <w:rtl/>
        </w:rPr>
        <w:t>ם, גלמוד וערירי, דחוי ונבגד.</w:t>
      </w:r>
      <w:r w:rsidR="00C30410">
        <w:rPr>
          <w:rFonts w:hint="cs"/>
          <w:rtl/>
        </w:rPr>
        <w:t xml:space="preserve"> </w:t>
      </w:r>
      <w:r w:rsidR="00FD51B9">
        <w:rPr>
          <w:rFonts w:hint="cs"/>
          <w:rtl/>
        </w:rPr>
        <w:t xml:space="preserve">נבגד, כן. </w:t>
      </w:r>
      <w:r w:rsidR="008A59C2">
        <w:rPr>
          <w:rFonts w:hint="cs"/>
          <w:rtl/>
        </w:rPr>
        <w:t xml:space="preserve">נבגד! </w:t>
      </w:r>
      <w:r w:rsidR="008211D9">
        <w:rPr>
          <w:rFonts w:hint="cs"/>
          <w:rtl/>
        </w:rPr>
        <w:t xml:space="preserve">עד </w:t>
      </w:r>
      <w:r w:rsidR="0057356B">
        <w:rPr>
          <w:rFonts w:hint="cs"/>
          <w:rtl/>
        </w:rPr>
        <w:t xml:space="preserve">עתה </w:t>
      </w:r>
      <w:r w:rsidR="00FD51B9">
        <w:rPr>
          <w:rFonts w:hint="cs"/>
          <w:rtl/>
        </w:rPr>
        <w:t xml:space="preserve">התעלם בהצלחה ממגדל שלושת הארגזים </w:t>
      </w:r>
      <w:r w:rsidR="00210B69">
        <w:rPr>
          <w:rFonts w:hint="cs"/>
          <w:rtl/>
        </w:rPr>
        <w:t xml:space="preserve">שנדחסו </w:t>
      </w:r>
      <w:r w:rsidR="00FD51B9">
        <w:rPr>
          <w:rFonts w:hint="cs"/>
          <w:rtl/>
        </w:rPr>
        <w:t>ב</w:t>
      </w:r>
      <w:r w:rsidR="00563D54">
        <w:rPr>
          <w:rFonts w:hint="cs"/>
          <w:rtl/>
        </w:rPr>
        <w:t>מרווח</w:t>
      </w:r>
      <w:r w:rsidR="000258AE">
        <w:rPr>
          <w:rFonts w:hint="cs"/>
          <w:rtl/>
        </w:rPr>
        <w:t xml:space="preserve"> שבין ארון-</w:t>
      </w:r>
      <w:r w:rsidR="00FD51B9">
        <w:rPr>
          <w:rFonts w:hint="cs"/>
          <w:rtl/>
        </w:rPr>
        <w:t xml:space="preserve">הקיר למיטה, </w:t>
      </w:r>
      <w:r w:rsidR="00D86D29">
        <w:rPr>
          <w:rFonts w:hint="cs"/>
          <w:rtl/>
        </w:rPr>
        <w:t>שארי</w:t>
      </w:r>
      <w:r w:rsidR="00563D54">
        <w:rPr>
          <w:rFonts w:hint="cs"/>
          <w:rtl/>
        </w:rPr>
        <w:t xml:space="preserve">ת חפציו שעדיין </w:t>
      </w:r>
      <w:r w:rsidR="00FD51B9">
        <w:rPr>
          <w:rFonts w:hint="cs"/>
          <w:rtl/>
        </w:rPr>
        <w:t>לא פרק</w:t>
      </w:r>
      <w:r w:rsidR="00563D54">
        <w:rPr>
          <w:rFonts w:hint="cs"/>
          <w:rtl/>
        </w:rPr>
        <w:t>.</w:t>
      </w:r>
      <w:r w:rsidR="00FD51B9">
        <w:rPr>
          <w:rFonts w:hint="cs"/>
          <w:rtl/>
        </w:rPr>
        <w:t xml:space="preserve"> לא יהיה מנוס </w:t>
      </w:r>
      <w:r w:rsidR="00406B31">
        <w:rPr>
          <w:rFonts w:hint="cs"/>
          <w:rtl/>
        </w:rPr>
        <w:t>מ</w:t>
      </w:r>
      <w:r w:rsidR="00FD51B9">
        <w:rPr>
          <w:rFonts w:hint="cs"/>
          <w:rtl/>
        </w:rPr>
        <w:t xml:space="preserve">להתקין </w:t>
      </w:r>
      <w:r w:rsidR="003B360F">
        <w:rPr>
          <w:rFonts w:hint="cs"/>
          <w:rtl/>
        </w:rPr>
        <w:t>אינטרנט</w:t>
      </w:r>
      <w:r w:rsidR="00FD51B9">
        <w:rPr>
          <w:rFonts w:hint="cs"/>
          <w:rtl/>
        </w:rPr>
        <w:t xml:space="preserve"> אלחוטי</w:t>
      </w:r>
      <w:r w:rsidR="00D86D29">
        <w:rPr>
          <w:rFonts w:hint="cs"/>
          <w:rtl/>
        </w:rPr>
        <w:t>,</w:t>
      </w:r>
      <w:r w:rsidR="00FD51B9">
        <w:rPr>
          <w:rFonts w:hint="cs"/>
          <w:rtl/>
        </w:rPr>
        <w:t xml:space="preserve"> אם אכן </w:t>
      </w:r>
      <w:r w:rsidR="00C30410">
        <w:rPr>
          <w:rFonts w:hint="cs"/>
          <w:rtl/>
        </w:rPr>
        <w:t>י</w:t>
      </w:r>
      <w:r w:rsidR="008A59C2">
        <w:rPr>
          <w:rFonts w:hint="cs"/>
          <w:rtl/>
        </w:rPr>
        <w:t>חזור</w:t>
      </w:r>
      <w:r w:rsidR="00C30410">
        <w:rPr>
          <w:rFonts w:hint="cs"/>
          <w:rtl/>
        </w:rPr>
        <w:t xml:space="preserve"> ל</w:t>
      </w:r>
      <w:r w:rsidR="00FD51B9">
        <w:rPr>
          <w:rFonts w:hint="cs"/>
          <w:rtl/>
        </w:rPr>
        <w:t>הת</w:t>
      </w:r>
      <w:r w:rsidR="00C30410">
        <w:rPr>
          <w:rFonts w:hint="cs"/>
          <w:rtl/>
        </w:rPr>
        <w:t>גו</w:t>
      </w:r>
      <w:r w:rsidR="00FD51B9">
        <w:rPr>
          <w:rFonts w:hint="cs"/>
          <w:rtl/>
        </w:rPr>
        <w:t>רר בחדר</w:t>
      </w:r>
      <w:r w:rsidR="00A9785B">
        <w:rPr>
          <w:rFonts w:hint="cs"/>
          <w:rtl/>
        </w:rPr>
        <w:t>-</w:t>
      </w:r>
      <w:r w:rsidR="00FD51B9">
        <w:rPr>
          <w:rFonts w:hint="cs"/>
          <w:rtl/>
        </w:rPr>
        <w:t>ילדותו</w:t>
      </w:r>
      <w:r w:rsidR="00C30410">
        <w:rPr>
          <w:rFonts w:hint="cs"/>
          <w:rtl/>
        </w:rPr>
        <w:t xml:space="preserve">. </w:t>
      </w:r>
      <w:r w:rsidRPr="00CD067C">
        <w:rPr>
          <w:rtl/>
        </w:rPr>
        <w:t xml:space="preserve">פרץ האנרגיה מוצה והתנדף לחלל </w:t>
      </w:r>
      <w:r w:rsidR="00394979">
        <w:rPr>
          <w:rtl/>
        </w:rPr>
        <w:t xml:space="preserve">החדר. ארקדי היתום מאם, הנבגד </w:t>
      </w:r>
      <w:r w:rsidR="000655BB">
        <w:rPr>
          <w:rtl/>
        </w:rPr>
        <w:t>על ידי</w:t>
      </w:r>
      <w:r w:rsidRPr="00CD067C">
        <w:rPr>
          <w:rtl/>
        </w:rPr>
        <w:t xml:space="preserve"> כל </w:t>
      </w:r>
      <w:r w:rsidR="000E137D">
        <w:rPr>
          <w:rFonts w:hint="cs"/>
          <w:rtl/>
        </w:rPr>
        <w:t>ה</w:t>
      </w:r>
      <w:r w:rsidRPr="00CD067C">
        <w:rPr>
          <w:rtl/>
        </w:rPr>
        <w:t>יקר לו</w:t>
      </w:r>
      <w:r w:rsidRPr="00CD067C">
        <w:rPr>
          <w:rFonts w:hint="cs"/>
          <w:rtl/>
        </w:rPr>
        <w:t>,</w:t>
      </w:r>
      <w:r w:rsidRPr="00CD067C">
        <w:rPr>
          <w:rtl/>
        </w:rPr>
        <w:t xml:space="preserve"> חזר לאחוז בעכבר. כשהסמן חלף על פני המאמר, שינה את צורתו ליד קטנה ושמנמנה. וכשארקדי לחץ על העכבר, אצבעות היד התקפלו. הוא לחץ לחיצות קצרות ומהירות, והאצבעות התיישרו והתקפלו על הגראפים והמילים הצפופות, התישרו והתקפלו, כאילו נפנפ</w:t>
      </w:r>
      <w:r w:rsidR="000E137D">
        <w:rPr>
          <w:rFonts w:hint="cs"/>
          <w:rtl/>
        </w:rPr>
        <w:t>ה</w:t>
      </w:r>
      <w:r w:rsidRPr="00CD067C">
        <w:rPr>
          <w:rtl/>
        </w:rPr>
        <w:t xml:space="preserve"> לו </w:t>
      </w:r>
      <w:r w:rsidR="000E137D">
        <w:rPr>
          <w:rFonts w:hint="cs"/>
          <w:rtl/>
        </w:rPr>
        <w:t xml:space="preserve">היד </w:t>
      </w:r>
      <w:r w:rsidRPr="00CD067C">
        <w:rPr>
          <w:rtl/>
        </w:rPr>
        <w:t xml:space="preserve">לשלום. </w:t>
      </w:r>
    </w:p>
    <w:p w14:paraId="19552133" w14:textId="7F47179D" w:rsidR="00406B31" w:rsidRDefault="00406B31" w:rsidP="00250000">
      <w:pPr>
        <w:rPr>
          <w:rtl/>
        </w:rPr>
      </w:pPr>
      <w:r>
        <w:rPr>
          <w:rFonts w:hint="cs"/>
          <w:rtl/>
        </w:rPr>
        <w:t xml:space="preserve">[מה עם </w:t>
      </w:r>
      <w:r w:rsidR="005F6E2E">
        <w:rPr>
          <w:rFonts w:hint="cs"/>
          <w:rtl/>
        </w:rPr>
        <w:t>קטקה</w:t>
      </w:r>
      <w:r>
        <w:rPr>
          <w:rFonts w:hint="cs"/>
          <w:rtl/>
        </w:rPr>
        <w:t>?]</w:t>
      </w:r>
    </w:p>
    <w:p w14:paraId="3F90D09F" w14:textId="1D45C9A3" w:rsidR="004627AB" w:rsidRPr="00CD067C" w:rsidRDefault="004627AB" w:rsidP="00250000">
      <w:pPr>
        <w:rPr>
          <w:rtl/>
        </w:rPr>
      </w:pPr>
      <w:r w:rsidRPr="00CD067C">
        <w:rPr>
          <w:rtl/>
        </w:rPr>
        <w:t xml:space="preserve">דפיקה קלה בדלת </w:t>
      </w:r>
      <w:r w:rsidR="000258AE">
        <w:rPr>
          <w:rFonts w:hint="cs"/>
          <w:rtl/>
        </w:rPr>
        <w:t xml:space="preserve">חדרו </w:t>
      </w:r>
      <w:r w:rsidR="000258AE">
        <w:rPr>
          <w:rtl/>
        </w:rPr>
        <w:t>והיא נפתחה.</w:t>
      </w:r>
    </w:p>
    <w:p w14:paraId="31A042EC" w14:textId="77777777" w:rsidR="004627AB" w:rsidRPr="00CD067C" w:rsidRDefault="004627AB" w:rsidP="00250000">
      <w:pPr>
        <w:rPr>
          <w:rtl/>
        </w:rPr>
      </w:pPr>
      <w:r w:rsidRPr="00CD067C">
        <w:rPr>
          <w:rtl/>
        </w:rPr>
        <w:t>"אבא, אמרתי לך לא להכנס!" הוא שצף ברוסית.</w:t>
      </w:r>
    </w:p>
    <w:p w14:paraId="6C34256F" w14:textId="6432FE80" w:rsidR="004627AB" w:rsidRPr="00CD067C" w:rsidRDefault="004627AB" w:rsidP="006C1010">
      <w:pPr>
        <w:rPr>
          <w:rtl/>
        </w:rPr>
      </w:pPr>
      <w:r w:rsidRPr="00CD067C">
        <w:rPr>
          <w:rtl/>
        </w:rPr>
        <w:t xml:space="preserve">אלכס </w:t>
      </w:r>
      <w:r w:rsidR="006C1010">
        <w:rPr>
          <w:rFonts w:hint="cs"/>
          <w:rtl/>
        </w:rPr>
        <w:t>צץ</w:t>
      </w:r>
      <w:r w:rsidRPr="00CD067C">
        <w:rPr>
          <w:rtl/>
        </w:rPr>
        <w:t xml:space="preserve"> בפתח, מאחורי </w:t>
      </w:r>
      <w:r w:rsidR="00A9785B">
        <w:rPr>
          <w:rFonts w:hint="cs"/>
          <w:rtl/>
        </w:rPr>
        <w:t xml:space="preserve">גבו של </w:t>
      </w:r>
      <w:r w:rsidRPr="00CD067C">
        <w:rPr>
          <w:rtl/>
        </w:rPr>
        <w:t>אביו.</w:t>
      </w:r>
    </w:p>
    <w:p w14:paraId="278CFB07" w14:textId="77777777" w:rsidR="004627AB" w:rsidRPr="00CD067C" w:rsidRDefault="004627AB" w:rsidP="00250000">
      <w:pPr>
        <w:rPr>
          <w:rtl/>
        </w:rPr>
      </w:pPr>
      <w:r w:rsidRPr="00CD067C">
        <w:rPr>
          <w:rtl/>
        </w:rPr>
        <w:t xml:space="preserve">"ולא להרשות לאף אחד </w:t>
      </w:r>
      <w:r w:rsidR="00563D54">
        <w:rPr>
          <w:rFonts w:hint="cs"/>
          <w:rtl/>
        </w:rPr>
        <w:t xml:space="preserve">אחר </w:t>
      </w:r>
      <w:r w:rsidRPr="00CD067C">
        <w:rPr>
          <w:rtl/>
        </w:rPr>
        <w:t>להכנס, במיוחד לא לו!"</w:t>
      </w:r>
    </w:p>
    <w:p w14:paraId="6686FE01" w14:textId="7A909462" w:rsidR="004627AB" w:rsidRPr="00CD067C" w:rsidRDefault="004627AB" w:rsidP="00637A42">
      <w:pPr>
        <w:rPr>
          <w:rtl/>
        </w:rPr>
      </w:pPr>
      <w:r w:rsidRPr="00CD067C">
        <w:rPr>
          <w:rtl/>
        </w:rPr>
        <w:t xml:space="preserve">"אוי נו, ארקשה," אביו צקצק בלשונו. </w:t>
      </w:r>
      <w:r>
        <w:rPr>
          <w:rFonts w:hint="cs"/>
          <w:rtl/>
        </w:rPr>
        <w:t xml:space="preserve">"זה </w:t>
      </w:r>
      <w:r w:rsidR="00690698">
        <w:rPr>
          <w:rFonts w:hint="cs"/>
          <w:rtl/>
        </w:rPr>
        <w:t>סאש</w:t>
      </w:r>
      <w:r w:rsidR="00637A42">
        <w:rPr>
          <w:rFonts w:hint="cs"/>
          <w:rtl/>
        </w:rPr>
        <w:t>וק</w:t>
      </w:r>
      <w:r w:rsidR="00690698">
        <w:rPr>
          <w:rFonts w:hint="cs"/>
          <w:rtl/>
        </w:rPr>
        <w:t xml:space="preserve"> </w:t>
      </w:r>
      <w:r>
        <w:rPr>
          <w:rFonts w:hint="cs"/>
          <w:rtl/>
        </w:rPr>
        <w:t>הגיע מהצבא לבקר אותך.</w:t>
      </w:r>
      <w:r w:rsidR="00882681">
        <w:rPr>
          <w:rFonts w:hint="cs"/>
          <w:rtl/>
        </w:rPr>
        <w:t xml:space="preserve"> [</w:t>
      </w:r>
      <w:r w:rsidR="00882681" w:rsidRPr="00882681">
        <w:t>Шурик здесь</w:t>
      </w:r>
      <w:r w:rsidR="00882681">
        <w:rPr>
          <w:rFonts w:hint="cs"/>
          <w:rtl/>
        </w:rPr>
        <w:t xml:space="preserve"> </w:t>
      </w:r>
      <w:r w:rsidR="00882681">
        <w:rPr>
          <w:rtl/>
        </w:rPr>
        <w:t>–</w:t>
      </w:r>
      <w:r w:rsidR="00882681">
        <w:rPr>
          <w:rFonts w:hint="cs"/>
          <w:rtl/>
        </w:rPr>
        <w:t xml:space="preserve"> שוריק כאן]</w:t>
      </w:r>
      <w:r>
        <w:rPr>
          <w:rFonts w:hint="cs"/>
          <w:rtl/>
        </w:rPr>
        <w:t xml:space="preserve">" </w:t>
      </w:r>
      <w:r w:rsidRPr="00CD067C">
        <w:rPr>
          <w:rtl/>
        </w:rPr>
        <w:t xml:space="preserve">הוא עזב ואלכס נשאר </w:t>
      </w:r>
      <w:r w:rsidR="0057356B">
        <w:rPr>
          <w:rFonts w:hint="cs"/>
          <w:rtl/>
        </w:rPr>
        <w:t>עומד</w:t>
      </w:r>
      <w:r w:rsidRPr="00CD067C">
        <w:rPr>
          <w:rtl/>
        </w:rPr>
        <w:t xml:space="preserve"> שם לבדו.</w:t>
      </w:r>
    </w:p>
    <w:p w14:paraId="63CB4A9F" w14:textId="77777777" w:rsidR="004627AB" w:rsidRPr="00CD067C" w:rsidRDefault="004627AB" w:rsidP="00250000">
      <w:pPr>
        <w:rPr>
          <w:rtl/>
        </w:rPr>
      </w:pPr>
      <w:r w:rsidRPr="00CD067C">
        <w:rPr>
          <w:rtl/>
        </w:rPr>
        <w:t>"ארקדי, שמעתי מה קרה!"</w:t>
      </w:r>
    </w:p>
    <w:p w14:paraId="08FAA2F0" w14:textId="77777777" w:rsidR="004627AB" w:rsidRPr="00CD067C" w:rsidRDefault="004627AB" w:rsidP="00250000">
      <w:pPr>
        <w:rPr>
          <w:rtl/>
        </w:rPr>
      </w:pPr>
      <w:r w:rsidRPr="00CD067C">
        <w:rPr>
          <w:rtl/>
        </w:rPr>
        <w:t>"אתה! העזת להגיע!"</w:t>
      </w:r>
    </w:p>
    <w:p w14:paraId="12497741" w14:textId="77777777" w:rsidR="004627AB" w:rsidRPr="00CD067C" w:rsidRDefault="004627AB" w:rsidP="00250000">
      <w:pPr>
        <w:rPr>
          <w:rtl/>
        </w:rPr>
      </w:pPr>
      <w:r w:rsidRPr="00CD067C">
        <w:rPr>
          <w:rtl/>
        </w:rPr>
        <w:t>"איך אתה מרגיש?"</w:t>
      </w:r>
    </w:p>
    <w:p w14:paraId="2770B695" w14:textId="50C204E2" w:rsidR="004627AB" w:rsidRPr="00CD067C" w:rsidRDefault="004627AB" w:rsidP="00250000">
      <w:pPr>
        <w:rPr>
          <w:rtl/>
        </w:rPr>
      </w:pPr>
      <w:r w:rsidRPr="00CD067C">
        <w:rPr>
          <w:rtl/>
        </w:rPr>
        <w:t>"</w:t>
      </w:r>
      <w:r w:rsidR="006C1010">
        <w:rPr>
          <w:rFonts w:hint="cs"/>
          <w:rtl/>
        </w:rPr>
        <w:t xml:space="preserve">איך אני מרגיש! איך אני... </w:t>
      </w:r>
      <w:r w:rsidRPr="00CD067C">
        <w:rPr>
          <w:rtl/>
        </w:rPr>
        <w:t xml:space="preserve">מה </w:t>
      </w:r>
      <w:r w:rsidRPr="006C1010">
        <w:rPr>
          <w:rtl/>
        </w:rPr>
        <w:t>אתה</w:t>
      </w:r>
      <w:r w:rsidRPr="00CD067C">
        <w:rPr>
          <w:rtl/>
        </w:rPr>
        <w:t xml:space="preserve"> עושה פה? באת לנחם אותי אולי?"</w:t>
      </w:r>
      <w:r w:rsidR="00637A42">
        <w:rPr>
          <w:rFonts w:hint="cs"/>
          <w:rtl/>
        </w:rPr>
        <w:t xml:space="preserve"> </w:t>
      </w:r>
      <w:r w:rsidR="00637A42">
        <w:rPr>
          <w:rtl/>
        </w:rPr>
        <w:t>–</w:t>
      </w:r>
      <w:r w:rsidR="00637A42">
        <w:rPr>
          <w:rFonts w:hint="cs"/>
          <w:rtl/>
        </w:rPr>
        <w:t xml:space="preserve"> הוא נסך קיתונות בוז ואף ארס לקולו, אלא שאלה</w:t>
      </w:r>
      <w:r w:rsidR="00007551">
        <w:rPr>
          <w:rFonts w:hint="cs"/>
          <w:rtl/>
        </w:rPr>
        <w:t xml:space="preserve"> ניתזו / </w:t>
      </w:r>
      <w:r w:rsidR="00637A42">
        <w:rPr>
          <w:rFonts w:hint="cs"/>
          <w:rtl/>
        </w:rPr>
        <w:t xml:space="preserve"> נתבזבזו / נתעלמו / </w:t>
      </w:r>
      <w:r w:rsidR="00637A42">
        <w:t>avoided</w:t>
      </w:r>
      <w:r w:rsidR="00637A42">
        <w:rPr>
          <w:rFonts w:hint="cs"/>
          <w:rtl/>
        </w:rPr>
        <w:t xml:space="preserve"> מאלכס.</w:t>
      </w:r>
    </w:p>
    <w:p w14:paraId="2A192DEC" w14:textId="77777777" w:rsidR="004627AB" w:rsidRPr="00CD067C" w:rsidRDefault="004627AB" w:rsidP="00250000">
      <w:pPr>
        <w:rPr>
          <w:rtl/>
        </w:rPr>
      </w:pPr>
      <w:r w:rsidRPr="00CD067C">
        <w:rPr>
          <w:rtl/>
        </w:rPr>
        <w:t>"לא ענית לטלפון. צלצלתי עשרות פעמים."</w:t>
      </w:r>
    </w:p>
    <w:p w14:paraId="23038EA1" w14:textId="06E6C3D3" w:rsidR="004627AB" w:rsidRPr="00CD067C" w:rsidRDefault="004627AB" w:rsidP="00250000">
      <w:pPr>
        <w:rPr>
          <w:rtl/>
        </w:rPr>
      </w:pPr>
      <w:r w:rsidRPr="00CD067C">
        <w:rPr>
          <w:rtl/>
        </w:rPr>
        <w:t>"איזה נחש. איזה נחש</w:t>
      </w:r>
      <w:r w:rsidR="000E137D">
        <w:rPr>
          <w:rFonts w:hint="cs"/>
          <w:rtl/>
        </w:rPr>
        <w:t>!</w:t>
      </w:r>
      <w:r w:rsidRPr="00CD067C">
        <w:rPr>
          <w:rtl/>
        </w:rPr>
        <w:t>"</w:t>
      </w:r>
    </w:p>
    <w:p w14:paraId="5A836C6F" w14:textId="5DF33796" w:rsidR="004627AB" w:rsidRPr="00CD067C" w:rsidRDefault="004627AB" w:rsidP="00250000">
      <w:pPr>
        <w:rPr>
          <w:rtl/>
        </w:rPr>
      </w:pPr>
      <w:r w:rsidRPr="00CD067C">
        <w:rPr>
          <w:rtl/>
        </w:rPr>
        <w:t>"מה?</w:t>
      </w:r>
      <w:r w:rsidR="000E137D">
        <w:rPr>
          <w:rFonts w:hint="cs"/>
          <w:rtl/>
        </w:rPr>
        <w:t>!</w:t>
      </w:r>
      <w:r w:rsidRPr="00CD067C">
        <w:rPr>
          <w:rtl/>
        </w:rPr>
        <w:t>"</w:t>
      </w:r>
    </w:p>
    <w:p w14:paraId="7EE3D622" w14:textId="77777777" w:rsidR="004627AB" w:rsidRPr="00CD067C" w:rsidRDefault="004627AB" w:rsidP="00250000">
      <w:pPr>
        <w:rPr>
          <w:rtl/>
        </w:rPr>
      </w:pPr>
      <w:r w:rsidRPr="00CD067C">
        <w:rPr>
          <w:rtl/>
        </w:rPr>
        <w:t>"עקרב בוגדני ושפל."</w:t>
      </w:r>
    </w:p>
    <w:p w14:paraId="059AC134" w14:textId="77777777" w:rsidR="004627AB" w:rsidRPr="00CD067C" w:rsidRDefault="004627AB" w:rsidP="00250000">
      <w:pPr>
        <w:rPr>
          <w:rtl/>
        </w:rPr>
      </w:pPr>
      <w:r w:rsidRPr="00CD067C">
        <w:rPr>
          <w:rtl/>
        </w:rPr>
        <w:t>"על מה אתה מדבר?"</w:t>
      </w:r>
    </w:p>
    <w:p w14:paraId="1CF29C45" w14:textId="77777777" w:rsidR="004627AB" w:rsidRPr="00CD067C" w:rsidRDefault="004627AB" w:rsidP="00250000">
      <w:pPr>
        <w:rPr>
          <w:rtl/>
        </w:rPr>
      </w:pPr>
      <w:r w:rsidRPr="00CD067C">
        <w:rPr>
          <w:rtl/>
        </w:rPr>
        <w:t>"יש לך ממש חוצפה להופיע פה. אתה לא מתבייש?"</w:t>
      </w:r>
    </w:p>
    <w:p w14:paraId="2261B545" w14:textId="7BCF0EF9" w:rsidR="004627AB" w:rsidRPr="00CD067C" w:rsidRDefault="004627AB" w:rsidP="008040CD">
      <w:pPr>
        <w:rPr>
          <w:rtl/>
        </w:rPr>
      </w:pPr>
      <w:r w:rsidRPr="00CD067C">
        <w:rPr>
          <w:rtl/>
        </w:rPr>
        <w:t>"מתבייש?" אלכס היטיב את ה</w:t>
      </w:r>
      <w:r w:rsidR="00EF323B">
        <w:rPr>
          <w:rFonts w:hint="cs"/>
          <w:rtl/>
        </w:rPr>
        <w:t>-</w:t>
      </w:r>
      <w:r w:rsidR="00900B56">
        <w:t>M16</w:t>
      </w:r>
      <w:r w:rsidR="00EF323B">
        <w:rPr>
          <w:rFonts w:hint="cs"/>
          <w:rtl/>
        </w:rPr>
        <w:t xml:space="preserve"> המקוצר</w:t>
      </w:r>
      <w:r w:rsidRPr="00CD067C">
        <w:rPr>
          <w:rtl/>
        </w:rPr>
        <w:t xml:space="preserve"> על כתפו. </w:t>
      </w:r>
      <w:r w:rsidR="00637A42">
        <w:rPr>
          <w:rFonts w:hint="cs"/>
          <w:rtl/>
        </w:rPr>
        <w:t>מאז השתמש בו לאחרונה ניקה ושימן אותו כדבעי, ובכלל גם לו נותר ריח ירי</w:t>
      </w:r>
      <w:r w:rsidR="008040CD">
        <w:rPr>
          <w:rFonts w:hint="cs"/>
          <w:rtl/>
        </w:rPr>
        <w:t>י</w:t>
      </w:r>
      <w:r w:rsidR="00637A42">
        <w:rPr>
          <w:rFonts w:hint="cs"/>
          <w:rtl/>
        </w:rPr>
        <w:t>ה לא ניתן היה לנחש שמא השימוש היה מבצעי ומידת כשרותו, או לשם אימון תמים ביותר.</w:t>
      </w:r>
      <w:r w:rsidR="008040CD">
        <w:rPr>
          <w:rFonts w:hint="cs"/>
          <w:rtl/>
        </w:rPr>
        <w:t xml:space="preserve"> בכל אופן, המחסנית שוב </w:t>
      </w:r>
      <w:r w:rsidR="001C5A04">
        <w:rPr>
          <w:rFonts w:hint="cs"/>
          <w:rtl/>
        </w:rPr>
        <w:t>הייתה</w:t>
      </w:r>
      <w:r w:rsidR="008040CD">
        <w:rPr>
          <w:rFonts w:hint="cs"/>
          <w:rtl/>
        </w:rPr>
        <w:t xml:space="preserve"> מלאה. [כך נכון להגיד?]</w:t>
      </w:r>
    </w:p>
    <w:p w14:paraId="1973E65F" w14:textId="55778F9B" w:rsidR="004627AB" w:rsidRPr="00CD067C" w:rsidRDefault="004627AB" w:rsidP="00250000">
      <w:pPr>
        <w:rPr>
          <w:rtl/>
        </w:rPr>
      </w:pPr>
      <w:r w:rsidRPr="00CD067C">
        <w:rPr>
          <w:rtl/>
        </w:rPr>
        <w:t>ארקדי הבחין למרות רצונו ב</w:t>
      </w:r>
      <w:r w:rsidR="003B2198">
        <w:rPr>
          <w:rtl/>
        </w:rPr>
        <w:t>שערו</w:t>
      </w:r>
      <w:r w:rsidRPr="00CD067C">
        <w:rPr>
          <w:rtl/>
        </w:rPr>
        <w:t xml:space="preserve"> המאובק ובעיגולים השחורים סביב עינ</w:t>
      </w:r>
      <w:r w:rsidR="006C4431">
        <w:rPr>
          <w:rtl/>
        </w:rPr>
        <w:t>יו.</w:t>
      </w:r>
      <w:r w:rsidR="005B597F">
        <w:rPr>
          <w:rFonts w:hint="cs"/>
          <w:rtl/>
        </w:rPr>
        <w:t xml:space="preserve"> הוא שכח עד כמה אלכס חיזק את פלג גופו העליון במשך שהותו ה</w:t>
      </w:r>
      <w:r w:rsidR="005B597F">
        <w:t>recent</w:t>
      </w:r>
      <w:r w:rsidR="005B597F">
        <w:rPr>
          <w:rFonts w:hint="cs"/>
          <w:rtl/>
        </w:rPr>
        <w:t xml:space="preserve"> בכיסא גלגלים. זה היה </w:t>
      </w:r>
      <w:r w:rsidR="005B597F">
        <w:t>noticeable</w:t>
      </w:r>
      <w:r w:rsidR="005B597F">
        <w:rPr>
          <w:rFonts w:hint="cs"/>
          <w:rtl/>
        </w:rPr>
        <w:t xml:space="preserve"> גם דרך הירכית ה---[מגוהצת???]. כאילו אין לו </w:t>
      </w:r>
      <w:r w:rsidR="005B597F">
        <w:rPr>
          <w:rFonts w:hint="cs"/>
          <w:rtl/>
        </w:rPr>
        <w:lastRenderedPageBreak/>
        <w:t>מספיק נקודות קבע בשביל לרכוש מידה גדולה יותר.</w:t>
      </w:r>
      <w:r w:rsidR="00B40BDC">
        <w:rPr>
          <w:rFonts w:hint="cs"/>
          <w:rtl/>
        </w:rPr>
        <w:t xml:space="preserve"> </w:t>
      </w:r>
      <w:r w:rsidR="00007551">
        <w:rPr>
          <w:rFonts w:hint="cs"/>
          <w:rtl/>
        </w:rPr>
        <w:t xml:space="preserve">אבל את ארקדי זה כבר לא יעניין לעולם [או משפט מעבר אחר] </w:t>
      </w:r>
      <w:r w:rsidR="006C4431">
        <w:rPr>
          <w:rtl/>
        </w:rPr>
        <w:t>"כן</w:t>
      </w:r>
      <w:r w:rsidR="005B597F">
        <w:rPr>
          <w:rFonts w:hint="cs"/>
          <w:rtl/>
        </w:rPr>
        <w:t xml:space="preserve"> אלכס</w:t>
      </w:r>
      <w:r w:rsidR="006C4431">
        <w:rPr>
          <w:rtl/>
        </w:rPr>
        <w:t xml:space="preserve">, אולי אתה מתבייש קצת </w:t>
      </w:r>
      <w:r w:rsidR="006C4431">
        <w:rPr>
          <w:rFonts w:hint="cs"/>
          <w:rtl/>
        </w:rPr>
        <w:t>ב</w:t>
      </w:r>
      <w:r w:rsidRPr="00CD067C">
        <w:rPr>
          <w:rtl/>
        </w:rPr>
        <w:t>מה שעשית?"</w:t>
      </w:r>
    </w:p>
    <w:p w14:paraId="0E5976DF" w14:textId="3AF15AD2" w:rsidR="004627AB" w:rsidRPr="00CD067C" w:rsidRDefault="004627AB" w:rsidP="00250000">
      <w:pPr>
        <w:rPr>
          <w:rtl/>
        </w:rPr>
      </w:pPr>
      <w:r w:rsidRPr="00CD067C">
        <w:rPr>
          <w:rtl/>
        </w:rPr>
        <w:t>"אתה מתכוון ל</w:t>
      </w:r>
      <w:r w:rsidR="008B1B44">
        <w:rPr>
          <w:rtl/>
        </w:rPr>
        <w:t>סופי</w:t>
      </w:r>
      <w:r w:rsidRPr="00CD067C">
        <w:rPr>
          <w:rtl/>
        </w:rPr>
        <w:t>?" אלכס שאל בקול קט</w:t>
      </w:r>
      <w:r w:rsidR="003B360F">
        <w:rPr>
          <w:rFonts w:hint="cs"/>
          <w:rtl/>
        </w:rPr>
        <w:t>ו</w:t>
      </w:r>
      <w:r w:rsidRPr="00CD067C">
        <w:rPr>
          <w:rtl/>
        </w:rPr>
        <w:t>ן.</w:t>
      </w:r>
    </w:p>
    <w:p w14:paraId="193210DF" w14:textId="2B579704" w:rsidR="004627AB" w:rsidRPr="00CD067C" w:rsidRDefault="004627AB" w:rsidP="008040CD">
      <w:pPr>
        <w:rPr>
          <w:rtl/>
        </w:rPr>
      </w:pPr>
      <w:r w:rsidRPr="00CD067C">
        <w:rPr>
          <w:rtl/>
        </w:rPr>
        <w:t>"לא, לא ל</w:t>
      </w:r>
      <w:r w:rsidR="008B1B44">
        <w:rPr>
          <w:rtl/>
        </w:rPr>
        <w:t>סופי</w:t>
      </w:r>
      <w:r w:rsidRPr="00CD067C">
        <w:rPr>
          <w:rtl/>
        </w:rPr>
        <w:t xml:space="preserve">!" ארקדי חסם את פרץ הרחמים. </w:t>
      </w:r>
      <w:r w:rsidR="00733C60">
        <w:rPr>
          <w:rFonts w:hint="cs"/>
          <w:rtl/>
        </w:rPr>
        <w:t xml:space="preserve">לחינם ביקש (הוא </w:t>
      </w:r>
      <w:r w:rsidR="008040CD">
        <w:rPr>
          <w:rFonts w:hint="cs"/>
          <w:rtl/>
        </w:rPr>
        <w:t>הפציר,</w:t>
      </w:r>
      <w:r w:rsidR="00733C60">
        <w:rPr>
          <w:rFonts w:hint="cs"/>
          <w:rtl/>
        </w:rPr>
        <w:t xml:space="preserve"> התעקש) מהצבא ל</w:t>
      </w:r>
      <w:r w:rsidR="00900B56">
        <w:rPr>
          <w:rFonts w:hint="cs"/>
          <w:rtl/>
        </w:rPr>
        <w:t>הקדים את</w:t>
      </w:r>
      <w:r w:rsidR="00733C60">
        <w:rPr>
          <w:rFonts w:hint="cs"/>
          <w:rtl/>
        </w:rPr>
        <w:t xml:space="preserve"> קורס </w:t>
      </w:r>
      <w:r w:rsidR="00900B56">
        <w:rPr>
          <w:rFonts w:hint="cs"/>
          <w:rtl/>
        </w:rPr>
        <w:t>ה</w:t>
      </w:r>
      <w:r w:rsidR="00733C60">
        <w:rPr>
          <w:rFonts w:hint="cs"/>
          <w:rtl/>
        </w:rPr>
        <w:t xml:space="preserve">קצינים </w:t>
      </w:r>
      <w:r w:rsidR="00900B56">
        <w:rPr>
          <w:rFonts w:hint="cs"/>
          <w:rtl/>
        </w:rPr>
        <w:t>שלו מהקיץ ל</w:t>
      </w:r>
      <w:r w:rsidR="00733C60">
        <w:rPr>
          <w:rFonts w:hint="cs"/>
          <w:rtl/>
        </w:rPr>
        <w:t>אביב, הוא הפסיד ארבעה מועדי א' בשל כך</w:t>
      </w:r>
      <w:r w:rsidR="000258AE">
        <w:rPr>
          <w:rFonts w:hint="cs"/>
          <w:rtl/>
        </w:rPr>
        <w:t>,</w:t>
      </w:r>
      <w:r w:rsidR="00733C60">
        <w:rPr>
          <w:rFonts w:hint="cs"/>
          <w:rtl/>
        </w:rPr>
        <w:t xml:space="preserve"> ו</w:t>
      </w:r>
      <w:r w:rsidR="00EF323B">
        <w:rPr>
          <w:rFonts w:hint="cs"/>
          <w:rtl/>
        </w:rPr>
        <w:t xml:space="preserve">כמעט </w:t>
      </w:r>
      <w:r w:rsidR="00733C60">
        <w:rPr>
          <w:rFonts w:hint="cs"/>
          <w:rtl/>
        </w:rPr>
        <w:t xml:space="preserve">חודש שלם מסמסטר ב'. </w:t>
      </w:r>
      <w:r w:rsidR="00900B56">
        <w:rPr>
          <w:rFonts w:hint="cs"/>
          <w:rtl/>
        </w:rPr>
        <w:t xml:space="preserve">והצבא אישר, כי חתונה היא טיעון משכנע </w:t>
      </w:r>
      <w:r w:rsidR="00EF323B">
        <w:rPr>
          <w:rFonts w:hint="cs"/>
          <w:rtl/>
        </w:rPr>
        <w:t>ביותר</w:t>
      </w:r>
      <w:r w:rsidR="00900B56">
        <w:rPr>
          <w:rFonts w:hint="cs"/>
          <w:rtl/>
        </w:rPr>
        <w:t xml:space="preserve"> אבל </w:t>
      </w:r>
      <w:r w:rsidR="00733C60">
        <w:rPr>
          <w:rFonts w:hint="cs"/>
          <w:rtl/>
        </w:rPr>
        <w:t xml:space="preserve">לחינם הכל. </w:t>
      </w:r>
      <w:r w:rsidRPr="00CD067C">
        <w:rPr>
          <w:rtl/>
        </w:rPr>
        <w:t>"</w:t>
      </w:r>
      <w:r w:rsidR="000258AE">
        <w:rPr>
          <w:rFonts w:hint="cs"/>
          <w:rtl/>
        </w:rPr>
        <w:t>אתה לא מתבייש ב</w:t>
      </w:r>
      <w:r w:rsidRPr="00CD067C">
        <w:rPr>
          <w:rtl/>
        </w:rPr>
        <w:t>מה שעשית לי!"</w:t>
      </w:r>
    </w:p>
    <w:p w14:paraId="30BDF5E8" w14:textId="77777777" w:rsidR="004627AB" w:rsidRPr="00CD067C" w:rsidRDefault="003B360F" w:rsidP="000258AE">
      <w:pPr>
        <w:rPr>
          <w:rtl/>
        </w:rPr>
      </w:pPr>
      <w:r>
        <w:rPr>
          <w:rtl/>
        </w:rPr>
        <w:t xml:space="preserve">"עשיתי לך?" </w:t>
      </w:r>
      <w:r>
        <w:rPr>
          <w:rFonts w:hint="cs"/>
          <w:rtl/>
        </w:rPr>
        <w:t>אלכס</w:t>
      </w:r>
      <w:r w:rsidR="004627AB" w:rsidRPr="00CD067C">
        <w:rPr>
          <w:rtl/>
        </w:rPr>
        <w:t xml:space="preserve"> היטיב את שולי </w:t>
      </w:r>
      <w:r w:rsidR="003C6C85">
        <w:rPr>
          <w:rFonts w:hint="cs"/>
          <w:rtl/>
        </w:rPr>
        <w:t>הירכית</w:t>
      </w:r>
      <w:r w:rsidR="004627AB" w:rsidRPr="00CD067C">
        <w:rPr>
          <w:rtl/>
        </w:rPr>
        <w:t xml:space="preserve"> שלו לתוך ה</w:t>
      </w:r>
      <w:r w:rsidR="003C6C85">
        <w:rPr>
          <w:rFonts w:hint="cs"/>
          <w:rtl/>
        </w:rPr>
        <w:t>החגורה</w:t>
      </w:r>
      <w:r w:rsidR="004627AB" w:rsidRPr="00CD067C">
        <w:rPr>
          <w:rtl/>
        </w:rPr>
        <w:t>.</w:t>
      </w:r>
      <w:r w:rsidR="004627AB" w:rsidRPr="00CD067C">
        <w:rPr>
          <w:rFonts w:hint="cs"/>
          <w:rtl/>
        </w:rPr>
        <w:t xml:space="preserve"> </w:t>
      </w:r>
      <w:r w:rsidR="006969EB">
        <w:rPr>
          <w:rFonts w:hint="cs"/>
          <w:rtl/>
        </w:rPr>
        <w:t>[</w:t>
      </w:r>
      <w:r w:rsidR="003C6C85">
        <w:rPr>
          <w:rFonts w:hint="cs"/>
          <w:rtl/>
        </w:rPr>
        <w:t>ב</w:t>
      </w:r>
      <w:r w:rsidR="006969EB">
        <w:rPr>
          <w:rFonts w:hint="cs"/>
          <w:rtl/>
        </w:rPr>
        <w:t>מדי א' צנחנים לובשים ירכית ומעליה חגורה. למצא תמונה ולתאר.]</w:t>
      </w:r>
      <w:r w:rsidR="000258AE">
        <w:rPr>
          <w:rFonts w:hint="cs"/>
          <w:rtl/>
        </w:rPr>
        <w:t xml:space="preserve"> </w:t>
      </w:r>
      <w:r w:rsidR="004627AB" w:rsidRPr="00CD067C">
        <w:rPr>
          <w:rtl/>
        </w:rPr>
        <w:t xml:space="preserve">נעליו האדומות היו מצוחצחות למשעי, כראוי לסמ"פ בצנחנים. הוא </w:t>
      </w:r>
      <w:r w:rsidR="00C55A6E">
        <w:rPr>
          <w:rFonts w:hint="cs"/>
          <w:rtl/>
        </w:rPr>
        <w:t xml:space="preserve">עדיין </w:t>
      </w:r>
      <w:r w:rsidR="004627AB" w:rsidRPr="00CD067C">
        <w:rPr>
          <w:rtl/>
        </w:rPr>
        <w:t>עמד מהוסס בכניסה לחדר, מידו משתלשלת שקית קטנה.</w:t>
      </w:r>
    </w:p>
    <w:p w14:paraId="028F9648" w14:textId="77777777" w:rsidR="004627AB" w:rsidRPr="00CD067C" w:rsidRDefault="004627AB" w:rsidP="00250000">
      <w:pPr>
        <w:rPr>
          <w:rtl/>
        </w:rPr>
      </w:pPr>
      <w:r w:rsidRPr="00CD067C">
        <w:rPr>
          <w:rtl/>
        </w:rPr>
        <w:t>"אל תעמיד פנים, הדס סיפרה לי הכל."</w:t>
      </w:r>
    </w:p>
    <w:p w14:paraId="59850931" w14:textId="77777777" w:rsidR="004627AB" w:rsidRPr="00CD067C" w:rsidRDefault="004627AB" w:rsidP="00250000">
      <w:pPr>
        <w:rPr>
          <w:rtl/>
        </w:rPr>
      </w:pPr>
      <w:r w:rsidRPr="00CD067C">
        <w:rPr>
          <w:rtl/>
        </w:rPr>
        <w:t>"שמעתי שהחתונה התבטלה."</w:t>
      </w:r>
    </w:p>
    <w:p w14:paraId="5FBE901E" w14:textId="5081EFAA" w:rsidR="004627AB" w:rsidRPr="00CD067C" w:rsidRDefault="004627AB" w:rsidP="000258AE">
      <w:pPr>
        <w:rPr>
          <w:rtl/>
        </w:rPr>
      </w:pPr>
      <w:r w:rsidRPr="00CD067C">
        <w:rPr>
          <w:rtl/>
        </w:rPr>
        <w:t xml:space="preserve">ארקדי </w:t>
      </w:r>
      <w:r w:rsidR="000258AE">
        <w:rPr>
          <w:rFonts w:hint="cs"/>
          <w:rtl/>
        </w:rPr>
        <w:t xml:space="preserve">שוב </w:t>
      </w:r>
      <w:r w:rsidRPr="00CD067C">
        <w:rPr>
          <w:rtl/>
        </w:rPr>
        <w:t xml:space="preserve">לחץ על העכבר, והיד הקטנה במסך נופפה </w:t>
      </w:r>
      <w:r w:rsidR="00973341">
        <w:rPr>
          <w:rFonts w:hint="cs"/>
          <w:rtl/>
        </w:rPr>
        <w:t xml:space="preserve">לו </w:t>
      </w:r>
      <w:r w:rsidRPr="00CD067C">
        <w:rPr>
          <w:rtl/>
        </w:rPr>
        <w:t>לשלום.</w:t>
      </w:r>
    </w:p>
    <w:p w14:paraId="2CABAE49" w14:textId="77777777" w:rsidR="004627AB" w:rsidRPr="00CD067C" w:rsidRDefault="004627AB" w:rsidP="00250000">
      <w:pPr>
        <w:rPr>
          <w:rtl/>
        </w:rPr>
      </w:pPr>
      <w:r w:rsidRPr="00CD067C">
        <w:rPr>
          <w:rtl/>
        </w:rPr>
        <w:t>"אפשר להכנס?"</w:t>
      </w:r>
    </w:p>
    <w:p w14:paraId="5149E2C3" w14:textId="77777777" w:rsidR="004627AB" w:rsidRPr="00CD067C" w:rsidRDefault="004627AB" w:rsidP="00250000">
      <w:pPr>
        <w:rPr>
          <w:rtl/>
        </w:rPr>
      </w:pPr>
      <w:r w:rsidRPr="00CD067C">
        <w:rPr>
          <w:rtl/>
        </w:rPr>
        <w:t>"תעשה מה שאתה רוצה."</w:t>
      </w:r>
    </w:p>
    <w:p w14:paraId="1A8D2E2E" w14:textId="70514AF1" w:rsidR="004627AB" w:rsidRPr="00CD067C" w:rsidRDefault="004627AB" w:rsidP="00250000">
      <w:pPr>
        <w:rPr>
          <w:rtl/>
        </w:rPr>
      </w:pPr>
      <w:r w:rsidRPr="00CD067C">
        <w:rPr>
          <w:rtl/>
        </w:rPr>
        <w:t>אלכס נכנס, הניח את הנשק בזהירות על ה</w:t>
      </w:r>
      <w:r w:rsidR="004C59E0">
        <w:rPr>
          <w:rtl/>
        </w:rPr>
        <w:t>רצפה</w:t>
      </w:r>
      <w:r w:rsidRPr="00CD067C">
        <w:rPr>
          <w:rtl/>
        </w:rPr>
        <w:t xml:space="preserve"> </w:t>
      </w:r>
      <w:r w:rsidR="0057356B">
        <w:rPr>
          <w:rFonts w:hint="cs"/>
          <w:rtl/>
        </w:rPr>
        <w:t>ו</w:t>
      </w:r>
      <w:r w:rsidRPr="00CD067C">
        <w:rPr>
          <w:rtl/>
        </w:rPr>
        <w:t xml:space="preserve">התפרקד על </w:t>
      </w:r>
      <w:r w:rsidR="00B0244B">
        <w:rPr>
          <w:rFonts w:hint="cs"/>
          <w:rtl/>
        </w:rPr>
        <w:t>מיטת הנוער שבחדר</w:t>
      </w:r>
      <w:r w:rsidRPr="00CD067C">
        <w:rPr>
          <w:rtl/>
        </w:rPr>
        <w:t xml:space="preserve">. עיניו החלו להעצם. השקית </w:t>
      </w:r>
      <w:r w:rsidR="008437E0">
        <w:rPr>
          <w:rFonts w:hint="cs"/>
          <w:rtl/>
        </w:rPr>
        <w:t>ה</w:t>
      </w:r>
      <w:r w:rsidRPr="00CD067C">
        <w:rPr>
          <w:rtl/>
        </w:rPr>
        <w:t>קטנה נשמטה מידו והוא התעורר בפתאומיות והתישב. "הבאתי לך מתנה."</w:t>
      </w:r>
    </w:p>
    <w:p w14:paraId="35315E4C" w14:textId="6988BC7D" w:rsidR="004627AB" w:rsidRPr="00CD067C" w:rsidRDefault="004627AB" w:rsidP="00250000">
      <w:pPr>
        <w:rPr>
          <w:rtl/>
        </w:rPr>
      </w:pPr>
      <w:r w:rsidRPr="00CD067C">
        <w:rPr>
          <w:rtl/>
        </w:rPr>
        <w:t>ארקדי ניסה להתקדם במאמר</w:t>
      </w:r>
      <w:r w:rsidR="005B597F">
        <w:rPr>
          <w:rFonts w:hint="cs"/>
          <w:rtl/>
        </w:rPr>
        <w:t>, אבל היה חסום מכל הכיוונים</w:t>
      </w:r>
      <w:r w:rsidR="00B0244B">
        <w:rPr>
          <w:rFonts w:hint="cs"/>
          <w:rtl/>
        </w:rPr>
        <w:t xml:space="preserve"> [להסביר את הכוונה במשפט </w:t>
      </w:r>
      <w:r w:rsidR="000871CD">
        <w:rPr>
          <w:rFonts w:hint="cs"/>
          <w:rtl/>
        </w:rPr>
        <w:t xml:space="preserve">סתום </w:t>
      </w:r>
      <w:r w:rsidR="00B0244B">
        <w:rPr>
          <w:rFonts w:hint="cs"/>
          <w:rtl/>
        </w:rPr>
        <w:t>זה]</w:t>
      </w:r>
      <w:r w:rsidRPr="00CD067C">
        <w:rPr>
          <w:rtl/>
        </w:rPr>
        <w:t xml:space="preserve">. </w:t>
      </w:r>
    </w:p>
    <w:p w14:paraId="41FB5D4E" w14:textId="77777777" w:rsidR="004627AB" w:rsidRPr="00CD067C" w:rsidRDefault="004627AB" w:rsidP="00250000">
      <w:pPr>
        <w:rPr>
          <w:rtl/>
        </w:rPr>
      </w:pPr>
      <w:r w:rsidRPr="00CD067C">
        <w:rPr>
          <w:rtl/>
        </w:rPr>
        <w:t>"זה דיסק. על פרידה."</w:t>
      </w:r>
    </w:p>
    <w:p w14:paraId="63374F0D" w14:textId="76C7B457" w:rsidR="004627AB" w:rsidRPr="00CD067C" w:rsidRDefault="004627AB" w:rsidP="000258AE">
      <w:pPr>
        <w:rPr>
          <w:rtl/>
        </w:rPr>
      </w:pPr>
      <w:r w:rsidRPr="00CD067C">
        <w:rPr>
          <w:rtl/>
        </w:rPr>
        <w:t>בשעה שאלכס קרע את עטיפת הצלופן והכניס את הדיסק למערכת</w:t>
      </w:r>
      <w:r w:rsidR="000258AE">
        <w:rPr>
          <w:rFonts w:hint="cs"/>
          <w:rtl/>
        </w:rPr>
        <w:t xml:space="preserve">, </w:t>
      </w:r>
      <w:r w:rsidR="000258AE">
        <w:rPr>
          <w:rtl/>
        </w:rPr>
        <w:t xml:space="preserve">ארקדי </w:t>
      </w:r>
      <w:r w:rsidR="005B597F">
        <w:rPr>
          <w:rFonts w:hint="cs"/>
          <w:rtl/>
        </w:rPr>
        <w:t>השתדל</w:t>
      </w:r>
      <w:r w:rsidR="005B4D83">
        <w:rPr>
          <w:rFonts w:hint="cs"/>
          <w:rtl/>
        </w:rPr>
        <w:t xml:space="preserve"> </w:t>
      </w:r>
      <w:r w:rsidR="000258AE">
        <w:rPr>
          <w:rFonts w:hint="cs"/>
          <w:rtl/>
        </w:rPr>
        <w:t>לחזור</w:t>
      </w:r>
      <w:r w:rsidR="000258AE" w:rsidRPr="00CD067C">
        <w:rPr>
          <w:rtl/>
        </w:rPr>
        <w:t xml:space="preserve"> </w:t>
      </w:r>
      <w:r w:rsidR="000258AE">
        <w:rPr>
          <w:rFonts w:hint="cs"/>
          <w:rtl/>
        </w:rPr>
        <w:t>ל</w:t>
      </w:r>
      <w:r w:rsidR="000258AE" w:rsidRPr="00CD067C">
        <w:rPr>
          <w:rtl/>
        </w:rPr>
        <w:t>מאמר</w:t>
      </w:r>
      <w:r w:rsidRPr="00CD067C">
        <w:rPr>
          <w:rtl/>
        </w:rPr>
        <w:t>.</w:t>
      </w:r>
    </w:p>
    <w:p w14:paraId="5BE09E22" w14:textId="77777777" w:rsidR="004627AB" w:rsidRPr="00CD067C" w:rsidRDefault="004627AB" w:rsidP="00250000">
      <w:pPr>
        <w:rPr>
          <w:rtl/>
        </w:rPr>
      </w:pPr>
      <w:r w:rsidRPr="00CD067C">
        <w:rPr>
          <w:rtl/>
        </w:rPr>
        <w:t xml:space="preserve">"מה זה </w:t>
      </w:r>
      <w:r w:rsidRPr="00CD067C">
        <w:t>ostensibly</w:t>
      </w:r>
      <w:r w:rsidRPr="00CD067C">
        <w:rPr>
          <w:rtl/>
        </w:rPr>
        <w:t xml:space="preserve">?" </w:t>
      </w:r>
      <w:r w:rsidR="008211D9">
        <w:rPr>
          <w:rFonts w:hint="cs"/>
          <w:rtl/>
        </w:rPr>
        <w:t>הוא</w:t>
      </w:r>
      <w:r w:rsidRPr="00CD067C">
        <w:rPr>
          <w:rtl/>
        </w:rPr>
        <w:t xml:space="preserve"> שאל בזעף מעל </w:t>
      </w:r>
      <w:r w:rsidR="00690698">
        <w:rPr>
          <w:rFonts w:hint="cs"/>
          <w:rtl/>
        </w:rPr>
        <w:t>ל</w:t>
      </w:r>
      <w:r w:rsidRPr="00CD067C">
        <w:rPr>
          <w:rtl/>
        </w:rPr>
        <w:t>צלילים העצובים שמלאו את החדר.</w:t>
      </w:r>
    </w:p>
    <w:p w14:paraId="531F5438" w14:textId="39A1B336" w:rsidR="004627AB" w:rsidRPr="00CD067C" w:rsidRDefault="004627AB" w:rsidP="00250000">
      <w:pPr>
        <w:rPr>
          <w:rtl/>
        </w:rPr>
      </w:pPr>
      <w:r w:rsidRPr="00CD067C">
        <w:rPr>
          <w:rtl/>
        </w:rPr>
        <w:t xml:space="preserve">"זה... כאילו. משהו שנראה אמיתי אבל לא בהכרח מבוסס על האמת. כמו </w:t>
      </w:r>
      <w:r w:rsidR="00F06A3F">
        <w:rPr>
          <w:rtl/>
        </w:rPr>
        <w:t>עכשיו</w:t>
      </w:r>
      <w:r w:rsidRPr="00CD067C">
        <w:rPr>
          <w:rtl/>
        </w:rPr>
        <w:t xml:space="preserve"> איתנו, נראה לי."</w:t>
      </w:r>
    </w:p>
    <w:p w14:paraId="73EEC853" w14:textId="3F9206F0" w:rsidR="004627AB" w:rsidRPr="00CD067C" w:rsidRDefault="004627AB" w:rsidP="00C55A6E">
      <w:pPr>
        <w:rPr>
          <w:rtl/>
        </w:rPr>
      </w:pPr>
      <w:r w:rsidRPr="00CD067C">
        <w:rPr>
          <w:rtl/>
        </w:rPr>
        <w:t xml:space="preserve">לאט לאט ארקדי הסתובב אליו, </w:t>
      </w:r>
      <w:r w:rsidR="00C55A6E">
        <w:rPr>
          <w:rFonts w:hint="cs"/>
          <w:rtl/>
        </w:rPr>
        <w:t xml:space="preserve">על כיסא התלמיד הקטן </w:t>
      </w:r>
      <w:r w:rsidR="0013603D">
        <w:rPr>
          <w:rFonts w:hint="cs"/>
          <w:rtl/>
        </w:rPr>
        <w:t>מ</w:t>
      </w:r>
      <w:r w:rsidR="00C55A6E">
        <w:rPr>
          <w:rFonts w:hint="cs"/>
          <w:rtl/>
        </w:rPr>
        <w:t>מידותיו, אף שהמנגנון היה משוך למעלה עד כמה שניתן.</w:t>
      </w:r>
    </w:p>
    <w:p w14:paraId="2A880C25" w14:textId="154AC094" w:rsidR="004627AB" w:rsidRPr="00CD067C" w:rsidRDefault="004627AB" w:rsidP="00250000">
      <w:pPr>
        <w:rPr>
          <w:rtl/>
        </w:rPr>
      </w:pPr>
      <w:r w:rsidRPr="00CD067C">
        <w:rPr>
          <w:rtl/>
        </w:rPr>
        <w:t xml:space="preserve">"אז אתם לא מתחתנים," אלכס </w:t>
      </w:r>
      <w:r w:rsidRPr="00973341">
        <w:rPr>
          <w:highlight w:val="red"/>
          <w:rtl/>
        </w:rPr>
        <w:t>אמר</w:t>
      </w:r>
      <w:r w:rsidR="00973341">
        <w:rPr>
          <w:rFonts w:hint="cs"/>
          <w:rtl/>
        </w:rPr>
        <w:t xml:space="preserve"> [העיר? ציין?]</w:t>
      </w:r>
      <w:r w:rsidR="005B597F">
        <w:rPr>
          <w:rFonts w:hint="cs"/>
          <w:rtl/>
        </w:rPr>
        <w:t xml:space="preserve"> / ביטא מילים שמעולם לא העז לקוות שיחצו את שפתיו</w:t>
      </w:r>
      <w:r w:rsidRPr="00CD067C">
        <w:rPr>
          <w:rtl/>
        </w:rPr>
        <w:t>.</w:t>
      </w:r>
    </w:p>
    <w:p w14:paraId="4046A1D0" w14:textId="77777777" w:rsidR="004627AB" w:rsidRPr="00CD067C" w:rsidRDefault="004627AB" w:rsidP="00250000">
      <w:pPr>
        <w:rPr>
          <w:rtl/>
        </w:rPr>
      </w:pPr>
      <w:r w:rsidRPr="00CD067C">
        <w:rPr>
          <w:rtl/>
        </w:rPr>
        <w:t>"עוד מעט תגיד</w:t>
      </w:r>
      <w:r w:rsidR="00C55A6E">
        <w:rPr>
          <w:rFonts w:hint="cs"/>
          <w:rtl/>
        </w:rPr>
        <w:t xml:space="preserve"> לי</w:t>
      </w:r>
      <w:r w:rsidRPr="00CD067C">
        <w:rPr>
          <w:rtl/>
        </w:rPr>
        <w:t xml:space="preserve"> שאתה שמח."</w:t>
      </w:r>
    </w:p>
    <w:p w14:paraId="70BA6F24" w14:textId="77777777" w:rsidR="004627AB" w:rsidRPr="00CD067C" w:rsidRDefault="004627AB" w:rsidP="00250000">
      <w:pPr>
        <w:rPr>
          <w:rtl/>
        </w:rPr>
      </w:pPr>
      <w:r w:rsidRPr="00CD067C">
        <w:rPr>
          <w:rtl/>
        </w:rPr>
        <w:t>"לא. בחיים לא."</w:t>
      </w:r>
    </w:p>
    <w:p w14:paraId="3B46BC54" w14:textId="77777777" w:rsidR="004627AB" w:rsidRPr="00CD067C" w:rsidRDefault="004627AB" w:rsidP="00250000">
      <w:pPr>
        <w:rPr>
          <w:rtl/>
        </w:rPr>
      </w:pPr>
      <w:r w:rsidRPr="00CD067C">
        <w:rPr>
          <w:rtl/>
        </w:rPr>
        <w:t>"עדיין היה אפשר לקבל את רוב הכסף בחזרה. היא הודיעה חודש לפני המועד."</w:t>
      </w:r>
    </w:p>
    <w:p w14:paraId="23B3ACEC" w14:textId="77777777" w:rsidR="004627AB" w:rsidRPr="00CD067C" w:rsidRDefault="004627AB" w:rsidP="00250000">
      <w:pPr>
        <w:rPr>
          <w:rtl/>
        </w:rPr>
      </w:pPr>
      <w:r w:rsidRPr="00CD067C">
        <w:rPr>
          <w:rtl/>
        </w:rPr>
        <w:t>"חודש לפני? אז זה היה כבר לפני עשרה ימים."</w:t>
      </w:r>
    </w:p>
    <w:p w14:paraId="3EFD9B5F" w14:textId="77777777" w:rsidR="004627AB" w:rsidRPr="00CD067C" w:rsidRDefault="004627AB" w:rsidP="00250000">
      <w:pPr>
        <w:rPr>
          <w:rtl/>
        </w:rPr>
      </w:pPr>
      <w:r w:rsidRPr="00CD067C">
        <w:rPr>
          <w:rtl/>
        </w:rPr>
        <w:t>"תשעה."</w:t>
      </w:r>
    </w:p>
    <w:p w14:paraId="223E69D9" w14:textId="77777777" w:rsidR="004627AB" w:rsidRPr="00CD067C" w:rsidRDefault="004627AB" w:rsidP="00250000">
      <w:pPr>
        <w:rPr>
          <w:rtl/>
        </w:rPr>
      </w:pPr>
      <w:r w:rsidRPr="00CD067C">
        <w:rPr>
          <w:rtl/>
        </w:rPr>
        <w:t>"תשעה ימים שלא דיברנו."</w:t>
      </w:r>
    </w:p>
    <w:p w14:paraId="4F6F779B" w14:textId="77777777" w:rsidR="004627AB" w:rsidRPr="00CD067C" w:rsidRDefault="004627AB" w:rsidP="00250000">
      <w:pPr>
        <w:rPr>
          <w:rtl/>
        </w:rPr>
      </w:pPr>
      <w:r w:rsidRPr="00CD067C">
        <w:rPr>
          <w:rtl/>
        </w:rPr>
        <w:t>"אין על מה לדבר."</w:t>
      </w:r>
    </w:p>
    <w:p w14:paraId="024C63FB" w14:textId="192DD3DD" w:rsidR="004627AB" w:rsidRPr="00CD067C" w:rsidRDefault="004627AB" w:rsidP="00250000">
      <w:pPr>
        <w:rPr>
          <w:rtl/>
        </w:rPr>
      </w:pPr>
      <w:r w:rsidRPr="00CD067C">
        <w:rPr>
          <w:rtl/>
        </w:rPr>
        <w:t>"</w:t>
      </w:r>
      <w:r w:rsidR="005B597F">
        <w:rPr>
          <w:rFonts w:hint="cs"/>
          <w:rtl/>
        </w:rPr>
        <w:t>ניסיתי להשיג אותך</w:t>
      </w:r>
      <w:r w:rsidRPr="00CD067C">
        <w:rPr>
          <w:rtl/>
        </w:rPr>
        <w:t xml:space="preserve"> </w:t>
      </w:r>
      <w:r w:rsidR="005B597F">
        <w:rPr>
          <w:rFonts w:hint="cs"/>
          <w:rtl/>
        </w:rPr>
        <w:t>ב</w:t>
      </w:r>
      <w:r w:rsidRPr="00CD067C">
        <w:rPr>
          <w:rtl/>
        </w:rPr>
        <w:t>טלפון."</w:t>
      </w:r>
    </w:p>
    <w:p w14:paraId="47A45286" w14:textId="77777777" w:rsidR="004627AB" w:rsidRPr="00CD067C" w:rsidRDefault="004627AB" w:rsidP="00250000">
      <w:pPr>
        <w:rPr>
          <w:rtl/>
        </w:rPr>
      </w:pPr>
      <w:r w:rsidRPr="00CD067C">
        <w:rPr>
          <w:rtl/>
        </w:rPr>
        <w:t>"אלכס, היא סיפרה לי הכל."</w:t>
      </w:r>
    </w:p>
    <w:p w14:paraId="05FEBD52" w14:textId="77777777" w:rsidR="004627AB" w:rsidRPr="00CD067C" w:rsidRDefault="004627AB" w:rsidP="00250000">
      <w:pPr>
        <w:rPr>
          <w:rtl/>
        </w:rPr>
      </w:pPr>
      <w:r w:rsidRPr="00CD067C">
        <w:rPr>
          <w:rtl/>
        </w:rPr>
        <w:t>"מה היא סיפרה?"</w:t>
      </w:r>
    </w:p>
    <w:p w14:paraId="18B1A6B8" w14:textId="77777777" w:rsidR="004627AB" w:rsidRPr="00CD067C" w:rsidRDefault="004627AB" w:rsidP="00250000">
      <w:pPr>
        <w:rPr>
          <w:rtl/>
        </w:rPr>
      </w:pPr>
      <w:r w:rsidRPr="00CD067C">
        <w:rPr>
          <w:rtl/>
        </w:rPr>
        <w:t>"שהייתם ביחד. ששכבתם."</w:t>
      </w:r>
    </w:p>
    <w:p w14:paraId="72558F99" w14:textId="77777777" w:rsidR="004627AB" w:rsidRPr="00CD067C" w:rsidRDefault="004627AB" w:rsidP="00250000">
      <w:pPr>
        <w:rPr>
          <w:rtl/>
        </w:rPr>
      </w:pPr>
      <w:r w:rsidRPr="00CD067C">
        <w:rPr>
          <w:rtl/>
        </w:rPr>
        <w:lastRenderedPageBreak/>
        <w:t>"מה??"</w:t>
      </w:r>
    </w:p>
    <w:p w14:paraId="5772C79B" w14:textId="77777777" w:rsidR="004627AB" w:rsidRPr="00CD067C" w:rsidRDefault="004627AB" w:rsidP="00250000">
      <w:pPr>
        <w:rPr>
          <w:rtl/>
        </w:rPr>
      </w:pPr>
      <w:r w:rsidRPr="00CD067C">
        <w:rPr>
          <w:rtl/>
        </w:rPr>
        <w:t>"אתה מכחיש?"</w:t>
      </w:r>
    </w:p>
    <w:p w14:paraId="69607C38" w14:textId="0513A02F" w:rsidR="004627AB" w:rsidRPr="00CD067C" w:rsidRDefault="004627AB" w:rsidP="00250000">
      <w:pPr>
        <w:rPr>
          <w:rtl/>
        </w:rPr>
      </w:pPr>
      <w:r w:rsidRPr="00CD067C">
        <w:rPr>
          <w:rtl/>
        </w:rPr>
        <w:t xml:space="preserve">"בטח שאני מכחיש, מה </w:t>
      </w:r>
      <w:r w:rsidR="004C59E0">
        <w:rPr>
          <w:rtl/>
        </w:rPr>
        <w:t>פתאום</w:t>
      </w:r>
      <w:r w:rsidRPr="00CD067C">
        <w:rPr>
          <w:rtl/>
        </w:rPr>
        <w:t xml:space="preserve"> – " הוא השתתק.</w:t>
      </w:r>
    </w:p>
    <w:p w14:paraId="358A544D" w14:textId="6502D78B" w:rsidR="00FD51B9" w:rsidRDefault="004627AB" w:rsidP="00DE2945">
      <w:pPr>
        <w:rPr>
          <w:rtl/>
        </w:rPr>
      </w:pPr>
      <w:r w:rsidRPr="00CD067C">
        <w:rPr>
          <w:rtl/>
        </w:rPr>
        <w:t>"נזכרת?"</w:t>
      </w:r>
      <w:r w:rsidR="00FD51B9">
        <w:rPr>
          <w:rFonts w:hint="cs"/>
          <w:rtl/>
        </w:rPr>
        <w:t xml:space="preserve"> עד אותו רגע היה הספק הזעיר</w:t>
      </w:r>
      <w:r w:rsidR="00DE2945" w:rsidRPr="00DE2945">
        <w:rPr>
          <w:rFonts w:hint="cs"/>
          <w:rtl/>
        </w:rPr>
        <w:t xml:space="preserve"> </w:t>
      </w:r>
      <w:r w:rsidR="00DE2945">
        <w:rPr>
          <w:rFonts w:hint="cs"/>
          <w:rtl/>
        </w:rPr>
        <w:t>שאולי בדתה</w:t>
      </w:r>
      <w:r w:rsidR="00483BB1">
        <w:rPr>
          <w:rFonts w:hint="cs"/>
          <w:rtl/>
        </w:rPr>
        <w:t xml:space="preserve"> הכול </w:t>
      </w:r>
      <w:r w:rsidR="00DE2945">
        <w:rPr>
          <w:rFonts w:hint="cs"/>
          <w:rtl/>
        </w:rPr>
        <w:t>מליבה,</w:t>
      </w:r>
      <w:r w:rsidR="00FD51B9">
        <w:rPr>
          <w:rFonts w:hint="cs"/>
          <w:rtl/>
        </w:rPr>
        <w:t xml:space="preserve"> שביב תקווה</w:t>
      </w:r>
      <w:r w:rsidR="00EC7E95">
        <w:rPr>
          <w:rFonts w:hint="cs"/>
          <w:rtl/>
        </w:rPr>
        <w:t xml:space="preserve">, ולא בלתי מבוסס, כי ארקדי הכיר בעובדה שאלכס לא חיבב אותה, וארקדי לא ידע הרבה על הרפתקאותיו </w:t>
      </w:r>
      <w:r w:rsidR="00DE2945">
        <w:rPr>
          <w:rFonts w:hint="cs"/>
          <w:rtl/>
        </w:rPr>
        <w:t>ו</w:t>
      </w:r>
      <w:r w:rsidR="00EC7E95">
        <w:rPr>
          <w:rFonts w:hint="cs"/>
          <w:rtl/>
        </w:rPr>
        <w:t>בילוייו המזדמנים</w:t>
      </w:r>
      <w:r w:rsidR="00DE2945">
        <w:rPr>
          <w:rFonts w:hint="cs"/>
          <w:rtl/>
        </w:rPr>
        <w:t>,</w:t>
      </w:r>
      <w:r w:rsidR="00EC7E95">
        <w:rPr>
          <w:rFonts w:hint="cs"/>
          <w:rtl/>
        </w:rPr>
        <w:t xml:space="preserve"> אבל לפחות לגבי בנות שאלכס הכיר</w:t>
      </w:r>
      <w:r w:rsidR="00DE7A6F">
        <w:rPr>
          <w:rFonts w:hint="cs"/>
          <w:rtl/>
        </w:rPr>
        <w:t xml:space="preserve"> והתרא</w:t>
      </w:r>
      <w:r w:rsidR="000E137D">
        <w:rPr>
          <w:rFonts w:hint="cs"/>
          <w:rtl/>
        </w:rPr>
        <w:t xml:space="preserve">ה </w:t>
      </w:r>
      <w:r w:rsidR="00DE7A6F">
        <w:rPr>
          <w:rFonts w:hint="cs"/>
          <w:rtl/>
        </w:rPr>
        <w:t xml:space="preserve">איתן </w:t>
      </w:r>
      <w:r w:rsidR="000E137D">
        <w:rPr>
          <w:rFonts w:hint="cs"/>
          <w:rtl/>
        </w:rPr>
        <w:t xml:space="preserve">באופן קבוע </w:t>
      </w:r>
      <w:r w:rsidR="00DE7A6F">
        <w:rPr>
          <w:rFonts w:hint="cs"/>
          <w:rtl/>
        </w:rPr>
        <w:t>בנסיבות חייו</w:t>
      </w:r>
      <w:r w:rsidR="00EC7E95">
        <w:rPr>
          <w:rFonts w:hint="cs"/>
          <w:rtl/>
        </w:rPr>
        <w:t xml:space="preserve">, הוא לא היה </w:t>
      </w:r>
      <w:r w:rsidR="00DE2945">
        <w:rPr>
          <w:rFonts w:hint="cs"/>
          <w:rtl/>
        </w:rPr>
        <w:t xml:space="preserve">יוזם דבר אלא אם חיבב </w:t>
      </w:r>
      <w:r w:rsidR="00EC7E95">
        <w:rPr>
          <w:rFonts w:hint="cs"/>
          <w:rtl/>
        </w:rPr>
        <w:t>אותן</w:t>
      </w:r>
      <w:r w:rsidR="00C90C6C">
        <w:rPr>
          <w:rFonts w:hint="cs"/>
          <w:rtl/>
        </w:rPr>
        <w:t xml:space="preserve"> מאוד</w:t>
      </w:r>
      <w:r w:rsidR="00352290">
        <w:rPr>
          <w:rFonts w:hint="cs"/>
          <w:rtl/>
        </w:rPr>
        <w:t xml:space="preserve"> מאוד.</w:t>
      </w:r>
      <w:r w:rsidR="00FD51B9">
        <w:rPr>
          <w:rFonts w:hint="cs"/>
          <w:rtl/>
        </w:rPr>
        <w:t xml:space="preserve"> "אז זה קרה. זה באמת קרה."</w:t>
      </w:r>
    </w:p>
    <w:p w14:paraId="16D0CD4A" w14:textId="6AD4A32E" w:rsidR="00FD51B9" w:rsidRPr="00CD067C" w:rsidRDefault="00FD51B9" w:rsidP="00DE2945">
      <w:pPr>
        <w:rPr>
          <w:rtl/>
        </w:rPr>
      </w:pPr>
      <w:r w:rsidRPr="00CD067C">
        <w:rPr>
          <w:rtl/>
        </w:rPr>
        <w:t xml:space="preserve">"לא </w:t>
      </w:r>
      <w:r w:rsidR="00DE2945">
        <w:rPr>
          <w:rFonts w:hint="cs"/>
          <w:rtl/>
        </w:rPr>
        <w:t xml:space="preserve">הייתי </w:t>
      </w:r>
      <w:r w:rsidRPr="00CD067C">
        <w:rPr>
          <w:rtl/>
        </w:rPr>
        <w:t>מאמין שהיא תספר לך.</w:t>
      </w:r>
      <w:r w:rsidR="00DE2945">
        <w:rPr>
          <w:rFonts w:hint="cs"/>
          <w:rtl/>
        </w:rPr>
        <w:t xml:space="preserve"> ובאיזה תיזמון.</w:t>
      </w:r>
      <w:r w:rsidRPr="00CD067C">
        <w:rPr>
          <w:rtl/>
        </w:rPr>
        <w:t>"</w:t>
      </w:r>
    </w:p>
    <w:p w14:paraId="63605604" w14:textId="7A84FF70" w:rsidR="004627AB" w:rsidRPr="00CD067C" w:rsidRDefault="004627AB" w:rsidP="00250000">
      <w:pPr>
        <w:rPr>
          <w:rtl/>
        </w:rPr>
      </w:pPr>
      <w:r w:rsidRPr="00CD067C">
        <w:rPr>
          <w:rtl/>
        </w:rPr>
        <w:t>"היית מעדיף להסתיר ממני לעד?"</w:t>
      </w:r>
    </w:p>
    <w:p w14:paraId="01D0B1E5" w14:textId="77777777" w:rsidR="004627AB" w:rsidRPr="00CD067C" w:rsidRDefault="004627AB" w:rsidP="00250000">
      <w:pPr>
        <w:rPr>
          <w:rtl/>
        </w:rPr>
      </w:pPr>
      <w:r w:rsidRPr="00CD067C">
        <w:rPr>
          <w:rtl/>
        </w:rPr>
        <w:t>"כן."</w:t>
      </w:r>
    </w:p>
    <w:p w14:paraId="3E455AE2" w14:textId="77777777" w:rsidR="004627AB" w:rsidRPr="00CD067C" w:rsidRDefault="004627AB" w:rsidP="00250000">
      <w:pPr>
        <w:rPr>
          <w:rtl/>
        </w:rPr>
      </w:pPr>
      <w:r w:rsidRPr="00CD067C">
        <w:rPr>
          <w:rtl/>
        </w:rPr>
        <w:t>"לחיות בשקר, מאחורי גבי?"</w:t>
      </w:r>
    </w:p>
    <w:p w14:paraId="05BC6EE4" w14:textId="48201BD1" w:rsidR="004627AB" w:rsidRPr="00CD067C" w:rsidRDefault="004627AB" w:rsidP="00250000">
      <w:pPr>
        <w:rPr>
          <w:rtl/>
        </w:rPr>
      </w:pPr>
      <w:r w:rsidRPr="00CD067C">
        <w:rPr>
          <w:rtl/>
        </w:rPr>
        <w:t>אלכס החליש מעט את ה</w:t>
      </w:r>
      <w:r w:rsidR="001C5A04">
        <w:rPr>
          <w:rtl/>
        </w:rPr>
        <w:t>מוזיקה</w:t>
      </w:r>
      <w:r w:rsidRPr="00CD067C">
        <w:rPr>
          <w:rtl/>
        </w:rPr>
        <w:t>. "זה לא כזה שקר."</w:t>
      </w:r>
    </w:p>
    <w:p w14:paraId="28F6E2B1" w14:textId="3D2AA9B8" w:rsidR="004627AB" w:rsidRDefault="00426158" w:rsidP="00250000">
      <w:pPr>
        <w:rPr>
          <w:rtl/>
        </w:rPr>
      </w:pPr>
      <w:r w:rsidRPr="00426158">
        <w:rPr>
          <w:rFonts w:cs="Times New Roman"/>
          <w:rtl/>
        </w:rPr>
        <w:t>כל חשדותיו, כל שֶׁיָגוֹר [ניקוד]לו, הכל התאמת. אלכס אכן עשה זאת. החיים באמת היו כבדים עד לאין נש</w:t>
      </w:r>
      <w:r>
        <w:rPr>
          <w:rFonts w:cs="Times New Roman" w:hint="cs"/>
          <w:rtl/>
        </w:rPr>
        <w:t xml:space="preserve">וא. </w:t>
      </w:r>
      <w:r w:rsidR="004627AB" w:rsidRPr="00CD067C">
        <w:rPr>
          <w:rtl/>
        </w:rPr>
        <w:t>"אני לא קולט איך אין לזה משמעות עבורך."</w:t>
      </w:r>
    </w:p>
    <w:p w14:paraId="22636D2E" w14:textId="77777777" w:rsidR="00FD51B9" w:rsidRDefault="00FD51B9" w:rsidP="00250000">
      <w:pPr>
        <w:rPr>
          <w:rtl/>
        </w:rPr>
      </w:pPr>
      <w:r>
        <w:rPr>
          <w:rFonts w:hint="cs"/>
          <w:rtl/>
        </w:rPr>
        <w:t>"כי באמת אין לזה שום משמעות."</w:t>
      </w:r>
    </w:p>
    <w:p w14:paraId="5B603F1F" w14:textId="77777777" w:rsidR="00FD51B9" w:rsidRPr="00CD067C" w:rsidRDefault="00FD51B9" w:rsidP="00250000">
      <w:pPr>
        <w:rPr>
          <w:rtl/>
        </w:rPr>
      </w:pPr>
      <w:r>
        <w:rPr>
          <w:rFonts w:hint="cs"/>
          <w:rtl/>
        </w:rPr>
        <w:t>"שום משמעות? שום משמעות? אין בעיניך שום משמעות לבגידה?"</w:t>
      </w:r>
    </w:p>
    <w:p w14:paraId="1662780F" w14:textId="77777777" w:rsidR="004627AB" w:rsidRPr="00CD067C" w:rsidRDefault="004627AB" w:rsidP="00250000">
      <w:pPr>
        <w:rPr>
          <w:rtl/>
        </w:rPr>
      </w:pPr>
      <w:r w:rsidRPr="00CD067C">
        <w:rPr>
          <w:rtl/>
        </w:rPr>
        <w:t>"אני לא מבין למה אתה מתכוון."</w:t>
      </w:r>
    </w:p>
    <w:p w14:paraId="5AA48B39" w14:textId="26A8225E" w:rsidR="004627AB" w:rsidRPr="00CD067C" w:rsidRDefault="004627AB" w:rsidP="00250000">
      <w:pPr>
        <w:rPr>
          <w:rtl/>
        </w:rPr>
      </w:pPr>
      <w:r w:rsidRPr="00CD067C">
        <w:rPr>
          <w:rtl/>
        </w:rPr>
        <w:t>"כנראה כי אתה סתום לגמרי."</w:t>
      </w:r>
    </w:p>
    <w:p w14:paraId="757DF740" w14:textId="77777777" w:rsidR="004627AB" w:rsidRPr="00CD067C" w:rsidRDefault="004627AB" w:rsidP="00250000">
      <w:pPr>
        <w:rPr>
          <w:rtl/>
        </w:rPr>
      </w:pPr>
      <w:r w:rsidRPr="00CD067C">
        <w:rPr>
          <w:rtl/>
        </w:rPr>
        <w:t xml:space="preserve">"כנראה אני סתום." </w:t>
      </w:r>
    </w:p>
    <w:p w14:paraId="7C834184" w14:textId="77777777" w:rsidR="004627AB" w:rsidRPr="00CD067C" w:rsidRDefault="004627AB" w:rsidP="00250000">
      <w:pPr>
        <w:rPr>
          <w:rtl/>
        </w:rPr>
      </w:pPr>
      <w:r w:rsidRPr="00CD067C">
        <w:rPr>
          <w:rtl/>
        </w:rPr>
        <w:t>"כנראה כי אתה... אתה..."</w:t>
      </w:r>
    </w:p>
    <w:p w14:paraId="52755B1D" w14:textId="79633112" w:rsidR="004627AB" w:rsidRPr="00CD067C" w:rsidRDefault="004627AB" w:rsidP="00250000">
      <w:pPr>
        <w:rPr>
          <w:rtl/>
        </w:rPr>
      </w:pPr>
      <w:r w:rsidRPr="00CD067C">
        <w:rPr>
          <w:rtl/>
        </w:rPr>
        <w:t xml:space="preserve">"אני מקווה שזאת לא </w:t>
      </w:r>
      <w:r w:rsidR="001C5A04">
        <w:rPr>
          <w:rtl/>
        </w:rPr>
        <w:t>הייתה</w:t>
      </w:r>
      <w:r w:rsidRPr="00CD067C">
        <w:rPr>
          <w:rtl/>
        </w:rPr>
        <w:t xml:space="preserve"> הסיבה לפרידה שלכם."</w:t>
      </w:r>
    </w:p>
    <w:p w14:paraId="7B35529B" w14:textId="77777777" w:rsidR="004627AB" w:rsidRPr="00CD067C" w:rsidRDefault="004627AB" w:rsidP="00250000">
      <w:pPr>
        <w:rPr>
          <w:rtl/>
        </w:rPr>
      </w:pPr>
      <w:r w:rsidRPr="00CD067C">
        <w:rPr>
          <w:rtl/>
        </w:rPr>
        <w:t>"זאת סיבה מספיק טובה לפרידה."</w:t>
      </w:r>
    </w:p>
    <w:p w14:paraId="47AEF3CD" w14:textId="77777777" w:rsidR="004627AB" w:rsidRPr="00CD067C" w:rsidRDefault="004627AB" w:rsidP="00250000">
      <w:pPr>
        <w:rPr>
          <w:rtl/>
        </w:rPr>
      </w:pPr>
      <w:r w:rsidRPr="00CD067C">
        <w:rPr>
          <w:rtl/>
        </w:rPr>
        <w:t>"זאת סיבה מגו</w:t>
      </w:r>
      <w:r w:rsidR="0095194A">
        <w:rPr>
          <w:rFonts w:hint="cs"/>
          <w:rtl/>
        </w:rPr>
        <w:t>חכ</w:t>
      </w:r>
      <w:r w:rsidRPr="00CD067C">
        <w:rPr>
          <w:rtl/>
        </w:rPr>
        <w:t>ת!"</w:t>
      </w:r>
    </w:p>
    <w:p w14:paraId="1DCBE41B" w14:textId="77777777" w:rsidR="004627AB" w:rsidRPr="00CD067C" w:rsidRDefault="004627AB" w:rsidP="00250000">
      <w:pPr>
        <w:rPr>
          <w:rtl/>
        </w:rPr>
      </w:pPr>
      <w:r w:rsidRPr="00CD067C">
        <w:rPr>
          <w:rtl/>
        </w:rPr>
        <w:t>"אתה א</w:t>
      </w:r>
      <w:r w:rsidRPr="00CD067C">
        <w:rPr>
          <w:rFonts w:hint="cs"/>
          <w:rtl/>
        </w:rPr>
        <w:t>טוּם לגמרי</w:t>
      </w:r>
      <w:r w:rsidRPr="00CD067C">
        <w:rPr>
          <w:rtl/>
        </w:rPr>
        <w:t xml:space="preserve"> אלכס. פעם חשבתי שאני מכיר אותך, פעם חשבתי שאתה חבר שלי!"</w:t>
      </w:r>
    </w:p>
    <w:p w14:paraId="31FA911D" w14:textId="77777777" w:rsidR="004627AB" w:rsidRPr="00CD067C" w:rsidRDefault="004627AB" w:rsidP="00250000">
      <w:pPr>
        <w:rPr>
          <w:rtl/>
        </w:rPr>
      </w:pPr>
      <w:r w:rsidRPr="00CD067C">
        <w:rPr>
          <w:rtl/>
        </w:rPr>
        <w:t>"אתה כועס עלי?"</w:t>
      </w:r>
    </w:p>
    <w:p w14:paraId="749DCCF0" w14:textId="4F1B9857" w:rsidR="004627AB" w:rsidRPr="00CD067C" w:rsidRDefault="004627AB" w:rsidP="00FF32E9">
      <w:pPr>
        <w:rPr>
          <w:rtl/>
        </w:rPr>
      </w:pPr>
      <w:r w:rsidRPr="00CD067C">
        <w:rPr>
          <w:rtl/>
        </w:rPr>
        <w:t xml:space="preserve">"אלכס, עזוב אותי. אתה לא מבין, לא צריך. אין לי מושג עם כמה בחורות שכבת, </w:t>
      </w:r>
      <w:r w:rsidR="00690698">
        <w:rPr>
          <w:rFonts w:hint="cs"/>
          <w:rtl/>
        </w:rPr>
        <w:t>אני יודע שהן נדבקות</w:t>
      </w:r>
      <w:r w:rsidR="00B82C4E">
        <w:rPr>
          <w:rFonts w:hint="cs"/>
          <w:rtl/>
        </w:rPr>
        <w:t xml:space="preserve"> אליך כמו... </w:t>
      </w:r>
      <w:r w:rsidRPr="00CD067C">
        <w:rPr>
          <w:rtl/>
        </w:rPr>
        <w:t xml:space="preserve">בשבילך זה </w:t>
      </w:r>
      <w:r w:rsidR="00DE2945">
        <w:rPr>
          <w:rFonts w:hint="cs"/>
          <w:rtl/>
        </w:rPr>
        <w:t>חסר-</w:t>
      </w:r>
      <w:r w:rsidRPr="00CD067C">
        <w:rPr>
          <w:rtl/>
        </w:rPr>
        <w:t xml:space="preserve">משמעות, </w:t>
      </w:r>
      <w:r w:rsidR="00F97A34">
        <w:rPr>
          <w:rFonts w:hint="cs"/>
          <w:rtl/>
        </w:rPr>
        <w:t>כל כך</w:t>
      </w:r>
      <w:r w:rsidR="00FD51B9">
        <w:rPr>
          <w:rFonts w:hint="cs"/>
          <w:rtl/>
        </w:rPr>
        <w:t xml:space="preserve"> קל לך להשיג כל אחת, כל מי שתרצה, </w:t>
      </w:r>
      <w:r w:rsidRPr="00CD067C">
        <w:rPr>
          <w:rtl/>
        </w:rPr>
        <w:t xml:space="preserve">אבל </w:t>
      </w:r>
      <w:r w:rsidR="00FF32E9">
        <w:rPr>
          <w:rFonts w:hint="cs"/>
          <w:rtl/>
        </w:rPr>
        <w:t>הדס</w:t>
      </w:r>
      <w:r w:rsidRPr="00CD067C">
        <w:rPr>
          <w:rtl/>
        </w:rPr>
        <w:t xml:space="preserve"> </w:t>
      </w:r>
      <w:r w:rsidR="001C5A04">
        <w:rPr>
          <w:rtl/>
        </w:rPr>
        <w:t>הייתה</w:t>
      </w:r>
      <w:r w:rsidRPr="00CD067C">
        <w:rPr>
          <w:rtl/>
        </w:rPr>
        <w:t xml:space="preserve"> </w:t>
      </w:r>
      <w:r w:rsidR="00FD51B9">
        <w:rPr>
          <w:rFonts w:hint="cs"/>
          <w:rtl/>
        </w:rPr>
        <w:t>האחת ו</w:t>
      </w:r>
      <w:r w:rsidRPr="00CD067C">
        <w:rPr>
          <w:rtl/>
        </w:rPr>
        <w:t>היחידה בשבילי, אתה קולט את זה?"</w:t>
      </w:r>
    </w:p>
    <w:p w14:paraId="64CC175C" w14:textId="7A38343D" w:rsidR="004627AB" w:rsidRPr="00CD067C" w:rsidRDefault="004627AB" w:rsidP="00250000">
      <w:pPr>
        <w:rPr>
          <w:rtl/>
        </w:rPr>
      </w:pPr>
      <w:r w:rsidRPr="00CD067C">
        <w:rPr>
          <w:rtl/>
        </w:rPr>
        <w:t>"כן," אלכס אמר ברכות.</w:t>
      </w:r>
      <w:r w:rsidR="00BC2578">
        <w:rPr>
          <w:rFonts w:hint="cs"/>
          <w:rtl/>
        </w:rPr>
        <w:t xml:space="preserve"> הוא תמיד התפלא</w:t>
      </w:r>
      <w:r w:rsidR="00C90C6C">
        <w:rPr>
          <w:rFonts w:hint="cs"/>
          <w:rtl/>
        </w:rPr>
        <w:t xml:space="preserve"> מאוד </w:t>
      </w:r>
      <w:r w:rsidR="00BC2578">
        <w:rPr>
          <w:rFonts w:hint="cs"/>
          <w:rtl/>
        </w:rPr>
        <w:t xml:space="preserve">כשארקדי </w:t>
      </w:r>
      <w:r w:rsidR="00F06243">
        <w:rPr>
          <w:rFonts w:hint="cs"/>
          <w:rtl/>
        </w:rPr>
        <w:t>העלה את הנושא הזה</w:t>
      </w:r>
      <w:r w:rsidR="00793AE4">
        <w:rPr>
          <w:rFonts w:hint="cs"/>
          <w:rtl/>
        </w:rPr>
        <w:t xml:space="preserve"> </w:t>
      </w:r>
      <w:r w:rsidR="00793AE4">
        <w:rPr>
          <w:rtl/>
        </w:rPr>
        <w:t>–</w:t>
      </w:r>
      <w:r w:rsidR="00F06243">
        <w:rPr>
          <w:rFonts w:hint="cs"/>
          <w:rtl/>
        </w:rPr>
        <w:t xml:space="preserve"> והוא הרבה להעלות אותו</w:t>
      </w:r>
      <w:r w:rsidR="00793AE4">
        <w:rPr>
          <w:rFonts w:hint="cs"/>
          <w:rtl/>
        </w:rPr>
        <w:t xml:space="preserve"> </w:t>
      </w:r>
      <w:r w:rsidR="00793AE4">
        <w:rPr>
          <w:rtl/>
        </w:rPr>
        <w:t>–</w:t>
      </w:r>
      <w:r w:rsidR="00F06243">
        <w:rPr>
          <w:rFonts w:hint="cs"/>
          <w:rtl/>
        </w:rPr>
        <w:t xml:space="preserve"> מפני ש</w:t>
      </w:r>
      <w:r w:rsidR="001D2D67">
        <w:rPr>
          <w:rFonts w:hint="cs"/>
          <w:rtl/>
        </w:rPr>
        <w:t xml:space="preserve">אלכס </w:t>
      </w:r>
      <w:r w:rsidR="00F06243">
        <w:rPr>
          <w:rFonts w:hint="cs"/>
          <w:rtl/>
        </w:rPr>
        <w:t xml:space="preserve">האמין בכל ליבו שארקדי היה יכול להצליח הרבה יותר ממנו עם בנות, לו רק היה מנסה. והעובדה שנשאר עם בת אחת במשך </w:t>
      </w:r>
      <w:r w:rsidR="00F97A34">
        <w:rPr>
          <w:rFonts w:hint="cs"/>
          <w:rtl/>
        </w:rPr>
        <w:t>כל כך</w:t>
      </w:r>
      <w:r w:rsidR="00F06243">
        <w:rPr>
          <w:rFonts w:hint="cs"/>
          <w:rtl/>
        </w:rPr>
        <w:t xml:space="preserve"> הרבה זמן, לאורך עליות ובעיקר מורדות</w:t>
      </w:r>
      <w:r w:rsidR="00793AE4">
        <w:rPr>
          <w:rFonts w:hint="cs"/>
          <w:rtl/>
        </w:rPr>
        <w:t xml:space="preserve"> </w:t>
      </w:r>
      <w:r w:rsidR="00793AE4">
        <w:t>cringeworthy</w:t>
      </w:r>
      <w:r w:rsidR="00F06243">
        <w:rPr>
          <w:rFonts w:hint="cs"/>
          <w:rtl/>
        </w:rPr>
        <w:t>, הפליאה אותו עוד יותר.</w:t>
      </w:r>
    </w:p>
    <w:p w14:paraId="04A90E26" w14:textId="1D3C0CB9" w:rsidR="004627AB" w:rsidRPr="00CD067C" w:rsidRDefault="004627AB" w:rsidP="00250000">
      <w:pPr>
        <w:rPr>
          <w:rtl/>
        </w:rPr>
      </w:pPr>
      <w:r w:rsidRPr="00CD067C">
        <w:rPr>
          <w:rtl/>
        </w:rPr>
        <w:t>"אני לא אומר שאני מאשים רק אותך. אני כועס גם עליה, ברור, זה לא קרה בניגוד לרצונה. אבל אתה? למה היית צריך להיטפל דווקא אליה?</w:t>
      </w:r>
      <w:r w:rsidR="00F06243">
        <w:rPr>
          <w:rFonts w:hint="cs"/>
          <w:rtl/>
        </w:rPr>
        <w:t xml:space="preserve">" </w:t>
      </w:r>
      <w:r w:rsidR="0023108B">
        <w:rPr>
          <w:rFonts w:hint="cs"/>
          <w:rtl/>
        </w:rPr>
        <w:t xml:space="preserve">כשסיפרה לו, </w:t>
      </w:r>
      <w:r w:rsidR="00F06243">
        <w:rPr>
          <w:rFonts w:hint="cs"/>
          <w:rtl/>
        </w:rPr>
        <w:t>הוא הבטיח לעצמו שלעולם לא ישאל את אלכס את זה, ובכל זאת ברגע שהתראו</w:t>
      </w:r>
      <w:r w:rsidR="00483BB1">
        <w:rPr>
          <w:rFonts w:hint="cs"/>
          <w:rtl/>
        </w:rPr>
        <w:t xml:space="preserve"> הכול </w:t>
      </w:r>
      <w:r w:rsidR="00F06243">
        <w:rPr>
          <w:rFonts w:hint="cs"/>
          <w:rtl/>
        </w:rPr>
        <w:t>פרץ ממנו והוא לא יכל לעצור בעצמו, לא הצליח לחסום אף שאלה משפילה.</w:t>
      </w:r>
      <w:r w:rsidRPr="00CD067C">
        <w:rPr>
          <w:rtl/>
        </w:rPr>
        <w:t xml:space="preserve"> </w:t>
      </w:r>
      <w:r w:rsidR="00F06243">
        <w:rPr>
          <w:rFonts w:hint="cs"/>
          <w:rtl/>
        </w:rPr>
        <w:t>"</w:t>
      </w:r>
      <w:r w:rsidRPr="00CD067C">
        <w:rPr>
          <w:rtl/>
        </w:rPr>
        <w:t>מכל הבנות בעולם, דו</w:t>
      </w:r>
      <w:r w:rsidR="00FF32E9">
        <w:rPr>
          <w:rFonts w:hint="cs"/>
          <w:rtl/>
        </w:rPr>
        <w:t>ו</w:t>
      </w:r>
      <w:r w:rsidRPr="00CD067C">
        <w:rPr>
          <w:rtl/>
        </w:rPr>
        <w:t xml:space="preserve">קא אליה? </w:t>
      </w:r>
      <w:r w:rsidR="00FD51B9">
        <w:rPr>
          <w:rFonts w:hint="cs"/>
          <w:rtl/>
        </w:rPr>
        <w:t xml:space="preserve">כל מי </w:t>
      </w:r>
      <w:r w:rsidR="00FD51B9">
        <w:rPr>
          <w:rFonts w:hint="cs"/>
          <w:rtl/>
        </w:rPr>
        <w:lastRenderedPageBreak/>
        <w:t xml:space="preserve">שתרצה </w:t>
      </w:r>
      <w:r w:rsidR="00A8331B">
        <w:rPr>
          <w:rtl/>
        </w:rPr>
        <w:t>–</w:t>
      </w:r>
      <w:r w:rsidR="00A8331B">
        <w:rPr>
          <w:rFonts w:hint="cs"/>
          <w:rtl/>
        </w:rPr>
        <w:t xml:space="preserve"> </w:t>
      </w:r>
      <w:r w:rsidR="00FD51B9">
        <w:rPr>
          <w:rFonts w:hint="cs"/>
          <w:rtl/>
        </w:rPr>
        <w:t xml:space="preserve">תהיה שלך, </w:t>
      </w:r>
      <w:r w:rsidRPr="00CD067C">
        <w:rPr>
          <w:rtl/>
        </w:rPr>
        <w:t>אתה יודע שאף אחת לא עומדת ב</w:t>
      </w:r>
      <w:r w:rsidR="006C4431">
        <w:rPr>
          <w:rFonts w:hint="cs"/>
          <w:rtl/>
        </w:rPr>
        <w:t>פני ה</w:t>
      </w:r>
      <w:r w:rsidR="00FF32E9">
        <w:rPr>
          <w:rFonts w:hint="cs"/>
          <w:rtl/>
        </w:rPr>
        <w:t>כש</w:t>
      </w:r>
      <w:r w:rsidR="00DE2945">
        <w:rPr>
          <w:rFonts w:hint="cs"/>
          <w:rtl/>
        </w:rPr>
        <w:t>פים</w:t>
      </w:r>
      <w:r w:rsidRPr="00CD067C">
        <w:rPr>
          <w:rtl/>
        </w:rPr>
        <w:t xml:space="preserve"> שלך, אז אתה צריך</w:t>
      </w:r>
      <w:r w:rsidR="00F06243">
        <w:rPr>
          <w:rFonts w:hint="cs"/>
          <w:rtl/>
        </w:rPr>
        <w:t xml:space="preserve"> להסתגר! כלומר </w:t>
      </w:r>
      <w:r w:rsidR="00F06243">
        <w:rPr>
          <w:rtl/>
        </w:rPr>
        <w:t>–</w:t>
      </w:r>
      <w:r w:rsidRPr="00CD067C">
        <w:rPr>
          <w:rtl/>
        </w:rPr>
        <w:t xml:space="preserve"> להיזהר! אתה לא מסוגל להבין מה זה נאמנות, מה זה... לרצות מישהי ולהתאפק רק מפני שהיא של מישהו אחר</w:t>
      </w:r>
      <w:r w:rsidR="00FF4A43">
        <w:rPr>
          <w:rFonts w:hint="cs"/>
          <w:rtl/>
        </w:rPr>
        <w:t>,</w:t>
      </w:r>
      <w:r w:rsidRPr="00CD067C">
        <w:rPr>
          <w:rtl/>
        </w:rPr>
        <w:t xml:space="preserve"> גם אם היא תסכים! גם אם היא תרצה! פשוט – להתאפק. ואתה לא קולט."</w:t>
      </w:r>
    </w:p>
    <w:p w14:paraId="64908698" w14:textId="40AEAB0A" w:rsidR="004627AB" w:rsidRPr="00CD067C" w:rsidRDefault="004627AB" w:rsidP="00250000">
      <w:pPr>
        <w:rPr>
          <w:rtl/>
        </w:rPr>
      </w:pPr>
      <w:r w:rsidRPr="00CD067C">
        <w:rPr>
          <w:rtl/>
        </w:rPr>
        <w:t>"אני כן קולט."</w:t>
      </w:r>
      <w:r w:rsidR="00793AE4">
        <w:rPr>
          <w:rFonts w:hint="cs"/>
          <w:rtl/>
        </w:rPr>
        <w:t xml:space="preserve"> [שיגיד משהו אחר כי אח"כ הוא לא מבין, וזה מבלבל כשפה הוא כן מבין]</w:t>
      </w:r>
    </w:p>
    <w:p w14:paraId="1788574D" w14:textId="3A18829F" w:rsidR="004627AB" w:rsidRPr="00CD067C" w:rsidRDefault="004627AB" w:rsidP="00890D07">
      <w:pPr>
        <w:rPr>
          <w:rtl/>
        </w:rPr>
      </w:pPr>
      <w:r w:rsidRPr="00CD067C">
        <w:rPr>
          <w:rtl/>
        </w:rPr>
        <w:t>"כל הבנות</w:t>
      </w:r>
      <w:r w:rsidR="00FD51B9">
        <w:rPr>
          <w:rFonts w:hint="cs"/>
          <w:rtl/>
        </w:rPr>
        <w:t xml:space="preserve"> האל</w:t>
      </w:r>
      <w:r w:rsidR="00890D07">
        <w:rPr>
          <w:rFonts w:hint="cs"/>
          <w:rtl/>
        </w:rPr>
        <w:t>ו</w:t>
      </w:r>
      <w:r w:rsidR="00FD51B9">
        <w:rPr>
          <w:rFonts w:hint="cs"/>
          <w:rtl/>
        </w:rPr>
        <w:t xml:space="preserve"> שכרוכות אחריך</w:t>
      </w:r>
      <w:r w:rsidRPr="00CD067C">
        <w:rPr>
          <w:rtl/>
        </w:rPr>
        <w:t xml:space="preserve">, </w:t>
      </w:r>
      <w:r w:rsidR="00FD51B9">
        <w:rPr>
          <w:rFonts w:hint="cs"/>
          <w:rtl/>
        </w:rPr>
        <w:t>שיעשו</w:t>
      </w:r>
      <w:r w:rsidR="00483BB1">
        <w:rPr>
          <w:rFonts w:hint="cs"/>
          <w:rtl/>
        </w:rPr>
        <w:t xml:space="preserve"> הכול </w:t>
      </w:r>
      <w:r w:rsidR="00FD51B9">
        <w:rPr>
          <w:rFonts w:hint="cs"/>
          <w:rtl/>
        </w:rPr>
        <w:t>בשביל שתרצה בהן,</w:t>
      </w:r>
      <w:r w:rsidR="00596667">
        <w:rPr>
          <w:rFonts w:hint="cs"/>
          <w:rtl/>
        </w:rPr>
        <w:t xml:space="preserve"> אני </w:t>
      </w:r>
      <w:r w:rsidR="00FF4A43">
        <w:rPr>
          <w:rFonts w:hint="cs"/>
          <w:rtl/>
        </w:rPr>
        <w:t>לא יודע איזו משמעות יש להן בעיניך</w:t>
      </w:r>
      <w:r w:rsidR="00596667">
        <w:rPr>
          <w:rFonts w:hint="cs"/>
          <w:rtl/>
        </w:rPr>
        <w:t xml:space="preserve"> ובכל מקרה</w:t>
      </w:r>
      <w:r w:rsidR="00FD51B9">
        <w:rPr>
          <w:rFonts w:hint="cs"/>
          <w:rtl/>
        </w:rPr>
        <w:t xml:space="preserve"> </w:t>
      </w:r>
      <w:r w:rsidRPr="00CD067C">
        <w:rPr>
          <w:rtl/>
        </w:rPr>
        <w:t>אתה מחליף אותן כמו... ואתה לא קולט שעברת את הגבול הפעם, אתה לא קולט שזאת בגידה."</w:t>
      </w:r>
    </w:p>
    <w:p w14:paraId="6489F5E5" w14:textId="77777777" w:rsidR="004627AB" w:rsidRPr="00CD067C" w:rsidRDefault="004627AB" w:rsidP="00250000">
      <w:pPr>
        <w:rPr>
          <w:rtl/>
        </w:rPr>
      </w:pPr>
      <w:r w:rsidRPr="00CD067C">
        <w:rPr>
          <w:rtl/>
        </w:rPr>
        <w:t>"במי?"</w:t>
      </w:r>
    </w:p>
    <w:p w14:paraId="1BAB32A0" w14:textId="77777777" w:rsidR="004627AB" w:rsidRPr="00CD067C" w:rsidRDefault="004627AB" w:rsidP="00250000">
      <w:pPr>
        <w:rPr>
          <w:rtl/>
        </w:rPr>
      </w:pPr>
      <w:r w:rsidRPr="00CD067C">
        <w:rPr>
          <w:rtl/>
        </w:rPr>
        <w:t>"בי. בחברות שלנו. חבר לא עושה את זה לחבר, אני משתגע שאני צריך להסביר לך את זה."</w:t>
      </w:r>
    </w:p>
    <w:p w14:paraId="11C1F533" w14:textId="77777777" w:rsidR="004627AB" w:rsidRDefault="004627AB" w:rsidP="00FD1DAC">
      <w:pPr>
        <w:rPr>
          <w:rtl/>
        </w:rPr>
      </w:pPr>
      <w:r w:rsidRPr="00CD067C">
        <w:rPr>
          <w:rtl/>
        </w:rPr>
        <w:t>"מה??"</w:t>
      </w:r>
    </w:p>
    <w:p w14:paraId="67BEE999" w14:textId="1A0CAB43" w:rsidR="004627AB" w:rsidRPr="00CD067C" w:rsidRDefault="004627AB" w:rsidP="00F00BB9">
      <w:pPr>
        <w:rPr>
          <w:rtl/>
        </w:rPr>
      </w:pPr>
      <w:r w:rsidRPr="00CD067C">
        <w:rPr>
          <w:rtl/>
        </w:rPr>
        <w:t xml:space="preserve">"כל מערכות היחסים המודרניות </w:t>
      </w:r>
      <w:r w:rsidR="008C2920">
        <w:rPr>
          <w:rFonts w:hint="cs"/>
          <w:rtl/>
        </w:rPr>
        <w:t xml:space="preserve">האלה </w:t>
      </w:r>
      <w:r w:rsidRPr="00CD067C">
        <w:rPr>
          <w:rtl/>
        </w:rPr>
        <w:t>מ</w:t>
      </w:r>
      <w:r w:rsidR="008C2920">
        <w:rPr>
          <w:rFonts w:hint="cs"/>
          <w:rtl/>
        </w:rPr>
        <w:t>בוססות רק על</w:t>
      </w:r>
      <w:r w:rsidRPr="00CD067C">
        <w:rPr>
          <w:rtl/>
        </w:rPr>
        <w:t xml:space="preserve"> </w:t>
      </w:r>
      <w:r w:rsidR="004E2B5E">
        <w:rPr>
          <w:rFonts w:hint="cs"/>
          <w:rtl/>
        </w:rPr>
        <w:t>כזב</w:t>
      </w:r>
      <w:r w:rsidRPr="00CD067C">
        <w:rPr>
          <w:rtl/>
        </w:rPr>
        <w:t xml:space="preserve">, ניכור וזילזול ברגשות. חשבתי שביננו זה שונה, </w:t>
      </w:r>
      <w:r w:rsidR="00973341">
        <w:rPr>
          <w:rFonts w:hint="cs"/>
          <w:rtl/>
        </w:rPr>
        <w:t xml:space="preserve">ביני לבינך, </w:t>
      </w:r>
      <w:r w:rsidRPr="00CD067C">
        <w:rPr>
          <w:rtl/>
        </w:rPr>
        <w:t>אבל לא, אותו דבר, רק כוויות, עלבונות ואכזבות, סודות ושקרים מכוערים.</w:t>
      </w:r>
      <w:r w:rsidR="00483BB1">
        <w:rPr>
          <w:rtl/>
        </w:rPr>
        <w:t xml:space="preserve"> הכול </w:t>
      </w:r>
      <w:r w:rsidRPr="00CD067C">
        <w:rPr>
          <w:rtl/>
        </w:rPr>
        <w:t>מלוכלך</w:t>
      </w:r>
      <w:r w:rsidR="00A8331B">
        <w:rPr>
          <w:rFonts w:hint="cs"/>
          <w:rtl/>
        </w:rPr>
        <w:t xml:space="preserve"> ובזוי</w:t>
      </w:r>
      <w:r w:rsidRPr="00CD067C">
        <w:rPr>
          <w:rtl/>
        </w:rPr>
        <w:t>, כל העולם הדפוק הזה. והבגידה שלך בי... היחס שלך אלי מעליב ו</w:t>
      </w:r>
      <w:r w:rsidR="00C34A3B">
        <w:rPr>
          <w:rFonts w:hint="cs"/>
          <w:rtl/>
        </w:rPr>
        <w:t>אכזרי</w:t>
      </w:r>
      <w:r w:rsidRPr="00CD067C">
        <w:rPr>
          <w:rtl/>
        </w:rPr>
        <w:t xml:space="preserve">! </w:t>
      </w:r>
      <w:r w:rsidR="00F00BB9">
        <w:rPr>
          <w:rFonts w:hint="cs"/>
          <w:rtl/>
        </w:rPr>
        <w:t>לו</w:t>
      </w:r>
      <w:r w:rsidRPr="00CD067C">
        <w:rPr>
          <w:rtl/>
        </w:rPr>
        <w:t xml:space="preserve"> הייתי יודע שתעולל לי דבר כזה, בחיים לא הייתי חבר שלך. בחיים!"</w:t>
      </w:r>
    </w:p>
    <w:p w14:paraId="221481B4" w14:textId="77777777" w:rsidR="004627AB" w:rsidRPr="00CD067C" w:rsidRDefault="004627AB" w:rsidP="00250000">
      <w:pPr>
        <w:rPr>
          <w:rtl/>
        </w:rPr>
      </w:pPr>
      <w:r w:rsidRPr="00CD067C">
        <w:rPr>
          <w:rtl/>
        </w:rPr>
        <w:t>"למה אתה אומר דברים כאלה?"</w:t>
      </w:r>
    </w:p>
    <w:p w14:paraId="07C0982E" w14:textId="3C37D4FC" w:rsidR="004627AB" w:rsidRPr="00CD067C" w:rsidRDefault="004627AB" w:rsidP="00250000">
      <w:pPr>
        <w:rPr>
          <w:rtl/>
        </w:rPr>
      </w:pPr>
      <w:r w:rsidRPr="00CD067C">
        <w:rPr>
          <w:rtl/>
        </w:rPr>
        <w:t xml:space="preserve">"ואל תגיד לי שהיא </w:t>
      </w:r>
      <w:r w:rsidR="001C5A04">
        <w:rPr>
          <w:rtl/>
        </w:rPr>
        <w:t>הייתה</w:t>
      </w:r>
      <w:r w:rsidRPr="00CD067C">
        <w:rPr>
          <w:rtl/>
        </w:rPr>
        <w:t xml:space="preserve"> עושה את זה עם מישהו אחר אם לא איתך. אל תגיד לי את זה!"</w:t>
      </w:r>
    </w:p>
    <w:p w14:paraId="029AE2A0" w14:textId="77777777" w:rsidR="004627AB" w:rsidRPr="00CD067C" w:rsidRDefault="004627AB" w:rsidP="00250000">
      <w:pPr>
        <w:rPr>
          <w:rtl/>
        </w:rPr>
      </w:pPr>
      <w:r w:rsidRPr="00CD067C">
        <w:rPr>
          <w:rtl/>
        </w:rPr>
        <w:t>"אבל לא הייתם אז ביחד בכלל! איך הייתי אמור לדעת שתהיו חברים?"</w:t>
      </w:r>
    </w:p>
    <w:p w14:paraId="0AF4B34C" w14:textId="300594BE" w:rsidR="004627AB" w:rsidRPr="00CD067C" w:rsidRDefault="004627AB" w:rsidP="00250000">
      <w:pPr>
        <w:rPr>
          <w:rtl/>
        </w:rPr>
      </w:pPr>
      <w:r w:rsidRPr="00CD067C">
        <w:rPr>
          <w:rtl/>
        </w:rPr>
        <w:t xml:space="preserve">"אני והדס לא היינו </w:t>
      </w:r>
      <w:r w:rsidR="00252887">
        <w:rPr>
          <w:rFonts w:hint="cs"/>
          <w:rtl/>
        </w:rPr>
        <w:t>ביחד</w:t>
      </w:r>
      <w:r w:rsidRPr="00CD067C">
        <w:rPr>
          <w:rtl/>
        </w:rPr>
        <w:t>? מתי זה היה? כשנפרדנו ל</w:t>
      </w:r>
      <w:r w:rsidR="004D7433">
        <w:rPr>
          <w:rtl/>
        </w:rPr>
        <w:t>ניסיון</w:t>
      </w:r>
      <w:r w:rsidRPr="00CD067C">
        <w:rPr>
          <w:rtl/>
        </w:rPr>
        <w:t xml:space="preserve"> אז, לפני שנתיים?"</w:t>
      </w:r>
    </w:p>
    <w:p w14:paraId="688F33AA" w14:textId="77777777" w:rsidR="004627AB" w:rsidRPr="00CD067C" w:rsidRDefault="004627AB" w:rsidP="00250000">
      <w:pPr>
        <w:rPr>
          <w:rtl/>
        </w:rPr>
      </w:pPr>
      <w:r w:rsidRPr="00CD067C">
        <w:rPr>
          <w:rtl/>
        </w:rPr>
        <w:t>"לא, על מה אתה מדבר?"</w:t>
      </w:r>
    </w:p>
    <w:p w14:paraId="58BDF569" w14:textId="0B1928DC" w:rsidR="004627AB" w:rsidRPr="00CD067C" w:rsidRDefault="004627AB" w:rsidP="00250000">
      <w:pPr>
        <w:rPr>
          <w:rtl/>
        </w:rPr>
      </w:pPr>
      <w:r w:rsidRPr="00CD067C">
        <w:rPr>
          <w:rtl/>
        </w:rPr>
        <w:t xml:space="preserve">"על מה </w:t>
      </w:r>
      <w:r w:rsidRPr="00CD067C">
        <w:rPr>
          <w:i/>
          <w:iCs/>
          <w:rtl/>
        </w:rPr>
        <w:t>אתה</w:t>
      </w:r>
      <w:r w:rsidRPr="00CD067C">
        <w:rPr>
          <w:rtl/>
        </w:rPr>
        <w:t xml:space="preserve"> מדבר? מתי זה קרה בדיוק? </w:t>
      </w:r>
      <w:r w:rsidR="006C4431">
        <w:rPr>
          <w:rFonts w:hint="cs"/>
          <w:rtl/>
        </w:rPr>
        <w:t xml:space="preserve">אני חבר שלה מאז </w:t>
      </w:r>
      <w:r w:rsidR="006C4431">
        <w:rPr>
          <w:rtl/>
        </w:rPr>
        <w:t>–</w:t>
      </w:r>
      <w:r w:rsidR="006C4431">
        <w:rPr>
          <w:rFonts w:hint="cs"/>
          <w:rtl/>
        </w:rPr>
        <w:t xml:space="preserve"> כלומר, </w:t>
      </w:r>
      <w:r w:rsidRPr="00CD067C">
        <w:rPr>
          <w:rtl/>
        </w:rPr>
        <w:t>הייתי חבר שלה מ</w:t>
      </w:r>
      <w:r w:rsidR="000F60B7">
        <w:rPr>
          <w:rFonts w:hint="cs"/>
          <w:rtl/>
        </w:rPr>
        <w:t>סוף</w:t>
      </w:r>
      <w:r w:rsidR="00F00BB9">
        <w:rPr>
          <w:rFonts w:hint="cs"/>
          <w:rtl/>
        </w:rPr>
        <w:t xml:space="preserve"> </w:t>
      </w:r>
      <w:r w:rsidRPr="00CD067C">
        <w:rPr>
          <w:rtl/>
        </w:rPr>
        <w:t>כיתה י'."</w:t>
      </w:r>
    </w:p>
    <w:p w14:paraId="0A7CA6F2" w14:textId="77777777" w:rsidR="004627AB" w:rsidRPr="00CD067C" w:rsidRDefault="004627AB" w:rsidP="00250000">
      <w:pPr>
        <w:rPr>
          <w:rtl/>
        </w:rPr>
      </w:pPr>
      <w:r w:rsidRPr="00CD067C">
        <w:rPr>
          <w:rtl/>
        </w:rPr>
        <w:t>"אני יודע ממתי הייתם חברים."</w:t>
      </w:r>
    </w:p>
    <w:p w14:paraId="6B1D57AC" w14:textId="77777777" w:rsidR="004627AB" w:rsidRPr="00CD067C" w:rsidRDefault="004627AB" w:rsidP="00250000">
      <w:pPr>
        <w:rPr>
          <w:rtl/>
        </w:rPr>
      </w:pPr>
      <w:r w:rsidRPr="00CD067C">
        <w:rPr>
          <w:rtl/>
        </w:rPr>
        <w:t>"אז מתי זה קרה? לפני כיתה י'?"</w:t>
      </w:r>
    </w:p>
    <w:p w14:paraId="5FB93F71" w14:textId="77777777" w:rsidR="004627AB" w:rsidRPr="00CD067C" w:rsidRDefault="004627AB" w:rsidP="00250000">
      <w:pPr>
        <w:rPr>
          <w:rtl/>
        </w:rPr>
      </w:pPr>
      <w:r w:rsidRPr="00CD067C">
        <w:rPr>
          <w:rtl/>
        </w:rPr>
        <w:t>"היא לא סיפרה לך את הפרט הכי חשוב."</w:t>
      </w:r>
    </w:p>
    <w:p w14:paraId="60C3C9DC" w14:textId="77777777" w:rsidR="004627AB" w:rsidRPr="00CD067C" w:rsidRDefault="004627AB" w:rsidP="00250000">
      <w:pPr>
        <w:rPr>
          <w:rtl/>
        </w:rPr>
      </w:pPr>
      <w:r w:rsidRPr="00CD067C">
        <w:rPr>
          <w:rtl/>
        </w:rPr>
        <w:t>"אבל – אבל הגעת ארצה רק בכיתה י"א."</w:t>
      </w:r>
    </w:p>
    <w:p w14:paraId="5223E7C5" w14:textId="77777777" w:rsidR="004627AB" w:rsidRPr="00CD067C" w:rsidRDefault="004627AB" w:rsidP="00250000">
      <w:pPr>
        <w:rPr>
          <w:rtl/>
        </w:rPr>
      </w:pPr>
      <w:r w:rsidRPr="00CD067C">
        <w:rPr>
          <w:rtl/>
        </w:rPr>
        <w:t xml:space="preserve">"הייתי </w:t>
      </w:r>
      <w:r w:rsidR="00900B56">
        <w:rPr>
          <w:rFonts w:hint="cs"/>
          <w:rtl/>
        </w:rPr>
        <w:t>בא לביקורים</w:t>
      </w:r>
      <w:r w:rsidRPr="00CD067C">
        <w:rPr>
          <w:rtl/>
        </w:rPr>
        <w:t xml:space="preserve"> בקיץ."</w:t>
      </w:r>
    </w:p>
    <w:p w14:paraId="467F4B28" w14:textId="77777777" w:rsidR="004627AB" w:rsidRPr="00CD067C" w:rsidRDefault="001B582A" w:rsidP="00250000">
      <w:pPr>
        <w:rPr>
          <w:rtl/>
        </w:rPr>
      </w:pPr>
      <w:r>
        <w:rPr>
          <w:rtl/>
        </w:rPr>
        <w:t xml:space="preserve">"מתי? בגיל </w:t>
      </w:r>
      <w:r>
        <w:rPr>
          <w:rFonts w:hint="cs"/>
          <w:rtl/>
        </w:rPr>
        <w:t>שלוש-עשרה</w:t>
      </w:r>
      <w:r w:rsidR="004627AB" w:rsidRPr="00CD067C">
        <w:rPr>
          <w:rtl/>
        </w:rPr>
        <w:t>?"</w:t>
      </w:r>
    </w:p>
    <w:p w14:paraId="1C73082A" w14:textId="77777777" w:rsidR="004627AB" w:rsidRDefault="001B582A" w:rsidP="00250000">
      <w:pPr>
        <w:rPr>
          <w:rtl/>
        </w:rPr>
      </w:pPr>
      <w:r>
        <w:rPr>
          <w:rtl/>
        </w:rPr>
        <w:t xml:space="preserve">"ובגיל </w:t>
      </w:r>
      <w:r>
        <w:rPr>
          <w:rFonts w:hint="cs"/>
          <w:rtl/>
        </w:rPr>
        <w:t>שתים-עשרה</w:t>
      </w:r>
      <w:r w:rsidR="004627AB" w:rsidRPr="00CD067C">
        <w:rPr>
          <w:rtl/>
        </w:rPr>
        <w:t>."</w:t>
      </w:r>
    </w:p>
    <w:p w14:paraId="040CE371" w14:textId="5DAA5B4E" w:rsidR="00690698" w:rsidRDefault="00690698" w:rsidP="007239EB">
      <w:pPr>
        <w:rPr>
          <w:rtl/>
        </w:rPr>
      </w:pPr>
      <w:r>
        <w:rPr>
          <w:rFonts w:hint="cs"/>
          <w:rtl/>
        </w:rPr>
        <w:t>"</w:t>
      </w:r>
      <w:r w:rsidR="00252887">
        <w:rPr>
          <w:rFonts w:hint="cs"/>
          <w:rtl/>
        </w:rPr>
        <w:t xml:space="preserve">טוב </w:t>
      </w:r>
      <w:r>
        <w:rPr>
          <w:rFonts w:hint="cs"/>
          <w:rtl/>
        </w:rPr>
        <w:t xml:space="preserve">אז מה </w:t>
      </w:r>
      <w:r w:rsidR="007239EB">
        <w:rPr>
          <w:rFonts w:hint="cs"/>
          <w:rtl/>
        </w:rPr>
        <w:t xml:space="preserve">זה קשור </w:t>
      </w:r>
      <w:r w:rsidR="00252887">
        <w:rPr>
          <w:rFonts w:hint="cs"/>
          <w:rtl/>
        </w:rPr>
        <w:t xml:space="preserve">עכשו, </w:t>
      </w:r>
      <w:r w:rsidR="007239EB">
        <w:rPr>
          <w:rFonts w:hint="cs"/>
          <w:rtl/>
        </w:rPr>
        <w:t>ש</w:t>
      </w:r>
      <w:r>
        <w:rPr>
          <w:rFonts w:hint="cs"/>
          <w:rtl/>
        </w:rPr>
        <w:t xml:space="preserve">היית </w:t>
      </w:r>
      <w:r w:rsidR="00900B56">
        <w:rPr>
          <w:rFonts w:hint="cs"/>
          <w:rtl/>
        </w:rPr>
        <w:t>בא לביקורים</w:t>
      </w:r>
      <w:r>
        <w:rPr>
          <w:rFonts w:hint="cs"/>
          <w:rtl/>
        </w:rPr>
        <w:t>?"</w:t>
      </w:r>
    </w:p>
    <w:p w14:paraId="7D7E11A8" w14:textId="15088E23" w:rsidR="00690698" w:rsidRPr="00CD067C" w:rsidRDefault="00690698" w:rsidP="007239EB">
      <w:pPr>
        <w:rPr>
          <w:rtl/>
        </w:rPr>
      </w:pPr>
      <w:r>
        <w:rPr>
          <w:rFonts w:hint="cs"/>
          <w:rtl/>
        </w:rPr>
        <w:t>"</w:t>
      </w:r>
      <w:r w:rsidR="001B582A">
        <w:rPr>
          <w:rFonts w:hint="cs"/>
          <w:rtl/>
        </w:rPr>
        <w:t>בגיל שתים-עשרה</w:t>
      </w:r>
      <w:r w:rsidR="003B360F">
        <w:rPr>
          <w:rFonts w:hint="cs"/>
          <w:rtl/>
        </w:rPr>
        <w:t xml:space="preserve"> </w:t>
      </w:r>
      <w:r w:rsidR="00FD51B9">
        <w:rPr>
          <w:rFonts w:hint="cs"/>
          <w:rtl/>
        </w:rPr>
        <w:t>לא היה לי מושג שתהיו חברים</w:t>
      </w:r>
      <w:r>
        <w:rPr>
          <w:rFonts w:hint="cs"/>
          <w:rtl/>
        </w:rPr>
        <w:t>."</w:t>
      </w:r>
    </w:p>
    <w:p w14:paraId="68784F4B" w14:textId="3B2FA032" w:rsidR="004627AB" w:rsidRPr="00CD067C" w:rsidRDefault="004627AB" w:rsidP="00F00BB9">
      <w:pPr>
        <w:rPr>
          <w:rtl/>
        </w:rPr>
      </w:pPr>
      <w:r w:rsidRPr="00CD067C">
        <w:rPr>
          <w:rtl/>
        </w:rPr>
        <w:t xml:space="preserve">"אני לא מבין." ארקדי פנה שוב למסך. היד השמנמנה נופפה לו לשלום בעליזות. "אני לא מבין." הוא </w:t>
      </w:r>
      <w:r w:rsidR="00690698">
        <w:rPr>
          <w:rFonts w:hint="cs"/>
          <w:rtl/>
        </w:rPr>
        <w:t>חזר על</w:t>
      </w:r>
      <w:r w:rsidRPr="00CD067C">
        <w:rPr>
          <w:rtl/>
        </w:rPr>
        <w:t xml:space="preserve"> המשפט הסתום, ו</w:t>
      </w:r>
      <w:r w:rsidR="00F06A3F">
        <w:rPr>
          <w:rtl/>
        </w:rPr>
        <w:t>עכשיו</w:t>
      </w:r>
      <w:r w:rsidRPr="00CD067C">
        <w:rPr>
          <w:rtl/>
        </w:rPr>
        <w:t xml:space="preserve"> כשידע את פירוש</w:t>
      </w:r>
      <w:r w:rsidR="00157BD1">
        <w:rPr>
          <w:rFonts w:hint="cs"/>
          <w:rtl/>
        </w:rPr>
        <w:t>הּ של</w:t>
      </w:r>
      <w:r w:rsidRPr="00CD067C">
        <w:rPr>
          <w:rtl/>
        </w:rPr>
        <w:t xml:space="preserve"> המילה </w:t>
      </w:r>
      <w:r w:rsidRPr="00CD067C">
        <w:t>ostensibly</w:t>
      </w:r>
      <w:r w:rsidR="00FD51B9">
        <w:rPr>
          <w:rFonts w:hint="cs"/>
          <w:rtl/>
        </w:rPr>
        <w:t>,</w:t>
      </w:r>
      <w:r w:rsidR="00FD51B9">
        <w:rPr>
          <w:rtl/>
        </w:rPr>
        <w:t xml:space="preserve"> </w:t>
      </w:r>
      <w:r w:rsidR="00FF4A43">
        <w:rPr>
          <w:rFonts w:hint="cs"/>
          <w:rtl/>
        </w:rPr>
        <w:t>הפיסקה כולה</w:t>
      </w:r>
      <w:r w:rsidR="00FD51B9">
        <w:rPr>
          <w:rFonts w:hint="cs"/>
          <w:rtl/>
        </w:rPr>
        <w:t xml:space="preserve"> </w:t>
      </w:r>
      <w:r w:rsidR="00F00BB9">
        <w:rPr>
          <w:rFonts w:hint="cs"/>
          <w:rtl/>
        </w:rPr>
        <w:t>נ</w:t>
      </w:r>
      <w:r w:rsidRPr="00CD067C">
        <w:rPr>
          <w:rtl/>
        </w:rPr>
        <w:t>תבהר</w:t>
      </w:r>
      <w:r w:rsidR="00FD51B9">
        <w:rPr>
          <w:rFonts w:hint="cs"/>
          <w:rtl/>
        </w:rPr>
        <w:t>ה</w:t>
      </w:r>
      <w:r w:rsidRPr="00CD067C">
        <w:rPr>
          <w:rtl/>
        </w:rPr>
        <w:t xml:space="preserve"> </w:t>
      </w:r>
      <w:r w:rsidR="004C59E0">
        <w:rPr>
          <w:rtl/>
        </w:rPr>
        <w:t>פתאום</w:t>
      </w:r>
      <w:r w:rsidRPr="00CD067C">
        <w:rPr>
          <w:rtl/>
        </w:rPr>
        <w:t xml:space="preserve"> </w:t>
      </w:r>
      <w:r w:rsidR="00F06243">
        <w:rPr>
          <w:rFonts w:hint="cs"/>
          <w:rtl/>
        </w:rPr>
        <w:t>מעצמה</w:t>
      </w:r>
      <w:r w:rsidRPr="00CD067C">
        <w:rPr>
          <w:rtl/>
        </w:rPr>
        <w:t>. "מה אתה אומר בעצם?"</w:t>
      </w:r>
    </w:p>
    <w:p w14:paraId="6A86D46C" w14:textId="116042C6" w:rsidR="004627AB" w:rsidRPr="00CD067C" w:rsidRDefault="004627AB" w:rsidP="00250000">
      <w:pPr>
        <w:rPr>
          <w:rtl/>
        </w:rPr>
      </w:pPr>
      <w:r w:rsidRPr="00CD067C">
        <w:rPr>
          <w:rtl/>
        </w:rPr>
        <w:t xml:space="preserve">"אני אומר שאין </w:t>
      </w:r>
      <w:r w:rsidR="00973341">
        <w:rPr>
          <w:rtl/>
        </w:rPr>
        <w:t>ל</w:t>
      </w:r>
      <w:r w:rsidR="00973341">
        <w:rPr>
          <w:rFonts w:hint="cs"/>
          <w:rtl/>
        </w:rPr>
        <w:t>מה שקרה אז</w:t>
      </w:r>
      <w:r w:rsidRPr="00FF4A43">
        <w:rPr>
          <w:rtl/>
        </w:rPr>
        <w:t xml:space="preserve"> </w:t>
      </w:r>
      <w:r w:rsidR="00252887">
        <w:rPr>
          <w:rFonts w:hint="cs"/>
          <w:rtl/>
        </w:rPr>
        <w:t xml:space="preserve">שום </w:t>
      </w:r>
      <w:r w:rsidRPr="00FF4A43">
        <w:rPr>
          <w:rtl/>
        </w:rPr>
        <w:t>משמעות ושא</w:t>
      </w:r>
      <w:r w:rsidRPr="00CD067C">
        <w:rPr>
          <w:rtl/>
        </w:rPr>
        <w:t xml:space="preserve">תה חייב </w:t>
      </w:r>
      <w:r w:rsidRPr="0018111E">
        <w:rPr>
          <w:highlight w:val="green"/>
          <w:rtl/>
        </w:rPr>
        <w:t>להאמין</w:t>
      </w:r>
      <w:r w:rsidRPr="00CD067C">
        <w:rPr>
          <w:rtl/>
        </w:rPr>
        <w:t xml:space="preserve"> לי."</w:t>
      </w:r>
    </w:p>
    <w:p w14:paraId="51902DD1" w14:textId="77777777" w:rsidR="004627AB" w:rsidRPr="00CD067C" w:rsidRDefault="004627AB" w:rsidP="001B582A">
      <w:pPr>
        <w:rPr>
          <w:rtl/>
        </w:rPr>
      </w:pPr>
      <w:r w:rsidRPr="00CD067C">
        <w:rPr>
          <w:rtl/>
        </w:rPr>
        <w:t>"אתה מנסה להגיד שבגיל</w:t>
      </w:r>
      <w:r w:rsidR="001B582A">
        <w:rPr>
          <w:rFonts w:hint="cs"/>
          <w:rtl/>
        </w:rPr>
        <w:t xml:space="preserve"> שתים-עשרה</w:t>
      </w:r>
      <w:r w:rsidRPr="00CD067C">
        <w:rPr>
          <w:rtl/>
        </w:rPr>
        <w:t>..."</w:t>
      </w:r>
    </w:p>
    <w:p w14:paraId="233A8B10" w14:textId="77777777" w:rsidR="004627AB" w:rsidRPr="00CD067C" w:rsidRDefault="004627AB" w:rsidP="00250000">
      <w:pPr>
        <w:rPr>
          <w:rtl/>
        </w:rPr>
      </w:pPr>
      <w:r w:rsidRPr="00CD067C">
        <w:rPr>
          <w:rtl/>
        </w:rPr>
        <w:t>"אני אומר שלא ידעתי שתרצה אותה. לא יכולתי לדעת!"</w:t>
      </w:r>
    </w:p>
    <w:p w14:paraId="17F59A04" w14:textId="77777777" w:rsidR="004627AB" w:rsidRPr="00CD067C" w:rsidRDefault="004627AB" w:rsidP="00250000">
      <w:pPr>
        <w:rPr>
          <w:rtl/>
        </w:rPr>
      </w:pPr>
      <w:r w:rsidRPr="00CD067C">
        <w:rPr>
          <w:rtl/>
        </w:rPr>
        <w:lastRenderedPageBreak/>
        <w:t xml:space="preserve">"אני לא </w:t>
      </w:r>
      <w:r w:rsidRPr="0018111E">
        <w:rPr>
          <w:highlight w:val="green"/>
          <w:rtl/>
        </w:rPr>
        <w:t>מאמין</w:t>
      </w:r>
      <w:r w:rsidRPr="00CD067C">
        <w:rPr>
          <w:rtl/>
        </w:rPr>
        <w:t>. אני לא מאמין." ארקדי קם והחל מהלך בחדר. הוא הרים את הקופסה של הדיסק שאלכס הביא, העיף מבט בפניו המוכתמ</w:t>
      </w:r>
      <w:r w:rsidR="00FD51B9">
        <w:rPr>
          <w:rFonts w:hint="cs"/>
          <w:rtl/>
        </w:rPr>
        <w:t>ות</w:t>
      </w:r>
      <w:r w:rsidRPr="00CD067C">
        <w:rPr>
          <w:rtl/>
        </w:rPr>
        <w:t xml:space="preserve"> של </w:t>
      </w:r>
      <w:r w:rsidR="001B582A">
        <w:rPr>
          <w:rFonts w:hint="cs"/>
          <w:rtl/>
        </w:rPr>
        <w:t>בק [</w:t>
      </w:r>
      <w:r w:rsidRPr="00CD067C">
        <w:t>Beck</w:t>
      </w:r>
      <w:r w:rsidR="001B582A">
        <w:rPr>
          <w:rFonts w:hint="cs"/>
          <w:rtl/>
        </w:rPr>
        <w:t>]</w:t>
      </w:r>
      <w:r w:rsidRPr="00CD067C">
        <w:rPr>
          <w:rtl/>
        </w:rPr>
        <w:t xml:space="preserve"> והחזיר אותה למדף. "אתה לא רציני."</w:t>
      </w:r>
    </w:p>
    <w:p w14:paraId="44223D95" w14:textId="77777777" w:rsidR="004627AB" w:rsidRPr="00CD067C" w:rsidRDefault="004627AB" w:rsidP="00250000">
      <w:pPr>
        <w:rPr>
          <w:rtl/>
        </w:rPr>
      </w:pPr>
      <w:r w:rsidRPr="00CD067C">
        <w:rPr>
          <w:rtl/>
        </w:rPr>
        <w:t>"אני הכי רציני."</w:t>
      </w:r>
    </w:p>
    <w:p w14:paraId="70A14475" w14:textId="77777777" w:rsidR="004627AB" w:rsidRPr="00CD067C" w:rsidRDefault="004627AB" w:rsidP="00250000">
      <w:pPr>
        <w:rPr>
          <w:rtl/>
        </w:rPr>
      </w:pPr>
      <w:r w:rsidRPr="00CD067C">
        <w:rPr>
          <w:rtl/>
        </w:rPr>
        <w:t>"אתה מטורף."</w:t>
      </w:r>
    </w:p>
    <w:p w14:paraId="75CC39B5" w14:textId="05783AAA" w:rsidR="004627AB" w:rsidRPr="00CD067C" w:rsidRDefault="004627AB" w:rsidP="00250000">
      <w:pPr>
        <w:rPr>
          <w:rtl/>
        </w:rPr>
      </w:pPr>
      <w:r w:rsidRPr="00CD067C">
        <w:rPr>
          <w:rtl/>
        </w:rPr>
        <w:t xml:space="preserve">"לפחות </w:t>
      </w:r>
      <w:r w:rsidR="00F06A3F">
        <w:rPr>
          <w:rtl/>
        </w:rPr>
        <w:t>עכשיו</w:t>
      </w:r>
      <w:r w:rsidRPr="00CD067C">
        <w:rPr>
          <w:rtl/>
        </w:rPr>
        <w:t xml:space="preserve"> אני מבין למה כעסת עלי."</w:t>
      </w:r>
    </w:p>
    <w:p w14:paraId="36CEC2AD" w14:textId="77777777" w:rsidR="004627AB" w:rsidRPr="00CD067C" w:rsidRDefault="004627AB" w:rsidP="00250000">
      <w:pPr>
        <w:rPr>
          <w:rtl/>
        </w:rPr>
      </w:pPr>
      <w:r w:rsidRPr="00CD067C">
        <w:rPr>
          <w:rtl/>
        </w:rPr>
        <w:t>"אני לא מאמין." ארקדי התיישב ע</w:t>
      </w:r>
      <w:r w:rsidR="001B582A">
        <w:rPr>
          <w:rtl/>
        </w:rPr>
        <w:t xml:space="preserve">ל המיטה, לצידו של אלכס. "בגיל </w:t>
      </w:r>
      <w:r w:rsidR="001B582A">
        <w:rPr>
          <w:rFonts w:hint="cs"/>
          <w:rtl/>
        </w:rPr>
        <w:t>שתים-עשרה</w:t>
      </w:r>
      <w:r w:rsidRPr="00CD067C">
        <w:rPr>
          <w:rtl/>
        </w:rPr>
        <w:t>?"</w:t>
      </w:r>
    </w:p>
    <w:p w14:paraId="350F2C4F" w14:textId="77777777" w:rsidR="004627AB" w:rsidRPr="00CD067C" w:rsidRDefault="004627AB" w:rsidP="00250000">
      <w:pPr>
        <w:rPr>
          <w:rtl/>
        </w:rPr>
      </w:pPr>
      <w:r w:rsidRPr="00CD067C">
        <w:rPr>
          <w:rtl/>
        </w:rPr>
        <w:t>"כן."</w:t>
      </w:r>
    </w:p>
    <w:p w14:paraId="222394CA" w14:textId="77777777" w:rsidR="004627AB" w:rsidRPr="00CD067C" w:rsidRDefault="001B582A" w:rsidP="00250000">
      <w:pPr>
        <w:rPr>
          <w:rtl/>
        </w:rPr>
      </w:pPr>
      <w:r>
        <w:rPr>
          <w:rtl/>
        </w:rPr>
        <w:t xml:space="preserve">"זה קרה בגיל </w:t>
      </w:r>
      <w:r>
        <w:rPr>
          <w:rFonts w:hint="cs"/>
          <w:rtl/>
        </w:rPr>
        <w:t>שתים-עשרה</w:t>
      </w:r>
      <w:r w:rsidR="004627AB" w:rsidRPr="00CD067C">
        <w:rPr>
          <w:rtl/>
        </w:rPr>
        <w:t>?"</w:t>
      </w:r>
    </w:p>
    <w:p w14:paraId="4A0FC4CD" w14:textId="6A7D15D5" w:rsidR="004627AB" w:rsidRDefault="004627AB" w:rsidP="001B582A">
      <w:pPr>
        <w:rPr>
          <w:rtl/>
        </w:rPr>
      </w:pPr>
      <w:r w:rsidRPr="00CD067C">
        <w:rPr>
          <w:rtl/>
        </w:rPr>
        <w:t>"תשמע, אני מספר לך</w:t>
      </w:r>
      <w:r w:rsidR="00483BB1">
        <w:rPr>
          <w:rtl/>
        </w:rPr>
        <w:t xml:space="preserve"> הכול </w:t>
      </w:r>
      <w:r w:rsidR="00F06A3F">
        <w:rPr>
          <w:rtl/>
        </w:rPr>
        <w:t>עכשיו</w:t>
      </w:r>
      <w:r w:rsidRPr="00CD067C">
        <w:rPr>
          <w:rtl/>
        </w:rPr>
        <w:t xml:space="preserve">. נשבע. זה קרה בגיל </w:t>
      </w:r>
      <w:r w:rsidR="001B582A">
        <w:rPr>
          <w:rFonts w:hint="cs"/>
          <w:rtl/>
        </w:rPr>
        <w:t>שתים-עשרה</w:t>
      </w:r>
      <w:r w:rsidRPr="00CD067C">
        <w:rPr>
          <w:rtl/>
        </w:rPr>
        <w:t xml:space="preserve"> ובגיל </w:t>
      </w:r>
      <w:r w:rsidR="001B582A">
        <w:rPr>
          <w:rFonts w:hint="cs"/>
          <w:rtl/>
        </w:rPr>
        <w:t>שלוש-עשרה</w:t>
      </w:r>
      <w:r w:rsidRPr="00CD067C">
        <w:rPr>
          <w:rtl/>
        </w:rPr>
        <w:t xml:space="preserve">. שני קייצים. </w:t>
      </w:r>
      <w:r w:rsidR="00FD51B9">
        <w:rPr>
          <w:rFonts w:hint="cs"/>
          <w:rtl/>
        </w:rPr>
        <w:t>ובחורף, כשבאתי לבר-מצווה</w:t>
      </w:r>
      <w:r w:rsidR="0018111E">
        <w:rPr>
          <w:rFonts w:hint="cs"/>
          <w:rtl/>
        </w:rPr>
        <w:t xml:space="preserve"> בכותל</w:t>
      </w:r>
      <w:r w:rsidR="00FD51B9">
        <w:rPr>
          <w:rFonts w:hint="cs"/>
          <w:rtl/>
        </w:rPr>
        <w:t xml:space="preserve">. </w:t>
      </w:r>
      <w:r w:rsidR="001B582A">
        <w:rPr>
          <w:rtl/>
        </w:rPr>
        <w:t>וזהו</w:t>
      </w:r>
      <w:r w:rsidR="001B582A">
        <w:rPr>
          <w:rFonts w:hint="cs"/>
          <w:rtl/>
        </w:rPr>
        <w:t>,</w:t>
      </w:r>
      <w:r w:rsidRPr="00CD067C">
        <w:rPr>
          <w:rtl/>
        </w:rPr>
        <w:t xml:space="preserve"> לא אחר כך</w:t>
      </w:r>
      <w:r w:rsidR="001B582A">
        <w:rPr>
          <w:rFonts w:hint="cs"/>
          <w:rtl/>
        </w:rPr>
        <w:t>,</w:t>
      </w:r>
      <w:r w:rsidRPr="00CD067C">
        <w:rPr>
          <w:rtl/>
        </w:rPr>
        <w:t xml:space="preserve"> ואף פעם לא כשהייתם חברים. אני נשבע לך ש – "</w:t>
      </w:r>
    </w:p>
    <w:p w14:paraId="59FDC7E2" w14:textId="77777777" w:rsidR="00596667" w:rsidRDefault="00596667" w:rsidP="00250000">
      <w:pPr>
        <w:rPr>
          <w:rtl/>
        </w:rPr>
      </w:pPr>
      <w:r>
        <w:rPr>
          <w:rFonts w:hint="cs"/>
          <w:rtl/>
        </w:rPr>
        <w:t>"אבל מה עשית לה?"</w:t>
      </w:r>
    </w:p>
    <w:p w14:paraId="77EA1A04" w14:textId="77777777" w:rsidR="00596667" w:rsidRDefault="00596667" w:rsidP="00250000">
      <w:pPr>
        <w:rPr>
          <w:rtl/>
        </w:rPr>
      </w:pPr>
      <w:r>
        <w:rPr>
          <w:rFonts w:hint="cs"/>
          <w:rtl/>
        </w:rPr>
        <w:t>"למה אתה מתכוון?"</w:t>
      </w:r>
    </w:p>
    <w:p w14:paraId="6AF50163" w14:textId="77777777" w:rsidR="00596667" w:rsidRDefault="00596667" w:rsidP="00D51EC8">
      <w:pPr>
        <w:rPr>
          <w:rtl/>
        </w:rPr>
      </w:pPr>
      <w:r>
        <w:rPr>
          <w:rFonts w:hint="cs"/>
          <w:rtl/>
        </w:rPr>
        <w:t>"מה היא עשתה לך בשביל לגרום</w:t>
      </w:r>
      <w:r w:rsidR="00D51EC8">
        <w:rPr>
          <w:rFonts w:hint="cs"/>
          <w:rtl/>
        </w:rPr>
        <w:t>...</w:t>
      </w:r>
      <w:r>
        <w:rPr>
          <w:rFonts w:hint="cs"/>
          <w:rtl/>
        </w:rPr>
        <w:t xml:space="preserve"> איך היא השפיעה עליך? איך זה קרה?</w:t>
      </w:r>
      <w:r w:rsidR="00D51EC8">
        <w:rPr>
          <w:rFonts w:hint="cs"/>
          <w:rtl/>
        </w:rPr>
        <w:t xml:space="preserve"> </w:t>
      </w:r>
      <w:r w:rsidR="00D51EC8">
        <w:rPr>
          <w:rtl/>
        </w:rPr>
        <w:t>השתגעתם לגמרי</w:t>
      </w:r>
      <w:r w:rsidR="001B582A">
        <w:rPr>
          <w:rFonts w:hint="cs"/>
          <w:rtl/>
        </w:rPr>
        <w:t>, בגיל שתים-עשרה</w:t>
      </w:r>
      <w:r w:rsidR="00D51EC8">
        <w:rPr>
          <w:rtl/>
        </w:rPr>
        <w:t>?</w:t>
      </w:r>
      <w:r>
        <w:rPr>
          <w:rFonts w:hint="cs"/>
          <w:rtl/>
        </w:rPr>
        <w:t>"</w:t>
      </w:r>
    </w:p>
    <w:p w14:paraId="54432F92" w14:textId="001E4103" w:rsidR="00596667" w:rsidRPr="00CD067C" w:rsidRDefault="00FF4A43" w:rsidP="00250000">
      <w:pPr>
        <w:rPr>
          <w:rtl/>
        </w:rPr>
      </w:pPr>
      <w:r>
        <w:rPr>
          <w:rFonts w:hint="cs"/>
          <w:rtl/>
        </w:rPr>
        <w:t>[</w:t>
      </w:r>
      <w:r w:rsidR="00596667">
        <w:rPr>
          <w:rFonts w:hint="cs"/>
          <w:rtl/>
        </w:rPr>
        <w:t>ארקדי היה בעיני אלכס כמו לוויתן גדול ששט לדרכו, האם / לעולם לא יהיה גל שוכל להזיזו וגו'. (גם ה</w:t>
      </w:r>
      <w:r w:rsidR="001C5A04">
        <w:rPr>
          <w:rFonts w:hint="cs"/>
          <w:rtl/>
        </w:rPr>
        <w:t>מוזיקה</w:t>
      </w:r>
      <w:r w:rsidR="00596667">
        <w:rPr>
          <w:rFonts w:hint="cs"/>
          <w:rtl/>
        </w:rPr>
        <w:t xml:space="preserve"> הוותה עבורו רקע אבל לא הזיזה אותו כפי שהזיזה את אלכס.)</w:t>
      </w:r>
      <w:r>
        <w:rPr>
          <w:rFonts w:hint="cs"/>
          <w:rtl/>
        </w:rPr>
        <w:t xml:space="preserve"> -&gt; זה משפט שיש בו המון להרחיב. אולי לא פה.]</w:t>
      </w:r>
    </w:p>
    <w:p w14:paraId="3084D094" w14:textId="77777777" w:rsidR="00FD51B9" w:rsidRDefault="00FD51B9" w:rsidP="00250000">
      <w:pPr>
        <w:rPr>
          <w:rtl/>
        </w:rPr>
      </w:pPr>
      <w:r>
        <w:rPr>
          <w:rFonts w:hint="cs"/>
          <w:rtl/>
        </w:rPr>
        <w:t>[צריך פה המשך טוב יותר שיסביר איך ארקדי עובר מכעס לחמלה. כרגע אין לי מושג.]</w:t>
      </w:r>
    </w:p>
    <w:p w14:paraId="72427DC0" w14:textId="77777777" w:rsidR="007239EB" w:rsidRDefault="007239EB" w:rsidP="00250000">
      <w:pPr>
        <w:rPr>
          <w:rtl/>
        </w:rPr>
      </w:pPr>
      <w:r>
        <w:rPr>
          <w:rFonts w:hint="cs"/>
          <w:rtl/>
        </w:rPr>
        <w:t>[נכון, צריך בדחיפות!!!!]</w:t>
      </w:r>
    </w:p>
    <w:p w14:paraId="7BDF3398" w14:textId="6243181A" w:rsidR="004627AB" w:rsidRPr="00CD067C" w:rsidRDefault="004627AB" w:rsidP="00250000">
      <w:pPr>
        <w:rPr>
          <w:rtl/>
        </w:rPr>
      </w:pPr>
      <w:r w:rsidRPr="00CD067C">
        <w:rPr>
          <w:rtl/>
        </w:rPr>
        <w:t xml:space="preserve">"אתה לא יכול לכעוס עלי בגלל זה. אתה לא יכול. </w:t>
      </w:r>
      <w:r w:rsidR="00F06A3F">
        <w:rPr>
          <w:rtl/>
        </w:rPr>
        <w:t>עכשיו</w:t>
      </w:r>
      <w:r w:rsidRPr="00CD067C">
        <w:rPr>
          <w:rtl/>
        </w:rPr>
        <w:t xml:space="preserve"> אתה יודע את כל האמת."</w:t>
      </w:r>
    </w:p>
    <w:p w14:paraId="3CCB505F" w14:textId="77777777" w:rsidR="004627AB" w:rsidRPr="00CD067C" w:rsidRDefault="004627AB" w:rsidP="00250000">
      <w:pPr>
        <w:rPr>
          <w:rtl/>
        </w:rPr>
      </w:pPr>
      <w:r w:rsidRPr="00CD067C">
        <w:rPr>
          <w:rtl/>
        </w:rPr>
        <w:t>"אבל..."</w:t>
      </w:r>
    </w:p>
    <w:p w14:paraId="5ED7139E" w14:textId="77777777" w:rsidR="004627AB" w:rsidRPr="00CD067C" w:rsidRDefault="004627AB" w:rsidP="00250000">
      <w:pPr>
        <w:rPr>
          <w:rtl/>
        </w:rPr>
      </w:pPr>
      <w:r w:rsidRPr="00CD067C">
        <w:rPr>
          <w:rtl/>
        </w:rPr>
        <w:t>"אתה לא כועס, נכון? זאת לא בגידה, נכון?"</w:t>
      </w:r>
    </w:p>
    <w:p w14:paraId="7C187CB2" w14:textId="77777777" w:rsidR="004627AB" w:rsidRPr="00CD067C" w:rsidRDefault="004627AB" w:rsidP="00250000">
      <w:pPr>
        <w:rPr>
          <w:rtl/>
        </w:rPr>
      </w:pPr>
      <w:r w:rsidRPr="00CD067C">
        <w:rPr>
          <w:rtl/>
        </w:rPr>
        <w:t>"למה עשיתם את זה?"</w:t>
      </w:r>
    </w:p>
    <w:p w14:paraId="5274B2DF" w14:textId="2D200DE0" w:rsidR="004627AB" w:rsidRPr="00CD067C" w:rsidRDefault="004627AB" w:rsidP="00250000">
      <w:pPr>
        <w:rPr>
          <w:rtl/>
        </w:rPr>
      </w:pPr>
      <w:r w:rsidRPr="00CD067C">
        <w:rPr>
          <w:rtl/>
        </w:rPr>
        <w:t xml:space="preserve">"כי... זאת לא </w:t>
      </w:r>
      <w:r w:rsidR="001C5A04">
        <w:rPr>
          <w:rtl/>
        </w:rPr>
        <w:t>הייתה</w:t>
      </w:r>
      <w:r w:rsidRPr="00CD067C">
        <w:rPr>
          <w:rtl/>
        </w:rPr>
        <w:t xml:space="preserve"> בגידה, נכון?"</w:t>
      </w:r>
    </w:p>
    <w:p w14:paraId="61FEF8BD" w14:textId="6BC4FA19" w:rsidR="004627AB" w:rsidRPr="00CD067C" w:rsidRDefault="004627AB" w:rsidP="00250000">
      <w:pPr>
        <w:rPr>
          <w:rtl/>
        </w:rPr>
      </w:pPr>
      <w:r w:rsidRPr="00CD067C">
        <w:rPr>
          <w:rtl/>
        </w:rPr>
        <w:t xml:space="preserve">"אבל למה? בגיל </w:t>
      </w:r>
      <w:r w:rsidR="00F97A34">
        <w:rPr>
          <w:rtl/>
        </w:rPr>
        <w:t>כל כך</w:t>
      </w:r>
      <w:r w:rsidRPr="00CD067C">
        <w:rPr>
          <w:rtl/>
        </w:rPr>
        <w:t xml:space="preserve"> צעיר?"</w:t>
      </w:r>
    </w:p>
    <w:p w14:paraId="0D9961CD" w14:textId="77777777" w:rsidR="001B6B23" w:rsidRDefault="001B6B23" w:rsidP="00250000">
      <w:pPr>
        <w:rPr>
          <w:rtl/>
        </w:rPr>
      </w:pPr>
      <w:r>
        <w:rPr>
          <w:rFonts w:hint="cs"/>
          <w:rtl/>
        </w:rPr>
        <w:t>"צעיר למה?"</w:t>
      </w:r>
    </w:p>
    <w:p w14:paraId="5049A19B" w14:textId="71EA9E27" w:rsidR="001B6B23" w:rsidRDefault="001B6B23" w:rsidP="001B582A">
      <w:pPr>
        <w:rPr>
          <w:rtl/>
        </w:rPr>
      </w:pPr>
      <w:r>
        <w:rPr>
          <w:rFonts w:hint="cs"/>
          <w:rtl/>
        </w:rPr>
        <w:t>"</w:t>
      </w:r>
      <w:r w:rsidR="00B62C5C">
        <w:rPr>
          <w:rFonts w:hint="cs"/>
          <w:rtl/>
        </w:rPr>
        <w:t>כי... היית ילד, רק ילד</w:t>
      </w:r>
      <w:r w:rsidR="0018111E">
        <w:rPr>
          <w:rFonts w:hint="cs"/>
          <w:rtl/>
        </w:rPr>
        <w:t xml:space="preserve"> עם קוקו</w:t>
      </w:r>
      <w:r w:rsidR="00B62C5C">
        <w:rPr>
          <w:rFonts w:hint="cs"/>
          <w:rtl/>
        </w:rPr>
        <w:t xml:space="preserve">, והשיער של הקוקו שלך היה </w:t>
      </w:r>
      <w:r w:rsidR="00F97A34">
        <w:rPr>
          <w:rFonts w:hint="cs"/>
          <w:rtl/>
        </w:rPr>
        <w:t>כל כך</w:t>
      </w:r>
      <w:r w:rsidR="00B62C5C">
        <w:rPr>
          <w:rFonts w:hint="cs"/>
          <w:rtl/>
        </w:rPr>
        <w:t xml:space="preserve"> רך, </w:t>
      </w:r>
      <w:r w:rsidR="005C02E7">
        <w:rPr>
          <w:rFonts w:hint="cs"/>
          <w:rtl/>
        </w:rPr>
        <w:t xml:space="preserve">והאף שלך היה תמיד מתקלף מהשמש, אחרי שבוע הגבות שלך היו נמחקות לגמרי, ככה היית </w:t>
      </w:r>
      <w:r w:rsidR="005C02E7">
        <w:rPr>
          <w:rtl/>
        </w:rPr>
        <w:t>–</w:t>
      </w:r>
      <w:r w:rsidR="005C02E7">
        <w:rPr>
          <w:rFonts w:hint="cs"/>
          <w:rtl/>
        </w:rPr>
        <w:t xml:space="preserve"> </w:t>
      </w:r>
      <w:r w:rsidR="00B62C5C">
        <w:rPr>
          <w:rFonts w:hint="cs"/>
          <w:rtl/>
        </w:rPr>
        <w:t xml:space="preserve">מין ילדון </w:t>
      </w:r>
      <w:r w:rsidR="005C02E7">
        <w:rPr>
          <w:rFonts w:hint="cs"/>
          <w:rtl/>
        </w:rPr>
        <w:t>ש</w:t>
      </w:r>
      <w:r w:rsidR="00B62C5C">
        <w:rPr>
          <w:rFonts w:hint="cs"/>
          <w:rtl/>
        </w:rPr>
        <w:t>כזה ו</w:t>
      </w:r>
      <w:r>
        <w:rPr>
          <w:rFonts w:hint="cs"/>
          <w:rtl/>
        </w:rPr>
        <w:t xml:space="preserve">בגיל </w:t>
      </w:r>
      <w:r w:rsidR="001B582A">
        <w:rPr>
          <w:rFonts w:hint="cs"/>
          <w:rtl/>
        </w:rPr>
        <w:t>שתים-עשרה</w:t>
      </w:r>
      <w:r>
        <w:rPr>
          <w:rFonts w:hint="cs"/>
          <w:rtl/>
        </w:rPr>
        <w:t xml:space="preserve"> איבדת את תומתך!</w:t>
      </w:r>
      <w:r w:rsidR="005C02E7">
        <w:rPr>
          <w:rFonts w:hint="cs"/>
          <w:rtl/>
        </w:rPr>
        <w:t xml:space="preserve"> מרצונך ה</w:t>
      </w:r>
      <w:r w:rsidR="00FE2992">
        <w:rPr>
          <w:rFonts w:hint="cs"/>
          <w:rtl/>
        </w:rPr>
        <w:t>חופשי</w:t>
      </w:r>
      <w:r w:rsidR="005C02E7">
        <w:rPr>
          <w:rFonts w:hint="cs"/>
          <w:rtl/>
        </w:rPr>
        <w:t xml:space="preserve">, לבד לגמרי </w:t>
      </w:r>
      <w:r w:rsidR="005C02E7">
        <w:rPr>
          <w:rtl/>
        </w:rPr>
        <w:t>–</w:t>
      </w:r>
      <w:r w:rsidR="005C02E7">
        <w:rPr>
          <w:rFonts w:hint="cs"/>
          <w:rtl/>
        </w:rPr>
        <w:t xml:space="preserve"> </w:t>
      </w:r>
      <w:r>
        <w:rPr>
          <w:rFonts w:hint="cs"/>
          <w:rtl/>
        </w:rPr>
        <w:t>"</w:t>
      </w:r>
      <w:r w:rsidR="007239EB">
        <w:rPr>
          <w:rFonts w:hint="cs"/>
          <w:rtl/>
        </w:rPr>
        <w:t xml:space="preserve"> [צריך מעבר יותר נורמלי שמוביל למשפט זה]</w:t>
      </w:r>
    </w:p>
    <w:p w14:paraId="33C990A0" w14:textId="7E5AEBC3" w:rsidR="001B6B23" w:rsidRDefault="001B6B23" w:rsidP="007239EB">
      <w:pPr>
        <w:rPr>
          <w:rtl/>
        </w:rPr>
      </w:pPr>
      <w:r>
        <w:rPr>
          <w:rFonts w:hint="cs"/>
          <w:rtl/>
        </w:rPr>
        <w:t xml:space="preserve">"לא הייתי </w:t>
      </w:r>
      <w:r w:rsidR="007239EB">
        <w:rPr>
          <w:rFonts w:hint="cs"/>
          <w:rtl/>
        </w:rPr>
        <w:t xml:space="preserve">שם </w:t>
      </w:r>
      <w:r>
        <w:rPr>
          <w:rFonts w:hint="cs"/>
          <w:rtl/>
        </w:rPr>
        <w:t>לבד בזה."</w:t>
      </w:r>
    </w:p>
    <w:p w14:paraId="56BE1161" w14:textId="77777777" w:rsidR="001B6B23" w:rsidRDefault="001B6B23" w:rsidP="00D7471F">
      <w:pPr>
        <w:rPr>
          <w:rtl/>
        </w:rPr>
      </w:pPr>
      <w:r>
        <w:rPr>
          <w:rFonts w:hint="cs"/>
          <w:rtl/>
        </w:rPr>
        <w:t>"</w:t>
      </w:r>
      <w:r w:rsidR="003B360F">
        <w:rPr>
          <w:rFonts w:hint="cs"/>
          <w:rtl/>
        </w:rPr>
        <w:t>למה אתה מתכוון?</w:t>
      </w:r>
      <w:r>
        <w:rPr>
          <w:rFonts w:hint="cs"/>
          <w:rtl/>
        </w:rPr>
        <w:t>"</w:t>
      </w:r>
      <w:r w:rsidR="004B6C48">
        <w:rPr>
          <w:rFonts w:hint="cs"/>
          <w:rtl/>
        </w:rPr>
        <w:t xml:space="preserve"> </w:t>
      </w:r>
      <w:r w:rsidR="004B6C48">
        <w:rPr>
          <w:rtl/>
        </w:rPr>
        <w:t>–</w:t>
      </w:r>
      <w:r w:rsidR="00D7471F">
        <w:rPr>
          <w:rFonts w:hint="cs"/>
          <w:rtl/>
        </w:rPr>
        <w:t xml:space="preserve"> הוא</w:t>
      </w:r>
      <w:r w:rsidR="004B6C48">
        <w:rPr>
          <w:rFonts w:hint="cs"/>
          <w:rtl/>
        </w:rPr>
        <w:t xml:space="preserve"> לא טעה</w:t>
      </w:r>
      <w:r w:rsidR="00D7471F">
        <w:rPr>
          <w:rFonts w:hint="cs"/>
          <w:rtl/>
        </w:rPr>
        <w:t>:</w:t>
      </w:r>
      <w:r w:rsidR="004B6C48">
        <w:rPr>
          <w:rFonts w:hint="cs"/>
          <w:rtl/>
        </w:rPr>
        <w:t xml:space="preserve"> הרי </w:t>
      </w:r>
      <w:r w:rsidR="00D7471F">
        <w:rPr>
          <w:rFonts w:hint="cs"/>
          <w:rtl/>
        </w:rPr>
        <w:t>אלכס</w:t>
      </w:r>
      <w:r w:rsidR="004B6C48">
        <w:rPr>
          <w:rFonts w:hint="cs"/>
          <w:rtl/>
        </w:rPr>
        <w:t xml:space="preserve"> לא התייעץ, לא </w:t>
      </w:r>
      <w:r w:rsidR="00D7471F">
        <w:rPr>
          <w:rFonts w:hint="cs"/>
          <w:rtl/>
        </w:rPr>
        <w:t>רמז</w:t>
      </w:r>
      <w:r w:rsidR="004B6C48">
        <w:rPr>
          <w:rFonts w:hint="cs"/>
          <w:rtl/>
        </w:rPr>
        <w:t>, לא אמר דבר.</w:t>
      </w:r>
    </w:p>
    <w:p w14:paraId="54ADAC79" w14:textId="77777777" w:rsidR="001B6B23" w:rsidRDefault="001B6B23" w:rsidP="00D51EC8">
      <w:pPr>
        <w:rPr>
          <w:rtl/>
        </w:rPr>
      </w:pPr>
      <w:r>
        <w:rPr>
          <w:rFonts w:hint="cs"/>
          <w:rtl/>
        </w:rPr>
        <w:t>"גם ה</w:t>
      </w:r>
      <w:r w:rsidR="003B360F">
        <w:rPr>
          <w:rFonts w:hint="cs"/>
          <w:rtl/>
        </w:rPr>
        <w:t>דס</w:t>
      </w:r>
      <w:r>
        <w:rPr>
          <w:rFonts w:hint="cs"/>
          <w:rtl/>
        </w:rPr>
        <w:t xml:space="preserve"> </w:t>
      </w:r>
      <w:r w:rsidR="008211D9">
        <w:rPr>
          <w:rFonts w:hint="cs"/>
          <w:rtl/>
        </w:rPr>
        <w:t xml:space="preserve">איבדה </w:t>
      </w:r>
      <w:r w:rsidR="00D51EC8">
        <w:rPr>
          <w:rFonts w:hint="cs"/>
          <w:rtl/>
        </w:rPr>
        <w:t>שם את תומתה</w:t>
      </w:r>
      <w:r>
        <w:rPr>
          <w:rFonts w:hint="cs"/>
          <w:rtl/>
        </w:rPr>
        <w:t>."</w:t>
      </w:r>
    </w:p>
    <w:p w14:paraId="25BE8FED" w14:textId="79BB7597" w:rsidR="001B6B23" w:rsidRDefault="003B360F" w:rsidP="001B582A">
      <w:pPr>
        <w:rPr>
          <w:rtl/>
        </w:rPr>
      </w:pPr>
      <w:r>
        <w:rPr>
          <w:rFonts w:hint="cs"/>
          <w:rtl/>
        </w:rPr>
        <w:t xml:space="preserve">"מה הקשר? </w:t>
      </w:r>
      <w:r w:rsidR="007239EB">
        <w:rPr>
          <w:rFonts w:hint="cs"/>
          <w:rtl/>
        </w:rPr>
        <w:t xml:space="preserve">סאשה, </w:t>
      </w:r>
      <w:r>
        <w:rPr>
          <w:rFonts w:hint="cs"/>
          <w:rtl/>
        </w:rPr>
        <w:t>בגיל</w:t>
      </w:r>
      <w:r w:rsidR="001B582A">
        <w:rPr>
          <w:rFonts w:hint="cs"/>
          <w:rtl/>
        </w:rPr>
        <w:t xml:space="preserve"> שתים-עשרה</w:t>
      </w:r>
      <w:r>
        <w:rPr>
          <w:rFonts w:hint="cs"/>
          <w:rtl/>
        </w:rPr>
        <w:t xml:space="preserve"> </w:t>
      </w:r>
      <w:r w:rsidR="00D7471F">
        <w:rPr>
          <w:rFonts w:hint="cs"/>
          <w:rtl/>
        </w:rPr>
        <w:t>ו</w:t>
      </w:r>
      <w:r>
        <w:rPr>
          <w:rFonts w:hint="cs"/>
          <w:rtl/>
        </w:rPr>
        <w:t>מרצונך ה</w:t>
      </w:r>
      <w:r w:rsidR="00FE2992">
        <w:rPr>
          <w:rFonts w:hint="cs"/>
          <w:rtl/>
        </w:rPr>
        <w:t>חופשי</w:t>
      </w:r>
      <w:r>
        <w:rPr>
          <w:rFonts w:hint="cs"/>
          <w:rtl/>
        </w:rPr>
        <w:t xml:space="preserve"> איבדת את הטוהר שלך!</w:t>
      </w:r>
      <w:r w:rsidR="001B582A">
        <w:rPr>
          <w:rFonts w:hint="cs"/>
          <w:rtl/>
        </w:rPr>
        <w:t xml:space="preserve"> איך אתה מ</w:t>
      </w:r>
      <w:r w:rsidR="00D7471F">
        <w:rPr>
          <w:rFonts w:hint="cs"/>
          <w:rtl/>
        </w:rPr>
        <w:t>סוגל לה</w:t>
      </w:r>
      <w:r w:rsidR="001B582A">
        <w:rPr>
          <w:rFonts w:hint="cs"/>
          <w:rtl/>
        </w:rPr>
        <w:t>תייחס בשוויון-נפש לכך ש</w:t>
      </w:r>
      <w:r w:rsidR="00F97A34">
        <w:rPr>
          <w:rFonts w:hint="cs"/>
          <w:rtl/>
        </w:rPr>
        <w:t>כל כך</w:t>
      </w:r>
      <w:r w:rsidR="001B6B23">
        <w:rPr>
          <w:rFonts w:hint="cs"/>
          <w:rtl/>
        </w:rPr>
        <w:t xml:space="preserve"> מוקדם בחיים</w:t>
      </w:r>
      <w:r w:rsidR="00D7471F">
        <w:rPr>
          <w:rFonts w:hint="cs"/>
          <w:rtl/>
        </w:rPr>
        <w:t>,</w:t>
      </w:r>
      <w:r w:rsidR="001B6B23">
        <w:rPr>
          <w:rFonts w:hint="cs"/>
          <w:rtl/>
        </w:rPr>
        <w:t xml:space="preserve"> </w:t>
      </w:r>
      <w:r w:rsidR="00D7471F">
        <w:rPr>
          <w:rFonts w:hint="cs"/>
          <w:rtl/>
        </w:rPr>
        <w:t xml:space="preserve">ובוודאי ללא הרבה התחבטויות וסבל, </w:t>
      </w:r>
      <w:r w:rsidR="001B6B23">
        <w:rPr>
          <w:rFonts w:hint="cs"/>
          <w:rtl/>
        </w:rPr>
        <w:t xml:space="preserve">לא היה אכפת לך לוותר על </w:t>
      </w:r>
      <w:r w:rsidR="00D7471F">
        <w:rPr>
          <w:rFonts w:hint="cs"/>
          <w:rtl/>
        </w:rPr>
        <w:t xml:space="preserve">הרכות, על </w:t>
      </w:r>
      <w:r w:rsidR="001B6B23">
        <w:rPr>
          <w:rFonts w:hint="cs"/>
          <w:rtl/>
        </w:rPr>
        <w:t xml:space="preserve">התום שלך, על הילדות שלך?" [כאילו </w:t>
      </w:r>
      <w:r w:rsidR="001B6B23">
        <w:rPr>
          <w:rtl/>
        </w:rPr>
        <w:t>–</w:t>
      </w:r>
      <w:r w:rsidR="001B6B23">
        <w:rPr>
          <w:rFonts w:hint="cs"/>
          <w:rtl/>
        </w:rPr>
        <w:t xml:space="preserve"> לא מעניין אותו מהדס, רק מאלכס כרגע.]</w:t>
      </w:r>
    </w:p>
    <w:p w14:paraId="1AA43524" w14:textId="77777777" w:rsidR="004627AB" w:rsidRPr="00CD067C" w:rsidRDefault="004627AB" w:rsidP="00250000">
      <w:pPr>
        <w:rPr>
          <w:rtl/>
        </w:rPr>
      </w:pPr>
      <w:r w:rsidRPr="00CD067C">
        <w:rPr>
          <w:rtl/>
        </w:rPr>
        <w:lastRenderedPageBreak/>
        <w:t xml:space="preserve">הצלילים, ארוכים כמו עצב, נמתחו ממערכת הסטריאו על פני כל החדר, שקעו באטיות מהורהרת על ספרי הרפואה היקרים, חילחלו אל תוך דפים עמוסים בתסמינים של גסיסה וסבל, מסומנים בעט הדגשה צהוב. </w:t>
      </w:r>
    </w:p>
    <w:p w14:paraId="289768D7" w14:textId="3CF1934C" w:rsidR="004627AB" w:rsidRPr="00CD067C" w:rsidRDefault="001B582A" w:rsidP="001B582A">
      <w:pPr>
        <w:rPr>
          <w:rtl/>
        </w:rPr>
      </w:pPr>
      <w:r>
        <w:rPr>
          <w:rtl/>
        </w:rPr>
        <w:t xml:space="preserve">"גיל </w:t>
      </w:r>
      <w:r>
        <w:rPr>
          <w:rFonts w:hint="cs"/>
          <w:rtl/>
        </w:rPr>
        <w:t>שתים-עשרה</w:t>
      </w:r>
      <w:r w:rsidR="004627AB" w:rsidRPr="00CD067C">
        <w:rPr>
          <w:rtl/>
        </w:rPr>
        <w:t xml:space="preserve"> זה צעיר מדי לזה. צעיר יותר מדי. </w:t>
      </w:r>
      <w:r>
        <w:rPr>
          <w:rFonts w:hint="cs"/>
          <w:rtl/>
        </w:rPr>
        <w:t>איך גיל שתים-עשרה</w:t>
      </w:r>
      <w:r w:rsidR="000B5B25">
        <w:rPr>
          <w:rFonts w:hint="cs"/>
          <w:rtl/>
        </w:rPr>
        <w:t>?</w:t>
      </w:r>
      <w:r w:rsidR="00052001">
        <w:rPr>
          <w:rFonts w:hint="cs"/>
          <w:rtl/>
        </w:rPr>
        <w:t xml:space="preserve">" ליבו של ארקדי </w:t>
      </w:r>
      <w:r w:rsidR="00E246D9">
        <w:rPr>
          <w:rFonts w:hint="cs"/>
          <w:rtl/>
        </w:rPr>
        <w:t>נמלא חמלה כלפי אלכס, אף</w:t>
      </w:r>
      <w:r w:rsidR="00297D38">
        <w:rPr>
          <w:rFonts w:hint="cs"/>
          <w:rtl/>
        </w:rPr>
        <w:t xml:space="preserve"> על פ</w:t>
      </w:r>
      <w:r w:rsidR="00D51EC8">
        <w:rPr>
          <w:rFonts w:hint="cs"/>
          <w:rtl/>
        </w:rPr>
        <w:t>י ש</w:t>
      </w:r>
      <w:r w:rsidR="00052001">
        <w:rPr>
          <w:rFonts w:hint="cs"/>
          <w:rtl/>
        </w:rPr>
        <w:t xml:space="preserve">כבר </w:t>
      </w:r>
      <w:r w:rsidR="00D51EC8">
        <w:rPr>
          <w:rFonts w:hint="cs"/>
          <w:rtl/>
        </w:rPr>
        <w:t xml:space="preserve">מזמן </w:t>
      </w:r>
      <w:r w:rsidR="00052001">
        <w:rPr>
          <w:rFonts w:hint="cs"/>
          <w:rtl/>
        </w:rPr>
        <w:t xml:space="preserve">לא </w:t>
      </w:r>
      <w:r w:rsidR="00D51EC8">
        <w:rPr>
          <w:rFonts w:hint="cs"/>
          <w:rtl/>
        </w:rPr>
        <w:t xml:space="preserve">היה </w:t>
      </w:r>
      <w:r w:rsidR="00052001">
        <w:rPr>
          <w:rFonts w:hint="cs"/>
          <w:rtl/>
        </w:rPr>
        <w:t>ילד רך</w:t>
      </w:r>
      <w:r w:rsidR="00D7471F">
        <w:rPr>
          <w:rFonts w:hint="cs"/>
          <w:rtl/>
        </w:rPr>
        <w:t>[</w:t>
      </w:r>
      <w:r w:rsidR="00052001">
        <w:rPr>
          <w:rFonts w:hint="cs"/>
          <w:rtl/>
        </w:rPr>
        <w:t>, ארקדי חשד שהוא היה אפילו גבוה ממנו עצמו בס</w:t>
      </w:r>
      <w:r>
        <w:rPr>
          <w:rFonts w:hint="cs"/>
          <w:rtl/>
        </w:rPr>
        <w:t>נטימטר</w:t>
      </w:r>
      <w:r w:rsidR="00052001">
        <w:rPr>
          <w:rFonts w:hint="cs"/>
          <w:rtl/>
        </w:rPr>
        <w:t xml:space="preserve"> או שניים</w:t>
      </w:r>
      <w:r w:rsidR="007239EB">
        <w:rPr>
          <w:rFonts w:hint="cs"/>
          <w:rtl/>
        </w:rPr>
        <w:t>]</w:t>
      </w:r>
      <w:r w:rsidR="00052001">
        <w:rPr>
          <w:rFonts w:hint="cs"/>
          <w:rtl/>
        </w:rPr>
        <w:t>.</w:t>
      </w:r>
      <w:r w:rsidR="000B5B25">
        <w:rPr>
          <w:rFonts w:hint="cs"/>
          <w:rtl/>
        </w:rPr>
        <w:t xml:space="preserve"> </w:t>
      </w:r>
      <w:r w:rsidR="00052001">
        <w:rPr>
          <w:rFonts w:hint="cs"/>
          <w:rtl/>
        </w:rPr>
        <w:t>"</w:t>
      </w:r>
      <w:r w:rsidR="004627AB" w:rsidRPr="00CD067C">
        <w:rPr>
          <w:rtl/>
        </w:rPr>
        <w:t>למה אתה מעולל את זה לעצמך?"</w:t>
      </w:r>
    </w:p>
    <w:p w14:paraId="539DD3E0" w14:textId="77777777" w:rsidR="004627AB" w:rsidRPr="00CD067C" w:rsidRDefault="004627AB" w:rsidP="00250000">
      <w:pPr>
        <w:rPr>
          <w:rtl/>
        </w:rPr>
      </w:pPr>
      <w:r w:rsidRPr="00CD067C">
        <w:rPr>
          <w:rtl/>
        </w:rPr>
        <w:t>"את מה?"</w:t>
      </w:r>
    </w:p>
    <w:p w14:paraId="68D6150F" w14:textId="5F412DB4" w:rsidR="004627AB" w:rsidRPr="00CD067C" w:rsidRDefault="004627AB" w:rsidP="00250000">
      <w:pPr>
        <w:rPr>
          <w:rtl/>
        </w:rPr>
      </w:pPr>
      <w:r w:rsidRPr="00CD067C">
        <w:rPr>
          <w:rtl/>
        </w:rPr>
        <w:t>"אתה... אתה צריך יותר לשמור על עצמך, ס</w:t>
      </w:r>
      <w:r w:rsidR="006633DD">
        <w:rPr>
          <w:rFonts w:hint="cs"/>
          <w:rtl/>
        </w:rPr>
        <w:t>אשה</w:t>
      </w:r>
      <w:r w:rsidRPr="00CD067C">
        <w:rPr>
          <w:rtl/>
        </w:rPr>
        <w:t>."</w:t>
      </w:r>
    </w:p>
    <w:p w14:paraId="77F2D4BC" w14:textId="77777777" w:rsidR="004627AB" w:rsidRPr="00CD067C" w:rsidRDefault="004627AB" w:rsidP="00250000">
      <w:pPr>
        <w:rPr>
          <w:rtl/>
        </w:rPr>
      </w:pPr>
      <w:r w:rsidRPr="00CD067C">
        <w:rPr>
          <w:rtl/>
        </w:rPr>
        <w:t>"מ</w:t>
      </w:r>
      <w:r w:rsidR="008211D9">
        <w:rPr>
          <w:rFonts w:hint="cs"/>
          <w:rtl/>
        </w:rPr>
        <w:t xml:space="preserve">פני </w:t>
      </w:r>
      <w:r w:rsidRPr="00CD067C">
        <w:rPr>
          <w:rtl/>
        </w:rPr>
        <w:t>מה?"</w:t>
      </w:r>
    </w:p>
    <w:p w14:paraId="39D82CE7" w14:textId="6E02E085" w:rsidR="00FD1DAC" w:rsidRDefault="00FD1DAC" w:rsidP="00C36E6D">
      <w:pPr>
        <w:rPr>
          <w:rtl/>
        </w:rPr>
      </w:pPr>
      <w:r>
        <w:rPr>
          <w:rFonts w:hint="cs"/>
          <w:rtl/>
        </w:rPr>
        <w:t>על תג היחידה של</w:t>
      </w:r>
      <w:r w:rsidR="00DF3B9B">
        <w:rPr>
          <w:rFonts w:hint="cs"/>
          <w:rtl/>
        </w:rPr>
        <w:t xml:space="preserve"> אלכס</w:t>
      </w:r>
      <w:r w:rsidR="00D7471F" w:rsidRPr="00D7471F">
        <w:rPr>
          <w:rFonts w:hint="cs"/>
          <w:rtl/>
        </w:rPr>
        <w:t xml:space="preserve"> </w:t>
      </w:r>
      <w:r w:rsidR="00D7471F">
        <w:rPr>
          <w:rFonts w:hint="cs"/>
          <w:rtl/>
        </w:rPr>
        <w:t>היה מצוייר</w:t>
      </w:r>
      <w:r w:rsidR="00D7471F" w:rsidRPr="00D7471F">
        <w:rPr>
          <w:rFonts w:hint="cs"/>
          <w:rtl/>
        </w:rPr>
        <w:t xml:space="preserve"> </w:t>
      </w:r>
      <w:r w:rsidR="00D7471F">
        <w:rPr>
          <w:rFonts w:hint="cs"/>
          <w:rtl/>
        </w:rPr>
        <w:t>סמל שפיפון</w:t>
      </w:r>
      <w:r>
        <w:rPr>
          <w:rFonts w:hint="cs"/>
          <w:rtl/>
        </w:rPr>
        <w:t xml:space="preserve">. גם </w:t>
      </w:r>
      <w:r w:rsidR="00C36E6D">
        <w:rPr>
          <w:rFonts w:hint="cs"/>
          <w:rtl/>
        </w:rPr>
        <w:t>בסמל היחידה ש</w:t>
      </w:r>
      <w:r>
        <w:rPr>
          <w:rFonts w:hint="cs"/>
          <w:rtl/>
        </w:rPr>
        <w:t>ל</w:t>
      </w:r>
      <w:r w:rsidR="00C36E6D">
        <w:rPr>
          <w:rFonts w:hint="cs"/>
          <w:rtl/>
        </w:rPr>
        <w:t xml:space="preserve"> ארקדי, </w:t>
      </w:r>
      <w:r w:rsidR="00FA53D2">
        <w:rPr>
          <w:rFonts w:hint="cs"/>
          <w:rtl/>
        </w:rPr>
        <w:t>ל</w:t>
      </w:r>
      <w:r w:rsidR="00C36E6D">
        <w:rPr>
          <w:rFonts w:hint="cs"/>
          <w:rtl/>
        </w:rPr>
        <w:t>כשיתגייס, יהיה נחש</w:t>
      </w:r>
      <w:r>
        <w:rPr>
          <w:rFonts w:hint="cs"/>
          <w:rtl/>
        </w:rPr>
        <w:t xml:space="preserve">, אם כי לא מכונף, לא </w:t>
      </w:r>
      <w:r w:rsidR="00C36E6D">
        <w:rPr>
          <w:rFonts w:hint="cs"/>
          <w:rtl/>
        </w:rPr>
        <w:t>נחש ה</w:t>
      </w:r>
      <w:r>
        <w:rPr>
          <w:rFonts w:hint="cs"/>
          <w:rtl/>
        </w:rPr>
        <w:t>ממתין לזינוק או לתעופה.</w:t>
      </w:r>
    </w:p>
    <w:p w14:paraId="59C76E4E" w14:textId="4B479597" w:rsidR="00C36E6D" w:rsidRDefault="00C36E6D" w:rsidP="00C36E6D">
      <w:pPr>
        <w:rPr>
          <w:rtl/>
        </w:rPr>
      </w:pPr>
      <w:r>
        <w:rPr>
          <w:rFonts w:hint="cs"/>
          <w:rtl/>
        </w:rPr>
        <w:t>[אלכס אומר עד משהו...]</w:t>
      </w:r>
    </w:p>
    <w:p w14:paraId="353F7675" w14:textId="77777777" w:rsidR="004627AB" w:rsidRPr="00CD067C" w:rsidRDefault="004627AB" w:rsidP="00250000">
      <w:pPr>
        <w:rPr>
          <w:rtl/>
        </w:rPr>
      </w:pPr>
      <w:r w:rsidRPr="00CD067C">
        <w:rPr>
          <w:rtl/>
        </w:rPr>
        <w:t>"אתה לא שומר על עצמך. על השלמות שלך. על התום שלך."</w:t>
      </w:r>
    </w:p>
    <w:p w14:paraId="5EB0267E" w14:textId="5B8F58E4" w:rsidR="004627AB" w:rsidRDefault="004627AB" w:rsidP="00250000">
      <w:pPr>
        <w:rPr>
          <w:rtl/>
        </w:rPr>
      </w:pPr>
      <w:r w:rsidRPr="00CD067C">
        <w:rPr>
          <w:rtl/>
        </w:rPr>
        <w:t>"מה אני אעשה עם תום?"</w:t>
      </w:r>
    </w:p>
    <w:p w14:paraId="25520476" w14:textId="7C9C4F71" w:rsidR="001D011C" w:rsidRDefault="001D011C" w:rsidP="00250000">
      <w:pPr>
        <w:rPr>
          <w:rtl/>
        </w:rPr>
      </w:pPr>
      <w:r>
        <w:rPr>
          <w:rFonts w:hint="cs"/>
          <w:rtl/>
        </w:rPr>
        <w:t>"חוס על עצמך, אלכס!"</w:t>
      </w:r>
    </w:p>
    <w:p w14:paraId="13A08C01" w14:textId="6BD17E4C" w:rsidR="001D011C" w:rsidRPr="00CD067C" w:rsidRDefault="001D011C" w:rsidP="00250000">
      <w:pPr>
        <w:rPr>
          <w:rtl/>
        </w:rPr>
      </w:pPr>
      <w:r>
        <w:rPr>
          <w:rFonts w:hint="cs"/>
          <w:rtl/>
        </w:rPr>
        <w:t>[תיאור]</w:t>
      </w:r>
    </w:p>
    <w:p w14:paraId="26C18E43" w14:textId="77777777" w:rsidR="004627AB" w:rsidRPr="00CD067C" w:rsidRDefault="004627AB" w:rsidP="00250000">
      <w:pPr>
        <w:rPr>
          <w:rtl/>
        </w:rPr>
      </w:pPr>
      <w:r w:rsidRPr="00CD067C">
        <w:rPr>
          <w:rtl/>
        </w:rPr>
        <w:t>"אתה חושף את עצמך יותר מדי. אתה מנצל את הגוף שלך, את הנפש שלך. אתה תתבלה!"</w:t>
      </w:r>
    </w:p>
    <w:p w14:paraId="6A7B55B0" w14:textId="77777777" w:rsidR="004627AB" w:rsidRPr="00CD067C" w:rsidRDefault="004627AB" w:rsidP="00FD1DAC">
      <w:pPr>
        <w:rPr>
          <w:rtl/>
        </w:rPr>
      </w:pPr>
      <w:r w:rsidRPr="00CD067C">
        <w:rPr>
          <w:rtl/>
        </w:rPr>
        <w:t>"אני לא אתבלה," אלכס צחק. "</w:t>
      </w:r>
      <w:r w:rsidR="00FD1DAC">
        <w:rPr>
          <w:rFonts w:hint="cs"/>
          <w:rtl/>
        </w:rPr>
        <w:t>לא מזה מתבלים, אלא מההיפך, אולי.</w:t>
      </w:r>
      <w:r w:rsidR="00E425A6">
        <w:rPr>
          <w:rFonts w:hint="cs"/>
          <w:rtl/>
        </w:rPr>
        <w:t xml:space="preserve"> </w:t>
      </w:r>
      <w:r w:rsidRPr="00CD067C">
        <w:rPr>
          <w:rtl/>
        </w:rPr>
        <w:t>אל תכעס עלי, ארקדי. לא ידעתי אז שתהיו חברים."</w:t>
      </w:r>
    </w:p>
    <w:p w14:paraId="1893275E" w14:textId="5A1A671C" w:rsidR="004627AB" w:rsidRPr="00CD067C" w:rsidRDefault="004627AB" w:rsidP="00250000">
      <w:pPr>
        <w:rPr>
          <w:rtl/>
        </w:rPr>
      </w:pPr>
      <w:r w:rsidRPr="00CD067C">
        <w:rPr>
          <w:rtl/>
        </w:rPr>
        <w:t>"למה לא סיפרת לי מעולם?"</w:t>
      </w:r>
    </w:p>
    <w:p w14:paraId="605A003D" w14:textId="77777777" w:rsidR="004627AB" w:rsidRPr="00CD067C" w:rsidRDefault="004627AB" w:rsidP="00250000">
      <w:pPr>
        <w:rPr>
          <w:rtl/>
        </w:rPr>
      </w:pPr>
      <w:r w:rsidRPr="00CD067C">
        <w:rPr>
          <w:rtl/>
        </w:rPr>
        <w:t>"כי... זה נגמר מזמן, זה לא היה רלוונטי יותר."</w:t>
      </w:r>
    </w:p>
    <w:p w14:paraId="77C7FBC0" w14:textId="77777777" w:rsidR="004627AB" w:rsidRPr="00CD067C" w:rsidRDefault="004627AB" w:rsidP="00250000">
      <w:pPr>
        <w:rPr>
          <w:rtl/>
        </w:rPr>
      </w:pPr>
      <w:r w:rsidRPr="00CD067C">
        <w:rPr>
          <w:rtl/>
        </w:rPr>
        <w:t>"התכוונתי – כשזה קרה. חשבתי שאנחנו חברים. שאנחנו מספרים אחד לשני הכל."</w:t>
      </w:r>
    </w:p>
    <w:p w14:paraId="4E11DB8D" w14:textId="17B19AAD" w:rsidR="004627AB" w:rsidRDefault="003540E5" w:rsidP="001E7A3F">
      <w:pPr>
        <w:rPr>
          <w:rtl/>
        </w:rPr>
      </w:pPr>
      <w:r>
        <w:rPr>
          <w:rFonts w:hint="cs"/>
          <w:rtl/>
        </w:rPr>
        <w:t>"אני לא יודע," אמר אלכס</w:t>
      </w:r>
      <w:r w:rsidR="004A19DB">
        <w:rPr>
          <w:rFonts w:hint="cs"/>
          <w:rtl/>
        </w:rPr>
        <w:t>,</w:t>
      </w:r>
      <w:r>
        <w:rPr>
          <w:rFonts w:hint="cs"/>
          <w:rtl/>
        </w:rPr>
        <w:t xml:space="preserve"> </w:t>
      </w:r>
      <w:r w:rsidR="004627AB" w:rsidRPr="00CD067C">
        <w:rPr>
          <w:rtl/>
        </w:rPr>
        <w:t>"א</w:t>
      </w:r>
      <w:r w:rsidR="004627AB">
        <w:rPr>
          <w:rFonts w:hint="cs"/>
          <w:rtl/>
        </w:rPr>
        <w:t>תה יודע שאני לא מדבר על דברים כאלה</w:t>
      </w:r>
      <w:r w:rsidR="004627AB" w:rsidRPr="00CD067C">
        <w:rPr>
          <w:rtl/>
        </w:rPr>
        <w:t>."</w:t>
      </w:r>
    </w:p>
    <w:p w14:paraId="1E209228" w14:textId="77777777" w:rsidR="004627AB" w:rsidRDefault="00E246D9" w:rsidP="004A19DB">
      <w:pPr>
        <w:rPr>
          <w:rtl/>
        </w:rPr>
      </w:pPr>
      <w:r>
        <w:rPr>
          <w:rFonts w:hint="cs"/>
          <w:rtl/>
        </w:rPr>
        <w:t>"אבל קרה לך דבר עצום בגיל שתים-עשרה</w:t>
      </w:r>
      <w:r w:rsidR="004627AB">
        <w:rPr>
          <w:rFonts w:hint="cs"/>
          <w:rtl/>
        </w:rPr>
        <w:t>, עצום ואני לא ידעתי!"</w:t>
      </w:r>
    </w:p>
    <w:p w14:paraId="6293CB84" w14:textId="77777777" w:rsidR="004627AB" w:rsidRPr="00CD067C" w:rsidRDefault="004A19DB" w:rsidP="00250000">
      <w:pPr>
        <w:rPr>
          <w:rtl/>
        </w:rPr>
      </w:pPr>
      <w:r>
        <w:rPr>
          <w:rFonts w:hint="cs"/>
          <w:rtl/>
        </w:rPr>
        <w:t>["שיתפתי אותך הכי טוב שיכולתי</w:t>
      </w:r>
      <w:r w:rsidR="004627AB">
        <w:rPr>
          <w:rFonts w:hint="cs"/>
          <w:rtl/>
        </w:rPr>
        <w:t>."</w:t>
      </w:r>
      <w:r w:rsidR="00E425A6">
        <w:rPr>
          <w:rFonts w:hint="cs"/>
          <w:rtl/>
        </w:rPr>
        <w:t xml:space="preserve"> </w:t>
      </w:r>
      <w:r>
        <w:rPr>
          <w:rFonts w:hint="cs"/>
          <w:rtl/>
        </w:rPr>
        <w:t>]</w:t>
      </w:r>
      <w:r w:rsidR="00D60CDC">
        <w:rPr>
          <w:rFonts w:hint="cs"/>
          <w:rtl/>
        </w:rPr>
        <w:t>[</w:t>
      </w:r>
      <w:r w:rsidR="00E425A6">
        <w:rPr>
          <w:rFonts w:hint="cs"/>
          <w:rtl/>
        </w:rPr>
        <w:t>משהו אחר</w:t>
      </w:r>
      <w:r w:rsidR="00D60CDC">
        <w:rPr>
          <w:rFonts w:hint="cs"/>
          <w:rtl/>
        </w:rPr>
        <w:t>]</w:t>
      </w:r>
    </w:p>
    <w:p w14:paraId="5AF36FA0" w14:textId="77777777" w:rsidR="009108D0" w:rsidRDefault="009108D0" w:rsidP="00250000">
      <w:pPr>
        <w:rPr>
          <w:rtl/>
        </w:rPr>
      </w:pPr>
      <w:r>
        <w:rPr>
          <w:rFonts w:hint="cs"/>
          <w:rtl/>
        </w:rPr>
        <w:t>[אלכס חייב לאמר פה משהו, או תיאור]</w:t>
      </w:r>
    </w:p>
    <w:p w14:paraId="480E43D0" w14:textId="603048BA" w:rsidR="00D30E0A" w:rsidRDefault="00D30E0A" w:rsidP="001E7A3F">
      <w:pPr>
        <w:rPr>
          <w:rtl/>
        </w:rPr>
      </w:pPr>
      <w:r>
        <w:rPr>
          <w:rFonts w:hint="cs"/>
          <w:rtl/>
        </w:rPr>
        <w:t>כבר בגיל שתים-עשרה הוא הבין לא לספר דבר לארקדי</w:t>
      </w:r>
      <w:r w:rsidR="001E7A3F">
        <w:rPr>
          <w:rFonts w:hint="cs"/>
          <w:rtl/>
        </w:rPr>
        <w:t>, הוא</w:t>
      </w:r>
      <w:r w:rsidR="001E7A3F" w:rsidRPr="001E7A3F">
        <w:rPr>
          <w:rFonts w:hint="cs"/>
          <w:rtl/>
        </w:rPr>
        <w:t xml:space="preserve"> </w:t>
      </w:r>
      <w:r w:rsidR="001E7A3F">
        <w:rPr>
          <w:rFonts w:hint="cs"/>
          <w:rtl/>
        </w:rPr>
        <w:t>חש שגם בגיל שתים-עשרה ארקדי היה מחשיב את המעשה בתור בגידה בחברותם, ואולי אף חמורה יותר מזאת ש</w:t>
      </w:r>
      <w:r w:rsidR="00F06A3F">
        <w:rPr>
          <w:rFonts w:hint="cs"/>
          <w:rtl/>
        </w:rPr>
        <w:t>עכשיו</w:t>
      </w:r>
      <w:r w:rsidR="001E7A3F">
        <w:rPr>
          <w:rFonts w:hint="cs"/>
          <w:rtl/>
        </w:rPr>
        <w:t xml:space="preserve"> [אם כי לא בגידה משתי החזיתות כלומר </w:t>
      </w:r>
      <w:r w:rsidR="001E7A3F">
        <w:rPr>
          <w:rtl/>
        </w:rPr>
        <w:t>–</w:t>
      </w:r>
      <w:r w:rsidR="001E7A3F">
        <w:rPr>
          <w:rFonts w:hint="cs"/>
          <w:rtl/>
        </w:rPr>
        <w:t xml:space="preserve"> רק בגידה של אלכס בו, לא בגידה של הדס בו. אלכס תמה על עצמו / התפעל מתבונתו / הבין באופן אכסליציטי מה שעד אותו רגע ידע רק בתור תחושה, כבר בגיל 12 הוא הבחין בחושיו שארקדי כבר אז היה מחשיב את זה בתור בגידה בו, ואולי אפילו חמורה יותר מזאת ש</w:t>
      </w:r>
      <w:r w:rsidR="00F06A3F">
        <w:rPr>
          <w:rFonts w:hint="cs"/>
          <w:rtl/>
        </w:rPr>
        <w:t>עכשיו</w:t>
      </w:r>
      <w:r w:rsidR="001E7A3F">
        <w:rPr>
          <w:rFonts w:hint="cs"/>
          <w:rtl/>
        </w:rPr>
        <w:t>].</w:t>
      </w:r>
    </w:p>
    <w:p w14:paraId="664C519C" w14:textId="77777777" w:rsidR="004627AB" w:rsidRPr="00CD067C" w:rsidRDefault="004627AB" w:rsidP="00250000">
      <w:pPr>
        <w:rPr>
          <w:rtl/>
        </w:rPr>
      </w:pPr>
      <w:r w:rsidRPr="00CD067C">
        <w:rPr>
          <w:rtl/>
        </w:rPr>
        <w:t xml:space="preserve">"אתה זוכר </w:t>
      </w:r>
      <w:r w:rsidR="0085530E">
        <w:rPr>
          <w:rFonts w:hint="cs"/>
          <w:rtl/>
        </w:rPr>
        <w:t xml:space="preserve">את התקופה </w:t>
      </w:r>
      <w:r w:rsidRPr="00CD067C">
        <w:rPr>
          <w:rtl/>
        </w:rPr>
        <w:t xml:space="preserve">שאתה ואחיך </w:t>
      </w:r>
      <w:r w:rsidR="0085530E">
        <w:rPr>
          <w:rFonts w:hint="cs"/>
          <w:rtl/>
        </w:rPr>
        <w:t>רק הגעתם</w:t>
      </w:r>
      <w:r w:rsidRPr="00CD067C">
        <w:rPr>
          <w:rtl/>
        </w:rPr>
        <w:t xml:space="preserve"> לגור בארץ, בכיתה י"א?"</w:t>
      </w:r>
    </w:p>
    <w:p w14:paraId="18E3BFB7" w14:textId="77777777" w:rsidR="004627AB" w:rsidRPr="00CD067C" w:rsidRDefault="004627AB" w:rsidP="00250000">
      <w:pPr>
        <w:rPr>
          <w:rtl/>
        </w:rPr>
      </w:pPr>
      <w:r w:rsidRPr="00CD067C">
        <w:rPr>
          <w:rtl/>
        </w:rPr>
        <w:t>"כן."</w:t>
      </w:r>
    </w:p>
    <w:p w14:paraId="743E947D" w14:textId="13879D44" w:rsidR="004627AB" w:rsidRPr="00CD067C" w:rsidRDefault="004627AB" w:rsidP="001E7A3F">
      <w:pPr>
        <w:rPr>
          <w:rtl/>
        </w:rPr>
      </w:pPr>
      <w:r w:rsidRPr="00CD067C">
        <w:rPr>
          <w:rtl/>
        </w:rPr>
        <w:t>"</w:t>
      </w:r>
      <w:r w:rsidR="00425FA2">
        <w:rPr>
          <w:rFonts w:hint="cs"/>
          <w:rtl/>
        </w:rPr>
        <w:t xml:space="preserve">לעגתי לך אז, </w:t>
      </w:r>
      <w:r w:rsidRPr="00CD067C">
        <w:rPr>
          <w:rtl/>
        </w:rPr>
        <w:t>לא האמנתי שהיית אי פעם עם מישהי."</w:t>
      </w:r>
    </w:p>
    <w:p w14:paraId="1FD3646A" w14:textId="0653C12B" w:rsidR="004627AB" w:rsidRDefault="004627AB" w:rsidP="00250000">
      <w:pPr>
        <w:rPr>
          <w:rtl/>
        </w:rPr>
      </w:pPr>
      <w:r w:rsidRPr="00CD067C">
        <w:rPr>
          <w:rtl/>
        </w:rPr>
        <w:t xml:space="preserve">אלכס משך בכתפיו. "זה היה </w:t>
      </w:r>
      <w:r w:rsidR="00F97A34">
        <w:rPr>
          <w:rtl/>
        </w:rPr>
        <w:t>כל כך</w:t>
      </w:r>
      <w:r w:rsidRPr="00CD067C">
        <w:rPr>
          <w:rtl/>
        </w:rPr>
        <w:t xml:space="preserve"> מזמן."</w:t>
      </w:r>
    </w:p>
    <w:p w14:paraId="0BC00AA8" w14:textId="77777777" w:rsidR="00302831" w:rsidRDefault="00302831" w:rsidP="00425FA2">
      <w:pPr>
        <w:rPr>
          <w:rtl/>
        </w:rPr>
      </w:pPr>
      <w:r>
        <w:rPr>
          <w:rFonts w:hint="cs"/>
          <w:rtl/>
        </w:rPr>
        <w:lastRenderedPageBreak/>
        <w:t>"</w:t>
      </w:r>
      <w:r w:rsidR="00425FA2">
        <w:rPr>
          <w:rFonts w:hint="cs"/>
          <w:rtl/>
        </w:rPr>
        <w:t>תודה</w:t>
      </w:r>
      <w:r w:rsidR="00EB536D">
        <w:rPr>
          <w:rFonts w:hint="cs"/>
          <w:rtl/>
        </w:rPr>
        <w:t xml:space="preserve"> על שלא הטחת בי שבעצם כבר היית איתה."</w:t>
      </w:r>
    </w:p>
    <w:p w14:paraId="616581D5" w14:textId="77777777" w:rsidR="00EB536D" w:rsidRPr="00CD067C" w:rsidRDefault="00EB536D" w:rsidP="00250000">
      <w:pPr>
        <w:rPr>
          <w:rtl/>
        </w:rPr>
      </w:pPr>
      <w:r>
        <w:rPr>
          <w:rFonts w:hint="cs"/>
          <w:rtl/>
        </w:rPr>
        <w:t>"אני לעולם לא אפגע בך, ארקדי, אני מקווה שאתה יודע את זה."</w:t>
      </w:r>
    </w:p>
    <w:p w14:paraId="0E32A811" w14:textId="04EF0DFA" w:rsidR="0029367F" w:rsidRPr="00CD067C" w:rsidRDefault="0029367F" w:rsidP="001E7A3F">
      <w:pPr>
        <w:rPr>
          <w:rtl/>
        </w:rPr>
      </w:pPr>
      <w:r w:rsidRPr="00CD067C">
        <w:rPr>
          <w:rtl/>
        </w:rPr>
        <w:t xml:space="preserve">הדיסק </w:t>
      </w:r>
      <w:r w:rsidR="001E7A3F">
        <w:rPr>
          <w:rFonts w:hint="cs"/>
          <w:rtl/>
        </w:rPr>
        <w:t>הסתיים</w:t>
      </w:r>
      <w:r w:rsidRPr="00CD067C">
        <w:rPr>
          <w:rtl/>
        </w:rPr>
        <w:t>, והרוחות הזרות, הסבלניות של רחובות עזו</w:t>
      </w:r>
      <w:r>
        <w:rPr>
          <w:rtl/>
        </w:rPr>
        <w:t>בים בלוס אנג'לס, של פארקים רחבי</w:t>
      </w:r>
      <w:r>
        <w:rPr>
          <w:rFonts w:hint="cs"/>
          <w:rtl/>
        </w:rPr>
        <w:t>-</w:t>
      </w:r>
      <w:r w:rsidRPr="00CD067C">
        <w:rPr>
          <w:rtl/>
        </w:rPr>
        <w:t>ידיים ומדבריות פינו את מקומן ל</w:t>
      </w:r>
      <w:r w:rsidR="004C59E0">
        <w:rPr>
          <w:rtl/>
        </w:rPr>
        <w:t>אוויר</w:t>
      </w:r>
      <w:r w:rsidRPr="00CD067C">
        <w:rPr>
          <w:rtl/>
        </w:rPr>
        <w:t xml:space="preserve"> עמוס עשן מכוניות ולחות של יום חשוף וטורדני בישראל.</w:t>
      </w:r>
    </w:p>
    <w:p w14:paraId="486645EE" w14:textId="1321BD82" w:rsidR="004627AB" w:rsidRPr="00CD067C" w:rsidRDefault="00E246D9" w:rsidP="001E7A3F">
      <w:pPr>
        <w:rPr>
          <w:rtl/>
        </w:rPr>
      </w:pPr>
      <w:r>
        <w:rPr>
          <w:rtl/>
        </w:rPr>
        <w:t xml:space="preserve">"היית </w:t>
      </w:r>
      <w:r w:rsidR="00F97A34">
        <w:rPr>
          <w:rtl/>
        </w:rPr>
        <w:t>כל כך</w:t>
      </w:r>
      <w:r w:rsidR="004627AB" w:rsidRPr="00CD067C">
        <w:rPr>
          <w:rtl/>
        </w:rPr>
        <w:t xml:space="preserve"> בטוח שתהיה לך חברה מייד. </w:t>
      </w:r>
      <w:r w:rsidR="00F06A3F">
        <w:rPr>
          <w:rtl/>
        </w:rPr>
        <w:t>עכשיו</w:t>
      </w:r>
      <w:r w:rsidR="004627AB" w:rsidRPr="00CD067C">
        <w:rPr>
          <w:rtl/>
        </w:rPr>
        <w:t xml:space="preserve"> אני מבין מאי</w:t>
      </w:r>
      <w:r w:rsidR="001E7A3F">
        <w:rPr>
          <w:rFonts w:hint="cs"/>
          <w:rtl/>
        </w:rPr>
        <w:t>ין</w:t>
      </w:r>
      <w:r w:rsidR="004627AB" w:rsidRPr="00CD067C">
        <w:rPr>
          <w:rtl/>
        </w:rPr>
        <w:t xml:space="preserve"> הביטחון </w:t>
      </w:r>
      <w:r w:rsidR="00D65149">
        <w:rPr>
          <w:rtl/>
        </w:rPr>
        <w:t>הזה</w:t>
      </w:r>
      <w:r w:rsidR="00D65149">
        <w:rPr>
          <w:rFonts w:hint="cs"/>
          <w:rtl/>
        </w:rPr>
        <w:t xml:space="preserve"> </w:t>
      </w:r>
      <w:r w:rsidR="00D65149">
        <w:rPr>
          <w:rtl/>
        </w:rPr>
        <w:t>–</w:t>
      </w:r>
      <w:r w:rsidR="00D65149">
        <w:rPr>
          <w:rFonts w:hint="cs"/>
          <w:rtl/>
        </w:rPr>
        <w:t xml:space="preserve"> </w:t>
      </w:r>
      <w:r w:rsidR="004627AB" w:rsidRPr="00CD067C">
        <w:rPr>
          <w:rtl/>
        </w:rPr>
        <w:t xml:space="preserve">תמיד </w:t>
      </w:r>
      <w:r w:rsidR="001C5A04">
        <w:rPr>
          <w:rtl/>
        </w:rPr>
        <w:t>הייתה</w:t>
      </w:r>
      <w:r w:rsidR="004627AB" w:rsidRPr="00CD067C">
        <w:rPr>
          <w:rtl/>
        </w:rPr>
        <w:t xml:space="preserve"> לך מישהי."</w:t>
      </w:r>
    </w:p>
    <w:p w14:paraId="16958651" w14:textId="05A854CB" w:rsidR="004627AB" w:rsidRPr="00CD067C" w:rsidRDefault="004627AB" w:rsidP="00250000">
      <w:pPr>
        <w:rPr>
          <w:rtl/>
        </w:rPr>
      </w:pPr>
      <w:r w:rsidRPr="00CD067C">
        <w:rPr>
          <w:rtl/>
        </w:rPr>
        <w:t>"</w:t>
      </w:r>
      <w:r w:rsidR="00F06A3F">
        <w:rPr>
          <w:rtl/>
        </w:rPr>
        <w:t>עכשיו</w:t>
      </w:r>
      <w:r w:rsidRPr="00CD067C">
        <w:rPr>
          <w:rtl/>
        </w:rPr>
        <w:t xml:space="preserve"> אין לי."</w:t>
      </w:r>
    </w:p>
    <w:p w14:paraId="014E9684" w14:textId="77777777" w:rsidR="004627AB" w:rsidRPr="00CD067C" w:rsidRDefault="004627AB" w:rsidP="00250000">
      <w:pPr>
        <w:rPr>
          <w:rtl/>
        </w:rPr>
      </w:pPr>
      <w:r w:rsidRPr="00CD067C">
        <w:rPr>
          <w:rtl/>
        </w:rPr>
        <w:t>"ונטע? נפרדתם?"</w:t>
      </w:r>
    </w:p>
    <w:p w14:paraId="3EF0E533" w14:textId="77777777" w:rsidR="004627AB" w:rsidRPr="00CD067C" w:rsidRDefault="004627AB" w:rsidP="00250000">
      <w:pPr>
        <w:rPr>
          <w:rtl/>
        </w:rPr>
      </w:pPr>
      <w:r w:rsidRPr="00CD067C">
        <w:rPr>
          <w:rtl/>
        </w:rPr>
        <w:t>"לפני כמה ימים."</w:t>
      </w:r>
    </w:p>
    <w:p w14:paraId="3A95A58D" w14:textId="23786ED1" w:rsidR="004627AB" w:rsidRPr="00CD067C" w:rsidRDefault="004627AB" w:rsidP="00E246D9">
      <w:pPr>
        <w:rPr>
          <w:rtl/>
        </w:rPr>
      </w:pPr>
      <w:r w:rsidRPr="00CD067C">
        <w:rPr>
          <w:rtl/>
        </w:rPr>
        <w:t xml:space="preserve">"אני מת ממך, אלכס. בן </w:t>
      </w:r>
      <w:r w:rsidR="00E246D9">
        <w:rPr>
          <w:rFonts w:hint="cs"/>
          <w:rtl/>
        </w:rPr>
        <w:t>שתים-עשרה</w:t>
      </w:r>
      <w:r w:rsidRPr="00CD067C">
        <w:rPr>
          <w:rtl/>
        </w:rPr>
        <w:t>? זה לא מוגזם?"</w:t>
      </w:r>
    </w:p>
    <w:p w14:paraId="19FCF73B" w14:textId="77777777" w:rsidR="004627AB" w:rsidRPr="00CD067C" w:rsidRDefault="004627AB" w:rsidP="00250000">
      <w:pPr>
        <w:rPr>
          <w:rtl/>
        </w:rPr>
      </w:pPr>
      <w:r w:rsidRPr="00CD067C">
        <w:rPr>
          <w:rtl/>
        </w:rPr>
        <w:t>"אתה לא כועס, נכון ארקדי?"</w:t>
      </w:r>
    </w:p>
    <w:p w14:paraId="18A54038" w14:textId="77777777" w:rsidR="004627AB" w:rsidRPr="00CD067C" w:rsidRDefault="004627AB" w:rsidP="00250000">
      <w:pPr>
        <w:rPr>
          <w:rtl/>
        </w:rPr>
      </w:pPr>
      <w:r w:rsidRPr="00CD067C">
        <w:rPr>
          <w:rtl/>
        </w:rPr>
        <w:t>"אני מת ממך, אלכס. מת!"</w:t>
      </w:r>
    </w:p>
    <w:p w14:paraId="169D5726" w14:textId="77777777" w:rsidR="004627AB" w:rsidRPr="00CD067C" w:rsidRDefault="004627AB" w:rsidP="00250000">
      <w:pPr>
        <w:rPr>
          <w:rtl/>
        </w:rPr>
      </w:pPr>
      <w:r w:rsidRPr="00CD067C">
        <w:rPr>
          <w:rtl/>
        </w:rPr>
        <w:t>"טוב נו, העיקר שסלחת לי. נכון?"</w:t>
      </w:r>
    </w:p>
    <w:p w14:paraId="2D250620" w14:textId="531547ED" w:rsidR="004627AB" w:rsidRPr="00CD067C" w:rsidRDefault="004627AB" w:rsidP="00C41D92">
      <w:pPr>
        <w:rPr>
          <w:rtl/>
        </w:rPr>
      </w:pPr>
      <w:r w:rsidRPr="00CD067C">
        <w:rPr>
          <w:rtl/>
        </w:rPr>
        <w:t>"</w:t>
      </w:r>
      <w:r w:rsidR="00C41D92">
        <w:rPr>
          <w:rFonts w:hint="cs"/>
          <w:rtl/>
        </w:rPr>
        <w:t xml:space="preserve">סלחתי, סלחתי. אין על מה לסלוח, גיל שתים-עשרה. </w:t>
      </w:r>
      <w:r w:rsidRPr="00CD067C">
        <w:rPr>
          <w:rtl/>
        </w:rPr>
        <w:t>אבל למה היא סיפרה לי כ</w:t>
      </w:r>
      <w:r w:rsidR="00E246D9">
        <w:rPr>
          <w:rFonts w:hint="cs"/>
          <w:rtl/>
        </w:rPr>
        <w:t>ך</w:t>
      </w:r>
      <w:r w:rsidRPr="00CD067C">
        <w:rPr>
          <w:rtl/>
        </w:rPr>
        <w:t xml:space="preserve"> שא</w:t>
      </w:r>
      <w:r w:rsidR="00E246D9">
        <w:rPr>
          <w:rFonts w:hint="cs"/>
          <w:rtl/>
        </w:rPr>
        <w:t>אמין</w:t>
      </w:r>
      <w:r w:rsidRPr="00CD067C">
        <w:rPr>
          <w:rtl/>
        </w:rPr>
        <w:t xml:space="preserve"> שבגדתם בי? למה לא סיפרה את כל האמת?"</w:t>
      </w:r>
    </w:p>
    <w:p w14:paraId="0068D1BF" w14:textId="77777777" w:rsidR="007B6BE4" w:rsidRDefault="004627AB" w:rsidP="00250000">
      <w:pPr>
        <w:rPr>
          <w:rtl/>
        </w:rPr>
      </w:pPr>
      <w:r w:rsidRPr="00CD067C">
        <w:rPr>
          <w:rtl/>
        </w:rPr>
        <w:t>"</w:t>
      </w:r>
      <w:r w:rsidR="007B6BE4">
        <w:rPr>
          <w:rFonts w:hint="cs"/>
          <w:rtl/>
        </w:rPr>
        <w:t>אתה יודע למה."</w:t>
      </w:r>
    </w:p>
    <w:p w14:paraId="504330E0" w14:textId="727543AF" w:rsidR="007B6BE4" w:rsidRDefault="007B6BE4" w:rsidP="00250000">
      <w:pPr>
        <w:rPr>
          <w:rtl/>
        </w:rPr>
      </w:pPr>
      <w:r>
        <w:rPr>
          <w:rFonts w:hint="cs"/>
          <w:rtl/>
        </w:rPr>
        <w:t xml:space="preserve">"כי היא רצתה שאכעס </w:t>
      </w:r>
      <w:r w:rsidR="0059551E">
        <w:rPr>
          <w:rFonts w:hint="cs"/>
          <w:rtl/>
        </w:rPr>
        <w:t xml:space="preserve">גם </w:t>
      </w:r>
      <w:r>
        <w:rPr>
          <w:rFonts w:hint="cs"/>
          <w:rtl/>
        </w:rPr>
        <w:t>עליך?"</w:t>
      </w:r>
    </w:p>
    <w:p w14:paraId="3CB6ECD3" w14:textId="74FA9314" w:rsidR="004627AB" w:rsidRPr="00CD067C" w:rsidRDefault="004627AB" w:rsidP="00250000">
      <w:pPr>
        <w:rPr>
          <w:rtl/>
        </w:rPr>
      </w:pPr>
      <w:r w:rsidRPr="00CD067C">
        <w:rPr>
          <w:rtl/>
        </w:rPr>
        <w:t>"</w:t>
      </w:r>
      <w:r w:rsidR="007B6BE4">
        <w:rPr>
          <w:rFonts w:hint="cs"/>
          <w:rtl/>
        </w:rPr>
        <w:t xml:space="preserve">מה </w:t>
      </w:r>
      <w:r w:rsidR="004C59E0">
        <w:rPr>
          <w:rFonts w:hint="cs"/>
          <w:rtl/>
        </w:rPr>
        <w:t>פתאום</w:t>
      </w:r>
      <w:r w:rsidR="007B6BE4">
        <w:rPr>
          <w:rFonts w:hint="cs"/>
          <w:rtl/>
        </w:rPr>
        <w:t>? אתה לא מבין כלום בפרידות, ארקדי. עוד תגדל ותלמד." [</w:t>
      </w:r>
      <w:r w:rsidRPr="00CD067C">
        <w:rPr>
          <w:rtl/>
        </w:rPr>
        <w:t>כי אם תאמין שהיא בגדה בך, תכעס עליה ו</w:t>
      </w:r>
      <w:r w:rsidR="00282C23">
        <w:rPr>
          <w:rFonts w:hint="cs"/>
          <w:rtl/>
        </w:rPr>
        <w:t xml:space="preserve">אולי </w:t>
      </w:r>
      <w:r w:rsidR="007B6BE4">
        <w:rPr>
          <w:rtl/>
        </w:rPr>
        <w:t>תרגיש פגוע פחות.</w:t>
      </w:r>
      <w:r w:rsidR="0059551E">
        <w:rPr>
          <w:rFonts w:hint="cs"/>
          <w:rtl/>
        </w:rPr>
        <w:t xml:space="preserve"> וגם </w:t>
      </w:r>
      <w:r w:rsidR="0059551E">
        <w:rPr>
          <w:rtl/>
        </w:rPr>
        <w:t>–</w:t>
      </w:r>
      <w:r w:rsidR="0059551E">
        <w:rPr>
          <w:rFonts w:hint="cs"/>
          <w:rtl/>
        </w:rPr>
        <w:t xml:space="preserve"> יותר קל להפרד ממישהו כשהוא כועס עליך מסיבה קונקרטית ולא סתם לבא ולהגיד לו </w:t>
      </w:r>
      <w:r w:rsidR="0059551E">
        <w:rPr>
          <w:rtl/>
        </w:rPr>
        <w:t>–</w:t>
      </w:r>
      <w:r w:rsidR="0059551E">
        <w:rPr>
          <w:rFonts w:hint="cs"/>
          <w:rtl/>
        </w:rPr>
        <w:t xml:space="preserve"> אני כבר לא אוהבת אותך יותר, לא בגלל שום דבר שעשית, אני לא סובלת אותך יותר, בוא נבטל את החתונה.</w:t>
      </w:r>
      <w:r w:rsidR="007B6BE4">
        <w:rPr>
          <w:rFonts w:hint="cs"/>
          <w:rtl/>
        </w:rPr>
        <w:t>]</w:t>
      </w:r>
    </w:p>
    <w:p w14:paraId="50A82EA5" w14:textId="77777777" w:rsidR="004627AB" w:rsidRPr="00CD067C" w:rsidRDefault="004627AB" w:rsidP="00250000">
      <w:pPr>
        <w:rPr>
          <w:rtl/>
        </w:rPr>
      </w:pPr>
      <w:r w:rsidRPr="00CD067C">
        <w:rPr>
          <w:rtl/>
        </w:rPr>
        <w:t>"</w:t>
      </w:r>
      <w:r w:rsidR="0059551E">
        <w:rPr>
          <w:rFonts w:hint="cs"/>
          <w:rtl/>
        </w:rPr>
        <w:t>אני באמת לא קולט מה עבר לה בראש</w:t>
      </w:r>
      <w:r w:rsidR="00FD51B9">
        <w:rPr>
          <w:rFonts w:hint="cs"/>
          <w:rtl/>
        </w:rPr>
        <w:t>,</w:t>
      </w:r>
      <w:r w:rsidRPr="00CD067C">
        <w:rPr>
          <w:rtl/>
        </w:rPr>
        <w:t>"</w:t>
      </w:r>
      <w:r w:rsidR="00FD51B9">
        <w:rPr>
          <w:rFonts w:hint="cs"/>
          <w:rtl/>
        </w:rPr>
        <w:t xml:space="preserve"> ארקדי אמר. </w:t>
      </w:r>
      <w:r w:rsidR="004A19DB">
        <w:rPr>
          <w:rFonts w:hint="cs"/>
          <w:rtl/>
        </w:rPr>
        <w:t>[</w:t>
      </w:r>
      <w:r w:rsidR="00FD51B9">
        <w:rPr>
          <w:rFonts w:hint="cs"/>
          <w:rtl/>
        </w:rPr>
        <w:t>הוא היה מוכרח לוודא שגם אלכס מבין שארקדי עדיין היה חשוב ל</w:t>
      </w:r>
      <w:r w:rsidR="00D60CDC">
        <w:rPr>
          <w:rFonts w:hint="cs"/>
          <w:rtl/>
        </w:rPr>
        <w:t xml:space="preserve">ה, גם </w:t>
      </w:r>
      <w:r w:rsidR="00E246D9">
        <w:rPr>
          <w:rFonts w:hint="cs"/>
          <w:rtl/>
        </w:rPr>
        <w:t>כשהחליטה</w:t>
      </w:r>
      <w:r w:rsidR="00FD51B9">
        <w:rPr>
          <w:rFonts w:hint="cs"/>
          <w:rtl/>
        </w:rPr>
        <w:t xml:space="preserve"> לא להנשא לו.</w:t>
      </w:r>
      <w:r w:rsidR="004A19DB">
        <w:rPr>
          <w:rFonts w:hint="cs"/>
          <w:rtl/>
        </w:rPr>
        <w:t>]</w:t>
      </w:r>
    </w:p>
    <w:p w14:paraId="5F126188" w14:textId="77777777" w:rsidR="004627AB" w:rsidRPr="00CD067C" w:rsidRDefault="004627AB" w:rsidP="00250000">
      <w:pPr>
        <w:rPr>
          <w:rtl/>
        </w:rPr>
      </w:pPr>
      <w:r w:rsidRPr="00CD067C">
        <w:rPr>
          <w:rtl/>
        </w:rPr>
        <w:t>"עזוב. באתי לנחם אותך, אם יש במה."</w:t>
      </w:r>
    </w:p>
    <w:p w14:paraId="5F348655" w14:textId="77777777" w:rsidR="004627AB" w:rsidRPr="00CD067C" w:rsidRDefault="004627AB" w:rsidP="00250000">
      <w:pPr>
        <w:rPr>
          <w:rtl/>
        </w:rPr>
      </w:pPr>
      <w:r w:rsidRPr="00CD067C">
        <w:rPr>
          <w:rtl/>
        </w:rPr>
        <w:t>"היינו אמורים להתחתן יום אחרי הבחינה האחרונה של הסמסטר."</w:t>
      </w:r>
    </w:p>
    <w:p w14:paraId="7D12423E" w14:textId="77777777" w:rsidR="004627AB" w:rsidRPr="00CD067C" w:rsidRDefault="004627AB" w:rsidP="00250000">
      <w:pPr>
        <w:rPr>
          <w:rtl/>
        </w:rPr>
      </w:pPr>
      <w:r w:rsidRPr="00CD067C">
        <w:rPr>
          <w:rtl/>
        </w:rPr>
        <w:t>"כן."</w:t>
      </w:r>
    </w:p>
    <w:p w14:paraId="40843CC9" w14:textId="77777777" w:rsidR="004627AB" w:rsidRPr="00CD067C" w:rsidRDefault="004627AB" w:rsidP="00250000">
      <w:pPr>
        <w:rPr>
          <w:rtl/>
        </w:rPr>
      </w:pPr>
      <w:r w:rsidRPr="00CD067C">
        <w:rPr>
          <w:rtl/>
        </w:rPr>
        <w:t>"יש לי בחינות ואני לא מסוגל להתרכז בכלום."</w:t>
      </w:r>
    </w:p>
    <w:p w14:paraId="2C1CB307" w14:textId="4625A942" w:rsidR="004627AB" w:rsidRPr="00CD067C" w:rsidRDefault="004627AB" w:rsidP="00250000">
      <w:pPr>
        <w:rPr>
          <w:rtl/>
        </w:rPr>
      </w:pPr>
      <w:r w:rsidRPr="00CD067C">
        <w:rPr>
          <w:rtl/>
        </w:rPr>
        <w:t xml:space="preserve">"רוצה לבוא איתנו? אנחנו הולכים לבקר את </w:t>
      </w:r>
      <w:r w:rsidR="008B1B44">
        <w:rPr>
          <w:rtl/>
        </w:rPr>
        <w:t>סופי</w:t>
      </w:r>
      <w:r w:rsidRPr="00CD067C">
        <w:rPr>
          <w:rtl/>
        </w:rPr>
        <w:t>."</w:t>
      </w:r>
    </w:p>
    <w:p w14:paraId="640CDC5F" w14:textId="77777777" w:rsidR="004627AB" w:rsidRPr="00CD067C" w:rsidRDefault="004627AB" w:rsidP="00250000">
      <w:pPr>
        <w:rPr>
          <w:rtl/>
        </w:rPr>
      </w:pPr>
      <w:r w:rsidRPr="00CD067C">
        <w:rPr>
          <w:rtl/>
        </w:rPr>
        <w:t>"איזה בילוי!"</w:t>
      </w:r>
    </w:p>
    <w:p w14:paraId="5C6F17A1" w14:textId="77777777" w:rsidR="004627AB" w:rsidRPr="00CD067C" w:rsidRDefault="004627AB" w:rsidP="00250000">
      <w:pPr>
        <w:rPr>
          <w:rtl/>
        </w:rPr>
      </w:pPr>
      <w:r w:rsidRPr="00CD067C">
        <w:rPr>
          <w:rtl/>
        </w:rPr>
        <w:t>"זה כל מה שיש לי להציע, מצטער."</w:t>
      </w:r>
    </w:p>
    <w:p w14:paraId="2CEA63A4" w14:textId="77777777" w:rsidR="004627AB" w:rsidRPr="00CD067C" w:rsidRDefault="004627AB" w:rsidP="00250000">
      <w:pPr>
        <w:rPr>
          <w:rtl/>
        </w:rPr>
      </w:pPr>
      <w:r w:rsidRPr="00CD067C">
        <w:rPr>
          <w:rtl/>
        </w:rPr>
        <w:t xml:space="preserve">"אתה יודע," ארקדי </w:t>
      </w:r>
      <w:r w:rsidR="00E425A6">
        <w:rPr>
          <w:rFonts w:hint="cs"/>
          <w:rtl/>
        </w:rPr>
        <w:t xml:space="preserve">אמר </w:t>
      </w:r>
      <w:r w:rsidRPr="00CD067C">
        <w:rPr>
          <w:rtl/>
        </w:rPr>
        <w:t>כשהם יצאו מביתו, בדרך הקצרה לבית הוריו של אלכס. "אי אפשר לבטא במילים את כאב האהבה שנגדעה."</w:t>
      </w:r>
    </w:p>
    <w:p w14:paraId="36FD507D" w14:textId="77777777" w:rsidR="004627AB" w:rsidRPr="00CD067C" w:rsidRDefault="004627AB" w:rsidP="00250000">
      <w:pPr>
        <w:rPr>
          <w:rtl/>
        </w:rPr>
      </w:pPr>
      <w:r w:rsidRPr="00CD067C">
        <w:rPr>
          <w:rtl/>
        </w:rPr>
        <w:t>אלכס חייך.</w:t>
      </w:r>
    </w:p>
    <w:p w14:paraId="2F0590F2" w14:textId="77777777" w:rsidR="004627AB" w:rsidRPr="00CD067C" w:rsidRDefault="004627AB" w:rsidP="00250000">
      <w:pPr>
        <w:rPr>
          <w:rtl/>
        </w:rPr>
      </w:pPr>
      <w:r w:rsidRPr="00CD067C">
        <w:rPr>
          <w:rtl/>
        </w:rPr>
        <w:t>"זה לא מצחיק, אלכס. אי אפשר ל</w:t>
      </w:r>
      <w:r w:rsidRPr="00CD067C">
        <w:rPr>
          <w:rFonts w:hint="cs"/>
          <w:rtl/>
        </w:rPr>
        <w:t>הביע</w:t>
      </w:r>
      <w:r w:rsidRPr="00CD067C">
        <w:rPr>
          <w:rtl/>
        </w:rPr>
        <w:t xml:space="preserve"> במילים – "</w:t>
      </w:r>
    </w:p>
    <w:p w14:paraId="03965CF9" w14:textId="6F0EB879" w:rsidR="004627AB" w:rsidRPr="00CD067C" w:rsidRDefault="004627AB" w:rsidP="00250000">
      <w:pPr>
        <w:rPr>
          <w:rtl/>
        </w:rPr>
      </w:pPr>
      <w:r w:rsidRPr="00CD067C">
        <w:rPr>
          <w:rtl/>
        </w:rPr>
        <w:lastRenderedPageBreak/>
        <w:t xml:space="preserve">"אין אף תחושה שאפשר להביע במילים. אי אפשר להביע במילים את התחושה של </w:t>
      </w:r>
      <w:r w:rsidR="00DD270C">
        <w:rPr>
          <w:rtl/>
        </w:rPr>
        <w:t>שמיים</w:t>
      </w:r>
      <w:r w:rsidRPr="00CD067C">
        <w:rPr>
          <w:rtl/>
        </w:rPr>
        <w:t xml:space="preserve"> כחולים ואת התחושה של מים קרים והתחושה של רוח ושל שקט. אי אפשר להביע במילים את הטעם של לקרדה. אז מה. ויש אנשים שמתגעגעים לנתח לקרדה מעושנת יותר מאשר לאהובה שלהם."</w:t>
      </w:r>
    </w:p>
    <w:p w14:paraId="3A7973C1" w14:textId="4C979AEF" w:rsidR="004627AB" w:rsidRDefault="004627AB" w:rsidP="00250000">
      <w:pPr>
        <w:rPr>
          <w:rtl/>
        </w:rPr>
      </w:pPr>
      <w:r w:rsidRPr="00CD067C">
        <w:rPr>
          <w:rtl/>
        </w:rPr>
        <w:t>ארקדי צחק. "נכון</w:t>
      </w:r>
      <w:r w:rsidR="00352290">
        <w:rPr>
          <w:rtl/>
        </w:rPr>
        <w:t xml:space="preserve"> מאוד.</w:t>
      </w:r>
      <w:r w:rsidRPr="00CD067C">
        <w:rPr>
          <w:rtl/>
        </w:rPr>
        <w:t xml:space="preserve"> אני מכיר כמה כאלה."</w:t>
      </w:r>
    </w:p>
    <w:p w14:paraId="605A8EE6" w14:textId="77777777" w:rsidR="00D7123C" w:rsidRDefault="0038357A" w:rsidP="00250000">
      <w:pPr>
        <w:rPr>
          <w:rtl/>
        </w:rPr>
      </w:pPr>
      <w:r>
        <w:rPr>
          <w:rFonts w:hint="cs"/>
          <w:rtl/>
        </w:rPr>
        <w:t xml:space="preserve">[ארקדי נדהם ומזועזע כשמתחוור לו שהדבר שהכי הפריע לו ב"בגידה" של אלכס עם הדס הוא שארקדי לא ידע את זה על אלכס </w:t>
      </w:r>
      <w:r>
        <w:rPr>
          <w:rtl/>
        </w:rPr>
        <w:t>–</w:t>
      </w:r>
      <w:r>
        <w:rPr>
          <w:rFonts w:hint="cs"/>
          <w:rtl/>
        </w:rPr>
        <w:t xml:space="preserve"> זה שאלכס הסתיר ממנו סוד כזה, </w:t>
      </w:r>
      <w:r w:rsidRPr="0038357A">
        <w:rPr>
          <w:rFonts w:hint="cs"/>
          <w:u w:val="double"/>
          <w:rtl/>
        </w:rPr>
        <w:t>זאת</w:t>
      </w:r>
      <w:r>
        <w:rPr>
          <w:rFonts w:hint="cs"/>
          <w:rtl/>
        </w:rPr>
        <w:t xml:space="preserve"> הבגידה.</w:t>
      </w:r>
    </w:p>
    <w:p w14:paraId="0D28FAF4" w14:textId="549F74D2" w:rsidR="00D7123C" w:rsidRDefault="00D7123C" w:rsidP="00250000">
      <w:pPr>
        <w:rPr>
          <w:rtl/>
        </w:rPr>
      </w:pPr>
      <w:r>
        <w:rPr>
          <w:rFonts w:hint="cs"/>
          <w:rtl/>
        </w:rPr>
        <w:t xml:space="preserve">עוד משהו עצום </w:t>
      </w:r>
      <w:r>
        <w:rPr>
          <w:rtl/>
        </w:rPr>
        <w:t>–</w:t>
      </w:r>
      <w:r>
        <w:rPr>
          <w:rFonts w:hint="cs"/>
          <w:rtl/>
        </w:rPr>
        <w:t xml:space="preserve"> כשמתברר לארקדי שאלכס שכב עם הדס, היא </w:t>
      </w:r>
      <w:r w:rsidR="004C59E0">
        <w:rPr>
          <w:rFonts w:hint="cs"/>
          <w:rtl/>
        </w:rPr>
        <w:t>פתאום</w:t>
      </w:r>
      <w:r>
        <w:rPr>
          <w:rFonts w:hint="cs"/>
          <w:rtl/>
        </w:rPr>
        <w:t xml:space="preserve"> נהיית יותר נחשקת בעיניו.</w:t>
      </w:r>
      <w:r w:rsidR="006F3490">
        <w:rPr>
          <w:rFonts w:hint="cs"/>
          <w:rtl/>
        </w:rPr>
        <w:t>]</w:t>
      </w:r>
    </w:p>
    <w:p w14:paraId="5D2AC645" w14:textId="77777777" w:rsidR="000F60B7" w:rsidRDefault="000F60B7" w:rsidP="00250000">
      <w:pPr>
        <w:rPr>
          <w:rtl/>
        </w:rPr>
      </w:pPr>
    </w:p>
    <w:p w14:paraId="5DCD6DA5" w14:textId="0A12EF57" w:rsidR="006D4660" w:rsidRPr="0044357B" w:rsidRDefault="00A221CB" w:rsidP="00322FD3">
      <w:pPr>
        <w:pStyle w:val="Heading2"/>
        <w:rPr>
          <w:rtl/>
        </w:rPr>
      </w:pPr>
      <w:bookmarkStart w:id="66" w:name="_Toc297351156"/>
      <w:bookmarkStart w:id="67" w:name="_Toc322023174"/>
      <w:bookmarkStart w:id="68" w:name="_Toc299174460"/>
      <w:bookmarkStart w:id="69" w:name="_Toc408762901"/>
      <w:r>
        <w:rPr>
          <w:rFonts w:hint="cs"/>
          <w:rtl/>
        </w:rPr>
        <w:t>הדבר המורכב ביותר ביקום</w:t>
      </w:r>
      <w:bookmarkEnd w:id="66"/>
      <w:bookmarkEnd w:id="67"/>
      <w:bookmarkEnd w:id="68"/>
      <w:bookmarkEnd w:id="69"/>
    </w:p>
    <w:p w14:paraId="2CF42E35" w14:textId="4BD35216" w:rsidR="004627AB" w:rsidRPr="00CD067C" w:rsidRDefault="004627AB" w:rsidP="005B2C2E">
      <w:pPr>
        <w:rPr>
          <w:rtl/>
        </w:rPr>
      </w:pPr>
      <w:r w:rsidRPr="00CD067C">
        <w:rPr>
          <w:rtl/>
        </w:rPr>
        <w:t xml:space="preserve">"אז באיזו שעה הם קבעו?" אלכס </w:t>
      </w:r>
      <w:r w:rsidR="005B2C2E">
        <w:rPr>
          <w:rFonts w:hint="cs"/>
          <w:rtl/>
        </w:rPr>
        <w:t>שאל</w:t>
      </w:r>
      <w:r w:rsidR="004A19DB">
        <w:rPr>
          <w:rFonts w:hint="cs"/>
          <w:rtl/>
        </w:rPr>
        <w:t xml:space="preserve"> </w:t>
      </w:r>
      <w:r w:rsidRPr="00CD067C">
        <w:rPr>
          <w:rtl/>
        </w:rPr>
        <w:t xml:space="preserve">כשקולין יצא אליהם לחצר הקטנה שמאחורי הבניין שבו </w:t>
      </w:r>
      <w:r w:rsidR="008B1B44">
        <w:rPr>
          <w:rtl/>
        </w:rPr>
        <w:t>סופי</w:t>
      </w:r>
      <w:r w:rsidRPr="00CD067C">
        <w:rPr>
          <w:rtl/>
        </w:rPr>
        <w:t xml:space="preserve"> </w:t>
      </w:r>
      <w:r w:rsidR="001C5A04">
        <w:rPr>
          <w:rtl/>
        </w:rPr>
        <w:t>הייתה</w:t>
      </w:r>
      <w:r w:rsidRPr="00CD067C">
        <w:rPr>
          <w:rtl/>
        </w:rPr>
        <w:t xml:space="preserve"> מאושפזת.</w:t>
      </w:r>
    </w:p>
    <w:p w14:paraId="2E9D63DF" w14:textId="77777777" w:rsidR="004627AB" w:rsidRPr="00CD067C" w:rsidRDefault="005B2C2E" w:rsidP="00250000">
      <w:pPr>
        <w:rPr>
          <w:rtl/>
        </w:rPr>
      </w:pPr>
      <w:r>
        <w:rPr>
          <w:rtl/>
        </w:rPr>
        <w:t xml:space="preserve">"מחר, תשע וחצי," </w:t>
      </w:r>
      <w:r w:rsidR="004627AB" w:rsidRPr="00CD067C">
        <w:rPr>
          <w:rtl/>
        </w:rPr>
        <w:t>קולין</w:t>
      </w:r>
      <w:r>
        <w:rPr>
          <w:rFonts w:hint="cs"/>
          <w:rtl/>
        </w:rPr>
        <w:t xml:space="preserve"> דיווח</w:t>
      </w:r>
      <w:r w:rsidR="004627AB" w:rsidRPr="00CD067C">
        <w:rPr>
          <w:rtl/>
        </w:rPr>
        <w:t>.</w:t>
      </w:r>
    </w:p>
    <w:p w14:paraId="670D39D3" w14:textId="27B637E4" w:rsidR="004627AB" w:rsidRDefault="004627AB" w:rsidP="00250000">
      <w:pPr>
        <w:rPr>
          <w:rtl/>
        </w:rPr>
      </w:pPr>
      <w:r w:rsidRPr="00CD067C">
        <w:rPr>
          <w:rtl/>
        </w:rPr>
        <w:t>"טוב."</w:t>
      </w:r>
    </w:p>
    <w:p w14:paraId="148AF6FA" w14:textId="5E20F1DF" w:rsidR="00BA41C1" w:rsidRDefault="00BA41C1" w:rsidP="00250000">
      <w:pPr>
        <w:rPr>
          <w:rtl/>
        </w:rPr>
      </w:pPr>
      <w:r>
        <w:rPr>
          <w:rFonts w:hint="cs"/>
          <w:rtl/>
        </w:rPr>
        <w:t>"נהייה דודים," אלכס אמר וחייך חיוך אווילי.</w:t>
      </w:r>
    </w:p>
    <w:p w14:paraId="3322BC3E" w14:textId="46E09BE0" w:rsidR="00BA41C1" w:rsidRDefault="00BA41C1" w:rsidP="00BA41C1">
      <w:pPr>
        <w:rPr>
          <w:rtl/>
        </w:rPr>
      </w:pPr>
      <w:r>
        <w:rPr>
          <w:rFonts w:cs="Times New Roman"/>
          <w:rtl/>
        </w:rPr>
        <w:t>ומדוע אווילי דווקא? האם אווילי לאור כל מה שעוד עתיד להתרחש? כי אם כן, הרי כל חיוך אוילי הינו</w:t>
      </w:r>
      <w:r>
        <w:rPr>
          <w:rFonts w:cs="Times New Roman" w:hint="cs"/>
          <w:rtl/>
        </w:rPr>
        <w:t>ֹ</w:t>
      </w:r>
      <w:r>
        <w:rPr>
          <w:rFonts w:cs="Times New Roman"/>
          <w:rtl/>
        </w:rPr>
        <w:t>, כי אחריתנו של כולנו היא מוות.</w:t>
      </w:r>
    </w:p>
    <w:p w14:paraId="30EBD0A7" w14:textId="62F1FE44" w:rsidR="00BA41C1" w:rsidRDefault="00BA41C1" w:rsidP="00BA41C1">
      <w:pPr>
        <w:rPr>
          <w:rFonts w:cs="Times New Roman"/>
          <w:rtl/>
        </w:rPr>
      </w:pPr>
      <w:r>
        <w:rPr>
          <w:rFonts w:cs="Times New Roman"/>
          <w:rtl/>
        </w:rPr>
        <w:t>אלא שלא בשל כך. הוא עצמו חש שלאור עוצמתה של אשמתו, שום חיוך אינו במקום. ולכן – אווילי.</w:t>
      </w:r>
    </w:p>
    <w:p w14:paraId="78B4576F" w14:textId="58D4A51C" w:rsidR="00BA41C1" w:rsidRPr="00CD067C" w:rsidRDefault="00BA41C1" w:rsidP="00BA41C1">
      <w:pPr>
        <w:rPr>
          <w:rtl/>
        </w:rPr>
      </w:pPr>
      <w:r>
        <w:rPr>
          <w:rFonts w:hint="cs"/>
          <w:rtl/>
        </w:rPr>
        <w:t>אווילי וקצר מועד.</w:t>
      </w:r>
    </w:p>
    <w:p w14:paraId="01704F5D" w14:textId="04D6C96E" w:rsidR="004627AB" w:rsidRPr="00CD067C" w:rsidRDefault="004A19DB" w:rsidP="00250000">
      <w:pPr>
        <w:rPr>
          <w:rtl/>
        </w:rPr>
      </w:pPr>
      <w:r>
        <w:rPr>
          <w:rtl/>
        </w:rPr>
        <w:t xml:space="preserve">"תינוקת חדשה," </w:t>
      </w:r>
      <w:r w:rsidR="004627AB" w:rsidRPr="00CD067C">
        <w:rPr>
          <w:rtl/>
        </w:rPr>
        <w:t xml:space="preserve">מארק </w:t>
      </w:r>
      <w:r>
        <w:rPr>
          <w:rFonts w:hint="cs"/>
          <w:rtl/>
        </w:rPr>
        <w:t xml:space="preserve">אמר </w:t>
      </w:r>
      <w:r w:rsidR="004627AB" w:rsidRPr="00CD067C">
        <w:rPr>
          <w:rtl/>
        </w:rPr>
        <w:t xml:space="preserve">וחייך </w:t>
      </w:r>
      <w:r w:rsidR="00BA41C1">
        <w:rPr>
          <w:rFonts w:hint="cs"/>
          <w:rtl/>
        </w:rPr>
        <w:t xml:space="preserve">גם הוא </w:t>
      </w:r>
      <w:r w:rsidR="004627AB" w:rsidRPr="00CD067C">
        <w:rPr>
          <w:rtl/>
        </w:rPr>
        <w:t xml:space="preserve">חיוך מטופש. </w:t>
      </w:r>
    </w:p>
    <w:p w14:paraId="4CA151FD" w14:textId="77777777" w:rsidR="004627AB" w:rsidRPr="00CD067C" w:rsidRDefault="004627AB" w:rsidP="00250000">
      <w:pPr>
        <w:rPr>
          <w:rtl/>
        </w:rPr>
      </w:pPr>
      <w:r w:rsidRPr="00CD067C">
        <w:rPr>
          <w:rtl/>
        </w:rPr>
        <w:t>"הדוד מתרגש. יפה."</w:t>
      </w:r>
    </w:p>
    <w:p w14:paraId="63D34162" w14:textId="77777777" w:rsidR="004627AB" w:rsidRPr="00CD067C" w:rsidRDefault="004627AB" w:rsidP="00250000">
      <w:pPr>
        <w:rPr>
          <w:rtl/>
        </w:rPr>
      </w:pPr>
      <w:r w:rsidRPr="00CD067C">
        <w:rPr>
          <w:rtl/>
        </w:rPr>
        <w:t>"באופן ר</w:t>
      </w:r>
      <w:r w:rsidR="005B2C2E">
        <w:rPr>
          <w:rtl/>
        </w:rPr>
        <w:t>ציונלי</w:t>
      </w:r>
      <w:r w:rsidR="005B2C2E">
        <w:rPr>
          <w:rFonts w:hint="cs"/>
          <w:rtl/>
        </w:rPr>
        <w:t>,</w:t>
      </w:r>
      <w:r w:rsidRPr="00CD067C">
        <w:rPr>
          <w:rtl/>
        </w:rPr>
        <w:t xml:space="preserve"> ברור שכל המין </w:t>
      </w:r>
      <w:r w:rsidRPr="00CD067C">
        <w:rPr>
          <w:rFonts w:hint="cs"/>
          <w:rtl/>
        </w:rPr>
        <w:t>ה</w:t>
      </w:r>
      <w:r w:rsidRPr="00CD067C">
        <w:rPr>
          <w:rtl/>
        </w:rPr>
        <w:t>אנושי יכחד בבוא היום," הוא</w:t>
      </w:r>
      <w:r w:rsidR="005B2C2E">
        <w:rPr>
          <w:rtl/>
        </w:rPr>
        <w:t xml:space="preserve"> הצטדק. "אבל בכל זאת באופן בלתי</w:t>
      </w:r>
      <w:r w:rsidR="005B2C2E">
        <w:rPr>
          <w:rFonts w:hint="cs"/>
          <w:rtl/>
        </w:rPr>
        <w:t>-</w:t>
      </w:r>
      <w:r w:rsidRPr="00CD067C">
        <w:rPr>
          <w:rtl/>
        </w:rPr>
        <w:t>רציונלי אני שמח שהיא תיוולד."</w:t>
      </w:r>
    </w:p>
    <w:p w14:paraId="3A80362D" w14:textId="77777777" w:rsidR="004627AB" w:rsidRPr="00CD067C" w:rsidRDefault="004627AB" w:rsidP="00250000">
      <w:pPr>
        <w:rPr>
          <w:rtl/>
        </w:rPr>
      </w:pPr>
      <w:r w:rsidRPr="00CD067C">
        <w:rPr>
          <w:rtl/>
        </w:rPr>
        <w:t>"ברוך השם שאתה שמח."</w:t>
      </w:r>
    </w:p>
    <w:p w14:paraId="63AB3390" w14:textId="77777777" w:rsidR="004627AB" w:rsidRPr="00CD067C" w:rsidRDefault="004627AB" w:rsidP="00250000">
      <w:pPr>
        <w:rPr>
          <w:rtl/>
        </w:rPr>
      </w:pPr>
      <w:r w:rsidRPr="00CD067C">
        <w:rPr>
          <w:rtl/>
        </w:rPr>
        <w:t>"כולם אמורים לבוא, לא?" אמר אלכס.</w:t>
      </w:r>
    </w:p>
    <w:p w14:paraId="39E605A3" w14:textId="77777777" w:rsidR="004627AB" w:rsidRPr="00CD067C" w:rsidRDefault="004627AB" w:rsidP="00250000">
      <w:pPr>
        <w:rPr>
          <w:rtl/>
        </w:rPr>
      </w:pPr>
      <w:r w:rsidRPr="00CD067C">
        <w:rPr>
          <w:rtl/>
        </w:rPr>
        <w:t>"אתה לא חייב."</w:t>
      </w:r>
    </w:p>
    <w:p w14:paraId="48730E63" w14:textId="17B282B1" w:rsidR="004627AB" w:rsidRPr="00CD067C" w:rsidRDefault="0070389A" w:rsidP="0070389A">
      <w:pPr>
        <w:rPr>
          <w:rtl/>
        </w:rPr>
      </w:pPr>
      <w:r>
        <w:rPr>
          <w:rtl/>
        </w:rPr>
        <w:t xml:space="preserve">"אני יודע," אלכס </w:t>
      </w:r>
      <w:r>
        <w:rPr>
          <w:rFonts w:hint="cs"/>
          <w:rtl/>
        </w:rPr>
        <w:t>הצית</w:t>
      </w:r>
      <w:r w:rsidR="004627AB" w:rsidRPr="00CD067C">
        <w:rPr>
          <w:rtl/>
        </w:rPr>
        <w:t xml:space="preserve"> בטראגיות עוד סיגריה ל</w:t>
      </w:r>
      <w:r w:rsidR="00DB4C54">
        <w:rPr>
          <w:rtl/>
        </w:rPr>
        <w:t>קתרין</w:t>
      </w:r>
      <w:r w:rsidR="004627AB" w:rsidRPr="00CD067C">
        <w:rPr>
          <w:rtl/>
        </w:rPr>
        <w:t xml:space="preserve"> ולעצמו.</w:t>
      </w:r>
    </w:p>
    <w:p w14:paraId="00FBD372" w14:textId="34CFCB2C" w:rsidR="004627AB" w:rsidRPr="00CD067C" w:rsidRDefault="004627AB" w:rsidP="00F57F1C">
      <w:pPr>
        <w:rPr>
          <w:rtl/>
        </w:rPr>
      </w:pPr>
      <w:r w:rsidRPr="00CD067C">
        <w:rPr>
          <w:rtl/>
        </w:rPr>
        <w:t>"מה אתה כזה, אלכס?" קולין</w:t>
      </w:r>
      <w:r w:rsidR="0070389A">
        <w:rPr>
          <w:rFonts w:hint="cs"/>
          <w:rtl/>
        </w:rPr>
        <w:t xml:space="preserve"> </w:t>
      </w:r>
      <w:r w:rsidR="00DD242C">
        <w:rPr>
          <w:rFonts w:hint="cs"/>
          <w:rtl/>
        </w:rPr>
        <w:t>גער בו</w:t>
      </w:r>
      <w:r w:rsidRPr="00CD067C">
        <w:rPr>
          <w:rtl/>
        </w:rPr>
        <w:t>. "אני אהפוך לאבא, אל תיראה כזה קודר.</w:t>
      </w:r>
      <w:r w:rsidR="00F57F1C" w:rsidRPr="00F57F1C">
        <w:rPr>
          <w:rtl/>
        </w:rPr>
        <w:t xml:space="preserve"> </w:t>
      </w:r>
      <w:r w:rsidR="00F57F1C">
        <w:rPr>
          <w:rFonts w:hint="cs"/>
          <w:rtl/>
        </w:rPr>
        <w:t>'</w:t>
      </w:r>
      <w:r w:rsidR="00F57F1C" w:rsidRPr="00CD067C">
        <w:rPr>
          <w:rtl/>
        </w:rPr>
        <w:t>יהיה שמח</w:t>
      </w:r>
      <w:r w:rsidR="00F57F1C">
        <w:rPr>
          <w:rFonts w:hint="cs"/>
          <w:rtl/>
        </w:rPr>
        <w:t>',</w:t>
      </w:r>
      <w:r w:rsidRPr="00CD067C">
        <w:rPr>
          <w:rtl/>
        </w:rPr>
        <w:t>"</w:t>
      </w:r>
      <w:r w:rsidR="00F57F1C">
        <w:rPr>
          <w:rFonts w:hint="cs"/>
          <w:rtl/>
        </w:rPr>
        <w:t xml:space="preserve"> </w:t>
      </w:r>
      <w:r w:rsidR="00F57F1C">
        <w:rPr>
          <w:rtl/>
        </w:rPr>
        <w:t>–</w:t>
      </w:r>
      <w:r w:rsidR="00F57F1C">
        <w:rPr>
          <w:rFonts w:hint="cs"/>
          <w:rtl/>
        </w:rPr>
        <w:t xml:space="preserve"> את זה הוא ביטא בעברית.</w:t>
      </w:r>
    </w:p>
    <w:p w14:paraId="57EB69F8" w14:textId="77777777" w:rsidR="004627AB" w:rsidRPr="00CD067C" w:rsidRDefault="005B2C2E" w:rsidP="00250000">
      <w:pPr>
        <w:rPr>
          <w:rtl/>
        </w:rPr>
      </w:pPr>
      <w:r>
        <w:rPr>
          <w:rtl/>
        </w:rPr>
        <w:t>"תהיה ל</w:t>
      </w:r>
      <w:r>
        <w:rPr>
          <w:rFonts w:hint="cs"/>
          <w:rtl/>
        </w:rPr>
        <w:t>ך</w:t>
      </w:r>
      <w:r>
        <w:rPr>
          <w:rtl/>
        </w:rPr>
        <w:t xml:space="preserve"> תינוקת מקסימה ובריאה</w:t>
      </w:r>
      <w:r>
        <w:rPr>
          <w:rFonts w:hint="cs"/>
          <w:rtl/>
        </w:rPr>
        <w:t>,</w:t>
      </w:r>
      <w:r w:rsidR="004627AB" w:rsidRPr="00CD067C">
        <w:rPr>
          <w:rtl/>
        </w:rPr>
        <w:t>"</w:t>
      </w:r>
      <w:r>
        <w:rPr>
          <w:rFonts w:hint="cs"/>
          <w:rtl/>
        </w:rPr>
        <w:t xml:space="preserve"> יסמין אמרה.</w:t>
      </w:r>
    </w:p>
    <w:p w14:paraId="7D4D39B7" w14:textId="493F15D9" w:rsidR="004627AB" w:rsidRDefault="004627AB" w:rsidP="005B2C2E">
      <w:pPr>
        <w:rPr>
          <w:rtl/>
        </w:rPr>
      </w:pPr>
      <w:r w:rsidRPr="00CD067C">
        <w:rPr>
          <w:rtl/>
        </w:rPr>
        <w:t xml:space="preserve">"אני אהפוך לאבא, </w:t>
      </w:r>
      <w:r w:rsidR="005B2C2E">
        <w:rPr>
          <w:rtl/>
        </w:rPr>
        <w:t>כולכם תהפכו לדודים, ואת</w:t>
      </w:r>
      <w:r w:rsidR="00F57F1C">
        <w:rPr>
          <w:rFonts w:hint="cs"/>
          <w:rtl/>
        </w:rPr>
        <w:t>ם</w:t>
      </w:r>
      <w:r w:rsidR="005B2C2E">
        <w:rPr>
          <w:rtl/>
        </w:rPr>
        <w:t xml:space="preserve"> לסבתא</w:t>
      </w:r>
      <w:r w:rsidR="00F57F1C">
        <w:rPr>
          <w:rFonts w:hint="cs"/>
          <w:rtl/>
        </w:rPr>
        <w:t xml:space="preserve"> ולסבא</w:t>
      </w:r>
      <w:r w:rsidR="005B2C2E">
        <w:rPr>
          <w:rFonts w:hint="cs"/>
          <w:rtl/>
        </w:rPr>
        <w:t>,</w:t>
      </w:r>
      <w:r w:rsidRPr="00CD067C">
        <w:rPr>
          <w:rtl/>
        </w:rPr>
        <w:t>"</w:t>
      </w:r>
      <w:r w:rsidR="005B2C2E">
        <w:rPr>
          <w:rFonts w:hint="cs"/>
          <w:rtl/>
        </w:rPr>
        <w:t xml:space="preserve"> קולין אמר ל</w:t>
      </w:r>
      <w:r w:rsidR="00DB4C54">
        <w:rPr>
          <w:rFonts w:hint="cs"/>
          <w:rtl/>
        </w:rPr>
        <w:t>קתרין</w:t>
      </w:r>
      <w:r w:rsidR="00F57F1C">
        <w:rPr>
          <w:rFonts w:hint="cs"/>
          <w:rtl/>
        </w:rPr>
        <w:t xml:space="preserve"> ולפרנק, ולשני הוריו</w:t>
      </w:r>
      <w:r w:rsidR="005B2C2E">
        <w:rPr>
          <w:rFonts w:hint="cs"/>
          <w:rtl/>
        </w:rPr>
        <w:t>.</w:t>
      </w:r>
    </w:p>
    <w:p w14:paraId="1435EF14" w14:textId="015C8CEE" w:rsidR="000D03B4" w:rsidRDefault="000D03B4" w:rsidP="005B2C2E">
      <w:pPr>
        <w:rPr>
          <w:rtl/>
        </w:rPr>
      </w:pPr>
      <w:r>
        <w:rPr>
          <w:rFonts w:hint="cs"/>
          <w:rtl/>
        </w:rPr>
        <w:t xml:space="preserve">"סבתא!" </w:t>
      </w:r>
      <w:r w:rsidR="001C5A04">
        <w:rPr>
          <w:rFonts w:hint="cs"/>
          <w:rtl/>
        </w:rPr>
        <w:t>אימא</w:t>
      </w:r>
      <w:r>
        <w:rPr>
          <w:rFonts w:hint="cs"/>
          <w:rtl/>
        </w:rPr>
        <w:t xml:space="preserve"> של אלכס 'נבחה', אבל חלש</w:t>
      </w:r>
      <w:r w:rsidR="00C90C6C">
        <w:rPr>
          <w:rFonts w:hint="cs"/>
          <w:rtl/>
        </w:rPr>
        <w:t xml:space="preserve"> מאוד </w:t>
      </w:r>
      <w:r>
        <w:rPr>
          <w:rFonts w:hint="cs"/>
          <w:rtl/>
        </w:rPr>
        <w:t>כי העמידה תפסה את כל כוחה. "ממש סבתא. החלום התגשם."</w:t>
      </w:r>
    </w:p>
    <w:p w14:paraId="725F2401" w14:textId="30F1A0B0" w:rsidR="000D03B4" w:rsidRDefault="000D03B4" w:rsidP="005B2C2E">
      <w:pPr>
        <w:rPr>
          <w:rtl/>
        </w:rPr>
      </w:pPr>
      <w:r>
        <w:rPr>
          <w:rFonts w:hint="cs"/>
          <w:rtl/>
        </w:rPr>
        <w:t xml:space="preserve">ארקדי שמח </w:t>
      </w:r>
      <w:r w:rsidR="00F97A34">
        <w:rPr>
          <w:rFonts w:hint="cs"/>
          <w:rtl/>
        </w:rPr>
        <w:t>כל כך</w:t>
      </w:r>
      <w:r>
        <w:rPr>
          <w:rFonts w:hint="cs"/>
          <w:rtl/>
        </w:rPr>
        <w:t xml:space="preserve"> שאלכס שורד גם את זה.</w:t>
      </w:r>
    </w:p>
    <w:p w14:paraId="400E05B2" w14:textId="61F8CE08" w:rsidR="000D03B4" w:rsidRPr="00CD067C" w:rsidRDefault="000D03B4" w:rsidP="005B2C2E">
      <w:pPr>
        <w:rPr>
          <w:rtl/>
        </w:rPr>
      </w:pPr>
      <w:r>
        <w:rPr>
          <w:rFonts w:hint="cs"/>
          <w:rtl/>
        </w:rPr>
        <w:t xml:space="preserve">"יהיה שמח!" יוג'ין חזר אחריו. "אומרים </w:t>
      </w:r>
      <w:r>
        <w:rPr>
          <w:rtl/>
        </w:rPr>
        <w:t>–</w:t>
      </w:r>
      <w:r>
        <w:rPr>
          <w:rFonts w:hint="cs"/>
          <w:rtl/>
        </w:rPr>
        <w:t xml:space="preserve"> 'בשעה טובה'." ההורים שלהם אמרו גם, 'בשעה טובה', 'במזל טוב', 'בסימן טוב', הרבה ביטויים שהם שמעו גם בחופה. </w:t>
      </w:r>
    </w:p>
    <w:p w14:paraId="16AC18FE" w14:textId="253AE0C7" w:rsidR="004627AB" w:rsidRPr="00CD067C" w:rsidRDefault="004627AB" w:rsidP="005B2C2E">
      <w:pPr>
        <w:rPr>
          <w:rtl/>
        </w:rPr>
      </w:pPr>
      <w:r w:rsidRPr="00CD067C">
        <w:rPr>
          <w:rtl/>
        </w:rPr>
        <w:lastRenderedPageBreak/>
        <w:t>"ו</w:t>
      </w:r>
      <w:r w:rsidR="00EE553A">
        <w:rPr>
          <w:rtl/>
        </w:rPr>
        <w:t>אחר כך</w:t>
      </w:r>
      <w:r w:rsidRPr="00CD067C">
        <w:rPr>
          <w:rtl/>
        </w:rPr>
        <w:t xml:space="preserve"> מנתקים אותה ממכונת ההנשמה?" אלכס שאל.</w:t>
      </w:r>
    </w:p>
    <w:p w14:paraId="63479752" w14:textId="643A5F96" w:rsidR="004627AB" w:rsidRPr="00CD067C" w:rsidRDefault="004627AB" w:rsidP="009108D0">
      <w:pPr>
        <w:rPr>
          <w:rtl/>
        </w:rPr>
      </w:pPr>
      <w:r w:rsidRPr="00CD067C">
        <w:rPr>
          <w:rtl/>
        </w:rPr>
        <w:t>"</w:t>
      </w:r>
      <w:r w:rsidRPr="00CD067C">
        <w:rPr>
          <w:rFonts w:hint="cs"/>
          <w:rtl/>
        </w:rPr>
        <w:t>באופן רגיל היא מסוגלת לנשום בעצמה</w:t>
      </w:r>
      <w:r w:rsidRPr="00CD067C">
        <w:rPr>
          <w:rtl/>
        </w:rPr>
        <w:t>," ארקדי הסביר</w:t>
      </w:r>
      <w:r w:rsidRPr="00CD067C">
        <w:rPr>
          <w:rFonts w:hint="cs"/>
          <w:rtl/>
        </w:rPr>
        <w:t xml:space="preserve">. </w:t>
      </w:r>
      <w:r w:rsidRPr="00CD067C">
        <w:rPr>
          <w:rtl/>
        </w:rPr>
        <w:t>"חיברו אותה רק למשך ההריון</w:t>
      </w:r>
      <w:r w:rsidRPr="00CD067C">
        <w:rPr>
          <w:rFonts w:hint="cs"/>
          <w:rtl/>
        </w:rPr>
        <w:t>,</w:t>
      </w:r>
      <w:r w:rsidRPr="00CD067C">
        <w:rPr>
          <w:rtl/>
        </w:rPr>
        <w:t xml:space="preserve"> להקל עליה. וזה ממש טוב שלא היו לה פירכוסים, היא לא </w:t>
      </w:r>
      <w:r w:rsidR="009108D0">
        <w:rPr>
          <w:rFonts w:hint="cs"/>
          <w:rtl/>
        </w:rPr>
        <w:t>נזקקה ל</w:t>
      </w:r>
      <w:r w:rsidRPr="00CD067C">
        <w:rPr>
          <w:rtl/>
        </w:rPr>
        <w:t>כל מני תרופות ש</w:t>
      </w:r>
      <w:r w:rsidR="009108D0">
        <w:rPr>
          <w:rFonts w:hint="cs"/>
          <w:rtl/>
        </w:rPr>
        <w:t>עלולות</w:t>
      </w:r>
      <w:r w:rsidRPr="00CD067C">
        <w:rPr>
          <w:rtl/>
        </w:rPr>
        <w:t xml:space="preserve"> להזיק לעובר. אז </w:t>
      </w:r>
      <w:r w:rsidR="00F57F1C">
        <w:rPr>
          <w:rFonts w:hint="cs"/>
          <w:rtl/>
        </w:rPr>
        <w:t>(מהבחינה הזאת לפחות)</w:t>
      </w:r>
      <w:r w:rsidR="00483BB1">
        <w:rPr>
          <w:rFonts w:hint="cs"/>
          <w:rtl/>
        </w:rPr>
        <w:t xml:space="preserve"> הכול </w:t>
      </w:r>
      <w:r w:rsidRPr="00CD067C">
        <w:rPr>
          <w:rtl/>
        </w:rPr>
        <w:t>בסדר."</w:t>
      </w:r>
    </w:p>
    <w:p w14:paraId="4C8516D4" w14:textId="77777777" w:rsidR="004627AB" w:rsidRPr="00CD067C" w:rsidRDefault="004627AB" w:rsidP="005B2C2E">
      <w:pPr>
        <w:rPr>
          <w:rtl/>
        </w:rPr>
      </w:pPr>
      <w:r w:rsidRPr="00CD067C">
        <w:rPr>
          <w:rtl/>
        </w:rPr>
        <w:t xml:space="preserve">"אני לא מאמין שמיילדים אותה רגיל. לא עדיף בניתוח?" אלכס </w:t>
      </w:r>
      <w:r w:rsidR="005B2C2E">
        <w:rPr>
          <w:rFonts w:hint="cs"/>
          <w:rtl/>
        </w:rPr>
        <w:t>הקשה</w:t>
      </w:r>
      <w:r w:rsidRPr="00CD067C">
        <w:rPr>
          <w:rtl/>
        </w:rPr>
        <w:t>.</w:t>
      </w:r>
    </w:p>
    <w:p w14:paraId="28C9AE64" w14:textId="39C7D632" w:rsidR="004627AB" w:rsidRPr="00CD067C" w:rsidRDefault="004627AB" w:rsidP="00250000">
      <w:pPr>
        <w:rPr>
          <w:rtl/>
        </w:rPr>
      </w:pPr>
      <w:r w:rsidRPr="00CD067C">
        <w:rPr>
          <w:rtl/>
        </w:rPr>
        <w:t>"לא, ממש לא. בניתוח יש חשש לזיהומים, וקרישי</w:t>
      </w:r>
      <w:r w:rsidR="009108D0">
        <w:rPr>
          <w:rFonts w:hint="cs"/>
          <w:rtl/>
        </w:rPr>
        <w:t>-</w:t>
      </w:r>
      <w:r w:rsidRPr="00CD067C">
        <w:rPr>
          <w:rtl/>
        </w:rPr>
        <w:t>דם ברגליים. וכל העניין עם ההרדמה לא יהיה לה טוב. אז זהו. מחר בבוקר."</w:t>
      </w:r>
    </w:p>
    <w:p w14:paraId="5C33F0F7" w14:textId="77777777" w:rsidR="004627AB" w:rsidRPr="00CD067C" w:rsidRDefault="004627AB" w:rsidP="0070389A">
      <w:pPr>
        <w:rPr>
          <w:rtl/>
        </w:rPr>
      </w:pPr>
      <w:r w:rsidRPr="00CD067C">
        <w:rPr>
          <w:rtl/>
        </w:rPr>
        <w:t xml:space="preserve">"אמרת להם שאנחנו לא רוצים להתראיין?" פרנק </w:t>
      </w:r>
      <w:r w:rsidR="0070389A">
        <w:rPr>
          <w:rFonts w:hint="cs"/>
          <w:rtl/>
        </w:rPr>
        <w:t xml:space="preserve">אמר </w:t>
      </w:r>
      <w:r w:rsidRPr="00CD067C">
        <w:rPr>
          <w:rtl/>
        </w:rPr>
        <w:t>לקולין. "בלי עיתונאים. פרטי לגמרי."</w:t>
      </w:r>
    </w:p>
    <w:p w14:paraId="3856A9F5" w14:textId="77777777" w:rsidR="00F57F1C" w:rsidRDefault="004627AB" w:rsidP="009108D0">
      <w:pPr>
        <w:rPr>
          <w:rtl/>
        </w:rPr>
      </w:pPr>
      <w:r w:rsidRPr="00CD067C">
        <w:rPr>
          <w:rtl/>
        </w:rPr>
        <w:t>"אמרתי,</w:t>
      </w:r>
      <w:r w:rsidR="00F57F1C">
        <w:rPr>
          <w:rFonts w:hint="cs"/>
          <w:rtl/>
        </w:rPr>
        <w:t xml:space="preserve"> אמרתי."</w:t>
      </w:r>
    </w:p>
    <w:p w14:paraId="4FB02E3D" w14:textId="72BDE0FB" w:rsidR="004627AB" w:rsidRPr="00CD067C" w:rsidRDefault="00F57F1C" w:rsidP="00F57F1C">
      <w:pPr>
        <w:rPr>
          <w:rtl/>
        </w:rPr>
      </w:pPr>
      <w:r>
        <w:rPr>
          <w:rFonts w:hint="cs"/>
          <w:rtl/>
        </w:rPr>
        <w:t>"</w:t>
      </w:r>
      <w:r w:rsidR="004627AB" w:rsidRPr="00CD067C">
        <w:rPr>
          <w:rtl/>
        </w:rPr>
        <w:t>אולי אלכס יג</w:t>
      </w:r>
      <w:r>
        <w:rPr>
          <w:rtl/>
        </w:rPr>
        <w:t>יד להם שוב בעברית, לוודא שהבינו</w:t>
      </w:r>
      <w:r>
        <w:rPr>
          <w:rFonts w:hint="cs"/>
          <w:rtl/>
        </w:rPr>
        <w:t>," הסבתא-לעתיד, אימו של קולין, הציעה.</w:t>
      </w:r>
      <w:r w:rsidR="004627AB" w:rsidRPr="00CD067C">
        <w:rPr>
          <w:rtl/>
        </w:rPr>
        <w:t xml:space="preserve"> </w:t>
      </w:r>
      <w:r>
        <w:rPr>
          <w:rFonts w:hint="cs"/>
          <w:rtl/>
        </w:rPr>
        <w:t>"</w:t>
      </w:r>
      <w:r w:rsidR="004627AB" w:rsidRPr="00CD067C">
        <w:rPr>
          <w:rtl/>
        </w:rPr>
        <w:t xml:space="preserve">ביקור הרופאים </w:t>
      </w:r>
      <w:r w:rsidR="004627AB" w:rsidRPr="00CD067C">
        <w:rPr>
          <w:rFonts w:hint="cs"/>
          <w:rtl/>
        </w:rPr>
        <w:t xml:space="preserve">אמור להסתיים </w:t>
      </w:r>
      <w:r w:rsidR="004627AB" w:rsidRPr="00CD067C">
        <w:rPr>
          <w:rtl/>
        </w:rPr>
        <w:t>עוד חצי שעה, מכסימום."</w:t>
      </w:r>
    </w:p>
    <w:p w14:paraId="34EAB353" w14:textId="77777777" w:rsidR="004627AB" w:rsidRPr="00CD067C" w:rsidRDefault="004627AB" w:rsidP="00250000">
      <w:pPr>
        <w:rPr>
          <w:rtl/>
        </w:rPr>
      </w:pPr>
      <w:r w:rsidRPr="00CD067C">
        <w:rPr>
          <w:rtl/>
        </w:rPr>
        <w:t>"אני אדבר איתם שוב," אלכס</w:t>
      </w:r>
      <w:r w:rsidR="0070389A">
        <w:rPr>
          <w:rFonts w:hint="cs"/>
          <w:rtl/>
        </w:rPr>
        <w:t xml:space="preserve"> הבטיח</w:t>
      </w:r>
      <w:r w:rsidRPr="00CD067C">
        <w:rPr>
          <w:rtl/>
        </w:rPr>
        <w:t>. "בלי עיתונאים ובלי מראיינים."</w:t>
      </w:r>
    </w:p>
    <w:p w14:paraId="2AEE56D6" w14:textId="77777777" w:rsidR="004627AB" w:rsidRPr="00CD067C" w:rsidRDefault="004627AB" w:rsidP="00540959">
      <w:pPr>
        <w:rPr>
          <w:rtl/>
        </w:rPr>
      </w:pPr>
      <w:r w:rsidRPr="00CD067C">
        <w:rPr>
          <w:rtl/>
        </w:rPr>
        <w:t>"</w:t>
      </w:r>
      <w:r w:rsidR="00540959">
        <w:rPr>
          <w:rFonts w:hint="cs"/>
          <w:rtl/>
        </w:rPr>
        <w:t>ארקדי ו</w:t>
      </w:r>
      <w:r w:rsidRPr="00CD067C">
        <w:rPr>
          <w:rtl/>
        </w:rPr>
        <w:t>אלכס</w:t>
      </w:r>
      <w:r w:rsidR="0070389A">
        <w:rPr>
          <w:rFonts w:hint="cs"/>
          <w:rtl/>
        </w:rPr>
        <w:t>,</w:t>
      </w:r>
      <w:r w:rsidRPr="00CD067C">
        <w:rPr>
          <w:rtl/>
        </w:rPr>
        <w:t xml:space="preserve"> </w:t>
      </w:r>
      <w:r w:rsidR="0070389A">
        <w:rPr>
          <w:rFonts w:hint="cs"/>
          <w:rtl/>
        </w:rPr>
        <w:t xml:space="preserve">צוות </w:t>
      </w:r>
      <w:r w:rsidRPr="00CD067C">
        <w:rPr>
          <w:rtl/>
        </w:rPr>
        <w:t>הלומדים לבחינות חוזרות. אתם ממש צ</w:t>
      </w:r>
      <w:r w:rsidR="0070389A">
        <w:rPr>
          <w:rFonts w:hint="cs"/>
          <w:rtl/>
        </w:rPr>
        <w:t>מד</w:t>
      </w:r>
      <w:r w:rsidRPr="00CD067C">
        <w:rPr>
          <w:rtl/>
        </w:rPr>
        <w:t xml:space="preserve"> טראגי," מארק</w:t>
      </w:r>
      <w:r w:rsidR="0070389A">
        <w:rPr>
          <w:rFonts w:hint="cs"/>
          <w:rtl/>
        </w:rPr>
        <w:t xml:space="preserve"> אמר</w:t>
      </w:r>
      <w:r w:rsidRPr="00CD067C">
        <w:rPr>
          <w:rtl/>
        </w:rPr>
        <w:t>. "מה קורה לכם?"</w:t>
      </w:r>
    </w:p>
    <w:p w14:paraId="148627DC" w14:textId="233927CF" w:rsidR="00882681" w:rsidRDefault="004627AB" w:rsidP="00540959">
      <w:pPr>
        <w:rPr>
          <w:rtl/>
        </w:rPr>
      </w:pPr>
      <w:r w:rsidRPr="00CD067C">
        <w:rPr>
          <w:rFonts w:hint="cs"/>
          <w:rtl/>
        </w:rPr>
        <w:t>"אני לא טראגי. קיבלתי חופשה מהצבא עד סוף הקיץ ל</w:t>
      </w:r>
      <w:r w:rsidR="00540959">
        <w:rPr>
          <w:rFonts w:hint="cs"/>
          <w:rtl/>
        </w:rPr>
        <w:t>למוד</w:t>
      </w:r>
      <w:r w:rsidRPr="00CD067C">
        <w:rPr>
          <w:rFonts w:hint="cs"/>
          <w:rtl/>
        </w:rPr>
        <w:t xml:space="preserve"> כמו שצריך</w:t>
      </w:r>
      <w:r w:rsidR="00540959">
        <w:rPr>
          <w:rFonts w:hint="cs"/>
          <w:rtl/>
        </w:rPr>
        <w:t>,</w:t>
      </w:r>
      <w:r w:rsidRPr="00CD067C">
        <w:rPr>
          <w:rFonts w:hint="cs"/>
          <w:rtl/>
        </w:rPr>
        <w:t xml:space="preserve"> ו</w:t>
      </w:r>
      <w:r w:rsidR="00540959">
        <w:rPr>
          <w:rFonts w:hint="cs"/>
          <w:rtl/>
        </w:rPr>
        <w:t xml:space="preserve">אם אני רוצה לקבל מ"פ </w:t>
      </w:r>
      <w:r w:rsidR="00F57F1C">
        <w:rPr>
          <w:rFonts w:hint="cs"/>
          <w:rtl/>
        </w:rPr>
        <w:t xml:space="preserve">אי פעם בחיים שלי </w:t>
      </w:r>
      <w:r w:rsidR="00540959">
        <w:rPr>
          <w:rtl/>
        </w:rPr>
        <w:t>–</w:t>
      </w:r>
      <w:r w:rsidR="00540959">
        <w:rPr>
          <w:rFonts w:hint="cs"/>
          <w:rtl/>
        </w:rPr>
        <w:t xml:space="preserve"> </w:t>
      </w:r>
      <w:r w:rsidRPr="00CD067C">
        <w:rPr>
          <w:rFonts w:hint="cs"/>
          <w:rtl/>
        </w:rPr>
        <w:t xml:space="preserve">אני חייב לעבור </w:t>
      </w:r>
      <w:r w:rsidR="00F065F1">
        <w:rPr>
          <w:rFonts w:hint="cs"/>
          <w:rtl/>
        </w:rPr>
        <w:t>סוף-סוף</w:t>
      </w:r>
      <w:r w:rsidRPr="00CD067C">
        <w:rPr>
          <w:rFonts w:hint="cs"/>
          <w:rtl/>
        </w:rPr>
        <w:t xml:space="preserve"> את הבגרויות האלה. חייב.</w:t>
      </w:r>
      <w:r w:rsidR="00882681">
        <w:rPr>
          <w:rFonts w:hint="cs"/>
          <w:rtl/>
        </w:rPr>
        <w:t>"</w:t>
      </w:r>
    </w:p>
    <w:p w14:paraId="79B3EDC6" w14:textId="77777777" w:rsidR="0070389A" w:rsidRDefault="00882681" w:rsidP="00250000">
      <w:pPr>
        <w:rPr>
          <w:rtl/>
        </w:rPr>
      </w:pPr>
      <w:r>
        <w:rPr>
          <w:rFonts w:hint="cs"/>
          <w:rtl/>
        </w:rPr>
        <w:t>"ומתחיל לל</w:t>
      </w:r>
      <w:r w:rsidR="0070389A">
        <w:rPr>
          <w:rFonts w:hint="cs"/>
          <w:rtl/>
        </w:rPr>
        <w:t xml:space="preserve">מוד הערב כשנחזור הביתה?" </w:t>
      </w:r>
      <w:r>
        <w:rPr>
          <w:rFonts w:hint="cs"/>
          <w:rtl/>
        </w:rPr>
        <w:t>מארק</w:t>
      </w:r>
      <w:r w:rsidR="0070389A">
        <w:rPr>
          <w:rFonts w:hint="cs"/>
          <w:rtl/>
        </w:rPr>
        <w:t xml:space="preserve"> בירר</w:t>
      </w:r>
      <w:r>
        <w:rPr>
          <w:rFonts w:hint="cs"/>
          <w:rtl/>
        </w:rPr>
        <w:t>.</w:t>
      </w:r>
    </w:p>
    <w:p w14:paraId="06B5B061" w14:textId="77777777" w:rsidR="0070389A" w:rsidRDefault="0070389A" w:rsidP="00250000">
      <w:pPr>
        <w:rPr>
          <w:rtl/>
        </w:rPr>
      </w:pPr>
      <w:r>
        <w:rPr>
          <w:rFonts w:hint="cs"/>
          <w:rtl/>
        </w:rPr>
        <w:t>"הערב לא. אין צורך להגזים."</w:t>
      </w:r>
      <w:r w:rsidR="00882681">
        <w:rPr>
          <w:rFonts w:hint="cs"/>
          <w:rtl/>
        </w:rPr>
        <w:t xml:space="preserve"> </w:t>
      </w:r>
    </w:p>
    <w:p w14:paraId="033C3F00" w14:textId="77777777" w:rsidR="00882681" w:rsidRDefault="00882681" w:rsidP="00250000">
      <w:pPr>
        <w:rPr>
          <w:rtl/>
        </w:rPr>
      </w:pPr>
      <w:r>
        <w:rPr>
          <w:rFonts w:hint="cs"/>
          <w:rtl/>
        </w:rPr>
        <w:t>"מחר בבוקר?"</w:t>
      </w:r>
    </w:p>
    <w:p w14:paraId="39499A99" w14:textId="5485A482" w:rsidR="0070389A" w:rsidRDefault="0070389A" w:rsidP="009108D0">
      <w:pPr>
        <w:rPr>
          <w:rtl/>
        </w:rPr>
      </w:pPr>
      <w:r>
        <w:rPr>
          <w:rFonts w:hint="cs"/>
          <w:rtl/>
        </w:rPr>
        <w:t xml:space="preserve">"לא, </w:t>
      </w:r>
      <w:r w:rsidR="001D18BC">
        <w:rPr>
          <w:rFonts w:hint="cs"/>
          <w:rtl/>
        </w:rPr>
        <w:t xml:space="preserve">מחר </w:t>
      </w:r>
      <w:r w:rsidR="009108D0">
        <w:rPr>
          <w:rFonts w:hint="cs"/>
          <w:rtl/>
        </w:rPr>
        <w:t>הלידה, ובכלל החופשה שלי עדיין לא התחילה</w:t>
      </w:r>
      <w:r w:rsidR="001D18BC">
        <w:rPr>
          <w:rFonts w:hint="cs"/>
          <w:rtl/>
        </w:rPr>
        <w:t>."</w:t>
      </w:r>
    </w:p>
    <w:p w14:paraId="57BCB0E1" w14:textId="77777777" w:rsidR="004627AB" w:rsidRDefault="00882681" w:rsidP="00250000">
      <w:pPr>
        <w:rPr>
          <w:rtl/>
        </w:rPr>
      </w:pPr>
      <w:r>
        <w:rPr>
          <w:rFonts w:hint="cs"/>
          <w:rtl/>
        </w:rPr>
        <w:t>"</w:t>
      </w:r>
      <w:r w:rsidR="004627AB" w:rsidRPr="00CD067C">
        <w:rPr>
          <w:rFonts w:hint="cs"/>
          <w:rtl/>
        </w:rPr>
        <w:t xml:space="preserve">ומתחיל </w:t>
      </w:r>
      <w:r w:rsidR="001D18BC">
        <w:rPr>
          <w:rFonts w:hint="cs"/>
          <w:rtl/>
        </w:rPr>
        <w:t xml:space="preserve">ללמוד </w:t>
      </w:r>
      <w:r w:rsidR="004627AB" w:rsidRPr="00CD067C">
        <w:rPr>
          <w:rFonts w:hint="cs"/>
          <w:rtl/>
        </w:rPr>
        <w:t>בשבוע הבא.</w:t>
      </w:r>
      <w:r w:rsidR="001D18BC">
        <w:rPr>
          <w:rFonts w:hint="cs"/>
          <w:rtl/>
        </w:rPr>
        <w:t xml:space="preserve"> או בחודש הבא, מה שיבוא קודם.</w:t>
      </w:r>
      <w:r w:rsidR="009108D0">
        <w:rPr>
          <w:rFonts w:hint="cs"/>
          <w:rtl/>
        </w:rPr>
        <w:t xml:space="preserve"> הללויה לתלמיד השקדן.</w:t>
      </w:r>
      <w:r w:rsidR="004627AB" w:rsidRPr="00CD067C">
        <w:rPr>
          <w:rFonts w:hint="cs"/>
          <w:rtl/>
        </w:rPr>
        <w:t>"</w:t>
      </w:r>
    </w:p>
    <w:p w14:paraId="20BFA9C3" w14:textId="0340163C" w:rsidR="006D1029" w:rsidRDefault="006D1029" w:rsidP="00250000">
      <w:pPr>
        <w:rPr>
          <w:rtl/>
        </w:rPr>
      </w:pPr>
      <w:r>
        <w:rPr>
          <w:rFonts w:hint="cs"/>
          <w:rtl/>
        </w:rPr>
        <w:t>"זה</w:t>
      </w:r>
      <w:r w:rsidR="00C90C6C">
        <w:rPr>
          <w:rFonts w:hint="cs"/>
          <w:rtl/>
        </w:rPr>
        <w:t xml:space="preserve"> מאוד </w:t>
      </w:r>
      <w:r>
        <w:rPr>
          <w:rFonts w:hint="cs"/>
          <w:rtl/>
        </w:rPr>
        <w:t>חשוב, העניין עם ה-מ"פ?" שאל האבא של קולין.</w:t>
      </w:r>
    </w:p>
    <w:p w14:paraId="4F5E4287" w14:textId="26A78E16" w:rsidR="006D1029" w:rsidRDefault="006D1029" w:rsidP="00250000">
      <w:pPr>
        <w:rPr>
          <w:rtl/>
        </w:rPr>
      </w:pPr>
      <w:r>
        <w:rPr>
          <w:rFonts w:hint="cs"/>
          <w:rtl/>
        </w:rPr>
        <w:t>"זאת דרגת פיקוד גבוהה יותר," הסביר קולין, "יותר אחריות, והשפעה."</w:t>
      </w:r>
    </w:p>
    <w:p w14:paraId="05029A0B" w14:textId="58B36D98" w:rsidR="006D1029" w:rsidRPr="00CD067C" w:rsidRDefault="006D1029" w:rsidP="00250000">
      <w:pPr>
        <w:rPr>
          <w:rtl/>
        </w:rPr>
      </w:pPr>
      <w:r>
        <w:rPr>
          <w:rFonts w:hint="cs"/>
          <w:rtl/>
        </w:rPr>
        <w:t xml:space="preserve">"אלכס מפקד?" האב שהכיר אותו / התדמית של אלכס נתקבעה בו בעיקר כילד חבוט במיוחד, צחק. אבל יוג'ין הבין בדיוק איזה מן מפקד הוא אלכס. וגו'. </w:t>
      </w:r>
    </w:p>
    <w:p w14:paraId="7CDA9BA6" w14:textId="6F8809D0" w:rsidR="001D18BC" w:rsidRDefault="001D18BC" w:rsidP="00540959">
      <w:pPr>
        <w:rPr>
          <w:rtl/>
        </w:rPr>
      </w:pPr>
      <w:r>
        <w:rPr>
          <w:rtl/>
        </w:rPr>
        <w:t>"הם צריכים ללמוד ביחד,</w:t>
      </w:r>
      <w:r w:rsidR="006D1029">
        <w:rPr>
          <w:rFonts w:hint="cs"/>
          <w:rtl/>
        </w:rPr>
        <w:t xml:space="preserve"> אלכס וארקדי,</w:t>
      </w:r>
      <w:r>
        <w:rPr>
          <w:rtl/>
        </w:rPr>
        <w:t xml:space="preserve">" </w:t>
      </w:r>
      <w:r w:rsidR="004627AB" w:rsidRPr="00CD067C">
        <w:rPr>
          <w:rtl/>
        </w:rPr>
        <w:t>קולין</w:t>
      </w:r>
      <w:r>
        <w:rPr>
          <w:rFonts w:hint="cs"/>
          <w:rtl/>
        </w:rPr>
        <w:t xml:space="preserve"> </w:t>
      </w:r>
      <w:r w:rsidR="00540959">
        <w:rPr>
          <w:rFonts w:hint="cs"/>
          <w:rtl/>
        </w:rPr>
        <w:t>הציע</w:t>
      </w:r>
      <w:r w:rsidR="004627AB" w:rsidRPr="00CD067C">
        <w:rPr>
          <w:rtl/>
        </w:rPr>
        <w:t xml:space="preserve">. "לימוד משותף ישפר לשניכם את </w:t>
      </w:r>
      <w:r w:rsidR="00882681">
        <w:rPr>
          <w:rtl/>
        </w:rPr>
        <w:t>מצב הרוח.</w:t>
      </w:r>
      <w:r>
        <w:rPr>
          <w:rFonts w:hint="cs"/>
          <w:rtl/>
        </w:rPr>
        <w:t>"</w:t>
      </w:r>
    </w:p>
    <w:p w14:paraId="69922F6E" w14:textId="2604EA44" w:rsidR="001D18BC" w:rsidRDefault="001D18BC" w:rsidP="00250000">
      <w:pPr>
        <w:rPr>
          <w:rtl/>
        </w:rPr>
      </w:pPr>
      <w:r>
        <w:rPr>
          <w:rFonts w:hint="cs"/>
          <w:rtl/>
        </w:rPr>
        <w:t>"בטח, שנינו ביחד תקועים בחדר הקטן שלי," ארקדי רטן. "אפילו לי בקושי יש מצב</w:t>
      </w:r>
      <w:r w:rsidR="009108D0">
        <w:rPr>
          <w:rFonts w:hint="cs"/>
          <w:rtl/>
        </w:rPr>
        <w:t>-</w:t>
      </w:r>
      <w:r>
        <w:rPr>
          <w:rFonts w:hint="cs"/>
          <w:rtl/>
        </w:rPr>
        <w:t>רוח כשאני דחוס שם."</w:t>
      </w:r>
    </w:p>
    <w:p w14:paraId="2832802E" w14:textId="6E38C9E9" w:rsidR="00BF614F" w:rsidRDefault="006D1029" w:rsidP="006D1029">
      <w:pPr>
        <w:rPr>
          <w:rtl/>
        </w:rPr>
      </w:pPr>
      <w:r>
        <w:rPr>
          <w:rFonts w:hint="cs"/>
          <w:rtl/>
        </w:rPr>
        <w:t xml:space="preserve">כשמשפחה אחרת, מוכרת להם היטב, יצאה לעשן, </w:t>
      </w:r>
      <w:r w:rsidR="00DA42D3">
        <w:rPr>
          <w:rFonts w:hint="cs"/>
          <w:rtl/>
        </w:rPr>
        <w:t xml:space="preserve">הם הצטופפו </w:t>
      </w:r>
      <w:r w:rsidR="00A2133B">
        <w:rPr>
          <w:rFonts w:hint="cs"/>
          <w:rtl/>
        </w:rPr>
        <w:t xml:space="preserve">סמוך </w:t>
      </w:r>
      <w:r w:rsidR="00DA42D3">
        <w:rPr>
          <w:rFonts w:hint="cs"/>
          <w:rtl/>
        </w:rPr>
        <w:t>ל</w:t>
      </w:r>
      <w:r w:rsidR="00BF614F">
        <w:rPr>
          <w:rFonts w:hint="cs"/>
          <w:rtl/>
        </w:rPr>
        <w:t xml:space="preserve">זוג ארונות חשמל </w:t>
      </w:r>
      <w:r w:rsidR="009108D0">
        <w:rPr>
          <w:rFonts w:hint="cs"/>
          <w:rtl/>
        </w:rPr>
        <w:t>[</w:t>
      </w:r>
      <w:r w:rsidR="00BF614F">
        <w:rPr>
          <w:rFonts w:hint="cs"/>
          <w:rtl/>
        </w:rPr>
        <w:t>שהוסיפו</w:t>
      </w:r>
      <w:r w:rsidR="009108D0">
        <w:rPr>
          <w:rFonts w:hint="cs"/>
          <w:rtl/>
        </w:rPr>
        <w:t>]</w:t>
      </w:r>
      <w:r w:rsidR="00540959">
        <w:rPr>
          <w:rFonts w:hint="cs"/>
          <w:rtl/>
        </w:rPr>
        <w:t xml:space="preserve"> שהאצילו</w:t>
      </w:r>
      <w:r w:rsidR="00BF614F">
        <w:rPr>
          <w:rFonts w:hint="cs"/>
          <w:rtl/>
        </w:rPr>
        <w:t xml:space="preserve"> רוב חן </w:t>
      </w:r>
      <w:r w:rsidR="009108D0">
        <w:rPr>
          <w:rFonts w:hint="cs"/>
          <w:rtl/>
        </w:rPr>
        <w:t>ע</w:t>
      </w:r>
      <w:r w:rsidR="00BF614F">
        <w:rPr>
          <w:rFonts w:hint="cs"/>
          <w:rtl/>
        </w:rPr>
        <w:t>ל</w:t>
      </w:r>
      <w:r w:rsidR="009108D0">
        <w:rPr>
          <w:rFonts w:hint="cs"/>
          <w:rtl/>
        </w:rPr>
        <w:t xml:space="preserve"> ה</w:t>
      </w:r>
      <w:r w:rsidR="00BF614F">
        <w:rPr>
          <w:rFonts w:hint="cs"/>
          <w:rtl/>
        </w:rPr>
        <w:t>פינה ה</w:t>
      </w:r>
      <w:r>
        <w:rPr>
          <w:rFonts w:hint="cs"/>
          <w:rtl/>
        </w:rPr>
        <w:t>מרחוקת</w:t>
      </w:r>
      <w:r w:rsidR="00BF614F">
        <w:rPr>
          <w:rFonts w:hint="cs"/>
          <w:rtl/>
        </w:rPr>
        <w:t xml:space="preserve"> של הגינה</w:t>
      </w:r>
      <w:r w:rsidR="00DA42D3">
        <w:rPr>
          <w:rFonts w:hint="cs"/>
          <w:rtl/>
        </w:rPr>
        <w:t>,</w:t>
      </w:r>
      <w:r w:rsidR="00BF614F">
        <w:rPr>
          <w:rFonts w:hint="cs"/>
          <w:rtl/>
        </w:rPr>
        <w:t xml:space="preserve"> </w:t>
      </w:r>
      <w:r w:rsidR="00DA42D3">
        <w:rPr>
          <w:rFonts w:hint="cs"/>
          <w:rtl/>
        </w:rPr>
        <w:t xml:space="preserve">ואיחולים לבביים הוחלפו </w:t>
      </w:r>
      <w:r>
        <w:rPr>
          <w:rFonts w:hint="cs"/>
          <w:rtl/>
        </w:rPr>
        <w:t xml:space="preserve">בין המשפחות </w:t>
      </w:r>
      <w:r w:rsidR="00DA42D3">
        <w:rPr>
          <w:rFonts w:hint="cs"/>
          <w:rtl/>
        </w:rPr>
        <w:t>בקשר ללידה ביום המחרת, כמו גם</w:t>
      </w:r>
      <w:r w:rsidR="00540959">
        <w:rPr>
          <w:rFonts w:hint="cs"/>
          <w:rtl/>
        </w:rPr>
        <w:t xml:space="preserve">, </w:t>
      </w:r>
      <w:r w:rsidR="00297D38">
        <w:rPr>
          <w:rFonts w:hint="cs"/>
          <w:rtl/>
        </w:rPr>
        <w:t>על פ</w:t>
      </w:r>
      <w:r w:rsidR="008231BA">
        <w:rPr>
          <w:rFonts w:hint="cs"/>
          <w:rtl/>
        </w:rPr>
        <w:t>י המסורת,</w:t>
      </w:r>
      <w:r w:rsidR="00DA42D3">
        <w:rPr>
          <w:rFonts w:hint="cs"/>
          <w:rtl/>
        </w:rPr>
        <w:t xml:space="preserve"> עידכוני מדדים המטולוגיים, נוירולוגיים ומטבוליים שהיו סטטיים בעיקרם.</w:t>
      </w:r>
    </w:p>
    <w:p w14:paraId="346C29CC" w14:textId="6B350BB3" w:rsidR="009B05A9" w:rsidRDefault="009B05A9" w:rsidP="00A2133B">
      <w:pPr>
        <w:rPr>
          <w:rtl/>
        </w:rPr>
      </w:pPr>
      <w:r>
        <w:rPr>
          <w:rFonts w:hint="cs"/>
          <w:rtl/>
        </w:rPr>
        <w:t>"סחתיין על הכנפיים,"</w:t>
      </w:r>
      <w:r w:rsidR="00D253BC">
        <w:rPr>
          <w:rFonts w:hint="cs"/>
          <w:rtl/>
        </w:rPr>
        <w:t xml:space="preserve"> בני המשפחה</w:t>
      </w:r>
      <w:r>
        <w:rPr>
          <w:rFonts w:hint="cs"/>
          <w:rtl/>
        </w:rPr>
        <w:t xml:space="preserve"> אמרו לאלכס</w:t>
      </w:r>
      <w:r w:rsidR="00D253BC">
        <w:rPr>
          <w:rFonts w:hint="cs"/>
          <w:rtl/>
        </w:rPr>
        <w:t>, לפני ש</w:t>
      </w:r>
      <w:r w:rsidR="00A2133B">
        <w:rPr>
          <w:rFonts w:hint="cs"/>
          <w:rtl/>
        </w:rPr>
        <w:t>שבו</w:t>
      </w:r>
      <w:r w:rsidR="00D253BC">
        <w:rPr>
          <w:rFonts w:hint="cs"/>
          <w:rtl/>
        </w:rPr>
        <w:t xml:space="preserve"> להתכנס בעצמם</w:t>
      </w:r>
      <w:r>
        <w:rPr>
          <w:rFonts w:hint="cs"/>
          <w:rtl/>
        </w:rPr>
        <w:t>.</w:t>
      </w:r>
    </w:p>
    <w:p w14:paraId="348C3CB8" w14:textId="77777777" w:rsidR="009B05A9" w:rsidRDefault="009B05A9" w:rsidP="009B05A9">
      <w:pPr>
        <w:rPr>
          <w:rtl/>
        </w:rPr>
      </w:pPr>
      <w:r>
        <w:rPr>
          <w:rFonts w:hint="cs"/>
          <w:rtl/>
        </w:rPr>
        <w:t>"תודה, תודה."</w:t>
      </w:r>
    </w:p>
    <w:p w14:paraId="03022EDF" w14:textId="5245FE53" w:rsidR="009B05A9" w:rsidRDefault="009B05A9" w:rsidP="00AB6EAD">
      <w:pPr>
        <w:rPr>
          <w:rtl/>
        </w:rPr>
      </w:pPr>
      <w:r>
        <w:rPr>
          <w:rFonts w:hint="cs"/>
          <w:rtl/>
        </w:rPr>
        <w:t>"באמת לא שמתי לב," מארק אמר</w:t>
      </w:r>
      <w:r w:rsidR="00AB6EAD">
        <w:rPr>
          <w:rFonts w:hint="cs"/>
          <w:rtl/>
        </w:rPr>
        <w:t>,</w:t>
      </w:r>
      <w:r>
        <w:rPr>
          <w:rFonts w:hint="cs"/>
          <w:rtl/>
        </w:rPr>
        <w:t xml:space="preserve"> ח</w:t>
      </w:r>
      <w:r w:rsidR="00AB6EAD">
        <w:rPr>
          <w:rFonts w:hint="cs"/>
          <w:rtl/>
        </w:rPr>
        <w:t>ו</w:t>
      </w:r>
      <w:r>
        <w:rPr>
          <w:rFonts w:hint="cs"/>
          <w:rtl/>
        </w:rPr>
        <w:t xml:space="preserve">זר </w:t>
      </w:r>
      <w:r w:rsidR="00AB6EAD">
        <w:rPr>
          <w:rFonts w:hint="cs"/>
          <w:rtl/>
        </w:rPr>
        <w:t>ל</w:t>
      </w:r>
      <w:r>
        <w:rPr>
          <w:rFonts w:hint="cs"/>
          <w:rtl/>
        </w:rPr>
        <w:t>אנגלית, לטובת קולין</w:t>
      </w:r>
      <w:r w:rsidR="006D1029">
        <w:rPr>
          <w:rFonts w:hint="cs"/>
          <w:rtl/>
        </w:rPr>
        <w:t xml:space="preserve"> ומשפחתו</w:t>
      </w:r>
      <w:r>
        <w:rPr>
          <w:rFonts w:hint="cs"/>
          <w:rtl/>
        </w:rPr>
        <w:t>. האם לא הקשיבה לשיחה. "מה זה על הכנפיים שלך? החלטת לקשט אותן בפרחים?"</w:t>
      </w:r>
    </w:p>
    <w:p w14:paraId="05CCD431" w14:textId="77777777" w:rsidR="009B05A9" w:rsidRDefault="009B05A9" w:rsidP="0050739D">
      <w:pPr>
        <w:rPr>
          <w:rtl/>
        </w:rPr>
      </w:pPr>
      <w:r>
        <w:rPr>
          <w:rFonts w:hint="cs"/>
          <w:rtl/>
        </w:rPr>
        <w:t xml:space="preserve">"זה נקרא 'כנפיים מעוטרות'. קיבלתי אותן </w:t>
      </w:r>
      <w:r w:rsidR="0050739D">
        <w:rPr>
          <w:rFonts w:hint="cs"/>
          <w:rtl/>
        </w:rPr>
        <w:t>לכבוד</w:t>
      </w:r>
      <w:r>
        <w:rPr>
          <w:rFonts w:hint="cs"/>
          <w:rtl/>
        </w:rPr>
        <w:t xml:space="preserve"> עוד כמה צניחות."</w:t>
      </w:r>
    </w:p>
    <w:p w14:paraId="1DF5119B" w14:textId="172BD82D" w:rsidR="009B05A9" w:rsidRDefault="0050739D" w:rsidP="00A2133B">
      <w:pPr>
        <w:rPr>
          <w:rtl/>
        </w:rPr>
      </w:pPr>
      <w:r>
        <w:rPr>
          <w:rFonts w:hint="cs"/>
          <w:rtl/>
        </w:rPr>
        <w:lastRenderedPageBreak/>
        <w:t>"צניחות</w:t>
      </w:r>
      <w:r w:rsidR="00D253BC">
        <w:rPr>
          <w:rFonts w:hint="cs"/>
          <w:rtl/>
        </w:rPr>
        <w:t xml:space="preserve">? עם רגל </w:t>
      </w:r>
      <w:r>
        <w:rPr>
          <w:rFonts w:hint="cs"/>
          <w:rtl/>
        </w:rPr>
        <w:t xml:space="preserve">שרק </w:t>
      </w:r>
      <w:r w:rsidR="00F06A3F">
        <w:rPr>
          <w:rFonts w:hint="cs"/>
          <w:rtl/>
        </w:rPr>
        <w:t>עכשיו</w:t>
      </w:r>
      <w:r>
        <w:rPr>
          <w:rFonts w:hint="cs"/>
          <w:rtl/>
        </w:rPr>
        <w:t xml:space="preserve"> התאחתה</w:t>
      </w:r>
      <w:r w:rsidR="00D253BC">
        <w:rPr>
          <w:rFonts w:hint="cs"/>
          <w:rtl/>
        </w:rPr>
        <w:t>?</w:t>
      </w:r>
      <w:r>
        <w:rPr>
          <w:rFonts w:hint="cs"/>
          <w:rtl/>
        </w:rPr>
        <w:t xml:space="preserve"> אתה אפילו לא מ</w:t>
      </w:r>
      <w:r w:rsidR="00AB6EAD">
        <w:rPr>
          <w:rFonts w:hint="cs"/>
          <w:rtl/>
        </w:rPr>
        <w:t>סכים</w:t>
      </w:r>
      <w:r>
        <w:rPr>
          <w:rFonts w:hint="cs"/>
          <w:rtl/>
        </w:rPr>
        <w:t xml:space="preserve"> לחזור לרוץ!</w:t>
      </w:r>
      <w:r w:rsidR="00D253BC">
        <w:rPr>
          <w:rFonts w:hint="cs"/>
          <w:rtl/>
        </w:rPr>
        <w:t>" ארקדי ש</w:t>
      </w:r>
      <w:r w:rsidR="009B05A9">
        <w:rPr>
          <w:rFonts w:hint="cs"/>
          <w:rtl/>
        </w:rPr>
        <w:t xml:space="preserve">נא </w:t>
      </w:r>
      <w:r w:rsidR="009B05A9" w:rsidRPr="006D1029">
        <w:rPr>
          <w:rFonts w:hint="cs"/>
          <w:highlight w:val="green"/>
          <w:rtl/>
        </w:rPr>
        <w:t>כל</w:t>
      </w:r>
      <w:r w:rsidR="009B05A9">
        <w:rPr>
          <w:rFonts w:hint="cs"/>
          <w:rtl/>
        </w:rPr>
        <w:t xml:space="preserve"> דיבור של אלכס בנו</w:t>
      </w:r>
      <w:r w:rsidR="00A2133B">
        <w:rPr>
          <w:rFonts w:hint="cs"/>
          <w:rtl/>
        </w:rPr>
        <w:t>גע</w:t>
      </w:r>
      <w:r w:rsidR="00D253BC">
        <w:rPr>
          <w:rFonts w:hint="cs"/>
          <w:rtl/>
        </w:rPr>
        <w:t xml:space="preserve"> </w:t>
      </w:r>
      <w:r w:rsidR="00A2133B" w:rsidRPr="006D1029">
        <w:rPr>
          <w:rFonts w:hint="cs"/>
          <w:highlight w:val="green"/>
          <w:rtl/>
        </w:rPr>
        <w:t>לכל</w:t>
      </w:r>
      <w:r w:rsidR="00A2133B">
        <w:rPr>
          <w:rFonts w:hint="cs"/>
          <w:rtl/>
        </w:rPr>
        <w:t xml:space="preserve"> סיכון מיותר שלקח על עצמו ובפרט </w:t>
      </w:r>
      <w:r w:rsidR="006D1029">
        <w:rPr>
          <w:rFonts w:hint="cs"/>
          <w:rtl/>
        </w:rPr>
        <w:t>צניחות.</w:t>
      </w:r>
      <w:r w:rsidR="009B05A9">
        <w:rPr>
          <w:rFonts w:hint="cs"/>
          <w:rtl/>
        </w:rPr>
        <w:t xml:space="preserve"> </w:t>
      </w:r>
      <w:r w:rsidR="00D253BC">
        <w:rPr>
          <w:rFonts w:hint="cs"/>
          <w:rtl/>
        </w:rPr>
        <w:t>הוא פיתח דיע</w:t>
      </w:r>
      <w:r w:rsidR="00A2133B">
        <w:rPr>
          <w:rFonts w:hint="cs"/>
          <w:rtl/>
        </w:rPr>
        <w:t>ה</w:t>
      </w:r>
      <w:r w:rsidR="00D253BC">
        <w:rPr>
          <w:rFonts w:hint="cs"/>
          <w:rtl/>
        </w:rPr>
        <w:t xml:space="preserve"> מוצק</w:t>
      </w:r>
      <w:r w:rsidR="00A2133B">
        <w:rPr>
          <w:rFonts w:hint="cs"/>
          <w:rtl/>
        </w:rPr>
        <w:t>ה</w:t>
      </w:r>
      <w:r w:rsidR="00D253BC">
        <w:rPr>
          <w:rFonts w:hint="cs"/>
          <w:rtl/>
        </w:rPr>
        <w:t xml:space="preserve"> </w:t>
      </w:r>
      <w:r w:rsidR="00AB6EAD">
        <w:rPr>
          <w:rFonts w:hint="cs"/>
          <w:rtl/>
        </w:rPr>
        <w:t>לגבי</w:t>
      </w:r>
      <w:r w:rsidR="00D253BC">
        <w:rPr>
          <w:rFonts w:hint="cs"/>
          <w:rtl/>
        </w:rPr>
        <w:t xml:space="preserve"> חוסר הערך המבצעי שלהן ונהג לשטוח אות</w:t>
      </w:r>
      <w:r w:rsidR="00A2133B">
        <w:rPr>
          <w:rFonts w:hint="cs"/>
          <w:rtl/>
        </w:rPr>
        <w:t>ה</w:t>
      </w:r>
      <w:r w:rsidR="00D253BC">
        <w:rPr>
          <w:rFonts w:hint="cs"/>
          <w:rtl/>
        </w:rPr>
        <w:t xml:space="preserve"> באריכות</w:t>
      </w:r>
      <w:r w:rsidR="006D1029">
        <w:rPr>
          <w:rFonts w:hint="cs"/>
          <w:rtl/>
        </w:rPr>
        <w:t>, ו</w:t>
      </w:r>
      <w:r w:rsidR="00F06A3F">
        <w:rPr>
          <w:rFonts w:hint="cs"/>
          <w:rtl/>
        </w:rPr>
        <w:t>עכשיו</w:t>
      </w:r>
      <w:r w:rsidR="006D1029">
        <w:rPr>
          <w:rFonts w:hint="cs"/>
          <w:rtl/>
        </w:rPr>
        <w:t xml:space="preserve"> נערך לשטחהּ שוב והרהר בליבו האם יוכל לצלוח נאום כה ארוך באנגלית</w:t>
      </w:r>
      <w:r w:rsidR="00D253BC">
        <w:rPr>
          <w:rFonts w:hint="cs"/>
          <w:rtl/>
        </w:rPr>
        <w:t>. [</w:t>
      </w:r>
      <w:r w:rsidR="009B05A9">
        <w:rPr>
          <w:rFonts w:hint="cs"/>
          <w:rtl/>
        </w:rPr>
        <w:t>זה מחריד אותו ומפחיד אותו והוא מתנגד לזה בתור אדם שחושב שאין בזה טעם מבצעי וגו'.]</w:t>
      </w:r>
    </w:p>
    <w:p w14:paraId="5DB11B73" w14:textId="3A0C83D7" w:rsidR="00D253BC" w:rsidRDefault="00D253BC" w:rsidP="00A2133B">
      <w:pPr>
        <w:rPr>
          <w:rtl/>
        </w:rPr>
      </w:pPr>
      <w:r>
        <w:rPr>
          <w:rFonts w:hint="cs"/>
          <w:rtl/>
        </w:rPr>
        <w:t>"</w:t>
      </w:r>
      <w:r w:rsidR="00AB6EAD">
        <w:rPr>
          <w:rFonts w:hint="cs"/>
          <w:rtl/>
        </w:rPr>
        <w:t xml:space="preserve">הצניחות היו לפני התאונה, </w:t>
      </w:r>
      <w:r w:rsidR="00A221CB">
        <w:rPr>
          <w:rFonts w:hint="cs"/>
          <w:rtl/>
        </w:rPr>
        <w:t>רק את הסיכה</w:t>
      </w:r>
      <w:r>
        <w:rPr>
          <w:rFonts w:hint="cs"/>
          <w:rtl/>
        </w:rPr>
        <w:t xml:space="preserve"> קיבלתי </w:t>
      </w:r>
      <w:r w:rsidR="00A221CB">
        <w:rPr>
          <w:rFonts w:hint="cs"/>
          <w:rtl/>
        </w:rPr>
        <w:t>לאחרונה</w:t>
      </w:r>
      <w:r>
        <w:rPr>
          <w:rFonts w:hint="cs"/>
          <w:rtl/>
        </w:rPr>
        <w:t>.</w:t>
      </w:r>
      <w:r w:rsidR="00A221CB">
        <w:rPr>
          <w:rFonts w:hint="cs"/>
          <w:rtl/>
        </w:rPr>
        <w:t xml:space="preserve"> </w:t>
      </w:r>
      <w:r w:rsidR="00A2133B">
        <w:rPr>
          <w:rFonts w:hint="cs"/>
          <w:rtl/>
        </w:rPr>
        <w:t xml:space="preserve">חבל שלא </w:t>
      </w:r>
      <w:r w:rsidR="00A221CB">
        <w:rPr>
          <w:rFonts w:hint="cs"/>
          <w:rtl/>
        </w:rPr>
        <w:t>החל</w:t>
      </w:r>
      <w:r w:rsidR="00A2133B">
        <w:rPr>
          <w:rFonts w:hint="cs"/>
          <w:rtl/>
        </w:rPr>
        <w:t>פתי</w:t>
      </w:r>
      <w:r w:rsidR="00A221CB">
        <w:rPr>
          <w:rFonts w:hint="cs"/>
          <w:rtl/>
        </w:rPr>
        <w:t xml:space="preserve"> </w:t>
      </w:r>
      <w:r w:rsidR="0050739D">
        <w:rPr>
          <w:rFonts w:hint="cs"/>
          <w:rtl/>
        </w:rPr>
        <w:t>לאזרחי</w:t>
      </w:r>
      <w:r w:rsidR="00A221CB">
        <w:rPr>
          <w:rFonts w:hint="cs"/>
          <w:rtl/>
        </w:rPr>
        <w:t xml:space="preserve"> לפני שבאתי לכאן.</w:t>
      </w:r>
      <w:r>
        <w:rPr>
          <w:rFonts w:hint="cs"/>
          <w:rtl/>
        </w:rPr>
        <w:t>"</w:t>
      </w:r>
    </w:p>
    <w:p w14:paraId="4A3B10C6" w14:textId="344DB0DC" w:rsidR="004A1DEB" w:rsidRDefault="004A1DEB" w:rsidP="004A1DEB">
      <w:pPr>
        <w:rPr>
          <w:rtl/>
        </w:rPr>
      </w:pPr>
      <w:r>
        <w:rPr>
          <w:rFonts w:hint="cs"/>
          <w:rtl/>
        </w:rPr>
        <w:t xml:space="preserve">"למה שלא תבוא לבקר אותנו?" הציע יוג'ין. </w:t>
      </w:r>
    </w:p>
    <w:p w14:paraId="7BE66FD2" w14:textId="22CF003C" w:rsidR="004A1DEB" w:rsidRDefault="004A1DEB" w:rsidP="00A2133B">
      <w:pPr>
        <w:rPr>
          <w:rtl/>
        </w:rPr>
      </w:pPr>
      <w:r>
        <w:rPr>
          <w:rFonts w:hint="cs"/>
          <w:rtl/>
        </w:rPr>
        <w:t>"בוודאי, אתה תמיד מוזמן לבוא אלינו, אלכס. עם החבר שלך, כמובן."</w:t>
      </w:r>
    </w:p>
    <w:p w14:paraId="6E76E58D" w14:textId="78C61836" w:rsidR="004627AB" w:rsidRPr="00CD067C" w:rsidRDefault="004A1DEB" w:rsidP="004A1DEB">
      <w:pPr>
        <w:rPr>
          <w:rtl/>
        </w:rPr>
      </w:pPr>
      <w:r>
        <w:rPr>
          <w:rFonts w:hint="cs"/>
          <w:rtl/>
        </w:rPr>
        <w:t>"לשלושה חודשים?" אמר ארקדי בספקנות. המגורים בלונדון נשמעו מפתים, אבל לא בחברת שני הורים. הוא חווה מספיק הורות, מהסוג התיקני [סטנדרטי] ומהסוג הנפטר ומהסוג החורג. זה הספיק.</w:t>
      </w:r>
    </w:p>
    <w:p w14:paraId="6251416A" w14:textId="6885B86C" w:rsidR="004627AB" w:rsidRPr="00CD067C" w:rsidRDefault="001D18BC" w:rsidP="001D18BC">
      <w:pPr>
        <w:rPr>
          <w:rtl/>
        </w:rPr>
      </w:pPr>
      <w:r>
        <w:rPr>
          <w:rtl/>
        </w:rPr>
        <w:t>"</w:t>
      </w:r>
      <w:r w:rsidR="004A1DEB">
        <w:rPr>
          <w:rtl/>
        </w:rPr>
        <w:t>אני לא נוסע ל</w:t>
      </w:r>
      <w:r w:rsidR="004A1DEB">
        <w:rPr>
          <w:rFonts w:hint="cs"/>
          <w:rtl/>
        </w:rPr>
        <w:t>לונדון</w:t>
      </w:r>
      <w:r>
        <w:rPr>
          <w:rtl/>
        </w:rPr>
        <w:t xml:space="preserve">!" </w:t>
      </w:r>
      <w:r w:rsidR="004627AB" w:rsidRPr="00CD067C">
        <w:rPr>
          <w:rtl/>
        </w:rPr>
        <w:t xml:space="preserve">אלכס </w:t>
      </w:r>
      <w:r w:rsidR="00B5296D" w:rsidRPr="004A1DEB">
        <w:rPr>
          <w:rFonts w:hint="cs"/>
          <w:highlight w:val="red"/>
          <w:rtl/>
        </w:rPr>
        <w:t>חרץ</w:t>
      </w:r>
      <w:r w:rsidR="00DA42D3">
        <w:rPr>
          <w:rtl/>
        </w:rPr>
        <w:t>. הוא נמנע מ</w:t>
      </w:r>
      <w:r w:rsidR="00DA42D3">
        <w:rPr>
          <w:rFonts w:hint="cs"/>
          <w:rtl/>
        </w:rPr>
        <w:t>כל קשר</w:t>
      </w:r>
      <w:r w:rsidR="004627AB" w:rsidRPr="00CD067C">
        <w:rPr>
          <w:rtl/>
        </w:rPr>
        <w:t xml:space="preserve"> עם </w:t>
      </w:r>
      <w:r>
        <w:rPr>
          <w:rFonts w:hint="cs"/>
          <w:rtl/>
        </w:rPr>
        <w:t>הענף האנגלי של משפחתו</w:t>
      </w:r>
      <w:r w:rsidR="00D60CDC">
        <w:rPr>
          <w:rFonts w:hint="cs"/>
          <w:rtl/>
        </w:rPr>
        <w:t xml:space="preserve"> </w:t>
      </w:r>
      <w:r w:rsidR="004627AB" w:rsidRPr="00CD067C">
        <w:rPr>
          <w:rtl/>
        </w:rPr>
        <w:t>מאז התאונה.</w:t>
      </w:r>
    </w:p>
    <w:p w14:paraId="62476EA0" w14:textId="0F6DACB8" w:rsidR="004627AB" w:rsidRPr="00CD067C" w:rsidRDefault="004627AB" w:rsidP="004A1DEB">
      <w:pPr>
        <w:rPr>
          <w:rtl/>
        </w:rPr>
      </w:pPr>
      <w:r w:rsidRPr="00CD067C">
        <w:rPr>
          <w:rtl/>
        </w:rPr>
        <w:t>"</w:t>
      </w:r>
      <w:r w:rsidR="004A1DEB">
        <w:rPr>
          <w:rFonts w:hint="cs"/>
          <w:rtl/>
        </w:rPr>
        <w:t xml:space="preserve">גם </w:t>
      </w:r>
      <w:r w:rsidRPr="00CD067C">
        <w:rPr>
          <w:rtl/>
        </w:rPr>
        <w:t xml:space="preserve">אני לא צריך </w:t>
      </w:r>
      <w:r w:rsidR="00F06A3F">
        <w:rPr>
          <w:rtl/>
        </w:rPr>
        <w:t>עכשיו</w:t>
      </w:r>
      <w:r w:rsidRPr="00CD067C">
        <w:rPr>
          <w:rtl/>
        </w:rPr>
        <w:t xml:space="preserve"> שום נסיעות," </w:t>
      </w:r>
      <w:r w:rsidR="004A1DEB">
        <w:rPr>
          <w:rFonts w:hint="cs"/>
          <w:rtl/>
        </w:rPr>
        <w:t xml:space="preserve">הזדרז </w:t>
      </w:r>
      <w:r w:rsidRPr="00CD067C">
        <w:rPr>
          <w:rtl/>
        </w:rPr>
        <w:t>ארקדי</w:t>
      </w:r>
      <w:r w:rsidR="001D18BC">
        <w:rPr>
          <w:rFonts w:hint="cs"/>
          <w:rtl/>
        </w:rPr>
        <w:t xml:space="preserve"> </w:t>
      </w:r>
      <w:r w:rsidR="004A1DEB">
        <w:rPr>
          <w:rFonts w:hint="cs"/>
          <w:rtl/>
        </w:rPr>
        <w:t>להצטרף ל"מחאה"/התנגדות</w:t>
      </w:r>
      <w:r w:rsidRPr="00CD067C">
        <w:rPr>
          <w:rtl/>
        </w:rPr>
        <w:t xml:space="preserve">. "אני צריך לעבור את הבחינה המחורבנת הזאת בכירורגיה כללית. זה מה שאני צריך. אין לי מושג בשביל מה, </w:t>
      </w:r>
      <w:r w:rsidR="004A1DEB">
        <w:rPr>
          <w:rFonts w:hint="cs"/>
          <w:rtl/>
        </w:rPr>
        <w:t>הרי</w:t>
      </w:r>
      <w:r w:rsidRPr="00CD067C">
        <w:rPr>
          <w:rtl/>
        </w:rPr>
        <w:t xml:space="preserve"> </w:t>
      </w:r>
      <w:r w:rsidR="00A2133B">
        <w:rPr>
          <w:rFonts w:hint="cs"/>
          <w:rtl/>
        </w:rPr>
        <w:t xml:space="preserve">לעולם </w:t>
      </w:r>
      <w:r w:rsidRPr="00CD067C">
        <w:rPr>
          <w:rtl/>
        </w:rPr>
        <w:t>לא אהיה כירורג."</w:t>
      </w:r>
    </w:p>
    <w:p w14:paraId="696BD846" w14:textId="4914E9D7" w:rsidR="004627AB" w:rsidRDefault="001D18BC" w:rsidP="006160A3">
      <w:pPr>
        <w:rPr>
          <w:rtl/>
        </w:rPr>
      </w:pPr>
      <w:r>
        <w:rPr>
          <w:rtl/>
        </w:rPr>
        <w:t xml:space="preserve">"ארקדי, באמת נמאס </w:t>
      </w:r>
      <w:r>
        <w:rPr>
          <w:rFonts w:hint="cs"/>
          <w:rtl/>
        </w:rPr>
        <w:t>מ</w:t>
      </w:r>
      <w:r w:rsidR="004627AB" w:rsidRPr="00CD067C">
        <w:rPr>
          <w:rtl/>
        </w:rPr>
        <w:t>היללות שלך," מארק</w:t>
      </w:r>
      <w:r w:rsidR="00BF614F">
        <w:rPr>
          <w:rFonts w:hint="cs"/>
          <w:rtl/>
        </w:rPr>
        <w:t xml:space="preserve"> </w:t>
      </w:r>
      <w:r w:rsidR="00BF614F" w:rsidRPr="006160A3">
        <w:rPr>
          <w:rFonts w:hint="cs"/>
          <w:highlight w:val="red"/>
          <w:rtl/>
        </w:rPr>
        <w:t>הטיף</w:t>
      </w:r>
      <w:r w:rsidR="004627AB" w:rsidRPr="00CD067C">
        <w:rPr>
          <w:rtl/>
        </w:rPr>
        <w:t xml:space="preserve">. "למה </w:t>
      </w:r>
      <w:r w:rsidR="006160A3">
        <w:rPr>
          <w:rFonts w:hint="cs"/>
          <w:rtl/>
        </w:rPr>
        <w:t>נראה לך נאלצתי</w:t>
      </w:r>
      <w:r w:rsidR="00B5296D">
        <w:rPr>
          <w:rFonts w:hint="cs"/>
          <w:rtl/>
        </w:rPr>
        <w:t xml:space="preserve"> </w:t>
      </w:r>
      <w:r w:rsidR="004627AB" w:rsidRPr="00CD067C">
        <w:rPr>
          <w:rtl/>
        </w:rPr>
        <w:t>ללמוד סטטיסטיקה? בחיים לא אהיה סטטיסטיקאי. ולמה הכריחו אותי ללמוד</w:t>
      </w:r>
      <w:r w:rsidR="00882681">
        <w:rPr>
          <w:rFonts w:hint="cs"/>
          <w:rtl/>
        </w:rPr>
        <w:t xml:space="preserve"> ש</w:t>
      </w:r>
      <w:r w:rsidR="004627AB" w:rsidRPr="00CD067C">
        <w:rPr>
          <w:rtl/>
        </w:rPr>
        <w:t xml:space="preserve">יטות נומריות במשוואות דיפרנציאליות </w:t>
      </w:r>
      <w:r w:rsidR="00B5296D">
        <w:rPr>
          <w:rFonts w:hint="cs"/>
          <w:rtl/>
        </w:rPr>
        <w:t>חלקיות</w:t>
      </w:r>
      <w:r w:rsidR="006160A3">
        <w:rPr>
          <w:rtl/>
        </w:rPr>
        <w:t>?</w:t>
      </w:r>
      <w:r w:rsidR="004A1DEB">
        <w:rPr>
          <w:rFonts w:hint="cs"/>
          <w:rtl/>
        </w:rPr>
        <w:t xml:space="preserve"> (שזה מקצוע מזעזע ועובדה שעד היום לא "נרגעתי" ממנו לחלוטין.)</w:t>
      </w:r>
      <w:r w:rsidR="004627AB" w:rsidRPr="00CD067C">
        <w:rPr>
          <w:rtl/>
        </w:rPr>
        <w:t xml:space="preserve"> </w:t>
      </w:r>
      <w:r w:rsidR="00B5296D">
        <w:rPr>
          <w:rFonts w:hint="cs"/>
          <w:rtl/>
        </w:rPr>
        <w:t xml:space="preserve">לעולם </w:t>
      </w:r>
      <w:r w:rsidR="004627AB" w:rsidRPr="00CD067C">
        <w:rPr>
          <w:rtl/>
        </w:rPr>
        <w:t xml:space="preserve">לא אהיה </w:t>
      </w:r>
      <w:r w:rsidR="00C90C6C">
        <w:rPr>
          <w:rtl/>
        </w:rPr>
        <w:t>מתמטיק</w:t>
      </w:r>
      <w:r w:rsidR="004627AB" w:rsidRPr="00CD067C">
        <w:rPr>
          <w:rtl/>
        </w:rPr>
        <w:t>אי שימושי</w:t>
      </w:r>
      <w:r w:rsidR="00AB6EAD">
        <w:rPr>
          <w:rFonts w:hint="cs"/>
          <w:rtl/>
        </w:rPr>
        <w:t xml:space="preserve"> </w:t>
      </w:r>
      <w:r w:rsidR="00AB6EAD">
        <w:rPr>
          <w:rtl/>
        </w:rPr>
        <w:t>–</w:t>
      </w:r>
      <w:r w:rsidR="00B5296D">
        <w:rPr>
          <w:rFonts w:hint="cs"/>
          <w:rtl/>
        </w:rPr>
        <w:t xml:space="preserve"> ובכל זאת</w:t>
      </w:r>
      <w:r w:rsidR="00AB6EAD">
        <w:rPr>
          <w:rFonts w:hint="cs"/>
          <w:rtl/>
        </w:rPr>
        <w:t>,</w:t>
      </w:r>
      <w:r w:rsidR="00B5296D">
        <w:rPr>
          <w:rFonts w:hint="cs"/>
          <w:rtl/>
        </w:rPr>
        <w:t xml:space="preserve"> אלה </w:t>
      </w:r>
      <w:r w:rsidR="00882681">
        <w:rPr>
          <w:rFonts w:hint="cs"/>
          <w:rtl/>
        </w:rPr>
        <w:t xml:space="preserve">מקצועות חובה לתואר ראשון </w:t>
      </w:r>
      <w:r w:rsidR="00A2133B">
        <w:rPr>
          <w:rFonts w:hint="cs"/>
          <w:rtl/>
        </w:rPr>
        <w:t>לא רק ב</w:t>
      </w:r>
      <w:r w:rsidR="000B586A">
        <w:rPr>
          <w:rFonts w:hint="cs"/>
          <w:rtl/>
        </w:rPr>
        <w:t>פיזיק</w:t>
      </w:r>
      <w:r w:rsidR="00A2133B">
        <w:rPr>
          <w:rFonts w:hint="cs"/>
          <w:rtl/>
        </w:rPr>
        <w:t>ה-</w:t>
      </w:r>
      <w:r w:rsidR="001C5A04">
        <w:rPr>
          <w:rFonts w:hint="cs"/>
          <w:rtl/>
        </w:rPr>
        <w:t>מתמטיקה</w:t>
      </w:r>
      <w:r w:rsidR="00A2133B">
        <w:rPr>
          <w:rFonts w:hint="cs"/>
          <w:rtl/>
        </w:rPr>
        <w:t xml:space="preserve"> משולב אלא </w:t>
      </w:r>
      <w:r w:rsidR="00882681">
        <w:rPr>
          <w:rFonts w:hint="cs"/>
          <w:rtl/>
        </w:rPr>
        <w:t>גם ב</w:t>
      </w:r>
      <w:r w:rsidR="00D60CDC">
        <w:rPr>
          <w:rFonts w:hint="cs"/>
          <w:rtl/>
        </w:rPr>
        <w:t xml:space="preserve">מסלול </w:t>
      </w:r>
      <w:r w:rsidR="001C5A04">
        <w:rPr>
          <w:rFonts w:hint="cs"/>
          <w:rtl/>
        </w:rPr>
        <w:t>מתמטיקה</w:t>
      </w:r>
      <w:r w:rsidR="00882681">
        <w:rPr>
          <w:rFonts w:hint="cs"/>
          <w:rtl/>
        </w:rPr>
        <w:t xml:space="preserve"> עיונית</w:t>
      </w:r>
      <w:r w:rsidR="004627AB" w:rsidRPr="00CD067C">
        <w:rPr>
          <w:rtl/>
        </w:rPr>
        <w:t xml:space="preserve">. </w:t>
      </w:r>
      <w:r w:rsidR="00E37097">
        <w:rPr>
          <w:rFonts w:hint="cs"/>
          <w:rtl/>
        </w:rPr>
        <w:t>כי</w:t>
      </w:r>
      <w:r w:rsidR="004627AB" w:rsidRPr="00CD067C">
        <w:rPr>
          <w:rtl/>
        </w:rPr>
        <w:t xml:space="preserve"> בלי הנושאים האלה, חסר לך חלק מהתמונה השלמה. אתה לא רוצה שיהיה תחום ברפואה שאין לך מושג מה קורה בו."</w:t>
      </w:r>
    </w:p>
    <w:p w14:paraId="6954E1B3" w14:textId="77777777" w:rsidR="003B1913" w:rsidRDefault="0050739D" w:rsidP="00AB6EAD">
      <w:pPr>
        <w:rPr>
          <w:rtl/>
        </w:rPr>
      </w:pPr>
      <w:r>
        <w:rPr>
          <w:rFonts w:hint="cs"/>
          <w:rtl/>
        </w:rPr>
        <w:t>"</w:t>
      </w:r>
      <w:r w:rsidR="003B1913">
        <w:rPr>
          <w:rFonts w:hint="cs"/>
          <w:rtl/>
        </w:rPr>
        <w:t>נראה לך ש</w:t>
      </w:r>
      <w:r w:rsidR="00AB6EAD">
        <w:rPr>
          <w:rFonts w:hint="cs"/>
          <w:rtl/>
        </w:rPr>
        <w:t>פסיכיאטר</w:t>
      </w:r>
      <w:r>
        <w:rPr>
          <w:rFonts w:hint="cs"/>
          <w:rtl/>
        </w:rPr>
        <w:t xml:space="preserve"> זוכר משהו </w:t>
      </w:r>
      <w:r w:rsidR="003B1913">
        <w:rPr>
          <w:rFonts w:hint="cs"/>
          <w:rtl/>
        </w:rPr>
        <w:t>מ</w:t>
      </w:r>
      <w:r w:rsidR="00C81E34">
        <w:rPr>
          <w:rFonts w:hint="cs"/>
          <w:rtl/>
        </w:rPr>
        <w:t>צינורות המרה</w:t>
      </w:r>
      <w:r>
        <w:rPr>
          <w:rFonts w:hint="cs"/>
          <w:rtl/>
        </w:rPr>
        <w:t xml:space="preserve"> וניקוז הדם </w:t>
      </w:r>
      <w:r w:rsidR="003B1913">
        <w:rPr>
          <w:rFonts w:hint="cs"/>
          <w:rtl/>
        </w:rPr>
        <w:t xml:space="preserve">וכל העיצבובים </w:t>
      </w:r>
      <w:r>
        <w:rPr>
          <w:rFonts w:hint="cs"/>
          <w:rtl/>
        </w:rPr>
        <w:t>של הכבד?</w:t>
      </w:r>
      <w:r w:rsidR="003B1913">
        <w:rPr>
          <w:rFonts w:hint="cs"/>
          <w:rtl/>
        </w:rPr>
        <w:t>"</w:t>
      </w:r>
    </w:p>
    <w:p w14:paraId="78637BEC" w14:textId="77777777" w:rsidR="003B1913" w:rsidRDefault="003B1913" w:rsidP="003B1913">
      <w:pPr>
        <w:rPr>
          <w:rtl/>
        </w:rPr>
      </w:pPr>
      <w:r>
        <w:rPr>
          <w:rFonts w:hint="cs"/>
          <w:rtl/>
        </w:rPr>
        <w:t>"לא ידעתי שהכבד מעוצבב, אפשר להרגיש אותו בכלל?" יסמין שאלה.</w:t>
      </w:r>
    </w:p>
    <w:p w14:paraId="1B95FC28" w14:textId="77777777" w:rsidR="003B1913" w:rsidRDefault="003B1913" w:rsidP="003B1913">
      <w:pPr>
        <w:rPr>
          <w:rtl/>
        </w:rPr>
      </w:pPr>
      <w:r>
        <w:rPr>
          <w:rFonts w:hint="cs"/>
          <w:rtl/>
        </w:rPr>
        <w:t xml:space="preserve">"לפעמים הכבד יכול ממש לכאוב," אלכס </w:t>
      </w:r>
      <w:r w:rsidRPr="004A1DEB">
        <w:rPr>
          <w:rFonts w:hint="cs"/>
          <w:highlight w:val="red"/>
          <w:rtl/>
        </w:rPr>
        <w:t>אישר</w:t>
      </w:r>
      <w:r w:rsidR="00A2133B">
        <w:rPr>
          <w:rFonts w:hint="cs"/>
          <w:rtl/>
        </w:rPr>
        <w:t>, "אם מתעללים בו מספיק</w:t>
      </w:r>
      <w:r>
        <w:rPr>
          <w:rFonts w:hint="cs"/>
          <w:rtl/>
        </w:rPr>
        <w:t>.</w:t>
      </w:r>
      <w:r w:rsidR="00A2133B">
        <w:rPr>
          <w:rFonts w:hint="cs"/>
          <w:rtl/>
        </w:rPr>
        <w:t>"</w:t>
      </w:r>
    </w:p>
    <w:p w14:paraId="10EE7F10" w14:textId="77777777" w:rsidR="004A1DEB" w:rsidRDefault="003B1913" w:rsidP="004A1DEB">
      <w:pPr>
        <w:rPr>
          <w:rtl/>
        </w:rPr>
      </w:pPr>
      <w:r>
        <w:rPr>
          <w:rFonts w:hint="cs"/>
          <w:rtl/>
        </w:rPr>
        <w:t>"התכוונתי להגיד ש</w:t>
      </w:r>
      <w:r w:rsidR="000D5C8C">
        <w:rPr>
          <w:rFonts w:hint="cs"/>
          <w:rtl/>
        </w:rPr>
        <w:t>בשביל להתמצא בסתם</w:t>
      </w:r>
      <w:r>
        <w:rPr>
          <w:rFonts w:hint="cs"/>
          <w:rtl/>
        </w:rPr>
        <w:t xml:space="preserve"> פרוצדורה ניתוחית </w:t>
      </w:r>
      <w:r w:rsidR="000D5C8C">
        <w:rPr>
          <w:rFonts w:hint="cs"/>
          <w:rtl/>
        </w:rPr>
        <w:t>מינורית</w:t>
      </w:r>
      <w:r w:rsidR="007E06CC">
        <w:rPr>
          <w:rFonts w:hint="cs"/>
          <w:rtl/>
        </w:rPr>
        <w:t>,</w:t>
      </w:r>
      <w:r w:rsidR="000D5C8C">
        <w:rPr>
          <w:rFonts w:hint="cs"/>
          <w:rtl/>
        </w:rPr>
        <w:t xml:space="preserve"> צריך להכיר את </w:t>
      </w:r>
      <w:r w:rsidR="007E06CC">
        <w:rPr>
          <w:rFonts w:hint="cs"/>
          <w:rtl/>
        </w:rPr>
        <w:t xml:space="preserve">כל </w:t>
      </w:r>
      <w:r w:rsidR="000D5C8C">
        <w:rPr>
          <w:rFonts w:hint="cs"/>
          <w:rtl/>
        </w:rPr>
        <w:t>כלי הדם וכלי הלימפה</w:t>
      </w:r>
      <w:r>
        <w:rPr>
          <w:rFonts w:hint="cs"/>
          <w:rtl/>
        </w:rPr>
        <w:t xml:space="preserve"> </w:t>
      </w:r>
      <w:r w:rsidR="000D5C8C">
        <w:rPr>
          <w:rFonts w:hint="cs"/>
          <w:rtl/>
        </w:rPr>
        <w:t>והעצבים</w:t>
      </w:r>
      <w:r w:rsidR="004A1DEB">
        <w:rPr>
          <w:rFonts w:hint="cs"/>
          <w:rtl/>
        </w:rPr>
        <w:t xml:space="preserve"> ששייכים לאיבר עצמו ובנוסף</w:t>
      </w:r>
      <w:r w:rsidR="000D5C8C">
        <w:rPr>
          <w:rFonts w:hint="cs"/>
          <w:rtl/>
        </w:rPr>
        <w:t xml:space="preserve"> כל הבלוטות והאיברים ש</w:t>
      </w:r>
      <w:r w:rsidR="00A2133B">
        <w:rPr>
          <w:rFonts w:hint="cs"/>
          <w:rtl/>
        </w:rPr>
        <w:t>רובצים</w:t>
      </w:r>
      <w:r w:rsidR="000D5C8C">
        <w:rPr>
          <w:rFonts w:hint="cs"/>
          <w:rtl/>
        </w:rPr>
        <w:t xml:space="preserve"> להם בנחת בסביבה</w:t>
      </w:r>
      <w:r w:rsidR="004A1DEB">
        <w:rPr>
          <w:rFonts w:hint="cs"/>
          <w:rtl/>
        </w:rPr>
        <w:t xml:space="preserve"> והעיצבובים שלהם וכלי הדם ובלוטות הלימפה שלהם, פשוט צריך כל הזמן להכיר את האנטומיה של כל הגוף</w:t>
      </w:r>
      <w:r w:rsidR="002935CE">
        <w:rPr>
          <w:rFonts w:hint="cs"/>
          <w:rtl/>
        </w:rPr>
        <w:t>.</w:t>
      </w:r>
      <w:r w:rsidR="004A1DEB">
        <w:rPr>
          <w:rFonts w:hint="cs"/>
          <w:rtl/>
        </w:rPr>
        <w:t>"</w:t>
      </w:r>
    </w:p>
    <w:p w14:paraId="3673892C" w14:textId="77777777" w:rsidR="004A1DEB" w:rsidRDefault="004A1DEB" w:rsidP="004A1DEB">
      <w:pPr>
        <w:rPr>
          <w:rtl/>
        </w:rPr>
      </w:pPr>
      <w:r>
        <w:rPr>
          <w:rFonts w:hint="cs"/>
          <w:rtl/>
        </w:rPr>
        <w:t>"זה נשמע לא כזה עונש נוראי."</w:t>
      </w:r>
    </w:p>
    <w:p w14:paraId="63F741E7" w14:textId="4ED4B4F9" w:rsidR="0050739D" w:rsidRPr="00CD067C" w:rsidRDefault="004A1DEB" w:rsidP="004A1DEB">
      <w:pPr>
        <w:rPr>
          <w:rtl/>
        </w:rPr>
      </w:pPr>
      <w:r>
        <w:rPr>
          <w:rFonts w:hint="cs"/>
          <w:rtl/>
        </w:rPr>
        <w:t>"זה דווקא איום ונורא.</w:t>
      </w:r>
      <w:r w:rsidR="00CC1CCE">
        <w:rPr>
          <w:rFonts w:hint="cs"/>
          <w:rtl/>
        </w:rPr>
        <w:t xml:space="preserve"> בשל</w:t>
      </w:r>
      <w:r w:rsidR="0050739D">
        <w:rPr>
          <w:rFonts w:hint="cs"/>
          <w:rtl/>
        </w:rPr>
        <w:t xml:space="preserve"> </w:t>
      </w:r>
      <w:r w:rsidR="00CC7048">
        <w:rPr>
          <w:rFonts w:hint="cs"/>
          <w:rtl/>
        </w:rPr>
        <w:t xml:space="preserve">הבחינה </w:t>
      </w:r>
      <w:r w:rsidR="000D5C8C">
        <w:rPr>
          <w:rFonts w:hint="cs"/>
          <w:rtl/>
        </w:rPr>
        <w:t xml:space="preserve">הזאת </w:t>
      </w:r>
      <w:r w:rsidR="00CC7048">
        <w:rPr>
          <w:rFonts w:hint="cs"/>
          <w:rtl/>
        </w:rPr>
        <w:t>בכירורגיה</w:t>
      </w:r>
      <w:r w:rsidR="000D5C8C">
        <w:rPr>
          <w:rFonts w:hint="cs"/>
          <w:rtl/>
        </w:rPr>
        <w:t xml:space="preserve"> </w:t>
      </w:r>
      <w:r w:rsidR="00CC1CCE">
        <w:rPr>
          <w:rFonts w:hint="cs"/>
          <w:rtl/>
        </w:rPr>
        <w:t xml:space="preserve">אני </w:t>
      </w:r>
      <w:r w:rsidR="00AB6EAD">
        <w:rPr>
          <w:rFonts w:hint="cs"/>
          <w:rtl/>
        </w:rPr>
        <w:t>נא</w:t>
      </w:r>
      <w:r w:rsidR="000D5C8C">
        <w:rPr>
          <w:rFonts w:hint="cs"/>
          <w:rtl/>
        </w:rPr>
        <w:t>ל</w:t>
      </w:r>
      <w:r w:rsidR="00CC1CCE">
        <w:rPr>
          <w:rFonts w:hint="cs"/>
          <w:rtl/>
        </w:rPr>
        <w:t>ץ</w:t>
      </w:r>
      <w:r w:rsidR="0050739D">
        <w:rPr>
          <w:rFonts w:hint="cs"/>
          <w:rtl/>
        </w:rPr>
        <w:t xml:space="preserve"> ל</w:t>
      </w:r>
      <w:r w:rsidR="000D5C8C">
        <w:rPr>
          <w:rFonts w:hint="cs"/>
          <w:rtl/>
        </w:rPr>
        <w:t>למוד מחדש</w:t>
      </w:r>
      <w:r w:rsidR="00C81E34">
        <w:rPr>
          <w:rFonts w:hint="cs"/>
          <w:rtl/>
        </w:rPr>
        <w:t xml:space="preserve"> את כל האנטומיה שהספקתי לשכוח</w:t>
      </w:r>
      <w:r w:rsidR="00CC1CCE">
        <w:rPr>
          <w:rFonts w:hint="cs"/>
          <w:rtl/>
        </w:rPr>
        <w:t xml:space="preserve"> מאז </w:t>
      </w:r>
      <w:r w:rsidR="00C81E34">
        <w:rPr>
          <w:rFonts w:hint="cs"/>
          <w:rtl/>
        </w:rPr>
        <w:t>שנה א'.</w:t>
      </w:r>
      <w:r w:rsidR="007B08BF">
        <w:rPr>
          <w:rFonts w:hint="cs"/>
          <w:rtl/>
        </w:rPr>
        <w:t>"</w:t>
      </w:r>
    </w:p>
    <w:p w14:paraId="6D59F012" w14:textId="1EB10BBC" w:rsidR="004A1DEB" w:rsidRDefault="0097546F" w:rsidP="00250000">
      <w:pPr>
        <w:rPr>
          <w:rtl/>
        </w:rPr>
      </w:pPr>
      <w:r>
        <w:rPr>
          <w:rFonts w:hint="cs"/>
          <w:rtl/>
        </w:rPr>
        <w:t>[</w:t>
      </w:r>
      <w:r w:rsidR="004A1DEB">
        <w:rPr>
          <w:rFonts w:hint="cs"/>
          <w:rtl/>
        </w:rPr>
        <w:t xml:space="preserve">אנטומיית הכבד - </w:t>
      </w:r>
      <w:hyperlink r:id="rId52" w:history="1">
        <w:r w:rsidR="004A1DEB" w:rsidRPr="004A1DEB">
          <w:rPr>
            <w:rStyle w:val="Hyperlink"/>
          </w:rPr>
          <w:t>wikirefua</w:t>
        </w:r>
      </w:hyperlink>
    </w:p>
    <w:p w14:paraId="1FA81DAD" w14:textId="23C0E21D" w:rsidR="0097546F" w:rsidRDefault="0097546F" w:rsidP="00250000">
      <w:pPr>
        <w:rPr>
          <w:rtl/>
        </w:rPr>
      </w:pPr>
      <w:r>
        <w:rPr>
          <w:rFonts w:hint="cs"/>
          <w:rtl/>
        </w:rPr>
        <w:t>]</w:t>
      </w:r>
    </w:p>
    <w:p w14:paraId="0F8738C3" w14:textId="36BC58FA" w:rsidR="004627AB" w:rsidRPr="00CD067C" w:rsidRDefault="004627AB" w:rsidP="00250000">
      <w:pPr>
        <w:rPr>
          <w:rtl/>
        </w:rPr>
      </w:pPr>
      <w:r w:rsidRPr="00CD067C">
        <w:rPr>
          <w:rtl/>
        </w:rPr>
        <w:t>"מה זה בכלל כירורגיה כללית?"</w:t>
      </w:r>
      <w:r w:rsidR="00B5296D">
        <w:rPr>
          <w:rFonts w:hint="cs"/>
          <w:rtl/>
        </w:rPr>
        <w:t xml:space="preserve"> תיאו </w:t>
      </w:r>
      <w:r w:rsidR="00A75239" w:rsidRPr="007D63EA">
        <w:rPr>
          <w:rFonts w:hint="cs"/>
          <w:highlight w:val="red"/>
          <w:rtl/>
        </w:rPr>
        <w:t>התעניין</w:t>
      </w:r>
      <w:r w:rsidR="00B5296D">
        <w:rPr>
          <w:rFonts w:hint="cs"/>
          <w:rtl/>
        </w:rPr>
        <w:t>.</w:t>
      </w:r>
    </w:p>
    <w:p w14:paraId="51994C2F" w14:textId="77777777" w:rsidR="004627AB" w:rsidRPr="00CD067C" w:rsidRDefault="004627AB" w:rsidP="00AB6EAD">
      <w:pPr>
        <w:rPr>
          <w:rtl/>
        </w:rPr>
      </w:pPr>
      <w:r w:rsidRPr="00CD067C">
        <w:rPr>
          <w:rtl/>
        </w:rPr>
        <w:t>"זה כל הניתוחים חוץ מניתוחי לב, נכון?" אלכס</w:t>
      </w:r>
      <w:r w:rsidR="00835829">
        <w:rPr>
          <w:rFonts w:hint="cs"/>
          <w:rtl/>
        </w:rPr>
        <w:t xml:space="preserve"> </w:t>
      </w:r>
      <w:r w:rsidR="00A75239">
        <w:rPr>
          <w:rFonts w:hint="cs"/>
          <w:rtl/>
        </w:rPr>
        <w:t>[</w:t>
      </w:r>
      <w:r w:rsidR="00835829">
        <w:rPr>
          <w:rFonts w:hint="cs"/>
          <w:rtl/>
        </w:rPr>
        <w:t>הציע</w:t>
      </w:r>
      <w:r w:rsidR="00A75239">
        <w:rPr>
          <w:rFonts w:hint="cs"/>
          <w:rtl/>
        </w:rPr>
        <w:t xml:space="preserve">] </w:t>
      </w:r>
      <w:r w:rsidR="00A75239" w:rsidRPr="007D63EA">
        <w:rPr>
          <w:rFonts w:hint="cs"/>
          <w:highlight w:val="red"/>
          <w:rtl/>
        </w:rPr>
        <w:t>אמר</w:t>
      </w:r>
      <w:r w:rsidRPr="00CD067C">
        <w:rPr>
          <w:rtl/>
        </w:rPr>
        <w:t>.</w:t>
      </w:r>
    </w:p>
    <w:p w14:paraId="010C7B86" w14:textId="77777777" w:rsidR="004627AB" w:rsidRPr="00CD067C" w:rsidRDefault="004627AB" w:rsidP="00250000">
      <w:pPr>
        <w:rPr>
          <w:rtl/>
        </w:rPr>
      </w:pPr>
      <w:r w:rsidRPr="00CD067C">
        <w:rPr>
          <w:rtl/>
        </w:rPr>
        <w:t>"וחוץ</w:t>
      </w:r>
      <w:r w:rsidR="00B5296D">
        <w:rPr>
          <w:rtl/>
        </w:rPr>
        <w:t xml:space="preserve"> מניתוחי מח וניתוחי ילדים,"</w:t>
      </w:r>
      <w:r w:rsidRPr="00CD067C">
        <w:rPr>
          <w:rtl/>
        </w:rPr>
        <w:t xml:space="preserve"> ארקדי</w:t>
      </w:r>
      <w:r w:rsidR="00B5296D">
        <w:rPr>
          <w:rFonts w:hint="cs"/>
          <w:rtl/>
        </w:rPr>
        <w:t xml:space="preserve"> תיקן</w:t>
      </w:r>
      <w:r w:rsidR="00B5296D">
        <w:rPr>
          <w:rtl/>
        </w:rPr>
        <w:t>. "וניתוחים אור</w:t>
      </w:r>
      <w:r w:rsidR="00B5296D">
        <w:rPr>
          <w:rFonts w:hint="cs"/>
          <w:rtl/>
        </w:rPr>
        <w:t>ת</w:t>
      </w:r>
      <w:r w:rsidRPr="00CD067C">
        <w:rPr>
          <w:rtl/>
        </w:rPr>
        <w:t xml:space="preserve">ופדיים. והשתלות. </w:t>
      </w:r>
      <w:r w:rsidR="00882681">
        <w:rPr>
          <w:rFonts w:hint="cs"/>
          <w:rtl/>
        </w:rPr>
        <w:t>וניתוחים גיניקולוגיים.</w:t>
      </w:r>
      <w:r w:rsidR="00B5296D">
        <w:rPr>
          <w:rFonts w:hint="cs"/>
          <w:rtl/>
        </w:rPr>
        <w:t xml:space="preserve"> </w:t>
      </w:r>
      <w:r w:rsidRPr="00CD067C">
        <w:rPr>
          <w:rtl/>
        </w:rPr>
        <w:t>יש הרבה סוגי ניתוחים שדורשים התמחות מיוחדת."</w:t>
      </w:r>
    </w:p>
    <w:p w14:paraId="56EB6BFD" w14:textId="77777777" w:rsidR="004627AB" w:rsidRPr="00CD067C" w:rsidRDefault="004627AB" w:rsidP="00250000">
      <w:pPr>
        <w:rPr>
          <w:rtl/>
        </w:rPr>
      </w:pPr>
      <w:r w:rsidRPr="00CD067C">
        <w:rPr>
          <w:rtl/>
        </w:rPr>
        <w:t>"אז מה זה כן כולל?"</w:t>
      </w:r>
    </w:p>
    <w:p w14:paraId="209ABE7A" w14:textId="77777777" w:rsidR="004627AB" w:rsidRPr="00CD067C" w:rsidRDefault="004627AB" w:rsidP="00250000">
      <w:pPr>
        <w:rPr>
          <w:rtl/>
        </w:rPr>
      </w:pPr>
      <w:r w:rsidRPr="00CD067C">
        <w:rPr>
          <w:rtl/>
        </w:rPr>
        <w:t>"</w:t>
      </w:r>
      <w:r w:rsidR="00B5296D">
        <w:rPr>
          <w:rFonts w:hint="cs"/>
          <w:rtl/>
        </w:rPr>
        <w:t xml:space="preserve">אה, </w:t>
      </w:r>
      <w:r w:rsidRPr="00CD067C">
        <w:rPr>
          <w:rtl/>
        </w:rPr>
        <w:t>זה כולל המון – דימומים באיברים פנימיים, גידולים סרטניים, חבלות טראומה כמו תאונות דרכים – "</w:t>
      </w:r>
    </w:p>
    <w:p w14:paraId="6B8A0D08" w14:textId="77777777" w:rsidR="004627AB" w:rsidRPr="00CD067C" w:rsidRDefault="004627AB" w:rsidP="00250000">
      <w:pPr>
        <w:rPr>
          <w:rtl/>
        </w:rPr>
      </w:pPr>
      <w:r w:rsidRPr="00CD067C">
        <w:rPr>
          <w:rtl/>
        </w:rPr>
        <w:lastRenderedPageBreak/>
        <w:t xml:space="preserve">"טוב </w:t>
      </w:r>
      <w:r w:rsidR="00835829">
        <w:rPr>
          <w:rtl/>
        </w:rPr>
        <w:t xml:space="preserve">טוב, מספיק רפואה ליום אחד," </w:t>
      </w:r>
      <w:r w:rsidRPr="00CD067C">
        <w:rPr>
          <w:rtl/>
        </w:rPr>
        <w:t>מארק</w:t>
      </w:r>
      <w:r w:rsidR="00835829">
        <w:rPr>
          <w:rFonts w:hint="cs"/>
          <w:rtl/>
        </w:rPr>
        <w:t xml:space="preserve"> אמר</w:t>
      </w:r>
      <w:r w:rsidRPr="00CD067C">
        <w:rPr>
          <w:rtl/>
        </w:rPr>
        <w:t>.</w:t>
      </w:r>
    </w:p>
    <w:p w14:paraId="2A22ED62" w14:textId="74422945" w:rsidR="004627AB" w:rsidRPr="00CD067C" w:rsidRDefault="004627AB" w:rsidP="00A75239">
      <w:pPr>
        <w:rPr>
          <w:rtl/>
        </w:rPr>
      </w:pPr>
      <w:r w:rsidRPr="00CD067C">
        <w:rPr>
          <w:rtl/>
        </w:rPr>
        <w:t>"אותי ניתח כירורג כללי?" אלכס</w:t>
      </w:r>
      <w:r w:rsidR="00835829">
        <w:rPr>
          <w:rFonts w:hint="cs"/>
          <w:rtl/>
        </w:rPr>
        <w:t xml:space="preserve"> </w:t>
      </w:r>
      <w:r w:rsidR="00A75239">
        <w:rPr>
          <w:rFonts w:hint="cs"/>
          <w:rtl/>
        </w:rPr>
        <w:t>ברר</w:t>
      </w:r>
      <w:r w:rsidRPr="00CD067C">
        <w:rPr>
          <w:rtl/>
        </w:rPr>
        <w:t>.</w:t>
      </w:r>
      <w:r w:rsidRPr="00CD067C">
        <w:rPr>
          <w:rFonts w:hint="cs"/>
          <w:rtl/>
        </w:rPr>
        <w:t xml:space="preserve"> "אחרי התאונה."</w:t>
      </w:r>
    </w:p>
    <w:p w14:paraId="18F99DA6" w14:textId="32DEC7EA" w:rsidR="004627AB" w:rsidRDefault="00B5296D" w:rsidP="004A1DEB">
      <w:pPr>
        <w:rPr>
          <w:rtl/>
        </w:rPr>
      </w:pPr>
      <w:r>
        <w:rPr>
          <w:rtl/>
        </w:rPr>
        <w:t>"כ</w:t>
      </w:r>
      <w:r>
        <w:rPr>
          <w:rFonts w:hint="cs"/>
          <w:rtl/>
        </w:rPr>
        <w:t>מובן, בין השאר.</w:t>
      </w:r>
      <w:r w:rsidR="004A1DEB">
        <w:rPr>
          <w:rFonts w:hint="cs"/>
          <w:rtl/>
        </w:rPr>
        <w:t xml:space="preserve"> בניתוח הראשון שלך מייד אחרי התאונה, שניים מש</w:t>
      </w:r>
      <w:r>
        <w:rPr>
          <w:rFonts w:hint="cs"/>
          <w:rtl/>
        </w:rPr>
        <w:t>ש</w:t>
      </w:r>
      <w:r w:rsidR="004A1DEB">
        <w:rPr>
          <w:rFonts w:hint="cs"/>
          <w:rtl/>
        </w:rPr>
        <w:t>ת המנתחים</w:t>
      </w:r>
      <w:r>
        <w:rPr>
          <w:rFonts w:hint="cs"/>
          <w:rtl/>
        </w:rPr>
        <w:t xml:space="preserve"> היו כירורגים כלליים.</w:t>
      </w:r>
      <w:r w:rsidR="004627AB" w:rsidRPr="00CD067C">
        <w:rPr>
          <w:rtl/>
        </w:rPr>
        <w:t>"</w:t>
      </w:r>
    </w:p>
    <w:p w14:paraId="34BE0C16" w14:textId="59584B1E" w:rsidR="00077C8A" w:rsidRDefault="00077C8A" w:rsidP="004A1DEB">
      <w:pPr>
        <w:rPr>
          <w:rtl/>
        </w:rPr>
      </w:pPr>
      <w:r>
        <w:rPr>
          <w:rFonts w:hint="cs"/>
          <w:rtl/>
        </w:rPr>
        <w:t>"מי היו האחרים?"</w:t>
      </w:r>
    </w:p>
    <w:p w14:paraId="2B46A9B9" w14:textId="19A6E5CC" w:rsidR="00077C8A" w:rsidRDefault="00077C8A" w:rsidP="00077C8A">
      <w:pPr>
        <w:rPr>
          <w:rtl/>
        </w:rPr>
      </w:pPr>
      <w:r>
        <w:rPr>
          <w:rFonts w:hint="cs"/>
          <w:rtl/>
        </w:rPr>
        <w:t>"היו שני כירורגים של כלי הדם. אחד מהם מרצה אצלנו, השני מאוניברסיטת תל-אביב. והיה כירורג מומחה באורתופדיה ומתמחה."</w:t>
      </w:r>
    </w:p>
    <w:p w14:paraId="32CA89B1" w14:textId="50BB4409" w:rsidR="00077C8A" w:rsidRPr="00CD067C" w:rsidRDefault="00077C8A" w:rsidP="00077C8A">
      <w:pPr>
        <w:rPr>
          <w:rtl/>
        </w:rPr>
      </w:pPr>
      <w:r>
        <w:rPr>
          <w:rFonts w:hint="cs"/>
          <w:rtl/>
        </w:rPr>
        <w:t>"נשמע כאילו הוא היה זקוק לכל סוגי ההתמחויות האפשריות בכירורגיה."</w:t>
      </w:r>
    </w:p>
    <w:p w14:paraId="3B21A300" w14:textId="77777777" w:rsidR="004627AB" w:rsidRPr="00CD067C" w:rsidRDefault="004627AB" w:rsidP="00250000">
      <w:pPr>
        <w:rPr>
          <w:rtl/>
        </w:rPr>
      </w:pPr>
      <w:r w:rsidRPr="00CD067C">
        <w:rPr>
          <w:rtl/>
        </w:rPr>
        <w:t>"ולמה שלא תהיה כירורג כללי?</w:t>
      </w:r>
      <w:r w:rsidR="00882681">
        <w:rPr>
          <w:rFonts w:hint="cs"/>
          <w:rtl/>
        </w:rPr>
        <w:t xml:space="preserve"> זה נשמע כמו מקצוע שימושי ביותר. הרי תמיד יהיו עוד ועוד תאונות דרכים.</w:t>
      </w:r>
      <w:r w:rsidRPr="00CD067C">
        <w:rPr>
          <w:rtl/>
        </w:rPr>
        <w:t>"</w:t>
      </w:r>
    </w:p>
    <w:p w14:paraId="14770B99" w14:textId="02EC7844" w:rsidR="004627AB" w:rsidRPr="00CD067C" w:rsidRDefault="004627AB" w:rsidP="007D63EA">
      <w:pPr>
        <w:rPr>
          <w:rtl/>
        </w:rPr>
      </w:pPr>
      <w:r w:rsidRPr="00CD067C">
        <w:rPr>
          <w:rtl/>
        </w:rPr>
        <w:t>"</w:t>
      </w:r>
      <w:r w:rsidR="00B5296D">
        <w:rPr>
          <w:rFonts w:hint="cs"/>
          <w:rtl/>
        </w:rPr>
        <w:t xml:space="preserve">כי </w:t>
      </w:r>
      <w:r w:rsidR="00835829">
        <w:rPr>
          <w:rFonts w:hint="cs"/>
          <w:rtl/>
        </w:rPr>
        <w:t>[</w:t>
      </w:r>
      <w:r w:rsidRPr="00CD067C">
        <w:rPr>
          <w:rtl/>
        </w:rPr>
        <w:t xml:space="preserve">כירורגיה </w:t>
      </w:r>
      <w:r w:rsidR="00B5296D">
        <w:rPr>
          <w:rFonts w:hint="cs"/>
          <w:rtl/>
        </w:rPr>
        <w:t>דורשת</w:t>
      </w:r>
      <w:r w:rsidRPr="00CD067C">
        <w:rPr>
          <w:rtl/>
        </w:rPr>
        <w:t xml:space="preserve"> התמחות של שש שנים, ואחריה עוד תת-התמחות. וחוץ מזה,</w:t>
      </w:r>
      <w:r w:rsidR="00835829">
        <w:rPr>
          <w:rFonts w:hint="cs"/>
          <w:rtl/>
        </w:rPr>
        <w:t>]</w:t>
      </w:r>
      <w:r w:rsidRPr="00CD067C">
        <w:rPr>
          <w:rtl/>
        </w:rPr>
        <w:t xml:space="preserve"> הכירורגים לא רואים לפניהם את האדם בכללותו</w:t>
      </w:r>
      <w:r w:rsidR="007D63EA">
        <w:rPr>
          <w:rFonts w:hint="cs"/>
          <w:rtl/>
        </w:rPr>
        <w:t>.</w:t>
      </w:r>
      <w:r w:rsidR="00882681">
        <w:rPr>
          <w:rFonts w:hint="cs"/>
          <w:rtl/>
        </w:rPr>
        <w:t>" באותה תקופה בחייו שאף</w:t>
      </w:r>
      <w:r w:rsidR="007D63EA" w:rsidRPr="007D63EA">
        <w:rPr>
          <w:rFonts w:hint="cs"/>
          <w:rtl/>
        </w:rPr>
        <w:t xml:space="preserve"> </w:t>
      </w:r>
      <w:r w:rsidR="007D63EA">
        <w:rPr>
          <w:rFonts w:hint="cs"/>
          <w:rtl/>
        </w:rPr>
        <w:t>ארקדי</w:t>
      </w:r>
      <w:r w:rsidR="00882681">
        <w:rPr>
          <w:rFonts w:hint="cs"/>
          <w:rtl/>
        </w:rPr>
        <w:t xml:space="preserve"> עדיין</w:t>
      </w:r>
      <w:r w:rsidR="00B5296D">
        <w:rPr>
          <w:rFonts w:hint="cs"/>
          <w:rtl/>
        </w:rPr>
        <w:t xml:space="preserve"> לראות את האדם בכללותו והיה משוכנע</w:t>
      </w:r>
      <w:r w:rsidR="00882681">
        <w:rPr>
          <w:rFonts w:hint="cs"/>
          <w:rtl/>
        </w:rPr>
        <w:t xml:space="preserve"> שזה אפשרי</w:t>
      </w:r>
      <w:r w:rsidR="00A7782B">
        <w:rPr>
          <w:rFonts w:hint="cs"/>
          <w:rtl/>
        </w:rPr>
        <w:t xml:space="preserve"> באופן רפואי בלבד [כלומר, שיש סוג של רופא שרואה את האדם בעוד שבעצם צריך להיות גם פסיכולוג וחבר ובן זוג וכו' וגם אז כנראה לא רואים את האדם בכללותו, ומי בכלל רוצה לראות את האדם בכללותו? אפילו האדם עצמו לא רוצה בכך.]</w:t>
      </w:r>
      <w:r w:rsidR="00882681">
        <w:rPr>
          <w:rFonts w:hint="cs"/>
          <w:rtl/>
        </w:rPr>
        <w:t>, "</w:t>
      </w:r>
      <w:r w:rsidR="003108C1">
        <w:rPr>
          <w:rFonts w:hint="cs"/>
          <w:rtl/>
        </w:rPr>
        <w:t>ה</w:t>
      </w:r>
      <w:r w:rsidR="00882681">
        <w:rPr>
          <w:rFonts w:hint="cs"/>
          <w:rtl/>
        </w:rPr>
        <w:t xml:space="preserve">כירורגים </w:t>
      </w:r>
      <w:r w:rsidRPr="00CD067C">
        <w:rPr>
          <w:rtl/>
        </w:rPr>
        <w:t xml:space="preserve">לא מפנימים את </w:t>
      </w:r>
      <w:r w:rsidR="003108C1">
        <w:rPr>
          <w:rFonts w:hint="cs"/>
          <w:rtl/>
        </w:rPr>
        <w:t>מכלו</w:t>
      </w:r>
      <w:r w:rsidRPr="00CD067C">
        <w:rPr>
          <w:rtl/>
        </w:rPr>
        <w:t>ל התהליכים הביוכימיים ש</w:t>
      </w:r>
      <w:r w:rsidR="003108C1">
        <w:rPr>
          <w:rFonts w:hint="cs"/>
          <w:rtl/>
        </w:rPr>
        <w:t>עשויים</w:t>
      </w:r>
      <w:r w:rsidRPr="00CD067C">
        <w:rPr>
          <w:rtl/>
        </w:rPr>
        <w:t xml:space="preserve"> ל</w:t>
      </w:r>
      <w:r w:rsidR="003108C1">
        <w:rPr>
          <w:rFonts w:hint="cs"/>
          <w:rtl/>
        </w:rPr>
        <w:t>תרו</w:t>
      </w:r>
      <w:r w:rsidRPr="00CD067C">
        <w:rPr>
          <w:rtl/>
        </w:rPr>
        <w:t xml:space="preserve">ם להחלמה, </w:t>
      </w:r>
      <w:r w:rsidR="003108C1">
        <w:rPr>
          <w:rFonts w:hint="cs"/>
          <w:rtl/>
        </w:rPr>
        <w:t xml:space="preserve">הם </w:t>
      </w:r>
      <w:r w:rsidRPr="00CD067C">
        <w:rPr>
          <w:rtl/>
        </w:rPr>
        <w:t xml:space="preserve">ממהרים לחתוך בלי להתעמק, </w:t>
      </w:r>
      <w:r w:rsidR="003108C1">
        <w:rPr>
          <w:rFonts w:hint="cs"/>
          <w:rtl/>
        </w:rPr>
        <w:t>עוד לפני שמתקבלת</w:t>
      </w:r>
      <w:r w:rsidRPr="00CD067C">
        <w:rPr>
          <w:rtl/>
        </w:rPr>
        <w:t xml:space="preserve"> דיאגנוזה </w:t>
      </w:r>
      <w:r w:rsidR="00B833EF">
        <w:rPr>
          <w:rtl/>
        </w:rPr>
        <w:t>מדויק</w:t>
      </w:r>
      <w:r w:rsidRPr="00CD067C">
        <w:rPr>
          <w:rtl/>
        </w:rPr>
        <w:t>ת מספיק."</w:t>
      </w:r>
    </w:p>
    <w:p w14:paraId="3604A2D5" w14:textId="1348CBB7" w:rsidR="004627AB" w:rsidRPr="00CD067C" w:rsidRDefault="004627AB" w:rsidP="003108C1">
      <w:pPr>
        <w:rPr>
          <w:rtl/>
        </w:rPr>
      </w:pPr>
      <w:r w:rsidRPr="00CD067C">
        <w:rPr>
          <w:rtl/>
        </w:rPr>
        <w:t xml:space="preserve">"אז איזה רופא אתה מעדיף להיות?" </w:t>
      </w:r>
      <w:r w:rsidR="00A7782B">
        <w:rPr>
          <w:rFonts w:hint="cs"/>
          <w:rtl/>
        </w:rPr>
        <w:t>יוג'</w:t>
      </w:r>
      <w:r w:rsidRPr="00CD067C">
        <w:rPr>
          <w:rtl/>
        </w:rPr>
        <w:t>ין</w:t>
      </w:r>
      <w:r w:rsidR="003108C1">
        <w:rPr>
          <w:rFonts w:hint="cs"/>
          <w:rtl/>
        </w:rPr>
        <w:t xml:space="preserve"> שאל</w:t>
      </w:r>
      <w:r w:rsidRPr="00CD067C">
        <w:rPr>
          <w:rtl/>
        </w:rPr>
        <w:t>.</w:t>
      </w:r>
    </w:p>
    <w:p w14:paraId="6AE78C55" w14:textId="77777777" w:rsidR="004627AB" w:rsidRPr="00CD067C" w:rsidRDefault="004627AB" w:rsidP="00250000">
      <w:pPr>
        <w:rPr>
          <w:rtl/>
        </w:rPr>
      </w:pPr>
      <w:r w:rsidRPr="00CD067C">
        <w:rPr>
          <w:rtl/>
        </w:rPr>
        <w:t>"נוירולוג או פסיכיאטר. זה מה שהכי מעניין."</w:t>
      </w:r>
    </w:p>
    <w:p w14:paraId="4FFF999B" w14:textId="77777777" w:rsidR="004627AB" w:rsidRPr="00CD067C" w:rsidRDefault="004627AB" w:rsidP="00250000">
      <w:pPr>
        <w:rPr>
          <w:rtl/>
        </w:rPr>
      </w:pPr>
      <w:r w:rsidRPr="00CD067C">
        <w:rPr>
          <w:rtl/>
        </w:rPr>
        <w:t>"למה זה הכי מעניין?"</w:t>
      </w:r>
    </w:p>
    <w:p w14:paraId="1BB4AB8C" w14:textId="77777777" w:rsidR="004627AB" w:rsidRPr="00CD067C" w:rsidRDefault="003108C1" w:rsidP="00835829">
      <w:pPr>
        <w:rPr>
          <w:rtl/>
        </w:rPr>
      </w:pPr>
      <w:r>
        <w:rPr>
          <w:rtl/>
        </w:rPr>
        <w:t xml:space="preserve">"כי המח האנושי," </w:t>
      </w:r>
      <w:r w:rsidR="004627AB" w:rsidRPr="00CD067C">
        <w:rPr>
          <w:rtl/>
        </w:rPr>
        <w:t>ארקדי</w:t>
      </w:r>
      <w:r>
        <w:rPr>
          <w:rFonts w:hint="cs"/>
          <w:rtl/>
        </w:rPr>
        <w:t xml:space="preserve"> אמר</w:t>
      </w:r>
      <w:r w:rsidR="004627AB" w:rsidRPr="00CD067C">
        <w:rPr>
          <w:rtl/>
        </w:rPr>
        <w:t xml:space="preserve"> והפעם </w:t>
      </w:r>
      <w:r>
        <w:rPr>
          <w:rFonts w:hint="cs"/>
          <w:rtl/>
        </w:rPr>
        <w:t>ללא</w:t>
      </w:r>
      <w:r w:rsidR="004627AB" w:rsidRPr="00CD067C">
        <w:rPr>
          <w:rtl/>
        </w:rPr>
        <w:t xml:space="preserve"> הלהט הרגיל שהיה מלווה את ההרצאה הזאת, "הוא הדבר המורכב ביותר שקיים ביקום המוכר לנו. מה ראוי שאקדיש לו את כל</w:t>
      </w:r>
      <w:r w:rsidR="00D60CDC">
        <w:rPr>
          <w:rtl/>
        </w:rPr>
        <w:t xml:space="preserve"> חיי והקריירה שלי, אם לא </w:t>
      </w:r>
      <w:r w:rsidR="00835829">
        <w:rPr>
          <w:rFonts w:hint="cs"/>
          <w:rtl/>
        </w:rPr>
        <w:t>ה</w:t>
      </w:r>
      <w:r w:rsidR="004627AB" w:rsidRPr="00CD067C">
        <w:rPr>
          <w:rtl/>
        </w:rPr>
        <w:t>דבר המורכב ביותר שקיים ביקום?"</w:t>
      </w:r>
    </w:p>
    <w:p w14:paraId="7D25E456" w14:textId="275C398A" w:rsidR="004627AB" w:rsidRPr="00CD067C" w:rsidRDefault="004627AB" w:rsidP="00A7782B">
      <w:pPr>
        <w:rPr>
          <w:rtl/>
        </w:rPr>
      </w:pPr>
      <w:r w:rsidRPr="00CD067C">
        <w:rPr>
          <w:rtl/>
        </w:rPr>
        <w:t xml:space="preserve">"אולי </w:t>
      </w:r>
      <w:r w:rsidR="00835829">
        <w:rPr>
          <w:rFonts w:hint="cs"/>
          <w:rtl/>
        </w:rPr>
        <w:t>ה</w:t>
      </w:r>
      <w:r w:rsidRPr="00CD067C">
        <w:rPr>
          <w:rtl/>
        </w:rPr>
        <w:t>דבר הפשוט ביותר שקיים ביקום, קווארק או אלקטרון או היגס בוזון, שגם א</w:t>
      </w:r>
      <w:r w:rsidR="009B05A9">
        <w:rPr>
          <w:rtl/>
        </w:rPr>
        <w:t xml:space="preserve">ותם אנחנו לא מבינים עדיין?" </w:t>
      </w:r>
      <w:r w:rsidRPr="00CD067C">
        <w:rPr>
          <w:rtl/>
        </w:rPr>
        <w:t>מארק</w:t>
      </w:r>
      <w:r w:rsidR="009B05A9">
        <w:rPr>
          <w:rFonts w:hint="cs"/>
          <w:rtl/>
        </w:rPr>
        <w:t xml:space="preserve"> </w:t>
      </w:r>
      <w:r w:rsidR="00A7782B">
        <w:rPr>
          <w:rFonts w:hint="cs"/>
          <w:rtl/>
        </w:rPr>
        <w:t>הקשה</w:t>
      </w:r>
      <w:r w:rsidRPr="00CD067C">
        <w:rPr>
          <w:rtl/>
        </w:rPr>
        <w:t>. "למה להתחיל בדבר הכי מורכ</w:t>
      </w:r>
      <w:r w:rsidR="009B05A9">
        <w:rPr>
          <w:rtl/>
        </w:rPr>
        <w:t>ב? למה זה צריך לעניין יותר מ</w:t>
      </w:r>
      <w:r w:rsidR="009B05A9">
        <w:rPr>
          <w:rFonts w:hint="cs"/>
          <w:rtl/>
        </w:rPr>
        <w:t xml:space="preserve">אשר </w:t>
      </w:r>
      <w:r w:rsidRPr="00CD067C">
        <w:rPr>
          <w:rtl/>
        </w:rPr>
        <w:t>חקר הדבר הכי פשוט?"</w:t>
      </w:r>
    </w:p>
    <w:p w14:paraId="31B5A636" w14:textId="77777777" w:rsidR="004627AB" w:rsidRPr="00CD067C" w:rsidRDefault="004627AB" w:rsidP="00250000">
      <w:pPr>
        <w:rPr>
          <w:rtl/>
        </w:rPr>
      </w:pPr>
      <w:r w:rsidRPr="00CD067C">
        <w:rPr>
          <w:rtl/>
        </w:rPr>
        <w:t>"טוב מארק, אתה תקדיש את הזמן שלך לסטטיסטיקה ואני אקדיש למח."</w:t>
      </w:r>
    </w:p>
    <w:p w14:paraId="20B63FE8" w14:textId="77777777" w:rsidR="004627AB" w:rsidRPr="00CD067C" w:rsidRDefault="004627AB" w:rsidP="00250000">
      <w:pPr>
        <w:rPr>
          <w:rtl/>
        </w:rPr>
      </w:pPr>
      <w:r w:rsidRPr="00CD067C">
        <w:rPr>
          <w:rtl/>
        </w:rPr>
        <w:t>"לא, הסברתי לך כבר שאני לא אהיה סטטיסטיקאי, ובכל זאת למדתי את המקצוע הזה, ולמדתי אותו בהתלהבות, וכך גם אתה צריך לנהוג לגבי כירורגיה כללית."</w:t>
      </w:r>
    </w:p>
    <w:p w14:paraId="0ABE7C67" w14:textId="77777777" w:rsidR="004627AB" w:rsidRPr="00CD067C" w:rsidRDefault="004627AB" w:rsidP="00250000">
      <w:pPr>
        <w:rPr>
          <w:rtl/>
        </w:rPr>
      </w:pPr>
      <w:r w:rsidRPr="00CD067C">
        <w:rPr>
          <w:rtl/>
        </w:rPr>
        <w:t>"אבל בשבילך כל הסטטיסטיקה הזאת זה משחק ילדים, ואילו אני את הכירורגיה המזופתת הזאת לא מצליח להכניס לראש. הבחינה הזאת, אם אני לא עובר אותה אני עף מהלימודים. הבחינה הזאת תקבע את כל העתיד שלי."</w:t>
      </w:r>
    </w:p>
    <w:p w14:paraId="48B73C15" w14:textId="77777777" w:rsidR="004627AB" w:rsidRPr="00CD067C" w:rsidRDefault="004627AB" w:rsidP="00250000">
      <w:pPr>
        <w:rPr>
          <w:rtl/>
        </w:rPr>
      </w:pPr>
      <w:r w:rsidRPr="00CD067C">
        <w:rPr>
          <w:rtl/>
        </w:rPr>
        <w:t>איש לא התרשם.</w:t>
      </w:r>
    </w:p>
    <w:p w14:paraId="3888C21A" w14:textId="77777777" w:rsidR="004627AB" w:rsidRPr="00CD067C" w:rsidRDefault="004627AB" w:rsidP="00250000">
      <w:pPr>
        <w:rPr>
          <w:rtl/>
        </w:rPr>
      </w:pPr>
      <w:r w:rsidRPr="00CD067C">
        <w:rPr>
          <w:rtl/>
        </w:rPr>
        <w:t>"אתם לא מבינים כלום. אם אני לא עובר זה הסוף שלי. אני לעולם לא אהיה רופא."</w:t>
      </w:r>
    </w:p>
    <w:p w14:paraId="718B3C6E" w14:textId="77777777" w:rsidR="004627AB" w:rsidRPr="00CD067C" w:rsidRDefault="004627AB" w:rsidP="00835829">
      <w:pPr>
        <w:rPr>
          <w:rtl/>
        </w:rPr>
      </w:pPr>
      <w:r w:rsidRPr="00CD067C">
        <w:rPr>
          <w:rtl/>
        </w:rPr>
        <w:t>"זה העתיד שלו," אלכס</w:t>
      </w:r>
      <w:r w:rsidR="009B05A9">
        <w:rPr>
          <w:rFonts w:hint="cs"/>
          <w:rtl/>
        </w:rPr>
        <w:t xml:space="preserve"> </w:t>
      </w:r>
      <w:r w:rsidR="00835829">
        <w:rPr>
          <w:rFonts w:hint="cs"/>
          <w:rtl/>
        </w:rPr>
        <w:t>פירש</w:t>
      </w:r>
      <w:r w:rsidRPr="00CD067C">
        <w:rPr>
          <w:rtl/>
        </w:rPr>
        <w:t>. "אתם לא מבינים."</w:t>
      </w:r>
    </w:p>
    <w:p w14:paraId="059A31C3" w14:textId="77777777" w:rsidR="004627AB" w:rsidRDefault="004627AB" w:rsidP="00835829">
      <w:pPr>
        <w:rPr>
          <w:rtl/>
        </w:rPr>
      </w:pPr>
      <w:r w:rsidRPr="00CD067C">
        <w:rPr>
          <w:rtl/>
        </w:rPr>
        <w:t>"אנחנו שומעים כבר עשר שנים על העתיד שלו," מארק</w:t>
      </w:r>
      <w:r w:rsidR="009B05A9">
        <w:rPr>
          <w:rFonts w:hint="cs"/>
          <w:rtl/>
        </w:rPr>
        <w:t xml:space="preserve"> </w:t>
      </w:r>
      <w:r w:rsidR="00835829">
        <w:rPr>
          <w:rFonts w:hint="cs"/>
          <w:rtl/>
        </w:rPr>
        <w:t>נאנח</w:t>
      </w:r>
      <w:r w:rsidRPr="00CD067C">
        <w:rPr>
          <w:rtl/>
        </w:rPr>
        <w:t xml:space="preserve">. "גם אם היינו סתומים </w:t>
      </w:r>
      <w:r w:rsidR="00882681">
        <w:rPr>
          <w:rFonts w:hint="cs"/>
          <w:rtl/>
        </w:rPr>
        <w:t xml:space="preserve">לגמרי </w:t>
      </w:r>
      <w:r w:rsidRPr="00CD067C">
        <w:rPr>
          <w:rtl/>
        </w:rPr>
        <w:t>כבר היינו מבינים."</w:t>
      </w:r>
    </w:p>
    <w:p w14:paraId="6A135209" w14:textId="659A2D48" w:rsidR="00A7782B" w:rsidRPr="00CD067C" w:rsidRDefault="00A7782B" w:rsidP="00A7782B">
      <w:pPr>
        <w:rPr>
          <w:rtl/>
        </w:rPr>
      </w:pPr>
      <w:r>
        <w:rPr>
          <w:rFonts w:hint="cs"/>
          <w:rtl/>
        </w:rPr>
        <w:t>הם החלו לחזור פנימה, ותיאו וארקדי נותרו מאחור בעוד</w:t>
      </w:r>
      <w:r w:rsidR="00483BB1">
        <w:rPr>
          <w:rFonts w:hint="cs"/>
          <w:rtl/>
        </w:rPr>
        <w:t xml:space="preserve"> הכול </w:t>
      </w:r>
      <w:r>
        <w:rPr>
          <w:rFonts w:hint="cs"/>
          <w:rtl/>
        </w:rPr>
        <w:t>נדחקים להגיע מהר לחדר החולה.</w:t>
      </w:r>
    </w:p>
    <w:p w14:paraId="0773CB9A" w14:textId="77777777" w:rsidR="004627AB" w:rsidRPr="00CD067C" w:rsidRDefault="009B05A9" w:rsidP="00250000">
      <w:pPr>
        <w:rPr>
          <w:rtl/>
        </w:rPr>
      </w:pPr>
      <w:r>
        <w:rPr>
          <w:rtl/>
        </w:rPr>
        <w:t xml:space="preserve">"אני מתעניין לדעת משהו," </w:t>
      </w:r>
      <w:r w:rsidR="004627AB" w:rsidRPr="00CD067C">
        <w:rPr>
          <w:rtl/>
        </w:rPr>
        <w:t>תיאו</w:t>
      </w:r>
      <w:r>
        <w:rPr>
          <w:rFonts w:hint="cs"/>
          <w:rtl/>
        </w:rPr>
        <w:t xml:space="preserve"> אמר</w:t>
      </w:r>
      <w:r w:rsidR="004627AB" w:rsidRPr="00CD067C">
        <w:rPr>
          <w:rtl/>
        </w:rPr>
        <w:t>. "בתור פסיכיאטר, נניח שמישהו יבוא אליך ויגיד שהוא עצוב, מה תעשה?"</w:t>
      </w:r>
    </w:p>
    <w:p w14:paraId="00568A8C" w14:textId="77777777" w:rsidR="004627AB" w:rsidRPr="00CD067C" w:rsidRDefault="004627AB" w:rsidP="00250000">
      <w:pPr>
        <w:rPr>
          <w:rtl/>
        </w:rPr>
      </w:pPr>
      <w:r w:rsidRPr="00CD067C">
        <w:rPr>
          <w:rtl/>
        </w:rPr>
        <w:t>ארקדי נחר בבוז. "אנשים עצובים לא מ</w:t>
      </w:r>
      <w:r w:rsidR="00D60CDC">
        <w:rPr>
          <w:rtl/>
        </w:rPr>
        <w:t xml:space="preserve">עניינים פסיכיאטרים. רק אנשים </w:t>
      </w:r>
      <w:r w:rsidR="00D60CDC">
        <w:rPr>
          <w:rFonts w:hint="cs"/>
          <w:rtl/>
        </w:rPr>
        <w:t>ב</w:t>
      </w:r>
      <w:r w:rsidRPr="00CD067C">
        <w:rPr>
          <w:rtl/>
        </w:rPr>
        <w:t>דיכאון קליני."</w:t>
      </w:r>
    </w:p>
    <w:p w14:paraId="130DC7CC" w14:textId="77777777" w:rsidR="004627AB" w:rsidRPr="00CD067C" w:rsidRDefault="00D60CDC" w:rsidP="00250000">
      <w:pPr>
        <w:rPr>
          <w:rtl/>
        </w:rPr>
      </w:pPr>
      <w:r>
        <w:rPr>
          <w:rtl/>
        </w:rPr>
        <w:t xml:space="preserve">"אז מה תעשה לאדם </w:t>
      </w:r>
      <w:r>
        <w:rPr>
          <w:rFonts w:hint="cs"/>
          <w:rtl/>
        </w:rPr>
        <w:t>ב</w:t>
      </w:r>
      <w:r w:rsidR="004627AB" w:rsidRPr="00CD067C">
        <w:rPr>
          <w:rtl/>
        </w:rPr>
        <w:t>דיכאון? מה תגיד לו?"</w:t>
      </w:r>
    </w:p>
    <w:p w14:paraId="7F6A14C2" w14:textId="77777777" w:rsidR="00A7782B" w:rsidRDefault="00A7782B" w:rsidP="00250000">
      <w:pPr>
        <w:rPr>
          <w:rtl/>
        </w:rPr>
      </w:pPr>
      <w:r>
        <w:rPr>
          <w:rtl/>
        </w:rPr>
        <w:lastRenderedPageBreak/>
        <w:t>"אני את</w:t>
      </w:r>
      <w:r>
        <w:rPr>
          <w:rFonts w:hint="cs"/>
          <w:rtl/>
        </w:rPr>
        <w:t>אים</w:t>
      </w:r>
      <w:r w:rsidR="004627AB" w:rsidRPr="00CD067C">
        <w:rPr>
          <w:rtl/>
        </w:rPr>
        <w:t xml:space="preserve"> לו </w:t>
      </w:r>
      <w:r>
        <w:rPr>
          <w:rFonts w:hint="cs"/>
          <w:rtl/>
        </w:rPr>
        <w:t>משטר תרופתי לצרכיו."</w:t>
      </w:r>
    </w:p>
    <w:p w14:paraId="2A73095B" w14:textId="77777777" w:rsidR="00A7782B" w:rsidRDefault="00A7782B" w:rsidP="00250000">
      <w:pPr>
        <w:rPr>
          <w:rtl/>
        </w:rPr>
      </w:pPr>
      <w:r>
        <w:rPr>
          <w:rFonts w:hint="cs"/>
          <w:rtl/>
        </w:rPr>
        <w:t>"מה זה אומר?"</w:t>
      </w:r>
    </w:p>
    <w:p w14:paraId="12B693A9" w14:textId="7158787D" w:rsidR="004627AB" w:rsidRPr="00CD067C" w:rsidRDefault="00A7782B" w:rsidP="00250000">
      <w:pPr>
        <w:rPr>
          <w:rtl/>
        </w:rPr>
      </w:pPr>
      <w:r>
        <w:rPr>
          <w:rFonts w:hint="cs"/>
          <w:rtl/>
        </w:rPr>
        <w:t xml:space="preserve">"שאני ארשום לו </w:t>
      </w:r>
      <w:r w:rsidR="004627AB" w:rsidRPr="00CD067C">
        <w:rPr>
          <w:rtl/>
        </w:rPr>
        <w:t>כדורים."</w:t>
      </w:r>
    </w:p>
    <w:p w14:paraId="014B853C" w14:textId="59361895" w:rsidR="004627AB" w:rsidRPr="00CD067C" w:rsidRDefault="00A7782B" w:rsidP="00250000">
      <w:pPr>
        <w:rPr>
          <w:rtl/>
        </w:rPr>
      </w:pPr>
      <w:r>
        <w:rPr>
          <w:rFonts w:hint="cs"/>
          <w:rtl/>
        </w:rPr>
        <w:t xml:space="preserve">ארקדי כבר פנה להכנס אבל תיאו עצר בעדו. </w:t>
      </w:r>
      <w:r w:rsidR="004627AB" w:rsidRPr="00CD067C">
        <w:rPr>
          <w:rtl/>
        </w:rPr>
        <w:t>"ואם הוא לא ירצה כדורים? אם הוא יסביר לך את הסיבות שלו לדיכאון, ואתה תשתכנע שהן מוצדקות? מה תעשה אז?"</w:t>
      </w:r>
    </w:p>
    <w:p w14:paraId="4942F55E" w14:textId="77777777" w:rsidR="004627AB" w:rsidRPr="00CD067C" w:rsidRDefault="00D60CDC" w:rsidP="00250000">
      <w:pPr>
        <w:rPr>
          <w:rtl/>
        </w:rPr>
      </w:pPr>
      <w:r>
        <w:rPr>
          <w:rtl/>
        </w:rPr>
        <w:t>"</w:t>
      </w:r>
      <w:r w:rsidR="004627AB" w:rsidRPr="00CD067C">
        <w:rPr>
          <w:rtl/>
        </w:rPr>
        <w:t>לא יודע. אם אדם מתעקש להשאר חולה, אף רופא לא יוכל לעזור לו."</w:t>
      </w:r>
    </w:p>
    <w:p w14:paraId="28CBE761" w14:textId="77777777" w:rsidR="004627AB" w:rsidRPr="00CD067C" w:rsidRDefault="004627AB" w:rsidP="00250000">
      <w:pPr>
        <w:rPr>
          <w:rtl/>
        </w:rPr>
      </w:pPr>
      <w:r w:rsidRPr="00CD067C">
        <w:rPr>
          <w:rtl/>
        </w:rPr>
        <w:t>"הוא לא מתעקש, הוא</w:t>
      </w:r>
      <w:r w:rsidR="009B05A9">
        <w:rPr>
          <w:rtl/>
        </w:rPr>
        <w:t xml:space="preserve"> פשוט לא מוצא סיבה להבריא," </w:t>
      </w:r>
      <w:r w:rsidRPr="00CD067C">
        <w:rPr>
          <w:rtl/>
        </w:rPr>
        <w:t>תיאו</w:t>
      </w:r>
      <w:r w:rsidR="009B05A9">
        <w:rPr>
          <w:rFonts w:hint="cs"/>
          <w:rtl/>
        </w:rPr>
        <w:t xml:space="preserve"> לחש</w:t>
      </w:r>
      <w:r w:rsidRPr="00CD067C">
        <w:rPr>
          <w:rtl/>
        </w:rPr>
        <w:t>.</w:t>
      </w:r>
    </w:p>
    <w:p w14:paraId="31784FA7" w14:textId="6AFE445A" w:rsidR="004627AB" w:rsidRPr="00CD067C" w:rsidRDefault="004627AB" w:rsidP="00E6482E">
      <w:pPr>
        <w:rPr>
          <w:rtl/>
        </w:rPr>
      </w:pPr>
      <w:r w:rsidRPr="00CD067C">
        <w:rPr>
          <w:rtl/>
        </w:rPr>
        <w:t>"אני לא יודע, תיאו, אולי אעזור לו למצא סיבה."</w:t>
      </w:r>
    </w:p>
    <w:p w14:paraId="6F948438" w14:textId="77777777" w:rsidR="004627AB" w:rsidRPr="00CD067C" w:rsidRDefault="004627AB" w:rsidP="00250000">
      <w:pPr>
        <w:rPr>
          <w:rtl/>
        </w:rPr>
      </w:pPr>
      <w:r w:rsidRPr="00CD067C">
        <w:rPr>
          <w:rtl/>
        </w:rPr>
        <w:t>"לא תמיד אפשר."</w:t>
      </w:r>
    </w:p>
    <w:p w14:paraId="2FA14E48" w14:textId="77777777" w:rsidR="004627AB" w:rsidRPr="00CD067C" w:rsidRDefault="004627AB" w:rsidP="009B05A9">
      <w:pPr>
        <w:rPr>
          <w:rtl/>
        </w:rPr>
      </w:pPr>
      <w:r w:rsidRPr="00CD067C">
        <w:rPr>
          <w:rtl/>
        </w:rPr>
        <w:t>"אז אני לא יודע, עד</w:t>
      </w:r>
      <w:r w:rsidR="009B05A9">
        <w:rPr>
          <w:rFonts w:hint="cs"/>
          <w:rtl/>
        </w:rPr>
        <w:t>יין</w:t>
      </w:r>
      <w:r w:rsidRPr="00CD067C">
        <w:rPr>
          <w:rtl/>
        </w:rPr>
        <w:t xml:space="preserve"> לא התחלתי בהתמחות. אפילו לא עברתי את הבחינה בכירורגיה כללית! עוד כישלון אחד ומעיפים אותי מהלימודים. נכשלתי בשלוש בחינות במועד א', ובמועד ב' עברתי רק שתיים. אני חייב לעבור את הכירורגיה הזאת במועד מיוחד!"</w:t>
      </w:r>
    </w:p>
    <w:p w14:paraId="5A44F666" w14:textId="77777777" w:rsidR="004627AB" w:rsidRDefault="004627AB" w:rsidP="00250000">
      <w:pPr>
        <w:rPr>
          <w:rtl/>
        </w:rPr>
      </w:pPr>
      <w:r w:rsidRPr="00CD067C">
        <w:rPr>
          <w:rtl/>
        </w:rPr>
        <w:t>ושוב תיאו נדחק, הפעם תחת מטח התלונות של ארקדי, לפינה הנסתרת ביותר במשפחת הופמן, רואה ואינו נראה,</w:t>
      </w:r>
      <w:r w:rsidR="00E527F4">
        <w:rPr>
          <w:rFonts w:hint="cs"/>
          <w:rtl/>
        </w:rPr>
        <w:t xml:space="preserve"> </w:t>
      </w:r>
      <w:r w:rsidRPr="00CD067C">
        <w:rPr>
          <w:rtl/>
        </w:rPr>
        <w:t>אכול ואינ</w:t>
      </w:r>
      <w:r w:rsidR="00E6482E">
        <w:rPr>
          <w:rFonts w:hint="cs"/>
          <w:rtl/>
        </w:rPr>
        <w:t>נ</w:t>
      </w:r>
      <w:r w:rsidRPr="00CD067C">
        <w:rPr>
          <w:rtl/>
        </w:rPr>
        <w:t>ו אוכל.</w:t>
      </w:r>
    </w:p>
    <w:p w14:paraId="22AD8385" w14:textId="77777777" w:rsidR="009B05A9" w:rsidRDefault="009B05A9" w:rsidP="00250000">
      <w:pPr>
        <w:rPr>
          <w:rtl/>
        </w:rPr>
      </w:pPr>
    </w:p>
    <w:p w14:paraId="759B3E55" w14:textId="77777777" w:rsidR="006D4660" w:rsidRPr="0044357B" w:rsidRDefault="00690DFB" w:rsidP="00322FD3">
      <w:pPr>
        <w:pStyle w:val="Heading2"/>
        <w:rPr>
          <w:rtl/>
        </w:rPr>
      </w:pPr>
      <w:bookmarkStart w:id="70" w:name="_Toc297351157"/>
      <w:bookmarkStart w:id="71" w:name="_Toc322023175"/>
      <w:bookmarkStart w:id="72" w:name="_Toc299174461"/>
      <w:bookmarkStart w:id="73" w:name="_Toc408762902"/>
      <w:r>
        <w:rPr>
          <w:rFonts w:hint="cs"/>
          <w:rtl/>
        </w:rPr>
        <w:t>ההצעה</w:t>
      </w:r>
      <w:bookmarkEnd w:id="70"/>
      <w:bookmarkEnd w:id="71"/>
      <w:bookmarkEnd w:id="72"/>
      <w:bookmarkEnd w:id="73"/>
    </w:p>
    <w:p w14:paraId="5FB34BD9" w14:textId="77777777" w:rsidR="0091043C" w:rsidRDefault="0091043C" w:rsidP="0091043C">
      <w:pPr>
        <w:rPr>
          <w:rtl/>
        </w:rPr>
      </w:pPr>
      <w:r w:rsidRPr="00CD067C">
        <w:rPr>
          <w:rtl/>
        </w:rPr>
        <w:t xml:space="preserve">הם נכנסו לדירה ושתקו. ישבו בחושך ושתקו. </w:t>
      </w:r>
    </w:p>
    <w:p w14:paraId="7C719F2B" w14:textId="71EEBC1F" w:rsidR="0091043C" w:rsidRPr="00CD067C" w:rsidRDefault="0091043C" w:rsidP="00DA2667">
      <w:pPr>
        <w:rPr>
          <w:rtl/>
        </w:rPr>
      </w:pPr>
      <w:r w:rsidRPr="00CD067C">
        <w:rPr>
          <w:rtl/>
        </w:rPr>
        <w:t>אלכס עוד הספיק להדליק את השבלול הירוק שמבריח יתושים על שולחן הסלון, ול</w:t>
      </w:r>
      <w:r w:rsidR="001C5A04">
        <w:rPr>
          <w:rtl/>
        </w:rPr>
        <w:t>אימא</w:t>
      </w:r>
      <w:r w:rsidR="00DA2667">
        <w:rPr>
          <w:rtl/>
        </w:rPr>
        <w:t xml:space="preserve"> שלו </w:t>
      </w:r>
      <w:r w:rsidR="00A7782B">
        <w:rPr>
          <w:rFonts w:hint="cs"/>
          <w:rtl/>
        </w:rPr>
        <w:t xml:space="preserve">וכל המעשנים האחרים </w:t>
      </w:r>
      <w:r w:rsidR="00A7782B">
        <w:rPr>
          <w:rtl/>
        </w:rPr>
        <w:t>סיגרי</w:t>
      </w:r>
      <w:r w:rsidR="00A7782B">
        <w:rPr>
          <w:rFonts w:hint="cs"/>
          <w:rtl/>
        </w:rPr>
        <w:t>ות</w:t>
      </w:r>
      <w:r w:rsidR="00DA2667">
        <w:rPr>
          <w:rtl/>
        </w:rPr>
        <w:t xml:space="preserve">, באותה מצית. ואז </w:t>
      </w:r>
      <w:r w:rsidRPr="00CD067C">
        <w:rPr>
          <w:rtl/>
        </w:rPr>
        <w:t>כוחות</w:t>
      </w:r>
      <w:r w:rsidR="00DA2667">
        <w:rPr>
          <w:rFonts w:hint="cs"/>
          <w:rtl/>
        </w:rPr>
        <w:t>יו נטש</w:t>
      </w:r>
      <w:r w:rsidRPr="00CD067C">
        <w:rPr>
          <w:rtl/>
        </w:rPr>
        <w:t xml:space="preserve">ו אותו, כמו תמיד </w:t>
      </w:r>
      <w:r w:rsidR="00DA2667">
        <w:rPr>
          <w:rFonts w:hint="cs"/>
          <w:rtl/>
        </w:rPr>
        <w:t>ל</w:t>
      </w:r>
      <w:r w:rsidRPr="00CD067C">
        <w:rPr>
          <w:rtl/>
        </w:rPr>
        <w:t>אחר ביקור. הוא השתרע בפישוט איברים על הכורסה, ליד ארקדי.</w:t>
      </w:r>
    </w:p>
    <w:p w14:paraId="045756DC" w14:textId="33E45A61" w:rsidR="00A7782B" w:rsidRDefault="00A7782B" w:rsidP="0091043C">
      <w:pPr>
        <w:rPr>
          <w:rtl/>
        </w:rPr>
      </w:pPr>
      <w:r>
        <w:rPr>
          <w:rFonts w:hint="cs"/>
          <w:rtl/>
        </w:rPr>
        <w:t>אמו של קולין עמדה במטבח, לבשל ארוחת ערב כלשהי.</w:t>
      </w:r>
    </w:p>
    <w:p w14:paraId="2DF41E92" w14:textId="08EBDA12" w:rsidR="004627AB" w:rsidRDefault="004627AB" w:rsidP="0091043C">
      <w:pPr>
        <w:rPr>
          <w:rtl/>
        </w:rPr>
      </w:pPr>
      <w:r w:rsidRPr="00CD067C">
        <w:rPr>
          <w:rtl/>
        </w:rPr>
        <w:t>"המבורג," קולין</w:t>
      </w:r>
      <w:r w:rsidR="00A221CB">
        <w:rPr>
          <w:rFonts w:hint="cs"/>
          <w:rtl/>
        </w:rPr>
        <w:t xml:space="preserve"> אמר</w:t>
      </w:r>
      <w:r w:rsidRPr="00CD067C">
        <w:rPr>
          <w:rtl/>
        </w:rPr>
        <w:t xml:space="preserve">, ושבר בזאת את השתיקה הארוכה. </w:t>
      </w:r>
      <w:r w:rsidR="0091043C">
        <w:rPr>
          <w:rFonts w:hint="cs"/>
          <w:rtl/>
        </w:rPr>
        <w:t>[</w:t>
      </w:r>
      <w:r w:rsidRPr="00CD067C">
        <w:rPr>
          <w:rtl/>
        </w:rPr>
        <w:t>לו היה מותר. גם ל</w:t>
      </w:r>
      <w:r w:rsidR="00DB4C54">
        <w:rPr>
          <w:rtl/>
        </w:rPr>
        <w:t>קתרין</w:t>
      </w:r>
      <w:r w:rsidRPr="00CD067C">
        <w:rPr>
          <w:rtl/>
        </w:rPr>
        <w:t xml:space="preserve"> היה מותר, או לפרנק, אם היו מוצאים </w:t>
      </w:r>
      <w:r w:rsidR="0091043C">
        <w:rPr>
          <w:rFonts w:hint="cs"/>
          <w:rtl/>
        </w:rPr>
        <w:t xml:space="preserve">כח </w:t>
      </w:r>
      <w:r w:rsidRPr="00CD067C">
        <w:rPr>
          <w:rtl/>
        </w:rPr>
        <w:t xml:space="preserve">בתוכם </w:t>
      </w:r>
      <w:r w:rsidR="0091043C">
        <w:rPr>
          <w:rFonts w:hint="cs"/>
          <w:rtl/>
        </w:rPr>
        <w:t>לאמר</w:t>
      </w:r>
      <w:r w:rsidRPr="00CD067C">
        <w:rPr>
          <w:rtl/>
        </w:rPr>
        <w:t xml:space="preserve"> משהו. לאלכס היה אסור</w:t>
      </w:r>
      <w:r w:rsidR="00E527F4">
        <w:rPr>
          <w:rFonts w:hint="cs"/>
          <w:rtl/>
        </w:rPr>
        <w:t xml:space="preserve"> </w:t>
      </w:r>
      <w:r w:rsidRPr="00CD067C">
        <w:rPr>
          <w:rtl/>
        </w:rPr>
        <w:t xml:space="preserve">לדבר, השתיקה </w:t>
      </w:r>
      <w:r w:rsidR="001C5A04">
        <w:rPr>
          <w:rtl/>
        </w:rPr>
        <w:t>הייתה</w:t>
      </w:r>
      <w:r w:rsidRPr="00CD067C">
        <w:rPr>
          <w:rtl/>
        </w:rPr>
        <w:t xml:space="preserve"> פסק זמן ע</w:t>
      </w:r>
      <w:r w:rsidR="00E527F4">
        <w:rPr>
          <w:rtl/>
        </w:rPr>
        <w:t>בורו להגות במשפחתו ההרוסה</w:t>
      </w:r>
      <w:r w:rsidRPr="00CD067C">
        <w:rPr>
          <w:rtl/>
        </w:rPr>
        <w:t xml:space="preserve"> ולהרהר במצבו בעקבות כך. למשל, אסור היה לו באיסור חמור להתלונן. בחדר המדרגות הוא לא התאפק ורטן כהרגלו, "איך אני אלמד שוב לבחינות המחורבנות האלה?" אבל לנוכח השתיקה והאדישות התהומית של כל השאר לצרותיו הפעוטות, הוא התכנס בתוכו למאבק שכבר הפך לשגרתי עם האשמה. </w:t>
      </w:r>
      <w:r w:rsidR="0091043C">
        <w:rPr>
          <w:rFonts w:hint="cs"/>
          <w:rtl/>
        </w:rPr>
        <w:t>]</w:t>
      </w:r>
    </w:p>
    <w:p w14:paraId="4E53B3C1" w14:textId="28E5DE42" w:rsidR="00A55082" w:rsidRPr="00CD067C" w:rsidRDefault="00A55082" w:rsidP="00F1182C">
      <w:pPr>
        <w:rPr>
          <w:rtl/>
        </w:rPr>
      </w:pPr>
      <w:r>
        <w:rPr>
          <w:rFonts w:hint="cs"/>
          <w:rtl/>
        </w:rPr>
        <w:t xml:space="preserve">"ברהמס </w:t>
      </w:r>
      <w:r w:rsidR="007D63EA">
        <w:rPr>
          <w:rFonts w:hint="cs"/>
          <w:rtl/>
        </w:rPr>
        <w:t>התגורר</w:t>
      </w:r>
      <w:r>
        <w:rPr>
          <w:rFonts w:hint="cs"/>
          <w:rtl/>
        </w:rPr>
        <w:t xml:space="preserve"> בהמבורג," תיאו אמר. "</w:t>
      </w:r>
      <w:r w:rsidR="00C720C5">
        <w:rPr>
          <w:rFonts w:hint="cs"/>
          <w:rtl/>
        </w:rPr>
        <w:t xml:space="preserve">ואני </w:t>
      </w:r>
      <w:r>
        <w:rPr>
          <w:rFonts w:hint="cs"/>
          <w:rtl/>
        </w:rPr>
        <w:t>ניגנתי שם לפני שלוש שנים."</w:t>
      </w:r>
      <w:r w:rsidR="00F77BD7">
        <w:rPr>
          <w:rFonts w:hint="cs"/>
          <w:rtl/>
        </w:rPr>
        <w:t xml:space="preserve"> </w:t>
      </w:r>
      <w:r w:rsidR="007D63EA">
        <w:rPr>
          <w:rFonts w:hint="cs"/>
          <w:rtl/>
        </w:rPr>
        <w:t xml:space="preserve">איך הריעו לו שם, בהמבורג. ואולי בברהמן? בכל מקום הריעו לו, פעם. </w:t>
      </w:r>
      <w:r w:rsidR="00F77BD7">
        <w:rPr>
          <w:rFonts w:hint="cs"/>
          <w:rtl/>
        </w:rPr>
        <w:t xml:space="preserve">הוא התגעגע לפסנתר, אפילו לסונטה של היידן, פשוטה וקלילה כמו ציפור. תצוגה </w:t>
      </w:r>
      <w:r w:rsidR="00F77BD7">
        <w:rPr>
          <w:rtl/>
        </w:rPr>
        <w:t>–</w:t>
      </w:r>
      <w:r w:rsidR="00F77BD7">
        <w:rPr>
          <w:rFonts w:hint="cs"/>
          <w:rtl/>
        </w:rPr>
        <w:t xml:space="preserve"> פיתוח </w:t>
      </w:r>
      <w:r w:rsidR="00F77BD7">
        <w:rPr>
          <w:rtl/>
        </w:rPr>
        <w:t>–</w:t>
      </w:r>
      <w:r w:rsidR="00F77BD7">
        <w:rPr>
          <w:rFonts w:hint="cs"/>
          <w:rtl/>
        </w:rPr>
        <w:t xml:space="preserve"> מחזר. [</w:t>
      </w:r>
      <w:r w:rsidR="00F77BD7">
        <w:t>mechzar</w:t>
      </w:r>
      <w:r w:rsidR="00F77BD7">
        <w:rPr>
          <w:rFonts w:hint="cs"/>
          <w:rtl/>
        </w:rPr>
        <w:t xml:space="preserve">] </w:t>
      </w:r>
      <w:r w:rsidR="00F73414">
        <w:rPr>
          <w:rFonts w:hint="cs"/>
          <w:rtl/>
        </w:rPr>
        <w:t xml:space="preserve">היה קשה לפעמים לזכור שזה </w:t>
      </w:r>
      <w:r w:rsidR="00C1531B">
        <w:rPr>
          <w:rFonts w:hint="cs"/>
          <w:rtl/>
        </w:rPr>
        <w:t>יצור אנושי</w:t>
      </w:r>
      <w:r w:rsidR="00F73414">
        <w:rPr>
          <w:rFonts w:hint="cs"/>
          <w:rtl/>
        </w:rPr>
        <w:t xml:space="preserve">, עם בירכיים ומתניים ושלשול לעיתים, שכתב לגטו בירידה שמשתכשך עם סטקטו בעליה, זה ברה מינור, זה במי מאז'ור, זה שועט מההרים, זה קופא על מדרונות, ושניהם מתפתלים (לא מתחברים! ההפרדה ברורה ותיאו </w:t>
      </w:r>
      <w:r w:rsidR="00C1531B">
        <w:rPr>
          <w:rFonts w:hint="cs"/>
          <w:rtl/>
        </w:rPr>
        <w:t>מלא תשוקה[</w:t>
      </w:r>
      <w:r w:rsidR="00F73414">
        <w:t>is passionate</w:t>
      </w:r>
      <w:r w:rsidR="00C1531B">
        <w:rPr>
          <w:rFonts w:hint="cs"/>
          <w:rtl/>
        </w:rPr>
        <w:t>]</w:t>
      </w:r>
      <w:r w:rsidR="00F73414">
        <w:rPr>
          <w:rFonts w:hint="cs"/>
          <w:rtl/>
        </w:rPr>
        <w:t xml:space="preserve"> לגביה</w:t>
      </w:r>
      <w:r w:rsidR="00291729">
        <w:rPr>
          <w:rFonts w:hint="cs"/>
          <w:rtl/>
        </w:rPr>
        <w:t xml:space="preserve"> / משתוקק לחקור אותה שוב</w:t>
      </w:r>
      <w:r w:rsidR="00F73414">
        <w:rPr>
          <w:rFonts w:hint="cs"/>
          <w:rtl/>
        </w:rPr>
        <w:t>)</w:t>
      </w:r>
    </w:p>
    <w:p w14:paraId="7C23E347" w14:textId="7BE0A2E9" w:rsidR="004627AB" w:rsidRPr="00CD067C" w:rsidRDefault="004627AB" w:rsidP="00DA2667">
      <w:pPr>
        <w:rPr>
          <w:rtl/>
        </w:rPr>
      </w:pPr>
      <w:r w:rsidRPr="00CD067C">
        <w:rPr>
          <w:rtl/>
        </w:rPr>
        <w:t xml:space="preserve">רישרוש, דומה לתקתוק או נקישה נשמע מהחדר בו פרנק הסתגר </w:t>
      </w:r>
      <w:r w:rsidR="00E527F4">
        <w:rPr>
          <w:rFonts w:hint="cs"/>
          <w:rtl/>
        </w:rPr>
        <w:t>מ</w:t>
      </w:r>
      <w:r w:rsidRPr="00CD067C">
        <w:rPr>
          <w:rtl/>
        </w:rPr>
        <w:t>רגע שחזרו הביתה. אלכס קם לפתע, משהו טרד את מנוחתו, הוא לא ידע למה מיהר לחדר</w:t>
      </w:r>
      <w:r w:rsidR="00DA2667">
        <w:rPr>
          <w:rFonts w:hint="cs"/>
          <w:rtl/>
        </w:rPr>
        <w:t>-</w:t>
      </w:r>
      <w:r w:rsidRPr="00CD067C">
        <w:rPr>
          <w:rtl/>
        </w:rPr>
        <w:t>השינה שלו</w:t>
      </w:r>
      <w:r w:rsidR="00DA2667">
        <w:rPr>
          <w:rFonts w:hint="cs"/>
          <w:rtl/>
        </w:rPr>
        <w:t xml:space="preserve"> שחלק </w:t>
      </w:r>
      <w:r w:rsidR="00F06A3F">
        <w:rPr>
          <w:rFonts w:hint="cs"/>
          <w:rtl/>
        </w:rPr>
        <w:t>עכשיו</w:t>
      </w:r>
      <w:r w:rsidR="00DA2667">
        <w:rPr>
          <w:rFonts w:hint="cs"/>
          <w:rtl/>
        </w:rPr>
        <w:t xml:space="preserve"> עם קולין</w:t>
      </w:r>
      <w:r w:rsidR="00291729">
        <w:rPr>
          <w:rFonts w:hint="cs"/>
          <w:rtl/>
        </w:rPr>
        <w:t xml:space="preserve"> ותיאו [אימו ואביו היו בחדר של תיאו ובנוסף עם יוג'ין אלא אם כן אחליט שיוג'ין לא הגיע כי אמרתי תאוחר יותר כנראה בהמבורג שאלכס לא דיבר עם יוג'ין מאז התאונה, </w:t>
      </w:r>
      <w:r w:rsidR="00291729">
        <w:rPr>
          <w:rFonts w:hint="cs"/>
          <w:rtl/>
        </w:rPr>
        <w:lastRenderedPageBreak/>
        <w:t>אבל אפשר לשנות את זה לאיזה דוד]</w:t>
      </w:r>
      <w:r w:rsidRPr="00CD067C">
        <w:rPr>
          <w:rtl/>
        </w:rPr>
        <w:t xml:space="preserve">, הוא בדק שהנשק נעול היטב, הוא הוציא את המחסנית מהמחבוא הסודי וספר את כל הכדורים. </w:t>
      </w:r>
      <w:r w:rsidR="00DA2667">
        <w:rPr>
          <w:rFonts w:hint="cs"/>
          <w:rtl/>
        </w:rPr>
        <w:t>לאחר שנחה דעתו הוא</w:t>
      </w:r>
      <w:r w:rsidRPr="00CD067C">
        <w:rPr>
          <w:rFonts w:hint="cs"/>
          <w:rtl/>
        </w:rPr>
        <w:t xml:space="preserve"> </w:t>
      </w:r>
      <w:r w:rsidRPr="00CD067C">
        <w:rPr>
          <w:rtl/>
        </w:rPr>
        <w:t xml:space="preserve">נכנס לחדר </w:t>
      </w:r>
      <w:r w:rsidRPr="00CD067C">
        <w:rPr>
          <w:rFonts w:hint="cs"/>
          <w:rtl/>
        </w:rPr>
        <w:t xml:space="preserve">השינה של הוריו, </w:t>
      </w:r>
      <w:r w:rsidR="0091043C">
        <w:rPr>
          <w:rFonts w:hint="cs"/>
          <w:rtl/>
        </w:rPr>
        <w:t>[</w:t>
      </w:r>
      <w:r w:rsidRPr="00CD067C">
        <w:rPr>
          <w:rtl/>
        </w:rPr>
        <w:t>שאליו פרש פרנק כמו תמיד לאחר הביקור בבית החולים</w:t>
      </w:r>
      <w:r w:rsidRPr="00CD067C">
        <w:rPr>
          <w:rFonts w:hint="cs"/>
          <w:rtl/>
        </w:rPr>
        <w:t>. אלכס</w:t>
      </w:r>
      <w:r w:rsidR="0091043C">
        <w:rPr>
          <w:rFonts w:hint="cs"/>
          <w:rtl/>
        </w:rPr>
        <w:t>]</w:t>
      </w:r>
      <w:r w:rsidRPr="00CD067C">
        <w:rPr>
          <w:rtl/>
        </w:rPr>
        <w:t xml:space="preserve"> </w:t>
      </w:r>
      <w:r w:rsidRPr="00CD067C">
        <w:rPr>
          <w:rFonts w:hint="cs"/>
          <w:rtl/>
        </w:rPr>
        <w:t>הת</w:t>
      </w:r>
      <w:r w:rsidRPr="00CD067C">
        <w:rPr>
          <w:rtl/>
        </w:rPr>
        <w:t>ישב בפינת המיטה וה</w:t>
      </w:r>
      <w:r w:rsidR="00DA2667">
        <w:rPr>
          <w:rFonts w:hint="cs"/>
          <w:rtl/>
        </w:rPr>
        <w:t>תבונן [</w:t>
      </w:r>
      <w:r w:rsidRPr="00CD067C">
        <w:rPr>
          <w:rtl/>
        </w:rPr>
        <w:t>בעיניים קרועות לרווחה, על ה</w:t>
      </w:r>
      <w:r w:rsidR="00DA2667">
        <w:rPr>
          <w:rFonts w:hint="cs"/>
          <w:rtl/>
        </w:rPr>
        <w:t>] ב</w:t>
      </w:r>
      <w:r w:rsidR="00E527F4">
        <w:rPr>
          <w:rtl/>
        </w:rPr>
        <w:t>צללים שבלחיי</w:t>
      </w:r>
      <w:r w:rsidR="0091043C">
        <w:rPr>
          <w:rtl/>
        </w:rPr>
        <w:t>ו של אביו השוכב לבדו בחדר</w:t>
      </w:r>
      <w:r w:rsidRPr="00CD067C">
        <w:rPr>
          <w:rtl/>
        </w:rPr>
        <w:t xml:space="preserve"> החשוך, עיניו פקוחות, ידיו פרושות על חזהו, נשימותיו כבדות כאילו ה</w:t>
      </w:r>
      <w:r w:rsidR="004C59E0">
        <w:rPr>
          <w:rtl/>
        </w:rPr>
        <w:t>אוויר</w:t>
      </w:r>
      <w:r w:rsidRPr="00CD067C">
        <w:rPr>
          <w:rtl/>
        </w:rPr>
        <w:t xml:space="preserve"> עצמו מסרב להכנס לראותיו. </w:t>
      </w:r>
      <w:r w:rsidR="0091043C">
        <w:rPr>
          <w:rFonts w:hint="cs"/>
          <w:rtl/>
        </w:rPr>
        <w:t>[</w:t>
      </w:r>
      <w:r w:rsidRPr="00CD067C">
        <w:rPr>
          <w:rtl/>
        </w:rPr>
        <w:t xml:space="preserve">"אבל עדיין יש לך אותנו," </w:t>
      </w:r>
      <w:r w:rsidR="00E527F4">
        <w:rPr>
          <w:rFonts w:hint="cs"/>
          <w:rtl/>
        </w:rPr>
        <w:t>אלכס</w:t>
      </w:r>
      <w:r w:rsidRPr="00CD067C">
        <w:rPr>
          <w:rtl/>
        </w:rPr>
        <w:t xml:space="preserve"> לחש.</w:t>
      </w:r>
      <w:r w:rsidR="0091043C">
        <w:rPr>
          <w:rFonts w:hint="cs"/>
          <w:rtl/>
        </w:rPr>
        <w:t>]</w:t>
      </w:r>
      <w:r w:rsidRPr="00CD067C">
        <w:rPr>
          <w:rtl/>
        </w:rPr>
        <w:t xml:space="preserve"> לאורו של פנס הרחוב ניסה להבין האם אביו ממלמל משהו או ששפתיו רוטטות ללא רצונו. האם ניסה לסמן משהו, או שהיו אלו רק אצבעותיו הרועדות.</w:t>
      </w:r>
    </w:p>
    <w:p w14:paraId="07D317C7" w14:textId="77777777" w:rsidR="004627AB" w:rsidRPr="00CD067C" w:rsidRDefault="004627AB" w:rsidP="00250000">
      <w:pPr>
        <w:rPr>
          <w:rtl/>
        </w:rPr>
      </w:pPr>
      <w:r w:rsidRPr="00CD067C">
        <w:rPr>
          <w:rtl/>
        </w:rPr>
        <w:t>כשחזר, הסלון היה שקוע בשתיקה עמוקה.</w:t>
      </w:r>
    </w:p>
    <w:p w14:paraId="4843DFDF" w14:textId="77777777" w:rsidR="004627AB" w:rsidRPr="00CD067C" w:rsidRDefault="004627AB" w:rsidP="0091043C">
      <w:pPr>
        <w:rPr>
          <w:rtl/>
        </w:rPr>
      </w:pPr>
      <w:r w:rsidRPr="00CD067C">
        <w:rPr>
          <w:rtl/>
        </w:rPr>
        <w:t xml:space="preserve">בפינת החדר ישב תיאו הקטן, נמנע בכל כוחו מלנעוץ מבטים בפסנתר הכנף השחור, </w:t>
      </w:r>
      <w:r w:rsidR="0091043C">
        <w:rPr>
          <w:rFonts w:hint="cs"/>
          <w:rtl/>
        </w:rPr>
        <w:t xml:space="preserve">המכוסה אבק, </w:t>
      </w:r>
      <w:r w:rsidRPr="00CD067C">
        <w:rPr>
          <w:rtl/>
        </w:rPr>
        <w:t>זה ש</w:t>
      </w:r>
      <w:r w:rsidR="0091043C">
        <w:rPr>
          <w:rFonts w:hint="cs"/>
          <w:rtl/>
        </w:rPr>
        <w:t>א</w:t>
      </w:r>
      <w:r w:rsidRPr="00CD067C">
        <w:rPr>
          <w:rtl/>
        </w:rPr>
        <w:t>יש לא העז לנגן בו מאז התאונה. הסייטנווי המרהיב היה הפסנתר היחיד בעולם שהפיק צלילים בכל גווני האדום, עשיר ועמוק, תיאו הקטן ידע להפיק ש</w:t>
      </w:r>
      <w:r w:rsidR="0091043C">
        <w:rPr>
          <w:rtl/>
        </w:rPr>
        <w:t xml:space="preserve">ופן אדום, ארגמני, </w:t>
      </w:r>
      <w:r w:rsidR="0091043C">
        <w:rPr>
          <w:rFonts w:hint="cs"/>
          <w:rtl/>
        </w:rPr>
        <w:t>כ</w:t>
      </w:r>
      <w:r w:rsidRPr="00CD067C">
        <w:rPr>
          <w:rtl/>
        </w:rPr>
        <w:t xml:space="preserve">אותו יין </w:t>
      </w:r>
      <w:r w:rsidRPr="00CD067C">
        <w:t>Chateau Lafite-Rothschild</w:t>
      </w:r>
      <w:r w:rsidRPr="00CD067C">
        <w:rPr>
          <w:rtl/>
        </w:rPr>
        <w:t xml:space="preserve"> מ</w:t>
      </w:r>
      <w:r w:rsidRPr="00CD067C">
        <w:rPr>
          <w:rFonts w:hint="cs"/>
          <w:rtl/>
        </w:rPr>
        <w:t>ה</w:t>
      </w:r>
      <w:r w:rsidR="0091043C">
        <w:rPr>
          <w:rtl/>
        </w:rPr>
        <w:t>בציר של שנת הולדתו</w:t>
      </w:r>
      <w:r w:rsidRPr="00CD067C">
        <w:rPr>
          <w:rtl/>
        </w:rPr>
        <w:t>. היין נמזג סמיך כמו שמנת, אדום ונוצץ לאור הנרות בימים עליזים יותר, ימים נ</w:t>
      </w:r>
      <w:r w:rsidR="00DA2667">
        <w:rPr>
          <w:rtl/>
        </w:rPr>
        <w:t>שכחים בבר</w:t>
      </w:r>
      <w:r w:rsidR="00DA2667">
        <w:rPr>
          <w:rFonts w:hint="cs"/>
          <w:rtl/>
        </w:rPr>
        <w:t>-</w:t>
      </w:r>
      <w:r w:rsidR="0091043C">
        <w:rPr>
          <w:rtl/>
        </w:rPr>
        <w:t>המצווה של תיאו לפני</w:t>
      </w:r>
      <w:r w:rsidR="0091043C">
        <w:rPr>
          <w:rFonts w:hint="cs"/>
          <w:rtl/>
        </w:rPr>
        <w:t xml:space="preserve"> מעט</w:t>
      </w:r>
      <w:r w:rsidRPr="00CD067C">
        <w:rPr>
          <w:rtl/>
        </w:rPr>
        <w:t xml:space="preserve"> יותר משנה. </w:t>
      </w:r>
      <w:r w:rsidR="00E12115">
        <w:rPr>
          <w:rFonts w:hint="cs"/>
          <w:rtl/>
        </w:rPr>
        <w:t>[</w:t>
      </w:r>
      <w:r w:rsidRPr="00CD067C">
        <w:rPr>
          <w:rtl/>
        </w:rPr>
        <w:t>כזה היה גם הצליל שיכול היה תיאו להפיק מהפסנתר, לפני שחדל.</w:t>
      </w:r>
      <w:r w:rsidR="00E12115">
        <w:rPr>
          <w:rFonts w:hint="cs"/>
          <w:rtl/>
        </w:rPr>
        <w:t>]</w:t>
      </w:r>
    </w:p>
    <w:p w14:paraId="6EF038CA" w14:textId="3EDABEF7" w:rsidR="004627AB" w:rsidRPr="00CD067C" w:rsidRDefault="004627AB" w:rsidP="00E12115">
      <w:pPr>
        <w:rPr>
          <w:rtl/>
        </w:rPr>
      </w:pPr>
      <w:r w:rsidRPr="00CD067C">
        <w:rPr>
          <w:rtl/>
        </w:rPr>
        <w:t>בפינה אחרת של ה</w:t>
      </w:r>
      <w:r w:rsidR="00E12115">
        <w:rPr>
          <w:rFonts w:hint="cs"/>
          <w:rtl/>
        </w:rPr>
        <w:t>סלון</w:t>
      </w:r>
      <w:r w:rsidRPr="00CD067C">
        <w:rPr>
          <w:rtl/>
        </w:rPr>
        <w:t xml:space="preserve">, </w:t>
      </w:r>
      <w:r w:rsidR="00DB4C54">
        <w:rPr>
          <w:rtl/>
        </w:rPr>
        <w:t>קתרין</w:t>
      </w:r>
      <w:r w:rsidRPr="00CD067C">
        <w:rPr>
          <w:rtl/>
        </w:rPr>
        <w:t xml:space="preserve"> חזרה על מילים קשות אניספור פעמים בראשה, עד שאיבדו </w:t>
      </w:r>
      <w:r w:rsidR="00E12115">
        <w:rPr>
          <w:rFonts w:hint="cs"/>
          <w:rtl/>
        </w:rPr>
        <w:t>מ</w:t>
      </w:r>
      <w:r w:rsidRPr="00CD067C">
        <w:rPr>
          <w:rtl/>
        </w:rPr>
        <w:t xml:space="preserve">משמעותן. למשל, </w:t>
      </w:r>
      <w:r w:rsidRPr="00CD067C">
        <w:t>accident</w:t>
      </w:r>
      <w:r w:rsidRPr="00CD067C">
        <w:rPr>
          <w:rtl/>
        </w:rPr>
        <w:t xml:space="preserve">. והיא חזרה </w:t>
      </w:r>
      <w:r w:rsidRPr="00CD067C">
        <w:t>accident</w:t>
      </w:r>
      <w:r w:rsidRPr="00CD067C">
        <w:rPr>
          <w:rtl/>
        </w:rPr>
        <w:t xml:space="preserve"> </w:t>
      </w:r>
      <w:r w:rsidRPr="00CD067C">
        <w:t>accident</w:t>
      </w:r>
      <w:r w:rsidRPr="00CD067C">
        <w:rPr>
          <w:rtl/>
        </w:rPr>
        <w:t xml:space="preserve"> </w:t>
      </w:r>
      <w:r w:rsidRPr="00CD067C">
        <w:t>accident</w:t>
      </w:r>
      <w:r w:rsidRPr="00CD067C">
        <w:rPr>
          <w:rtl/>
        </w:rPr>
        <w:t xml:space="preserve"> </w:t>
      </w:r>
      <w:r w:rsidRPr="00CD067C">
        <w:t>accident</w:t>
      </w:r>
      <w:r w:rsidRPr="00CD067C">
        <w:rPr>
          <w:rtl/>
        </w:rPr>
        <w:t xml:space="preserve"> </w:t>
      </w:r>
      <w:r w:rsidRPr="00CD067C">
        <w:t>accident</w:t>
      </w:r>
      <w:r w:rsidRPr="00CD067C">
        <w:rPr>
          <w:rtl/>
        </w:rPr>
        <w:t xml:space="preserve"> </w:t>
      </w:r>
      <w:r w:rsidRPr="00CD067C">
        <w:t>accident</w:t>
      </w:r>
      <w:r w:rsidRPr="00CD067C">
        <w:rPr>
          <w:rtl/>
        </w:rPr>
        <w:t xml:space="preserve"> </w:t>
      </w:r>
    </w:p>
    <w:p w14:paraId="10BF81DD" w14:textId="77777777" w:rsidR="004627AB" w:rsidRPr="00CD067C" w:rsidRDefault="00DA2667" w:rsidP="00250000">
      <w:pPr>
        <w:rPr>
          <w:rtl/>
        </w:rPr>
      </w:pPr>
      <w:r>
        <w:rPr>
          <w:rtl/>
        </w:rPr>
        <w:t>אחרי מאות פעמים אין זאת</w:t>
      </w:r>
      <w:r w:rsidR="004627AB" w:rsidRPr="00CD067C">
        <w:rPr>
          <w:rtl/>
        </w:rPr>
        <w:t xml:space="preserve"> מילה</w:t>
      </w:r>
      <w:r w:rsidR="00E12115">
        <w:rPr>
          <w:rFonts w:hint="cs"/>
          <w:rtl/>
        </w:rPr>
        <w:t>,</w:t>
      </w:r>
      <w:r w:rsidR="004627AB" w:rsidRPr="00CD067C">
        <w:rPr>
          <w:rtl/>
        </w:rPr>
        <w:t xml:space="preserve"> אלא רק צליל בעל שני ניבים, </w:t>
      </w:r>
      <w:r w:rsidR="004627AB" w:rsidRPr="00CD067C">
        <w:t>acci</w:t>
      </w:r>
      <w:r w:rsidR="004627AB" w:rsidRPr="00CD067C">
        <w:rPr>
          <w:rtl/>
        </w:rPr>
        <w:t>,</w:t>
      </w:r>
      <w:r w:rsidR="00E12115">
        <w:rPr>
          <w:rtl/>
        </w:rPr>
        <w:t xml:space="preserve"> שתי שיני פלדה חדות שקורעות </w:t>
      </w:r>
      <w:r w:rsidR="00E12115">
        <w:rPr>
          <w:rFonts w:hint="cs"/>
          <w:rtl/>
        </w:rPr>
        <w:t>ב</w:t>
      </w:r>
      <w:r w:rsidR="004627AB" w:rsidRPr="00CD067C">
        <w:rPr>
          <w:rtl/>
        </w:rPr>
        <w:t>בשר החי, מותירות את העצם חשופה.</w:t>
      </w:r>
    </w:p>
    <w:p w14:paraId="1DE5C518" w14:textId="77777777" w:rsidR="004627AB" w:rsidRPr="00CD067C" w:rsidRDefault="004627AB" w:rsidP="00250000">
      <w:pPr>
        <w:rPr>
          <w:rtl/>
        </w:rPr>
      </w:pPr>
      <w:r w:rsidRPr="00CD067C">
        <w:rPr>
          <w:rtl/>
        </w:rPr>
        <w:t>או למשל, תאונה. והיא חזרה תאונה תאונה תאונה תאונה תאונה תאונה תאונה תאונה</w:t>
      </w:r>
    </w:p>
    <w:p w14:paraId="12C6D9FA" w14:textId="52222377" w:rsidR="004627AB" w:rsidRDefault="00E12115" w:rsidP="00250000">
      <w:pPr>
        <w:rPr>
          <w:rtl/>
        </w:rPr>
      </w:pPr>
      <w:r>
        <w:rPr>
          <w:rFonts w:hint="cs"/>
          <w:rtl/>
        </w:rPr>
        <w:t>ושוב</w:t>
      </w:r>
      <w:r w:rsidR="004627AB" w:rsidRPr="00CD067C">
        <w:rPr>
          <w:rtl/>
        </w:rPr>
        <w:t xml:space="preserve"> התאונה איננה מילה כי אם רק תלונה, ה – נה מתנגנת גם אחרי שהמילה נגמרת, מדהדת בראשה כמו קינה.</w:t>
      </w:r>
    </w:p>
    <w:p w14:paraId="02B77B6E" w14:textId="64A5ACC1" w:rsidR="00C63CBA" w:rsidRDefault="00C63CBA" w:rsidP="00250000">
      <w:pPr>
        <w:rPr>
          <w:rtl/>
        </w:rPr>
      </w:pPr>
      <w:r>
        <w:rPr>
          <w:rFonts w:hint="cs"/>
          <w:rtl/>
        </w:rPr>
        <w:t xml:space="preserve">[כשמילה הופכת לצליל אחרי שמשתמשים בה הרבה פעמים, זה נקרא </w:t>
      </w:r>
      <w:r>
        <w:t>semantic satiation</w:t>
      </w:r>
      <w:r>
        <w:rPr>
          <w:rFonts w:hint="cs"/>
          <w:rtl/>
        </w:rPr>
        <w:t>]</w:t>
      </w:r>
    </w:p>
    <w:p w14:paraId="71A4FE65" w14:textId="77777777" w:rsidR="00690DFB" w:rsidRPr="00CD067C" w:rsidRDefault="00690DFB" w:rsidP="00250000">
      <w:pPr>
        <w:rPr>
          <w:rtl/>
        </w:rPr>
      </w:pPr>
    </w:p>
    <w:p w14:paraId="61C059D5" w14:textId="77777777" w:rsidR="004627AB" w:rsidRPr="00227FFA" w:rsidRDefault="0037563D" w:rsidP="0037563D">
      <w:pPr>
        <w:rPr>
          <w:rtl/>
        </w:rPr>
      </w:pPr>
      <w:r>
        <w:rPr>
          <w:rtl/>
        </w:rPr>
        <w:t xml:space="preserve">איוושה </w:t>
      </w:r>
      <w:r>
        <w:rPr>
          <w:rFonts w:hint="cs"/>
          <w:rtl/>
        </w:rPr>
        <w:t>חלושה</w:t>
      </w:r>
      <w:r w:rsidR="004627AB" w:rsidRPr="00CD067C">
        <w:rPr>
          <w:rtl/>
        </w:rPr>
        <w:t xml:space="preserve"> של תנועת כלי רכב חדרה </w:t>
      </w:r>
      <w:r>
        <w:rPr>
          <w:rFonts w:hint="cs"/>
          <w:rtl/>
        </w:rPr>
        <w:t>ל</w:t>
      </w:r>
      <w:r w:rsidR="004627AB" w:rsidRPr="00CD067C">
        <w:rPr>
          <w:rtl/>
        </w:rPr>
        <w:t>סלון</w:t>
      </w:r>
      <w:r>
        <w:rPr>
          <w:rFonts w:hint="cs"/>
          <w:rtl/>
        </w:rPr>
        <w:t>,</w:t>
      </w:r>
      <w:r w:rsidR="004627AB" w:rsidRPr="00CD067C">
        <w:rPr>
          <w:rtl/>
        </w:rPr>
        <w:t xml:space="preserve"> </w:t>
      </w:r>
      <w:r>
        <w:rPr>
          <w:rFonts w:hint="cs"/>
          <w:rtl/>
        </w:rPr>
        <w:t>ו</w:t>
      </w:r>
      <w:r w:rsidR="004627AB" w:rsidRPr="00CD067C">
        <w:rPr>
          <w:rtl/>
        </w:rPr>
        <w:t xml:space="preserve">אורות </w:t>
      </w:r>
      <w:r>
        <w:rPr>
          <w:rFonts w:hint="cs"/>
          <w:rtl/>
        </w:rPr>
        <w:t xml:space="preserve">פנסי המכוניות </w:t>
      </w:r>
      <w:r w:rsidR="004627AB" w:rsidRPr="00CD067C">
        <w:rPr>
          <w:rtl/>
        </w:rPr>
        <w:t>הקלושים חלפו על הקירות</w:t>
      </w:r>
      <w:r>
        <w:rPr>
          <w:rFonts w:hint="cs"/>
          <w:rtl/>
        </w:rPr>
        <w:t>.</w:t>
      </w:r>
      <w:r w:rsidR="004627AB" w:rsidRPr="00CD067C">
        <w:rPr>
          <w:rtl/>
        </w:rPr>
        <w:t xml:space="preserve"> מבעד ל</w:t>
      </w:r>
      <w:r w:rsidR="004627AB" w:rsidRPr="00227FFA">
        <w:rPr>
          <w:rtl/>
        </w:rPr>
        <w:t>תריסים פעפעה הלחות הכבדה של הקיץ.</w:t>
      </w:r>
    </w:p>
    <w:p w14:paraId="2B432502" w14:textId="127313BB" w:rsidR="00227FFA" w:rsidRDefault="004627AB" w:rsidP="0037563D">
      <w:pPr>
        <w:rPr>
          <w:rtl/>
        </w:rPr>
      </w:pPr>
      <w:r w:rsidRPr="00227FFA">
        <w:rPr>
          <w:rtl/>
        </w:rPr>
        <w:t xml:space="preserve">תיאו הסתובב בלאט מאחור, </w:t>
      </w:r>
      <w:r w:rsidR="001E4F67" w:rsidRPr="00227FFA">
        <w:rPr>
          <w:rFonts w:hint="cs"/>
          <w:rtl/>
        </w:rPr>
        <w:t xml:space="preserve">הוא סידר בשורה ישרה כמה תמונות ממוסגרות של </w:t>
      </w:r>
      <w:r w:rsidR="008B1B44">
        <w:rPr>
          <w:rFonts w:hint="cs"/>
          <w:rtl/>
        </w:rPr>
        <w:t>סופי</w:t>
      </w:r>
      <w:r w:rsidR="001E4F67" w:rsidRPr="00227FFA">
        <w:rPr>
          <w:rFonts w:hint="cs"/>
          <w:rtl/>
        </w:rPr>
        <w:t xml:space="preserve"> בגילאים שונים בחברת אישים, לצד </w:t>
      </w:r>
      <w:r w:rsidR="0037563D">
        <w:rPr>
          <w:rtl/>
        </w:rPr>
        <w:t xml:space="preserve">ערימת </w:t>
      </w:r>
      <w:r w:rsidR="0037563D">
        <w:rPr>
          <w:rFonts w:hint="cs"/>
          <w:rtl/>
        </w:rPr>
        <w:t>ה</w:t>
      </w:r>
      <w:r w:rsidR="0037563D">
        <w:rPr>
          <w:rtl/>
        </w:rPr>
        <w:t>סרטי</w:t>
      </w:r>
      <w:r w:rsidR="0037563D">
        <w:rPr>
          <w:rFonts w:hint="cs"/>
          <w:rtl/>
        </w:rPr>
        <w:t>ם</w:t>
      </w:r>
      <w:r w:rsidR="001E4F67" w:rsidRPr="00227FFA">
        <w:rPr>
          <w:rtl/>
        </w:rPr>
        <w:t xml:space="preserve"> שאבא הכין לעצמו, משהו להעביר </w:t>
      </w:r>
      <w:r w:rsidR="001E4F67" w:rsidRPr="00227FFA">
        <w:rPr>
          <w:rFonts w:hint="cs"/>
          <w:rtl/>
        </w:rPr>
        <w:t>בעזרתו</w:t>
      </w:r>
      <w:r w:rsidR="001E4F67" w:rsidRPr="00227FFA">
        <w:rPr>
          <w:rtl/>
        </w:rPr>
        <w:t xml:space="preserve"> את הלילות ארוכים כשהשינה מסרבת לבוא.</w:t>
      </w:r>
      <w:r w:rsidR="001E4F67" w:rsidRPr="00227FFA">
        <w:rPr>
          <w:rFonts w:hint="cs"/>
          <w:rtl/>
        </w:rPr>
        <w:t xml:space="preserve"> את התמונות של</w:t>
      </w:r>
      <w:r w:rsidR="00D834FB" w:rsidRPr="00227FFA">
        <w:rPr>
          <w:rFonts w:hint="cs"/>
          <w:rtl/>
        </w:rPr>
        <w:t xml:space="preserve"> עצמו</w:t>
      </w:r>
      <w:r w:rsidR="001E4F67" w:rsidRPr="00227FFA">
        <w:rPr>
          <w:rFonts w:hint="cs"/>
          <w:rtl/>
        </w:rPr>
        <w:t xml:space="preserve"> תיאו </w:t>
      </w:r>
      <w:r w:rsidR="00227FFA" w:rsidRPr="00227FFA">
        <w:rPr>
          <w:rFonts w:hint="cs"/>
          <w:rtl/>
        </w:rPr>
        <w:t>הסתיר</w:t>
      </w:r>
      <w:r w:rsidR="001E4F67">
        <w:rPr>
          <w:rFonts w:hint="cs"/>
          <w:rtl/>
        </w:rPr>
        <w:t xml:space="preserve"> מאחור.</w:t>
      </w:r>
      <w:r w:rsidRPr="00CD067C">
        <w:rPr>
          <w:rtl/>
        </w:rPr>
        <w:t xml:space="preserve"> </w:t>
      </w:r>
      <w:r w:rsidR="00D834FB">
        <w:rPr>
          <w:rFonts w:hint="cs"/>
          <w:rtl/>
        </w:rPr>
        <w:t xml:space="preserve">הוא היה זה שעמד על כך שיארזו גם את התמונות שלו מתוך </w:t>
      </w:r>
      <w:r w:rsidR="003F3578">
        <w:rPr>
          <w:rFonts w:hint="cs"/>
          <w:rtl/>
        </w:rPr>
        <w:t>חפצ</w:t>
      </w:r>
      <w:r w:rsidR="00D834FB">
        <w:rPr>
          <w:rFonts w:hint="cs"/>
          <w:rtl/>
        </w:rPr>
        <w:t xml:space="preserve">ים רבים אחרים שיכול היה לבחור ושהעדיף להשאיר מאחור בביתם הנעול </w:t>
      </w:r>
      <w:r w:rsidR="00227FFA">
        <w:rPr>
          <w:rFonts w:hint="cs"/>
          <w:rtl/>
        </w:rPr>
        <w:t xml:space="preserve">בווילסדן. </w:t>
      </w:r>
      <w:r w:rsidR="0037563D">
        <w:rPr>
          <w:rFonts w:hint="cs"/>
          <w:rtl/>
        </w:rPr>
        <w:t>כעת</w:t>
      </w:r>
      <w:r w:rsidR="00227FFA">
        <w:rPr>
          <w:rFonts w:hint="cs"/>
          <w:rtl/>
        </w:rPr>
        <w:t xml:space="preserve"> לא הצליח להבין את התעקשותו.</w:t>
      </w:r>
    </w:p>
    <w:p w14:paraId="49EF9564" w14:textId="77777777" w:rsidR="004627AB" w:rsidRPr="00CD067C" w:rsidRDefault="00227FFA" w:rsidP="00D834FB">
      <w:pPr>
        <w:rPr>
          <w:rtl/>
        </w:rPr>
      </w:pPr>
      <w:r>
        <w:rPr>
          <w:rFonts w:hint="cs"/>
          <w:rtl/>
        </w:rPr>
        <w:t>[</w:t>
      </w:r>
      <w:r w:rsidRPr="00227FFA">
        <w:t>http://en.wikipedia.org/wiki/Willesden</w:t>
      </w:r>
      <w:r>
        <w:rPr>
          <w:rFonts w:hint="cs"/>
          <w:rtl/>
        </w:rPr>
        <w:t>]</w:t>
      </w:r>
    </w:p>
    <w:p w14:paraId="07430B1A" w14:textId="77777777" w:rsidR="00E84DAB" w:rsidRDefault="004627AB" w:rsidP="00E84DAB">
      <w:pPr>
        <w:rPr>
          <w:rtl/>
        </w:rPr>
      </w:pPr>
      <w:r w:rsidRPr="00CD067C">
        <w:rPr>
          <w:rtl/>
        </w:rPr>
        <w:t xml:space="preserve">"למה לא המבורג?" קולין הושיט את ידו הארוכה והדליק את האור. הם מצמצו לעברו בהפתעה. </w:t>
      </w:r>
      <w:r w:rsidR="0037563D">
        <w:rPr>
          <w:rFonts w:hint="cs"/>
          <w:rtl/>
        </w:rPr>
        <w:t>[</w:t>
      </w:r>
      <w:r w:rsidRPr="00CD067C">
        <w:rPr>
          <w:rtl/>
        </w:rPr>
        <w:t>קולין שבר את החוקים. קולין קבע חוקים חדשים.</w:t>
      </w:r>
      <w:r w:rsidR="0037563D">
        <w:rPr>
          <w:rFonts w:hint="cs"/>
          <w:rtl/>
        </w:rPr>
        <w:t>]</w:t>
      </w:r>
      <w:r w:rsidR="00E84DAB">
        <w:rPr>
          <w:rFonts w:hint="cs"/>
          <w:rtl/>
        </w:rPr>
        <w:t xml:space="preserve"> </w:t>
      </w:r>
    </w:p>
    <w:p w14:paraId="320D9BE5" w14:textId="77777777" w:rsidR="004627AB" w:rsidRPr="00CD067C" w:rsidRDefault="00DA2667" w:rsidP="00E84DAB">
      <w:pPr>
        <w:rPr>
          <w:rtl/>
        </w:rPr>
      </w:pPr>
      <w:r>
        <w:rPr>
          <w:rFonts w:hint="cs"/>
          <w:rtl/>
        </w:rPr>
        <w:t xml:space="preserve">האם </w:t>
      </w:r>
      <w:r w:rsidR="004627AB" w:rsidRPr="00CD067C">
        <w:rPr>
          <w:rtl/>
        </w:rPr>
        <w:t>מותר להדליק את האור כשאותות הביקור טרם שקעו, כשריחות הליזול והשתן עדיין טריים בסיבי בגדיהם?</w:t>
      </w:r>
    </w:p>
    <w:p w14:paraId="4F22638D" w14:textId="77777777" w:rsidR="004627AB" w:rsidRPr="00CD067C" w:rsidRDefault="004627AB" w:rsidP="0037563D">
      <w:pPr>
        <w:rPr>
          <w:strike/>
          <w:rtl/>
        </w:rPr>
      </w:pPr>
      <w:r w:rsidRPr="00CD067C">
        <w:rPr>
          <w:rtl/>
        </w:rPr>
        <w:t xml:space="preserve">לקולין מותר. כי הוא מהסובלים. הוא מהסובלים, ואלכס מהנסבלים. מהחוטאים. לכן לאלכס היה אסור. יום אחד, לאחר שיסבול מספיק, גם לו יהיה מותר. </w:t>
      </w:r>
      <w:r w:rsidR="00E527F4">
        <w:rPr>
          <w:rFonts w:hint="cs"/>
          <w:rtl/>
        </w:rPr>
        <w:t xml:space="preserve">אבל </w:t>
      </w:r>
      <w:r w:rsidR="001E4F67">
        <w:rPr>
          <w:rFonts w:hint="cs"/>
          <w:rtl/>
        </w:rPr>
        <w:t xml:space="preserve">כמות אדירה של </w:t>
      </w:r>
      <w:r w:rsidRPr="00CD067C">
        <w:rPr>
          <w:rtl/>
        </w:rPr>
        <w:t xml:space="preserve">סבל </w:t>
      </w:r>
      <w:r w:rsidR="00E527F4">
        <w:rPr>
          <w:rFonts w:hint="cs"/>
          <w:rtl/>
        </w:rPr>
        <w:t xml:space="preserve">רב עדיין </w:t>
      </w:r>
      <w:r w:rsidR="0037563D">
        <w:rPr>
          <w:rFonts w:hint="cs"/>
          <w:rtl/>
        </w:rPr>
        <w:t>ה</w:t>
      </w:r>
      <w:r w:rsidRPr="00CD067C">
        <w:rPr>
          <w:rtl/>
        </w:rPr>
        <w:t>פריד</w:t>
      </w:r>
      <w:r w:rsidR="001E4F67">
        <w:rPr>
          <w:rFonts w:hint="cs"/>
          <w:rtl/>
        </w:rPr>
        <w:t>ה</w:t>
      </w:r>
      <w:r w:rsidRPr="00CD067C">
        <w:rPr>
          <w:rtl/>
        </w:rPr>
        <w:t xml:space="preserve"> בינו לבין אותו יום. אילו </w:t>
      </w:r>
      <w:r w:rsidR="0037563D">
        <w:rPr>
          <w:rFonts w:hint="cs"/>
          <w:rtl/>
        </w:rPr>
        <w:t xml:space="preserve">רק </w:t>
      </w:r>
      <w:r w:rsidR="001E4F67">
        <w:rPr>
          <w:rtl/>
        </w:rPr>
        <w:t xml:space="preserve">לא </w:t>
      </w:r>
      <w:r w:rsidR="001E4F67">
        <w:rPr>
          <w:rFonts w:hint="cs"/>
          <w:rtl/>
        </w:rPr>
        <w:t>עסק</w:t>
      </w:r>
      <w:r w:rsidRPr="00CD067C">
        <w:rPr>
          <w:rtl/>
        </w:rPr>
        <w:t xml:space="preserve"> </w:t>
      </w:r>
      <w:r w:rsidR="001E4F67">
        <w:rPr>
          <w:rFonts w:hint="cs"/>
          <w:rtl/>
        </w:rPr>
        <w:t>ב</w:t>
      </w:r>
      <w:r w:rsidRPr="00CD067C">
        <w:rPr>
          <w:rtl/>
        </w:rPr>
        <w:t>עצמו כל הזמן. יום יבוא והוא יהיה בן טוב. יום יבוא, אמו תביט בו לראשונה מזה זמן רב, וליבה ירחב. היא תשמח בו, אם הבנים שמחה, הללויה. כולם רוצים בזה, גם הוא.</w:t>
      </w:r>
    </w:p>
    <w:p w14:paraId="7551FD5F" w14:textId="5CEF3BCB" w:rsidR="00882681" w:rsidRDefault="0037563D" w:rsidP="0037563D">
      <w:pPr>
        <w:rPr>
          <w:rtl/>
        </w:rPr>
      </w:pPr>
      <w:r>
        <w:rPr>
          <w:rtl/>
        </w:rPr>
        <w:lastRenderedPageBreak/>
        <w:t>"תחש</w:t>
      </w:r>
      <w:r w:rsidR="004627AB" w:rsidRPr="00CD067C">
        <w:rPr>
          <w:rtl/>
        </w:rPr>
        <w:t>ב</w:t>
      </w:r>
      <w:r>
        <w:rPr>
          <w:rFonts w:hint="cs"/>
          <w:rtl/>
        </w:rPr>
        <w:t>ו</w:t>
      </w:r>
      <w:r w:rsidR="004627AB" w:rsidRPr="00CD067C">
        <w:rPr>
          <w:rtl/>
        </w:rPr>
        <w:t xml:space="preserve"> על זה," קולין נעמד במר</w:t>
      </w:r>
      <w:r w:rsidR="003F3578">
        <w:rPr>
          <w:rtl/>
        </w:rPr>
        <w:t>כז הסלון, ליד אהיל זכוכית</w:t>
      </w:r>
      <w:r w:rsidR="004627AB" w:rsidRPr="00CD067C">
        <w:rPr>
          <w:rtl/>
        </w:rPr>
        <w:t xml:space="preserve"> שהשתלשל מהתקרה, לא ישירות מתחתיו, כי מצחו כבר </w:t>
      </w:r>
      <w:r w:rsidR="001E4F67">
        <w:rPr>
          <w:rFonts w:hint="cs"/>
          <w:rtl/>
        </w:rPr>
        <w:t>הספיק ל</w:t>
      </w:r>
      <w:r w:rsidR="004627AB" w:rsidRPr="00CD067C">
        <w:rPr>
          <w:rtl/>
        </w:rPr>
        <w:t>חט</w:t>
      </w:r>
      <w:r w:rsidR="001E4F67">
        <w:rPr>
          <w:rFonts w:hint="cs"/>
          <w:rtl/>
        </w:rPr>
        <w:t>ו</w:t>
      </w:r>
      <w:r w:rsidR="00A70549">
        <w:rPr>
          <w:rtl/>
        </w:rPr>
        <w:t>ף ממנו כמה חבטות הגונות</w:t>
      </w:r>
      <w:r w:rsidR="004627AB" w:rsidRPr="00CD067C">
        <w:rPr>
          <w:rtl/>
        </w:rPr>
        <w:t xml:space="preserve"> </w:t>
      </w:r>
      <w:r w:rsidR="00A70549">
        <w:rPr>
          <w:rFonts w:hint="cs"/>
          <w:rtl/>
        </w:rPr>
        <w:t>(</w:t>
      </w:r>
      <w:r w:rsidR="003F3578">
        <w:rPr>
          <w:rFonts w:hint="cs"/>
          <w:rtl/>
        </w:rPr>
        <w:t>אף אחד אחר לא היה גבוה מספיק לשם כך</w:t>
      </w:r>
      <w:r w:rsidR="00A70549">
        <w:rPr>
          <w:rFonts w:hint="cs"/>
          <w:rtl/>
        </w:rPr>
        <w:t>).</w:t>
      </w:r>
      <w:r w:rsidR="003F3578">
        <w:rPr>
          <w:rFonts w:hint="cs"/>
          <w:rtl/>
        </w:rPr>
        <w:t xml:space="preserve"> </w:t>
      </w:r>
      <w:r w:rsidR="004627AB" w:rsidRPr="00CD067C">
        <w:rPr>
          <w:rtl/>
        </w:rPr>
        <w:t xml:space="preserve">פניו האפורות התעוותו לכדי צל של חיוך. קשה להתרגל לא לחייך, הוא עדיין למד. </w:t>
      </w:r>
      <w:r w:rsidR="003B2198">
        <w:rPr>
          <w:rtl/>
        </w:rPr>
        <w:t>שערו</w:t>
      </w:r>
      <w:r w:rsidR="004627AB" w:rsidRPr="00CD067C">
        <w:rPr>
          <w:rtl/>
        </w:rPr>
        <w:t xml:space="preserve"> היה פרוע, כנראה משך בשערו או טלטל את ראשו קודם לכן, כשהיה חבוי בחשיכה. "מארק ויסמין לא רוצים, והבית סתם יעמוד ריק כל הקיץ.</w:t>
      </w:r>
      <w:r w:rsidR="001E4F67">
        <w:rPr>
          <w:rFonts w:hint="cs"/>
          <w:rtl/>
        </w:rPr>
        <w:t>"</w:t>
      </w:r>
    </w:p>
    <w:p w14:paraId="65722DF4" w14:textId="68DCCD3D" w:rsidR="00882681" w:rsidRDefault="00882681" w:rsidP="00E6482E">
      <w:pPr>
        <w:rPr>
          <w:rtl/>
        </w:rPr>
      </w:pPr>
      <w:r>
        <w:rPr>
          <w:rFonts w:hint="cs"/>
          <w:rtl/>
        </w:rPr>
        <w:t>"</w:t>
      </w:r>
      <w:r w:rsidR="00DA2667">
        <w:rPr>
          <w:rFonts w:hint="cs"/>
          <w:rtl/>
        </w:rPr>
        <w:t xml:space="preserve">לא שאנחנו לא רוצים, </w:t>
      </w:r>
      <w:r>
        <w:rPr>
          <w:rFonts w:hint="cs"/>
          <w:rtl/>
        </w:rPr>
        <w:t>יש אנשים שהצבא לא משחרר אותם ל</w:t>
      </w:r>
      <w:r w:rsidR="00A70549">
        <w:rPr>
          <w:rFonts w:hint="cs"/>
          <w:rtl/>
        </w:rPr>
        <w:t>שלושה חודשים</w:t>
      </w:r>
      <w:r>
        <w:rPr>
          <w:rFonts w:hint="cs"/>
          <w:rtl/>
        </w:rPr>
        <w:t xml:space="preserve"> סתם כ</w:t>
      </w:r>
      <w:r w:rsidR="00A70549">
        <w:rPr>
          <w:rFonts w:hint="cs"/>
          <w:rtl/>
        </w:rPr>
        <w:t>ך</w:t>
      </w:r>
      <w:r w:rsidR="00DA2667">
        <w:rPr>
          <w:rFonts w:hint="cs"/>
          <w:rtl/>
        </w:rPr>
        <w:t>," מארק</w:t>
      </w:r>
      <w:r w:rsidR="00E6482E">
        <w:rPr>
          <w:rFonts w:hint="cs"/>
          <w:rtl/>
        </w:rPr>
        <w:t xml:space="preserve"> [מילה אחרת </w:t>
      </w:r>
      <w:r w:rsidR="00E6482E">
        <w:rPr>
          <w:rtl/>
        </w:rPr>
        <w:t>–</w:t>
      </w:r>
      <w:r w:rsidR="00E6482E">
        <w:rPr>
          <w:rFonts w:hint="cs"/>
          <w:rtl/>
        </w:rPr>
        <w:t>התלונן? קבל?]</w:t>
      </w:r>
      <w:r>
        <w:rPr>
          <w:rFonts w:hint="cs"/>
          <w:rtl/>
        </w:rPr>
        <w:t>.</w:t>
      </w:r>
    </w:p>
    <w:p w14:paraId="6859E100" w14:textId="79BA903F" w:rsidR="00882681" w:rsidRDefault="00882681" w:rsidP="00E6482E">
      <w:pPr>
        <w:rPr>
          <w:rtl/>
        </w:rPr>
      </w:pPr>
      <w:r>
        <w:rPr>
          <w:rFonts w:hint="cs"/>
          <w:rtl/>
        </w:rPr>
        <w:t>"ז</w:t>
      </w:r>
      <w:r w:rsidR="00E6482E">
        <w:rPr>
          <w:rFonts w:hint="cs"/>
          <w:rtl/>
        </w:rPr>
        <w:t>את</w:t>
      </w:r>
      <w:r>
        <w:rPr>
          <w:rFonts w:hint="cs"/>
          <w:rtl/>
        </w:rPr>
        <w:t xml:space="preserve"> חופשה ללא</w:t>
      </w:r>
      <w:r w:rsidR="0037563D">
        <w:rPr>
          <w:rFonts w:hint="cs"/>
          <w:rtl/>
        </w:rPr>
        <w:t xml:space="preserve"> תשלום, דביל," </w:t>
      </w:r>
      <w:r w:rsidR="001E4F67">
        <w:rPr>
          <w:rFonts w:hint="cs"/>
          <w:rtl/>
        </w:rPr>
        <w:t>אלכס</w:t>
      </w:r>
      <w:r w:rsidR="0037563D">
        <w:rPr>
          <w:rFonts w:hint="cs"/>
          <w:rtl/>
        </w:rPr>
        <w:t xml:space="preserve"> נהם</w:t>
      </w:r>
      <w:r w:rsidR="001E4F67">
        <w:rPr>
          <w:rFonts w:hint="cs"/>
          <w:rtl/>
        </w:rPr>
        <w:t>.</w:t>
      </w:r>
      <w:r>
        <w:rPr>
          <w:rFonts w:hint="cs"/>
          <w:rtl/>
        </w:rPr>
        <w:t xml:space="preserve"> </w:t>
      </w:r>
      <w:r w:rsidR="001E4F67">
        <w:rPr>
          <w:rFonts w:hint="cs"/>
          <w:rtl/>
        </w:rPr>
        <w:t>"</w:t>
      </w:r>
      <w:r>
        <w:rPr>
          <w:rFonts w:hint="cs"/>
          <w:rtl/>
        </w:rPr>
        <w:t>כל מי שבקבע יכול לקחת חופשה ללא תשלום."</w:t>
      </w:r>
    </w:p>
    <w:p w14:paraId="5B19A466" w14:textId="056ED492" w:rsidR="004627AB" w:rsidRPr="00CD067C" w:rsidRDefault="0037563D" w:rsidP="00250000">
      <w:pPr>
        <w:rPr>
          <w:rtl/>
        </w:rPr>
      </w:pPr>
      <w:r>
        <w:rPr>
          <w:rFonts w:hint="cs"/>
          <w:rtl/>
        </w:rPr>
        <w:t xml:space="preserve">"טוב טוב," </w:t>
      </w:r>
      <w:r w:rsidR="00882681">
        <w:rPr>
          <w:rFonts w:hint="cs"/>
          <w:rtl/>
        </w:rPr>
        <w:t>קולין</w:t>
      </w:r>
      <w:r>
        <w:rPr>
          <w:rFonts w:hint="cs"/>
          <w:rtl/>
        </w:rPr>
        <w:t xml:space="preserve"> אמר</w:t>
      </w:r>
      <w:r w:rsidR="00DA2667">
        <w:rPr>
          <w:rFonts w:hint="cs"/>
          <w:rtl/>
        </w:rPr>
        <w:t xml:space="preserve"> בטון מפייס</w:t>
      </w:r>
      <w:r w:rsidR="00882681">
        <w:rPr>
          <w:rFonts w:hint="cs"/>
          <w:rtl/>
        </w:rPr>
        <w:t>,</w:t>
      </w:r>
      <w:r w:rsidR="004627AB" w:rsidRPr="00CD067C">
        <w:rPr>
          <w:rtl/>
        </w:rPr>
        <w:t xml:space="preserve"> </w:t>
      </w:r>
      <w:r w:rsidR="00882681">
        <w:rPr>
          <w:rFonts w:hint="cs"/>
          <w:rtl/>
        </w:rPr>
        <w:t xml:space="preserve">"אז אלכס וארקדי. </w:t>
      </w:r>
      <w:r w:rsidR="004627AB" w:rsidRPr="00CD067C">
        <w:rPr>
          <w:rtl/>
        </w:rPr>
        <w:t>לשניכם יש בחינות, תוכלו ללמוד בשקט לבחינות שלכם, אף אחד לא יפריע לכם. במקום ל</w:t>
      </w:r>
      <w:r>
        <w:rPr>
          <w:rFonts w:hint="cs"/>
          <w:rtl/>
        </w:rPr>
        <w:t>שבת פה ול</w:t>
      </w:r>
      <w:r w:rsidR="004627AB" w:rsidRPr="00CD067C">
        <w:rPr>
          <w:rtl/>
        </w:rPr>
        <w:t xml:space="preserve">התרוצץ בין הרגליים של </w:t>
      </w:r>
      <w:r w:rsidR="001C5A04">
        <w:rPr>
          <w:rtl/>
        </w:rPr>
        <w:t>אימא</w:t>
      </w:r>
      <w:r w:rsidR="004627AB" w:rsidRPr="00CD067C">
        <w:rPr>
          <w:rtl/>
        </w:rPr>
        <w:t xml:space="preserve"> שלך ולהפריע לה."</w:t>
      </w:r>
    </w:p>
    <w:p w14:paraId="01C4D060" w14:textId="053CC118" w:rsidR="004627AB" w:rsidRPr="00CD067C" w:rsidRDefault="001E4F67" w:rsidP="00250000">
      <w:pPr>
        <w:rPr>
          <w:rtl/>
        </w:rPr>
      </w:pPr>
      <w:r>
        <w:rPr>
          <w:rtl/>
        </w:rPr>
        <w:t xml:space="preserve">"אני לא </w:t>
      </w:r>
      <w:r w:rsidR="00E6482E">
        <w:rPr>
          <w:rFonts w:hint="cs"/>
          <w:rtl/>
        </w:rPr>
        <w:t>א</w:t>
      </w:r>
      <w:r>
        <w:rPr>
          <w:rtl/>
        </w:rPr>
        <w:t>פריע ל</w:t>
      </w:r>
      <w:r>
        <w:rPr>
          <w:rFonts w:hint="cs"/>
          <w:rtl/>
        </w:rPr>
        <w:t>אף אחד</w:t>
      </w:r>
      <w:r w:rsidR="004627AB" w:rsidRPr="00CD067C">
        <w:rPr>
          <w:rtl/>
        </w:rPr>
        <w:t>."</w:t>
      </w:r>
    </w:p>
    <w:p w14:paraId="767A94E4" w14:textId="77777777" w:rsidR="004627AB" w:rsidRPr="00CD067C" w:rsidRDefault="004627AB" w:rsidP="00250000">
      <w:pPr>
        <w:rPr>
          <w:rtl/>
        </w:rPr>
      </w:pPr>
      <w:r w:rsidRPr="00CD067C">
        <w:rPr>
          <w:rtl/>
        </w:rPr>
        <w:t>"ולשבת פה בפנים החמוצות שלך," הוא אמר לארקדי.</w:t>
      </w:r>
    </w:p>
    <w:p w14:paraId="57AEDA80" w14:textId="77777777" w:rsidR="004627AB" w:rsidRPr="00CD067C" w:rsidRDefault="0037563D" w:rsidP="00DA2667">
      <w:pPr>
        <w:rPr>
          <w:rtl/>
        </w:rPr>
      </w:pPr>
      <w:r>
        <w:rPr>
          <w:rtl/>
        </w:rPr>
        <w:t xml:space="preserve">"מה?" </w:t>
      </w:r>
      <w:r>
        <w:rPr>
          <w:rFonts w:hint="cs"/>
          <w:rtl/>
        </w:rPr>
        <w:t>שאל</w:t>
      </w:r>
      <w:r w:rsidR="004627AB" w:rsidRPr="00CD067C">
        <w:rPr>
          <w:rtl/>
        </w:rPr>
        <w:t xml:space="preserve"> ארקדי שלא </w:t>
      </w:r>
      <w:r w:rsidR="00DA2667">
        <w:rPr>
          <w:rFonts w:hint="cs"/>
          <w:rtl/>
        </w:rPr>
        <w:t xml:space="preserve">תמיד </w:t>
      </w:r>
      <w:r w:rsidR="004627AB" w:rsidRPr="00CD067C">
        <w:rPr>
          <w:rtl/>
        </w:rPr>
        <w:t xml:space="preserve">הבין את המבטא של קולין. </w:t>
      </w:r>
    </w:p>
    <w:p w14:paraId="6A015204" w14:textId="77777777" w:rsidR="004627AB" w:rsidRDefault="004627AB" w:rsidP="00250000">
      <w:pPr>
        <w:rPr>
          <w:rtl/>
        </w:rPr>
      </w:pPr>
      <w:r w:rsidRPr="00CD067C">
        <w:rPr>
          <w:rtl/>
        </w:rPr>
        <w:t xml:space="preserve">"הוא מתכוון שתפסיק להיות פתטי." </w:t>
      </w:r>
    </w:p>
    <w:p w14:paraId="4FB44469" w14:textId="77777777" w:rsidR="004627AB" w:rsidRPr="00CD067C" w:rsidRDefault="004627AB" w:rsidP="00250000">
      <w:pPr>
        <w:rPr>
          <w:strike/>
          <w:rtl/>
        </w:rPr>
      </w:pPr>
      <w:r w:rsidRPr="00CD067C">
        <w:rPr>
          <w:rtl/>
        </w:rPr>
        <w:t>"אז מה אתם אומרים?" קולין שאל.</w:t>
      </w:r>
    </w:p>
    <w:p w14:paraId="51B14BA2" w14:textId="77777777" w:rsidR="004627AB" w:rsidRPr="00CD067C" w:rsidRDefault="00DA2667" w:rsidP="00250000">
      <w:pPr>
        <w:rPr>
          <w:rtl/>
        </w:rPr>
      </w:pPr>
      <w:r>
        <w:rPr>
          <w:rtl/>
        </w:rPr>
        <w:t xml:space="preserve">"ליליאן גרה בהמבורג," </w:t>
      </w:r>
      <w:r w:rsidR="004627AB" w:rsidRPr="00CD067C">
        <w:rPr>
          <w:rtl/>
        </w:rPr>
        <w:t>אלכס</w:t>
      </w:r>
      <w:r>
        <w:rPr>
          <w:rFonts w:hint="cs"/>
          <w:rtl/>
        </w:rPr>
        <w:t xml:space="preserve"> ציין</w:t>
      </w:r>
      <w:r w:rsidR="004627AB" w:rsidRPr="00CD067C">
        <w:rPr>
          <w:rtl/>
        </w:rPr>
        <w:t>.</w:t>
      </w:r>
    </w:p>
    <w:p w14:paraId="19AF5760" w14:textId="77777777" w:rsidR="004627AB" w:rsidRPr="00CD067C" w:rsidRDefault="004627AB" w:rsidP="00250000">
      <w:pPr>
        <w:rPr>
          <w:rtl/>
        </w:rPr>
      </w:pPr>
      <w:r w:rsidRPr="00CD067C">
        <w:rPr>
          <w:rtl/>
        </w:rPr>
        <w:t>"מי זאת ליליאן?"</w:t>
      </w:r>
    </w:p>
    <w:p w14:paraId="76B7C953" w14:textId="024DE795" w:rsidR="004627AB" w:rsidRPr="00CD067C" w:rsidRDefault="004627AB" w:rsidP="0037563D">
      <w:pPr>
        <w:rPr>
          <w:rtl/>
        </w:rPr>
      </w:pPr>
      <w:r w:rsidRPr="00CD067C">
        <w:rPr>
          <w:rtl/>
        </w:rPr>
        <w:t>"ההולנדית הזאת שלמדה איתנו ב</w:t>
      </w:r>
      <w:r w:rsidR="0037563D">
        <w:rPr>
          <w:rFonts w:hint="cs"/>
          <w:rtl/>
        </w:rPr>
        <w:t>תיכון</w:t>
      </w:r>
      <w:r w:rsidRPr="00CD067C">
        <w:rPr>
          <w:rtl/>
        </w:rPr>
        <w:t>?" מארק</w:t>
      </w:r>
      <w:r w:rsidR="0037563D">
        <w:rPr>
          <w:rFonts w:hint="cs"/>
          <w:rtl/>
        </w:rPr>
        <w:t xml:space="preserve"> שאל</w:t>
      </w:r>
      <w:r w:rsidRPr="00CD067C">
        <w:rPr>
          <w:rtl/>
        </w:rPr>
        <w:t>. "זאת ש</w:t>
      </w:r>
      <w:r w:rsidR="001C5A04">
        <w:rPr>
          <w:rtl/>
        </w:rPr>
        <w:t>הייתה</w:t>
      </w:r>
      <w:r w:rsidRPr="00CD067C">
        <w:rPr>
          <w:rtl/>
        </w:rPr>
        <w:t xml:space="preserve"> מריעה בסוף הסמסטר?"</w:t>
      </w:r>
    </w:p>
    <w:p w14:paraId="03B371FD" w14:textId="77777777" w:rsidR="004627AB" w:rsidRPr="00CD067C" w:rsidRDefault="004627AB" w:rsidP="00250000">
      <w:pPr>
        <w:rPr>
          <w:rtl/>
        </w:rPr>
      </w:pPr>
      <w:r w:rsidRPr="00CD067C">
        <w:rPr>
          <w:rtl/>
        </w:rPr>
        <w:t>"כן."</w:t>
      </w:r>
    </w:p>
    <w:p w14:paraId="16289BB4" w14:textId="77777777" w:rsidR="004627AB" w:rsidRPr="00CD067C" w:rsidRDefault="004627AB" w:rsidP="00250000">
      <w:pPr>
        <w:rPr>
          <w:rtl/>
        </w:rPr>
      </w:pPr>
      <w:r w:rsidRPr="00CD067C">
        <w:rPr>
          <w:rtl/>
        </w:rPr>
        <w:t>"אתה בקשר איתה?"</w:t>
      </w:r>
    </w:p>
    <w:p w14:paraId="2EEA02FC" w14:textId="77777777" w:rsidR="004627AB" w:rsidRDefault="004627AB" w:rsidP="00250000">
      <w:pPr>
        <w:rPr>
          <w:rtl/>
        </w:rPr>
      </w:pPr>
      <w:r w:rsidRPr="00CD067C">
        <w:rPr>
          <w:rtl/>
        </w:rPr>
        <w:t>"</w:t>
      </w:r>
      <w:r w:rsidRPr="00CD067C">
        <w:rPr>
          <w:rFonts w:hint="cs"/>
          <w:rtl/>
        </w:rPr>
        <w:t>כולם היום בקשר דרך האינטרנט.</w:t>
      </w:r>
      <w:r w:rsidRPr="00CD067C">
        <w:rPr>
          <w:rtl/>
        </w:rPr>
        <w:t xml:space="preserve"> היא נסעה לאינדונזיה בכיתה ח'," אלכס אמר.</w:t>
      </w:r>
    </w:p>
    <w:p w14:paraId="62815908" w14:textId="77777777" w:rsidR="0037563D" w:rsidRPr="00CD067C" w:rsidRDefault="0037563D" w:rsidP="00250000">
      <w:pPr>
        <w:rPr>
          <w:rtl/>
        </w:rPr>
      </w:pPr>
    </w:p>
    <w:p w14:paraId="17417FCB" w14:textId="77777777" w:rsidR="006D4660" w:rsidRPr="0044357B" w:rsidRDefault="00245E06" w:rsidP="00322FD3">
      <w:pPr>
        <w:pStyle w:val="Heading2"/>
        <w:rPr>
          <w:rtl/>
        </w:rPr>
      </w:pPr>
      <w:bookmarkStart w:id="74" w:name="_Toc297351159"/>
      <w:bookmarkStart w:id="75" w:name="_Toc322023177"/>
      <w:bookmarkStart w:id="76" w:name="_Toc299174463"/>
      <w:bookmarkStart w:id="77" w:name="_Toc408762904"/>
      <w:r>
        <w:rPr>
          <w:rFonts w:hint="cs"/>
          <w:rtl/>
        </w:rPr>
        <w:t>ידיעה בעיתון</w:t>
      </w:r>
      <w:bookmarkEnd w:id="74"/>
      <w:bookmarkEnd w:id="75"/>
      <w:bookmarkEnd w:id="76"/>
      <w:bookmarkEnd w:id="77"/>
    </w:p>
    <w:p w14:paraId="46D05A33" w14:textId="77777777" w:rsidR="004627AB" w:rsidRPr="00CD067C" w:rsidRDefault="004627AB" w:rsidP="00250000">
      <w:pPr>
        <w:rPr>
          <w:rtl/>
        </w:rPr>
      </w:pPr>
      <w:r w:rsidRPr="00CD067C">
        <w:rPr>
          <w:rtl/>
        </w:rPr>
        <w:t>אלכס היה מומחה באריזה, בזכות אינספור טיסות.</w:t>
      </w:r>
    </w:p>
    <w:p w14:paraId="42212CFF" w14:textId="4B83647D" w:rsidR="004627AB" w:rsidRPr="00CD067C" w:rsidRDefault="004627AB" w:rsidP="001860F5">
      <w:pPr>
        <w:rPr>
          <w:strike/>
          <w:rtl/>
        </w:rPr>
      </w:pPr>
      <w:r w:rsidRPr="00CD067C">
        <w:rPr>
          <w:rtl/>
        </w:rPr>
        <w:t xml:space="preserve">התרמיל הגדול שלו </w:t>
      </w:r>
      <w:r w:rsidR="001860F5">
        <w:rPr>
          <w:rFonts w:hint="cs"/>
          <w:rtl/>
        </w:rPr>
        <w:t xml:space="preserve">עדיין </w:t>
      </w:r>
      <w:r w:rsidR="0058374F">
        <w:rPr>
          <w:rFonts w:hint="cs"/>
          <w:rtl/>
        </w:rPr>
        <w:t>נמצא</w:t>
      </w:r>
      <w:r w:rsidRPr="00CD067C">
        <w:rPr>
          <w:rtl/>
        </w:rPr>
        <w:t xml:space="preserve"> אצל הדס</w:t>
      </w:r>
      <w:r w:rsidRPr="00CD067C">
        <w:rPr>
          <w:rFonts w:hint="cs"/>
          <w:rtl/>
        </w:rPr>
        <w:t xml:space="preserve"> </w:t>
      </w:r>
      <w:r w:rsidR="000007E8">
        <w:rPr>
          <w:rFonts w:hint="cs"/>
          <w:rtl/>
        </w:rPr>
        <w:t>בשל</w:t>
      </w:r>
      <w:r w:rsidRPr="00CD067C">
        <w:rPr>
          <w:rFonts w:hint="cs"/>
          <w:rtl/>
        </w:rPr>
        <w:t xml:space="preserve"> ירח הדבש שהתבטל</w:t>
      </w:r>
      <w:r w:rsidRPr="00CD067C">
        <w:rPr>
          <w:rtl/>
        </w:rPr>
        <w:t>, ו</w:t>
      </w:r>
      <w:r w:rsidR="001860F5">
        <w:rPr>
          <w:rFonts w:hint="cs"/>
          <w:rtl/>
        </w:rPr>
        <w:t>מכיוון ש</w:t>
      </w:r>
      <w:r w:rsidRPr="00CD067C">
        <w:rPr>
          <w:rtl/>
        </w:rPr>
        <w:t>ארקדי ס</w:t>
      </w:r>
      <w:r w:rsidR="0058374F">
        <w:rPr>
          <w:rFonts w:hint="cs"/>
          <w:rtl/>
        </w:rPr>
        <w:t>י</w:t>
      </w:r>
      <w:r w:rsidRPr="00CD067C">
        <w:rPr>
          <w:rtl/>
        </w:rPr>
        <w:t>רב</w:t>
      </w:r>
      <w:r w:rsidR="001860F5">
        <w:rPr>
          <w:rFonts w:hint="cs"/>
          <w:rtl/>
        </w:rPr>
        <w:t>,</w:t>
      </w:r>
      <w:r w:rsidR="001860F5">
        <w:rPr>
          <w:rtl/>
        </w:rPr>
        <w:t xml:space="preserve"> אלכס הגיע אליה בעצמו</w:t>
      </w:r>
      <w:r w:rsidR="001860F5">
        <w:rPr>
          <w:rFonts w:hint="cs"/>
          <w:rtl/>
        </w:rPr>
        <w:t>.</w:t>
      </w:r>
      <w:r w:rsidRPr="00CD067C">
        <w:rPr>
          <w:rtl/>
        </w:rPr>
        <w:t xml:space="preserve"> אחיה הקטן פתח לו את הדלת, הדס ישבה בסלון וראתה </w:t>
      </w:r>
      <w:r w:rsidR="00C45B28">
        <w:rPr>
          <w:rtl/>
        </w:rPr>
        <w:t>טלוויז</w:t>
      </w:r>
      <w:r w:rsidRPr="00CD067C">
        <w:rPr>
          <w:rtl/>
        </w:rPr>
        <w:t>יה.</w:t>
      </w:r>
      <w:r w:rsidR="001860F5">
        <w:rPr>
          <w:rFonts w:hint="cs"/>
          <w:rtl/>
        </w:rPr>
        <w:t xml:space="preserve"> </w:t>
      </w:r>
      <w:r w:rsidR="001860F5" w:rsidRPr="00CD067C">
        <w:rPr>
          <w:rtl/>
        </w:rPr>
        <w:t xml:space="preserve">היא חזרה לגור </w:t>
      </w:r>
      <w:r w:rsidR="001860F5">
        <w:rPr>
          <w:rFonts w:hint="cs"/>
          <w:rtl/>
        </w:rPr>
        <w:t>אצל</w:t>
      </w:r>
      <w:r w:rsidR="001860F5" w:rsidRPr="00CD067C">
        <w:rPr>
          <w:rtl/>
        </w:rPr>
        <w:t xml:space="preserve"> ההורים</w:t>
      </w:r>
      <w:r w:rsidR="001860F5">
        <w:rPr>
          <w:rFonts w:hint="cs"/>
          <w:rtl/>
        </w:rPr>
        <w:t>.</w:t>
      </w:r>
    </w:p>
    <w:p w14:paraId="0DC7FDA5" w14:textId="77777777" w:rsidR="004627AB" w:rsidRPr="00CD067C" w:rsidRDefault="004627AB" w:rsidP="00250000">
      <w:pPr>
        <w:rPr>
          <w:rtl/>
        </w:rPr>
      </w:pPr>
      <w:r w:rsidRPr="00CD067C">
        <w:rPr>
          <w:rtl/>
        </w:rPr>
        <w:t>"שלום אלכס. רוצה לשתות משהו?"</w:t>
      </w:r>
    </w:p>
    <w:p w14:paraId="4C5A4F99" w14:textId="77777777" w:rsidR="004627AB" w:rsidRDefault="004627AB" w:rsidP="00250000">
      <w:pPr>
        <w:rPr>
          <w:rtl/>
        </w:rPr>
      </w:pPr>
      <w:r w:rsidRPr="00CD067C">
        <w:rPr>
          <w:rtl/>
        </w:rPr>
        <w:t>"לא, תודה. אני לא אשאר הרבה זמן."</w:t>
      </w:r>
    </w:p>
    <w:p w14:paraId="51DAE056" w14:textId="02209B67" w:rsidR="00C1531B" w:rsidRDefault="00C1531B" w:rsidP="00C1531B">
      <w:pPr>
        <w:rPr>
          <w:rtl/>
        </w:rPr>
      </w:pPr>
      <w:r>
        <w:rPr>
          <w:rFonts w:hint="cs"/>
          <w:rtl/>
        </w:rPr>
        <w:t xml:space="preserve">"טוב, כרצונך. </w:t>
      </w:r>
      <w:r w:rsidR="004627AB" w:rsidRPr="00CD067C">
        <w:rPr>
          <w:rtl/>
        </w:rPr>
        <w:t>התיק בחדר.</w:t>
      </w:r>
      <w:r w:rsidRPr="00C1531B">
        <w:rPr>
          <w:rFonts w:hint="cs"/>
          <w:rtl/>
        </w:rPr>
        <w:t xml:space="preserve"> </w:t>
      </w:r>
      <w:r>
        <w:rPr>
          <w:rFonts w:hint="cs"/>
          <w:rtl/>
        </w:rPr>
        <w:t>כיבסתי לך</w:t>
      </w:r>
      <w:r w:rsidRPr="00CD067C">
        <w:rPr>
          <w:rtl/>
        </w:rPr>
        <w:t xml:space="preserve"> </w:t>
      </w:r>
      <w:r>
        <w:rPr>
          <w:rFonts w:hint="cs"/>
          <w:rtl/>
        </w:rPr>
        <w:t>אותו.</w:t>
      </w:r>
      <w:r w:rsidR="004627AB" w:rsidRPr="00CD067C">
        <w:rPr>
          <w:rtl/>
        </w:rPr>
        <w:t>"</w:t>
      </w:r>
    </w:p>
    <w:p w14:paraId="53A026C6" w14:textId="0E9931B6" w:rsidR="00AF795A" w:rsidRDefault="00C1531B" w:rsidP="00CF2E60">
      <w:pPr>
        <w:rPr>
          <w:rtl/>
        </w:rPr>
      </w:pPr>
      <w:r>
        <w:rPr>
          <w:rFonts w:hint="cs"/>
          <w:rtl/>
        </w:rPr>
        <w:t xml:space="preserve">אלכס מהמהם, הוא בעצם רצה לאמר, </w:t>
      </w:r>
      <w:r w:rsidR="00F06A3F">
        <w:rPr>
          <w:rFonts w:hint="cs"/>
          <w:rtl/>
        </w:rPr>
        <w:t>עכשיו</w:t>
      </w:r>
      <w:r>
        <w:rPr>
          <w:rFonts w:hint="cs"/>
          <w:rtl/>
        </w:rPr>
        <w:t xml:space="preserve"> ללא הכתמים שטיפחתי במשך שנים רבות, איך אני אמור לזהות אותו על מסוע הכבודה בשדה התעופה? אבל הוא לא ידע איך אומרים מסוע, ולכן הסתפק בהמהום.</w:t>
      </w:r>
    </w:p>
    <w:p w14:paraId="7985013C" w14:textId="1D79FF31" w:rsidR="00CF2E60" w:rsidRDefault="004627AB" w:rsidP="00CF2E60">
      <w:pPr>
        <w:rPr>
          <w:rtl/>
        </w:rPr>
      </w:pPr>
      <w:r w:rsidRPr="00CD067C">
        <w:rPr>
          <w:rtl/>
        </w:rPr>
        <w:t xml:space="preserve">היא קמה </w:t>
      </w:r>
      <w:r w:rsidR="00CF2E60">
        <w:rPr>
          <w:rFonts w:hint="cs"/>
          <w:rtl/>
        </w:rPr>
        <w:t>ונאנחה ממושכות. "כואב לי פה המ</w:t>
      </w:r>
      <w:r w:rsidR="001860F5">
        <w:rPr>
          <w:rFonts w:hint="cs"/>
          <w:rtl/>
        </w:rPr>
        <w:t>ִ</w:t>
      </w:r>
      <w:r w:rsidR="00CF2E60">
        <w:rPr>
          <w:rFonts w:hint="cs"/>
          <w:rtl/>
        </w:rPr>
        <w:t>פ</w:t>
      </w:r>
      <w:r w:rsidR="001860F5">
        <w:rPr>
          <w:rFonts w:hint="cs"/>
          <w:rtl/>
        </w:rPr>
        <w:t>ְ</w:t>
      </w:r>
      <w:r w:rsidR="00722172">
        <w:rPr>
          <w:rFonts w:hint="cs"/>
          <w:rtl/>
        </w:rPr>
        <w:t>רק.</w:t>
      </w:r>
      <w:r w:rsidR="00CF2E60">
        <w:rPr>
          <w:rFonts w:hint="cs"/>
          <w:rtl/>
        </w:rPr>
        <w:t>"</w:t>
      </w:r>
    </w:p>
    <w:p w14:paraId="7E8D5A79" w14:textId="77777777" w:rsidR="00CF2E60" w:rsidRDefault="00CF2E60" w:rsidP="00250000">
      <w:pPr>
        <w:rPr>
          <w:rtl/>
        </w:rPr>
      </w:pPr>
      <w:r>
        <w:rPr>
          <w:rFonts w:hint="cs"/>
          <w:rtl/>
        </w:rPr>
        <w:t>"זה תופת?"</w:t>
      </w:r>
    </w:p>
    <w:p w14:paraId="0FD4C195" w14:textId="77777777" w:rsidR="00CF2E60" w:rsidRDefault="00CF2E60" w:rsidP="00250000">
      <w:pPr>
        <w:rPr>
          <w:rtl/>
        </w:rPr>
      </w:pPr>
      <w:r>
        <w:rPr>
          <w:rFonts w:hint="cs"/>
          <w:rtl/>
        </w:rPr>
        <w:t>"מה?"</w:t>
      </w:r>
    </w:p>
    <w:p w14:paraId="70131AB6" w14:textId="77777777" w:rsidR="00CF2E60" w:rsidRDefault="00CF2E60" w:rsidP="000007E8">
      <w:pPr>
        <w:rPr>
          <w:rtl/>
        </w:rPr>
      </w:pPr>
      <w:r>
        <w:rPr>
          <w:rFonts w:hint="cs"/>
          <w:rtl/>
        </w:rPr>
        <w:lastRenderedPageBreak/>
        <w:t>"הכאב הזה, זה תופת?" היא נהגה לבשר על כאב</w:t>
      </w:r>
      <w:r w:rsidR="000007E8">
        <w:rPr>
          <w:rFonts w:hint="cs"/>
          <w:rtl/>
        </w:rPr>
        <w:t>-</w:t>
      </w:r>
      <w:r>
        <w:rPr>
          <w:rFonts w:hint="cs"/>
          <w:rtl/>
        </w:rPr>
        <w:t>תופת פעם בחודש.</w:t>
      </w:r>
    </w:p>
    <w:p w14:paraId="27F4B10E" w14:textId="081090D0" w:rsidR="00CF2E60" w:rsidRDefault="00CF2E60" w:rsidP="00250000">
      <w:pPr>
        <w:rPr>
          <w:rtl/>
        </w:rPr>
      </w:pPr>
      <w:r>
        <w:rPr>
          <w:rFonts w:hint="cs"/>
          <w:rtl/>
        </w:rPr>
        <w:t>"אה, לא זה. הכאבים ה</w:t>
      </w:r>
      <w:r w:rsidR="003A302D">
        <w:rPr>
          <w:rFonts w:hint="cs"/>
          <w:rtl/>
        </w:rPr>
        <w:t>הם</w:t>
      </w:r>
      <w:r>
        <w:rPr>
          <w:rFonts w:hint="cs"/>
          <w:rtl/>
        </w:rPr>
        <w:t xml:space="preserve"> נגמרו ברגע שנפרדתי מארקדי והפסקתי לקחת גלולות."</w:t>
      </w:r>
    </w:p>
    <w:p w14:paraId="71392027" w14:textId="77777777" w:rsidR="00CF2E60" w:rsidRDefault="00CF2E60" w:rsidP="00250000">
      <w:pPr>
        <w:rPr>
          <w:rtl/>
        </w:rPr>
      </w:pPr>
      <w:r>
        <w:rPr>
          <w:rFonts w:hint="cs"/>
          <w:rtl/>
        </w:rPr>
        <w:t xml:space="preserve">"טוב. היית יכולה להחליף </w:t>
      </w:r>
      <w:r w:rsidR="001860F5">
        <w:rPr>
          <w:rFonts w:hint="cs"/>
          <w:rtl/>
        </w:rPr>
        <w:t xml:space="preserve">סוג </w:t>
      </w:r>
      <w:r>
        <w:rPr>
          <w:rFonts w:hint="cs"/>
          <w:rtl/>
        </w:rPr>
        <w:t>גלולות במקום מה שעשית."</w:t>
      </w:r>
    </w:p>
    <w:p w14:paraId="37936F9B" w14:textId="77777777" w:rsidR="00CF2E60" w:rsidRDefault="00CF2E60" w:rsidP="00250000">
      <w:pPr>
        <w:rPr>
          <w:rtl/>
        </w:rPr>
      </w:pPr>
      <w:r>
        <w:rPr>
          <w:rFonts w:hint="cs"/>
          <w:rtl/>
        </w:rPr>
        <w:t>היא התכווצה תחת חיוכו האדיב.</w:t>
      </w:r>
    </w:p>
    <w:p w14:paraId="2E2D5577" w14:textId="77777777" w:rsidR="00CF2E60" w:rsidRDefault="00CF2E60" w:rsidP="00250000">
      <w:pPr>
        <w:rPr>
          <w:rtl/>
        </w:rPr>
      </w:pPr>
      <w:r>
        <w:rPr>
          <w:rFonts w:hint="cs"/>
          <w:rtl/>
        </w:rPr>
        <w:t>"את זקוקה לעזרה?"</w:t>
      </w:r>
    </w:p>
    <w:p w14:paraId="1C348D00" w14:textId="47706785" w:rsidR="004627AB" w:rsidRPr="00CD067C" w:rsidRDefault="00CF2E60" w:rsidP="00CF2E60">
      <w:pPr>
        <w:rPr>
          <w:rtl/>
        </w:rPr>
      </w:pPr>
      <w:r>
        <w:rPr>
          <w:rFonts w:hint="cs"/>
          <w:rtl/>
        </w:rPr>
        <w:t xml:space="preserve">"לא, ללכת אני יכולה." היא </w:t>
      </w:r>
      <w:r w:rsidR="004627AB" w:rsidRPr="00CD067C">
        <w:rPr>
          <w:rtl/>
        </w:rPr>
        <w:t>הובילה א</w:t>
      </w:r>
      <w:r w:rsidR="0058374F">
        <w:rPr>
          <w:rFonts w:hint="cs"/>
          <w:rtl/>
        </w:rPr>
        <w:t>ותו</w:t>
      </w:r>
      <w:r w:rsidR="004627AB" w:rsidRPr="00CD067C">
        <w:rPr>
          <w:rtl/>
        </w:rPr>
        <w:t xml:space="preserve"> לחדרה. אלכס היה שם הרבה פעמים, אבל מעולם לא ללא ארקדי. נעלי הבית שלה היו כפכפים </w:t>
      </w:r>
      <w:r w:rsidR="00282C23">
        <w:rPr>
          <w:rFonts w:hint="cs"/>
          <w:rtl/>
        </w:rPr>
        <w:t xml:space="preserve">צמריריים </w:t>
      </w:r>
      <w:r w:rsidR="004627AB" w:rsidRPr="00CD067C">
        <w:rPr>
          <w:rtl/>
        </w:rPr>
        <w:t>עם מפת לונדון</w:t>
      </w:r>
      <w:r w:rsidR="00A40228">
        <w:rPr>
          <w:rFonts w:hint="cs"/>
          <w:rtl/>
        </w:rPr>
        <w:t xml:space="preserve"> מודפסת על הבד,</w:t>
      </w:r>
      <w:r w:rsidR="004627AB" w:rsidRPr="00CD067C">
        <w:rPr>
          <w:rtl/>
        </w:rPr>
        <w:t xml:space="preserve"> שאלכס הביא לה במתנה </w:t>
      </w:r>
      <w:r w:rsidR="004627AB" w:rsidRPr="00CD067C">
        <w:rPr>
          <w:rFonts w:hint="cs"/>
          <w:rtl/>
        </w:rPr>
        <w:t>מ</w:t>
      </w:r>
      <w:r w:rsidR="004627AB" w:rsidRPr="00CD067C">
        <w:rPr>
          <w:rtl/>
        </w:rPr>
        <w:t>ביקורו האחרון שם.</w:t>
      </w:r>
    </w:p>
    <w:p w14:paraId="2711F984" w14:textId="7B639CB6" w:rsidR="004627AB" w:rsidRPr="00CD067C" w:rsidRDefault="004627AB" w:rsidP="00250000">
      <w:pPr>
        <w:rPr>
          <w:rtl/>
        </w:rPr>
      </w:pPr>
      <w:r w:rsidRPr="00CD067C">
        <w:rPr>
          <w:rtl/>
        </w:rPr>
        <w:t xml:space="preserve">"הייתי צריכה להתקשר אליך בעצמי, להחזיר את התיק. אבל היו </w:t>
      </w:r>
      <w:r w:rsidR="00F97A34">
        <w:rPr>
          <w:rtl/>
        </w:rPr>
        <w:t>כל כך</w:t>
      </w:r>
      <w:r w:rsidRPr="00CD067C">
        <w:rPr>
          <w:rtl/>
        </w:rPr>
        <w:t xml:space="preserve"> הרבה דברים לבטל, והמון דברים לחשוב עליהם... אתה יודע. חיים חדשים וזה."</w:t>
      </w:r>
    </w:p>
    <w:p w14:paraId="779DFF7D" w14:textId="12A801DE" w:rsidR="004627AB" w:rsidRPr="00CD067C" w:rsidRDefault="004627AB" w:rsidP="00250000">
      <w:pPr>
        <w:rPr>
          <w:rtl/>
        </w:rPr>
      </w:pPr>
      <w:r w:rsidRPr="00CD067C">
        <w:rPr>
          <w:rtl/>
        </w:rPr>
        <w:t>"זה בסדר, באמת." אלכס התישב על ה</w:t>
      </w:r>
      <w:r w:rsidR="000965A1">
        <w:rPr>
          <w:rtl/>
        </w:rPr>
        <w:t>כיסא</w:t>
      </w:r>
      <w:r w:rsidRPr="00CD067C">
        <w:rPr>
          <w:rtl/>
        </w:rPr>
        <w:t xml:space="preserve">, נשען במרפקיו על שולחן הכתיבה שלה. </w:t>
      </w:r>
    </w:p>
    <w:p w14:paraId="035F43A4" w14:textId="77777777" w:rsidR="004627AB" w:rsidRPr="00CD067C" w:rsidRDefault="004627AB" w:rsidP="00250000">
      <w:pPr>
        <w:rPr>
          <w:rtl/>
        </w:rPr>
      </w:pPr>
      <w:r w:rsidRPr="00CD067C">
        <w:rPr>
          <w:rtl/>
        </w:rPr>
        <w:t>"אז מה שלום אחותך?"</w:t>
      </w:r>
    </w:p>
    <w:p w14:paraId="78B2AD56" w14:textId="77777777" w:rsidR="004627AB" w:rsidRPr="00CD067C" w:rsidRDefault="004627AB" w:rsidP="00250000">
      <w:pPr>
        <w:rPr>
          <w:rtl/>
        </w:rPr>
      </w:pPr>
      <w:r w:rsidRPr="00CD067C">
        <w:rPr>
          <w:rtl/>
        </w:rPr>
        <w:t>"יילדו אותה. שלשום. אני דוד," הוא חייך חלושות.</w:t>
      </w:r>
    </w:p>
    <w:p w14:paraId="79B0B65F" w14:textId="77777777" w:rsidR="004627AB" w:rsidRPr="00CD067C" w:rsidRDefault="004627AB" w:rsidP="00250000">
      <w:pPr>
        <w:rPr>
          <w:rtl/>
        </w:rPr>
      </w:pPr>
      <w:r w:rsidRPr="00CD067C">
        <w:rPr>
          <w:rtl/>
        </w:rPr>
        <w:t>"מזל טוב!"</w:t>
      </w:r>
    </w:p>
    <w:p w14:paraId="0B515DB7" w14:textId="2567EF2B" w:rsidR="004627AB" w:rsidRPr="00CD067C" w:rsidRDefault="004627AB" w:rsidP="00250000">
      <w:pPr>
        <w:rPr>
          <w:rtl/>
        </w:rPr>
      </w:pPr>
      <w:r w:rsidRPr="00CD067C">
        <w:rPr>
          <w:rtl/>
        </w:rPr>
        <w:t>הוא הראה לה תמונות של התינוקת בטלפון הניי</w:t>
      </w:r>
      <w:r w:rsidR="00CF2E60">
        <w:rPr>
          <w:rtl/>
        </w:rPr>
        <w:t>ד שלו. "הלידה עברה בסדר. ו</w:t>
      </w:r>
      <w:r w:rsidR="00CF2E60">
        <w:rPr>
          <w:rFonts w:hint="cs"/>
          <w:rtl/>
        </w:rPr>
        <w:t>גמלו</w:t>
      </w:r>
      <w:r w:rsidR="000007E8">
        <w:rPr>
          <w:rtl/>
        </w:rPr>
        <w:t xml:space="preserve"> א</w:t>
      </w:r>
      <w:r w:rsidRPr="00CD067C">
        <w:rPr>
          <w:rtl/>
        </w:rPr>
        <w:t>ת</w:t>
      </w:r>
      <w:r w:rsidR="000007E8">
        <w:rPr>
          <w:rFonts w:hint="cs"/>
          <w:rtl/>
        </w:rPr>
        <w:t xml:space="preserve"> </w:t>
      </w:r>
      <w:r w:rsidR="008B1B44">
        <w:rPr>
          <w:rFonts w:hint="cs"/>
          <w:rtl/>
        </w:rPr>
        <w:t>סופי</w:t>
      </w:r>
      <w:r w:rsidRPr="00CD067C">
        <w:rPr>
          <w:rtl/>
        </w:rPr>
        <w:t xml:space="preserve"> מהמכונת הנשמה."</w:t>
      </w:r>
    </w:p>
    <w:p w14:paraId="4B84EB0E" w14:textId="7CC7657E" w:rsidR="004627AB" w:rsidRPr="00CD067C" w:rsidRDefault="004627AB" w:rsidP="00E6482E">
      <w:pPr>
        <w:rPr>
          <w:rtl/>
        </w:rPr>
      </w:pPr>
      <w:r w:rsidRPr="00CD067C">
        <w:rPr>
          <w:rtl/>
        </w:rPr>
        <w:t>"כן.</w:t>
      </w:r>
      <w:r w:rsidR="000007E8">
        <w:rPr>
          <w:rtl/>
        </w:rPr>
        <w:t xml:space="preserve">.." היא התישבה על המיטה. כרגיל </w:t>
      </w:r>
      <w:r w:rsidRPr="00CD067C">
        <w:rPr>
          <w:rtl/>
        </w:rPr>
        <w:t>חדר</w:t>
      </w:r>
      <w:r w:rsidR="000007E8">
        <w:rPr>
          <w:rFonts w:hint="cs"/>
          <w:rtl/>
        </w:rPr>
        <w:t>הּ</w:t>
      </w:r>
      <w:r w:rsidRPr="00CD067C">
        <w:rPr>
          <w:rtl/>
        </w:rPr>
        <w:t xml:space="preserve"> היה </w:t>
      </w:r>
      <w:r w:rsidR="00E6482E" w:rsidRPr="00CD067C">
        <w:rPr>
          <w:rtl/>
        </w:rPr>
        <w:t>מסודר</w:t>
      </w:r>
      <w:r w:rsidR="00E567A7">
        <w:rPr>
          <w:rtl/>
        </w:rPr>
        <w:t xml:space="preserve"> מאוד,</w:t>
      </w:r>
      <w:r w:rsidRPr="00CD067C">
        <w:rPr>
          <w:rtl/>
        </w:rPr>
        <w:t xml:space="preserve"> המיטה מכוסה בכיסוי סגול בהיר. "אז מזל טוב. ואחלה וכל זה. ומה איתך?"</w:t>
      </w:r>
    </w:p>
    <w:p w14:paraId="453A4D0E" w14:textId="77777777" w:rsidR="004627AB" w:rsidRPr="00CD067C" w:rsidRDefault="004627AB" w:rsidP="00250000">
      <w:pPr>
        <w:rPr>
          <w:rtl/>
        </w:rPr>
      </w:pPr>
      <w:r w:rsidRPr="00CD067C">
        <w:rPr>
          <w:rtl/>
        </w:rPr>
        <w:t>"אני בסדר גם. כלומר, אני ממש בסדר. כלומר – "</w:t>
      </w:r>
    </w:p>
    <w:p w14:paraId="68AAEB2C" w14:textId="77777777" w:rsidR="004627AB" w:rsidRPr="00CD067C" w:rsidRDefault="004627AB" w:rsidP="00250000">
      <w:pPr>
        <w:rPr>
          <w:rtl/>
        </w:rPr>
      </w:pPr>
      <w:r w:rsidRPr="00CD067C">
        <w:rPr>
          <w:rtl/>
        </w:rPr>
        <w:t>"התכוונתי לשאול אם השתחררת."</w:t>
      </w:r>
    </w:p>
    <w:p w14:paraId="000CF611" w14:textId="77777777" w:rsidR="004627AB" w:rsidRPr="00CD067C" w:rsidRDefault="000007E8" w:rsidP="00250000">
      <w:pPr>
        <w:rPr>
          <w:rtl/>
        </w:rPr>
      </w:pPr>
      <w:r>
        <w:rPr>
          <w:rtl/>
        </w:rPr>
        <w:t>"מהצבא? לא</w:t>
      </w:r>
      <w:r>
        <w:rPr>
          <w:rFonts w:hint="cs"/>
          <w:rtl/>
        </w:rPr>
        <w:t>,</w:t>
      </w:r>
      <w:r w:rsidR="004627AB" w:rsidRPr="00CD067C">
        <w:rPr>
          <w:rtl/>
        </w:rPr>
        <w:t xml:space="preserve"> לא השתחררתי."</w:t>
      </w:r>
    </w:p>
    <w:p w14:paraId="0C48A00D" w14:textId="37B4D74B" w:rsidR="004627AB" w:rsidRPr="00CD067C" w:rsidRDefault="004627AB" w:rsidP="003933BB">
      <w:pPr>
        <w:rPr>
          <w:rtl/>
        </w:rPr>
      </w:pPr>
      <w:r w:rsidRPr="00CD067C">
        <w:rPr>
          <w:rtl/>
        </w:rPr>
        <w:t xml:space="preserve">"אז מה, אתה נוסע לחו"ל ככה </w:t>
      </w:r>
      <w:r w:rsidR="003933BB" w:rsidRPr="00CD067C">
        <w:rPr>
          <w:rtl/>
        </w:rPr>
        <w:t xml:space="preserve">סתם </w:t>
      </w:r>
      <w:r w:rsidRPr="00CD067C">
        <w:rPr>
          <w:rtl/>
        </w:rPr>
        <w:t>באמצע הצבא?"</w:t>
      </w:r>
    </w:p>
    <w:p w14:paraId="5930DD34" w14:textId="6B3F674B" w:rsidR="004627AB" w:rsidRPr="00CD067C" w:rsidRDefault="004627AB" w:rsidP="00250000">
      <w:pPr>
        <w:rPr>
          <w:rtl/>
        </w:rPr>
      </w:pPr>
      <w:r w:rsidRPr="00CD067C">
        <w:rPr>
          <w:rtl/>
        </w:rPr>
        <w:t xml:space="preserve">"קיבלתי חופשה בשביל לעבור את הבגרויות האלה </w:t>
      </w:r>
      <w:r w:rsidR="00F065F1">
        <w:rPr>
          <w:rtl/>
        </w:rPr>
        <w:t>סוף-סוף</w:t>
      </w:r>
      <w:r w:rsidRPr="00CD067C">
        <w:rPr>
          <w:rtl/>
        </w:rPr>
        <w:t>. וגם להחליט אם בכל זאת אני רוצה לה</w:t>
      </w:r>
      <w:r w:rsidR="00A40228">
        <w:rPr>
          <w:rFonts w:hint="cs"/>
          <w:rtl/>
        </w:rPr>
        <w:t>תקדם</w:t>
      </w:r>
      <w:r w:rsidRPr="00CD067C">
        <w:rPr>
          <w:rtl/>
        </w:rPr>
        <w:t xml:space="preserve"> </w:t>
      </w:r>
      <w:r w:rsidR="00A40228">
        <w:rPr>
          <w:rFonts w:hint="cs"/>
          <w:rtl/>
        </w:rPr>
        <w:t>ל</w:t>
      </w:r>
      <w:r w:rsidRPr="00CD067C">
        <w:rPr>
          <w:rtl/>
        </w:rPr>
        <w:t>מ"פ, ולחתום עוד."</w:t>
      </w:r>
    </w:p>
    <w:p w14:paraId="42A2EA27" w14:textId="77777777" w:rsidR="004627AB" w:rsidRPr="00CD067C" w:rsidRDefault="004627AB" w:rsidP="00250000">
      <w:pPr>
        <w:rPr>
          <w:rtl/>
        </w:rPr>
      </w:pPr>
      <w:r w:rsidRPr="00CD067C">
        <w:rPr>
          <w:rtl/>
        </w:rPr>
        <w:t>"ומה אתה מחליט?"</w:t>
      </w:r>
    </w:p>
    <w:p w14:paraId="7EFDAEC2" w14:textId="07CE32FA" w:rsidR="004627AB" w:rsidRPr="00CD067C" w:rsidRDefault="004627AB" w:rsidP="00250000">
      <w:pPr>
        <w:rPr>
          <w:rtl/>
        </w:rPr>
      </w:pPr>
      <w:r w:rsidRPr="00CD067C">
        <w:rPr>
          <w:rtl/>
        </w:rPr>
        <w:t xml:space="preserve">"אני כנראה אמשיך. ככה זה נראה </w:t>
      </w:r>
      <w:r w:rsidR="00F06A3F">
        <w:rPr>
          <w:rtl/>
        </w:rPr>
        <w:t>עכשיו</w:t>
      </w:r>
      <w:r w:rsidRPr="00CD067C">
        <w:rPr>
          <w:rtl/>
        </w:rPr>
        <w:t>."</w:t>
      </w:r>
    </w:p>
    <w:p w14:paraId="65264B73" w14:textId="77777777" w:rsidR="004627AB" w:rsidRPr="00CD067C" w:rsidRDefault="004627AB" w:rsidP="00250000">
      <w:pPr>
        <w:rPr>
          <w:rtl/>
        </w:rPr>
      </w:pPr>
      <w:r w:rsidRPr="00CD067C">
        <w:rPr>
          <w:rtl/>
        </w:rPr>
        <w:t>"כן?"</w:t>
      </w:r>
    </w:p>
    <w:p w14:paraId="0929681A" w14:textId="77777777" w:rsidR="004627AB" w:rsidRPr="00CD067C" w:rsidRDefault="004627AB" w:rsidP="00250000">
      <w:pPr>
        <w:rPr>
          <w:rtl/>
        </w:rPr>
      </w:pPr>
      <w:r w:rsidRPr="00CD067C">
        <w:rPr>
          <w:rtl/>
        </w:rPr>
        <w:t>"כן, ככה זה נראה."</w:t>
      </w:r>
    </w:p>
    <w:p w14:paraId="148B6173" w14:textId="77777777" w:rsidR="004627AB" w:rsidRPr="00CD067C" w:rsidRDefault="004627AB" w:rsidP="00250000">
      <w:pPr>
        <w:rPr>
          <w:rtl/>
        </w:rPr>
      </w:pPr>
      <w:r w:rsidRPr="00CD067C">
        <w:rPr>
          <w:rtl/>
        </w:rPr>
        <w:t>"כי עוד נשארו בתים בחברון שצריך להרוס?"</w:t>
      </w:r>
    </w:p>
    <w:p w14:paraId="42262E80" w14:textId="77777777" w:rsidR="004627AB" w:rsidRPr="00CD067C" w:rsidRDefault="004627AB" w:rsidP="00250000">
      <w:pPr>
        <w:rPr>
          <w:rtl/>
        </w:rPr>
      </w:pPr>
      <w:r w:rsidRPr="00CD067C">
        <w:rPr>
          <w:rtl/>
        </w:rPr>
        <w:t>"אני עושה רק מה שצריך. מה שאומרים לי."</w:t>
      </w:r>
    </w:p>
    <w:p w14:paraId="4DD2C768" w14:textId="77777777" w:rsidR="004627AB" w:rsidRPr="00CD067C" w:rsidRDefault="004627AB" w:rsidP="000007E8">
      <w:pPr>
        <w:rPr>
          <w:rtl/>
        </w:rPr>
      </w:pPr>
      <w:r w:rsidRPr="00CD067C">
        <w:rPr>
          <w:rtl/>
        </w:rPr>
        <w:t>"אה... רק מה</w:t>
      </w:r>
      <w:r w:rsidR="000007E8">
        <w:rPr>
          <w:rtl/>
        </w:rPr>
        <w:t xml:space="preserve"> שאומרים לך לעשות. לאן אמרת שאת</w:t>
      </w:r>
      <w:r w:rsidR="000007E8">
        <w:rPr>
          <w:rFonts w:hint="cs"/>
          <w:rtl/>
        </w:rPr>
        <w:t>ה</w:t>
      </w:r>
      <w:r w:rsidRPr="00CD067C">
        <w:rPr>
          <w:rtl/>
        </w:rPr>
        <w:t xml:space="preserve"> נוסע?"</w:t>
      </w:r>
    </w:p>
    <w:p w14:paraId="2A38B1A1" w14:textId="77777777" w:rsidR="004627AB" w:rsidRPr="00CD067C" w:rsidRDefault="004627AB" w:rsidP="00250000">
      <w:pPr>
        <w:rPr>
          <w:rtl/>
        </w:rPr>
      </w:pPr>
      <w:r w:rsidRPr="00CD067C">
        <w:rPr>
          <w:rtl/>
        </w:rPr>
        <w:t>"</w:t>
      </w:r>
      <w:r w:rsidR="000007E8">
        <w:rPr>
          <w:rFonts w:hint="cs"/>
          <w:rtl/>
        </w:rPr>
        <w:t xml:space="preserve">המבורג, </w:t>
      </w:r>
      <w:r w:rsidRPr="00CD067C">
        <w:rPr>
          <w:rtl/>
        </w:rPr>
        <w:t>גרמניה."</w:t>
      </w:r>
    </w:p>
    <w:p w14:paraId="5C0346F4" w14:textId="77777777" w:rsidR="004627AB" w:rsidRPr="00CD067C" w:rsidRDefault="004627AB" w:rsidP="00250000">
      <w:pPr>
        <w:rPr>
          <w:rtl/>
        </w:rPr>
      </w:pPr>
      <w:r w:rsidRPr="00CD067C">
        <w:rPr>
          <w:rtl/>
        </w:rPr>
        <w:t xml:space="preserve">היא הנהנה בראשה. "איך אומרים אצלכם באנגליה? </w:t>
      </w:r>
      <w:r w:rsidRPr="00CD067C">
        <w:t>Enough said</w:t>
      </w:r>
      <w:r w:rsidRPr="00CD067C">
        <w:rPr>
          <w:rtl/>
        </w:rPr>
        <w:t xml:space="preserve">? אז תדע לך אלכס, </w:t>
      </w:r>
      <w:r w:rsidRPr="00CD067C">
        <w:t>enough said</w:t>
      </w:r>
      <w:r w:rsidRPr="00CD067C">
        <w:rPr>
          <w:rtl/>
        </w:rPr>
        <w:t>."</w:t>
      </w:r>
    </w:p>
    <w:p w14:paraId="04C5D3D7" w14:textId="77777777" w:rsidR="004627AB" w:rsidRPr="00CD067C" w:rsidRDefault="004627AB" w:rsidP="00250000">
      <w:pPr>
        <w:rPr>
          <w:rtl/>
        </w:rPr>
      </w:pPr>
      <w:r w:rsidRPr="00CD067C">
        <w:rPr>
          <w:rtl/>
        </w:rPr>
        <w:t>"תפסיקי. כמה אפשר לדוש באותו ויכוח שחוק?"</w:t>
      </w:r>
    </w:p>
    <w:p w14:paraId="345C8060" w14:textId="77777777" w:rsidR="004627AB" w:rsidRPr="00CD067C" w:rsidRDefault="004627AB" w:rsidP="00250000">
      <w:pPr>
        <w:rPr>
          <w:rtl/>
        </w:rPr>
      </w:pPr>
      <w:r w:rsidRPr="00CD067C">
        <w:rPr>
          <w:rtl/>
        </w:rPr>
        <w:t>"הויכוח השחוק הזה עוד לא פתור."</w:t>
      </w:r>
    </w:p>
    <w:p w14:paraId="5BB5AF3A" w14:textId="77777777" w:rsidR="004627AB" w:rsidRPr="00CD067C" w:rsidRDefault="004627AB" w:rsidP="00250000">
      <w:pPr>
        <w:rPr>
          <w:rtl/>
        </w:rPr>
      </w:pPr>
      <w:r w:rsidRPr="00CD067C">
        <w:rPr>
          <w:rtl/>
        </w:rPr>
        <w:t>"יש ויכוחים שלעולם לא יפתרו."</w:t>
      </w:r>
    </w:p>
    <w:p w14:paraId="6410216E" w14:textId="77777777" w:rsidR="004627AB" w:rsidRPr="00CD067C" w:rsidRDefault="004627AB" w:rsidP="00250000">
      <w:pPr>
        <w:rPr>
          <w:rtl/>
        </w:rPr>
      </w:pPr>
      <w:r w:rsidRPr="00CD067C">
        <w:rPr>
          <w:rtl/>
        </w:rPr>
        <w:lastRenderedPageBreak/>
        <w:t>"טוב. נעזוב את זה. אתה יודע שהופעת בעיתון?"</w:t>
      </w:r>
    </w:p>
    <w:p w14:paraId="59DF5F3D" w14:textId="77777777" w:rsidR="004627AB" w:rsidRPr="00CD067C" w:rsidRDefault="004627AB" w:rsidP="00250000">
      <w:pPr>
        <w:rPr>
          <w:rtl/>
        </w:rPr>
      </w:pPr>
      <w:r w:rsidRPr="00CD067C">
        <w:rPr>
          <w:rtl/>
        </w:rPr>
        <w:t>"מתי?"</w:t>
      </w:r>
    </w:p>
    <w:p w14:paraId="69557EAD" w14:textId="77777777" w:rsidR="004627AB" w:rsidRPr="00CD067C" w:rsidRDefault="004627AB" w:rsidP="00250000">
      <w:pPr>
        <w:rPr>
          <w:rtl/>
        </w:rPr>
      </w:pPr>
      <w:r w:rsidRPr="00CD067C">
        <w:rPr>
          <w:rtl/>
        </w:rPr>
        <w:t>"</w:t>
      </w:r>
      <w:r w:rsidRPr="00CD067C">
        <w:rPr>
          <w:rFonts w:hint="cs"/>
          <w:rtl/>
        </w:rPr>
        <w:t>כתבו עליך בעיתון</w:t>
      </w:r>
      <w:r w:rsidRPr="00CD067C">
        <w:rPr>
          <w:rtl/>
        </w:rPr>
        <w:t>." היא הוציאה עיתון מקופל מהמגירה.</w:t>
      </w:r>
    </w:p>
    <w:p w14:paraId="0FE992AF" w14:textId="371077D0" w:rsidR="004627AB" w:rsidRPr="00CD067C" w:rsidRDefault="004627AB" w:rsidP="000007E8">
      <w:pPr>
        <w:rPr>
          <w:rtl/>
        </w:rPr>
      </w:pPr>
      <w:r w:rsidRPr="00CD067C">
        <w:rPr>
          <w:rtl/>
        </w:rPr>
        <w:t xml:space="preserve">זה היה עיתון בן כמה חודשים, </w:t>
      </w:r>
      <w:r w:rsidRPr="00CD067C">
        <w:rPr>
          <w:rFonts w:hint="cs"/>
          <w:rtl/>
        </w:rPr>
        <w:t xml:space="preserve">מקופל </w:t>
      </w:r>
      <w:r w:rsidR="00B02AE3">
        <w:rPr>
          <w:rFonts w:hint="cs"/>
          <w:rtl/>
        </w:rPr>
        <w:t>על הדיווח</w:t>
      </w:r>
      <w:r w:rsidRPr="00CD067C">
        <w:rPr>
          <w:rFonts w:hint="cs"/>
          <w:rtl/>
        </w:rPr>
        <w:t xml:space="preserve"> </w:t>
      </w:r>
      <w:r w:rsidR="00B02AE3">
        <w:rPr>
          <w:rFonts w:hint="cs"/>
          <w:rtl/>
        </w:rPr>
        <w:t>ה</w:t>
      </w:r>
      <w:r w:rsidRPr="00CD067C">
        <w:rPr>
          <w:rFonts w:hint="cs"/>
          <w:rtl/>
        </w:rPr>
        <w:t xml:space="preserve">שגרתי </w:t>
      </w:r>
      <w:r w:rsidR="00B02AE3">
        <w:rPr>
          <w:rFonts w:hint="cs"/>
          <w:rtl/>
        </w:rPr>
        <w:t>ש</w:t>
      </w:r>
      <w:r w:rsidRPr="00CD067C">
        <w:rPr>
          <w:rFonts w:hint="cs"/>
          <w:rtl/>
        </w:rPr>
        <w:t>ל תאונות הדרכים שהתרחשו ב</w:t>
      </w:r>
      <w:r w:rsidR="00282C23">
        <w:rPr>
          <w:rFonts w:hint="cs"/>
          <w:rtl/>
        </w:rPr>
        <w:t>משך החג</w:t>
      </w:r>
      <w:r w:rsidRPr="00CD067C">
        <w:rPr>
          <w:rFonts w:hint="cs"/>
          <w:rtl/>
        </w:rPr>
        <w:t xml:space="preserve">. </w:t>
      </w:r>
      <w:r w:rsidR="00044710">
        <w:rPr>
          <w:rFonts w:hint="cs"/>
          <w:rtl/>
        </w:rPr>
        <w:t xml:space="preserve">הוא קרא לאט, מניע את שפתיו עם המילים ולבסוף היא חטפה את העיתון מידו והקריאה לו בקול. </w:t>
      </w:r>
      <w:r w:rsidRPr="00CD067C">
        <w:rPr>
          <w:rFonts w:hint="cs"/>
          <w:rtl/>
        </w:rPr>
        <w:t>זה היה יום מחריד עם שישה הרוגים, ובהם סיפור אנושי קורע לב, צירוף מקרים מזעזע</w:t>
      </w:r>
      <w:r w:rsidR="00282C23">
        <w:rPr>
          <w:rFonts w:hint="cs"/>
          <w:rtl/>
        </w:rPr>
        <w:t xml:space="preserve"> של שתי מכוניות מטיילים שהתנגשו זו בזו ובדיעבד התברר שכולם בני אותה משפחה</w:t>
      </w:r>
      <w:r w:rsidRPr="00CD067C">
        <w:rPr>
          <w:rFonts w:hint="cs"/>
          <w:rtl/>
        </w:rPr>
        <w:t xml:space="preserve">. התאונה </w:t>
      </w:r>
      <w:r w:rsidR="00925518">
        <w:rPr>
          <w:rFonts w:hint="cs"/>
          <w:rtl/>
        </w:rPr>
        <w:t xml:space="preserve">הנוספת </w:t>
      </w:r>
      <w:r w:rsidR="00BA18FB">
        <w:rPr>
          <w:rFonts w:hint="cs"/>
          <w:rtl/>
        </w:rPr>
        <w:t>[</w:t>
      </w:r>
      <w:r w:rsidR="00925518">
        <w:rPr>
          <w:rFonts w:hint="cs"/>
          <w:rtl/>
        </w:rPr>
        <w:t xml:space="preserve">שנגרמה </w:t>
      </w:r>
      <w:r w:rsidRPr="00CD067C">
        <w:rPr>
          <w:rFonts w:hint="cs"/>
          <w:rtl/>
        </w:rPr>
        <w:t>בשל נוכחותו המיותרת לגמרי של אלכס בעולם</w:t>
      </w:r>
      <w:r w:rsidR="00BA18FB">
        <w:rPr>
          <w:rFonts w:hint="cs"/>
          <w:rtl/>
        </w:rPr>
        <w:t>]</w:t>
      </w:r>
      <w:r w:rsidRPr="00CD067C">
        <w:rPr>
          <w:rFonts w:hint="cs"/>
          <w:rtl/>
        </w:rPr>
        <w:t xml:space="preserve"> הסתיימה ללא הרוגים וכנראה לא </w:t>
      </w:r>
      <w:r w:rsidR="001C5A04">
        <w:rPr>
          <w:rFonts w:hint="cs"/>
          <w:rtl/>
        </w:rPr>
        <w:t>הייתה</w:t>
      </w:r>
      <w:r w:rsidRPr="00CD067C">
        <w:rPr>
          <w:rFonts w:hint="cs"/>
          <w:rtl/>
        </w:rPr>
        <w:t xml:space="preserve"> מוזכרת </w:t>
      </w:r>
      <w:r w:rsidR="00925518">
        <w:rPr>
          <w:rFonts w:hint="cs"/>
          <w:rtl/>
        </w:rPr>
        <w:t xml:space="preserve">כלל </w:t>
      </w:r>
      <w:r w:rsidRPr="00CD067C">
        <w:rPr>
          <w:rFonts w:hint="cs"/>
          <w:rtl/>
        </w:rPr>
        <w:t>אלמלא גרמה לפקק תנועה רציני במשך שע</w:t>
      </w:r>
      <w:r w:rsidR="00B02AE3">
        <w:rPr>
          <w:rFonts w:hint="cs"/>
          <w:rtl/>
        </w:rPr>
        <w:t xml:space="preserve">ת אחר צהריים </w:t>
      </w:r>
      <w:r w:rsidRPr="00CD067C">
        <w:rPr>
          <w:rFonts w:hint="cs"/>
          <w:rtl/>
        </w:rPr>
        <w:t>עמוס</w:t>
      </w:r>
      <w:r w:rsidR="00B02AE3">
        <w:rPr>
          <w:rFonts w:hint="cs"/>
          <w:rtl/>
        </w:rPr>
        <w:t>ה</w:t>
      </w:r>
      <w:r w:rsidR="0058374F">
        <w:rPr>
          <w:rFonts w:hint="cs"/>
          <w:rtl/>
        </w:rPr>
        <w:t xml:space="preserve"> בערב החג</w:t>
      </w:r>
      <w:r w:rsidRPr="00CD067C">
        <w:rPr>
          <w:rFonts w:hint="cs"/>
          <w:rtl/>
        </w:rPr>
        <w:t>. הידיעה ה</w:t>
      </w:r>
      <w:r w:rsidR="00925518">
        <w:rPr>
          <w:rFonts w:hint="cs"/>
          <w:rtl/>
        </w:rPr>
        <w:t>תמצת</w:t>
      </w:r>
      <w:r w:rsidRPr="00CD067C">
        <w:rPr>
          <w:rFonts w:hint="cs"/>
          <w:rtl/>
        </w:rPr>
        <w:t>ה בפסקה: "שני פצועים קשה</w:t>
      </w:r>
      <w:r w:rsidR="00E567A7">
        <w:rPr>
          <w:rFonts w:hint="cs"/>
          <w:rtl/>
        </w:rPr>
        <w:t xml:space="preserve"> מאוד,</w:t>
      </w:r>
      <w:r w:rsidRPr="00CD067C">
        <w:rPr>
          <w:rFonts w:hint="cs"/>
          <w:rtl/>
        </w:rPr>
        <w:t xml:space="preserve"> מהם סרן בשירות סדיר, בפגיעה עם מערבל בטון שסטה מנתיבו והתהפך מסיבה בלתי ידועה</w:t>
      </w:r>
      <w:r w:rsidRPr="00CD067C">
        <w:rPr>
          <w:rtl/>
        </w:rPr>
        <w:t xml:space="preserve">. </w:t>
      </w:r>
      <w:r w:rsidRPr="00CD067C">
        <w:rPr>
          <w:rFonts w:hint="cs"/>
          <w:rtl/>
        </w:rPr>
        <w:t xml:space="preserve">התאונה גרמה לעומסי תנועה כבדים בכבישי המרכז." </w:t>
      </w:r>
      <w:r w:rsidRPr="00CD067C">
        <w:rPr>
          <w:rtl/>
        </w:rPr>
        <w:t>–</w:t>
      </w:r>
      <w:r w:rsidRPr="00CD067C">
        <w:rPr>
          <w:rFonts w:hint="cs"/>
          <w:rtl/>
        </w:rPr>
        <w:t xml:space="preserve"> בידיעה הוא קיבל העלאה בדרגה, כנראה מתוך צ</w:t>
      </w:r>
      <w:r w:rsidR="003933BB">
        <w:rPr>
          <w:rFonts w:hint="cs"/>
          <w:rtl/>
        </w:rPr>
        <w:t>י</w:t>
      </w:r>
      <w:r w:rsidRPr="00CD067C">
        <w:rPr>
          <w:rFonts w:hint="cs"/>
          <w:rtl/>
        </w:rPr>
        <w:t>פיה למותו.</w:t>
      </w:r>
      <w:r w:rsidR="000D6D4D">
        <w:rPr>
          <w:rFonts w:hint="cs"/>
          <w:rtl/>
        </w:rPr>
        <w:t xml:space="preserve"> תחזית מזג ה</w:t>
      </w:r>
      <w:r w:rsidR="004C59E0">
        <w:rPr>
          <w:rFonts w:hint="cs"/>
          <w:rtl/>
        </w:rPr>
        <w:t>אוויר</w:t>
      </w:r>
      <w:r w:rsidR="000D6D4D">
        <w:rPr>
          <w:rFonts w:hint="cs"/>
          <w:rtl/>
        </w:rPr>
        <w:t xml:space="preserve"> לאותו יום במישור החוף נעה בין 32 מעלות ביום ל-24 מעלות בלילה, בהיר עד מעונן חלקית, אבל עם הקלה משמעותית לקראת חול המועד.</w:t>
      </w:r>
    </w:p>
    <w:p w14:paraId="0EAD0344" w14:textId="43185E9B" w:rsidR="004627AB" w:rsidRPr="00CD067C" w:rsidRDefault="004627AB" w:rsidP="00250000">
      <w:pPr>
        <w:rPr>
          <w:rtl/>
        </w:rPr>
      </w:pPr>
      <w:r w:rsidRPr="00CD067C">
        <w:rPr>
          <w:rtl/>
        </w:rPr>
        <w:t xml:space="preserve">"למה שמרת על זה </w:t>
      </w:r>
      <w:r w:rsidR="00F97A34">
        <w:rPr>
          <w:rtl/>
        </w:rPr>
        <w:t>כל כך</w:t>
      </w:r>
      <w:r w:rsidRPr="00CD067C">
        <w:rPr>
          <w:rtl/>
        </w:rPr>
        <w:t xml:space="preserve"> הרבה זמן?"</w:t>
      </w:r>
    </w:p>
    <w:p w14:paraId="1E630A51" w14:textId="77777777" w:rsidR="004627AB" w:rsidRPr="00CD067C" w:rsidRDefault="004627AB" w:rsidP="00250000">
      <w:pPr>
        <w:rPr>
          <w:rtl/>
        </w:rPr>
      </w:pPr>
      <w:r w:rsidRPr="00CD067C">
        <w:rPr>
          <w:rtl/>
        </w:rPr>
        <w:t>"אתה יודע."</w:t>
      </w:r>
    </w:p>
    <w:p w14:paraId="588F8B42" w14:textId="77777777" w:rsidR="004627AB" w:rsidRPr="00CD067C" w:rsidRDefault="004627AB" w:rsidP="00250000">
      <w:pPr>
        <w:rPr>
          <w:rtl/>
        </w:rPr>
      </w:pPr>
      <w:r w:rsidRPr="00CD067C">
        <w:rPr>
          <w:rtl/>
        </w:rPr>
        <w:t>"לא</w:t>
      </w:r>
      <w:r w:rsidR="000007E8">
        <w:rPr>
          <w:rFonts w:hint="cs"/>
          <w:rtl/>
        </w:rPr>
        <w:t>,</w:t>
      </w:r>
      <w:r w:rsidRPr="00CD067C">
        <w:rPr>
          <w:rtl/>
        </w:rPr>
        <w:t xml:space="preserve"> אני לא יודע."</w:t>
      </w:r>
    </w:p>
    <w:p w14:paraId="15DE47E8" w14:textId="77777777" w:rsidR="004627AB" w:rsidRPr="00CD067C" w:rsidRDefault="004627AB" w:rsidP="00250000">
      <w:pPr>
        <w:rPr>
          <w:rtl/>
        </w:rPr>
      </w:pPr>
      <w:r w:rsidRPr="00CD067C">
        <w:rPr>
          <w:rtl/>
        </w:rPr>
        <w:t>"יש דברים שלא צריך להסביר."</w:t>
      </w:r>
    </w:p>
    <w:p w14:paraId="0B795C76" w14:textId="77777777" w:rsidR="004627AB" w:rsidRPr="00CD067C" w:rsidRDefault="004627AB" w:rsidP="00250000">
      <w:pPr>
        <w:rPr>
          <w:rtl/>
        </w:rPr>
      </w:pPr>
      <w:r w:rsidRPr="00CD067C">
        <w:rPr>
          <w:rtl/>
        </w:rPr>
        <w:t>"נכון. כמו למשל – שהוא החבר הכי טוב שלי בעולם."</w:t>
      </w:r>
    </w:p>
    <w:p w14:paraId="49DCD1CA" w14:textId="77777777" w:rsidR="004627AB" w:rsidRPr="00CD067C" w:rsidRDefault="004627AB" w:rsidP="00250000">
      <w:pPr>
        <w:rPr>
          <w:rtl/>
        </w:rPr>
      </w:pPr>
      <w:r w:rsidRPr="00CD067C">
        <w:rPr>
          <w:rtl/>
        </w:rPr>
        <w:t>"אני יודעת."</w:t>
      </w:r>
    </w:p>
    <w:p w14:paraId="376911B1" w14:textId="77777777" w:rsidR="004627AB" w:rsidRPr="00CD067C" w:rsidRDefault="004627AB" w:rsidP="00250000">
      <w:pPr>
        <w:rPr>
          <w:rtl/>
        </w:rPr>
      </w:pPr>
      <w:r w:rsidRPr="00CD067C">
        <w:rPr>
          <w:rtl/>
        </w:rPr>
        <w:t>"שאני בחיים לא אעשה משהו לפגוע בו."</w:t>
      </w:r>
    </w:p>
    <w:p w14:paraId="54D88EF0" w14:textId="77777777" w:rsidR="004627AB" w:rsidRPr="00CD067C" w:rsidRDefault="004627AB" w:rsidP="00250000">
      <w:pPr>
        <w:rPr>
          <w:rtl/>
        </w:rPr>
      </w:pPr>
      <w:r w:rsidRPr="00CD067C">
        <w:rPr>
          <w:rtl/>
        </w:rPr>
        <w:t>"גם אם... גם אם..."</w:t>
      </w:r>
    </w:p>
    <w:p w14:paraId="12F06CA6" w14:textId="77777777" w:rsidR="004627AB" w:rsidRPr="00CD067C" w:rsidRDefault="004627AB" w:rsidP="00250000">
      <w:pPr>
        <w:rPr>
          <w:rtl/>
        </w:rPr>
      </w:pPr>
      <w:r w:rsidRPr="00CD067C">
        <w:rPr>
          <w:rtl/>
        </w:rPr>
        <w:t>"גם אם שבעה עשר עולמות יתהפכו פעמיים! לעולם."</w:t>
      </w:r>
    </w:p>
    <w:p w14:paraId="2C84DF84" w14:textId="77777777" w:rsidR="004627AB" w:rsidRPr="00CD067C" w:rsidRDefault="004627AB" w:rsidP="00250000">
      <w:pPr>
        <w:rPr>
          <w:rtl/>
        </w:rPr>
      </w:pPr>
      <w:r w:rsidRPr="00CD067C">
        <w:rPr>
          <w:rtl/>
        </w:rPr>
        <w:t>"אתה מפחד שהוא ייעלב?"</w:t>
      </w:r>
    </w:p>
    <w:p w14:paraId="007FA22D" w14:textId="77777777" w:rsidR="004627AB" w:rsidRPr="00CD067C" w:rsidRDefault="004627AB" w:rsidP="00250000">
      <w:pPr>
        <w:rPr>
          <w:rtl/>
        </w:rPr>
      </w:pPr>
      <w:r w:rsidRPr="00CD067C">
        <w:rPr>
          <w:rtl/>
        </w:rPr>
        <w:t>"אני לא מפחד מכלום."</w:t>
      </w:r>
    </w:p>
    <w:p w14:paraId="3B7D35F2" w14:textId="77777777" w:rsidR="004627AB" w:rsidRPr="00CD067C" w:rsidRDefault="004627AB" w:rsidP="00250000">
      <w:pPr>
        <w:rPr>
          <w:rtl/>
        </w:rPr>
      </w:pPr>
      <w:r w:rsidRPr="00CD067C">
        <w:rPr>
          <w:rtl/>
        </w:rPr>
        <w:t>"אתה מפחד שהוא ייפגע? כי לא משנה כמה תפגע בו, הוא תמיד ישאר החבר שלך. לא משנה מה תעשה לו."</w:t>
      </w:r>
    </w:p>
    <w:p w14:paraId="4D8B5517" w14:textId="77777777" w:rsidR="004627AB" w:rsidRPr="00CD067C" w:rsidRDefault="004627AB" w:rsidP="00250000">
      <w:pPr>
        <w:rPr>
          <w:rtl/>
        </w:rPr>
      </w:pPr>
      <w:r w:rsidRPr="00CD067C">
        <w:rPr>
          <w:rtl/>
        </w:rPr>
        <w:t>"אני לא אעשה לו את זה."</w:t>
      </w:r>
    </w:p>
    <w:p w14:paraId="754C1FEE" w14:textId="77777777" w:rsidR="004627AB" w:rsidRPr="00CD067C" w:rsidRDefault="004627AB" w:rsidP="00250000">
      <w:pPr>
        <w:rPr>
          <w:rtl/>
        </w:rPr>
      </w:pPr>
      <w:r w:rsidRPr="00CD067C">
        <w:rPr>
          <w:rtl/>
        </w:rPr>
        <w:t>"אף על פי שחברים שלך עשו לך את זה?"</w:t>
      </w:r>
    </w:p>
    <w:p w14:paraId="0471DFBB" w14:textId="77777777" w:rsidR="004627AB" w:rsidRPr="00CD067C" w:rsidRDefault="004627AB" w:rsidP="00250000">
      <w:pPr>
        <w:rPr>
          <w:rtl/>
        </w:rPr>
      </w:pPr>
      <w:r w:rsidRPr="00CD067C">
        <w:rPr>
          <w:rtl/>
        </w:rPr>
        <w:t>"למה את מתכוונת?"</w:t>
      </w:r>
    </w:p>
    <w:p w14:paraId="1FA0BC90" w14:textId="77777777" w:rsidR="004627AB" w:rsidRPr="00CD067C" w:rsidRDefault="004627AB" w:rsidP="00250000">
      <w:pPr>
        <w:rPr>
          <w:rtl/>
        </w:rPr>
      </w:pPr>
      <w:r w:rsidRPr="00CD067C">
        <w:rPr>
          <w:rtl/>
        </w:rPr>
        <w:t>"למשל, ואני סתם נותנת את זה בתור דוגמה, למשל סער עם לילך."</w:t>
      </w:r>
    </w:p>
    <w:p w14:paraId="746E998E" w14:textId="77777777" w:rsidR="004627AB" w:rsidRPr="00CD067C" w:rsidRDefault="004627AB" w:rsidP="00250000">
      <w:pPr>
        <w:rPr>
          <w:rtl/>
        </w:rPr>
      </w:pPr>
      <w:r w:rsidRPr="00CD067C">
        <w:rPr>
          <w:rtl/>
        </w:rPr>
        <w:t>"אז מה. תפסיקי לדבר על זה. תפסיקי."</w:t>
      </w:r>
    </w:p>
    <w:p w14:paraId="5205D419" w14:textId="77777777" w:rsidR="004627AB" w:rsidRPr="00CD067C" w:rsidRDefault="004627AB" w:rsidP="00250000">
      <w:pPr>
        <w:rPr>
          <w:rtl/>
        </w:rPr>
      </w:pPr>
      <w:r w:rsidRPr="00CD067C">
        <w:rPr>
          <w:rtl/>
        </w:rPr>
        <w:t>"אתה היית הראשון שלי," היא מלמלה.</w:t>
      </w:r>
    </w:p>
    <w:p w14:paraId="44A69222" w14:textId="71832577" w:rsidR="004627AB" w:rsidRPr="00CD067C" w:rsidRDefault="004627AB" w:rsidP="003933BB">
      <w:pPr>
        <w:rPr>
          <w:rtl/>
        </w:rPr>
      </w:pPr>
      <w:r w:rsidRPr="00CD067C">
        <w:rPr>
          <w:rtl/>
        </w:rPr>
        <w:t>"הייתי הראשון של הרבה</w:t>
      </w:r>
      <w:r w:rsidR="00C90C6C">
        <w:rPr>
          <w:rtl/>
        </w:rPr>
        <w:t xml:space="preserve"> מאוד </w:t>
      </w:r>
      <w:r w:rsidRPr="00CD067C">
        <w:rPr>
          <w:rtl/>
        </w:rPr>
        <w:t xml:space="preserve">בנות," הוא אמר </w:t>
      </w:r>
      <w:r w:rsidR="003933BB">
        <w:rPr>
          <w:rFonts w:hint="cs"/>
          <w:rtl/>
        </w:rPr>
        <w:t>ללא</w:t>
      </w:r>
      <w:r w:rsidR="003933BB" w:rsidRPr="00CD067C">
        <w:rPr>
          <w:rtl/>
        </w:rPr>
        <w:t xml:space="preserve"> </w:t>
      </w:r>
      <w:r w:rsidRPr="00CD067C">
        <w:rPr>
          <w:rtl/>
        </w:rPr>
        <w:t>רחמים. "החכמה היא להיות האחרון."</w:t>
      </w:r>
    </w:p>
    <w:p w14:paraId="4540EE07" w14:textId="77777777" w:rsidR="004627AB" w:rsidRPr="00CD067C" w:rsidRDefault="004627AB" w:rsidP="00250000">
      <w:pPr>
        <w:rPr>
          <w:rtl/>
        </w:rPr>
      </w:pPr>
      <w:r w:rsidRPr="00CD067C">
        <w:rPr>
          <w:rtl/>
        </w:rPr>
        <w:t>"אתה יכול להיות."</w:t>
      </w:r>
    </w:p>
    <w:p w14:paraId="66F86DEA" w14:textId="77777777" w:rsidR="004627AB" w:rsidRPr="00CD067C" w:rsidRDefault="004627AB" w:rsidP="00250000">
      <w:pPr>
        <w:rPr>
          <w:rtl/>
        </w:rPr>
      </w:pPr>
      <w:r w:rsidRPr="00CD067C">
        <w:rPr>
          <w:rtl/>
        </w:rPr>
        <w:t>"חשבתי שארקדי יהיה האחרון שלך."</w:t>
      </w:r>
    </w:p>
    <w:p w14:paraId="639D8F02" w14:textId="7115D3C2" w:rsidR="004627AB" w:rsidRPr="00CD067C" w:rsidRDefault="004627AB" w:rsidP="00AF795A">
      <w:pPr>
        <w:rPr>
          <w:rtl/>
        </w:rPr>
      </w:pPr>
      <w:r w:rsidRPr="00CD067C">
        <w:rPr>
          <w:rtl/>
        </w:rPr>
        <w:t xml:space="preserve">היא </w:t>
      </w:r>
      <w:r w:rsidR="00925518">
        <w:rPr>
          <w:rFonts w:hint="cs"/>
          <w:rtl/>
        </w:rPr>
        <w:t>נדה</w:t>
      </w:r>
      <w:r w:rsidRPr="00CD067C">
        <w:rPr>
          <w:rtl/>
        </w:rPr>
        <w:t xml:space="preserve"> בראשה.</w:t>
      </w:r>
    </w:p>
    <w:p w14:paraId="2E843A3C" w14:textId="77777777" w:rsidR="004627AB" w:rsidRPr="00CD067C" w:rsidRDefault="004627AB" w:rsidP="00250000">
      <w:pPr>
        <w:rPr>
          <w:rtl/>
        </w:rPr>
      </w:pPr>
      <w:r w:rsidRPr="00CD067C">
        <w:rPr>
          <w:rtl/>
        </w:rPr>
        <w:lastRenderedPageBreak/>
        <w:t>"אבל למה לא? למה לא? הוא הכי טוב שיש."</w:t>
      </w:r>
    </w:p>
    <w:p w14:paraId="21BAE8F7" w14:textId="77777777" w:rsidR="004627AB" w:rsidRPr="00CD067C" w:rsidRDefault="004627AB" w:rsidP="00250000">
      <w:pPr>
        <w:rPr>
          <w:rtl/>
        </w:rPr>
      </w:pPr>
      <w:r w:rsidRPr="00CD067C">
        <w:rPr>
          <w:rtl/>
        </w:rPr>
        <w:t>"הוא אוה</w:t>
      </w:r>
      <w:r w:rsidR="000007E8">
        <w:rPr>
          <w:rtl/>
        </w:rPr>
        <w:t xml:space="preserve">ב אותך יותר מאשר אותי," היא </w:t>
      </w:r>
      <w:r w:rsidR="000007E8">
        <w:rPr>
          <w:rFonts w:hint="cs"/>
          <w:rtl/>
        </w:rPr>
        <w:t>הודתה</w:t>
      </w:r>
      <w:r w:rsidRPr="00CD067C">
        <w:rPr>
          <w:rtl/>
        </w:rPr>
        <w:t>.</w:t>
      </w:r>
    </w:p>
    <w:p w14:paraId="1A88050E" w14:textId="77777777" w:rsidR="004627AB" w:rsidRPr="00CD067C" w:rsidRDefault="004627AB" w:rsidP="00250000">
      <w:pPr>
        <w:rPr>
          <w:rtl/>
        </w:rPr>
      </w:pPr>
      <w:r w:rsidRPr="00CD067C">
        <w:rPr>
          <w:rtl/>
        </w:rPr>
        <w:t>"איזה שטויות..."</w:t>
      </w:r>
    </w:p>
    <w:p w14:paraId="6F369BD6" w14:textId="7155E7BB" w:rsidR="004627AB" w:rsidRPr="00CD067C" w:rsidRDefault="004627AB" w:rsidP="003933BB">
      <w:pPr>
        <w:rPr>
          <w:rtl/>
        </w:rPr>
      </w:pPr>
      <w:r w:rsidRPr="00CD067C">
        <w:rPr>
          <w:rtl/>
        </w:rPr>
        <w:t>"זאת האמת. עזבתי אותו והוא עצוב, אבל הוא יחיה. אם אתה תעזוב אותו</w:t>
      </w:r>
      <w:r w:rsidR="003933BB">
        <w:rPr>
          <w:rFonts w:hint="cs"/>
          <w:rtl/>
        </w:rPr>
        <w:t xml:space="preserve"> </w:t>
      </w:r>
      <w:r w:rsidR="003933BB" w:rsidRPr="00CD067C">
        <w:rPr>
          <w:rtl/>
        </w:rPr>
        <w:t>–</w:t>
      </w:r>
      <w:r w:rsidR="00B40BDC">
        <w:rPr>
          <w:rtl/>
        </w:rPr>
        <w:t xml:space="preserve"> </w:t>
      </w:r>
      <w:r w:rsidRPr="00CD067C">
        <w:rPr>
          <w:rtl/>
        </w:rPr>
        <w:t>הוא ימות."</w:t>
      </w:r>
    </w:p>
    <w:p w14:paraId="1D0551F6" w14:textId="215FA1F3" w:rsidR="004627AB" w:rsidRPr="00CD067C" w:rsidRDefault="004627AB" w:rsidP="00AF795A">
      <w:pPr>
        <w:rPr>
          <w:rtl/>
        </w:rPr>
      </w:pPr>
      <w:r w:rsidRPr="00CD067C">
        <w:rPr>
          <w:rtl/>
        </w:rPr>
        <w:t xml:space="preserve">"אני לא מבין אותך. הוא יכול לתת לך </w:t>
      </w:r>
      <w:r w:rsidR="00A14DF5">
        <w:rPr>
          <w:rFonts w:hint="cs"/>
          <w:rtl/>
        </w:rPr>
        <w:t xml:space="preserve">חיים </w:t>
      </w:r>
      <w:r w:rsidR="00F97A34">
        <w:rPr>
          <w:rFonts w:hint="cs"/>
          <w:rtl/>
        </w:rPr>
        <w:t>כל כך</w:t>
      </w:r>
      <w:r w:rsidR="00A14DF5">
        <w:rPr>
          <w:rFonts w:hint="cs"/>
          <w:rtl/>
        </w:rPr>
        <w:t xml:space="preserve"> טובים</w:t>
      </w:r>
      <w:r w:rsidRPr="00CD067C">
        <w:rPr>
          <w:rtl/>
        </w:rPr>
        <w:t>."</w:t>
      </w:r>
    </w:p>
    <w:p w14:paraId="70260F86" w14:textId="66AC7721" w:rsidR="004627AB" w:rsidRPr="00CD067C" w:rsidRDefault="004627AB" w:rsidP="00250000">
      <w:pPr>
        <w:rPr>
          <w:rtl/>
        </w:rPr>
      </w:pPr>
      <w:r w:rsidRPr="00CD067C">
        <w:rPr>
          <w:rtl/>
        </w:rPr>
        <w:t>"אולי. אבל</w:t>
      </w:r>
      <w:r w:rsidR="00AF795A">
        <w:rPr>
          <w:rFonts w:hint="cs"/>
          <w:rtl/>
        </w:rPr>
        <w:t xml:space="preserve"> זה</w:t>
      </w:r>
      <w:r w:rsidRPr="00CD067C">
        <w:rPr>
          <w:rtl/>
        </w:rPr>
        <w:t xml:space="preserve"> לא מספיק."</w:t>
      </w:r>
    </w:p>
    <w:p w14:paraId="7F2E7A9E" w14:textId="37AB5CF6" w:rsidR="004627AB" w:rsidRPr="00CD067C" w:rsidRDefault="004627AB" w:rsidP="00250000">
      <w:pPr>
        <w:rPr>
          <w:rtl/>
        </w:rPr>
      </w:pPr>
      <w:r w:rsidRPr="00CD067C">
        <w:rPr>
          <w:rtl/>
        </w:rPr>
        <w:t xml:space="preserve">"למה סיפרת לו על משהו שהיה לפני </w:t>
      </w:r>
      <w:r w:rsidR="00F97A34">
        <w:rPr>
          <w:rtl/>
        </w:rPr>
        <w:t>כל כך</w:t>
      </w:r>
      <w:r w:rsidRPr="00CD067C">
        <w:rPr>
          <w:rtl/>
        </w:rPr>
        <w:t xml:space="preserve"> הרבה שנים?"</w:t>
      </w:r>
    </w:p>
    <w:p w14:paraId="3522F1D1" w14:textId="2699D6C0" w:rsidR="004627AB" w:rsidRPr="00CD067C" w:rsidRDefault="004627AB" w:rsidP="00250000">
      <w:pPr>
        <w:rPr>
          <w:rtl/>
        </w:rPr>
      </w:pPr>
      <w:r w:rsidRPr="00CD067C">
        <w:rPr>
          <w:rtl/>
        </w:rPr>
        <w:t>היא משכה בכתפיה. "לא</w:t>
      </w:r>
      <w:r w:rsidR="00483BB1">
        <w:rPr>
          <w:rtl/>
        </w:rPr>
        <w:t xml:space="preserve"> הכול </w:t>
      </w:r>
      <w:r w:rsidRPr="00CD067C">
        <w:rPr>
          <w:rtl/>
        </w:rPr>
        <w:t>אני יכולה להסביר. אבל אל תחשוב שזאת הסיבה שהוא לא רוצה לראות אותי יותר."</w:t>
      </w:r>
    </w:p>
    <w:p w14:paraId="18A3A07E" w14:textId="77777777" w:rsidR="004627AB" w:rsidRPr="00CD067C" w:rsidRDefault="004627AB" w:rsidP="00250000">
      <w:pPr>
        <w:rPr>
          <w:rtl/>
        </w:rPr>
      </w:pPr>
      <w:r w:rsidRPr="00CD067C">
        <w:rPr>
          <w:rtl/>
        </w:rPr>
        <w:t>"אז מה הסיבה?"</w:t>
      </w:r>
    </w:p>
    <w:p w14:paraId="5850B2C6" w14:textId="3818A256" w:rsidR="004627AB" w:rsidRPr="00CD067C" w:rsidRDefault="004627AB" w:rsidP="000007E8">
      <w:pPr>
        <w:rPr>
          <w:rtl/>
        </w:rPr>
      </w:pPr>
      <w:r w:rsidRPr="00CD067C">
        <w:rPr>
          <w:rtl/>
        </w:rPr>
        <w:t>"זה איך שאמרתי לו. אמרתי לו שעשיתי משהו שהוא לעולם לא יעשה, אף</w:t>
      </w:r>
      <w:r w:rsidR="00297D38">
        <w:rPr>
          <w:rFonts w:hint="cs"/>
          <w:rtl/>
        </w:rPr>
        <w:t xml:space="preserve"> </w:t>
      </w:r>
      <w:r w:rsidR="00297D38">
        <w:rPr>
          <w:rtl/>
        </w:rPr>
        <w:t>על פ</w:t>
      </w:r>
      <w:r w:rsidRPr="00CD067C">
        <w:rPr>
          <w:rtl/>
        </w:rPr>
        <w:t xml:space="preserve">י שהוא רוצה. הוא מעורטל לגמרי </w:t>
      </w:r>
      <w:r w:rsidRPr="00CD067C">
        <w:rPr>
          <w:rFonts w:hint="cs"/>
          <w:rtl/>
        </w:rPr>
        <w:t>ב</w:t>
      </w:r>
      <w:r w:rsidRPr="00CD067C">
        <w:rPr>
          <w:rtl/>
        </w:rPr>
        <w:t>פני</w:t>
      </w:r>
      <w:r w:rsidR="0058374F">
        <w:rPr>
          <w:rFonts w:hint="cs"/>
          <w:rtl/>
        </w:rPr>
        <w:t>י</w:t>
      </w:r>
      <w:r w:rsidRPr="00CD067C">
        <w:rPr>
          <w:rtl/>
        </w:rPr>
        <w:t xml:space="preserve"> והוא לא היה מסוגל להתמודד עם זה."</w:t>
      </w:r>
    </w:p>
    <w:p w14:paraId="2AE74E31" w14:textId="77777777" w:rsidR="004627AB" w:rsidRPr="00CD067C" w:rsidRDefault="004627AB" w:rsidP="00250000">
      <w:pPr>
        <w:rPr>
          <w:rtl/>
        </w:rPr>
      </w:pPr>
      <w:r w:rsidRPr="00CD067C">
        <w:rPr>
          <w:rtl/>
        </w:rPr>
        <w:t>"את אכזרית."</w:t>
      </w:r>
    </w:p>
    <w:p w14:paraId="06AF75BC" w14:textId="77777777" w:rsidR="004627AB" w:rsidRPr="00CD067C" w:rsidRDefault="004627AB" w:rsidP="00250000">
      <w:pPr>
        <w:rPr>
          <w:rtl/>
        </w:rPr>
      </w:pPr>
      <w:r w:rsidRPr="00CD067C">
        <w:rPr>
          <w:rtl/>
        </w:rPr>
        <w:t>"בזוגיות צריך לדבר על הכל."</w:t>
      </w:r>
    </w:p>
    <w:p w14:paraId="14446F29" w14:textId="77777777" w:rsidR="004627AB" w:rsidRPr="00CD067C" w:rsidRDefault="004627AB" w:rsidP="00250000">
      <w:pPr>
        <w:rPr>
          <w:rtl/>
        </w:rPr>
      </w:pPr>
      <w:r w:rsidRPr="00CD067C">
        <w:rPr>
          <w:rtl/>
        </w:rPr>
        <w:t>"לא, עדיף כמה שפחות."</w:t>
      </w:r>
    </w:p>
    <w:p w14:paraId="206944C6" w14:textId="77777777" w:rsidR="004627AB" w:rsidRPr="00CD067C" w:rsidRDefault="00BA18FB" w:rsidP="00250000">
      <w:pPr>
        <w:rPr>
          <w:rtl/>
        </w:rPr>
      </w:pPr>
      <w:r>
        <w:rPr>
          <w:rtl/>
        </w:rPr>
        <w:t xml:space="preserve">"בגלל זה אתה נפרד כל הזמן. </w:t>
      </w:r>
      <w:r>
        <w:rPr>
          <w:rFonts w:hint="cs"/>
          <w:rtl/>
        </w:rPr>
        <w:t>זוג</w:t>
      </w:r>
      <w:r w:rsidR="004627AB" w:rsidRPr="00CD067C">
        <w:rPr>
          <w:rtl/>
        </w:rPr>
        <w:t xml:space="preserve"> שלא </w:t>
      </w:r>
      <w:r>
        <w:rPr>
          <w:rtl/>
        </w:rPr>
        <w:t>ח</w:t>
      </w:r>
      <w:r>
        <w:rPr>
          <w:rFonts w:hint="cs"/>
          <w:rtl/>
        </w:rPr>
        <w:t>ודר</w:t>
      </w:r>
      <w:r w:rsidR="004627AB" w:rsidRPr="00CD067C">
        <w:rPr>
          <w:rtl/>
        </w:rPr>
        <w:t xml:space="preserve"> עמוק</w:t>
      </w:r>
      <w:r>
        <w:rPr>
          <w:rFonts w:hint="cs"/>
          <w:rtl/>
        </w:rPr>
        <w:t xml:space="preserve">, </w:t>
      </w:r>
      <w:r w:rsidR="000007E8">
        <w:rPr>
          <w:rFonts w:hint="cs"/>
          <w:rtl/>
        </w:rPr>
        <w:t xml:space="preserve">שלא </w:t>
      </w:r>
      <w:r>
        <w:rPr>
          <w:rFonts w:hint="cs"/>
          <w:rtl/>
        </w:rPr>
        <w:t>ממש חוצב,</w:t>
      </w:r>
      <w:r w:rsidR="004627AB" w:rsidRPr="00CD067C">
        <w:rPr>
          <w:rtl/>
        </w:rPr>
        <w:t xml:space="preserve"> משתעמם מהר."</w:t>
      </w:r>
    </w:p>
    <w:p w14:paraId="01802159" w14:textId="5ABC9514" w:rsidR="004627AB" w:rsidRPr="00CD067C" w:rsidRDefault="000F3B24" w:rsidP="00250000">
      <w:pPr>
        <w:rPr>
          <w:rtl/>
        </w:rPr>
      </w:pPr>
      <w:r>
        <w:rPr>
          <w:rtl/>
        </w:rPr>
        <w:t>"</w:t>
      </w:r>
      <w:r w:rsidR="00A14DF5">
        <w:rPr>
          <w:rFonts w:hint="cs"/>
          <w:rtl/>
        </w:rPr>
        <w:t>עובדה שבכל זאת נפרדתם.</w:t>
      </w:r>
      <w:r w:rsidR="004627AB" w:rsidRPr="00CD067C">
        <w:rPr>
          <w:rtl/>
        </w:rPr>
        <w:t>"</w:t>
      </w:r>
    </w:p>
    <w:p w14:paraId="2B8BF666" w14:textId="184BFC1E" w:rsidR="004627AB" w:rsidRPr="00CD067C" w:rsidRDefault="004627AB" w:rsidP="00A14DF5">
      <w:pPr>
        <w:rPr>
          <w:rtl/>
        </w:rPr>
      </w:pPr>
      <w:r w:rsidRPr="00CD067C">
        <w:rPr>
          <w:rtl/>
        </w:rPr>
        <w:t xml:space="preserve">"אתה זוכר כשאתה ואני היינו יחד? עבורי זאת </w:t>
      </w:r>
      <w:r w:rsidR="001C5A04">
        <w:rPr>
          <w:rtl/>
        </w:rPr>
        <w:t>הייתה</w:t>
      </w:r>
      <w:r w:rsidRPr="00CD067C">
        <w:rPr>
          <w:rtl/>
        </w:rPr>
        <w:t xml:space="preserve"> תקופת הזהב. אהבתי את עצמי, אהבתי את הגוף שלי והייתי מלאת ביטחון ורצון לנסות הכל. והיום אני </w:t>
      </w:r>
      <w:r w:rsidR="00F97A34">
        <w:rPr>
          <w:rtl/>
        </w:rPr>
        <w:t>כל כך</w:t>
      </w:r>
      <w:r w:rsidRPr="00CD067C">
        <w:rPr>
          <w:rtl/>
        </w:rPr>
        <w:t xml:space="preserve"> רחוקה מהזהב הזה,</w:t>
      </w:r>
      <w:r w:rsidR="00A14DF5" w:rsidRPr="00A14DF5">
        <w:rPr>
          <w:rtl/>
        </w:rPr>
        <w:t xml:space="preserve"> </w:t>
      </w:r>
      <w:r w:rsidR="00A14DF5">
        <w:rPr>
          <w:rFonts w:hint="cs"/>
          <w:rtl/>
        </w:rPr>
        <w:t>מאיך</w:t>
      </w:r>
      <w:r w:rsidR="00BB7B0A">
        <w:rPr>
          <w:rFonts w:hint="cs"/>
          <w:rtl/>
        </w:rPr>
        <w:t xml:space="preserve"> שהכול </w:t>
      </w:r>
      <w:r w:rsidR="00A14DF5" w:rsidRPr="00CD067C">
        <w:rPr>
          <w:rtl/>
        </w:rPr>
        <w:t>היה שקט ומוצק</w:t>
      </w:r>
      <w:r w:rsidR="00A14DF5">
        <w:rPr>
          <w:rFonts w:hint="cs"/>
          <w:rtl/>
        </w:rPr>
        <w:t>,</w:t>
      </w:r>
      <w:r w:rsidRPr="00CD067C">
        <w:rPr>
          <w:rtl/>
        </w:rPr>
        <w:t xml:space="preserve"> ואני </w:t>
      </w:r>
      <w:r w:rsidR="00F97A34">
        <w:rPr>
          <w:rtl/>
        </w:rPr>
        <w:t>כל כך</w:t>
      </w:r>
      <w:r w:rsidRPr="00CD067C">
        <w:rPr>
          <w:rtl/>
        </w:rPr>
        <w:t xml:space="preserve"> מתגעגעת למי שהייתי אז</w:t>
      </w:r>
      <w:r w:rsidR="00A14DF5">
        <w:rPr>
          <w:rFonts w:hint="cs"/>
          <w:rtl/>
        </w:rPr>
        <w:t>,</w:t>
      </w:r>
      <w:r w:rsidRPr="00CD067C">
        <w:rPr>
          <w:rtl/>
        </w:rPr>
        <w:t xml:space="preserve"> </w:t>
      </w:r>
      <w:r w:rsidR="00A14DF5">
        <w:rPr>
          <w:rFonts w:hint="cs"/>
          <w:rtl/>
        </w:rPr>
        <w:t>כש</w:t>
      </w:r>
      <w:r w:rsidR="00A14DF5" w:rsidRPr="00CD067C">
        <w:rPr>
          <w:rtl/>
        </w:rPr>
        <w:t>שולי הראיה שלי היו מ</w:t>
      </w:r>
      <w:r w:rsidR="00A14DF5">
        <w:rPr>
          <w:rFonts w:hint="cs"/>
          <w:rtl/>
        </w:rPr>
        <w:t>ו</w:t>
      </w:r>
      <w:r w:rsidR="00A14DF5">
        <w:rPr>
          <w:rtl/>
        </w:rPr>
        <w:t>צ</w:t>
      </w:r>
      <w:r w:rsidR="00A14DF5" w:rsidRPr="00CD067C">
        <w:rPr>
          <w:rtl/>
        </w:rPr>
        <w:t>פים זהרורים זהבהבים</w:t>
      </w:r>
      <w:r w:rsidR="00A14DF5">
        <w:rPr>
          <w:rFonts w:hint="cs"/>
          <w:rtl/>
        </w:rPr>
        <w:t>,</w:t>
      </w:r>
      <w:r w:rsidR="00A14DF5" w:rsidRPr="00CD067C">
        <w:rPr>
          <w:rtl/>
        </w:rPr>
        <w:t xml:space="preserve"> </w:t>
      </w:r>
      <w:r w:rsidRPr="00CD067C">
        <w:rPr>
          <w:rtl/>
        </w:rPr>
        <w:t>ואני לא מוצאת את</w:t>
      </w:r>
      <w:r w:rsidR="0058374F">
        <w:rPr>
          <w:rtl/>
        </w:rPr>
        <w:t xml:space="preserve"> זה יותר.</w:t>
      </w:r>
      <w:r w:rsidRPr="00CD067C">
        <w:rPr>
          <w:rtl/>
        </w:rPr>
        <w:t xml:space="preserve"> זה נעלם כשעזבת."</w:t>
      </w:r>
    </w:p>
    <w:p w14:paraId="33788132" w14:textId="77777777" w:rsidR="004627AB" w:rsidRPr="00CD067C" w:rsidRDefault="004627AB" w:rsidP="00250000">
      <w:pPr>
        <w:rPr>
          <w:rtl/>
        </w:rPr>
      </w:pPr>
      <w:r w:rsidRPr="00CD067C">
        <w:rPr>
          <w:rtl/>
        </w:rPr>
        <w:t>"</w:t>
      </w:r>
      <w:r w:rsidRPr="00CD067C">
        <w:rPr>
          <w:rFonts w:hint="cs"/>
          <w:rtl/>
        </w:rPr>
        <w:t>למה כל</w:t>
      </w:r>
      <w:r w:rsidRPr="00CD067C">
        <w:rPr>
          <w:rtl/>
        </w:rPr>
        <w:t xml:space="preserve"> בת מגיעה לגיל של תיעוב עצמי, </w:t>
      </w:r>
      <w:r>
        <w:rPr>
          <w:rFonts w:hint="cs"/>
          <w:rtl/>
        </w:rPr>
        <w:t xml:space="preserve">של </w:t>
      </w:r>
      <w:r w:rsidRPr="00CD067C">
        <w:rPr>
          <w:rtl/>
        </w:rPr>
        <w:t>שינאת הגוף שלה</w:t>
      </w:r>
      <w:r w:rsidRPr="00CD067C">
        <w:rPr>
          <w:rFonts w:hint="cs"/>
          <w:rtl/>
        </w:rPr>
        <w:t>?</w:t>
      </w:r>
      <w:r w:rsidRPr="00CD067C">
        <w:rPr>
          <w:rtl/>
        </w:rPr>
        <w:t xml:space="preserve"> למה ההתבגרות שלכן חייבת להיות כרוכה בזה?"</w:t>
      </w:r>
    </w:p>
    <w:p w14:paraId="31012DD9" w14:textId="77777777" w:rsidR="004627AB" w:rsidRPr="00CD067C" w:rsidRDefault="004627AB" w:rsidP="00250000">
      <w:pPr>
        <w:rPr>
          <w:rtl/>
        </w:rPr>
      </w:pPr>
      <w:r w:rsidRPr="00CD067C">
        <w:rPr>
          <w:rtl/>
        </w:rPr>
        <w:t xml:space="preserve">"זאת לא ההתבגרות. </w:t>
      </w:r>
      <w:r w:rsidRPr="00CD067C">
        <w:rPr>
          <w:rFonts w:hint="cs"/>
          <w:rtl/>
        </w:rPr>
        <w:t>אני מסבירה לך ש</w:t>
      </w:r>
      <w:r w:rsidRPr="00CD067C">
        <w:rPr>
          <w:rtl/>
        </w:rPr>
        <w:t xml:space="preserve">יש אנשים שהנוכחות שלהם </w:t>
      </w:r>
      <w:r w:rsidR="00B02AE3">
        <w:rPr>
          <w:rFonts w:hint="cs"/>
          <w:rtl/>
        </w:rPr>
        <w:t xml:space="preserve">לצידי </w:t>
      </w:r>
      <w:r w:rsidRPr="00CD067C">
        <w:rPr>
          <w:rtl/>
        </w:rPr>
        <w:t>גורמת ל</w:t>
      </w:r>
      <w:r w:rsidRPr="00CD067C">
        <w:rPr>
          <w:rFonts w:hint="cs"/>
          <w:rtl/>
        </w:rPr>
        <w:t>י</w:t>
      </w:r>
      <w:r w:rsidRPr="00CD067C">
        <w:rPr>
          <w:rtl/>
        </w:rPr>
        <w:t xml:space="preserve"> להפסיק לפחד מהעולם." </w:t>
      </w:r>
    </w:p>
    <w:p w14:paraId="1548B564" w14:textId="77777777" w:rsidR="004627AB" w:rsidRPr="00CD067C" w:rsidRDefault="00B02AE3" w:rsidP="00250000">
      <w:pPr>
        <w:rPr>
          <w:rtl/>
        </w:rPr>
      </w:pPr>
      <w:r>
        <w:rPr>
          <w:rtl/>
        </w:rPr>
        <w:t xml:space="preserve">"אני לא מכיר </w:t>
      </w:r>
      <w:r>
        <w:rPr>
          <w:rFonts w:hint="cs"/>
          <w:rtl/>
        </w:rPr>
        <w:t>אדם</w:t>
      </w:r>
      <w:r w:rsidR="004627AB" w:rsidRPr="00CD067C">
        <w:rPr>
          <w:rtl/>
        </w:rPr>
        <w:t xml:space="preserve"> כזה."</w:t>
      </w:r>
    </w:p>
    <w:p w14:paraId="2163671A" w14:textId="4A9FF7BD" w:rsidR="004627AB" w:rsidRPr="00CD067C" w:rsidRDefault="004627AB" w:rsidP="00250000">
      <w:pPr>
        <w:rPr>
          <w:rtl/>
        </w:rPr>
      </w:pPr>
      <w:r w:rsidRPr="00CD067C">
        <w:rPr>
          <w:rtl/>
        </w:rPr>
        <w:t>"אני כן.</w:t>
      </w:r>
      <w:r w:rsidR="000F3B24">
        <w:rPr>
          <w:rFonts w:hint="cs"/>
          <w:rtl/>
        </w:rPr>
        <w:t xml:space="preserve"> ואני האדם שרואה אותך הכי נכון, מהרגע הראשון ראיתי. מהרגע הראשון התחברנו בשיחות הכי עמוקות, הכי מעניינות, גם כשכמעט לא ידעת עברית. לעולם לא תמצא מישהי שמכירה אותך ככה, ש</w:t>
      </w:r>
      <w:r w:rsidR="001C5A04">
        <w:rPr>
          <w:rFonts w:hint="cs"/>
          <w:rtl/>
        </w:rPr>
        <w:t>הייתה</w:t>
      </w:r>
      <w:r w:rsidR="000F3B24">
        <w:rPr>
          <w:rFonts w:hint="cs"/>
          <w:rtl/>
        </w:rPr>
        <w:t xml:space="preserve"> איתך מההתחלה...</w:t>
      </w:r>
      <w:r w:rsidRPr="00CD067C">
        <w:rPr>
          <w:rtl/>
        </w:rPr>
        <w:t>"</w:t>
      </w:r>
    </w:p>
    <w:p w14:paraId="7D772141" w14:textId="77777777" w:rsidR="004627AB" w:rsidRDefault="004627AB" w:rsidP="00250000">
      <w:pPr>
        <w:rPr>
          <w:rtl/>
        </w:rPr>
      </w:pPr>
      <w:r w:rsidRPr="00CD067C">
        <w:rPr>
          <w:rtl/>
        </w:rPr>
        <w:t xml:space="preserve">"טוב. </w:t>
      </w:r>
      <w:r w:rsidR="00A14DF5">
        <w:rPr>
          <w:rFonts w:hint="cs"/>
          <w:rtl/>
        </w:rPr>
        <w:t xml:space="preserve">מה שתגידי. </w:t>
      </w:r>
      <w:r w:rsidRPr="00CD067C">
        <w:rPr>
          <w:rtl/>
        </w:rPr>
        <w:t>אני צריך את התיק."</w:t>
      </w:r>
    </w:p>
    <w:p w14:paraId="6C3FAFB3" w14:textId="6BB5C40E" w:rsidR="00722172" w:rsidRDefault="00722172" w:rsidP="00250000">
      <w:pPr>
        <w:rPr>
          <w:rtl/>
        </w:rPr>
      </w:pPr>
      <w:r>
        <w:rPr>
          <w:rFonts w:hint="cs"/>
          <w:rtl/>
        </w:rPr>
        <w:t>"תקשיב לי רגע, אלכס. אתה זוכר שדיברתי איתך פעם על כיס קטן? התכוונתי לעולם פנימי שהוא כולו שלך, פרטי ולא-מוכר. אני מרגישה שזה המקום הטוב ביותר לשכון בו עד סוף החיים."</w:t>
      </w:r>
    </w:p>
    <w:p w14:paraId="03F158C4" w14:textId="0FB090FC" w:rsidR="00F47902" w:rsidRDefault="00F47902" w:rsidP="00250000">
      <w:pPr>
        <w:rPr>
          <w:rtl/>
        </w:rPr>
      </w:pPr>
      <w:r>
        <w:rPr>
          <w:rFonts w:hint="cs"/>
          <w:rtl/>
        </w:rPr>
        <w:t>"זה ארקדי דיבר על זה."</w:t>
      </w:r>
    </w:p>
    <w:p w14:paraId="03B6BDE3" w14:textId="3C00897B" w:rsidR="00F47902" w:rsidRDefault="00F47902" w:rsidP="00250000">
      <w:pPr>
        <w:rPr>
          <w:rtl/>
        </w:rPr>
      </w:pPr>
      <w:r>
        <w:rPr>
          <w:rFonts w:hint="cs"/>
          <w:rtl/>
        </w:rPr>
        <w:t>"אתה בטוח?"</w:t>
      </w:r>
    </w:p>
    <w:p w14:paraId="22579A8F" w14:textId="12A8AB25" w:rsidR="00722172" w:rsidRDefault="00F47902" w:rsidP="00F47902">
      <w:pPr>
        <w:rPr>
          <w:rtl/>
        </w:rPr>
      </w:pPr>
      <w:r>
        <w:rPr>
          <w:rFonts w:hint="cs"/>
          <w:rtl/>
        </w:rPr>
        <w:t>"כן, אני</w:t>
      </w:r>
      <w:r w:rsidR="00C90C6C">
        <w:rPr>
          <w:rFonts w:hint="cs"/>
          <w:rtl/>
        </w:rPr>
        <w:t xml:space="preserve"> מאוד </w:t>
      </w:r>
      <w:r>
        <w:rPr>
          <w:rFonts w:hint="cs"/>
          <w:rtl/>
        </w:rPr>
        <w:t xml:space="preserve">בטוח. ובכל אופן, </w:t>
      </w:r>
      <w:r w:rsidR="00722172">
        <w:rPr>
          <w:rFonts w:hint="cs"/>
          <w:rtl/>
        </w:rPr>
        <w:t>את לא רוצה לשכון בתוך כיס קטן."</w:t>
      </w:r>
    </w:p>
    <w:p w14:paraId="22A135B8" w14:textId="6594F451" w:rsidR="00722172" w:rsidRDefault="00722172" w:rsidP="00250000">
      <w:pPr>
        <w:rPr>
          <w:rtl/>
        </w:rPr>
      </w:pPr>
      <w:r>
        <w:rPr>
          <w:rFonts w:hint="cs"/>
          <w:rtl/>
        </w:rPr>
        <w:t>"למה לא?"</w:t>
      </w:r>
    </w:p>
    <w:p w14:paraId="1E6DBB6B" w14:textId="40D980FE" w:rsidR="00722172" w:rsidRPr="00CD067C" w:rsidRDefault="00722172" w:rsidP="00250000">
      <w:pPr>
        <w:rPr>
          <w:rtl/>
        </w:rPr>
      </w:pPr>
      <w:r>
        <w:rPr>
          <w:rFonts w:hint="cs"/>
          <w:rtl/>
        </w:rPr>
        <w:t xml:space="preserve">"כי לא יהיה לך שם מספיק מקום לכולך. תצטרכי למזער את עצמך </w:t>
      </w:r>
      <w:r>
        <w:rPr>
          <w:rtl/>
        </w:rPr>
        <w:t>–</w:t>
      </w:r>
      <w:r>
        <w:rPr>
          <w:rFonts w:hint="cs"/>
          <w:rtl/>
        </w:rPr>
        <w:t xml:space="preserve"> את לא רוצה למזער את עצמך, גם לא תמורת נוחות וביטחון."</w:t>
      </w:r>
    </w:p>
    <w:p w14:paraId="6E06ADC6" w14:textId="77777777" w:rsidR="005F0EC9" w:rsidRDefault="00722172" w:rsidP="000F3B24">
      <w:pPr>
        <w:rPr>
          <w:rtl/>
        </w:rPr>
      </w:pPr>
      <w:r>
        <w:rPr>
          <w:rFonts w:hint="cs"/>
          <w:rtl/>
        </w:rPr>
        <w:t xml:space="preserve">היא </w:t>
      </w:r>
      <w:r w:rsidRPr="005F0EC9">
        <w:rPr>
          <w:rFonts w:hint="cs"/>
          <w:highlight w:val="green"/>
          <w:rtl/>
        </w:rPr>
        <w:t>צחקה</w:t>
      </w:r>
      <w:r>
        <w:rPr>
          <w:rFonts w:hint="cs"/>
          <w:rtl/>
        </w:rPr>
        <w:t>. "אי אפשר לעמוד בפניך, אתה יודע?"</w:t>
      </w:r>
    </w:p>
    <w:p w14:paraId="6FD7858D" w14:textId="2BC86FDD" w:rsidR="005F0EC9" w:rsidRDefault="005F0EC9" w:rsidP="000F3B24">
      <w:pPr>
        <w:rPr>
          <w:rtl/>
        </w:rPr>
      </w:pPr>
      <w:r>
        <w:rPr>
          <w:rFonts w:hint="cs"/>
          <w:rtl/>
        </w:rPr>
        <w:lastRenderedPageBreak/>
        <w:t>"ברור, זאת התכונה מספר אחד שלי."</w:t>
      </w:r>
    </w:p>
    <w:p w14:paraId="43783D30" w14:textId="110C2CC5" w:rsidR="005F0EC9" w:rsidRDefault="005F0EC9" w:rsidP="000F3B24">
      <w:pPr>
        <w:rPr>
          <w:rtl/>
        </w:rPr>
      </w:pPr>
      <w:r>
        <w:rPr>
          <w:rFonts w:hint="cs"/>
          <w:rtl/>
        </w:rPr>
        <w:t>"אתה יודע לצאת באלגנטיות מסיטואציות מביכות."</w:t>
      </w:r>
    </w:p>
    <w:p w14:paraId="1B1E2BAE" w14:textId="315D97BF" w:rsidR="005F0EC9" w:rsidRDefault="005F0EC9" w:rsidP="000F3B24">
      <w:pPr>
        <w:rPr>
          <w:rtl/>
        </w:rPr>
      </w:pPr>
      <w:r>
        <w:rPr>
          <w:rFonts w:hint="cs"/>
          <w:rtl/>
        </w:rPr>
        <w:t>"אל תכניסי אותי לסיטואציות מביכות ונוכל להשאר ידידים לתמיד."</w:t>
      </w:r>
    </w:p>
    <w:p w14:paraId="5E43A3C6" w14:textId="553898B0" w:rsidR="004627AB" w:rsidRPr="00CD067C" w:rsidRDefault="005F0EC9" w:rsidP="005F0EC9">
      <w:pPr>
        <w:rPr>
          <w:rtl/>
        </w:rPr>
      </w:pPr>
      <w:r>
        <w:rPr>
          <w:rFonts w:hint="cs"/>
          <w:rtl/>
        </w:rPr>
        <w:t xml:space="preserve">היה </w:t>
      </w:r>
      <w:r w:rsidRPr="005F0EC9">
        <w:rPr>
          <w:rFonts w:hint="cs"/>
          <w:highlight w:val="green"/>
          <w:rtl/>
        </w:rPr>
        <w:t>הנהנה</w:t>
      </w:r>
      <w:r>
        <w:rPr>
          <w:rFonts w:hint="cs"/>
          <w:rtl/>
        </w:rPr>
        <w:t xml:space="preserve">, </w:t>
      </w:r>
      <w:r w:rsidR="004627AB" w:rsidRPr="00CD067C">
        <w:rPr>
          <w:rtl/>
        </w:rPr>
        <w:t>"</w:t>
      </w:r>
      <w:r>
        <w:rPr>
          <w:rFonts w:hint="cs"/>
          <w:rtl/>
        </w:rPr>
        <w:t>זה קורבן שאני אוכל לעמוד בו</w:t>
      </w:r>
      <w:r w:rsidR="004627AB" w:rsidRPr="00CD067C">
        <w:rPr>
          <w:rtl/>
        </w:rPr>
        <w:t>." היא פתחה את המגירה התחתונה של ארון הבגדים ושלפה א</w:t>
      </w:r>
      <w:r>
        <w:rPr>
          <w:rFonts w:hint="cs"/>
          <w:rtl/>
        </w:rPr>
        <w:t>ת התיק</w:t>
      </w:r>
      <w:r w:rsidR="004627AB" w:rsidRPr="00CD067C">
        <w:rPr>
          <w:rtl/>
        </w:rPr>
        <w:t>, מקופל יפה, ונתנה לו. "אתה נוסע להמבורג, אמרת?"</w:t>
      </w:r>
    </w:p>
    <w:p w14:paraId="63EECD67" w14:textId="77777777" w:rsidR="004627AB" w:rsidRPr="00CD067C" w:rsidRDefault="004627AB" w:rsidP="00250000">
      <w:pPr>
        <w:rPr>
          <w:rtl/>
        </w:rPr>
      </w:pPr>
      <w:r w:rsidRPr="00CD067C">
        <w:rPr>
          <w:rtl/>
        </w:rPr>
        <w:t>"כן, עם ארקדי."</w:t>
      </w:r>
    </w:p>
    <w:p w14:paraId="5B4AC687" w14:textId="2732CF29" w:rsidR="004627AB" w:rsidRPr="00CD067C" w:rsidRDefault="004627AB" w:rsidP="00250000">
      <w:pPr>
        <w:rPr>
          <w:rtl/>
        </w:rPr>
      </w:pPr>
      <w:r w:rsidRPr="00CD067C">
        <w:rPr>
          <w:rtl/>
        </w:rPr>
        <w:t xml:space="preserve">"עם ארקדי?" היא </w:t>
      </w:r>
      <w:r w:rsidR="000D6D4D">
        <w:rPr>
          <w:rFonts w:hint="cs"/>
          <w:rtl/>
        </w:rPr>
        <w:t>[</w:t>
      </w:r>
      <w:r w:rsidR="000D6D4D">
        <w:t>gasped</w:t>
      </w:r>
      <w:r w:rsidR="000D6D4D">
        <w:rPr>
          <w:rFonts w:hint="cs"/>
          <w:rtl/>
        </w:rPr>
        <w:t xml:space="preserve">] </w:t>
      </w:r>
      <w:r w:rsidRPr="005F0EC9">
        <w:rPr>
          <w:highlight w:val="green"/>
          <w:rtl/>
        </w:rPr>
        <w:t>צחקה</w:t>
      </w:r>
      <w:r w:rsidR="000F3B24">
        <w:rPr>
          <w:rFonts w:hint="cs"/>
          <w:rtl/>
        </w:rPr>
        <w:t xml:space="preserve"> בלעג</w:t>
      </w:r>
      <w:r w:rsidRPr="00CD067C">
        <w:rPr>
          <w:rtl/>
        </w:rPr>
        <w:t>. "אלכס, אלכס</w:t>
      </w:r>
      <w:r w:rsidR="00B02AE3">
        <w:rPr>
          <w:rFonts w:hint="cs"/>
          <w:rtl/>
        </w:rPr>
        <w:t>,</w:t>
      </w:r>
      <w:r w:rsidRPr="00CD067C">
        <w:rPr>
          <w:rtl/>
        </w:rPr>
        <w:t xml:space="preserve"> אלכס."</w:t>
      </w:r>
    </w:p>
    <w:p w14:paraId="5EAF0846" w14:textId="77777777" w:rsidR="004627AB" w:rsidRPr="00CD067C" w:rsidRDefault="004627AB" w:rsidP="00250000">
      <w:pPr>
        <w:rPr>
          <w:rtl/>
        </w:rPr>
      </w:pPr>
      <w:r w:rsidRPr="00CD067C">
        <w:rPr>
          <w:rtl/>
        </w:rPr>
        <w:t>"מה?"</w:t>
      </w:r>
    </w:p>
    <w:p w14:paraId="7BDD6075" w14:textId="77777777" w:rsidR="004627AB" w:rsidRPr="00CD067C" w:rsidRDefault="004627AB" w:rsidP="00250000">
      <w:pPr>
        <w:rPr>
          <w:rtl/>
        </w:rPr>
      </w:pPr>
      <w:r w:rsidRPr="00CD067C">
        <w:rPr>
          <w:rtl/>
        </w:rPr>
        <w:t>"מה אתה מתכנן?"</w:t>
      </w:r>
    </w:p>
    <w:p w14:paraId="76CA7272" w14:textId="44A61C83" w:rsidR="004627AB" w:rsidRPr="00CD067C" w:rsidRDefault="004627AB" w:rsidP="000F3B24">
      <w:pPr>
        <w:rPr>
          <w:rtl/>
        </w:rPr>
      </w:pPr>
      <w:r w:rsidRPr="00CD067C">
        <w:rPr>
          <w:rtl/>
        </w:rPr>
        <w:t>"</w:t>
      </w:r>
      <w:r w:rsidR="000F3B24">
        <w:rPr>
          <w:rFonts w:hint="cs"/>
          <w:rtl/>
        </w:rPr>
        <w:t>ללמוד לבגרויות בראש שקט</w:t>
      </w:r>
      <w:r w:rsidRPr="00CD067C">
        <w:rPr>
          <w:rtl/>
        </w:rPr>
        <w:t>."</w:t>
      </w:r>
    </w:p>
    <w:p w14:paraId="4F9568B0" w14:textId="1CB5F321" w:rsidR="004627AB" w:rsidRPr="00CD067C" w:rsidRDefault="004627AB" w:rsidP="00250000">
      <w:pPr>
        <w:rPr>
          <w:rtl/>
        </w:rPr>
      </w:pPr>
      <w:r w:rsidRPr="00CD067C">
        <w:rPr>
          <w:rtl/>
        </w:rPr>
        <w:t xml:space="preserve">היא </w:t>
      </w:r>
      <w:r w:rsidRPr="005F0EC9">
        <w:rPr>
          <w:highlight w:val="green"/>
          <w:rtl/>
        </w:rPr>
        <w:t>הנהנה</w:t>
      </w:r>
      <w:r w:rsidRPr="00CD067C">
        <w:rPr>
          <w:rtl/>
        </w:rPr>
        <w:t>. "</w:t>
      </w:r>
      <w:r w:rsidR="000F3B24">
        <w:rPr>
          <w:rFonts w:hint="cs"/>
          <w:rtl/>
        </w:rPr>
        <w:t xml:space="preserve">מטרה יאה. </w:t>
      </w:r>
      <w:r w:rsidRPr="00CD067C">
        <w:rPr>
          <w:rtl/>
        </w:rPr>
        <w:t>אתם נוסעים שניכם לבד?"</w:t>
      </w:r>
    </w:p>
    <w:p w14:paraId="31DE09B8" w14:textId="77777777" w:rsidR="004627AB" w:rsidRPr="00CD067C" w:rsidRDefault="004627AB" w:rsidP="00250000">
      <w:pPr>
        <w:rPr>
          <w:rtl/>
        </w:rPr>
      </w:pPr>
      <w:r w:rsidRPr="00CD067C">
        <w:rPr>
          <w:rtl/>
        </w:rPr>
        <w:t>"כן."</w:t>
      </w:r>
    </w:p>
    <w:p w14:paraId="2E27B342" w14:textId="4089D1A3" w:rsidR="004627AB" w:rsidRPr="00CD067C" w:rsidRDefault="004627AB" w:rsidP="00250000">
      <w:pPr>
        <w:rPr>
          <w:rtl/>
        </w:rPr>
      </w:pPr>
      <w:r w:rsidRPr="00CD067C">
        <w:rPr>
          <w:rtl/>
        </w:rPr>
        <w:t xml:space="preserve">"אז זהו זה. </w:t>
      </w:r>
      <w:r w:rsidR="00F065F1">
        <w:rPr>
          <w:rtl/>
        </w:rPr>
        <w:t>סוף-סוף</w:t>
      </w:r>
      <w:r w:rsidRPr="00CD067C">
        <w:rPr>
          <w:rtl/>
        </w:rPr>
        <w:t xml:space="preserve"> שניכם לבד. </w:t>
      </w:r>
      <w:r w:rsidR="00F065F1">
        <w:rPr>
          <w:rtl/>
        </w:rPr>
        <w:t>סוף-סוף</w:t>
      </w:r>
      <w:r w:rsidRPr="00CD067C">
        <w:rPr>
          <w:rtl/>
        </w:rPr>
        <w:t>. אני מתה לדעת מה יקרה."</w:t>
      </w:r>
    </w:p>
    <w:p w14:paraId="4414B588" w14:textId="77777777" w:rsidR="004627AB" w:rsidRPr="00CD067C" w:rsidRDefault="004627AB" w:rsidP="00250000">
      <w:pPr>
        <w:rPr>
          <w:rtl/>
        </w:rPr>
      </w:pPr>
      <w:r w:rsidRPr="00CD067C">
        <w:rPr>
          <w:rtl/>
        </w:rPr>
        <w:t>"מה כבר יקרה?"</w:t>
      </w:r>
    </w:p>
    <w:p w14:paraId="6984F1FA" w14:textId="77777777" w:rsidR="004627AB" w:rsidRPr="00CD067C" w:rsidRDefault="004627AB" w:rsidP="00250000">
      <w:pPr>
        <w:rPr>
          <w:rtl/>
        </w:rPr>
      </w:pPr>
      <w:r w:rsidRPr="00CD067C">
        <w:rPr>
          <w:rFonts w:hint="cs"/>
          <w:rtl/>
        </w:rPr>
        <w:t>"אני מתה לדעת."</w:t>
      </w:r>
    </w:p>
    <w:p w14:paraId="2C440047" w14:textId="77777777" w:rsidR="004627AB" w:rsidRPr="00CD067C" w:rsidRDefault="004627AB" w:rsidP="00925518">
      <w:pPr>
        <w:rPr>
          <w:rtl/>
        </w:rPr>
      </w:pPr>
      <w:r w:rsidRPr="00CD067C">
        <w:rPr>
          <w:rtl/>
        </w:rPr>
        <w:t xml:space="preserve">"טוב." הוא קם על רגליו. "את רוצה שאני אמסור </w:t>
      </w:r>
      <w:r w:rsidR="00925518">
        <w:rPr>
          <w:rFonts w:hint="cs"/>
          <w:rtl/>
        </w:rPr>
        <w:t xml:space="preserve">לו </w:t>
      </w:r>
      <w:r w:rsidRPr="00CD067C">
        <w:rPr>
          <w:rtl/>
        </w:rPr>
        <w:t>משהו?"</w:t>
      </w:r>
    </w:p>
    <w:p w14:paraId="47CB7251" w14:textId="77777777" w:rsidR="004627AB" w:rsidRPr="00CD067C" w:rsidRDefault="004627AB" w:rsidP="00250000">
      <w:pPr>
        <w:rPr>
          <w:rtl/>
        </w:rPr>
      </w:pPr>
      <w:r w:rsidRPr="00CD067C">
        <w:rPr>
          <w:rtl/>
        </w:rPr>
        <w:t>"לא."</w:t>
      </w:r>
    </w:p>
    <w:p w14:paraId="62ED750D" w14:textId="77777777" w:rsidR="004627AB" w:rsidRPr="00CD067C" w:rsidRDefault="004627AB" w:rsidP="00250000">
      <w:pPr>
        <w:rPr>
          <w:rtl/>
        </w:rPr>
      </w:pPr>
      <w:r w:rsidRPr="00CD067C">
        <w:rPr>
          <w:rtl/>
        </w:rPr>
        <w:t>"אולי רק למסור ד"ש?"</w:t>
      </w:r>
    </w:p>
    <w:p w14:paraId="4AB05594" w14:textId="77777777" w:rsidR="004627AB" w:rsidRPr="00CD067C" w:rsidRDefault="004627AB" w:rsidP="00250000">
      <w:pPr>
        <w:rPr>
          <w:rtl/>
        </w:rPr>
      </w:pPr>
      <w:r w:rsidRPr="00CD067C">
        <w:rPr>
          <w:rtl/>
        </w:rPr>
        <w:t>"לא, באמת כלום."</w:t>
      </w:r>
    </w:p>
    <w:p w14:paraId="69CFF125" w14:textId="77777777" w:rsidR="004627AB" w:rsidRPr="00CD067C" w:rsidRDefault="004627AB" w:rsidP="00250000">
      <w:pPr>
        <w:rPr>
          <w:rtl/>
        </w:rPr>
      </w:pPr>
      <w:r w:rsidRPr="00CD067C">
        <w:rPr>
          <w:rtl/>
        </w:rPr>
        <w:t>"טוב. אז להתראות."</w:t>
      </w:r>
    </w:p>
    <w:p w14:paraId="6963053C" w14:textId="77777777" w:rsidR="004627AB" w:rsidRDefault="004627AB" w:rsidP="00250000">
      <w:pPr>
        <w:rPr>
          <w:rtl/>
        </w:rPr>
      </w:pPr>
      <w:r w:rsidRPr="00CD067C">
        <w:rPr>
          <w:rtl/>
        </w:rPr>
        <w:t>"תקפוץ לבקר כשתחזור. אני מתה לדעת."</w:t>
      </w:r>
    </w:p>
    <w:p w14:paraId="16CCC51D" w14:textId="77777777" w:rsidR="00925518" w:rsidRPr="00CD067C" w:rsidRDefault="00925518" w:rsidP="00250000">
      <w:pPr>
        <w:rPr>
          <w:rtl/>
        </w:rPr>
      </w:pPr>
    </w:p>
    <w:p w14:paraId="48B295BE" w14:textId="77777777" w:rsidR="006D4660" w:rsidRPr="0044357B" w:rsidRDefault="006D4660" w:rsidP="00322FD3">
      <w:pPr>
        <w:pStyle w:val="Heading2"/>
        <w:rPr>
          <w:rtl/>
        </w:rPr>
      </w:pPr>
      <w:bookmarkStart w:id="78" w:name="_Toc297351160"/>
      <w:bookmarkStart w:id="79" w:name="_Toc322023178"/>
      <w:bookmarkStart w:id="80" w:name="_Toc299174464"/>
      <w:bookmarkStart w:id="81" w:name="_Toc408762905"/>
      <w:r w:rsidRPr="0044357B">
        <w:rPr>
          <w:rtl/>
        </w:rPr>
        <w:t>זהוב</w:t>
      </w:r>
      <w:bookmarkEnd w:id="78"/>
      <w:bookmarkEnd w:id="79"/>
      <w:bookmarkEnd w:id="80"/>
      <w:bookmarkEnd w:id="81"/>
    </w:p>
    <w:p w14:paraId="06277A4F" w14:textId="32EBB2EA" w:rsidR="009D198A" w:rsidRDefault="009D198A" w:rsidP="005F0EC9">
      <w:pPr>
        <w:rPr>
          <w:rtl/>
        </w:rPr>
      </w:pPr>
      <w:r>
        <w:rPr>
          <w:rFonts w:hint="cs"/>
          <w:rtl/>
        </w:rPr>
        <w:t xml:space="preserve">הטיסה הפנויה היחידה בהתראה קצרה ובחודשי הקיץ </w:t>
      </w:r>
      <w:r w:rsidR="005F0EC9">
        <w:rPr>
          <w:rFonts w:hint="cs"/>
          <w:rtl/>
        </w:rPr>
        <w:t>כללה</w:t>
      </w:r>
      <w:r>
        <w:rPr>
          <w:rFonts w:hint="cs"/>
          <w:rtl/>
        </w:rPr>
        <w:t xml:space="preserve"> חניית ביניים בפרנקפורט, </w:t>
      </w:r>
      <w:r w:rsidR="005F0EC9">
        <w:rPr>
          <w:rFonts w:hint="cs"/>
          <w:rtl/>
        </w:rPr>
        <w:t>ו</w:t>
      </w:r>
      <w:r>
        <w:rPr>
          <w:rFonts w:hint="cs"/>
          <w:rtl/>
        </w:rPr>
        <w:t>רק ל</w:t>
      </w:r>
      <w:r w:rsidR="005F0EC9">
        <w:rPr>
          <w:rFonts w:hint="cs"/>
          <w:rtl/>
        </w:rPr>
        <w:t>טיסת ה</w:t>
      </w:r>
      <w:r>
        <w:rPr>
          <w:rFonts w:hint="cs"/>
          <w:rtl/>
        </w:rPr>
        <w:t>חז</w:t>
      </w:r>
      <w:r w:rsidR="005F0EC9">
        <w:rPr>
          <w:rFonts w:hint="cs"/>
          <w:rtl/>
        </w:rPr>
        <w:t>ו</w:t>
      </w:r>
      <w:r>
        <w:rPr>
          <w:rFonts w:hint="cs"/>
          <w:rtl/>
        </w:rPr>
        <w:t xml:space="preserve">ר כעבור שלושה חודשים הם </w:t>
      </w:r>
      <w:r w:rsidR="00EF35A8">
        <w:rPr>
          <w:rFonts w:hint="cs"/>
          <w:rtl/>
        </w:rPr>
        <w:t>הצליחו ל</w:t>
      </w:r>
      <w:r>
        <w:rPr>
          <w:rFonts w:hint="cs"/>
          <w:rtl/>
        </w:rPr>
        <w:t>מצא טיסה ישירה.</w:t>
      </w:r>
    </w:p>
    <w:p w14:paraId="338BEBD6" w14:textId="77777777" w:rsidR="004627AB" w:rsidRPr="00CD067C" w:rsidRDefault="004627AB" w:rsidP="00250000">
      <w:pPr>
        <w:rPr>
          <w:rtl/>
        </w:rPr>
      </w:pPr>
      <w:r w:rsidRPr="00CD067C">
        <w:rPr>
          <w:rtl/>
        </w:rPr>
        <w:t>"מה אתה בדיכאון? תפסיק עם זה."</w:t>
      </w:r>
    </w:p>
    <w:p w14:paraId="19E340FE" w14:textId="77777777" w:rsidR="004627AB" w:rsidRPr="00CD067C" w:rsidRDefault="004627AB" w:rsidP="00250000">
      <w:pPr>
        <w:rPr>
          <w:rtl/>
        </w:rPr>
      </w:pPr>
      <w:r w:rsidRPr="00CD067C">
        <w:rPr>
          <w:rtl/>
        </w:rPr>
        <w:t>"תעזוב אותי, אלכס."</w:t>
      </w:r>
    </w:p>
    <w:p w14:paraId="3E41185B" w14:textId="301927ED" w:rsidR="004627AB" w:rsidRPr="00CD067C" w:rsidRDefault="004627AB" w:rsidP="00250000">
      <w:pPr>
        <w:rPr>
          <w:rtl/>
        </w:rPr>
      </w:pPr>
      <w:r w:rsidRPr="00CD067C">
        <w:rPr>
          <w:rtl/>
        </w:rPr>
        <w:t xml:space="preserve">"אז אל תהיה </w:t>
      </w:r>
      <w:r w:rsidR="00F97A34">
        <w:rPr>
          <w:rtl/>
        </w:rPr>
        <w:t>כל כך</w:t>
      </w:r>
      <w:r w:rsidRPr="00CD067C">
        <w:rPr>
          <w:rtl/>
        </w:rPr>
        <w:t xml:space="preserve"> מדוכא."</w:t>
      </w:r>
    </w:p>
    <w:p w14:paraId="62502ADB" w14:textId="77777777" w:rsidR="004627AB" w:rsidRDefault="004627AB" w:rsidP="00250000">
      <w:pPr>
        <w:rPr>
          <w:rtl/>
        </w:rPr>
      </w:pPr>
      <w:r w:rsidRPr="00CD067C">
        <w:rPr>
          <w:rtl/>
        </w:rPr>
        <w:t>"תן לראות את הסרט בשקט."</w:t>
      </w:r>
    </w:p>
    <w:p w14:paraId="6886663D" w14:textId="2339763C" w:rsidR="003212E1" w:rsidRDefault="003212E1" w:rsidP="003212E1">
      <w:pPr>
        <w:rPr>
          <w:rtl/>
        </w:rPr>
      </w:pPr>
      <w:r>
        <w:rPr>
          <w:rFonts w:hint="cs"/>
          <w:rtl/>
        </w:rPr>
        <w:t xml:space="preserve">ארקדי רואה את הכדורים שאלכס לוקח, ולא מצליח להמנע מלהגיד בקול רם </w:t>
      </w:r>
      <w:r>
        <w:rPr>
          <w:rtl/>
        </w:rPr>
        <w:t>–</w:t>
      </w:r>
      <w:r>
        <w:rPr>
          <w:rFonts w:hint="cs"/>
          <w:rtl/>
        </w:rPr>
        <w:t xml:space="preserve"> אלה הכדורים שלוקחים אנשים שעברו כמה </w:t>
      </w:r>
      <w:r w:rsidR="004D7433">
        <w:rPr>
          <w:rFonts w:hint="cs"/>
          <w:rtl/>
        </w:rPr>
        <w:t>ניסיונ</w:t>
      </w:r>
      <w:r>
        <w:rPr>
          <w:rFonts w:hint="cs"/>
          <w:rtl/>
        </w:rPr>
        <w:t>ות התאבדות כושלים, ב</w:t>
      </w:r>
      <w:r w:rsidR="004D7433">
        <w:rPr>
          <w:rFonts w:hint="cs"/>
          <w:rtl/>
        </w:rPr>
        <w:t>ניסיון</w:t>
      </w:r>
      <w:r>
        <w:rPr>
          <w:rFonts w:hint="cs"/>
          <w:rtl/>
        </w:rPr>
        <w:t xml:space="preserve"> המוצלח שלהם, אחרי שהם חקרו את הנושא. ארקדי חייב לראות איך אלכס מגיב לכל דבר, וגם לדברים שאסור שהוא ידע. והוא רואה איך אלכס מגיב </w:t>
      </w:r>
      <w:r>
        <w:rPr>
          <w:rtl/>
        </w:rPr>
        <w:t>–</w:t>
      </w:r>
      <w:r>
        <w:rPr>
          <w:rFonts w:hint="cs"/>
          <w:rtl/>
        </w:rPr>
        <w:t xml:space="preserve"> </w:t>
      </w:r>
      <w:r>
        <w:t>he registers it</w:t>
      </w:r>
      <w:r>
        <w:rPr>
          <w:rFonts w:hint="cs"/>
          <w:rtl/>
        </w:rPr>
        <w:t xml:space="preserve"> במוחו ולא אומר דבר. אבל ברור שהוא </w:t>
      </w:r>
      <w:r>
        <w:t>commits this piece of information to memory</w:t>
      </w:r>
      <w:r>
        <w:rPr>
          <w:rFonts w:hint="cs"/>
          <w:rtl/>
        </w:rPr>
        <w:t xml:space="preserve">. אצלו לא יהיה </w:t>
      </w:r>
      <w:r w:rsidR="004D7433">
        <w:rPr>
          <w:rFonts w:hint="cs"/>
          <w:rtl/>
        </w:rPr>
        <w:t>ניסיון</w:t>
      </w:r>
      <w:r>
        <w:rPr>
          <w:rFonts w:hint="cs"/>
          <w:rtl/>
        </w:rPr>
        <w:t>-נפל.</w:t>
      </w:r>
    </w:p>
    <w:p w14:paraId="070D251B" w14:textId="77777777" w:rsidR="003212E1" w:rsidRDefault="003212E1" w:rsidP="003212E1">
      <w:pPr>
        <w:rPr>
          <w:rtl/>
        </w:rPr>
      </w:pPr>
      <w:r>
        <w:rPr>
          <w:rFonts w:hint="cs"/>
          <w:rtl/>
        </w:rPr>
        <w:lastRenderedPageBreak/>
        <w:t xml:space="preserve">ארקדי אינו מהאנשים שדברי הבל נפלטים מפיהם מבלי שיוכל לשלוט בכך. ובכל זאת, עם אלכס, גם כשברור לו שעדיף לנצור את לשונו, יש איזו </w:t>
      </w:r>
      <w:r>
        <w:t>compulsion</w:t>
      </w:r>
      <w:r>
        <w:rPr>
          <w:rFonts w:hint="cs"/>
          <w:rtl/>
        </w:rPr>
        <w:t xml:space="preserve"> שמכריח אותו לבדוק איך אלכס יגיב. הוא מוכרח לדעת.</w:t>
      </w:r>
    </w:p>
    <w:p w14:paraId="07EB4A19" w14:textId="02E4E658" w:rsidR="003212E1" w:rsidRPr="00CD067C" w:rsidRDefault="003212E1" w:rsidP="00250000">
      <w:pPr>
        <w:rPr>
          <w:rtl/>
        </w:rPr>
      </w:pPr>
      <w:r>
        <w:rPr>
          <w:rFonts w:hint="cs"/>
          <w:rtl/>
        </w:rPr>
        <w:t xml:space="preserve">וזה הרגע שאלכס מחליט לא לקחת יותר אף כדור, להגמל מכולם בבת אחת. ארקדי רוצה לרצוח אותו על זה אבל כלום לא עוזר וגם כשהם מגיעים לבית וארקדי מוצא את כל הכדורים </w:t>
      </w:r>
      <w:r w:rsidR="0043475C">
        <w:rPr>
          <w:rtl/>
        </w:rPr>
        <w:t>–</w:t>
      </w:r>
      <w:r w:rsidR="0043475C">
        <w:rPr>
          <w:rFonts w:hint="cs"/>
          <w:rtl/>
        </w:rPr>
        <w:t xml:space="preserve"> אספקה ל-3 חודשים </w:t>
      </w:r>
      <w:r w:rsidR="0043475C">
        <w:rPr>
          <w:rtl/>
        </w:rPr>
        <w:t>–</w:t>
      </w:r>
      <w:r w:rsidR="0043475C">
        <w:rPr>
          <w:rFonts w:hint="cs"/>
          <w:rtl/>
        </w:rPr>
        <w:t xml:space="preserve"> </w:t>
      </w:r>
      <w:r>
        <w:rPr>
          <w:rFonts w:hint="cs"/>
          <w:rtl/>
        </w:rPr>
        <w:t>בזבל, הוא מוציא אותם ושומר אצלו.</w:t>
      </w:r>
    </w:p>
    <w:p w14:paraId="3888FE8F" w14:textId="22305EA3" w:rsidR="004627AB" w:rsidRPr="00CD067C" w:rsidRDefault="004627AB" w:rsidP="00016268">
      <w:pPr>
        <w:rPr>
          <w:rtl/>
        </w:rPr>
      </w:pPr>
      <w:r w:rsidRPr="00CD067C">
        <w:rPr>
          <w:rtl/>
        </w:rPr>
        <w:t xml:space="preserve">אלכס </w:t>
      </w:r>
      <w:r w:rsidR="00745972">
        <w:rPr>
          <w:rFonts w:hint="cs"/>
          <w:rtl/>
        </w:rPr>
        <w:t>סיים מ</w:t>
      </w:r>
      <w:r w:rsidR="00EF35A8">
        <w:rPr>
          <w:rFonts w:hint="cs"/>
          <w:rtl/>
        </w:rPr>
        <w:t>הר</w:t>
      </w:r>
      <w:r w:rsidR="005F0EC9">
        <w:rPr>
          <w:rFonts w:hint="cs"/>
          <w:rtl/>
        </w:rPr>
        <w:t xml:space="preserve"> מדי את הספר שהביא לטיסה ו</w:t>
      </w:r>
      <w:r w:rsidRPr="00CD067C">
        <w:rPr>
          <w:rtl/>
        </w:rPr>
        <w:t xml:space="preserve">דפדף בעלון הכרומו של חברת התעופה שהיה תחוב בכיס המושב שמלפניו. ארקדי ישב במעבר ולכן </w:t>
      </w:r>
      <w:r w:rsidR="00016268">
        <w:rPr>
          <w:rFonts w:hint="cs"/>
          <w:rtl/>
        </w:rPr>
        <w:t xml:space="preserve">היה </w:t>
      </w:r>
      <w:r w:rsidRPr="00CD067C">
        <w:rPr>
          <w:rtl/>
        </w:rPr>
        <w:t>יכ</w:t>
      </w:r>
      <w:r w:rsidR="0058374F">
        <w:rPr>
          <w:rFonts w:hint="cs"/>
          <w:rtl/>
        </w:rPr>
        <w:t>ו</w:t>
      </w:r>
      <w:r w:rsidRPr="00CD067C">
        <w:rPr>
          <w:rtl/>
        </w:rPr>
        <w:t>ל</w:t>
      </w:r>
      <w:r w:rsidR="0058374F">
        <w:rPr>
          <w:rFonts w:hint="cs"/>
          <w:rtl/>
        </w:rPr>
        <w:t xml:space="preserve"> </w:t>
      </w:r>
      <w:r w:rsidRPr="00CD067C">
        <w:rPr>
          <w:rtl/>
        </w:rPr>
        <w:t>לפשוט את רגליו קדימה, אבל אלכס ישב במושב האמצעי דחוס כמו דג מלוח. אם א</w:t>
      </w:r>
      <w:r w:rsidR="00016268">
        <w:rPr>
          <w:rtl/>
        </w:rPr>
        <w:t xml:space="preserve">רקדי ימשיך במצב הרוח הזה, גם </w:t>
      </w:r>
      <w:r w:rsidR="00016268">
        <w:rPr>
          <w:rFonts w:hint="cs"/>
          <w:rtl/>
        </w:rPr>
        <w:t>אלכס</w:t>
      </w:r>
      <w:r w:rsidRPr="00CD067C">
        <w:rPr>
          <w:rtl/>
        </w:rPr>
        <w:t xml:space="preserve"> יתדרדר במורדות הדכדוך ואז באמת היה עדי</w:t>
      </w:r>
      <w:r w:rsidR="005777B3">
        <w:rPr>
          <w:rtl/>
        </w:rPr>
        <w:t xml:space="preserve">ף להשאר בארץ. הוא </w:t>
      </w:r>
      <w:r w:rsidRPr="00CD067C">
        <w:rPr>
          <w:rtl/>
        </w:rPr>
        <w:t>ש</w:t>
      </w:r>
      <w:r w:rsidR="005777B3">
        <w:rPr>
          <w:rFonts w:hint="cs"/>
          <w:rtl/>
        </w:rPr>
        <w:t>י</w:t>
      </w:r>
      <w:r w:rsidRPr="00CD067C">
        <w:rPr>
          <w:rtl/>
        </w:rPr>
        <w:t xml:space="preserve">רבט </w:t>
      </w:r>
      <w:r w:rsidR="005777B3">
        <w:rPr>
          <w:rFonts w:hint="cs"/>
          <w:rtl/>
        </w:rPr>
        <w:t xml:space="preserve">כמה מילים </w:t>
      </w:r>
      <w:r w:rsidR="005777B3">
        <w:rPr>
          <w:rtl/>
        </w:rPr>
        <w:t xml:space="preserve">על תמונה </w:t>
      </w:r>
      <w:r w:rsidRPr="00CD067C">
        <w:rPr>
          <w:rtl/>
        </w:rPr>
        <w:t>של שמיים תכולים, עם מטוס בפינה.</w:t>
      </w:r>
    </w:p>
    <w:p w14:paraId="7A9A761C" w14:textId="77777777" w:rsidR="004627AB" w:rsidRPr="00CD067C" w:rsidRDefault="004627AB" w:rsidP="00250000">
      <w:pPr>
        <w:rPr>
          <w:rtl/>
        </w:rPr>
      </w:pPr>
      <w:r w:rsidRPr="00CD067C">
        <w:rPr>
          <w:rtl/>
        </w:rPr>
        <w:t>"ארקדי, תשמע, יש לי חידה בשבילך."</w:t>
      </w:r>
    </w:p>
    <w:p w14:paraId="12B1F8ED" w14:textId="77777777" w:rsidR="004627AB" w:rsidRPr="00CD067C" w:rsidRDefault="004627AB" w:rsidP="00016268">
      <w:pPr>
        <w:rPr>
          <w:rtl/>
        </w:rPr>
      </w:pPr>
      <w:r w:rsidRPr="00CD067C">
        <w:rPr>
          <w:rtl/>
        </w:rPr>
        <w:t>"תפסיק להציק לי, אלכס. כמעט נרדמתי." הוא לא ממש נרדם</w:t>
      </w:r>
      <w:r w:rsidR="0058374F">
        <w:rPr>
          <w:rFonts w:hint="cs"/>
          <w:rtl/>
        </w:rPr>
        <w:t>,</w:t>
      </w:r>
      <w:r w:rsidRPr="00CD067C">
        <w:rPr>
          <w:rtl/>
        </w:rPr>
        <w:t xml:space="preserve"> כי </w:t>
      </w:r>
      <w:r w:rsidR="00016268">
        <w:rPr>
          <w:rFonts w:hint="cs"/>
          <w:rtl/>
        </w:rPr>
        <w:t>ה</w:t>
      </w:r>
      <w:r w:rsidRPr="00CD067C">
        <w:rPr>
          <w:rtl/>
        </w:rPr>
        <w:t xml:space="preserve">דיילות והנוסעים נתקלו </w:t>
      </w:r>
      <w:r w:rsidR="00016268">
        <w:rPr>
          <w:rFonts w:hint="cs"/>
          <w:rtl/>
        </w:rPr>
        <w:t xml:space="preserve">שוב ושוב </w:t>
      </w:r>
      <w:r w:rsidRPr="00CD067C">
        <w:rPr>
          <w:rtl/>
        </w:rPr>
        <w:t>ברגליו הארוכות המתוחות קדימה במעבר.</w:t>
      </w:r>
    </w:p>
    <w:p w14:paraId="50A74D2D" w14:textId="1AEC1BCC" w:rsidR="004627AB" w:rsidRPr="00CD067C" w:rsidRDefault="004627AB" w:rsidP="00250000">
      <w:pPr>
        <w:rPr>
          <w:rtl/>
        </w:rPr>
      </w:pPr>
      <w:r w:rsidRPr="00CD067C">
        <w:rPr>
          <w:rtl/>
        </w:rPr>
        <w:t xml:space="preserve">"אז אתה ער </w:t>
      </w:r>
      <w:r w:rsidR="00F06A3F">
        <w:rPr>
          <w:rtl/>
        </w:rPr>
        <w:t>עכשיו</w:t>
      </w:r>
      <w:r w:rsidRPr="00CD067C">
        <w:rPr>
          <w:rtl/>
        </w:rPr>
        <w:t>? תשמע חידה: מה המשותף לאותיות הבאות – ז', ט', נ', ע'."</w:t>
      </w:r>
    </w:p>
    <w:p w14:paraId="3D489037" w14:textId="77777777" w:rsidR="004627AB" w:rsidRPr="00CD067C" w:rsidRDefault="004627AB" w:rsidP="00250000">
      <w:pPr>
        <w:rPr>
          <w:rtl/>
        </w:rPr>
      </w:pPr>
      <w:r w:rsidRPr="00CD067C">
        <w:rPr>
          <w:rtl/>
        </w:rPr>
        <w:t>"אין לי מושג."</w:t>
      </w:r>
    </w:p>
    <w:p w14:paraId="23D151CB" w14:textId="77777777" w:rsidR="004627AB" w:rsidRPr="00CD067C" w:rsidRDefault="004627AB" w:rsidP="00250000">
      <w:pPr>
        <w:rPr>
          <w:rtl/>
        </w:rPr>
      </w:pPr>
      <w:r w:rsidRPr="00CD067C">
        <w:rPr>
          <w:rtl/>
        </w:rPr>
        <w:t>"תחשוב."</w:t>
      </w:r>
    </w:p>
    <w:p w14:paraId="303B9AFC" w14:textId="77777777" w:rsidR="004627AB" w:rsidRPr="00CD067C" w:rsidRDefault="004627AB" w:rsidP="00250000">
      <w:pPr>
        <w:rPr>
          <w:rtl/>
        </w:rPr>
      </w:pPr>
      <w:r w:rsidRPr="00CD067C">
        <w:rPr>
          <w:rtl/>
        </w:rPr>
        <w:t>"לא רוצה לחשוב."</w:t>
      </w:r>
    </w:p>
    <w:p w14:paraId="79B57EE6" w14:textId="77777777" w:rsidR="004627AB" w:rsidRPr="00CD067C" w:rsidRDefault="004627AB" w:rsidP="00250000">
      <w:pPr>
        <w:rPr>
          <w:rtl/>
        </w:rPr>
      </w:pPr>
      <w:r w:rsidRPr="00CD067C">
        <w:rPr>
          <w:rtl/>
        </w:rPr>
        <w:t>"להגיד לך?"</w:t>
      </w:r>
    </w:p>
    <w:p w14:paraId="42D23717" w14:textId="77777777" w:rsidR="004627AB" w:rsidRPr="00CD067C" w:rsidRDefault="004627AB" w:rsidP="00250000">
      <w:pPr>
        <w:rPr>
          <w:rtl/>
        </w:rPr>
      </w:pPr>
      <w:r w:rsidRPr="00CD067C">
        <w:rPr>
          <w:rtl/>
        </w:rPr>
        <w:t>"אם אתה חייב."</w:t>
      </w:r>
    </w:p>
    <w:p w14:paraId="159838D0" w14:textId="77777777" w:rsidR="004627AB" w:rsidRPr="00CD067C" w:rsidRDefault="004627AB" w:rsidP="00250000">
      <w:pPr>
        <w:rPr>
          <w:rtl/>
        </w:rPr>
      </w:pPr>
      <w:r w:rsidRPr="00CD067C">
        <w:rPr>
          <w:rtl/>
        </w:rPr>
        <w:t>"אלה האותיות היחידות שאין באף צבע."</w:t>
      </w:r>
    </w:p>
    <w:p w14:paraId="0BC833AC" w14:textId="77777777" w:rsidR="004627AB" w:rsidRPr="00CD067C" w:rsidRDefault="004627AB" w:rsidP="00250000">
      <w:pPr>
        <w:rPr>
          <w:rtl/>
        </w:rPr>
      </w:pPr>
      <w:r w:rsidRPr="00CD067C">
        <w:rPr>
          <w:rtl/>
        </w:rPr>
        <w:t>"אף צבע?"</w:t>
      </w:r>
    </w:p>
    <w:p w14:paraId="1A72F220" w14:textId="77777777" w:rsidR="004627AB" w:rsidRPr="00CD067C" w:rsidRDefault="004627AB" w:rsidP="00250000">
      <w:pPr>
        <w:rPr>
          <w:rtl/>
        </w:rPr>
      </w:pPr>
      <w:r w:rsidRPr="00CD067C">
        <w:rPr>
          <w:rtl/>
        </w:rPr>
        <w:t>"כן, לא כותבים אף צבע עם האותיות האלה."</w:t>
      </w:r>
    </w:p>
    <w:p w14:paraId="46BF88A5" w14:textId="77777777" w:rsidR="004627AB" w:rsidRPr="00CD067C" w:rsidRDefault="004627AB" w:rsidP="00250000">
      <w:pPr>
        <w:rPr>
          <w:rtl/>
        </w:rPr>
      </w:pPr>
      <w:r w:rsidRPr="00CD067C">
        <w:rPr>
          <w:rtl/>
        </w:rPr>
        <w:t>"על מה אתה מדבר? יש נ' ב'לבן'."</w:t>
      </w:r>
    </w:p>
    <w:p w14:paraId="3CEA05AC" w14:textId="77777777" w:rsidR="004627AB" w:rsidRPr="00CD067C" w:rsidRDefault="004627AB" w:rsidP="00250000">
      <w:pPr>
        <w:rPr>
          <w:rtl/>
        </w:rPr>
      </w:pPr>
      <w:r w:rsidRPr="00CD067C">
        <w:rPr>
          <w:rtl/>
        </w:rPr>
        <w:t>"לא, התכוונתי רק לצבעים שכותבים עם ארבע אותיות, כשהשלישית היא ו'. שמת לב שהשמות של רוב הצבעים עוקבים אחר התבנית הקאנונית הזאת?"</w:t>
      </w:r>
    </w:p>
    <w:p w14:paraId="78E86841" w14:textId="77777777" w:rsidR="004627AB" w:rsidRPr="00CD067C" w:rsidRDefault="004627AB" w:rsidP="00250000">
      <w:pPr>
        <w:rPr>
          <w:rtl/>
        </w:rPr>
      </w:pPr>
      <w:r w:rsidRPr="00CD067C">
        <w:rPr>
          <w:rtl/>
        </w:rPr>
        <w:t>"תבנית קאנונית?"</w:t>
      </w:r>
    </w:p>
    <w:p w14:paraId="06F47E7A" w14:textId="77777777" w:rsidR="004627AB" w:rsidRPr="00CD067C" w:rsidRDefault="004627AB" w:rsidP="00250000">
      <w:pPr>
        <w:rPr>
          <w:rtl/>
        </w:rPr>
      </w:pPr>
      <w:r w:rsidRPr="00CD067C">
        <w:rPr>
          <w:rtl/>
        </w:rPr>
        <w:t>"כן, שים לב. הצבעים, כחול, אדום וירוק שהם צבעי הבסיס וצהוב, שחור, כתום, אפור, סגול, ורוד. כל אלה הם צבעים בעלי ארבע אותיות כשהשלישית היא ו'. והאותיות ז', ט', נ' ו-ע' לא מופיעות באף אחד מהצבעים האלה. יש עוד את הצבעים לבן, חום, בז' וטורקיז, אבל הם לא עוקבים אחר התבנית הקאנונית הזאת."</w:t>
      </w:r>
    </w:p>
    <w:p w14:paraId="6CA4C158" w14:textId="77777777" w:rsidR="004627AB" w:rsidRPr="00CD067C" w:rsidRDefault="004627AB" w:rsidP="00250000">
      <w:pPr>
        <w:rPr>
          <w:rtl/>
        </w:rPr>
      </w:pPr>
      <w:r w:rsidRPr="00CD067C">
        <w:rPr>
          <w:rtl/>
        </w:rPr>
        <w:t xml:space="preserve">"אז מה?" </w:t>
      </w:r>
    </w:p>
    <w:p w14:paraId="079A4190" w14:textId="77777777" w:rsidR="004627AB" w:rsidRPr="00CD067C" w:rsidRDefault="004627AB" w:rsidP="00250000">
      <w:pPr>
        <w:rPr>
          <w:rtl/>
        </w:rPr>
      </w:pPr>
      <w:r w:rsidRPr="00CD067C">
        <w:rPr>
          <w:rtl/>
        </w:rPr>
        <w:t>"אז זאת החידה."</w:t>
      </w:r>
    </w:p>
    <w:p w14:paraId="43D1D6B4" w14:textId="77777777" w:rsidR="004627AB" w:rsidRPr="00CD067C" w:rsidRDefault="004627AB" w:rsidP="00250000">
      <w:pPr>
        <w:rPr>
          <w:rtl/>
        </w:rPr>
      </w:pPr>
      <w:r w:rsidRPr="00CD067C">
        <w:rPr>
          <w:rtl/>
        </w:rPr>
        <w:t>"זאת חידה דבילית."</w:t>
      </w:r>
    </w:p>
    <w:p w14:paraId="6426835E" w14:textId="77777777" w:rsidR="004627AB" w:rsidRPr="00CD067C" w:rsidRDefault="004627AB" w:rsidP="00250000">
      <w:pPr>
        <w:rPr>
          <w:rtl/>
        </w:rPr>
      </w:pPr>
      <w:r w:rsidRPr="00CD067C">
        <w:rPr>
          <w:rtl/>
        </w:rPr>
        <w:t>"לא נכון. מארק המציא אותה."</w:t>
      </w:r>
    </w:p>
    <w:p w14:paraId="348A8E08" w14:textId="77777777" w:rsidR="004627AB" w:rsidRPr="00CD067C" w:rsidRDefault="004627AB" w:rsidP="00016268">
      <w:pPr>
        <w:rPr>
          <w:rtl/>
        </w:rPr>
      </w:pPr>
      <w:r w:rsidRPr="00CD067C">
        <w:rPr>
          <w:rtl/>
        </w:rPr>
        <w:t xml:space="preserve">"הייתי </w:t>
      </w:r>
      <w:r w:rsidR="00016268">
        <w:rPr>
          <w:rFonts w:hint="cs"/>
          <w:rtl/>
        </w:rPr>
        <w:t>צריך</w:t>
      </w:r>
      <w:r w:rsidR="00016268">
        <w:rPr>
          <w:rtl/>
        </w:rPr>
        <w:t xml:space="preserve"> לנחש שמארק </w:t>
      </w:r>
      <w:r w:rsidR="00016268">
        <w:rPr>
          <w:rFonts w:hint="cs"/>
          <w:rtl/>
        </w:rPr>
        <w:t>י</w:t>
      </w:r>
      <w:r w:rsidRPr="00CD067C">
        <w:rPr>
          <w:rtl/>
        </w:rPr>
        <w:t>מציא את השטות הזאת, הוא אוהב להכתיר מושגים שקרובים לליבו כקאנוני</w:t>
      </w:r>
      <w:r w:rsidR="004E1921">
        <w:rPr>
          <w:rFonts w:hint="cs"/>
          <w:rtl/>
        </w:rPr>
        <w:t>י</w:t>
      </w:r>
      <w:r w:rsidRPr="00CD067C">
        <w:rPr>
          <w:rtl/>
        </w:rPr>
        <w:t>ם. וחוץ מזה, צבעי הבסיס הם כחול, אדום וצהוב, לא ירוק."</w:t>
      </w:r>
    </w:p>
    <w:p w14:paraId="42779D6D" w14:textId="0AE7C23B" w:rsidR="004627AB" w:rsidRPr="00CD067C" w:rsidRDefault="004627AB" w:rsidP="00016268">
      <w:pPr>
        <w:rPr>
          <w:rtl/>
        </w:rPr>
      </w:pPr>
      <w:r w:rsidRPr="00CD067C">
        <w:rPr>
          <w:rtl/>
        </w:rPr>
        <w:lastRenderedPageBreak/>
        <w:t xml:space="preserve">"אתה צודק לגבי אור מוחזר, אבל באור ישיר </w:t>
      </w:r>
      <w:r w:rsidR="00056CF3">
        <w:rPr>
          <w:rtl/>
        </w:rPr>
        <w:t>–</w:t>
      </w:r>
      <w:r w:rsidR="00056CF3">
        <w:rPr>
          <w:rFonts w:hint="cs"/>
          <w:rtl/>
        </w:rPr>
        <w:t xml:space="preserve"> </w:t>
      </w:r>
      <w:r w:rsidRPr="00CD067C">
        <w:rPr>
          <w:rtl/>
        </w:rPr>
        <w:t>צבעי הבסיס הם כחול אדום וירוק. תסתכל</w:t>
      </w:r>
      <w:r w:rsidR="00016268">
        <w:rPr>
          <w:rtl/>
        </w:rPr>
        <w:t xml:space="preserve"> ב</w:t>
      </w:r>
      <w:r w:rsidR="00C45B28">
        <w:rPr>
          <w:rtl/>
        </w:rPr>
        <w:t>טלוויז</w:t>
      </w:r>
      <w:r w:rsidR="00016268">
        <w:rPr>
          <w:rtl/>
        </w:rPr>
        <w:t>יה, כל פיקסל מורכב</w:t>
      </w:r>
      <w:r w:rsidRPr="00CD067C">
        <w:rPr>
          <w:rtl/>
        </w:rPr>
        <w:t xml:space="preserve"> משלוש נוריות, כחולה אדומה וירוקה."</w:t>
      </w:r>
      <w:r w:rsidR="00882681">
        <w:rPr>
          <w:rFonts w:hint="cs"/>
          <w:rtl/>
        </w:rPr>
        <w:t xml:space="preserve"> [גם ב</w:t>
      </w:r>
      <w:r w:rsidR="00882681">
        <w:rPr>
          <w:rFonts w:hint="cs"/>
        </w:rPr>
        <w:t>LED</w:t>
      </w:r>
      <w:r w:rsidR="00882681">
        <w:rPr>
          <w:rFonts w:hint="cs"/>
          <w:rtl/>
        </w:rPr>
        <w:t xml:space="preserve"> ???]</w:t>
      </w:r>
    </w:p>
    <w:p w14:paraId="01DF343F" w14:textId="578C7273" w:rsidR="004627AB" w:rsidRPr="00CD067C" w:rsidRDefault="00882681" w:rsidP="00056CF3">
      <w:pPr>
        <w:rPr>
          <w:rtl/>
        </w:rPr>
      </w:pPr>
      <w:r>
        <w:rPr>
          <w:rtl/>
        </w:rPr>
        <w:t>"</w:t>
      </w:r>
      <w:r w:rsidR="006C67CE">
        <w:rPr>
          <w:rFonts w:hint="cs"/>
          <w:rtl/>
        </w:rPr>
        <w:t xml:space="preserve">אהה... </w:t>
      </w:r>
      <w:r>
        <w:rPr>
          <w:rtl/>
        </w:rPr>
        <w:t>זה ממש מרתק</w:t>
      </w:r>
      <w:r w:rsidR="00016268">
        <w:rPr>
          <w:rFonts w:hint="cs"/>
          <w:rtl/>
        </w:rPr>
        <w:t xml:space="preserve">," </w:t>
      </w:r>
      <w:r>
        <w:rPr>
          <w:rFonts w:hint="cs"/>
          <w:rtl/>
        </w:rPr>
        <w:t>ארקדי</w:t>
      </w:r>
      <w:r w:rsidR="00BA18FB">
        <w:rPr>
          <w:rFonts w:hint="cs"/>
          <w:rtl/>
        </w:rPr>
        <w:t xml:space="preserve"> </w:t>
      </w:r>
      <w:r w:rsidR="00056CF3">
        <w:rPr>
          <w:rFonts w:hint="cs"/>
          <w:rtl/>
        </w:rPr>
        <w:t>לעג, מ</w:t>
      </w:r>
      <w:r w:rsidR="00016268">
        <w:rPr>
          <w:rFonts w:hint="cs"/>
          <w:rtl/>
        </w:rPr>
        <w:t>חפ</w:t>
      </w:r>
      <w:r w:rsidR="00056CF3">
        <w:rPr>
          <w:rFonts w:hint="cs"/>
          <w:rtl/>
        </w:rPr>
        <w:t>ה</w:t>
      </w:r>
      <w:r w:rsidR="00016268">
        <w:rPr>
          <w:rFonts w:hint="cs"/>
          <w:rtl/>
        </w:rPr>
        <w:t xml:space="preserve"> על</w:t>
      </w:r>
      <w:r w:rsidR="00BA18FB">
        <w:rPr>
          <w:rFonts w:hint="cs"/>
          <w:rtl/>
        </w:rPr>
        <w:t xml:space="preserve"> </w:t>
      </w:r>
      <w:r w:rsidR="00056CF3" w:rsidRPr="00CC660D">
        <w:rPr>
          <w:rFonts w:hint="cs"/>
          <w:highlight w:val="red"/>
          <w:rtl/>
        </w:rPr>
        <w:t>הריגוש</w:t>
      </w:r>
      <w:r w:rsidR="00056CF3">
        <w:rPr>
          <w:rFonts w:hint="cs"/>
          <w:rtl/>
        </w:rPr>
        <w:t xml:space="preserve"> שאחז בו על</w:t>
      </w:r>
      <w:r w:rsidR="00BA18FB">
        <w:rPr>
          <w:rFonts w:hint="cs"/>
          <w:rtl/>
        </w:rPr>
        <w:t xml:space="preserve"> </w:t>
      </w:r>
      <w:r>
        <w:rPr>
          <w:rFonts w:hint="cs"/>
          <w:rtl/>
        </w:rPr>
        <w:t xml:space="preserve">שהבין </w:t>
      </w:r>
      <w:r w:rsidR="00F065F1">
        <w:rPr>
          <w:rFonts w:hint="cs"/>
          <w:rtl/>
        </w:rPr>
        <w:t>סוף-סוף</w:t>
      </w:r>
      <w:r w:rsidR="00BA18FB">
        <w:rPr>
          <w:rFonts w:hint="cs"/>
          <w:rtl/>
        </w:rPr>
        <w:t xml:space="preserve"> </w:t>
      </w:r>
      <w:r>
        <w:rPr>
          <w:rFonts w:hint="cs"/>
          <w:rtl/>
        </w:rPr>
        <w:t xml:space="preserve">את </w:t>
      </w:r>
      <w:r w:rsidR="002D31CF">
        <w:rPr>
          <w:rFonts w:hint="cs"/>
          <w:rtl/>
        </w:rPr>
        <w:t xml:space="preserve">עניין </w:t>
      </w:r>
      <w:r>
        <w:rPr>
          <w:rFonts w:hint="cs"/>
          <w:rtl/>
        </w:rPr>
        <w:t>המדוכים ברשתית</w:t>
      </w:r>
      <w:r w:rsidR="00016268">
        <w:rPr>
          <w:rFonts w:hint="cs"/>
          <w:rtl/>
        </w:rPr>
        <w:t xml:space="preserve"> בעקבות הסבר קצר זה.</w:t>
      </w:r>
      <w:r w:rsidR="004627AB" w:rsidRPr="00CD067C">
        <w:rPr>
          <w:rtl/>
        </w:rPr>
        <w:t xml:space="preserve"> </w:t>
      </w:r>
      <w:r>
        <w:rPr>
          <w:rFonts w:hint="cs"/>
          <w:rtl/>
        </w:rPr>
        <w:t>"</w:t>
      </w:r>
      <w:r w:rsidR="004627AB" w:rsidRPr="00CD067C">
        <w:rPr>
          <w:rtl/>
        </w:rPr>
        <w:t>ולמה אתה לא מספר לי חידה משל עצמך? למה רק חידות שמארק המציא?"</w:t>
      </w:r>
    </w:p>
    <w:p w14:paraId="6AE3F999" w14:textId="77777777" w:rsidR="004627AB" w:rsidRPr="00CD067C" w:rsidRDefault="004627AB" w:rsidP="00250000">
      <w:pPr>
        <w:rPr>
          <w:rtl/>
        </w:rPr>
      </w:pPr>
      <w:r w:rsidRPr="00CD067C">
        <w:rPr>
          <w:rtl/>
        </w:rPr>
        <w:t>"כי הוא חכם."</w:t>
      </w:r>
    </w:p>
    <w:p w14:paraId="46EB62F0" w14:textId="77777777" w:rsidR="004627AB" w:rsidRPr="00CD067C" w:rsidRDefault="004627AB" w:rsidP="00250000">
      <w:pPr>
        <w:rPr>
          <w:rtl/>
        </w:rPr>
      </w:pPr>
      <w:r w:rsidRPr="00CD067C">
        <w:rPr>
          <w:rtl/>
        </w:rPr>
        <w:t>"אנחנו יותר חכמים ממנו. יש ז' בצבע 'זהוב'."</w:t>
      </w:r>
    </w:p>
    <w:p w14:paraId="4F3F616F" w14:textId="77777777" w:rsidR="004627AB" w:rsidRPr="00CD067C" w:rsidRDefault="004627AB" w:rsidP="00250000">
      <w:pPr>
        <w:rPr>
          <w:rtl/>
        </w:rPr>
      </w:pPr>
      <w:r w:rsidRPr="00CD067C">
        <w:rPr>
          <w:rtl/>
        </w:rPr>
        <w:t>"זהוב? מה זה זהוב?"</w:t>
      </w:r>
    </w:p>
    <w:p w14:paraId="4D89CDC5" w14:textId="77777777" w:rsidR="004627AB" w:rsidRPr="00CD067C" w:rsidRDefault="004627AB" w:rsidP="00250000">
      <w:pPr>
        <w:rPr>
          <w:rtl/>
        </w:rPr>
      </w:pPr>
      <w:r w:rsidRPr="00CD067C">
        <w:rPr>
          <w:rtl/>
        </w:rPr>
        <w:t>"זה צבע שאחיך הגאון לא חשב עליו."</w:t>
      </w:r>
    </w:p>
    <w:p w14:paraId="3AA7CE5E" w14:textId="77777777" w:rsidR="004627AB" w:rsidRPr="00CD067C" w:rsidRDefault="004627AB" w:rsidP="00250000">
      <w:pPr>
        <w:rPr>
          <w:rtl/>
        </w:rPr>
      </w:pPr>
      <w:r w:rsidRPr="00CD067C">
        <w:rPr>
          <w:rtl/>
        </w:rPr>
        <w:t>"זהוב זה לא צבע."</w:t>
      </w:r>
    </w:p>
    <w:p w14:paraId="52A4B0C8" w14:textId="77777777" w:rsidR="004627AB" w:rsidRPr="00CD067C" w:rsidRDefault="004627AB" w:rsidP="00250000">
      <w:pPr>
        <w:rPr>
          <w:rtl/>
        </w:rPr>
      </w:pPr>
      <w:r w:rsidRPr="00CD067C">
        <w:rPr>
          <w:rtl/>
        </w:rPr>
        <w:t>"וזאת לא חידה."</w:t>
      </w:r>
    </w:p>
    <w:p w14:paraId="131ED12F" w14:textId="3575DF3C" w:rsidR="004627AB" w:rsidRPr="00CD067C" w:rsidRDefault="004627AB" w:rsidP="00EF35A8">
      <w:pPr>
        <w:rPr>
          <w:rtl/>
        </w:rPr>
      </w:pPr>
      <w:r w:rsidRPr="00CD067C">
        <w:rPr>
          <w:rtl/>
        </w:rPr>
        <w:t xml:space="preserve">"בסדר, ארקדי. מה אתה רוצה? אתה עומד להשאר בכזה מצב רוח כל </w:t>
      </w:r>
      <w:r w:rsidR="00EF35A8">
        <w:rPr>
          <w:rFonts w:hint="cs"/>
          <w:rtl/>
        </w:rPr>
        <w:t>הנסיעה</w:t>
      </w:r>
      <w:r w:rsidRPr="00CD067C">
        <w:rPr>
          <w:rtl/>
        </w:rPr>
        <w:t>?"</w:t>
      </w:r>
    </w:p>
    <w:p w14:paraId="204BBA77" w14:textId="77777777" w:rsidR="004627AB" w:rsidRPr="00CD067C" w:rsidRDefault="004627AB" w:rsidP="00250000">
      <w:pPr>
        <w:rPr>
          <w:rtl/>
        </w:rPr>
      </w:pPr>
      <w:r w:rsidRPr="00CD067C">
        <w:rPr>
          <w:rtl/>
        </w:rPr>
        <w:t>"למה לא?"</w:t>
      </w:r>
    </w:p>
    <w:p w14:paraId="143D1829" w14:textId="77777777" w:rsidR="004627AB" w:rsidRPr="00CD067C" w:rsidRDefault="004627AB" w:rsidP="00250000">
      <w:pPr>
        <w:rPr>
          <w:rtl/>
        </w:rPr>
      </w:pPr>
      <w:r w:rsidRPr="00CD067C">
        <w:rPr>
          <w:rtl/>
        </w:rPr>
        <w:t>"כי מדכא אותי לראות אותך ככה."</w:t>
      </w:r>
    </w:p>
    <w:p w14:paraId="06D4A7D4" w14:textId="77777777" w:rsidR="004627AB" w:rsidRPr="00CD067C" w:rsidRDefault="004627AB" w:rsidP="00250000">
      <w:pPr>
        <w:rPr>
          <w:rtl/>
        </w:rPr>
      </w:pPr>
      <w:r w:rsidRPr="00CD067C">
        <w:rPr>
          <w:rtl/>
        </w:rPr>
        <w:t>"לא ידעתי שאני צריך להיות הליצן שלך."</w:t>
      </w:r>
    </w:p>
    <w:p w14:paraId="273715B5" w14:textId="77777777" w:rsidR="004627AB" w:rsidRPr="00CD067C" w:rsidRDefault="004627AB" w:rsidP="00250000">
      <w:pPr>
        <w:rPr>
          <w:rtl/>
        </w:rPr>
      </w:pPr>
      <w:r w:rsidRPr="00CD067C">
        <w:rPr>
          <w:rtl/>
        </w:rPr>
        <w:t>"לא הליצן שלי, אבל... למה אתה עצוב? רק בגלל הדס?"</w:t>
      </w:r>
    </w:p>
    <w:p w14:paraId="0748823F" w14:textId="77777777" w:rsidR="004627AB" w:rsidRPr="00CD067C" w:rsidRDefault="004627AB" w:rsidP="00250000">
      <w:pPr>
        <w:rPr>
          <w:rtl/>
        </w:rPr>
      </w:pPr>
      <w:r w:rsidRPr="00CD067C">
        <w:rPr>
          <w:rtl/>
        </w:rPr>
        <w:t>"רק? למה רק?"</w:t>
      </w:r>
    </w:p>
    <w:p w14:paraId="03B954ED" w14:textId="77777777" w:rsidR="004627AB" w:rsidRPr="00CD067C" w:rsidRDefault="004627AB" w:rsidP="00250000">
      <w:pPr>
        <w:rPr>
          <w:rtl/>
        </w:rPr>
      </w:pPr>
      <w:r w:rsidRPr="00CD067C">
        <w:rPr>
          <w:rtl/>
        </w:rPr>
        <w:t>"כי יש עוד בנות</w:t>
      </w:r>
      <w:r w:rsidR="00EF35A8">
        <w:rPr>
          <w:rFonts w:hint="cs"/>
          <w:rtl/>
        </w:rPr>
        <w:t xml:space="preserve"> בעולם הזה</w:t>
      </w:r>
      <w:r w:rsidRPr="00CD067C">
        <w:rPr>
          <w:rtl/>
        </w:rPr>
        <w:t>."</w:t>
      </w:r>
    </w:p>
    <w:p w14:paraId="77FBB7C0" w14:textId="77777777" w:rsidR="004627AB" w:rsidRPr="00CD067C" w:rsidRDefault="004627AB" w:rsidP="00250000">
      <w:pPr>
        <w:rPr>
          <w:rtl/>
        </w:rPr>
      </w:pPr>
      <w:r w:rsidRPr="00CD067C">
        <w:rPr>
          <w:rtl/>
        </w:rPr>
        <w:t>"לא בשבילי."</w:t>
      </w:r>
    </w:p>
    <w:p w14:paraId="0EC52EAC" w14:textId="77777777" w:rsidR="004627AB" w:rsidRPr="00CD067C" w:rsidRDefault="004627AB" w:rsidP="00250000">
      <w:pPr>
        <w:rPr>
          <w:rtl/>
        </w:rPr>
      </w:pPr>
      <w:r w:rsidRPr="00CD067C">
        <w:rPr>
          <w:rtl/>
        </w:rPr>
        <w:t>"כן בשבילך. למה לא בשבילך?"</w:t>
      </w:r>
    </w:p>
    <w:p w14:paraId="3D9C41F2" w14:textId="77777777" w:rsidR="004627AB" w:rsidRPr="00CD067C" w:rsidRDefault="004627AB" w:rsidP="00250000">
      <w:pPr>
        <w:rPr>
          <w:rtl/>
        </w:rPr>
      </w:pPr>
      <w:r w:rsidRPr="00CD067C">
        <w:rPr>
          <w:rtl/>
        </w:rPr>
        <w:t>"אלכס, אתה לא מבין בזה כלום."</w:t>
      </w:r>
    </w:p>
    <w:p w14:paraId="2E9AA301" w14:textId="77777777" w:rsidR="004627AB" w:rsidRPr="00CD067C" w:rsidRDefault="004627AB" w:rsidP="00056CF3">
      <w:pPr>
        <w:rPr>
          <w:rtl/>
        </w:rPr>
      </w:pPr>
      <w:r w:rsidRPr="00CD067C">
        <w:rPr>
          <w:rtl/>
        </w:rPr>
        <w:t>"נראה לי שאני דוקא כן מבין בזה קצת."</w:t>
      </w:r>
    </w:p>
    <w:p w14:paraId="7D6C18C7" w14:textId="77777777" w:rsidR="004627AB" w:rsidRPr="00CD067C" w:rsidRDefault="004627AB" w:rsidP="00250000">
      <w:pPr>
        <w:rPr>
          <w:rtl/>
        </w:rPr>
      </w:pPr>
      <w:r w:rsidRPr="00CD067C">
        <w:rPr>
          <w:rtl/>
        </w:rPr>
        <w:t>"אין לך שמץ של מושג. זה בא לך בכזאת קלות."</w:t>
      </w:r>
    </w:p>
    <w:p w14:paraId="36FF8C12" w14:textId="77777777" w:rsidR="004627AB" w:rsidRPr="00CD067C" w:rsidRDefault="004627AB" w:rsidP="00250000">
      <w:pPr>
        <w:rPr>
          <w:rtl/>
        </w:rPr>
      </w:pPr>
      <w:r w:rsidRPr="00CD067C">
        <w:rPr>
          <w:rtl/>
        </w:rPr>
        <w:t xml:space="preserve">הדיילת עברה וחילקה מגבונים לחים. </w:t>
      </w:r>
    </w:p>
    <w:p w14:paraId="04AD5919" w14:textId="77777777" w:rsidR="004627AB" w:rsidRDefault="004627AB" w:rsidP="002D31CF">
      <w:pPr>
        <w:rPr>
          <w:rtl/>
        </w:rPr>
      </w:pPr>
      <w:r w:rsidRPr="00CD067C">
        <w:rPr>
          <w:rtl/>
        </w:rPr>
        <w:t xml:space="preserve">"אני משתגע </w:t>
      </w:r>
      <w:r w:rsidR="002D31CF">
        <w:rPr>
          <w:rFonts w:hint="cs"/>
          <w:rtl/>
        </w:rPr>
        <w:t xml:space="preserve">שאסור לעשן </w:t>
      </w:r>
      <w:r w:rsidRPr="00CD067C">
        <w:rPr>
          <w:rtl/>
        </w:rPr>
        <w:t>פה," אמר אלכס כשניגב את ערפו ופניו.</w:t>
      </w:r>
    </w:p>
    <w:p w14:paraId="093FBD4C" w14:textId="77777777" w:rsidR="00016268" w:rsidRPr="00CD067C" w:rsidRDefault="00016268" w:rsidP="002D31CF">
      <w:pPr>
        <w:rPr>
          <w:rtl/>
        </w:rPr>
      </w:pPr>
    </w:p>
    <w:p w14:paraId="6D4DBC56" w14:textId="77777777" w:rsidR="006D4660" w:rsidRPr="00037DA5" w:rsidRDefault="00A32F44" w:rsidP="00322FD3">
      <w:pPr>
        <w:pStyle w:val="Heading2"/>
        <w:rPr>
          <w:rtl/>
        </w:rPr>
      </w:pPr>
      <w:r>
        <w:rPr>
          <w:rFonts w:hint="cs"/>
          <w:rtl/>
        </w:rPr>
        <w:t>הכל מודפס צפוף</w:t>
      </w:r>
    </w:p>
    <w:p w14:paraId="44EEE8DA" w14:textId="62BD3CFF" w:rsidR="008711E0" w:rsidRDefault="00E83E40" w:rsidP="00744501">
      <w:pPr>
        <w:rPr>
          <w:rtl/>
        </w:rPr>
      </w:pPr>
      <w:r w:rsidRPr="00E83E40">
        <w:rPr>
          <w:rFonts w:cs="Times New Roman"/>
          <w:rtl/>
        </w:rPr>
        <w:t>רעיון לגבי המבורג:</w:t>
      </w:r>
    </w:p>
    <w:p w14:paraId="601CDFE8" w14:textId="387E122F" w:rsidR="00E83E40" w:rsidRDefault="00E83E40" w:rsidP="00744501">
      <w:pPr>
        <w:rPr>
          <w:rtl/>
        </w:rPr>
      </w:pPr>
      <w:r w:rsidRPr="00E83E40">
        <w:rPr>
          <w:rFonts w:cs="Times New Roman"/>
          <w:rtl/>
        </w:rPr>
        <w:t>להתחיל כל פרק במשפט שאלכס אומר בגרמנית</w:t>
      </w:r>
    </w:p>
    <w:p w14:paraId="222FDE18" w14:textId="77777777" w:rsidR="00E83E40" w:rsidRDefault="00E83E40" w:rsidP="00744501">
      <w:pPr>
        <w:rPr>
          <w:rtl/>
        </w:rPr>
      </w:pPr>
    </w:p>
    <w:p w14:paraId="53575947" w14:textId="5BD2E65C" w:rsidR="008711E0" w:rsidRDefault="008711E0" w:rsidP="00744501">
      <w:pPr>
        <w:rPr>
          <w:rtl/>
        </w:rPr>
      </w:pPr>
      <w:r>
        <w:rPr>
          <w:rFonts w:hint="cs"/>
          <w:rtl/>
        </w:rPr>
        <w:t>הערה עצומה: הוא פוגש פה גם את קאי שפגש בטוקיו</w:t>
      </w:r>
    </w:p>
    <w:p w14:paraId="469E9352" w14:textId="77777777" w:rsidR="008711E0" w:rsidRDefault="008711E0" w:rsidP="00744501">
      <w:pPr>
        <w:rPr>
          <w:rtl/>
        </w:rPr>
      </w:pPr>
    </w:p>
    <w:p w14:paraId="5A3F2421" w14:textId="1F5C941D" w:rsidR="004627AB" w:rsidRDefault="009264B0" w:rsidP="00744501">
      <w:pPr>
        <w:rPr>
          <w:rtl/>
        </w:rPr>
      </w:pPr>
      <w:r>
        <w:rPr>
          <w:rFonts w:hint="cs"/>
          <w:rtl/>
        </w:rPr>
        <w:t xml:space="preserve">כשנחתו ויצאו משדה התעופה </w:t>
      </w:r>
      <w:r w:rsidR="00F07DA1">
        <w:rPr>
          <w:rFonts w:hint="cs"/>
          <w:rtl/>
        </w:rPr>
        <w:t xml:space="preserve">בהמבורג ההנזאטית, </w:t>
      </w:r>
      <w:r>
        <w:rPr>
          <w:rFonts w:hint="cs"/>
          <w:rtl/>
        </w:rPr>
        <w:t xml:space="preserve">עלה </w:t>
      </w:r>
      <w:r w:rsidR="00F07DA1">
        <w:rPr>
          <w:rFonts w:hint="cs"/>
          <w:rtl/>
        </w:rPr>
        <w:t xml:space="preserve">לפתע </w:t>
      </w:r>
      <w:r>
        <w:rPr>
          <w:rFonts w:hint="cs"/>
          <w:rtl/>
        </w:rPr>
        <w:t xml:space="preserve">בארקדי חשש נוראי </w:t>
      </w:r>
      <w:r w:rsidR="00F07DA1">
        <w:rPr>
          <w:rFonts w:hint="cs"/>
          <w:rtl/>
        </w:rPr>
        <w:t>ו</w:t>
      </w:r>
      <w:r w:rsidR="00F07DA1" w:rsidRPr="00F07DA1">
        <w:rPr>
          <w:rFonts w:hint="cs"/>
          <w:highlight w:val="green"/>
          <w:rtl/>
        </w:rPr>
        <w:t>בלתי צפוי</w:t>
      </w:r>
      <w:r w:rsidR="00F07DA1">
        <w:rPr>
          <w:rFonts w:hint="cs"/>
          <w:rtl/>
        </w:rPr>
        <w:t xml:space="preserve"> </w:t>
      </w:r>
      <w:r>
        <w:rPr>
          <w:rFonts w:hint="cs"/>
          <w:rtl/>
        </w:rPr>
        <w:t>ש</w:t>
      </w:r>
      <w:r w:rsidR="00F07DA1">
        <w:rPr>
          <w:rFonts w:hint="cs"/>
          <w:rtl/>
        </w:rPr>
        <w:t xml:space="preserve">הם </w:t>
      </w:r>
      <w:r>
        <w:rPr>
          <w:rFonts w:hint="cs"/>
          <w:rtl/>
        </w:rPr>
        <w:t>לעולם לא ימצאו את הבית, את מחוז חפצם, שיתקעו שם לעד</w:t>
      </w:r>
      <w:r w:rsidR="00F07DA1">
        <w:rPr>
          <w:rFonts w:hint="cs"/>
          <w:rtl/>
        </w:rPr>
        <w:t>, שיאבדו באירופה לעדי עד</w:t>
      </w:r>
      <w:r>
        <w:rPr>
          <w:rFonts w:hint="cs"/>
          <w:rtl/>
        </w:rPr>
        <w:t xml:space="preserve"> בעוד כל מני אנשים נחפזים ויודעים בדיוק לאן פניהם </w:t>
      </w:r>
      <w:r>
        <w:rPr>
          <w:rFonts w:hint="cs"/>
          <w:rtl/>
        </w:rPr>
        <w:lastRenderedPageBreak/>
        <w:t>מועדות ו</w:t>
      </w:r>
      <w:r w:rsidR="00F07DA1">
        <w:rPr>
          <w:rFonts w:hint="cs"/>
          <w:rtl/>
        </w:rPr>
        <w:t>כיצד</w:t>
      </w:r>
      <w:r>
        <w:rPr>
          <w:rFonts w:hint="cs"/>
          <w:rtl/>
        </w:rPr>
        <w:t xml:space="preserve"> עליהם לפע</w:t>
      </w:r>
      <w:r w:rsidR="00F07DA1">
        <w:rPr>
          <w:rFonts w:hint="cs"/>
          <w:rtl/>
        </w:rPr>
        <w:t>ול לשם כך, אבל אלכס הציל אותם מגורל אכזר ללא נשוא זה</w:t>
      </w:r>
      <w:r>
        <w:rPr>
          <w:rFonts w:hint="cs"/>
          <w:rtl/>
        </w:rPr>
        <w:t>, בגרמנית ה</w:t>
      </w:r>
      <w:r w:rsidRPr="00F07DA1">
        <w:rPr>
          <w:rFonts w:hint="cs"/>
          <w:highlight w:val="green"/>
          <w:rtl/>
        </w:rPr>
        <w:t>בלתי צפויה</w:t>
      </w:r>
      <w:r>
        <w:rPr>
          <w:rFonts w:hint="cs"/>
          <w:rtl/>
        </w:rPr>
        <w:t xml:space="preserve"> ששפעה ממנו ובהרגליו שנרכשו במסעות רבים שנסע בגפו ליעדים זרים</w:t>
      </w:r>
      <w:r w:rsidR="00F07DA1">
        <w:rPr>
          <w:rFonts w:hint="cs"/>
          <w:rtl/>
        </w:rPr>
        <w:t xml:space="preserve"> ובעיקר בחוסר [</w:t>
      </w:r>
      <w:r w:rsidR="00F07DA1">
        <w:t>cool disposition</w:t>
      </w:r>
      <w:r w:rsidR="00F07DA1">
        <w:rPr>
          <w:rFonts w:hint="cs"/>
          <w:rtl/>
        </w:rPr>
        <w:t>] לא לאבד את עשתונותיו</w:t>
      </w:r>
      <w:r>
        <w:rPr>
          <w:rFonts w:hint="cs"/>
          <w:rtl/>
        </w:rPr>
        <w:t>.</w:t>
      </w:r>
      <w:r w:rsidR="006D0097">
        <w:rPr>
          <w:rFonts w:hint="cs"/>
          <w:rtl/>
        </w:rPr>
        <w:t xml:space="preserve"> </w:t>
      </w:r>
      <w:r w:rsidR="00F07DA1">
        <w:rPr>
          <w:rFonts w:hint="cs"/>
          <w:rtl/>
        </w:rPr>
        <w:t xml:space="preserve">הם הגיעו </w:t>
      </w:r>
      <w:r w:rsidR="00744501">
        <w:rPr>
          <w:rFonts w:hint="cs"/>
          <w:rtl/>
        </w:rPr>
        <w:t xml:space="preserve">כצפוי </w:t>
      </w:r>
      <w:r w:rsidR="00F07DA1">
        <w:rPr>
          <w:rFonts w:hint="cs"/>
          <w:rtl/>
        </w:rPr>
        <w:t xml:space="preserve">בשלום </w:t>
      </w:r>
      <w:r w:rsidR="00744501" w:rsidRPr="00CD067C">
        <w:rPr>
          <w:rtl/>
        </w:rPr>
        <w:t xml:space="preserve">לבית </w:t>
      </w:r>
      <w:r w:rsidR="00744501">
        <w:rPr>
          <w:rFonts w:hint="cs"/>
          <w:rtl/>
        </w:rPr>
        <w:t xml:space="preserve">דו-קומתי </w:t>
      </w:r>
      <w:r w:rsidR="00744501" w:rsidRPr="00CD067C">
        <w:rPr>
          <w:rtl/>
        </w:rPr>
        <w:t>הבנוי לבנים כהות</w:t>
      </w:r>
      <w:r w:rsidR="00744501">
        <w:rPr>
          <w:rFonts w:hint="cs"/>
          <w:rtl/>
        </w:rPr>
        <w:t xml:space="preserve"> ב</w:t>
      </w:r>
      <w:r w:rsidR="009D198A">
        <w:rPr>
          <w:rFonts w:hint="cs"/>
          <w:rtl/>
        </w:rPr>
        <w:t>שכונת אוסדורף</w:t>
      </w:r>
      <w:r w:rsidR="004627AB" w:rsidRPr="00CD067C">
        <w:rPr>
          <w:rtl/>
        </w:rPr>
        <w:t xml:space="preserve">, ומולם נפרשה גינה ירוקה ופורחת, גדושה </w:t>
      </w:r>
      <w:r w:rsidR="00016268">
        <w:rPr>
          <w:rtl/>
        </w:rPr>
        <w:t xml:space="preserve">בפרחי ורדים ושיחי לבנדר, וצמחים </w:t>
      </w:r>
      <w:r w:rsidR="00016268">
        <w:rPr>
          <w:rFonts w:hint="cs"/>
          <w:rtl/>
        </w:rPr>
        <w:t>בעלי</w:t>
      </w:r>
      <w:r w:rsidR="004627AB" w:rsidRPr="00CD067C">
        <w:rPr>
          <w:rtl/>
        </w:rPr>
        <w:t xml:space="preserve"> עלים גדולים ועסיסיים, שהסתתרו בין הצללים. השמש טרם שקעה, </w:t>
      </w:r>
      <w:r w:rsidR="00B317A3">
        <w:rPr>
          <w:rtl/>
        </w:rPr>
        <w:t>על אף</w:t>
      </w:r>
      <w:r w:rsidR="004627AB" w:rsidRPr="00CD067C">
        <w:rPr>
          <w:rtl/>
        </w:rPr>
        <w:t xml:space="preserve"> השעה המאוחרת.</w:t>
      </w:r>
    </w:p>
    <w:p w14:paraId="472BAB64" w14:textId="77777777" w:rsidR="00EF55DD" w:rsidRDefault="00EF55DD" w:rsidP="00EF55DD">
      <w:pPr>
        <w:rPr>
          <w:rtl/>
        </w:rPr>
      </w:pPr>
      <w:r>
        <w:rPr>
          <w:rFonts w:cs="Times New Roman"/>
          <w:rtl/>
        </w:rPr>
        <w:t>לא ברור מדוע פרנסיה של כל עיר מצאו לנכון להפוך את נושא התחבורה בה לדבר המסובך המורכב והכי פחות אינטואיטיבי שניתן לשער.</w:t>
      </w:r>
    </w:p>
    <w:p w14:paraId="715AECEC" w14:textId="77777777" w:rsidR="00EF55DD" w:rsidRDefault="00EF55DD" w:rsidP="00EF55DD">
      <w:pPr>
        <w:rPr>
          <w:rtl/>
        </w:rPr>
      </w:pPr>
      <w:r>
        <w:rPr>
          <w:rFonts w:cs="Times New Roman"/>
          <w:rtl/>
        </w:rPr>
        <w:t>רשות הרכבות, רשות התחבורה וכל אחת מהן עם הכרטיסים המיוחדים שלה, כרטיסי יום וכרטיסים שבועיים, חלקם יפים לרכבות העיליות וחלקם לאוטובוסים ולתחתיות. ואל לך להיתרווח כשמצאת בסבך הספגטי הצבעוני שהוא מפת התחבורה את התחנה הרצויה - סביר להניח שהתבלבלת באות ואולי שתיים, לא מתוך חוסר יכולת או חוסר הקפדה חלילה אלא מתוך אותו רגש חרדה לח ופתלתל שמדרבן אותך למצא את יעדך בזריזות לפני שתתפוצץ, והנה מגיע אתה בעיצומו של לילה אפל וזר לשכונה מרוחקת מרחק מילין רבים מהמקום לו אתה נזקק, וגורלך נגזר.</w:t>
      </w:r>
    </w:p>
    <w:p w14:paraId="48401285" w14:textId="77777777" w:rsidR="00EF55DD" w:rsidRDefault="00EF55DD" w:rsidP="00EF55DD">
      <w:pPr>
        <w:rPr>
          <w:rtl/>
        </w:rPr>
      </w:pPr>
      <w:r>
        <w:rPr>
          <w:rFonts w:cs="Times New Roman"/>
          <w:rtl/>
        </w:rPr>
        <w:t>ולו תיקח מונית חלילה, לא תסלח לעצמך על התעריף המופקע ובנוסף ייתכן ותסיים את הלילה נטול כליה.</w:t>
      </w:r>
    </w:p>
    <w:p w14:paraId="0279D586" w14:textId="5D134AA9" w:rsidR="00EF55DD" w:rsidRPr="00CD067C" w:rsidRDefault="00EF55DD" w:rsidP="00EF55DD">
      <w:pPr>
        <w:rPr>
          <w:rtl/>
        </w:rPr>
      </w:pPr>
      <w:r>
        <w:rPr>
          <w:rFonts w:cs="Times New Roman"/>
          <w:rtl/>
        </w:rPr>
        <w:t>כזאת הרהר ארקדי בכבדות בזמן שאלכס המתין באחד התורים, ושב במהרה עם זוג כרטיסים שהובילו אותם, כך הסתבר בדיעבד, ישירות - תוך החלפת קו מטרו אחת ונטילת קו אוטובוס בתחנה אחרת, באמת שלא עלה על דעתח של ארקדי שניתן לדבר גרמנית כ''כ מהר - למחוז חפצם.</w:t>
      </w:r>
    </w:p>
    <w:p w14:paraId="4359ED9D" w14:textId="4AEF830A" w:rsidR="004627AB" w:rsidRPr="00CD067C" w:rsidRDefault="004627AB" w:rsidP="00056CF3">
      <w:r w:rsidRPr="00CD067C">
        <w:rPr>
          <w:rtl/>
        </w:rPr>
        <w:t xml:space="preserve">אלכס הוציא מחגורת הבטן את המפתח שקולין נתן לו בישראל – חפץ גדול ומסיבי, </w:t>
      </w:r>
      <w:r w:rsidR="00056CF3">
        <w:rPr>
          <w:rFonts w:hint="cs"/>
          <w:rtl/>
        </w:rPr>
        <w:t>[</w:t>
      </w:r>
      <w:r w:rsidRPr="00CD067C">
        <w:rPr>
          <w:rtl/>
        </w:rPr>
        <w:t>ראוי ו</w:t>
      </w:r>
      <w:r w:rsidR="00056CF3">
        <w:rPr>
          <w:rFonts w:hint="cs"/>
          <w:rtl/>
        </w:rPr>
        <w:t>]</w:t>
      </w:r>
      <w:r w:rsidRPr="00CD067C">
        <w:rPr>
          <w:rtl/>
        </w:rPr>
        <w:t>כשיר כהלכה להג</w:t>
      </w:r>
      <w:r w:rsidR="00056CF3">
        <w:rPr>
          <w:rFonts w:hint="cs"/>
          <w:rtl/>
        </w:rPr>
        <w:t>ן</w:t>
      </w:r>
      <w:r w:rsidRPr="00CD067C">
        <w:rPr>
          <w:rtl/>
        </w:rPr>
        <w:t xml:space="preserve"> על חפצ</w:t>
      </w:r>
      <w:r w:rsidR="00BF2955">
        <w:rPr>
          <w:rtl/>
        </w:rPr>
        <w:t xml:space="preserve">יו של אדם. הם נכנסו והדליקו </w:t>
      </w:r>
      <w:r w:rsidRPr="00CD067C">
        <w:rPr>
          <w:rtl/>
        </w:rPr>
        <w:t>אור. מולם ה</w:t>
      </w:r>
      <w:r w:rsidR="00BF2955">
        <w:rPr>
          <w:rFonts w:hint="cs"/>
          <w:rtl/>
        </w:rPr>
        <w:t>שתרע</w:t>
      </w:r>
      <w:r w:rsidR="009D4F4A">
        <w:rPr>
          <w:rtl/>
        </w:rPr>
        <w:t xml:space="preserve"> גרם </w:t>
      </w:r>
      <w:r w:rsidR="00056CF3">
        <w:rPr>
          <w:rFonts w:hint="cs"/>
          <w:rtl/>
        </w:rPr>
        <w:t>ה</w:t>
      </w:r>
      <w:r w:rsidR="009D4F4A">
        <w:rPr>
          <w:rtl/>
        </w:rPr>
        <w:t>מדרגות</w:t>
      </w:r>
      <w:r w:rsidRPr="00CD067C">
        <w:rPr>
          <w:rtl/>
        </w:rPr>
        <w:t xml:space="preserve"> </w:t>
      </w:r>
      <w:r w:rsidR="009D4F4A">
        <w:rPr>
          <w:rFonts w:hint="cs"/>
          <w:rtl/>
        </w:rPr>
        <w:t xml:space="preserve">של </w:t>
      </w:r>
      <w:r w:rsidR="00CA2FDD">
        <w:rPr>
          <w:rFonts w:hint="cs"/>
          <w:rtl/>
        </w:rPr>
        <w:t>הדירה העליונה, השייכת ל</w:t>
      </w:r>
      <w:r w:rsidR="008B1B44">
        <w:rPr>
          <w:rFonts w:hint="cs"/>
          <w:rtl/>
        </w:rPr>
        <w:t>סופי</w:t>
      </w:r>
      <w:r w:rsidR="009D4F4A">
        <w:rPr>
          <w:rFonts w:hint="cs"/>
          <w:rtl/>
        </w:rPr>
        <w:t xml:space="preserve"> וקולין, </w:t>
      </w:r>
      <w:r w:rsidR="00CA2FDD">
        <w:rPr>
          <w:rFonts w:hint="cs"/>
          <w:rtl/>
        </w:rPr>
        <w:t>אלא ש</w:t>
      </w:r>
      <w:r w:rsidR="008B1B44">
        <w:rPr>
          <w:rFonts w:hint="cs"/>
          <w:rtl/>
        </w:rPr>
        <w:t>סופי</w:t>
      </w:r>
      <w:r w:rsidR="00CA2FDD">
        <w:rPr>
          <w:rFonts w:hint="cs"/>
          <w:rtl/>
        </w:rPr>
        <w:t xml:space="preserve"> לא </w:t>
      </w:r>
      <w:r w:rsidR="001C5A04">
        <w:rPr>
          <w:rFonts w:hint="cs"/>
          <w:rtl/>
        </w:rPr>
        <w:t>הייתה</w:t>
      </w:r>
      <w:r w:rsidR="00CA2FDD">
        <w:rPr>
          <w:rFonts w:hint="cs"/>
          <w:rtl/>
        </w:rPr>
        <w:t xml:space="preserve"> מסוגלת לטפס לשם</w:t>
      </w:r>
      <w:r w:rsidR="009D4F4A">
        <w:rPr>
          <w:rFonts w:hint="cs"/>
          <w:rtl/>
        </w:rPr>
        <w:t xml:space="preserve"> כרגע, </w:t>
      </w:r>
      <w:r w:rsidR="00CA2FDD">
        <w:rPr>
          <w:rFonts w:hint="cs"/>
          <w:rtl/>
        </w:rPr>
        <w:t>ואילו אלכס ניצל את הנס שלה ולכן הצליח.</w:t>
      </w:r>
      <w:r w:rsidR="009D4F4A">
        <w:rPr>
          <w:rFonts w:hint="cs"/>
          <w:rtl/>
        </w:rPr>
        <w:t xml:space="preserve"> </w:t>
      </w:r>
      <w:r w:rsidRPr="00CD067C">
        <w:rPr>
          <w:rtl/>
        </w:rPr>
        <w:t>הם גררו את המז</w:t>
      </w:r>
      <w:r w:rsidR="00CA2FDD">
        <w:rPr>
          <w:rtl/>
        </w:rPr>
        <w:t xml:space="preserve">וודות במעלה המדרגות ונכנסו </w:t>
      </w:r>
      <w:r w:rsidR="00CA2FDD">
        <w:rPr>
          <w:rFonts w:hint="cs"/>
          <w:rtl/>
        </w:rPr>
        <w:t>פנימה</w:t>
      </w:r>
      <w:r w:rsidRPr="00CD067C">
        <w:rPr>
          <w:rtl/>
        </w:rPr>
        <w:t>.</w:t>
      </w:r>
    </w:p>
    <w:p w14:paraId="6BFD81E4" w14:textId="77777777" w:rsidR="00CA2FDD" w:rsidRDefault="004627AB" w:rsidP="006B0794">
      <w:pPr>
        <w:rPr>
          <w:rtl/>
        </w:rPr>
      </w:pPr>
      <w:r w:rsidRPr="00CD067C">
        <w:rPr>
          <w:rtl/>
        </w:rPr>
        <w:t>למחרת בבוקר</w:t>
      </w:r>
      <w:r w:rsidR="00CA2FDD">
        <w:rPr>
          <w:rFonts w:hint="cs"/>
          <w:rtl/>
        </w:rPr>
        <w:t>,</w:t>
      </w:r>
      <w:r w:rsidRPr="00CD067C">
        <w:rPr>
          <w:rtl/>
        </w:rPr>
        <w:t xml:space="preserve"> כשאלכס הגיח מחדרו </w:t>
      </w:r>
      <w:r w:rsidR="009D4F4A">
        <w:rPr>
          <w:rFonts w:hint="cs"/>
          <w:rtl/>
        </w:rPr>
        <w:t xml:space="preserve">חלפו </w:t>
      </w:r>
      <w:r w:rsidR="00CA2FDD">
        <w:rPr>
          <w:rFonts w:hint="cs"/>
          <w:rtl/>
        </w:rPr>
        <w:t>שמונה-עשרה</w:t>
      </w:r>
      <w:r w:rsidR="009D4F4A">
        <w:rPr>
          <w:rFonts w:hint="cs"/>
          <w:rtl/>
        </w:rPr>
        <w:t xml:space="preserve"> שעות ללא כדורים, כי החליט, בניגוד לעצת רופאיו</w:t>
      </w:r>
      <w:r w:rsidR="006C67CE">
        <w:rPr>
          <w:rFonts w:hint="cs"/>
          <w:rtl/>
        </w:rPr>
        <w:t xml:space="preserve"> </w:t>
      </w:r>
      <w:r w:rsidR="006C67CE">
        <w:rPr>
          <w:rtl/>
        </w:rPr>
        <w:t>–</w:t>
      </w:r>
      <w:r w:rsidR="009D4F4A">
        <w:rPr>
          <w:rFonts w:hint="cs"/>
          <w:rtl/>
        </w:rPr>
        <w:t xml:space="preserve"> שכבר חודשים היו מורידים לו את המינונים בזהירות</w:t>
      </w:r>
      <w:r w:rsidR="006C67CE">
        <w:rPr>
          <w:rFonts w:hint="cs"/>
          <w:rtl/>
        </w:rPr>
        <w:t xml:space="preserve"> מדכדכת</w:t>
      </w:r>
      <w:r w:rsidR="009D4F4A">
        <w:rPr>
          <w:rFonts w:hint="cs"/>
          <w:rtl/>
        </w:rPr>
        <w:t xml:space="preserve"> </w:t>
      </w:r>
      <w:r w:rsidR="006C67CE">
        <w:rPr>
          <w:rtl/>
        </w:rPr>
        <w:t>–</w:t>
      </w:r>
      <w:r w:rsidR="006C67CE">
        <w:rPr>
          <w:rFonts w:hint="cs"/>
          <w:rtl/>
        </w:rPr>
        <w:t xml:space="preserve"> </w:t>
      </w:r>
      <w:r w:rsidR="009D4F4A">
        <w:rPr>
          <w:rFonts w:hint="cs"/>
          <w:rtl/>
        </w:rPr>
        <w:t xml:space="preserve">להגמל </w:t>
      </w:r>
      <w:r w:rsidR="00F45EB6">
        <w:rPr>
          <w:rFonts w:hint="cs"/>
          <w:rtl/>
        </w:rPr>
        <w:t>מכולם בבת אחת</w:t>
      </w:r>
      <w:r w:rsidR="007101FA">
        <w:rPr>
          <w:rFonts w:hint="cs"/>
          <w:rtl/>
        </w:rPr>
        <w:t>, למען אפש</w:t>
      </w:r>
      <w:r w:rsidR="006B0794">
        <w:rPr>
          <w:rFonts w:hint="cs"/>
          <w:rtl/>
        </w:rPr>
        <w:t>ֶ</w:t>
      </w:r>
      <w:r w:rsidR="007101FA">
        <w:rPr>
          <w:rFonts w:hint="cs"/>
          <w:rtl/>
        </w:rPr>
        <w:t>ר סביאה בלתי-מבוקר</w:t>
      </w:r>
      <w:r w:rsidR="00002FDD">
        <w:rPr>
          <w:rFonts w:hint="cs"/>
          <w:rtl/>
        </w:rPr>
        <w:t xml:space="preserve">ת של </w:t>
      </w:r>
      <w:r w:rsidR="007101FA">
        <w:rPr>
          <w:rFonts w:hint="cs"/>
          <w:rtl/>
        </w:rPr>
        <w:t>אלכוהול גרמני</w:t>
      </w:r>
      <w:r w:rsidR="00002FDD" w:rsidRPr="00002FDD">
        <w:rPr>
          <w:rFonts w:hint="cs"/>
          <w:rtl/>
        </w:rPr>
        <w:t xml:space="preserve"> </w:t>
      </w:r>
      <w:r w:rsidR="00002FDD">
        <w:rPr>
          <w:rFonts w:hint="cs"/>
          <w:rtl/>
        </w:rPr>
        <w:t xml:space="preserve">משובח, ובפרט </w:t>
      </w:r>
      <w:r w:rsidR="006B0794">
        <w:rPr>
          <w:rFonts w:hint="cs"/>
          <w:rtl/>
        </w:rPr>
        <w:t>מ</w:t>
      </w:r>
      <w:r w:rsidR="00002FDD" w:rsidRPr="00002FDD">
        <w:rPr>
          <w:rFonts w:cs="Times New Roman"/>
          <w:rtl/>
        </w:rPr>
        <w:t>סקסוניה תחתית</w:t>
      </w:r>
      <w:r w:rsidR="00002FDD">
        <w:rPr>
          <w:rFonts w:cs="Times New Roman" w:hint="cs"/>
          <w:rtl/>
        </w:rPr>
        <w:t xml:space="preserve"> ו</w:t>
      </w:r>
      <w:r w:rsidR="00002FDD" w:rsidRPr="00002FDD">
        <w:rPr>
          <w:rFonts w:cs="Times New Roman"/>
          <w:rtl/>
        </w:rPr>
        <w:t>שלזוויג הולשטיין</w:t>
      </w:r>
      <w:r w:rsidR="00F45EB6">
        <w:rPr>
          <w:rFonts w:hint="cs"/>
          <w:rtl/>
        </w:rPr>
        <w:t>.</w:t>
      </w:r>
      <w:r w:rsidR="00F45EB6">
        <w:rPr>
          <w:rtl/>
        </w:rPr>
        <w:t xml:space="preserve"> </w:t>
      </w:r>
    </w:p>
    <w:p w14:paraId="7DCD64D0" w14:textId="0143AF52" w:rsidR="00673D28" w:rsidRDefault="00673D28" w:rsidP="006B0794">
      <w:pPr>
        <w:rPr>
          <w:rtl/>
        </w:rPr>
      </w:pPr>
      <w:r w:rsidRPr="00673D28">
        <w:rPr>
          <w:rFonts w:cs="Times New Roman"/>
          <w:rtl/>
        </w:rPr>
        <w:t>כשהם מתעוררים בבוקר הראשון בהמבורג, ארקדי חושב שעם כל זה שהם חברים טובים וכו' הם מעולם לא התעוררו ביחד באותה דירה. זה מוזר. הוא מעולם לא ראה את אלכס מתעורר. ו</w:t>
      </w:r>
      <w:r w:rsidR="00F06A3F">
        <w:rPr>
          <w:rFonts w:cs="Times New Roman"/>
          <w:rtl/>
        </w:rPr>
        <w:t>עכשיו</w:t>
      </w:r>
      <w:r w:rsidRPr="00673D28">
        <w:rPr>
          <w:rFonts w:cs="Times New Roman"/>
          <w:rtl/>
        </w:rPr>
        <w:t xml:space="preserve"> אלכס יצא זה עתה ממיטתו, עדיין אפוף חלומות אלכסיים או רדוף בעצם ביעותים... כי הוא נגמל בבת אחת מכדוריו... ועוד תיאורים</w:t>
      </w:r>
      <w:r>
        <w:rPr>
          <w:rFonts w:cs="Times New Roman" w:hint="cs"/>
          <w:rtl/>
        </w:rPr>
        <w:t>.</w:t>
      </w:r>
    </w:p>
    <w:p w14:paraId="7D29288D" w14:textId="6A04D745" w:rsidR="00744501" w:rsidRDefault="008A456F" w:rsidP="00744501">
      <w:pPr>
        <w:rPr>
          <w:rFonts w:cs="Times New Roman"/>
          <w:rtl/>
        </w:rPr>
      </w:pPr>
      <w:r w:rsidRPr="008A456F">
        <w:rPr>
          <w:rFonts w:cs="Times New Roman"/>
          <w:rtl/>
        </w:rPr>
        <w:t>בהמבורג, אלכס הפסיק בבת אחת את הכדורים וארקדי</w:t>
      </w:r>
      <w:r w:rsidR="00C90C6C">
        <w:rPr>
          <w:rFonts w:cs="Times New Roman"/>
          <w:rtl/>
        </w:rPr>
        <w:t xml:space="preserve"> מאוד </w:t>
      </w:r>
      <w:r w:rsidRPr="008A456F">
        <w:rPr>
          <w:rFonts w:cs="Times New Roman"/>
          <w:rtl/>
        </w:rPr>
        <w:t xml:space="preserve">מתנגד לכך. בוויכוח שלו עם אלכס הוא אומר, אתה צריך להתייחס לעצמך כאל אדם חולה, </w:t>
      </w:r>
      <w:r w:rsidR="00744501">
        <w:rPr>
          <w:rFonts w:cs="Times New Roman" w:hint="cs"/>
          <w:rtl/>
        </w:rPr>
        <w:t>ו</w:t>
      </w:r>
      <w:r w:rsidRPr="008A456F">
        <w:rPr>
          <w:rFonts w:cs="Times New Roman"/>
          <w:rtl/>
        </w:rPr>
        <w:t xml:space="preserve">אלכס אומר </w:t>
      </w:r>
      <w:r w:rsidR="00F07E5C">
        <w:rPr>
          <w:rFonts w:cs="Times New Roman"/>
          <w:rtl/>
        </w:rPr>
        <w:t>–</w:t>
      </w:r>
      <w:r w:rsidRPr="008A456F">
        <w:rPr>
          <w:rFonts w:cs="Times New Roman"/>
          <w:rtl/>
        </w:rPr>
        <w:t xml:space="preserve"> א</w:t>
      </w:r>
      <w:r w:rsidR="00F07E5C">
        <w:rPr>
          <w:rFonts w:cs="Times New Roman" w:hint="cs"/>
          <w:rtl/>
        </w:rPr>
        <w:t>נ</w:t>
      </w:r>
      <w:r w:rsidRPr="008A456F">
        <w:rPr>
          <w:rFonts w:cs="Times New Roman"/>
          <w:rtl/>
        </w:rPr>
        <w:t xml:space="preserve">י לא מוכן להתייחס לעצמי כמו אל אדם חולה. ארקדי אומר </w:t>
      </w:r>
      <w:r w:rsidR="00A351F2">
        <w:rPr>
          <w:rFonts w:cs="Times New Roman"/>
          <w:rtl/>
        </w:rPr>
        <w:t>–</w:t>
      </w:r>
      <w:r w:rsidRPr="008A456F">
        <w:rPr>
          <w:rFonts w:cs="Times New Roman"/>
          <w:rtl/>
        </w:rPr>
        <w:t xml:space="preserve"> אתה מדבר כמו אדם שמת</w:t>
      </w:r>
      <w:r w:rsidR="00744501">
        <w:rPr>
          <w:rFonts w:cs="Times New Roman" w:hint="cs"/>
          <w:rtl/>
        </w:rPr>
        <w:t>כ</w:t>
      </w:r>
      <w:r w:rsidRPr="008A456F">
        <w:rPr>
          <w:rFonts w:cs="Times New Roman"/>
          <w:rtl/>
        </w:rPr>
        <w:t>חש למחלתו, מסוג המשוגעים שלא יסכימו לקבל טיפולים להארכת חייהם. אלכס - אני לא יודע אם אסכים, אבל אני מסוגל להבין אותם. זה מרתיח את ארקדי, הוא היה סוטר על לחיו.</w:t>
      </w:r>
      <w:r w:rsidR="00F07E5C">
        <w:rPr>
          <w:rFonts w:cs="Times New Roman" w:hint="cs"/>
          <w:rtl/>
        </w:rPr>
        <w:t xml:space="preserve"> אוי לא, ארקדי חושב לעצמו, אוי לא, עם מי נתקעתי / תקעתי את עצמי באופן כה מר ונמהר לשלושה חודשים. אני לא מכיר אותו. הוא מנסה להזכר ברגעי החסד של ליל אמש כשנחתו בארץ נכריה ואלכס בקלות </w:t>
      </w:r>
      <w:r w:rsidR="00F07E5C">
        <w:rPr>
          <w:rFonts w:cs="Times New Roman"/>
          <w:rtl/>
        </w:rPr>
        <w:t>–</w:t>
      </w:r>
      <w:r w:rsidR="00F07E5C">
        <w:rPr>
          <w:rFonts w:cs="Times New Roman" w:hint="cs"/>
          <w:rtl/>
        </w:rPr>
        <w:t xml:space="preserve"> בדרכו הרגילה והבלתי מתאמצת גילה בתוך סבך האפשרויות השונות את האופן הפשוט והזול ביותר להגיע לבית שאת כתובתו ארקדי הדפיס בעשרות מקומות </w:t>
      </w:r>
      <w:r w:rsidR="00744501">
        <w:rPr>
          <w:rFonts w:cs="Times New Roman" w:hint="cs"/>
          <w:rtl/>
        </w:rPr>
        <w:t>ו</w:t>
      </w:r>
      <w:r w:rsidR="00A351F2">
        <w:rPr>
          <w:rFonts w:cs="Times New Roman" w:hint="cs"/>
          <w:rtl/>
        </w:rPr>
        <w:t>דווקא ברגע האמת איבד.</w:t>
      </w:r>
      <w:r w:rsidR="00F07E5C">
        <w:rPr>
          <w:rFonts w:cs="Times New Roman" w:hint="cs"/>
          <w:rtl/>
        </w:rPr>
        <w:t xml:space="preserve"> ואילו אלכס קנה לשניהם כרטיסי סים מקומיים ובעוד ארקדי נאבק עם הטלפון שלו כבר קנה לשניהם מנויי נסיעה בתחבורה הציבורית. </w:t>
      </w:r>
    </w:p>
    <w:p w14:paraId="2861E020" w14:textId="303E99FA" w:rsidR="004627AB" w:rsidRPr="00CD067C" w:rsidRDefault="00F07E5C" w:rsidP="00744501">
      <w:pPr>
        <w:rPr>
          <w:rtl/>
        </w:rPr>
      </w:pPr>
      <w:r>
        <w:rPr>
          <w:rFonts w:cs="Times New Roman" w:hint="cs"/>
          <w:rtl/>
        </w:rPr>
        <w:lastRenderedPageBreak/>
        <w:t>זה היה מקום כלל לא רע ללמוד בו, הבית השקט הזה</w:t>
      </w:r>
      <w:r w:rsidR="00A351F2">
        <w:rPr>
          <w:rFonts w:cs="Times New Roman" w:hint="cs"/>
          <w:rtl/>
        </w:rPr>
        <w:t xml:space="preserve"> הממוקם בפרוור ירוק</w:t>
      </w:r>
      <w:r w:rsidR="00E567A7">
        <w:rPr>
          <w:rFonts w:cs="Times New Roman" w:hint="cs"/>
          <w:rtl/>
        </w:rPr>
        <w:t xml:space="preserve"> מאוד,</w:t>
      </w:r>
      <w:r w:rsidR="00A351F2">
        <w:rPr>
          <w:rFonts w:cs="Times New Roman" w:hint="cs"/>
          <w:rtl/>
        </w:rPr>
        <w:t xml:space="preserve"> שהבתים בו שידרו אמידות נוחה, </w:t>
      </w:r>
      <w:r w:rsidR="00A351F2">
        <w:rPr>
          <w:rFonts w:cs="Times New Roman"/>
        </w:rPr>
        <w:t>affluence</w:t>
      </w:r>
      <w:r w:rsidR="00A351F2">
        <w:rPr>
          <w:rFonts w:cs="Times New Roman" w:hint="cs"/>
          <w:rtl/>
        </w:rPr>
        <w:t>, שקט שלווה ונינוחות</w:t>
      </w:r>
      <w:r>
        <w:rPr>
          <w:rFonts w:cs="Times New Roman" w:hint="cs"/>
          <w:rtl/>
        </w:rPr>
        <w:t>.</w:t>
      </w:r>
      <w:r w:rsidR="00744501">
        <w:rPr>
          <w:rFonts w:cs="Times New Roman" w:hint="cs"/>
          <w:rtl/>
        </w:rPr>
        <w:t xml:space="preserve"> </w:t>
      </w:r>
      <w:r w:rsidR="00F45EB6" w:rsidRPr="00CD067C">
        <w:rPr>
          <w:rtl/>
        </w:rPr>
        <w:t xml:space="preserve">קירות </w:t>
      </w:r>
      <w:r w:rsidR="00F45EB6">
        <w:rPr>
          <w:rFonts w:hint="cs"/>
          <w:rtl/>
        </w:rPr>
        <w:t xml:space="preserve">הדירה היו </w:t>
      </w:r>
      <w:r w:rsidR="00F45EB6">
        <w:rPr>
          <w:rtl/>
        </w:rPr>
        <w:t>צבועים בצבעים חמים</w:t>
      </w:r>
      <w:r w:rsidR="00F45EB6">
        <w:rPr>
          <w:rFonts w:hint="cs"/>
          <w:rtl/>
        </w:rPr>
        <w:t>, וב</w:t>
      </w:r>
      <w:r w:rsidR="00F45EB6" w:rsidRPr="00CD067C">
        <w:rPr>
          <w:rtl/>
        </w:rPr>
        <w:t>כל קיר היו קרועים חלונות</w:t>
      </w:r>
      <w:r w:rsidR="006C67CE">
        <w:rPr>
          <w:rtl/>
        </w:rPr>
        <w:t xml:space="preserve"> גדולים</w:t>
      </w:r>
      <w:r w:rsidR="00C90C6C">
        <w:rPr>
          <w:rtl/>
        </w:rPr>
        <w:t xml:space="preserve"> מאוד </w:t>
      </w:r>
      <w:r w:rsidR="006C67CE">
        <w:rPr>
          <w:rFonts w:hint="cs"/>
          <w:rtl/>
        </w:rPr>
        <w:t>בעלי</w:t>
      </w:r>
      <w:r w:rsidR="00F45EB6">
        <w:rPr>
          <w:rtl/>
        </w:rPr>
        <w:t xml:space="preserve"> זגוגיות כפולות</w:t>
      </w:r>
      <w:r w:rsidR="00F45EB6">
        <w:rPr>
          <w:rFonts w:hint="cs"/>
          <w:rtl/>
        </w:rPr>
        <w:t xml:space="preserve">. בשעת בוקר זו, </w:t>
      </w:r>
      <w:r w:rsidR="004627AB" w:rsidRPr="00CD067C">
        <w:rPr>
          <w:rtl/>
        </w:rPr>
        <w:t>כל החלונות היו פתוחים לרווחה, שמש בהירה זרקה ריבועים גדולים של אור על השטיחים מקיר לקיר שכיסו את ה</w:t>
      </w:r>
      <w:r w:rsidR="004C59E0">
        <w:rPr>
          <w:rtl/>
        </w:rPr>
        <w:t>רצפה</w:t>
      </w:r>
      <w:r w:rsidR="004627AB" w:rsidRPr="00CD067C">
        <w:rPr>
          <w:rtl/>
        </w:rPr>
        <w:t xml:space="preserve"> בכל הבית.</w:t>
      </w:r>
    </w:p>
    <w:p w14:paraId="4DE0029E" w14:textId="561F4110" w:rsidR="004627AB" w:rsidRPr="00CD067C" w:rsidRDefault="004627AB" w:rsidP="00250000">
      <w:pPr>
        <w:rPr>
          <w:rtl/>
        </w:rPr>
      </w:pPr>
      <w:r w:rsidRPr="00CD067C">
        <w:rPr>
          <w:rtl/>
        </w:rPr>
        <w:t>ארקדי ישב על הספה</w:t>
      </w:r>
      <w:r w:rsidR="00B74673">
        <w:rPr>
          <w:rFonts w:hint="cs"/>
          <w:rtl/>
        </w:rPr>
        <w:t xml:space="preserve"> בסלון</w:t>
      </w:r>
      <w:r w:rsidRPr="00CD067C">
        <w:rPr>
          <w:rtl/>
        </w:rPr>
        <w:t>, ספרים וקלסרים פתוחים בער</w:t>
      </w:r>
      <w:r w:rsidR="00B74673">
        <w:rPr>
          <w:rFonts w:hint="cs"/>
          <w:rtl/>
        </w:rPr>
        <w:t>בוביה</w:t>
      </w:r>
      <w:r w:rsidRPr="00CD067C">
        <w:rPr>
          <w:rtl/>
        </w:rPr>
        <w:t xml:space="preserve"> סביבו, </w:t>
      </w:r>
      <w:r w:rsidR="0058374F">
        <w:rPr>
          <w:rFonts w:hint="cs"/>
          <w:rtl/>
        </w:rPr>
        <w:t>ו</w:t>
      </w:r>
      <w:r w:rsidRPr="00CD067C">
        <w:rPr>
          <w:rtl/>
        </w:rPr>
        <w:t>כשאלכס נכנס הסיט את רגלו ש</w:t>
      </w:r>
      <w:r w:rsidR="001C5A04">
        <w:rPr>
          <w:rtl/>
        </w:rPr>
        <w:t>הייתה</w:t>
      </w:r>
      <w:r w:rsidRPr="00CD067C">
        <w:rPr>
          <w:rtl/>
        </w:rPr>
        <w:t xml:space="preserve"> מונחת על השולחן הנמוך במרכז הסלון וער</w:t>
      </w:r>
      <w:r w:rsidR="0058374F">
        <w:rPr>
          <w:rFonts w:hint="cs"/>
          <w:rtl/>
        </w:rPr>
        <w:t>י</w:t>
      </w:r>
      <w:r w:rsidRPr="00CD067C">
        <w:rPr>
          <w:rtl/>
        </w:rPr>
        <w:t>מה של עטי סימון זוהרים צבעוניים נפלה לשטיח.</w:t>
      </w:r>
    </w:p>
    <w:p w14:paraId="25D13CD2" w14:textId="77777777" w:rsidR="004627AB" w:rsidRPr="00CD067C" w:rsidRDefault="004627AB" w:rsidP="00250000">
      <w:pPr>
        <w:rPr>
          <w:rtl/>
        </w:rPr>
      </w:pPr>
      <w:r w:rsidRPr="00CD067C">
        <w:rPr>
          <w:rtl/>
        </w:rPr>
        <w:t>"בוקר טוב."</w:t>
      </w:r>
    </w:p>
    <w:p w14:paraId="6716FA76" w14:textId="635CBD06" w:rsidR="004627AB" w:rsidRDefault="004627AB" w:rsidP="00F07E5C">
      <w:pPr>
        <w:rPr>
          <w:rtl/>
        </w:rPr>
      </w:pPr>
      <w:r w:rsidRPr="00CD067C">
        <w:rPr>
          <w:rtl/>
        </w:rPr>
        <w:t>א</w:t>
      </w:r>
      <w:r w:rsidR="00F07E5C">
        <w:rPr>
          <w:rFonts w:hint="cs"/>
          <w:rtl/>
        </w:rPr>
        <w:t>לכס</w:t>
      </w:r>
      <w:r w:rsidRPr="00CD067C">
        <w:rPr>
          <w:rtl/>
        </w:rPr>
        <w:t xml:space="preserve"> המהם.</w:t>
      </w:r>
    </w:p>
    <w:p w14:paraId="77936737" w14:textId="77777777" w:rsidR="00F07E5C" w:rsidRPr="00CD067C" w:rsidRDefault="00F07E5C" w:rsidP="00F07E5C">
      <w:pPr>
        <w:rPr>
          <w:rtl/>
        </w:rPr>
      </w:pPr>
      <w:r>
        <w:rPr>
          <w:rFonts w:hint="cs"/>
          <w:rtl/>
        </w:rPr>
        <w:t>"</w:t>
      </w:r>
      <w:r w:rsidR="003F0B7D">
        <w:rPr>
          <w:rFonts w:hint="cs"/>
          <w:rtl/>
        </w:rPr>
        <w:t>ישנת טוב. עשר שעות."</w:t>
      </w:r>
    </w:p>
    <w:p w14:paraId="6CEBADD3" w14:textId="77777777" w:rsidR="004627AB" w:rsidRPr="00CD067C" w:rsidRDefault="004627AB" w:rsidP="00250000">
      <w:pPr>
        <w:rPr>
          <w:rtl/>
        </w:rPr>
      </w:pPr>
      <w:r w:rsidRPr="00CD067C">
        <w:rPr>
          <w:rFonts w:hint="cs"/>
          <w:rtl/>
        </w:rPr>
        <w:t>"</w:t>
      </w:r>
      <w:r w:rsidRPr="00CD067C">
        <w:rPr>
          <w:rtl/>
        </w:rPr>
        <w:t>יש משהו לארוחת בוקר?"</w:t>
      </w:r>
    </w:p>
    <w:p w14:paraId="287879CE" w14:textId="77777777" w:rsidR="004627AB" w:rsidRPr="00CD067C" w:rsidRDefault="004627AB" w:rsidP="00250000">
      <w:pPr>
        <w:rPr>
          <w:rtl/>
        </w:rPr>
      </w:pPr>
      <w:r w:rsidRPr="00CD067C">
        <w:rPr>
          <w:rtl/>
        </w:rPr>
        <w:t xml:space="preserve">"אין </w:t>
      </w:r>
      <w:r w:rsidRPr="00CD067C">
        <w:rPr>
          <w:rFonts w:hint="cs"/>
          <w:rtl/>
        </w:rPr>
        <w:t xml:space="preserve">כמעט </w:t>
      </w:r>
      <w:r w:rsidRPr="00CD067C">
        <w:rPr>
          <w:rtl/>
        </w:rPr>
        <w:t>כלום. הם גרו פה בכלל?"</w:t>
      </w:r>
    </w:p>
    <w:p w14:paraId="30E59AF2" w14:textId="6D2B7DFF" w:rsidR="004627AB" w:rsidRPr="00CD067C" w:rsidRDefault="0058374F" w:rsidP="00CA2FDD">
      <w:pPr>
        <w:rPr>
          <w:rtl/>
        </w:rPr>
      </w:pPr>
      <w:r>
        <w:rPr>
          <w:rFonts w:hint="cs"/>
          <w:rtl/>
        </w:rPr>
        <w:t>"</w:t>
      </w:r>
      <w:r w:rsidR="00A351F2">
        <w:rPr>
          <w:rFonts w:hint="cs"/>
          <w:rtl/>
        </w:rPr>
        <w:t>כן הם גרו פה בכלל.</w:t>
      </w:r>
      <w:r w:rsidR="004627AB" w:rsidRPr="00CD067C">
        <w:rPr>
          <w:rFonts w:hint="cs"/>
          <w:rtl/>
        </w:rPr>
        <w:t xml:space="preserve"> אבל הרבה פחות ממה שהתכוונו.</w:t>
      </w:r>
      <w:r>
        <w:rPr>
          <w:rFonts w:hint="cs"/>
          <w:rtl/>
        </w:rPr>
        <w:t>"</w:t>
      </w:r>
      <w:r w:rsidR="004627AB" w:rsidRPr="00CD067C">
        <w:rPr>
          <w:rFonts w:hint="cs"/>
          <w:rtl/>
        </w:rPr>
        <w:t xml:space="preserve"> </w:t>
      </w:r>
      <w:r w:rsidR="004627AB" w:rsidRPr="00CD067C">
        <w:rPr>
          <w:rtl/>
        </w:rPr>
        <w:t>אלכס בחן בעניין אקדמי את הדחף ה</w:t>
      </w:r>
      <w:r w:rsidR="004627AB" w:rsidRPr="00CD067C">
        <w:rPr>
          <w:rFonts w:hint="cs"/>
          <w:rtl/>
        </w:rPr>
        <w:t>מוכר</w:t>
      </w:r>
      <w:r w:rsidR="004627AB" w:rsidRPr="00CD067C">
        <w:rPr>
          <w:rtl/>
        </w:rPr>
        <w:t xml:space="preserve"> לעקור את עיניו מארובותיהן, העיניים הקפיציות, העגלגלות, השובבות, לתקוע את אצבעותיו בין העפעפיים, חזק ועמוק, לעקור אותן עם כל הסיבים שמחברים אות</w:t>
      </w:r>
      <w:r w:rsidR="00CA2FDD">
        <w:rPr>
          <w:rFonts w:hint="cs"/>
          <w:rtl/>
        </w:rPr>
        <w:t>ן</w:t>
      </w:r>
      <w:r w:rsidR="004627AB" w:rsidRPr="00CD067C">
        <w:rPr>
          <w:rtl/>
        </w:rPr>
        <w:t xml:space="preserve"> לראש, להפיל אותן ל</w:t>
      </w:r>
      <w:r w:rsidR="00CA2FDD">
        <w:rPr>
          <w:rFonts w:hint="cs"/>
          <w:rtl/>
        </w:rPr>
        <w:t>קרקע</w:t>
      </w:r>
      <w:r w:rsidR="004627AB" w:rsidRPr="00CD067C">
        <w:rPr>
          <w:rtl/>
        </w:rPr>
        <w:t xml:space="preserve"> המ</w:t>
      </w:r>
      <w:r w:rsidR="00CA2FDD">
        <w:rPr>
          <w:rFonts w:hint="cs"/>
          <w:rtl/>
        </w:rPr>
        <w:t>זוהמת</w:t>
      </w:r>
      <w:r w:rsidR="004627AB" w:rsidRPr="00CD067C">
        <w:rPr>
          <w:rtl/>
        </w:rPr>
        <w:t xml:space="preserve"> ולדרוך עליהן בעקב קשיח. איזה רעש נעים הן יעשו כשיתפצפצו!</w:t>
      </w:r>
    </w:p>
    <w:p w14:paraId="7375F7D9" w14:textId="77777777" w:rsidR="004627AB" w:rsidRPr="00CD067C" w:rsidRDefault="004627AB" w:rsidP="00250000">
      <w:pPr>
        <w:rPr>
          <w:rtl/>
        </w:rPr>
      </w:pPr>
      <w:r w:rsidRPr="00CD067C">
        <w:rPr>
          <w:rFonts w:hint="cs"/>
          <w:rtl/>
        </w:rPr>
        <w:t>"אלכס, צא מזה כבר."</w:t>
      </w:r>
    </w:p>
    <w:p w14:paraId="0FB23A0B" w14:textId="77777777" w:rsidR="004627AB" w:rsidRPr="00CD067C" w:rsidRDefault="004627AB" w:rsidP="00250000">
      <w:pPr>
        <w:rPr>
          <w:rtl/>
        </w:rPr>
      </w:pPr>
      <w:r w:rsidRPr="00CD067C">
        <w:rPr>
          <w:rFonts w:hint="cs"/>
          <w:rtl/>
        </w:rPr>
        <w:t xml:space="preserve">מחשבה מנחמת </w:t>
      </w:r>
      <w:r w:rsidRPr="00CD067C">
        <w:rPr>
          <w:rtl/>
        </w:rPr>
        <w:t>–</w:t>
      </w:r>
      <w:r w:rsidRPr="00CD067C">
        <w:rPr>
          <w:rFonts w:hint="cs"/>
          <w:rtl/>
        </w:rPr>
        <w:t xml:space="preserve"> </w:t>
      </w:r>
      <w:r w:rsidRPr="00CD067C">
        <w:rPr>
          <w:rtl/>
        </w:rPr>
        <w:t>לו היו מציעים לו להתאמן בעקירת עינ</w:t>
      </w:r>
      <w:r w:rsidR="00957E29">
        <w:rPr>
          <w:rtl/>
        </w:rPr>
        <w:t>יים של חתול, פרה</w:t>
      </w:r>
      <w:r w:rsidR="00957E29">
        <w:rPr>
          <w:rFonts w:hint="cs"/>
          <w:rtl/>
        </w:rPr>
        <w:t xml:space="preserve"> או</w:t>
      </w:r>
      <w:r w:rsidRPr="00CD067C">
        <w:rPr>
          <w:rtl/>
        </w:rPr>
        <w:t xml:space="preserve"> </w:t>
      </w:r>
      <w:r w:rsidR="00957E29">
        <w:rPr>
          <w:rtl/>
        </w:rPr>
        <w:t>אפילו דג, הוא היה מתחלח</w:t>
      </w:r>
      <w:r w:rsidR="00957E29">
        <w:rPr>
          <w:rFonts w:hint="cs"/>
          <w:rtl/>
        </w:rPr>
        <w:t>ל ומסרב</w:t>
      </w:r>
      <w:r w:rsidRPr="00CD067C">
        <w:rPr>
          <w:rFonts w:hint="cs"/>
          <w:rtl/>
        </w:rPr>
        <w:t xml:space="preserve">. </w:t>
      </w:r>
    </w:p>
    <w:p w14:paraId="4369755D" w14:textId="4372CA11" w:rsidR="00F45EB6" w:rsidRDefault="004627AB" w:rsidP="00F45EB6">
      <w:pPr>
        <w:rPr>
          <w:rtl/>
        </w:rPr>
      </w:pPr>
      <w:r w:rsidRPr="00CD067C">
        <w:rPr>
          <w:rFonts w:hint="cs"/>
          <w:rtl/>
        </w:rPr>
        <w:t>"אלכס, אתה נכנס לזה מהר מדי. רגע אחד</w:t>
      </w:r>
      <w:r w:rsidR="00483BB1">
        <w:rPr>
          <w:rFonts w:hint="cs"/>
          <w:rtl/>
        </w:rPr>
        <w:t xml:space="preserve"> הכול </w:t>
      </w:r>
      <w:r w:rsidR="00F45EB6">
        <w:rPr>
          <w:rFonts w:hint="cs"/>
          <w:rtl/>
        </w:rPr>
        <w:t>בסדר ו</w:t>
      </w:r>
      <w:r w:rsidR="004C59E0">
        <w:rPr>
          <w:rFonts w:hint="cs"/>
          <w:rtl/>
        </w:rPr>
        <w:t>פתאום</w:t>
      </w:r>
      <w:r w:rsidR="00F45EB6">
        <w:rPr>
          <w:rFonts w:hint="cs"/>
          <w:rtl/>
        </w:rPr>
        <w:t xml:space="preserve">... זה לא נורמאלי. הבאתי איתי את </w:t>
      </w:r>
      <w:r w:rsidR="006C67CE">
        <w:rPr>
          <w:rFonts w:hint="cs"/>
          <w:rtl/>
        </w:rPr>
        <w:t xml:space="preserve">כל </w:t>
      </w:r>
      <w:r w:rsidR="00F45EB6">
        <w:rPr>
          <w:rFonts w:hint="cs"/>
          <w:rtl/>
        </w:rPr>
        <w:t>הכדורים שלך ו</w:t>
      </w:r>
      <w:r w:rsidR="006C67CE">
        <w:rPr>
          <w:rFonts w:hint="cs"/>
          <w:rtl/>
        </w:rPr>
        <w:t>אם רק תגיד</w:t>
      </w:r>
      <w:r w:rsidR="00F45EB6">
        <w:rPr>
          <w:rFonts w:hint="cs"/>
          <w:rtl/>
        </w:rPr>
        <w:t xml:space="preserve"> </w:t>
      </w:r>
      <w:r w:rsidR="00F45EB6">
        <w:rPr>
          <w:rtl/>
        </w:rPr>
        <w:t>–</w:t>
      </w:r>
      <w:r w:rsidR="00F45EB6">
        <w:rPr>
          <w:rFonts w:hint="cs"/>
          <w:rtl/>
        </w:rPr>
        <w:t xml:space="preserve"> "</w:t>
      </w:r>
    </w:p>
    <w:p w14:paraId="3FC8418F" w14:textId="77777777" w:rsidR="00F45EB6" w:rsidRDefault="00F45EB6" w:rsidP="00250000">
      <w:pPr>
        <w:rPr>
          <w:rtl/>
        </w:rPr>
      </w:pPr>
      <w:r>
        <w:rPr>
          <w:rFonts w:hint="cs"/>
          <w:rtl/>
        </w:rPr>
        <w:t>"תזרוק אותם לפח. את כולם."</w:t>
      </w:r>
    </w:p>
    <w:p w14:paraId="0087DD73" w14:textId="77777777" w:rsidR="004627AB" w:rsidRPr="00CD067C" w:rsidRDefault="00F45EB6" w:rsidP="00250000">
      <w:pPr>
        <w:rPr>
          <w:rtl/>
        </w:rPr>
      </w:pPr>
      <w:r>
        <w:rPr>
          <w:rFonts w:hint="cs"/>
          <w:rtl/>
        </w:rPr>
        <w:t xml:space="preserve">"בסדר, </w:t>
      </w:r>
      <w:r w:rsidR="003F0B7D">
        <w:rPr>
          <w:rFonts w:hint="cs"/>
          <w:rtl/>
        </w:rPr>
        <w:t xml:space="preserve">תירגע, </w:t>
      </w:r>
      <w:r>
        <w:rPr>
          <w:rFonts w:hint="cs"/>
          <w:rtl/>
        </w:rPr>
        <w:t>אף אחד לא מכריח אותך לקחת אותם</w:t>
      </w:r>
      <w:r w:rsidR="005E6FEA">
        <w:rPr>
          <w:rFonts w:hint="cs"/>
          <w:rtl/>
        </w:rPr>
        <w:t xml:space="preserve"> (לעת עתה </w:t>
      </w:r>
      <w:r w:rsidR="005E6FEA">
        <w:rPr>
          <w:rtl/>
        </w:rPr>
        <w:t>–</w:t>
      </w:r>
      <w:r w:rsidR="005E6FEA">
        <w:rPr>
          <w:rFonts w:hint="cs"/>
          <w:rtl/>
        </w:rPr>
        <w:t xml:space="preserve"> נראה מה יהיה בהמשך)</w:t>
      </w:r>
      <w:r>
        <w:rPr>
          <w:rFonts w:hint="cs"/>
          <w:rtl/>
        </w:rPr>
        <w:t xml:space="preserve">. אבל </w:t>
      </w:r>
      <w:r w:rsidR="004627AB" w:rsidRPr="00CD067C">
        <w:rPr>
          <w:rFonts w:hint="cs"/>
          <w:rtl/>
        </w:rPr>
        <w:t>אתה חייב לקבל עזרה."</w:t>
      </w:r>
    </w:p>
    <w:p w14:paraId="774737BA" w14:textId="77777777" w:rsidR="004627AB" w:rsidRPr="00CD067C" w:rsidRDefault="004627AB" w:rsidP="00250000">
      <w:pPr>
        <w:rPr>
          <w:rtl/>
        </w:rPr>
      </w:pPr>
      <w:r w:rsidRPr="00CD067C">
        <w:rPr>
          <w:rFonts w:hint="cs"/>
          <w:rtl/>
        </w:rPr>
        <w:t>"ממי?"</w:t>
      </w:r>
    </w:p>
    <w:p w14:paraId="0231C832" w14:textId="77777777" w:rsidR="004F5255" w:rsidRDefault="004627AB" w:rsidP="00250000">
      <w:pPr>
        <w:rPr>
          <w:rtl/>
        </w:rPr>
      </w:pPr>
      <w:r w:rsidRPr="00CD067C">
        <w:rPr>
          <w:rFonts w:hint="cs"/>
          <w:rtl/>
        </w:rPr>
        <w:t xml:space="preserve">"אני אעזור לך. </w:t>
      </w:r>
      <w:r w:rsidR="001F0DD1">
        <w:rPr>
          <w:rFonts w:hint="cs"/>
          <w:rtl/>
        </w:rPr>
        <w:t>[</w:t>
      </w:r>
      <w:r w:rsidRPr="00CD067C">
        <w:rPr>
          <w:rFonts w:hint="cs"/>
          <w:rtl/>
        </w:rPr>
        <w:t>אחרי שנגור פה קצת תפסיק לחשוב על כל זה</w:t>
      </w:r>
      <w:r w:rsidR="001F0DD1">
        <w:rPr>
          <w:rFonts w:hint="cs"/>
          <w:rtl/>
        </w:rPr>
        <w:t>?? דפוק ולא מעוגן במציאות]</w:t>
      </w:r>
      <w:r w:rsidRPr="00CD067C">
        <w:rPr>
          <w:rFonts w:hint="cs"/>
          <w:rtl/>
        </w:rPr>
        <w:t>.</w:t>
      </w:r>
      <w:r w:rsidR="004F5255">
        <w:rPr>
          <w:rFonts w:hint="cs"/>
          <w:rtl/>
        </w:rPr>
        <w:t>"</w:t>
      </w:r>
    </w:p>
    <w:p w14:paraId="4AD9DB4A" w14:textId="1CEB9F65" w:rsidR="004F5255" w:rsidRDefault="004F5255" w:rsidP="00CA2FDD">
      <w:pPr>
        <w:rPr>
          <w:rtl/>
        </w:rPr>
      </w:pPr>
      <w:r>
        <w:rPr>
          <w:rFonts w:hint="cs"/>
          <w:rtl/>
        </w:rPr>
        <w:t xml:space="preserve">כמובן שלא </w:t>
      </w:r>
      <w:r w:rsidR="006C67CE">
        <w:rPr>
          <w:rFonts w:hint="cs"/>
          <w:rtl/>
        </w:rPr>
        <w:t>העריך</w:t>
      </w:r>
      <w:r w:rsidR="0094340E">
        <w:rPr>
          <w:rFonts w:hint="cs"/>
          <w:rtl/>
        </w:rPr>
        <w:t xml:space="preserve"> [</w:t>
      </w:r>
      <w:r w:rsidR="0094340E">
        <w:t>realize</w:t>
      </w:r>
      <w:r w:rsidR="0094340E">
        <w:rPr>
          <w:rFonts w:hint="cs"/>
          <w:rtl/>
        </w:rPr>
        <w:t xml:space="preserve"> </w:t>
      </w:r>
      <w:r w:rsidR="0094340E">
        <w:rPr>
          <w:rtl/>
        </w:rPr>
        <w:t>–</w:t>
      </w:r>
      <w:r w:rsidR="0094340E">
        <w:rPr>
          <w:rFonts w:hint="cs"/>
          <w:rtl/>
        </w:rPr>
        <w:t xml:space="preserve"> הבין?]</w:t>
      </w:r>
      <w:r>
        <w:rPr>
          <w:rFonts w:hint="cs"/>
          <w:rtl/>
        </w:rPr>
        <w:t>, כשהסכים ל</w:t>
      </w:r>
      <w:r w:rsidR="00C45B28">
        <w:rPr>
          <w:rFonts w:hint="cs"/>
          <w:rtl/>
        </w:rPr>
        <w:t>תוכני</w:t>
      </w:r>
      <w:r>
        <w:rPr>
          <w:rFonts w:hint="cs"/>
          <w:rtl/>
        </w:rPr>
        <w:t xml:space="preserve">תו </w:t>
      </w:r>
      <w:r w:rsidR="006C67CE">
        <w:rPr>
          <w:rFonts w:hint="cs"/>
          <w:rtl/>
        </w:rPr>
        <w:t xml:space="preserve">הנמהרת </w:t>
      </w:r>
      <w:r>
        <w:rPr>
          <w:rFonts w:hint="cs"/>
          <w:rtl/>
        </w:rPr>
        <w:t xml:space="preserve">של קולין, שהגיע למקום הפחות מתאים </w:t>
      </w:r>
      <w:r w:rsidR="006B0794">
        <w:rPr>
          <w:rFonts w:hint="cs"/>
          <w:rtl/>
        </w:rPr>
        <w:t xml:space="preserve">על פני הגלובוס </w:t>
      </w:r>
      <w:r>
        <w:rPr>
          <w:rFonts w:hint="cs"/>
          <w:rtl/>
        </w:rPr>
        <w:t>לה</w:t>
      </w:r>
      <w:r w:rsidR="00CA2FDD">
        <w:rPr>
          <w:rFonts w:hint="cs"/>
          <w:rtl/>
        </w:rPr>
        <w:t>חלמה ממחש</w:t>
      </w:r>
      <w:r>
        <w:rPr>
          <w:rFonts w:hint="cs"/>
          <w:rtl/>
        </w:rPr>
        <w:t>ב</w:t>
      </w:r>
      <w:r w:rsidR="00CA2FDD">
        <w:rPr>
          <w:rFonts w:hint="cs"/>
          <w:rtl/>
        </w:rPr>
        <w:t xml:space="preserve">ותיו </w:t>
      </w:r>
      <w:r w:rsidR="008A5468">
        <w:rPr>
          <w:rFonts w:hint="cs"/>
          <w:rtl/>
        </w:rPr>
        <w:t>הכפייתיות</w:t>
      </w:r>
      <w:r>
        <w:rPr>
          <w:rFonts w:hint="cs"/>
          <w:rtl/>
        </w:rPr>
        <w:t xml:space="preserve"> על כל זה. ה'כל זה' הזה ניצב בינו לבין סוף הקיץ באופן מייאש ונטול</w:t>
      </w:r>
      <w:r w:rsidR="0094340E">
        <w:rPr>
          <w:rFonts w:hint="cs"/>
          <w:rtl/>
        </w:rPr>
        <w:t>-</w:t>
      </w:r>
      <w:r>
        <w:rPr>
          <w:rFonts w:hint="cs"/>
          <w:rtl/>
        </w:rPr>
        <w:t xml:space="preserve">תקווה. </w:t>
      </w:r>
    </w:p>
    <w:p w14:paraId="22BE7769" w14:textId="77777777" w:rsidR="004627AB" w:rsidRPr="00CD067C" w:rsidRDefault="004F5255" w:rsidP="004F5255">
      <w:pPr>
        <w:rPr>
          <w:rtl/>
        </w:rPr>
      </w:pPr>
      <w:r>
        <w:rPr>
          <w:rFonts w:hint="cs"/>
          <w:rtl/>
        </w:rPr>
        <w:t xml:space="preserve">"נו, אלכס, </w:t>
      </w:r>
      <w:r w:rsidR="004627AB" w:rsidRPr="00CD067C">
        <w:rPr>
          <w:rFonts w:hint="cs"/>
          <w:rtl/>
        </w:rPr>
        <w:t>רצית ארוחת בוקר, אמרתי שאין כמעט כלום."</w:t>
      </w:r>
    </w:p>
    <w:p w14:paraId="7FF7B33C" w14:textId="77777777" w:rsidR="004627AB" w:rsidRPr="00CD067C" w:rsidRDefault="004627AB" w:rsidP="00250000">
      <w:pPr>
        <w:rPr>
          <w:rtl/>
        </w:rPr>
      </w:pPr>
      <w:r w:rsidRPr="00CD067C">
        <w:rPr>
          <w:rFonts w:hint="cs"/>
          <w:rtl/>
        </w:rPr>
        <w:t>"</w:t>
      </w:r>
      <w:r w:rsidRPr="00CD067C">
        <w:rPr>
          <w:rtl/>
        </w:rPr>
        <w:t>אין אפילו קפה?</w:t>
      </w:r>
      <w:r w:rsidR="000F4806">
        <w:rPr>
          <w:rFonts w:hint="cs"/>
          <w:rtl/>
        </w:rPr>
        <w:t xml:space="preserve"> אין תה?</w:t>
      </w:r>
      <w:r w:rsidRPr="00CD067C">
        <w:rPr>
          <w:rtl/>
        </w:rPr>
        <w:t>"</w:t>
      </w:r>
    </w:p>
    <w:p w14:paraId="5CA3F88F" w14:textId="77777777" w:rsidR="004627AB" w:rsidRPr="00CD067C" w:rsidRDefault="004627AB" w:rsidP="00250000">
      <w:pPr>
        <w:rPr>
          <w:rtl/>
        </w:rPr>
      </w:pPr>
      <w:r w:rsidRPr="00CD067C">
        <w:rPr>
          <w:rFonts w:hint="cs"/>
          <w:rtl/>
        </w:rPr>
        <w:t>"מה?"</w:t>
      </w:r>
    </w:p>
    <w:p w14:paraId="19837838" w14:textId="77777777" w:rsidR="004627AB" w:rsidRPr="00CD067C" w:rsidRDefault="004627AB" w:rsidP="00250000">
      <w:pPr>
        <w:rPr>
          <w:rtl/>
        </w:rPr>
      </w:pPr>
      <w:r w:rsidRPr="00CD067C">
        <w:rPr>
          <w:rFonts w:hint="cs"/>
          <w:rtl/>
        </w:rPr>
        <w:t>אלכס כיחכח בגרונו. "אין קפה?"</w:t>
      </w:r>
      <w:r w:rsidR="00E90D1E">
        <w:rPr>
          <w:rFonts w:hint="cs"/>
          <w:rtl/>
        </w:rPr>
        <w:t xml:space="preserve"> </w:t>
      </w:r>
      <w:r w:rsidR="00E90D1E">
        <w:rPr>
          <w:rtl/>
        </w:rPr>
        <w:t>–</w:t>
      </w:r>
      <w:r w:rsidR="00E90D1E">
        <w:rPr>
          <w:rFonts w:hint="cs"/>
          <w:rtl/>
        </w:rPr>
        <w:t xml:space="preserve"> בשירותו הצבאי ומתוקף התנאים הוא נטש את התה, והיה נוהג לשתות בוץ פשוט ונטול גינוני-חצר.</w:t>
      </w:r>
    </w:p>
    <w:p w14:paraId="63A7AFE4" w14:textId="77777777" w:rsidR="004627AB" w:rsidRPr="00CD067C" w:rsidRDefault="004627AB" w:rsidP="00250000">
      <w:pPr>
        <w:rPr>
          <w:rtl/>
        </w:rPr>
      </w:pPr>
      <w:r w:rsidRPr="00CD067C">
        <w:rPr>
          <w:rtl/>
        </w:rPr>
        <w:t>"היה משהו שנראה כמו קפה שעבר יותר מדי בחיים שלו, זרקתי אותו.</w:t>
      </w:r>
      <w:r w:rsidRPr="00CD067C">
        <w:rPr>
          <w:rFonts w:hint="cs"/>
          <w:rtl/>
        </w:rPr>
        <w:t xml:space="preserve"> אבל </w:t>
      </w:r>
      <w:r w:rsidRPr="00CD067C">
        <w:rPr>
          <w:rtl/>
        </w:rPr>
        <w:t>מצאתי כמה קרקרים בארון.</w:t>
      </w:r>
      <w:r w:rsidRPr="00CD067C">
        <w:rPr>
          <w:rFonts w:hint="cs"/>
          <w:rtl/>
        </w:rPr>
        <w:t xml:space="preserve"> חכה, אני אביא.</w:t>
      </w:r>
      <w:r w:rsidRPr="00CD067C">
        <w:rPr>
          <w:rtl/>
        </w:rPr>
        <w:t>"</w:t>
      </w:r>
      <w:r w:rsidRPr="00CD067C">
        <w:rPr>
          <w:rFonts w:hint="cs"/>
          <w:rtl/>
        </w:rPr>
        <w:t xml:space="preserve"> </w:t>
      </w:r>
    </w:p>
    <w:p w14:paraId="3313BCD5" w14:textId="77777777" w:rsidR="004627AB" w:rsidRPr="00CD067C" w:rsidRDefault="004627AB" w:rsidP="00957E29">
      <w:pPr>
        <w:rPr>
          <w:rtl/>
        </w:rPr>
      </w:pPr>
      <w:r w:rsidRPr="00CD067C">
        <w:rPr>
          <w:rFonts w:hint="cs"/>
          <w:rtl/>
        </w:rPr>
        <w:t>ארקדי</w:t>
      </w:r>
      <w:r w:rsidR="00957E29">
        <w:rPr>
          <w:rtl/>
        </w:rPr>
        <w:t xml:space="preserve"> חזר לאחר כמה רגעים </w:t>
      </w:r>
      <w:r w:rsidR="00957E29">
        <w:rPr>
          <w:rFonts w:hint="cs"/>
          <w:rtl/>
        </w:rPr>
        <w:t xml:space="preserve">עם </w:t>
      </w:r>
      <w:r w:rsidRPr="00CD067C">
        <w:rPr>
          <w:rtl/>
        </w:rPr>
        <w:t>כל העוגיות ו</w:t>
      </w:r>
      <w:r w:rsidRPr="00CD067C">
        <w:rPr>
          <w:rFonts w:hint="cs"/>
          <w:rtl/>
        </w:rPr>
        <w:t>ה</w:t>
      </w:r>
      <w:r w:rsidRPr="00CD067C">
        <w:rPr>
          <w:rtl/>
        </w:rPr>
        <w:t>בסקוויטים שמצא בארונות</w:t>
      </w:r>
      <w:r w:rsidR="00957E29">
        <w:rPr>
          <w:rFonts w:hint="cs"/>
          <w:rtl/>
        </w:rPr>
        <w:t>, מוערמים בצלחת</w:t>
      </w:r>
      <w:r w:rsidRPr="00CD067C">
        <w:rPr>
          <w:rtl/>
        </w:rPr>
        <w:t>. "</w:t>
      </w:r>
      <w:r w:rsidRPr="00CD067C">
        <w:rPr>
          <w:rFonts w:hint="cs"/>
          <w:rtl/>
        </w:rPr>
        <w:t>קח משהו."</w:t>
      </w:r>
    </w:p>
    <w:p w14:paraId="17400CA6" w14:textId="77777777" w:rsidR="004627AB" w:rsidRPr="00CD067C" w:rsidRDefault="004627AB" w:rsidP="00250000">
      <w:pPr>
        <w:rPr>
          <w:rtl/>
        </w:rPr>
      </w:pPr>
      <w:r w:rsidRPr="00CD067C">
        <w:rPr>
          <w:rFonts w:hint="cs"/>
          <w:rtl/>
        </w:rPr>
        <w:lastRenderedPageBreak/>
        <w:t>אלכס נענע בראשו.</w:t>
      </w:r>
    </w:p>
    <w:p w14:paraId="0F320AE8" w14:textId="77777777" w:rsidR="004627AB" w:rsidRPr="00CD067C" w:rsidRDefault="004627AB" w:rsidP="00250000">
      <w:pPr>
        <w:rPr>
          <w:rtl/>
        </w:rPr>
      </w:pPr>
      <w:r w:rsidRPr="00CD067C">
        <w:rPr>
          <w:rtl/>
        </w:rPr>
        <w:t>"</w:t>
      </w:r>
      <w:r w:rsidRPr="00CD067C">
        <w:rPr>
          <w:rFonts w:hint="cs"/>
          <w:rtl/>
        </w:rPr>
        <w:t xml:space="preserve">אתה לא היחיד עם בעיות, </w:t>
      </w:r>
      <w:r w:rsidRPr="00CD067C">
        <w:rPr>
          <w:rtl/>
        </w:rPr>
        <w:t xml:space="preserve">אני </w:t>
      </w:r>
      <w:r w:rsidRPr="00CD067C">
        <w:rPr>
          <w:rFonts w:hint="cs"/>
          <w:rtl/>
        </w:rPr>
        <w:t xml:space="preserve">למשל </w:t>
      </w:r>
      <w:r w:rsidRPr="00CD067C">
        <w:rPr>
          <w:rtl/>
        </w:rPr>
        <w:t>חייב ללמוד ואני מרגיש יבש."</w:t>
      </w:r>
    </w:p>
    <w:p w14:paraId="0DD92E84" w14:textId="77777777" w:rsidR="004627AB" w:rsidRPr="00CD067C" w:rsidRDefault="004627AB" w:rsidP="00250000">
      <w:pPr>
        <w:rPr>
          <w:rtl/>
        </w:rPr>
      </w:pPr>
      <w:r w:rsidRPr="00CD067C">
        <w:rPr>
          <w:rtl/>
        </w:rPr>
        <w:t>"</w:t>
      </w:r>
      <w:r w:rsidRPr="00CD067C">
        <w:rPr>
          <w:rFonts w:hint="cs"/>
          <w:rtl/>
        </w:rPr>
        <w:t>אתה יבש?</w:t>
      </w:r>
      <w:r w:rsidRPr="00CD067C">
        <w:rPr>
          <w:rtl/>
        </w:rPr>
        <w:t>"</w:t>
      </w:r>
    </w:p>
    <w:p w14:paraId="5FDA3553" w14:textId="77777777" w:rsidR="004627AB" w:rsidRPr="00CD067C" w:rsidRDefault="004627AB" w:rsidP="006C67CE">
      <w:pPr>
        <w:rPr>
          <w:rtl/>
        </w:rPr>
      </w:pPr>
      <w:r w:rsidRPr="00CD067C">
        <w:rPr>
          <w:rtl/>
        </w:rPr>
        <w:t>"</w:t>
      </w:r>
      <w:r w:rsidRPr="00CD067C">
        <w:rPr>
          <w:rFonts w:hint="cs"/>
          <w:rtl/>
        </w:rPr>
        <w:t xml:space="preserve">כן, </w:t>
      </w:r>
      <w:r w:rsidRPr="00CD067C">
        <w:rPr>
          <w:rtl/>
        </w:rPr>
        <w:t>אני יבש כמו צנון ששכחו אותו במקרר חודשיים.</w:t>
      </w:r>
      <w:r w:rsidRPr="00CD067C">
        <w:rPr>
          <w:rFonts w:hint="cs"/>
          <w:rtl/>
        </w:rPr>
        <w:t>" הוא התעודד מהבעתו של אלכס שהתבהרה.</w:t>
      </w:r>
      <w:r w:rsidRPr="00CD067C">
        <w:rPr>
          <w:rtl/>
        </w:rPr>
        <w:t xml:space="preserve"> </w:t>
      </w:r>
      <w:r w:rsidRPr="00CD067C">
        <w:rPr>
          <w:rFonts w:hint="cs"/>
          <w:rtl/>
        </w:rPr>
        <w:t>"</w:t>
      </w:r>
      <w:r w:rsidRPr="00CD067C">
        <w:rPr>
          <w:rtl/>
        </w:rPr>
        <w:t xml:space="preserve">אין בי כלום, אין לי מה לתרום לעולם, אין בי התלהבות או סימן חיים כלשהו. אני </w:t>
      </w:r>
      <w:r w:rsidR="006C67CE">
        <w:rPr>
          <w:rFonts w:hint="cs"/>
          <w:rtl/>
        </w:rPr>
        <w:t>הרוס</w:t>
      </w:r>
      <w:r w:rsidR="00957E29">
        <w:rPr>
          <w:rtl/>
        </w:rPr>
        <w:t>. תראה אי</w:t>
      </w:r>
      <w:r w:rsidR="004F5255">
        <w:rPr>
          <w:rFonts w:hint="cs"/>
          <w:rtl/>
        </w:rPr>
        <w:t>ז</w:t>
      </w:r>
      <w:r w:rsidR="00957E29">
        <w:rPr>
          <w:rFonts w:hint="cs"/>
          <w:rtl/>
        </w:rPr>
        <w:t>ו</w:t>
      </w:r>
      <w:r w:rsidRPr="00CD067C">
        <w:rPr>
          <w:rtl/>
        </w:rPr>
        <w:t xml:space="preserve"> ער</w:t>
      </w:r>
      <w:r w:rsidR="00957E29">
        <w:rPr>
          <w:rFonts w:hint="cs"/>
          <w:rtl/>
        </w:rPr>
        <w:t>י</w:t>
      </w:r>
      <w:r w:rsidRPr="00CD067C">
        <w:rPr>
          <w:rtl/>
        </w:rPr>
        <w:t>מ</w:t>
      </w:r>
      <w:r w:rsidR="004F5255">
        <w:rPr>
          <w:rFonts w:hint="cs"/>
          <w:rtl/>
        </w:rPr>
        <w:t>ת</w:t>
      </w:r>
      <w:r w:rsidR="004F5255">
        <w:rPr>
          <w:rtl/>
        </w:rPr>
        <w:t xml:space="preserve"> </w:t>
      </w:r>
      <w:r w:rsidR="004F5255">
        <w:rPr>
          <w:rFonts w:hint="cs"/>
          <w:rtl/>
        </w:rPr>
        <w:t>חומר-</w:t>
      </w:r>
      <w:r w:rsidR="008A5468">
        <w:rPr>
          <w:rtl/>
        </w:rPr>
        <w:t>לימוד</w:t>
      </w:r>
      <w:r w:rsidRPr="00CD067C">
        <w:rPr>
          <w:rtl/>
        </w:rPr>
        <w:t xml:space="preserve"> מחכ</w:t>
      </w:r>
      <w:r w:rsidR="004F5255">
        <w:rPr>
          <w:rFonts w:hint="cs"/>
          <w:rtl/>
        </w:rPr>
        <w:t>ה</w:t>
      </w:r>
      <w:r w:rsidRPr="00CD067C">
        <w:rPr>
          <w:rtl/>
        </w:rPr>
        <w:t xml:space="preserve"> לי. אם אני רוצה להספיק ללמוד הכל, הייתי אמור להגיע </w:t>
      </w:r>
      <w:r w:rsidR="00957E29">
        <w:rPr>
          <w:rFonts w:hint="cs"/>
          <w:rtl/>
        </w:rPr>
        <w:t xml:space="preserve">היום </w:t>
      </w:r>
      <w:r w:rsidRPr="00CD067C">
        <w:rPr>
          <w:rtl/>
        </w:rPr>
        <w:t xml:space="preserve">עד עמוד חמישים ושבע. והבוקר כמעט עבר ואתה יודע </w:t>
      </w:r>
      <w:r w:rsidR="00957E29">
        <w:rPr>
          <w:rFonts w:hint="cs"/>
          <w:rtl/>
        </w:rPr>
        <w:t>ל</w:t>
      </w:r>
      <w:r w:rsidRPr="00CD067C">
        <w:rPr>
          <w:rtl/>
        </w:rPr>
        <w:t>איזה עמוד הגעתי?"</w:t>
      </w:r>
    </w:p>
    <w:p w14:paraId="513C93E8" w14:textId="77777777" w:rsidR="004627AB" w:rsidRPr="00CD067C" w:rsidRDefault="004627AB" w:rsidP="00250000">
      <w:pPr>
        <w:rPr>
          <w:rtl/>
        </w:rPr>
      </w:pPr>
      <w:r w:rsidRPr="00CD067C">
        <w:rPr>
          <w:rtl/>
        </w:rPr>
        <w:t>"איזה?"</w:t>
      </w:r>
    </w:p>
    <w:p w14:paraId="1C03148F" w14:textId="77777777" w:rsidR="004627AB" w:rsidRPr="00CD067C" w:rsidRDefault="008A5468" w:rsidP="00250000">
      <w:pPr>
        <w:rPr>
          <w:rtl/>
        </w:rPr>
      </w:pPr>
      <w:r>
        <w:rPr>
          <w:rtl/>
        </w:rPr>
        <w:t>"שתים</w:t>
      </w:r>
      <w:r>
        <w:rPr>
          <w:rFonts w:hint="cs"/>
          <w:rtl/>
        </w:rPr>
        <w:t>-</w:t>
      </w:r>
      <w:r w:rsidR="00B74673">
        <w:rPr>
          <w:rtl/>
        </w:rPr>
        <w:t>עשרה. כי שמונ</w:t>
      </w:r>
      <w:r w:rsidR="00B74673">
        <w:rPr>
          <w:rFonts w:hint="cs"/>
          <w:rtl/>
        </w:rPr>
        <w:t>ת</w:t>
      </w:r>
      <w:r w:rsidR="004627AB" w:rsidRPr="00CD067C">
        <w:rPr>
          <w:rtl/>
        </w:rPr>
        <w:t xml:space="preserve"> העמודים הראשונים הם רק הקדמה ותוכן עניינים. כמה נשאר לי? עוד ארבעים ושישה עמודים."</w:t>
      </w:r>
    </w:p>
    <w:p w14:paraId="3D386D4B" w14:textId="77777777" w:rsidR="004627AB" w:rsidRPr="00CD067C" w:rsidRDefault="004627AB" w:rsidP="00250000">
      <w:pPr>
        <w:rPr>
          <w:rtl/>
        </w:rPr>
      </w:pPr>
      <w:r w:rsidRPr="00CD067C">
        <w:rPr>
          <w:rtl/>
        </w:rPr>
        <w:t>"ארבעים וחמישה."</w:t>
      </w:r>
    </w:p>
    <w:p w14:paraId="38C5AAB1" w14:textId="77777777" w:rsidR="004627AB" w:rsidRPr="00CD067C" w:rsidRDefault="004627AB" w:rsidP="008A5468">
      <w:pPr>
        <w:rPr>
          <w:rtl/>
        </w:rPr>
      </w:pPr>
      <w:r w:rsidRPr="00CD067C">
        <w:rPr>
          <w:rtl/>
        </w:rPr>
        <w:t>"לא, כי אני רק בתחילת עמוד שתים</w:t>
      </w:r>
      <w:r w:rsidR="008A5468">
        <w:rPr>
          <w:rFonts w:hint="cs"/>
          <w:rtl/>
        </w:rPr>
        <w:t>-</w:t>
      </w:r>
      <w:r w:rsidRPr="00CD067C">
        <w:rPr>
          <w:rtl/>
        </w:rPr>
        <w:t>עשרה."</w:t>
      </w:r>
    </w:p>
    <w:p w14:paraId="123216FB" w14:textId="77777777" w:rsidR="004627AB" w:rsidRPr="00CD067C" w:rsidRDefault="004627AB" w:rsidP="00250000">
      <w:pPr>
        <w:rPr>
          <w:rtl/>
        </w:rPr>
      </w:pPr>
      <w:r w:rsidRPr="00CD067C">
        <w:rPr>
          <w:rtl/>
        </w:rPr>
        <w:t>"גורל אכזר."</w:t>
      </w:r>
    </w:p>
    <w:p w14:paraId="26A84405" w14:textId="34C2D88C" w:rsidR="004627AB" w:rsidRPr="00CD067C" w:rsidRDefault="004627AB" w:rsidP="00250000">
      <w:pPr>
        <w:rPr>
          <w:rtl/>
        </w:rPr>
      </w:pPr>
      <w:r w:rsidRPr="00CD067C">
        <w:rPr>
          <w:rtl/>
        </w:rPr>
        <w:t>"לפחות מעמוד שלושים ושלוש מתחילות קצת דיאגרמות, אבל עד שם</w:t>
      </w:r>
      <w:r w:rsidR="00483BB1">
        <w:rPr>
          <w:rtl/>
        </w:rPr>
        <w:t xml:space="preserve"> הכול </w:t>
      </w:r>
      <w:r w:rsidRPr="00CD067C">
        <w:rPr>
          <w:rtl/>
        </w:rPr>
        <w:t>מודפס צפוף, העמודים שחורים. תראה."</w:t>
      </w:r>
    </w:p>
    <w:p w14:paraId="20464D6F" w14:textId="77777777" w:rsidR="004627AB" w:rsidRPr="00CD067C" w:rsidRDefault="004F5255" w:rsidP="004F5255">
      <w:pPr>
        <w:rPr>
          <w:rtl/>
        </w:rPr>
      </w:pPr>
      <w:r>
        <w:rPr>
          <w:rFonts w:hint="cs"/>
          <w:rtl/>
        </w:rPr>
        <w:t>אלכס ה</w:t>
      </w:r>
      <w:r w:rsidR="004D1AD6">
        <w:rPr>
          <w:rFonts w:hint="cs"/>
          <w:rtl/>
        </w:rPr>
        <w:t>תבונן בעמודים המודפסים בצפיפות חסרת התחשבות.</w:t>
      </w:r>
    </w:p>
    <w:p w14:paraId="44155817" w14:textId="77777777" w:rsidR="004627AB" w:rsidRPr="00CD067C" w:rsidRDefault="004627AB" w:rsidP="004D1AD6">
      <w:pPr>
        <w:rPr>
          <w:rtl/>
        </w:rPr>
      </w:pPr>
      <w:r w:rsidRPr="00CD067C">
        <w:rPr>
          <w:rtl/>
        </w:rPr>
        <w:t xml:space="preserve">"אתה יודע מה אני צריך? לרוץ קצת. כשהגוף עייף ולא </w:t>
      </w:r>
      <w:r w:rsidRPr="00CD067C">
        <w:rPr>
          <w:rFonts w:hint="cs"/>
          <w:rtl/>
        </w:rPr>
        <w:t>מקרטע בעצבנות</w:t>
      </w:r>
      <w:r w:rsidRPr="00CD067C">
        <w:rPr>
          <w:rtl/>
        </w:rPr>
        <w:t xml:space="preserve">, </w:t>
      </w:r>
      <w:r w:rsidR="004D1AD6">
        <w:rPr>
          <w:rFonts w:hint="cs"/>
          <w:rtl/>
        </w:rPr>
        <w:t>ה</w:t>
      </w:r>
      <w:r w:rsidRPr="00CD067C">
        <w:rPr>
          <w:rtl/>
        </w:rPr>
        <w:t xml:space="preserve">מח </w:t>
      </w:r>
      <w:r w:rsidR="004D1AD6">
        <w:rPr>
          <w:rFonts w:hint="cs"/>
          <w:rtl/>
        </w:rPr>
        <w:t xml:space="preserve">מסוגל </w:t>
      </w:r>
      <w:r w:rsidRPr="00CD067C">
        <w:rPr>
          <w:rtl/>
        </w:rPr>
        <w:t>לקלוט יותר טוב."</w:t>
      </w:r>
    </w:p>
    <w:p w14:paraId="01E1501D" w14:textId="77777777" w:rsidR="004627AB" w:rsidRPr="00CD067C" w:rsidRDefault="004627AB" w:rsidP="004D1AD6">
      <w:pPr>
        <w:rPr>
          <w:rtl/>
        </w:rPr>
      </w:pPr>
      <w:r w:rsidRPr="00CD067C">
        <w:rPr>
          <w:rtl/>
        </w:rPr>
        <w:t xml:space="preserve">"טוב, </w:t>
      </w:r>
      <w:r w:rsidR="004D1AD6">
        <w:rPr>
          <w:rFonts w:hint="cs"/>
          <w:rtl/>
        </w:rPr>
        <w:t>אז</w:t>
      </w:r>
      <w:r w:rsidRPr="00CD067C">
        <w:rPr>
          <w:rtl/>
        </w:rPr>
        <w:t xml:space="preserve"> </w:t>
      </w:r>
      <w:r w:rsidR="00B74673">
        <w:rPr>
          <w:rFonts w:hint="cs"/>
          <w:rtl/>
        </w:rPr>
        <w:t>צא ל</w:t>
      </w:r>
      <w:r w:rsidRPr="00CD067C">
        <w:rPr>
          <w:rtl/>
        </w:rPr>
        <w:t>רוץ</w:t>
      </w:r>
      <w:r w:rsidR="00B74673">
        <w:rPr>
          <w:rFonts w:hint="cs"/>
          <w:rtl/>
        </w:rPr>
        <w:t xml:space="preserve"> קצת</w:t>
      </w:r>
      <w:r w:rsidRPr="00CD067C">
        <w:rPr>
          <w:rtl/>
        </w:rPr>
        <w:t>."</w:t>
      </w:r>
    </w:p>
    <w:p w14:paraId="3BCB0F46" w14:textId="64DA644D" w:rsidR="004627AB" w:rsidRPr="00CD067C" w:rsidRDefault="004627AB" w:rsidP="00DC208C">
      <w:pPr>
        <w:rPr>
          <w:rtl/>
        </w:rPr>
      </w:pPr>
      <w:r w:rsidRPr="00CD067C">
        <w:rPr>
          <w:rtl/>
        </w:rPr>
        <w:t>"</w:t>
      </w:r>
      <w:r w:rsidR="004D1AD6">
        <w:rPr>
          <w:rFonts w:hint="cs"/>
          <w:rtl/>
        </w:rPr>
        <w:t>נראה לך שאתה לא בא איתי, פדלאה?</w:t>
      </w:r>
      <w:r w:rsidRPr="00CD067C">
        <w:rPr>
          <w:rtl/>
        </w:rPr>
        <w:t>"</w:t>
      </w:r>
      <w:r w:rsidR="003F607D">
        <w:rPr>
          <w:rFonts w:hint="cs"/>
          <w:rtl/>
        </w:rPr>
        <w:t xml:space="preserve"> ארקדי קיבל </w:t>
      </w:r>
      <w:r w:rsidR="00DC208C">
        <w:rPr>
          <w:rFonts w:hint="cs"/>
          <w:rtl/>
        </w:rPr>
        <w:t xml:space="preserve">מסער </w:t>
      </w:r>
      <w:r w:rsidR="00C45B28">
        <w:rPr>
          <w:rFonts w:hint="cs"/>
          <w:rtl/>
        </w:rPr>
        <w:t>תוכני</w:t>
      </w:r>
      <w:r w:rsidR="003F607D">
        <w:rPr>
          <w:rFonts w:hint="cs"/>
          <w:rtl/>
        </w:rPr>
        <w:t>ת אימונים הדרגתית עב</w:t>
      </w:r>
      <w:r w:rsidR="00DC208C">
        <w:rPr>
          <w:rFonts w:hint="cs"/>
          <w:rtl/>
        </w:rPr>
        <w:t>ור אלכס</w:t>
      </w:r>
      <w:r w:rsidR="004D1AD6">
        <w:rPr>
          <w:rFonts w:hint="cs"/>
          <w:rtl/>
        </w:rPr>
        <w:t>,</w:t>
      </w:r>
      <w:r w:rsidR="00DC208C">
        <w:rPr>
          <w:rFonts w:hint="cs"/>
          <w:rtl/>
        </w:rPr>
        <w:t xml:space="preserve"> המותאמת לשליפת בני אדם ממרתם השחורה. הוא בהחלט </w:t>
      </w:r>
      <w:r w:rsidR="004D1AD6">
        <w:rPr>
          <w:rFonts w:hint="cs"/>
          <w:rtl/>
        </w:rPr>
        <w:t>התכוון לדבוק בה.</w:t>
      </w:r>
    </w:p>
    <w:p w14:paraId="7815C6BF" w14:textId="77777777" w:rsidR="004627AB" w:rsidRPr="00CD067C" w:rsidRDefault="004D1AD6" w:rsidP="00E32BB6">
      <w:pPr>
        <w:rPr>
          <w:rtl/>
        </w:rPr>
      </w:pPr>
      <w:r>
        <w:rPr>
          <w:rtl/>
        </w:rPr>
        <w:t>"</w:t>
      </w:r>
      <w:r>
        <w:rPr>
          <w:rFonts w:hint="cs"/>
          <w:rtl/>
        </w:rPr>
        <w:t xml:space="preserve">אין פה עניין של פדלאה, </w:t>
      </w:r>
      <w:r>
        <w:rPr>
          <w:rtl/>
        </w:rPr>
        <w:t>אסור ל</w:t>
      </w:r>
      <w:r>
        <w:rPr>
          <w:rFonts w:hint="cs"/>
          <w:rtl/>
        </w:rPr>
        <w:t>י</w:t>
      </w:r>
      <w:r w:rsidR="004627AB" w:rsidRPr="00CD067C">
        <w:rPr>
          <w:rtl/>
        </w:rPr>
        <w:t xml:space="preserve"> בכלל לרוץ</w:t>
      </w:r>
      <w:r w:rsidR="00B74673">
        <w:rPr>
          <w:rFonts w:hint="cs"/>
          <w:rtl/>
        </w:rPr>
        <w:t xml:space="preserve"> עדיין</w:t>
      </w:r>
      <w:r w:rsidR="004627AB" w:rsidRPr="00CD067C">
        <w:rPr>
          <w:rtl/>
        </w:rPr>
        <w:t>."</w:t>
      </w:r>
    </w:p>
    <w:p w14:paraId="767687D1" w14:textId="77777777" w:rsidR="004627AB" w:rsidRPr="00CD067C" w:rsidRDefault="004627AB" w:rsidP="00250000">
      <w:pPr>
        <w:rPr>
          <w:rtl/>
        </w:rPr>
      </w:pPr>
      <w:r w:rsidRPr="00CD067C">
        <w:rPr>
          <w:rtl/>
        </w:rPr>
        <w:t>"למה לא?"</w:t>
      </w:r>
    </w:p>
    <w:p w14:paraId="3C4555A3" w14:textId="53376656" w:rsidR="004627AB" w:rsidRPr="00CD067C" w:rsidRDefault="00E32BB6" w:rsidP="00CC660D">
      <w:pPr>
        <w:rPr>
          <w:rtl/>
        </w:rPr>
      </w:pPr>
      <w:r>
        <w:rPr>
          <w:rtl/>
        </w:rPr>
        <w:t>"</w:t>
      </w:r>
      <w:r>
        <w:rPr>
          <w:rFonts w:hint="cs"/>
          <w:rtl/>
        </w:rPr>
        <w:t>אני</w:t>
      </w:r>
      <w:r w:rsidR="00744501">
        <w:rPr>
          <w:rtl/>
        </w:rPr>
        <w:t xml:space="preserve"> עד</w:t>
      </w:r>
      <w:r w:rsidR="00CC660D">
        <w:rPr>
          <w:rFonts w:hint="cs"/>
          <w:rtl/>
        </w:rPr>
        <w:t>יין</w:t>
      </w:r>
      <w:r w:rsidR="00744501">
        <w:rPr>
          <w:rtl/>
        </w:rPr>
        <w:t xml:space="preserve"> צריך </w:t>
      </w:r>
      <w:r w:rsidR="00744501">
        <w:rPr>
          <w:rFonts w:hint="cs"/>
          <w:rtl/>
        </w:rPr>
        <w:t>מ</w:t>
      </w:r>
      <w:r>
        <w:rPr>
          <w:rtl/>
        </w:rPr>
        <w:t>נוח</w:t>
      </w:r>
      <w:r w:rsidR="00744501">
        <w:rPr>
          <w:rFonts w:hint="cs"/>
          <w:rtl/>
        </w:rPr>
        <w:t>ה</w:t>
      </w:r>
      <w:r>
        <w:rPr>
          <w:rtl/>
        </w:rPr>
        <w:t>."</w:t>
      </w:r>
    </w:p>
    <w:p w14:paraId="4AF319AB" w14:textId="47C1738B" w:rsidR="004627AB" w:rsidRPr="00CD067C" w:rsidRDefault="004627AB" w:rsidP="00CC660D">
      <w:pPr>
        <w:rPr>
          <w:rtl/>
        </w:rPr>
      </w:pPr>
      <w:r w:rsidRPr="00CD067C">
        <w:rPr>
          <w:rtl/>
        </w:rPr>
        <w:t>"</w:t>
      </w:r>
      <w:r w:rsidR="00CC660D">
        <w:rPr>
          <w:rFonts w:hint="cs"/>
          <w:rtl/>
        </w:rPr>
        <w:t xml:space="preserve">כל ההחלמה שלך התעכבה בגלל שסרבת </w:t>
      </w:r>
      <w:r w:rsidRPr="00CD067C">
        <w:rPr>
          <w:rtl/>
        </w:rPr>
        <w:t>לעשות פזיותרפיה בבריכה."</w:t>
      </w:r>
    </w:p>
    <w:p w14:paraId="6B2C8B96" w14:textId="77777777" w:rsidR="004627AB" w:rsidRPr="00CD067C" w:rsidRDefault="004627AB" w:rsidP="00250000">
      <w:pPr>
        <w:rPr>
          <w:rtl/>
        </w:rPr>
      </w:pPr>
      <w:r w:rsidRPr="00CD067C">
        <w:rPr>
          <w:rtl/>
        </w:rPr>
        <w:t>"</w:t>
      </w:r>
      <w:r w:rsidR="00957E29">
        <w:rPr>
          <w:rFonts w:hint="cs"/>
          <w:rtl/>
        </w:rPr>
        <w:t xml:space="preserve">כן, כבר </w:t>
      </w:r>
      <w:r w:rsidRPr="00CD067C">
        <w:rPr>
          <w:rtl/>
        </w:rPr>
        <w:t>אמרת לי."</w:t>
      </w:r>
    </w:p>
    <w:p w14:paraId="26F3EADC" w14:textId="77777777" w:rsidR="004627AB" w:rsidRPr="00CD067C" w:rsidRDefault="004627AB" w:rsidP="008A5468">
      <w:pPr>
        <w:rPr>
          <w:rtl/>
        </w:rPr>
      </w:pPr>
      <w:r w:rsidRPr="00CD067C">
        <w:rPr>
          <w:rtl/>
        </w:rPr>
        <w:t xml:space="preserve">"כל ההתאוששות שלך </w:t>
      </w:r>
      <w:r w:rsidR="008A5468">
        <w:rPr>
          <w:rFonts w:hint="cs"/>
          <w:rtl/>
        </w:rPr>
        <w:t>עלולה</w:t>
      </w:r>
      <w:r w:rsidRPr="00CD067C">
        <w:rPr>
          <w:rtl/>
        </w:rPr>
        <w:t xml:space="preserve"> להדפק בגלל זה."</w:t>
      </w:r>
    </w:p>
    <w:p w14:paraId="7685CD04" w14:textId="77777777" w:rsidR="004627AB" w:rsidRPr="00CD067C" w:rsidRDefault="004627AB" w:rsidP="00250000">
      <w:pPr>
        <w:rPr>
          <w:rtl/>
        </w:rPr>
      </w:pPr>
      <w:r w:rsidRPr="00CD067C">
        <w:rPr>
          <w:rtl/>
        </w:rPr>
        <w:t>"אמרת."</w:t>
      </w:r>
    </w:p>
    <w:p w14:paraId="0616FD28" w14:textId="2E5B6609" w:rsidR="004627AB" w:rsidRPr="00CD067C" w:rsidRDefault="004627AB" w:rsidP="00E32BB6">
      <w:pPr>
        <w:rPr>
          <w:rtl/>
        </w:rPr>
      </w:pPr>
      <w:r w:rsidRPr="00CD067C">
        <w:rPr>
          <w:rtl/>
        </w:rPr>
        <w:t xml:space="preserve">"אז </w:t>
      </w:r>
      <w:r w:rsidR="00F06A3F">
        <w:rPr>
          <w:rtl/>
        </w:rPr>
        <w:t>עכשיו</w:t>
      </w:r>
      <w:r w:rsidRPr="00CD067C">
        <w:rPr>
          <w:rtl/>
        </w:rPr>
        <w:t xml:space="preserve"> א</w:t>
      </w:r>
      <w:r w:rsidR="00E32BB6">
        <w:rPr>
          <w:rFonts w:hint="cs"/>
          <w:rtl/>
        </w:rPr>
        <w:t>תה</w:t>
      </w:r>
      <w:r w:rsidRPr="00CD067C">
        <w:rPr>
          <w:rtl/>
        </w:rPr>
        <w:t xml:space="preserve"> חייב לצאת לרוץ קצת, </w:t>
      </w:r>
      <w:r w:rsidR="00E32BB6">
        <w:rPr>
          <w:rFonts w:hint="cs"/>
          <w:rtl/>
        </w:rPr>
        <w:t xml:space="preserve">ריצה קלילה, </w:t>
      </w:r>
      <w:r w:rsidRPr="00CD067C">
        <w:rPr>
          <w:rtl/>
        </w:rPr>
        <w:t>בשביל להכין את המח."</w:t>
      </w:r>
    </w:p>
    <w:p w14:paraId="3AFA8DD2" w14:textId="77777777" w:rsidR="004627AB" w:rsidRPr="00CD067C" w:rsidRDefault="004627AB" w:rsidP="006C67CE">
      <w:pPr>
        <w:rPr>
          <w:rtl/>
        </w:rPr>
      </w:pPr>
      <w:r w:rsidRPr="00CD067C">
        <w:rPr>
          <w:rtl/>
        </w:rPr>
        <w:t>"</w:t>
      </w:r>
      <w:r w:rsidR="006C67CE">
        <w:rPr>
          <w:rFonts w:hint="cs"/>
          <w:rtl/>
        </w:rPr>
        <w:t>ת</w:t>
      </w:r>
      <w:r w:rsidRPr="00CD067C">
        <w:rPr>
          <w:rFonts w:hint="cs"/>
          <w:rtl/>
        </w:rPr>
        <w:t xml:space="preserve">תקדם </w:t>
      </w:r>
      <w:r w:rsidR="006C67CE">
        <w:rPr>
          <w:rFonts w:hint="cs"/>
          <w:rtl/>
        </w:rPr>
        <w:t xml:space="preserve">עוד </w:t>
      </w:r>
      <w:r w:rsidRPr="00CD067C">
        <w:rPr>
          <w:rFonts w:hint="cs"/>
          <w:rtl/>
        </w:rPr>
        <w:t>קצת</w:t>
      </w:r>
      <w:r w:rsidR="006C67CE">
        <w:rPr>
          <w:rFonts w:hint="cs"/>
          <w:rtl/>
        </w:rPr>
        <w:t xml:space="preserve"> בעמודים הצפופים שלך</w:t>
      </w:r>
      <w:r w:rsidRPr="00CD067C">
        <w:rPr>
          <w:rFonts w:hint="cs"/>
          <w:rtl/>
        </w:rPr>
        <w:t>, אחר כך נחליט, טוב?</w:t>
      </w:r>
      <w:r w:rsidRPr="00CD067C">
        <w:rPr>
          <w:rtl/>
        </w:rPr>
        <w:t>"</w:t>
      </w:r>
    </w:p>
    <w:p w14:paraId="391F8429" w14:textId="77777777" w:rsidR="004627AB" w:rsidRPr="00CD067C" w:rsidRDefault="004627AB" w:rsidP="00250000">
      <w:pPr>
        <w:rPr>
          <w:rtl/>
        </w:rPr>
      </w:pPr>
      <w:r w:rsidRPr="00CD067C">
        <w:rPr>
          <w:rFonts w:hint="cs"/>
          <w:rtl/>
        </w:rPr>
        <w:t xml:space="preserve">ארקדי חזר </w:t>
      </w:r>
      <w:r w:rsidR="00E32BB6">
        <w:rPr>
          <w:rFonts w:hint="cs"/>
          <w:rtl/>
        </w:rPr>
        <w:t>בחוסר רצון לספריו</w:t>
      </w:r>
      <w:r w:rsidRPr="00CD067C">
        <w:rPr>
          <w:rFonts w:hint="cs"/>
          <w:rtl/>
        </w:rPr>
        <w:t>.</w:t>
      </w:r>
    </w:p>
    <w:p w14:paraId="091DEEB1" w14:textId="75E8D3CB" w:rsidR="004627AB" w:rsidRPr="00CD067C" w:rsidRDefault="004627AB" w:rsidP="0094340E">
      <w:pPr>
        <w:rPr>
          <w:rtl/>
        </w:rPr>
      </w:pPr>
      <w:r w:rsidRPr="00CD067C">
        <w:rPr>
          <w:rtl/>
        </w:rPr>
        <w:t>ב</w:t>
      </w:r>
      <w:r w:rsidR="0058374F">
        <w:rPr>
          <w:rFonts w:hint="cs"/>
          <w:rtl/>
        </w:rPr>
        <w:t>י</w:t>
      </w:r>
      <w:r w:rsidRPr="00CD067C">
        <w:rPr>
          <w:rtl/>
        </w:rPr>
        <w:t xml:space="preserve">נתיים אלכס הסיר את המצעים הקמוטים והמאובקים מהמיטה בחדר השינה הגדול, שארקדי </w:t>
      </w:r>
      <w:r w:rsidR="0058374F">
        <w:rPr>
          <w:rFonts w:hint="cs"/>
          <w:rtl/>
        </w:rPr>
        <w:t xml:space="preserve">מיהר </w:t>
      </w:r>
      <w:r w:rsidR="008A5468">
        <w:rPr>
          <w:rFonts w:hint="cs"/>
          <w:rtl/>
        </w:rPr>
        <w:t>לתפוס</w:t>
      </w:r>
      <w:r w:rsidRPr="00CD067C">
        <w:rPr>
          <w:rtl/>
        </w:rPr>
        <w:t xml:space="preserve"> לעצמו</w:t>
      </w:r>
      <w:r w:rsidR="0058374F">
        <w:rPr>
          <w:rFonts w:hint="cs"/>
          <w:rtl/>
        </w:rPr>
        <w:t xml:space="preserve"> [מתוך ידיעה שזה יעבור ללא מחאה / יתקבל בהסכמה כמו כל בחירה שלו / שאלכס יהיה אדיש לכך שהוא נאלץ לוותר לפי בחירותיו של ארקדי]</w:t>
      </w:r>
      <w:r w:rsidR="00E32BB6">
        <w:rPr>
          <w:rtl/>
        </w:rPr>
        <w:t xml:space="preserve">. </w:t>
      </w:r>
      <w:r w:rsidR="00E32BB6">
        <w:rPr>
          <w:rFonts w:hint="cs"/>
          <w:rtl/>
        </w:rPr>
        <w:t>הוא</w:t>
      </w:r>
      <w:r w:rsidR="008A5468">
        <w:rPr>
          <w:rtl/>
        </w:rPr>
        <w:t xml:space="preserve"> פשפש בארונות, קרע עטיפת </w:t>
      </w:r>
      <w:r w:rsidRPr="00CD067C">
        <w:rPr>
          <w:rtl/>
        </w:rPr>
        <w:t>פלסטיק מסט מצעים חדש שקולין ו</w:t>
      </w:r>
      <w:r w:rsidR="008B1B44">
        <w:rPr>
          <w:rtl/>
        </w:rPr>
        <w:t>סופי</w:t>
      </w:r>
      <w:r w:rsidRPr="00CD067C">
        <w:rPr>
          <w:rtl/>
        </w:rPr>
        <w:t xml:space="preserve"> קיבלו במתנה לחתונה ולעולם אולי לא ישתמשו בו ושלף </w:t>
      </w:r>
      <w:r w:rsidR="0094340E">
        <w:rPr>
          <w:rFonts w:hint="cs"/>
          <w:rtl/>
        </w:rPr>
        <w:t xml:space="preserve">משם </w:t>
      </w:r>
      <w:r w:rsidRPr="00CD067C">
        <w:rPr>
          <w:rtl/>
        </w:rPr>
        <w:t>סדין.</w:t>
      </w:r>
    </w:p>
    <w:p w14:paraId="5C5AAEF3" w14:textId="77777777" w:rsidR="004627AB" w:rsidRPr="00CD067C" w:rsidRDefault="004627AB" w:rsidP="00250000">
      <w:pPr>
        <w:rPr>
          <w:rtl/>
        </w:rPr>
      </w:pPr>
      <w:r w:rsidRPr="00CD067C">
        <w:rPr>
          <w:rtl/>
        </w:rPr>
        <w:t>תיאו התקשר.</w:t>
      </w:r>
    </w:p>
    <w:p w14:paraId="1DF69864" w14:textId="77777777" w:rsidR="004627AB" w:rsidRPr="00CD067C" w:rsidRDefault="004627AB" w:rsidP="00250000">
      <w:pPr>
        <w:rPr>
          <w:rtl/>
        </w:rPr>
      </w:pPr>
      <w:r w:rsidRPr="00CD067C">
        <w:rPr>
          <w:rtl/>
        </w:rPr>
        <w:lastRenderedPageBreak/>
        <w:t>"אלכס, אתה יודע איך הם קוראים לילדה שלהם?"</w:t>
      </w:r>
    </w:p>
    <w:p w14:paraId="1840EE53" w14:textId="77777777" w:rsidR="004627AB" w:rsidRPr="00CD067C" w:rsidRDefault="004627AB" w:rsidP="00250000">
      <w:pPr>
        <w:rPr>
          <w:rtl/>
        </w:rPr>
      </w:pPr>
      <w:r w:rsidRPr="00CD067C">
        <w:rPr>
          <w:rtl/>
        </w:rPr>
        <w:t>"איזה ילדה?"</w:t>
      </w:r>
    </w:p>
    <w:p w14:paraId="0E03B043" w14:textId="4D124C9E" w:rsidR="004627AB" w:rsidRPr="00CD067C" w:rsidRDefault="004627AB" w:rsidP="00250000">
      <w:pPr>
        <w:rPr>
          <w:rtl/>
        </w:rPr>
      </w:pPr>
      <w:r w:rsidRPr="00CD067C">
        <w:rPr>
          <w:rtl/>
        </w:rPr>
        <w:t xml:space="preserve">"התינוקת של </w:t>
      </w:r>
      <w:r w:rsidR="008B1B44">
        <w:rPr>
          <w:rtl/>
        </w:rPr>
        <w:t>סופי</w:t>
      </w:r>
      <w:r w:rsidRPr="00CD067C">
        <w:rPr>
          <w:rtl/>
        </w:rPr>
        <w:t xml:space="preserve"> וקולין. זאת שנולדה."</w:t>
      </w:r>
    </w:p>
    <w:p w14:paraId="3E8DA01B" w14:textId="77777777" w:rsidR="004627AB" w:rsidRPr="00CD067C" w:rsidRDefault="004627AB" w:rsidP="00250000">
      <w:pPr>
        <w:rPr>
          <w:rtl/>
        </w:rPr>
      </w:pPr>
      <w:r w:rsidRPr="00CD067C">
        <w:rPr>
          <w:rtl/>
        </w:rPr>
        <w:t>"</w:t>
      </w:r>
      <w:r w:rsidR="008A5468">
        <w:rPr>
          <w:rFonts w:hint="cs"/>
          <w:rtl/>
        </w:rPr>
        <w:t>התינוקת החדשה?</w:t>
      </w:r>
      <w:r w:rsidRPr="00CD067C">
        <w:rPr>
          <w:rtl/>
        </w:rPr>
        <w:t>"</w:t>
      </w:r>
    </w:p>
    <w:p w14:paraId="5A43F443" w14:textId="1ECB170C" w:rsidR="004627AB" w:rsidRPr="00CD067C" w:rsidRDefault="004627AB" w:rsidP="008A5468">
      <w:pPr>
        <w:rPr>
          <w:rtl/>
        </w:rPr>
      </w:pPr>
      <w:r w:rsidRPr="00CD067C">
        <w:rPr>
          <w:rtl/>
        </w:rPr>
        <w:t xml:space="preserve">"קוראים לה </w:t>
      </w:r>
      <w:r w:rsidR="008B1B44">
        <w:rPr>
          <w:rtl/>
        </w:rPr>
        <w:t>סופי</w:t>
      </w:r>
      <w:r w:rsidRPr="00CD067C">
        <w:rPr>
          <w:rtl/>
        </w:rPr>
        <w:t xml:space="preserve">. קולין בחר את השם הזה. אני לא מבין איך </w:t>
      </w:r>
      <w:r w:rsidR="008A5468">
        <w:rPr>
          <w:rFonts w:hint="cs"/>
          <w:rtl/>
        </w:rPr>
        <w:t>נ</w:t>
      </w:r>
      <w:r w:rsidRPr="00CD067C">
        <w:rPr>
          <w:rtl/>
        </w:rPr>
        <w:t>בדיל בין שתיהן אחרי ש</w:t>
      </w:r>
      <w:r w:rsidR="008B1B44">
        <w:rPr>
          <w:rtl/>
        </w:rPr>
        <w:t>סופי</w:t>
      </w:r>
      <w:r w:rsidRPr="00CD067C">
        <w:rPr>
          <w:rtl/>
        </w:rPr>
        <w:t xml:space="preserve"> תחלים. זה טירוף."</w:t>
      </w:r>
    </w:p>
    <w:p w14:paraId="7BFEA0FA" w14:textId="77777777" w:rsidR="004627AB" w:rsidRPr="00CD067C" w:rsidRDefault="00F10AE5" w:rsidP="00250000">
      <w:pPr>
        <w:rPr>
          <w:rtl/>
        </w:rPr>
      </w:pPr>
      <w:r>
        <w:rPr>
          <w:rFonts w:hint="cs"/>
          <w:rtl/>
        </w:rPr>
        <w:t>(</w:t>
      </w:r>
      <w:r>
        <w:rPr>
          <w:rtl/>
        </w:rPr>
        <w:t xml:space="preserve">כוחותיו </w:t>
      </w:r>
      <w:r w:rsidR="00E32BB6">
        <w:rPr>
          <w:rFonts w:hint="cs"/>
          <w:rtl/>
        </w:rPr>
        <w:t xml:space="preserve">ובעיקר נחישותו </w:t>
      </w:r>
      <w:r>
        <w:rPr>
          <w:rtl/>
        </w:rPr>
        <w:t>של אלכס אוזלים</w:t>
      </w:r>
      <w:r>
        <w:rPr>
          <w:rFonts w:hint="cs"/>
          <w:rtl/>
        </w:rPr>
        <w:t>)</w:t>
      </w:r>
    </w:p>
    <w:p w14:paraId="72729393" w14:textId="77777777" w:rsidR="004627AB" w:rsidRPr="00CD067C" w:rsidRDefault="004627AB" w:rsidP="00250000">
      <w:pPr>
        <w:rPr>
          <w:rtl/>
        </w:rPr>
      </w:pPr>
      <w:r w:rsidRPr="00CD067C">
        <w:rPr>
          <w:rtl/>
        </w:rPr>
        <w:t>"אלכס? אתה שם?"</w:t>
      </w:r>
    </w:p>
    <w:p w14:paraId="309458E0" w14:textId="77777777" w:rsidR="004627AB" w:rsidRPr="00CD067C" w:rsidRDefault="00F10AE5" w:rsidP="00250000">
      <w:pPr>
        <w:rPr>
          <w:rtl/>
        </w:rPr>
      </w:pPr>
      <w:r>
        <w:rPr>
          <w:rFonts w:hint="cs"/>
          <w:rtl/>
        </w:rPr>
        <w:t>(</w:t>
      </w:r>
      <w:r>
        <w:rPr>
          <w:rtl/>
        </w:rPr>
        <w:t>לא, הוא במקום אחר</w:t>
      </w:r>
      <w:r>
        <w:rPr>
          <w:rFonts w:hint="cs"/>
          <w:rtl/>
        </w:rPr>
        <w:t>)</w:t>
      </w:r>
    </w:p>
    <w:p w14:paraId="4622678F" w14:textId="77777777" w:rsidR="004627AB" w:rsidRPr="00CD067C" w:rsidRDefault="004627AB" w:rsidP="00250000">
      <w:pPr>
        <w:rPr>
          <w:rtl/>
        </w:rPr>
      </w:pPr>
      <w:r w:rsidRPr="00CD067C">
        <w:rPr>
          <w:rtl/>
        </w:rPr>
        <w:t>"אלכס? הלו?"</w:t>
      </w:r>
    </w:p>
    <w:p w14:paraId="30EBBF27" w14:textId="28A8E1A3" w:rsidR="004627AB" w:rsidRPr="00CD067C" w:rsidRDefault="004627AB" w:rsidP="00250000">
      <w:pPr>
        <w:rPr>
          <w:rtl/>
        </w:rPr>
      </w:pPr>
      <w:r w:rsidRPr="00CD067C">
        <w:rPr>
          <w:rtl/>
        </w:rPr>
        <w:t xml:space="preserve">"איפה </w:t>
      </w:r>
      <w:r w:rsidR="00DB4C54">
        <w:rPr>
          <w:rtl/>
        </w:rPr>
        <w:t>קתרין</w:t>
      </w:r>
      <w:r w:rsidRPr="00CD067C">
        <w:rPr>
          <w:rtl/>
        </w:rPr>
        <w:t xml:space="preserve"> ופרנק?"</w:t>
      </w:r>
    </w:p>
    <w:p w14:paraId="5F110BB7" w14:textId="5C954196" w:rsidR="004627AB" w:rsidRPr="00CD067C" w:rsidRDefault="004627AB" w:rsidP="00250000">
      <w:pPr>
        <w:rPr>
          <w:rtl/>
        </w:rPr>
      </w:pPr>
      <w:r w:rsidRPr="00CD067C">
        <w:rPr>
          <w:rtl/>
        </w:rPr>
        <w:t>"אבא במיטה ו</w:t>
      </w:r>
      <w:r w:rsidR="001C5A04">
        <w:rPr>
          <w:rtl/>
        </w:rPr>
        <w:t>אימא</w:t>
      </w:r>
      <w:r w:rsidRPr="00CD067C">
        <w:rPr>
          <w:rtl/>
        </w:rPr>
        <w:t xml:space="preserve"> בקופת חולים."</w:t>
      </w:r>
    </w:p>
    <w:p w14:paraId="2BFB4F70" w14:textId="77777777" w:rsidR="004627AB" w:rsidRPr="00CD067C" w:rsidRDefault="004627AB" w:rsidP="00250000">
      <w:pPr>
        <w:rPr>
          <w:rtl/>
        </w:rPr>
      </w:pPr>
      <w:r w:rsidRPr="00CD067C">
        <w:rPr>
          <w:rtl/>
        </w:rPr>
        <w:t>"איפה קולין?"</w:t>
      </w:r>
    </w:p>
    <w:p w14:paraId="63233B00" w14:textId="32EE872A" w:rsidR="004627AB" w:rsidRPr="00CD067C" w:rsidRDefault="004627AB" w:rsidP="00250000">
      <w:pPr>
        <w:rPr>
          <w:rtl/>
        </w:rPr>
      </w:pPr>
      <w:r w:rsidRPr="00CD067C">
        <w:rPr>
          <w:rtl/>
        </w:rPr>
        <w:t xml:space="preserve">"אצל </w:t>
      </w:r>
      <w:r w:rsidR="008B1B44">
        <w:rPr>
          <w:rtl/>
        </w:rPr>
        <w:t>סופי</w:t>
      </w:r>
      <w:r w:rsidRPr="00CD067C">
        <w:rPr>
          <w:rtl/>
        </w:rPr>
        <w:t>.</w:t>
      </w:r>
      <w:r w:rsidR="00957E29">
        <w:rPr>
          <w:rFonts w:hint="cs"/>
          <w:rtl/>
        </w:rPr>
        <w:t xml:space="preserve"> עם </w:t>
      </w:r>
      <w:r w:rsidR="008B1B44">
        <w:rPr>
          <w:rFonts w:hint="cs"/>
          <w:rtl/>
        </w:rPr>
        <w:t>סופי</w:t>
      </w:r>
      <w:r w:rsidR="00957E29">
        <w:rPr>
          <w:rFonts w:hint="cs"/>
          <w:rtl/>
        </w:rPr>
        <w:t>. אתה רואה, כבר אי אפשר להבדיל.</w:t>
      </w:r>
      <w:r w:rsidRPr="00CD067C">
        <w:rPr>
          <w:rtl/>
        </w:rPr>
        <w:t>"</w:t>
      </w:r>
    </w:p>
    <w:p w14:paraId="599B5B7F" w14:textId="77777777" w:rsidR="004627AB" w:rsidRPr="00CD067C" w:rsidRDefault="00F10AE5" w:rsidP="00250000">
      <w:pPr>
        <w:rPr>
          <w:rtl/>
        </w:rPr>
      </w:pPr>
      <w:r>
        <w:rPr>
          <w:rFonts w:hint="cs"/>
          <w:rtl/>
        </w:rPr>
        <w:t>(</w:t>
      </w:r>
      <w:r w:rsidR="004627AB" w:rsidRPr="00CD067C">
        <w:rPr>
          <w:rtl/>
        </w:rPr>
        <w:t>הדם שלו פועם היכנש</w:t>
      </w:r>
      <w:r>
        <w:rPr>
          <w:rtl/>
        </w:rPr>
        <w:t>הו, אבל לא בגופו המחוויר ומתאבן</w:t>
      </w:r>
      <w:r>
        <w:rPr>
          <w:rFonts w:hint="cs"/>
          <w:rtl/>
        </w:rPr>
        <w:t>)</w:t>
      </w:r>
    </w:p>
    <w:p w14:paraId="3811F193" w14:textId="77777777" w:rsidR="004627AB" w:rsidRPr="00CD067C" w:rsidRDefault="004627AB" w:rsidP="00250000">
      <w:pPr>
        <w:rPr>
          <w:rtl/>
        </w:rPr>
      </w:pPr>
      <w:r w:rsidRPr="00CD067C">
        <w:rPr>
          <w:rtl/>
        </w:rPr>
        <w:t>"מארק הלך לטקס שלך. הוא יתקשר אחר כך."</w:t>
      </w:r>
    </w:p>
    <w:p w14:paraId="236D7776" w14:textId="77777777" w:rsidR="000F4806" w:rsidRDefault="000F4806" w:rsidP="00250000">
      <w:pPr>
        <w:rPr>
          <w:rtl/>
        </w:rPr>
      </w:pPr>
      <w:r>
        <w:rPr>
          <w:rFonts w:hint="cs"/>
          <w:rtl/>
        </w:rPr>
        <w:t>(לאן הדם אוזל, מאיזה פצע פעור בגופו הדם אוזל?)</w:t>
      </w:r>
    </w:p>
    <w:p w14:paraId="398CA24A" w14:textId="77777777" w:rsidR="004627AB" w:rsidRPr="00CD067C" w:rsidRDefault="004627AB" w:rsidP="008A5468">
      <w:pPr>
        <w:rPr>
          <w:rtl/>
        </w:rPr>
      </w:pPr>
      <w:r w:rsidRPr="00CD067C">
        <w:rPr>
          <w:rtl/>
        </w:rPr>
        <w:t xml:space="preserve">תיאו ניתק לבסוף. לאחר זמן המכשיר נפל מידו של אלכס והתגלגל </w:t>
      </w:r>
      <w:r w:rsidR="0094340E">
        <w:rPr>
          <w:rFonts w:hint="cs"/>
          <w:rtl/>
        </w:rPr>
        <w:t xml:space="preserve">אל </w:t>
      </w:r>
      <w:r w:rsidRPr="00CD067C">
        <w:rPr>
          <w:rtl/>
        </w:rPr>
        <w:t>מתחת למיטה. זה מה שעולל</w:t>
      </w:r>
      <w:r w:rsidR="00E32BB6">
        <w:rPr>
          <w:rFonts w:hint="cs"/>
          <w:rtl/>
        </w:rPr>
        <w:t xml:space="preserve"> במו ידיו</w:t>
      </w:r>
      <w:r w:rsidRPr="00CD067C">
        <w:rPr>
          <w:rtl/>
        </w:rPr>
        <w:t>. הוא היה מטורף ל</w:t>
      </w:r>
      <w:r w:rsidR="008A5468">
        <w:rPr>
          <w:rFonts w:hint="cs"/>
          <w:rtl/>
        </w:rPr>
        <w:t>הסכים</w:t>
      </w:r>
      <w:r w:rsidRPr="00CD067C">
        <w:rPr>
          <w:rtl/>
        </w:rPr>
        <w:t xml:space="preserve"> לגור פה.</w:t>
      </w:r>
    </w:p>
    <w:p w14:paraId="633AC21A" w14:textId="77777777" w:rsidR="004627AB" w:rsidRPr="00CD067C" w:rsidRDefault="004627AB" w:rsidP="00250000">
      <w:pPr>
        <w:rPr>
          <w:rtl/>
        </w:rPr>
      </w:pPr>
      <w:r w:rsidRPr="00CD067C">
        <w:rPr>
          <w:rtl/>
        </w:rPr>
        <w:t>"אלכס, מה הס</w:t>
      </w:r>
      <w:r w:rsidR="00E32BB6">
        <w:rPr>
          <w:rFonts w:hint="cs"/>
          <w:rtl/>
        </w:rPr>
        <w:t>י</w:t>
      </w:r>
      <w:r w:rsidRPr="00CD067C">
        <w:rPr>
          <w:rtl/>
        </w:rPr>
        <w:t>סמה שלהם להתחבר לאינטרנט?" ארקדי קרא מהסלון.</w:t>
      </w:r>
    </w:p>
    <w:p w14:paraId="60355BC0" w14:textId="77777777" w:rsidR="004627AB" w:rsidRPr="00CD067C" w:rsidRDefault="004627AB" w:rsidP="00250000">
      <w:pPr>
        <w:rPr>
          <w:rtl/>
        </w:rPr>
      </w:pPr>
      <w:r w:rsidRPr="00CD067C">
        <w:rPr>
          <w:rtl/>
        </w:rPr>
        <w:t>אין קול ואין עונה.</w:t>
      </w:r>
    </w:p>
    <w:p w14:paraId="7A0DBBB3" w14:textId="780D7372" w:rsidR="004627AB" w:rsidRPr="00CD067C" w:rsidRDefault="004627AB" w:rsidP="0094340E">
      <w:pPr>
        <w:rPr>
          <w:rtl/>
        </w:rPr>
      </w:pPr>
      <w:r w:rsidRPr="00CD067C">
        <w:rPr>
          <w:rtl/>
        </w:rPr>
        <w:t xml:space="preserve">"נו, אלכס!" ארקדי נכנס לחדר. אלכס היה קפוא במקומו, ידו עדיין אוחזת </w:t>
      </w:r>
      <w:r w:rsidR="0094340E">
        <w:rPr>
          <w:rFonts w:hint="cs"/>
          <w:rtl/>
        </w:rPr>
        <w:t>ב</w:t>
      </w:r>
      <w:r w:rsidRPr="00CD067C">
        <w:rPr>
          <w:rtl/>
        </w:rPr>
        <w:t xml:space="preserve">קצה הסדין. "אלכס, בוא </w:t>
      </w:r>
      <w:r w:rsidRPr="00CD067C">
        <w:rPr>
          <w:rFonts w:hint="cs"/>
          <w:rtl/>
        </w:rPr>
        <w:t>תראה מה מצאתי</w:t>
      </w:r>
      <w:r w:rsidRPr="00CD067C">
        <w:rPr>
          <w:rtl/>
        </w:rPr>
        <w:t>."</w:t>
      </w:r>
    </w:p>
    <w:p w14:paraId="7BE6B1E4" w14:textId="77777777" w:rsidR="000E6470" w:rsidRDefault="004627AB" w:rsidP="00250000">
      <w:pPr>
        <w:rPr>
          <w:rtl/>
        </w:rPr>
      </w:pPr>
      <w:r w:rsidRPr="00CD067C">
        <w:rPr>
          <w:rtl/>
        </w:rPr>
        <w:t>"מה?" אלכס מלמל בחצי פה.</w:t>
      </w:r>
    </w:p>
    <w:p w14:paraId="5C437F5F" w14:textId="77777777" w:rsidR="00F127FD" w:rsidRDefault="000E6470" w:rsidP="00F127FD">
      <w:pPr>
        <w:rPr>
          <w:rtl/>
        </w:rPr>
      </w:pPr>
      <w:r>
        <w:rPr>
          <w:rFonts w:hint="cs"/>
          <w:rtl/>
        </w:rPr>
        <w:t>"</w:t>
      </w:r>
      <w:r w:rsidR="00F127FD">
        <w:rPr>
          <w:rFonts w:hint="cs"/>
          <w:rtl/>
        </w:rPr>
        <w:t>נו, בוא כבר, עזוב את זה ו</w:t>
      </w:r>
      <w:r>
        <w:rPr>
          <w:rFonts w:hint="cs"/>
          <w:rtl/>
        </w:rPr>
        <w:t>בוא."</w:t>
      </w:r>
    </w:p>
    <w:p w14:paraId="247A4FFB" w14:textId="77777777" w:rsidR="004627AB" w:rsidRPr="00CD067C" w:rsidRDefault="00F127FD" w:rsidP="00250000">
      <w:pPr>
        <w:rPr>
          <w:rtl/>
        </w:rPr>
      </w:pPr>
      <w:r>
        <w:rPr>
          <w:rFonts w:hint="cs"/>
          <w:rtl/>
        </w:rPr>
        <w:t>אלכס השתרך אחריו לסלון.</w:t>
      </w:r>
      <w:r w:rsidR="004627AB" w:rsidRPr="00CD067C">
        <w:rPr>
          <w:rtl/>
        </w:rPr>
        <w:t xml:space="preserve"> </w:t>
      </w:r>
    </w:p>
    <w:p w14:paraId="035B1C51" w14:textId="42FA88D2" w:rsidR="004627AB" w:rsidRPr="00CD067C" w:rsidRDefault="004627AB" w:rsidP="00970BFB">
      <w:pPr>
        <w:rPr>
          <w:rtl/>
        </w:rPr>
      </w:pPr>
      <w:r w:rsidRPr="00CD067C">
        <w:rPr>
          <w:rtl/>
        </w:rPr>
        <w:t xml:space="preserve">"תראה," ארקדי החזיק בידו תיבה מעץ כהה, מגולפת בצידיה בתוים. על המכסה </w:t>
      </w:r>
      <w:r w:rsidR="001C5A04">
        <w:rPr>
          <w:rtl/>
        </w:rPr>
        <w:t>הייתה</w:t>
      </w:r>
      <w:r w:rsidRPr="00CD067C">
        <w:rPr>
          <w:rtl/>
        </w:rPr>
        <w:t xml:space="preserve"> </w:t>
      </w:r>
      <w:r w:rsidR="00970BFB">
        <w:rPr>
          <w:rFonts w:hint="cs"/>
          <w:rtl/>
        </w:rPr>
        <w:t>מ</w:t>
      </w:r>
      <w:r w:rsidRPr="00CD067C">
        <w:rPr>
          <w:rtl/>
        </w:rPr>
        <w:t>ש</w:t>
      </w:r>
      <w:r w:rsidR="00970BFB">
        <w:rPr>
          <w:rFonts w:hint="cs"/>
          <w:rtl/>
        </w:rPr>
        <w:t>ו</w:t>
      </w:r>
      <w:r w:rsidRPr="00CD067C">
        <w:rPr>
          <w:rtl/>
        </w:rPr>
        <w:t>ב</w:t>
      </w:r>
      <w:r w:rsidR="00970BFB">
        <w:rPr>
          <w:rFonts w:hint="cs"/>
          <w:rtl/>
        </w:rPr>
        <w:t xml:space="preserve">צת </w:t>
      </w:r>
      <w:r w:rsidR="004E1921">
        <w:rPr>
          <w:rtl/>
        </w:rPr>
        <w:t>דמות</w:t>
      </w:r>
      <w:r w:rsidR="00970BFB">
        <w:rPr>
          <w:rFonts w:hint="cs"/>
          <w:rtl/>
        </w:rPr>
        <w:t>ה העדינה של</w:t>
      </w:r>
      <w:r w:rsidR="004E1921">
        <w:rPr>
          <w:rtl/>
        </w:rPr>
        <w:t xml:space="preserve"> נערה רכונה </w:t>
      </w:r>
      <w:r w:rsidR="00957E29">
        <w:rPr>
          <w:rFonts w:hint="cs"/>
          <w:rtl/>
        </w:rPr>
        <w:t>מעל</w:t>
      </w:r>
      <w:r w:rsidRPr="00CD067C">
        <w:rPr>
          <w:rtl/>
        </w:rPr>
        <w:t xml:space="preserve"> פסנתר כנף, </w:t>
      </w:r>
      <w:r w:rsidR="00922255">
        <w:rPr>
          <w:rtl/>
        </w:rPr>
        <w:t>שערה</w:t>
      </w:r>
      <w:r w:rsidRPr="00CD067C">
        <w:rPr>
          <w:rtl/>
        </w:rPr>
        <w:t xml:space="preserve"> האסוף מגלה את </w:t>
      </w:r>
      <w:r w:rsidR="00271F95">
        <w:rPr>
          <w:rtl/>
        </w:rPr>
        <w:t>צוואר</w:t>
      </w:r>
      <w:r w:rsidRPr="00CD067C">
        <w:rPr>
          <w:rtl/>
        </w:rPr>
        <w:t>ה הענוג. כתפיה היו מכוסות בטול ולגופה עטתה שמל</w:t>
      </w:r>
      <w:r w:rsidRPr="00CD067C">
        <w:rPr>
          <w:rFonts w:hint="cs"/>
          <w:rtl/>
        </w:rPr>
        <w:t xml:space="preserve">ה </w:t>
      </w:r>
      <w:r w:rsidR="0058374F">
        <w:rPr>
          <w:rFonts w:hint="cs"/>
          <w:rtl/>
        </w:rPr>
        <w:t>ת</w:t>
      </w:r>
      <w:r w:rsidRPr="00CD067C">
        <w:rPr>
          <w:rFonts w:hint="cs"/>
          <w:rtl/>
        </w:rPr>
        <w:t>פוחה</w:t>
      </w:r>
      <w:r w:rsidRPr="00CD067C">
        <w:rPr>
          <w:rtl/>
        </w:rPr>
        <w:t xml:space="preserve"> ש</w:t>
      </w:r>
      <w:r w:rsidR="001C5A04">
        <w:rPr>
          <w:rtl/>
        </w:rPr>
        <w:t>הייתה</w:t>
      </w:r>
      <w:r w:rsidRPr="00CD067C">
        <w:rPr>
          <w:rtl/>
        </w:rPr>
        <w:t xml:space="preserve"> הדוקה סביב גופה ומתניה הצרות. מסביב לה פרפרים עופפו בין פרחי תווים, מטושטשים ומוסתרים </w:t>
      </w:r>
      <w:r w:rsidR="00B74673">
        <w:rPr>
          <w:rtl/>
        </w:rPr>
        <w:t xml:space="preserve">תחת </w:t>
      </w:r>
      <w:r w:rsidRPr="00CD067C">
        <w:rPr>
          <w:rtl/>
        </w:rPr>
        <w:t xml:space="preserve">שכבות צבע ופוליטורה שנמרחו במשך שנים. </w:t>
      </w:r>
    </w:p>
    <w:p w14:paraId="5959F184" w14:textId="77777777" w:rsidR="004627AB" w:rsidRPr="00CD067C" w:rsidRDefault="004627AB" w:rsidP="00957E29">
      <w:pPr>
        <w:rPr>
          <w:rtl/>
        </w:rPr>
      </w:pPr>
      <w:r w:rsidRPr="00CD067C">
        <w:rPr>
          <w:rtl/>
        </w:rPr>
        <w:t>ארקדי הרים את מכסה התיבה בחריקה קלה. בפנים היה פסלון עץ עדין ונפלא של הנערה, מפורט עד לאצבעותיה הדקיקות המרצדות על המקשים, פרח מונח בחיקה, רגליה העדינות נתונות בסנדלים רקומות והבעה רצינית על פניה הקטנות.</w:t>
      </w:r>
    </w:p>
    <w:p w14:paraId="6A934797" w14:textId="77777777" w:rsidR="004627AB" w:rsidRPr="00CD067C" w:rsidRDefault="00E32BB6" w:rsidP="00250000">
      <w:pPr>
        <w:rPr>
          <w:rtl/>
        </w:rPr>
      </w:pPr>
      <w:r>
        <w:rPr>
          <w:rtl/>
        </w:rPr>
        <w:t xml:space="preserve">"תזהר!" </w:t>
      </w:r>
      <w:r w:rsidR="004627AB" w:rsidRPr="00CD067C">
        <w:rPr>
          <w:rtl/>
        </w:rPr>
        <w:t>אלכס</w:t>
      </w:r>
      <w:r>
        <w:rPr>
          <w:rFonts w:hint="cs"/>
          <w:rtl/>
        </w:rPr>
        <w:t xml:space="preserve"> קרא</w:t>
      </w:r>
      <w:r w:rsidR="004627AB" w:rsidRPr="00CD067C">
        <w:rPr>
          <w:rtl/>
        </w:rPr>
        <w:t>. "תזהר עם תיבת הנגינה הזאת."</w:t>
      </w:r>
    </w:p>
    <w:p w14:paraId="2F2E689D" w14:textId="77777777" w:rsidR="004627AB" w:rsidRPr="00CD067C" w:rsidRDefault="004627AB" w:rsidP="00250000">
      <w:pPr>
        <w:rPr>
          <w:rtl/>
        </w:rPr>
      </w:pPr>
      <w:r w:rsidRPr="00CD067C">
        <w:rPr>
          <w:rtl/>
        </w:rPr>
        <w:t>"היא לא מנגנת."</w:t>
      </w:r>
    </w:p>
    <w:p w14:paraId="22701312" w14:textId="77777777" w:rsidR="004627AB" w:rsidRPr="00CD067C" w:rsidRDefault="004627AB" w:rsidP="00250000">
      <w:pPr>
        <w:rPr>
          <w:rtl/>
        </w:rPr>
      </w:pPr>
      <w:r w:rsidRPr="00CD067C">
        <w:rPr>
          <w:rtl/>
        </w:rPr>
        <w:t>"היא נורא עתיקה, תיזהר איתה!"</w:t>
      </w:r>
    </w:p>
    <w:p w14:paraId="409870AE" w14:textId="77777777" w:rsidR="004627AB" w:rsidRPr="00CD067C" w:rsidRDefault="004627AB" w:rsidP="00970BFB">
      <w:pPr>
        <w:rPr>
          <w:rtl/>
        </w:rPr>
      </w:pPr>
      <w:r w:rsidRPr="00CD067C">
        <w:rPr>
          <w:rtl/>
        </w:rPr>
        <w:t xml:space="preserve">"אני נזהר, תירגע. נראה לי שכל המנגנון </w:t>
      </w:r>
      <w:r w:rsidR="00E32BB6">
        <w:rPr>
          <w:rFonts w:hint="cs"/>
          <w:rtl/>
        </w:rPr>
        <w:t xml:space="preserve">שלה </w:t>
      </w:r>
      <w:r w:rsidRPr="00CD067C">
        <w:rPr>
          <w:rtl/>
        </w:rPr>
        <w:t>אכול מבפנים."</w:t>
      </w:r>
    </w:p>
    <w:p w14:paraId="3327A691" w14:textId="15D55F05" w:rsidR="004627AB" w:rsidRPr="00CD067C" w:rsidRDefault="004627AB" w:rsidP="00970BFB">
      <w:pPr>
        <w:rPr>
          <w:rtl/>
        </w:rPr>
      </w:pPr>
      <w:r w:rsidRPr="00CD067C">
        <w:rPr>
          <w:rtl/>
        </w:rPr>
        <w:lastRenderedPageBreak/>
        <w:t>"</w:t>
      </w:r>
      <w:r w:rsidR="008B1B44">
        <w:rPr>
          <w:rtl/>
        </w:rPr>
        <w:t>סופי</w:t>
      </w:r>
      <w:r w:rsidRPr="00CD067C">
        <w:rPr>
          <w:rtl/>
        </w:rPr>
        <w:t xml:space="preserve"> </w:t>
      </w:r>
      <w:r w:rsidR="00970BFB">
        <w:rPr>
          <w:rtl/>
        </w:rPr>
        <w:t xml:space="preserve">קיבלה אותה מקולין </w:t>
      </w:r>
      <w:r w:rsidR="00970BFB">
        <w:rPr>
          <w:rFonts w:hint="cs"/>
          <w:rtl/>
        </w:rPr>
        <w:t>במתנה</w:t>
      </w:r>
      <w:r w:rsidRPr="00CD067C">
        <w:rPr>
          <w:rtl/>
        </w:rPr>
        <w:t>.</w:t>
      </w:r>
      <w:r w:rsidR="009100DA">
        <w:rPr>
          <w:rFonts w:hint="cs"/>
          <w:rtl/>
        </w:rPr>
        <w:t xml:space="preserve"> התיבה הזאת מתגלגלת אצלם במשפחה דורות.</w:t>
      </w:r>
      <w:r w:rsidRPr="00CD067C">
        <w:rPr>
          <w:rtl/>
        </w:rPr>
        <w:t>"</w:t>
      </w:r>
    </w:p>
    <w:p w14:paraId="132DDCF9" w14:textId="77777777" w:rsidR="004627AB" w:rsidRPr="00CD067C" w:rsidRDefault="004627AB" w:rsidP="00250000">
      <w:pPr>
        <w:rPr>
          <w:rtl/>
        </w:rPr>
      </w:pPr>
      <w:r w:rsidRPr="00CD067C">
        <w:rPr>
          <w:rtl/>
        </w:rPr>
        <w:t>הטלפון הסלולרי של ארקדי צלצל מחדר השינה.</w:t>
      </w:r>
    </w:p>
    <w:p w14:paraId="6182FD31" w14:textId="77777777" w:rsidR="004627AB" w:rsidRPr="00CD067C" w:rsidRDefault="004627AB" w:rsidP="00250000">
      <w:pPr>
        <w:rPr>
          <w:rtl/>
        </w:rPr>
      </w:pPr>
      <w:r w:rsidRPr="00CD067C">
        <w:rPr>
          <w:rtl/>
        </w:rPr>
        <w:t xml:space="preserve">"זה היה מארק," הוא אמר כשהגיח משם. </w:t>
      </w:r>
    </w:p>
    <w:p w14:paraId="79383E9A" w14:textId="77777777" w:rsidR="004627AB" w:rsidRPr="00CD067C" w:rsidRDefault="004627AB" w:rsidP="00250000">
      <w:pPr>
        <w:rPr>
          <w:rtl/>
        </w:rPr>
      </w:pPr>
      <w:r w:rsidRPr="00CD067C">
        <w:rPr>
          <w:rtl/>
        </w:rPr>
        <w:t>אלכס לא הביט בו. הוא ישב על השטיח כשבחיקו התיבה הישנה, משפשף באצבעו פינה שבורה.</w:t>
      </w:r>
    </w:p>
    <w:p w14:paraId="7DC6992C" w14:textId="77777777" w:rsidR="004627AB" w:rsidRPr="00CD067C" w:rsidRDefault="004627AB" w:rsidP="00250000">
      <w:pPr>
        <w:rPr>
          <w:rtl/>
        </w:rPr>
      </w:pPr>
      <w:r w:rsidRPr="00CD067C">
        <w:rPr>
          <w:rtl/>
        </w:rPr>
        <w:t xml:space="preserve">"הוא אמר שהטקס היה ממש יפה." </w:t>
      </w:r>
    </w:p>
    <w:p w14:paraId="46EF174F" w14:textId="77777777" w:rsidR="004627AB" w:rsidRPr="00CD067C" w:rsidRDefault="004627AB" w:rsidP="00250000">
      <w:pPr>
        <w:rPr>
          <w:rtl/>
        </w:rPr>
      </w:pPr>
      <w:r w:rsidRPr="00CD067C">
        <w:rPr>
          <w:rtl/>
        </w:rPr>
        <w:t xml:space="preserve">"איזה טקס? על איזה טקס אתה מדבר בכלל?" </w:t>
      </w:r>
    </w:p>
    <w:p w14:paraId="5D5E01F2" w14:textId="77777777" w:rsidR="004627AB" w:rsidRPr="00CD067C" w:rsidRDefault="004627AB" w:rsidP="00250000">
      <w:pPr>
        <w:rPr>
          <w:rtl/>
        </w:rPr>
      </w:pPr>
      <w:r w:rsidRPr="00CD067C">
        <w:rPr>
          <w:rtl/>
        </w:rPr>
        <w:t>"הטקס של הענקת אותות גבורה."</w:t>
      </w:r>
    </w:p>
    <w:p w14:paraId="7A7D8F5B" w14:textId="77777777" w:rsidR="004627AB" w:rsidRPr="00CD067C" w:rsidRDefault="004627AB" w:rsidP="00250000">
      <w:pPr>
        <w:rPr>
          <w:rtl/>
        </w:rPr>
      </w:pPr>
      <w:r w:rsidRPr="00CD067C">
        <w:rPr>
          <w:rtl/>
        </w:rPr>
        <w:t>"אה, כן."</w:t>
      </w:r>
    </w:p>
    <w:p w14:paraId="3DF18C39" w14:textId="77777777" w:rsidR="004627AB" w:rsidRPr="00CD067C" w:rsidRDefault="004627AB" w:rsidP="00250000">
      <w:pPr>
        <w:rPr>
          <w:rtl/>
        </w:rPr>
      </w:pPr>
      <w:r w:rsidRPr="00CD067C">
        <w:rPr>
          <w:rtl/>
        </w:rPr>
        <w:t>"למה לא נשארת</w:t>
      </w:r>
      <w:r w:rsidR="00E32BB6">
        <w:rPr>
          <w:rFonts w:hint="cs"/>
          <w:rtl/>
        </w:rPr>
        <w:t xml:space="preserve"> </w:t>
      </w:r>
      <w:r w:rsidR="00B74673">
        <w:rPr>
          <w:rFonts w:hint="cs"/>
          <w:rtl/>
        </w:rPr>
        <w:t>עד הטקס</w:t>
      </w:r>
      <w:r w:rsidR="00E32BB6">
        <w:rPr>
          <w:rtl/>
        </w:rPr>
        <w:t>? יכולנו לטוס היו</w:t>
      </w:r>
      <w:r w:rsidR="00E32BB6">
        <w:rPr>
          <w:rFonts w:hint="cs"/>
          <w:rtl/>
        </w:rPr>
        <w:t>ם</w:t>
      </w:r>
      <w:r w:rsidRPr="00CD067C">
        <w:rPr>
          <w:rtl/>
        </w:rPr>
        <w:t>."</w:t>
      </w:r>
    </w:p>
    <w:p w14:paraId="769D2B6A" w14:textId="77777777" w:rsidR="004627AB" w:rsidRPr="00CD067C" w:rsidRDefault="004627AB" w:rsidP="00250000">
      <w:pPr>
        <w:rPr>
          <w:rtl/>
        </w:rPr>
      </w:pPr>
      <w:r w:rsidRPr="00CD067C">
        <w:rPr>
          <w:rtl/>
        </w:rPr>
        <w:t>"הפסד גדול."</w:t>
      </w:r>
    </w:p>
    <w:p w14:paraId="06977101" w14:textId="77777777" w:rsidR="004627AB" w:rsidRPr="00CD067C" w:rsidRDefault="004627AB" w:rsidP="00250000">
      <w:pPr>
        <w:rPr>
          <w:rtl/>
        </w:rPr>
      </w:pPr>
      <w:r w:rsidRPr="00CD067C">
        <w:rPr>
          <w:rtl/>
        </w:rPr>
        <w:t>"אתה דפוק מהיסוד. אני מקווה שאתה מודע לזה."</w:t>
      </w:r>
    </w:p>
    <w:p w14:paraId="7AD6F1A0" w14:textId="77777777" w:rsidR="004627AB" w:rsidRPr="00CD067C" w:rsidRDefault="004627AB" w:rsidP="00250000">
      <w:pPr>
        <w:rPr>
          <w:rtl/>
        </w:rPr>
      </w:pPr>
      <w:r w:rsidRPr="00CD067C">
        <w:rPr>
          <w:rtl/>
        </w:rPr>
        <w:t>"בטח שאני מודע לזה. מי יכול להיות מודע לזה טוב ממני?"</w:t>
      </w:r>
    </w:p>
    <w:p w14:paraId="23008528" w14:textId="77777777" w:rsidR="004627AB" w:rsidRPr="00CD067C" w:rsidRDefault="004627AB" w:rsidP="00250000">
      <w:pPr>
        <w:rPr>
          <w:rtl/>
        </w:rPr>
      </w:pPr>
      <w:r w:rsidRPr="00CD067C">
        <w:rPr>
          <w:rtl/>
        </w:rPr>
        <w:t>"אז מה עם הטקס? מה עם האות?"</w:t>
      </w:r>
    </w:p>
    <w:p w14:paraId="66011716" w14:textId="77777777" w:rsidR="004627AB" w:rsidRPr="00CD067C" w:rsidRDefault="004627AB" w:rsidP="00250000">
      <w:pPr>
        <w:rPr>
          <w:rtl/>
        </w:rPr>
      </w:pPr>
      <w:r w:rsidRPr="00CD067C">
        <w:rPr>
          <w:rtl/>
        </w:rPr>
        <w:t>"על מה מגיע לי אות גבורה אולי תגיד לי? על זה שנשכבתי על רימון עקר?"</w:t>
      </w:r>
    </w:p>
    <w:p w14:paraId="52DF92BD" w14:textId="77777777" w:rsidR="004627AB" w:rsidRPr="00CD067C" w:rsidRDefault="00E32BB6" w:rsidP="00250000">
      <w:pPr>
        <w:rPr>
          <w:rtl/>
        </w:rPr>
      </w:pPr>
      <w:r>
        <w:rPr>
          <w:rtl/>
        </w:rPr>
        <w:t xml:space="preserve">"לפעמים אתה מדבר כמו מטורף," </w:t>
      </w:r>
      <w:r>
        <w:rPr>
          <w:rFonts w:hint="cs"/>
          <w:rtl/>
        </w:rPr>
        <w:t>ארקדי</w:t>
      </w:r>
      <w:r w:rsidR="004627AB" w:rsidRPr="00CD067C">
        <w:rPr>
          <w:rtl/>
        </w:rPr>
        <w:t xml:space="preserve"> אמר.</w:t>
      </w:r>
    </w:p>
    <w:p w14:paraId="660D3E24" w14:textId="77777777" w:rsidR="004627AB" w:rsidRPr="00CD067C" w:rsidRDefault="004627AB" w:rsidP="00F127FD">
      <w:pPr>
        <w:rPr>
          <w:rtl/>
        </w:rPr>
      </w:pPr>
      <w:r w:rsidRPr="00CD067C">
        <w:rPr>
          <w:rtl/>
        </w:rPr>
        <w:t>"כי רק מטורפים נשכבים על רימונים. אדם שפוי לא היה עושה את זה."</w:t>
      </w:r>
    </w:p>
    <w:p w14:paraId="2515D0FC" w14:textId="3712E383" w:rsidR="004627AB" w:rsidRPr="00CD067C" w:rsidRDefault="004627AB" w:rsidP="00946FAA">
      <w:pPr>
        <w:rPr>
          <w:rtl/>
        </w:rPr>
      </w:pPr>
      <w:r w:rsidRPr="00CD067C">
        <w:rPr>
          <w:rtl/>
        </w:rPr>
        <w:t>"</w:t>
      </w:r>
      <w:r w:rsidR="00F127FD">
        <w:rPr>
          <w:rtl/>
        </w:rPr>
        <w:t xml:space="preserve">לפעמים אי אפשר להבין אותך," </w:t>
      </w:r>
      <w:r w:rsidR="009100DA">
        <w:rPr>
          <w:rFonts w:hint="cs"/>
          <w:rtl/>
        </w:rPr>
        <w:t>ארקדי</w:t>
      </w:r>
      <w:r w:rsidRPr="00CD067C">
        <w:rPr>
          <w:rtl/>
        </w:rPr>
        <w:t xml:space="preserve"> כעס.</w:t>
      </w:r>
    </w:p>
    <w:p w14:paraId="50FF0839" w14:textId="7B6F64A3" w:rsidR="004627AB" w:rsidRPr="00CD067C" w:rsidRDefault="004627AB" w:rsidP="00250000">
      <w:pPr>
        <w:rPr>
          <w:rtl/>
        </w:rPr>
      </w:pPr>
      <w:r w:rsidRPr="00CD067C">
        <w:rPr>
          <w:rtl/>
        </w:rPr>
        <w:t xml:space="preserve">"אם הרימון לא היה עקר, </w:t>
      </w:r>
      <w:r w:rsidR="008B1B44">
        <w:rPr>
          <w:rtl/>
        </w:rPr>
        <w:t>סופי</w:t>
      </w:r>
      <w:r w:rsidRPr="00CD067C">
        <w:rPr>
          <w:rtl/>
        </w:rPr>
        <w:t xml:space="preserve"> לא </w:t>
      </w:r>
      <w:r w:rsidR="001C5A04">
        <w:rPr>
          <w:rtl/>
        </w:rPr>
        <w:t>הייתה</w:t>
      </w:r>
      <w:r w:rsidRPr="00CD067C">
        <w:rPr>
          <w:rtl/>
        </w:rPr>
        <w:t xml:space="preserve">... היא </w:t>
      </w:r>
      <w:r w:rsidR="001C5A04">
        <w:rPr>
          <w:rtl/>
        </w:rPr>
        <w:t>הייתה</w:t>
      </w:r>
      <w:r w:rsidRPr="00CD067C">
        <w:rPr>
          <w:rtl/>
        </w:rPr>
        <w:t>..."</w:t>
      </w:r>
    </w:p>
    <w:p w14:paraId="62EB40C8" w14:textId="77777777" w:rsidR="004627AB" w:rsidRPr="00CD067C" w:rsidRDefault="004627AB" w:rsidP="00250000">
      <w:pPr>
        <w:rPr>
          <w:rtl/>
        </w:rPr>
      </w:pPr>
      <w:r w:rsidRPr="00CD067C">
        <w:rPr>
          <w:rtl/>
        </w:rPr>
        <w:t>"די אלכס. מהיום כל פעם שתדבר כמו מטורף אני אצטרך לפרש את זה לאור משאלת המוות המגעילה שלך, שאתה נותן לה לצמוח ללא פיקוח. זה אפילו ל</w:t>
      </w:r>
      <w:r w:rsidR="004E1921">
        <w:rPr>
          <w:rFonts w:hint="cs"/>
          <w:rtl/>
        </w:rPr>
        <w:t>א</w:t>
      </w:r>
      <w:r w:rsidRPr="00CD067C">
        <w:rPr>
          <w:rtl/>
        </w:rPr>
        <w:t xml:space="preserve"> מעניין יותר. זה סתם דוחה."</w:t>
      </w:r>
    </w:p>
    <w:p w14:paraId="76211CD5" w14:textId="77777777" w:rsidR="004627AB" w:rsidRPr="00CD067C" w:rsidRDefault="004627AB" w:rsidP="00250000">
      <w:pPr>
        <w:rPr>
          <w:rtl/>
        </w:rPr>
      </w:pPr>
      <w:r w:rsidRPr="00CD067C">
        <w:rPr>
          <w:rtl/>
        </w:rPr>
        <w:t>"נכון. זה בעיקר עלוב לגמרי."</w:t>
      </w:r>
    </w:p>
    <w:p w14:paraId="6F5C11F6" w14:textId="77777777" w:rsidR="004627AB" w:rsidRPr="00CD067C" w:rsidRDefault="004627AB" w:rsidP="00D93D38">
      <w:pPr>
        <w:rPr>
          <w:rtl/>
        </w:rPr>
      </w:pPr>
      <w:r w:rsidRPr="00CD067C">
        <w:rPr>
          <w:rtl/>
        </w:rPr>
        <w:t xml:space="preserve">"טוב, אתה משגע אותי. </w:t>
      </w:r>
      <w:r w:rsidR="00D93D38">
        <w:rPr>
          <w:rFonts w:hint="cs"/>
          <w:rtl/>
        </w:rPr>
        <w:t>הגיע הזמן</w:t>
      </w:r>
      <w:r w:rsidR="00D93D38">
        <w:rPr>
          <w:rtl/>
        </w:rPr>
        <w:t xml:space="preserve"> </w:t>
      </w:r>
      <w:r w:rsidR="00D93D38">
        <w:rPr>
          <w:rFonts w:hint="cs"/>
          <w:rtl/>
        </w:rPr>
        <w:t>ל</w:t>
      </w:r>
      <w:r w:rsidRPr="00CD067C">
        <w:rPr>
          <w:rtl/>
        </w:rPr>
        <w:t>רוץ ביחד</w:t>
      </w:r>
      <w:r w:rsidR="009100DA">
        <w:rPr>
          <w:rFonts w:hint="cs"/>
          <w:rtl/>
        </w:rPr>
        <w:t>, כמו שסיכמנו</w:t>
      </w:r>
      <w:r w:rsidRPr="00CD067C">
        <w:rPr>
          <w:rtl/>
        </w:rPr>
        <w:t xml:space="preserve">. </w:t>
      </w:r>
      <w:r w:rsidR="00D93D38">
        <w:rPr>
          <w:rFonts w:hint="cs"/>
          <w:rtl/>
        </w:rPr>
        <w:t xml:space="preserve">אל תפחד, </w:t>
      </w:r>
      <w:r w:rsidRPr="00CD067C">
        <w:rPr>
          <w:rtl/>
        </w:rPr>
        <w:t xml:space="preserve">אני </w:t>
      </w:r>
      <w:r w:rsidR="00D93D38">
        <w:rPr>
          <w:rFonts w:hint="cs"/>
          <w:rtl/>
        </w:rPr>
        <w:t>א</w:t>
      </w:r>
      <w:r w:rsidRPr="00CD067C">
        <w:rPr>
          <w:rtl/>
        </w:rPr>
        <w:t>שגיח עליך, אם יקרה לך משהו."</w:t>
      </w:r>
    </w:p>
    <w:p w14:paraId="3A29EA80" w14:textId="77777777" w:rsidR="004627AB" w:rsidRDefault="004627AB" w:rsidP="000C5112">
      <w:pPr>
        <w:rPr>
          <w:rtl/>
        </w:rPr>
      </w:pPr>
      <w:r w:rsidRPr="00CD067C">
        <w:rPr>
          <w:rtl/>
        </w:rPr>
        <w:t>וכך משאלת מוות עלובה ודוחה גרמה לכך ש</w:t>
      </w:r>
      <w:r w:rsidR="000C5112">
        <w:rPr>
          <w:rFonts w:hint="cs"/>
          <w:rtl/>
        </w:rPr>
        <w:t>אלכס נעתר ו</w:t>
      </w:r>
      <w:r w:rsidRPr="00CD067C">
        <w:rPr>
          <w:rtl/>
        </w:rPr>
        <w:t xml:space="preserve">לראשונה בחייו רץ </w:t>
      </w:r>
      <w:r w:rsidR="000C5112">
        <w:rPr>
          <w:rFonts w:hint="cs"/>
          <w:rtl/>
        </w:rPr>
        <w:t>עם ארקדי</w:t>
      </w:r>
      <w:r w:rsidRPr="00CD067C">
        <w:rPr>
          <w:rtl/>
        </w:rPr>
        <w:t>.</w:t>
      </w:r>
    </w:p>
    <w:p w14:paraId="75160C22" w14:textId="77777777" w:rsidR="00F127FD" w:rsidRPr="00CD067C" w:rsidRDefault="00F127FD" w:rsidP="00250000">
      <w:pPr>
        <w:rPr>
          <w:rtl/>
        </w:rPr>
      </w:pPr>
    </w:p>
    <w:p w14:paraId="69DC7A2C" w14:textId="77777777" w:rsidR="006D4660" w:rsidRPr="0044357B" w:rsidRDefault="006D4660" w:rsidP="00322FD3">
      <w:pPr>
        <w:pStyle w:val="Heading2"/>
      </w:pPr>
      <w:bookmarkStart w:id="82" w:name="_Toc297351163"/>
      <w:bookmarkStart w:id="83" w:name="_Toc322023181"/>
      <w:bookmarkStart w:id="84" w:name="_Toc299174467"/>
      <w:bookmarkStart w:id="85" w:name="_Toc408762908"/>
      <w:r w:rsidRPr="0044357B">
        <w:rPr>
          <w:rtl/>
        </w:rPr>
        <w:t>הריצה ש</w:t>
      </w:r>
      <w:r w:rsidR="00F127FD">
        <w:rPr>
          <w:rFonts w:hint="cs"/>
          <w:rtl/>
        </w:rPr>
        <w:t>כשלה</w:t>
      </w:r>
      <w:bookmarkEnd w:id="82"/>
      <w:bookmarkEnd w:id="83"/>
      <w:bookmarkEnd w:id="84"/>
      <w:bookmarkEnd w:id="85"/>
    </w:p>
    <w:p w14:paraId="4A47D3B5" w14:textId="6AAEDF3F" w:rsidR="00B372A6" w:rsidRPr="00CD067C" w:rsidRDefault="004627AB" w:rsidP="0094340E">
      <w:pPr>
        <w:rPr>
          <w:rtl/>
        </w:rPr>
      </w:pPr>
      <w:r w:rsidRPr="00CD067C">
        <w:rPr>
          <w:rtl/>
        </w:rPr>
        <w:t>הם ר</w:t>
      </w:r>
      <w:r w:rsidR="00A32F44">
        <w:rPr>
          <w:rFonts w:hint="cs"/>
          <w:rtl/>
        </w:rPr>
        <w:t>צו ברחובות</w:t>
      </w:r>
      <w:r w:rsidR="00003E7B">
        <w:rPr>
          <w:rFonts w:hint="cs"/>
          <w:rtl/>
        </w:rPr>
        <w:t>יה הקטנים</w:t>
      </w:r>
      <w:r w:rsidR="009100DA">
        <w:rPr>
          <w:rFonts w:hint="cs"/>
          <w:rtl/>
        </w:rPr>
        <w:t xml:space="preserve"> של שכונ</w:t>
      </w:r>
      <w:r w:rsidR="00003E7B">
        <w:rPr>
          <w:rFonts w:hint="cs"/>
          <w:rtl/>
        </w:rPr>
        <w:t>ת המגורים השקטה</w:t>
      </w:r>
      <w:r w:rsidR="00B42B31">
        <w:rPr>
          <w:rtl/>
        </w:rPr>
        <w:t>.</w:t>
      </w:r>
      <w:r w:rsidR="00B42B31">
        <w:rPr>
          <w:rFonts w:hint="cs"/>
          <w:rtl/>
        </w:rPr>
        <w:t xml:space="preserve"> היום היה חמי</w:t>
      </w:r>
      <w:r w:rsidR="00B372A6">
        <w:rPr>
          <w:rFonts w:hint="cs"/>
          <w:rtl/>
        </w:rPr>
        <w:t xml:space="preserve">ם, והבתים הנמוכים השקיפו אליהם דרך </w:t>
      </w:r>
      <w:r w:rsidR="00B42B31">
        <w:rPr>
          <w:rFonts w:hint="cs"/>
          <w:rtl/>
        </w:rPr>
        <w:t xml:space="preserve">חלונות </w:t>
      </w:r>
      <w:r w:rsidR="00B372A6">
        <w:rPr>
          <w:rFonts w:hint="cs"/>
          <w:rtl/>
        </w:rPr>
        <w:t xml:space="preserve">זכוכית גדולים </w:t>
      </w:r>
      <w:r w:rsidR="005E484E">
        <w:rPr>
          <w:rFonts w:hint="cs"/>
          <w:rtl/>
        </w:rPr>
        <w:t>ש</w:t>
      </w:r>
      <w:r w:rsidR="00B42B31">
        <w:rPr>
          <w:rFonts w:hint="cs"/>
          <w:rtl/>
        </w:rPr>
        <w:t xml:space="preserve">ווילונות מלמלה </w:t>
      </w:r>
      <w:r w:rsidR="005E484E">
        <w:rPr>
          <w:rFonts w:hint="cs"/>
          <w:rtl/>
        </w:rPr>
        <w:t>היו תלויים בהם</w:t>
      </w:r>
      <w:r w:rsidR="00B372A6">
        <w:rPr>
          <w:rFonts w:hint="cs"/>
          <w:rtl/>
        </w:rPr>
        <w:t>, ומקושטים ב</w:t>
      </w:r>
      <w:r w:rsidR="00B372A6" w:rsidRPr="00CD067C">
        <w:rPr>
          <w:rtl/>
        </w:rPr>
        <w:t>אדניות גרניום וצמחי תבלין.</w:t>
      </w:r>
    </w:p>
    <w:p w14:paraId="4091ABE8" w14:textId="77777777" w:rsidR="004627AB" w:rsidRPr="00CD067C" w:rsidRDefault="004627AB" w:rsidP="00250000">
      <w:pPr>
        <w:rPr>
          <w:rtl/>
        </w:rPr>
      </w:pPr>
      <w:r w:rsidRPr="00CD067C">
        <w:rPr>
          <w:rtl/>
        </w:rPr>
        <w:t>"איך אתה רץ תגיד לי אלכס?" ארקדי קרא אל אלכס שנשרך מאחוריו. "מה אתה, גיברת מגונדרת? או גיברת מפוצלחת?"</w:t>
      </w:r>
    </w:p>
    <w:p w14:paraId="2F7CC55D" w14:textId="77777777" w:rsidR="004627AB" w:rsidRPr="00CD067C" w:rsidRDefault="004627AB" w:rsidP="00250000">
      <w:pPr>
        <w:rPr>
          <w:rtl/>
        </w:rPr>
      </w:pPr>
      <w:r w:rsidRPr="00CD067C">
        <w:rPr>
          <w:rtl/>
        </w:rPr>
        <w:t>אלכס עצר וארקדי חזר אליו בריצה.</w:t>
      </w:r>
    </w:p>
    <w:p w14:paraId="60AC51B5" w14:textId="77777777" w:rsidR="004627AB" w:rsidRPr="00CD067C" w:rsidRDefault="004627AB" w:rsidP="00250000">
      <w:pPr>
        <w:rPr>
          <w:rtl/>
        </w:rPr>
      </w:pPr>
      <w:r w:rsidRPr="00CD067C">
        <w:rPr>
          <w:rtl/>
        </w:rPr>
        <w:t>"מה קורה לך?"</w:t>
      </w:r>
    </w:p>
    <w:p w14:paraId="4DC76D30" w14:textId="77777777" w:rsidR="004627AB" w:rsidRPr="00CD067C" w:rsidRDefault="004627AB" w:rsidP="00250000">
      <w:pPr>
        <w:rPr>
          <w:rtl/>
        </w:rPr>
      </w:pPr>
      <w:r w:rsidRPr="00CD067C">
        <w:rPr>
          <w:rtl/>
        </w:rPr>
        <w:t>אלכס משך בכתפיו.</w:t>
      </w:r>
    </w:p>
    <w:p w14:paraId="76B49B82" w14:textId="77777777" w:rsidR="004627AB" w:rsidRPr="00CD067C" w:rsidRDefault="00003E7B" w:rsidP="00003E7B">
      <w:pPr>
        <w:rPr>
          <w:rtl/>
        </w:rPr>
      </w:pPr>
      <w:r>
        <w:rPr>
          <w:rtl/>
        </w:rPr>
        <w:lastRenderedPageBreak/>
        <w:t>"תראה אותך," ארקדי חיקה את ה</w:t>
      </w:r>
      <w:r>
        <w:rPr>
          <w:rFonts w:hint="cs"/>
          <w:rtl/>
        </w:rPr>
        <w:t>אופן המידלדל שבו אלכס החזיק את ידיו בריצה</w:t>
      </w:r>
      <w:r w:rsidR="004627AB" w:rsidRPr="00CD067C">
        <w:rPr>
          <w:rtl/>
        </w:rPr>
        <w:t xml:space="preserve"> ופרץ בצחוק למראה פרצופו העגמומי. "מה הבעיה?"</w:t>
      </w:r>
    </w:p>
    <w:p w14:paraId="09BEB899" w14:textId="77777777" w:rsidR="004627AB" w:rsidRPr="00CD067C" w:rsidRDefault="004627AB" w:rsidP="00250000">
      <w:pPr>
        <w:rPr>
          <w:rtl/>
        </w:rPr>
      </w:pPr>
      <w:r w:rsidRPr="00CD067C">
        <w:rPr>
          <w:rtl/>
        </w:rPr>
        <w:t>"אני לא שייך."</w:t>
      </w:r>
    </w:p>
    <w:p w14:paraId="74BC8E7C" w14:textId="77777777" w:rsidR="004627AB" w:rsidRPr="00CD067C" w:rsidRDefault="004627AB" w:rsidP="00250000">
      <w:pPr>
        <w:rPr>
          <w:rtl/>
        </w:rPr>
      </w:pPr>
      <w:r w:rsidRPr="00CD067C">
        <w:rPr>
          <w:rtl/>
        </w:rPr>
        <w:t>"למה אתה לא שייך?"</w:t>
      </w:r>
    </w:p>
    <w:p w14:paraId="00B32123" w14:textId="77777777" w:rsidR="004627AB" w:rsidRPr="00CD067C" w:rsidRDefault="004627AB" w:rsidP="00250000">
      <w:pPr>
        <w:rPr>
          <w:rtl/>
        </w:rPr>
      </w:pPr>
      <w:r w:rsidRPr="00CD067C">
        <w:rPr>
          <w:rtl/>
        </w:rPr>
        <w:t>"לבני האדם."</w:t>
      </w:r>
    </w:p>
    <w:p w14:paraId="730AF961" w14:textId="77777777" w:rsidR="004627AB" w:rsidRPr="00CD067C" w:rsidRDefault="004627AB" w:rsidP="00250000">
      <w:pPr>
        <w:rPr>
          <w:rtl/>
        </w:rPr>
      </w:pPr>
      <w:r w:rsidRPr="00CD067C">
        <w:rPr>
          <w:rtl/>
        </w:rPr>
        <w:t>"אוי לא."</w:t>
      </w:r>
    </w:p>
    <w:p w14:paraId="070DEAE4" w14:textId="77777777" w:rsidR="004627AB" w:rsidRPr="00CD067C" w:rsidRDefault="004627AB" w:rsidP="00250000">
      <w:pPr>
        <w:rPr>
          <w:rtl/>
        </w:rPr>
      </w:pPr>
      <w:r w:rsidRPr="00CD067C">
        <w:rPr>
          <w:rtl/>
        </w:rPr>
        <w:t>"ולגוף הזה."</w:t>
      </w:r>
    </w:p>
    <w:p w14:paraId="3BF8D404" w14:textId="77777777" w:rsidR="004627AB" w:rsidRPr="00CD067C" w:rsidRDefault="004627AB" w:rsidP="00250000">
      <w:pPr>
        <w:rPr>
          <w:rtl/>
        </w:rPr>
      </w:pPr>
      <w:r w:rsidRPr="00CD067C">
        <w:rPr>
          <w:rtl/>
        </w:rPr>
        <w:t>"אלכס..."</w:t>
      </w:r>
    </w:p>
    <w:p w14:paraId="53EA7737" w14:textId="77777777" w:rsidR="004627AB" w:rsidRPr="00CD067C" w:rsidRDefault="004627AB" w:rsidP="00250000">
      <w:pPr>
        <w:rPr>
          <w:rtl/>
        </w:rPr>
      </w:pPr>
      <w:r w:rsidRPr="00CD067C">
        <w:rPr>
          <w:rtl/>
        </w:rPr>
        <w:t>"ביקשת לשמוע."</w:t>
      </w:r>
    </w:p>
    <w:p w14:paraId="64EC6A0C" w14:textId="77777777" w:rsidR="004627AB" w:rsidRPr="00CD067C" w:rsidRDefault="004627AB" w:rsidP="00250000">
      <w:pPr>
        <w:rPr>
          <w:rtl/>
        </w:rPr>
      </w:pPr>
      <w:r w:rsidRPr="00CD067C">
        <w:rPr>
          <w:rtl/>
        </w:rPr>
        <w:t>"אבל..."</w:t>
      </w:r>
    </w:p>
    <w:p w14:paraId="5CAD2BDE" w14:textId="77777777" w:rsidR="004627AB" w:rsidRPr="00CD067C" w:rsidRDefault="004627AB" w:rsidP="00250000">
      <w:pPr>
        <w:rPr>
          <w:rtl/>
        </w:rPr>
      </w:pPr>
      <w:r w:rsidRPr="00CD067C">
        <w:rPr>
          <w:rtl/>
        </w:rPr>
        <w:t>"ככה זה, ארקדי. אם אתה באמת מעוניין לשמוע אז ככה זה."</w:t>
      </w:r>
    </w:p>
    <w:p w14:paraId="7A78D7DC" w14:textId="46D00B46" w:rsidR="004627AB" w:rsidRPr="00CD067C" w:rsidRDefault="004627AB" w:rsidP="00250000">
      <w:pPr>
        <w:rPr>
          <w:rtl/>
        </w:rPr>
      </w:pPr>
      <w:r w:rsidRPr="00CD067C">
        <w:rPr>
          <w:rtl/>
        </w:rPr>
        <w:t>"בוא... בוא נשב רגע."</w:t>
      </w:r>
      <w:r w:rsidR="00C64EAD">
        <w:rPr>
          <w:rFonts w:hint="cs"/>
          <w:rtl/>
        </w:rPr>
        <w:t xml:space="preserve"> [ארקדי צריך להדגיש</w:t>
      </w:r>
      <w:r w:rsidR="00BB7B0A">
        <w:rPr>
          <w:rFonts w:hint="cs"/>
          <w:rtl/>
        </w:rPr>
        <w:t xml:space="preserve"> שהכול </w:t>
      </w:r>
      <w:r w:rsidR="00C64EAD">
        <w:rPr>
          <w:rFonts w:hint="cs"/>
          <w:rtl/>
        </w:rPr>
        <w:t>בגלל ייסורי הגמילה מהכדורים]</w:t>
      </w:r>
    </w:p>
    <w:p w14:paraId="08FE0890" w14:textId="77777777" w:rsidR="004627AB" w:rsidRPr="00CD067C" w:rsidRDefault="004627AB" w:rsidP="00250000">
      <w:pPr>
        <w:rPr>
          <w:rtl/>
        </w:rPr>
      </w:pPr>
      <w:r w:rsidRPr="00CD067C">
        <w:rPr>
          <w:rtl/>
        </w:rPr>
        <w:t>הם חזרו לאיטם לבית, התיישבו בדשא שצמח פרא</w:t>
      </w:r>
      <w:r w:rsidRPr="00CD067C">
        <w:rPr>
          <w:rFonts w:hint="cs"/>
          <w:rtl/>
        </w:rPr>
        <w:t xml:space="preserve">, בין </w:t>
      </w:r>
      <w:r w:rsidRPr="00CD067C">
        <w:rPr>
          <w:rtl/>
        </w:rPr>
        <w:t>וורדים, פעמוניות ואפונה ריחנית</w:t>
      </w:r>
      <w:r w:rsidRPr="00CD067C">
        <w:rPr>
          <w:rFonts w:hint="cs"/>
          <w:rtl/>
        </w:rPr>
        <w:t>.</w:t>
      </w:r>
    </w:p>
    <w:p w14:paraId="149B36AF" w14:textId="77777777" w:rsidR="004627AB" w:rsidRPr="00CD067C" w:rsidRDefault="004627AB" w:rsidP="00250000">
      <w:pPr>
        <w:rPr>
          <w:rtl/>
        </w:rPr>
      </w:pPr>
      <w:r w:rsidRPr="00CD067C">
        <w:rPr>
          <w:rtl/>
        </w:rPr>
        <w:t>"אז מה?"</w:t>
      </w:r>
    </w:p>
    <w:p w14:paraId="218D9E29" w14:textId="77777777" w:rsidR="004627AB" w:rsidRPr="00CD067C" w:rsidRDefault="00F127FD" w:rsidP="00250000">
      <w:pPr>
        <w:rPr>
          <w:rtl/>
        </w:rPr>
      </w:pPr>
      <w:r>
        <w:rPr>
          <w:rtl/>
        </w:rPr>
        <w:t xml:space="preserve">"כלום, ארקדי. לך </w:t>
      </w:r>
      <w:r>
        <w:rPr>
          <w:rFonts w:hint="cs"/>
          <w:rtl/>
        </w:rPr>
        <w:t>ת</w:t>
      </w:r>
      <w:r w:rsidR="004627AB" w:rsidRPr="00CD067C">
        <w:rPr>
          <w:rtl/>
        </w:rPr>
        <w:t>רוץ ואני אחכה לך כאן."</w:t>
      </w:r>
    </w:p>
    <w:p w14:paraId="50F9426A" w14:textId="77777777" w:rsidR="004627AB" w:rsidRPr="00CD067C" w:rsidRDefault="004627AB" w:rsidP="00250000">
      <w:pPr>
        <w:rPr>
          <w:rtl/>
        </w:rPr>
      </w:pPr>
      <w:r w:rsidRPr="00CD067C">
        <w:rPr>
          <w:rtl/>
        </w:rPr>
        <w:t>"תשתף אותי אלכס, בבקשה."</w:t>
      </w:r>
    </w:p>
    <w:p w14:paraId="0575CD34" w14:textId="77777777" w:rsidR="004627AB" w:rsidRPr="00CD067C" w:rsidRDefault="004627AB" w:rsidP="00250000">
      <w:pPr>
        <w:rPr>
          <w:rtl/>
        </w:rPr>
      </w:pPr>
      <w:r w:rsidRPr="00CD067C">
        <w:rPr>
          <w:rtl/>
        </w:rPr>
        <w:t>"אני לא רוצה שתרפא אותי."</w:t>
      </w:r>
    </w:p>
    <w:p w14:paraId="134DFE90" w14:textId="77777777" w:rsidR="004627AB" w:rsidRPr="00CD067C" w:rsidRDefault="004627AB" w:rsidP="00250000">
      <w:pPr>
        <w:rPr>
          <w:rtl/>
        </w:rPr>
      </w:pPr>
      <w:r w:rsidRPr="00CD067C">
        <w:rPr>
          <w:rtl/>
        </w:rPr>
        <w:t>"אני לא."</w:t>
      </w:r>
    </w:p>
    <w:p w14:paraId="322B9668" w14:textId="77777777" w:rsidR="004627AB" w:rsidRPr="00CD067C" w:rsidRDefault="004627AB" w:rsidP="00250000">
      <w:pPr>
        <w:rPr>
          <w:rtl/>
        </w:rPr>
      </w:pPr>
      <w:r w:rsidRPr="00CD067C">
        <w:rPr>
          <w:rtl/>
        </w:rPr>
        <w:t>"כי אתה הופך לפסיכיאטר ואתה... אתה מוצא בי את כל הדפקטים החבויים."</w:t>
      </w:r>
    </w:p>
    <w:p w14:paraId="4D35E12F" w14:textId="77777777" w:rsidR="004627AB" w:rsidRPr="00CD067C" w:rsidRDefault="004627AB" w:rsidP="00250000">
      <w:pPr>
        <w:rPr>
          <w:rtl/>
        </w:rPr>
      </w:pPr>
      <w:r w:rsidRPr="00CD067C">
        <w:rPr>
          <w:rtl/>
        </w:rPr>
        <w:t>"</w:t>
      </w:r>
      <w:r>
        <w:rPr>
          <w:rFonts w:hint="cs"/>
          <w:rtl/>
        </w:rPr>
        <w:t>הם לא חבויים בכלל, הם לגמרי גלויים לעין. ו</w:t>
      </w:r>
      <w:r w:rsidRPr="00CD067C">
        <w:rPr>
          <w:rtl/>
        </w:rPr>
        <w:t>אני עדיין חבר שלך, יחד עם כל הדפקטים, אז מה אתה דואג?"</w:t>
      </w:r>
    </w:p>
    <w:p w14:paraId="270C93E7" w14:textId="77777777" w:rsidR="004627AB" w:rsidRPr="00CD067C" w:rsidRDefault="004627AB" w:rsidP="00A32F44">
      <w:pPr>
        <w:rPr>
          <w:rtl/>
        </w:rPr>
      </w:pPr>
      <w:r w:rsidRPr="00CD067C">
        <w:rPr>
          <w:rtl/>
        </w:rPr>
        <w:t xml:space="preserve">"אני לא דואג. אני רק לא רוצה </w:t>
      </w:r>
      <w:r w:rsidR="00A32F44">
        <w:rPr>
          <w:rFonts w:hint="cs"/>
          <w:rtl/>
        </w:rPr>
        <w:t xml:space="preserve">לחזור לכדורים האלה, ואני לא רוצה </w:t>
      </w:r>
      <w:r w:rsidRPr="00CD067C">
        <w:rPr>
          <w:rtl/>
        </w:rPr>
        <w:t>תיקונים."</w:t>
      </w:r>
    </w:p>
    <w:p w14:paraId="2892D7DE" w14:textId="77777777" w:rsidR="004627AB" w:rsidRPr="00CD067C" w:rsidRDefault="004627AB" w:rsidP="00250000">
      <w:pPr>
        <w:rPr>
          <w:rtl/>
        </w:rPr>
      </w:pPr>
      <w:r w:rsidRPr="00CD067C">
        <w:rPr>
          <w:rtl/>
        </w:rPr>
        <w:t xml:space="preserve">"שום </w:t>
      </w:r>
      <w:r w:rsidR="00A32F44">
        <w:rPr>
          <w:rFonts w:hint="cs"/>
          <w:rtl/>
        </w:rPr>
        <w:t xml:space="preserve">כדור ושום </w:t>
      </w:r>
      <w:r w:rsidRPr="00CD067C">
        <w:rPr>
          <w:rtl/>
        </w:rPr>
        <w:t>תיקון. אני רק אקשיב. מבטיח."</w:t>
      </w:r>
    </w:p>
    <w:p w14:paraId="2470160C" w14:textId="43152964" w:rsidR="004627AB" w:rsidRPr="00CD067C" w:rsidRDefault="004627AB" w:rsidP="00250000">
      <w:pPr>
        <w:rPr>
          <w:rtl/>
        </w:rPr>
      </w:pPr>
      <w:r w:rsidRPr="00CD067C">
        <w:rPr>
          <w:rtl/>
        </w:rPr>
        <w:t xml:space="preserve">דבורים עצלות </w:t>
      </w:r>
      <w:r>
        <w:rPr>
          <w:rtl/>
        </w:rPr>
        <w:t>זמזמו סביבם. ה</w:t>
      </w:r>
      <w:r w:rsidR="004C59E0">
        <w:rPr>
          <w:rtl/>
        </w:rPr>
        <w:t>אוויר</w:t>
      </w:r>
      <w:r>
        <w:rPr>
          <w:rtl/>
        </w:rPr>
        <w:t xml:space="preserve"> היה שקט ו</w:t>
      </w:r>
      <w:r>
        <w:rPr>
          <w:rFonts w:hint="cs"/>
          <w:rtl/>
        </w:rPr>
        <w:t>איטי</w:t>
      </w:r>
      <w:r w:rsidRPr="00CD067C">
        <w:rPr>
          <w:rtl/>
        </w:rPr>
        <w:t xml:space="preserve"> ואלכס לא היה שייך לו בשום צורה. גם לא הבשר על לחייו, בייחוד לא הבשר על לחייו, הוא </w:t>
      </w:r>
      <w:r w:rsidR="003F607D">
        <w:rPr>
          <w:rtl/>
        </w:rPr>
        <w:t>היה קורע את הבשר על לחייו. מה ש</w:t>
      </w:r>
      <w:r w:rsidRPr="00CD067C">
        <w:rPr>
          <w:rtl/>
        </w:rPr>
        <w:t>היה עושה לעצמו...</w:t>
      </w:r>
    </w:p>
    <w:p w14:paraId="7B0A9F40" w14:textId="77777777" w:rsidR="004627AB" w:rsidRPr="00CD067C" w:rsidRDefault="004627AB" w:rsidP="00250000">
      <w:pPr>
        <w:rPr>
          <w:rtl/>
        </w:rPr>
      </w:pPr>
      <w:r w:rsidRPr="00CD067C">
        <w:rPr>
          <w:rtl/>
        </w:rPr>
        <w:t>"כי כשתָּרוץ יהיה לך טוב?"</w:t>
      </w:r>
    </w:p>
    <w:p w14:paraId="618C52BC" w14:textId="77777777" w:rsidR="004627AB" w:rsidRDefault="004627AB" w:rsidP="00250000">
      <w:pPr>
        <w:rPr>
          <w:rtl/>
        </w:rPr>
      </w:pPr>
      <w:r w:rsidRPr="00CD067C">
        <w:rPr>
          <w:rtl/>
        </w:rPr>
        <w:t>"אני לא ארוץ, כי השרירים האלה לא שלי יותר."</w:t>
      </w:r>
    </w:p>
    <w:p w14:paraId="5F4ED322" w14:textId="77777777" w:rsidR="002058F4" w:rsidRDefault="002058F4" w:rsidP="00A32F44">
      <w:pPr>
        <w:rPr>
          <w:rtl/>
        </w:rPr>
      </w:pPr>
      <w:r>
        <w:rPr>
          <w:rFonts w:hint="cs"/>
          <w:rtl/>
        </w:rPr>
        <w:t>"אתה מבין ש</w:t>
      </w:r>
      <w:r w:rsidR="00A32F44">
        <w:rPr>
          <w:rFonts w:hint="cs"/>
          <w:rtl/>
        </w:rPr>
        <w:t>אלה רק ייסורי-</w:t>
      </w:r>
      <w:r>
        <w:rPr>
          <w:rFonts w:hint="cs"/>
          <w:rtl/>
        </w:rPr>
        <w:t>גמילה?"</w:t>
      </w:r>
    </w:p>
    <w:p w14:paraId="6E069B36" w14:textId="77777777" w:rsidR="002058F4" w:rsidRPr="00CD067C" w:rsidRDefault="002058F4" w:rsidP="00250000">
      <w:pPr>
        <w:rPr>
          <w:rtl/>
        </w:rPr>
      </w:pPr>
      <w:r>
        <w:rPr>
          <w:rFonts w:hint="cs"/>
          <w:rtl/>
        </w:rPr>
        <w:t>"לא, זה לא."</w:t>
      </w:r>
    </w:p>
    <w:p w14:paraId="0E7D5AFC" w14:textId="671026B8" w:rsidR="004627AB" w:rsidRPr="00CD067C" w:rsidRDefault="004627AB" w:rsidP="00250000">
      <w:pPr>
        <w:rPr>
          <w:rtl/>
        </w:rPr>
      </w:pPr>
      <w:r w:rsidRPr="00CD067C">
        <w:rPr>
          <w:rtl/>
        </w:rPr>
        <w:t>"</w:t>
      </w:r>
      <w:r w:rsidR="002058F4">
        <w:rPr>
          <w:rFonts w:hint="cs"/>
          <w:rtl/>
        </w:rPr>
        <w:t>זה כן, אתה לא מודע ל</w:t>
      </w:r>
      <w:r w:rsidR="005B607A">
        <w:rPr>
          <w:rFonts w:hint="cs"/>
          <w:rtl/>
        </w:rPr>
        <w:t xml:space="preserve">השפעות של </w:t>
      </w:r>
      <w:r w:rsidR="002058F4">
        <w:rPr>
          <w:rFonts w:hint="cs"/>
          <w:rtl/>
        </w:rPr>
        <w:t xml:space="preserve">כל הכדורים האלה. אחרת, </w:t>
      </w:r>
      <w:r w:rsidRPr="00CD067C">
        <w:rPr>
          <w:rtl/>
        </w:rPr>
        <w:t>מה היה אתמול? למה אתמול</w:t>
      </w:r>
      <w:r w:rsidR="00483BB1">
        <w:rPr>
          <w:rtl/>
        </w:rPr>
        <w:t xml:space="preserve"> הכול </w:t>
      </w:r>
      <w:r w:rsidRPr="00CD067C">
        <w:rPr>
          <w:rtl/>
        </w:rPr>
        <w:t>היה טוב?"</w:t>
      </w:r>
    </w:p>
    <w:p w14:paraId="7A182C77" w14:textId="155810AD" w:rsidR="004627AB" w:rsidRDefault="005E484E" w:rsidP="00A32F44">
      <w:pPr>
        <w:rPr>
          <w:rtl/>
        </w:rPr>
      </w:pPr>
      <w:r>
        <w:rPr>
          <w:rtl/>
        </w:rPr>
        <w:t xml:space="preserve">"לא היה </w:t>
      </w:r>
      <w:r w:rsidR="00F97A34">
        <w:rPr>
          <w:rtl/>
        </w:rPr>
        <w:t>כל כך</w:t>
      </w:r>
      <w:r w:rsidR="004627AB" w:rsidRPr="00CD067C">
        <w:rPr>
          <w:rtl/>
        </w:rPr>
        <w:t xml:space="preserve"> טוב. </w:t>
      </w:r>
      <w:r w:rsidR="004627AB" w:rsidRPr="00CD067C">
        <w:rPr>
          <w:rFonts w:hint="cs"/>
          <w:rtl/>
        </w:rPr>
        <w:t xml:space="preserve">גם אתה היית </w:t>
      </w:r>
      <w:r w:rsidR="00F127FD">
        <w:rPr>
          <w:rFonts w:hint="cs"/>
          <w:rtl/>
        </w:rPr>
        <w:t xml:space="preserve">שרוי </w:t>
      </w:r>
      <w:r w:rsidR="004627AB" w:rsidRPr="00CD067C">
        <w:rPr>
          <w:rFonts w:hint="cs"/>
          <w:rtl/>
        </w:rPr>
        <w:t>במרה שחורה, לא?</w:t>
      </w:r>
      <w:r w:rsidR="004627AB" w:rsidRPr="00CD067C">
        <w:rPr>
          <w:rtl/>
        </w:rPr>
        <w:t>" אלכס נ</w:t>
      </w:r>
      <w:r w:rsidR="005B607A">
        <w:rPr>
          <w:rtl/>
        </w:rPr>
        <w:t>שכב על הדשא</w:t>
      </w:r>
      <w:r w:rsidR="003F607D">
        <w:rPr>
          <w:rtl/>
        </w:rPr>
        <w:t xml:space="preserve"> שצמח פרא</w:t>
      </w:r>
      <w:r w:rsidR="005B607A">
        <w:rPr>
          <w:rFonts w:hint="cs"/>
          <w:rtl/>
        </w:rPr>
        <w:t>,</w:t>
      </w:r>
      <w:r w:rsidR="003F607D">
        <w:rPr>
          <w:rtl/>
        </w:rPr>
        <w:t xml:space="preserve"> </w:t>
      </w:r>
      <w:r w:rsidR="004627AB" w:rsidRPr="00CD067C">
        <w:rPr>
          <w:rtl/>
        </w:rPr>
        <w:t xml:space="preserve">כמעט כל ראשו נבלע בין </w:t>
      </w:r>
      <w:r w:rsidR="004627AB" w:rsidRPr="00CD067C">
        <w:rPr>
          <w:rFonts w:hint="cs"/>
          <w:rtl/>
        </w:rPr>
        <w:t>ה</w:t>
      </w:r>
      <w:r w:rsidR="004627AB" w:rsidRPr="00CD067C">
        <w:rPr>
          <w:rtl/>
        </w:rPr>
        <w:t>עלי</w:t>
      </w:r>
      <w:r w:rsidR="004627AB" w:rsidRPr="00CD067C">
        <w:rPr>
          <w:rFonts w:hint="cs"/>
          <w:rtl/>
        </w:rPr>
        <w:t>ם</w:t>
      </w:r>
      <w:r w:rsidR="004627AB" w:rsidRPr="00CD067C">
        <w:rPr>
          <w:rtl/>
        </w:rPr>
        <w:t xml:space="preserve"> הארוכים ופעימות האדמה </w:t>
      </w:r>
      <w:r w:rsidR="00A32F44">
        <w:rPr>
          <w:rFonts w:hint="cs"/>
          <w:rtl/>
        </w:rPr>
        <w:t xml:space="preserve">נקפו </w:t>
      </w:r>
      <w:r w:rsidR="004627AB" w:rsidRPr="00CD067C">
        <w:rPr>
          <w:rtl/>
        </w:rPr>
        <w:t>תחתיו. הוא ליטף את הדשא הפשוט וה</w:t>
      </w:r>
      <w:r w:rsidR="005B607A">
        <w:rPr>
          <w:rtl/>
        </w:rPr>
        <w:t xml:space="preserve">תם. לו </w:t>
      </w:r>
      <w:r w:rsidR="004627AB" w:rsidRPr="00CD067C">
        <w:rPr>
          <w:rtl/>
        </w:rPr>
        <w:t>היה</w:t>
      </w:r>
      <w:r w:rsidR="005B607A">
        <w:rPr>
          <w:rFonts w:hint="cs"/>
          <w:rtl/>
        </w:rPr>
        <w:t xml:space="preserve"> רק</w:t>
      </w:r>
      <w:r w:rsidR="004627AB" w:rsidRPr="00CD067C">
        <w:rPr>
          <w:rtl/>
        </w:rPr>
        <w:t xml:space="preserve"> יכול, כמו האבן בשולי השביל, להישאר נטוע, קבוע בכוונותיו, נחוש ועניו, לשיר שיר</w:t>
      </w:r>
      <w:r w:rsidR="003F607D">
        <w:rPr>
          <w:rFonts w:hint="cs"/>
          <w:rtl/>
        </w:rPr>
        <w:t xml:space="preserve"> חרישי</w:t>
      </w:r>
      <w:r w:rsidR="004627AB" w:rsidRPr="00CD067C">
        <w:rPr>
          <w:rtl/>
        </w:rPr>
        <w:t>.</w:t>
      </w:r>
    </w:p>
    <w:p w14:paraId="609B1BDB" w14:textId="25243BEA" w:rsidR="002D4916" w:rsidRDefault="002D4916" w:rsidP="00A32F44">
      <w:pPr>
        <w:rPr>
          <w:rtl/>
        </w:rPr>
      </w:pPr>
      <w:r>
        <w:rPr>
          <w:rFonts w:hint="cs"/>
          <w:rtl/>
        </w:rPr>
        <w:t xml:space="preserve">[השמש קפחה על הדשא והפיקה ממנו ניחוח בשום מלוהט, של תלתן ועשבים שזבובים כחולים רחפו בו ופיזזו בזמזום אילך ואילך </w:t>
      </w:r>
      <w:r>
        <w:rPr>
          <w:rtl/>
        </w:rPr>
        <w:t>–</w:t>
      </w:r>
      <w:r>
        <w:rPr>
          <w:rFonts w:hint="cs"/>
          <w:rtl/>
        </w:rPr>
        <w:t xml:space="preserve"> בית בודנברוק עמ' 119</w:t>
      </w:r>
    </w:p>
    <w:p w14:paraId="45F17406" w14:textId="5AFCF613" w:rsidR="002D4916" w:rsidRPr="00CD067C" w:rsidRDefault="002D4916" w:rsidP="00A32F44">
      <w:pPr>
        <w:rPr>
          <w:rtl/>
        </w:rPr>
      </w:pPr>
      <w:r>
        <w:rPr>
          <w:rFonts w:hint="cs"/>
          <w:rtl/>
        </w:rPr>
        <w:lastRenderedPageBreak/>
        <w:t>]</w:t>
      </w:r>
    </w:p>
    <w:p w14:paraId="0C6ED6E8" w14:textId="51B758BD" w:rsidR="004627AB" w:rsidRPr="00CD067C" w:rsidRDefault="004627AB" w:rsidP="0094340E">
      <w:pPr>
        <w:rPr>
          <w:rtl/>
        </w:rPr>
      </w:pPr>
      <w:r w:rsidRPr="00CD067C">
        <w:rPr>
          <w:rtl/>
        </w:rPr>
        <w:t xml:space="preserve">ארקדי נשכב לצידו. "לא התכוונתי לדבר על </w:t>
      </w:r>
      <w:r w:rsidR="0094340E">
        <w:rPr>
          <w:rFonts w:hint="cs"/>
          <w:rtl/>
        </w:rPr>
        <w:t>הדס</w:t>
      </w:r>
      <w:r w:rsidRPr="00CD067C">
        <w:rPr>
          <w:rtl/>
        </w:rPr>
        <w:t xml:space="preserve"> יותר."</w:t>
      </w:r>
    </w:p>
    <w:p w14:paraId="1337378F" w14:textId="7546CFC7" w:rsidR="004627AB" w:rsidRPr="00CD067C" w:rsidRDefault="004627AB" w:rsidP="00250000">
      <w:pPr>
        <w:rPr>
          <w:rtl/>
        </w:rPr>
      </w:pPr>
      <w:r w:rsidRPr="00CD067C">
        <w:rPr>
          <w:rtl/>
        </w:rPr>
        <w:t>"אז גם פסיכיאטרים לא מסוגלים ל</w:t>
      </w:r>
      <w:r w:rsidR="00387BCE">
        <w:rPr>
          <w:rtl/>
        </w:rPr>
        <w:t>דבר על הכל?" אלכס תלש קווצת עלי</w:t>
      </w:r>
      <w:r w:rsidR="00387BCE">
        <w:rPr>
          <w:rFonts w:hint="cs"/>
          <w:rtl/>
        </w:rPr>
        <w:t>-</w:t>
      </w:r>
      <w:r w:rsidRPr="00CD067C">
        <w:rPr>
          <w:rtl/>
        </w:rPr>
        <w:t>דשא וזרק ב</w:t>
      </w:r>
      <w:r w:rsidR="004C59E0">
        <w:rPr>
          <w:rtl/>
        </w:rPr>
        <w:t>אוויר</w:t>
      </w:r>
      <w:r w:rsidRPr="00CD067C">
        <w:rPr>
          <w:rtl/>
        </w:rPr>
        <w:t xml:space="preserve">. הם </w:t>
      </w:r>
      <w:r w:rsidR="005E484E">
        <w:rPr>
          <w:rtl/>
        </w:rPr>
        <w:t xml:space="preserve">התעופפו וצנחו עליו ועל ארקדי </w:t>
      </w:r>
      <w:r w:rsidR="005E484E">
        <w:rPr>
          <w:rFonts w:hint="cs"/>
          <w:rtl/>
        </w:rPr>
        <w:t>איטיים</w:t>
      </w:r>
      <w:r w:rsidRPr="00CD067C">
        <w:rPr>
          <w:rtl/>
        </w:rPr>
        <w:t xml:space="preserve"> להחריד, הם לא הבינו, העלים המטופשים האלה, שעם אלכס אין צורך לנהוג בעדינות.</w:t>
      </w:r>
    </w:p>
    <w:p w14:paraId="485B220B" w14:textId="77777777" w:rsidR="004627AB" w:rsidRPr="00CD067C" w:rsidRDefault="004627AB" w:rsidP="00250000">
      <w:pPr>
        <w:rPr>
          <w:rtl/>
        </w:rPr>
      </w:pPr>
      <w:r w:rsidRPr="00CD067C">
        <w:rPr>
          <w:rtl/>
        </w:rPr>
        <w:t>"אני לא פסיכיאטר עדיין."</w:t>
      </w:r>
    </w:p>
    <w:p w14:paraId="6B35E991" w14:textId="77777777" w:rsidR="004627AB" w:rsidRDefault="004627AB" w:rsidP="00250000">
      <w:pPr>
        <w:rPr>
          <w:rtl/>
        </w:rPr>
      </w:pPr>
      <w:r w:rsidRPr="00CD067C">
        <w:rPr>
          <w:rtl/>
        </w:rPr>
        <w:t>"כשתהיה פסיכיאטר אולי תלמד ע</w:t>
      </w:r>
      <w:r w:rsidR="005B607A">
        <w:rPr>
          <w:rtl/>
        </w:rPr>
        <w:t xml:space="preserve">ל מנגנון ההדחקה. לפעמים הוא </w:t>
      </w:r>
      <w:r w:rsidR="005B607A">
        <w:rPr>
          <w:rFonts w:hint="cs"/>
          <w:rtl/>
        </w:rPr>
        <w:t>פועל</w:t>
      </w:r>
      <w:r w:rsidRPr="00CD067C">
        <w:rPr>
          <w:rtl/>
        </w:rPr>
        <w:t xml:space="preserve"> אצלי יותר טוב. כרגע הוא פשוט מפורק לגמרי."</w:t>
      </w:r>
    </w:p>
    <w:p w14:paraId="0E4E5D42" w14:textId="77777777" w:rsidR="004A5B26" w:rsidRPr="00CD067C" w:rsidRDefault="004A5B26" w:rsidP="00250000">
      <w:pPr>
        <w:rPr>
          <w:rtl/>
        </w:rPr>
      </w:pPr>
      <w:r>
        <w:rPr>
          <w:rFonts w:hint="cs"/>
          <w:rtl/>
        </w:rPr>
        <w:t>[יש את העניין שהוא הפסיק בבת אחת את הכדורים ולכן הוא בהתקפי חרדה איומים.]</w:t>
      </w:r>
    </w:p>
    <w:p w14:paraId="6F5C70EF" w14:textId="77777777" w:rsidR="004627AB" w:rsidRPr="00CD067C" w:rsidRDefault="004627AB" w:rsidP="00250000">
      <w:pPr>
        <w:rPr>
          <w:rtl/>
        </w:rPr>
      </w:pPr>
      <w:r w:rsidRPr="00CD067C">
        <w:rPr>
          <w:rtl/>
        </w:rPr>
        <w:t>"בגלל התיבה?"</w:t>
      </w:r>
    </w:p>
    <w:p w14:paraId="4865775C" w14:textId="49D3B01E" w:rsidR="004627AB" w:rsidRPr="00CD067C" w:rsidRDefault="004627AB" w:rsidP="005E484E">
      <w:pPr>
        <w:rPr>
          <w:rtl/>
        </w:rPr>
      </w:pPr>
      <w:r w:rsidRPr="00CD067C">
        <w:rPr>
          <w:rtl/>
        </w:rPr>
        <w:t xml:space="preserve">אלכס לא ענה במשך דקות ארוכות, השמש התחזקה וריחות הפרחים היו עזים וארקדי </w:t>
      </w:r>
      <w:r w:rsidR="00F127FD">
        <w:rPr>
          <w:rtl/>
        </w:rPr>
        <w:t xml:space="preserve">עצם את עיניו והרגיש שבקרוב </w:t>
      </w:r>
      <w:r w:rsidR="00F127FD">
        <w:rPr>
          <w:rFonts w:hint="cs"/>
          <w:rtl/>
        </w:rPr>
        <w:t>י</w:t>
      </w:r>
      <w:r w:rsidRPr="00CD067C">
        <w:rPr>
          <w:rtl/>
        </w:rPr>
        <w:t>רדם כשאלכס אמר, "הם התארסו כש</w:t>
      </w:r>
      <w:r w:rsidR="008B1B44">
        <w:rPr>
          <w:rtl/>
        </w:rPr>
        <w:t>סופי</w:t>
      </w:r>
      <w:r w:rsidRPr="00CD067C">
        <w:rPr>
          <w:rtl/>
        </w:rPr>
        <w:t xml:space="preserve"> </w:t>
      </w:r>
      <w:r w:rsidR="001C5A04">
        <w:rPr>
          <w:rtl/>
        </w:rPr>
        <w:t>הייתה</w:t>
      </w:r>
      <w:r w:rsidRPr="00CD067C">
        <w:rPr>
          <w:rtl/>
        </w:rPr>
        <w:t xml:space="preserve"> בת ארבע</w:t>
      </w:r>
      <w:r w:rsidR="005E484E">
        <w:rPr>
          <w:rFonts w:hint="cs"/>
          <w:rtl/>
        </w:rPr>
        <w:t>-</w:t>
      </w:r>
      <w:r w:rsidRPr="00CD067C">
        <w:rPr>
          <w:rtl/>
        </w:rPr>
        <w:t>עשרה."</w:t>
      </w:r>
    </w:p>
    <w:p w14:paraId="77A0EC0B" w14:textId="77777777" w:rsidR="004627AB" w:rsidRPr="00CD067C" w:rsidRDefault="004627AB" w:rsidP="00250000">
      <w:pPr>
        <w:rPr>
          <w:rtl/>
        </w:rPr>
      </w:pPr>
      <w:r w:rsidRPr="00CD067C">
        <w:rPr>
          <w:rtl/>
        </w:rPr>
        <w:t>"אלכס..."</w:t>
      </w:r>
    </w:p>
    <w:p w14:paraId="738C6A37" w14:textId="13551037" w:rsidR="004627AB" w:rsidRPr="00CD067C" w:rsidRDefault="005E484E" w:rsidP="005B607A">
      <w:pPr>
        <w:rPr>
          <w:rtl/>
        </w:rPr>
      </w:pPr>
      <w:r>
        <w:rPr>
          <w:rtl/>
        </w:rPr>
        <w:t>"קולין היה בן חמש</w:t>
      </w:r>
      <w:r>
        <w:rPr>
          <w:rFonts w:hint="cs"/>
          <w:rtl/>
        </w:rPr>
        <w:t>-</w:t>
      </w:r>
      <w:r w:rsidR="004627AB" w:rsidRPr="00CD067C">
        <w:rPr>
          <w:rtl/>
        </w:rPr>
        <w:t xml:space="preserve">עשרה. וזה לא החלק הכי גרוע. הם התאהבו עוד שנים לפני כן, אתה יודע מתי? בקיץ הראשון שהגעתי </w:t>
      </w:r>
      <w:r w:rsidR="004627AB" w:rsidRPr="00CD067C">
        <w:rPr>
          <w:rFonts w:hint="cs"/>
          <w:rtl/>
        </w:rPr>
        <w:t>לישראל</w:t>
      </w:r>
      <w:r w:rsidR="004627AB" w:rsidRPr="00CD067C">
        <w:rPr>
          <w:rtl/>
        </w:rPr>
        <w:t xml:space="preserve">. </w:t>
      </w:r>
      <w:r w:rsidR="00F127FD">
        <w:rPr>
          <w:rFonts w:hint="cs"/>
          <w:rtl/>
        </w:rPr>
        <w:t xml:space="preserve">הם היו השכנים החדשים שלנו, ובאותו קיץ </w:t>
      </w:r>
      <w:r w:rsidR="008B1B44">
        <w:rPr>
          <w:rFonts w:hint="cs"/>
          <w:rtl/>
        </w:rPr>
        <w:t>סופי</w:t>
      </w:r>
      <w:r w:rsidR="00F127FD">
        <w:rPr>
          <w:rFonts w:hint="cs"/>
          <w:rtl/>
        </w:rPr>
        <w:t xml:space="preserve"> וקולין </w:t>
      </w:r>
      <w:r w:rsidR="004627AB" w:rsidRPr="00CD067C">
        <w:rPr>
          <w:rtl/>
        </w:rPr>
        <w:t xml:space="preserve">הכירו והתאהבו וידעו שהם יתחתנו ואני רוצה לשאול אותך משהו. לא בתור סתם אדם אלא בתור רופא צבאי שיצטרך יום אחד לבצע טריאג'..." אלכס התרומם על </w:t>
      </w:r>
      <w:r w:rsidR="005B607A">
        <w:rPr>
          <w:rFonts w:hint="cs"/>
          <w:rtl/>
        </w:rPr>
        <w:t>ברכיו</w:t>
      </w:r>
      <w:r w:rsidR="004627AB" w:rsidRPr="00CD067C">
        <w:rPr>
          <w:rtl/>
        </w:rPr>
        <w:t xml:space="preserve"> וקולו עלה, "אתה יודע מה זה טריאג', נכון? זה להחליט תחת לחץ מי יחיה ומי ימות, אתה מבין – " </w:t>
      </w:r>
    </w:p>
    <w:p w14:paraId="6CD3A282" w14:textId="77777777" w:rsidR="004627AB" w:rsidRPr="00CD067C" w:rsidRDefault="004627AB" w:rsidP="00250000">
      <w:pPr>
        <w:rPr>
          <w:rtl/>
        </w:rPr>
      </w:pPr>
      <w:r w:rsidRPr="00CD067C">
        <w:rPr>
          <w:rtl/>
        </w:rPr>
        <w:t>ארקדי פקח את עיניו וגופו היה כה כבד עד כי בקושי הצליח להתיישב, "טריאג' מבצעים לפי חומרת הפציעות. מטפלים במי שאפשר להציל."</w:t>
      </w:r>
    </w:p>
    <w:p w14:paraId="0E0E500A" w14:textId="77777777" w:rsidR="004627AB" w:rsidRPr="00CD067C" w:rsidRDefault="004627AB" w:rsidP="00250000">
      <w:pPr>
        <w:rPr>
          <w:rtl/>
        </w:rPr>
      </w:pPr>
      <w:r w:rsidRPr="00CD067C">
        <w:rPr>
          <w:rtl/>
        </w:rPr>
        <w:t>"מי שאפשר להציל ומי שראוי להציל!"</w:t>
      </w:r>
    </w:p>
    <w:p w14:paraId="56213805" w14:textId="509B1E0B" w:rsidR="004627AB" w:rsidRPr="00CD067C" w:rsidRDefault="004627AB" w:rsidP="00250000">
      <w:pPr>
        <w:rPr>
          <w:rtl/>
        </w:rPr>
      </w:pPr>
      <w:r w:rsidRPr="00CD067C">
        <w:rPr>
          <w:rtl/>
        </w:rPr>
        <w:t xml:space="preserve">"לא, זה לא שיקול בכלל," ארקדי </w:t>
      </w:r>
      <w:r w:rsidRPr="00946FAA">
        <w:rPr>
          <w:highlight w:val="red"/>
          <w:rtl/>
        </w:rPr>
        <w:t>אמר</w:t>
      </w:r>
      <w:r w:rsidRPr="00CD067C">
        <w:rPr>
          <w:rtl/>
        </w:rPr>
        <w:t xml:space="preserve"> בבהלה.</w:t>
      </w:r>
    </w:p>
    <w:p w14:paraId="536EEDFC" w14:textId="794FE935" w:rsidR="004627AB" w:rsidRPr="00CD067C" w:rsidRDefault="004627AB" w:rsidP="00387BCE">
      <w:pPr>
        <w:rPr>
          <w:rtl/>
        </w:rPr>
      </w:pPr>
      <w:r w:rsidRPr="00CD067C">
        <w:rPr>
          <w:rtl/>
        </w:rPr>
        <w:t>"אז אני רוצה לשאול אותך בתור פסיכיאטר, אולי תוכל ל</w:t>
      </w:r>
      <w:r w:rsidR="00387BCE">
        <w:rPr>
          <w:rFonts w:hint="cs"/>
          <w:rtl/>
        </w:rPr>
        <w:t>אמר</w:t>
      </w:r>
      <w:r w:rsidRPr="00CD067C">
        <w:rPr>
          <w:rtl/>
        </w:rPr>
        <w:t xml:space="preserve"> לי</w:t>
      </w:r>
      <w:r w:rsidR="005E484E">
        <w:rPr>
          <w:rtl/>
        </w:rPr>
        <w:t>. הם התארסו כש</w:t>
      </w:r>
      <w:r w:rsidR="008B1B44">
        <w:rPr>
          <w:rtl/>
        </w:rPr>
        <w:t>סופי</w:t>
      </w:r>
      <w:r w:rsidR="005E484E">
        <w:rPr>
          <w:rtl/>
        </w:rPr>
        <w:t xml:space="preserve"> </w:t>
      </w:r>
      <w:r w:rsidR="001C5A04">
        <w:rPr>
          <w:rtl/>
        </w:rPr>
        <w:t>הייתה</w:t>
      </w:r>
      <w:r w:rsidR="005E484E">
        <w:rPr>
          <w:rtl/>
        </w:rPr>
        <w:t xml:space="preserve"> בת ארבע</w:t>
      </w:r>
      <w:r w:rsidR="005E484E">
        <w:rPr>
          <w:rFonts w:hint="cs"/>
          <w:rtl/>
        </w:rPr>
        <w:t>-</w:t>
      </w:r>
      <w:r w:rsidRPr="00CD067C">
        <w:rPr>
          <w:rtl/>
        </w:rPr>
        <w:t>עשרה וקולין ב</w:t>
      </w:r>
      <w:r w:rsidR="005E484E">
        <w:rPr>
          <w:rtl/>
        </w:rPr>
        <w:t>ן חמש</w:t>
      </w:r>
      <w:r w:rsidR="005E484E">
        <w:rPr>
          <w:rFonts w:hint="cs"/>
          <w:rtl/>
        </w:rPr>
        <w:t>-</w:t>
      </w:r>
      <w:r w:rsidRPr="00CD067C">
        <w:rPr>
          <w:rtl/>
        </w:rPr>
        <w:t xml:space="preserve">עשרה. למי יש את הזכות להרוס את זה?! מי החוצפן שהעז להרוס את זה? ומה </w:t>
      </w:r>
      <w:r w:rsidR="00387BCE">
        <w:rPr>
          <w:rFonts w:hint="cs"/>
          <w:rtl/>
        </w:rPr>
        <w:t>יש לאפשר</w:t>
      </w:r>
      <w:r w:rsidRPr="00CD067C">
        <w:rPr>
          <w:rtl/>
        </w:rPr>
        <w:t xml:space="preserve"> לו לעשות מעתה ועד עולם, לחרא הזה?! מי?! החרא?! שהעז?! להרוס?! את?! זה?!" הוא צרח.</w:t>
      </w:r>
    </w:p>
    <w:p w14:paraId="61ACB20A" w14:textId="77777777" w:rsidR="004627AB" w:rsidRPr="00CD067C" w:rsidRDefault="004627AB" w:rsidP="00250000">
      <w:pPr>
        <w:rPr>
          <w:rtl/>
        </w:rPr>
      </w:pPr>
      <w:r w:rsidRPr="00CD067C">
        <w:rPr>
          <w:rtl/>
        </w:rPr>
        <w:t>"מי?"</w:t>
      </w:r>
    </w:p>
    <w:p w14:paraId="39370D23" w14:textId="77777777" w:rsidR="004627AB" w:rsidRPr="00CD067C" w:rsidRDefault="004627AB" w:rsidP="00250000">
      <w:pPr>
        <w:rPr>
          <w:rtl/>
        </w:rPr>
      </w:pPr>
      <w:r w:rsidRPr="00CD067C">
        <w:rPr>
          <w:rtl/>
        </w:rPr>
        <w:t>"אני. אני החרא הזה," אלכס אמר בשקט.</w:t>
      </w:r>
    </w:p>
    <w:p w14:paraId="0FFFD9F3" w14:textId="77777777" w:rsidR="004627AB" w:rsidRPr="00CD067C" w:rsidRDefault="004627AB" w:rsidP="00250000">
      <w:pPr>
        <w:rPr>
          <w:rtl/>
        </w:rPr>
      </w:pPr>
      <w:r w:rsidRPr="00CD067C">
        <w:rPr>
          <w:rtl/>
        </w:rPr>
        <w:t>ארקדי לקח את ידו.</w:t>
      </w:r>
    </w:p>
    <w:p w14:paraId="6558F7C5" w14:textId="77777777" w:rsidR="004627AB" w:rsidRPr="00CD067C" w:rsidRDefault="004627AB" w:rsidP="00250000">
      <w:pPr>
        <w:rPr>
          <w:rtl/>
        </w:rPr>
      </w:pPr>
      <w:r w:rsidRPr="00CD067C">
        <w:rPr>
          <w:rtl/>
        </w:rPr>
        <w:t>"אל תדאג, אני לא אבכה. החרא שאתה מחזיק ביד שלך עדיין לא הזיל דמעה מזויינת אחת של חרטה."</w:t>
      </w:r>
    </w:p>
    <w:p w14:paraId="21263F1F" w14:textId="77777777" w:rsidR="004627AB" w:rsidRPr="00CD067C" w:rsidRDefault="004627AB" w:rsidP="00250000">
      <w:pPr>
        <w:rPr>
          <w:rtl/>
        </w:rPr>
      </w:pPr>
      <w:r w:rsidRPr="00CD067C">
        <w:rPr>
          <w:rtl/>
        </w:rPr>
        <w:t xml:space="preserve">"בוא נעלה," ארקדי לחש. "בוא, אלכס." </w:t>
      </w:r>
    </w:p>
    <w:p w14:paraId="53505A15" w14:textId="77777777" w:rsidR="004627AB" w:rsidRPr="00CD067C" w:rsidRDefault="00387BCE" w:rsidP="00387BCE">
      <w:pPr>
        <w:rPr>
          <w:rtl/>
        </w:rPr>
      </w:pPr>
      <w:r>
        <w:rPr>
          <w:rtl/>
        </w:rPr>
        <w:t xml:space="preserve">אבל אלכס שוב קרס </w:t>
      </w:r>
      <w:r>
        <w:rPr>
          <w:rFonts w:hint="cs"/>
          <w:rtl/>
        </w:rPr>
        <w:t>ב</w:t>
      </w:r>
      <w:r w:rsidR="004627AB" w:rsidRPr="00CD067C">
        <w:rPr>
          <w:rtl/>
        </w:rPr>
        <w:t>דשא.</w:t>
      </w:r>
    </w:p>
    <w:p w14:paraId="4C9CBEF4" w14:textId="77777777" w:rsidR="004627AB" w:rsidRPr="00CD067C" w:rsidRDefault="004627AB" w:rsidP="00250000">
      <w:pPr>
        <w:rPr>
          <w:rtl/>
        </w:rPr>
      </w:pPr>
      <w:r w:rsidRPr="00CD067C">
        <w:rPr>
          <w:rtl/>
        </w:rPr>
        <w:t>ארקדי רכן לידו.</w:t>
      </w:r>
    </w:p>
    <w:p w14:paraId="345682FD" w14:textId="77777777" w:rsidR="004627AB" w:rsidRPr="00CD067C" w:rsidRDefault="004627AB" w:rsidP="00250000">
      <w:pPr>
        <w:rPr>
          <w:rtl/>
        </w:rPr>
      </w:pPr>
      <w:r w:rsidRPr="00CD067C">
        <w:rPr>
          <w:rtl/>
        </w:rPr>
        <w:t>"אל תעז לרחם עלי. אל תעז."</w:t>
      </w:r>
    </w:p>
    <w:p w14:paraId="75EBF069" w14:textId="77777777" w:rsidR="004627AB" w:rsidRPr="00CD067C" w:rsidRDefault="004627AB" w:rsidP="00250000">
      <w:pPr>
        <w:rPr>
          <w:rtl/>
        </w:rPr>
      </w:pPr>
      <w:r w:rsidRPr="00CD067C">
        <w:rPr>
          <w:rtl/>
        </w:rPr>
        <w:t>"אני לא."</w:t>
      </w:r>
      <w:r w:rsidR="004A5B26">
        <w:rPr>
          <w:rFonts w:hint="cs"/>
          <w:rtl/>
        </w:rPr>
        <w:t xml:space="preserve"> (הוא באמת מעודו לא ריחם על אלכס, כי הוא העריך אותו מדי. אבל הוא חמל עליו, גם ואולי בעיקר כשהכאיב לו.)</w:t>
      </w:r>
    </w:p>
    <w:p w14:paraId="7772D770" w14:textId="02A7CA43" w:rsidR="004627AB" w:rsidRPr="00CD067C" w:rsidRDefault="004627AB" w:rsidP="00250000">
      <w:pPr>
        <w:rPr>
          <w:rtl/>
        </w:rPr>
      </w:pPr>
      <w:r w:rsidRPr="00CD067C">
        <w:rPr>
          <w:rtl/>
        </w:rPr>
        <w:t xml:space="preserve">"תעזוב אותי </w:t>
      </w:r>
      <w:r w:rsidR="00F06A3F">
        <w:rPr>
          <w:rtl/>
        </w:rPr>
        <w:t>עכשיו</w:t>
      </w:r>
      <w:r w:rsidRPr="00CD067C">
        <w:rPr>
          <w:rtl/>
        </w:rPr>
        <w:t>."</w:t>
      </w:r>
    </w:p>
    <w:p w14:paraId="0BBFE817" w14:textId="77777777" w:rsidR="004627AB" w:rsidRPr="00CD067C" w:rsidRDefault="004627AB" w:rsidP="005E484E">
      <w:pPr>
        <w:rPr>
          <w:rtl/>
        </w:rPr>
      </w:pPr>
      <w:r w:rsidRPr="00CD067C">
        <w:rPr>
          <w:rtl/>
        </w:rPr>
        <w:t>ארקדי נשאר איתו מעט, ואחר עלה ל</w:t>
      </w:r>
      <w:r w:rsidR="005E484E">
        <w:rPr>
          <w:rFonts w:hint="cs"/>
          <w:rtl/>
        </w:rPr>
        <w:t>בחור</w:t>
      </w:r>
      <w:r w:rsidR="00611AE2">
        <w:rPr>
          <w:rtl/>
        </w:rPr>
        <w:t xml:space="preserve"> </w:t>
      </w:r>
      <w:r w:rsidR="005E484E">
        <w:rPr>
          <w:rFonts w:hint="cs"/>
          <w:rtl/>
        </w:rPr>
        <w:t>מחברת</w:t>
      </w:r>
      <w:r w:rsidR="004E1921">
        <w:rPr>
          <w:rtl/>
        </w:rPr>
        <w:t xml:space="preserve"> לקרא ל</w:t>
      </w:r>
      <w:r w:rsidR="002026F9">
        <w:rPr>
          <w:rFonts w:hint="cs"/>
          <w:rtl/>
        </w:rPr>
        <w:t>צידו</w:t>
      </w:r>
      <w:r w:rsidRPr="00CD067C">
        <w:rPr>
          <w:rtl/>
        </w:rPr>
        <w:t xml:space="preserve"> בדשא. </w:t>
      </w:r>
    </w:p>
    <w:p w14:paraId="5C376C55" w14:textId="77777777" w:rsidR="004627AB" w:rsidRPr="00CD067C" w:rsidRDefault="004627AB" w:rsidP="00250000">
      <w:pPr>
        <w:rPr>
          <w:rtl/>
        </w:rPr>
      </w:pPr>
      <w:r w:rsidRPr="00CD067C">
        <w:rPr>
          <w:rtl/>
        </w:rPr>
        <w:lastRenderedPageBreak/>
        <w:t xml:space="preserve">כשירד, אלכס לא היה לבדו. </w:t>
      </w:r>
    </w:p>
    <w:p w14:paraId="5543D8A3" w14:textId="175C1B60" w:rsidR="004627AB" w:rsidRPr="00611AE2" w:rsidRDefault="005E484E" w:rsidP="005E484E">
      <w:pPr>
        <w:rPr>
          <w:rtl/>
        </w:rPr>
      </w:pPr>
      <w:r>
        <w:rPr>
          <w:rFonts w:hint="cs"/>
          <w:rtl/>
        </w:rPr>
        <w:t>פעוטה</w:t>
      </w:r>
      <w:r w:rsidR="004627AB" w:rsidRPr="00611AE2">
        <w:rPr>
          <w:rtl/>
        </w:rPr>
        <w:t xml:space="preserve"> שמנמנה זרקה לעברו קלמנטינה, ונפלה לאחור. היא פרצה בצחוק מתגלגל וחזרה לעמוד על רגליה, מ</w:t>
      </w:r>
      <w:r w:rsidR="00611AE2" w:rsidRPr="00611AE2">
        <w:rPr>
          <w:rFonts w:hint="cs"/>
          <w:rtl/>
        </w:rPr>
        <w:t>תנודדת מעט</w:t>
      </w:r>
      <w:r w:rsidR="003F607D" w:rsidRPr="00611AE2">
        <w:rPr>
          <w:rFonts w:hint="cs"/>
          <w:rtl/>
        </w:rPr>
        <w:t xml:space="preserve"> [</w:t>
      </w:r>
      <w:r w:rsidR="004627AB" w:rsidRPr="00611AE2">
        <w:rPr>
          <w:rtl/>
        </w:rPr>
        <w:t xml:space="preserve">בחוסר </w:t>
      </w:r>
      <w:r w:rsidR="004D7433">
        <w:rPr>
          <w:rtl/>
        </w:rPr>
        <w:t>ניסיון</w:t>
      </w:r>
      <w:r w:rsidR="003F607D" w:rsidRPr="00611AE2">
        <w:rPr>
          <w:rFonts w:hint="cs"/>
          <w:rtl/>
        </w:rPr>
        <w:t>]</w:t>
      </w:r>
      <w:r w:rsidR="004627AB" w:rsidRPr="00611AE2">
        <w:rPr>
          <w:rtl/>
        </w:rPr>
        <w:t>.</w:t>
      </w:r>
    </w:p>
    <w:p w14:paraId="26DAC44D" w14:textId="77777777" w:rsidR="004627AB" w:rsidRPr="00611AE2" w:rsidRDefault="004627AB" w:rsidP="00250000">
      <w:pPr>
        <w:rPr>
          <w:rtl/>
        </w:rPr>
      </w:pPr>
      <w:r w:rsidRPr="00611AE2">
        <w:rPr>
          <w:rtl/>
        </w:rPr>
        <w:t>בחיקו של אלכס כבר היו כמה קלמנטינות, הוא שיחק איתה מסירות</w:t>
      </w:r>
      <w:r w:rsidRPr="00611AE2">
        <w:rPr>
          <w:rFonts w:hint="cs"/>
          <w:rtl/>
        </w:rPr>
        <w:t xml:space="preserve"> </w:t>
      </w:r>
      <w:r w:rsidR="0048330A">
        <w:rPr>
          <w:rFonts w:hint="cs"/>
          <w:rtl/>
        </w:rPr>
        <w:t>[</w:t>
      </w:r>
      <w:r w:rsidRPr="00611AE2">
        <w:rPr>
          <w:rFonts w:hint="cs"/>
          <w:rtl/>
        </w:rPr>
        <w:t>בלי הרבה רצון,</w:t>
      </w:r>
      <w:r w:rsidR="0048330A">
        <w:rPr>
          <w:rFonts w:hint="cs"/>
          <w:rtl/>
        </w:rPr>
        <w:t>]</w:t>
      </w:r>
      <w:r w:rsidRPr="00611AE2">
        <w:rPr>
          <w:rtl/>
        </w:rPr>
        <w:t xml:space="preserve"> לאט ובזהירות. </w:t>
      </w:r>
    </w:p>
    <w:p w14:paraId="31A984B5" w14:textId="094DF84E" w:rsidR="004627AB" w:rsidRPr="00CD067C" w:rsidRDefault="0048330A" w:rsidP="002026F9">
      <w:pPr>
        <w:rPr>
          <w:rtl/>
        </w:rPr>
      </w:pPr>
      <w:r>
        <w:rPr>
          <w:rFonts w:hint="cs"/>
          <w:rtl/>
        </w:rPr>
        <w:t>הוא שי</w:t>
      </w:r>
      <w:r w:rsidR="002026F9">
        <w:rPr>
          <w:rFonts w:hint="cs"/>
          <w:rtl/>
        </w:rPr>
        <w:t>עשע אותה ב</w:t>
      </w:r>
      <w:r>
        <w:rPr>
          <w:rFonts w:hint="cs"/>
          <w:rtl/>
        </w:rPr>
        <w:t>ג'אגלינג בקלמנטינות ו</w:t>
      </w:r>
      <w:r w:rsidR="004627AB" w:rsidRPr="00611AE2">
        <w:rPr>
          <w:rtl/>
        </w:rPr>
        <w:t>היא קירטעה סביבו</w:t>
      </w:r>
      <w:r>
        <w:rPr>
          <w:rFonts w:hint="cs"/>
          <w:rtl/>
        </w:rPr>
        <w:t xml:space="preserve"> בשמחה</w:t>
      </w:r>
      <w:r w:rsidR="004627AB" w:rsidRPr="00611AE2">
        <w:rPr>
          <w:rtl/>
        </w:rPr>
        <w:t xml:space="preserve">, היא נפלה והוא תפס אותה, היא </w:t>
      </w:r>
      <w:r w:rsidR="001C5A04">
        <w:rPr>
          <w:rtl/>
        </w:rPr>
        <w:t>הייתה</w:t>
      </w:r>
      <w:r w:rsidR="004627AB" w:rsidRPr="00611AE2">
        <w:rPr>
          <w:rtl/>
        </w:rPr>
        <w:t xml:space="preserve"> רכה וחמימה, היא </w:t>
      </w:r>
      <w:r w:rsidR="001C5A04">
        <w:rPr>
          <w:rtl/>
        </w:rPr>
        <w:t>הייתה</w:t>
      </w:r>
      <w:r w:rsidR="004627AB" w:rsidRPr="00611AE2">
        <w:rPr>
          <w:rtl/>
        </w:rPr>
        <w:t xml:space="preserve"> דובשנית ונהדרת. היא גירגרה לתוכו והוא נשף עליה. היא לא הפסיקה לצחוק.</w:t>
      </w:r>
    </w:p>
    <w:p w14:paraId="4F54D936" w14:textId="77777777" w:rsidR="004627AB" w:rsidRPr="00CD067C" w:rsidRDefault="004627AB" w:rsidP="00250000">
      <w:pPr>
        <w:rPr>
          <w:rtl/>
        </w:rPr>
      </w:pPr>
      <w:r w:rsidRPr="00CD067C">
        <w:rPr>
          <w:rFonts w:hint="cs"/>
          <w:rtl/>
        </w:rPr>
        <w:t>לאט לאט אלכס התאושש.</w:t>
      </w:r>
    </w:p>
    <w:p w14:paraId="051DD512" w14:textId="77777777" w:rsidR="004627AB" w:rsidRPr="00CD067C" w:rsidRDefault="004627AB" w:rsidP="00250000">
      <w:pPr>
        <w:rPr>
          <w:rtl/>
        </w:rPr>
      </w:pPr>
      <w:r w:rsidRPr="00CD067C">
        <w:rPr>
          <w:rtl/>
        </w:rPr>
        <w:t xml:space="preserve">דמות </w:t>
      </w:r>
      <w:r w:rsidRPr="00CD067C">
        <w:rPr>
          <w:rFonts w:hint="cs"/>
          <w:rtl/>
        </w:rPr>
        <w:t>הביטה בהם, מחלון ה</w:t>
      </w:r>
      <w:r w:rsidRPr="00CD067C">
        <w:rPr>
          <w:rtl/>
        </w:rPr>
        <w:t>מטבח ש</w:t>
      </w:r>
      <w:r w:rsidRPr="00CD067C">
        <w:rPr>
          <w:rFonts w:hint="cs"/>
          <w:rtl/>
        </w:rPr>
        <w:t xml:space="preserve">ל </w:t>
      </w:r>
      <w:r w:rsidRPr="00CD067C">
        <w:rPr>
          <w:rtl/>
        </w:rPr>
        <w:t xml:space="preserve">דירת הגן. אלכס </w:t>
      </w:r>
      <w:r w:rsidRPr="00CD067C">
        <w:rPr>
          <w:rFonts w:hint="cs"/>
          <w:rtl/>
        </w:rPr>
        <w:t>התרומם ו</w:t>
      </w:r>
      <w:r w:rsidRPr="00CD067C">
        <w:rPr>
          <w:rtl/>
        </w:rPr>
        <w:t>דפק בנימוס על הדלת.</w:t>
      </w:r>
    </w:p>
    <w:p w14:paraId="6483CEF5" w14:textId="66CCF9E1" w:rsidR="004627AB" w:rsidRPr="00CD067C" w:rsidRDefault="004627AB" w:rsidP="002D4916">
      <w:pPr>
        <w:rPr>
          <w:rtl/>
        </w:rPr>
      </w:pPr>
      <w:r w:rsidRPr="00CD067C">
        <w:rPr>
          <w:rtl/>
        </w:rPr>
        <w:t>"אתה בט</w:t>
      </w:r>
      <w:r w:rsidR="00F127FD">
        <w:rPr>
          <w:rtl/>
        </w:rPr>
        <w:t xml:space="preserve">וח שאתה יודע מספיק גרמנית?" </w:t>
      </w:r>
      <w:r w:rsidRPr="00CD067C">
        <w:rPr>
          <w:rtl/>
        </w:rPr>
        <w:t>ארקדי</w:t>
      </w:r>
      <w:r w:rsidR="00F127FD">
        <w:rPr>
          <w:rFonts w:hint="cs"/>
          <w:rtl/>
        </w:rPr>
        <w:t xml:space="preserve"> </w:t>
      </w:r>
      <w:r w:rsidR="002D4916">
        <w:rPr>
          <w:rFonts w:hint="cs"/>
          <w:rtl/>
        </w:rPr>
        <w:t>הזדרז</w:t>
      </w:r>
      <w:r w:rsidR="002026F9">
        <w:rPr>
          <w:rFonts w:hint="cs"/>
          <w:rtl/>
        </w:rPr>
        <w:t xml:space="preserve"> בעקבותיו</w:t>
      </w:r>
      <w:r w:rsidRPr="00CD067C">
        <w:rPr>
          <w:rtl/>
        </w:rPr>
        <w:t>.</w:t>
      </w:r>
    </w:p>
    <w:p w14:paraId="2FA7686B" w14:textId="77777777" w:rsidR="004627AB" w:rsidRPr="00CD067C" w:rsidRDefault="004627AB" w:rsidP="00250000">
      <w:pPr>
        <w:rPr>
          <w:rtl/>
        </w:rPr>
      </w:pPr>
      <w:r w:rsidRPr="00CD067C">
        <w:rPr>
          <w:rtl/>
        </w:rPr>
        <w:t>"אל תדאג."</w:t>
      </w:r>
    </w:p>
    <w:p w14:paraId="445D9B6D" w14:textId="1FBC40DC" w:rsidR="004627AB" w:rsidRDefault="00C81AA1" w:rsidP="00CF7520">
      <w:pPr>
        <w:rPr>
          <w:rtl/>
        </w:rPr>
      </w:pPr>
      <w:r>
        <w:rPr>
          <w:rFonts w:hint="cs"/>
          <w:rtl/>
        </w:rPr>
        <w:t>ה</w:t>
      </w:r>
      <w:r w:rsidR="004627AB" w:rsidRPr="00CD067C">
        <w:rPr>
          <w:rtl/>
        </w:rPr>
        <w:t>אישה פתחה להם את הדלת</w:t>
      </w:r>
      <w:r w:rsidR="0015238F">
        <w:rPr>
          <w:rFonts w:hint="cs"/>
          <w:rtl/>
        </w:rPr>
        <w:t xml:space="preserve"> </w:t>
      </w:r>
      <w:r w:rsidR="0015238F" w:rsidRPr="00CD067C">
        <w:rPr>
          <w:rtl/>
        </w:rPr>
        <w:t>וליבו החסיר פעימה</w:t>
      </w:r>
      <w:r w:rsidR="004627AB" w:rsidRPr="00CD067C">
        <w:rPr>
          <w:rtl/>
        </w:rPr>
        <w:t xml:space="preserve">. </w:t>
      </w:r>
      <w:r w:rsidR="004627AB" w:rsidRPr="00CD067C">
        <w:rPr>
          <w:rFonts w:hint="cs"/>
          <w:rtl/>
        </w:rPr>
        <w:t xml:space="preserve">היא </w:t>
      </w:r>
      <w:r w:rsidR="001C5A04">
        <w:rPr>
          <w:rFonts w:hint="cs"/>
          <w:rtl/>
        </w:rPr>
        <w:t>הייתה</w:t>
      </w:r>
      <w:r w:rsidR="004627AB" w:rsidRPr="00CD067C">
        <w:rPr>
          <w:rFonts w:hint="cs"/>
          <w:rtl/>
        </w:rPr>
        <w:t xml:space="preserve"> </w:t>
      </w:r>
      <w:r w:rsidR="004627AB" w:rsidRPr="00CD067C">
        <w:rPr>
          <w:rtl/>
        </w:rPr>
        <w:t>גבוהה</w:t>
      </w:r>
      <w:r w:rsidR="00C90C6C">
        <w:rPr>
          <w:rtl/>
        </w:rPr>
        <w:t xml:space="preserve"> מאוד </w:t>
      </w:r>
      <w:r w:rsidR="004627AB" w:rsidRPr="00CD067C">
        <w:rPr>
          <w:rtl/>
        </w:rPr>
        <w:t>וגדולה,</w:t>
      </w:r>
      <w:r w:rsidR="004627AB" w:rsidRPr="00CD067C">
        <w:rPr>
          <w:rFonts w:hint="cs"/>
          <w:rtl/>
        </w:rPr>
        <w:t xml:space="preserve"> </w:t>
      </w:r>
      <w:r w:rsidR="004627AB" w:rsidRPr="00CD067C">
        <w:rPr>
          <w:rtl/>
        </w:rPr>
        <w:t>פניה מלאות, וכשפתחה את דלת המטבח</w:t>
      </w:r>
      <w:r w:rsidR="0015238F">
        <w:rPr>
          <w:rFonts w:hint="cs"/>
          <w:rtl/>
        </w:rPr>
        <w:t xml:space="preserve"> </w:t>
      </w:r>
      <w:r w:rsidR="0015238F" w:rsidRPr="00CD067C">
        <w:rPr>
          <w:rtl/>
        </w:rPr>
        <w:t>כך שכל גופה חסם את הפתח</w:t>
      </w:r>
      <w:r w:rsidR="0015238F">
        <w:rPr>
          <w:rFonts w:hint="cs"/>
          <w:rtl/>
        </w:rPr>
        <w:t>,</w:t>
      </w:r>
      <w:r w:rsidR="004627AB" w:rsidRPr="00CD067C">
        <w:rPr>
          <w:rtl/>
        </w:rPr>
        <w:t xml:space="preserve"> השמש נפלה על ע</w:t>
      </w:r>
      <w:r w:rsidR="00A85716">
        <w:rPr>
          <w:rtl/>
        </w:rPr>
        <w:t xml:space="preserve">ורה הבהיר והמבוייש, </w:t>
      </w:r>
      <w:r w:rsidR="00E01144">
        <w:rPr>
          <w:rFonts w:hint="cs"/>
          <w:rtl/>
        </w:rPr>
        <w:t xml:space="preserve">על </w:t>
      </w:r>
      <w:r w:rsidR="00E01144" w:rsidRPr="00CD067C">
        <w:rPr>
          <w:rtl/>
        </w:rPr>
        <w:t>גופה השופע</w:t>
      </w:r>
      <w:r w:rsidR="00E01144">
        <w:rPr>
          <w:rFonts w:hint="cs"/>
          <w:rtl/>
        </w:rPr>
        <w:t>.</w:t>
      </w:r>
      <w:r w:rsidR="00E01144">
        <w:rPr>
          <w:rtl/>
        </w:rPr>
        <w:t xml:space="preserve"> </w:t>
      </w:r>
      <w:r w:rsidR="00A85716">
        <w:rPr>
          <w:rtl/>
        </w:rPr>
        <w:t>ריח חם ו</w:t>
      </w:r>
      <w:r w:rsidR="00A85716">
        <w:rPr>
          <w:rFonts w:hint="cs"/>
          <w:rtl/>
        </w:rPr>
        <w:t>טוב</w:t>
      </w:r>
      <w:r w:rsidR="0015238F">
        <w:rPr>
          <w:rtl/>
        </w:rPr>
        <w:t xml:space="preserve"> של חלב חמצמץ ניגר ממנה</w:t>
      </w:r>
      <w:r w:rsidR="0054306F">
        <w:rPr>
          <w:rFonts w:hint="cs"/>
          <w:rtl/>
        </w:rPr>
        <w:t xml:space="preserve">, </w:t>
      </w:r>
      <w:r w:rsidR="00922255">
        <w:rPr>
          <w:rtl/>
        </w:rPr>
        <w:t>שערה</w:t>
      </w:r>
      <w:r w:rsidR="0054306F" w:rsidRPr="00CD067C">
        <w:rPr>
          <w:rtl/>
        </w:rPr>
        <w:t xml:space="preserve"> בצבע דבש היה אסוף לקוקו</w:t>
      </w:r>
      <w:r w:rsidR="0015238F" w:rsidRPr="00CD067C">
        <w:rPr>
          <w:rtl/>
        </w:rPr>
        <w:t xml:space="preserve">. </w:t>
      </w:r>
      <w:r w:rsidR="00E01144">
        <w:rPr>
          <w:rtl/>
        </w:rPr>
        <w:t xml:space="preserve">היא </w:t>
      </w:r>
      <w:r w:rsidR="001C5A04">
        <w:rPr>
          <w:rtl/>
        </w:rPr>
        <w:t>הייתה</w:t>
      </w:r>
      <w:r w:rsidR="00E01144">
        <w:rPr>
          <w:rtl/>
        </w:rPr>
        <w:t xml:space="preserve"> לבושה </w:t>
      </w:r>
      <w:r w:rsidR="0015238F" w:rsidRPr="00CD067C">
        <w:rPr>
          <w:rtl/>
        </w:rPr>
        <w:t>חולצה</w:t>
      </w:r>
      <w:r w:rsidR="0015238F">
        <w:rPr>
          <w:rtl/>
        </w:rPr>
        <w:t xml:space="preserve"> גדולה וחצאית, רגליה </w:t>
      </w:r>
      <w:r w:rsidR="00E01144">
        <w:rPr>
          <w:rFonts w:hint="cs"/>
          <w:rtl/>
        </w:rPr>
        <w:t xml:space="preserve">היו </w:t>
      </w:r>
      <w:r w:rsidR="0015238F">
        <w:rPr>
          <w:rtl/>
        </w:rPr>
        <w:t xml:space="preserve">יחפות. </w:t>
      </w:r>
      <w:r w:rsidR="005E484E">
        <w:rPr>
          <w:rFonts w:hint="cs"/>
          <w:rtl/>
        </w:rPr>
        <w:t>מאחר</w:t>
      </w:r>
      <w:r w:rsidR="0048330A">
        <w:rPr>
          <w:rFonts w:hint="cs"/>
          <w:rtl/>
        </w:rPr>
        <w:t xml:space="preserve"> </w:t>
      </w:r>
      <w:r w:rsidR="005E484E">
        <w:rPr>
          <w:rFonts w:hint="cs"/>
          <w:rtl/>
        </w:rPr>
        <w:t>ו</w:t>
      </w:r>
      <w:r w:rsidR="00A85716">
        <w:rPr>
          <w:rFonts w:hint="cs"/>
          <w:rtl/>
        </w:rPr>
        <w:t>בר</w:t>
      </w:r>
      <w:r w:rsidR="002026F9">
        <w:rPr>
          <w:rFonts w:hint="cs"/>
          <w:rtl/>
        </w:rPr>
        <w:t>י</w:t>
      </w:r>
      <w:r w:rsidR="00A85716">
        <w:rPr>
          <w:rFonts w:hint="cs"/>
          <w:rtl/>
        </w:rPr>
        <w:t xml:space="preserve">יה </w:t>
      </w:r>
      <w:r w:rsidR="002026F9">
        <w:rPr>
          <w:rFonts w:hint="cs"/>
          <w:rtl/>
        </w:rPr>
        <w:t>סלחנית ו</w:t>
      </w:r>
      <w:r w:rsidR="00CF7520">
        <w:rPr>
          <w:rFonts w:hint="cs"/>
          <w:rtl/>
        </w:rPr>
        <w:t>נבונ</w:t>
      </w:r>
      <w:r w:rsidR="002026F9">
        <w:rPr>
          <w:rFonts w:hint="cs"/>
          <w:rtl/>
        </w:rPr>
        <w:t xml:space="preserve">ה </w:t>
      </w:r>
      <w:r w:rsidR="00A85716">
        <w:rPr>
          <w:rFonts w:hint="cs"/>
          <w:rtl/>
        </w:rPr>
        <w:t>שכמותה מתגוררת</w:t>
      </w:r>
      <w:r w:rsidR="00600A04">
        <w:rPr>
          <w:rFonts w:hint="cs"/>
          <w:rtl/>
        </w:rPr>
        <w:t xml:space="preserve"> </w:t>
      </w:r>
      <w:r w:rsidR="0048330A">
        <w:rPr>
          <w:rFonts w:hint="cs"/>
          <w:rtl/>
        </w:rPr>
        <w:t>בקומ</w:t>
      </w:r>
      <w:r w:rsidR="00A85716">
        <w:rPr>
          <w:rFonts w:hint="cs"/>
          <w:rtl/>
        </w:rPr>
        <w:t>ת ה</w:t>
      </w:r>
      <w:r w:rsidR="005E484E">
        <w:rPr>
          <w:rFonts w:hint="cs"/>
          <w:rtl/>
        </w:rPr>
        <w:t>קרקע</w:t>
      </w:r>
      <w:r w:rsidR="0048330A">
        <w:rPr>
          <w:rFonts w:hint="cs"/>
          <w:rtl/>
        </w:rPr>
        <w:t xml:space="preserve">, </w:t>
      </w:r>
      <w:r w:rsidR="0054306F">
        <w:rPr>
          <w:rFonts w:hint="cs"/>
          <w:rtl/>
        </w:rPr>
        <w:t>ברי</w:t>
      </w:r>
      <w:r w:rsidR="002026F9">
        <w:rPr>
          <w:rFonts w:hint="cs"/>
          <w:rtl/>
        </w:rPr>
        <w:t xml:space="preserve"> היה לו </w:t>
      </w:r>
      <w:r w:rsidR="0054306F">
        <w:rPr>
          <w:rFonts w:hint="cs"/>
          <w:rtl/>
        </w:rPr>
        <w:t xml:space="preserve">מעבר לכל </w:t>
      </w:r>
      <w:r w:rsidR="002026F9">
        <w:rPr>
          <w:rFonts w:hint="cs"/>
          <w:rtl/>
        </w:rPr>
        <w:t>ספק ש</w:t>
      </w:r>
      <w:r w:rsidR="0048330A">
        <w:rPr>
          <w:rFonts w:hint="cs"/>
          <w:rtl/>
        </w:rPr>
        <w:t xml:space="preserve">יהיה מסוגל להתגורר בדירתה </w:t>
      </w:r>
      <w:r w:rsidR="00A85716">
        <w:rPr>
          <w:rFonts w:hint="cs"/>
          <w:rtl/>
        </w:rPr>
        <w:t xml:space="preserve">העליונה </w:t>
      </w:r>
      <w:r w:rsidR="0048330A">
        <w:rPr>
          <w:rFonts w:hint="cs"/>
          <w:rtl/>
        </w:rPr>
        <w:t xml:space="preserve">של </w:t>
      </w:r>
      <w:r w:rsidR="008B1B44">
        <w:rPr>
          <w:rFonts w:hint="cs"/>
          <w:rtl/>
        </w:rPr>
        <w:t>סופי</w:t>
      </w:r>
      <w:r w:rsidR="0048330A">
        <w:rPr>
          <w:rFonts w:hint="cs"/>
          <w:rtl/>
        </w:rPr>
        <w:t>.</w:t>
      </w:r>
    </w:p>
    <w:p w14:paraId="5620742C" w14:textId="1A6B2F53" w:rsidR="00A85716" w:rsidRDefault="00A85716" w:rsidP="00A85716">
      <w:pPr>
        <w:rPr>
          <w:rtl/>
        </w:rPr>
      </w:pPr>
      <w:r>
        <w:rPr>
          <w:rFonts w:cs="Times New Roman" w:hint="cs"/>
          <w:rtl/>
        </w:rPr>
        <w:t>[</w:t>
      </w:r>
      <w:r w:rsidR="001C5A04">
        <w:rPr>
          <w:rFonts w:cs="Times New Roman"/>
          <w:rtl/>
        </w:rPr>
        <w:t>אימא</w:t>
      </w:r>
      <w:r>
        <w:rPr>
          <w:rFonts w:cs="Times New Roman"/>
          <w:rtl/>
        </w:rPr>
        <w:t xml:space="preserve"> אדמה </w:t>
      </w:r>
    </w:p>
    <w:p w14:paraId="36159214" w14:textId="77777777" w:rsidR="00A85716" w:rsidRDefault="00A85716" w:rsidP="00A85716">
      <w:pPr>
        <w:rPr>
          <w:rtl/>
        </w:rPr>
      </w:pPr>
      <w:r>
        <w:rPr>
          <w:rFonts w:cs="Times New Roman"/>
          <w:rtl/>
        </w:rPr>
        <w:t xml:space="preserve">אריק איינשטיין </w:t>
      </w:r>
    </w:p>
    <w:p w14:paraId="7491D7CA" w14:textId="77777777" w:rsidR="00A85716" w:rsidRDefault="00A85716" w:rsidP="00A85716">
      <w:pPr>
        <w:rPr>
          <w:rtl/>
        </w:rPr>
      </w:pPr>
      <w:r>
        <w:rPr>
          <w:rFonts w:cs="Times New Roman"/>
          <w:rtl/>
        </w:rPr>
        <w:t>מילים: יענקל'ה רוטבליט</w:t>
      </w:r>
    </w:p>
    <w:p w14:paraId="1A104803" w14:textId="77777777" w:rsidR="00A85716" w:rsidRDefault="00A85716" w:rsidP="00A85716">
      <w:pPr>
        <w:rPr>
          <w:rtl/>
        </w:rPr>
      </w:pPr>
      <w:r>
        <w:rPr>
          <w:rFonts w:cs="Times New Roman"/>
          <w:rtl/>
        </w:rPr>
        <w:t>לחן: מיקי גבריאלוב</w:t>
      </w:r>
    </w:p>
    <w:p w14:paraId="7DA756A8" w14:textId="77777777" w:rsidR="00A85716" w:rsidRDefault="00A85716" w:rsidP="00A85716">
      <w:pPr>
        <w:rPr>
          <w:rFonts w:cs="Times New Roman"/>
          <w:rtl/>
        </w:rPr>
      </w:pPr>
    </w:p>
    <w:p w14:paraId="17B45462" w14:textId="77777777" w:rsidR="00A85716" w:rsidRDefault="00A85716" w:rsidP="00A85716">
      <w:pPr>
        <w:rPr>
          <w:rtl/>
        </w:rPr>
      </w:pPr>
      <w:r>
        <w:rPr>
          <w:rFonts w:cs="Times New Roman"/>
          <w:rtl/>
        </w:rPr>
        <w:t xml:space="preserve">היא תביט אלי טובה וחכמה </w:t>
      </w:r>
    </w:p>
    <w:p w14:paraId="7C15F60F" w14:textId="77777777" w:rsidR="00A85716" w:rsidRDefault="00A85716" w:rsidP="00A85716">
      <w:pPr>
        <w:rPr>
          <w:rtl/>
        </w:rPr>
      </w:pPr>
      <w:r>
        <w:rPr>
          <w:rFonts w:cs="Times New Roman"/>
          <w:rtl/>
        </w:rPr>
        <w:t xml:space="preserve">כמו בבן השב הביתה מן הדרך </w:t>
      </w:r>
    </w:p>
    <w:p w14:paraId="718DA212" w14:textId="77777777" w:rsidR="00A85716" w:rsidRDefault="00A85716" w:rsidP="00A85716">
      <w:pPr>
        <w:rPr>
          <w:rtl/>
        </w:rPr>
      </w:pPr>
      <w:r>
        <w:rPr>
          <w:rFonts w:cs="Times New Roman"/>
          <w:rtl/>
        </w:rPr>
        <w:t xml:space="preserve">תחבק אותי אליה בנשימה חמה </w:t>
      </w:r>
    </w:p>
    <w:p w14:paraId="618F79DC" w14:textId="20C37F9C" w:rsidR="00A85716" w:rsidRDefault="001C5A04" w:rsidP="00A85716">
      <w:pPr>
        <w:rPr>
          <w:rtl/>
        </w:rPr>
      </w:pPr>
      <w:r>
        <w:rPr>
          <w:rFonts w:cs="Times New Roman"/>
          <w:rtl/>
        </w:rPr>
        <w:t>אימא</w:t>
      </w:r>
      <w:r w:rsidR="00A85716">
        <w:rPr>
          <w:rFonts w:cs="Times New Roman"/>
          <w:rtl/>
        </w:rPr>
        <w:t xml:space="preserve"> אדמה. </w:t>
      </w:r>
    </w:p>
    <w:p w14:paraId="5842C75C" w14:textId="77777777" w:rsidR="00A85716" w:rsidRDefault="00A85716" w:rsidP="00A85716">
      <w:pPr>
        <w:rPr>
          <w:rtl/>
        </w:rPr>
      </w:pPr>
      <w:r>
        <w:rPr>
          <w:rFonts w:cs="Times New Roman"/>
          <w:rtl/>
        </w:rPr>
        <w:t xml:space="preserve">היא תגיד - "אתה עייף מן המסע </w:t>
      </w:r>
    </w:p>
    <w:p w14:paraId="14E6F77B" w14:textId="77777777" w:rsidR="00A85716" w:rsidRDefault="00A85716" w:rsidP="00A85716">
      <w:pPr>
        <w:rPr>
          <w:rtl/>
        </w:rPr>
      </w:pPr>
      <w:r>
        <w:rPr>
          <w:rFonts w:cs="Times New Roman"/>
          <w:rtl/>
        </w:rPr>
        <w:t xml:space="preserve">אל תפחד אני חובשת את פצעיך" </w:t>
      </w:r>
    </w:p>
    <w:p w14:paraId="7BB0E21A" w14:textId="77777777" w:rsidR="00A85716" w:rsidRDefault="00A85716" w:rsidP="00A85716">
      <w:pPr>
        <w:rPr>
          <w:rtl/>
        </w:rPr>
      </w:pPr>
      <w:r>
        <w:rPr>
          <w:rFonts w:cs="Times New Roman"/>
          <w:rtl/>
        </w:rPr>
        <w:t xml:space="preserve">היא תיקח אותי אליה כשאקרא בשמה </w:t>
      </w:r>
    </w:p>
    <w:p w14:paraId="4BDEF708" w14:textId="22C62EB3" w:rsidR="00A85716" w:rsidRDefault="001C5A04" w:rsidP="00A85716">
      <w:pPr>
        <w:rPr>
          <w:rtl/>
        </w:rPr>
      </w:pPr>
      <w:r>
        <w:rPr>
          <w:rFonts w:cs="Times New Roman"/>
          <w:rtl/>
        </w:rPr>
        <w:t>אימא</w:t>
      </w:r>
      <w:r w:rsidR="00A85716">
        <w:rPr>
          <w:rFonts w:cs="Times New Roman"/>
          <w:rtl/>
        </w:rPr>
        <w:t xml:space="preserve"> אדמה </w:t>
      </w:r>
    </w:p>
    <w:p w14:paraId="43B7C3D9" w14:textId="77777777" w:rsidR="00A85716" w:rsidRDefault="00A85716" w:rsidP="00A85716">
      <w:pPr>
        <w:rPr>
          <w:rtl/>
        </w:rPr>
      </w:pPr>
      <w:r>
        <w:rPr>
          <w:rFonts w:cs="Times New Roman"/>
          <w:rtl/>
        </w:rPr>
        <w:t xml:space="preserve">היא תביט אלי טובה וחכמה </w:t>
      </w:r>
    </w:p>
    <w:p w14:paraId="7BE142C8" w14:textId="6C375668" w:rsidR="00A85716" w:rsidRDefault="00A85716" w:rsidP="00A85716">
      <w:pPr>
        <w:rPr>
          <w:rtl/>
        </w:rPr>
      </w:pPr>
      <w:r>
        <w:rPr>
          <w:rFonts w:cs="Times New Roman"/>
          <w:rtl/>
        </w:rPr>
        <w:t xml:space="preserve">היא שקטה </w:t>
      </w:r>
      <w:r w:rsidR="00F97A34">
        <w:rPr>
          <w:rFonts w:cs="Times New Roman"/>
          <w:rtl/>
        </w:rPr>
        <w:t>כל כך</w:t>
      </w:r>
      <w:r>
        <w:rPr>
          <w:rFonts w:cs="Times New Roman"/>
          <w:rtl/>
        </w:rPr>
        <w:t xml:space="preserve"> וכמו תמיד סולחת </w:t>
      </w:r>
    </w:p>
    <w:p w14:paraId="0BCBE287" w14:textId="77777777" w:rsidR="00A85716" w:rsidRDefault="00A85716" w:rsidP="00A85716">
      <w:pPr>
        <w:rPr>
          <w:rtl/>
        </w:rPr>
      </w:pPr>
      <w:r>
        <w:rPr>
          <w:rFonts w:cs="Times New Roman"/>
          <w:rtl/>
        </w:rPr>
        <w:t xml:space="preserve">תחבק אותי אליה בנשימה חמה </w:t>
      </w:r>
    </w:p>
    <w:p w14:paraId="27BE0FDD" w14:textId="4B033814" w:rsidR="00A85716" w:rsidRPr="00CD067C" w:rsidRDefault="001C5A04" w:rsidP="00A85716">
      <w:pPr>
        <w:rPr>
          <w:rtl/>
        </w:rPr>
      </w:pPr>
      <w:r>
        <w:rPr>
          <w:rFonts w:cs="Times New Roman"/>
          <w:rtl/>
        </w:rPr>
        <w:t>אימא</w:t>
      </w:r>
      <w:r w:rsidR="00A85716">
        <w:rPr>
          <w:rFonts w:cs="Times New Roman"/>
          <w:rtl/>
        </w:rPr>
        <w:t xml:space="preserve"> אדמה.</w:t>
      </w:r>
    </w:p>
    <w:p w14:paraId="41735B51" w14:textId="77777777" w:rsidR="00A85716" w:rsidRDefault="00A85716" w:rsidP="00250000">
      <w:pPr>
        <w:rPr>
          <w:rtl/>
        </w:rPr>
      </w:pPr>
      <w:r>
        <w:rPr>
          <w:rFonts w:hint="cs"/>
          <w:rtl/>
        </w:rPr>
        <w:t>]</w:t>
      </w:r>
    </w:p>
    <w:p w14:paraId="0182F797" w14:textId="77777777" w:rsidR="004627AB" w:rsidRPr="00CD067C" w:rsidRDefault="0054306F" w:rsidP="00250000">
      <w:pPr>
        <w:rPr>
          <w:rtl/>
        </w:rPr>
      </w:pPr>
      <w:r>
        <w:rPr>
          <w:rtl/>
        </w:rPr>
        <w:t>"</w:t>
      </w:r>
      <w:r>
        <w:rPr>
          <w:rFonts w:hint="cs"/>
          <w:rtl/>
        </w:rPr>
        <w:t>ניתן בידי לעזור לכם?</w:t>
      </w:r>
      <w:r w:rsidR="004627AB" w:rsidRPr="00CD067C">
        <w:rPr>
          <w:rtl/>
        </w:rPr>
        <w:t>" היא שאלה</w:t>
      </w:r>
      <w:r w:rsidR="004627AB" w:rsidRPr="00CD067C">
        <w:rPr>
          <w:rFonts w:hint="cs"/>
          <w:rtl/>
        </w:rPr>
        <w:t>, מרימה בזרועותיה את הילדונת שרצה אליה.</w:t>
      </w:r>
    </w:p>
    <w:p w14:paraId="18610212" w14:textId="77777777" w:rsidR="004627AB" w:rsidRPr="00CD067C" w:rsidRDefault="004627AB" w:rsidP="00250000">
      <w:pPr>
        <w:rPr>
          <w:rtl/>
        </w:rPr>
      </w:pPr>
      <w:r w:rsidRPr="00CD067C">
        <w:rPr>
          <w:rtl/>
        </w:rPr>
        <w:lastRenderedPageBreak/>
        <w:t>כפי שארקדי חשש, אלכס לא הוציא הגה מפיו.</w:t>
      </w:r>
    </w:p>
    <w:p w14:paraId="5C993871" w14:textId="6F5596BD" w:rsidR="004627AB" w:rsidRDefault="004627AB" w:rsidP="00A351F2">
      <w:pPr>
        <w:jc w:val="left"/>
        <w:rPr>
          <w:rtl/>
        </w:rPr>
      </w:pPr>
      <w:r w:rsidRPr="00CD067C">
        <w:rPr>
          <w:rtl/>
        </w:rPr>
        <w:t xml:space="preserve">"אני ארקדי," הוא </w:t>
      </w:r>
      <w:r w:rsidR="00EC0ABF">
        <w:rPr>
          <w:rFonts w:hint="cs"/>
          <w:rtl/>
        </w:rPr>
        <w:t>גמגם</w:t>
      </w:r>
      <w:r w:rsidRPr="00CD067C">
        <w:rPr>
          <w:rtl/>
        </w:rPr>
        <w:t xml:space="preserve"> ב</w:t>
      </w:r>
      <w:r w:rsidR="003F607D">
        <w:rPr>
          <w:rFonts w:hint="cs"/>
          <w:rtl/>
        </w:rPr>
        <w:t>שאריות ה</w:t>
      </w:r>
      <w:r w:rsidRPr="00CD067C">
        <w:rPr>
          <w:rtl/>
        </w:rPr>
        <w:t>יידיש</w:t>
      </w:r>
      <w:r w:rsidR="003F607D">
        <w:rPr>
          <w:rFonts w:hint="cs"/>
          <w:rtl/>
        </w:rPr>
        <w:t xml:space="preserve"> שלו</w:t>
      </w:r>
      <w:r w:rsidR="00F21E90">
        <w:rPr>
          <w:rtl/>
        </w:rPr>
        <w:t>. "</w:t>
      </w:r>
      <w:r w:rsidRPr="00CD067C">
        <w:rPr>
          <w:rtl/>
        </w:rPr>
        <w:t>זה אלכס. אנחנו למעלה.</w:t>
      </w:r>
      <w:r w:rsidR="00A351F2">
        <w:rPr>
          <w:rFonts w:hint="cs"/>
          <w:rtl/>
        </w:rPr>
        <w:t xml:space="preserve"> וִיר זִינְד אוּבֶּר </w:t>
      </w:r>
      <w:r w:rsidR="00411B8D">
        <w:rPr>
          <w:rFonts w:hint="cs"/>
          <w:rtl/>
        </w:rPr>
        <w:t xml:space="preserve">[ניקוד] </w:t>
      </w:r>
      <w:r w:rsidR="00A351F2">
        <w:rPr>
          <w:rFonts w:hint="cs"/>
          <w:rtl/>
        </w:rPr>
        <w:t>איכשהו. או משהו.</w:t>
      </w:r>
      <w:r w:rsidRPr="00CD067C">
        <w:rPr>
          <w:rtl/>
        </w:rPr>
        <w:t>"</w:t>
      </w:r>
    </w:p>
    <w:p w14:paraId="7D172C76" w14:textId="5A65CDC5" w:rsidR="0096709E" w:rsidRPr="00CD067C" w:rsidRDefault="0096709E" w:rsidP="00250000">
      <w:pPr>
        <w:rPr>
          <w:rtl/>
        </w:rPr>
      </w:pPr>
      <w:r>
        <w:rPr>
          <w:rFonts w:hint="cs"/>
          <w:rtl/>
        </w:rPr>
        <w:t>[כש</w:t>
      </w:r>
      <w:r w:rsidR="001C5A04">
        <w:rPr>
          <w:rFonts w:hint="cs"/>
          <w:rtl/>
        </w:rPr>
        <w:t>אימא</w:t>
      </w:r>
      <w:r>
        <w:rPr>
          <w:rFonts w:hint="cs"/>
          <w:rtl/>
        </w:rPr>
        <w:t xml:space="preserve"> של ארקדי </w:t>
      </w:r>
      <w:r w:rsidR="001C5A04">
        <w:rPr>
          <w:rFonts w:hint="cs"/>
          <w:rtl/>
        </w:rPr>
        <w:t>הייתה</w:t>
      </w:r>
      <w:r>
        <w:rPr>
          <w:rFonts w:hint="cs"/>
          <w:rtl/>
        </w:rPr>
        <w:t xml:space="preserve"> חולה הוא גר הרבה אצל סבא וסבתא שלו או קרובים אחרים וכך למד יידיש.] </w:t>
      </w:r>
    </w:p>
    <w:p w14:paraId="7D11B87A" w14:textId="28E9ED07" w:rsidR="004627AB" w:rsidRPr="00CD067C" w:rsidRDefault="004627AB" w:rsidP="0054306F">
      <w:pPr>
        <w:rPr>
          <w:rtl/>
        </w:rPr>
      </w:pPr>
      <w:r w:rsidRPr="00CD067C">
        <w:rPr>
          <w:rtl/>
        </w:rPr>
        <w:t>"</w:t>
      </w:r>
      <w:r w:rsidR="0054306F">
        <w:rPr>
          <w:rFonts w:hint="cs"/>
          <w:rtl/>
        </w:rPr>
        <w:t>ובכן</w:t>
      </w:r>
      <w:r w:rsidRPr="00CD067C">
        <w:rPr>
          <w:rtl/>
        </w:rPr>
        <w:t>! נעים</w:t>
      </w:r>
      <w:r w:rsidR="00352290">
        <w:rPr>
          <w:rtl/>
        </w:rPr>
        <w:t xml:space="preserve"> מאוד.</w:t>
      </w:r>
      <w:r w:rsidRPr="00CD067C">
        <w:rPr>
          <w:rtl/>
        </w:rPr>
        <w:t>"</w:t>
      </w:r>
    </w:p>
    <w:p w14:paraId="2BDF2C37" w14:textId="16946F60" w:rsidR="004627AB" w:rsidRPr="00CD067C" w:rsidRDefault="00411B8D" w:rsidP="00411B8D">
      <w:pPr>
        <w:rPr>
          <w:rtl/>
        </w:rPr>
      </w:pPr>
      <w:r>
        <w:rPr>
          <w:rFonts w:hint="cs"/>
          <w:rtl/>
        </w:rPr>
        <w:t>ארקדי הציג את שניהם, אבל כאן הסתיימו ידיעותיו בגרמנית. "וִיר הָאבֶּן... גֶקוֹמֶן...." [ניקוד]</w:t>
      </w:r>
      <w:r>
        <w:rPr>
          <w:rtl/>
        </w:rPr>
        <w:t>–</w:t>
      </w:r>
      <w:r>
        <w:rPr>
          <w:rFonts w:hint="cs"/>
          <w:rtl/>
        </w:rPr>
        <w:t xml:space="preserve"> הוא התכוון להסביר את נסיבות הגעתם, אבל אפילו את המילה ל'אתמול' שכח, או לא ידע.</w:t>
      </w:r>
    </w:p>
    <w:p w14:paraId="2BAFF241" w14:textId="45C87CAC" w:rsidR="004627AB" w:rsidRPr="00CD067C" w:rsidRDefault="0054306F" w:rsidP="00250000">
      <w:pPr>
        <w:rPr>
          <w:rtl/>
        </w:rPr>
      </w:pPr>
      <w:r>
        <w:rPr>
          <w:rtl/>
        </w:rPr>
        <w:t>"</w:t>
      </w:r>
      <w:r>
        <w:rPr>
          <w:rFonts w:hint="cs"/>
          <w:rtl/>
        </w:rPr>
        <w:t>ובכן</w:t>
      </w:r>
      <w:r w:rsidR="004627AB" w:rsidRPr="00CD067C">
        <w:rPr>
          <w:rtl/>
        </w:rPr>
        <w:t>! אני פטרה. נעים</w:t>
      </w:r>
      <w:r w:rsidR="00C90C6C">
        <w:rPr>
          <w:rtl/>
        </w:rPr>
        <w:t xml:space="preserve"> מאוד </w:t>
      </w:r>
      <w:r w:rsidR="004627AB" w:rsidRPr="00CD067C">
        <w:rPr>
          <w:rtl/>
        </w:rPr>
        <w:t>להכיר.</w:t>
      </w:r>
      <w:r w:rsidR="004627AB" w:rsidRPr="00CD067C">
        <w:rPr>
          <w:rFonts w:hint="cs"/>
          <w:rtl/>
        </w:rPr>
        <w:t xml:space="preserve"> וזאת טינקה,</w:t>
      </w:r>
      <w:r w:rsidR="004627AB" w:rsidRPr="00CD067C">
        <w:rPr>
          <w:rtl/>
        </w:rPr>
        <w:t>"</w:t>
      </w:r>
      <w:r w:rsidR="004627AB" w:rsidRPr="00CD067C">
        <w:rPr>
          <w:rFonts w:hint="cs"/>
          <w:rtl/>
        </w:rPr>
        <w:t xml:space="preserve"> היא נענעה את הפעוטה וורודת הלחיים, שצחקה בזרועותיה.</w:t>
      </w:r>
    </w:p>
    <w:p w14:paraId="17ED6AE7" w14:textId="46B7AD9C" w:rsidR="004627AB" w:rsidRPr="00CD067C" w:rsidRDefault="00411B8D" w:rsidP="00F21E90">
      <w:pPr>
        <w:rPr>
          <w:rtl/>
        </w:rPr>
      </w:pPr>
      <w:r>
        <w:rPr>
          <w:rFonts w:hint="cs"/>
          <w:rtl/>
        </w:rPr>
        <w:t>[</w:t>
      </w:r>
      <w:r w:rsidR="00F21E90">
        <w:rPr>
          <w:rtl/>
        </w:rPr>
        <w:t>"בא</w:t>
      </w:r>
      <w:r w:rsidR="00F21E90">
        <w:rPr>
          <w:rFonts w:hint="cs"/>
          <w:rtl/>
        </w:rPr>
        <w:t>ים</w:t>
      </w:r>
      <w:r w:rsidR="00066058">
        <w:rPr>
          <w:rtl/>
        </w:rPr>
        <w:t xml:space="preserve"> קיץ,</w:t>
      </w:r>
      <w:r w:rsidR="004627AB" w:rsidRPr="00CD067C">
        <w:rPr>
          <w:rtl/>
        </w:rPr>
        <w:t xml:space="preserve"> הגע</w:t>
      </w:r>
      <w:r w:rsidR="00F21E90">
        <w:rPr>
          <w:rFonts w:hint="cs"/>
          <w:rtl/>
        </w:rPr>
        <w:t>ת</w:t>
      </w:r>
      <w:r w:rsidR="004627AB" w:rsidRPr="00CD067C">
        <w:rPr>
          <w:rtl/>
        </w:rPr>
        <w:t xml:space="preserve"> אתמול."</w:t>
      </w:r>
    </w:p>
    <w:p w14:paraId="0A2AD7BE" w14:textId="2A257007" w:rsidR="004627AB" w:rsidRDefault="0054306F" w:rsidP="00EC0ABF">
      <w:pPr>
        <w:rPr>
          <w:rtl/>
        </w:rPr>
      </w:pPr>
      <w:r>
        <w:rPr>
          <w:rtl/>
        </w:rPr>
        <w:t>"</w:t>
      </w:r>
      <w:r>
        <w:rPr>
          <w:rFonts w:hint="cs"/>
          <w:rtl/>
        </w:rPr>
        <w:t>ובכן</w:t>
      </w:r>
      <w:r w:rsidR="004627AB" w:rsidRPr="00CD067C">
        <w:rPr>
          <w:rtl/>
        </w:rPr>
        <w:t xml:space="preserve">! הבאתם אתכם את הקיץ. עד </w:t>
      </w:r>
      <w:r w:rsidR="004627AB" w:rsidRPr="00CD067C">
        <w:rPr>
          <w:rFonts w:hint="cs"/>
          <w:rtl/>
        </w:rPr>
        <w:t>אתמול בערב</w:t>
      </w:r>
      <w:r w:rsidR="004627AB" w:rsidRPr="00CD067C">
        <w:rPr>
          <w:rtl/>
        </w:rPr>
        <w:t xml:space="preserve"> ירד גשם ללא הפסקה," היא </w:t>
      </w:r>
      <w:r w:rsidR="00EC0ABF">
        <w:rPr>
          <w:rFonts w:hint="cs"/>
          <w:rtl/>
        </w:rPr>
        <w:t>בישרה להם</w:t>
      </w:r>
      <w:r w:rsidR="004627AB" w:rsidRPr="00CD067C">
        <w:rPr>
          <w:rtl/>
        </w:rPr>
        <w:t>.</w:t>
      </w:r>
      <w:r w:rsidR="00EC0ABF">
        <w:rPr>
          <w:rFonts w:hint="cs"/>
          <w:rtl/>
        </w:rPr>
        <w:t xml:space="preserve"> "טינקה </w:t>
      </w:r>
      <w:r w:rsidR="00F97A34">
        <w:rPr>
          <w:rFonts w:hint="cs"/>
          <w:rtl/>
        </w:rPr>
        <w:t>כל כך</w:t>
      </w:r>
      <w:r w:rsidR="00EC0ABF">
        <w:rPr>
          <w:rFonts w:hint="cs"/>
          <w:rtl/>
        </w:rPr>
        <w:t xml:space="preserve"> שמחה לצאת לגינה."</w:t>
      </w:r>
      <w:r w:rsidR="00411B8D">
        <w:rPr>
          <w:rFonts w:hint="cs"/>
          <w:rtl/>
        </w:rPr>
        <w:t>]</w:t>
      </w:r>
    </w:p>
    <w:p w14:paraId="32CA8004" w14:textId="08BAF310" w:rsidR="00411B8D" w:rsidRDefault="00411B8D" w:rsidP="00C81AA1">
      <w:pPr>
        <w:rPr>
          <w:rtl/>
        </w:rPr>
      </w:pPr>
      <w:r>
        <w:rPr>
          <w:rFonts w:hint="cs"/>
          <w:rtl/>
        </w:rPr>
        <w:t xml:space="preserve">שקט לא נעים שרר עד שאלכס התעשת </w:t>
      </w:r>
      <w:r w:rsidR="004C59E0">
        <w:rPr>
          <w:rFonts w:hint="cs"/>
          <w:rtl/>
        </w:rPr>
        <w:t>פתאום</w:t>
      </w:r>
      <w:r>
        <w:rPr>
          <w:rFonts w:hint="cs"/>
          <w:rtl/>
        </w:rPr>
        <w:t>. הוא, אותו אלכס מוכר ומשעמם מעט, שאת כל סיפוריו אפילו המרתקים שבהם ארקדי שמע כבר כמה פעמים ולא ציפה ממנו לשום הפתעה [להסביר יותר טוב], פצח בשיירת מהירה ובטוחה של כל מני ג</w:t>
      </w:r>
      <w:r w:rsidR="008A1D14">
        <w:rPr>
          <w:rFonts w:hint="cs"/>
          <w:rtl/>
        </w:rPr>
        <w:t>ֶ</w:t>
      </w:r>
      <w:r>
        <w:rPr>
          <w:rFonts w:hint="cs"/>
          <w:rtl/>
        </w:rPr>
        <w:t>ס</w:t>
      </w:r>
      <w:r w:rsidR="008A1D14">
        <w:rPr>
          <w:rFonts w:hint="cs"/>
          <w:rtl/>
        </w:rPr>
        <w:t>ְ</w:t>
      </w:r>
      <w:r>
        <w:rPr>
          <w:rFonts w:hint="cs"/>
          <w:rtl/>
        </w:rPr>
        <w:t>ט</w:t>
      </w:r>
      <w:r w:rsidR="008A1D14">
        <w:rPr>
          <w:rFonts w:hint="cs"/>
          <w:rtl/>
        </w:rPr>
        <w:t>ֶ</w:t>
      </w:r>
      <w:r>
        <w:rPr>
          <w:rFonts w:hint="cs"/>
          <w:rtl/>
        </w:rPr>
        <w:t>ר</w:t>
      </w:r>
      <w:r w:rsidR="008A1D14">
        <w:rPr>
          <w:rFonts w:hint="cs"/>
          <w:rtl/>
        </w:rPr>
        <w:t>ְ</w:t>
      </w:r>
      <w:r>
        <w:rPr>
          <w:rFonts w:hint="cs"/>
          <w:rtl/>
        </w:rPr>
        <w:t>ן וג</w:t>
      </w:r>
      <w:r w:rsidR="008A1D14">
        <w:rPr>
          <w:rFonts w:hint="cs"/>
          <w:rtl/>
        </w:rPr>
        <w:t>ֶ</w:t>
      </w:r>
      <w:r>
        <w:rPr>
          <w:rFonts w:hint="cs"/>
          <w:rtl/>
        </w:rPr>
        <w:t>ג</w:t>
      </w:r>
      <w:r w:rsidR="008A1D14">
        <w:rPr>
          <w:rFonts w:hint="cs"/>
          <w:rtl/>
        </w:rPr>
        <w:t>ְ</w:t>
      </w:r>
      <w:r>
        <w:rPr>
          <w:rFonts w:hint="cs"/>
          <w:rtl/>
        </w:rPr>
        <w:t>א</w:t>
      </w:r>
      <w:r w:rsidR="008A1D14">
        <w:rPr>
          <w:rFonts w:hint="cs"/>
          <w:rtl/>
        </w:rPr>
        <w:t>ֶ</w:t>
      </w:r>
      <w:r>
        <w:rPr>
          <w:rFonts w:hint="cs"/>
          <w:rtl/>
        </w:rPr>
        <w:t>ס</w:t>
      </w:r>
      <w:r w:rsidR="008A1D14">
        <w:rPr>
          <w:rFonts w:hint="cs"/>
          <w:rtl/>
        </w:rPr>
        <w:t>ְ</w:t>
      </w:r>
      <w:r>
        <w:rPr>
          <w:rFonts w:hint="cs"/>
          <w:rtl/>
        </w:rPr>
        <w:t>ן, ג</w:t>
      </w:r>
      <w:r w:rsidR="008A1D14">
        <w:rPr>
          <w:rFonts w:hint="cs"/>
          <w:rtl/>
        </w:rPr>
        <w:t>ֶ</w:t>
      </w:r>
      <w:r>
        <w:rPr>
          <w:rFonts w:hint="cs"/>
          <w:rtl/>
        </w:rPr>
        <w:t>ג</w:t>
      </w:r>
      <w:r w:rsidR="008A1D14">
        <w:rPr>
          <w:rFonts w:hint="cs"/>
          <w:rtl/>
        </w:rPr>
        <w:t>ַ</w:t>
      </w:r>
      <w:r>
        <w:rPr>
          <w:rFonts w:hint="cs"/>
          <w:rtl/>
        </w:rPr>
        <w:t>אנ</w:t>
      </w:r>
      <w:r w:rsidR="008A1D14">
        <w:rPr>
          <w:rFonts w:hint="cs"/>
          <w:rtl/>
        </w:rPr>
        <w:t>ְ</w:t>
      </w:r>
      <w:r>
        <w:rPr>
          <w:rFonts w:hint="cs"/>
          <w:rtl/>
        </w:rPr>
        <w:t>ג</w:t>
      </w:r>
      <w:r w:rsidR="008A1D14">
        <w:rPr>
          <w:rFonts w:hint="cs"/>
          <w:rtl/>
        </w:rPr>
        <w:t>ְ</w:t>
      </w:r>
      <w:r>
        <w:rPr>
          <w:rFonts w:hint="cs"/>
          <w:rtl/>
        </w:rPr>
        <w:t xml:space="preserve">ן </w:t>
      </w:r>
      <w:r w:rsidR="008A1D14">
        <w:rPr>
          <w:rFonts w:hint="cs"/>
          <w:rtl/>
        </w:rPr>
        <w:t>ו</w:t>
      </w:r>
      <w:r w:rsidR="007B7BE8">
        <w:rPr>
          <w:rFonts w:hint="cs"/>
          <w:rtl/>
        </w:rPr>
        <w:t>גֶוִויזֶן, קצת גֶפוֹלֶן ו-גֶזָאגְט</w:t>
      </w:r>
      <w:r w:rsidR="008A1D14">
        <w:rPr>
          <w:rFonts w:hint="cs"/>
          <w:rtl/>
        </w:rPr>
        <w:t xml:space="preserve">, שארקדי </w:t>
      </w:r>
      <w:r w:rsidR="000C56B9">
        <w:rPr>
          <w:rFonts w:hint="cs"/>
          <w:rtl/>
        </w:rPr>
        <w:t>חשב לפרוץ בצחוק, [</w:t>
      </w:r>
      <w:r w:rsidR="008A1D14">
        <w:rPr>
          <w:rFonts w:hint="cs"/>
          <w:rtl/>
        </w:rPr>
        <w:t>חשב בהתחלה שפטרה זו תפרוץ בצחוק אבל היא רק ענתה באותן הברות מהירות וגו'... שמונצעס</w:t>
      </w:r>
      <w:r w:rsidR="007B7BE8">
        <w:rPr>
          <w:rFonts w:hint="cs"/>
          <w:rtl/>
        </w:rPr>
        <w:t xml:space="preserve"> </w:t>
      </w:r>
      <w:r w:rsidR="007B7BE8">
        <w:t>gewesen-been, gefallen-like, gesagt-said</w:t>
      </w:r>
      <w:r w:rsidR="000C56B9">
        <w:rPr>
          <w:rFonts w:hint="cs"/>
          <w:rtl/>
        </w:rPr>
        <w:t xml:space="preserve">] </w:t>
      </w:r>
      <w:r w:rsidR="000C56B9">
        <w:rPr>
          <w:rFonts w:cs="Times New Roman"/>
          <w:rtl/>
        </w:rPr>
        <w:t>אבל כ</w:t>
      </w:r>
      <w:r w:rsidR="000C56B9">
        <w:rPr>
          <w:rFonts w:cs="Times New Roman" w:hint="cs"/>
          <w:rtl/>
        </w:rPr>
        <w:t>ש</w:t>
      </w:r>
      <w:r w:rsidR="000C56B9" w:rsidRPr="000C56B9">
        <w:rPr>
          <w:rFonts w:cs="Times New Roman"/>
          <w:rtl/>
        </w:rPr>
        <w:t xml:space="preserve">אמר </w:t>
      </w:r>
      <w:r w:rsidR="000C56B9">
        <w:rPr>
          <w:rFonts w:cs="Times New Roman" w:hint="cs"/>
          <w:rtl/>
        </w:rPr>
        <w:t>[כש</w:t>
      </w:r>
      <w:r w:rsidR="0083061E">
        <w:rPr>
          <w:rFonts w:cs="Times New Roman" w:hint="cs"/>
          <w:rtl/>
        </w:rPr>
        <w:t>התגלגלו</w:t>
      </w:r>
      <w:r w:rsidR="000C56B9">
        <w:rPr>
          <w:rFonts w:cs="Times New Roman" w:hint="cs"/>
          <w:rtl/>
        </w:rPr>
        <w:t xml:space="preserve"> ההברות האינסופיות בקלות מפיו...] </w:t>
      </w:r>
      <w:r w:rsidR="000C56B9" w:rsidRPr="000C56B9">
        <w:rPr>
          <w:rFonts w:cs="Times New Roman"/>
          <w:rtl/>
        </w:rPr>
        <w:t>ק</w:t>
      </w:r>
      <w:r w:rsidR="000C56B9">
        <w:rPr>
          <w:rFonts w:cs="Times New Roman" w:hint="cs"/>
          <w:rtl/>
        </w:rPr>
        <w:t>ְ</w:t>
      </w:r>
      <w:r w:rsidR="000C56B9" w:rsidRPr="000C56B9">
        <w:rPr>
          <w:rFonts w:cs="Times New Roman"/>
          <w:rtl/>
        </w:rPr>
        <w:t>ר</w:t>
      </w:r>
      <w:r w:rsidR="000C56B9">
        <w:rPr>
          <w:rFonts w:cs="Times New Roman" w:hint="cs"/>
          <w:rtl/>
        </w:rPr>
        <w:t>ָ</w:t>
      </w:r>
      <w:r w:rsidR="000C56B9" w:rsidRPr="000C56B9">
        <w:rPr>
          <w:rFonts w:cs="Times New Roman"/>
          <w:rtl/>
        </w:rPr>
        <w:t>אנ</w:t>
      </w:r>
      <w:r w:rsidR="000C56B9">
        <w:rPr>
          <w:rFonts w:cs="Times New Roman" w:hint="cs"/>
          <w:rtl/>
        </w:rPr>
        <w:t>ְ</w:t>
      </w:r>
      <w:r w:rsidR="000C56B9" w:rsidRPr="000C56B9">
        <w:rPr>
          <w:rFonts w:cs="Times New Roman"/>
          <w:rtl/>
        </w:rPr>
        <w:t>ק</w:t>
      </w:r>
      <w:r w:rsidR="000C56B9">
        <w:rPr>
          <w:rFonts w:cs="Times New Roman" w:hint="cs"/>
          <w:rtl/>
        </w:rPr>
        <w:t>ֶ</w:t>
      </w:r>
      <w:r w:rsidR="000C56B9" w:rsidRPr="000C56B9">
        <w:rPr>
          <w:rFonts w:cs="Times New Roman"/>
          <w:rtl/>
        </w:rPr>
        <w:t>נ</w:t>
      </w:r>
      <w:r w:rsidR="000C56B9">
        <w:rPr>
          <w:rFonts w:cs="Times New Roman" w:hint="cs"/>
          <w:rtl/>
        </w:rPr>
        <w:t>ְ</w:t>
      </w:r>
      <w:r w:rsidR="000C56B9" w:rsidRPr="000C56B9">
        <w:rPr>
          <w:rFonts w:cs="Times New Roman"/>
          <w:rtl/>
        </w:rPr>
        <w:t>פ</w:t>
      </w:r>
      <w:r w:rsidR="000C56B9">
        <w:rPr>
          <w:rFonts w:cs="Times New Roman" w:hint="cs"/>
          <w:rtl/>
        </w:rPr>
        <w:t>ַ</w:t>
      </w:r>
      <w:r w:rsidR="000C56B9" w:rsidRPr="000C56B9">
        <w:rPr>
          <w:rFonts w:cs="Times New Roman"/>
          <w:rtl/>
        </w:rPr>
        <w:t>אר</w:t>
      </w:r>
      <w:r w:rsidR="000C56B9">
        <w:rPr>
          <w:rFonts w:cs="Times New Roman" w:hint="cs"/>
          <w:rtl/>
        </w:rPr>
        <w:t>ְ</w:t>
      </w:r>
      <w:r w:rsidR="000C56B9" w:rsidRPr="000C56B9">
        <w:rPr>
          <w:rFonts w:cs="Times New Roman"/>
          <w:rtl/>
        </w:rPr>
        <w:t>ז</w:t>
      </w:r>
      <w:r w:rsidR="000C56B9">
        <w:rPr>
          <w:rFonts w:cs="Times New Roman" w:hint="cs"/>
          <w:rtl/>
        </w:rPr>
        <w:t>ִ</w:t>
      </w:r>
      <w:r w:rsidR="000C56B9" w:rsidRPr="000C56B9">
        <w:rPr>
          <w:rFonts w:cs="Times New Roman"/>
          <w:rtl/>
        </w:rPr>
        <w:t>יכ</w:t>
      </w:r>
      <w:r w:rsidR="000C56B9">
        <w:rPr>
          <w:rFonts w:cs="Times New Roman" w:hint="cs"/>
          <w:rtl/>
        </w:rPr>
        <w:t>ֶ</w:t>
      </w:r>
      <w:r w:rsidR="000C56B9" w:rsidRPr="000C56B9">
        <w:rPr>
          <w:rFonts w:cs="Times New Roman"/>
          <w:rtl/>
        </w:rPr>
        <w:t>רו</w:t>
      </w:r>
      <w:r w:rsidR="000C56B9">
        <w:rPr>
          <w:rFonts w:cs="Times New Roman" w:hint="cs"/>
          <w:rtl/>
        </w:rPr>
        <w:t>ּ</w:t>
      </w:r>
      <w:r w:rsidR="000C56B9" w:rsidRPr="000C56B9">
        <w:rPr>
          <w:rFonts w:cs="Times New Roman"/>
          <w:rtl/>
        </w:rPr>
        <w:t>נ</w:t>
      </w:r>
      <w:r w:rsidR="000C56B9">
        <w:rPr>
          <w:rFonts w:cs="Times New Roman" w:hint="cs"/>
          <w:rtl/>
        </w:rPr>
        <w:t>ְ</w:t>
      </w:r>
      <w:r w:rsidR="000C56B9" w:rsidRPr="000C56B9">
        <w:rPr>
          <w:rFonts w:cs="Times New Roman"/>
          <w:rtl/>
        </w:rPr>
        <w:t xml:space="preserve">ג, </w:t>
      </w:r>
      <w:r w:rsidR="000C56B9">
        <w:rPr>
          <w:rFonts w:cs="Times New Roman" w:hint="cs"/>
          <w:rtl/>
        </w:rPr>
        <w:t>זֶל</w:t>
      </w:r>
      <w:r w:rsidR="009849F5">
        <w:rPr>
          <w:rFonts w:cs="Times New Roman" w:hint="cs"/>
          <w:rtl/>
        </w:rPr>
        <w:t>ְ</w:t>
      </w:r>
      <w:r w:rsidR="000C56B9">
        <w:rPr>
          <w:rFonts w:cs="Times New Roman" w:hint="cs"/>
          <w:rtl/>
        </w:rPr>
        <w:t>ב</w:t>
      </w:r>
      <w:r w:rsidR="009849F5">
        <w:rPr>
          <w:rFonts w:cs="Times New Roman" w:hint="cs"/>
          <w:rtl/>
        </w:rPr>
        <w:t>ְּ</w:t>
      </w:r>
      <w:r w:rsidR="000C56B9">
        <w:rPr>
          <w:rFonts w:cs="Times New Roman" w:hint="cs"/>
          <w:rtl/>
        </w:rPr>
        <w:t>ס</w:t>
      </w:r>
      <w:r w:rsidR="009849F5">
        <w:rPr>
          <w:rFonts w:cs="Times New Roman" w:hint="cs"/>
          <w:rtl/>
        </w:rPr>
        <w:t>ְ</w:t>
      </w:r>
      <w:r w:rsidR="000C56B9">
        <w:rPr>
          <w:rFonts w:cs="Times New Roman" w:hint="cs"/>
          <w:rtl/>
        </w:rPr>
        <w:t>ט</w:t>
      </w:r>
      <w:r w:rsidR="009849F5">
        <w:rPr>
          <w:rFonts w:cs="Times New Roman" w:hint="cs"/>
          <w:rtl/>
        </w:rPr>
        <w:t>ְ</w:t>
      </w:r>
      <w:r w:rsidR="000C56B9">
        <w:rPr>
          <w:rFonts w:cs="Times New Roman" w:hint="cs"/>
          <w:rtl/>
        </w:rPr>
        <w:t>פ</w:t>
      </w:r>
      <w:r w:rsidR="009849F5">
        <w:rPr>
          <w:rFonts w:cs="Times New Roman" w:hint="cs"/>
          <w:rtl/>
        </w:rPr>
        <w:t>ָא</w:t>
      </w:r>
      <w:r w:rsidR="000C56B9">
        <w:rPr>
          <w:rFonts w:cs="Times New Roman" w:hint="cs"/>
          <w:rtl/>
        </w:rPr>
        <w:t>ר</w:t>
      </w:r>
      <w:r w:rsidR="009849F5">
        <w:rPr>
          <w:rFonts w:cs="Times New Roman" w:hint="cs"/>
          <w:rtl/>
        </w:rPr>
        <w:t>ְ</w:t>
      </w:r>
      <w:r w:rsidR="000C56B9">
        <w:rPr>
          <w:rFonts w:cs="Times New Roman" w:hint="cs"/>
          <w:rtl/>
        </w:rPr>
        <w:t>ש</w:t>
      </w:r>
      <w:r w:rsidR="009849F5">
        <w:rPr>
          <w:rFonts w:cs="Times New Roman" w:hint="cs"/>
          <w:rtl/>
        </w:rPr>
        <w:t>ְׁ</w:t>
      </w:r>
      <w:r w:rsidR="000C56B9">
        <w:rPr>
          <w:rFonts w:cs="Times New Roman" w:hint="cs"/>
          <w:rtl/>
        </w:rPr>
        <w:t>ט</w:t>
      </w:r>
      <w:r w:rsidR="009849F5">
        <w:rPr>
          <w:rFonts w:cs="Times New Roman" w:hint="cs"/>
          <w:rtl/>
        </w:rPr>
        <w:t>ֶ</w:t>
      </w:r>
      <w:r w:rsidR="000C56B9">
        <w:rPr>
          <w:rFonts w:cs="Times New Roman" w:hint="cs"/>
          <w:rtl/>
        </w:rPr>
        <w:t>נ</w:t>
      </w:r>
      <w:r w:rsidR="009849F5">
        <w:rPr>
          <w:rFonts w:cs="Times New Roman" w:hint="cs"/>
          <w:rtl/>
        </w:rPr>
        <w:t>ְ</w:t>
      </w:r>
      <w:r w:rsidR="000C56B9">
        <w:rPr>
          <w:rFonts w:cs="Times New Roman" w:hint="cs"/>
          <w:rtl/>
        </w:rPr>
        <w:t>ד</w:t>
      </w:r>
      <w:r w:rsidR="009849F5">
        <w:rPr>
          <w:rFonts w:cs="Times New Roman" w:hint="cs"/>
          <w:rtl/>
        </w:rPr>
        <w:t>ְ</w:t>
      </w:r>
      <w:r w:rsidR="000C56B9">
        <w:rPr>
          <w:rFonts w:cs="Times New Roman" w:hint="cs"/>
          <w:rtl/>
        </w:rPr>
        <w:t>ל</w:t>
      </w:r>
      <w:r w:rsidR="009849F5">
        <w:rPr>
          <w:rFonts w:cs="Times New Roman" w:hint="cs"/>
          <w:rtl/>
        </w:rPr>
        <w:t>ִ</w:t>
      </w:r>
      <w:r w:rsidR="000C56B9">
        <w:rPr>
          <w:rFonts w:cs="Times New Roman" w:hint="cs"/>
          <w:rtl/>
        </w:rPr>
        <w:t>יך</w:t>
      </w:r>
      <w:r w:rsidR="000C56B9" w:rsidRPr="000C56B9">
        <w:rPr>
          <w:rFonts w:cs="Times New Roman"/>
          <w:rtl/>
        </w:rPr>
        <w:t>, ו-</w:t>
      </w:r>
      <w:r w:rsidR="0083061E">
        <w:rPr>
          <w:rFonts w:cs="Times New Roman" w:hint="cs"/>
          <w:rtl/>
        </w:rPr>
        <w:t>מָיְינֶאֶלְטֶסְטֶשְׁוֶוסְטֶר</w:t>
      </w:r>
      <w:r w:rsidR="000C56B9" w:rsidRPr="000C56B9">
        <w:rPr>
          <w:rFonts w:cs="Times New Roman"/>
          <w:rtl/>
        </w:rPr>
        <w:t xml:space="preserve"> </w:t>
      </w:r>
      <w:r w:rsidR="00E75F2E">
        <w:rPr>
          <w:rFonts w:cs="Times New Roman" w:hint="cs"/>
          <w:rtl/>
        </w:rPr>
        <w:t>(שאגב לא</w:t>
      </w:r>
      <w:r w:rsidR="0083061E">
        <w:rPr>
          <w:rFonts w:cs="Times New Roman" w:hint="cs"/>
          <w:rtl/>
        </w:rPr>
        <w:t xml:space="preserve"> </w:t>
      </w:r>
      <w:r w:rsidR="001C5A04">
        <w:rPr>
          <w:rFonts w:cs="Times New Roman" w:hint="cs"/>
          <w:rtl/>
        </w:rPr>
        <w:t>הייתה</w:t>
      </w:r>
      <w:r w:rsidR="0083061E">
        <w:rPr>
          <w:rFonts w:cs="Times New Roman" w:hint="cs"/>
          <w:rtl/>
        </w:rPr>
        <w:t xml:space="preserve"> מילה אחת כי אם שלוש</w:t>
      </w:r>
      <w:r w:rsidR="00E75F2E">
        <w:rPr>
          <w:rFonts w:cs="Times New Roman" w:hint="cs"/>
          <w:rtl/>
        </w:rPr>
        <w:t xml:space="preserve">, אבל אלכס </w:t>
      </w:r>
      <w:r w:rsidR="0083061E">
        <w:rPr>
          <w:rFonts w:cs="Times New Roman" w:hint="cs"/>
          <w:rtl/>
        </w:rPr>
        <w:t xml:space="preserve">התגלה </w:t>
      </w:r>
      <w:r w:rsidR="004C59E0">
        <w:rPr>
          <w:rFonts w:cs="Times New Roman" w:hint="cs"/>
          <w:rtl/>
        </w:rPr>
        <w:t>פתאום</w:t>
      </w:r>
      <w:r w:rsidR="0083061E">
        <w:rPr>
          <w:rFonts w:cs="Times New Roman" w:hint="cs"/>
          <w:rtl/>
        </w:rPr>
        <w:t xml:space="preserve"> כדובר גרמנית מהירה ביותר, שגלשה הרחק מעבר ל</w:t>
      </w:r>
      <w:r w:rsidR="005E3213">
        <w:rPr>
          <w:rFonts w:cs="Times New Roman" w:hint="cs"/>
          <w:rtl/>
        </w:rPr>
        <w:t>אוזנ</w:t>
      </w:r>
      <w:r w:rsidR="0083061E">
        <w:rPr>
          <w:rFonts w:cs="Times New Roman" w:hint="cs"/>
          <w:rtl/>
        </w:rPr>
        <w:t>י</w:t>
      </w:r>
      <w:r w:rsidR="00E75F2E">
        <w:rPr>
          <w:rFonts w:cs="Times New Roman" w:hint="cs"/>
          <w:rtl/>
        </w:rPr>
        <w:t>ו הבלתי מיומנ</w:t>
      </w:r>
      <w:r w:rsidR="0083061E">
        <w:rPr>
          <w:rFonts w:cs="Times New Roman" w:hint="cs"/>
          <w:rtl/>
        </w:rPr>
        <w:t>ו</w:t>
      </w:r>
      <w:r w:rsidR="00E75F2E">
        <w:rPr>
          <w:rFonts w:cs="Times New Roman" w:hint="cs"/>
          <w:rtl/>
        </w:rPr>
        <w:t>ת של ארקדי)</w:t>
      </w:r>
      <w:r w:rsidR="000C56B9" w:rsidRPr="000C56B9">
        <w:rPr>
          <w:rFonts w:cs="Times New Roman"/>
          <w:rtl/>
        </w:rPr>
        <w:t>, ארקדי כבר לא ידע אם לצחוק או לבכות מרה.</w:t>
      </w:r>
    </w:p>
    <w:p w14:paraId="01EB7C98" w14:textId="77777777" w:rsidR="009849F5" w:rsidRDefault="000C56B9" w:rsidP="00C81AA1">
      <w:pPr>
        <w:rPr>
          <w:rtl/>
        </w:rPr>
      </w:pPr>
      <w:r>
        <w:rPr>
          <w:rFonts w:hint="cs"/>
          <w:rtl/>
        </w:rPr>
        <w:t>[</w:t>
      </w:r>
    </w:p>
    <w:p w14:paraId="59E79D2E" w14:textId="3226A4CF" w:rsidR="009849F5" w:rsidRDefault="009849F5" w:rsidP="00C81AA1">
      <w:pPr>
        <w:rPr>
          <w:rtl/>
        </w:rPr>
      </w:pPr>
      <w:r w:rsidRPr="009849F5">
        <w:t>krankenversicherung</w:t>
      </w:r>
      <w:r>
        <w:rPr>
          <w:rFonts w:hint="cs"/>
          <w:rtl/>
        </w:rPr>
        <w:t xml:space="preserve"> </w:t>
      </w:r>
      <w:r>
        <w:rPr>
          <w:rtl/>
        </w:rPr>
        <w:t>–</w:t>
      </w:r>
      <w:r>
        <w:rPr>
          <w:rFonts w:hint="cs"/>
          <w:rtl/>
        </w:rPr>
        <w:t xml:space="preserve"> ביטוח רפואי</w:t>
      </w:r>
    </w:p>
    <w:p w14:paraId="7CC36332" w14:textId="3BBEA630" w:rsidR="000C56B9" w:rsidRDefault="009849F5" w:rsidP="00C81AA1">
      <w:pPr>
        <w:rPr>
          <w:rtl/>
        </w:rPr>
      </w:pPr>
      <w:r w:rsidRPr="000C56B9">
        <w:t>S</w:t>
      </w:r>
      <w:r w:rsidR="000C56B9" w:rsidRPr="000C56B9">
        <w:t>elbstverständlich</w:t>
      </w:r>
      <w:r>
        <w:rPr>
          <w:rFonts w:hint="cs"/>
          <w:rtl/>
        </w:rPr>
        <w:t xml:space="preserve"> </w:t>
      </w:r>
      <w:r>
        <w:rPr>
          <w:rtl/>
        </w:rPr>
        <w:t>–</w:t>
      </w:r>
      <w:r>
        <w:rPr>
          <w:rFonts w:hint="cs"/>
          <w:rtl/>
        </w:rPr>
        <w:t xml:space="preserve"> כמובן</w:t>
      </w:r>
    </w:p>
    <w:p w14:paraId="1BFA4F04" w14:textId="16175EB5" w:rsidR="0083061E" w:rsidRDefault="0083061E" w:rsidP="00C81AA1">
      <w:pPr>
        <w:rPr>
          <w:rtl/>
        </w:rPr>
      </w:pPr>
      <w:r w:rsidRPr="0083061E">
        <w:t>meine älteste schwester</w:t>
      </w:r>
      <w:r>
        <w:rPr>
          <w:rFonts w:hint="cs"/>
          <w:rtl/>
        </w:rPr>
        <w:t xml:space="preserve"> </w:t>
      </w:r>
      <w:r>
        <w:rPr>
          <w:rtl/>
        </w:rPr>
        <w:t>–</w:t>
      </w:r>
      <w:r>
        <w:rPr>
          <w:rFonts w:hint="cs"/>
          <w:rtl/>
        </w:rPr>
        <w:t xml:space="preserve"> אחותי הבכורה</w:t>
      </w:r>
    </w:p>
    <w:p w14:paraId="501488DE" w14:textId="1D97B709" w:rsidR="000C56B9" w:rsidRDefault="000C56B9" w:rsidP="00C81AA1">
      <w:pPr>
        <w:rPr>
          <w:rtl/>
        </w:rPr>
      </w:pPr>
      <w:r>
        <w:rPr>
          <w:rFonts w:hint="cs"/>
          <w:rtl/>
        </w:rPr>
        <w:t>]</w:t>
      </w:r>
    </w:p>
    <w:p w14:paraId="28A353DD" w14:textId="33DE30C4" w:rsidR="00EC0ABF" w:rsidRDefault="004627AB" w:rsidP="00C81AA1">
      <w:pPr>
        <w:rPr>
          <w:rtl/>
        </w:rPr>
      </w:pPr>
      <w:r w:rsidRPr="00CD067C">
        <w:rPr>
          <w:rtl/>
        </w:rPr>
        <w:t>"נעים</w:t>
      </w:r>
      <w:r w:rsidR="00E567A7">
        <w:rPr>
          <w:rtl/>
        </w:rPr>
        <w:t xml:space="preserve"> מאוד,</w:t>
      </w:r>
      <w:r w:rsidRPr="00CD067C">
        <w:rPr>
          <w:rtl/>
        </w:rPr>
        <w:t>" אלכס</w:t>
      </w:r>
      <w:r w:rsidR="00C81AA1" w:rsidRPr="00C81AA1">
        <w:rPr>
          <w:rtl/>
        </w:rPr>
        <w:t xml:space="preserve"> </w:t>
      </w:r>
      <w:r w:rsidR="00C81AA1" w:rsidRPr="00CD067C">
        <w:rPr>
          <w:rtl/>
        </w:rPr>
        <w:t>אמר</w:t>
      </w:r>
      <w:r w:rsidRPr="00CD067C">
        <w:rPr>
          <w:rtl/>
        </w:rPr>
        <w:t xml:space="preserve"> שלשונו חזרה אליו במאמצים. </w:t>
      </w:r>
      <w:r w:rsidR="00EC0ABF">
        <w:rPr>
          <w:rFonts w:hint="cs"/>
          <w:rtl/>
        </w:rPr>
        <w:t>"באנו לכל הקיץ, וכבר רכשנו חברה קטנטונת. אולי נעזור לכסח את הדשא?"</w:t>
      </w:r>
    </w:p>
    <w:p w14:paraId="1CD515D6" w14:textId="77777777" w:rsidR="00EC0ABF" w:rsidRDefault="00EC0ABF" w:rsidP="00F21E90">
      <w:pPr>
        <w:rPr>
          <w:rtl/>
        </w:rPr>
      </w:pPr>
      <w:r>
        <w:rPr>
          <w:rFonts w:hint="cs"/>
          <w:rtl/>
        </w:rPr>
        <w:t>"לא היום," היא אמרה, "המכסחה התקלקלה."</w:t>
      </w:r>
    </w:p>
    <w:p w14:paraId="35B37056" w14:textId="41FC48C4" w:rsidR="00EC0ABF" w:rsidRDefault="00EC0ABF" w:rsidP="00F21E90">
      <w:pPr>
        <w:rPr>
          <w:rtl/>
        </w:rPr>
      </w:pPr>
      <w:r>
        <w:rPr>
          <w:rFonts w:hint="cs"/>
          <w:rtl/>
        </w:rPr>
        <w:t xml:space="preserve">דווקא את המילה הזאת ארקדי הבין </w:t>
      </w:r>
      <w:r>
        <w:rPr>
          <w:rtl/>
        </w:rPr>
        <w:t>–</w:t>
      </w:r>
      <w:r>
        <w:rPr>
          <w:rFonts w:hint="cs"/>
          <w:rtl/>
        </w:rPr>
        <w:t xml:space="preserve"> קאפוט. הוא תמה האם יהיה </w:t>
      </w:r>
      <w:r w:rsidR="00E75F2E">
        <w:rPr>
          <w:rFonts w:hint="cs"/>
          <w:rtl/>
        </w:rPr>
        <w:t xml:space="preserve">די </w:t>
      </w:r>
      <w:r>
        <w:rPr>
          <w:rFonts w:hint="cs"/>
          <w:rtl/>
        </w:rPr>
        <w:t>מקום במוחו למילים חדשות בגרמנית, בנוסף ל</w:t>
      </w:r>
      <w:r w:rsidR="00E75F2E">
        <w:rPr>
          <w:rFonts w:hint="cs"/>
          <w:rtl/>
        </w:rPr>
        <w:t>חומר האינסופי ב</w:t>
      </w:r>
      <w:r>
        <w:rPr>
          <w:rFonts w:hint="cs"/>
          <w:rtl/>
        </w:rPr>
        <w:t>כירורגיה כללית</w:t>
      </w:r>
      <w:r w:rsidR="00E75F2E">
        <w:rPr>
          <w:rFonts w:hint="cs"/>
          <w:rtl/>
        </w:rPr>
        <w:t>, שישב כרגע בספרים עבי-כרס אחדים אבל בהחלט לא אצלו במח</w:t>
      </w:r>
      <w:r>
        <w:rPr>
          <w:rFonts w:hint="cs"/>
          <w:rtl/>
        </w:rPr>
        <w:t>.</w:t>
      </w:r>
    </w:p>
    <w:p w14:paraId="3FE9528F" w14:textId="77777777" w:rsidR="004627AB" w:rsidRPr="00CD067C" w:rsidRDefault="004627AB" w:rsidP="00D923C8">
      <w:pPr>
        <w:rPr>
          <w:rtl/>
        </w:rPr>
      </w:pPr>
      <w:r w:rsidRPr="00CD067C">
        <w:rPr>
          <w:rtl/>
        </w:rPr>
        <w:t>"</w:t>
      </w:r>
      <w:r w:rsidR="00F21E90">
        <w:rPr>
          <w:rFonts w:hint="cs"/>
          <w:rtl/>
        </w:rPr>
        <w:t>בוודאי</w:t>
      </w:r>
      <w:r w:rsidRPr="00CD067C">
        <w:rPr>
          <w:rtl/>
        </w:rPr>
        <w:t xml:space="preserve"> </w:t>
      </w:r>
      <w:r w:rsidR="00F21E90">
        <w:rPr>
          <w:rFonts w:hint="cs"/>
          <w:rtl/>
        </w:rPr>
        <w:t>היא</w:t>
      </w:r>
      <w:r w:rsidRPr="00CD067C">
        <w:rPr>
          <w:rtl/>
        </w:rPr>
        <w:t xml:space="preserve"> יודעת," א</w:t>
      </w:r>
      <w:r w:rsidR="00D923C8">
        <w:rPr>
          <w:rFonts w:hint="cs"/>
          <w:rtl/>
        </w:rPr>
        <w:t>לכס</w:t>
      </w:r>
      <w:r w:rsidRPr="00CD067C">
        <w:rPr>
          <w:rtl/>
        </w:rPr>
        <w:t xml:space="preserve"> שאל בגרמנית,</w:t>
      </w:r>
      <w:r w:rsidR="00F21E90">
        <w:rPr>
          <w:rFonts w:hint="cs"/>
          <w:rtl/>
        </w:rPr>
        <w:t xml:space="preserve"> בצורת הפנייה הרשמית,</w:t>
      </w:r>
      <w:r w:rsidRPr="00CD067C">
        <w:rPr>
          <w:rtl/>
        </w:rPr>
        <w:t xml:space="preserve"> "איפה </w:t>
      </w:r>
      <w:r w:rsidR="00D923C8">
        <w:rPr>
          <w:rFonts w:hint="cs"/>
          <w:rtl/>
        </w:rPr>
        <w:t>ניתן לקנות</w:t>
      </w:r>
      <w:r w:rsidRPr="00CD067C">
        <w:rPr>
          <w:rtl/>
        </w:rPr>
        <w:t xml:space="preserve"> פה </w:t>
      </w:r>
      <w:r w:rsidR="00A85716">
        <w:rPr>
          <w:rFonts w:hint="cs"/>
          <w:rtl/>
        </w:rPr>
        <w:t>אוכל</w:t>
      </w:r>
      <w:r w:rsidRPr="00CD067C">
        <w:rPr>
          <w:rtl/>
        </w:rPr>
        <w:t>?"</w:t>
      </w:r>
    </w:p>
    <w:p w14:paraId="7510FE14" w14:textId="4806FF81" w:rsidR="004627AB" w:rsidRPr="00CD067C" w:rsidRDefault="004627AB" w:rsidP="00A85716">
      <w:pPr>
        <w:rPr>
          <w:rtl/>
        </w:rPr>
      </w:pPr>
      <w:r w:rsidRPr="00CD067C">
        <w:rPr>
          <w:rtl/>
        </w:rPr>
        <w:t>"כן, ב</w:t>
      </w:r>
      <w:r w:rsidR="003F607D">
        <w:rPr>
          <w:rFonts w:hint="cs"/>
          <w:rtl/>
        </w:rPr>
        <w:t>אופן טבעי</w:t>
      </w:r>
      <w:r w:rsidRPr="00CD067C">
        <w:rPr>
          <w:rtl/>
        </w:rPr>
        <w:t xml:space="preserve">, </w:t>
      </w:r>
      <w:r w:rsidR="00F21E90">
        <w:rPr>
          <w:rtl/>
        </w:rPr>
        <w:t>יש סופרמרקט בדרך לתחנת המטרו או</w:t>
      </w:r>
      <w:r w:rsidR="00F21E90">
        <w:rPr>
          <w:rFonts w:hint="cs"/>
          <w:rtl/>
        </w:rPr>
        <w:t>ת</w:t>
      </w:r>
      <w:r w:rsidRPr="00CD067C">
        <w:rPr>
          <w:rtl/>
        </w:rPr>
        <w:t>מ</w:t>
      </w:r>
      <w:r w:rsidRPr="00CD067C">
        <w:rPr>
          <w:rFonts w:hint="cs"/>
          <w:rtl/>
        </w:rPr>
        <w:t>א</w:t>
      </w:r>
      <w:r w:rsidR="00A85716">
        <w:rPr>
          <w:rtl/>
        </w:rPr>
        <w:t>רשן</w:t>
      </w:r>
      <w:r w:rsidRPr="00CD067C">
        <w:rPr>
          <w:rtl/>
        </w:rPr>
        <w:t xml:space="preserve">," היא הסבירה. "היום </w:t>
      </w:r>
      <w:r w:rsidR="00A85716">
        <w:rPr>
          <w:rtl/>
        </w:rPr>
        <w:t>וביום רביעי יש שם שוק פתוח. ו</w:t>
      </w:r>
      <w:r w:rsidR="00A85716">
        <w:rPr>
          <w:rFonts w:hint="cs"/>
          <w:rtl/>
        </w:rPr>
        <w:t>ב</w:t>
      </w:r>
      <w:r w:rsidR="00271F95">
        <w:rPr>
          <w:rFonts w:hint="cs"/>
          <w:rtl/>
        </w:rPr>
        <w:t>אזור</w:t>
      </w:r>
      <w:r w:rsidRPr="00CD067C">
        <w:rPr>
          <w:rtl/>
        </w:rPr>
        <w:t xml:space="preserve"> </w:t>
      </w:r>
      <w:r w:rsidR="00A85716">
        <w:rPr>
          <w:rFonts w:hint="cs"/>
          <w:rtl/>
        </w:rPr>
        <w:t>ה</w:t>
      </w:r>
      <w:r w:rsidRPr="00CD067C">
        <w:rPr>
          <w:rtl/>
        </w:rPr>
        <w:t>תחנה יש רחוב שלם של חנויות. כל החנויות נסגרות היום בשתיים."</w:t>
      </w:r>
    </w:p>
    <w:p w14:paraId="27F04612" w14:textId="7C0AD14D" w:rsidR="004627AB" w:rsidRPr="00CD067C" w:rsidRDefault="00F21E90" w:rsidP="00D923C8">
      <w:pPr>
        <w:rPr>
          <w:rtl/>
        </w:rPr>
      </w:pPr>
      <w:r>
        <w:rPr>
          <w:rtl/>
        </w:rPr>
        <w:t xml:space="preserve">"תודה רבה. אולי </w:t>
      </w:r>
      <w:r>
        <w:rPr>
          <w:rFonts w:hint="cs"/>
          <w:rtl/>
        </w:rPr>
        <w:t>היא</w:t>
      </w:r>
      <w:r w:rsidR="004627AB" w:rsidRPr="00CD067C">
        <w:rPr>
          <w:rtl/>
        </w:rPr>
        <w:t xml:space="preserve"> </w:t>
      </w:r>
      <w:r w:rsidR="00A85716">
        <w:rPr>
          <w:rFonts w:hint="cs"/>
          <w:rtl/>
        </w:rPr>
        <w:t>זקוקה לדבר</w:t>
      </w:r>
      <w:r w:rsidR="00D923C8">
        <w:rPr>
          <w:rFonts w:hint="cs"/>
          <w:rtl/>
        </w:rPr>
        <w:t>-</w:t>
      </w:r>
      <w:r w:rsidR="00A85716">
        <w:rPr>
          <w:rFonts w:hint="cs"/>
          <w:rtl/>
        </w:rPr>
        <w:t>מה</w:t>
      </w:r>
      <w:r w:rsidR="004627AB" w:rsidRPr="00CD067C">
        <w:rPr>
          <w:rtl/>
        </w:rPr>
        <w:t xml:space="preserve"> מהחנויות? אנחנו נלך לשם </w:t>
      </w:r>
      <w:r w:rsidR="00F06A3F">
        <w:rPr>
          <w:rtl/>
        </w:rPr>
        <w:t>עכשיו</w:t>
      </w:r>
      <w:r w:rsidR="004627AB" w:rsidRPr="00CD067C">
        <w:rPr>
          <w:rtl/>
        </w:rPr>
        <w:t>."</w:t>
      </w:r>
    </w:p>
    <w:p w14:paraId="47BCDD4E" w14:textId="0604BBC2" w:rsidR="004627AB" w:rsidRPr="00CD067C" w:rsidRDefault="004627AB" w:rsidP="00250000">
      <w:pPr>
        <w:rPr>
          <w:rtl/>
        </w:rPr>
      </w:pPr>
      <w:r w:rsidRPr="00CD067C">
        <w:rPr>
          <w:rtl/>
        </w:rPr>
        <w:t>"לא, תודה,</w:t>
      </w:r>
      <w:r w:rsidR="00C90C6C">
        <w:rPr>
          <w:rtl/>
        </w:rPr>
        <w:t xml:space="preserve"> מאוד </w:t>
      </w:r>
      <w:r w:rsidRPr="00CD067C">
        <w:rPr>
          <w:rtl/>
        </w:rPr>
        <w:t>נחמד, אבל באופן טבעי קניתי כבר הכל."</w:t>
      </w:r>
    </w:p>
    <w:p w14:paraId="3382DF17" w14:textId="77777777" w:rsidR="004627AB" w:rsidRPr="00CD067C" w:rsidRDefault="004627AB" w:rsidP="00250000">
      <w:pPr>
        <w:rPr>
          <w:rtl/>
        </w:rPr>
      </w:pPr>
      <w:r w:rsidRPr="00CD067C">
        <w:rPr>
          <w:rtl/>
        </w:rPr>
        <w:t>"</w:t>
      </w:r>
      <w:r w:rsidR="00A85716">
        <w:rPr>
          <w:rtl/>
        </w:rPr>
        <w:t>באופן טבעי</w:t>
      </w:r>
      <w:r w:rsidRPr="00CD067C">
        <w:rPr>
          <w:rtl/>
        </w:rPr>
        <w:t>."</w:t>
      </w:r>
    </w:p>
    <w:p w14:paraId="3EB54275" w14:textId="1E490D49" w:rsidR="004627AB" w:rsidRPr="00CD067C" w:rsidRDefault="004627AB" w:rsidP="00D923C8">
      <w:pPr>
        <w:rPr>
          <w:rtl/>
        </w:rPr>
      </w:pPr>
      <w:r w:rsidRPr="00CD067C">
        <w:rPr>
          <w:rtl/>
        </w:rPr>
        <w:lastRenderedPageBreak/>
        <w:t>הם הזיעו כהוגן</w:t>
      </w:r>
      <w:r w:rsidR="00066058">
        <w:rPr>
          <w:rFonts w:hint="cs"/>
          <w:rtl/>
        </w:rPr>
        <w:t xml:space="preserve"> </w:t>
      </w:r>
      <w:r w:rsidR="00066058" w:rsidRPr="00CD067C">
        <w:rPr>
          <w:rtl/>
        </w:rPr>
        <w:t xml:space="preserve">בדרך </w:t>
      </w:r>
      <w:r w:rsidR="00F21E90">
        <w:rPr>
          <w:rFonts w:hint="cs"/>
          <w:rtl/>
        </w:rPr>
        <w:t>לאות</w:t>
      </w:r>
      <w:r w:rsidR="00066058" w:rsidRPr="00CD067C">
        <w:rPr>
          <w:rFonts w:hint="cs"/>
          <w:rtl/>
        </w:rPr>
        <w:t>מארשן</w:t>
      </w:r>
      <w:r w:rsidRPr="00CD067C">
        <w:rPr>
          <w:rtl/>
        </w:rPr>
        <w:t xml:space="preserve">. העלים </w:t>
      </w:r>
      <w:r w:rsidR="00A85716">
        <w:rPr>
          <w:rFonts w:hint="cs"/>
          <w:rtl/>
        </w:rPr>
        <w:t>הת</w:t>
      </w:r>
      <w:r w:rsidR="003F607D">
        <w:rPr>
          <w:rtl/>
        </w:rPr>
        <w:t>פקע</w:t>
      </w:r>
      <w:r w:rsidR="00A85716">
        <w:rPr>
          <w:rFonts w:hint="cs"/>
          <w:rtl/>
        </w:rPr>
        <w:t>ו</w:t>
      </w:r>
      <w:r w:rsidR="003F607D">
        <w:rPr>
          <w:rtl/>
        </w:rPr>
        <w:t xml:space="preserve"> מעסיס בגינות המטופחות </w:t>
      </w:r>
      <w:r w:rsidR="003F607D">
        <w:rPr>
          <w:rFonts w:hint="cs"/>
          <w:rtl/>
        </w:rPr>
        <w:t>בחזית</w:t>
      </w:r>
      <w:r w:rsidRPr="00CD067C">
        <w:rPr>
          <w:rtl/>
        </w:rPr>
        <w:t xml:space="preserve"> כל בית, </w:t>
      </w:r>
      <w:r w:rsidR="00F21E90">
        <w:rPr>
          <w:rFonts w:hint="cs"/>
          <w:rtl/>
        </w:rPr>
        <w:t>ה</w:t>
      </w:r>
      <w:r w:rsidR="004C59E0">
        <w:rPr>
          <w:rFonts w:hint="cs"/>
          <w:rtl/>
        </w:rPr>
        <w:t>אוויר</w:t>
      </w:r>
      <w:r w:rsidR="00F21E90">
        <w:rPr>
          <w:rtl/>
        </w:rPr>
        <w:t xml:space="preserve"> זמז</w:t>
      </w:r>
      <w:r w:rsidR="00A85716" w:rsidRPr="00CD067C">
        <w:rPr>
          <w:rtl/>
        </w:rPr>
        <w:t>ם ב</w:t>
      </w:r>
      <w:r w:rsidR="00F21E90">
        <w:rPr>
          <w:rFonts w:hint="cs"/>
          <w:rtl/>
        </w:rPr>
        <w:t>שפע</w:t>
      </w:r>
      <w:r w:rsidRPr="00CD067C">
        <w:rPr>
          <w:rtl/>
        </w:rPr>
        <w:t xml:space="preserve"> חרקים מופתעים </w:t>
      </w:r>
      <w:r w:rsidR="00D923C8">
        <w:rPr>
          <w:rFonts w:hint="cs"/>
          <w:rtl/>
        </w:rPr>
        <w:t>ואסירי-תודה על</w:t>
      </w:r>
      <w:r w:rsidRPr="00CD067C">
        <w:rPr>
          <w:rtl/>
        </w:rPr>
        <w:t xml:space="preserve"> השמש הפתאומית, מתנה נפלאה ליום יפה ומיוחד, מהימים היחידים שזכו לחיות בהם.</w:t>
      </w:r>
    </w:p>
    <w:p w14:paraId="4AC358D2" w14:textId="456D584E" w:rsidR="004627AB" w:rsidRPr="00CD067C" w:rsidRDefault="00D923C8" w:rsidP="00250000">
      <w:pPr>
        <w:rPr>
          <w:rtl/>
        </w:rPr>
      </w:pPr>
      <w:r>
        <w:rPr>
          <w:rtl/>
        </w:rPr>
        <w:t xml:space="preserve">"כמה ורדים," </w:t>
      </w:r>
      <w:r w:rsidR="004627AB" w:rsidRPr="00CD067C">
        <w:rPr>
          <w:rtl/>
        </w:rPr>
        <w:t>ארקדי</w:t>
      </w:r>
      <w:r w:rsidR="00B372A6">
        <w:rPr>
          <w:rFonts w:hint="cs"/>
          <w:rtl/>
        </w:rPr>
        <w:t xml:space="preserve"> רטן</w:t>
      </w:r>
      <w:r w:rsidR="004627AB" w:rsidRPr="00CD067C">
        <w:rPr>
          <w:rtl/>
        </w:rPr>
        <w:t xml:space="preserve">. "אני חושב ששנה שלמה לא ראיתי </w:t>
      </w:r>
      <w:r w:rsidR="00F97A34">
        <w:rPr>
          <w:rtl/>
        </w:rPr>
        <w:t>כל כך</w:t>
      </w:r>
      <w:r w:rsidR="004627AB" w:rsidRPr="00CD067C">
        <w:rPr>
          <w:rtl/>
        </w:rPr>
        <w:t xml:space="preserve"> הרבה ורדים כמו בחמש דקות האחרונות."</w:t>
      </w:r>
    </w:p>
    <w:p w14:paraId="433353B8" w14:textId="6AEE7477" w:rsidR="004627AB" w:rsidRPr="00CD067C" w:rsidRDefault="004627AB" w:rsidP="009909F4">
      <w:pPr>
        <w:rPr>
          <w:rtl/>
        </w:rPr>
      </w:pPr>
      <w:r w:rsidRPr="00CD067C">
        <w:rPr>
          <w:rtl/>
        </w:rPr>
        <w:t>השוק</w:t>
      </w:r>
      <w:r w:rsidRPr="00CD067C">
        <w:rPr>
          <w:rFonts w:hint="cs"/>
          <w:rtl/>
        </w:rPr>
        <w:t xml:space="preserve"> שפטרה הזכירה השתרע</w:t>
      </w:r>
      <w:r w:rsidRPr="00CD067C">
        <w:rPr>
          <w:rtl/>
        </w:rPr>
        <w:t xml:space="preserve"> על מגרש לא גדול שבשאר ימי השבוע שימש כמגרש חניה</w:t>
      </w:r>
      <w:r w:rsidRPr="00CD067C">
        <w:rPr>
          <w:rFonts w:hint="cs"/>
          <w:rtl/>
        </w:rPr>
        <w:t>.</w:t>
      </w:r>
      <w:r w:rsidRPr="00CD067C">
        <w:rPr>
          <w:rtl/>
        </w:rPr>
        <w:t xml:space="preserve"> </w:t>
      </w:r>
      <w:r w:rsidR="00066058">
        <w:rPr>
          <w:rFonts w:hint="cs"/>
          <w:rtl/>
        </w:rPr>
        <w:t>[</w:t>
      </w:r>
      <w:r w:rsidRPr="00CD067C">
        <w:rPr>
          <w:rtl/>
        </w:rPr>
        <w:t>דו</w:t>
      </w:r>
      <w:r w:rsidR="0058374F">
        <w:rPr>
          <w:rtl/>
        </w:rPr>
        <w:t xml:space="preserve">כנים של פירות וירקות </w:t>
      </w:r>
      <w:r w:rsidRPr="00CD067C">
        <w:rPr>
          <w:rtl/>
        </w:rPr>
        <w:t>היו מסודרים בשורות.</w:t>
      </w:r>
      <w:r w:rsidR="00066058">
        <w:rPr>
          <w:rFonts w:hint="cs"/>
          <w:rtl/>
        </w:rPr>
        <w:t>]</w:t>
      </w:r>
      <w:r w:rsidRPr="00CD067C">
        <w:rPr>
          <w:rtl/>
        </w:rPr>
        <w:t xml:space="preserve"> ה</w:t>
      </w:r>
      <w:r w:rsidR="00066058">
        <w:rPr>
          <w:rtl/>
        </w:rPr>
        <w:t xml:space="preserve">ם קנו פטל ודובדבנים ואוכמניות, </w:t>
      </w:r>
      <w:r w:rsidRPr="00CD067C">
        <w:rPr>
          <w:rtl/>
        </w:rPr>
        <w:t>כל פרי הוערם בכף מתכת לתוך חרוט נייר ורוד.</w:t>
      </w:r>
      <w:r w:rsidR="009909F4">
        <w:rPr>
          <w:rFonts w:hint="cs"/>
          <w:rtl/>
        </w:rPr>
        <w:t xml:space="preserve"> מהר</w:t>
      </w:r>
      <w:r w:rsidR="00C90C6C">
        <w:rPr>
          <w:rFonts w:hint="cs"/>
          <w:rtl/>
        </w:rPr>
        <w:t xml:space="preserve"> מאוד </w:t>
      </w:r>
      <w:r w:rsidR="009909F4">
        <w:rPr>
          <w:rFonts w:hint="cs"/>
          <w:rtl/>
        </w:rPr>
        <w:t>ובנסיבות כלל לא חינניות התברר לאלכס שעל הכדורים-נגד-בחילות שלו הוא לא יצליח לוותר.</w:t>
      </w:r>
      <w:r w:rsidRPr="00CD067C">
        <w:rPr>
          <w:rtl/>
        </w:rPr>
        <w:t xml:space="preserve"> </w:t>
      </w:r>
      <w:r w:rsidR="00DD378F">
        <w:rPr>
          <w:rFonts w:hint="cs"/>
          <w:rtl/>
        </w:rPr>
        <w:t>[</w:t>
      </w:r>
      <w:r w:rsidRPr="00CD067C">
        <w:rPr>
          <w:rtl/>
        </w:rPr>
        <w:t>בסופרמרקט הקטן הסמוך הם קנו את שאר המצרכים.</w:t>
      </w:r>
      <w:r w:rsidR="00DD378F">
        <w:rPr>
          <w:rFonts w:hint="cs"/>
          <w:rtl/>
        </w:rPr>
        <w:t>]</w:t>
      </w:r>
    </w:p>
    <w:p w14:paraId="231F951C" w14:textId="5084D797" w:rsidR="004627AB" w:rsidRDefault="004627AB" w:rsidP="00F21E90">
      <w:pPr>
        <w:rPr>
          <w:rtl/>
        </w:rPr>
      </w:pPr>
      <w:r w:rsidRPr="00CD067C">
        <w:rPr>
          <w:rtl/>
        </w:rPr>
        <w:t xml:space="preserve">כשחזרו, אלכס </w:t>
      </w:r>
      <w:r w:rsidR="00F21E90">
        <w:rPr>
          <w:rFonts w:hint="cs"/>
          <w:rtl/>
        </w:rPr>
        <w:t>העניק</w:t>
      </w:r>
      <w:r w:rsidRPr="00CD067C">
        <w:rPr>
          <w:rtl/>
        </w:rPr>
        <w:t xml:space="preserve"> לפטרה חרוט </w:t>
      </w:r>
      <w:r w:rsidR="003F607D">
        <w:rPr>
          <w:rFonts w:hint="cs"/>
          <w:rtl/>
        </w:rPr>
        <w:t xml:space="preserve">נייר </w:t>
      </w:r>
      <w:r w:rsidRPr="00CD067C">
        <w:rPr>
          <w:rtl/>
        </w:rPr>
        <w:t>גדוש בדובד</w:t>
      </w:r>
      <w:r w:rsidR="00066058">
        <w:rPr>
          <w:rtl/>
        </w:rPr>
        <w:t>בנים אדומים, שהיו בדיוק בגוון</w:t>
      </w:r>
      <w:r w:rsidRPr="00CD067C">
        <w:rPr>
          <w:rtl/>
        </w:rPr>
        <w:t xml:space="preserve"> </w:t>
      </w:r>
      <w:r w:rsidR="004E1921">
        <w:rPr>
          <w:rFonts w:hint="cs"/>
          <w:rtl/>
        </w:rPr>
        <w:t>שפתיה</w:t>
      </w:r>
      <w:r w:rsidRPr="00CD067C">
        <w:rPr>
          <w:rtl/>
        </w:rPr>
        <w:t>.</w:t>
      </w:r>
    </w:p>
    <w:p w14:paraId="134F9852" w14:textId="6F933ACF" w:rsidR="000757FB" w:rsidRDefault="000757FB" w:rsidP="00F21E90">
      <w:pPr>
        <w:rPr>
          <w:rtl/>
        </w:rPr>
      </w:pPr>
    </w:p>
    <w:p w14:paraId="7E43F9CD" w14:textId="5786E230" w:rsidR="000757FB" w:rsidRDefault="000757FB" w:rsidP="00F21E90">
      <w:pPr>
        <w:rPr>
          <w:rtl/>
        </w:rPr>
      </w:pPr>
      <w:r>
        <w:rPr>
          <w:rFonts w:hint="cs"/>
          <w:rtl/>
        </w:rPr>
        <w:t>"זה מזל שלא הכנסת אותה להריון," ארקדי אמר. "בטח לא השתמשתם באמצעי מניעה."</w:t>
      </w:r>
    </w:p>
    <w:p w14:paraId="6CA02BCB" w14:textId="7E6271F6" w:rsidR="000757FB" w:rsidRDefault="000757FB" w:rsidP="00F21E90">
      <w:pPr>
        <w:rPr>
          <w:rtl/>
        </w:rPr>
      </w:pPr>
      <w:r>
        <w:rPr>
          <w:rFonts w:hint="cs"/>
          <w:rtl/>
        </w:rPr>
        <w:t xml:space="preserve">"זה לא </w:t>
      </w:r>
      <w:r w:rsidR="00F97A34">
        <w:rPr>
          <w:rFonts w:hint="cs"/>
          <w:rtl/>
        </w:rPr>
        <w:t>כל כך</w:t>
      </w:r>
      <w:r>
        <w:rPr>
          <w:rFonts w:hint="cs"/>
          <w:rtl/>
        </w:rPr>
        <w:t xml:space="preserve"> מזל. אני</w:t>
      </w:r>
      <w:r w:rsidR="00C90C6C">
        <w:rPr>
          <w:rFonts w:hint="cs"/>
          <w:rtl/>
        </w:rPr>
        <w:t xml:space="preserve"> מאוד </w:t>
      </w:r>
      <w:r>
        <w:rPr>
          <w:rFonts w:hint="cs"/>
          <w:rtl/>
        </w:rPr>
        <w:t>איחרתי להתבגר."</w:t>
      </w:r>
    </w:p>
    <w:p w14:paraId="4592B35D" w14:textId="3EBDBAAB" w:rsidR="000757FB" w:rsidRDefault="000757FB" w:rsidP="00F21E90">
      <w:pPr>
        <w:rPr>
          <w:rtl/>
        </w:rPr>
      </w:pPr>
      <w:r>
        <w:rPr>
          <w:rFonts w:hint="cs"/>
          <w:rtl/>
        </w:rPr>
        <w:t>"מה זה אומר?"</w:t>
      </w:r>
    </w:p>
    <w:p w14:paraId="0FAF1089" w14:textId="4A5E84FE" w:rsidR="000757FB" w:rsidRDefault="000757FB" w:rsidP="00F21E90">
      <w:pPr>
        <w:rPr>
          <w:rtl/>
        </w:rPr>
      </w:pPr>
      <w:r>
        <w:rPr>
          <w:rFonts w:hint="cs"/>
          <w:rtl/>
        </w:rPr>
        <w:t>"אתה יודע, נו."</w:t>
      </w:r>
    </w:p>
    <w:p w14:paraId="2720DB6B" w14:textId="46A33075" w:rsidR="000757FB" w:rsidRDefault="000757FB" w:rsidP="00F21E90">
      <w:pPr>
        <w:rPr>
          <w:rtl/>
        </w:rPr>
      </w:pPr>
      <w:r>
        <w:rPr>
          <w:rFonts w:hint="cs"/>
          <w:rtl/>
        </w:rPr>
        <w:t>"אין לי מושג."</w:t>
      </w:r>
    </w:p>
    <w:p w14:paraId="7D86E080" w14:textId="6D57B83E" w:rsidR="000757FB" w:rsidRDefault="000757FB" w:rsidP="00F21E90">
      <w:pPr>
        <w:rPr>
          <w:rtl/>
        </w:rPr>
      </w:pPr>
      <w:r>
        <w:rPr>
          <w:rFonts w:hint="cs"/>
          <w:rtl/>
        </w:rPr>
        <w:t xml:space="preserve">"עדיין לא </w:t>
      </w:r>
      <w:r w:rsidR="001C5A04">
        <w:rPr>
          <w:rFonts w:hint="cs"/>
          <w:rtl/>
        </w:rPr>
        <w:t>הייתה</w:t>
      </w:r>
      <w:r>
        <w:rPr>
          <w:rFonts w:hint="cs"/>
          <w:rtl/>
        </w:rPr>
        <w:t xml:space="preserve"> לי שפיכה. איך קוראים לזה? אורגזמה יבשה? זה מה שהיה."</w:t>
      </w:r>
    </w:p>
    <w:p w14:paraId="2A8194F4" w14:textId="483C2DA8" w:rsidR="00721F42" w:rsidRDefault="00721F42" w:rsidP="00F21E90">
      <w:pPr>
        <w:rPr>
          <w:rtl/>
        </w:rPr>
      </w:pPr>
    </w:p>
    <w:p w14:paraId="47B057C7" w14:textId="53C544CA" w:rsidR="00721F42" w:rsidRDefault="00721F42" w:rsidP="00F21E90">
      <w:pPr>
        <w:rPr>
          <w:rtl/>
        </w:rPr>
      </w:pPr>
      <w:r w:rsidRPr="00721F42">
        <w:rPr>
          <w:rFonts w:cs="Times New Roman"/>
          <w:rtl/>
        </w:rPr>
        <w:t>למה אלכס נפרד מנטע</w:t>
      </w:r>
      <w:r>
        <w:rPr>
          <w:rFonts w:cs="Times New Roman" w:hint="cs"/>
          <w:rtl/>
        </w:rPr>
        <w:t>?</w:t>
      </w:r>
    </w:p>
    <w:p w14:paraId="18777AB4" w14:textId="77777777" w:rsidR="00721F42" w:rsidRDefault="00721F42" w:rsidP="00721F42">
      <w:pPr>
        <w:rPr>
          <w:rtl/>
        </w:rPr>
      </w:pPr>
      <w:r>
        <w:rPr>
          <w:rFonts w:cs="Times New Roman"/>
          <w:rtl/>
        </w:rPr>
        <w:t>כי היא גמורה</w:t>
      </w:r>
    </w:p>
    <w:p w14:paraId="3AAB11C0" w14:textId="77777777" w:rsidR="00721F42" w:rsidRDefault="00721F42" w:rsidP="00721F42">
      <w:pPr>
        <w:rPr>
          <w:rtl/>
        </w:rPr>
      </w:pPr>
      <w:r>
        <w:rPr>
          <w:rFonts w:cs="Times New Roman"/>
          <w:rtl/>
        </w:rPr>
        <w:t>אף אחד לא מבין את משמעות הביטוי</w:t>
      </w:r>
    </w:p>
    <w:p w14:paraId="4FD4BBBB" w14:textId="77777777" w:rsidR="00721F42" w:rsidRDefault="00721F42" w:rsidP="00721F42">
      <w:pPr>
        <w:rPr>
          <w:rtl/>
        </w:rPr>
      </w:pPr>
      <w:r>
        <w:rPr>
          <w:rFonts w:cs="Times New Roman"/>
          <w:rtl/>
        </w:rPr>
        <w:t>פעם אולי בהמבורג ארקדי שואל אותו</w:t>
      </w:r>
    </w:p>
    <w:p w14:paraId="2F32CBA1" w14:textId="77777777" w:rsidR="00721F42" w:rsidRDefault="00721F42" w:rsidP="00721F42">
      <w:pPr>
        <w:rPr>
          <w:rtl/>
        </w:rPr>
      </w:pPr>
      <w:r>
        <w:rPr>
          <w:rFonts w:cs="Times New Roman"/>
          <w:rtl/>
        </w:rPr>
        <w:t>כי היא עשויה</w:t>
      </w:r>
    </w:p>
    <w:p w14:paraId="4ABA9908" w14:textId="77777777" w:rsidR="00721F42" w:rsidRDefault="00721F42" w:rsidP="00721F42">
      <w:pPr>
        <w:rPr>
          <w:rtl/>
        </w:rPr>
      </w:pPr>
      <w:r>
        <w:rPr>
          <w:rFonts w:cs="Times New Roman"/>
          <w:rtl/>
        </w:rPr>
        <w:t>מה זה אומר?</w:t>
      </w:r>
    </w:p>
    <w:p w14:paraId="738DB4ED" w14:textId="144A4D5F" w:rsidR="00721F42" w:rsidRDefault="00721F42" w:rsidP="00721F42">
      <w:pPr>
        <w:rPr>
          <w:rtl/>
        </w:rPr>
      </w:pPr>
      <w:r>
        <w:rPr>
          <w:rFonts w:cs="Times New Roman"/>
          <w:rtl/>
        </w:rPr>
        <w:t>היא ב</w:t>
      </w:r>
      <w:r w:rsidR="00A268AD">
        <w:rPr>
          <w:rFonts w:cs="Times New Roman" w:hint="cs"/>
          <w:rtl/>
        </w:rPr>
        <w:t>ו</w:t>
      </w:r>
      <w:r>
        <w:rPr>
          <w:rFonts w:cs="Times New Roman"/>
          <w:rtl/>
        </w:rPr>
        <w:t xml:space="preserve">גרת, היא יודעת מי היא ומה היא רוצה. העתיד איתה ברור. ואלכס רוצה </w:t>
      </w:r>
      <w:r>
        <w:t>chaos</w:t>
      </w:r>
      <w:r>
        <w:rPr>
          <w:rFonts w:cs="Times New Roman"/>
          <w:rtl/>
        </w:rPr>
        <w:t>. הוא לא רוצה את הסיפור הברור.</w:t>
      </w:r>
    </w:p>
    <w:p w14:paraId="1E62CCF4" w14:textId="77777777" w:rsidR="00721F42" w:rsidRDefault="00721F42" w:rsidP="00721F42">
      <w:pPr>
        <w:rPr>
          <w:rtl/>
        </w:rPr>
      </w:pPr>
      <w:r>
        <w:rPr>
          <w:rFonts w:cs="Times New Roman"/>
          <w:rtl/>
        </w:rPr>
        <w:t>כשארקדי שומע את זה הוא מתמלא אימה. הוא רוצה שלווה, ההיפך מ</w:t>
      </w:r>
      <w:r>
        <w:t>chaos</w:t>
      </w:r>
      <w:r>
        <w:rPr>
          <w:rFonts w:cs="Times New Roman"/>
          <w:rtl/>
        </w:rPr>
        <w:t>, הוא רוצה יציבות ו-</w:t>
      </w:r>
      <w:r>
        <w:t>predictability</w:t>
      </w:r>
      <w:r>
        <w:rPr>
          <w:rFonts w:cs="Times New Roman"/>
          <w:rtl/>
        </w:rPr>
        <w:t>. החיים מלאים הפתעות ומנחיתים עליך מכות. למה לייצר עוד חוסר יציבות עם בת זוג שלא יודעת מה היא רוצה?</w:t>
      </w:r>
    </w:p>
    <w:p w14:paraId="32C3C9C6" w14:textId="5C916782" w:rsidR="00721F42" w:rsidRDefault="00721F42" w:rsidP="00721F42">
      <w:pPr>
        <w:rPr>
          <w:rtl/>
        </w:rPr>
      </w:pPr>
      <w:r>
        <w:rPr>
          <w:rFonts w:cs="Times New Roman"/>
          <w:rtl/>
        </w:rPr>
        <w:t xml:space="preserve">אלכס אומר - כי הסיפור הזה כבר סופר ועוד מליוני אנשים בעולם רוקמים את חייהם </w:t>
      </w:r>
      <w:r w:rsidR="00297D38">
        <w:rPr>
          <w:rFonts w:cs="Times New Roman"/>
          <w:rtl/>
        </w:rPr>
        <w:t>על פ</w:t>
      </w:r>
      <w:r>
        <w:rPr>
          <w:rFonts w:cs="Times New Roman"/>
          <w:rtl/>
        </w:rPr>
        <w:t xml:space="preserve">יו גם </w:t>
      </w:r>
      <w:r w:rsidR="00F06A3F">
        <w:rPr>
          <w:rFonts w:cs="Times New Roman"/>
          <w:rtl/>
        </w:rPr>
        <w:t>עכשיו</w:t>
      </w:r>
      <w:r>
        <w:rPr>
          <w:rFonts w:cs="Times New Roman"/>
          <w:rtl/>
        </w:rPr>
        <w:t>. אז זה סיפור קיים. הוא לא יסבול אם יהיה אדם איד שלא יספר אותו לעצמו. בכל פעם שאני אתגעגע או אֶכְּמָה לסיפור, אני אביט לצדדים ואראה אותו סביבי.</w:t>
      </w:r>
    </w:p>
    <w:p w14:paraId="0DA80FCB" w14:textId="53596F45" w:rsidR="00066058" w:rsidRDefault="00066058" w:rsidP="00250000">
      <w:pPr>
        <w:rPr>
          <w:rtl/>
        </w:rPr>
      </w:pPr>
    </w:p>
    <w:p w14:paraId="290E8182" w14:textId="3B0C25E0" w:rsidR="009A1196" w:rsidRDefault="009A1196" w:rsidP="00250000">
      <w:pPr>
        <w:rPr>
          <w:rFonts w:cs="Times New Roman"/>
        </w:rPr>
      </w:pPr>
      <w:r w:rsidRPr="009A1196">
        <w:rPr>
          <w:rFonts w:cs="Times New Roman"/>
          <w:rtl/>
        </w:rPr>
        <w:t>הוא היה מתורגל</w:t>
      </w:r>
      <w:r w:rsidR="00C90C6C">
        <w:rPr>
          <w:rFonts w:cs="Times New Roman"/>
          <w:rtl/>
        </w:rPr>
        <w:t xml:space="preserve"> מאוד </w:t>
      </w:r>
      <w:r w:rsidRPr="009A1196">
        <w:rPr>
          <w:rFonts w:cs="Times New Roman"/>
          <w:rtl/>
        </w:rPr>
        <w:t>בחסימת מחשבות בלתי רצויות, שעיכבו והפריעו, אבל את המחשבות על אחותו הוא לא חסם, הוא לא הרשה להן להחלש, הוא פחד מהיום שבו יחלשו. אבל את כל זה הוא לא ידע, הוא רק היה מודע לחובתו לשמר את המחשבות פן יהפוך למפלצת.</w:t>
      </w:r>
    </w:p>
    <w:p w14:paraId="7B827D0A" w14:textId="5803EEAE" w:rsidR="003A76D3" w:rsidRDefault="003A76D3" w:rsidP="00250000"/>
    <w:p w14:paraId="29E86167" w14:textId="0BAD95A8" w:rsidR="003A76D3" w:rsidRDefault="003A76D3" w:rsidP="00250000">
      <w:pPr>
        <w:rPr>
          <w:rtl/>
        </w:rPr>
      </w:pPr>
      <w:r>
        <w:rPr>
          <w:rFonts w:hint="cs"/>
          <w:rtl/>
        </w:rPr>
        <w:lastRenderedPageBreak/>
        <w:t>"אני ההיפך מסאשה האמיתי," אלכס אמר לו, "כי סאשה האמיתי הציל את סבתא שלי, ואני הרגתי אותה."</w:t>
      </w:r>
    </w:p>
    <w:p w14:paraId="1D53148B" w14:textId="1747C90D" w:rsidR="00EF6A3E" w:rsidRDefault="00EF6A3E" w:rsidP="00250000">
      <w:pPr>
        <w:rPr>
          <w:rtl/>
        </w:rPr>
      </w:pPr>
    </w:p>
    <w:p w14:paraId="37F8C62C" w14:textId="5DD766A4" w:rsidR="00EF6A3E" w:rsidRDefault="00EF6A3E" w:rsidP="00250000">
      <w:pPr>
        <w:rPr>
          <w:rtl/>
        </w:rPr>
      </w:pPr>
    </w:p>
    <w:p w14:paraId="5B923C91" w14:textId="77777777" w:rsidR="00EF6A3E" w:rsidRDefault="00EF6A3E" w:rsidP="00EF6A3E">
      <w:pPr>
        <w:rPr>
          <w:rtl/>
        </w:rPr>
      </w:pPr>
      <w:r>
        <w:rPr>
          <w:rFonts w:cs="Times New Roman"/>
          <w:rtl/>
        </w:rPr>
        <w:t xml:space="preserve">ארקדי אומר במקרה איזה </w:t>
      </w:r>
      <w:r>
        <w:t>phrase</w:t>
      </w:r>
      <w:r>
        <w:rPr>
          <w:rFonts w:cs="Times New Roman"/>
          <w:rtl/>
        </w:rPr>
        <w:t xml:space="preserve"> שאלכס חשב מייד לפני התאונה, שיהיה ילד טוב וכו' ואלכס אומר - אולי נרדמתי.</w:t>
      </w:r>
    </w:p>
    <w:p w14:paraId="142A71AD" w14:textId="77777777" w:rsidR="00EF6A3E" w:rsidRDefault="00EF6A3E" w:rsidP="00EF6A3E">
      <w:pPr>
        <w:rPr>
          <w:rtl/>
        </w:rPr>
      </w:pPr>
      <w:r>
        <w:rPr>
          <w:rFonts w:cs="Times New Roman"/>
          <w:rtl/>
        </w:rPr>
        <w:t>מתי?</w:t>
      </w:r>
    </w:p>
    <w:p w14:paraId="3B57BC03" w14:textId="77777777" w:rsidR="00EF6A3E" w:rsidRDefault="00EF6A3E" w:rsidP="00EF6A3E">
      <w:pPr>
        <w:rPr>
          <w:rtl/>
        </w:rPr>
      </w:pPr>
      <w:r>
        <w:rPr>
          <w:rFonts w:cs="Times New Roman"/>
          <w:rtl/>
        </w:rPr>
        <w:t>בתאונה, אולי לרגע קצר איבדתי את העירנות, ואז זה קרה.</w:t>
      </w:r>
    </w:p>
    <w:p w14:paraId="2FD4817A" w14:textId="77777777" w:rsidR="00EF6A3E" w:rsidRDefault="00EF6A3E" w:rsidP="00EF6A3E">
      <w:pPr>
        <w:rPr>
          <w:rtl/>
        </w:rPr>
      </w:pPr>
      <w:r>
        <w:rPr>
          <w:rFonts w:cs="Times New Roman"/>
          <w:rtl/>
        </w:rPr>
        <w:t>זה היה יכול לקרות לכל אחד…</w:t>
      </w:r>
    </w:p>
    <w:p w14:paraId="2B89878F" w14:textId="0677FC9E" w:rsidR="00EF6A3E" w:rsidRDefault="00EF6A3E" w:rsidP="00EF6A3E">
      <w:pPr>
        <w:rPr>
          <w:rtl/>
        </w:rPr>
      </w:pPr>
      <w:r>
        <w:rPr>
          <w:rFonts w:cs="Times New Roman"/>
          <w:rtl/>
        </w:rPr>
        <w:t>אבל עובדה שזה קרה לי. זה יכל לא לקרות, אם אני לא מתקיים. אני מתקיים, וזה קרה .</w:t>
      </w:r>
    </w:p>
    <w:p w14:paraId="72E72987" w14:textId="77777777" w:rsidR="009A1196" w:rsidRPr="00CD067C" w:rsidRDefault="009A1196" w:rsidP="00250000">
      <w:pPr>
        <w:rPr>
          <w:rtl/>
        </w:rPr>
      </w:pPr>
    </w:p>
    <w:p w14:paraId="03729034" w14:textId="77777777" w:rsidR="006D4660" w:rsidRPr="0044357B" w:rsidRDefault="00CA4DEC" w:rsidP="00322FD3">
      <w:pPr>
        <w:pStyle w:val="Heading2"/>
        <w:rPr>
          <w:rtl/>
        </w:rPr>
      </w:pPr>
      <w:bookmarkStart w:id="86" w:name="_Toc408762909"/>
      <w:r>
        <w:rPr>
          <w:rFonts w:hint="cs"/>
          <w:rtl/>
        </w:rPr>
        <w:t>הריצה שהצליחה</w:t>
      </w:r>
      <w:bookmarkEnd w:id="86"/>
    </w:p>
    <w:p w14:paraId="5D12C9DF" w14:textId="1DA6C2F4" w:rsidR="00992EA6" w:rsidRDefault="004627AB" w:rsidP="00F21E90">
      <w:pPr>
        <w:rPr>
          <w:rtl/>
        </w:rPr>
      </w:pPr>
      <w:r w:rsidRPr="00CD067C">
        <w:rPr>
          <w:rtl/>
        </w:rPr>
        <w:t>כבר למחרת ארקדי</w:t>
      </w:r>
      <w:r w:rsidR="006E3EDD">
        <w:rPr>
          <w:rFonts w:hint="cs"/>
          <w:rtl/>
        </w:rPr>
        <w:t xml:space="preserve"> </w:t>
      </w:r>
      <w:r w:rsidRPr="00CD067C">
        <w:rPr>
          <w:rtl/>
        </w:rPr>
        <w:t xml:space="preserve">משך אותו לאימון </w:t>
      </w:r>
      <w:r w:rsidR="00B372A6">
        <w:rPr>
          <w:rFonts w:hint="cs"/>
          <w:rtl/>
        </w:rPr>
        <w:t>ה</w:t>
      </w:r>
      <w:r w:rsidR="006D0097">
        <w:rPr>
          <w:rFonts w:hint="cs"/>
          <w:rtl/>
        </w:rPr>
        <w:t>הליכה/</w:t>
      </w:r>
      <w:r w:rsidR="00B372A6">
        <w:rPr>
          <w:rFonts w:hint="cs"/>
          <w:rtl/>
        </w:rPr>
        <w:t xml:space="preserve">ריצה הרישמי </w:t>
      </w:r>
      <w:r w:rsidR="00DD378F">
        <w:rPr>
          <w:rFonts w:hint="cs"/>
          <w:rtl/>
        </w:rPr>
        <w:t>ה</w:t>
      </w:r>
      <w:r w:rsidR="00992EA6">
        <w:rPr>
          <w:rFonts w:hint="cs"/>
          <w:rtl/>
        </w:rPr>
        <w:t xml:space="preserve">ראשון מתוך </w:t>
      </w:r>
      <w:r w:rsidR="00C45B28">
        <w:rPr>
          <w:rFonts w:hint="cs"/>
          <w:rtl/>
        </w:rPr>
        <w:t>תוכני</w:t>
      </w:r>
      <w:r w:rsidR="00992EA6">
        <w:rPr>
          <w:rFonts w:hint="cs"/>
          <w:rtl/>
        </w:rPr>
        <w:t>ת</w:t>
      </w:r>
      <w:r w:rsidR="00F21E90">
        <w:rPr>
          <w:rFonts w:hint="cs"/>
          <w:rtl/>
        </w:rPr>
        <w:t>ו</w:t>
      </w:r>
      <w:r w:rsidR="00992EA6">
        <w:rPr>
          <w:rFonts w:hint="cs"/>
          <w:rtl/>
        </w:rPr>
        <w:t xml:space="preserve"> </w:t>
      </w:r>
      <w:r w:rsidR="00F21E90">
        <w:rPr>
          <w:rFonts w:hint="cs"/>
          <w:rtl/>
        </w:rPr>
        <w:t>של סער</w:t>
      </w:r>
      <w:r w:rsidR="006D0097">
        <w:rPr>
          <w:rFonts w:hint="cs"/>
          <w:rtl/>
        </w:rPr>
        <w:t xml:space="preserve"> להכניס את אלכס לכושר</w:t>
      </w:r>
      <w:r w:rsidR="00F21E90">
        <w:rPr>
          <w:rFonts w:hint="cs"/>
          <w:rtl/>
        </w:rPr>
        <w:t>.</w:t>
      </w:r>
    </w:p>
    <w:p w14:paraId="34D74595" w14:textId="736A6633" w:rsidR="004627AB" w:rsidRDefault="00992EA6" w:rsidP="00CA4DEC">
      <w:pPr>
        <w:rPr>
          <w:rtl/>
        </w:rPr>
      </w:pPr>
      <w:r>
        <w:rPr>
          <w:rFonts w:hint="cs"/>
          <w:rtl/>
        </w:rPr>
        <w:t>[</w:t>
      </w:r>
      <w:r w:rsidR="004627AB" w:rsidRPr="00CD067C">
        <w:rPr>
          <w:rtl/>
        </w:rPr>
        <w:t>קשה במיוחד.</w:t>
      </w:r>
      <w:r w:rsidR="006E3EDD">
        <w:rPr>
          <w:rFonts w:hint="cs"/>
          <w:rtl/>
        </w:rPr>
        <w:t xml:space="preserve"> </w:t>
      </w:r>
      <w:r w:rsidR="00B356D6">
        <w:rPr>
          <w:rFonts w:hint="cs"/>
          <w:rtl/>
        </w:rPr>
        <w:t xml:space="preserve">[זה לא הגיוני!! אתמול אמר שאלכס לא צריך לרוץ. אבל אולי בדק אותו בערב והתייעץ עם סער גם לגבי כושרו הגופני וגם לגבי מצבו הנפשי והוחלט על אימון שיקרע אותו.] </w:t>
      </w:r>
      <w:r w:rsidR="006E3EDD">
        <w:rPr>
          <w:rFonts w:hint="cs"/>
          <w:rtl/>
        </w:rPr>
        <w:t>(הוא הסביר ש</w:t>
      </w:r>
      <w:r w:rsidR="00CA4DEC">
        <w:rPr>
          <w:rFonts w:hint="cs"/>
          <w:rtl/>
        </w:rPr>
        <w:t>נמצא</w:t>
      </w:r>
      <w:r w:rsidR="006E3EDD">
        <w:rPr>
          <w:rFonts w:hint="cs"/>
          <w:rtl/>
        </w:rPr>
        <w:t xml:space="preserve"> עדיין תחת השפע</w:t>
      </w:r>
      <w:r w:rsidR="00CA4DEC">
        <w:rPr>
          <w:rFonts w:hint="cs"/>
          <w:rtl/>
        </w:rPr>
        <w:t>ת סדרות הכושר מ</w:t>
      </w:r>
      <w:r w:rsidR="006E3EDD">
        <w:rPr>
          <w:rFonts w:hint="cs"/>
          <w:rtl/>
        </w:rPr>
        <w:t xml:space="preserve">קורס </w:t>
      </w:r>
      <w:r w:rsidR="00CA4DEC">
        <w:rPr>
          <w:rFonts w:hint="cs"/>
          <w:rtl/>
        </w:rPr>
        <w:t>ה</w:t>
      </w:r>
      <w:r w:rsidR="006E3EDD">
        <w:rPr>
          <w:rFonts w:hint="cs"/>
          <w:rtl/>
        </w:rPr>
        <w:t xml:space="preserve">קצינים, אבל האמת </w:t>
      </w:r>
      <w:r w:rsidR="001C5A04">
        <w:rPr>
          <w:rFonts w:hint="cs"/>
          <w:rtl/>
        </w:rPr>
        <w:t>הייתה</w:t>
      </w:r>
      <w:r w:rsidR="006E3EDD">
        <w:rPr>
          <w:rFonts w:hint="cs"/>
          <w:rtl/>
        </w:rPr>
        <w:t xml:space="preserve"> שהוא קיבל </w:t>
      </w:r>
      <w:r w:rsidR="00C45B28">
        <w:rPr>
          <w:rFonts w:hint="cs"/>
          <w:rtl/>
        </w:rPr>
        <w:t>תוכני</w:t>
      </w:r>
      <w:r w:rsidR="006E3EDD">
        <w:rPr>
          <w:rFonts w:hint="cs"/>
          <w:rtl/>
        </w:rPr>
        <w:t>ת אימונים מסער בשביל להחזיר את אלכס לכושר והבטיח לו שידאג לכך שאלכס יבצע אותה [סער דאג לו שלא ישקע במרה שחורה].)</w:t>
      </w:r>
    </w:p>
    <w:p w14:paraId="4195293D" w14:textId="77777777" w:rsidR="00992EA6" w:rsidRPr="00CD067C" w:rsidRDefault="00992EA6" w:rsidP="00CA4DEC">
      <w:pPr>
        <w:rPr>
          <w:rtl/>
        </w:rPr>
      </w:pPr>
      <w:r>
        <w:rPr>
          <w:rFonts w:hint="cs"/>
          <w:rtl/>
        </w:rPr>
        <w:t>]</w:t>
      </w:r>
    </w:p>
    <w:p w14:paraId="125BE746" w14:textId="77777777" w:rsidR="004627AB" w:rsidRPr="00CD067C" w:rsidRDefault="004627AB" w:rsidP="00250000">
      <w:pPr>
        <w:rPr>
          <w:rtl/>
        </w:rPr>
      </w:pPr>
      <w:r w:rsidRPr="00CD067C">
        <w:rPr>
          <w:rtl/>
        </w:rPr>
        <w:t>"על מה אתה חושב, ארקדי?"</w:t>
      </w:r>
    </w:p>
    <w:p w14:paraId="6AC4214C" w14:textId="77777777" w:rsidR="004627AB" w:rsidRPr="00CD067C" w:rsidRDefault="004627AB" w:rsidP="00250000">
      <w:pPr>
        <w:rPr>
          <w:rtl/>
        </w:rPr>
      </w:pPr>
      <w:r w:rsidRPr="00CD067C">
        <w:rPr>
          <w:rtl/>
        </w:rPr>
        <w:t>"</w:t>
      </w:r>
      <w:r w:rsidR="00992EA6">
        <w:rPr>
          <w:rFonts w:hint="cs"/>
          <w:rtl/>
        </w:rPr>
        <w:t xml:space="preserve">על </w:t>
      </w:r>
      <w:r w:rsidRPr="00CD067C">
        <w:rPr>
          <w:rtl/>
        </w:rPr>
        <w:t>מחלות."</w:t>
      </w:r>
    </w:p>
    <w:p w14:paraId="013E5BA5" w14:textId="77777777" w:rsidR="004627AB" w:rsidRPr="00CD067C" w:rsidRDefault="004627AB" w:rsidP="00250000">
      <w:pPr>
        <w:rPr>
          <w:rtl/>
        </w:rPr>
      </w:pPr>
      <w:r w:rsidRPr="00CD067C">
        <w:rPr>
          <w:rtl/>
        </w:rPr>
        <w:t>"ספר לי על מחלה."</w:t>
      </w:r>
    </w:p>
    <w:p w14:paraId="504E8628" w14:textId="77777777" w:rsidR="004627AB" w:rsidRPr="00CD067C" w:rsidRDefault="004627AB" w:rsidP="00250000">
      <w:pPr>
        <w:rPr>
          <w:rtl/>
        </w:rPr>
      </w:pPr>
      <w:r w:rsidRPr="00CD067C">
        <w:rPr>
          <w:rtl/>
        </w:rPr>
        <w:t>"חה חה. אתה צריך שיספרו לך על מחלה? בשנתיים האחרונות בילית יותר ממני בבתי חולים, אתה יודע את זה?"</w:t>
      </w:r>
    </w:p>
    <w:p w14:paraId="6F7D95BB" w14:textId="77777777" w:rsidR="004627AB" w:rsidRPr="00CD067C" w:rsidRDefault="00DC208C" w:rsidP="00DC208C">
      <w:pPr>
        <w:rPr>
          <w:rtl/>
        </w:rPr>
      </w:pPr>
      <w:r>
        <w:rPr>
          <w:rtl/>
        </w:rPr>
        <w:t>"זאת לא אשמתי שאתה לא</w:t>
      </w:r>
      <w:r w:rsidR="00992EA6">
        <w:rPr>
          <w:rFonts w:hint="cs"/>
          <w:rtl/>
        </w:rPr>
        <w:t xml:space="preserve"> </w:t>
      </w:r>
      <w:r w:rsidR="004627AB" w:rsidRPr="00CD067C">
        <w:rPr>
          <w:rtl/>
        </w:rPr>
        <w:t>שקדן</w:t>
      </w:r>
      <w:r>
        <w:rPr>
          <w:rFonts w:hint="cs"/>
          <w:rtl/>
        </w:rPr>
        <w:t xml:space="preserve"> יותר</w:t>
      </w:r>
      <w:r w:rsidR="004627AB" w:rsidRPr="00CD067C">
        <w:rPr>
          <w:rtl/>
        </w:rPr>
        <w:t xml:space="preserve">, ארקדי. סטודנטים לרפואה אמורים לשהות </w:t>
      </w:r>
      <w:r>
        <w:rPr>
          <w:rFonts w:hint="cs"/>
          <w:rtl/>
        </w:rPr>
        <w:t xml:space="preserve">לא מעט </w:t>
      </w:r>
      <w:r w:rsidR="004627AB" w:rsidRPr="00CD067C">
        <w:rPr>
          <w:rtl/>
        </w:rPr>
        <w:t>בבתי חולים."</w:t>
      </w:r>
    </w:p>
    <w:p w14:paraId="3FE60D23" w14:textId="0EDA2F80" w:rsidR="006D0097" w:rsidRDefault="0058374F" w:rsidP="00DD378F">
      <w:pPr>
        <w:rPr>
          <w:rtl/>
        </w:rPr>
      </w:pPr>
      <w:r>
        <w:rPr>
          <w:rtl/>
        </w:rPr>
        <w:t>"</w:t>
      </w:r>
      <w:r w:rsidR="00992EA6">
        <w:rPr>
          <w:rFonts w:hint="cs"/>
          <w:rtl/>
        </w:rPr>
        <w:t xml:space="preserve">לא </w:t>
      </w:r>
      <w:r>
        <w:rPr>
          <w:rtl/>
        </w:rPr>
        <w:t>אלכס</w:t>
      </w:r>
      <w:r>
        <w:rPr>
          <w:rFonts w:hint="cs"/>
          <w:rtl/>
        </w:rPr>
        <w:t>,</w:t>
      </w:r>
      <w:r w:rsidR="00992EA6">
        <w:rPr>
          <w:rtl/>
        </w:rPr>
        <w:t xml:space="preserve"> </w:t>
      </w:r>
      <w:r w:rsidR="00992EA6">
        <w:rPr>
          <w:rFonts w:hint="cs"/>
          <w:rtl/>
        </w:rPr>
        <w:t>זה א</w:t>
      </w:r>
      <w:r w:rsidR="004627AB" w:rsidRPr="00CD067C">
        <w:rPr>
          <w:rtl/>
        </w:rPr>
        <w:t xml:space="preserve">תה </w:t>
      </w:r>
      <w:r w:rsidR="00992EA6">
        <w:rPr>
          <w:rFonts w:hint="cs"/>
          <w:rtl/>
        </w:rPr>
        <w:t>ש</w:t>
      </w:r>
      <w:r w:rsidR="004627AB" w:rsidRPr="00CD067C">
        <w:rPr>
          <w:rtl/>
        </w:rPr>
        <w:t xml:space="preserve">לא נשמר. אתה מפקיר את הבריאות שלך ואת החיים שלך ואת ה – תזהרי, הלו! ראית איזה רוכבי אופניים גסי רוח יש פה? וזאת עוד </w:t>
      </w:r>
      <w:r w:rsidR="001C5A04">
        <w:rPr>
          <w:rtl/>
        </w:rPr>
        <w:t>הייתה</w:t>
      </w:r>
      <w:r w:rsidR="004627AB" w:rsidRPr="00CD067C">
        <w:rPr>
          <w:rtl/>
        </w:rPr>
        <w:t xml:space="preserve"> אישה מבוגרת." </w:t>
      </w:r>
    </w:p>
    <w:p w14:paraId="7792C842" w14:textId="77777777" w:rsidR="004627AB" w:rsidRPr="00CD067C" w:rsidRDefault="006D0097" w:rsidP="006D0097">
      <w:pPr>
        <w:rPr>
          <w:rtl/>
        </w:rPr>
      </w:pPr>
      <w:r w:rsidRPr="00CD067C">
        <w:rPr>
          <w:rtl/>
        </w:rPr>
        <w:t xml:space="preserve">– </w:t>
      </w:r>
      <w:r w:rsidR="004627AB" w:rsidRPr="00CD067C">
        <w:rPr>
          <w:rtl/>
        </w:rPr>
        <w:t>חצאית הצמר האפורה שלה התנופפה סביב קרס</w:t>
      </w:r>
      <w:r w:rsidR="00DD378F">
        <w:rPr>
          <w:rtl/>
        </w:rPr>
        <w:t>וליה בעוד</w:t>
      </w:r>
      <w:r w:rsidR="004627AB" w:rsidRPr="00CD067C">
        <w:rPr>
          <w:rtl/>
        </w:rPr>
        <w:t xml:space="preserve">ה </w:t>
      </w:r>
      <w:r w:rsidR="00992EA6">
        <w:rPr>
          <w:rFonts w:hint="cs"/>
          <w:rtl/>
        </w:rPr>
        <w:t>מדוושת הרחק</w:t>
      </w:r>
      <w:r w:rsidR="00B372A6">
        <w:rPr>
          <w:rtl/>
        </w:rPr>
        <w:t xml:space="preserve"> מהם.</w:t>
      </w:r>
    </w:p>
    <w:p w14:paraId="5519964B" w14:textId="1AD13445" w:rsidR="004627AB" w:rsidRPr="00CD067C" w:rsidRDefault="004627AB" w:rsidP="00B372A6">
      <w:pPr>
        <w:rPr>
          <w:rtl/>
        </w:rPr>
      </w:pPr>
      <w:r w:rsidRPr="00CD067C">
        <w:rPr>
          <w:rtl/>
        </w:rPr>
        <w:t xml:space="preserve">"נשבע לך, היא יותר זקנה מסבתא שלי. תראה איך היא נוסעת באופניים, כאילו אין מחלות בעולם." ולאחר כמה קילומטרים: "תראה את הגמדים בגינות. </w:t>
      </w:r>
      <w:r w:rsidR="00F97A34">
        <w:rPr>
          <w:rtl/>
        </w:rPr>
        <w:t>כל כך</w:t>
      </w:r>
      <w:r w:rsidRPr="00CD067C">
        <w:rPr>
          <w:rtl/>
        </w:rPr>
        <w:t xml:space="preserve"> הרבה פסלונים של גמדים בגינות, ואין בכלל ילדים. איפה הם מסתירים את הילדים?"</w:t>
      </w:r>
      <w:r w:rsidRPr="00CD067C">
        <w:rPr>
          <w:rFonts w:hint="cs"/>
          <w:rtl/>
        </w:rPr>
        <w:t xml:space="preserve"> ויותר מאוחר: </w:t>
      </w:r>
      <w:r w:rsidRPr="00CD067C">
        <w:rPr>
          <w:rtl/>
        </w:rPr>
        <w:t>"</w:t>
      </w:r>
      <w:r w:rsidR="00DD378F">
        <w:rPr>
          <w:rFonts w:hint="cs"/>
          <w:rtl/>
        </w:rPr>
        <w:t xml:space="preserve">אנחנו שוב עוברים לריצה. </w:t>
      </w:r>
      <w:r w:rsidRPr="00CD067C">
        <w:rPr>
          <w:rtl/>
        </w:rPr>
        <w:t xml:space="preserve">ותראה כמה בתים עם גגות קש </w:t>
      </w:r>
      <w:r w:rsidR="00992EA6">
        <w:rPr>
          <w:rFonts w:hint="cs"/>
          <w:rtl/>
        </w:rPr>
        <w:t>[</w:t>
      </w:r>
      <w:r w:rsidR="004B71A4">
        <w:rPr>
          <w:rFonts w:hint="cs"/>
          <w:rtl/>
        </w:rPr>
        <w:t>/ תבן</w:t>
      </w:r>
      <w:r w:rsidR="00992EA6">
        <w:rPr>
          <w:rFonts w:hint="cs"/>
          <w:rtl/>
        </w:rPr>
        <w:t>]</w:t>
      </w:r>
      <w:r w:rsidR="004B71A4">
        <w:rPr>
          <w:rFonts w:hint="cs"/>
          <w:rtl/>
        </w:rPr>
        <w:t xml:space="preserve"> </w:t>
      </w:r>
      <w:r w:rsidRPr="00CD067C">
        <w:rPr>
          <w:rtl/>
        </w:rPr>
        <w:t>יש פה.</w:t>
      </w:r>
      <w:r w:rsidR="00EB0D78">
        <w:rPr>
          <w:rFonts w:hint="cs"/>
          <w:rtl/>
        </w:rPr>
        <w:t xml:space="preserve"> גגות קש מכוסי אזוב. כנראה יורד פה ה</w:t>
      </w:r>
      <w:r w:rsidR="00992EA6">
        <w:rPr>
          <w:rFonts w:hint="cs"/>
          <w:rtl/>
        </w:rPr>
        <w:t>מון גשם</w:t>
      </w:r>
      <w:r w:rsidR="00EB0D78">
        <w:rPr>
          <w:rFonts w:hint="cs"/>
          <w:rtl/>
        </w:rPr>
        <w:t>, רק לא מאז שהגענו.</w:t>
      </w:r>
      <w:r w:rsidRPr="00CD067C">
        <w:rPr>
          <w:rtl/>
        </w:rPr>
        <w:t>"</w:t>
      </w:r>
    </w:p>
    <w:p w14:paraId="51A7A113" w14:textId="77777777" w:rsidR="004627AB" w:rsidRPr="00CD067C" w:rsidRDefault="004627AB" w:rsidP="00992EA6">
      <w:pPr>
        <w:rPr>
          <w:rtl/>
        </w:rPr>
      </w:pPr>
      <w:r w:rsidRPr="00CD067C">
        <w:rPr>
          <w:rtl/>
        </w:rPr>
        <w:t xml:space="preserve">"מה אתה מנסה, להרוג אותי?" אלכס </w:t>
      </w:r>
      <w:r w:rsidR="00992EA6">
        <w:rPr>
          <w:rFonts w:hint="cs"/>
          <w:rtl/>
        </w:rPr>
        <w:t xml:space="preserve">התנשף </w:t>
      </w:r>
      <w:r w:rsidRPr="00CD067C">
        <w:rPr>
          <w:rtl/>
        </w:rPr>
        <w:t>אחרי חצי שעה.</w:t>
      </w:r>
    </w:p>
    <w:p w14:paraId="26DB29F9" w14:textId="77777777" w:rsidR="004627AB" w:rsidRPr="00CD067C" w:rsidRDefault="004627AB" w:rsidP="00250000">
      <w:pPr>
        <w:rPr>
          <w:rtl/>
        </w:rPr>
      </w:pPr>
      <w:r w:rsidRPr="00CD067C">
        <w:rPr>
          <w:rtl/>
        </w:rPr>
        <w:t>"אלכס, תפסיק להיתמם, טוב."</w:t>
      </w:r>
    </w:p>
    <w:p w14:paraId="40E607A7" w14:textId="77777777" w:rsidR="004627AB" w:rsidRPr="00CD067C" w:rsidRDefault="004627AB" w:rsidP="00250000">
      <w:pPr>
        <w:rPr>
          <w:rtl/>
        </w:rPr>
      </w:pPr>
      <w:r w:rsidRPr="00CD067C">
        <w:rPr>
          <w:rtl/>
        </w:rPr>
        <w:t>"מה אתה רוצה."</w:t>
      </w:r>
    </w:p>
    <w:p w14:paraId="53C07579" w14:textId="77777777" w:rsidR="004627AB" w:rsidRPr="00CD067C" w:rsidRDefault="004627AB" w:rsidP="00250000">
      <w:pPr>
        <w:rPr>
          <w:rtl/>
        </w:rPr>
      </w:pPr>
      <w:r w:rsidRPr="00CD067C">
        <w:rPr>
          <w:rtl/>
        </w:rPr>
        <w:t>"אתה מיתמם. זה מעצבן אותי."</w:t>
      </w:r>
    </w:p>
    <w:p w14:paraId="19677AB3" w14:textId="45BA65BE" w:rsidR="004627AB" w:rsidRPr="00CD067C" w:rsidRDefault="004627AB" w:rsidP="006D0097">
      <w:pPr>
        <w:rPr>
          <w:rtl/>
        </w:rPr>
      </w:pPr>
      <w:r w:rsidRPr="00CD067C">
        <w:rPr>
          <w:rtl/>
        </w:rPr>
        <w:t>"בחיי שלא.</w:t>
      </w:r>
      <w:r w:rsidR="00B372A6">
        <w:rPr>
          <w:rFonts w:hint="cs"/>
          <w:rtl/>
        </w:rPr>
        <w:t xml:space="preserve"> </w:t>
      </w:r>
      <w:r w:rsidRPr="00CD067C">
        <w:rPr>
          <w:rFonts w:hint="cs"/>
          <w:rtl/>
        </w:rPr>
        <w:t xml:space="preserve">לא ידעתי שאתה רץ ככה," אלכס </w:t>
      </w:r>
      <w:r w:rsidR="006D0097">
        <w:rPr>
          <w:rFonts w:hint="cs"/>
          <w:rtl/>
        </w:rPr>
        <w:t>פלט</w:t>
      </w:r>
      <w:r w:rsidRPr="00CD067C">
        <w:rPr>
          <w:rFonts w:hint="cs"/>
          <w:rtl/>
        </w:rPr>
        <w:t xml:space="preserve"> בהערכה</w:t>
      </w:r>
      <w:r w:rsidR="006D0097">
        <w:rPr>
          <w:rFonts w:hint="cs"/>
          <w:rtl/>
        </w:rPr>
        <w:t xml:space="preserve"> (שנבלעה ברובה בתוך התנשפויותיו)</w:t>
      </w:r>
      <w:r w:rsidRPr="00CD067C">
        <w:rPr>
          <w:rFonts w:hint="cs"/>
          <w:rtl/>
        </w:rPr>
        <w:t>.</w:t>
      </w:r>
    </w:p>
    <w:p w14:paraId="31DAF367" w14:textId="77777777" w:rsidR="004627AB" w:rsidRPr="00CD067C" w:rsidRDefault="004627AB" w:rsidP="00250000">
      <w:pPr>
        <w:rPr>
          <w:rtl/>
        </w:rPr>
      </w:pPr>
      <w:r w:rsidRPr="00CD067C">
        <w:rPr>
          <w:rtl/>
        </w:rPr>
        <w:lastRenderedPageBreak/>
        <w:t>"תגיד לי, מי המרתוניסט מבין שנינו?"</w:t>
      </w:r>
    </w:p>
    <w:p w14:paraId="37B8901C" w14:textId="77777777" w:rsidR="004627AB" w:rsidRPr="00CD067C" w:rsidRDefault="004627AB" w:rsidP="00250000">
      <w:pPr>
        <w:rPr>
          <w:rtl/>
        </w:rPr>
      </w:pPr>
      <w:r w:rsidRPr="00CD067C">
        <w:rPr>
          <w:rtl/>
        </w:rPr>
        <w:t>"ומי האצן בארון מבין שנינו?"</w:t>
      </w:r>
    </w:p>
    <w:p w14:paraId="3E7D45E8" w14:textId="77777777" w:rsidR="004627AB" w:rsidRPr="00CD067C" w:rsidRDefault="004627AB" w:rsidP="00250000">
      <w:pPr>
        <w:rPr>
          <w:rtl/>
        </w:rPr>
      </w:pPr>
      <w:r w:rsidRPr="00CD067C">
        <w:rPr>
          <w:rtl/>
        </w:rPr>
        <w:t>"איזה ארו</w:t>
      </w:r>
      <w:r w:rsidRPr="00CD067C">
        <w:rPr>
          <w:rFonts w:hint="cs"/>
          <w:rtl/>
        </w:rPr>
        <w:t>ן</w:t>
      </w:r>
      <w:r w:rsidRPr="00CD067C">
        <w:rPr>
          <w:rtl/>
        </w:rPr>
        <w:t>? אני לא מבין על מה אתה מדבר,"</w:t>
      </w:r>
      <w:r w:rsidR="00992EA6">
        <w:rPr>
          <w:rFonts w:hint="cs"/>
          <w:rtl/>
        </w:rPr>
        <w:t xml:space="preserve"> </w:t>
      </w:r>
      <w:r w:rsidRPr="00CD067C">
        <w:rPr>
          <w:rFonts w:hint="cs"/>
          <w:rtl/>
        </w:rPr>
        <w:t>ארקדי</w:t>
      </w:r>
      <w:r w:rsidR="00992EA6">
        <w:rPr>
          <w:rFonts w:hint="cs"/>
          <w:rtl/>
        </w:rPr>
        <w:t xml:space="preserve"> אמר</w:t>
      </w:r>
      <w:r w:rsidRPr="00CD067C">
        <w:rPr>
          <w:rFonts w:hint="cs"/>
          <w:rtl/>
        </w:rPr>
        <w:t xml:space="preserve">. </w:t>
      </w:r>
      <w:r w:rsidRPr="00CD067C">
        <w:rPr>
          <w:rtl/>
        </w:rPr>
        <w:t>"</w:t>
      </w:r>
      <w:r w:rsidRPr="00CD067C">
        <w:rPr>
          <w:rFonts w:hint="cs"/>
          <w:rtl/>
        </w:rPr>
        <w:t xml:space="preserve">אגב, </w:t>
      </w:r>
      <w:r w:rsidRPr="00CD067C">
        <w:rPr>
          <w:rtl/>
        </w:rPr>
        <w:t xml:space="preserve">הכתפיים שלך נופלות." </w:t>
      </w:r>
    </w:p>
    <w:p w14:paraId="66EFB6E9" w14:textId="77777777" w:rsidR="004627AB" w:rsidRPr="00CD067C" w:rsidRDefault="004627AB" w:rsidP="00250000">
      <w:pPr>
        <w:rPr>
          <w:rtl/>
        </w:rPr>
      </w:pPr>
      <w:r w:rsidRPr="00CD067C">
        <w:rPr>
          <w:rtl/>
        </w:rPr>
        <w:t>"מה?"</w:t>
      </w:r>
    </w:p>
    <w:p w14:paraId="1548FC7D" w14:textId="77777777" w:rsidR="004627AB" w:rsidRPr="00CD067C" w:rsidRDefault="004627AB" w:rsidP="00250000">
      <w:pPr>
        <w:rPr>
          <w:rtl/>
        </w:rPr>
      </w:pPr>
      <w:r w:rsidRPr="00CD067C">
        <w:rPr>
          <w:rtl/>
        </w:rPr>
        <w:t>"תיישר את הכתפיים, אלכס."</w:t>
      </w:r>
    </w:p>
    <w:p w14:paraId="2C0AF3D8" w14:textId="77777777" w:rsidR="004627AB" w:rsidRPr="00CD067C" w:rsidRDefault="004627AB" w:rsidP="00250000">
      <w:pPr>
        <w:rPr>
          <w:rtl/>
        </w:rPr>
      </w:pPr>
      <w:r w:rsidRPr="00CD067C">
        <w:rPr>
          <w:rtl/>
        </w:rPr>
        <w:t>"</w:t>
      </w:r>
      <w:r w:rsidRPr="00CD067C">
        <w:rPr>
          <w:rFonts w:hint="cs"/>
          <w:rtl/>
        </w:rPr>
        <w:t xml:space="preserve">טוב, אני רק רציתי </w:t>
      </w:r>
      <w:r w:rsidRPr="00CD067C">
        <w:rPr>
          <w:rtl/>
        </w:rPr>
        <w:t xml:space="preserve">לדבר </w:t>
      </w:r>
      <w:r w:rsidRPr="00CD067C">
        <w:rPr>
          <w:rFonts w:hint="cs"/>
          <w:rtl/>
        </w:rPr>
        <w:t xml:space="preserve">קצת </w:t>
      </w:r>
      <w:r w:rsidRPr="00CD067C">
        <w:rPr>
          <w:rtl/>
        </w:rPr>
        <w:t>על אנשים שנחבאים באר</w:t>
      </w:r>
      <w:r w:rsidR="00573303">
        <w:rPr>
          <w:rtl/>
        </w:rPr>
        <w:t xml:space="preserve">ונות." </w:t>
      </w:r>
      <w:r w:rsidRPr="00CD067C">
        <w:rPr>
          <w:rtl/>
        </w:rPr>
        <w:t>אלכס</w:t>
      </w:r>
      <w:r w:rsidR="00573303">
        <w:rPr>
          <w:rFonts w:hint="cs"/>
          <w:rtl/>
        </w:rPr>
        <w:t xml:space="preserve"> </w:t>
      </w:r>
      <w:r w:rsidR="006D0097">
        <w:rPr>
          <w:rFonts w:hint="cs"/>
          <w:rtl/>
        </w:rPr>
        <w:t xml:space="preserve">[תוך כדי התנשפויות] </w:t>
      </w:r>
      <w:r w:rsidR="00573303">
        <w:rPr>
          <w:rFonts w:hint="cs"/>
          <w:rtl/>
        </w:rPr>
        <w:t>אמר</w:t>
      </w:r>
      <w:r w:rsidRPr="00CD067C">
        <w:rPr>
          <w:rtl/>
        </w:rPr>
        <w:t>, מיישר את כתפיו.</w:t>
      </w:r>
    </w:p>
    <w:p w14:paraId="3B39744B" w14:textId="77777777" w:rsidR="004627AB" w:rsidRPr="00CD067C" w:rsidRDefault="004627AB" w:rsidP="00250000">
      <w:pPr>
        <w:rPr>
          <w:rtl/>
        </w:rPr>
      </w:pPr>
      <w:r w:rsidRPr="00CD067C">
        <w:rPr>
          <w:rtl/>
        </w:rPr>
        <w:t>"</w:t>
      </w:r>
      <w:r w:rsidRPr="00CD067C">
        <w:rPr>
          <w:rFonts w:hint="cs"/>
          <w:rtl/>
        </w:rPr>
        <w:t xml:space="preserve">אני </w:t>
      </w:r>
      <w:r w:rsidRPr="00CD067C">
        <w:rPr>
          <w:rtl/>
        </w:rPr>
        <w:t xml:space="preserve">לא </w:t>
      </w:r>
      <w:r w:rsidRPr="00CD067C">
        <w:rPr>
          <w:rFonts w:hint="cs"/>
          <w:rtl/>
        </w:rPr>
        <w:t>רוצה ל</w:t>
      </w:r>
      <w:r w:rsidRPr="00CD067C">
        <w:rPr>
          <w:rtl/>
        </w:rPr>
        <w:t xml:space="preserve">דבר על כלום. בוא נרוץ מפה, את הרחוב ההוא אנחנו </w:t>
      </w:r>
      <w:r w:rsidR="00B356D6">
        <w:rPr>
          <w:rFonts w:hint="cs"/>
          <w:rtl/>
        </w:rPr>
        <w:t xml:space="preserve">כבר </w:t>
      </w:r>
      <w:r w:rsidRPr="00CD067C">
        <w:rPr>
          <w:rtl/>
        </w:rPr>
        <w:t>מכירים."</w:t>
      </w:r>
    </w:p>
    <w:p w14:paraId="262F3E62" w14:textId="77777777" w:rsidR="004627AB" w:rsidRPr="00CD067C" w:rsidRDefault="004627AB" w:rsidP="00250000">
      <w:pPr>
        <w:rPr>
          <w:rtl/>
        </w:rPr>
      </w:pPr>
      <w:r w:rsidRPr="00CD067C">
        <w:rPr>
          <w:rtl/>
        </w:rPr>
        <w:t>הם הסתובבו לרחוב החדש. בקצהו נראו כמה חנויות ואפילו תחנת אוטובוס.</w:t>
      </w:r>
    </w:p>
    <w:p w14:paraId="7D7906F8" w14:textId="039FFDC3" w:rsidR="004627AB" w:rsidRPr="00CD067C" w:rsidRDefault="004627AB" w:rsidP="00DD378F">
      <w:pPr>
        <w:rPr>
          <w:rtl/>
        </w:rPr>
      </w:pPr>
      <w:r w:rsidRPr="00CD067C">
        <w:rPr>
          <w:rtl/>
        </w:rPr>
        <w:t xml:space="preserve">"אל תפסיק </w:t>
      </w:r>
      <w:r w:rsidR="00F06A3F">
        <w:rPr>
          <w:rtl/>
        </w:rPr>
        <w:t>עכשיו</w:t>
      </w:r>
      <w:r w:rsidRPr="00CD067C">
        <w:rPr>
          <w:rtl/>
        </w:rPr>
        <w:t>,</w:t>
      </w:r>
      <w:r w:rsidR="00DD378F">
        <w:rPr>
          <w:rFonts w:hint="cs"/>
          <w:rtl/>
        </w:rPr>
        <w:t xml:space="preserve"> יש עוד שלוש דקות עד </w:t>
      </w:r>
      <w:r w:rsidR="006D0097">
        <w:rPr>
          <w:rFonts w:hint="cs"/>
          <w:rtl/>
        </w:rPr>
        <w:t>ל</w:t>
      </w:r>
      <w:r w:rsidR="00DD378F">
        <w:rPr>
          <w:rFonts w:hint="cs"/>
          <w:rtl/>
        </w:rPr>
        <w:t>הפסקת ההליכה הבאה,</w:t>
      </w:r>
      <w:r w:rsidRPr="00CD067C">
        <w:rPr>
          <w:rtl/>
        </w:rPr>
        <w:t>" ארקדי</w:t>
      </w:r>
      <w:r w:rsidR="00DD378F">
        <w:rPr>
          <w:rFonts w:hint="cs"/>
          <w:rtl/>
        </w:rPr>
        <w:t xml:space="preserve"> אמר</w:t>
      </w:r>
      <w:r w:rsidRPr="00CD067C">
        <w:rPr>
          <w:rtl/>
        </w:rPr>
        <w:t>. "למה אתה מאט?"</w:t>
      </w:r>
    </w:p>
    <w:p w14:paraId="270D6257" w14:textId="77777777" w:rsidR="004627AB" w:rsidRPr="00CD067C" w:rsidRDefault="004627AB" w:rsidP="00B372A6">
      <w:pPr>
        <w:rPr>
          <w:rtl/>
        </w:rPr>
      </w:pPr>
      <w:r w:rsidRPr="00CD067C">
        <w:rPr>
          <w:rtl/>
        </w:rPr>
        <w:t xml:space="preserve">"בתחנת האוטובוס </w:t>
      </w:r>
      <w:r w:rsidR="00B372A6">
        <w:rPr>
          <w:rFonts w:hint="cs"/>
          <w:rtl/>
        </w:rPr>
        <w:t xml:space="preserve">יש </w:t>
      </w:r>
      <w:r w:rsidRPr="00CD067C">
        <w:rPr>
          <w:rtl/>
        </w:rPr>
        <w:t>רשימ</w:t>
      </w:r>
      <w:r w:rsidR="00DD378F">
        <w:rPr>
          <w:rFonts w:hint="cs"/>
          <w:rtl/>
        </w:rPr>
        <w:t>ת</w:t>
      </w:r>
      <w:r w:rsidRPr="00CD067C">
        <w:rPr>
          <w:rtl/>
        </w:rPr>
        <w:t xml:space="preserve"> תחנות. כדאי לדעת לאן האוטובוס </w:t>
      </w:r>
      <w:r w:rsidR="00DD378F">
        <w:rPr>
          <w:rtl/>
        </w:rPr>
        <w:t>מגיע</w:t>
      </w:r>
      <w:r w:rsidR="00DD378F">
        <w:rPr>
          <w:rFonts w:hint="cs"/>
          <w:rtl/>
        </w:rPr>
        <w:t>,</w:t>
      </w:r>
      <w:r w:rsidRPr="00CD067C">
        <w:rPr>
          <w:rtl/>
        </w:rPr>
        <w:t xml:space="preserve"> אולי נוכל לבקר במקומות מעניינים."</w:t>
      </w:r>
    </w:p>
    <w:p w14:paraId="47825C07" w14:textId="1ADE128D" w:rsidR="004627AB" w:rsidRPr="00CD067C" w:rsidRDefault="004627AB" w:rsidP="00250000">
      <w:pPr>
        <w:rPr>
          <w:rtl/>
        </w:rPr>
      </w:pPr>
      <w:r w:rsidRPr="00CD067C">
        <w:rPr>
          <w:rtl/>
        </w:rPr>
        <w:t>"אין לי זמן למקומות מעניינים, אלכס. אין לי זמן לכלום. אין לך מושג איזו מסה של חומר יש לי ללמוד. פשוט אין לך מושג."</w:t>
      </w:r>
    </w:p>
    <w:p w14:paraId="6F1149C3" w14:textId="77777777" w:rsidR="004627AB" w:rsidRPr="00CD067C" w:rsidRDefault="004627AB" w:rsidP="00250000">
      <w:pPr>
        <w:rPr>
          <w:rtl/>
        </w:rPr>
      </w:pPr>
      <w:r w:rsidRPr="00CD067C">
        <w:rPr>
          <w:rtl/>
        </w:rPr>
        <w:t>"אז מה, אלה הבחינות האחרונות של התואר שלך, לא?"</w:t>
      </w:r>
    </w:p>
    <w:p w14:paraId="0547BA26" w14:textId="1FF999F1" w:rsidR="004627AB" w:rsidRPr="00CD067C" w:rsidRDefault="004627AB" w:rsidP="00DD378F">
      <w:pPr>
        <w:rPr>
          <w:rtl/>
        </w:rPr>
      </w:pPr>
      <w:r w:rsidRPr="00CD067C">
        <w:rPr>
          <w:rtl/>
        </w:rPr>
        <w:t>"</w:t>
      </w:r>
      <w:r w:rsidRPr="00CD067C">
        <w:rPr>
          <w:rFonts w:hint="cs"/>
          <w:rtl/>
        </w:rPr>
        <w:t xml:space="preserve">ממש לא. </w:t>
      </w:r>
      <w:r w:rsidRPr="00CD067C">
        <w:rPr>
          <w:rtl/>
        </w:rPr>
        <w:t>בשנה הבאה יש עוד בחינות, ו</w:t>
      </w:r>
      <w:r w:rsidR="00DD378F">
        <w:rPr>
          <w:rFonts w:hint="cs"/>
          <w:rtl/>
        </w:rPr>
        <w:t>אז</w:t>
      </w:r>
      <w:r w:rsidRPr="00CD067C">
        <w:rPr>
          <w:rtl/>
        </w:rPr>
        <w:t xml:space="preserve"> הבחינה של הרשיון לעסוק ברפואה באמריקה, ו</w:t>
      </w:r>
      <w:r w:rsidR="00EE553A">
        <w:rPr>
          <w:rtl/>
        </w:rPr>
        <w:t>אחר כך</w:t>
      </w:r>
      <w:r w:rsidRPr="00CD067C">
        <w:rPr>
          <w:rtl/>
        </w:rPr>
        <w:t xml:space="preserve"> בח</w:t>
      </w:r>
      <w:r w:rsidR="0058374F">
        <w:rPr>
          <w:rtl/>
        </w:rPr>
        <w:t>ינות ההתמחות</w:t>
      </w:r>
      <w:r w:rsidRPr="00CD067C">
        <w:rPr>
          <w:rtl/>
        </w:rPr>
        <w:t xml:space="preserve">. זה לא נגמר אף פעם. </w:t>
      </w:r>
      <w:r w:rsidR="00B372A6">
        <w:rPr>
          <w:rFonts w:hint="cs"/>
          <w:rtl/>
        </w:rPr>
        <w:t xml:space="preserve">תמיד </w:t>
      </w:r>
      <w:r w:rsidRPr="00CD067C">
        <w:rPr>
          <w:rtl/>
        </w:rPr>
        <w:t>יש עוד ועוד ועוד ללמוד."</w:t>
      </w:r>
    </w:p>
    <w:p w14:paraId="2BBD0478" w14:textId="77777777" w:rsidR="004627AB" w:rsidRPr="00CD067C" w:rsidRDefault="004627AB" w:rsidP="00250000">
      <w:pPr>
        <w:rPr>
          <w:rtl/>
        </w:rPr>
      </w:pPr>
      <w:r w:rsidRPr="00CD067C">
        <w:rPr>
          <w:rtl/>
        </w:rPr>
        <w:t>"אני יודע." אי אפשר היה להימלט מאווירת הנכאים.</w:t>
      </w:r>
    </w:p>
    <w:p w14:paraId="0D614012" w14:textId="77777777" w:rsidR="004627AB" w:rsidRPr="00CD067C" w:rsidRDefault="004627AB" w:rsidP="00250000">
      <w:pPr>
        <w:rPr>
          <w:rtl/>
        </w:rPr>
      </w:pPr>
      <w:r w:rsidRPr="00CD067C">
        <w:rPr>
          <w:rtl/>
        </w:rPr>
        <w:t>"אתה יודע שהשנה ציפו מאיתנו לקרא מאמרים מכתבי עת מקצועיים?"</w:t>
      </w:r>
    </w:p>
    <w:p w14:paraId="66E3A929" w14:textId="77777777" w:rsidR="004627AB" w:rsidRPr="00CD067C" w:rsidRDefault="004627AB" w:rsidP="00250000">
      <w:pPr>
        <w:rPr>
          <w:rtl/>
        </w:rPr>
      </w:pPr>
      <w:r w:rsidRPr="00CD067C">
        <w:rPr>
          <w:rtl/>
        </w:rPr>
        <w:t>"זה קשה?"</w:t>
      </w:r>
    </w:p>
    <w:p w14:paraId="46DD73B1" w14:textId="77777777" w:rsidR="004627AB" w:rsidRPr="00CD067C" w:rsidRDefault="004627AB" w:rsidP="00250000">
      <w:pPr>
        <w:rPr>
          <w:rtl/>
        </w:rPr>
      </w:pPr>
      <w:r w:rsidRPr="00CD067C">
        <w:rPr>
          <w:rtl/>
        </w:rPr>
        <w:t>"מאמרים מקצועיים באנגלית</w:t>
      </w:r>
      <w:r w:rsidRPr="00CD067C">
        <w:rPr>
          <w:rFonts w:hint="cs"/>
          <w:rtl/>
        </w:rPr>
        <w:t>!</w:t>
      </w:r>
      <w:r w:rsidRPr="00CD067C">
        <w:rPr>
          <w:rtl/>
        </w:rPr>
        <w:t xml:space="preserve"> זה נורא קשה."</w:t>
      </w:r>
    </w:p>
    <w:p w14:paraId="38AC396C" w14:textId="77777777" w:rsidR="004627AB" w:rsidRPr="00CD067C" w:rsidRDefault="004627AB" w:rsidP="00250000">
      <w:pPr>
        <w:rPr>
          <w:rtl/>
        </w:rPr>
      </w:pPr>
      <w:r w:rsidRPr="00CD067C">
        <w:rPr>
          <w:rtl/>
        </w:rPr>
        <w:t>"ואיפה קיבלת כזה כושר אולי תגיד לי?"</w:t>
      </w:r>
    </w:p>
    <w:p w14:paraId="4223C232" w14:textId="46C48E18" w:rsidR="004627AB" w:rsidRPr="00CD067C" w:rsidRDefault="004627AB" w:rsidP="00250000">
      <w:pPr>
        <w:rPr>
          <w:rtl/>
        </w:rPr>
      </w:pPr>
      <w:r w:rsidRPr="00CD067C">
        <w:rPr>
          <w:rtl/>
        </w:rPr>
        <w:t>"</w:t>
      </w:r>
      <w:r w:rsidR="00B356D6">
        <w:rPr>
          <w:rFonts w:hint="cs"/>
          <w:rtl/>
        </w:rPr>
        <w:t xml:space="preserve">אתה יודע, </w:t>
      </w:r>
      <w:r w:rsidR="00DD378F">
        <w:rPr>
          <w:rFonts w:hint="cs"/>
          <w:rtl/>
        </w:rPr>
        <w:t>ב</w:t>
      </w:r>
      <w:r w:rsidR="00B356D6">
        <w:rPr>
          <w:rFonts w:hint="cs"/>
          <w:rtl/>
        </w:rPr>
        <w:t xml:space="preserve">אותו מקום שקיבלתי כושר בשביל קורס מ"כים, </w:t>
      </w:r>
      <w:r w:rsidR="008F736C">
        <w:rPr>
          <w:rtl/>
        </w:rPr>
        <w:t xml:space="preserve">סער </w:t>
      </w:r>
      <w:r w:rsidR="008F736C">
        <w:rPr>
          <w:rFonts w:hint="cs"/>
          <w:rtl/>
        </w:rPr>
        <w:t>הכין</w:t>
      </w:r>
      <w:r w:rsidRPr="00CD067C">
        <w:rPr>
          <w:rtl/>
        </w:rPr>
        <w:t xml:space="preserve"> לי </w:t>
      </w:r>
      <w:r w:rsidR="00C45B28">
        <w:rPr>
          <w:rtl/>
        </w:rPr>
        <w:t>תוכני</w:t>
      </w:r>
      <w:r w:rsidRPr="00CD067C">
        <w:rPr>
          <w:rtl/>
        </w:rPr>
        <w:t>ת</w:t>
      </w:r>
      <w:r w:rsidR="00B356D6">
        <w:rPr>
          <w:rFonts w:hint="cs"/>
          <w:rtl/>
        </w:rPr>
        <w:t xml:space="preserve"> </w:t>
      </w:r>
      <w:r w:rsidR="008F736C">
        <w:rPr>
          <w:rFonts w:hint="cs"/>
          <w:rtl/>
        </w:rPr>
        <w:t xml:space="preserve">אימון </w:t>
      </w:r>
      <w:r w:rsidR="00B356D6">
        <w:rPr>
          <w:rFonts w:hint="cs"/>
          <w:rtl/>
        </w:rPr>
        <w:t>גם ל</w:t>
      </w:r>
      <w:r w:rsidRPr="00CD067C">
        <w:rPr>
          <w:rFonts w:hint="cs"/>
          <w:rtl/>
        </w:rPr>
        <w:t>קורס קצינים</w:t>
      </w:r>
      <w:r w:rsidRPr="00CD067C">
        <w:rPr>
          <w:rtl/>
        </w:rPr>
        <w:t>."</w:t>
      </w:r>
    </w:p>
    <w:p w14:paraId="70DDC975" w14:textId="77777777" w:rsidR="004627AB" w:rsidRPr="00CD067C" w:rsidRDefault="004627AB" w:rsidP="00573303">
      <w:pPr>
        <w:rPr>
          <w:rtl/>
        </w:rPr>
      </w:pPr>
      <w:r w:rsidRPr="00CD067C">
        <w:rPr>
          <w:rtl/>
        </w:rPr>
        <w:t>"</w:t>
      </w:r>
      <w:r w:rsidRPr="00CD067C">
        <w:rPr>
          <w:rFonts w:hint="cs"/>
          <w:rtl/>
        </w:rPr>
        <w:t xml:space="preserve">קורס קצינים... היית </w:t>
      </w:r>
      <w:r>
        <w:rPr>
          <w:rFonts w:hint="cs"/>
          <w:rtl/>
        </w:rPr>
        <w:t xml:space="preserve">ממש </w:t>
      </w:r>
      <w:r w:rsidRPr="00CD067C">
        <w:rPr>
          <w:rFonts w:hint="cs"/>
          <w:rtl/>
        </w:rPr>
        <w:t>נהדר בטקס הסיום על מגרש המסדרים. שמאל ימין שמאל! צריך המון כושר בשביל זה. המון</w:t>
      </w:r>
      <w:r w:rsidR="00573303">
        <w:rPr>
          <w:rFonts w:hint="cs"/>
          <w:rtl/>
        </w:rPr>
        <w:t>,</w:t>
      </w:r>
      <w:r w:rsidRPr="00CD067C">
        <w:rPr>
          <w:rtl/>
        </w:rPr>
        <w:t>"</w:t>
      </w:r>
      <w:r w:rsidR="00B356D6">
        <w:rPr>
          <w:rFonts w:hint="cs"/>
          <w:rtl/>
        </w:rPr>
        <w:t xml:space="preserve"> אלכס אמר, כי מבחינתו </w:t>
      </w:r>
      <w:r w:rsidR="00573303">
        <w:rPr>
          <w:rFonts w:hint="cs"/>
          <w:rtl/>
        </w:rPr>
        <w:t xml:space="preserve">קורס </w:t>
      </w:r>
      <w:r w:rsidR="00DC208C">
        <w:rPr>
          <w:rFonts w:hint="cs"/>
          <w:rtl/>
        </w:rPr>
        <w:t xml:space="preserve">הקצינים </w:t>
      </w:r>
      <w:r w:rsidR="00167793">
        <w:rPr>
          <w:rFonts w:hint="cs"/>
          <w:rtl/>
        </w:rPr>
        <w:t xml:space="preserve">הקרבי שעבר </w:t>
      </w:r>
      <w:r w:rsidR="00DC208C">
        <w:rPr>
          <w:rFonts w:hint="cs"/>
          <w:rtl/>
        </w:rPr>
        <w:t>היה מעין נופש-</w:t>
      </w:r>
      <w:r w:rsidR="00573303">
        <w:rPr>
          <w:rFonts w:hint="cs"/>
          <w:rtl/>
        </w:rPr>
        <w:t>זוטא.</w:t>
      </w:r>
    </w:p>
    <w:p w14:paraId="078690C8" w14:textId="77777777" w:rsidR="004627AB" w:rsidRPr="00CD067C" w:rsidRDefault="004627AB" w:rsidP="00250000">
      <w:pPr>
        <w:rPr>
          <w:rtl/>
        </w:rPr>
      </w:pPr>
      <w:r w:rsidRPr="00CD067C">
        <w:rPr>
          <w:rFonts w:hint="cs"/>
          <w:rtl/>
        </w:rPr>
        <w:t>ארקדי לא ענה. הוא רץ מהר.</w:t>
      </w:r>
    </w:p>
    <w:p w14:paraId="506D051F" w14:textId="01CCD9E0" w:rsidR="004627AB" w:rsidRPr="00CD067C" w:rsidRDefault="00573303" w:rsidP="00B35D4D">
      <w:pPr>
        <w:rPr>
          <w:rtl/>
        </w:rPr>
      </w:pPr>
      <w:r>
        <w:rPr>
          <w:rtl/>
        </w:rPr>
        <w:t>"בוא נתחיל לחזור</w:t>
      </w:r>
      <w:r>
        <w:rPr>
          <w:rFonts w:hint="cs"/>
          <w:rtl/>
        </w:rPr>
        <w:t>.</w:t>
      </w:r>
      <w:r w:rsidR="004627AB" w:rsidRPr="00CD067C">
        <w:rPr>
          <w:rtl/>
        </w:rPr>
        <w:t xml:space="preserve">" זאת </w:t>
      </w:r>
      <w:r w:rsidR="001C5A04">
        <w:rPr>
          <w:rtl/>
        </w:rPr>
        <w:t>הייתה</w:t>
      </w:r>
      <w:r w:rsidR="004627AB" w:rsidRPr="00CD067C">
        <w:rPr>
          <w:rtl/>
        </w:rPr>
        <w:t xml:space="preserve"> </w:t>
      </w:r>
      <w:r w:rsidR="00B35D4D">
        <w:rPr>
          <w:rFonts w:hint="cs"/>
          <w:rtl/>
        </w:rPr>
        <w:t>ה</w:t>
      </w:r>
      <w:r w:rsidR="004627AB" w:rsidRPr="00CD067C">
        <w:rPr>
          <w:rtl/>
        </w:rPr>
        <w:t>ריצ</w:t>
      </w:r>
      <w:r w:rsidR="00B35D4D">
        <w:rPr>
          <w:rtl/>
        </w:rPr>
        <w:t>ה</w:t>
      </w:r>
      <w:r w:rsidR="004627AB" w:rsidRPr="00CD067C">
        <w:rPr>
          <w:rtl/>
        </w:rPr>
        <w:t xml:space="preserve"> הראשונה של</w:t>
      </w:r>
      <w:r>
        <w:rPr>
          <w:rFonts w:hint="cs"/>
          <w:rtl/>
        </w:rPr>
        <w:t xml:space="preserve"> אלכס</w:t>
      </w:r>
      <w:r w:rsidR="004627AB" w:rsidRPr="00CD067C">
        <w:rPr>
          <w:rtl/>
        </w:rPr>
        <w:t xml:space="preserve"> מאז התאונה.</w:t>
      </w:r>
    </w:p>
    <w:p w14:paraId="016A6682" w14:textId="6A8EC3EF" w:rsidR="004627AB" w:rsidRPr="00CD067C" w:rsidRDefault="004627AB" w:rsidP="00B35D4D">
      <w:pPr>
        <w:rPr>
          <w:rtl/>
        </w:rPr>
      </w:pPr>
      <w:r w:rsidRPr="00CD067C">
        <w:rPr>
          <w:rtl/>
        </w:rPr>
        <w:t xml:space="preserve">"עוד מעט. </w:t>
      </w:r>
      <w:r w:rsidR="00431035">
        <w:rPr>
          <w:rFonts w:hint="cs"/>
          <w:rtl/>
        </w:rPr>
        <w:t xml:space="preserve">אנחנו בקטע טמפו </w:t>
      </w:r>
      <w:r w:rsidR="00F06A3F">
        <w:rPr>
          <w:rFonts w:hint="cs"/>
          <w:rtl/>
        </w:rPr>
        <w:t>עכשיו</w:t>
      </w:r>
      <w:r w:rsidR="00431035">
        <w:rPr>
          <w:rFonts w:hint="cs"/>
          <w:rtl/>
        </w:rPr>
        <w:t>.</w:t>
      </w:r>
      <w:r w:rsidRPr="00CD067C">
        <w:rPr>
          <w:rtl/>
        </w:rPr>
        <w:t>"</w:t>
      </w:r>
    </w:p>
    <w:p w14:paraId="69EB4072" w14:textId="77777777" w:rsidR="004627AB" w:rsidRPr="00CD067C" w:rsidRDefault="004627AB" w:rsidP="00250000">
      <w:pPr>
        <w:rPr>
          <w:rtl/>
        </w:rPr>
      </w:pPr>
      <w:r w:rsidRPr="00CD067C">
        <w:rPr>
          <w:rtl/>
        </w:rPr>
        <w:t>"אז קצת יותר לאט."</w:t>
      </w:r>
    </w:p>
    <w:p w14:paraId="0114509A" w14:textId="2FE38B28" w:rsidR="004627AB" w:rsidRPr="00CD067C" w:rsidRDefault="004627AB" w:rsidP="00250000">
      <w:pPr>
        <w:rPr>
          <w:rtl/>
        </w:rPr>
      </w:pPr>
      <w:r w:rsidRPr="00CD067C">
        <w:rPr>
          <w:rtl/>
        </w:rPr>
        <w:t>"</w:t>
      </w:r>
      <w:r w:rsidR="00573303">
        <w:rPr>
          <w:rFonts w:hint="cs"/>
          <w:rtl/>
        </w:rPr>
        <w:t xml:space="preserve">אם </w:t>
      </w:r>
      <w:r w:rsidRPr="00CD067C">
        <w:rPr>
          <w:rtl/>
        </w:rPr>
        <w:t xml:space="preserve">תפסיק לעשן, לא יהיה לך </w:t>
      </w:r>
      <w:r w:rsidR="00F97A34">
        <w:rPr>
          <w:rtl/>
        </w:rPr>
        <w:t>כל כך</w:t>
      </w:r>
      <w:r w:rsidRPr="00CD067C">
        <w:rPr>
          <w:rtl/>
        </w:rPr>
        <w:t xml:space="preserve"> קשה לרוץ."</w:t>
      </w:r>
    </w:p>
    <w:p w14:paraId="0364D434" w14:textId="33AF6DD4" w:rsidR="004627AB" w:rsidRDefault="004627AB" w:rsidP="00250000">
      <w:pPr>
        <w:rPr>
          <w:rtl/>
        </w:rPr>
      </w:pPr>
      <w:r w:rsidRPr="00CD067C">
        <w:rPr>
          <w:rtl/>
        </w:rPr>
        <w:t>"רעיון מצויין. אני אאמץ אותו בהזדמנות הראשונה."</w:t>
      </w:r>
    </w:p>
    <w:p w14:paraId="5B9F67D3" w14:textId="77777777" w:rsidR="00F009C1" w:rsidRDefault="00F009C1" w:rsidP="00F009C1">
      <w:pPr>
        <w:rPr>
          <w:rtl/>
        </w:rPr>
      </w:pPr>
      <w:r>
        <w:rPr>
          <w:rFonts w:cs="Times New Roman"/>
          <w:rtl/>
        </w:rPr>
        <w:t>קצתי בשיחות לגבי בריאותי היקרה מפז, אלכס בישר לו.</w:t>
      </w:r>
    </w:p>
    <w:p w14:paraId="0D5EE55E" w14:textId="77777777" w:rsidR="00F009C1" w:rsidRDefault="00F009C1" w:rsidP="00F009C1">
      <w:pPr>
        <w:rPr>
          <w:rtl/>
        </w:rPr>
      </w:pPr>
      <w:r>
        <w:rPr>
          <w:rFonts w:cs="Times New Roman"/>
          <w:rtl/>
        </w:rPr>
        <w:t>קצת? ממש כך?</w:t>
      </w:r>
    </w:p>
    <w:p w14:paraId="0C920737" w14:textId="77777777" w:rsidR="00F009C1" w:rsidRDefault="00F009C1" w:rsidP="00F009C1">
      <w:pPr>
        <w:rPr>
          <w:rtl/>
        </w:rPr>
      </w:pPr>
      <w:r>
        <w:rPr>
          <w:rFonts w:cs="Times New Roman"/>
          <w:rtl/>
        </w:rPr>
        <w:t>כן, קצתי. עם פטפוטי ההבל הטרחניים שלך, תזהר שלא תהפוך לבלתי נסבל בעליל.</w:t>
      </w:r>
    </w:p>
    <w:p w14:paraId="592B8812" w14:textId="77777777" w:rsidR="00F009C1" w:rsidRDefault="00F009C1" w:rsidP="00F009C1">
      <w:pPr>
        <w:rPr>
          <w:rtl/>
        </w:rPr>
      </w:pPr>
      <w:r>
        <w:rPr>
          <w:rFonts w:cs="Times New Roman"/>
          <w:rtl/>
        </w:rPr>
        <w:t>פניו של ארקדי עטו הבעת עלבון עמוק.</w:t>
      </w:r>
    </w:p>
    <w:p w14:paraId="6C1523C6" w14:textId="760FF221" w:rsidR="00F009C1" w:rsidRPr="00CD067C" w:rsidRDefault="00F009C1" w:rsidP="00F009C1">
      <w:pPr>
        <w:rPr>
          <w:rtl/>
        </w:rPr>
      </w:pPr>
      <w:r>
        <w:rPr>
          <w:rFonts w:cs="Times New Roman"/>
          <w:rtl/>
        </w:rPr>
        <w:lastRenderedPageBreak/>
        <w:t>אבל לא משנה מה אגיד, לא תצליח להתאפק מלחלוק איתי כמה עובדות מעניינות ומאלפות בקשר לקרצינוגנים החובטים בגופי יומם ולילה.</w:t>
      </w:r>
    </w:p>
    <w:p w14:paraId="4E2D8178" w14:textId="77777777" w:rsidR="004627AB" w:rsidRPr="00CD067C" w:rsidRDefault="004627AB" w:rsidP="00250000">
      <w:pPr>
        <w:rPr>
          <w:rtl/>
        </w:rPr>
      </w:pPr>
      <w:r w:rsidRPr="00CD067C">
        <w:rPr>
          <w:rtl/>
        </w:rPr>
        <w:t>"אחרי העץ חוזרים. לא העץ הזה, העץ הבא."</w:t>
      </w:r>
    </w:p>
    <w:p w14:paraId="42CCAEDF" w14:textId="77777777" w:rsidR="004627AB" w:rsidRPr="00CD067C" w:rsidRDefault="004627AB" w:rsidP="00250000">
      <w:pPr>
        <w:rPr>
          <w:rtl/>
        </w:rPr>
      </w:pPr>
      <w:r w:rsidRPr="00CD067C">
        <w:rPr>
          <w:rtl/>
        </w:rPr>
        <w:t>"ארקדי, אין לי מושג מה נכנס בך. אולי תאמר לי מה נכנס בך?"</w:t>
      </w:r>
    </w:p>
    <w:p w14:paraId="415D662C" w14:textId="77777777" w:rsidR="004627AB" w:rsidRPr="00CD067C" w:rsidRDefault="004627AB" w:rsidP="00431035">
      <w:pPr>
        <w:rPr>
          <w:rtl/>
        </w:rPr>
      </w:pPr>
      <w:r w:rsidRPr="00CD067C">
        <w:rPr>
          <w:rtl/>
        </w:rPr>
        <w:t xml:space="preserve">"היה לנו כבר מקום," ארקדי </w:t>
      </w:r>
      <w:r w:rsidR="00573303">
        <w:rPr>
          <w:rFonts w:hint="cs"/>
          <w:rtl/>
        </w:rPr>
        <w:t xml:space="preserve">אמר </w:t>
      </w:r>
      <w:r w:rsidRPr="00CD067C">
        <w:rPr>
          <w:rtl/>
        </w:rPr>
        <w:t>כשהם הסתובבו אחרי העץ הבא.</w:t>
      </w:r>
      <w:r w:rsidR="00B356D6">
        <w:rPr>
          <w:rFonts w:hint="cs"/>
          <w:rtl/>
        </w:rPr>
        <w:t xml:space="preserve"> </w:t>
      </w:r>
      <w:r w:rsidR="00B35D4D">
        <w:rPr>
          <w:rFonts w:hint="cs"/>
          <w:rtl/>
        </w:rPr>
        <w:t xml:space="preserve">"ראית אותו פעם, לא?" </w:t>
      </w:r>
      <w:r w:rsidR="00B356D6">
        <w:rPr>
          <w:rFonts w:hint="cs"/>
          <w:rtl/>
        </w:rPr>
        <w:t>[אפשר להכניס פה חלקים מהעמוד הקורינתי]</w:t>
      </w:r>
    </w:p>
    <w:p w14:paraId="37257290" w14:textId="77777777" w:rsidR="00335555" w:rsidRDefault="00B35D4D" w:rsidP="008F1523">
      <w:pPr>
        <w:rPr>
          <w:rtl/>
        </w:rPr>
      </w:pPr>
      <w:r>
        <w:rPr>
          <w:rtl/>
        </w:rPr>
        <w:t xml:space="preserve">"אני </w:t>
      </w:r>
      <w:r>
        <w:rPr>
          <w:rFonts w:hint="cs"/>
          <w:rtl/>
        </w:rPr>
        <w:t>זוכר</w:t>
      </w:r>
      <w:r w:rsidR="004627AB" w:rsidRPr="00CD067C">
        <w:rPr>
          <w:rtl/>
        </w:rPr>
        <w:t>.</w:t>
      </w:r>
      <w:r>
        <w:rPr>
          <w:rFonts w:hint="cs"/>
          <w:rtl/>
        </w:rPr>
        <w:t xml:space="preserve"> מקום קסום</w:t>
      </w:r>
      <w:r w:rsidR="00DC208C">
        <w:rPr>
          <w:rFonts w:hint="cs"/>
          <w:rtl/>
        </w:rPr>
        <w:t xml:space="preserve"> ורומנטי</w:t>
      </w:r>
      <w:r w:rsidR="00431035">
        <w:rPr>
          <w:rFonts w:hint="cs"/>
          <w:rtl/>
        </w:rPr>
        <w:t xml:space="preserve"> שחלומות</w:t>
      </w:r>
      <w:r w:rsidR="008F1523">
        <w:rPr>
          <w:rFonts w:hint="cs"/>
          <w:rtl/>
        </w:rPr>
        <w:t xml:space="preserve"> מתגשמים בו</w:t>
      </w:r>
      <w:r w:rsidR="00431035">
        <w:rPr>
          <w:rFonts w:hint="cs"/>
          <w:rtl/>
        </w:rPr>
        <w:t>, לא? בעיקר המבואה, איך הדס אהבה את המבואה עם עמודי השיש.</w:t>
      </w:r>
      <w:r w:rsidR="00335555">
        <w:rPr>
          <w:rFonts w:hint="cs"/>
          <w:rtl/>
        </w:rPr>
        <w:t>"</w:t>
      </w:r>
    </w:p>
    <w:p w14:paraId="32A8CA37" w14:textId="77777777" w:rsidR="00335555" w:rsidRDefault="00335555" w:rsidP="00DC208C">
      <w:pPr>
        <w:rPr>
          <w:rtl/>
        </w:rPr>
      </w:pPr>
      <w:r>
        <w:rPr>
          <w:rFonts w:hint="cs"/>
          <w:rtl/>
        </w:rPr>
        <w:t>"</w:t>
      </w:r>
      <w:r w:rsidR="008F1523">
        <w:rPr>
          <w:rFonts w:hint="cs"/>
          <w:rtl/>
        </w:rPr>
        <w:t>כן..."</w:t>
      </w:r>
    </w:p>
    <w:p w14:paraId="106279E6" w14:textId="77777777" w:rsidR="004627AB" w:rsidRPr="00CD067C" w:rsidRDefault="008F1523" w:rsidP="00DC208C">
      <w:pPr>
        <w:rPr>
          <w:rtl/>
        </w:rPr>
      </w:pPr>
      <w:r>
        <w:rPr>
          <w:rFonts w:hint="cs"/>
          <w:rtl/>
        </w:rPr>
        <w:t>"שיש מזוייף, אגב.</w:t>
      </w:r>
      <w:r w:rsidR="00335555">
        <w:rPr>
          <w:rFonts w:hint="cs"/>
          <w:rtl/>
        </w:rPr>
        <w:t xml:space="preserve"> </w:t>
      </w:r>
      <w:r w:rsidR="00DC208C">
        <w:rPr>
          <w:rFonts w:hint="cs"/>
          <w:rtl/>
        </w:rPr>
        <w:t>מי בכלל יכול להעלות על דעתו חתונה נטולת מבואה עם עמודי שיש, את זה אני לא אבין.</w:t>
      </w:r>
      <w:r w:rsidR="004627AB" w:rsidRPr="00CD067C">
        <w:rPr>
          <w:rtl/>
        </w:rPr>
        <w:t>"</w:t>
      </w:r>
    </w:p>
    <w:p w14:paraId="2CEB1ED5" w14:textId="77777777" w:rsidR="004627AB" w:rsidRPr="00CD067C" w:rsidRDefault="004627AB" w:rsidP="00250000">
      <w:pPr>
        <w:rPr>
          <w:rtl/>
        </w:rPr>
      </w:pPr>
      <w:r w:rsidRPr="00CD067C">
        <w:rPr>
          <w:rtl/>
        </w:rPr>
        <w:t>"כבר הדפסנו הזמנות."</w:t>
      </w:r>
    </w:p>
    <w:p w14:paraId="530AA6A5" w14:textId="77777777" w:rsidR="004627AB" w:rsidRPr="00CD067C" w:rsidRDefault="004627AB" w:rsidP="00250000">
      <w:pPr>
        <w:rPr>
          <w:rtl/>
        </w:rPr>
      </w:pPr>
      <w:r w:rsidRPr="00CD067C">
        <w:rPr>
          <w:rtl/>
        </w:rPr>
        <w:t>"הראית לי. בכתב שחור בולט."</w:t>
      </w:r>
    </w:p>
    <w:p w14:paraId="5AA7FCE7" w14:textId="77777777" w:rsidR="004627AB" w:rsidRPr="00CD067C" w:rsidRDefault="004627AB" w:rsidP="00250000">
      <w:pPr>
        <w:rPr>
          <w:rtl/>
        </w:rPr>
      </w:pPr>
      <w:r w:rsidRPr="00CD067C">
        <w:rPr>
          <w:rtl/>
        </w:rPr>
        <w:t>"זה מה שהיא בחרה. היא רצתה סיגנון קלאסי."</w:t>
      </w:r>
    </w:p>
    <w:p w14:paraId="799E1882" w14:textId="77777777" w:rsidR="004627AB" w:rsidRPr="00CD067C" w:rsidRDefault="004627AB" w:rsidP="00250000">
      <w:pPr>
        <w:rPr>
          <w:rtl/>
        </w:rPr>
      </w:pPr>
      <w:r w:rsidRPr="00CD067C">
        <w:rPr>
          <w:rtl/>
        </w:rPr>
        <w:t>"מזל שלא הספקתם לשלוח אותן."</w:t>
      </w:r>
    </w:p>
    <w:p w14:paraId="411F3753" w14:textId="77777777" w:rsidR="004627AB" w:rsidRPr="00CD067C" w:rsidRDefault="004627AB" w:rsidP="00250000">
      <w:pPr>
        <w:rPr>
          <w:rtl/>
        </w:rPr>
      </w:pPr>
      <w:r w:rsidRPr="00CD067C">
        <w:rPr>
          <w:rtl/>
        </w:rPr>
        <w:t>"לא באנו לקחת אותן אפילו. אנחנו עוד חייבים להם כסף."</w:t>
      </w:r>
    </w:p>
    <w:p w14:paraId="659A4DFB" w14:textId="44E4287C" w:rsidR="004627AB" w:rsidRDefault="004627AB" w:rsidP="00250000">
      <w:pPr>
        <w:rPr>
          <w:rtl/>
        </w:rPr>
      </w:pPr>
      <w:r w:rsidRPr="00CD067C">
        <w:rPr>
          <w:rtl/>
        </w:rPr>
        <w:t xml:space="preserve">"מזל שזה קרה </w:t>
      </w:r>
      <w:r w:rsidR="00F06A3F">
        <w:rPr>
          <w:rtl/>
        </w:rPr>
        <w:t>עכשיו</w:t>
      </w:r>
      <w:r w:rsidRPr="00CD067C">
        <w:rPr>
          <w:rtl/>
        </w:rPr>
        <w:t xml:space="preserve"> ולא אחרי שהיו לכם שני ילדים."</w:t>
      </w:r>
      <w:r w:rsidR="00C64EAD">
        <w:rPr>
          <w:rFonts w:hint="cs"/>
          <w:rtl/>
        </w:rPr>
        <w:t xml:space="preserve"> [כאן אלכס אומר שאם הוא היה מתחתן זה היה תוך כדי להעיף זיקוקין לשמיים, במשך כמה שעות </w:t>
      </w:r>
      <w:r w:rsidR="00C64EAD">
        <w:rPr>
          <w:rtl/>
        </w:rPr>
        <w:t>–</w:t>
      </w:r>
      <w:r w:rsidR="00C64EAD">
        <w:rPr>
          <w:rFonts w:hint="cs"/>
          <w:rtl/>
        </w:rPr>
        <w:t xml:space="preserve"> בלי אולם ובלי שמלה ועוגה וכל ה</w:t>
      </w:r>
      <w:r w:rsidR="00D047EC">
        <w:rPr>
          <w:rFonts w:hint="cs"/>
          <w:rtl/>
        </w:rPr>
        <w:t>ש</w:t>
      </w:r>
      <w:r w:rsidR="00C64EAD">
        <w:rPr>
          <w:rFonts w:hint="cs"/>
          <w:rtl/>
        </w:rPr>
        <w:t xml:space="preserve">מטעס הזה שכל זוג זקוק לו באופן נואש וסטנדרטי בשביל להרגיש חלק מהאנושות או השד יודע מה </w:t>
      </w:r>
      <w:r w:rsidR="00C64EAD">
        <w:rPr>
          <w:rtl/>
        </w:rPr>
        <w:t>–</w:t>
      </w:r>
      <w:r w:rsidR="00C64EAD">
        <w:rPr>
          <w:rFonts w:hint="cs"/>
          <w:rtl/>
        </w:rPr>
        <w:t xml:space="preserve"> כל הסירבולים האלה מיותרים עבורו. ובסוף אכן הסצנה האחרונה בספר היא במופע זיקוקין.... כמו החתונה שאלכס היה רוצה </w:t>
      </w:r>
      <w:r w:rsidR="00C64EAD">
        <w:sym w:font="Wingdings" w:char="F04A"/>
      </w:r>
      <w:r w:rsidR="00C64EAD">
        <w:rPr>
          <w:rFonts w:hint="cs"/>
          <w:rtl/>
        </w:rPr>
        <w:t>....]</w:t>
      </w:r>
    </w:p>
    <w:p w14:paraId="69C5F46B" w14:textId="7C6C1CBA" w:rsidR="00335891" w:rsidRDefault="00335891" w:rsidP="00250000">
      <w:pPr>
        <w:rPr>
          <w:rtl/>
        </w:rPr>
      </w:pPr>
      <w:r>
        <w:rPr>
          <w:rFonts w:hint="cs"/>
          <w:rtl/>
        </w:rPr>
        <w:t>"לו אני הייתי מתחתן, הייתי מוותר על כל זה."</w:t>
      </w:r>
    </w:p>
    <w:p w14:paraId="5A970960" w14:textId="4512C6F8" w:rsidR="00335891" w:rsidRDefault="00335891" w:rsidP="00250000">
      <w:pPr>
        <w:rPr>
          <w:rtl/>
        </w:rPr>
      </w:pPr>
      <w:r>
        <w:rPr>
          <w:rFonts w:hint="cs"/>
          <w:rtl/>
        </w:rPr>
        <w:t>"על כל מה? האולם והחופה והשמלה? זה לא אתה מחליט."</w:t>
      </w:r>
    </w:p>
    <w:p w14:paraId="3A1545EC" w14:textId="7A7248FE" w:rsidR="00335891" w:rsidRDefault="00335891" w:rsidP="00250000">
      <w:pPr>
        <w:rPr>
          <w:rtl/>
        </w:rPr>
      </w:pPr>
      <w:r>
        <w:rPr>
          <w:rFonts w:hint="cs"/>
          <w:rtl/>
        </w:rPr>
        <w:t>"אולי. אתה כנראה צודק, כמובן."</w:t>
      </w:r>
    </w:p>
    <w:p w14:paraId="0D673FF9" w14:textId="620CA1BF" w:rsidR="00335891" w:rsidRDefault="00335891" w:rsidP="00250000">
      <w:pPr>
        <w:rPr>
          <w:rtl/>
        </w:rPr>
      </w:pPr>
      <w:r>
        <w:rPr>
          <w:rFonts w:hint="cs"/>
          <w:rtl/>
        </w:rPr>
        <w:t>"אתה רואה?"</w:t>
      </w:r>
    </w:p>
    <w:p w14:paraId="19A613C0" w14:textId="5EAF216F" w:rsidR="00335891" w:rsidRDefault="00335891" w:rsidP="00250000">
      <w:pPr>
        <w:rPr>
          <w:rtl/>
        </w:rPr>
      </w:pPr>
      <w:r>
        <w:rPr>
          <w:rFonts w:hint="cs"/>
          <w:rtl/>
        </w:rPr>
        <w:t>"כתמיד."</w:t>
      </w:r>
    </w:p>
    <w:p w14:paraId="7FA279D6" w14:textId="0C13F013" w:rsidR="00335891" w:rsidRDefault="00335891" w:rsidP="00250000">
      <w:pPr>
        <w:rPr>
          <w:rtl/>
        </w:rPr>
      </w:pPr>
      <w:r>
        <w:rPr>
          <w:rFonts w:hint="cs"/>
          <w:rtl/>
        </w:rPr>
        <w:t>"אוף, סְתוֹם."</w:t>
      </w:r>
    </w:p>
    <w:p w14:paraId="73EDB662" w14:textId="4A59990B" w:rsidR="00335891" w:rsidRDefault="00335891" w:rsidP="00250000">
      <w:pPr>
        <w:rPr>
          <w:rtl/>
        </w:rPr>
      </w:pPr>
      <w:r>
        <w:rPr>
          <w:rFonts w:hint="cs"/>
          <w:rtl/>
        </w:rPr>
        <w:t>"סתמתי." [או שיש פה תיאור.]</w:t>
      </w:r>
    </w:p>
    <w:p w14:paraId="43A2746F" w14:textId="0FE8FB08" w:rsidR="00335891" w:rsidRDefault="00335891" w:rsidP="00250000">
      <w:pPr>
        <w:rPr>
          <w:rtl/>
        </w:rPr>
      </w:pPr>
      <w:r>
        <w:rPr>
          <w:rFonts w:hint="cs"/>
          <w:rtl/>
        </w:rPr>
        <w:t>"אז מה היית עושה?"</w:t>
      </w:r>
    </w:p>
    <w:p w14:paraId="7C67F321" w14:textId="0F067D88" w:rsidR="00335891" w:rsidRPr="00CD067C" w:rsidRDefault="00335891" w:rsidP="00250000">
      <w:pPr>
        <w:rPr>
          <w:rtl/>
        </w:rPr>
      </w:pPr>
      <w:r>
        <w:rPr>
          <w:rFonts w:hint="cs"/>
          <w:rtl/>
        </w:rPr>
        <w:t>"לו הייתי מתחתן, הייתי לוקח את כל התקציב וקונה בו זיקוקין. אני לא יודע מה התקציב, אבל אני מקווה שזה היה מספיק לחצי שעה אולי? כולם היו שוכבים על הדשא, ומסתכלים חצי שעה בזיקוקין, וחושבים על מה שבא להם. אפילו נרדמים. זהו."</w:t>
      </w:r>
    </w:p>
    <w:p w14:paraId="6BAE866D" w14:textId="03370D03" w:rsidR="004627AB" w:rsidRPr="00CD067C" w:rsidRDefault="004627AB" w:rsidP="00250000">
      <w:pPr>
        <w:rPr>
          <w:rtl/>
        </w:rPr>
      </w:pPr>
      <w:r w:rsidRPr="00CD067C">
        <w:rPr>
          <w:rtl/>
        </w:rPr>
        <w:t xml:space="preserve">"היינו אמורים להתחתן </w:t>
      </w:r>
      <w:r w:rsidRPr="00CD067C">
        <w:rPr>
          <w:rFonts w:hint="cs"/>
          <w:rtl/>
        </w:rPr>
        <w:t>היום</w:t>
      </w:r>
      <w:r w:rsidRPr="00CD067C">
        <w:rPr>
          <w:rtl/>
        </w:rPr>
        <w:t xml:space="preserve">. </w:t>
      </w:r>
      <w:r w:rsidR="00167793">
        <w:rPr>
          <w:rFonts w:hint="cs"/>
          <w:rtl/>
        </w:rPr>
        <w:t xml:space="preserve">בדיוק </w:t>
      </w:r>
      <w:r w:rsidR="00F06A3F">
        <w:rPr>
          <w:rFonts w:hint="cs"/>
          <w:rtl/>
        </w:rPr>
        <w:t>עכשיו</w:t>
      </w:r>
      <w:r w:rsidRPr="00CD067C">
        <w:rPr>
          <w:rtl/>
        </w:rPr>
        <w:t xml:space="preserve">. </w:t>
      </w:r>
      <w:r w:rsidR="00167793">
        <w:rPr>
          <w:rFonts w:hint="cs"/>
          <w:rtl/>
        </w:rPr>
        <w:t xml:space="preserve">חמישי בערב, עם מסיבה לתוך הלילה. </w:t>
      </w:r>
      <w:r w:rsidRPr="00CD067C">
        <w:rPr>
          <w:rtl/>
        </w:rPr>
        <w:t>נמאס לי כבר מהריצה המטופשת הזאת." הוא נעצר.</w:t>
      </w:r>
    </w:p>
    <w:p w14:paraId="2167E12F" w14:textId="6236A309" w:rsidR="004627AB" w:rsidRPr="00CD067C" w:rsidRDefault="004627AB" w:rsidP="00250000">
      <w:pPr>
        <w:rPr>
          <w:rtl/>
        </w:rPr>
      </w:pPr>
      <w:r w:rsidRPr="00CD067C">
        <w:rPr>
          <w:rtl/>
        </w:rPr>
        <w:t>אלכס נעצר ליידו, מתנשף כמו מפוח. "אני צריך טיפות עיניים," הוא אמר. "ה</w:t>
      </w:r>
      <w:r w:rsidR="004C59E0">
        <w:rPr>
          <w:rtl/>
        </w:rPr>
        <w:t>אוויר</w:t>
      </w:r>
      <w:r w:rsidRPr="00CD067C">
        <w:rPr>
          <w:rtl/>
        </w:rPr>
        <w:t xml:space="preserve"> הזה מייבש לי את העיניים."</w:t>
      </w:r>
    </w:p>
    <w:p w14:paraId="29369CF8" w14:textId="77777777" w:rsidR="004627AB" w:rsidRPr="00CD067C" w:rsidRDefault="004627AB" w:rsidP="00250000">
      <w:pPr>
        <w:rPr>
          <w:rtl/>
        </w:rPr>
      </w:pPr>
      <w:r w:rsidRPr="00CD067C">
        <w:rPr>
          <w:rtl/>
        </w:rPr>
        <w:t>"</w:t>
      </w:r>
      <w:r w:rsidR="00573303">
        <w:rPr>
          <w:rtl/>
        </w:rPr>
        <w:t xml:space="preserve">ובמקום להתחתן, אני לומד למועד </w:t>
      </w:r>
      <w:r w:rsidR="00573303">
        <w:rPr>
          <w:rFonts w:hint="cs"/>
          <w:rtl/>
        </w:rPr>
        <w:t>מיוחד</w:t>
      </w:r>
      <w:r w:rsidRPr="00CD067C">
        <w:rPr>
          <w:rtl/>
        </w:rPr>
        <w:t xml:space="preserve"> בכירורגיה כללית."</w:t>
      </w:r>
    </w:p>
    <w:p w14:paraId="2F30A837" w14:textId="0520392B" w:rsidR="004627AB" w:rsidRPr="00CD067C" w:rsidRDefault="004627AB" w:rsidP="00250000">
      <w:pPr>
        <w:rPr>
          <w:rtl/>
        </w:rPr>
      </w:pPr>
      <w:r w:rsidRPr="00CD067C">
        <w:rPr>
          <w:rtl/>
        </w:rPr>
        <w:lastRenderedPageBreak/>
        <w:t xml:space="preserve">"מה אתה </w:t>
      </w:r>
      <w:r w:rsidR="00F97A34">
        <w:rPr>
          <w:rtl/>
        </w:rPr>
        <w:t>כל כך</w:t>
      </w:r>
      <w:r w:rsidRPr="00CD067C">
        <w:rPr>
          <w:rtl/>
        </w:rPr>
        <w:t xml:space="preserve"> להוט להתחתן, אני לא מבין. </w:t>
      </w:r>
      <w:r w:rsidR="000F3BC5">
        <w:rPr>
          <w:rFonts w:hint="cs"/>
          <w:rtl/>
        </w:rPr>
        <w:t xml:space="preserve">דווקא להתחתן? מכל הדברים שניתן לעשות בעולם הזה? </w:t>
      </w:r>
      <w:r w:rsidRPr="00CD067C">
        <w:rPr>
          <w:rtl/>
        </w:rPr>
        <w:t xml:space="preserve">אתה מרגיש בודד במקום </w:t>
      </w:r>
      <w:r w:rsidR="00FE2992">
        <w:rPr>
          <w:rtl/>
        </w:rPr>
        <w:t>חופשי</w:t>
      </w:r>
      <w:r w:rsidRPr="00CD067C">
        <w:rPr>
          <w:rtl/>
        </w:rPr>
        <w:t>."</w:t>
      </w:r>
    </w:p>
    <w:p w14:paraId="78B222D0" w14:textId="1605B9C6" w:rsidR="004627AB" w:rsidRPr="00CD067C" w:rsidRDefault="004627AB" w:rsidP="00167793">
      <w:pPr>
        <w:rPr>
          <w:rtl/>
        </w:rPr>
      </w:pPr>
      <w:r w:rsidRPr="00CD067C">
        <w:rPr>
          <w:rtl/>
        </w:rPr>
        <w:t xml:space="preserve">"כי אני מתגעגע אליה." ארקדי כרע לישיבה שפופה ותמך </w:t>
      </w:r>
      <w:r w:rsidR="00167793">
        <w:rPr>
          <w:rFonts w:hint="cs"/>
          <w:rtl/>
        </w:rPr>
        <w:t>את</w:t>
      </w:r>
      <w:r w:rsidRPr="00CD067C">
        <w:rPr>
          <w:rtl/>
        </w:rPr>
        <w:t xml:space="preserve"> ראשו בידיו</w:t>
      </w:r>
      <w:r w:rsidRPr="00CD067C">
        <w:rPr>
          <w:rFonts w:hint="cs"/>
          <w:rtl/>
        </w:rPr>
        <w:t>, מכווץ</w:t>
      </w:r>
      <w:r w:rsidRPr="00CD067C">
        <w:rPr>
          <w:rtl/>
        </w:rPr>
        <w:t xml:space="preserve"> את פניו להבעה עצובה ביותר.</w:t>
      </w:r>
      <w:r w:rsidR="000F3BC5">
        <w:rPr>
          <w:rFonts w:hint="cs"/>
          <w:rtl/>
        </w:rPr>
        <w:t xml:space="preserve"> הוא החל לראות אותה יותר ויותר / להפנים את זה שהיא ואלכס היו ביחד, פעמים רבות, וזה הפך אותה להרבה יותר נחשקת ואבודה מתמיד. איזו מן שטות, להפרד על עסק כה פעוט, כה חסר חשיבות.</w:t>
      </w:r>
    </w:p>
    <w:p w14:paraId="64EE87C9" w14:textId="06AA4E13" w:rsidR="004627AB" w:rsidRPr="00CD067C" w:rsidRDefault="004627AB" w:rsidP="00431035">
      <w:pPr>
        <w:rPr>
          <w:rtl/>
        </w:rPr>
      </w:pPr>
      <w:r w:rsidRPr="00CD067C">
        <w:rPr>
          <w:rtl/>
        </w:rPr>
        <w:t>אלכס עמד שם בידיים שלובות. הוא השתדל להצטער על ביטול החתונה ולא הצליח</w:t>
      </w:r>
      <w:r w:rsidR="000F3BC5">
        <w:rPr>
          <w:rFonts w:hint="cs"/>
          <w:rtl/>
        </w:rPr>
        <w:t>,</w:t>
      </w:r>
      <w:r w:rsidRPr="00CD067C">
        <w:rPr>
          <w:rtl/>
        </w:rPr>
        <w:t xml:space="preserve"> אף לא רסיס צער </w:t>
      </w:r>
      <w:r w:rsidR="00431035">
        <w:rPr>
          <w:rFonts w:hint="cs"/>
          <w:rtl/>
        </w:rPr>
        <w:t>זערורי.</w:t>
      </w:r>
      <w:r w:rsidRPr="00CD067C">
        <w:rPr>
          <w:rtl/>
        </w:rPr>
        <w:t xml:space="preserve"> אף לא גרגר אחד קטן של צער.</w:t>
      </w:r>
    </w:p>
    <w:p w14:paraId="2DDC1E89" w14:textId="3ECD2175" w:rsidR="004627AB" w:rsidRPr="00CD067C" w:rsidRDefault="0058374F" w:rsidP="00250000">
      <w:pPr>
        <w:rPr>
          <w:rtl/>
        </w:rPr>
      </w:pPr>
      <w:r>
        <w:rPr>
          <w:rtl/>
        </w:rPr>
        <w:t xml:space="preserve">לבסוף </w:t>
      </w:r>
      <w:r w:rsidR="004627AB" w:rsidRPr="00CD067C">
        <w:rPr>
          <w:rtl/>
        </w:rPr>
        <w:t>רכן מעל דמותו השפו</w:t>
      </w:r>
      <w:r w:rsidR="00431035">
        <w:rPr>
          <w:rtl/>
        </w:rPr>
        <w:t>פה של ארקדי</w:t>
      </w:r>
      <w:r w:rsidR="004627AB" w:rsidRPr="00CD067C">
        <w:rPr>
          <w:rtl/>
        </w:rPr>
        <w:t>. "תשמע, יש איז</w:t>
      </w:r>
      <w:r w:rsidR="004627AB">
        <w:rPr>
          <w:rFonts w:hint="cs"/>
          <w:rtl/>
        </w:rPr>
        <w:t>ו</w:t>
      </w:r>
      <w:r w:rsidR="004627AB" w:rsidRPr="00CD067C">
        <w:rPr>
          <w:rtl/>
        </w:rPr>
        <w:t xml:space="preserve"> מישהי שאני מכיר מ</w:t>
      </w:r>
      <w:r w:rsidR="004627AB">
        <w:rPr>
          <w:rFonts w:hint="cs"/>
          <w:rtl/>
        </w:rPr>
        <w:t>ה</w:t>
      </w:r>
      <w:r w:rsidR="004627AB" w:rsidRPr="00CD067C">
        <w:rPr>
          <w:rtl/>
        </w:rPr>
        <w:t xml:space="preserve">תיכון. היא גרה בהמבורג </w:t>
      </w:r>
      <w:r w:rsidR="00F06A3F">
        <w:rPr>
          <w:rtl/>
        </w:rPr>
        <w:t>עכשיו</w:t>
      </w:r>
      <w:r w:rsidR="004627AB" w:rsidRPr="00CD067C">
        <w:rPr>
          <w:rtl/>
        </w:rPr>
        <w:t>. כתבתי לה שאנחנו באים ו..."</w:t>
      </w:r>
    </w:p>
    <w:p w14:paraId="708C328D" w14:textId="77777777" w:rsidR="004627AB" w:rsidRPr="00CD067C" w:rsidRDefault="004627AB" w:rsidP="00250000">
      <w:pPr>
        <w:rPr>
          <w:rtl/>
        </w:rPr>
      </w:pPr>
      <w:r w:rsidRPr="00CD067C">
        <w:rPr>
          <w:rtl/>
        </w:rPr>
        <w:t>הוא השתתק כשדימעה התגלגלה על לחיו של ארקדי. הוא מעולם לא ראה אותו בוכה.</w:t>
      </w:r>
    </w:p>
    <w:p w14:paraId="4D7C41AF" w14:textId="77777777" w:rsidR="004627AB" w:rsidRPr="00CD067C" w:rsidRDefault="004627AB" w:rsidP="00250000">
      <w:pPr>
        <w:rPr>
          <w:rtl/>
        </w:rPr>
      </w:pPr>
      <w:r w:rsidRPr="00CD067C">
        <w:rPr>
          <w:rtl/>
        </w:rPr>
        <w:t>"לעזור לך לקום?" הוא שאל ברכות.</w:t>
      </w:r>
    </w:p>
    <w:p w14:paraId="32F0B728" w14:textId="77777777" w:rsidR="004627AB" w:rsidRPr="00CD067C" w:rsidRDefault="004627AB" w:rsidP="00250000">
      <w:pPr>
        <w:rPr>
          <w:rtl/>
        </w:rPr>
      </w:pPr>
      <w:r w:rsidRPr="00CD067C">
        <w:rPr>
          <w:rtl/>
        </w:rPr>
        <w:t>"זאת הולכת להיות מכה ש</w:t>
      </w:r>
      <w:r w:rsidR="008F1523">
        <w:rPr>
          <w:rFonts w:hint="cs"/>
          <w:rtl/>
        </w:rPr>
        <w:t xml:space="preserve">אני </w:t>
      </w:r>
      <w:r w:rsidRPr="00CD067C">
        <w:rPr>
          <w:rtl/>
        </w:rPr>
        <w:t>לעולם לא אתגבר עליה. אני מרגיש את זה בכל נשמתי, לעולם לא."</w:t>
      </w:r>
    </w:p>
    <w:p w14:paraId="57AF588A" w14:textId="77777777" w:rsidR="004627AB" w:rsidRPr="00CD067C" w:rsidRDefault="004627AB" w:rsidP="00250000">
      <w:pPr>
        <w:rPr>
          <w:rtl/>
        </w:rPr>
      </w:pPr>
      <w:r w:rsidRPr="00CD067C">
        <w:rPr>
          <w:rtl/>
        </w:rPr>
        <w:t>"בוא נתחיל לחזור." אלכס משך אותו לעמידה והם החלו ללכת בחזרה.</w:t>
      </w:r>
    </w:p>
    <w:p w14:paraId="7CE48C42" w14:textId="6AC4B327" w:rsidR="004627AB" w:rsidRPr="00CD067C" w:rsidRDefault="004627AB" w:rsidP="00250000">
      <w:pPr>
        <w:rPr>
          <w:rtl/>
        </w:rPr>
      </w:pPr>
      <w:r w:rsidRPr="00CD067C">
        <w:rPr>
          <w:rtl/>
        </w:rPr>
        <w:t xml:space="preserve">"שמונה שנים היינו ביחד," </w:t>
      </w:r>
      <w:r w:rsidR="000F3BC5">
        <w:rPr>
          <w:rFonts w:hint="cs"/>
          <w:rtl/>
        </w:rPr>
        <w:t xml:space="preserve">קולו של </w:t>
      </w:r>
      <w:r w:rsidRPr="00CD067C">
        <w:rPr>
          <w:rtl/>
        </w:rPr>
        <w:t xml:space="preserve">ארקדי </w:t>
      </w:r>
      <w:r w:rsidR="000F3BC5">
        <w:rPr>
          <w:rFonts w:hint="cs"/>
          <w:rtl/>
        </w:rPr>
        <w:t>חרק. היה ברור שהוא לא יניח לכך עד שיבין את העניין לאשורו</w:t>
      </w:r>
      <w:r w:rsidRPr="00CD067C">
        <w:rPr>
          <w:rtl/>
        </w:rPr>
        <w:t>. "מה היא הבינה אחרי שמונה שנים שאי אפשר היה להבין אחרי שש שנים? או ארבע?"</w:t>
      </w:r>
    </w:p>
    <w:p w14:paraId="66E5AFEB" w14:textId="77777777" w:rsidR="004627AB" w:rsidRPr="00CD067C" w:rsidRDefault="004627AB" w:rsidP="00250000">
      <w:pPr>
        <w:rPr>
          <w:rtl/>
        </w:rPr>
      </w:pPr>
      <w:r w:rsidRPr="00CD067C">
        <w:rPr>
          <w:rtl/>
        </w:rPr>
        <w:t>"אולי שהחיים קצרים מדי."</w:t>
      </w:r>
    </w:p>
    <w:p w14:paraId="149AB299" w14:textId="77777777" w:rsidR="004627AB" w:rsidRPr="00CD067C" w:rsidRDefault="004627AB" w:rsidP="00250000">
      <w:pPr>
        <w:rPr>
          <w:rtl/>
        </w:rPr>
      </w:pPr>
      <w:r w:rsidRPr="00CD067C">
        <w:rPr>
          <w:rtl/>
        </w:rPr>
        <w:t>"תפסיק לזבל."</w:t>
      </w:r>
    </w:p>
    <w:p w14:paraId="0DC26476" w14:textId="54F95D36" w:rsidR="004627AB" w:rsidRPr="00CD067C" w:rsidRDefault="004627AB" w:rsidP="00250000">
      <w:pPr>
        <w:rPr>
          <w:rtl/>
        </w:rPr>
      </w:pPr>
      <w:r w:rsidRPr="00CD067C">
        <w:rPr>
          <w:rtl/>
        </w:rPr>
        <w:t xml:space="preserve">"אולי שהחיים קורים </w:t>
      </w:r>
      <w:r w:rsidR="00F06A3F">
        <w:rPr>
          <w:rtl/>
        </w:rPr>
        <w:t>עכשיו</w:t>
      </w:r>
      <w:r w:rsidRPr="00CD067C">
        <w:rPr>
          <w:rtl/>
        </w:rPr>
        <w:t>. שזה כל מה שיש."</w:t>
      </w:r>
    </w:p>
    <w:p w14:paraId="7594C447" w14:textId="77777777" w:rsidR="004627AB" w:rsidRPr="00CD067C" w:rsidRDefault="004627AB" w:rsidP="00250000">
      <w:pPr>
        <w:rPr>
          <w:rtl/>
        </w:rPr>
      </w:pPr>
      <w:r w:rsidRPr="00CD067C">
        <w:rPr>
          <w:rtl/>
        </w:rPr>
        <w:t>"זה? זה כל מה שיש? רק זה? איזה דיכאון!"</w:t>
      </w:r>
    </w:p>
    <w:p w14:paraId="673AC795" w14:textId="77777777" w:rsidR="004627AB" w:rsidRPr="00CD067C" w:rsidRDefault="004627AB" w:rsidP="00250000">
      <w:pPr>
        <w:rPr>
          <w:rtl/>
        </w:rPr>
      </w:pPr>
      <w:r w:rsidRPr="00CD067C">
        <w:rPr>
          <w:rtl/>
        </w:rPr>
        <w:t>"זה דיכאון אבל זה גם מזרז אותך לכיוון הבחירות הנכונות. לכיוון</w:t>
      </w:r>
      <w:r w:rsidRPr="00CD067C">
        <w:rPr>
          <w:rFonts w:hint="cs"/>
          <w:rtl/>
        </w:rPr>
        <w:t xml:space="preserve"> של</w:t>
      </w:r>
      <w:r w:rsidRPr="00CD067C">
        <w:rPr>
          <w:rtl/>
        </w:rPr>
        <w:t xml:space="preserve"> מה שאתה באמת רוצה."</w:t>
      </w:r>
    </w:p>
    <w:p w14:paraId="55079FA1" w14:textId="77777777" w:rsidR="004627AB" w:rsidRPr="00CD067C" w:rsidRDefault="004627AB" w:rsidP="00250000">
      <w:pPr>
        <w:rPr>
          <w:rtl/>
        </w:rPr>
      </w:pPr>
      <w:r w:rsidRPr="00CD067C">
        <w:rPr>
          <w:rtl/>
        </w:rPr>
        <w:t>"אם יש לה מושג מה היא באמת רצתה."</w:t>
      </w:r>
    </w:p>
    <w:p w14:paraId="2083D109" w14:textId="77777777" w:rsidR="004627AB" w:rsidRPr="00CD067C" w:rsidRDefault="004627AB" w:rsidP="00250000">
      <w:pPr>
        <w:rPr>
          <w:rtl/>
        </w:rPr>
      </w:pPr>
      <w:r w:rsidRPr="00CD067C">
        <w:rPr>
          <w:rtl/>
        </w:rPr>
        <w:t>"לך יש מושג מה אתה רוצה?" אלכס שאל.</w:t>
      </w:r>
    </w:p>
    <w:p w14:paraId="7BF70F2C" w14:textId="77777777" w:rsidR="004627AB" w:rsidRPr="00CD067C" w:rsidRDefault="004627AB" w:rsidP="00250000">
      <w:pPr>
        <w:rPr>
          <w:rtl/>
        </w:rPr>
      </w:pPr>
      <w:r w:rsidRPr="00CD067C">
        <w:rPr>
          <w:rtl/>
        </w:rPr>
        <w:t>"רציתי להתחתן איתה."</w:t>
      </w:r>
    </w:p>
    <w:p w14:paraId="500E0112" w14:textId="443D51CB" w:rsidR="004627AB" w:rsidRPr="00CD067C" w:rsidRDefault="004627AB" w:rsidP="00250000">
      <w:pPr>
        <w:rPr>
          <w:rtl/>
        </w:rPr>
      </w:pPr>
      <w:r w:rsidRPr="00CD067C">
        <w:rPr>
          <w:rtl/>
        </w:rPr>
        <w:t>"ו</w:t>
      </w:r>
      <w:r w:rsidR="00F06A3F">
        <w:rPr>
          <w:rtl/>
        </w:rPr>
        <w:t>עכשיו</w:t>
      </w:r>
      <w:r w:rsidRPr="00CD067C">
        <w:rPr>
          <w:rtl/>
        </w:rPr>
        <w:t>?"</w:t>
      </w:r>
    </w:p>
    <w:p w14:paraId="79F98668" w14:textId="2E7DF0FE" w:rsidR="000F3BC5" w:rsidRDefault="000F3BC5" w:rsidP="000F3BC5">
      <w:pPr>
        <w:rPr>
          <w:rtl/>
        </w:rPr>
      </w:pPr>
      <w:r>
        <w:rPr>
          <w:rFonts w:cs="Times New Roman" w:hint="cs"/>
          <w:rtl/>
        </w:rPr>
        <w:t>"ו</w:t>
      </w:r>
      <w:r w:rsidR="00F06A3F">
        <w:rPr>
          <w:rFonts w:cs="Times New Roman" w:hint="cs"/>
          <w:rtl/>
        </w:rPr>
        <w:t>עכשיו</w:t>
      </w:r>
      <w:r>
        <w:rPr>
          <w:rFonts w:cs="Times New Roman" w:hint="cs"/>
          <w:rtl/>
        </w:rPr>
        <w:t xml:space="preserve">... </w:t>
      </w:r>
      <w:r>
        <w:rPr>
          <w:rFonts w:cs="Times New Roman"/>
          <w:rtl/>
        </w:rPr>
        <w:t>מי תרצה אותי?</w:t>
      </w:r>
      <w:r>
        <w:rPr>
          <w:rFonts w:cs="Times New Roman" w:hint="cs"/>
          <w:rtl/>
        </w:rPr>
        <w:t>"</w:t>
      </w:r>
    </w:p>
    <w:p w14:paraId="74A62D81" w14:textId="2D653327" w:rsidR="000F3BC5" w:rsidRDefault="00827257" w:rsidP="000F3BC5">
      <w:pPr>
        <w:rPr>
          <w:rtl/>
        </w:rPr>
      </w:pPr>
      <w:r>
        <w:rPr>
          <w:rFonts w:cs="Times New Roman" w:hint="cs"/>
          <w:rtl/>
        </w:rPr>
        <w:t>"</w:t>
      </w:r>
      <w:r w:rsidR="000F3BC5">
        <w:rPr>
          <w:rFonts w:cs="Times New Roman"/>
          <w:rtl/>
        </w:rPr>
        <w:t>כל אחד</w:t>
      </w:r>
      <w:r>
        <w:rPr>
          <w:rFonts w:cs="Times New Roman" w:hint="cs"/>
          <w:rtl/>
        </w:rPr>
        <w:t>."</w:t>
      </w:r>
    </w:p>
    <w:p w14:paraId="262C9318" w14:textId="7DF3EEBF" w:rsidR="000F3BC5" w:rsidRDefault="00827257" w:rsidP="000F3BC5">
      <w:pPr>
        <w:rPr>
          <w:rtl/>
        </w:rPr>
      </w:pPr>
      <w:r>
        <w:rPr>
          <w:rFonts w:cs="Times New Roman" w:hint="cs"/>
          <w:rtl/>
        </w:rPr>
        <w:t>"</w:t>
      </w:r>
      <w:r w:rsidR="000F3BC5">
        <w:rPr>
          <w:rFonts w:cs="Times New Roman"/>
          <w:rtl/>
        </w:rPr>
        <w:t>התכוונת כל אחת</w:t>
      </w:r>
      <w:r>
        <w:rPr>
          <w:rFonts w:cs="Times New Roman" w:hint="cs"/>
          <w:rtl/>
        </w:rPr>
        <w:t>,</w:t>
      </w:r>
      <w:r w:rsidR="000F3BC5">
        <w:rPr>
          <w:rFonts w:cs="Times New Roman"/>
          <w:rtl/>
        </w:rPr>
        <w:t xml:space="preserve"> אלכס</w:t>
      </w:r>
      <w:r>
        <w:rPr>
          <w:rFonts w:cs="Times New Roman" w:hint="cs"/>
          <w:rtl/>
        </w:rPr>
        <w:t>."</w:t>
      </w:r>
    </w:p>
    <w:p w14:paraId="1713C27C" w14:textId="6E54808C" w:rsidR="000F3BC5" w:rsidRPr="00CD067C" w:rsidRDefault="00827257" w:rsidP="000F3BC5">
      <w:pPr>
        <w:rPr>
          <w:rtl/>
        </w:rPr>
      </w:pPr>
      <w:r>
        <w:rPr>
          <w:rFonts w:cs="Times New Roman" w:hint="cs"/>
          <w:rtl/>
        </w:rPr>
        <w:t>"</w:t>
      </w:r>
      <w:r w:rsidR="000F3BC5">
        <w:rPr>
          <w:rFonts w:cs="Times New Roman"/>
          <w:rtl/>
        </w:rPr>
        <w:t>כן, כל אחד וכל אחת</w:t>
      </w:r>
      <w:r>
        <w:rPr>
          <w:rFonts w:cs="Times New Roman" w:hint="cs"/>
          <w:rtl/>
        </w:rPr>
        <w:t>." ובליבו חשב,</w:t>
      </w:r>
      <w:r w:rsidR="000F3BC5">
        <w:rPr>
          <w:rFonts w:cs="Times New Roman"/>
          <w:rtl/>
        </w:rPr>
        <w:t xml:space="preserve"> מי יודע למה התכוונתי</w:t>
      </w:r>
      <w:r>
        <w:rPr>
          <w:rFonts w:cs="Times New Roman" w:hint="cs"/>
          <w:rtl/>
        </w:rPr>
        <w:t>.</w:t>
      </w:r>
    </w:p>
    <w:p w14:paraId="444BF392" w14:textId="5653346A" w:rsidR="004627AB" w:rsidRDefault="004627AB" w:rsidP="00250000">
      <w:pPr>
        <w:rPr>
          <w:rtl/>
        </w:rPr>
      </w:pPr>
      <w:r w:rsidRPr="00CD067C">
        <w:rPr>
          <w:rtl/>
        </w:rPr>
        <w:t>"איפה אני אמצא עוד אחת כזאת שתרצה אותי?"</w:t>
      </w:r>
    </w:p>
    <w:p w14:paraId="30CBEE53" w14:textId="1EFBED3B" w:rsidR="004627AB" w:rsidRPr="00CD067C" w:rsidRDefault="004627AB" w:rsidP="00250000">
      <w:pPr>
        <w:rPr>
          <w:rtl/>
        </w:rPr>
      </w:pPr>
      <w:r w:rsidRPr="00CD067C">
        <w:rPr>
          <w:rtl/>
        </w:rPr>
        <w:t xml:space="preserve">"מה איפה? </w:t>
      </w:r>
      <w:r w:rsidR="00F97A34">
        <w:rPr>
          <w:rtl/>
        </w:rPr>
        <w:t>כל כך</w:t>
      </w:r>
      <w:r w:rsidRPr="00CD067C">
        <w:rPr>
          <w:rtl/>
        </w:rPr>
        <w:t xml:space="preserve"> התרגלת אליה שאתה בכלל לא מ</w:t>
      </w:r>
      <w:r w:rsidR="00DC208C">
        <w:rPr>
          <w:rtl/>
        </w:rPr>
        <w:t>סוגל להסתכל לצדדים. העולם מלא ב</w:t>
      </w:r>
      <w:r w:rsidRPr="00CD067C">
        <w:rPr>
          <w:rtl/>
        </w:rPr>
        <w:t>חורות שירצו אותך."</w:t>
      </w:r>
    </w:p>
    <w:p w14:paraId="1A82A82B" w14:textId="77777777" w:rsidR="004627AB" w:rsidRPr="00CD067C" w:rsidRDefault="004627AB" w:rsidP="00250000">
      <w:pPr>
        <w:rPr>
          <w:rtl/>
        </w:rPr>
      </w:pPr>
      <w:r w:rsidRPr="00CD067C">
        <w:rPr>
          <w:rtl/>
        </w:rPr>
        <w:t>"לא יפות כמוה."</w:t>
      </w:r>
    </w:p>
    <w:p w14:paraId="217A2E13" w14:textId="2588A8EE" w:rsidR="004627AB" w:rsidRPr="00CD067C" w:rsidRDefault="004627AB" w:rsidP="00250000">
      <w:pPr>
        <w:rPr>
          <w:rtl/>
        </w:rPr>
      </w:pPr>
      <w:r w:rsidRPr="00CD067C">
        <w:rPr>
          <w:rtl/>
        </w:rPr>
        <w:t>"יפות</w:t>
      </w:r>
      <w:r w:rsidR="00352290">
        <w:rPr>
          <w:rtl/>
        </w:rPr>
        <w:t xml:space="preserve"> מאוד.</w:t>
      </w:r>
      <w:r w:rsidRPr="00CD067C">
        <w:rPr>
          <w:rtl/>
        </w:rPr>
        <w:t>"</w:t>
      </w:r>
    </w:p>
    <w:p w14:paraId="67464812" w14:textId="77777777" w:rsidR="004627AB" w:rsidRPr="00CD067C" w:rsidRDefault="004627AB" w:rsidP="00250000">
      <w:pPr>
        <w:rPr>
          <w:rtl/>
        </w:rPr>
      </w:pPr>
      <w:r w:rsidRPr="00CD067C">
        <w:rPr>
          <w:rtl/>
        </w:rPr>
        <w:t>"היא לא נראתה לך יפה?"</w:t>
      </w:r>
    </w:p>
    <w:p w14:paraId="0E47CB16" w14:textId="4D4C400D" w:rsidR="004627AB" w:rsidRPr="00CD067C" w:rsidRDefault="004627AB" w:rsidP="00250000">
      <w:pPr>
        <w:rPr>
          <w:rtl/>
        </w:rPr>
      </w:pPr>
      <w:r w:rsidRPr="00CD067C">
        <w:rPr>
          <w:rtl/>
        </w:rPr>
        <w:t>"</w:t>
      </w:r>
      <w:r w:rsidR="00037DA5">
        <w:rPr>
          <w:rFonts w:hint="cs"/>
          <w:rtl/>
        </w:rPr>
        <w:t>יפה, יפה</w:t>
      </w:r>
      <w:r w:rsidRPr="00CD067C">
        <w:rPr>
          <w:rtl/>
        </w:rPr>
        <w:t>.</w:t>
      </w:r>
      <w:r w:rsidR="00C90C6C">
        <w:rPr>
          <w:rFonts w:hint="cs"/>
          <w:rtl/>
        </w:rPr>
        <w:t xml:space="preserve"> מאוד </w:t>
      </w:r>
      <w:r w:rsidR="00037DA5">
        <w:rPr>
          <w:rFonts w:hint="cs"/>
          <w:rtl/>
        </w:rPr>
        <w:t>יפה.</w:t>
      </w:r>
      <w:r w:rsidRPr="00CD067C">
        <w:rPr>
          <w:rtl/>
        </w:rPr>
        <w:t>"</w:t>
      </w:r>
    </w:p>
    <w:p w14:paraId="7346B7B9" w14:textId="77777777" w:rsidR="004627AB" w:rsidRPr="00CD067C" w:rsidRDefault="004627AB" w:rsidP="00250000">
      <w:pPr>
        <w:rPr>
          <w:rtl/>
        </w:rPr>
      </w:pPr>
      <w:r w:rsidRPr="00CD067C">
        <w:rPr>
          <w:rtl/>
        </w:rPr>
        <w:lastRenderedPageBreak/>
        <w:t>"היא לא נראתה לך מושכת?"</w:t>
      </w:r>
    </w:p>
    <w:p w14:paraId="7B031EE7" w14:textId="77777777" w:rsidR="004627AB" w:rsidRPr="00CD067C" w:rsidRDefault="004627AB" w:rsidP="00250000">
      <w:pPr>
        <w:rPr>
          <w:rtl/>
        </w:rPr>
      </w:pPr>
      <w:r w:rsidRPr="00CD067C">
        <w:rPr>
          <w:rtl/>
        </w:rPr>
        <w:t>"יש הרבה מושכות."</w:t>
      </w:r>
    </w:p>
    <w:p w14:paraId="41C576EF" w14:textId="77777777" w:rsidR="004627AB" w:rsidRPr="00CD067C" w:rsidRDefault="004627AB" w:rsidP="00250000">
      <w:pPr>
        <w:rPr>
          <w:rtl/>
        </w:rPr>
      </w:pPr>
      <w:r w:rsidRPr="00CD067C">
        <w:rPr>
          <w:rtl/>
        </w:rPr>
        <w:t>"לא היית שוכב איתה?"</w:t>
      </w:r>
    </w:p>
    <w:p w14:paraId="4F7081C5" w14:textId="77777777" w:rsidR="004627AB" w:rsidRPr="00CD067C" w:rsidRDefault="004627AB" w:rsidP="00250000">
      <w:pPr>
        <w:rPr>
          <w:rtl/>
        </w:rPr>
      </w:pPr>
      <w:r w:rsidRPr="00CD067C">
        <w:rPr>
          <w:rtl/>
        </w:rPr>
        <w:t>"כבר ביקשתי מספיק סליחה."</w:t>
      </w:r>
    </w:p>
    <w:p w14:paraId="2A2F3F54" w14:textId="149D3063" w:rsidR="004627AB" w:rsidRPr="00CD067C" w:rsidRDefault="004627AB" w:rsidP="00250000">
      <w:pPr>
        <w:rPr>
          <w:rtl/>
        </w:rPr>
      </w:pPr>
      <w:r w:rsidRPr="00CD067C">
        <w:rPr>
          <w:rtl/>
        </w:rPr>
        <w:t xml:space="preserve">"לא, אני מתכוון </w:t>
      </w:r>
      <w:r w:rsidR="00F06A3F">
        <w:rPr>
          <w:rtl/>
        </w:rPr>
        <w:t>עכשיו</w:t>
      </w:r>
      <w:r w:rsidRPr="00CD067C">
        <w:rPr>
          <w:rtl/>
        </w:rPr>
        <w:t>. כשאנחנו גדולים."</w:t>
      </w:r>
    </w:p>
    <w:p w14:paraId="719D4E68" w14:textId="77777777" w:rsidR="004627AB" w:rsidRPr="00CD067C" w:rsidRDefault="004627AB" w:rsidP="00250000">
      <w:pPr>
        <w:rPr>
          <w:rtl/>
        </w:rPr>
      </w:pPr>
      <w:r w:rsidRPr="00CD067C">
        <w:rPr>
          <w:rtl/>
        </w:rPr>
        <w:t>"בוא נראה לאן האוטובוס הזה מגיע."</w:t>
      </w:r>
    </w:p>
    <w:p w14:paraId="3AD5E444" w14:textId="77777777" w:rsidR="004627AB" w:rsidRPr="00CD067C" w:rsidRDefault="004627AB" w:rsidP="00250000">
      <w:pPr>
        <w:rPr>
          <w:rtl/>
        </w:rPr>
      </w:pPr>
      <w:r w:rsidRPr="00CD067C">
        <w:rPr>
          <w:rtl/>
        </w:rPr>
        <w:t>הם נגשו לתחנת האוטובוס, ואלכס התחיל לקרא את התחנות בקול.</w:t>
      </w:r>
    </w:p>
    <w:p w14:paraId="3AA2E18A" w14:textId="77777777" w:rsidR="004627AB" w:rsidRPr="00CD067C" w:rsidRDefault="004627AB" w:rsidP="00250000">
      <w:pPr>
        <w:rPr>
          <w:rtl/>
        </w:rPr>
      </w:pPr>
      <w:r w:rsidRPr="00CD067C">
        <w:rPr>
          <w:rtl/>
        </w:rPr>
        <w:t>"תפסיק לעצבן, אלכס."</w:t>
      </w:r>
    </w:p>
    <w:p w14:paraId="15B346FF" w14:textId="77777777" w:rsidR="004627AB" w:rsidRPr="00CD067C" w:rsidRDefault="004627AB" w:rsidP="00250000">
      <w:pPr>
        <w:rPr>
          <w:rtl/>
        </w:rPr>
      </w:pPr>
      <w:r w:rsidRPr="00CD067C">
        <w:rPr>
          <w:rtl/>
        </w:rPr>
        <w:t>"מה אני מעצבן?"</w:t>
      </w:r>
    </w:p>
    <w:p w14:paraId="19B772A4" w14:textId="77777777" w:rsidR="004627AB" w:rsidRPr="00CD067C" w:rsidRDefault="004627AB" w:rsidP="00250000">
      <w:pPr>
        <w:rPr>
          <w:rtl/>
        </w:rPr>
      </w:pPr>
      <w:r w:rsidRPr="00CD067C">
        <w:rPr>
          <w:rtl/>
        </w:rPr>
        <w:t xml:space="preserve">"מה אתה מקריא את התחנות האלה? כאילו שלמישהו אכפת. בוא נחזור כבר </w:t>
      </w:r>
      <w:r w:rsidR="00A22A77">
        <w:rPr>
          <w:rtl/>
        </w:rPr>
        <w:t xml:space="preserve">הביתה, אני חייב </w:t>
      </w:r>
      <w:r w:rsidRPr="00CD067C">
        <w:rPr>
          <w:rtl/>
        </w:rPr>
        <w:t>ללמוד."</w:t>
      </w:r>
    </w:p>
    <w:p w14:paraId="2DB5B46D" w14:textId="77777777" w:rsidR="004627AB" w:rsidRPr="00CD067C" w:rsidRDefault="00A22A77" w:rsidP="00250000">
      <w:pPr>
        <w:rPr>
          <w:rtl/>
        </w:rPr>
      </w:pPr>
      <w:r>
        <w:rPr>
          <w:rtl/>
        </w:rPr>
        <w:t xml:space="preserve">הם המשיכו </w:t>
      </w:r>
      <w:r>
        <w:rPr>
          <w:rFonts w:hint="cs"/>
          <w:rtl/>
        </w:rPr>
        <w:t>בדרכם</w:t>
      </w:r>
      <w:r w:rsidR="004627AB" w:rsidRPr="00CD067C">
        <w:rPr>
          <w:rtl/>
        </w:rPr>
        <w:t>.</w:t>
      </w:r>
    </w:p>
    <w:p w14:paraId="2ED791F1" w14:textId="635C71AF" w:rsidR="004627AB" w:rsidRPr="00CD067C" w:rsidRDefault="004627AB" w:rsidP="00250000">
      <w:pPr>
        <w:rPr>
          <w:rtl/>
        </w:rPr>
      </w:pPr>
      <w:r w:rsidRPr="00CD067C">
        <w:rPr>
          <w:rtl/>
        </w:rPr>
        <w:t>"</w:t>
      </w:r>
      <w:r w:rsidRPr="00CD067C">
        <w:rPr>
          <w:rFonts w:hint="cs"/>
          <w:rtl/>
        </w:rPr>
        <w:t xml:space="preserve">היא </w:t>
      </w:r>
      <w:r w:rsidR="001C5A04">
        <w:rPr>
          <w:rFonts w:hint="cs"/>
          <w:rtl/>
        </w:rPr>
        <w:t>הייתה</w:t>
      </w:r>
      <w:r w:rsidRPr="00CD067C">
        <w:rPr>
          <w:rFonts w:hint="cs"/>
          <w:rtl/>
        </w:rPr>
        <w:t xml:space="preserve"> מקסימה.</w:t>
      </w:r>
      <w:r w:rsidRPr="00CD067C">
        <w:rPr>
          <w:rtl/>
        </w:rPr>
        <w:t>"</w:t>
      </w:r>
    </w:p>
    <w:p w14:paraId="1F0683F3" w14:textId="77777777" w:rsidR="004627AB" w:rsidRPr="00CD067C" w:rsidRDefault="004627AB" w:rsidP="00250000">
      <w:pPr>
        <w:rPr>
          <w:rtl/>
        </w:rPr>
      </w:pPr>
      <w:r w:rsidRPr="00CD067C">
        <w:rPr>
          <w:rtl/>
        </w:rPr>
        <w:t>"עוד תמצא אחת יותר יפה."</w:t>
      </w:r>
    </w:p>
    <w:p w14:paraId="5800B9FF" w14:textId="57367346" w:rsidR="004627AB" w:rsidRPr="00CD067C" w:rsidRDefault="004627AB" w:rsidP="00250000">
      <w:pPr>
        <w:rPr>
          <w:rtl/>
        </w:rPr>
      </w:pPr>
      <w:r w:rsidRPr="00CD067C">
        <w:rPr>
          <w:rtl/>
        </w:rPr>
        <w:t xml:space="preserve">"זה לא רק עניין של יופי. היא גם </w:t>
      </w:r>
      <w:r w:rsidR="001C5A04">
        <w:rPr>
          <w:rtl/>
        </w:rPr>
        <w:t>הייתה</w:t>
      </w:r>
      <w:r w:rsidRPr="00CD067C">
        <w:rPr>
          <w:rtl/>
        </w:rPr>
        <w:t xml:space="preserve"> חמודה."</w:t>
      </w:r>
    </w:p>
    <w:p w14:paraId="2EEC58BC" w14:textId="77777777" w:rsidR="004627AB" w:rsidRPr="00CD067C" w:rsidRDefault="004627AB" w:rsidP="00250000">
      <w:pPr>
        <w:rPr>
          <w:rtl/>
        </w:rPr>
      </w:pPr>
      <w:r w:rsidRPr="00CD067C">
        <w:rPr>
          <w:rtl/>
        </w:rPr>
        <w:t>"עוד תמצא חמודה."</w:t>
      </w:r>
    </w:p>
    <w:p w14:paraId="3C14E9C2" w14:textId="77777777" w:rsidR="004627AB" w:rsidRPr="00CD067C" w:rsidRDefault="004627AB" w:rsidP="00250000">
      <w:pPr>
        <w:rPr>
          <w:rtl/>
        </w:rPr>
      </w:pPr>
      <w:r w:rsidRPr="00CD067C">
        <w:rPr>
          <w:rtl/>
        </w:rPr>
        <w:t>"</w:t>
      </w:r>
      <w:r w:rsidR="008F1523">
        <w:rPr>
          <w:rFonts w:hint="cs"/>
          <w:rtl/>
        </w:rPr>
        <w:t xml:space="preserve">ונעימה, </w:t>
      </w:r>
      <w:r w:rsidRPr="00CD067C">
        <w:rPr>
          <w:rtl/>
        </w:rPr>
        <w:t>ומעניינת."</w:t>
      </w:r>
    </w:p>
    <w:p w14:paraId="09587991" w14:textId="77777777" w:rsidR="004627AB" w:rsidRPr="00CD067C" w:rsidRDefault="004627AB" w:rsidP="00250000">
      <w:pPr>
        <w:rPr>
          <w:rtl/>
        </w:rPr>
      </w:pPr>
      <w:r w:rsidRPr="00CD067C">
        <w:rPr>
          <w:rtl/>
        </w:rPr>
        <w:t>"תפסיק לנדנד בלי סוף</w:t>
      </w:r>
      <w:r w:rsidRPr="00CD067C">
        <w:rPr>
          <w:rFonts w:hint="cs"/>
          <w:rtl/>
        </w:rPr>
        <w:t>, ארקדי</w:t>
      </w:r>
      <w:r w:rsidRPr="00CD067C">
        <w:rPr>
          <w:rtl/>
        </w:rPr>
        <w:t>. עוד תמצא מעניינת."</w:t>
      </w:r>
    </w:p>
    <w:p w14:paraId="223C6B19" w14:textId="77777777" w:rsidR="004627AB" w:rsidRPr="00CD067C" w:rsidRDefault="004627AB" w:rsidP="00250000">
      <w:pPr>
        <w:rPr>
          <w:rtl/>
        </w:rPr>
      </w:pPr>
      <w:r w:rsidRPr="00CD067C">
        <w:rPr>
          <w:rtl/>
        </w:rPr>
        <w:t>"מה אני אמצא? איפה אני אמצא?"</w:t>
      </w:r>
      <w:r w:rsidR="00B356D6">
        <w:rPr>
          <w:rFonts w:hint="cs"/>
          <w:rtl/>
        </w:rPr>
        <w:t xml:space="preserve"> [יותר מדי מתחילים שאלות ב-מה]</w:t>
      </w:r>
    </w:p>
    <w:p w14:paraId="02E55323" w14:textId="77777777" w:rsidR="004627AB" w:rsidRPr="00CD067C" w:rsidRDefault="004627AB" w:rsidP="00250000">
      <w:pPr>
        <w:rPr>
          <w:rtl/>
        </w:rPr>
      </w:pPr>
      <w:r w:rsidRPr="00CD067C">
        <w:rPr>
          <w:rtl/>
        </w:rPr>
        <w:t>"אני אמצא לך."</w:t>
      </w:r>
    </w:p>
    <w:p w14:paraId="32B309E8" w14:textId="77777777" w:rsidR="004627AB" w:rsidRPr="00CD067C" w:rsidRDefault="004627AB" w:rsidP="00A22A77">
      <w:pPr>
        <w:rPr>
          <w:rtl/>
        </w:rPr>
      </w:pPr>
      <w:r w:rsidRPr="00CD067C">
        <w:rPr>
          <w:rtl/>
        </w:rPr>
        <w:t>"על מה אתה מדבר?"</w:t>
      </w:r>
    </w:p>
    <w:p w14:paraId="198FD8DC" w14:textId="643542A3" w:rsidR="000E380F" w:rsidRDefault="004627AB" w:rsidP="000E380F">
      <w:pPr>
        <w:rPr>
          <w:rtl/>
        </w:rPr>
      </w:pPr>
      <w:r w:rsidRPr="00CD067C">
        <w:rPr>
          <w:rtl/>
        </w:rPr>
        <w:t xml:space="preserve">"אני אמצא לך. הבחורה הכי יפה </w:t>
      </w:r>
      <w:r w:rsidR="00A22A77">
        <w:rPr>
          <w:rtl/>
        </w:rPr>
        <w:t>ו</w:t>
      </w:r>
      <w:r w:rsidR="00E84293">
        <w:rPr>
          <w:rFonts w:hint="cs"/>
          <w:rtl/>
        </w:rPr>
        <w:t xml:space="preserve">גם </w:t>
      </w:r>
      <w:r w:rsidR="00A22A77">
        <w:rPr>
          <w:rtl/>
        </w:rPr>
        <w:t xml:space="preserve">נהדרת </w:t>
      </w:r>
      <w:r w:rsidR="000E380F">
        <w:rPr>
          <w:rtl/>
        </w:rPr>
        <w:t>ו</w:t>
      </w:r>
      <w:r w:rsidR="00E84293">
        <w:rPr>
          <w:rFonts w:hint="cs"/>
          <w:rtl/>
        </w:rPr>
        <w:t xml:space="preserve">גם </w:t>
      </w:r>
      <w:r w:rsidR="000E380F">
        <w:rPr>
          <w:rtl/>
        </w:rPr>
        <w:t xml:space="preserve">חמודה </w:t>
      </w:r>
      <w:r w:rsidR="00A22A77">
        <w:rPr>
          <w:rtl/>
        </w:rPr>
        <w:t>ומעניינת</w:t>
      </w:r>
      <w:r w:rsidR="008B392B">
        <w:rPr>
          <w:rFonts w:hint="cs"/>
          <w:rtl/>
        </w:rPr>
        <w:t xml:space="preserve"> ו</w:t>
      </w:r>
      <w:r w:rsidR="000E380F">
        <w:rPr>
          <w:rFonts w:hint="cs"/>
          <w:rtl/>
        </w:rPr>
        <w:t>... שכחתי משהו?"</w:t>
      </w:r>
    </w:p>
    <w:p w14:paraId="3E7F36A8" w14:textId="77777777" w:rsidR="000E380F" w:rsidRDefault="000E380F" w:rsidP="000E380F">
      <w:pPr>
        <w:rPr>
          <w:rtl/>
        </w:rPr>
      </w:pPr>
      <w:r>
        <w:rPr>
          <w:rFonts w:hint="cs"/>
          <w:rtl/>
        </w:rPr>
        <w:t>"הייתי רוצה מישהי חכמה."</w:t>
      </w:r>
    </w:p>
    <w:p w14:paraId="3160907E" w14:textId="510EBA32" w:rsidR="004627AB" w:rsidRPr="00CD067C" w:rsidRDefault="000E380F" w:rsidP="000E380F">
      <w:pPr>
        <w:rPr>
          <w:rtl/>
        </w:rPr>
      </w:pPr>
      <w:r>
        <w:rPr>
          <w:rFonts w:hint="cs"/>
          <w:rtl/>
        </w:rPr>
        <w:t>"אז גם הכי חכמה וחמודה</w:t>
      </w:r>
      <w:r w:rsidR="00A22A77">
        <w:rPr>
          <w:rtl/>
        </w:rPr>
        <w:t xml:space="preserve"> ש</w:t>
      </w:r>
      <w:r w:rsidR="00A22A77">
        <w:rPr>
          <w:rFonts w:hint="cs"/>
          <w:rtl/>
        </w:rPr>
        <w:t xml:space="preserve">אני </w:t>
      </w:r>
      <w:r w:rsidR="00431035">
        <w:rPr>
          <w:rtl/>
        </w:rPr>
        <w:t>א</w:t>
      </w:r>
      <w:r w:rsidR="00431035">
        <w:rPr>
          <w:rFonts w:hint="cs"/>
          <w:rtl/>
        </w:rPr>
        <w:t>פגוש</w:t>
      </w:r>
      <w:r w:rsidR="004627AB" w:rsidRPr="00CD067C">
        <w:rPr>
          <w:rtl/>
        </w:rPr>
        <w:t>, אני אכיר לך."</w:t>
      </w:r>
    </w:p>
    <w:p w14:paraId="6093F3DC" w14:textId="733D0E43" w:rsidR="004627AB" w:rsidRPr="00CD067C" w:rsidRDefault="004627AB" w:rsidP="008F1523">
      <w:pPr>
        <w:rPr>
          <w:rtl/>
        </w:rPr>
      </w:pPr>
      <w:r w:rsidRPr="00CD067C">
        <w:rPr>
          <w:rtl/>
        </w:rPr>
        <w:t>"אחת יפה וח</w:t>
      </w:r>
      <w:r w:rsidR="000E380F">
        <w:rPr>
          <w:rFonts w:hint="cs"/>
          <w:rtl/>
        </w:rPr>
        <w:t>כמ</w:t>
      </w:r>
      <w:r w:rsidRPr="00CD067C">
        <w:rPr>
          <w:rtl/>
        </w:rPr>
        <w:t>ה ש</w:t>
      </w:r>
      <w:r w:rsidR="00A22A77">
        <w:rPr>
          <w:rFonts w:hint="cs"/>
          <w:rtl/>
        </w:rPr>
        <w:t xml:space="preserve">אתה </w:t>
      </w:r>
      <w:r w:rsidR="008F1523">
        <w:rPr>
          <w:rtl/>
        </w:rPr>
        <w:t>תכיר לי. ואיך היא תתאהב בי?</w:t>
      </w:r>
      <w:r w:rsidR="008F1523">
        <w:rPr>
          <w:rFonts w:hint="cs"/>
          <w:rtl/>
        </w:rPr>
        <w:t xml:space="preserve"> </w:t>
      </w:r>
      <w:r w:rsidRPr="00CD067C">
        <w:rPr>
          <w:rtl/>
        </w:rPr>
        <w:t>אף אחת לא תתאהב בי יותר, לעולם."</w:t>
      </w:r>
    </w:p>
    <w:p w14:paraId="26FF20B5" w14:textId="77777777" w:rsidR="004627AB" w:rsidRPr="00CD067C" w:rsidRDefault="004627AB" w:rsidP="00250000">
      <w:pPr>
        <w:rPr>
          <w:rtl/>
        </w:rPr>
      </w:pPr>
      <w:r w:rsidRPr="00CD067C">
        <w:rPr>
          <w:rtl/>
        </w:rPr>
        <w:t>"אתה יודע מה אתה צריך בדחיפות, ארקדי? אתה צריך לשכב עם מישהי ובדחיפות."</w:t>
      </w:r>
    </w:p>
    <w:p w14:paraId="249674CE" w14:textId="77777777" w:rsidR="004627AB" w:rsidRPr="00CD067C" w:rsidRDefault="004627AB" w:rsidP="00250000">
      <w:pPr>
        <w:rPr>
          <w:rtl/>
        </w:rPr>
      </w:pPr>
      <w:r w:rsidRPr="00CD067C">
        <w:rPr>
          <w:rtl/>
        </w:rPr>
        <w:t>"אל תדבר שטויות."</w:t>
      </w:r>
    </w:p>
    <w:p w14:paraId="3B0BCD64" w14:textId="77777777" w:rsidR="004627AB" w:rsidRPr="00CD067C" w:rsidRDefault="004627AB" w:rsidP="00250000">
      <w:pPr>
        <w:rPr>
          <w:rtl/>
        </w:rPr>
      </w:pPr>
      <w:r w:rsidRPr="00CD067C">
        <w:rPr>
          <w:rtl/>
        </w:rPr>
        <w:t>"עם כמה בחורות שכבת עד היום?"</w:t>
      </w:r>
    </w:p>
    <w:p w14:paraId="4ED344E7" w14:textId="5BD7D9C7" w:rsidR="004627AB" w:rsidRPr="00CD067C" w:rsidRDefault="004627AB" w:rsidP="00250000">
      <w:pPr>
        <w:rPr>
          <w:rtl/>
        </w:rPr>
      </w:pPr>
      <w:r w:rsidRPr="00CD067C">
        <w:rPr>
          <w:rtl/>
        </w:rPr>
        <w:t>"</w:t>
      </w:r>
      <w:r w:rsidR="0058374F">
        <w:rPr>
          <w:rFonts w:hint="cs"/>
          <w:rtl/>
        </w:rPr>
        <w:t>אתה יודע טוב</w:t>
      </w:r>
      <w:r w:rsidR="00C90C6C">
        <w:rPr>
          <w:rFonts w:hint="cs"/>
          <w:rtl/>
        </w:rPr>
        <w:t xml:space="preserve"> מאוד </w:t>
      </w:r>
      <w:r w:rsidR="00475041">
        <w:rPr>
          <w:rFonts w:hint="cs"/>
          <w:rtl/>
        </w:rPr>
        <w:t>עם כמה</w:t>
      </w:r>
      <w:r w:rsidR="00946FAA">
        <w:rPr>
          <w:rFonts w:hint="cs"/>
          <w:rtl/>
        </w:rPr>
        <w:t xml:space="preserve"> </w:t>
      </w:r>
      <w:r w:rsidR="00946FAA">
        <w:rPr>
          <w:rtl/>
        </w:rPr>
        <w:t>–</w:t>
      </w:r>
      <w:r w:rsidR="00946FAA">
        <w:rPr>
          <w:rFonts w:hint="cs"/>
          <w:rtl/>
        </w:rPr>
        <w:t xml:space="preserve"> רק איתה</w:t>
      </w:r>
      <w:r w:rsidR="0058374F">
        <w:rPr>
          <w:rFonts w:hint="cs"/>
          <w:rtl/>
        </w:rPr>
        <w:t>.</w:t>
      </w:r>
      <w:r w:rsidRPr="00CD067C">
        <w:rPr>
          <w:rtl/>
        </w:rPr>
        <w:t>"</w:t>
      </w:r>
    </w:p>
    <w:p w14:paraId="1A072803" w14:textId="77777777" w:rsidR="004627AB" w:rsidRPr="00CD067C" w:rsidRDefault="004627AB" w:rsidP="00250000">
      <w:pPr>
        <w:rPr>
          <w:rtl/>
        </w:rPr>
      </w:pPr>
      <w:r w:rsidRPr="00CD067C">
        <w:rPr>
          <w:rtl/>
        </w:rPr>
        <w:t>"אז אתה חייב מישהי מהר."</w:t>
      </w:r>
    </w:p>
    <w:p w14:paraId="1F96C99E" w14:textId="77777777" w:rsidR="004627AB" w:rsidRPr="00CD067C" w:rsidRDefault="004627AB" w:rsidP="00250000">
      <w:pPr>
        <w:rPr>
          <w:rtl/>
        </w:rPr>
      </w:pPr>
      <w:r w:rsidRPr="00CD067C">
        <w:rPr>
          <w:rtl/>
        </w:rPr>
        <w:t xml:space="preserve">ארקדי חזר לרוץ, אלכס נגרר אחריו. </w:t>
      </w:r>
    </w:p>
    <w:p w14:paraId="76C173A8" w14:textId="77777777" w:rsidR="004627AB" w:rsidRPr="00CD067C" w:rsidRDefault="004627AB" w:rsidP="00250000">
      <w:pPr>
        <w:rPr>
          <w:rtl/>
        </w:rPr>
      </w:pPr>
      <w:r w:rsidRPr="00CD067C">
        <w:rPr>
          <w:rtl/>
        </w:rPr>
        <w:t>"אתה יודע שהיא עזבה אותי בגללך."</w:t>
      </w:r>
    </w:p>
    <w:p w14:paraId="767EFC3F" w14:textId="77777777" w:rsidR="004627AB" w:rsidRPr="00CD067C" w:rsidRDefault="004627AB" w:rsidP="00250000">
      <w:pPr>
        <w:rPr>
          <w:rtl/>
        </w:rPr>
      </w:pPr>
      <w:r w:rsidRPr="00CD067C">
        <w:rPr>
          <w:rtl/>
        </w:rPr>
        <w:t>החיוך נמחה בבת אחת מפניו</w:t>
      </w:r>
      <w:r w:rsidR="000E380F">
        <w:rPr>
          <w:rFonts w:hint="cs"/>
          <w:rtl/>
        </w:rPr>
        <w:t xml:space="preserve"> של אלכס</w:t>
      </w:r>
      <w:r w:rsidRPr="00CD067C">
        <w:rPr>
          <w:rtl/>
        </w:rPr>
        <w:t>. "בגללי?"</w:t>
      </w:r>
    </w:p>
    <w:p w14:paraId="00A005C9" w14:textId="77777777" w:rsidR="004627AB" w:rsidRPr="00CD067C" w:rsidRDefault="004627AB" w:rsidP="00250000">
      <w:pPr>
        <w:rPr>
          <w:rtl/>
        </w:rPr>
      </w:pPr>
      <w:r w:rsidRPr="00CD067C">
        <w:rPr>
          <w:rtl/>
        </w:rPr>
        <w:t>"</w:t>
      </w:r>
      <w:r w:rsidRPr="00CD067C">
        <w:rPr>
          <w:rFonts w:hint="cs"/>
          <w:rtl/>
        </w:rPr>
        <w:t>היו זמנים</w:t>
      </w:r>
      <w:r w:rsidRPr="00CD067C">
        <w:rPr>
          <w:rtl/>
        </w:rPr>
        <w:t xml:space="preserve"> </w:t>
      </w:r>
      <w:r w:rsidRPr="00CD067C">
        <w:rPr>
          <w:rFonts w:hint="cs"/>
          <w:rtl/>
        </w:rPr>
        <w:t>ש</w:t>
      </w:r>
      <w:r w:rsidRPr="00CD067C">
        <w:rPr>
          <w:rtl/>
        </w:rPr>
        <w:t xml:space="preserve">היא לא </w:t>
      </w:r>
      <w:r w:rsidRPr="00E84293">
        <w:rPr>
          <w:highlight w:val="green"/>
          <w:rtl/>
        </w:rPr>
        <w:t>עשתה</w:t>
      </w:r>
      <w:r w:rsidRPr="00CD067C">
        <w:rPr>
          <w:rtl/>
        </w:rPr>
        <w:t xml:space="preserve"> כלום חוץ מאשר לנסות להתחיל איתך כל הזמן."</w:t>
      </w:r>
    </w:p>
    <w:p w14:paraId="160A9E1A" w14:textId="77777777" w:rsidR="004627AB" w:rsidRPr="00CD067C" w:rsidRDefault="004627AB" w:rsidP="00250000">
      <w:pPr>
        <w:rPr>
          <w:rtl/>
        </w:rPr>
      </w:pPr>
      <w:r w:rsidRPr="00CD067C">
        <w:rPr>
          <w:rtl/>
        </w:rPr>
        <w:t xml:space="preserve">"אם היא באמת </w:t>
      </w:r>
      <w:r w:rsidRPr="00E84293">
        <w:rPr>
          <w:highlight w:val="green"/>
          <w:rtl/>
        </w:rPr>
        <w:t>עשתה</w:t>
      </w:r>
      <w:r w:rsidRPr="00CD067C">
        <w:rPr>
          <w:rtl/>
        </w:rPr>
        <w:t xml:space="preserve"> את זה היא טיפשה."</w:t>
      </w:r>
    </w:p>
    <w:p w14:paraId="30601A1F" w14:textId="77777777" w:rsidR="004627AB" w:rsidRPr="00CD067C" w:rsidRDefault="004627AB" w:rsidP="00250000">
      <w:pPr>
        <w:rPr>
          <w:rtl/>
        </w:rPr>
      </w:pPr>
      <w:r w:rsidRPr="00CD067C">
        <w:rPr>
          <w:rtl/>
        </w:rPr>
        <w:lastRenderedPageBreak/>
        <w:t>"אבל אתה עודדת אותה."</w:t>
      </w:r>
    </w:p>
    <w:p w14:paraId="71D6F1F6" w14:textId="77777777" w:rsidR="004627AB" w:rsidRPr="00CD067C" w:rsidRDefault="004627AB" w:rsidP="00250000">
      <w:pPr>
        <w:rPr>
          <w:rtl/>
        </w:rPr>
      </w:pPr>
      <w:r w:rsidRPr="00CD067C">
        <w:rPr>
          <w:rtl/>
        </w:rPr>
        <w:t xml:space="preserve">"לא עודדתי אותה, </w:t>
      </w:r>
      <w:r w:rsidRPr="00CD067C">
        <w:rPr>
          <w:rFonts w:hint="cs"/>
          <w:rtl/>
        </w:rPr>
        <w:t xml:space="preserve">מעולם </w:t>
      </w:r>
      <w:r w:rsidRPr="00CD067C">
        <w:rPr>
          <w:rtl/>
        </w:rPr>
        <w:t>לא עודדתי אותה, ארקדי, ניסיתי להיות נחמד אליה כי היא חברה שלך."</w:t>
      </w:r>
    </w:p>
    <w:p w14:paraId="5E0D52A1" w14:textId="77777777" w:rsidR="004627AB" w:rsidRPr="00CD067C" w:rsidRDefault="004627AB" w:rsidP="00250000">
      <w:pPr>
        <w:rPr>
          <w:rtl/>
        </w:rPr>
      </w:pPr>
      <w:r w:rsidRPr="00CD067C">
        <w:rPr>
          <w:rtl/>
        </w:rPr>
        <w:t>"אלכס, אף פעם לא התחילו איתך בנות? אתה לא מכיר את הסימנים? אל תמכור לי את זה."</w:t>
      </w:r>
    </w:p>
    <w:p w14:paraId="4027CE11" w14:textId="77777777" w:rsidR="004627AB" w:rsidRPr="00CD067C" w:rsidRDefault="004627AB" w:rsidP="00250000">
      <w:pPr>
        <w:rPr>
          <w:rtl/>
        </w:rPr>
      </w:pPr>
      <w:r w:rsidRPr="00CD067C">
        <w:rPr>
          <w:rtl/>
        </w:rPr>
        <w:t>"אם זה באמת היה ככ</w:t>
      </w:r>
      <w:r w:rsidR="008F1523">
        <w:rPr>
          <w:rtl/>
        </w:rPr>
        <w:t>ה</w:t>
      </w:r>
      <w:r w:rsidR="008F1523">
        <w:rPr>
          <w:rFonts w:hint="cs"/>
          <w:rtl/>
        </w:rPr>
        <w:t xml:space="preserve"> </w:t>
      </w:r>
      <w:r w:rsidR="008F1523">
        <w:rPr>
          <w:rtl/>
        </w:rPr>
        <w:t>–</w:t>
      </w:r>
      <w:r w:rsidRPr="00CD067C">
        <w:rPr>
          <w:rtl/>
        </w:rPr>
        <w:t xml:space="preserve"> לא שמתי לב. אני מצטער."</w:t>
      </w:r>
    </w:p>
    <w:p w14:paraId="52194B60" w14:textId="77777777" w:rsidR="004627AB" w:rsidRPr="00CD067C" w:rsidRDefault="004627AB" w:rsidP="00250000">
      <w:pPr>
        <w:rPr>
          <w:rtl/>
        </w:rPr>
      </w:pPr>
      <w:r w:rsidRPr="00CD067C">
        <w:rPr>
          <w:rtl/>
        </w:rPr>
        <w:t>"אני לא מאשים אותך, לא עשית כלום, רק היית אותו בחור מקסים ומושך שכולנו למדנו להעריך ולאהוב."</w:t>
      </w:r>
    </w:p>
    <w:p w14:paraId="2F6D7C9D" w14:textId="77777777" w:rsidR="004627AB" w:rsidRPr="00CD067C" w:rsidRDefault="004627AB" w:rsidP="00250000">
      <w:pPr>
        <w:rPr>
          <w:rtl/>
        </w:rPr>
      </w:pPr>
      <w:r w:rsidRPr="00CD067C">
        <w:rPr>
          <w:rtl/>
        </w:rPr>
        <w:t>"אל תהיה סרקסטי, ארקדי. אני מתכוון ברצינות, אם יש משהו שאני יכול לעשות – "</w:t>
      </w:r>
    </w:p>
    <w:p w14:paraId="16526B9A" w14:textId="77777777" w:rsidR="004627AB" w:rsidRPr="00CD067C" w:rsidRDefault="004627AB" w:rsidP="00250000">
      <w:pPr>
        <w:rPr>
          <w:rtl/>
        </w:rPr>
      </w:pPr>
      <w:r w:rsidRPr="00CD067C">
        <w:rPr>
          <w:rtl/>
        </w:rPr>
        <w:t>"עזוב את זה. חבל שהעלתי את זה בכלל."</w:t>
      </w:r>
    </w:p>
    <w:p w14:paraId="72F6C13E" w14:textId="77777777" w:rsidR="004627AB" w:rsidRPr="00CD067C" w:rsidRDefault="004627AB" w:rsidP="00250000">
      <w:pPr>
        <w:rPr>
          <w:rtl/>
        </w:rPr>
      </w:pPr>
      <w:r w:rsidRPr="00CD067C">
        <w:rPr>
          <w:rtl/>
        </w:rPr>
        <w:t>"לא, אל תצטער."</w:t>
      </w:r>
    </w:p>
    <w:p w14:paraId="7F60609B" w14:textId="77777777" w:rsidR="004627AB" w:rsidRPr="00CD067C" w:rsidRDefault="004627AB" w:rsidP="00250000">
      <w:pPr>
        <w:rPr>
          <w:rtl/>
        </w:rPr>
      </w:pPr>
      <w:r w:rsidRPr="00CD067C">
        <w:rPr>
          <w:rtl/>
        </w:rPr>
        <w:t>ארקדי משך בכתפיו.</w:t>
      </w:r>
    </w:p>
    <w:p w14:paraId="2F670888" w14:textId="77777777" w:rsidR="004627AB" w:rsidRPr="00CD067C" w:rsidRDefault="004627AB" w:rsidP="00250000">
      <w:pPr>
        <w:rPr>
          <w:rtl/>
        </w:rPr>
      </w:pPr>
      <w:r w:rsidRPr="00CD067C">
        <w:rPr>
          <w:rtl/>
        </w:rPr>
        <w:t>"תשמע, אני נשבע לך, אני מבטיח, החברה הכי יפה ומקסימה שאי פעם תהיה לי, היא שלך."</w:t>
      </w:r>
    </w:p>
    <w:p w14:paraId="1EBF0461" w14:textId="77777777" w:rsidR="004627AB" w:rsidRPr="00CD067C" w:rsidRDefault="004627AB" w:rsidP="00250000">
      <w:pPr>
        <w:rPr>
          <w:rtl/>
        </w:rPr>
      </w:pPr>
      <w:r w:rsidRPr="00CD067C">
        <w:rPr>
          <w:rtl/>
        </w:rPr>
        <w:t>ארקדי צחק.</w:t>
      </w:r>
    </w:p>
    <w:p w14:paraId="2117AED8" w14:textId="77777777" w:rsidR="004627AB" w:rsidRPr="00CD067C" w:rsidRDefault="004627AB" w:rsidP="00250000">
      <w:pPr>
        <w:rPr>
          <w:rtl/>
        </w:rPr>
      </w:pPr>
      <w:r w:rsidRPr="00CD067C">
        <w:rPr>
          <w:rtl/>
        </w:rPr>
        <w:t>"אני רציני לחלוטין. אני נשבע לך. החברה שאני לא אוכל לעזוב, שאני ארצה אותה לתמיד. זאת שמתחתנים איתה בסוף. היא תהיה שלך."</w:t>
      </w:r>
    </w:p>
    <w:p w14:paraId="249B5163" w14:textId="77777777" w:rsidR="004627AB" w:rsidRPr="00CD067C" w:rsidRDefault="004627AB" w:rsidP="00250000">
      <w:pPr>
        <w:rPr>
          <w:rtl/>
        </w:rPr>
      </w:pPr>
      <w:r w:rsidRPr="00CD067C">
        <w:rPr>
          <w:rtl/>
        </w:rPr>
        <w:t>"איזה שטויות אתה מקשקש."</w:t>
      </w:r>
    </w:p>
    <w:p w14:paraId="758E104A" w14:textId="77777777" w:rsidR="004627AB" w:rsidRPr="00CD067C" w:rsidRDefault="004627AB" w:rsidP="00250000">
      <w:pPr>
        <w:rPr>
          <w:rtl/>
        </w:rPr>
      </w:pPr>
      <w:r w:rsidRPr="00CD067C">
        <w:rPr>
          <w:rtl/>
        </w:rPr>
        <w:t>"זה לא שטויות."</w:t>
      </w:r>
    </w:p>
    <w:p w14:paraId="6613D21A" w14:textId="77777777" w:rsidR="004627AB" w:rsidRPr="00CD067C" w:rsidRDefault="004627AB" w:rsidP="00250000">
      <w:pPr>
        <w:rPr>
          <w:rtl/>
        </w:rPr>
      </w:pPr>
      <w:r w:rsidRPr="00CD067C">
        <w:rPr>
          <w:rtl/>
        </w:rPr>
        <w:t>"אז תסביר לי איך תוכל לגרום למישהי שמאוהבת בך להתאהב בי."</w:t>
      </w:r>
    </w:p>
    <w:p w14:paraId="21702CF4" w14:textId="77777777" w:rsidR="004627AB" w:rsidRPr="00CD067C" w:rsidRDefault="004627AB" w:rsidP="00250000">
      <w:pPr>
        <w:rPr>
          <w:rtl/>
        </w:rPr>
      </w:pPr>
      <w:r w:rsidRPr="00CD067C">
        <w:rPr>
          <w:rtl/>
        </w:rPr>
        <w:t>"ארקדי," אלכס חייך, "תביא אותה אלי. אני אסביר לה איך להתאהב בך."</w:t>
      </w:r>
    </w:p>
    <w:p w14:paraId="677949A1" w14:textId="77777777" w:rsidR="004627AB" w:rsidRPr="00CD067C" w:rsidRDefault="004627AB" w:rsidP="00250000">
      <w:pPr>
        <w:rPr>
          <w:rtl/>
        </w:rPr>
      </w:pPr>
      <w:r w:rsidRPr="00CD067C">
        <w:rPr>
          <w:rtl/>
        </w:rPr>
        <w:t xml:space="preserve">ארקדי </w:t>
      </w:r>
      <w:r w:rsidRPr="00CD067C">
        <w:rPr>
          <w:rFonts w:hint="cs"/>
          <w:rtl/>
        </w:rPr>
        <w:t>האיץ אבל אלכס הדביק אותו שוב ושוב</w:t>
      </w:r>
      <w:r w:rsidRPr="00CD067C">
        <w:rPr>
          <w:rtl/>
        </w:rPr>
        <w:t>.</w:t>
      </w:r>
    </w:p>
    <w:p w14:paraId="330AA026" w14:textId="77777777" w:rsidR="004627AB" w:rsidRPr="00CD067C" w:rsidRDefault="004627AB" w:rsidP="00A22A77">
      <w:pPr>
        <w:rPr>
          <w:rtl/>
        </w:rPr>
      </w:pPr>
      <w:r w:rsidRPr="00CD067C">
        <w:rPr>
          <w:rtl/>
        </w:rPr>
        <w:t>"לעזור לך במשהו?</w:t>
      </w:r>
      <w:r w:rsidR="00A22A77">
        <w:rPr>
          <w:rFonts w:hint="cs"/>
          <w:rtl/>
        </w:rPr>
        <w:t>" אלכס שאל</w:t>
      </w:r>
      <w:r w:rsidR="00A22A77" w:rsidRPr="00CD067C">
        <w:rPr>
          <w:rtl/>
        </w:rPr>
        <w:t xml:space="preserve"> כשפנו לכיוון הבית, </w:t>
      </w:r>
      <w:r w:rsidR="00A22A77">
        <w:rPr>
          <w:rFonts w:hint="cs"/>
          <w:rtl/>
        </w:rPr>
        <w:t>"</w:t>
      </w:r>
      <w:r w:rsidRPr="00CD067C">
        <w:rPr>
          <w:rtl/>
        </w:rPr>
        <w:t>לעזור לך ללמוד?"</w:t>
      </w:r>
    </w:p>
    <w:p w14:paraId="39AE928B" w14:textId="6021A82C" w:rsidR="004627AB" w:rsidRPr="00CD067C" w:rsidRDefault="004627AB" w:rsidP="002C2926">
      <w:pPr>
        <w:rPr>
          <w:rtl/>
        </w:rPr>
      </w:pPr>
      <w:r w:rsidRPr="00CD067C">
        <w:rPr>
          <w:rtl/>
        </w:rPr>
        <w:t xml:space="preserve">"אתה עוד לא עברת את הבגרויות, איך </w:t>
      </w:r>
      <w:r w:rsidR="002C2926">
        <w:rPr>
          <w:rFonts w:hint="cs"/>
          <w:rtl/>
        </w:rPr>
        <w:t>תוכל</w:t>
      </w:r>
      <w:r w:rsidRPr="00CD067C">
        <w:rPr>
          <w:rtl/>
        </w:rPr>
        <w:t xml:space="preserve"> לעזור לי</w:t>
      </w:r>
      <w:r w:rsidR="002C2926">
        <w:rPr>
          <w:rFonts w:hint="cs"/>
          <w:rtl/>
        </w:rPr>
        <w:t xml:space="preserve"> בבחינות לתואר דוקטור ברפואה</w:t>
      </w:r>
      <w:r w:rsidRPr="00CD067C">
        <w:rPr>
          <w:rtl/>
        </w:rPr>
        <w:t>?"</w:t>
      </w:r>
    </w:p>
    <w:p w14:paraId="7938B5EF" w14:textId="77777777" w:rsidR="004627AB" w:rsidRPr="00CD067C" w:rsidRDefault="004627AB" w:rsidP="00250000">
      <w:pPr>
        <w:rPr>
          <w:rtl/>
        </w:rPr>
      </w:pPr>
      <w:r w:rsidRPr="00CD067C">
        <w:rPr>
          <w:rtl/>
        </w:rPr>
        <w:t>"</w:t>
      </w:r>
      <w:r w:rsidR="00037DA5">
        <w:rPr>
          <w:rFonts w:hint="cs"/>
          <w:rtl/>
        </w:rPr>
        <w:t xml:space="preserve">בסדר, </w:t>
      </w:r>
      <w:r w:rsidRPr="00CD067C">
        <w:rPr>
          <w:rtl/>
        </w:rPr>
        <w:t>מה שתגיד."</w:t>
      </w:r>
    </w:p>
    <w:p w14:paraId="0FA8910E" w14:textId="77777777" w:rsidR="004627AB" w:rsidRDefault="004627AB" w:rsidP="008F1523">
      <w:pPr>
        <w:rPr>
          <w:rtl/>
        </w:rPr>
      </w:pPr>
      <w:r w:rsidRPr="00CD067C">
        <w:rPr>
          <w:rtl/>
        </w:rPr>
        <w:t>"אני מצטער אלכס, תודה על</w:t>
      </w:r>
      <w:r w:rsidR="00A22A77">
        <w:rPr>
          <w:rtl/>
        </w:rPr>
        <w:t xml:space="preserve"> ההצעה, אבל מה שאני </w:t>
      </w:r>
      <w:r w:rsidR="00A22A77">
        <w:rPr>
          <w:rFonts w:hint="cs"/>
          <w:rtl/>
        </w:rPr>
        <w:t>זקוק לו</w:t>
      </w:r>
      <w:r w:rsidRPr="00CD067C">
        <w:rPr>
          <w:rtl/>
        </w:rPr>
        <w:t xml:space="preserve"> </w:t>
      </w:r>
      <w:r w:rsidR="008F1523">
        <w:rPr>
          <w:rFonts w:hint="cs"/>
          <w:rtl/>
        </w:rPr>
        <w:t>כעת זה</w:t>
      </w:r>
      <w:r w:rsidRPr="00CD067C">
        <w:rPr>
          <w:rtl/>
        </w:rPr>
        <w:t xml:space="preserve"> מרחב מחייה."</w:t>
      </w:r>
    </w:p>
    <w:p w14:paraId="50D18A0C" w14:textId="77777777" w:rsidR="00D65B0D" w:rsidRDefault="00D65B0D" w:rsidP="00D65B0D">
      <w:pPr>
        <w:rPr>
          <w:rFonts w:ascii="Arial" w:hAnsi="Arial" w:cs="Arial"/>
          <w:b/>
          <w:bCs/>
          <w:color w:val="FF0000"/>
          <w:kern w:val="32"/>
          <w:sz w:val="32"/>
          <w:szCs w:val="32"/>
          <w:rtl/>
        </w:rPr>
      </w:pPr>
    </w:p>
    <w:p w14:paraId="11A9BE89" w14:textId="14D9868A" w:rsidR="004627AB" w:rsidRPr="00CD067C" w:rsidRDefault="004627AB" w:rsidP="002C2926">
      <w:pPr>
        <w:rPr>
          <w:rtl/>
        </w:rPr>
      </w:pPr>
      <w:r w:rsidRPr="00CD067C">
        <w:rPr>
          <w:rtl/>
        </w:rPr>
        <w:t>ערימת הספרים חיכתה ל</w:t>
      </w:r>
      <w:r w:rsidRPr="00CD067C">
        <w:rPr>
          <w:rFonts w:hint="cs"/>
          <w:rtl/>
        </w:rPr>
        <w:t>אלכס</w:t>
      </w:r>
      <w:r w:rsidRPr="00CD067C">
        <w:rPr>
          <w:rtl/>
        </w:rPr>
        <w:t xml:space="preserve"> על המיטה כשיצא מהמקלחת. הוא הגיע להמבורג</w:t>
      </w:r>
      <w:r w:rsidR="00D65B0D">
        <w:rPr>
          <w:rtl/>
        </w:rPr>
        <w:t xml:space="preserve"> </w:t>
      </w:r>
      <w:r w:rsidR="00D65B0D">
        <w:rPr>
          <w:rFonts w:hint="cs"/>
          <w:rtl/>
        </w:rPr>
        <w:t>ב</w:t>
      </w:r>
      <w:r w:rsidRPr="00CD067C">
        <w:rPr>
          <w:rtl/>
        </w:rPr>
        <w:t xml:space="preserve">בגדים מלוכלכים. אנשים </w:t>
      </w:r>
      <w:r w:rsidR="00542402">
        <w:rPr>
          <w:rFonts w:hint="cs"/>
          <w:rtl/>
        </w:rPr>
        <w:t>מהוגנים</w:t>
      </w:r>
      <w:r w:rsidRPr="00CD067C">
        <w:rPr>
          <w:rtl/>
        </w:rPr>
        <w:t xml:space="preserve"> מוסרים את כל חליפות העסקים שלהם </w:t>
      </w:r>
      <w:r w:rsidR="00D65B0D">
        <w:rPr>
          <w:rFonts w:hint="cs"/>
          <w:rtl/>
        </w:rPr>
        <w:t>ל</w:t>
      </w:r>
      <w:r w:rsidRPr="00CD067C">
        <w:rPr>
          <w:rtl/>
        </w:rPr>
        <w:t>פני הנסיעה לניקוי יבש, ומגיעים להמבורג למרכז הקונגרסים הגדול בעניב</w:t>
      </w:r>
      <w:r w:rsidR="00D65B0D">
        <w:rPr>
          <w:rtl/>
        </w:rPr>
        <w:t>ות משי ומעילי גשם שחורים, בחליפ</w:t>
      </w:r>
      <w:r w:rsidR="00D65B0D">
        <w:rPr>
          <w:rFonts w:hint="cs"/>
          <w:rtl/>
        </w:rPr>
        <w:t>ות מצוחצחות</w:t>
      </w:r>
      <w:r w:rsidRPr="00CD067C">
        <w:rPr>
          <w:rtl/>
        </w:rPr>
        <w:t xml:space="preserve"> בצבע אפור טיטניום וחולצות כותנה מגוהצות. אבל אלכס</w:t>
      </w:r>
      <w:r w:rsidR="00A22A77">
        <w:rPr>
          <w:rtl/>
        </w:rPr>
        <w:t xml:space="preserve"> הגיע להמבורג עם הילקוט הקרוע מ</w:t>
      </w:r>
      <w:r w:rsidRPr="00CD067C">
        <w:rPr>
          <w:rtl/>
        </w:rPr>
        <w:t xml:space="preserve">תיכון </w:t>
      </w:r>
      <w:r w:rsidRPr="00CD067C">
        <w:rPr>
          <w:rFonts w:hint="cs"/>
          <w:rtl/>
        </w:rPr>
        <w:t>עמוס</w:t>
      </w:r>
      <w:r w:rsidRPr="00CD067C">
        <w:rPr>
          <w:rtl/>
        </w:rPr>
        <w:t xml:space="preserve"> </w:t>
      </w:r>
      <w:r w:rsidRPr="00CD067C">
        <w:rPr>
          <w:rFonts w:hint="cs"/>
          <w:rtl/>
        </w:rPr>
        <w:t>ב</w:t>
      </w:r>
      <w:r w:rsidRPr="00CD067C">
        <w:rPr>
          <w:rtl/>
        </w:rPr>
        <w:t>ספרי לימוד</w:t>
      </w:r>
      <w:r w:rsidR="00A22A77">
        <w:rPr>
          <w:rFonts w:hint="cs"/>
          <w:rtl/>
        </w:rPr>
        <w:t xml:space="preserve"> ו</w:t>
      </w:r>
      <w:r w:rsidR="005F5BCE">
        <w:rPr>
          <w:rFonts w:hint="cs"/>
          <w:rtl/>
        </w:rPr>
        <w:t>ּ</w:t>
      </w:r>
      <w:r w:rsidR="00A22A77">
        <w:rPr>
          <w:rFonts w:hint="cs"/>
          <w:rtl/>
        </w:rPr>
        <w:t>מִיקוּדִיוֹת לרוב</w:t>
      </w:r>
      <w:r w:rsidRPr="00CD067C">
        <w:rPr>
          <w:rtl/>
        </w:rPr>
        <w:t>, ו</w:t>
      </w:r>
      <w:r w:rsidR="002C2926">
        <w:rPr>
          <w:rFonts w:hint="cs"/>
          <w:rtl/>
        </w:rPr>
        <w:t xml:space="preserve">גם </w:t>
      </w:r>
      <w:r w:rsidRPr="00CD067C">
        <w:rPr>
          <w:rtl/>
        </w:rPr>
        <w:t>כמה בגדים ש</w:t>
      </w:r>
      <w:r w:rsidR="002C2926">
        <w:rPr>
          <w:rFonts w:hint="cs"/>
          <w:rtl/>
        </w:rPr>
        <w:t>שלה</w:t>
      </w:r>
      <w:r w:rsidRPr="00CD067C">
        <w:rPr>
          <w:rtl/>
        </w:rPr>
        <w:t xml:space="preserve"> בבית הוריו מסל הכביסה </w:t>
      </w:r>
      <w:r w:rsidR="00D65B0D">
        <w:rPr>
          <w:rtl/>
        </w:rPr>
        <w:t xml:space="preserve">העולה על גדותיו. </w:t>
      </w:r>
      <w:r w:rsidR="00F06A3F">
        <w:rPr>
          <w:rtl/>
        </w:rPr>
        <w:t>עכשיו</w:t>
      </w:r>
      <w:r w:rsidR="00D65B0D">
        <w:rPr>
          <w:rtl/>
        </w:rPr>
        <w:t xml:space="preserve"> כשפרק את </w:t>
      </w:r>
      <w:r w:rsidRPr="00CD067C">
        <w:rPr>
          <w:rtl/>
        </w:rPr>
        <w:t>חביל</w:t>
      </w:r>
      <w:r w:rsidR="00D65B0D">
        <w:rPr>
          <w:rFonts w:hint="cs"/>
          <w:rtl/>
        </w:rPr>
        <w:t>תו</w:t>
      </w:r>
      <w:r w:rsidRPr="00CD067C">
        <w:rPr>
          <w:rtl/>
        </w:rPr>
        <w:t xml:space="preserve"> המלוכלכת והקמ</w:t>
      </w:r>
      <w:r w:rsidR="005F5BCE">
        <w:rPr>
          <w:rFonts w:hint="cs"/>
          <w:rtl/>
        </w:rPr>
        <w:t>ו</w:t>
      </w:r>
      <w:r w:rsidRPr="00CD067C">
        <w:rPr>
          <w:rtl/>
        </w:rPr>
        <w:t>ט</w:t>
      </w:r>
      <w:r w:rsidR="005F5BCE">
        <w:rPr>
          <w:rFonts w:hint="cs"/>
          <w:rtl/>
        </w:rPr>
        <w:t>ה</w:t>
      </w:r>
      <w:r w:rsidR="002D31CF">
        <w:rPr>
          <w:rFonts w:hint="cs"/>
          <w:rtl/>
        </w:rPr>
        <w:t xml:space="preserve"> התברר</w:t>
      </w:r>
      <w:r w:rsidR="0058374F">
        <w:rPr>
          <w:rFonts w:hint="cs"/>
          <w:rtl/>
        </w:rPr>
        <w:t xml:space="preserve"> </w:t>
      </w:r>
      <w:r w:rsidRPr="00CD067C">
        <w:rPr>
          <w:rtl/>
        </w:rPr>
        <w:t xml:space="preserve">שהביא בטעות </w:t>
      </w:r>
      <w:r w:rsidR="00542402">
        <w:rPr>
          <w:rtl/>
        </w:rPr>
        <w:t>חולצה של תיאו ו</w:t>
      </w:r>
      <w:r w:rsidR="00542402">
        <w:rPr>
          <w:rFonts w:hint="cs"/>
          <w:rtl/>
        </w:rPr>
        <w:t>גרביים</w:t>
      </w:r>
      <w:r w:rsidR="00542402">
        <w:rPr>
          <w:rtl/>
        </w:rPr>
        <w:t xml:space="preserve"> של אביו.</w:t>
      </w:r>
    </w:p>
    <w:p w14:paraId="37FF4EE2" w14:textId="45CBC90A" w:rsidR="004627AB" w:rsidRPr="00CD067C" w:rsidRDefault="004627AB" w:rsidP="00D65B0D">
      <w:pPr>
        <w:rPr>
          <w:rtl/>
        </w:rPr>
      </w:pPr>
      <w:r w:rsidRPr="00CD067C">
        <w:rPr>
          <w:rtl/>
        </w:rPr>
        <w:t>הוא אסף את הבגדים ודח</w:t>
      </w:r>
      <w:r w:rsidR="00B356D6">
        <w:rPr>
          <w:rFonts w:hint="cs"/>
          <w:rtl/>
        </w:rPr>
        <w:t>ף</w:t>
      </w:r>
      <w:r w:rsidRPr="00CD067C">
        <w:rPr>
          <w:rtl/>
        </w:rPr>
        <w:t xml:space="preserve"> למכונת</w:t>
      </w:r>
      <w:r w:rsidR="002C2926">
        <w:rPr>
          <w:rFonts w:hint="cs"/>
          <w:rtl/>
        </w:rPr>
        <w:t>-</w:t>
      </w:r>
      <w:r w:rsidRPr="00CD067C">
        <w:rPr>
          <w:rtl/>
        </w:rPr>
        <w:t>הכביסה ו</w:t>
      </w:r>
      <w:r w:rsidR="00EE553A">
        <w:rPr>
          <w:rtl/>
        </w:rPr>
        <w:t>אחר כך</w:t>
      </w:r>
      <w:r w:rsidRPr="00CD067C">
        <w:rPr>
          <w:rtl/>
        </w:rPr>
        <w:t xml:space="preserve"> ניקה את הבית שאבק של כמה חודשים</w:t>
      </w:r>
      <w:r w:rsidRPr="00CD067C">
        <w:rPr>
          <w:rFonts w:hint="cs"/>
          <w:rtl/>
        </w:rPr>
        <w:t xml:space="preserve"> שקע </w:t>
      </w:r>
      <w:r w:rsidRPr="00CD067C">
        <w:rPr>
          <w:rtl/>
        </w:rPr>
        <w:t xml:space="preserve">בו. </w:t>
      </w:r>
      <w:r w:rsidRPr="00CD067C">
        <w:rPr>
          <w:rFonts w:hint="cs"/>
          <w:rtl/>
        </w:rPr>
        <w:t xml:space="preserve">הוא </w:t>
      </w:r>
      <w:r w:rsidRPr="00CD067C">
        <w:rPr>
          <w:rtl/>
        </w:rPr>
        <w:t xml:space="preserve">שאב את השטיח מקיר לקיר שכיסה את </w:t>
      </w:r>
      <w:r w:rsidR="00542402">
        <w:rPr>
          <w:rFonts w:hint="cs"/>
          <w:rtl/>
        </w:rPr>
        <w:t xml:space="preserve">כל </w:t>
      </w:r>
      <w:r w:rsidR="00D65B0D">
        <w:rPr>
          <w:rtl/>
        </w:rPr>
        <w:t>רצפ</w:t>
      </w:r>
      <w:r w:rsidR="00D65B0D">
        <w:rPr>
          <w:rFonts w:hint="cs"/>
          <w:rtl/>
        </w:rPr>
        <w:t>ת</w:t>
      </w:r>
      <w:r w:rsidRPr="00CD067C">
        <w:rPr>
          <w:rtl/>
        </w:rPr>
        <w:t xml:space="preserve"> הדירה, חוץ מהאמבטיה והמטבח.</w:t>
      </w:r>
    </w:p>
    <w:p w14:paraId="58820805" w14:textId="77777777" w:rsidR="004627AB" w:rsidRPr="00CD067C" w:rsidRDefault="004627AB" w:rsidP="00250000">
      <w:pPr>
        <w:rPr>
          <w:rtl/>
        </w:rPr>
      </w:pPr>
      <w:r w:rsidRPr="00CD067C">
        <w:rPr>
          <w:rFonts w:hint="cs"/>
          <w:rtl/>
        </w:rPr>
        <w:t>היה כבר מאוחר בערב, וארקדי עדיין ישב ולמד.</w:t>
      </w:r>
    </w:p>
    <w:p w14:paraId="0F7A9271" w14:textId="62CF8136" w:rsidR="004627AB" w:rsidRPr="00CD067C" w:rsidRDefault="004627AB" w:rsidP="00542402">
      <w:pPr>
        <w:rPr>
          <w:rtl/>
        </w:rPr>
      </w:pPr>
      <w:r w:rsidRPr="00CD067C">
        <w:rPr>
          <w:rtl/>
        </w:rPr>
        <w:t>"לע</w:t>
      </w:r>
      <w:r w:rsidR="00542402">
        <w:rPr>
          <w:rtl/>
        </w:rPr>
        <w:t>רפדים בטח קשה לגור בהמבורג בקיץ</w:t>
      </w:r>
      <w:r w:rsidR="00542402">
        <w:rPr>
          <w:rFonts w:hint="cs"/>
          <w:rtl/>
        </w:rPr>
        <w:t xml:space="preserve"> </w:t>
      </w:r>
      <w:r w:rsidR="00542402">
        <w:rPr>
          <w:rtl/>
        </w:rPr>
        <w:t>–</w:t>
      </w:r>
      <w:r w:rsidRPr="00CD067C">
        <w:rPr>
          <w:rtl/>
        </w:rPr>
        <w:t xml:space="preserve"> שעות החשיכה קצרות</w:t>
      </w:r>
      <w:r w:rsidR="00352290">
        <w:rPr>
          <w:rtl/>
        </w:rPr>
        <w:t xml:space="preserve"> מאוד.</w:t>
      </w:r>
      <w:r w:rsidRPr="00CD067C">
        <w:rPr>
          <w:rtl/>
        </w:rPr>
        <w:t xml:space="preserve"> אולי בקיץ הערפדים נודדים לאר</w:t>
      </w:r>
      <w:r w:rsidR="00542402">
        <w:rPr>
          <w:rtl/>
        </w:rPr>
        <w:t xml:space="preserve">צות קרובות יותר לקו המשווה, </w:t>
      </w:r>
      <w:r w:rsidR="00542402">
        <w:rPr>
          <w:rFonts w:hint="cs"/>
          <w:rtl/>
        </w:rPr>
        <w:t>היכן</w:t>
      </w:r>
      <w:r w:rsidRPr="00CD067C">
        <w:rPr>
          <w:rtl/>
        </w:rPr>
        <w:t xml:space="preserve"> שהלילות ארוכים יותר."</w:t>
      </w:r>
    </w:p>
    <w:p w14:paraId="6C50BEBB" w14:textId="77777777" w:rsidR="004627AB" w:rsidRPr="00CD067C" w:rsidRDefault="004627AB" w:rsidP="00250000">
      <w:pPr>
        <w:rPr>
          <w:rtl/>
        </w:rPr>
      </w:pPr>
      <w:r w:rsidRPr="00CD067C">
        <w:rPr>
          <w:rtl/>
        </w:rPr>
        <w:t>"אלכס, אני מנסה ללמוד, אולי תסתום?"</w:t>
      </w:r>
    </w:p>
    <w:p w14:paraId="70B20949" w14:textId="10D00F28" w:rsidR="004627AB" w:rsidRDefault="004627AB" w:rsidP="00250000">
      <w:pPr>
        <w:rPr>
          <w:rtl/>
        </w:rPr>
      </w:pPr>
      <w:r w:rsidRPr="00CD067C">
        <w:rPr>
          <w:rtl/>
        </w:rPr>
        <w:lastRenderedPageBreak/>
        <w:t>"אבל בחורף הם נהנים, בעיקר בארצות הצפון. יש להם כמעט יממה שלמה של פעילות."</w:t>
      </w:r>
    </w:p>
    <w:p w14:paraId="18E221B6" w14:textId="36341517" w:rsidR="005971CD" w:rsidRDefault="005971CD" w:rsidP="00250000">
      <w:pPr>
        <w:rPr>
          <w:rtl/>
        </w:rPr>
      </w:pPr>
    </w:p>
    <w:p w14:paraId="0719E242" w14:textId="6C03987C" w:rsidR="005971CD" w:rsidRDefault="005971CD" w:rsidP="00250000">
      <w:pPr>
        <w:rPr>
          <w:rtl/>
        </w:rPr>
      </w:pPr>
      <w:r w:rsidRPr="005971CD">
        <w:rPr>
          <w:rFonts w:cs="Times New Roman"/>
          <w:rtl/>
        </w:rPr>
        <w:t>אלכס מבטיח לארקדי שימצא לו מעשהי טובה יותר להתחתן איתה</w:t>
      </w:r>
      <w:r>
        <w:rPr>
          <w:rFonts w:cs="Times New Roman" w:hint="cs"/>
          <w:rtl/>
        </w:rPr>
        <w:t>:</w:t>
      </w:r>
    </w:p>
    <w:p w14:paraId="1AC34CD4" w14:textId="77777777" w:rsidR="005971CD" w:rsidRDefault="005971CD" w:rsidP="005971CD">
      <w:pPr>
        <w:rPr>
          <w:rtl/>
        </w:rPr>
      </w:pPr>
      <w:r>
        <w:rPr>
          <w:rFonts w:cs="Times New Roman"/>
          <w:rtl/>
        </w:rPr>
        <w:t>ו... וישראלית, ארקדי רצה לאמר והתבייש. ישראלית, הכי ישראלית. ישראלית כזאת שההורים שלה עוד הצביעו מח''ל או מפא''י, כזאת עם ----, שההורים קראו עיתון וראו חדשות וידעו מה זה שר האוצר ואיך מצביעים לכנסת,</w:t>
      </w:r>
    </w:p>
    <w:p w14:paraId="51672C18" w14:textId="77777777" w:rsidR="005971CD" w:rsidRDefault="005971CD" w:rsidP="005971CD">
      <w:pPr>
        <w:rPr>
          <w:rtl/>
        </w:rPr>
      </w:pPr>
      <w:r>
        <w:rPr>
          <w:rFonts w:cs="Times New Roman"/>
          <w:rtl/>
        </w:rPr>
        <w:t xml:space="preserve">מישהי שאבא שלה עושה מילואים, שלהורים שלה לא צריך להסביר כלום. אח! כזאת אחת הוא רצה - שלא היה צריך להסביר להורים שלה מה זה קופת חולים וביטוח לאומי )כאילו שארקדי ידע) שלא היה צריך לתרגם להם את התפריט בבית הקפה לרוסית ולהקבר במבוכה. </w:t>
      </w:r>
    </w:p>
    <w:p w14:paraId="1B734F19" w14:textId="52D9B458" w:rsidR="005971CD" w:rsidRDefault="005971CD" w:rsidP="005971CD">
      <w:pPr>
        <w:rPr>
          <w:rtl/>
        </w:rPr>
      </w:pPr>
      <w:r>
        <w:rPr>
          <w:rFonts w:cs="Times New Roman"/>
          <w:rtl/>
        </w:rPr>
        <w:t>זאת מעין שריטה, הוא ידע את זה ובכל זאת מעולם כלל לא קינא באלכס על יסמין. כן, היא יפה, אבל לא ישראלית ולכן הדס תמיד נראתה בעיניו עליונה עליה. רק כשאלכס באופן בלתי מתאמץ בכלל חזר ממסעות הדיג שלו עם לילך ש</w:t>
      </w:r>
      <w:r w:rsidR="001C5A04">
        <w:rPr>
          <w:rFonts w:cs="Times New Roman"/>
          <w:rtl/>
        </w:rPr>
        <w:t>הייתה</w:t>
      </w:r>
      <w:r>
        <w:rPr>
          <w:rFonts w:cs="Times New Roman"/>
          <w:rtl/>
        </w:rPr>
        <w:t xml:space="preserve"> ישראלית עד כדי כך שאחד מהרחובות בזכרון יעקוב נקרא על-שם אחד מאבות-אבותיה שהיה ממקימי העיירה, או אולי אחד מרחובות ראשל''צ, כי הוא היה איש מוכר בקרב העליה הראשונה, אחריה נטע ש</w:t>
      </w:r>
      <w:r w:rsidR="001C5A04">
        <w:rPr>
          <w:rFonts w:cs="Times New Roman"/>
          <w:rtl/>
        </w:rPr>
        <w:t>הייתה</w:t>
      </w:r>
      <w:r>
        <w:rPr>
          <w:rFonts w:cs="Times New Roman"/>
          <w:rtl/>
        </w:rPr>
        <w:t xml:space="preserve"> כה ישראלית עד שסבתה זכרה איך העבירו את אוניברסיטת תל אביב לגבעה בשיח' מוניס, לבדוק,</w:t>
      </w:r>
      <w:r w:rsidR="00BB7B0A">
        <w:rPr>
          <w:rFonts w:cs="Times New Roman"/>
          <w:rtl/>
        </w:rPr>
        <w:t xml:space="preserve"> והכול </w:t>
      </w:r>
      <w:r>
        <w:rPr>
          <w:rFonts w:cs="Times New Roman"/>
          <w:rtl/>
        </w:rPr>
        <w:t>מבחינת אלכס באופן כה בלתי מתאמץ ובלי לחשוב לרגע שהן יותר באיזושהי צורה מהצרפתיה שהוא היה באובססיה מטורפת לגביה במשך כמה חודשים ולא הפסיק להתייסר מכל האחרים שהיו לה, בעבר ובהווה, וגו'.....</w:t>
      </w:r>
    </w:p>
    <w:p w14:paraId="791B315F" w14:textId="77777777" w:rsidR="00D65B0D" w:rsidRDefault="00D65B0D" w:rsidP="00250000">
      <w:pPr>
        <w:rPr>
          <w:rtl/>
        </w:rPr>
      </w:pPr>
    </w:p>
    <w:p w14:paraId="23421375" w14:textId="77777777" w:rsidR="00BD266F" w:rsidRPr="0044357B" w:rsidRDefault="00BD266F" w:rsidP="00322FD3">
      <w:pPr>
        <w:pStyle w:val="Heading2"/>
        <w:rPr>
          <w:rtl/>
        </w:rPr>
      </w:pPr>
      <w:bookmarkStart w:id="87" w:name="_Toc297351171"/>
      <w:bookmarkStart w:id="88" w:name="_Toc322023189"/>
      <w:bookmarkStart w:id="89" w:name="_Toc299174475"/>
      <w:bookmarkStart w:id="90" w:name="_Toc408762916"/>
      <w:r w:rsidRPr="0044357B">
        <w:rPr>
          <w:rtl/>
        </w:rPr>
        <w:t>הנסיעה העירה</w:t>
      </w:r>
      <w:bookmarkEnd w:id="87"/>
      <w:bookmarkEnd w:id="88"/>
      <w:bookmarkEnd w:id="89"/>
      <w:bookmarkEnd w:id="90"/>
    </w:p>
    <w:p w14:paraId="38F1326A" w14:textId="02F727AE" w:rsidR="00BD266F" w:rsidRPr="00CD067C" w:rsidRDefault="00BD266F" w:rsidP="00542402">
      <w:pPr>
        <w:rPr>
          <w:rtl/>
        </w:rPr>
      </w:pPr>
      <w:r w:rsidRPr="00CD067C">
        <w:rPr>
          <w:rtl/>
        </w:rPr>
        <w:t>הם הצליחו להתעורר לפני עשר, לפי ה</w:t>
      </w:r>
      <w:r w:rsidR="00C45B28">
        <w:rPr>
          <w:rtl/>
        </w:rPr>
        <w:t>תוכני</w:t>
      </w:r>
      <w:r w:rsidRPr="00CD067C">
        <w:rPr>
          <w:rtl/>
        </w:rPr>
        <w:t xml:space="preserve">ת הם התיישבו בסלון, </w:t>
      </w:r>
      <w:r w:rsidR="00EE553A">
        <w:rPr>
          <w:rtl/>
        </w:rPr>
        <w:t>אחר כך</w:t>
      </w:r>
      <w:r w:rsidRPr="00CD067C">
        <w:rPr>
          <w:rtl/>
        </w:rPr>
        <w:t xml:space="preserve"> פתחו חלונות, הם חזרו להתיישב, כ</w:t>
      </w:r>
      <w:r w:rsidR="005F5BCE">
        <w:rPr>
          <w:rtl/>
        </w:rPr>
        <w:t>דאי לפתוח גם את חלון המטבח</w:t>
      </w:r>
      <w:r w:rsidR="005F5BCE">
        <w:rPr>
          <w:rFonts w:hint="cs"/>
          <w:rtl/>
        </w:rPr>
        <w:t>, לאפשר</w:t>
      </w:r>
      <w:r w:rsidRPr="00CD067C">
        <w:rPr>
          <w:rtl/>
        </w:rPr>
        <w:t xml:space="preserve"> זרימת </w:t>
      </w:r>
      <w:r w:rsidR="004C59E0">
        <w:rPr>
          <w:rtl/>
        </w:rPr>
        <w:t>אוויר</w:t>
      </w:r>
      <w:r w:rsidRPr="00CD067C">
        <w:rPr>
          <w:rtl/>
        </w:rPr>
        <w:t xml:space="preserve"> טובה יותר, הם פתחו את החלונות הגדולים במטבח, טוב אז אם כבר כאן לפחות אפשר להכין קפה, אז הם הכינו קפה, הם שתו קפה, </w:t>
      </w:r>
      <w:r w:rsidR="00F06A3F">
        <w:rPr>
          <w:rtl/>
        </w:rPr>
        <w:t>עכשיו</w:t>
      </w:r>
      <w:r w:rsidRPr="00CD067C">
        <w:rPr>
          <w:rtl/>
        </w:rPr>
        <w:t xml:space="preserve"> באמת צריך </w:t>
      </w:r>
      <w:r w:rsidR="00542402">
        <w:rPr>
          <w:rFonts w:hint="cs"/>
          <w:rtl/>
        </w:rPr>
        <w:t>להתעמק</w:t>
      </w:r>
      <w:r w:rsidRPr="00CD067C">
        <w:rPr>
          <w:rtl/>
        </w:rPr>
        <w:t xml:space="preserve"> </w:t>
      </w:r>
      <w:r w:rsidR="00542402">
        <w:rPr>
          <w:rFonts w:hint="cs"/>
          <w:rtl/>
        </w:rPr>
        <w:t>ב</w:t>
      </w:r>
      <w:r w:rsidRPr="00CD067C">
        <w:rPr>
          <w:rtl/>
        </w:rPr>
        <w:t xml:space="preserve">ספר הגדול בכריכת הארמגן המחורצת, הם התיישבו שוב, ארקדי דיווח על התקדמותו מדי פסקה, דימום מדליות הושט הוא הגורם העיקרי לתחלואה ולתמותה בחולים הלוקים בצמקת הכבד בדרגה היותר קשה </w:t>
      </w:r>
      <w:r w:rsidRPr="00CD067C">
        <w:t>Child C</w:t>
      </w:r>
      <w:r w:rsidRPr="00CD067C">
        <w:rPr>
          <w:rtl/>
        </w:rPr>
        <w:t xml:space="preserve"> המבטאת אי-ספיקת כבד סופנית ומתאפיינת בעיקר ע"י מיימת, היפואלבומינמיה ואנצפ</w:t>
      </w:r>
      <w:r w:rsidR="005F5BCE">
        <w:rPr>
          <w:rtl/>
        </w:rPr>
        <w:t>לופתיה!! ו</w:t>
      </w:r>
      <w:r w:rsidR="00F06A3F">
        <w:rPr>
          <w:rtl/>
        </w:rPr>
        <w:t>עכשיו</w:t>
      </w:r>
      <w:r w:rsidR="005F5BCE">
        <w:rPr>
          <w:rtl/>
        </w:rPr>
        <w:t xml:space="preserve"> הוא </w:t>
      </w:r>
      <w:r w:rsidR="005F5BCE">
        <w:rPr>
          <w:rFonts w:hint="cs"/>
          <w:rtl/>
        </w:rPr>
        <w:t>דיווח</w:t>
      </w:r>
      <w:r w:rsidRPr="00CD067C">
        <w:rPr>
          <w:rtl/>
        </w:rPr>
        <w:t xml:space="preserve"> שהסיבה לתמותה ניתוחית ניכרת עקב ניתוחי דלף (מה זה ניתוחי דלף, ארקדי? ניתוחי דלף זה </w:t>
      </w:r>
      <w:r w:rsidRPr="00CD067C">
        <w:t>transection</w:t>
      </w:r>
      <w:r w:rsidRPr="00CD067C">
        <w:rPr>
          <w:rtl/>
        </w:rPr>
        <w:t xml:space="preserve">, זה כשחותכים... לא משנה ארקדי אני לא ממש רוצה לדעת לפני ארוחת </w:t>
      </w:r>
      <w:r w:rsidR="002C2926">
        <w:rPr>
          <w:rFonts w:hint="cs"/>
          <w:rtl/>
        </w:rPr>
        <w:t>ה</w:t>
      </w:r>
      <w:r w:rsidRPr="00CD067C">
        <w:rPr>
          <w:rtl/>
        </w:rPr>
        <w:t xml:space="preserve">בוקר) קשורה בהטיית מחזור הדם הפורטלי והחומרים ההפאטוטרופיים שבתוכו לכלי הדם המערכתיים!! </w:t>
      </w:r>
      <w:r w:rsidR="005F5BCE">
        <w:rPr>
          <w:rFonts w:hint="cs"/>
          <w:rtl/>
        </w:rPr>
        <w:t>[</w:t>
      </w:r>
      <w:r w:rsidRPr="00CD067C">
        <w:rPr>
          <w:rtl/>
        </w:rPr>
        <w:t>ו</w:t>
      </w:r>
      <w:r w:rsidR="00F06A3F">
        <w:rPr>
          <w:rtl/>
        </w:rPr>
        <w:t>עכשיו</w:t>
      </w:r>
      <w:r w:rsidRPr="00CD067C">
        <w:rPr>
          <w:rtl/>
        </w:rPr>
        <w:t xml:space="preserve"> </w:t>
      </w:r>
      <w:r>
        <w:rPr>
          <w:rFonts w:hint="cs"/>
          <w:rtl/>
        </w:rPr>
        <w:t xml:space="preserve">הוא קורא </w:t>
      </w:r>
      <w:r w:rsidRPr="00CD067C">
        <w:rPr>
          <w:rFonts w:hint="cs"/>
          <w:rtl/>
        </w:rPr>
        <w:t>ע</w:t>
      </w:r>
      <w:r w:rsidRPr="00CD067C">
        <w:rPr>
          <w:rtl/>
        </w:rPr>
        <w:t>ל כך שכדי לברר האם לחולה יש יתר לחץ דם יש לבצע ניתוח של הוריד ההפטי, במטרה למדוד לחצים בורידי הכבד ולצלם אותם על-</w:t>
      </w:r>
      <w:r>
        <w:rPr>
          <w:rtl/>
        </w:rPr>
        <w:t>מנת להדגים את כיוון זרימת הדם!!</w:t>
      </w:r>
      <w:r w:rsidR="005F5BCE">
        <w:rPr>
          <w:rFonts w:hint="cs"/>
          <w:rtl/>
        </w:rPr>
        <w:t>]</w:t>
      </w:r>
      <w:r w:rsidR="00542402">
        <w:rPr>
          <w:rtl/>
        </w:rPr>
        <w:t xml:space="preserve"> למה אתה מספר לי </w:t>
      </w:r>
      <w:r w:rsidR="00542402">
        <w:rPr>
          <w:rFonts w:hint="cs"/>
          <w:rtl/>
        </w:rPr>
        <w:t>את</w:t>
      </w:r>
      <w:r w:rsidRPr="00CD067C">
        <w:rPr>
          <w:rtl/>
        </w:rPr>
        <w:t xml:space="preserve"> זה, ארקדי? בשביל שתדע שדימום דליות הוושט נחשב לאחד ממצבי החרום הקשים ביותר ברפואה. אז איך מקבלים את זה? מה אתה מתכוון איך מקבלים? אני מתכוון איך אפשר להימנע מהמצב הנורא הזה. אני לא יודע </w:t>
      </w:r>
      <w:r w:rsidR="00F06A3F">
        <w:rPr>
          <w:rtl/>
        </w:rPr>
        <w:t>עכשיו</w:t>
      </w:r>
      <w:r w:rsidRPr="00CD067C">
        <w:rPr>
          <w:rtl/>
        </w:rPr>
        <w:t>, את זה לומדים בקורס אחר,</w:t>
      </w:r>
      <w:r>
        <w:rPr>
          <w:rtl/>
        </w:rPr>
        <w:t xml:space="preserve"> פה לומדים רק איך לנתח. </w:t>
      </w:r>
      <w:r w:rsidRPr="00CD067C">
        <w:rPr>
          <w:rtl/>
        </w:rPr>
        <w:t xml:space="preserve">ארקדי </w:t>
      </w:r>
      <w:r>
        <w:rPr>
          <w:rFonts w:hint="cs"/>
          <w:rtl/>
        </w:rPr>
        <w:t>סבור ש</w:t>
      </w:r>
      <w:r w:rsidRPr="00CD067C">
        <w:rPr>
          <w:rtl/>
        </w:rPr>
        <w:t xml:space="preserve">לא ישן טוב, </w:t>
      </w:r>
      <w:r w:rsidR="00542402">
        <w:rPr>
          <w:rFonts w:hint="cs"/>
          <w:rtl/>
        </w:rPr>
        <w:t xml:space="preserve">ולראיה </w:t>
      </w:r>
      <w:r w:rsidR="00542402">
        <w:rPr>
          <w:rtl/>
        </w:rPr>
        <w:t>–</w:t>
      </w:r>
      <w:r w:rsidRPr="00CD067C">
        <w:rPr>
          <w:rtl/>
        </w:rPr>
        <w:t xml:space="preserve"> כל שרירי</w:t>
      </w:r>
      <w:r>
        <w:rPr>
          <w:rFonts w:hint="cs"/>
          <w:rtl/>
        </w:rPr>
        <w:t>ו</w:t>
      </w:r>
      <w:r w:rsidRPr="00CD067C">
        <w:rPr>
          <w:rtl/>
        </w:rPr>
        <w:t xml:space="preserve"> מפרכסים ומתאבנים, </w:t>
      </w:r>
      <w:r w:rsidR="005F5BCE">
        <w:rPr>
          <w:rFonts w:hint="cs"/>
          <w:rtl/>
        </w:rPr>
        <w:t>האם</w:t>
      </w:r>
      <w:r>
        <w:rPr>
          <w:rFonts w:hint="cs"/>
          <w:rtl/>
        </w:rPr>
        <w:t xml:space="preserve"> </w:t>
      </w:r>
      <w:r w:rsidRPr="00CD067C">
        <w:rPr>
          <w:rtl/>
        </w:rPr>
        <w:t>שרירי</w:t>
      </w:r>
      <w:r>
        <w:rPr>
          <w:rFonts w:hint="cs"/>
          <w:rtl/>
        </w:rPr>
        <w:t>ו</w:t>
      </w:r>
      <w:r>
        <w:rPr>
          <w:rtl/>
        </w:rPr>
        <w:t xml:space="preserve"> של אלכס </w:t>
      </w:r>
      <w:r>
        <w:rPr>
          <w:rFonts w:hint="cs"/>
          <w:rtl/>
        </w:rPr>
        <w:t>אינם</w:t>
      </w:r>
      <w:r w:rsidRPr="00CD067C">
        <w:rPr>
          <w:rtl/>
        </w:rPr>
        <w:t xml:space="preserve"> מפרכסים? </w:t>
      </w:r>
      <w:r w:rsidR="005F5BCE">
        <w:rPr>
          <w:rFonts w:hint="cs"/>
          <w:rtl/>
        </w:rPr>
        <w:t xml:space="preserve">האם </w:t>
      </w:r>
      <w:r>
        <w:rPr>
          <w:rtl/>
        </w:rPr>
        <w:t>שרירי</w:t>
      </w:r>
      <w:r>
        <w:rPr>
          <w:rFonts w:hint="cs"/>
          <w:rtl/>
        </w:rPr>
        <w:t>ו</w:t>
      </w:r>
      <w:r>
        <w:rPr>
          <w:rtl/>
        </w:rPr>
        <w:t xml:space="preserve"> של אלכס </w:t>
      </w:r>
      <w:r>
        <w:rPr>
          <w:rFonts w:hint="cs"/>
          <w:rtl/>
        </w:rPr>
        <w:t>אינם</w:t>
      </w:r>
      <w:r w:rsidRPr="00CD067C">
        <w:rPr>
          <w:rtl/>
        </w:rPr>
        <w:t xml:space="preserve"> מתאבנים? כן, גם של אלכס מפרכסים. אז חי</w:t>
      </w:r>
      <w:r w:rsidR="005F5BCE">
        <w:rPr>
          <w:rtl/>
        </w:rPr>
        <w:t>יבים לעשות משהו. זה כמו</w:t>
      </w:r>
      <w:r w:rsidRPr="00CD067C">
        <w:rPr>
          <w:rtl/>
        </w:rPr>
        <w:t xml:space="preserve"> חנקן נוזלי </w:t>
      </w:r>
      <w:r>
        <w:rPr>
          <w:rFonts w:hint="cs"/>
          <w:rtl/>
        </w:rPr>
        <w:t xml:space="preserve">[???] </w:t>
      </w:r>
      <w:r w:rsidRPr="00CD067C">
        <w:rPr>
          <w:rtl/>
        </w:rPr>
        <w:t xml:space="preserve">שמתקדם </w:t>
      </w:r>
      <w:r>
        <w:rPr>
          <w:rtl/>
        </w:rPr>
        <w:t xml:space="preserve">לאיטו במורד הזרועות, זה מתחיל </w:t>
      </w:r>
      <w:r>
        <w:rPr>
          <w:rFonts w:hint="cs"/>
          <w:rtl/>
        </w:rPr>
        <w:t>ב</w:t>
      </w:r>
      <w:r w:rsidRPr="00CD067C">
        <w:rPr>
          <w:rtl/>
        </w:rPr>
        <w:t>כתפיים, נכון? אלכס לא בטו</w:t>
      </w:r>
      <w:r>
        <w:rPr>
          <w:rtl/>
        </w:rPr>
        <w:t xml:space="preserve">ח. אבל אצל ארקדי כן, זה התחיל </w:t>
      </w:r>
      <w:r>
        <w:rPr>
          <w:rFonts w:hint="cs"/>
          <w:rtl/>
        </w:rPr>
        <w:t>ב</w:t>
      </w:r>
      <w:r w:rsidRPr="00CD067C">
        <w:rPr>
          <w:rtl/>
        </w:rPr>
        <w:t xml:space="preserve">כתפיים, ליתר דיוק </w:t>
      </w:r>
      <w:r>
        <w:rPr>
          <w:rFonts w:hint="cs"/>
          <w:rtl/>
        </w:rPr>
        <w:t>ב</w:t>
      </w:r>
      <w:r w:rsidRPr="00CD067C">
        <w:rPr>
          <w:rtl/>
        </w:rPr>
        <w:t>שכמות, ו</w:t>
      </w:r>
      <w:r w:rsidR="00F06A3F">
        <w:rPr>
          <w:rtl/>
        </w:rPr>
        <w:t>עכשיו</w:t>
      </w:r>
      <w:r w:rsidRPr="00CD067C">
        <w:rPr>
          <w:rtl/>
        </w:rPr>
        <w:t xml:space="preserve"> הגיע למ</w:t>
      </w:r>
      <w:r w:rsidR="00542402">
        <w:rPr>
          <w:rtl/>
        </w:rPr>
        <w:t xml:space="preserve">רפקים וממשיך לזרום למטה, </w:t>
      </w:r>
      <w:r w:rsidR="00542402">
        <w:rPr>
          <w:rFonts w:hint="cs"/>
          <w:rtl/>
        </w:rPr>
        <w:t>בקרוב</w:t>
      </w:r>
      <w:r w:rsidR="00542402">
        <w:rPr>
          <w:rtl/>
        </w:rPr>
        <w:t xml:space="preserve"> לא יוכל להזיז את ידיו! הוא ק</w:t>
      </w:r>
      <w:r w:rsidRPr="00CD067C">
        <w:rPr>
          <w:rtl/>
        </w:rPr>
        <w:t xml:space="preserve">פץ ממקומו, הספר הפתוח </w:t>
      </w:r>
      <w:r w:rsidR="00542402">
        <w:rPr>
          <w:rFonts w:hint="cs"/>
          <w:rtl/>
        </w:rPr>
        <w:t>ה</w:t>
      </w:r>
      <w:r w:rsidRPr="00CD067C">
        <w:rPr>
          <w:rtl/>
        </w:rPr>
        <w:t xml:space="preserve">תגלגל על השטיח ודפיו </w:t>
      </w:r>
      <w:r w:rsidR="00542402">
        <w:rPr>
          <w:rFonts w:hint="cs"/>
          <w:rtl/>
        </w:rPr>
        <w:t>ה</w:t>
      </w:r>
      <w:r w:rsidRPr="00CD067C">
        <w:rPr>
          <w:rtl/>
        </w:rPr>
        <w:t>תקמט</w:t>
      </w:r>
      <w:r w:rsidR="00542402">
        <w:rPr>
          <w:rFonts w:hint="cs"/>
          <w:rtl/>
        </w:rPr>
        <w:t>ו</w:t>
      </w:r>
      <w:r w:rsidRPr="00CD067C">
        <w:rPr>
          <w:rtl/>
        </w:rPr>
        <w:t xml:space="preserve">. ארקדי </w:t>
      </w:r>
      <w:r w:rsidRPr="00CD067C">
        <w:rPr>
          <w:rFonts w:hint="cs"/>
          <w:rtl/>
        </w:rPr>
        <w:t>ה</w:t>
      </w:r>
      <w:r w:rsidRPr="00CD067C">
        <w:rPr>
          <w:rtl/>
        </w:rPr>
        <w:t xml:space="preserve">רים </w:t>
      </w:r>
      <w:r w:rsidRPr="00CD067C">
        <w:rPr>
          <w:rtl/>
        </w:rPr>
        <w:lastRenderedPageBreak/>
        <w:t xml:space="preserve">את הספר, חייבים לרוץ. לרוץ הרבה, להתעייף, שלשרירים לא ישאר כח להתלוצץ איתו, </w:t>
      </w:r>
      <w:r w:rsidR="005F5BCE">
        <w:rPr>
          <w:rFonts w:hint="cs"/>
          <w:rtl/>
        </w:rPr>
        <w:t xml:space="preserve">אין </w:t>
      </w:r>
      <w:r w:rsidRPr="00CD067C">
        <w:rPr>
          <w:rtl/>
        </w:rPr>
        <w:t xml:space="preserve">זה </w:t>
      </w:r>
      <w:r w:rsidR="005F5BCE">
        <w:rPr>
          <w:rFonts w:hint="cs"/>
          <w:rtl/>
        </w:rPr>
        <w:t>ה</w:t>
      </w:r>
      <w:r w:rsidRPr="00CD067C">
        <w:rPr>
          <w:rtl/>
        </w:rPr>
        <w:t>זמן להתלוצצויות, שיעזבו אותו במנוחה ויתנו לו להתרכז. הם רצו, הם רצו הרבה, הם רצו מהר והתעייפו, הם עשו מתיחות אבל כשחזרו ארקדי עדיין לא הצליח</w:t>
      </w:r>
      <w:r w:rsidR="00542402">
        <w:rPr>
          <w:rtl/>
        </w:rPr>
        <w:t xml:space="preserve"> להתרכז. הוא סגר את הספר, כל </w:t>
      </w:r>
      <w:r w:rsidR="00542402">
        <w:rPr>
          <w:rFonts w:hint="cs"/>
          <w:rtl/>
        </w:rPr>
        <w:t>אלף שבע-מאות שישים ושניים ה</w:t>
      </w:r>
      <w:r w:rsidRPr="00CD067C">
        <w:rPr>
          <w:rtl/>
        </w:rPr>
        <w:t>עמודים, בטריקה. "אתה יודע מה אנחנו צריכים לעשות?"</w:t>
      </w:r>
    </w:p>
    <w:p w14:paraId="1827EE38" w14:textId="77777777" w:rsidR="00BD266F" w:rsidRPr="00CD067C" w:rsidRDefault="00BD266F" w:rsidP="00BD266F">
      <w:pPr>
        <w:rPr>
          <w:rtl/>
        </w:rPr>
      </w:pPr>
      <w:r w:rsidRPr="00CD067C">
        <w:rPr>
          <w:rtl/>
        </w:rPr>
        <w:t>"מה צריכים לעשות?"</w:t>
      </w:r>
    </w:p>
    <w:p w14:paraId="4EEA886D" w14:textId="77777777" w:rsidR="00BD266F" w:rsidRPr="00CD067C" w:rsidRDefault="00BD266F" w:rsidP="00BD266F">
      <w:pPr>
        <w:rPr>
          <w:rtl/>
        </w:rPr>
      </w:pPr>
      <w:r w:rsidRPr="00CD067C">
        <w:rPr>
          <w:rtl/>
        </w:rPr>
        <w:t>"בוא נלמד בחוץ. אי אפשר ללמוד בתוך הבית, זה כמו כבשן."</w:t>
      </w:r>
    </w:p>
    <w:p w14:paraId="16808C46" w14:textId="77777777" w:rsidR="00BD266F" w:rsidRPr="00CD067C" w:rsidRDefault="00BD266F" w:rsidP="00BD266F">
      <w:pPr>
        <w:rPr>
          <w:rtl/>
        </w:rPr>
      </w:pPr>
      <w:r w:rsidRPr="00CD067C">
        <w:rPr>
          <w:rtl/>
        </w:rPr>
        <w:t>"נצא לגינה?"</w:t>
      </w:r>
    </w:p>
    <w:p w14:paraId="5C9228A1" w14:textId="77777777" w:rsidR="00BD266F" w:rsidRPr="00CD067C" w:rsidRDefault="005F5BCE" w:rsidP="00BD266F">
      <w:pPr>
        <w:rPr>
          <w:rtl/>
        </w:rPr>
      </w:pPr>
      <w:r>
        <w:rPr>
          <w:rtl/>
        </w:rPr>
        <w:t xml:space="preserve">"לא, בוא ניסע </w:t>
      </w:r>
      <w:r>
        <w:rPr>
          <w:rFonts w:hint="cs"/>
          <w:rtl/>
        </w:rPr>
        <w:t>ה</w:t>
      </w:r>
      <w:r w:rsidR="00BD266F" w:rsidRPr="00CD067C">
        <w:rPr>
          <w:rtl/>
        </w:rPr>
        <w:t>עיר</w:t>
      </w:r>
      <w:r>
        <w:rPr>
          <w:rFonts w:hint="cs"/>
          <w:rtl/>
        </w:rPr>
        <w:t>ה</w:t>
      </w:r>
      <w:r>
        <w:rPr>
          <w:rtl/>
        </w:rPr>
        <w:t xml:space="preserve">, אמור להיות שם אגם לא? </w:t>
      </w:r>
      <w:r w:rsidR="00BD266F" w:rsidRPr="00CD067C">
        <w:rPr>
          <w:rtl/>
        </w:rPr>
        <w:t>על שפת האגם, אני בטוח שאצליח להתרכז יותר טוב."</w:t>
      </w:r>
    </w:p>
    <w:p w14:paraId="6E2D821A" w14:textId="77777777" w:rsidR="00BD266F" w:rsidRPr="00CD067C" w:rsidRDefault="00BE1866" w:rsidP="008501AF">
      <w:pPr>
        <w:rPr>
          <w:rtl/>
        </w:rPr>
      </w:pPr>
      <w:r>
        <w:rPr>
          <w:rtl/>
        </w:rPr>
        <w:t xml:space="preserve">הצעדה </w:t>
      </w:r>
      <w:r>
        <w:rPr>
          <w:rFonts w:hint="cs"/>
          <w:rtl/>
        </w:rPr>
        <w:t>ל</w:t>
      </w:r>
      <w:r w:rsidR="005F5BCE">
        <w:rPr>
          <w:rFonts w:hint="cs"/>
          <w:rtl/>
        </w:rPr>
        <w:t>אותמארשן [</w:t>
      </w:r>
      <w:r w:rsidR="00BD266F" w:rsidRPr="00CD067C">
        <w:rPr>
          <w:rtl/>
        </w:rPr>
        <w:t xml:space="preserve">תחנת </w:t>
      </w:r>
      <w:r w:rsidR="00BD266F" w:rsidRPr="00CD067C">
        <w:t>Othmarschen</w:t>
      </w:r>
      <w:r w:rsidR="005F5BCE">
        <w:rPr>
          <w:rFonts w:hint="cs"/>
          <w:rtl/>
        </w:rPr>
        <w:t>]</w:t>
      </w:r>
      <w:r w:rsidR="00BD266F" w:rsidRPr="00CD067C">
        <w:rPr>
          <w:rtl/>
        </w:rPr>
        <w:t xml:space="preserve"> והנסיעה העירה ארכו בדיוק שעה. ארקדי התקדם </w:t>
      </w:r>
      <w:r w:rsidR="00614E5E">
        <w:rPr>
          <w:rtl/>
        </w:rPr>
        <w:t xml:space="preserve">בשלושה וחצי עמודים </w:t>
      </w:r>
      <w:r w:rsidR="00614E5E">
        <w:rPr>
          <w:rFonts w:hint="cs"/>
          <w:rtl/>
        </w:rPr>
        <w:t>ו</w:t>
      </w:r>
      <w:r w:rsidR="00BD266F" w:rsidRPr="00CD067C">
        <w:rPr>
          <w:rtl/>
        </w:rPr>
        <w:t xml:space="preserve">אלכס עקב אחר שמות התחנות, עד </w:t>
      </w:r>
      <w:r w:rsidR="008501AF">
        <w:rPr>
          <w:rFonts w:hint="cs"/>
          <w:rtl/>
        </w:rPr>
        <w:t>[</w:t>
      </w:r>
      <w:r w:rsidR="00BD266F" w:rsidRPr="00CD067C">
        <w:rPr>
          <w:rtl/>
        </w:rPr>
        <w:t xml:space="preserve">לתחנת הרכבת הראשית, ה – </w:t>
      </w:r>
      <w:r w:rsidR="00BD266F" w:rsidRPr="00CD067C">
        <w:t>Hauptbahnhof</w:t>
      </w:r>
      <w:r w:rsidR="00BD266F" w:rsidRPr="00CD067C">
        <w:rPr>
          <w:rtl/>
        </w:rPr>
        <w:t>. כמעט כולם ירדו שם, אבל ה</w:t>
      </w:r>
      <w:r w:rsidR="00BD266F" w:rsidRPr="00CD067C">
        <w:rPr>
          <w:rFonts w:hint="cs"/>
          <w:rtl/>
        </w:rPr>
        <w:t>ם</w:t>
      </w:r>
      <w:r w:rsidR="00BD266F" w:rsidRPr="00CD067C">
        <w:rPr>
          <w:rtl/>
        </w:rPr>
        <w:t xml:space="preserve"> ירדו </w:t>
      </w:r>
      <w:r w:rsidR="00614E5E">
        <w:rPr>
          <w:rFonts w:hint="cs"/>
          <w:rtl/>
        </w:rPr>
        <w:t>ב</w:t>
      </w:r>
      <w:r w:rsidR="00BD266F" w:rsidRPr="00CD067C">
        <w:rPr>
          <w:rtl/>
        </w:rPr>
        <w:t xml:space="preserve">תחנה </w:t>
      </w:r>
      <w:r w:rsidR="00614E5E">
        <w:rPr>
          <w:rFonts w:hint="cs"/>
          <w:rtl/>
        </w:rPr>
        <w:t>הבאה</w:t>
      </w:r>
      <w:r w:rsidR="00BD266F" w:rsidRPr="00CD067C">
        <w:rPr>
          <w:rtl/>
        </w:rPr>
        <w:t>, ב</w:t>
      </w:r>
      <w:r>
        <w:rPr>
          <w:rFonts w:hint="cs"/>
          <w:rtl/>
        </w:rPr>
        <w:t xml:space="preserve">] </w:t>
      </w:r>
      <w:r w:rsidR="008501AF">
        <w:rPr>
          <w:rFonts w:hint="cs"/>
          <w:rtl/>
        </w:rPr>
        <w:t>ל</w:t>
      </w:r>
      <w:r w:rsidR="005F5BCE">
        <w:rPr>
          <w:rFonts w:hint="cs"/>
          <w:rtl/>
        </w:rPr>
        <w:t>יונגפר</w:t>
      </w:r>
      <w:r>
        <w:rPr>
          <w:rFonts w:hint="cs"/>
          <w:rtl/>
        </w:rPr>
        <w:t>נ</w:t>
      </w:r>
      <w:r w:rsidR="005F5BCE">
        <w:rPr>
          <w:rFonts w:hint="cs"/>
          <w:rtl/>
        </w:rPr>
        <w:t>שטיג</w:t>
      </w:r>
      <w:r w:rsidR="00BD266F" w:rsidRPr="00CD067C">
        <w:rPr>
          <w:rtl/>
        </w:rPr>
        <w:t xml:space="preserve"> </w:t>
      </w:r>
      <w:r w:rsidR="005F5BCE">
        <w:rPr>
          <w:rFonts w:hint="cs"/>
          <w:rtl/>
        </w:rPr>
        <w:t>[</w:t>
      </w:r>
      <w:r w:rsidR="00BD266F" w:rsidRPr="00CD067C">
        <w:t>Jungfernstieg</w:t>
      </w:r>
      <w:r>
        <w:rPr>
          <w:rFonts w:hint="cs"/>
          <w:rtl/>
        </w:rPr>
        <w:t>]</w:t>
      </w:r>
      <w:r w:rsidR="00BD266F" w:rsidRPr="00CD067C">
        <w:rPr>
          <w:rtl/>
        </w:rPr>
        <w:t>. הם עלו לרחבה גדולה, מקושטת</w:t>
      </w:r>
      <w:r w:rsidR="00BD266F">
        <w:rPr>
          <w:rtl/>
        </w:rPr>
        <w:t xml:space="preserve"> בעצי דקל ודוכן גלידה ובתי קפה</w:t>
      </w:r>
      <w:r w:rsidR="00BD266F">
        <w:rPr>
          <w:rFonts w:hint="cs"/>
          <w:rtl/>
        </w:rPr>
        <w:t xml:space="preserve"> ע</w:t>
      </w:r>
      <w:r w:rsidR="00BD266F" w:rsidRPr="00CD067C">
        <w:rPr>
          <w:rtl/>
        </w:rPr>
        <w:t>ל שפת האלסטר הקטן, שמימיו נצצו בשמש בגווני טורקיז</w:t>
      </w:r>
      <w:r w:rsidR="00BD266F">
        <w:rPr>
          <w:rFonts w:hint="cs"/>
          <w:rtl/>
        </w:rPr>
        <w:t xml:space="preserve"> [???]</w:t>
      </w:r>
      <w:r w:rsidR="00BD266F" w:rsidRPr="00CD067C">
        <w:rPr>
          <w:rtl/>
        </w:rPr>
        <w:t>.</w:t>
      </w:r>
    </w:p>
    <w:p w14:paraId="62E50293" w14:textId="0BD89A05" w:rsidR="00BD266F" w:rsidRPr="00CD067C" w:rsidRDefault="00BD266F" w:rsidP="008501AF">
      <w:pPr>
        <w:rPr>
          <w:rtl/>
        </w:rPr>
      </w:pPr>
      <w:r w:rsidRPr="00CD067C">
        <w:rPr>
          <w:rtl/>
        </w:rPr>
        <w:t>האלסטר הקטן</w:t>
      </w:r>
      <w:r w:rsidRPr="00614E5E">
        <w:rPr>
          <w:rtl/>
        </w:rPr>
        <w:t>. אגם במרכז העיר.</w:t>
      </w:r>
      <w:r w:rsidRPr="00614E5E">
        <w:rPr>
          <w:rFonts w:hint="cs"/>
          <w:rtl/>
        </w:rPr>
        <w:t xml:space="preserve"> [???]</w:t>
      </w:r>
      <w:r w:rsidRPr="00614E5E">
        <w:rPr>
          <w:rtl/>
        </w:rPr>
        <w:t xml:space="preserve"> האלסטר הקטן התחבר בהמשך לאלסטר הגדול, שסירות מפרש רבות שייטו בו. </w:t>
      </w:r>
      <w:r w:rsidR="008501AF">
        <w:rPr>
          <w:rFonts w:hint="cs"/>
          <w:rtl/>
        </w:rPr>
        <w:t>ארקדי ואלכס</w:t>
      </w:r>
      <w:r w:rsidR="008501AF" w:rsidRPr="00CD067C">
        <w:rPr>
          <w:rtl/>
        </w:rPr>
        <w:t xml:space="preserve"> </w:t>
      </w:r>
      <w:r w:rsidR="008501AF">
        <w:rPr>
          <w:rFonts w:hint="cs"/>
          <w:rtl/>
        </w:rPr>
        <w:t>התפרקדו בד</w:t>
      </w:r>
      <w:r w:rsidR="008501AF">
        <w:rPr>
          <w:rtl/>
        </w:rPr>
        <w:t xml:space="preserve">שא על </w:t>
      </w:r>
      <w:r w:rsidR="008501AF">
        <w:rPr>
          <w:rFonts w:hint="cs"/>
          <w:rtl/>
        </w:rPr>
        <w:t>גדת</w:t>
      </w:r>
      <w:r w:rsidR="008501AF">
        <w:rPr>
          <w:rtl/>
        </w:rPr>
        <w:t xml:space="preserve"> האגם</w:t>
      </w:r>
      <w:r w:rsidRPr="00CD067C">
        <w:rPr>
          <w:rtl/>
        </w:rPr>
        <w:t xml:space="preserve"> בין עצים גבוהים שחסמו את המולת הכבישים הסמוכים. מעבר לעצים </w:t>
      </w:r>
      <w:r w:rsidR="00970649">
        <w:rPr>
          <w:rFonts w:hint="cs"/>
          <w:rtl/>
        </w:rPr>
        <w:t>הציצו</w:t>
      </w:r>
      <w:r w:rsidRPr="00CD067C">
        <w:rPr>
          <w:rtl/>
        </w:rPr>
        <w:t xml:space="preserve"> שורות צפופות של בניינים נמוכים, חלונותיהם פונים אל האגם, מטילים בו את השתקפותם. במרחק, מעבר להם, הציץ מגדל ה</w:t>
      </w:r>
      <w:r w:rsidR="00C45B28">
        <w:rPr>
          <w:rtl/>
        </w:rPr>
        <w:t>טלוויז</w:t>
      </w:r>
      <w:r w:rsidRPr="00CD067C">
        <w:rPr>
          <w:rtl/>
        </w:rPr>
        <w:t>יה הגבוה.</w:t>
      </w:r>
    </w:p>
    <w:p w14:paraId="06A0A73C" w14:textId="77777777" w:rsidR="00BD266F" w:rsidRPr="00CD067C" w:rsidRDefault="00970649" w:rsidP="001C2EFC">
      <w:pPr>
        <w:rPr>
          <w:rtl/>
        </w:rPr>
      </w:pPr>
      <w:r>
        <w:rPr>
          <w:rtl/>
        </w:rPr>
        <w:t xml:space="preserve">עלי העצים </w:t>
      </w:r>
      <w:r w:rsidR="00BD266F" w:rsidRPr="00CD067C">
        <w:rPr>
          <w:rtl/>
        </w:rPr>
        <w:t>רחבי</w:t>
      </w:r>
      <w:r>
        <w:rPr>
          <w:rFonts w:hint="cs"/>
          <w:rtl/>
        </w:rPr>
        <w:t>-</w:t>
      </w:r>
      <w:r w:rsidR="00BD266F" w:rsidRPr="00CD067C">
        <w:rPr>
          <w:rtl/>
        </w:rPr>
        <w:t xml:space="preserve">הצמרת רשרשו ברוח, והרשרוש </w:t>
      </w:r>
      <w:r w:rsidR="00BD266F" w:rsidRPr="00CD067C">
        <w:rPr>
          <w:rFonts w:hint="cs"/>
          <w:rtl/>
        </w:rPr>
        <w:t xml:space="preserve">התמזג </w:t>
      </w:r>
      <w:r w:rsidR="00BD266F" w:rsidRPr="00CD067C">
        <w:rPr>
          <w:rtl/>
        </w:rPr>
        <w:t>עם רעשי העיר ה</w:t>
      </w:r>
      <w:r w:rsidR="00BD266F" w:rsidRPr="00CD067C">
        <w:rPr>
          <w:rFonts w:hint="cs"/>
          <w:rtl/>
        </w:rPr>
        <w:t>טרוד</w:t>
      </w:r>
      <w:r w:rsidR="00BD266F" w:rsidRPr="00CD067C">
        <w:rPr>
          <w:rtl/>
        </w:rPr>
        <w:t>ה ב</w:t>
      </w:r>
      <w:r w:rsidR="001C2EFC">
        <w:rPr>
          <w:rtl/>
        </w:rPr>
        <w:t>עיצומו של יום עסקים.</w:t>
      </w:r>
    </w:p>
    <w:p w14:paraId="5C3C5680" w14:textId="77777777" w:rsidR="00BD266F" w:rsidRPr="00CD067C" w:rsidRDefault="00BD266F" w:rsidP="00BD266F">
      <w:pPr>
        <w:rPr>
          <w:rtl/>
        </w:rPr>
      </w:pPr>
      <w:r>
        <w:rPr>
          <w:rtl/>
        </w:rPr>
        <w:t xml:space="preserve">ארקדי </w:t>
      </w:r>
      <w:r w:rsidRPr="00CD067C">
        <w:rPr>
          <w:rtl/>
        </w:rPr>
        <w:t>נאנח. "איזה קיץ."</w:t>
      </w:r>
    </w:p>
    <w:p w14:paraId="11CF6510" w14:textId="77777777" w:rsidR="00BD266F" w:rsidRPr="00CD067C" w:rsidRDefault="00BD266F" w:rsidP="00BD266F">
      <w:pPr>
        <w:rPr>
          <w:rtl/>
        </w:rPr>
      </w:pPr>
      <w:r w:rsidRPr="00CD067C">
        <w:rPr>
          <w:rtl/>
        </w:rPr>
        <w:t>"מה אתה נאנח."</w:t>
      </w:r>
    </w:p>
    <w:p w14:paraId="5C64D441" w14:textId="77777777" w:rsidR="00BD266F" w:rsidRPr="00CD067C" w:rsidRDefault="00BD266F" w:rsidP="00542402">
      <w:pPr>
        <w:rPr>
          <w:rtl/>
        </w:rPr>
      </w:pPr>
      <w:r w:rsidRPr="00CD067C">
        <w:rPr>
          <w:rtl/>
        </w:rPr>
        <w:t xml:space="preserve">ארקדי </w:t>
      </w:r>
      <w:r w:rsidR="00542402">
        <w:rPr>
          <w:rFonts w:hint="cs"/>
          <w:rtl/>
        </w:rPr>
        <w:t>שלף</w:t>
      </w:r>
      <w:r w:rsidRPr="00CD067C">
        <w:rPr>
          <w:rtl/>
        </w:rPr>
        <w:t xml:space="preserve"> את הספר מתרמיל הגב שלו והחל ללמוד. אלכס ניסה לדחות את </w:t>
      </w:r>
      <w:r w:rsidR="002C2926">
        <w:rPr>
          <w:rFonts w:hint="cs"/>
          <w:rtl/>
        </w:rPr>
        <w:t>[</w:t>
      </w:r>
      <w:r w:rsidRPr="00CD067C">
        <w:rPr>
          <w:rtl/>
        </w:rPr>
        <w:t>זה קצת</w:t>
      </w:r>
      <w:r w:rsidR="002C2926">
        <w:rPr>
          <w:rFonts w:hint="cs"/>
          <w:rtl/>
        </w:rPr>
        <w:t xml:space="preserve"> </w:t>
      </w:r>
      <w:r w:rsidR="002C2926">
        <w:rPr>
          <w:rtl/>
        </w:rPr>
        <w:t>–</w:t>
      </w:r>
      <w:r w:rsidR="002C2926">
        <w:rPr>
          <w:rFonts w:hint="cs"/>
          <w:rtl/>
        </w:rPr>
        <w:t xml:space="preserve"> ניסוח אחר]</w:t>
      </w:r>
      <w:r w:rsidRPr="00CD067C">
        <w:rPr>
          <w:rtl/>
        </w:rPr>
        <w:t xml:space="preserve">, אבל לבסוף הוציא </w:t>
      </w:r>
      <w:r>
        <w:rPr>
          <w:rFonts w:hint="cs"/>
          <w:rtl/>
        </w:rPr>
        <w:t xml:space="preserve">אף הוא </w:t>
      </w:r>
      <w:r w:rsidR="00970649">
        <w:rPr>
          <w:rtl/>
        </w:rPr>
        <w:t>את סיפרו ועבר על ה</w:t>
      </w:r>
      <w:r w:rsidR="00970649">
        <w:rPr>
          <w:rFonts w:hint="cs"/>
          <w:rtl/>
        </w:rPr>
        <w:t>אותיו</w:t>
      </w:r>
      <w:r w:rsidRPr="00CD067C">
        <w:rPr>
          <w:rtl/>
        </w:rPr>
        <w:t>ת בעיניים דומעות משיעמום.</w:t>
      </w:r>
    </w:p>
    <w:p w14:paraId="232F995B" w14:textId="211A605A" w:rsidR="00BD266F" w:rsidRPr="00CD067C" w:rsidRDefault="00BD266F" w:rsidP="00E84293">
      <w:pPr>
        <w:rPr>
          <w:rtl/>
        </w:rPr>
      </w:pPr>
      <w:r w:rsidRPr="00CD067C">
        <w:rPr>
          <w:rtl/>
        </w:rPr>
        <w:t xml:space="preserve">"היו לי </w:t>
      </w:r>
      <w:r w:rsidR="00C45B28">
        <w:rPr>
          <w:rtl/>
        </w:rPr>
        <w:t>תוכני</w:t>
      </w:r>
      <w:r w:rsidRPr="00CD067C">
        <w:rPr>
          <w:rtl/>
        </w:rPr>
        <w:t>ות אחרות לגבי הקיץ האחרון לפני הגיוס," ארקדי</w:t>
      </w:r>
      <w:r>
        <w:rPr>
          <w:rFonts w:hint="cs"/>
          <w:rtl/>
        </w:rPr>
        <w:t xml:space="preserve"> </w:t>
      </w:r>
      <w:r w:rsidRPr="00E84293">
        <w:rPr>
          <w:rFonts w:hint="cs"/>
          <w:highlight w:val="red"/>
          <w:rtl/>
        </w:rPr>
        <w:t>אמר</w:t>
      </w:r>
      <w:r w:rsidR="002C2926">
        <w:rPr>
          <w:rFonts w:hint="cs"/>
          <w:rtl/>
        </w:rPr>
        <w:t xml:space="preserve"> / </w:t>
      </w:r>
      <w:r w:rsidR="00E84293">
        <w:rPr>
          <w:rFonts w:hint="cs"/>
          <w:rtl/>
        </w:rPr>
        <w:t>התוודה</w:t>
      </w:r>
      <w:r w:rsidRPr="00CD067C">
        <w:rPr>
          <w:rtl/>
        </w:rPr>
        <w:t>.</w:t>
      </w:r>
    </w:p>
    <w:p w14:paraId="741B066E" w14:textId="77777777" w:rsidR="00BD266F" w:rsidRPr="00CD067C" w:rsidRDefault="00BD266F" w:rsidP="00BD266F">
      <w:pPr>
        <w:rPr>
          <w:rtl/>
        </w:rPr>
      </w:pPr>
      <w:r w:rsidRPr="00CD067C">
        <w:rPr>
          <w:rtl/>
        </w:rPr>
        <w:t>אוטובו</w:t>
      </w:r>
      <w:r w:rsidR="008501AF">
        <w:rPr>
          <w:rtl/>
        </w:rPr>
        <w:t xml:space="preserve">ס עבר בסמוך. מרחוק נשמע שיקשוק </w:t>
      </w:r>
      <w:r w:rsidRPr="00CD067C">
        <w:rPr>
          <w:rtl/>
        </w:rPr>
        <w:t>רכבת.</w:t>
      </w:r>
      <w:r>
        <w:rPr>
          <w:rFonts w:hint="cs"/>
          <w:rtl/>
        </w:rPr>
        <w:t xml:space="preserve"> </w:t>
      </w:r>
      <w:r w:rsidRPr="00CD067C">
        <w:rPr>
          <w:rtl/>
        </w:rPr>
        <w:t>רחשי העיר עלו וירדו</w:t>
      </w:r>
      <w:r>
        <w:rPr>
          <w:rFonts w:hint="cs"/>
          <w:rtl/>
        </w:rPr>
        <w:t>.</w:t>
      </w:r>
    </w:p>
    <w:p w14:paraId="4BD2AA03" w14:textId="4D3BA5AA" w:rsidR="001C2EFC" w:rsidRDefault="00BD266F" w:rsidP="001C2EFC">
      <w:pPr>
        <w:rPr>
          <w:rtl/>
        </w:rPr>
      </w:pPr>
      <w:r>
        <w:rPr>
          <w:rtl/>
        </w:rPr>
        <w:t xml:space="preserve">"זה </w:t>
      </w:r>
      <w:r w:rsidR="00542402">
        <w:rPr>
          <w:rtl/>
        </w:rPr>
        <w:t xml:space="preserve">לא </w:t>
      </w:r>
      <w:r w:rsidR="00F97A34">
        <w:rPr>
          <w:rtl/>
        </w:rPr>
        <w:t>כל כך</w:t>
      </w:r>
      <w:r>
        <w:rPr>
          <w:rtl/>
        </w:rPr>
        <w:t xml:space="preserve"> נורא," א</w:t>
      </w:r>
      <w:r>
        <w:rPr>
          <w:rFonts w:hint="cs"/>
          <w:rtl/>
        </w:rPr>
        <w:t>ל</w:t>
      </w:r>
      <w:r w:rsidRPr="00CD067C">
        <w:rPr>
          <w:rtl/>
        </w:rPr>
        <w:t>כס</w:t>
      </w:r>
      <w:r>
        <w:rPr>
          <w:rFonts w:hint="cs"/>
          <w:rtl/>
        </w:rPr>
        <w:t xml:space="preserve"> נאנח</w:t>
      </w:r>
      <w:r w:rsidR="00E84293">
        <w:rPr>
          <w:rFonts w:hint="cs"/>
          <w:rtl/>
        </w:rPr>
        <w:t xml:space="preserve"> [באופן שמבטא כיף]</w:t>
      </w:r>
      <w:r w:rsidRPr="00CD067C">
        <w:rPr>
          <w:rtl/>
        </w:rPr>
        <w:t xml:space="preserve"> והתמתח </w:t>
      </w:r>
      <w:r w:rsidR="001C2EFC" w:rsidRPr="00CD067C">
        <w:rPr>
          <w:rtl/>
        </w:rPr>
        <w:t>בעיניים עצומות על הדשא החם, השמש ר</w:t>
      </w:r>
      <w:r w:rsidR="001C2EFC" w:rsidRPr="00CD067C">
        <w:rPr>
          <w:rFonts w:hint="cs"/>
          <w:rtl/>
        </w:rPr>
        <w:t>י</w:t>
      </w:r>
      <w:r w:rsidR="001C2EFC" w:rsidRPr="00CD067C">
        <w:rPr>
          <w:rtl/>
        </w:rPr>
        <w:t>צד</w:t>
      </w:r>
      <w:r w:rsidR="001C2EFC" w:rsidRPr="00CD067C">
        <w:rPr>
          <w:rFonts w:hint="cs"/>
          <w:rtl/>
        </w:rPr>
        <w:t>ה</w:t>
      </w:r>
      <w:r w:rsidR="001C2EFC" w:rsidRPr="00CD067C">
        <w:rPr>
          <w:rtl/>
        </w:rPr>
        <w:t xml:space="preserve"> על פני</w:t>
      </w:r>
      <w:r w:rsidR="001C2EFC" w:rsidRPr="00CD067C">
        <w:rPr>
          <w:rFonts w:hint="cs"/>
          <w:rtl/>
        </w:rPr>
        <w:t>ו</w:t>
      </w:r>
      <w:r w:rsidR="001C2EFC">
        <w:rPr>
          <w:rtl/>
        </w:rPr>
        <w:t xml:space="preserve"> מבעד לעלים </w:t>
      </w:r>
      <w:r w:rsidR="001C2EFC" w:rsidRPr="00CD067C">
        <w:rPr>
          <w:rtl/>
        </w:rPr>
        <w:t>רעננים.</w:t>
      </w:r>
    </w:p>
    <w:p w14:paraId="6BD11F43" w14:textId="77777777" w:rsidR="00BD266F" w:rsidRPr="00CD067C" w:rsidRDefault="00BD266F" w:rsidP="001C2EFC">
      <w:pPr>
        <w:rPr>
          <w:rtl/>
        </w:rPr>
      </w:pPr>
      <w:r w:rsidRPr="00CD067C">
        <w:rPr>
          <w:rtl/>
        </w:rPr>
        <w:t xml:space="preserve">"אתה לא מבין על מה אתה מדבר," ארקדי </w:t>
      </w:r>
      <w:r>
        <w:rPr>
          <w:rFonts w:hint="cs"/>
          <w:rtl/>
        </w:rPr>
        <w:t xml:space="preserve">אמר </w:t>
      </w:r>
      <w:r w:rsidRPr="00CD067C">
        <w:rPr>
          <w:rtl/>
        </w:rPr>
        <w:t>והתיישב.</w:t>
      </w:r>
    </w:p>
    <w:p w14:paraId="50A935F0" w14:textId="77777777" w:rsidR="00BD266F" w:rsidRPr="00CD067C" w:rsidRDefault="00BD266F" w:rsidP="00BD266F">
      <w:pPr>
        <w:rPr>
          <w:rtl/>
        </w:rPr>
      </w:pPr>
      <w:r w:rsidRPr="00CD067C">
        <w:rPr>
          <w:rtl/>
        </w:rPr>
        <w:t>"למה לא? הציפורים מצייצות, השמש זורחת והחיטה צומחת.</w:t>
      </w:r>
      <w:r w:rsidR="00970649">
        <w:rPr>
          <w:rFonts w:hint="cs"/>
          <w:rtl/>
        </w:rPr>
        <w:t xml:space="preserve"> וההמשך ידוע.</w:t>
      </w:r>
      <w:r w:rsidRPr="00CD067C">
        <w:rPr>
          <w:rtl/>
        </w:rPr>
        <w:t>"</w:t>
      </w:r>
    </w:p>
    <w:p w14:paraId="068727E9" w14:textId="2335E476" w:rsidR="00BD266F" w:rsidRDefault="00BD266F" w:rsidP="00542402">
      <w:pPr>
        <w:rPr>
          <w:rtl/>
        </w:rPr>
      </w:pPr>
      <w:r w:rsidRPr="00CD067C">
        <w:rPr>
          <w:rtl/>
        </w:rPr>
        <w:t xml:space="preserve">"אתה לא מבין כלום באהבה, אלכס." </w:t>
      </w:r>
      <w:r>
        <w:rPr>
          <w:rFonts w:hint="cs"/>
          <w:rtl/>
        </w:rPr>
        <w:t>א</w:t>
      </w:r>
      <w:r w:rsidRPr="00CD067C">
        <w:rPr>
          <w:rtl/>
        </w:rPr>
        <w:t>רקדי</w:t>
      </w:r>
      <w:r>
        <w:rPr>
          <w:rFonts w:hint="cs"/>
          <w:rtl/>
        </w:rPr>
        <w:t xml:space="preserve"> </w:t>
      </w:r>
      <w:r w:rsidR="002C2926">
        <w:rPr>
          <w:rFonts w:hint="cs"/>
          <w:rtl/>
        </w:rPr>
        <w:t>[</w:t>
      </w:r>
      <w:r w:rsidR="00542402" w:rsidRPr="00E84293">
        <w:rPr>
          <w:rFonts w:hint="cs"/>
          <w:highlight w:val="red"/>
          <w:rtl/>
        </w:rPr>
        <w:t>הטיף</w:t>
      </w:r>
      <w:r w:rsidR="002C2926">
        <w:rPr>
          <w:rFonts w:hint="cs"/>
          <w:rtl/>
        </w:rPr>
        <w:t>]</w:t>
      </w:r>
      <w:r w:rsidRPr="00CD067C">
        <w:rPr>
          <w:rtl/>
        </w:rPr>
        <w:t xml:space="preserve">. "אתה כל הזמן מסתובב עם בחורות אבל זה סתם, </w:t>
      </w:r>
      <w:r>
        <w:rPr>
          <w:rFonts w:hint="cs"/>
          <w:rtl/>
        </w:rPr>
        <w:t>אין לזה שום משמעות עבורך.</w:t>
      </w:r>
      <w:r w:rsidR="00542402">
        <w:rPr>
          <w:rtl/>
        </w:rPr>
        <w:t>"</w:t>
      </w:r>
    </w:p>
    <w:p w14:paraId="658A4AB9" w14:textId="7005236C" w:rsidR="002B5A4A" w:rsidRDefault="002B5A4A" w:rsidP="00542402">
      <w:pPr>
        <w:rPr>
          <w:rtl/>
        </w:rPr>
      </w:pPr>
      <w:r>
        <w:rPr>
          <w:rFonts w:hint="cs"/>
          <w:rtl/>
        </w:rPr>
        <w:t>"יש לזה משמעות דווקא."</w:t>
      </w:r>
    </w:p>
    <w:p w14:paraId="102CDBE0" w14:textId="49F111C5" w:rsidR="002B5A4A" w:rsidRDefault="002B5A4A" w:rsidP="00542402">
      <w:pPr>
        <w:rPr>
          <w:rtl/>
        </w:rPr>
      </w:pPr>
      <w:r>
        <w:rPr>
          <w:rFonts w:hint="cs"/>
          <w:rtl/>
        </w:rPr>
        <w:t>"לא, מה שמשיגים בקלות הוא חסר משמעות."</w:t>
      </w:r>
    </w:p>
    <w:p w14:paraId="61B5CFE8" w14:textId="7C1DC832" w:rsidR="002B5A4A" w:rsidRDefault="002B5A4A" w:rsidP="002B5A4A">
      <w:pPr>
        <w:rPr>
          <w:rtl/>
        </w:rPr>
      </w:pPr>
      <w:r>
        <w:rPr>
          <w:rFonts w:cs="Times New Roman" w:hint="cs"/>
          <w:rtl/>
        </w:rPr>
        <w:t>"</w:t>
      </w:r>
      <w:r>
        <w:rPr>
          <w:rFonts w:cs="Times New Roman"/>
          <w:rtl/>
        </w:rPr>
        <w:t xml:space="preserve">גם </w:t>
      </w:r>
      <w:r>
        <w:rPr>
          <w:rFonts w:cs="Times New Roman" w:hint="cs"/>
          <w:rtl/>
        </w:rPr>
        <w:t xml:space="preserve">אני </w:t>
      </w:r>
      <w:r>
        <w:rPr>
          <w:rFonts w:cs="Times New Roman"/>
          <w:rtl/>
        </w:rPr>
        <w:t>מתאמץ</w:t>
      </w:r>
      <w:r>
        <w:rPr>
          <w:rFonts w:cs="Times New Roman" w:hint="cs"/>
          <w:rtl/>
        </w:rPr>
        <w:t>."</w:t>
      </w:r>
    </w:p>
    <w:p w14:paraId="16F5E5BB" w14:textId="1DEDCFF6" w:rsidR="002B5A4A" w:rsidRDefault="002B5A4A" w:rsidP="002B5A4A">
      <w:pPr>
        <w:rPr>
          <w:rtl/>
        </w:rPr>
      </w:pPr>
      <w:r>
        <w:rPr>
          <w:rFonts w:cs="Times New Roman" w:hint="cs"/>
          <w:rtl/>
        </w:rPr>
        <w:t>"</w:t>
      </w:r>
      <w:r>
        <w:rPr>
          <w:rFonts w:cs="Times New Roman"/>
          <w:rtl/>
        </w:rPr>
        <w:t>לא כמו כל אחד אחר / הרבה פחות מכל א</w:t>
      </w:r>
      <w:r>
        <w:rPr>
          <w:rFonts w:cs="Times New Roman" w:hint="cs"/>
          <w:rtl/>
        </w:rPr>
        <w:t>חד</w:t>
      </w:r>
      <w:r>
        <w:rPr>
          <w:rFonts w:cs="Times New Roman"/>
          <w:rtl/>
        </w:rPr>
        <w:t xml:space="preserve"> א</w:t>
      </w:r>
      <w:r>
        <w:rPr>
          <w:rFonts w:cs="Times New Roman" w:hint="cs"/>
          <w:rtl/>
        </w:rPr>
        <w:t>חר</w:t>
      </w:r>
      <w:r>
        <w:rPr>
          <w:rFonts w:cs="Times New Roman"/>
          <w:rtl/>
        </w:rPr>
        <w:t>.</w:t>
      </w:r>
      <w:r>
        <w:rPr>
          <w:rFonts w:cs="Times New Roman" w:hint="cs"/>
          <w:rtl/>
        </w:rPr>
        <w:t>"</w:t>
      </w:r>
    </w:p>
    <w:p w14:paraId="59B2DE0C" w14:textId="692AF5E4" w:rsidR="002B5A4A" w:rsidRDefault="002B5A4A" w:rsidP="002B5A4A">
      <w:pPr>
        <w:rPr>
          <w:rFonts w:cs="Times New Roman"/>
          <w:rtl/>
        </w:rPr>
      </w:pPr>
      <w:r>
        <w:rPr>
          <w:rFonts w:cs="Times New Roman" w:hint="cs"/>
          <w:rtl/>
        </w:rPr>
        <w:t>"</w:t>
      </w:r>
      <w:r>
        <w:rPr>
          <w:rFonts w:cs="Times New Roman"/>
          <w:rtl/>
        </w:rPr>
        <w:t>אולי.... אולי את</w:t>
      </w:r>
      <w:r>
        <w:rPr>
          <w:rFonts w:cs="Times New Roman" w:hint="cs"/>
          <w:rtl/>
        </w:rPr>
        <w:t>ה</w:t>
      </w:r>
      <w:r>
        <w:rPr>
          <w:rFonts w:cs="Times New Roman"/>
          <w:rtl/>
        </w:rPr>
        <w:t xml:space="preserve"> צודק. אולי אני לא יודע מה זה לעבור את חיי במרדף חסר תוחלת אחרי מי שאני אוהב.</w:t>
      </w:r>
      <w:r>
        <w:rPr>
          <w:rFonts w:cs="Times New Roman" w:hint="cs"/>
          <w:rtl/>
        </w:rPr>
        <w:t>"</w:t>
      </w:r>
    </w:p>
    <w:p w14:paraId="3028188D" w14:textId="53A4E36A" w:rsidR="002B5A4A" w:rsidRPr="00CD067C" w:rsidRDefault="002B5A4A" w:rsidP="002B5A4A">
      <w:pPr>
        <w:rPr>
          <w:rtl/>
        </w:rPr>
      </w:pPr>
      <w:r>
        <w:rPr>
          <w:rFonts w:cs="Times New Roman" w:hint="cs"/>
          <w:rtl/>
        </w:rPr>
        <w:lastRenderedPageBreak/>
        <w:t xml:space="preserve">"אני לא מדבר על אהבה, כלומר התכוונתי שאני לא מדבר על מרדף... </w:t>
      </w:r>
      <w:r w:rsidR="00691BEF">
        <w:rPr>
          <w:rFonts w:cs="Times New Roman" w:hint="cs"/>
          <w:rtl/>
        </w:rPr>
        <w:t>אוף אתה מעוות את כל מה שאני אומר."</w:t>
      </w:r>
    </w:p>
    <w:p w14:paraId="0A12C275" w14:textId="77777777" w:rsidR="00BD266F" w:rsidRPr="00CD067C" w:rsidRDefault="00BD266F" w:rsidP="00BD266F">
      <w:pPr>
        <w:rPr>
          <w:rtl/>
        </w:rPr>
      </w:pPr>
      <w:r w:rsidRPr="00CD067C">
        <w:rPr>
          <w:rtl/>
        </w:rPr>
        <w:t>"</w:t>
      </w:r>
      <w:r>
        <w:rPr>
          <w:rFonts w:hint="cs"/>
          <w:rtl/>
        </w:rPr>
        <w:t>נראה לך</w:t>
      </w:r>
      <w:r w:rsidRPr="00CD067C">
        <w:rPr>
          <w:rtl/>
        </w:rPr>
        <w:t xml:space="preserve"> שהמצאת משהו עם הדס? משהו שאף אחד לא עשה לפניך?"</w:t>
      </w:r>
    </w:p>
    <w:p w14:paraId="0CBAA772" w14:textId="3434D46C" w:rsidR="00BD266F" w:rsidRPr="00CD067C" w:rsidRDefault="001C2EFC" w:rsidP="00BD266F">
      <w:pPr>
        <w:rPr>
          <w:rtl/>
        </w:rPr>
      </w:pPr>
      <w:r>
        <w:rPr>
          <w:rtl/>
        </w:rPr>
        <w:t>"אני לא מדבר על מין,"</w:t>
      </w:r>
      <w:r w:rsidR="00BD266F" w:rsidRPr="00CD067C">
        <w:rPr>
          <w:rtl/>
        </w:rPr>
        <w:t xml:space="preserve"> ארקדי</w:t>
      </w:r>
      <w:r w:rsidR="00542402">
        <w:rPr>
          <w:rFonts w:hint="cs"/>
          <w:rtl/>
        </w:rPr>
        <w:t xml:space="preserve"> </w:t>
      </w:r>
      <w:r w:rsidR="00542402" w:rsidRPr="00E84293">
        <w:rPr>
          <w:rFonts w:hint="cs"/>
          <w:highlight w:val="red"/>
          <w:rtl/>
        </w:rPr>
        <w:t>הבהיר</w:t>
      </w:r>
      <w:r w:rsidR="00335891">
        <w:rPr>
          <w:rFonts w:hint="cs"/>
          <w:rtl/>
        </w:rPr>
        <w:t xml:space="preserve"> / גנח בתסכול</w:t>
      </w:r>
      <w:r w:rsidR="00BD266F" w:rsidRPr="00CD067C">
        <w:rPr>
          <w:rtl/>
        </w:rPr>
        <w:t>. "אתה פשוט לא מבין."</w:t>
      </w:r>
    </w:p>
    <w:p w14:paraId="6FB688F1" w14:textId="77777777" w:rsidR="00BD266F" w:rsidRPr="00CD067C" w:rsidRDefault="00BD266F" w:rsidP="00BD266F">
      <w:pPr>
        <w:rPr>
          <w:rtl/>
        </w:rPr>
      </w:pPr>
      <w:r w:rsidRPr="00CD067C">
        <w:rPr>
          <w:rtl/>
        </w:rPr>
        <w:t>"למה אני לא מבין? מה יש פה לא להבין."</w:t>
      </w:r>
    </w:p>
    <w:p w14:paraId="48B07F29" w14:textId="77777777" w:rsidR="00BD266F" w:rsidRPr="00CD067C" w:rsidRDefault="00BD266F" w:rsidP="001C2EFC">
      <w:pPr>
        <w:rPr>
          <w:rtl/>
        </w:rPr>
      </w:pPr>
      <w:r w:rsidRPr="00CD067C">
        <w:rPr>
          <w:rtl/>
        </w:rPr>
        <w:t>"לא משנה.</w:t>
      </w:r>
      <w:r w:rsidR="001C2EFC">
        <w:rPr>
          <w:rtl/>
        </w:rPr>
        <w:t xml:space="preserve"> אתה והעולם שלך." ארקדי שוב </w:t>
      </w:r>
      <w:r w:rsidR="001C2EFC">
        <w:rPr>
          <w:rFonts w:hint="cs"/>
          <w:rtl/>
        </w:rPr>
        <w:t>שקע</w:t>
      </w:r>
      <w:r w:rsidRPr="00CD067C">
        <w:rPr>
          <w:rtl/>
        </w:rPr>
        <w:t xml:space="preserve"> </w:t>
      </w:r>
      <w:r w:rsidR="001C2EFC">
        <w:rPr>
          <w:rFonts w:hint="cs"/>
          <w:rtl/>
        </w:rPr>
        <w:t>בתוגתו העגמומית</w:t>
      </w:r>
      <w:r w:rsidRPr="00CD067C">
        <w:rPr>
          <w:rtl/>
        </w:rPr>
        <w:t>.</w:t>
      </w:r>
    </w:p>
    <w:p w14:paraId="360B1A3E" w14:textId="77777777" w:rsidR="00BD266F" w:rsidRPr="00CD067C" w:rsidRDefault="00BD266F" w:rsidP="00BD266F">
      <w:pPr>
        <w:rPr>
          <w:rtl/>
        </w:rPr>
      </w:pPr>
      <w:r w:rsidRPr="00CD067C">
        <w:rPr>
          <w:rtl/>
        </w:rPr>
        <w:t>"איזה עולם?"</w:t>
      </w:r>
    </w:p>
    <w:p w14:paraId="62FA87E6" w14:textId="77777777" w:rsidR="00BD266F" w:rsidRPr="00CD067C" w:rsidRDefault="00BD266F" w:rsidP="00BD266F">
      <w:pPr>
        <w:rPr>
          <w:rtl/>
        </w:rPr>
      </w:pPr>
      <w:r w:rsidRPr="00CD067C">
        <w:rPr>
          <w:rtl/>
        </w:rPr>
        <w:t>"אני אבוד לגמרי. אתה מבין?"</w:t>
      </w:r>
    </w:p>
    <w:p w14:paraId="403C786B" w14:textId="2F9B4595" w:rsidR="00BD266F" w:rsidRPr="00CD067C" w:rsidRDefault="00BD266F" w:rsidP="00BD266F">
      <w:pPr>
        <w:rPr>
          <w:rtl/>
        </w:rPr>
      </w:pPr>
      <w:r w:rsidRPr="00CD067C">
        <w:rPr>
          <w:rtl/>
        </w:rPr>
        <w:t>"אתה סתם מאמלל את עצמך עם טר</w:t>
      </w:r>
      <w:r w:rsidR="00F35749">
        <w:rPr>
          <w:rFonts w:hint="cs"/>
          <w:rtl/>
        </w:rPr>
        <w:t>א</w:t>
      </w:r>
      <w:r w:rsidRPr="00CD067C">
        <w:rPr>
          <w:rtl/>
        </w:rPr>
        <w:t>גִיות מיותרת."</w:t>
      </w:r>
    </w:p>
    <w:p w14:paraId="6AE46FFE" w14:textId="48F8CB65" w:rsidR="00BD266F" w:rsidRPr="00CD067C" w:rsidRDefault="00BD266F" w:rsidP="009C75FC">
      <w:pPr>
        <w:rPr>
          <w:rtl/>
        </w:rPr>
      </w:pPr>
      <w:r w:rsidRPr="00CD067C">
        <w:rPr>
          <w:rtl/>
        </w:rPr>
        <w:t xml:space="preserve">"טוב." ארקדי </w:t>
      </w:r>
      <w:r w:rsidRPr="00CD067C">
        <w:rPr>
          <w:rFonts w:hint="cs"/>
          <w:rtl/>
        </w:rPr>
        <w:t>ה</w:t>
      </w:r>
      <w:r w:rsidRPr="00CD067C">
        <w:rPr>
          <w:rtl/>
        </w:rPr>
        <w:t xml:space="preserve">משיך לקרא ואלכס </w:t>
      </w:r>
      <w:r w:rsidRPr="00CD067C">
        <w:rPr>
          <w:rFonts w:hint="cs"/>
          <w:rtl/>
        </w:rPr>
        <w:t>ה</w:t>
      </w:r>
      <w:r w:rsidRPr="00CD067C">
        <w:rPr>
          <w:rtl/>
        </w:rPr>
        <w:t>תחבר לנגן שלו והמ</w:t>
      </w:r>
      <w:r>
        <w:rPr>
          <w:rFonts w:hint="cs"/>
          <w:rtl/>
        </w:rPr>
        <w:t>ה</w:t>
      </w:r>
      <w:r w:rsidRPr="00CD067C">
        <w:rPr>
          <w:rtl/>
        </w:rPr>
        <w:t>ם בנחת עם ה</w:t>
      </w:r>
      <w:r w:rsidR="001C5A04">
        <w:rPr>
          <w:rtl/>
        </w:rPr>
        <w:t>מוזיקה</w:t>
      </w:r>
      <w:r w:rsidRPr="00CD067C">
        <w:rPr>
          <w:rtl/>
        </w:rPr>
        <w:t xml:space="preserve">. </w:t>
      </w:r>
      <w:r w:rsidR="001C2EFC">
        <w:rPr>
          <w:rFonts w:hint="cs"/>
          <w:rtl/>
        </w:rPr>
        <w:t>[</w:t>
      </w:r>
      <w:r w:rsidRPr="00CD067C">
        <w:rPr>
          <w:rtl/>
        </w:rPr>
        <w:t>על פניהם חלפ</w:t>
      </w:r>
      <w:r w:rsidRPr="00CD067C">
        <w:rPr>
          <w:rFonts w:hint="cs"/>
          <w:rtl/>
        </w:rPr>
        <w:t>ו</w:t>
      </w:r>
      <w:r w:rsidRPr="00CD067C">
        <w:rPr>
          <w:rtl/>
        </w:rPr>
        <w:t xml:space="preserve"> אנשים שלא מ</w:t>
      </w:r>
      <w:r w:rsidRPr="00CD067C">
        <w:rPr>
          <w:rFonts w:hint="cs"/>
          <w:rtl/>
        </w:rPr>
        <w:t>י</w:t>
      </w:r>
      <w:r w:rsidRPr="00CD067C">
        <w:rPr>
          <w:rtl/>
        </w:rPr>
        <w:t>הר</w:t>
      </w:r>
      <w:r w:rsidRPr="00CD067C">
        <w:rPr>
          <w:rFonts w:hint="cs"/>
          <w:rtl/>
        </w:rPr>
        <w:t>ו</w:t>
      </w:r>
      <w:r w:rsidRPr="00CD067C">
        <w:rPr>
          <w:rtl/>
        </w:rPr>
        <w:t xml:space="preserve"> בשעות צהריים עצלות אלה.</w:t>
      </w:r>
      <w:r w:rsidR="001C2EFC">
        <w:rPr>
          <w:rFonts w:hint="cs"/>
          <w:rtl/>
        </w:rPr>
        <w:t>]</w:t>
      </w:r>
      <w:r w:rsidRPr="00CD067C">
        <w:rPr>
          <w:rtl/>
        </w:rPr>
        <w:t xml:space="preserve"> היו אפשרויות ש</w:t>
      </w:r>
      <w:r w:rsidR="001C2EFC">
        <w:rPr>
          <w:rFonts w:hint="cs"/>
          <w:rtl/>
        </w:rPr>
        <w:t>דרשו</w:t>
      </w:r>
      <w:r w:rsidRPr="00CD067C">
        <w:rPr>
          <w:rtl/>
        </w:rPr>
        <w:t xml:space="preserve"> </w:t>
      </w:r>
      <w:r w:rsidR="00542402">
        <w:rPr>
          <w:rFonts w:hint="cs"/>
          <w:rtl/>
        </w:rPr>
        <w:t xml:space="preserve">התבוננות </w:t>
      </w:r>
      <w:r w:rsidR="0007458E">
        <w:rPr>
          <w:rFonts w:hint="cs"/>
          <w:rtl/>
        </w:rPr>
        <w:t>מסוימ</w:t>
      </w:r>
      <w:r w:rsidR="00542402">
        <w:rPr>
          <w:rFonts w:hint="cs"/>
          <w:rtl/>
        </w:rPr>
        <w:t>ת, גם אם לא מחשבה מעמיקה</w:t>
      </w:r>
      <w:r w:rsidR="009C75FC">
        <w:rPr>
          <w:rFonts w:hint="cs"/>
          <w:rtl/>
        </w:rPr>
        <w:t xml:space="preserve"> </w:t>
      </w:r>
      <w:r w:rsidR="009C75FC">
        <w:rPr>
          <w:rtl/>
        </w:rPr>
        <w:t>–</w:t>
      </w:r>
      <w:r w:rsidRPr="00CD067C">
        <w:rPr>
          <w:rtl/>
        </w:rPr>
        <w:t xml:space="preserve"> האם ז</w:t>
      </w:r>
      <w:r w:rsidR="00970649">
        <w:rPr>
          <w:rFonts w:hint="cs"/>
          <w:rtl/>
        </w:rPr>
        <w:t>ו</w:t>
      </w:r>
      <w:r w:rsidRPr="00CD067C">
        <w:rPr>
          <w:rtl/>
        </w:rPr>
        <w:t xml:space="preserve"> </w:t>
      </w:r>
      <w:r>
        <w:rPr>
          <w:rFonts w:hint="cs"/>
          <w:rtl/>
        </w:rPr>
        <w:t>מתעתדת</w:t>
      </w:r>
      <w:r w:rsidRPr="00CD067C">
        <w:rPr>
          <w:rtl/>
        </w:rPr>
        <w:t xml:space="preserve"> להיות ח</w:t>
      </w:r>
      <w:r w:rsidR="00970649">
        <w:rPr>
          <w:rtl/>
        </w:rPr>
        <w:t>ופשת</w:t>
      </w:r>
      <w:r w:rsidR="00970649">
        <w:rPr>
          <w:rFonts w:hint="cs"/>
          <w:rtl/>
        </w:rPr>
        <w:t>-</w:t>
      </w:r>
      <w:r>
        <w:rPr>
          <w:rtl/>
        </w:rPr>
        <w:t xml:space="preserve">הוללות מטורפת </w:t>
      </w:r>
      <w:r w:rsidR="00970649">
        <w:rPr>
          <w:rFonts w:hint="cs"/>
          <w:rtl/>
        </w:rPr>
        <w:t>בסגנון</w:t>
      </w:r>
      <w:r w:rsidRPr="00CD067C">
        <w:rPr>
          <w:rtl/>
        </w:rPr>
        <w:t xml:space="preserve"> </w:t>
      </w:r>
      <w:r>
        <w:rPr>
          <w:rFonts w:hint="cs"/>
          <w:rtl/>
        </w:rPr>
        <w:t>ה</w:t>
      </w:r>
      <w:r w:rsidRPr="00CD067C">
        <w:rPr>
          <w:rtl/>
        </w:rPr>
        <w:t xml:space="preserve">טיול שלפני הגיוס? בשמחה </w:t>
      </w:r>
      <w:r w:rsidR="00970649">
        <w:rPr>
          <w:rFonts w:hint="cs"/>
          <w:rtl/>
        </w:rPr>
        <w:t>י</w:t>
      </w:r>
      <w:r w:rsidR="001C2EFC">
        <w:rPr>
          <w:rtl/>
        </w:rPr>
        <w:t>דחה</w:t>
      </w:r>
      <w:r w:rsidRPr="00CD067C">
        <w:rPr>
          <w:rtl/>
        </w:rPr>
        <w:t xml:space="preserve"> את מועדי הבחינות עבור חופשה מ</w:t>
      </w:r>
      <w:r w:rsidR="00970649">
        <w:rPr>
          <w:rFonts w:hint="cs"/>
          <w:rtl/>
        </w:rPr>
        <w:t>ס</w:t>
      </w:r>
      <w:r w:rsidRPr="00CD067C">
        <w:rPr>
          <w:rtl/>
        </w:rPr>
        <w:t>וג זה.</w:t>
      </w:r>
    </w:p>
    <w:p w14:paraId="58A95C48" w14:textId="77777777" w:rsidR="00BD266F" w:rsidRPr="00CD067C" w:rsidRDefault="00970649" w:rsidP="00BD266F">
      <w:pPr>
        <w:rPr>
          <w:rtl/>
        </w:rPr>
      </w:pPr>
      <w:r>
        <w:rPr>
          <w:rFonts w:hint="cs"/>
          <w:rtl/>
        </w:rPr>
        <w:t>[</w:t>
      </w:r>
      <w:r w:rsidR="00BD266F" w:rsidRPr="00CD067C">
        <w:rPr>
          <w:rtl/>
        </w:rPr>
        <w:t>אבל הצבא.</w:t>
      </w:r>
    </w:p>
    <w:p w14:paraId="74461D7B" w14:textId="77777777" w:rsidR="00BD266F" w:rsidRPr="00CD067C" w:rsidRDefault="00BD266F" w:rsidP="00BD266F">
      <w:pPr>
        <w:rPr>
          <w:rtl/>
        </w:rPr>
      </w:pPr>
      <w:r w:rsidRPr="00CD067C">
        <w:rPr>
          <w:rtl/>
        </w:rPr>
        <w:t>מה הצבא? הוא הפסיק להיות אדם מאז הצבא? הוא ישתחרר ויסע לטיול ארוך וממושך.</w:t>
      </w:r>
    </w:p>
    <w:p w14:paraId="40E5E408" w14:textId="77777777" w:rsidR="00BD266F" w:rsidRPr="00CD067C" w:rsidRDefault="00BD266F" w:rsidP="00BD266F">
      <w:pPr>
        <w:rPr>
          <w:rtl/>
        </w:rPr>
      </w:pPr>
      <w:r w:rsidRPr="00CD067C">
        <w:rPr>
          <w:rtl/>
        </w:rPr>
        <w:t>אבל התאונה.</w:t>
      </w:r>
    </w:p>
    <w:p w14:paraId="4E69D38F" w14:textId="77777777" w:rsidR="00BD266F" w:rsidRPr="00CD067C" w:rsidRDefault="00BD266F" w:rsidP="00BD266F">
      <w:pPr>
        <w:rPr>
          <w:rtl/>
        </w:rPr>
      </w:pPr>
      <w:r w:rsidRPr="00CD067C">
        <w:rPr>
          <w:rtl/>
        </w:rPr>
        <w:t>מה התאונה? הוא הפסיק להיות אדם מאז התאונה?</w:t>
      </w:r>
    </w:p>
    <w:p w14:paraId="4CE5E7D2" w14:textId="4EB734F7" w:rsidR="00970649" w:rsidRDefault="00BD266F" w:rsidP="00BD266F">
      <w:pPr>
        <w:rPr>
          <w:rtl/>
        </w:rPr>
      </w:pPr>
      <w:r w:rsidRPr="00CD067C">
        <w:rPr>
          <w:rtl/>
        </w:rPr>
        <w:t>הוא יסע לטיול ארוך וממושך, לטיול שלא יגמר עד שכולם ישכחו את התאונה, עד</w:t>
      </w:r>
      <w:r w:rsidR="00BB7B0A">
        <w:rPr>
          <w:rtl/>
        </w:rPr>
        <w:t xml:space="preserve"> שהכול </w:t>
      </w:r>
      <w:r w:rsidRPr="00CD067C">
        <w:rPr>
          <w:rtl/>
        </w:rPr>
        <w:t>יעבור.</w:t>
      </w:r>
    </w:p>
    <w:p w14:paraId="2AFB3915" w14:textId="77777777" w:rsidR="00BD266F" w:rsidRPr="00CD067C" w:rsidRDefault="00970649" w:rsidP="00BD266F">
      <w:pPr>
        <w:rPr>
          <w:rtl/>
        </w:rPr>
      </w:pPr>
      <w:r>
        <w:rPr>
          <w:rFonts w:hint="cs"/>
          <w:rtl/>
        </w:rPr>
        <w:t>]</w:t>
      </w:r>
    </w:p>
    <w:p w14:paraId="02C9B3A6" w14:textId="77777777" w:rsidR="00BD266F" w:rsidRPr="00CD067C" w:rsidRDefault="00BD266F" w:rsidP="00BD266F">
      <w:pPr>
        <w:rPr>
          <w:rtl/>
        </w:rPr>
      </w:pPr>
      <w:r w:rsidRPr="00CD067C">
        <w:rPr>
          <w:rtl/>
        </w:rPr>
        <w:t>ארקדי שוב נאנח.</w:t>
      </w:r>
    </w:p>
    <w:p w14:paraId="0EFD92B1" w14:textId="77777777" w:rsidR="00BD266F" w:rsidRPr="00CD067C" w:rsidRDefault="00BD266F" w:rsidP="009C75FC">
      <w:pPr>
        <w:rPr>
          <w:rtl/>
        </w:rPr>
      </w:pPr>
      <w:r w:rsidRPr="00CD067C">
        <w:rPr>
          <w:rtl/>
        </w:rPr>
        <w:t>"נו, מה יהיה הסוף?" אלכס</w:t>
      </w:r>
      <w:r w:rsidR="009C75FC">
        <w:rPr>
          <w:rFonts w:hint="cs"/>
          <w:rtl/>
        </w:rPr>
        <w:t xml:space="preserve"> דרש</w:t>
      </w:r>
      <w:r w:rsidRPr="00CD067C">
        <w:rPr>
          <w:rtl/>
        </w:rPr>
        <w:t>.</w:t>
      </w:r>
    </w:p>
    <w:p w14:paraId="30F14A4D" w14:textId="77777777" w:rsidR="00BD266F" w:rsidRPr="00CD067C" w:rsidRDefault="00BD266F" w:rsidP="00970649">
      <w:pPr>
        <w:rPr>
          <w:rtl/>
        </w:rPr>
      </w:pPr>
      <w:r w:rsidRPr="00CD067C">
        <w:rPr>
          <w:rtl/>
        </w:rPr>
        <w:t xml:space="preserve">"הסוף יכול להיות </w:t>
      </w:r>
      <w:r w:rsidR="00970649">
        <w:rPr>
          <w:rFonts w:hint="cs"/>
          <w:rtl/>
        </w:rPr>
        <w:t xml:space="preserve">כל דבר. </w:t>
      </w:r>
      <w:r w:rsidRPr="00CD067C">
        <w:rPr>
          <w:rtl/>
        </w:rPr>
        <w:t xml:space="preserve">למשל מחלת </w:t>
      </w:r>
      <w:r w:rsidR="009C75FC">
        <w:rPr>
          <w:rFonts w:hint="cs"/>
          <w:rtl/>
        </w:rPr>
        <w:t>לו גריג [</w:t>
      </w:r>
      <w:r w:rsidRPr="00CD067C">
        <w:t>Lou Gehrig</w:t>
      </w:r>
      <w:r w:rsidR="009C75FC">
        <w:rPr>
          <w:rFonts w:hint="cs"/>
          <w:rtl/>
        </w:rPr>
        <w:t>]</w:t>
      </w:r>
      <w:r w:rsidR="00970649">
        <w:rPr>
          <w:rFonts w:hint="cs"/>
          <w:rtl/>
        </w:rPr>
        <w:t>.</w:t>
      </w:r>
      <w:r w:rsidRPr="00CD067C">
        <w:rPr>
          <w:rtl/>
        </w:rPr>
        <w:t>"</w:t>
      </w:r>
    </w:p>
    <w:p w14:paraId="33BC26B8" w14:textId="5D036B53" w:rsidR="00BD266F" w:rsidRPr="00CD067C" w:rsidRDefault="00BD266F" w:rsidP="00BD266F">
      <w:pPr>
        <w:rPr>
          <w:rtl/>
        </w:rPr>
      </w:pPr>
      <w:r w:rsidRPr="00CD067C">
        <w:rPr>
          <w:rtl/>
        </w:rPr>
        <w:t>"מה?" אלכס שלף את האוזניות מ</w:t>
      </w:r>
      <w:r w:rsidR="005E3213">
        <w:rPr>
          <w:rtl/>
        </w:rPr>
        <w:t>אוזנ</w:t>
      </w:r>
      <w:r w:rsidRPr="00CD067C">
        <w:rPr>
          <w:rtl/>
        </w:rPr>
        <w:t>יו.</w:t>
      </w:r>
    </w:p>
    <w:p w14:paraId="542623E7" w14:textId="77777777" w:rsidR="00BD266F" w:rsidRPr="00CD067C" w:rsidRDefault="00BD266F" w:rsidP="009C75FC">
      <w:pPr>
        <w:rPr>
          <w:rtl/>
        </w:rPr>
      </w:pPr>
      <w:r w:rsidRPr="00CD067C">
        <w:rPr>
          <w:rtl/>
        </w:rPr>
        <w:t xml:space="preserve">"מחלת </w:t>
      </w:r>
      <w:r w:rsidR="009C75FC">
        <w:rPr>
          <w:rFonts w:hint="cs"/>
          <w:rtl/>
        </w:rPr>
        <w:t>לו גריג</w:t>
      </w:r>
      <w:r w:rsidRPr="00CD067C">
        <w:rPr>
          <w:rtl/>
        </w:rPr>
        <w:t xml:space="preserve">, או בשמה הפחות חברי – </w:t>
      </w:r>
      <w:r w:rsidR="009C75FC">
        <w:rPr>
          <w:rFonts w:hint="cs"/>
          <w:rtl/>
        </w:rPr>
        <w:t>טרשת אמיוטרופית צידית [</w:t>
      </w:r>
      <w:r w:rsidRPr="00CD067C">
        <w:t>amyotrophic lateral sclerosis</w:t>
      </w:r>
      <w:r w:rsidR="009C75FC">
        <w:rPr>
          <w:rFonts w:hint="cs"/>
          <w:rtl/>
        </w:rPr>
        <w:t>]</w:t>
      </w:r>
      <w:r w:rsidRPr="00CD067C">
        <w:rPr>
          <w:rtl/>
        </w:rPr>
        <w:t>."</w:t>
      </w:r>
    </w:p>
    <w:p w14:paraId="563C448F" w14:textId="77777777" w:rsidR="00BD266F" w:rsidRPr="00CD067C" w:rsidRDefault="00BD266F" w:rsidP="00BD266F">
      <w:pPr>
        <w:rPr>
          <w:rtl/>
        </w:rPr>
      </w:pPr>
      <w:r w:rsidRPr="00CD067C">
        <w:rPr>
          <w:rtl/>
        </w:rPr>
        <w:t>"לא הבנתי."</w:t>
      </w:r>
    </w:p>
    <w:p w14:paraId="611F1483" w14:textId="77777777" w:rsidR="00BD266F" w:rsidRPr="00CD067C" w:rsidRDefault="00BD266F" w:rsidP="00016ABA">
      <w:pPr>
        <w:rPr>
          <w:rtl/>
        </w:rPr>
      </w:pPr>
      <w:r w:rsidRPr="00CD067C">
        <w:rPr>
          <w:rtl/>
        </w:rPr>
        <w:t>"</w:t>
      </w:r>
      <w:r>
        <w:rPr>
          <w:rFonts w:hint="cs"/>
          <w:rtl/>
        </w:rPr>
        <w:t xml:space="preserve">בפי האספסוף </w:t>
      </w:r>
      <w:r w:rsidR="009C75FC">
        <w:rPr>
          <w:rFonts w:hint="cs"/>
          <w:rtl/>
        </w:rPr>
        <w:t>היא</w:t>
      </w:r>
      <w:r>
        <w:rPr>
          <w:rFonts w:hint="cs"/>
          <w:rtl/>
        </w:rPr>
        <w:t xml:space="preserve"> נקרא</w:t>
      </w:r>
      <w:r w:rsidR="009C75FC">
        <w:rPr>
          <w:rFonts w:hint="cs"/>
          <w:rtl/>
        </w:rPr>
        <w:t>ת</w:t>
      </w:r>
      <w:r>
        <w:rPr>
          <w:rFonts w:hint="cs"/>
          <w:rtl/>
        </w:rPr>
        <w:t xml:space="preserve"> גם </w:t>
      </w:r>
      <w:r w:rsidRPr="00CD067C">
        <w:rPr>
          <w:rtl/>
        </w:rPr>
        <w:t xml:space="preserve">ניוון שרירים. הסוף יכול להיות גם </w:t>
      </w:r>
      <w:r w:rsidR="00016ABA">
        <w:rPr>
          <w:rFonts w:hint="cs"/>
          <w:rtl/>
        </w:rPr>
        <w:t>תסמונת</w:t>
      </w:r>
      <w:r w:rsidR="009C75FC">
        <w:rPr>
          <w:rFonts w:hint="cs"/>
          <w:rtl/>
        </w:rPr>
        <w:t xml:space="preserve"> לב-כליה [</w:t>
      </w:r>
      <w:r w:rsidRPr="00CD067C">
        <w:rPr>
          <w:rtl/>
        </w:rPr>
        <w:t xml:space="preserve">סינדרום </w:t>
      </w:r>
      <w:r w:rsidRPr="00CD067C">
        <w:t>Guillain-Barr</w:t>
      </w:r>
      <w:r w:rsidR="009C75FC">
        <w:rPr>
          <w:rFonts w:hint="cs"/>
          <w:rtl/>
        </w:rPr>
        <w:t>]</w:t>
      </w:r>
      <w:r w:rsidRPr="00CD067C">
        <w:rPr>
          <w:rtl/>
        </w:rPr>
        <w:t xml:space="preserve"> או </w:t>
      </w:r>
      <w:r w:rsidR="00F86122">
        <w:rPr>
          <w:rFonts w:hint="cs"/>
          <w:rtl/>
        </w:rPr>
        <w:t xml:space="preserve">דלקת מפרקים שגרונית </w:t>
      </w:r>
      <w:r w:rsidR="00016ABA">
        <w:rPr>
          <w:rFonts w:hint="cs"/>
          <w:rtl/>
        </w:rPr>
        <w:t>[</w:t>
      </w:r>
      <w:r w:rsidRPr="00CD067C">
        <w:t>rheumatoid arthritis</w:t>
      </w:r>
      <w:r w:rsidR="00016ABA">
        <w:rPr>
          <w:rFonts w:hint="cs"/>
          <w:rtl/>
        </w:rPr>
        <w:t>]</w:t>
      </w:r>
      <w:r w:rsidRPr="00CD067C">
        <w:rPr>
          <w:rtl/>
        </w:rPr>
        <w:t>. או סרטן. אתה יודע כמה סוגי סרטן יש?"</w:t>
      </w:r>
    </w:p>
    <w:p w14:paraId="0062DB62" w14:textId="77777777" w:rsidR="00BD266F" w:rsidRPr="00CD067C" w:rsidRDefault="00BD266F" w:rsidP="00276780">
      <w:pPr>
        <w:rPr>
          <w:rtl/>
        </w:rPr>
      </w:pPr>
      <w:r w:rsidRPr="00CD067C">
        <w:rPr>
          <w:rtl/>
        </w:rPr>
        <w:t>"לא. באמת אולי תגיד לי</w:t>
      </w:r>
      <w:r w:rsidR="00276780">
        <w:rPr>
          <w:rFonts w:hint="cs"/>
          <w:rtl/>
        </w:rPr>
        <w:t>,</w:t>
      </w:r>
      <w:r w:rsidRPr="00CD067C">
        <w:rPr>
          <w:rtl/>
        </w:rPr>
        <w:t xml:space="preserve"> כי </w:t>
      </w:r>
      <w:r w:rsidR="00970649">
        <w:rPr>
          <w:rFonts w:hint="cs"/>
          <w:rtl/>
        </w:rPr>
        <w:t xml:space="preserve">ברגע זה אין דבר </w:t>
      </w:r>
      <w:r w:rsidR="00276780">
        <w:rPr>
          <w:rFonts w:hint="cs"/>
          <w:rtl/>
        </w:rPr>
        <w:t xml:space="preserve">מרתק </w:t>
      </w:r>
      <w:r w:rsidR="00276780">
        <w:rPr>
          <w:rtl/>
        </w:rPr>
        <w:t>–</w:t>
      </w:r>
      <w:r w:rsidR="00276780">
        <w:rPr>
          <w:rFonts w:hint="cs"/>
          <w:rtl/>
        </w:rPr>
        <w:t xml:space="preserve"> </w:t>
      </w:r>
      <w:r w:rsidRPr="00CD067C">
        <w:rPr>
          <w:rtl/>
        </w:rPr>
        <w:t>"</w:t>
      </w:r>
    </w:p>
    <w:p w14:paraId="6B86E064" w14:textId="77777777" w:rsidR="00BD266F" w:rsidRDefault="00BD266F" w:rsidP="00BD266F">
      <w:pPr>
        <w:rPr>
          <w:rtl/>
        </w:rPr>
      </w:pPr>
      <w:r w:rsidRPr="00CD067C">
        <w:rPr>
          <w:rtl/>
        </w:rPr>
        <w:t>"אז סוג כלשהו של סרטן. מה לסרטן ולי? מה לכל מחלה אחרת ולי? אבל יבוא ה</w:t>
      </w:r>
      <w:r w:rsidR="00276780">
        <w:rPr>
          <w:rtl/>
        </w:rPr>
        <w:t>יום ומחלה אנונימית היא ז</w:t>
      </w:r>
      <w:r w:rsidR="00276780">
        <w:rPr>
          <w:rFonts w:hint="cs"/>
          <w:rtl/>
        </w:rPr>
        <w:t>ו</w:t>
      </w:r>
      <w:r w:rsidRPr="00CD067C">
        <w:rPr>
          <w:rtl/>
        </w:rPr>
        <w:t xml:space="preserve"> שתכניע אותי.</w:t>
      </w:r>
      <w:r>
        <w:rPr>
          <w:rFonts w:hint="cs"/>
          <w:rtl/>
        </w:rPr>
        <w:t>"</w:t>
      </w:r>
    </w:p>
    <w:p w14:paraId="305B5976" w14:textId="77777777" w:rsidR="00BD266F" w:rsidRDefault="00BD266F" w:rsidP="00F86122">
      <w:pPr>
        <w:rPr>
          <w:rtl/>
        </w:rPr>
      </w:pPr>
      <w:r>
        <w:rPr>
          <w:rFonts w:hint="cs"/>
          <w:rtl/>
        </w:rPr>
        <w:t>"</w:t>
      </w:r>
      <w:r w:rsidR="00F86122">
        <w:rPr>
          <w:rFonts w:hint="cs"/>
          <w:rtl/>
        </w:rPr>
        <w:t>למה שתהיה אנונימית?</w:t>
      </w:r>
      <w:r>
        <w:rPr>
          <w:rFonts w:hint="cs"/>
          <w:rtl/>
        </w:rPr>
        <w:t xml:space="preserve"> תלמד על כל מחלה, תהיה מומחה עולמי לכל המחלות האפשריות."</w:t>
      </w:r>
    </w:p>
    <w:p w14:paraId="3B83D2C4" w14:textId="4EFAF7B4" w:rsidR="00BD266F" w:rsidRDefault="00276780" w:rsidP="00C13510">
      <w:pPr>
        <w:rPr>
          <w:rtl/>
        </w:rPr>
      </w:pPr>
      <w:r>
        <w:rPr>
          <w:rFonts w:hint="cs"/>
          <w:rtl/>
        </w:rPr>
        <w:t xml:space="preserve">"ברור שאני אכיר את המחלה, היכרות בלתי מחייבת </w:t>
      </w:r>
      <w:r w:rsidR="001C2EFC">
        <w:rPr>
          <w:rFonts w:hint="cs"/>
          <w:rtl/>
        </w:rPr>
        <w:t xml:space="preserve">כזאת </w:t>
      </w:r>
      <w:r>
        <w:rPr>
          <w:rFonts w:hint="cs"/>
          <w:rtl/>
        </w:rPr>
        <w:t xml:space="preserve">של טבלאות-פרוגנוזה, חתך-סטטיסטי של </w:t>
      </w:r>
      <w:r w:rsidR="00BD266F">
        <w:rPr>
          <w:rFonts w:hint="cs"/>
          <w:rtl/>
        </w:rPr>
        <w:t xml:space="preserve">דרכי פעולתה הערמומיות והתקדמותה בגוף </w:t>
      </w:r>
      <w:r>
        <w:rPr>
          <w:rFonts w:hint="cs"/>
          <w:rtl/>
        </w:rPr>
        <w:t>התמים.</w:t>
      </w:r>
      <w:r w:rsidR="00BD266F">
        <w:rPr>
          <w:rFonts w:hint="cs"/>
          <w:rtl/>
        </w:rPr>
        <w:t xml:space="preserve"> </w:t>
      </w:r>
      <w:r w:rsidR="00F86122">
        <w:rPr>
          <w:rFonts w:hint="cs"/>
          <w:rtl/>
        </w:rPr>
        <w:t xml:space="preserve">אבל </w:t>
      </w:r>
      <w:r w:rsidR="00AE56BC">
        <w:rPr>
          <w:rFonts w:hint="cs"/>
          <w:rtl/>
        </w:rPr>
        <w:t>זה לא שולל שום מחלה</w:t>
      </w:r>
      <w:r w:rsidR="00311EBC">
        <w:rPr>
          <w:rFonts w:hint="cs"/>
          <w:rtl/>
        </w:rPr>
        <w:t>,</w:t>
      </w:r>
      <w:r w:rsidR="00AE56BC">
        <w:rPr>
          <w:rFonts w:hint="cs"/>
          <w:rtl/>
        </w:rPr>
        <w:t xml:space="preserve"> </w:t>
      </w:r>
      <w:r w:rsidR="00F86122">
        <w:rPr>
          <w:rFonts w:hint="cs"/>
          <w:rtl/>
        </w:rPr>
        <w:t>עבור אדם כמוני. קח אותך ואת אורח-</w:t>
      </w:r>
      <w:r w:rsidR="00BD266F">
        <w:rPr>
          <w:rFonts w:hint="cs"/>
          <w:rtl/>
        </w:rPr>
        <w:t xml:space="preserve">החיים שלך, מספיק לקרא שתי פסקאות </w:t>
      </w:r>
      <w:r>
        <w:rPr>
          <w:rFonts w:hint="cs"/>
          <w:rtl/>
        </w:rPr>
        <w:t xml:space="preserve">ראשונות </w:t>
      </w:r>
      <w:r w:rsidR="00BD266F">
        <w:rPr>
          <w:rFonts w:hint="cs"/>
          <w:rtl/>
        </w:rPr>
        <w:t>במדריך לרופא המ</w:t>
      </w:r>
      <w:r>
        <w:rPr>
          <w:rFonts w:hint="cs"/>
          <w:rtl/>
        </w:rPr>
        <w:t>שפחה המתחיל בשביל לדעת איך תמות," אמר ארקדי</w:t>
      </w:r>
      <w:r w:rsidRPr="00CD067C">
        <w:rPr>
          <w:rtl/>
        </w:rPr>
        <w:t xml:space="preserve"> </w:t>
      </w:r>
      <w:r>
        <w:rPr>
          <w:rFonts w:hint="cs"/>
          <w:rtl/>
        </w:rPr>
        <w:t>ש</w:t>
      </w:r>
      <w:r w:rsidR="00F86122">
        <w:rPr>
          <w:rFonts w:hint="cs"/>
          <w:rtl/>
        </w:rPr>
        <w:t>בטוב-</w:t>
      </w:r>
      <w:r>
        <w:rPr>
          <w:rFonts w:hint="cs"/>
          <w:rtl/>
        </w:rPr>
        <w:t xml:space="preserve">לב אופייני חשב </w:t>
      </w:r>
      <w:r>
        <w:rPr>
          <w:rtl/>
        </w:rPr>
        <w:t>–</w:t>
      </w:r>
      <w:r>
        <w:rPr>
          <w:rFonts w:hint="cs"/>
          <w:rtl/>
        </w:rPr>
        <w:t xml:space="preserve"> סרטן </w:t>
      </w:r>
      <w:r w:rsidR="00AE56BC">
        <w:rPr>
          <w:rFonts w:hint="cs"/>
          <w:rtl/>
        </w:rPr>
        <w:t xml:space="preserve">גרון או </w:t>
      </w:r>
      <w:r>
        <w:rPr>
          <w:rFonts w:hint="cs"/>
          <w:rtl/>
        </w:rPr>
        <w:t xml:space="preserve">בדרכי הנשימה </w:t>
      </w:r>
      <w:r w:rsidR="00AE56BC">
        <w:rPr>
          <w:rFonts w:hint="cs"/>
          <w:rtl/>
        </w:rPr>
        <w:t>עם סבירות בלתי-מבוטלת לסרטן</w:t>
      </w:r>
      <w:r w:rsidR="0074748D">
        <w:rPr>
          <w:rFonts w:hint="cs"/>
          <w:rtl/>
        </w:rPr>
        <w:t xml:space="preserve"> </w:t>
      </w:r>
      <w:r w:rsidR="002F12EC">
        <w:rPr>
          <w:rFonts w:hint="cs"/>
          <w:rtl/>
        </w:rPr>
        <w:t>ריאות, ואולי אמפיז</w:t>
      </w:r>
      <w:r w:rsidR="00A0279D">
        <w:rPr>
          <w:rFonts w:hint="cs"/>
          <w:rtl/>
        </w:rPr>
        <w:t>מ</w:t>
      </w:r>
      <w:r>
        <w:rPr>
          <w:rFonts w:hint="cs"/>
          <w:rtl/>
        </w:rPr>
        <w:t>ה [</w:t>
      </w:r>
      <w:r>
        <w:t>possibly</w:t>
      </w:r>
      <w:r>
        <w:rPr>
          <w:rFonts w:hint="cs"/>
          <w:rtl/>
        </w:rPr>
        <w:t xml:space="preserve">] </w:t>
      </w:r>
      <w:r w:rsidR="00AE56BC">
        <w:rPr>
          <w:rFonts w:hint="cs"/>
          <w:rtl/>
        </w:rPr>
        <w:t>[במקרה הצורך]</w:t>
      </w:r>
      <w:r w:rsidR="00B40BDC">
        <w:rPr>
          <w:rFonts w:hint="cs"/>
          <w:rtl/>
        </w:rPr>
        <w:t xml:space="preserve"> </w:t>
      </w:r>
      <w:r w:rsidR="00AE56BC">
        <w:rPr>
          <w:rFonts w:hint="cs"/>
          <w:rtl/>
        </w:rPr>
        <w:t>ואין לשלול כמובן שחמ</w:t>
      </w:r>
      <w:r w:rsidR="00E84293">
        <w:rPr>
          <w:rFonts w:hint="cs"/>
          <w:rtl/>
        </w:rPr>
        <w:t xml:space="preserve">ת </w:t>
      </w:r>
      <w:r w:rsidR="00AE56BC">
        <w:rPr>
          <w:rFonts w:hint="cs"/>
          <w:rtl/>
        </w:rPr>
        <w:t>כבד</w:t>
      </w:r>
      <w:r w:rsidR="00675118">
        <w:rPr>
          <w:rFonts w:hint="cs"/>
          <w:rtl/>
        </w:rPr>
        <w:t xml:space="preserve"> ודלקת לבלב </w:t>
      </w:r>
      <w:r w:rsidR="00203D5B">
        <w:rPr>
          <w:rFonts w:hint="cs"/>
          <w:rtl/>
        </w:rPr>
        <w:t xml:space="preserve">חריפה </w:t>
      </w:r>
      <w:r w:rsidR="00675118">
        <w:rPr>
          <w:rFonts w:hint="cs"/>
          <w:rtl/>
        </w:rPr>
        <w:t>[</w:t>
      </w:r>
      <w:r w:rsidR="00203D5B">
        <w:rPr>
          <w:rFonts w:hint="cs"/>
          <w:rtl/>
        </w:rPr>
        <w:t>- בדוק, מזה מת</w:t>
      </w:r>
      <w:r w:rsidR="005B4D83">
        <w:rPr>
          <w:rFonts w:hint="cs"/>
          <w:rtl/>
        </w:rPr>
        <w:t xml:space="preserve"> </w:t>
      </w:r>
      <w:r w:rsidR="00CC2602">
        <w:t>Avicii</w:t>
      </w:r>
      <w:r w:rsidR="00203D5B">
        <w:rPr>
          <w:rFonts w:hint="cs"/>
          <w:rtl/>
        </w:rPr>
        <w:t xml:space="preserve"> </w:t>
      </w:r>
      <w:hyperlink r:id="rId53" w:history="1">
        <w:r w:rsidR="00675118" w:rsidRPr="00675118">
          <w:rPr>
            <w:rStyle w:val="Hyperlink"/>
          </w:rPr>
          <w:t>pancreatitis</w:t>
        </w:r>
      </w:hyperlink>
      <w:r w:rsidR="00675118">
        <w:rPr>
          <w:rFonts w:hint="cs"/>
          <w:rtl/>
        </w:rPr>
        <w:t>]</w:t>
      </w:r>
      <w:r>
        <w:rPr>
          <w:rFonts w:hint="cs"/>
          <w:rtl/>
        </w:rPr>
        <w:t xml:space="preserve">. [הוא </w:t>
      </w:r>
      <w:r>
        <w:t>conceded</w:t>
      </w:r>
      <w:r>
        <w:rPr>
          <w:rFonts w:hint="cs"/>
          <w:rtl/>
        </w:rPr>
        <w:t>]</w:t>
      </w:r>
      <w:r w:rsidR="00BD266F">
        <w:rPr>
          <w:rFonts w:hint="cs"/>
          <w:rtl/>
        </w:rPr>
        <w:t xml:space="preserve"> </w:t>
      </w:r>
      <w:r>
        <w:rPr>
          <w:rFonts w:hint="cs"/>
          <w:rtl/>
        </w:rPr>
        <w:t>"</w:t>
      </w:r>
      <w:r w:rsidR="00BD266F">
        <w:rPr>
          <w:rFonts w:hint="cs"/>
          <w:rtl/>
        </w:rPr>
        <w:t xml:space="preserve">אבל אני </w:t>
      </w:r>
      <w:r w:rsidR="00BD266F">
        <w:rPr>
          <w:rtl/>
        </w:rPr>
        <w:t>–</w:t>
      </w:r>
      <w:r w:rsidR="00BD266F">
        <w:rPr>
          <w:rFonts w:hint="cs"/>
          <w:rtl/>
        </w:rPr>
        <w:t xml:space="preserve"> </w:t>
      </w:r>
      <w:r w:rsidR="00BD266F">
        <w:rPr>
          <w:rFonts w:hint="cs"/>
          <w:rtl/>
        </w:rPr>
        <w:lastRenderedPageBreak/>
        <w:t>אדם צ</w:t>
      </w:r>
      <w:r>
        <w:rPr>
          <w:rFonts w:hint="cs"/>
          <w:rtl/>
        </w:rPr>
        <w:t>עיר ש</w:t>
      </w:r>
      <w:r w:rsidR="00F86122">
        <w:rPr>
          <w:rFonts w:hint="cs"/>
          <w:rtl/>
        </w:rPr>
        <w:t>מקפיד על אורח חיים בריא יחסית ו</w:t>
      </w:r>
      <w:r>
        <w:rPr>
          <w:rFonts w:hint="cs"/>
          <w:rtl/>
        </w:rPr>
        <w:t>אינו נוטל סיכונים</w:t>
      </w:r>
      <w:r w:rsidR="00F86122">
        <w:rPr>
          <w:rFonts w:hint="cs"/>
          <w:rtl/>
        </w:rPr>
        <w:t xml:space="preserve"> </w:t>
      </w:r>
      <w:r w:rsidR="00F86122">
        <w:rPr>
          <w:rtl/>
        </w:rPr>
        <w:t>–</w:t>
      </w:r>
      <w:r>
        <w:rPr>
          <w:rFonts w:hint="cs"/>
          <w:rtl/>
        </w:rPr>
        <w:t xml:space="preserve"> אין </w:t>
      </w:r>
      <w:r w:rsidR="001C2EFC">
        <w:rPr>
          <w:rFonts w:hint="cs"/>
          <w:rtl/>
        </w:rPr>
        <w:t xml:space="preserve">דרך לנבא איזו מחלה </w:t>
      </w:r>
      <w:r w:rsidR="00BD266F">
        <w:rPr>
          <w:rFonts w:hint="cs"/>
          <w:rtl/>
        </w:rPr>
        <w:t>תכריע אותי. אנ</w:t>
      </w:r>
      <w:r>
        <w:rPr>
          <w:rFonts w:hint="cs"/>
          <w:rtl/>
        </w:rPr>
        <w:t>י אכיר אותה ועוד אלפים כמוה, כולן</w:t>
      </w:r>
      <w:r w:rsidR="00BD266F">
        <w:rPr>
          <w:rFonts w:hint="cs"/>
          <w:rtl/>
        </w:rPr>
        <w:t xml:space="preserve"> חסר</w:t>
      </w:r>
      <w:r>
        <w:rPr>
          <w:rFonts w:hint="cs"/>
          <w:rtl/>
        </w:rPr>
        <w:t>ו</w:t>
      </w:r>
      <w:r w:rsidR="00BD266F">
        <w:rPr>
          <w:rFonts w:hint="cs"/>
          <w:rtl/>
        </w:rPr>
        <w:t xml:space="preserve">ת ייחוד ועניין עד לרגע שבו </w:t>
      </w:r>
      <w:r>
        <w:rPr>
          <w:rFonts w:hint="cs"/>
          <w:rtl/>
        </w:rPr>
        <w:t xml:space="preserve">אחת מהן </w:t>
      </w:r>
      <w:r w:rsidR="00BD266F">
        <w:rPr>
          <w:rFonts w:hint="cs"/>
          <w:rtl/>
        </w:rPr>
        <w:t xml:space="preserve">תפגע בי. לכן אמרתי </w:t>
      </w:r>
      <w:r w:rsidR="00BD266F">
        <w:rPr>
          <w:rtl/>
        </w:rPr>
        <w:t>–</w:t>
      </w:r>
      <w:r w:rsidR="00F86122">
        <w:rPr>
          <w:rFonts w:hint="cs"/>
          <w:rtl/>
        </w:rPr>
        <w:t xml:space="preserve"> אנונימית.</w:t>
      </w:r>
    </w:p>
    <w:p w14:paraId="4B398D4F" w14:textId="77777777" w:rsidR="00BD266F" w:rsidRDefault="00276780" w:rsidP="00BD266F">
      <w:pPr>
        <w:rPr>
          <w:rtl/>
        </w:rPr>
      </w:pPr>
      <w:r>
        <w:rPr>
          <w:rFonts w:hint="cs"/>
          <w:rtl/>
        </w:rPr>
        <w:t>[</w:t>
      </w:r>
      <w:r w:rsidR="00BD266F">
        <w:rPr>
          <w:rFonts w:hint="cs"/>
          <w:rtl/>
        </w:rPr>
        <w:t>"גם אותי," אלכס אמר. "</w:t>
      </w:r>
      <w:r w:rsidR="00BD266F" w:rsidRPr="00CD067C">
        <w:rPr>
          <w:rtl/>
        </w:rPr>
        <w:t>מ</w:t>
      </w:r>
      <w:r w:rsidR="00BD266F">
        <w:rPr>
          <w:rtl/>
        </w:rPr>
        <w:t>חלה שאינני יודע עליה כרגע מאומה</w:t>
      </w:r>
      <w:r w:rsidR="00BD266F" w:rsidRPr="00CD067C">
        <w:rPr>
          <w:rtl/>
        </w:rPr>
        <w:t>,</w:t>
      </w:r>
      <w:r w:rsidR="00BD266F">
        <w:rPr>
          <w:rFonts w:hint="cs"/>
          <w:rtl/>
        </w:rPr>
        <w:t xml:space="preserve"> מחלה אנונימית." / אז זה אתגר, למות ממשהו שארקדי לא מצפה לו. / כבר פעמיים כמעט נהרגתי, ולא ממה שכתוב במדריך.</w:t>
      </w:r>
    </w:p>
    <w:p w14:paraId="79EEDCF2" w14:textId="77777777" w:rsidR="00BD266F" w:rsidRDefault="00BD266F" w:rsidP="00BD266F">
      <w:pPr>
        <w:rPr>
          <w:rtl/>
        </w:rPr>
      </w:pPr>
      <w:r>
        <w:rPr>
          <w:rFonts w:hint="cs"/>
          <w:rtl/>
        </w:rPr>
        <w:t>[לחילופין]</w:t>
      </w:r>
    </w:p>
    <w:p w14:paraId="5B9F3A88" w14:textId="2DE1777C" w:rsidR="00BD266F" w:rsidRDefault="00BD266F" w:rsidP="00BD266F">
      <w:pPr>
        <w:rPr>
          <w:rtl/>
        </w:rPr>
      </w:pPr>
      <w:r>
        <w:rPr>
          <w:rFonts w:hint="cs"/>
          <w:rtl/>
        </w:rPr>
        <w:t>זה אלכס שאומר לארקדי, אתה לא מודאג שתהיה לך מחלה שאתה לא מכיר שתתקוף אותך / שאתה מכיר את כל המחלות אז אתה יודע</w:t>
      </w:r>
      <w:r w:rsidR="00483BB1">
        <w:rPr>
          <w:rFonts w:hint="cs"/>
          <w:rtl/>
        </w:rPr>
        <w:t xml:space="preserve"> הכול </w:t>
      </w:r>
      <w:r>
        <w:rPr>
          <w:rFonts w:hint="cs"/>
          <w:rtl/>
        </w:rPr>
        <w:t>על מה שיתקוף אותך ויכניע אותך. אתה רק לא יודע מה מכל האפשרויות אבל את כולן אתה מכיר ודואג ללמוד ולחשוב עליהן במשך כל ימי חייך [אני לא מתנסחת טוב]</w:t>
      </w:r>
    </w:p>
    <w:p w14:paraId="06954EBF" w14:textId="321E6092" w:rsidR="00BD266F" w:rsidRDefault="00BD266F" w:rsidP="00BD266F">
      <w:pPr>
        <w:rPr>
          <w:rtl/>
        </w:rPr>
      </w:pPr>
      <w:r>
        <w:rPr>
          <w:rFonts w:hint="cs"/>
          <w:rtl/>
        </w:rPr>
        <w:t>ארקדי</w:t>
      </w:r>
      <w:r w:rsidR="00C90C6C">
        <w:rPr>
          <w:rFonts w:hint="cs"/>
          <w:rtl/>
        </w:rPr>
        <w:t xml:space="preserve"> מאוד </w:t>
      </w:r>
      <w:r>
        <w:rPr>
          <w:rFonts w:hint="cs"/>
          <w:rtl/>
        </w:rPr>
        <w:t>מתעצבן בגלל הדרך הבלתי רגישה וה-</w:t>
      </w:r>
      <w:r>
        <w:t>matter of factly</w:t>
      </w:r>
      <w:r>
        <w:rPr>
          <w:rFonts w:hint="cs"/>
          <w:rtl/>
        </w:rPr>
        <w:t xml:space="preserve"> כאילו שזה לא ממש מעניין אותו ומעציב אותו שאלכס מדבר על המוות של ארקדי.</w:t>
      </w:r>
    </w:p>
    <w:p w14:paraId="28FAB8F9" w14:textId="77777777" w:rsidR="00276780" w:rsidRDefault="00BD266F" w:rsidP="00276780">
      <w:pPr>
        <w:rPr>
          <w:rtl/>
        </w:rPr>
      </w:pPr>
      <w:r>
        <w:rPr>
          <w:rFonts w:hint="cs"/>
          <w:rtl/>
        </w:rPr>
        <w:t>[סוף הלחילופין]</w:t>
      </w:r>
    </w:p>
    <w:p w14:paraId="3596FC27" w14:textId="706C0EBA" w:rsidR="00276780" w:rsidRDefault="00BD266F" w:rsidP="00276780">
      <w:pPr>
        <w:rPr>
          <w:rtl/>
        </w:rPr>
      </w:pPr>
      <w:r>
        <w:rPr>
          <w:rFonts w:hint="cs"/>
          <w:rtl/>
        </w:rPr>
        <w:t xml:space="preserve">"במקרה שלך היא לא תהיה </w:t>
      </w:r>
      <w:r w:rsidR="00F97A34">
        <w:rPr>
          <w:rFonts w:hint="cs"/>
          <w:rtl/>
        </w:rPr>
        <w:t>כל כך</w:t>
      </w:r>
      <w:r>
        <w:rPr>
          <w:rFonts w:hint="cs"/>
          <w:rtl/>
        </w:rPr>
        <w:t xml:space="preserve"> אנונימית,". [הודה / ויתר] [לתת שמות לטיניים] "התכוונתי שאני מכיר את המחלות, עם כולן יש לי אותה היכרות בלתי מחייבת של טבלאות פרוגנוזה וגרפים של [וכו' לתת משהו קונקרטי] ואותן פנים מחוקות של פציינטים [שכולם מתמזגים להבעת מחלה וסבל וגו'] מהרוטציות. ו</w:t>
      </w:r>
      <w:r w:rsidR="004C59E0">
        <w:rPr>
          <w:rtl/>
        </w:rPr>
        <w:t>פתאום</w:t>
      </w:r>
      <w:r w:rsidRPr="00CD067C">
        <w:rPr>
          <w:rtl/>
        </w:rPr>
        <w:t xml:space="preserve"> מישהי שעד אותו רגע לא הכרתי ולא חשבתי עליה, </w:t>
      </w:r>
    </w:p>
    <w:p w14:paraId="7C5439E2" w14:textId="77777777" w:rsidR="00276780" w:rsidRDefault="00276780" w:rsidP="00276780">
      <w:pPr>
        <w:rPr>
          <w:rtl/>
        </w:rPr>
      </w:pPr>
      <w:r>
        <w:rPr>
          <w:rFonts w:hint="cs"/>
          <w:rtl/>
        </w:rPr>
        <w:t>]</w:t>
      </w:r>
    </w:p>
    <w:p w14:paraId="463D8B83" w14:textId="0B14BCD1" w:rsidR="00C34D89" w:rsidRDefault="00C26176" w:rsidP="004645A9">
      <w:pPr>
        <w:rPr>
          <w:rtl/>
        </w:rPr>
      </w:pPr>
      <w:r>
        <w:rPr>
          <w:rFonts w:hint="cs"/>
          <w:rtl/>
        </w:rPr>
        <w:t>"</w:t>
      </w:r>
      <w:r w:rsidR="00C34D89">
        <w:rPr>
          <w:rFonts w:hint="cs"/>
          <w:rtl/>
        </w:rPr>
        <w:t>כשאדם עומד בפני</w:t>
      </w:r>
      <w:r w:rsidR="00F86122">
        <w:rPr>
          <w:rFonts w:hint="cs"/>
          <w:rtl/>
        </w:rPr>
        <w:t xml:space="preserve"> משימה מיוחדת, למשל נסיעה לעיר מרוחקת, ייתכן והוא </w:t>
      </w:r>
      <w:r w:rsidR="000C5189">
        <w:rPr>
          <w:rFonts w:hint="cs"/>
          <w:rtl/>
        </w:rPr>
        <w:t>מהרהר בדרכים</w:t>
      </w:r>
      <w:r w:rsidR="00C34D89">
        <w:rPr>
          <w:rFonts w:hint="cs"/>
          <w:rtl/>
        </w:rPr>
        <w:t xml:space="preserve"> אפשריות לכישלון. אולי המטוס יתפוצץ, אולי לא נמצא את הבית, אולי המפתח לא יתאים. אולי נריב באופן כזה שהשהייה ביחד תהיה בלתי-אפשרית. אני יודע, החששות האלה נשמעים מופרכים וללא אחיזה במציאות. קל לפטור אותם </w:t>
      </w:r>
      <w:r w:rsidR="00D67B12">
        <w:rPr>
          <w:rFonts w:hint="cs"/>
          <w:rtl/>
        </w:rPr>
        <w:t>כ'ראיית שחורות', ו'</w:t>
      </w:r>
      <w:r w:rsidR="000C5189">
        <w:rPr>
          <w:rFonts w:hint="cs"/>
          <w:rtl/>
        </w:rPr>
        <w:t>אל תדאג,</w:t>
      </w:r>
      <w:r w:rsidR="00483BB1">
        <w:rPr>
          <w:rFonts w:hint="cs"/>
          <w:rtl/>
        </w:rPr>
        <w:t xml:space="preserve"> הכול </w:t>
      </w:r>
      <w:r w:rsidR="00D67B12">
        <w:rPr>
          <w:rFonts w:hint="cs"/>
          <w:rtl/>
        </w:rPr>
        <w:t>יהיה בסדר'</w:t>
      </w:r>
      <w:r w:rsidR="004645A9">
        <w:rPr>
          <w:rFonts w:hint="cs"/>
          <w:rtl/>
        </w:rPr>
        <w:t>, וייתכן שהמבצע אכן יסתיים על הצד הטוב ביותר, הקיץ יוקדש ללימודים, נחזור בשלום ונעבור את הבחינות</w:t>
      </w:r>
      <w:r w:rsidR="00D67B12">
        <w:rPr>
          <w:rFonts w:hint="cs"/>
          <w:rtl/>
        </w:rPr>
        <w:t xml:space="preserve">. אבל המבצע </w:t>
      </w:r>
      <w:r w:rsidR="004645A9">
        <w:rPr>
          <w:rFonts w:hint="cs"/>
          <w:rtl/>
        </w:rPr>
        <w:t>הראשי</w:t>
      </w:r>
      <w:r w:rsidR="00D67B12">
        <w:rPr>
          <w:rFonts w:hint="cs"/>
          <w:rtl/>
        </w:rPr>
        <w:t xml:space="preserve">, המשימה העיקרית </w:t>
      </w:r>
      <w:r w:rsidR="00D67B12">
        <w:rPr>
          <w:rtl/>
        </w:rPr>
        <w:t>–</w:t>
      </w:r>
      <w:r w:rsidR="00D67B12">
        <w:rPr>
          <w:rFonts w:hint="cs"/>
          <w:rtl/>
        </w:rPr>
        <w:t xml:space="preserve"> היא תסתיים ללא כל צל של ספק ברע. </w:t>
      </w:r>
      <w:r w:rsidR="000C5189">
        <w:rPr>
          <w:rFonts w:hint="cs"/>
          <w:rtl/>
        </w:rPr>
        <w:t>[</w:t>
      </w:r>
      <w:r w:rsidR="00D67B12">
        <w:rPr>
          <w:rFonts w:hint="cs"/>
          <w:rtl/>
        </w:rPr>
        <w:t>כיום חי דור ראשון של אנשים שמודע למחקר בדחיית ואולי ביטול המוות, יש</w:t>
      </w:r>
      <w:r w:rsidR="000C5189">
        <w:rPr>
          <w:rFonts w:hint="cs"/>
          <w:rtl/>
        </w:rPr>
        <w:t xml:space="preserve"> </w:t>
      </w:r>
      <w:r w:rsidR="00D67B12">
        <w:rPr>
          <w:rFonts w:hint="cs"/>
          <w:rtl/>
        </w:rPr>
        <w:t>גרפים שמראים בדיוק איך תוחלת החיים תעלה</w:t>
      </w:r>
      <w:r w:rsidR="000C5189">
        <w:rPr>
          <w:rFonts w:hint="cs"/>
          <w:rtl/>
        </w:rPr>
        <w:t xml:space="preserve"> ומאמרים מקצועיים על הביוכימיה של</w:t>
      </w:r>
      <w:r w:rsidR="00495419">
        <w:rPr>
          <w:rFonts w:hint="cs"/>
          <w:rtl/>
        </w:rPr>
        <w:t>.</w:t>
      </w:r>
      <w:r w:rsidR="00D67B12">
        <w:rPr>
          <w:rFonts w:hint="cs"/>
          <w:rtl/>
        </w:rPr>
        <w:t xml:space="preserve"> גם את המוות הם פוטרים כיום כחששות ללא אחיזה במציאות,</w:t>
      </w:r>
      <w:r w:rsidR="000C5189">
        <w:rPr>
          <w:rFonts w:hint="cs"/>
          <w:rtl/>
        </w:rPr>
        <w:t xml:space="preserve"> ולכן אפשר להמשיך לראות </w:t>
      </w:r>
      <w:r w:rsidR="00C45B28">
        <w:rPr>
          <w:rFonts w:hint="cs"/>
          <w:rtl/>
        </w:rPr>
        <w:t>טלוויז</w:t>
      </w:r>
      <w:r w:rsidR="000C5189">
        <w:rPr>
          <w:rFonts w:hint="cs"/>
          <w:rtl/>
        </w:rPr>
        <w:t xml:space="preserve">יה ולבזבז את הזמן שעומד לרשותינו כי מישהו ידאג שהוא יהיה בלתי-מוגבל.] בוודאות. לאורך הדרך, מתישהו, בית לא </w:t>
      </w:r>
      <w:r w:rsidR="00F86122">
        <w:rPr>
          <w:rFonts w:hint="cs"/>
          <w:rtl/>
        </w:rPr>
        <w:t>י</w:t>
      </w:r>
      <w:r w:rsidR="000C5189">
        <w:rPr>
          <w:rFonts w:hint="cs"/>
          <w:rtl/>
        </w:rPr>
        <w:t>ימצא או מפתח לא יתאים</w:t>
      </w:r>
      <w:r w:rsidR="003E1C52">
        <w:rPr>
          <w:rFonts w:hint="cs"/>
          <w:rtl/>
        </w:rPr>
        <w:t xml:space="preserve">. איזו מולקולה תתעקם איפשהו, מתישהו, ואחת המחלות תרים </w:t>
      </w:r>
      <w:r w:rsidR="004645A9">
        <w:rPr>
          <w:rFonts w:hint="cs"/>
          <w:rtl/>
        </w:rPr>
        <w:t xml:space="preserve">את </w:t>
      </w:r>
      <w:r w:rsidR="003E1C52">
        <w:rPr>
          <w:rFonts w:hint="cs"/>
          <w:rtl/>
        </w:rPr>
        <w:t>ראשה ותחייך.</w:t>
      </w:r>
    </w:p>
    <w:p w14:paraId="421DF688" w14:textId="2990CAA7" w:rsidR="00BD266F" w:rsidRPr="00CD067C" w:rsidRDefault="003E1C52" w:rsidP="00E84293">
      <w:pPr>
        <w:rPr>
          <w:rtl/>
        </w:rPr>
      </w:pPr>
      <w:r>
        <w:rPr>
          <w:rFonts w:hint="cs"/>
          <w:rtl/>
        </w:rPr>
        <w:t>"</w:t>
      </w:r>
      <w:r w:rsidR="00F46CFB" w:rsidRPr="00CD067C">
        <w:rPr>
          <w:rtl/>
        </w:rPr>
        <w:t>דוקא היא תבחר בי</w:t>
      </w:r>
      <w:r w:rsidR="00F46CFB">
        <w:rPr>
          <w:rFonts w:hint="cs"/>
          <w:rtl/>
        </w:rPr>
        <w:t>,</w:t>
      </w:r>
      <w:r w:rsidR="00F46CFB" w:rsidRPr="00CD067C">
        <w:rPr>
          <w:rtl/>
        </w:rPr>
        <w:t xml:space="preserve"> </w:t>
      </w:r>
      <w:r w:rsidR="00BD266F" w:rsidRPr="00CD067C">
        <w:rPr>
          <w:rtl/>
        </w:rPr>
        <w:t>תתיישב בתוכי, ת</w:t>
      </w:r>
      <w:r w:rsidR="00BD266F" w:rsidRPr="00CD067C">
        <w:rPr>
          <w:rFonts w:hint="cs"/>
          <w:rtl/>
        </w:rPr>
        <w:t xml:space="preserve">תקע יתדות ותקנן </w:t>
      </w:r>
      <w:r w:rsidR="00BD266F" w:rsidRPr="00CD067C">
        <w:rPr>
          <w:rtl/>
        </w:rPr>
        <w:t>בתוך התאים שלי וברישעות אכזר</w:t>
      </w:r>
      <w:r w:rsidR="00BD266F" w:rsidRPr="00CD067C">
        <w:rPr>
          <w:rFonts w:hint="cs"/>
          <w:rtl/>
        </w:rPr>
        <w:t>י</w:t>
      </w:r>
      <w:r w:rsidR="00BD266F" w:rsidRPr="00CD067C">
        <w:rPr>
          <w:rtl/>
        </w:rPr>
        <w:t xml:space="preserve">ת תכניע אותי </w:t>
      </w:r>
      <w:r w:rsidR="004645A9">
        <w:rPr>
          <w:rFonts w:hint="cs"/>
          <w:rtl/>
        </w:rPr>
        <w:t xml:space="preserve">צעד זדוני אחד אחר צעד, </w:t>
      </w:r>
      <w:r w:rsidR="00BD266F" w:rsidRPr="00CD067C">
        <w:rPr>
          <w:rtl/>
        </w:rPr>
        <w:t>ות</w:t>
      </w:r>
      <w:r w:rsidR="00E84293">
        <w:rPr>
          <w:rFonts w:hint="cs"/>
          <w:rtl/>
        </w:rPr>
        <w:t>ביא קץ על</w:t>
      </w:r>
      <w:r w:rsidR="00BD266F" w:rsidRPr="00CD067C">
        <w:rPr>
          <w:rtl/>
        </w:rPr>
        <w:t xml:space="preserve"> שהותי על פני כדור הארץ, </w:t>
      </w:r>
      <w:r w:rsidR="00F46CFB">
        <w:rPr>
          <w:rFonts w:hint="cs"/>
          <w:rtl/>
        </w:rPr>
        <w:t>[</w:t>
      </w:r>
      <w:r w:rsidR="00BD266F" w:rsidRPr="00CD067C">
        <w:rPr>
          <w:rtl/>
        </w:rPr>
        <w:t xml:space="preserve">את האכזבות שלי והנצחונות שלי, את האהבות שלי והשנאות שלי, את כל מה שידעתי, את בעלותי על חפצים ואני </w:t>
      </w:r>
      <w:r w:rsidR="00BD266F" w:rsidRPr="00CD067C">
        <w:rPr>
          <w:rFonts w:hint="cs"/>
          <w:rtl/>
        </w:rPr>
        <w:t xml:space="preserve">אהיה </w:t>
      </w:r>
      <w:r w:rsidR="00BD266F" w:rsidRPr="00CD067C">
        <w:rPr>
          <w:rtl/>
        </w:rPr>
        <w:t xml:space="preserve">מוכנע </w:t>
      </w:r>
      <w:r w:rsidR="000655BB">
        <w:rPr>
          <w:rtl/>
        </w:rPr>
        <w:t>על ידי</w:t>
      </w:r>
      <w:r w:rsidR="00BD266F" w:rsidRPr="00CD067C">
        <w:rPr>
          <w:rtl/>
        </w:rPr>
        <w:t xml:space="preserve"> מחלה שאינני יודע את שמה ואינני מודע, נאיבי, תמים ומטופש שכמותי, לקיומה,</w:t>
      </w:r>
      <w:r w:rsidR="00F46CFB">
        <w:rPr>
          <w:rFonts w:hint="cs"/>
          <w:rtl/>
        </w:rPr>
        <w:t>]</w:t>
      </w:r>
      <w:r w:rsidR="00BD266F" w:rsidRPr="00CD067C">
        <w:rPr>
          <w:rtl/>
        </w:rPr>
        <w:t xml:space="preserve"> </w:t>
      </w:r>
      <w:r w:rsidR="00BD266F" w:rsidRPr="00CD067C">
        <w:rPr>
          <w:rFonts w:hint="cs"/>
          <w:rtl/>
        </w:rPr>
        <w:t>וכך א</w:t>
      </w:r>
      <w:r w:rsidR="00BD266F" w:rsidRPr="00CD067C">
        <w:rPr>
          <w:rtl/>
        </w:rPr>
        <w:t xml:space="preserve">שכב לי באדמה ללא צורך בדבר, שאנן עד </w:t>
      </w:r>
      <w:r w:rsidR="00BD266F" w:rsidRPr="00CD067C">
        <w:rPr>
          <w:rFonts w:hint="cs"/>
          <w:rtl/>
        </w:rPr>
        <w:t>קץ</w:t>
      </w:r>
      <w:r w:rsidR="00BD266F" w:rsidRPr="00CD067C">
        <w:rPr>
          <w:rtl/>
        </w:rPr>
        <w:t xml:space="preserve"> הימים.</w:t>
      </w:r>
      <w:r w:rsidR="00BD266F">
        <w:rPr>
          <w:rFonts w:hint="cs"/>
          <w:rtl/>
        </w:rPr>
        <w:t>[לדעתי דווקא אלכס בזמן השבעה כשהוא שוכב בחדר של ארקדי חושב את המחשבה הזאת.]</w:t>
      </w:r>
      <w:r w:rsidR="00BD266F" w:rsidRPr="00CD067C">
        <w:rPr>
          <w:rtl/>
        </w:rPr>
        <w:t xml:space="preserve"> כל השאון, ההמולה והרוגזים </w:t>
      </w:r>
      <w:r w:rsidR="00BD266F" w:rsidRPr="00CD067C">
        <w:rPr>
          <w:rFonts w:hint="cs"/>
          <w:rtl/>
        </w:rPr>
        <w:t>י</w:t>
      </w:r>
      <w:r w:rsidR="00BD266F" w:rsidRPr="00CD067C">
        <w:rPr>
          <w:rtl/>
        </w:rPr>
        <w:t>היו לחינם.</w:t>
      </w:r>
      <w:r w:rsidR="00483BB1">
        <w:rPr>
          <w:rtl/>
        </w:rPr>
        <w:t xml:space="preserve"> הכול </w:t>
      </w:r>
      <w:r w:rsidR="00BD266F" w:rsidRPr="00CD067C">
        <w:rPr>
          <w:rFonts w:hint="cs"/>
          <w:rtl/>
        </w:rPr>
        <w:t>י</w:t>
      </w:r>
      <w:r w:rsidR="00BD266F" w:rsidRPr="00CD067C">
        <w:rPr>
          <w:rtl/>
        </w:rPr>
        <w:t>שכך,</w:t>
      </w:r>
      <w:r w:rsidR="00483BB1">
        <w:rPr>
          <w:rtl/>
        </w:rPr>
        <w:t xml:space="preserve"> הכול </w:t>
      </w:r>
      <w:r w:rsidR="00BD266F" w:rsidRPr="00CD067C">
        <w:rPr>
          <w:rFonts w:hint="cs"/>
          <w:rtl/>
        </w:rPr>
        <w:t>יעלם</w:t>
      </w:r>
      <w:r w:rsidR="00BD266F" w:rsidRPr="00CD067C">
        <w:rPr>
          <w:rtl/>
        </w:rPr>
        <w:t>. ואוסף החפצים שלי יתפזר לכל עבר."</w:t>
      </w:r>
    </w:p>
    <w:p w14:paraId="1287A65C" w14:textId="77777777" w:rsidR="00BD266F" w:rsidRPr="00CD067C" w:rsidRDefault="00BD266F" w:rsidP="00BD266F">
      <w:pPr>
        <w:rPr>
          <w:rtl/>
        </w:rPr>
      </w:pPr>
      <w:r w:rsidRPr="00CD067C">
        <w:rPr>
          <w:rtl/>
        </w:rPr>
        <w:t>"איזה אוסף חפצים?"</w:t>
      </w:r>
    </w:p>
    <w:p w14:paraId="7905E0EC" w14:textId="77777777" w:rsidR="00BD266F" w:rsidRPr="00CD067C" w:rsidRDefault="00BD266F" w:rsidP="004645A9">
      <w:pPr>
        <w:rPr>
          <w:rtl/>
        </w:rPr>
      </w:pPr>
      <w:r>
        <w:rPr>
          <w:rtl/>
        </w:rPr>
        <w:t xml:space="preserve">"כל </w:t>
      </w:r>
      <w:r w:rsidRPr="006E4D72">
        <w:rPr>
          <w:rtl/>
        </w:rPr>
        <w:t>מה ש</w:t>
      </w:r>
      <w:r w:rsidRPr="006E4D72">
        <w:rPr>
          <w:rFonts w:hint="cs"/>
          <w:rtl/>
        </w:rPr>
        <w:t>שייך לי, החפצים שאני נזקק להם</w:t>
      </w:r>
      <w:r w:rsidR="00F46CFB">
        <w:rPr>
          <w:rFonts w:hint="cs"/>
          <w:rtl/>
        </w:rPr>
        <w:t>,</w:t>
      </w:r>
      <w:r w:rsidRPr="006E4D72">
        <w:rPr>
          <w:rFonts w:hint="cs"/>
          <w:rtl/>
        </w:rPr>
        <w:t xml:space="preserve"> </w:t>
      </w:r>
      <w:r w:rsidR="00F46CFB">
        <w:rPr>
          <w:rFonts w:hint="cs"/>
          <w:rtl/>
        </w:rPr>
        <w:t>[</w:t>
      </w:r>
      <w:r w:rsidRPr="006E4D72">
        <w:rPr>
          <w:rFonts w:hint="cs"/>
          <w:rtl/>
        </w:rPr>
        <w:t>ושמ</w:t>
      </w:r>
      <w:r>
        <w:rPr>
          <w:rFonts w:hint="cs"/>
          <w:rtl/>
        </w:rPr>
        <w:t>י</w:t>
      </w:r>
      <w:r w:rsidRPr="006E4D72">
        <w:rPr>
          <w:rFonts w:hint="cs"/>
          <w:rtl/>
        </w:rPr>
        <w:t xml:space="preserve">תבלים כל יום עוד קצת מפני שאני מחזיק בהם, ואני רגיל אליהם ככה, לא בדיוק בלויים </w:t>
      </w:r>
      <w:r w:rsidRPr="006E4D72">
        <w:rPr>
          <w:rtl/>
        </w:rPr>
        <w:t>–</w:t>
      </w:r>
      <w:r w:rsidRPr="006E4D72">
        <w:rPr>
          <w:rFonts w:hint="cs"/>
          <w:rtl/>
        </w:rPr>
        <w:t xml:space="preserve"> זה ה</w:t>
      </w:r>
      <w:r w:rsidR="00F46CFB">
        <w:rPr>
          <w:rFonts w:hint="cs"/>
          <w:rtl/>
        </w:rPr>
        <w:t xml:space="preserve">] </w:t>
      </w:r>
      <w:r w:rsidRPr="006E4D72">
        <w:rPr>
          <w:rFonts w:hint="cs"/>
          <w:rtl/>
        </w:rPr>
        <w:t xml:space="preserve">חותמת השימוש שלי מוטבעת בהם כל יום מחדש. השעון הזה. המחברות, </w:t>
      </w:r>
      <w:r w:rsidRPr="006E4D72">
        <w:rPr>
          <w:rtl/>
        </w:rPr>
        <w:t xml:space="preserve">הספרים </w:t>
      </w:r>
      <w:r w:rsidRPr="006E4D72">
        <w:rPr>
          <w:rFonts w:hint="cs"/>
          <w:rtl/>
        </w:rPr>
        <w:t>שמתרפטים</w:t>
      </w:r>
      <w:r>
        <w:rPr>
          <w:rFonts w:hint="cs"/>
          <w:rtl/>
        </w:rPr>
        <w:t xml:space="preserve"> </w:t>
      </w:r>
      <w:r>
        <w:rPr>
          <w:rFonts w:hint="cs"/>
          <w:rtl/>
        </w:rPr>
        <w:lastRenderedPageBreak/>
        <w:t>בדיוק בעמודים ש</w:t>
      </w:r>
      <w:r w:rsidRPr="00CD067C">
        <w:rPr>
          <w:rFonts w:hint="cs"/>
          <w:rtl/>
        </w:rPr>
        <w:t xml:space="preserve">הכי אהבתי לקרא. </w:t>
      </w:r>
      <w:r w:rsidRPr="00CD067C">
        <w:rPr>
          <w:rtl/>
        </w:rPr>
        <w:t>הבגדים</w:t>
      </w:r>
      <w:r w:rsidRPr="00CD067C">
        <w:rPr>
          <w:rFonts w:hint="cs"/>
          <w:rtl/>
        </w:rPr>
        <w:t xml:space="preserve"> שלי, </w:t>
      </w:r>
      <w:r w:rsidR="00F46CFB">
        <w:rPr>
          <w:rFonts w:hint="cs"/>
          <w:rtl/>
        </w:rPr>
        <w:t>[-</w:t>
      </w:r>
      <w:r w:rsidRPr="00CD067C">
        <w:rPr>
          <w:rFonts w:hint="cs"/>
          <w:rtl/>
        </w:rPr>
        <w:t>שמ</w:t>
      </w:r>
      <w:r>
        <w:rPr>
          <w:rFonts w:hint="cs"/>
          <w:rtl/>
        </w:rPr>
        <w:t>תמרט</w:t>
      </w:r>
      <w:r w:rsidRPr="00CD067C">
        <w:rPr>
          <w:rFonts w:hint="cs"/>
          <w:rtl/>
        </w:rPr>
        <w:t xml:space="preserve">ים </w:t>
      </w:r>
      <w:r>
        <w:rPr>
          <w:rFonts w:hint="cs"/>
          <w:rtl/>
        </w:rPr>
        <w:t xml:space="preserve">[לא בדיוק </w:t>
      </w:r>
      <w:r>
        <w:rPr>
          <w:rtl/>
        </w:rPr>
        <w:t>–</w:t>
      </w:r>
      <w:r>
        <w:rPr>
          <w:rFonts w:hint="cs"/>
          <w:rtl/>
        </w:rPr>
        <w:t xml:space="preserve"> מתרחבים?] </w:t>
      </w:r>
      <w:r w:rsidRPr="00CD067C">
        <w:rPr>
          <w:rFonts w:hint="cs"/>
          <w:rtl/>
        </w:rPr>
        <w:t xml:space="preserve">לפי הגוף שלי ולפי השימושים שלי </w:t>
      </w:r>
      <w:r>
        <w:rPr>
          <w:rFonts w:hint="cs"/>
          <w:rtl/>
        </w:rPr>
        <w:t>[</w:t>
      </w:r>
      <w:r w:rsidRPr="00CD067C">
        <w:rPr>
          <w:rtl/>
        </w:rPr>
        <w:t>–</w:t>
      </w:r>
      <w:r w:rsidRPr="00CD067C">
        <w:rPr>
          <w:rFonts w:hint="cs"/>
          <w:rtl/>
        </w:rPr>
        <w:t xml:space="preserve"> כיס המכנסיים שבו אני נוהג לשמור את הארנק, הכיס שלתוכו אני דוחף את היד</w:t>
      </w:r>
      <w:r w:rsidRPr="00CD067C">
        <w:rPr>
          <w:rtl/>
        </w:rPr>
        <w:t>.</w:t>
      </w:r>
      <w:r>
        <w:rPr>
          <w:rFonts w:hint="cs"/>
          <w:rtl/>
        </w:rPr>
        <w:t>]</w:t>
      </w:r>
      <w:r w:rsidRPr="00CD067C">
        <w:rPr>
          <w:rtl/>
        </w:rPr>
        <w:t xml:space="preserve"> כלי האוכל,</w:t>
      </w:r>
      <w:r w:rsidR="00F46CFB">
        <w:rPr>
          <w:rFonts w:hint="cs"/>
          <w:rtl/>
        </w:rPr>
        <w:t>-]</w:t>
      </w:r>
      <w:r w:rsidRPr="00CD067C">
        <w:rPr>
          <w:rtl/>
        </w:rPr>
        <w:t xml:space="preserve"> הספל שאני אוהב, המחשב שלי עם כל החומר שעליו, </w:t>
      </w:r>
      <w:r w:rsidRPr="00CD067C">
        <w:rPr>
          <w:rFonts w:hint="cs"/>
          <w:rtl/>
        </w:rPr>
        <w:t xml:space="preserve">אני מטביע את הנוכחות הפיזית שלי לתוך </w:t>
      </w:r>
      <w:r w:rsidR="004645A9">
        <w:rPr>
          <w:rFonts w:hint="cs"/>
          <w:rtl/>
        </w:rPr>
        <w:t>ה</w:t>
      </w:r>
      <w:r w:rsidRPr="00CD067C">
        <w:rPr>
          <w:rtl/>
        </w:rPr>
        <w:t>חפצים</w:t>
      </w:r>
      <w:r w:rsidRPr="00CD067C">
        <w:rPr>
          <w:rFonts w:hint="cs"/>
          <w:rtl/>
        </w:rPr>
        <w:t xml:space="preserve"> הדוממים ש</w:t>
      </w:r>
      <w:r>
        <w:rPr>
          <w:rFonts w:hint="cs"/>
          <w:rtl/>
        </w:rPr>
        <w:t xml:space="preserve">איתם </w:t>
      </w:r>
      <w:r w:rsidRPr="00CD067C">
        <w:rPr>
          <w:rFonts w:hint="cs"/>
          <w:rtl/>
        </w:rPr>
        <w:t xml:space="preserve">בחרתי לבוא </w:t>
      </w:r>
      <w:r>
        <w:rPr>
          <w:rFonts w:hint="cs"/>
          <w:rtl/>
        </w:rPr>
        <w:t>ב</w:t>
      </w:r>
      <w:r w:rsidRPr="00CD067C">
        <w:rPr>
          <w:rFonts w:hint="cs"/>
          <w:rtl/>
        </w:rPr>
        <w:t>מגע</w:t>
      </w:r>
      <w:r w:rsidRPr="00CD067C">
        <w:rPr>
          <w:rtl/>
        </w:rPr>
        <w:t xml:space="preserve">. </w:t>
      </w:r>
      <w:r>
        <w:rPr>
          <w:rFonts w:hint="cs"/>
          <w:rtl/>
        </w:rPr>
        <w:t xml:space="preserve">ולאחר מותי, </w:t>
      </w:r>
      <w:r w:rsidRPr="00CD067C">
        <w:rPr>
          <w:rtl/>
        </w:rPr>
        <w:t xml:space="preserve">אולי </w:t>
      </w:r>
      <w:r w:rsidR="00AE56BC">
        <w:rPr>
          <w:rFonts w:hint="cs"/>
          <w:rtl/>
        </w:rPr>
        <w:t xml:space="preserve">יהיה </w:t>
      </w:r>
      <w:r w:rsidRPr="00CD067C">
        <w:rPr>
          <w:rtl/>
        </w:rPr>
        <w:t xml:space="preserve">מישהו </w:t>
      </w:r>
      <w:r w:rsidR="00AE56BC">
        <w:rPr>
          <w:rFonts w:hint="cs"/>
          <w:rtl/>
        </w:rPr>
        <w:t>ש</w:t>
      </w:r>
      <w:r w:rsidRPr="00CD067C">
        <w:rPr>
          <w:rtl/>
        </w:rPr>
        <w:t xml:space="preserve">ירצה פריט או שניים, </w:t>
      </w:r>
      <w:r w:rsidR="00F46CFB">
        <w:rPr>
          <w:rFonts w:hint="cs"/>
          <w:rtl/>
        </w:rPr>
        <w:t>מ</w:t>
      </w:r>
      <w:r w:rsidRPr="00CD067C">
        <w:rPr>
          <w:rFonts w:hint="cs"/>
          <w:rtl/>
        </w:rPr>
        <w:t xml:space="preserve">החפצים הפחות משומשים, אלו שפחות אהבתי. </w:t>
      </w:r>
      <w:r>
        <w:rPr>
          <w:rFonts w:hint="cs"/>
          <w:rtl/>
        </w:rPr>
        <w:t xml:space="preserve">אבל </w:t>
      </w:r>
      <w:r w:rsidR="00F46CFB">
        <w:rPr>
          <w:rFonts w:hint="cs"/>
          <w:rtl/>
        </w:rPr>
        <w:t>[</w:t>
      </w:r>
      <w:r>
        <w:rPr>
          <w:rFonts w:hint="cs"/>
          <w:rtl/>
        </w:rPr>
        <w:t xml:space="preserve">לא יהיה </w:t>
      </w:r>
      <w:r w:rsidRPr="00CD067C">
        <w:rPr>
          <w:rtl/>
        </w:rPr>
        <w:t xml:space="preserve">אחד </w:t>
      </w:r>
      <w:r>
        <w:rPr>
          <w:rFonts w:hint="cs"/>
          <w:rtl/>
        </w:rPr>
        <w:t>ש</w:t>
      </w:r>
      <w:r>
        <w:rPr>
          <w:rtl/>
        </w:rPr>
        <w:t xml:space="preserve">ירצה את </w:t>
      </w:r>
      <w:r>
        <w:rPr>
          <w:rFonts w:hint="cs"/>
          <w:rtl/>
        </w:rPr>
        <w:t>מכלול</w:t>
      </w:r>
      <w:r w:rsidRPr="00CD067C">
        <w:rPr>
          <w:rtl/>
        </w:rPr>
        <w:t xml:space="preserve"> החפצים שלי, כי לאנשים אחרים כבר יש את החפצים שלהם.</w:t>
      </w:r>
      <w:r w:rsidR="00F46CFB">
        <w:rPr>
          <w:rFonts w:hint="cs"/>
          <w:rtl/>
        </w:rPr>
        <w:t>]</w:t>
      </w:r>
      <w:r>
        <w:rPr>
          <w:rFonts w:hint="cs"/>
          <w:rtl/>
        </w:rPr>
        <w:t xml:space="preserve"> </w:t>
      </w:r>
      <w:r w:rsidRPr="00CD067C">
        <w:rPr>
          <w:rtl/>
        </w:rPr>
        <w:t>אני הוא האדם היחיד שהיה לו שי</w:t>
      </w:r>
      <w:r w:rsidR="00F46CFB">
        <w:rPr>
          <w:rtl/>
        </w:rPr>
        <w:t>מוש בכל אוסף הח</w:t>
      </w:r>
      <w:r w:rsidR="001C2EFC">
        <w:rPr>
          <w:rtl/>
        </w:rPr>
        <w:t xml:space="preserve">פצים הזה, </w:t>
      </w:r>
      <w:r w:rsidR="001C2EFC">
        <w:rPr>
          <w:rFonts w:hint="cs"/>
          <w:rtl/>
        </w:rPr>
        <w:t>וכש</w:t>
      </w:r>
      <w:r w:rsidRPr="00CD067C">
        <w:rPr>
          <w:rtl/>
        </w:rPr>
        <w:t xml:space="preserve">אמות </w:t>
      </w:r>
      <w:r w:rsidR="00CE7EB6">
        <w:rPr>
          <w:rtl/>
        </w:rPr>
        <w:t>–</w:t>
      </w:r>
      <w:r w:rsidR="00CE7EB6">
        <w:rPr>
          <w:rFonts w:hint="cs"/>
          <w:rtl/>
        </w:rPr>
        <w:t xml:space="preserve"> </w:t>
      </w:r>
      <w:r w:rsidRPr="00CD067C">
        <w:rPr>
          <w:rtl/>
        </w:rPr>
        <w:t>החפצים יתפזרו לכל עבר. "</w:t>
      </w:r>
    </w:p>
    <w:p w14:paraId="7192C534" w14:textId="77777777" w:rsidR="00BD266F" w:rsidRPr="00CD067C" w:rsidRDefault="004645A9" w:rsidP="00CE7EB6">
      <w:pPr>
        <w:rPr>
          <w:rtl/>
        </w:rPr>
      </w:pPr>
      <w:r>
        <w:rPr>
          <w:rtl/>
        </w:rPr>
        <w:t>"הבנתי,"</w:t>
      </w:r>
      <w:r w:rsidR="00BD266F" w:rsidRPr="00CD067C">
        <w:rPr>
          <w:rtl/>
        </w:rPr>
        <w:t xml:space="preserve"> אלכס</w:t>
      </w:r>
      <w:r>
        <w:rPr>
          <w:rFonts w:hint="cs"/>
          <w:rtl/>
        </w:rPr>
        <w:t xml:space="preserve"> צידד</w:t>
      </w:r>
      <w:r w:rsidR="00BD266F" w:rsidRPr="00CD067C">
        <w:rPr>
          <w:rtl/>
        </w:rPr>
        <w:t>. "</w:t>
      </w:r>
      <w:r w:rsidR="00BD266F">
        <w:rPr>
          <w:rFonts w:hint="cs"/>
          <w:rtl/>
        </w:rPr>
        <w:t>אתה צופה ש</w:t>
      </w:r>
      <w:r w:rsidR="00BD266F" w:rsidRPr="00CD067C">
        <w:rPr>
          <w:rtl/>
        </w:rPr>
        <w:t>איש לא יחפוץ באימוץ חפציך</w:t>
      </w:r>
      <w:r w:rsidR="00BD266F">
        <w:rPr>
          <w:rFonts w:hint="cs"/>
          <w:rtl/>
        </w:rPr>
        <w:t>, [בשיבוצם החד צדדי, / פציעה פרופורציה צער] חפציך יפוצו לצד</w:t>
      </w:r>
      <w:r>
        <w:rPr>
          <w:rFonts w:hint="cs"/>
          <w:rtl/>
        </w:rPr>
        <w:t>דים</w:t>
      </w:r>
      <w:r w:rsidR="00BD266F">
        <w:rPr>
          <w:rFonts w:hint="cs"/>
          <w:rtl/>
        </w:rPr>
        <w:t xml:space="preserve"> </w:t>
      </w:r>
      <w:r w:rsidR="00BD266F">
        <w:rPr>
          <w:rtl/>
        </w:rPr>
        <w:t>–</w:t>
      </w:r>
      <w:r w:rsidR="00CE7EB6">
        <w:rPr>
          <w:rFonts w:hint="cs"/>
          <w:rtl/>
        </w:rPr>
        <w:t xml:space="preserve"> זה מה שצופן </w:t>
      </w:r>
      <w:r w:rsidR="00BD266F">
        <w:rPr>
          <w:rFonts w:hint="cs"/>
          <w:rtl/>
        </w:rPr>
        <w:t>עתיד</w:t>
      </w:r>
      <w:r w:rsidR="00CE7EB6">
        <w:rPr>
          <w:rFonts w:hint="cs"/>
          <w:rtl/>
        </w:rPr>
        <w:t>ך</w:t>
      </w:r>
      <w:r w:rsidR="00BD266F" w:rsidRPr="00CD067C">
        <w:rPr>
          <w:rtl/>
        </w:rPr>
        <w:t>."</w:t>
      </w:r>
    </w:p>
    <w:p w14:paraId="26A44551" w14:textId="77777777" w:rsidR="00BD266F" w:rsidRPr="00CD067C" w:rsidRDefault="00BD266F" w:rsidP="00BD266F">
      <w:pPr>
        <w:rPr>
          <w:rtl/>
        </w:rPr>
      </w:pPr>
      <w:r w:rsidRPr="00CD067C">
        <w:rPr>
          <w:rtl/>
        </w:rPr>
        <w:t>ארקדי צחק בעל כרחו. "בעיני זה רציני."</w:t>
      </w:r>
    </w:p>
    <w:p w14:paraId="0703FDC9" w14:textId="77777777" w:rsidR="00BD266F" w:rsidRPr="00CD067C" w:rsidRDefault="00BD266F" w:rsidP="00BD266F">
      <w:pPr>
        <w:rPr>
          <w:rtl/>
        </w:rPr>
      </w:pPr>
      <w:r w:rsidRPr="00CD067C">
        <w:rPr>
          <w:rtl/>
        </w:rPr>
        <w:t xml:space="preserve">"אפשר להקים </w:t>
      </w:r>
      <w:r>
        <w:rPr>
          <w:rFonts w:hint="cs"/>
          <w:rtl/>
        </w:rPr>
        <w:t xml:space="preserve">את </w:t>
      </w:r>
      <w:r w:rsidRPr="00CD067C">
        <w:rPr>
          <w:rtl/>
        </w:rPr>
        <w:t>'מוזיאון ארקדי'."</w:t>
      </w:r>
    </w:p>
    <w:p w14:paraId="3F2BB4D4" w14:textId="77777777" w:rsidR="00BD266F" w:rsidRPr="00CD067C" w:rsidRDefault="00BD266F" w:rsidP="00BD266F">
      <w:pPr>
        <w:rPr>
          <w:rtl/>
        </w:rPr>
      </w:pPr>
      <w:r w:rsidRPr="00CD067C">
        <w:rPr>
          <w:rtl/>
        </w:rPr>
        <w:t>"</w:t>
      </w:r>
      <w:r w:rsidRPr="00CD067C">
        <w:rPr>
          <w:rFonts w:hint="cs"/>
          <w:rtl/>
        </w:rPr>
        <w:t>איזה מוזיאון</w:t>
      </w:r>
      <w:r w:rsidRPr="00CD067C">
        <w:rPr>
          <w:rtl/>
        </w:rPr>
        <w:t>?"</w:t>
      </w:r>
    </w:p>
    <w:p w14:paraId="0AC4F452" w14:textId="77777777" w:rsidR="00BD266F" w:rsidRPr="00CD067C" w:rsidRDefault="00BD266F" w:rsidP="00BD266F">
      <w:pPr>
        <w:rPr>
          <w:rtl/>
        </w:rPr>
      </w:pPr>
      <w:r w:rsidRPr="00CD067C">
        <w:rPr>
          <w:rtl/>
        </w:rPr>
        <w:t>"אני אקים עבורך את 'מוזיאון ארקדי', שבו יהיו מאוחסנים כל החפצים שלך ומי שירצה לראות יצטרך לקנות כרטיס. ככה החפצים שלך לא יתפזרו לכל עבר."</w:t>
      </w:r>
    </w:p>
    <w:p w14:paraId="40DDB652" w14:textId="77777777" w:rsidR="00BD266F" w:rsidRPr="00CD067C" w:rsidRDefault="00BD266F" w:rsidP="00BD266F">
      <w:pPr>
        <w:rPr>
          <w:rtl/>
        </w:rPr>
      </w:pPr>
      <w:r w:rsidRPr="00CD067C">
        <w:rPr>
          <w:rtl/>
        </w:rPr>
        <w:t xml:space="preserve">"כרגיל אתה מבריק אלכס." ארקדי נאנח. </w:t>
      </w:r>
    </w:p>
    <w:p w14:paraId="14A83B0A" w14:textId="77777777" w:rsidR="00BD266F" w:rsidRPr="00CD067C" w:rsidRDefault="00BD266F" w:rsidP="00BD266F">
      <w:pPr>
        <w:rPr>
          <w:rtl/>
        </w:rPr>
      </w:pPr>
      <w:r w:rsidRPr="00CD067C">
        <w:rPr>
          <w:rtl/>
        </w:rPr>
        <w:t>"ושנון. אל תשכח שנון."</w:t>
      </w:r>
    </w:p>
    <w:p w14:paraId="14ED9A8B" w14:textId="77777777" w:rsidR="00BD266F" w:rsidRPr="00CD067C" w:rsidRDefault="00BD266F" w:rsidP="00BD266F">
      <w:pPr>
        <w:rPr>
          <w:rtl/>
        </w:rPr>
      </w:pPr>
      <w:r w:rsidRPr="00CD067C">
        <w:rPr>
          <w:rtl/>
        </w:rPr>
        <w:t>"אני לא שוכח."</w:t>
      </w:r>
    </w:p>
    <w:p w14:paraId="7A4E8AE7" w14:textId="77777777" w:rsidR="00BD266F" w:rsidRPr="00CD067C" w:rsidRDefault="00BD266F" w:rsidP="00BD266F">
      <w:pPr>
        <w:rPr>
          <w:rtl/>
        </w:rPr>
      </w:pPr>
      <w:r w:rsidRPr="00CD067C">
        <w:rPr>
          <w:rtl/>
        </w:rPr>
        <w:t>"אבל אני אמות לפניך, זוכר? אולי אתה תזכה להקים את מוזיאון אלכס."</w:t>
      </w:r>
    </w:p>
    <w:p w14:paraId="3233B9E7" w14:textId="77777777" w:rsidR="00BD266F" w:rsidRPr="00CD067C" w:rsidRDefault="00BD266F" w:rsidP="00BD266F">
      <w:pPr>
        <w:rPr>
          <w:rtl/>
        </w:rPr>
      </w:pPr>
      <w:r w:rsidRPr="00CD067C">
        <w:rPr>
          <w:rFonts w:hint="cs"/>
          <w:rtl/>
        </w:rPr>
        <w:t xml:space="preserve">"זה לא רק החפצים. </w:t>
      </w:r>
      <w:r w:rsidRPr="00CD067C">
        <w:rPr>
          <w:rtl/>
        </w:rPr>
        <w:t>הטלפון הסלולרי שלי עם רשימת אנשים שאני היחיד ב</w:t>
      </w:r>
      <w:r>
        <w:rPr>
          <w:rtl/>
        </w:rPr>
        <w:t>עולם שמכיר את כולם</w:t>
      </w:r>
      <w:r w:rsidR="002F423C">
        <w:rPr>
          <w:rFonts w:hint="cs"/>
          <w:rtl/>
        </w:rPr>
        <w:t>,</w:t>
      </w:r>
      <w:r w:rsidRPr="00CD067C">
        <w:rPr>
          <w:rtl/>
        </w:rPr>
        <w:t xml:space="preserve"> </w:t>
      </w:r>
      <w:r>
        <w:rPr>
          <w:rFonts w:hint="cs"/>
          <w:rtl/>
        </w:rPr>
        <w:t>[</w:t>
      </w:r>
      <w:r w:rsidRPr="00CD067C">
        <w:rPr>
          <w:rtl/>
        </w:rPr>
        <w:t>אתה מבין? אתה מכיר את כל החברים שלי מהתיכון, אבל רק חלק מהחברים שלי מהאוניברסיטה ואף אחד מהמרצים והמתרגלים והמזכירות</w:t>
      </w:r>
      <w:r w:rsidRPr="00CD067C">
        <w:rPr>
          <w:rFonts w:hint="cs"/>
          <w:rtl/>
        </w:rPr>
        <w:t xml:space="preserve"> ואף אחד מהחברים שלי מקורס קצינים וממד"א</w:t>
      </w:r>
      <w:r w:rsidRPr="00CD067C">
        <w:rPr>
          <w:rtl/>
        </w:rPr>
        <w:t>.</w:t>
      </w:r>
      <w:r>
        <w:rPr>
          <w:rFonts w:hint="cs"/>
          <w:rtl/>
        </w:rPr>
        <w:t>]</w:t>
      </w:r>
      <w:r w:rsidRPr="00CD067C">
        <w:rPr>
          <w:rtl/>
        </w:rPr>
        <w:t xml:space="preserve"> </w:t>
      </w:r>
      <w:r w:rsidR="002F423C">
        <w:rPr>
          <w:rFonts w:hint="cs"/>
          <w:rtl/>
        </w:rPr>
        <w:t>אני האדם היחיד המקשר ביניהם</w:t>
      </w:r>
      <w:r w:rsidRPr="00CD067C">
        <w:rPr>
          <w:rFonts w:hint="cs"/>
          <w:rtl/>
        </w:rPr>
        <w:t>."</w:t>
      </w:r>
    </w:p>
    <w:p w14:paraId="056FA1AC" w14:textId="77777777" w:rsidR="00BD266F" w:rsidRPr="00CD067C" w:rsidRDefault="00BD266F" w:rsidP="00BD266F">
      <w:pPr>
        <w:rPr>
          <w:rtl/>
        </w:rPr>
      </w:pPr>
      <w:r w:rsidRPr="00CD067C">
        <w:rPr>
          <w:rFonts w:hint="cs"/>
          <w:rtl/>
        </w:rPr>
        <w:t>"אם כך אתה בהחלט אדם חשוב</w:t>
      </w:r>
      <w:r>
        <w:rPr>
          <w:rFonts w:hint="cs"/>
          <w:rtl/>
        </w:rPr>
        <w:t>, תשאיר מאחוריך מורשת,</w:t>
      </w:r>
      <w:r w:rsidRPr="00CD067C">
        <w:rPr>
          <w:rFonts w:hint="cs"/>
          <w:rtl/>
        </w:rPr>
        <w:t xml:space="preserve"> הרבה אנשים יבואו לבקר במוזיאון שלך."</w:t>
      </w:r>
    </w:p>
    <w:p w14:paraId="2699F34A" w14:textId="77777777" w:rsidR="00BD266F" w:rsidRPr="00CD067C" w:rsidRDefault="00BD266F" w:rsidP="00BD266F">
      <w:pPr>
        <w:rPr>
          <w:rtl/>
        </w:rPr>
      </w:pPr>
      <w:r w:rsidRPr="00CD067C">
        <w:rPr>
          <w:rtl/>
        </w:rPr>
        <w:t>ארקדי אפילו לא חייך.</w:t>
      </w:r>
    </w:p>
    <w:p w14:paraId="7B17335F" w14:textId="7DF34C1F" w:rsidR="00BD266F" w:rsidRPr="00CD067C" w:rsidRDefault="00BD266F" w:rsidP="00BD266F">
      <w:pPr>
        <w:rPr>
          <w:rtl/>
        </w:rPr>
      </w:pPr>
      <w:r w:rsidRPr="00CD067C">
        <w:rPr>
          <w:rtl/>
        </w:rPr>
        <w:t xml:space="preserve">"מה </w:t>
      </w:r>
      <w:r w:rsidR="00F06A3F">
        <w:rPr>
          <w:rtl/>
        </w:rPr>
        <w:t>עכשיו</w:t>
      </w:r>
      <w:r w:rsidRPr="00CD067C">
        <w:rPr>
          <w:rtl/>
        </w:rPr>
        <w:t>?</w:t>
      </w:r>
      <w:r w:rsidRPr="00CD067C">
        <w:rPr>
          <w:rFonts w:hint="cs"/>
          <w:rtl/>
        </w:rPr>
        <w:t xml:space="preserve"> למה העגמומיות?</w:t>
      </w:r>
      <w:r w:rsidRPr="00CD067C">
        <w:rPr>
          <w:rtl/>
        </w:rPr>
        <w:t>"</w:t>
      </w:r>
    </w:p>
    <w:p w14:paraId="441ACD61" w14:textId="77777777" w:rsidR="00BD266F" w:rsidRDefault="00BD266F" w:rsidP="00BD266F">
      <w:pPr>
        <w:rPr>
          <w:rtl/>
        </w:rPr>
      </w:pPr>
      <w:r>
        <w:rPr>
          <w:rFonts w:hint="cs"/>
          <w:rtl/>
        </w:rPr>
        <w:t>"ככה. אני כל הזמן נזכר במשהו."</w:t>
      </w:r>
    </w:p>
    <w:p w14:paraId="5345E478" w14:textId="458FEAE8" w:rsidR="00BD266F" w:rsidRDefault="00BD266F" w:rsidP="00BD266F">
      <w:pPr>
        <w:rPr>
          <w:rtl/>
        </w:rPr>
      </w:pPr>
      <w:r>
        <w:rPr>
          <w:rFonts w:hint="cs"/>
          <w:rtl/>
        </w:rPr>
        <w:t xml:space="preserve">"ומה </w:t>
      </w:r>
      <w:r w:rsidR="00F06A3F">
        <w:rPr>
          <w:rFonts w:hint="cs"/>
          <w:rtl/>
        </w:rPr>
        <w:t>עכשיו</w:t>
      </w:r>
      <w:r>
        <w:rPr>
          <w:rFonts w:hint="cs"/>
          <w:rtl/>
        </w:rPr>
        <w:t>?"</w:t>
      </w:r>
    </w:p>
    <w:p w14:paraId="3B5AAE74" w14:textId="77777777" w:rsidR="00BD266F" w:rsidRPr="00CD067C" w:rsidRDefault="00BD266F" w:rsidP="00BD266F">
      <w:pPr>
        <w:rPr>
          <w:rtl/>
        </w:rPr>
      </w:pPr>
      <w:r w:rsidRPr="00CD067C">
        <w:rPr>
          <w:rtl/>
        </w:rPr>
        <w:t>"היא אמרה שאנחנו שני קוים מקבילים."</w:t>
      </w:r>
    </w:p>
    <w:p w14:paraId="20E37055" w14:textId="77777777" w:rsidR="00BD266F" w:rsidRPr="00CD067C" w:rsidRDefault="00BD266F" w:rsidP="00BD266F">
      <w:pPr>
        <w:rPr>
          <w:rtl/>
        </w:rPr>
      </w:pPr>
      <w:r w:rsidRPr="00CD067C">
        <w:rPr>
          <w:rtl/>
        </w:rPr>
        <w:t>"</w:t>
      </w:r>
      <w:r w:rsidRPr="00CD067C">
        <w:rPr>
          <w:rFonts w:hint="cs"/>
          <w:rtl/>
        </w:rPr>
        <w:t xml:space="preserve">הדס אמרה? </w:t>
      </w:r>
      <w:r w:rsidRPr="00CD067C">
        <w:rPr>
          <w:rtl/>
        </w:rPr>
        <w:t>שני קוים מקבילים זה טוב."</w:t>
      </w:r>
    </w:p>
    <w:p w14:paraId="50593EB3" w14:textId="177A0D1C" w:rsidR="00BD266F" w:rsidRPr="00CD067C" w:rsidRDefault="00BD266F" w:rsidP="00BD266F">
      <w:pPr>
        <w:rPr>
          <w:rtl/>
        </w:rPr>
      </w:pPr>
      <w:r w:rsidRPr="00CD067C">
        <w:rPr>
          <w:rtl/>
        </w:rPr>
        <w:t xml:space="preserve">"אוי אלכס, למה כל דבר צריך להסביר לך? שני קוים מקבילים </w:t>
      </w:r>
      <w:r w:rsidR="0074748D">
        <w:rPr>
          <w:rFonts w:hint="cs"/>
          <w:rtl/>
        </w:rPr>
        <w:t>לעולם אינם</w:t>
      </w:r>
      <w:r w:rsidRPr="00CD067C">
        <w:rPr>
          <w:rtl/>
        </w:rPr>
        <w:t xml:space="preserve"> נפגשים!"</w:t>
      </w:r>
    </w:p>
    <w:p w14:paraId="0AC7405B" w14:textId="150ED1FE" w:rsidR="00BD266F" w:rsidRPr="00CD067C" w:rsidRDefault="00BD266F" w:rsidP="00CE7EB6">
      <w:pPr>
        <w:rPr>
          <w:rtl/>
        </w:rPr>
      </w:pPr>
      <w:r w:rsidRPr="00CD067C">
        <w:rPr>
          <w:rtl/>
        </w:rPr>
        <w:t>"א</w:t>
      </w:r>
      <w:r>
        <w:rPr>
          <w:rFonts w:hint="cs"/>
          <w:rtl/>
        </w:rPr>
        <w:t xml:space="preserve">כן כך, אבל </w:t>
      </w:r>
      <w:r w:rsidRPr="00CD067C">
        <w:rPr>
          <w:rtl/>
        </w:rPr>
        <w:t xml:space="preserve">שני קוים מקבילים הולכים בדיוק לאותו </w:t>
      </w:r>
      <w:r w:rsidR="0074748D">
        <w:rPr>
          <w:rFonts w:hint="cs"/>
          <w:rtl/>
        </w:rPr>
        <w:t>כיוון</w:t>
      </w:r>
      <w:r w:rsidRPr="00CD067C">
        <w:rPr>
          <w:rtl/>
        </w:rPr>
        <w:t xml:space="preserve">. מה עדיף, להיות שני קוים שנחתכים בנקודה אחת ואחר כך נפרדים ולא נפגשים </w:t>
      </w:r>
      <w:r w:rsidR="00CE7EB6">
        <w:rPr>
          <w:rFonts w:hint="cs"/>
          <w:rtl/>
        </w:rPr>
        <w:t>עוד</w:t>
      </w:r>
      <w:r w:rsidRPr="00CD067C">
        <w:rPr>
          <w:rtl/>
        </w:rPr>
        <w:t>?"</w:t>
      </w:r>
    </w:p>
    <w:p w14:paraId="18FCA90B" w14:textId="77777777" w:rsidR="00BD266F" w:rsidRPr="00CD067C" w:rsidRDefault="00BD266F" w:rsidP="00BD266F">
      <w:pPr>
        <w:rPr>
          <w:rtl/>
        </w:rPr>
      </w:pPr>
      <w:r w:rsidRPr="00CD067C">
        <w:rPr>
          <w:rtl/>
        </w:rPr>
        <w:t>ארקדי סרב להשתכנע.</w:t>
      </w:r>
    </w:p>
    <w:p w14:paraId="2FEDD780" w14:textId="77777777" w:rsidR="00BD266F" w:rsidRPr="00CD067C" w:rsidRDefault="00BD266F" w:rsidP="00BD266F">
      <w:pPr>
        <w:rPr>
          <w:rtl/>
        </w:rPr>
      </w:pPr>
      <w:r w:rsidRPr="00CD067C">
        <w:rPr>
          <w:rtl/>
        </w:rPr>
        <w:t>"אתה זוכר את ההולנדית?" אמר אלכס. "אני מתקשר אליה."</w:t>
      </w:r>
    </w:p>
    <w:p w14:paraId="52710E6F" w14:textId="00D793D5" w:rsidR="00BD266F" w:rsidRPr="00CD067C" w:rsidRDefault="00BD266F" w:rsidP="00BD266F">
      <w:pPr>
        <w:rPr>
          <w:rtl/>
        </w:rPr>
      </w:pPr>
      <w:r w:rsidRPr="00CD067C">
        <w:rPr>
          <w:rtl/>
        </w:rPr>
        <w:t xml:space="preserve">"איזה הולנדית? מאיפה צצה הולנדית </w:t>
      </w:r>
      <w:r w:rsidR="00F06A3F">
        <w:rPr>
          <w:rtl/>
        </w:rPr>
        <w:t>עכשיו</w:t>
      </w:r>
      <w:r w:rsidRPr="00CD067C">
        <w:rPr>
          <w:rtl/>
        </w:rPr>
        <w:t>?"</w:t>
      </w:r>
    </w:p>
    <w:p w14:paraId="5643965C" w14:textId="77777777" w:rsidR="00BD266F" w:rsidRPr="00CD067C" w:rsidRDefault="00BD266F" w:rsidP="00BD266F">
      <w:pPr>
        <w:rPr>
          <w:rtl/>
        </w:rPr>
      </w:pPr>
      <w:r w:rsidRPr="00CD067C">
        <w:rPr>
          <w:rtl/>
        </w:rPr>
        <w:t>אלכס דיבר איתה</w:t>
      </w:r>
      <w:r w:rsidR="00F46CFB">
        <w:rPr>
          <w:rtl/>
        </w:rPr>
        <w:t xml:space="preserve"> בשעה שארקדי התעמק ב</w:t>
      </w:r>
      <w:r w:rsidR="00F46CFB">
        <w:rPr>
          <w:rFonts w:hint="cs"/>
          <w:rtl/>
        </w:rPr>
        <w:t>דרך היעילה ביותר להגיע</w:t>
      </w:r>
      <w:r w:rsidR="00CE7EB6">
        <w:rPr>
          <w:rFonts w:hint="cs"/>
          <w:rtl/>
        </w:rPr>
        <w:t>, בעזרת איזמל,</w:t>
      </w:r>
      <w:r w:rsidR="00F46CFB">
        <w:rPr>
          <w:rFonts w:hint="cs"/>
          <w:rtl/>
        </w:rPr>
        <w:t xml:space="preserve"> לכל חלק במעיים</w:t>
      </w:r>
      <w:r w:rsidRPr="00CD067C">
        <w:rPr>
          <w:rtl/>
        </w:rPr>
        <w:t>.</w:t>
      </w:r>
    </w:p>
    <w:p w14:paraId="79EC1FAF" w14:textId="77777777" w:rsidR="00BD266F" w:rsidRPr="00CD067C" w:rsidRDefault="00BD266F" w:rsidP="002F423C">
      <w:pPr>
        <w:rPr>
          <w:rtl/>
        </w:rPr>
      </w:pPr>
      <w:r w:rsidRPr="00CD067C">
        <w:rPr>
          <w:rtl/>
        </w:rPr>
        <w:lastRenderedPageBreak/>
        <w:t xml:space="preserve">"כן, היא מגיעה עוד מעט," אלכס </w:t>
      </w:r>
      <w:r w:rsidR="002F423C">
        <w:rPr>
          <w:rFonts w:hint="cs"/>
          <w:rtl/>
        </w:rPr>
        <w:t>דיווח</w:t>
      </w:r>
      <w:r w:rsidRPr="00CD067C">
        <w:rPr>
          <w:rtl/>
        </w:rPr>
        <w:t>. "מתברר שיש בהמשך איזה רחוב מלא בחנויות</w:t>
      </w:r>
      <w:r w:rsidRPr="00CD067C">
        <w:rPr>
          <w:rFonts w:hint="cs"/>
          <w:rtl/>
        </w:rPr>
        <w:t>, היא תפגוש אותנו שם</w:t>
      </w:r>
      <w:r w:rsidRPr="00CD067C">
        <w:rPr>
          <w:rtl/>
        </w:rPr>
        <w:t>. בוא נשוטט שם ב</w:t>
      </w:r>
      <w:r>
        <w:rPr>
          <w:rFonts w:hint="cs"/>
          <w:rtl/>
        </w:rPr>
        <w:t>י</w:t>
      </w:r>
      <w:r w:rsidRPr="00CD067C">
        <w:rPr>
          <w:rtl/>
        </w:rPr>
        <w:t>נתיים."</w:t>
      </w:r>
    </w:p>
    <w:p w14:paraId="72887BBA" w14:textId="77777777" w:rsidR="00BD266F" w:rsidRPr="00CD067C" w:rsidRDefault="00BD266F" w:rsidP="00BD266F">
      <w:pPr>
        <w:rPr>
          <w:rtl/>
        </w:rPr>
      </w:pPr>
      <w:r w:rsidRPr="00CD067C">
        <w:rPr>
          <w:rtl/>
        </w:rPr>
        <w:t>"לא משוטט בשום חנות."</w:t>
      </w:r>
    </w:p>
    <w:p w14:paraId="78FF71D9" w14:textId="77777777" w:rsidR="00BD266F" w:rsidRDefault="00BD266F" w:rsidP="00F46CFB">
      <w:pPr>
        <w:rPr>
          <w:rtl/>
        </w:rPr>
      </w:pPr>
      <w:r w:rsidRPr="00CD067C">
        <w:rPr>
          <w:rtl/>
        </w:rPr>
        <w:t xml:space="preserve">"מה קורה לך? </w:t>
      </w:r>
      <w:r w:rsidR="00F46CFB">
        <w:rPr>
          <w:rFonts w:hint="cs"/>
          <w:rtl/>
        </w:rPr>
        <w:t xml:space="preserve">אתה מוכרח </w:t>
      </w:r>
      <w:r>
        <w:rPr>
          <w:rFonts w:hint="cs"/>
          <w:rtl/>
        </w:rPr>
        <w:t xml:space="preserve">להוסיף </w:t>
      </w:r>
      <w:r w:rsidR="00F46CFB">
        <w:rPr>
          <w:rFonts w:hint="cs"/>
          <w:rtl/>
        </w:rPr>
        <w:t>פריט חדש לאוסף חפציך</w:t>
      </w:r>
      <w:r w:rsidR="00F46CFB" w:rsidRPr="00CD067C">
        <w:rPr>
          <w:rtl/>
        </w:rPr>
        <w:t>, שיוצג לראווה במוזיאון ארקדי</w:t>
      </w:r>
      <w:r w:rsidR="00CE7EB6">
        <w:rPr>
          <w:rFonts w:hint="cs"/>
          <w:rtl/>
        </w:rPr>
        <w:t>."</w:t>
      </w:r>
      <w:r>
        <w:rPr>
          <w:rFonts w:hint="cs"/>
          <w:rtl/>
        </w:rPr>
        <w:t xml:space="preserve"> [משהו שנון]</w:t>
      </w:r>
    </w:p>
    <w:p w14:paraId="7ABF8598" w14:textId="77777777" w:rsidR="00BD266F" w:rsidRPr="00CD067C" w:rsidRDefault="00BD266F" w:rsidP="00BD266F">
      <w:pPr>
        <w:rPr>
          <w:rtl/>
        </w:rPr>
      </w:pPr>
    </w:p>
    <w:p w14:paraId="20750A7D" w14:textId="77777777" w:rsidR="00BD266F" w:rsidRPr="0044357B" w:rsidRDefault="00BD266F" w:rsidP="00322FD3">
      <w:pPr>
        <w:pStyle w:val="Heading2"/>
        <w:rPr>
          <w:rtl/>
        </w:rPr>
      </w:pPr>
      <w:bookmarkStart w:id="91" w:name="_Toc297351172"/>
      <w:bookmarkStart w:id="92" w:name="_Toc322023190"/>
      <w:bookmarkStart w:id="93" w:name="_Toc299174476"/>
      <w:bookmarkStart w:id="94" w:name="_Toc408762917"/>
      <w:r w:rsidRPr="0044357B">
        <w:t>Karstadt</w:t>
      </w:r>
      <w:bookmarkEnd w:id="91"/>
      <w:bookmarkEnd w:id="92"/>
      <w:bookmarkEnd w:id="93"/>
      <w:bookmarkEnd w:id="94"/>
      <w:r w:rsidRPr="0044357B">
        <w:rPr>
          <w:rtl/>
        </w:rPr>
        <w:t xml:space="preserve"> </w:t>
      </w:r>
    </w:p>
    <w:p w14:paraId="45201109" w14:textId="77777777" w:rsidR="00DF6DA8" w:rsidRDefault="00BD266F" w:rsidP="00BD266F">
      <w:pPr>
        <w:rPr>
          <w:rtl/>
        </w:rPr>
      </w:pPr>
      <w:r w:rsidRPr="00CD067C">
        <w:rPr>
          <w:rtl/>
        </w:rPr>
        <w:t xml:space="preserve">הם נכנסו לחנות הכלבו הגדולה ביותר ברחוב, </w:t>
      </w:r>
    </w:p>
    <w:p w14:paraId="7A3A65E0" w14:textId="77777777" w:rsidR="00BD266F" w:rsidRPr="00CD067C" w:rsidRDefault="00DF6DA8" w:rsidP="00BD266F">
      <w:pPr>
        <w:rPr>
          <w:rtl/>
        </w:rPr>
      </w:pPr>
      <w:r>
        <w:rPr>
          <w:rFonts w:hint="cs"/>
          <w:rtl/>
        </w:rPr>
        <w:t>[</w:t>
      </w:r>
      <w:r w:rsidR="00BD266F" w:rsidRPr="00CD067C">
        <w:rPr>
          <w:rtl/>
        </w:rPr>
        <w:t xml:space="preserve">ואבדו בקומת הכניסה בין דוכני תמרוקים לבין ערימות שוקולד בצורת המגדל המפורסם של כנסיית </w:t>
      </w:r>
      <w:r w:rsidR="00BD266F" w:rsidRPr="00CD067C">
        <w:t>Michel</w:t>
      </w:r>
      <w:r w:rsidR="00BD266F" w:rsidRPr="00CD067C">
        <w:rPr>
          <w:rtl/>
        </w:rPr>
        <w:t>.</w:t>
      </w:r>
    </w:p>
    <w:p w14:paraId="2D6339E3" w14:textId="77777777" w:rsidR="00BD266F" w:rsidRPr="00CD067C" w:rsidRDefault="00BD266F" w:rsidP="00BD266F">
      <w:pPr>
        <w:rPr>
          <w:rtl/>
        </w:rPr>
      </w:pPr>
      <w:r w:rsidRPr="00CD067C">
        <w:rPr>
          <w:rtl/>
        </w:rPr>
        <w:t xml:space="preserve">"הייתי קונה לפטרה בושם, אבל היא לא משתמשת, כי זה יפריע לטִינְקָה </w:t>
      </w:r>
      <w:r>
        <w:rPr>
          <w:rtl/>
        </w:rPr>
        <w:t xml:space="preserve">להריח את הריח האותנטי שלה," </w:t>
      </w:r>
      <w:r w:rsidRPr="00CD067C">
        <w:rPr>
          <w:rtl/>
        </w:rPr>
        <w:t>אלכס</w:t>
      </w:r>
      <w:r>
        <w:rPr>
          <w:rFonts w:hint="cs"/>
          <w:rtl/>
        </w:rPr>
        <w:t xml:space="preserve"> אמר</w:t>
      </w:r>
      <w:r w:rsidRPr="00CD067C">
        <w:rPr>
          <w:rtl/>
        </w:rPr>
        <w:t>.</w:t>
      </w:r>
    </w:p>
    <w:p w14:paraId="52B08883" w14:textId="77777777" w:rsidR="00BD266F" w:rsidRPr="00CD067C" w:rsidRDefault="00BD266F" w:rsidP="00BD266F">
      <w:pPr>
        <w:rPr>
          <w:rtl/>
        </w:rPr>
      </w:pPr>
      <w:r w:rsidRPr="00CD067C">
        <w:rPr>
          <w:rtl/>
        </w:rPr>
        <w:t>"אל תעשה ממ</w:t>
      </w:r>
      <w:r>
        <w:rPr>
          <w:rtl/>
        </w:rPr>
        <w:t>נה מפגרת, בבקשה. בושם יכול ל</w:t>
      </w:r>
      <w:r>
        <w:rPr>
          <w:rFonts w:hint="cs"/>
          <w:rtl/>
        </w:rPr>
        <w:t>עורר</w:t>
      </w:r>
      <w:r w:rsidRPr="00CD067C">
        <w:rPr>
          <w:rtl/>
        </w:rPr>
        <w:t xml:space="preserve"> אלרגיות אצל ילדים קטנים."</w:t>
      </w:r>
    </w:p>
    <w:p w14:paraId="5971FBA1" w14:textId="77777777" w:rsidR="00DF6DA8" w:rsidRDefault="00BD266F" w:rsidP="00BD266F">
      <w:pPr>
        <w:rPr>
          <w:rtl/>
        </w:rPr>
      </w:pPr>
      <w:r w:rsidRPr="00CD067C">
        <w:rPr>
          <w:rFonts w:hint="cs"/>
          <w:rtl/>
        </w:rPr>
        <w:t xml:space="preserve">הם לא מצאו דבר שישמח את ארקדי בכלבו העצום, </w:t>
      </w:r>
    </w:p>
    <w:p w14:paraId="04CF3ADD" w14:textId="77777777" w:rsidR="00DF6DA8" w:rsidRDefault="00DF6DA8" w:rsidP="00BD266F">
      <w:pPr>
        <w:rPr>
          <w:rtl/>
        </w:rPr>
      </w:pPr>
      <w:r>
        <w:rPr>
          <w:rFonts w:hint="cs"/>
          <w:rtl/>
        </w:rPr>
        <w:t>]</w:t>
      </w:r>
    </w:p>
    <w:p w14:paraId="1D11EEED" w14:textId="6355D019" w:rsidR="00BD266F" w:rsidRPr="00CD067C" w:rsidRDefault="00DF6DA8" w:rsidP="002F423C">
      <w:pPr>
        <w:rPr>
          <w:rtl/>
        </w:rPr>
      </w:pPr>
      <w:r>
        <w:rPr>
          <w:rFonts w:hint="cs"/>
          <w:rtl/>
        </w:rPr>
        <w:t xml:space="preserve">אבל גם שם לא מצאו דבר שישמח את ארקדי, </w:t>
      </w:r>
      <w:r w:rsidR="00BD266F" w:rsidRPr="00CD067C">
        <w:rPr>
          <w:rFonts w:hint="cs"/>
          <w:rtl/>
        </w:rPr>
        <w:t xml:space="preserve">חוץ מאשר אולי </w:t>
      </w:r>
      <w:r>
        <w:rPr>
          <w:rFonts w:hint="cs"/>
          <w:rtl/>
        </w:rPr>
        <w:t>ב</w:t>
      </w:r>
      <w:r w:rsidR="0074748D">
        <w:rPr>
          <w:rFonts w:hint="cs"/>
          <w:rtl/>
        </w:rPr>
        <w:t xml:space="preserve">מדור </w:t>
      </w:r>
      <w:r w:rsidR="00BD266F" w:rsidRPr="00CD067C">
        <w:rPr>
          <w:rFonts w:hint="cs"/>
          <w:rtl/>
        </w:rPr>
        <w:t>נ</w:t>
      </w:r>
      <w:r w:rsidR="00BD266F" w:rsidRPr="00CD067C">
        <w:rPr>
          <w:rtl/>
        </w:rPr>
        <w:t>קניקים</w:t>
      </w:r>
      <w:r w:rsidR="002F423C">
        <w:rPr>
          <w:rFonts w:hint="cs"/>
          <w:rtl/>
        </w:rPr>
        <w:t xml:space="preserve"> </w:t>
      </w:r>
      <w:r w:rsidR="002F423C">
        <w:rPr>
          <w:rtl/>
        </w:rPr>
        <w:t>–</w:t>
      </w:r>
      <w:r w:rsidR="002F423C">
        <w:rPr>
          <w:rFonts w:hint="cs"/>
          <w:rtl/>
        </w:rPr>
        <w:t xml:space="preserve"> שהיו מונחים על דוכן ותלויים באנקולים סביב,</w:t>
      </w:r>
      <w:r w:rsidR="00BD266F" w:rsidRPr="00CD067C">
        <w:rPr>
          <w:rtl/>
        </w:rPr>
        <w:t xml:space="preserve"> ב</w:t>
      </w:r>
      <w:r w:rsidR="00BD266F" w:rsidRPr="00CD067C">
        <w:rPr>
          <w:rFonts w:hint="cs"/>
          <w:rtl/>
        </w:rPr>
        <w:t xml:space="preserve">קשת </w:t>
      </w:r>
      <w:r w:rsidR="00BD266F" w:rsidRPr="00CD067C">
        <w:rPr>
          <w:rtl/>
        </w:rPr>
        <w:t>גוונים מורוד בהיר דרך אדום בוהק ועד חום ושחור</w:t>
      </w:r>
      <w:r>
        <w:rPr>
          <w:rFonts w:hint="cs"/>
          <w:rtl/>
        </w:rPr>
        <w:t xml:space="preserve"> [</w:t>
      </w:r>
      <w:r w:rsidR="00BD266F" w:rsidRPr="00CD067C">
        <w:rPr>
          <w:rtl/>
        </w:rPr>
        <w:t xml:space="preserve">, </w:t>
      </w:r>
      <w:r w:rsidR="00F46CFB">
        <w:rPr>
          <w:rFonts w:hint="cs"/>
          <w:rtl/>
        </w:rPr>
        <w:t xml:space="preserve">בסופרמרקט שהיה באחת </w:t>
      </w:r>
      <w:r w:rsidR="00BD266F" w:rsidRPr="00CD067C">
        <w:rPr>
          <w:rFonts w:hint="cs"/>
          <w:rtl/>
        </w:rPr>
        <w:t>הקומות סמוך לדוכני הספרים</w:t>
      </w:r>
      <w:r>
        <w:rPr>
          <w:rFonts w:hint="cs"/>
          <w:rtl/>
        </w:rPr>
        <w:t>]</w:t>
      </w:r>
      <w:r w:rsidR="00BD266F" w:rsidRPr="00CD067C">
        <w:rPr>
          <w:rFonts w:hint="cs"/>
          <w:rtl/>
        </w:rPr>
        <w:t>. ארקדי התעניין גם בדוכני ה</w:t>
      </w:r>
      <w:r w:rsidR="00BD266F" w:rsidRPr="00CD067C">
        <w:rPr>
          <w:rtl/>
        </w:rPr>
        <w:t xml:space="preserve">בשרים </w:t>
      </w:r>
      <w:r w:rsidR="00BD266F" w:rsidRPr="00CD067C">
        <w:rPr>
          <w:rFonts w:hint="cs"/>
          <w:rtl/>
        </w:rPr>
        <w:t>ה</w:t>
      </w:r>
      <w:r w:rsidR="00BD266F" w:rsidRPr="00CD067C">
        <w:rPr>
          <w:rtl/>
        </w:rPr>
        <w:t>מעושנים ו</w:t>
      </w:r>
      <w:r w:rsidR="00BD266F" w:rsidRPr="00CD067C">
        <w:rPr>
          <w:rFonts w:hint="cs"/>
          <w:rtl/>
        </w:rPr>
        <w:t>ה</w:t>
      </w:r>
      <w:r w:rsidR="00BD266F" w:rsidRPr="00CD067C">
        <w:rPr>
          <w:rtl/>
        </w:rPr>
        <w:t xml:space="preserve">דגים </w:t>
      </w:r>
      <w:r w:rsidR="00BD266F" w:rsidRPr="00CD067C">
        <w:rPr>
          <w:rFonts w:hint="cs"/>
          <w:rtl/>
        </w:rPr>
        <w:t>ה</w:t>
      </w:r>
      <w:r w:rsidR="00BD266F" w:rsidRPr="00CD067C">
        <w:rPr>
          <w:rtl/>
        </w:rPr>
        <w:t>משומרים ו</w:t>
      </w:r>
      <w:r w:rsidR="00BD266F" w:rsidRPr="00CD067C">
        <w:rPr>
          <w:rFonts w:hint="cs"/>
          <w:rtl/>
        </w:rPr>
        <w:t>ה</w:t>
      </w:r>
      <w:r w:rsidR="00BD266F" w:rsidRPr="00CD067C">
        <w:rPr>
          <w:rtl/>
        </w:rPr>
        <w:t xml:space="preserve">כבושים, מסודרים על מצע </w:t>
      </w:r>
      <w:r w:rsidR="00BD266F">
        <w:rPr>
          <w:rFonts w:hint="cs"/>
          <w:rtl/>
        </w:rPr>
        <w:t xml:space="preserve">קש </w:t>
      </w:r>
      <w:r w:rsidR="00BD266F" w:rsidRPr="00CD067C">
        <w:rPr>
          <w:rtl/>
        </w:rPr>
        <w:t>טרי</w:t>
      </w:r>
      <w:r w:rsidR="002F423C">
        <w:rPr>
          <w:rFonts w:hint="cs"/>
          <w:rtl/>
        </w:rPr>
        <w:t>.</w:t>
      </w:r>
    </w:p>
    <w:p w14:paraId="5407CE3E" w14:textId="77777777" w:rsidR="00BD266F" w:rsidRPr="00CD067C" w:rsidRDefault="00BD266F" w:rsidP="002F423C">
      <w:pPr>
        <w:rPr>
          <w:rtl/>
        </w:rPr>
      </w:pPr>
      <w:r w:rsidRPr="00CD067C">
        <w:rPr>
          <w:rFonts w:hint="cs"/>
          <w:rtl/>
        </w:rPr>
        <w:t xml:space="preserve">הם יצאו </w:t>
      </w:r>
      <w:r w:rsidRPr="00CD067C">
        <w:rPr>
          <w:rtl/>
        </w:rPr>
        <w:t xml:space="preserve">חזרה </w:t>
      </w:r>
      <w:r w:rsidRPr="00CD067C">
        <w:rPr>
          <w:rFonts w:hint="cs"/>
          <w:rtl/>
        </w:rPr>
        <w:t>ל</w:t>
      </w:r>
      <w:r w:rsidR="00CE7EB6">
        <w:rPr>
          <w:rFonts w:hint="cs"/>
          <w:rtl/>
        </w:rPr>
        <w:t>מד</w:t>
      </w:r>
      <w:r w:rsidRPr="00CD067C">
        <w:rPr>
          <w:rtl/>
        </w:rPr>
        <w:t>רחוב</w:t>
      </w:r>
      <w:r w:rsidR="00CE7EB6">
        <w:rPr>
          <w:rFonts w:hint="cs"/>
          <w:rtl/>
        </w:rPr>
        <w:t xml:space="preserve"> הראשי</w:t>
      </w:r>
      <w:r w:rsidRPr="00CD067C">
        <w:rPr>
          <w:rtl/>
        </w:rPr>
        <w:t xml:space="preserve">, </w:t>
      </w:r>
      <w:r w:rsidR="00CE7EB6">
        <w:rPr>
          <w:rFonts w:hint="cs"/>
          <w:rtl/>
        </w:rPr>
        <w:t>מונקברגשטר</w:t>
      </w:r>
      <w:r w:rsidR="001C3B2F">
        <w:rPr>
          <w:rFonts w:hint="cs"/>
          <w:rtl/>
        </w:rPr>
        <w:t>א</w:t>
      </w:r>
      <w:r w:rsidR="00CE7EB6">
        <w:rPr>
          <w:rFonts w:hint="cs"/>
          <w:rtl/>
        </w:rPr>
        <w:t>סה, [</w:t>
      </w:r>
      <w:r w:rsidRPr="00CD067C">
        <w:t>Mönckebergstrasse</w:t>
      </w:r>
      <w:r w:rsidRPr="00CD067C">
        <w:rPr>
          <w:rtl/>
        </w:rPr>
        <w:t xml:space="preserve"> ש</w:t>
      </w:r>
      <w:r w:rsidRPr="00CD067C">
        <w:rPr>
          <w:rFonts w:hint="cs"/>
          <w:rtl/>
        </w:rPr>
        <w:t>חסום לתנועה ו</w:t>
      </w:r>
      <w:r w:rsidRPr="00CD067C">
        <w:rPr>
          <w:rtl/>
        </w:rPr>
        <w:t>משני צידיו בתי כלבו לכל אור</w:t>
      </w:r>
      <w:r>
        <w:rPr>
          <w:rFonts w:hint="cs"/>
          <w:rtl/>
        </w:rPr>
        <w:t>כו []</w:t>
      </w:r>
      <w:r w:rsidRPr="00CD067C">
        <w:rPr>
          <w:rtl/>
        </w:rPr>
        <w:t xml:space="preserve">. </w:t>
      </w:r>
      <w:r w:rsidRPr="00CD067C">
        <w:rPr>
          <w:rFonts w:hint="cs"/>
          <w:rtl/>
        </w:rPr>
        <w:t>הם</w:t>
      </w:r>
      <w:r w:rsidR="00DF6DA8">
        <w:rPr>
          <w:rFonts w:hint="cs"/>
          <w:rtl/>
        </w:rPr>
        <w:t>]</w:t>
      </w:r>
      <w:r w:rsidRPr="00CD067C">
        <w:rPr>
          <w:rFonts w:hint="cs"/>
          <w:rtl/>
        </w:rPr>
        <w:t xml:space="preserve"> ישבו על </w:t>
      </w:r>
      <w:r w:rsidRPr="00CD067C">
        <w:rPr>
          <w:rtl/>
        </w:rPr>
        <w:t xml:space="preserve">ספסל עגול שהקיף </w:t>
      </w:r>
      <w:r w:rsidRPr="00CD067C">
        <w:rPr>
          <w:rFonts w:hint="cs"/>
          <w:rtl/>
        </w:rPr>
        <w:t xml:space="preserve">עץ ואכלו את הכריכים שקנו במאפייה </w:t>
      </w:r>
      <w:r w:rsidR="00DF6DA8">
        <w:rPr>
          <w:rFonts w:hint="cs"/>
          <w:rtl/>
        </w:rPr>
        <w:t>שבכלבו</w:t>
      </w:r>
      <w:r w:rsidRPr="00CD067C">
        <w:rPr>
          <w:rtl/>
        </w:rPr>
        <w:t>.</w:t>
      </w:r>
    </w:p>
    <w:p w14:paraId="4A7FF9B0" w14:textId="77777777" w:rsidR="00BD266F" w:rsidRPr="00CD067C" w:rsidRDefault="00BD266F" w:rsidP="002F423C">
      <w:pPr>
        <w:rPr>
          <w:rtl/>
        </w:rPr>
      </w:pPr>
      <w:r w:rsidRPr="00CD067C">
        <w:rPr>
          <w:rtl/>
        </w:rPr>
        <w:t>"</w:t>
      </w:r>
      <w:r w:rsidRPr="00CD067C">
        <w:rPr>
          <w:rFonts w:hint="cs"/>
          <w:rtl/>
        </w:rPr>
        <w:t>הדס</w:t>
      </w:r>
      <w:r w:rsidRPr="00CD067C">
        <w:rPr>
          <w:rtl/>
        </w:rPr>
        <w:t xml:space="preserve"> עלתה במשקל</w:t>
      </w:r>
      <w:r w:rsidRPr="00CD067C">
        <w:rPr>
          <w:rFonts w:hint="cs"/>
          <w:rtl/>
        </w:rPr>
        <w:t xml:space="preserve"> בצבא</w:t>
      </w:r>
      <w:r>
        <w:rPr>
          <w:rtl/>
        </w:rPr>
        <w:t xml:space="preserve">," ארקדי </w:t>
      </w:r>
      <w:r w:rsidR="002F423C">
        <w:rPr>
          <w:rFonts w:hint="cs"/>
          <w:rtl/>
        </w:rPr>
        <w:t>ציין</w:t>
      </w:r>
      <w:r>
        <w:rPr>
          <w:rtl/>
        </w:rPr>
        <w:t xml:space="preserve">. "צמח לה </w:t>
      </w:r>
      <w:r w:rsidRPr="00CD067C">
        <w:rPr>
          <w:rtl/>
        </w:rPr>
        <w:t>צלוליט על הירכיים."</w:t>
      </w:r>
    </w:p>
    <w:p w14:paraId="2A9AB49F" w14:textId="77777777" w:rsidR="00BD266F" w:rsidRPr="00CD067C" w:rsidRDefault="00BD266F" w:rsidP="00BD266F">
      <w:pPr>
        <w:rPr>
          <w:rtl/>
        </w:rPr>
      </w:pPr>
      <w:r w:rsidRPr="00CD067C">
        <w:rPr>
          <w:rtl/>
        </w:rPr>
        <w:t>"אבל נורא מעט. כמעט לא מורגש."</w:t>
      </w:r>
    </w:p>
    <w:p w14:paraId="0C100FE2" w14:textId="77777777" w:rsidR="00BD266F" w:rsidRPr="00CD067C" w:rsidRDefault="00BD266F" w:rsidP="00BD266F">
      <w:pPr>
        <w:rPr>
          <w:rtl/>
        </w:rPr>
      </w:pPr>
      <w:r w:rsidRPr="00CD067C">
        <w:rPr>
          <w:rtl/>
        </w:rPr>
        <w:t>"שמת לב? איך שמת לב?"</w:t>
      </w:r>
    </w:p>
    <w:p w14:paraId="5F3DF597" w14:textId="77777777" w:rsidR="00BD266F" w:rsidRPr="00CD067C" w:rsidRDefault="00BD266F" w:rsidP="00BD266F">
      <w:pPr>
        <w:rPr>
          <w:rtl/>
        </w:rPr>
      </w:pPr>
      <w:r w:rsidRPr="00CD067C">
        <w:rPr>
          <w:rtl/>
        </w:rPr>
        <w:t xml:space="preserve">"אל תיבהל. ראיתי כשהיינו הולכים </w:t>
      </w:r>
      <w:r>
        <w:rPr>
          <w:rFonts w:hint="cs"/>
          <w:rtl/>
        </w:rPr>
        <w:t>לים</w:t>
      </w:r>
      <w:r w:rsidRPr="00CD067C">
        <w:rPr>
          <w:rtl/>
        </w:rPr>
        <w:t>. רק הסתכלתי."</w:t>
      </w:r>
    </w:p>
    <w:p w14:paraId="67038D4D" w14:textId="77777777" w:rsidR="00BD266F" w:rsidRPr="00CD067C" w:rsidRDefault="00BD266F" w:rsidP="00BD266F">
      <w:pPr>
        <w:rPr>
          <w:rtl/>
        </w:rPr>
      </w:pPr>
      <w:r w:rsidRPr="00CD067C">
        <w:rPr>
          <w:rtl/>
        </w:rPr>
        <w:t>"אבל..."</w:t>
      </w:r>
    </w:p>
    <w:p w14:paraId="0E50AEF3" w14:textId="77777777" w:rsidR="00BD266F" w:rsidRPr="00CD067C" w:rsidRDefault="00BD266F" w:rsidP="00BD266F">
      <w:pPr>
        <w:rPr>
          <w:rtl/>
        </w:rPr>
      </w:pPr>
      <w:r w:rsidRPr="00CD067C">
        <w:rPr>
          <w:rtl/>
        </w:rPr>
        <w:t>"לא מפריע לך שהסתכלתי, נכון? להסתכל מותר."</w:t>
      </w:r>
    </w:p>
    <w:p w14:paraId="485449F0" w14:textId="77777777" w:rsidR="00BD266F" w:rsidRPr="00CD067C" w:rsidRDefault="00BD266F" w:rsidP="00BD266F">
      <w:pPr>
        <w:rPr>
          <w:rtl/>
        </w:rPr>
      </w:pPr>
      <w:r w:rsidRPr="00CD067C">
        <w:rPr>
          <w:rtl/>
        </w:rPr>
        <w:t>"כן, ברור."</w:t>
      </w:r>
    </w:p>
    <w:p w14:paraId="64A555BA" w14:textId="77777777" w:rsidR="00BD266F" w:rsidRPr="00CD067C" w:rsidRDefault="00BD266F" w:rsidP="00BD266F">
      <w:pPr>
        <w:rPr>
          <w:rtl/>
        </w:rPr>
      </w:pPr>
      <w:r w:rsidRPr="00CD067C">
        <w:rPr>
          <w:rtl/>
        </w:rPr>
        <w:t>"אז מה מפריע?"</w:t>
      </w:r>
    </w:p>
    <w:p w14:paraId="35D69CBC" w14:textId="77777777" w:rsidR="00BD266F" w:rsidRPr="00CD067C" w:rsidRDefault="00BD266F" w:rsidP="00BD266F">
      <w:pPr>
        <w:rPr>
          <w:rtl/>
        </w:rPr>
      </w:pPr>
      <w:r w:rsidRPr="00CD067C">
        <w:rPr>
          <w:rtl/>
        </w:rPr>
        <w:t>"ש... שראית שלחברה שלי יש גוף לא יפה."</w:t>
      </w:r>
    </w:p>
    <w:p w14:paraId="05479BD0" w14:textId="01309FD0" w:rsidR="00BD266F" w:rsidRPr="00CD067C" w:rsidRDefault="00BD266F" w:rsidP="00BD266F">
      <w:pPr>
        <w:rPr>
          <w:rtl/>
        </w:rPr>
      </w:pPr>
      <w:r w:rsidRPr="00CD067C">
        <w:rPr>
          <w:rtl/>
        </w:rPr>
        <w:t>"אבל היה לה גוף</w:t>
      </w:r>
      <w:r w:rsidR="00C90C6C">
        <w:rPr>
          <w:rtl/>
        </w:rPr>
        <w:t xml:space="preserve"> מאוד </w:t>
      </w:r>
      <w:r w:rsidRPr="00CD067C">
        <w:rPr>
          <w:rtl/>
        </w:rPr>
        <w:t>יפה."</w:t>
      </w:r>
    </w:p>
    <w:p w14:paraId="273120ED" w14:textId="77777777" w:rsidR="00BD266F" w:rsidRPr="00CD067C" w:rsidRDefault="00BD266F" w:rsidP="00BD266F">
      <w:pPr>
        <w:rPr>
          <w:rtl/>
        </w:rPr>
      </w:pPr>
      <w:r w:rsidRPr="00CD067C">
        <w:rPr>
          <w:rtl/>
        </w:rPr>
        <w:t>"כן, בטח."</w:t>
      </w:r>
    </w:p>
    <w:p w14:paraId="22C8FDF0" w14:textId="77777777" w:rsidR="00BD266F" w:rsidRPr="00CD067C" w:rsidRDefault="00BD266F" w:rsidP="00BD266F">
      <w:pPr>
        <w:rPr>
          <w:rtl/>
        </w:rPr>
      </w:pPr>
      <w:r w:rsidRPr="00CD067C">
        <w:rPr>
          <w:rtl/>
        </w:rPr>
        <w:t xml:space="preserve">"ארקדי, אם בעיניך הוא היה מספיק יפה, מה אכפת לך מה </w:t>
      </w:r>
      <w:r w:rsidR="002F423C">
        <w:rPr>
          <w:rFonts w:hint="cs"/>
          <w:rtl/>
        </w:rPr>
        <w:t>ה</w:t>
      </w:r>
      <w:r w:rsidRPr="00CD067C">
        <w:rPr>
          <w:rtl/>
        </w:rPr>
        <w:t>אחרים חושבים?"</w:t>
      </w:r>
    </w:p>
    <w:p w14:paraId="13C2B1DD" w14:textId="77777777" w:rsidR="00BD266F" w:rsidRPr="00CD067C" w:rsidRDefault="00BD266F" w:rsidP="00BD266F">
      <w:pPr>
        <w:rPr>
          <w:rtl/>
        </w:rPr>
      </w:pPr>
      <w:r w:rsidRPr="00CD067C">
        <w:rPr>
          <w:rtl/>
        </w:rPr>
        <w:t>"אל תהיה צדקן. אתה בחיים לא היית הולך עם אחת שאין לה גוף מושלם."</w:t>
      </w:r>
    </w:p>
    <w:p w14:paraId="2F2E1E50" w14:textId="77777777" w:rsidR="00BD266F" w:rsidRPr="00CD067C" w:rsidRDefault="00BD266F" w:rsidP="00BD266F">
      <w:pPr>
        <w:rPr>
          <w:rtl/>
        </w:rPr>
      </w:pPr>
      <w:r w:rsidRPr="00CD067C">
        <w:rPr>
          <w:rtl/>
        </w:rPr>
        <w:t>"זה לא נכון</w:t>
      </w:r>
      <w:r w:rsidR="00540BDD">
        <w:rPr>
          <w:rFonts w:hint="cs"/>
          <w:rtl/>
        </w:rPr>
        <w:t>, הייתי עם כל מני בנות</w:t>
      </w:r>
      <w:r w:rsidRPr="00CD067C">
        <w:rPr>
          <w:rtl/>
        </w:rPr>
        <w:t>."</w:t>
      </w:r>
    </w:p>
    <w:p w14:paraId="174DB14A" w14:textId="77777777" w:rsidR="00BD266F" w:rsidRPr="00CD067C" w:rsidRDefault="00BD266F" w:rsidP="00540BDD">
      <w:pPr>
        <w:rPr>
          <w:rtl/>
        </w:rPr>
      </w:pPr>
      <w:r w:rsidRPr="00CD067C">
        <w:rPr>
          <w:rtl/>
        </w:rPr>
        <w:t>"</w:t>
      </w:r>
      <w:r w:rsidR="00540BDD">
        <w:rPr>
          <w:rFonts w:hint="cs"/>
          <w:rtl/>
        </w:rPr>
        <w:t>אולי היית, אבל לא לתקופת זמן.</w:t>
      </w:r>
      <w:r w:rsidRPr="00CD067C">
        <w:rPr>
          <w:rtl/>
        </w:rPr>
        <w:t xml:space="preserve"> ראיתי את החברות </w:t>
      </w:r>
      <w:r w:rsidR="00540BDD">
        <w:rPr>
          <w:rFonts w:hint="cs"/>
          <w:rtl/>
        </w:rPr>
        <w:t xml:space="preserve">הקבועות </w:t>
      </w:r>
      <w:r w:rsidRPr="00CD067C">
        <w:rPr>
          <w:rtl/>
        </w:rPr>
        <w:t>שלך."</w:t>
      </w:r>
    </w:p>
    <w:p w14:paraId="1A972FA3" w14:textId="3DB43888" w:rsidR="00BD266F" w:rsidRPr="00CD067C" w:rsidRDefault="00BD266F" w:rsidP="00BD266F">
      <w:pPr>
        <w:rPr>
          <w:rtl/>
        </w:rPr>
      </w:pPr>
      <w:r w:rsidRPr="00CD067C">
        <w:rPr>
          <w:rtl/>
        </w:rPr>
        <w:lastRenderedPageBreak/>
        <w:t>"כשלא אוהבים, אי אפשר לסלוח על שום חסרון. כשלא אוהבים</w:t>
      </w:r>
      <w:r w:rsidR="00483BB1">
        <w:rPr>
          <w:rtl/>
        </w:rPr>
        <w:t xml:space="preserve"> הכול </w:t>
      </w:r>
      <w:r w:rsidRPr="00CD067C">
        <w:rPr>
          <w:rtl/>
        </w:rPr>
        <w:t>חייב להיות מושלם. אבל כשאוהבים, אפשר ואפילו קל להבליג על המון פגמים."</w:t>
      </w:r>
    </w:p>
    <w:p w14:paraId="350B4C31" w14:textId="77777777" w:rsidR="00BD266F" w:rsidRPr="00CD067C" w:rsidRDefault="00BD266F" w:rsidP="00BD266F">
      <w:pPr>
        <w:rPr>
          <w:rtl/>
        </w:rPr>
      </w:pPr>
      <w:r w:rsidRPr="00CD067C">
        <w:rPr>
          <w:rtl/>
        </w:rPr>
        <w:t>"ברור."</w:t>
      </w:r>
    </w:p>
    <w:p w14:paraId="0D76D4B0" w14:textId="77777777" w:rsidR="00BD266F" w:rsidRPr="00CD067C" w:rsidRDefault="00BD266F" w:rsidP="00BD266F">
      <w:pPr>
        <w:rPr>
          <w:rtl/>
        </w:rPr>
      </w:pPr>
      <w:r w:rsidRPr="00CD067C">
        <w:rPr>
          <w:rtl/>
        </w:rPr>
        <w:t>"אתה מסכים?"</w:t>
      </w:r>
    </w:p>
    <w:p w14:paraId="22CA1218" w14:textId="77777777" w:rsidR="00BD266F" w:rsidRPr="00CD067C" w:rsidRDefault="00BD266F" w:rsidP="00BD266F">
      <w:pPr>
        <w:rPr>
          <w:rtl/>
        </w:rPr>
      </w:pPr>
      <w:r w:rsidRPr="00CD067C">
        <w:rPr>
          <w:rtl/>
        </w:rPr>
        <w:t>"ברור. הצלוליט היה החלק הפחות מפריע."</w:t>
      </w:r>
    </w:p>
    <w:p w14:paraId="3D24F85D" w14:textId="1264AFE4" w:rsidR="00BD266F" w:rsidRPr="00CD067C" w:rsidRDefault="00ED367C" w:rsidP="00BD266F">
      <w:pPr>
        <w:rPr>
          <w:rtl/>
        </w:rPr>
      </w:pPr>
      <w:r>
        <w:rPr>
          <w:rtl/>
        </w:rPr>
        <w:t xml:space="preserve">אלכס </w:t>
      </w:r>
      <w:r>
        <w:rPr>
          <w:rFonts w:hint="cs"/>
          <w:rtl/>
        </w:rPr>
        <w:t>התמקד בכריך שלו, שהיה גדוש מיונז מעל לרמה הנסבלת</w:t>
      </w:r>
      <w:r w:rsidR="00BD266F" w:rsidRPr="00CD067C">
        <w:rPr>
          <w:rtl/>
        </w:rPr>
        <w:t>.</w:t>
      </w:r>
      <w:r w:rsidR="00F828DD">
        <w:rPr>
          <w:rFonts w:hint="cs"/>
          <w:rtl/>
        </w:rPr>
        <w:t xml:space="preserve"> [למה לא עונה </w:t>
      </w:r>
      <w:r w:rsidR="004C59E0">
        <w:rPr>
          <w:rFonts w:hint="cs"/>
          <w:rtl/>
        </w:rPr>
        <w:t>פתאום</w:t>
      </w:r>
      <w:r w:rsidR="00F828DD">
        <w:rPr>
          <w:rFonts w:hint="cs"/>
          <w:rtl/>
        </w:rPr>
        <w:t>?</w:t>
      </w:r>
      <w:r w:rsidR="0063423F">
        <w:rPr>
          <w:rFonts w:hint="cs"/>
          <w:rtl/>
        </w:rPr>
        <w:t xml:space="preserve"> </w:t>
      </w:r>
      <w:r w:rsidR="0063423F">
        <w:rPr>
          <w:rtl/>
        </w:rPr>
        <w:t>–</w:t>
      </w:r>
      <w:r w:rsidR="0063423F">
        <w:rPr>
          <w:rFonts w:hint="cs"/>
          <w:rtl/>
        </w:rPr>
        <w:t xml:space="preserve"> כי הוא לא רוצה לשמוע את ארקדי משמיץ את החברה שלו.</w:t>
      </w:r>
      <w:r w:rsidR="00F828DD">
        <w:rPr>
          <w:rFonts w:hint="cs"/>
          <w:rtl/>
        </w:rPr>
        <w:t>]</w:t>
      </w:r>
    </w:p>
    <w:p w14:paraId="4E58D2DD" w14:textId="77777777" w:rsidR="00BD266F" w:rsidRPr="00CD067C" w:rsidRDefault="00BD266F" w:rsidP="00BD266F">
      <w:pPr>
        <w:rPr>
          <w:rtl/>
        </w:rPr>
      </w:pPr>
      <w:r w:rsidRPr="00CD067C">
        <w:rPr>
          <w:rtl/>
        </w:rPr>
        <w:t>"אתה לא שואל מה היה החלק היותר מפריע?"</w:t>
      </w:r>
    </w:p>
    <w:p w14:paraId="409E4246" w14:textId="77777777" w:rsidR="00BD266F" w:rsidRPr="00CD067C" w:rsidRDefault="00BD266F" w:rsidP="00CE7EB6">
      <w:pPr>
        <w:rPr>
          <w:rtl/>
        </w:rPr>
      </w:pPr>
      <w:r w:rsidRPr="00CD067C">
        <w:rPr>
          <w:rFonts w:hint="cs"/>
          <w:rtl/>
        </w:rPr>
        <w:t>נגן רחוב סיים את הופע</w:t>
      </w:r>
      <w:r>
        <w:rPr>
          <w:rFonts w:hint="cs"/>
          <w:rtl/>
        </w:rPr>
        <w:t>ת</w:t>
      </w:r>
      <w:r w:rsidRPr="00CD067C">
        <w:rPr>
          <w:rFonts w:hint="cs"/>
          <w:rtl/>
        </w:rPr>
        <w:t>ו ו</w:t>
      </w:r>
      <w:r w:rsidR="00CE7EB6">
        <w:rPr>
          <w:rFonts w:hint="cs"/>
          <w:rtl/>
        </w:rPr>
        <w:t xml:space="preserve">שקט </w:t>
      </w:r>
      <w:r w:rsidRPr="00CD067C">
        <w:rPr>
          <w:rFonts w:hint="cs"/>
          <w:rtl/>
        </w:rPr>
        <w:t>השתרר</w:t>
      </w:r>
      <w:r w:rsidR="00CE7EB6">
        <w:rPr>
          <w:rFonts w:hint="cs"/>
          <w:rtl/>
        </w:rPr>
        <w:t xml:space="preserve"> לפתע</w:t>
      </w:r>
      <w:r w:rsidRPr="00CD067C">
        <w:rPr>
          <w:rFonts w:hint="cs"/>
          <w:rtl/>
        </w:rPr>
        <w:t>.</w:t>
      </w:r>
    </w:p>
    <w:p w14:paraId="1261570B" w14:textId="19FC1913" w:rsidR="00BD266F" w:rsidRPr="00CD067C" w:rsidRDefault="00BD266F" w:rsidP="00540BDD">
      <w:pPr>
        <w:rPr>
          <w:rtl/>
        </w:rPr>
      </w:pPr>
      <w:r w:rsidRPr="00CD067C">
        <w:rPr>
          <w:rtl/>
        </w:rPr>
        <w:t>"כשהייתי איתה הייתי בודד. לא בהתחלה, אבל מתישהו זה קרה.</w:t>
      </w:r>
      <w:r w:rsidRPr="00CD067C">
        <w:rPr>
          <w:rFonts w:hint="cs"/>
          <w:rtl/>
        </w:rPr>
        <w:t xml:space="preserve"> </w:t>
      </w:r>
      <w:r w:rsidRPr="00CD067C">
        <w:rPr>
          <w:rtl/>
        </w:rPr>
        <w:t xml:space="preserve">זאת האמת שרק </w:t>
      </w:r>
      <w:r w:rsidR="00F06A3F">
        <w:rPr>
          <w:rtl/>
        </w:rPr>
        <w:t>עכשיו</w:t>
      </w:r>
      <w:r w:rsidRPr="00CD067C">
        <w:rPr>
          <w:rtl/>
        </w:rPr>
        <w:t xml:space="preserve"> </w:t>
      </w:r>
      <w:r w:rsidR="0067613C">
        <w:rPr>
          <w:rFonts w:hint="cs"/>
          <w:rtl/>
        </w:rPr>
        <w:t xml:space="preserve">אני </w:t>
      </w:r>
      <w:r w:rsidRPr="00CD067C">
        <w:rPr>
          <w:rtl/>
        </w:rPr>
        <w:t xml:space="preserve">מסוגל להודות </w:t>
      </w:r>
      <w:r w:rsidRPr="00CD067C">
        <w:rPr>
          <w:rFonts w:hint="cs"/>
          <w:rtl/>
        </w:rPr>
        <w:t>בה</w:t>
      </w:r>
      <w:r w:rsidRPr="00CD067C">
        <w:rPr>
          <w:rtl/>
        </w:rPr>
        <w:t xml:space="preserve"> לעצמי. כמעט כל דבר שרציתי ל</w:t>
      </w:r>
      <w:r w:rsidRPr="00CD067C">
        <w:rPr>
          <w:rFonts w:hint="cs"/>
          <w:rtl/>
        </w:rPr>
        <w:t>אמר,</w:t>
      </w:r>
      <w:r w:rsidRPr="00CD067C">
        <w:rPr>
          <w:rtl/>
        </w:rPr>
        <w:t xml:space="preserve"> לא </w:t>
      </w:r>
      <w:r w:rsidR="00DF6DA8">
        <w:rPr>
          <w:rFonts w:hint="cs"/>
          <w:rtl/>
        </w:rPr>
        <w:t xml:space="preserve">לה </w:t>
      </w:r>
      <w:r w:rsidRPr="00CD067C">
        <w:rPr>
          <w:rtl/>
        </w:rPr>
        <w:t>רציתי ל</w:t>
      </w:r>
      <w:r w:rsidR="00540BDD">
        <w:rPr>
          <w:rFonts w:hint="cs"/>
          <w:rtl/>
        </w:rPr>
        <w:t>ספר</w:t>
      </w:r>
      <w:r w:rsidRPr="00CD067C">
        <w:rPr>
          <w:rtl/>
        </w:rPr>
        <w:t>. כמעט כל מקום שרציתי ל</w:t>
      </w:r>
      <w:r w:rsidR="00540BDD">
        <w:rPr>
          <w:rFonts w:hint="cs"/>
          <w:rtl/>
        </w:rPr>
        <w:t>בקר בו</w:t>
      </w:r>
      <w:r w:rsidRPr="00CD067C">
        <w:rPr>
          <w:rtl/>
        </w:rPr>
        <w:t xml:space="preserve">, לא </w:t>
      </w:r>
      <w:r w:rsidR="00DF6DA8">
        <w:rPr>
          <w:rFonts w:hint="cs"/>
          <w:rtl/>
        </w:rPr>
        <w:t xml:space="preserve">איתה </w:t>
      </w:r>
      <w:r w:rsidR="00DF6DA8">
        <w:rPr>
          <w:rtl/>
        </w:rPr>
        <w:t>רציתי ללכת</w:t>
      </w:r>
      <w:r w:rsidRPr="00CD067C">
        <w:rPr>
          <w:rtl/>
        </w:rPr>
        <w:t>. כמעט כל טיול, כל הופעה, כל יציאה</w:t>
      </w:r>
      <w:r w:rsidRPr="00CD067C">
        <w:rPr>
          <w:rFonts w:hint="cs"/>
          <w:rtl/>
        </w:rPr>
        <w:t>... רק</w:t>
      </w:r>
      <w:r w:rsidRPr="00CD067C">
        <w:rPr>
          <w:rtl/>
        </w:rPr>
        <w:t xml:space="preserve"> עם אנשים אחרים. אני לא מאמין שאני מרשה לעצמי להודות בכך. אני לא מאמין שהרשתי לעצמי להדחיק את הידיעה הזאת שנים כה רבות."</w:t>
      </w:r>
    </w:p>
    <w:p w14:paraId="3B54EBC8" w14:textId="6F1E07AB" w:rsidR="00BD266F" w:rsidRPr="00CD067C" w:rsidRDefault="00BD266F" w:rsidP="00BD266F">
      <w:pPr>
        <w:rPr>
          <w:rtl/>
        </w:rPr>
      </w:pPr>
      <w:r w:rsidRPr="00CD067C">
        <w:rPr>
          <w:rtl/>
        </w:rPr>
        <w:t>"ו</w:t>
      </w:r>
      <w:r w:rsidR="00F06A3F">
        <w:rPr>
          <w:rtl/>
        </w:rPr>
        <w:t>עכשיו</w:t>
      </w:r>
      <w:r w:rsidRPr="00CD067C">
        <w:rPr>
          <w:rtl/>
        </w:rPr>
        <w:t>?..."</w:t>
      </w:r>
    </w:p>
    <w:p w14:paraId="43E626A1" w14:textId="77777777" w:rsidR="00BD266F" w:rsidRPr="00CD067C" w:rsidRDefault="00BD266F" w:rsidP="00BD266F">
      <w:pPr>
        <w:rPr>
          <w:rtl/>
        </w:rPr>
      </w:pPr>
      <w:r w:rsidRPr="00CD067C">
        <w:rPr>
          <w:rtl/>
        </w:rPr>
        <w:t>"זה נגמר. זה פשוט נגמר. ו</w:t>
      </w:r>
      <w:r w:rsidRPr="00CD067C">
        <w:rPr>
          <w:rFonts w:hint="cs"/>
          <w:rtl/>
        </w:rPr>
        <w:t xml:space="preserve">כרגע </w:t>
      </w:r>
      <w:r w:rsidRPr="00CD067C">
        <w:rPr>
          <w:rtl/>
        </w:rPr>
        <w:t>זה לגמרי לא כואב.</w:t>
      </w:r>
      <w:r w:rsidRPr="00CD067C">
        <w:rPr>
          <w:rFonts w:hint="cs"/>
          <w:rtl/>
        </w:rPr>
        <w:t xml:space="preserve"> אבל </w:t>
      </w:r>
      <w:r>
        <w:rPr>
          <w:rFonts w:hint="cs"/>
          <w:rtl/>
        </w:rPr>
        <w:t>תמיד</w:t>
      </w:r>
      <w:r w:rsidRPr="00CD067C">
        <w:rPr>
          <w:rFonts w:hint="cs"/>
          <w:rtl/>
        </w:rPr>
        <w:t xml:space="preserve"> צץ משה</w:t>
      </w:r>
      <w:r>
        <w:rPr>
          <w:rFonts w:hint="cs"/>
          <w:rtl/>
        </w:rPr>
        <w:t>ו חדש וזה שוב כוא</w:t>
      </w:r>
      <w:r w:rsidR="00EE397B">
        <w:rPr>
          <w:rFonts w:hint="cs"/>
          <w:rtl/>
        </w:rPr>
        <w:t>ב, עד שאני מנתח את זה מחדש לעצמי</w:t>
      </w:r>
      <w:r w:rsidRPr="00CD067C">
        <w:rPr>
          <w:rtl/>
        </w:rPr>
        <w:t>."</w:t>
      </w:r>
    </w:p>
    <w:p w14:paraId="6F64D98F" w14:textId="77777777" w:rsidR="00BD266F" w:rsidRDefault="00BD266F" w:rsidP="00BD266F">
      <w:pPr>
        <w:rPr>
          <w:rtl/>
        </w:rPr>
      </w:pPr>
      <w:r w:rsidRPr="00CD067C">
        <w:rPr>
          <w:rtl/>
        </w:rPr>
        <w:t>"אני מאחל לך ש</w:t>
      </w:r>
      <w:r w:rsidRPr="00CD067C">
        <w:rPr>
          <w:rFonts w:hint="cs"/>
          <w:rtl/>
        </w:rPr>
        <w:t>ב</w:t>
      </w:r>
      <w:r w:rsidRPr="00CD067C">
        <w:rPr>
          <w:rtl/>
        </w:rPr>
        <w:t>י</w:t>
      </w:r>
      <w:r>
        <w:rPr>
          <w:rtl/>
        </w:rPr>
        <w:t>חסים הבאים שלך תהיה הרבה יותר כ</w:t>
      </w:r>
      <w:r>
        <w:rPr>
          <w:rFonts w:hint="cs"/>
          <w:rtl/>
        </w:rPr>
        <w:t>נה</w:t>
      </w:r>
      <w:r w:rsidRPr="00CD067C">
        <w:rPr>
          <w:rtl/>
        </w:rPr>
        <w:t xml:space="preserve"> עם עצמך." </w:t>
      </w:r>
    </w:p>
    <w:p w14:paraId="0AFB3272" w14:textId="77777777" w:rsidR="00BD266F" w:rsidRDefault="00BD266F" w:rsidP="00EE397B">
      <w:pPr>
        <w:rPr>
          <w:rtl/>
        </w:rPr>
      </w:pPr>
      <w:r>
        <w:rPr>
          <w:rFonts w:hint="cs"/>
          <w:rtl/>
        </w:rPr>
        <w:t xml:space="preserve">"אמרתי לעצמי </w:t>
      </w:r>
      <w:r>
        <w:rPr>
          <w:rtl/>
        </w:rPr>
        <w:t>–</w:t>
      </w:r>
      <w:r>
        <w:rPr>
          <w:rFonts w:hint="cs"/>
          <w:rtl/>
        </w:rPr>
        <w:t xml:space="preserve"> על תואר דוקטור ברפואה אני מצליח להתגבר ועל חוסר באהבה לא אצליח להתגבר? הרי אהבה היא רגש פנימי שתלוי רק בי, ולי הכח לשלוט בו, אני יכול להערים על עצמי ולשכנע את עצמי שדווקא כך הכי טוב לי."</w:t>
      </w:r>
    </w:p>
    <w:p w14:paraId="61CAFDAE" w14:textId="77777777" w:rsidR="00BD266F" w:rsidRDefault="00BD266F" w:rsidP="00BD266F">
      <w:pPr>
        <w:rPr>
          <w:rtl/>
        </w:rPr>
      </w:pPr>
      <w:r>
        <w:rPr>
          <w:rFonts w:hint="cs"/>
          <w:rtl/>
        </w:rPr>
        <w:t>"אבל למה כל המאמצים האלה?"</w:t>
      </w:r>
    </w:p>
    <w:p w14:paraId="4372D3E1" w14:textId="701AD83F" w:rsidR="00BD266F" w:rsidRDefault="00BD266F" w:rsidP="00BD266F">
      <w:pPr>
        <w:rPr>
          <w:rtl/>
        </w:rPr>
      </w:pPr>
      <w:r>
        <w:rPr>
          <w:rFonts w:hint="cs"/>
          <w:rtl/>
        </w:rPr>
        <w:t xml:space="preserve">"כי זה </w:t>
      </w:r>
      <w:r w:rsidR="00F97A34">
        <w:rPr>
          <w:rFonts w:hint="cs"/>
          <w:rtl/>
        </w:rPr>
        <w:t>כל כך</w:t>
      </w:r>
      <w:r>
        <w:rPr>
          <w:rFonts w:hint="cs"/>
          <w:rtl/>
        </w:rPr>
        <w:t xml:space="preserve"> חמוד, זה </w:t>
      </w:r>
      <w:r w:rsidR="00F97A34">
        <w:rPr>
          <w:rFonts w:hint="cs"/>
          <w:rtl/>
        </w:rPr>
        <w:t>כל כך</w:t>
      </w:r>
      <w:r>
        <w:rPr>
          <w:rFonts w:hint="cs"/>
          <w:rtl/>
        </w:rPr>
        <w:t xml:space="preserve"> יפה, לא?" [תיאור של הדשא, הוא מלא תלתן.]</w:t>
      </w:r>
    </w:p>
    <w:p w14:paraId="27372626" w14:textId="77777777" w:rsidR="00BD266F" w:rsidRDefault="00BD266F" w:rsidP="00BD266F">
      <w:pPr>
        <w:rPr>
          <w:rtl/>
        </w:rPr>
      </w:pPr>
      <w:r>
        <w:rPr>
          <w:rFonts w:hint="cs"/>
          <w:rtl/>
        </w:rPr>
        <w:t>"מה חמוד פה, ארקדי?"</w:t>
      </w:r>
    </w:p>
    <w:p w14:paraId="09BF3741" w14:textId="41FF71C4" w:rsidR="00BD266F" w:rsidRDefault="00BD266F" w:rsidP="00F828DD">
      <w:pPr>
        <w:rPr>
          <w:rtl/>
        </w:rPr>
      </w:pPr>
      <w:r>
        <w:rPr>
          <w:rFonts w:hint="cs"/>
          <w:rtl/>
        </w:rPr>
        <w:t xml:space="preserve">"היא </w:t>
      </w:r>
      <w:r w:rsidR="001C5A04">
        <w:rPr>
          <w:rFonts w:hint="cs"/>
          <w:rtl/>
        </w:rPr>
        <w:t>הייתה</w:t>
      </w:r>
      <w:r>
        <w:rPr>
          <w:rFonts w:hint="cs"/>
          <w:rtl/>
        </w:rPr>
        <w:t xml:space="preserve"> הראשונה </w:t>
      </w:r>
      <w:r w:rsidR="00EE397B">
        <w:rPr>
          <w:rFonts w:hint="cs"/>
          <w:rtl/>
        </w:rPr>
        <w:t xml:space="preserve">שלי </w:t>
      </w:r>
      <w:r>
        <w:rPr>
          <w:rFonts w:hint="cs"/>
          <w:rtl/>
        </w:rPr>
        <w:t>והיחידה שלי ואני האמנתי ש</w:t>
      </w:r>
      <w:r w:rsidR="00EE397B">
        <w:rPr>
          <w:rFonts w:hint="cs"/>
          <w:rtl/>
        </w:rPr>
        <w:t>אני</w:t>
      </w:r>
      <w:r>
        <w:rPr>
          <w:rFonts w:hint="cs"/>
          <w:rtl/>
        </w:rPr>
        <w:t xml:space="preserve"> הראשון והיחידי שלה, והיינו מתחתנים בסיום התואר וז</w:t>
      </w:r>
      <w:r w:rsidR="00F828DD">
        <w:rPr>
          <w:rFonts w:hint="cs"/>
          <w:rtl/>
        </w:rPr>
        <w:t>את</w:t>
      </w:r>
      <w:r>
        <w:rPr>
          <w:rFonts w:hint="cs"/>
          <w:rtl/>
        </w:rPr>
        <w:t xml:space="preserve"> </w:t>
      </w:r>
      <w:r w:rsidR="001C5A04">
        <w:rPr>
          <w:rFonts w:hint="cs"/>
          <w:rtl/>
        </w:rPr>
        <w:t>הייתה</w:t>
      </w:r>
      <w:r>
        <w:rPr>
          <w:rFonts w:hint="cs"/>
          <w:rtl/>
        </w:rPr>
        <w:t xml:space="preserve"> התחלה של חי</w:t>
      </w:r>
      <w:r w:rsidR="00540BDD">
        <w:rPr>
          <w:rFonts w:hint="cs"/>
          <w:rtl/>
        </w:rPr>
        <w:t xml:space="preserve">ים חדשים מכל הבחינות. זה היה </w:t>
      </w:r>
      <w:r w:rsidR="00F97A34">
        <w:rPr>
          <w:rFonts w:hint="cs"/>
          <w:rtl/>
        </w:rPr>
        <w:t>כל כך</w:t>
      </w:r>
      <w:r>
        <w:rPr>
          <w:rFonts w:hint="cs"/>
          <w:rtl/>
        </w:rPr>
        <w:t xml:space="preserve"> מושלם ויפה ו</w:t>
      </w:r>
      <w:r w:rsidR="000E17E1">
        <w:rPr>
          <w:rFonts w:hint="cs"/>
          <w:rtl/>
        </w:rPr>
        <w:t>חמוד</w:t>
      </w:r>
      <w:r>
        <w:rPr>
          <w:rFonts w:hint="cs"/>
          <w:rtl/>
        </w:rPr>
        <w:t>,</w:t>
      </w:r>
      <w:r w:rsidR="00BB7B0A">
        <w:rPr>
          <w:rFonts w:hint="cs"/>
          <w:rtl/>
        </w:rPr>
        <w:t xml:space="preserve"> והכול </w:t>
      </w:r>
      <w:r>
        <w:rPr>
          <w:rFonts w:hint="cs"/>
          <w:rtl/>
        </w:rPr>
        <w:t>נשבר כשהתברר שבעצם לא הייתי הראשון שלה ולא היחידי שלה."</w:t>
      </w:r>
    </w:p>
    <w:p w14:paraId="07B77BFA" w14:textId="77777777" w:rsidR="00BD266F" w:rsidRPr="00CD067C" w:rsidRDefault="00BD266F" w:rsidP="00BD266F">
      <w:pPr>
        <w:rPr>
          <w:rtl/>
        </w:rPr>
      </w:pPr>
      <w:r>
        <w:rPr>
          <w:rFonts w:hint="cs"/>
          <w:rtl/>
        </w:rPr>
        <w:t>"אתה יודע מה צריך לעשות עם כל מה שמושלם וחמוד?" אלכס אמר. "לבעוט לו בתחת. אני מקווה שאתה יודע שגם למה שמושלם וחמוד יש תחת. אז תבעט בו חזק."</w:t>
      </w:r>
    </w:p>
    <w:p w14:paraId="251BE49D" w14:textId="77777777" w:rsidR="000E17E1" w:rsidRDefault="000E17E1" w:rsidP="00DF6DA8">
      <w:pPr>
        <w:rPr>
          <w:rtl/>
        </w:rPr>
      </w:pPr>
    </w:p>
    <w:p w14:paraId="3A1E16C1" w14:textId="77777777" w:rsidR="00BD266F" w:rsidRDefault="00BD266F" w:rsidP="00DF6DA8">
      <w:pPr>
        <w:rPr>
          <w:rtl/>
        </w:rPr>
      </w:pPr>
      <w:r>
        <w:rPr>
          <w:rFonts w:hint="cs"/>
          <w:rtl/>
        </w:rPr>
        <w:t xml:space="preserve">ליליאן </w:t>
      </w:r>
      <w:r w:rsidRPr="00CD067C">
        <w:rPr>
          <w:rtl/>
        </w:rPr>
        <w:t xml:space="preserve">הופיעה </w:t>
      </w:r>
      <w:r w:rsidRPr="00CD067C">
        <w:rPr>
          <w:rFonts w:hint="cs"/>
          <w:rtl/>
        </w:rPr>
        <w:t>ע</w:t>
      </w:r>
      <w:r w:rsidRPr="00CD067C">
        <w:rPr>
          <w:rtl/>
        </w:rPr>
        <w:t xml:space="preserve">ם אחיה </w:t>
      </w:r>
      <w:r w:rsidRPr="00CD067C">
        <w:rPr>
          <w:rFonts w:hint="cs"/>
          <w:rtl/>
        </w:rPr>
        <w:t>מרטין</w:t>
      </w:r>
      <w:r w:rsidRPr="00CD067C">
        <w:rPr>
          <w:rtl/>
        </w:rPr>
        <w:t>.</w:t>
      </w:r>
      <w:r w:rsidR="00DF6DA8">
        <w:rPr>
          <w:rFonts w:hint="cs"/>
          <w:rtl/>
        </w:rPr>
        <w:t xml:space="preserve"> היא עבדה לא רחוק משם וחמקה בזמן הפסקת הצהריים. </w:t>
      </w:r>
      <w:r w:rsidR="002D78FA">
        <w:rPr>
          <w:rFonts w:hint="cs"/>
          <w:rtl/>
        </w:rPr>
        <w:t>מרטין היה סטודנט.</w:t>
      </w:r>
    </w:p>
    <w:p w14:paraId="2F5BBB0A" w14:textId="496FA43B" w:rsidR="00BD266F" w:rsidRPr="00CD067C" w:rsidRDefault="00BD266F" w:rsidP="00FA53A2">
      <w:pPr>
        <w:rPr>
          <w:rtl/>
        </w:rPr>
      </w:pPr>
      <w:r w:rsidRPr="00CD067C">
        <w:rPr>
          <w:rtl/>
        </w:rPr>
        <w:t xml:space="preserve">"עשר שנים!" אלכס </w:t>
      </w:r>
      <w:r w:rsidR="00FA53A2">
        <w:rPr>
          <w:rFonts w:hint="cs"/>
          <w:rtl/>
        </w:rPr>
        <w:t>[</w:t>
      </w:r>
      <w:r w:rsidRPr="00CD067C">
        <w:rPr>
          <w:rtl/>
        </w:rPr>
        <w:t>התרגש</w:t>
      </w:r>
      <w:r w:rsidR="00FA53A2">
        <w:rPr>
          <w:rFonts w:hint="cs"/>
          <w:rtl/>
        </w:rPr>
        <w:t xml:space="preserve"> </w:t>
      </w:r>
      <w:r w:rsidR="00FA53A2">
        <w:rPr>
          <w:rtl/>
        </w:rPr>
        <w:t>–</w:t>
      </w:r>
      <w:r w:rsidR="00FA53A2">
        <w:rPr>
          <w:rFonts w:hint="cs"/>
          <w:rtl/>
        </w:rPr>
        <w:t xml:space="preserve"> מפוצלח </w:t>
      </w:r>
      <w:r w:rsidR="000965A1">
        <w:rPr>
          <w:rFonts w:hint="cs"/>
          <w:rtl/>
        </w:rPr>
        <w:t>מאוד</w:t>
      </w:r>
      <w:r w:rsidR="00FA53A2">
        <w:rPr>
          <w:rFonts w:hint="cs"/>
          <w:rtl/>
        </w:rPr>
        <w:t>]</w:t>
      </w:r>
      <w:r w:rsidRPr="00CD067C">
        <w:rPr>
          <w:rtl/>
        </w:rPr>
        <w:t xml:space="preserve"> כשהם התחבקו</w:t>
      </w:r>
      <w:r w:rsidR="00FA53A2">
        <w:rPr>
          <w:rFonts w:hint="cs"/>
          <w:rtl/>
        </w:rPr>
        <w:t xml:space="preserve"> באופן שארקדי סיווגו כאירופאי, אם כי ייתכן ולא היה זה כך</w:t>
      </w:r>
      <w:r w:rsidRPr="00CD067C">
        <w:rPr>
          <w:rtl/>
        </w:rPr>
        <w:t>.</w:t>
      </w:r>
      <w:r>
        <w:rPr>
          <w:rFonts w:hint="cs"/>
          <w:rtl/>
        </w:rPr>
        <w:t xml:space="preserve"> לרווחתו</w:t>
      </w:r>
      <w:r w:rsidR="00B40BDC">
        <w:rPr>
          <w:rFonts w:hint="cs"/>
          <w:rtl/>
        </w:rPr>
        <w:t xml:space="preserve"> </w:t>
      </w:r>
      <w:r>
        <w:rPr>
          <w:rFonts w:hint="cs"/>
          <w:rtl/>
        </w:rPr>
        <w:t xml:space="preserve">הם דיברו </w:t>
      </w:r>
      <w:r w:rsidR="003F6260">
        <w:rPr>
          <w:rFonts w:hint="cs"/>
          <w:rtl/>
        </w:rPr>
        <w:t xml:space="preserve">למענו </w:t>
      </w:r>
      <w:r>
        <w:rPr>
          <w:rFonts w:hint="cs"/>
          <w:rtl/>
        </w:rPr>
        <w:t>באנגלית.</w:t>
      </w:r>
      <w:r w:rsidRPr="00CD067C">
        <w:rPr>
          <w:rtl/>
        </w:rPr>
        <w:t xml:space="preserve"> "</w:t>
      </w:r>
      <w:r>
        <w:rPr>
          <w:rFonts w:hint="cs"/>
          <w:rtl/>
        </w:rPr>
        <w:t>היית בקצווי עולם.</w:t>
      </w:r>
      <w:r w:rsidRPr="00CD067C">
        <w:rPr>
          <w:rtl/>
        </w:rPr>
        <w:t>"</w:t>
      </w:r>
    </w:p>
    <w:p w14:paraId="42A6661F" w14:textId="5263537E" w:rsidR="00300AAD" w:rsidRPr="00CD067C" w:rsidRDefault="00BD266F" w:rsidP="00300AAD">
      <w:pPr>
        <w:rPr>
          <w:rtl/>
        </w:rPr>
      </w:pPr>
      <w:r w:rsidRPr="00CD067C">
        <w:rPr>
          <w:rtl/>
        </w:rPr>
        <w:t>"</w:t>
      </w:r>
      <w:r>
        <w:rPr>
          <w:rFonts w:hint="cs"/>
          <w:rtl/>
        </w:rPr>
        <w:t>גם אתה</w:t>
      </w:r>
      <w:r w:rsidRPr="00CD067C">
        <w:rPr>
          <w:rtl/>
        </w:rPr>
        <w:t>," היא ציחקקה והשתחררה מהחיבוק.</w:t>
      </w:r>
      <w:r w:rsidRPr="00CD067C">
        <w:rPr>
          <w:rFonts w:hint="cs"/>
          <w:rtl/>
        </w:rPr>
        <w:t xml:space="preserve"> </w:t>
      </w:r>
      <w:r w:rsidRPr="00CD067C">
        <w:rPr>
          <w:rtl/>
        </w:rPr>
        <w:t>"אלכס סיפר לי שאתם בכלל לא יוצאים מהבית במשך היום," היא אמרה לארקדי</w:t>
      </w:r>
      <w:r w:rsidR="00FA53A2">
        <w:rPr>
          <w:rFonts w:hint="cs"/>
          <w:rtl/>
        </w:rPr>
        <w:t>, במבטא שונה משל אלכס, כי לאחר שנותיה בלונדון שהתה בשלל בתי ספר אמריקאים ובינלאומיים ברחבי האיים האינדונזים</w:t>
      </w:r>
      <w:r w:rsidRPr="00CD067C">
        <w:rPr>
          <w:rtl/>
        </w:rPr>
        <w:t xml:space="preserve">. "חשבתי כבר שאתם </w:t>
      </w:r>
      <w:commentRangeStart w:id="95"/>
      <w:r w:rsidRPr="00CD067C">
        <w:rPr>
          <w:rtl/>
        </w:rPr>
        <w:t>ערפדים</w:t>
      </w:r>
      <w:commentRangeEnd w:id="95"/>
      <w:r w:rsidR="00300AAD">
        <w:rPr>
          <w:rStyle w:val="CommentReference"/>
          <w:rtl/>
        </w:rPr>
        <w:commentReference w:id="95"/>
      </w:r>
      <w:r w:rsidRPr="00CD067C">
        <w:rPr>
          <w:rtl/>
        </w:rPr>
        <w:t>."</w:t>
      </w:r>
      <w:r w:rsidR="00FA53A2">
        <w:rPr>
          <w:rFonts w:hint="cs"/>
          <w:rtl/>
        </w:rPr>
        <w:t xml:space="preserve"> [לפני רגע היו ערפדים, זה לא טוב!]</w:t>
      </w:r>
    </w:p>
    <w:p w14:paraId="78DD5276" w14:textId="77777777" w:rsidR="00BD266F" w:rsidRDefault="00BD266F" w:rsidP="00BD266F">
      <w:pPr>
        <w:rPr>
          <w:rtl/>
        </w:rPr>
      </w:pPr>
      <w:r w:rsidRPr="00CD067C">
        <w:rPr>
          <w:rtl/>
        </w:rPr>
        <w:lastRenderedPageBreak/>
        <w:t xml:space="preserve">"אנחנו לא ערפדים, אנחנו סטודנטים שנכשלו בבחינות," ארקדי ענה </w:t>
      </w:r>
      <w:r w:rsidRPr="00CD067C">
        <w:rPr>
          <w:rFonts w:hint="cs"/>
          <w:rtl/>
        </w:rPr>
        <w:t>בזעף</w:t>
      </w:r>
      <w:r w:rsidRPr="00CD067C">
        <w:rPr>
          <w:rtl/>
        </w:rPr>
        <w:t>.</w:t>
      </w:r>
    </w:p>
    <w:p w14:paraId="5DB16763" w14:textId="168FF043" w:rsidR="003F6260" w:rsidRDefault="00B54F58" w:rsidP="00AD4B19">
      <w:pPr>
        <w:rPr>
          <w:rtl/>
        </w:rPr>
      </w:pPr>
      <w:r>
        <w:rPr>
          <w:rFonts w:hint="cs"/>
          <w:rtl/>
        </w:rPr>
        <w:t xml:space="preserve">"הו!" </w:t>
      </w:r>
      <w:r w:rsidRPr="00CD067C">
        <w:rPr>
          <w:rFonts w:hint="cs"/>
          <w:rtl/>
        </w:rPr>
        <w:t>קדרותו של</w:t>
      </w:r>
      <w:r>
        <w:rPr>
          <w:rFonts w:hint="cs"/>
          <w:rtl/>
        </w:rPr>
        <w:t xml:space="preserve"> ארקדי </w:t>
      </w:r>
      <w:r w:rsidR="001C5A04">
        <w:rPr>
          <w:rFonts w:hint="cs"/>
          <w:rtl/>
        </w:rPr>
        <w:t>הייתה</w:t>
      </w:r>
      <w:r>
        <w:rPr>
          <w:rFonts w:hint="cs"/>
          <w:rtl/>
        </w:rPr>
        <w:t xml:space="preserve"> מיסתורית ואטקרטיבית בעיניה, והוא החל לחשוב שאולי </w:t>
      </w:r>
      <w:r w:rsidR="00FA53A2">
        <w:rPr>
          <w:rFonts w:hint="cs"/>
          <w:rtl/>
        </w:rPr>
        <w:t>האפשרות</w:t>
      </w:r>
      <w:r>
        <w:rPr>
          <w:rFonts w:hint="cs"/>
          <w:rtl/>
        </w:rPr>
        <w:t xml:space="preserve"> לשכב עם האדם השני בימי חייו</w:t>
      </w:r>
      <w:r w:rsidR="00FA53A2" w:rsidRPr="00FA53A2">
        <w:rPr>
          <w:rFonts w:hint="cs"/>
          <w:rtl/>
        </w:rPr>
        <w:t xml:space="preserve"> </w:t>
      </w:r>
      <w:r w:rsidR="00FA53A2">
        <w:rPr>
          <w:rFonts w:hint="cs"/>
          <w:rtl/>
        </w:rPr>
        <w:t>לא תהיה מופרכת ובלתי אפשרית [</w:t>
      </w:r>
      <w:r w:rsidR="00FA53A2">
        <w:t xml:space="preserve">to the extent he originally </w:t>
      </w:r>
      <w:r w:rsidR="00AD4B19">
        <w:t>believed</w:t>
      </w:r>
      <w:r w:rsidR="00AD4B19">
        <w:rPr>
          <w:rFonts w:hint="cs"/>
          <w:rtl/>
        </w:rPr>
        <w:t xml:space="preserve"> </w:t>
      </w:r>
      <w:r w:rsidR="00AD4B19">
        <w:rPr>
          <w:rtl/>
        </w:rPr>
        <w:t>–</w:t>
      </w:r>
      <w:r w:rsidR="00AD4B19">
        <w:rPr>
          <w:rFonts w:hint="cs"/>
          <w:rtl/>
        </w:rPr>
        <w:t xml:space="preserve"> במידה שהאמין במקור</w:t>
      </w:r>
      <w:r w:rsidR="00FA53A2">
        <w:rPr>
          <w:rFonts w:hint="cs"/>
          <w:rtl/>
        </w:rPr>
        <w:t>]</w:t>
      </w:r>
      <w:r>
        <w:rPr>
          <w:rFonts w:hint="cs"/>
          <w:rtl/>
        </w:rPr>
        <w:t>.</w:t>
      </w:r>
    </w:p>
    <w:p w14:paraId="79D817CE" w14:textId="77777777" w:rsidR="00B54F58" w:rsidRDefault="00B54F58" w:rsidP="00BD266F">
      <w:pPr>
        <w:rPr>
          <w:rtl/>
        </w:rPr>
      </w:pPr>
      <w:r>
        <w:rPr>
          <w:rFonts w:hint="cs"/>
          <w:rtl/>
        </w:rPr>
        <w:t>"וחוץ מזה," הוא הוסיף מתוך ביטחון שאלכס לא יקלקל, "אין מספיק שעות חושך בלילה בשביל להיות פה ערפד."</w:t>
      </w:r>
    </w:p>
    <w:p w14:paraId="58878375" w14:textId="5C9A36B5" w:rsidR="00300AAD" w:rsidRDefault="00300AAD" w:rsidP="00300AAD">
      <w:pPr>
        <w:rPr>
          <w:rtl/>
        </w:rPr>
      </w:pPr>
      <w:r>
        <w:rPr>
          <w:rFonts w:hint="cs"/>
          <w:rtl/>
        </w:rPr>
        <w:t xml:space="preserve">היא צחקה באופן מושך ביותר, וארקדי אפילו לא נזקק לזרוק מבט אל אלכס בשביל לדעת שהוא לא יקלקל לו כלום ע"י כך שיגיד שבעצם זאת הלצתו שלו אלא להיפך </w:t>
      </w:r>
      <w:r>
        <w:rPr>
          <w:rtl/>
        </w:rPr>
        <w:t>–</w:t>
      </w:r>
      <w:r>
        <w:rPr>
          <w:rFonts w:hint="cs"/>
          <w:rtl/>
        </w:rPr>
        <w:t xml:space="preserve"> יתגאה בהצלחתו של חברו. [וגו' </w:t>
      </w:r>
      <w:r>
        <w:rPr>
          <w:rtl/>
        </w:rPr>
        <w:t>–</w:t>
      </w:r>
      <w:r>
        <w:rPr>
          <w:rFonts w:hint="cs"/>
          <w:rtl/>
        </w:rPr>
        <w:t xml:space="preserve"> הכוונה ברורה]</w:t>
      </w:r>
    </w:p>
    <w:p w14:paraId="56FD2323" w14:textId="77777777" w:rsidR="00BD266F" w:rsidRPr="00CD067C" w:rsidRDefault="00BD266F" w:rsidP="00B54F58">
      <w:pPr>
        <w:rPr>
          <w:rtl/>
        </w:rPr>
      </w:pPr>
      <w:r w:rsidRPr="00CD067C">
        <w:rPr>
          <w:rtl/>
        </w:rPr>
        <w:t>"אז לקחתם יום חופש מהלימודים?</w:t>
      </w:r>
      <w:r>
        <w:rPr>
          <w:rFonts w:hint="cs"/>
          <w:rtl/>
        </w:rPr>
        <w:t>" ליליאן</w:t>
      </w:r>
      <w:r w:rsidR="002D78FA">
        <w:rPr>
          <w:rFonts w:hint="cs"/>
          <w:rtl/>
        </w:rPr>
        <w:t xml:space="preserve"> עודדה</w:t>
      </w:r>
      <w:r>
        <w:rPr>
          <w:rFonts w:hint="cs"/>
          <w:rtl/>
        </w:rPr>
        <w:t xml:space="preserve">. "החלטתם </w:t>
      </w:r>
      <w:r w:rsidRPr="00CD067C">
        <w:rPr>
          <w:rtl/>
        </w:rPr>
        <w:t>ל</w:t>
      </w:r>
      <w:r>
        <w:rPr>
          <w:rFonts w:hint="cs"/>
          <w:rtl/>
        </w:rPr>
        <w:t>י</w:t>
      </w:r>
      <w:r w:rsidRPr="00CD067C">
        <w:rPr>
          <w:rtl/>
        </w:rPr>
        <w:t>הנות קצת מהעיר?"</w:t>
      </w:r>
    </w:p>
    <w:p w14:paraId="4839E954" w14:textId="6D9BB1A9" w:rsidR="00BD266F" w:rsidRPr="00CD067C" w:rsidRDefault="00BD266F" w:rsidP="00300AAD">
      <w:pPr>
        <w:rPr>
          <w:rtl/>
        </w:rPr>
      </w:pPr>
      <w:r w:rsidRPr="00CD067C">
        <w:rPr>
          <w:rtl/>
        </w:rPr>
        <w:t>"היינו באגם</w:t>
      </w:r>
      <w:r w:rsidRPr="00CD067C">
        <w:rPr>
          <w:rFonts w:hint="cs"/>
          <w:rtl/>
        </w:rPr>
        <w:t xml:space="preserve">," אלכס אמר, </w:t>
      </w:r>
      <w:r w:rsidRPr="00CD067C">
        <w:rPr>
          <w:rtl/>
        </w:rPr>
        <w:t>"</w:t>
      </w:r>
      <w:r w:rsidRPr="00CD067C">
        <w:rPr>
          <w:rFonts w:hint="cs"/>
          <w:rtl/>
        </w:rPr>
        <w:t>ישבנו מתחת ל</w:t>
      </w:r>
      <w:r w:rsidRPr="00CD067C">
        <w:rPr>
          <w:rtl/>
        </w:rPr>
        <w:t>עצים גדולים,</w:t>
      </w:r>
      <w:r w:rsidRPr="00CD067C">
        <w:rPr>
          <w:rFonts w:hint="cs"/>
          <w:rtl/>
        </w:rPr>
        <w:t xml:space="preserve"> </w:t>
      </w:r>
      <w:r w:rsidRPr="00CD067C">
        <w:rPr>
          <w:rtl/>
        </w:rPr>
        <w:t>עצים ממש גדולים.</w:t>
      </w:r>
      <w:r w:rsidRPr="00CD067C">
        <w:rPr>
          <w:rFonts w:hint="cs"/>
          <w:rtl/>
        </w:rPr>
        <w:t xml:space="preserve"> ארקדי למד, אני סתם </w:t>
      </w:r>
      <w:r w:rsidR="00300AAD">
        <w:rPr>
          <w:rFonts w:hint="cs"/>
          <w:rtl/>
        </w:rPr>
        <w:t>התבטלתי</w:t>
      </w:r>
      <w:r w:rsidRPr="00CD067C">
        <w:rPr>
          <w:rFonts w:hint="cs"/>
          <w:rtl/>
        </w:rPr>
        <w:t>.</w:t>
      </w:r>
      <w:r w:rsidRPr="00CD067C">
        <w:rPr>
          <w:rtl/>
        </w:rPr>
        <w:t>"</w:t>
      </w:r>
    </w:p>
    <w:p w14:paraId="70B91FC4" w14:textId="4E5D7816" w:rsidR="00BD266F" w:rsidRPr="00CD067C" w:rsidRDefault="00BD266F" w:rsidP="002D78FA">
      <w:pPr>
        <w:rPr>
          <w:rtl/>
        </w:rPr>
      </w:pPr>
      <w:r w:rsidRPr="00CD067C">
        <w:rPr>
          <w:rtl/>
        </w:rPr>
        <w:t>"יש בהמבורג עצים עתיקים</w:t>
      </w:r>
      <w:r w:rsidR="00E567A7">
        <w:rPr>
          <w:rtl/>
        </w:rPr>
        <w:t xml:space="preserve"> מאוד,</w:t>
      </w:r>
      <w:r w:rsidR="002D78FA">
        <w:rPr>
          <w:rFonts w:hint="cs"/>
          <w:rtl/>
        </w:rPr>
        <w:t xml:space="preserve">" מרטין גמגם. הוא לא דיבר </w:t>
      </w:r>
      <w:r w:rsidR="000E17E1">
        <w:rPr>
          <w:rFonts w:hint="cs"/>
          <w:rtl/>
        </w:rPr>
        <w:t>אנגלית מאז ימי לונדון העליזים ו</w:t>
      </w:r>
      <w:r w:rsidR="002D78FA">
        <w:rPr>
          <w:rFonts w:hint="cs"/>
          <w:rtl/>
        </w:rPr>
        <w:t>כשל בלשונו</w:t>
      </w:r>
      <w:r w:rsidRPr="00CD067C">
        <w:rPr>
          <w:rtl/>
        </w:rPr>
        <w:t xml:space="preserve">. </w:t>
      </w:r>
      <w:r w:rsidR="002D78FA">
        <w:rPr>
          <w:rFonts w:hint="cs"/>
          <w:rtl/>
        </w:rPr>
        <w:t>"</w:t>
      </w:r>
      <w:r w:rsidR="002D78FA" w:rsidRPr="00CD067C">
        <w:rPr>
          <w:rtl/>
        </w:rPr>
        <w:t>קרוב לבית שלכם</w:t>
      </w:r>
      <w:r w:rsidR="002D78FA">
        <w:rPr>
          <w:rFonts w:hint="cs"/>
          <w:rtl/>
        </w:rPr>
        <w:t>,</w:t>
      </w:r>
      <w:r w:rsidR="002D78FA" w:rsidRPr="00CD067C">
        <w:rPr>
          <w:rtl/>
        </w:rPr>
        <w:t xml:space="preserve"> </w:t>
      </w:r>
      <w:r w:rsidRPr="00CD067C">
        <w:rPr>
          <w:rtl/>
        </w:rPr>
        <w:t xml:space="preserve">בפארק הירש בבלנקנייזה </w:t>
      </w:r>
      <w:r w:rsidR="002D78FA">
        <w:rPr>
          <w:rFonts w:hint="cs"/>
          <w:rtl/>
        </w:rPr>
        <w:t>[</w:t>
      </w:r>
      <w:r w:rsidRPr="00CD067C">
        <w:t>Hirschpark in Blankenese</w:t>
      </w:r>
      <w:r w:rsidR="002D78FA">
        <w:rPr>
          <w:rFonts w:hint="cs"/>
          <w:rtl/>
        </w:rPr>
        <w:t>]</w:t>
      </w:r>
      <w:r w:rsidRPr="00CD067C">
        <w:rPr>
          <w:rtl/>
        </w:rPr>
        <w:t xml:space="preserve"> </w:t>
      </w:r>
      <w:r w:rsidR="002D78FA">
        <w:rPr>
          <w:rFonts w:hint="cs"/>
          <w:rtl/>
        </w:rPr>
        <w:t xml:space="preserve">יש </w:t>
      </w:r>
      <w:r w:rsidRPr="00CD067C">
        <w:rPr>
          <w:rtl/>
        </w:rPr>
        <w:t xml:space="preserve">עצים מהמאה השמונה עשרה. יש שם עץ </w:t>
      </w:r>
      <w:r w:rsidRPr="00CD067C">
        <w:t>Bergahorn</w:t>
      </w:r>
      <w:r w:rsidRPr="00CD067C">
        <w:rPr>
          <w:rtl/>
        </w:rPr>
        <w:t xml:space="preserve"> עצום</w:t>
      </w:r>
      <w:r w:rsidR="00495419">
        <w:rPr>
          <w:rtl/>
        </w:rPr>
        <w:t>.</w:t>
      </w:r>
      <w:r w:rsidRPr="00CD067C">
        <w:rPr>
          <w:rtl/>
        </w:rPr>
        <w:t>.. אה, איך אומרים באנגלית?"</w:t>
      </w:r>
    </w:p>
    <w:p w14:paraId="0904A3C2" w14:textId="190CF21A" w:rsidR="00BD266F" w:rsidRPr="00CD067C" w:rsidRDefault="00BD266F" w:rsidP="00300AAD">
      <w:pPr>
        <w:rPr>
          <w:rtl/>
        </w:rPr>
      </w:pPr>
      <w:r w:rsidRPr="00CD067C">
        <w:rPr>
          <w:rtl/>
        </w:rPr>
        <w:t>"</w:t>
      </w:r>
      <w:r w:rsidRPr="00CD067C">
        <w:t>Sycamore</w:t>
      </w:r>
      <w:r w:rsidR="002D78FA">
        <w:rPr>
          <w:rtl/>
        </w:rPr>
        <w:t xml:space="preserve"> (שיקמה)," </w:t>
      </w:r>
      <w:r w:rsidR="00300AAD">
        <w:rPr>
          <w:rFonts w:hint="cs"/>
          <w:rtl/>
        </w:rPr>
        <w:t xml:space="preserve">נחלצה </w:t>
      </w:r>
      <w:r w:rsidRPr="00CD067C">
        <w:rPr>
          <w:rFonts w:hint="cs"/>
          <w:rtl/>
        </w:rPr>
        <w:t>ליליאן</w:t>
      </w:r>
      <w:r w:rsidR="002D78FA">
        <w:rPr>
          <w:rFonts w:hint="cs"/>
          <w:rtl/>
        </w:rPr>
        <w:t xml:space="preserve"> </w:t>
      </w:r>
      <w:r w:rsidR="00300AAD">
        <w:rPr>
          <w:rFonts w:hint="cs"/>
          <w:rtl/>
        </w:rPr>
        <w:t xml:space="preserve">לעזרתו </w:t>
      </w:r>
      <w:r w:rsidR="00300AAD">
        <w:rPr>
          <w:rtl/>
        </w:rPr>
        <w:t>–</w:t>
      </w:r>
      <w:r w:rsidR="00300AAD">
        <w:rPr>
          <w:rFonts w:hint="cs"/>
          <w:rtl/>
        </w:rPr>
        <w:t xml:space="preserve"> באופן אירופאי ביותר של התעניינות בזני העצים, דבר שהיה זר לארקדי</w:t>
      </w:r>
      <w:r w:rsidR="00352290">
        <w:rPr>
          <w:rFonts w:hint="cs"/>
          <w:rtl/>
        </w:rPr>
        <w:t xml:space="preserve"> מאוד.</w:t>
      </w:r>
      <w:r w:rsidRPr="00CD067C">
        <w:rPr>
          <w:rFonts w:hint="cs"/>
          <w:rtl/>
        </w:rPr>
        <w:t xml:space="preserve"> </w:t>
      </w:r>
    </w:p>
    <w:p w14:paraId="120AFF34" w14:textId="4FF14094" w:rsidR="00BD266F" w:rsidRDefault="00BD266F" w:rsidP="00E64291">
      <w:pPr>
        <w:rPr>
          <w:rtl/>
        </w:rPr>
      </w:pPr>
      <w:r w:rsidRPr="00CD067C">
        <w:rPr>
          <w:rtl/>
        </w:rPr>
        <w:t xml:space="preserve">"כן, עץ שיקמה אדיר שניטע במאה השמונה עשרה </w:t>
      </w:r>
      <w:r w:rsidR="000655BB">
        <w:rPr>
          <w:rtl/>
        </w:rPr>
        <w:t>על ידי</w:t>
      </w:r>
      <w:r w:rsidRPr="00CD067C">
        <w:rPr>
          <w:rtl/>
        </w:rPr>
        <w:t xml:space="preserve"> 'מלך ימי הדרום', </w:t>
      </w:r>
      <w:r w:rsidR="002D78FA">
        <w:rPr>
          <w:rFonts w:hint="cs"/>
          <w:rtl/>
        </w:rPr>
        <w:t>[</w:t>
      </w:r>
      <w:r w:rsidRPr="00CD067C">
        <w:t>Johan Casar Godeffroy</w:t>
      </w:r>
      <w:r w:rsidR="002D78FA">
        <w:rPr>
          <w:rFonts w:hint="cs"/>
          <w:rtl/>
        </w:rPr>
        <w:t>]</w:t>
      </w:r>
      <w:r w:rsidRPr="00CD067C">
        <w:rPr>
          <w:rtl/>
        </w:rPr>
        <w:t xml:space="preserve">. </w:t>
      </w:r>
      <w:r w:rsidR="002D78FA">
        <w:rPr>
          <w:rFonts w:hint="cs"/>
          <w:rtl/>
        </w:rPr>
        <w:t>ב</w:t>
      </w:r>
      <w:r w:rsidRPr="00CD067C">
        <w:rPr>
          <w:rtl/>
        </w:rPr>
        <w:t xml:space="preserve">שלכת הוא כולו כתום, </w:t>
      </w:r>
      <w:r w:rsidR="002D78FA">
        <w:rPr>
          <w:rFonts w:hint="cs"/>
          <w:rtl/>
        </w:rPr>
        <w:t>וה</w:t>
      </w:r>
      <w:r w:rsidRPr="00CD067C">
        <w:rPr>
          <w:rtl/>
        </w:rPr>
        <w:t xml:space="preserve">צמרת שלו </w:t>
      </w:r>
      <w:r w:rsidR="00E64291">
        <w:rPr>
          <w:rFonts w:hint="cs"/>
          <w:rtl/>
        </w:rPr>
        <w:t>די עצומה</w:t>
      </w:r>
      <w:r w:rsidRPr="00CD067C">
        <w:rPr>
          <w:rtl/>
        </w:rPr>
        <w:t>."</w:t>
      </w:r>
    </w:p>
    <w:p w14:paraId="4AED2A6F" w14:textId="652A7591" w:rsidR="00BD266F" w:rsidRDefault="00943146" w:rsidP="00E64291">
      <w:pPr>
        <w:rPr>
          <w:rtl/>
        </w:rPr>
      </w:pPr>
      <w:r>
        <w:rPr>
          <w:rFonts w:hint="cs"/>
          <w:rtl/>
        </w:rPr>
        <w:t>"מעניין</w:t>
      </w:r>
      <w:r w:rsidR="00E567A7">
        <w:rPr>
          <w:rFonts w:hint="cs"/>
          <w:rtl/>
        </w:rPr>
        <w:t xml:space="preserve"> מאוד,</w:t>
      </w:r>
      <w:r>
        <w:rPr>
          <w:rFonts w:hint="cs"/>
          <w:rtl/>
        </w:rPr>
        <w:t xml:space="preserve">" </w:t>
      </w:r>
      <w:r w:rsidR="00BD266F">
        <w:rPr>
          <w:rFonts w:hint="cs"/>
          <w:rtl/>
        </w:rPr>
        <w:t>אלכס נזכר ב</w:t>
      </w:r>
      <w:r>
        <w:rPr>
          <w:rFonts w:hint="cs"/>
          <w:rtl/>
        </w:rPr>
        <w:t>ַּ</w:t>
      </w:r>
      <w:r w:rsidR="00BD266F">
        <w:rPr>
          <w:rFonts w:hint="cs"/>
          <w:rtl/>
        </w:rPr>
        <w:t>ערמון בן-הדרום שהיה נטוע בשערי המנזר מריהברון. [נרקיס וגולדמונד]</w:t>
      </w:r>
    </w:p>
    <w:p w14:paraId="0781B52D" w14:textId="77777777" w:rsidR="00BD266F" w:rsidRDefault="00BD266F" w:rsidP="00BD266F">
      <w:pPr>
        <w:rPr>
          <w:rtl/>
        </w:rPr>
      </w:pPr>
      <w:r>
        <w:rPr>
          <w:rFonts w:hint="cs"/>
          <w:rtl/>
        </w:rPr>
        <w:t xml:space="preserve">"זוכר איך </w:t>
      </w:r>
      <w:r w:rsidR="00AD4B19">
        <w:rPr>
          <w:rFonts w:hint="cs"/>
          <w:rtl/>
        </w:rPr>
        <w:t xml:space="preserve">כשהיינו בבית-ספר </w:t>
      </w:r>
      <w:r>
        <w:rPr>
          <w:rFonts w:hint="cs"/>
          <w:rtl/>
        </w:rPr>
        <w:t>ניסית לדבר איתי בהולנדית?"</w:t>
      </w:r>
      <w:r w:rsidR="002D78FA">
        <w:rPr>
          <w:rFonts w:hint="cs"/>
          <w:rtl/>
        </w:rPr>
        <w:t xml:space="preserve"> ליליאן שאלה.</w:t>
      </w:r>
    </w:p>
    <w:p w14:paraId="16103274" w14:textId="77777777" w:rsidR="00BD266F" w:rsidRDefault="00BD266F" w:rsidP="00614E5E">
      <w:pPr>
        <w:rPr>
          <w:rtl/>
        </w:rPr>
      </w:pPr>
      <w:r>
        <w:rPr>
          <w:rFonts w:hint="cs"/>
          <w:rtl/>
        </w:rPr>
        <w:t>"חשבתי שאצליח לערבב אנגלית וגרמנית בדרך הנכונה."</w:t>
      </w:r>
    </w:p>
    <w:p w14:paraId="066C3AFA" w14:textId="77777777" w:rsidR="00BD266F" w:rsidRDefault="00943146" w:rsidP="00E64291">
      <w:pPr>
        <w:rPr>
          <w:rtl/>
        </w:rPr>
      </w:pPr>
      <w:r>
        <w:rPr>
          <w:rFonts w:hint="cs"/>
          <w:rtl/>
        </w:rPr>
        <w:t>"</w:t>
      </w:r>
      <w:r w:rsidR="00614E5E">
        <w:rPr>
          <w:rFonts w:hint="cs"/>
          <w:rtl/>
        </w:rPr>
        <w:t>ומהי הדרך הנכונה</w:t>
      </w:r>
      <w:r w:rsidR="00BD266F">
        <w:rPr>
          <w:rFonts w:hint="cs"/>
          <w:rtl/>
        </w:rPr>
        <w:t xml:space="preserve">?" ארקדי </w:t>
      </w:r>
      <w:r w:rsidR="00E64291">
        <w:rPr>
          <w:rFonts w:hint="cs"/>
          <w:rtl/>
        </w:rPr>
        <w:t>התעניין</w:t>
      </w:r>
      <w:r w:rsidR="00BD266F">
        <w:rPr>
          <w:rFonts w:hint="cs"/>
          <w:rtl/>
        </w:rPr>
        <w:t>.</w:t>
      </w:r>
    </w:p>
    <w:p w14:paraId="011F2A18" w14:textId="77777777" w:rsidR="00BD266F" w:rsidRDefault="00BD266F" w:rsidP="00943146">
      <w:pPr>
        <w:rPr>
          <w:rtl/>
        </w:rPr>
      </w:pPr>
      <w:r>
        <w:rPr>
          <w:rFonts w:hint="cs"/>
          <w:rtl/>
        </w:rPr>
        <w:t>"את כל ה-</w:t>
      </w:r>
      <w:r>
        <w:t>g</w:t>
      </w:r>
      <w:r>
        <w:rPr>
          <w:rFonts w:hint="cs"/>
          <w:rtl/>
        </w:rPr>
        <w:t xml:space="preserve"> הפכתי ל-ח', את כל ה-</w:t>
      </w:r>
      <w:r>
        <w:t>d</w:t>
      </w:r>
      <w:r>
        <w:rPr>
          <w:rFonts w:hint="cs"/>
          <w:rtl/>
        </w:rPr>
        <w:t xml:space="preserve"> ל-ת'.</w:t>
      </w:r>
      <w:r w:rsidR="00943146">
        <w:rPr>
          <w:rFonts w:hint="cs"/>
          <w:rtl/>
        </w:rPr>
        <w:t xml:space="preserve"> </w:t>
      </w:r>
      <w:r w:rsidR="00614E5E">
        <w:rPr>
          <w:rFonts w:hint="cs"/>
          <w:rtl/>
        </w:rPr>
        <w:t>לפעמים זה אפילו הצליח.</w:t>
      </w:r>
      <w:r>
        <w:rPr>
          <w:rFonts w:hint="cs"/>
          <w:rtl/>
        </w:rPr>
        <w:t>"</w:t>
      </w:r>
    </w:p>
    <w:p w14:paraId="239E80B6" w14:textId="562CE612" w:rsidR="00BD266F" w:rsidRDefault="00614E5E" w:rsidP="00BD266F">
      <w:pPr>
        <w:rPr>
          <w:rtl/>
        </w:rPr>
      </w:pPr>
      <w:r>
        <w:rPr>
          <w:rFonts w:hint="cs"/>
          <w:rtl/>
        </w:rPr>
        <w:t>[</w:t>
      </w:r>
      <w:r w:rsidR="00BD266F">
        <w:rPr>
          <w:rFonts w:hint="cs"/>
          <w:rtl/>
        </w:rPr>
        <w:t>"</w:t>
      </w:r>
      <w:r w:rsidR="00F06A3F">
        <w:rPr>
          <w:rFonts w:hint="cs"/>
          <w:rtl/>
        </w:rPr>
        <w:t>עכשיו</w:t>
      </w:r>
      <w:r w:rsidR="00BD266F">
        <w:rPr>
          <w:rFonts w:hint="cs"/>
          <w:rtl/>
        </w:rPr>
        <w:t>, אחרי שלמדתי גרמנית אני מבינה איך לא יכולתי לשמור מפניך סודות עם אחי."</w:t>
      </w:r>
      <w:r>
        <w:rPr>
          <w:rFonts w:hint="cs"/>
          <w:rtl/>
        </w:rPr>
        <w:t>]</w:t>
      </w:r>
    </w:p>
    <w:p w14:paraId="2D47DD04" w14:textId="7C92F833" w:rsidR="00300AAD" w:rsidRDefault="00300AAD" w:rsidP="00BD266F">
      <w:pPr>
        <w:rPr>
          <w:rtl/>
        </w:rPr>
      </w:pPr>
      <w:r>
        <w:rPr>
          <w:rFonts w:hint="cs"/>
          <w:rtl/>
        </w:rPr>
        <w:t>[חסר פה משהו קולע]</w:t>
      </w:r>
    </w:p>
    <w:p w14:paraId="12BC7D1E" w14:textId="7DB8D91E" w:rsidR="00BD266F" w:rsidRDefault="00BD266F" w:rsidP="00250000">
      <w:pPr>
        <w:rPr>
          <w:rtl/>
        </w:rPr>
      </w:pPr>
    </w:p>
    <w:p w14:paraId="376E4634" w14:textId="1C880326" w:rsidR="00144762" w:rsidRDefault="00144762" w:rsidP="00250000">
      <w:pPr>
        <w:rPr>
          <w:rtl/>
        </w:rPr>
      </w:pPr>
    </w:p>
    <w:p w14:paraId="28ED7C82" w14:textId="39CE4771" w:rsidR="00144762" w:rsidRDefault="00144762" w:rsidP="00250000">
      <w:pPr>
        <w:rPr>
          <w:rtl/>
        </w:rPr>
      </w:pPr>
    </w:p>
    <w:p w14:paraId="39978714" w14:textId="10B3109D" w:rsidR="00144762" w:rsidRDefault="00144762" w:rsidP="00250000">
      <w:pPr>
        <w:rPr>
          <w:rFonts w:cs="Times New Roman"/>
          <w:rtl/>
        </w:rPr>
      </w:pPr>
      <w:r w:rsidRPr="00144762">
        <w:rPr>
          <w:rFonts w:cs="Times New Roman"/>
          <w:rtl/>
        </w:rPr>
        <w:t>בהמבורג כשהם פוגשים את קאי הבחור מהקורס של סאקורה בטוקיו, הוא מברך את אלכס - שלום ארקוסו בחיוך לבבי, וארקדי בטוח שהוא מברך טותו ולא מבין איך הוא נכיר אותו ויודע את שמו</w:t>
      </w:r>
      <w:r>
        <w:rPr>
          <w:rFonts w:cs="Times New Roman" w:hint="cs"/>
          <w:rtl/>
        </w:rPr>
        <w:t>.</w:t>
      </w:r>
    </w:p>
    <w:p w14:paraId="409105DE" w14:textId="169ADD48" w:rsidR="00144762" w:rsidRDefault="00144762" w:rsidP="00250000">
      <w:pPr>
        <w:rPr>
          <w:rtl/>
        </w:rPr>
      </w:pPr>
    </w:p>
    <w:p w14:paraId="4E27DF82" w14:textId="77777777" w:rsidR="00144762" w:rsidRPr="00CD067C" w:rsidRDefault="00144762" w:rsidP="00250000">
      <w:pPr>
        <w:rPr>
          <w:rtl/>
        </w:rPr>
      </w:pPr>
    </w:p>
    <w:p w14:paraId="6418B350" w14:textId="77777777" w:rsidR="006D4660" w:rsidRPr="0044357B" w:rsidRDefault="00E85D47" w:rsidP="00322FD3">
      <w:pPr>
        <w:pStyle w:val="Heading2"/>
        <w:rPr>
          <w:rtl/>
        </w:rPr>
      </w:pPr>
      <w:r>
        <w:rPr>
          <w:rFonts w:hint="cs"/>
          <w:rtl/>
        </w:rPr>
        <w:t>גרמופונית</w:t>
      </w:r>
    </w:p>
    <w:p w14:paraId="22A3EA3B" w14:textId="5F9A568C" w:rsidR="004627AB" w:rsidRPr="00CD067C" w:rsidRDefault="004627AB" w:rsidP="0060272F">
      <w:pPr>
        <w:rPr>
          <w:rtl/>
        </w:rPr>
      </w:pPr>
      <w:r w:rsidRPr="00CD067C">
        <w:rPr>
          <w:rFonts w:hint="cs"/>
          <w:rtl/>
        </w:rPr>
        <w:t xml:space="preserve">בבקרים </w:t>
      </w:r>
      <w:r w:rsidRPr="00CD067C">
        <w:rPr>
          <w:rtl/>
        </w:rPr>
        <w:t>אלכס הרבה לבצע תרגילי יוגה בדשא</w:t>
      </w:r>
      <w:r w:rsidR="0060272F">
        <w:rPr>
          <w:rFonts w:hint="cs"/>
          <w:rtl/>
        </w:rPr>
        <w:t>, כפי שזכר מהאימונים עם הצרפתייה</w:t>
      </w:r>
      <w:r w:rsidRPr="00CD067C">
        <w:rPr>
          <w:rtl/>
        </w:rPr>
        <w:t>. אלה היו הבקרים הארוכים ו</w:t>
      </w:r>
      <w:r w:rsidR="005870A7">
        <w:rPr>
          <w:rFonts w:hint="cs"/>
          <w:rtl/>
        </w:rPr>
        <w:t>ה</w:t>
      </w:r>
      <w:r w:rsidRPr="00CD067C">
        <w:rPr>
          <w:rtl/>
        </w:rPr>
        <w:t>חמימים ביותר בחייו, ונמ</w:t>
      </w:r>
      <w:r w:rsidR="0060272F">
        <w:rPr>
          <w:rtl/>
        </w:rPr>
        <w:t xml:space="preserve">שכו לעד בשעה שהיה </w:t>
      </w:r>
      <w:r w:rsidR="0060272F">
        <w:rPr>
          <w:rFonts w:hint="cs"/>
          <w:rtl/>
        </w:rPr>
        <w:t>נשר ו</w:t>
      </w:r>
      <w:r w:rsidR="0060272F">
        <w:rPr>
          <w:rtl/>
        </w:rPr>
        <w:t>דג</w:t>
      </w:r>
      <w:r w:rsidR="00250000">
        <w:rPr>
          <w:rtl/>
        </w:rPr>
        <w:t xml:space="preserve"> ועקרב</w:t>
      </w:r>
      <w:r w:rsidRPr="00CD067C">
        <w:rPr>
          <w:rtl/>
        </w:rPr>
        <w:t xml:space="preserve"> וטינקה </w:t>
      </w:r>
      <w:r w:rsidRPr="00CD067C">
        <w:rPr>
          <w:rFonts w:hint="cs"/>
          <w:rtl/>
        </w:rPr>
        <w:t xml:space="preserve">הקטנטונת </w:t>
      </w:r>
      <w:r w:rsidR="001C5A04">
        <w:rPr>
          <w:rtl/>
        </w:rPr>
        <w:t>הייתה</w:t>
      </w:r>
      <w:r w:rsidR="0060272F">
        <w:rPr>
          <w:rFonts w:hint="cs"/>
          <w:rtl/>
        </w:rPr>
        <w:t xml:space="preserve"> מתבוננת</w:t>
      </w:r>
      <w:r w:rsidRPr="00CD067C">
        <w:rPr>
          <w:rtl/>
        </w:rPr>
        <w:t xml:space="preserve"> בו.</w:t>
      </w:r>
    </w:p>
    <w:p w14:paraId="055D9348" w14:textId="77777777" w:rsidR="004627AB" w:rsidRPr="00CD067C" w:rsidRDefault="004627AB" w:rsidP="0060272F">
      <w:pPr>
        <w:rPr>
          <w:rtl/>
        </w:rPr>
      </w:pPr>
      <w:r w:rsidRPr="00CD067C">
        <w:rPr>
          <w:rtl/>
        </w:rPr>
        <w:t>בכל פעם ש</w:t>
      </w:r>
      <w:r w:rsidR="00781C82">
        <w:rPr>
          <w:rtl/>
        </w:rPr>
        <w:t>צל</w:t>
      </w:r>
      <w:r w:rsidRPr="00CD067C">
        <w:rPr>
          <w:rtl/>
        </w:rPr>
        <w:t xml:space="preserve">ח עמוד </w:t>
      </w:r>
      <w:r w:rsidR="00781C82">
        <w:rPr>
          <w:rFonts w:hint="cs"/>
          <w:rtl/>
        </w:rPr>
        <w:t xml:space="preserve">נוסף </w:t>
      </w:r>
      <w:r w:rsidRPr="00CD067C">
        <w:rPr>
          <w:rtl/>
        </w:rPr>
        <w:t>בספרי</w:t>
      </w:r>
      <w:r w:rsidR="00250000">
        <w:rPr>
          <w:rFonts w:hint="cs"/>
          <w:rtl/>
        </w:rPr>
        <w:t xml:space="preserve"> הלימוד</w:t>
      </w:r>
      <w:r w:rsidRPr="00CD067C">
        <w:rPr>
          <w:rtl/>
        </w:rPr>
        <w:t xml:space="preserve"> שלו</w:t>
      </w:r>
      <w:r w:rsidR="0058374F">
        <w:rPr>
          <w:rFonts w:hint="cs"/>
          <w:rtl/>
        </w:rPr>
        <w:t>,</w:t>
      </w:r>
      <w:r w:rsidR="0060272F">
        <w:rPr>
          <w:rtl/>
        </w:rPr>
        <w:t xml:space="preserve"> היה מפהק </w:t>
      </w:r>
      <w:r w:rsidR="0060272F">
        <w:rPr>
          <w:rFonts w:hint="cs"/>
          <w:rtl/>
        </w:rPr>
        <w:t>עד</w:t>
      </w:r>
      <w:r w:rsidRPr="00CD067C">
        <w:rPr>
          <w:rtl/>
        </w:rPr>
        <w:t xml:space="preserve"> </w:t>
      </w:r>
      <w:r w:rsidR="0060272F">
        <w:rPr>
          <w:rFonts w:hint="cs"/>
          <w:rtl/>
        </w:rPr>
        <w:t>ש</w:t>
      </w:r>
      <w:r w:rsidRPr="00CD067C">
        <w:rPr>
          <w:rtl/>
        </w:rPr>
        <w:t>פיו</w:t>
      </w:r>
      <w:r w:rsidR="0060272F">
        <w:rPr>
          <w:rFonts w:hint="cs"/>
          <w:rtl/>
        </w:rPr>
        <w:t xml:space="preserve"> חישב לה</w:t>
      </w:r>
      <w:r w:rsidRPr="00CD067C">
        <w:rPr>
          <w:rtl/>
        </w:rPr>
        <w:t>קרע.</w:t>
      </w:r>
    </w:p>
    <w:p w14:paraId="71E7ED52" w14:textId="5404ADE5" w:rsidR="004627AB" w:rsidRPr="00CD067C" w:rsidRDefault="00112594" w:rsidP="00AD4B19">
      <w:pPr>
        <w:rPr>
          <w:rtl/>
        </w:rPr>
      </w:pPr>
      <w:r>
        <w:rPr>
          <w:rFonts w:hint="cs"/>
          <w:rtl/>
        </w:rPr>
        <w:lastRenderedPageBreak/>
        <w:t>[</w:t>
      </w:r>
      <w:r w:rsidR="004627AB" w:rsidRPr="00CD067C">
        <w:rPr>
          <w:rtl/>
        </w:rPr>
        <w:t>הוא היה מבלה זמן רב על המסנג'ר, בעיקר עם הצרפתי</w:t>
      </w:r>
      <w:r w:rsidR="000E47AF">
        <w:rPr>
          <w:rFonts w:hint="cs"/>
          <w:rtl/>
        </w:rPr>
        <w:t>י</w:t>
      </w:r>
      <w:r w:rsidR="004627AB" w:rsidRPr="00CD067C">
        <w:rPr>
          <w:rtl/>
        </w:rPr>
        <w:t xml:space="preserve">ה. היא </w:t>
      </w:r>
      <w:r w:rsidR="004627AB" w:rsidRPr="00CD067C">
        <w:rPr>
          <w:rFonts w:hint="cs"/>
          <w:rtl/>
        </w:rPr>
        <w:t>למדה משפט בינלאומי בארה"ב, וב</w:t>
      </w:r>
      <w:r w:rsidR="0058374F">
        <w:rPr>
          <w:rFonts w:hint="cs"/>
          <w:rtl/>
        </w:rPr>
        <w:t xml:space="preserve">אותה </w:t>
      </w:r>
      <w:r w:rsidR="005870A7">
        <w:rPr>
          <w:rFonts w:hint="cs"/>
          <w:rtl/>
        </w:rPr>
        <w:t xml:space="preserve">תקופה </w:t>
      </w:r>
      <w:r w:rsidR="004627AB" w:rsidRPr="00CD067C">
        <w:rPr>
          <w:rFonts w:hint="cs"/>
          <w:rtl/>
        </w:rPr>
        <w:t xml:space="preserve">היא </w:t>
      </w:r>
      <w:r w:rsidR="001C5A04">
        <w:rPr>
          <w:rFonts w:hint="cs"/>
          <w:rtl/>
        </w:rPr>
        <w:t>הייתה</w:t>
      </w:r>
      <w:r w:rsidR="004627AB" w:rsidRPr="00CD067C">
        <w:rPr>
          <w:rFonts w:hint="cs"/>
          <w:rtl/>
        </w:rPr>
        <w:t xml:space="preserve"> במשלחת</w:t>
      </w:r>
      <w:r w:rsidR="004627AB" w:rsidRPr="00CD067C">
        <w:rPr>
          <w:rtl/>
        </w:rPr>
        <w:t xml:space="preserve"> </w:t>
      </w:r>
      <w:r w:rsidR="004627AB" w:rsidRPr="00CD067C">
        <w:rPr>
          <w:rFonts w:hint="cs"/>
          <w:rtl/>
        </w:rPr>
        <w:t xml:space="preserve">סטודנטים </w:t>
      </w:r>
      <w:r w:rsidR="004627AB" w:rsidRPr="00CD067C">
        <w:rPr>
          <w:rtl/>
        </w:rPr>
        <w:t xml:space="preserve">בדרום אמריקה, </w:t>
      </w:r>
      <w:r w:rsidR="004627AB" w:rsidRPr="00CD067C">
        <w:rPr>
          <w:rFonts w:hint="cs"/>
          <w:rtl/>
        </w:rPr>
        <w:t>בלימוד</w:t>
      </w:r>
      <w:r w:rsidR="004627AB" w:rsidRPr="00CD067C">
        <w:rPr>
          <w:rtl/>
        </w:rPr>
        <w:t xml:space="preserve"> חוקי</w:t>
      </w:r>
      <w:r w:rsidR="004627AB" w:rsidRPr="00CD067C">
        <w:rPr>
          <w:rFonts w:hint="cs"/>
          <w:rtl/>
        </w:rPr>
        <w:t>ם</w:t>
      </w:r>
      <w:r w:rsidR="004627AB" w:rsidRPr="00CD067C">
        <w:rPr>
          <w:rtl/>
        </w:rPr>
        <w:t xml:space="preserve"> </w:t>
      </w:r>
      <w:r w:rsidR="004627AB" w:rsidRPr="00CD067C">
        <w:rPr>
          <w:rFonts w:hint="cs"/>
          <w:rtl/>
        </w:rPr>
        <w:t>בנושא</w:t>
      </w:r>
      <w:r w:rsidR="004627AB" w:rsidRPr="00CD067C">
        <w:rPr>
          <w:rtl/>
        </w:rPr>
        <w:t xml:space="preserve"> שמירה על כדוה"א.</w:t>
      </w:r>
      <w:r>
        <w:rPr>
          <w:rFonts w:hint="cs"/>
          <w:rtl/>
        </w:rPr>
        <w:t xml:space="preserve">] בקרים רבים היה נעלם, </w:t>
      </w:r>
      <w:r w:rsidR="00506858">
        <w:rPr>
          <w:rFonts w:hint="cs"/>
          <w:rtl/>
        </w:rPr>
        <w:t>ו</w:t>
      </w:r>
      <w:r w:rsidR="00781C82">
        <w:rPr>
          <w:rFonts w:hint="cs"/>
          <w:rtl/>
        </w:rPr>
        <w:t>מכיוון שארקדי לא עקב אחר הגרמנית המהירה שלו</w:t>
      </w:r>
      <w:r>
        <w:rPr>
          <w:rFonts w:hint="cs"/>
          <w:rtl/>
        </w:rPr>
        <w:t xml:space="preserve"> אצל האופה ו</w:t>
      </w:r>
      <w:r w:rsidR="00781C82">
        <w:rPr>
          <w:rFonts w:hint="cs"/>
          <w:rtl/>
        </w:rPr>
        <w:t>ב</w:t>
      </w:r>
      <w:r>
        <w:rPr>
          <w:rFonts w:hint="cs"/>
          <w:rtl/>
        </w:rPr>
        <w:t>דוכני הפירות והירקות ביום השוק</w:t>
      </w:r>
      <w:r w:rsidR="0060272F">
        <w:rPr>
          <w:rFonts w:hint="cs"/>
          <w:rtl/>
        </w:rPr>
        <w:t>,</w:t>
      </w:r>
      <w:r>
        <w:rPr>
          <w:rFonts w:hint="cs"/>
          <w:rtl/>
        </w:rPr>
        <w:t xml:space="preserve"> </w:t>
      </w:r>
      <w:r w:rsidR="00506858">
        <w:rPr>
          <w:rFonts w:hint="cs"/>
          <w:rtl/>
        </w:rPr>
        <w:t xml:space="preserve">[או שארקדי כלל לא בא איתו] </w:t>
      </w:r>
      <w:r w:rsidR="00024A84">
        <w:rPr>
          <w:rFonts w:hint="cs"/>
          <w:rtl/>
        </w:rPr>
        <w:t>לא ידע להיכן</w:t>
      </w:r>
      <w:r>
        <w:rPr>
          <w:rFonts w:hint="cs"/>
          <w:rtl/>
        </w:rPr>
        <w:t>. בערב הקודם א</w:t>
      </w:r>
      <w:r w:rsidR="0060272F">
        <w:rPr>
          <w:rFonts w:hint="cs"/>
          <w:rtl/>
        </w:rPr>
        <w:t xml:space="preserve">רקדי סחב אותו לקונצרט כלשהו </w:t>
      </w:r>
      <w:r w:rsidR="0060272F">
        <w:rPr>
          <w:rtl/>
        </w:rPr>
        <w:t>–</w:t>
      </w:r>
      <w:r>
        <w:rPr>
          <w:rFonts w:hint="cs"/>
          <w:rtl/>
        </w:rPr>
        <w:t xml:space="preserve"> כמו בארץ מולדתו גם כאן היו רבים כאלה, בכנסיות ובאו</w:t>
      </w:r>
      <w:r w:rsidR="000E17E1">
        <w:rPr>
          <w:rFonts w:hint="cs"/>
          <w:rtl/>
        </w:rPr>
        <w:t>למות קטנים וגדולים.</w:t>
      </w:r>
      <w:r w:rsidR="00024A84">
        <w:rPr>
          <w:rFonts w:hint="cs"/>
          <w:rtl/>
        </w:rPr>
        <w:t xml:space="preserve"> בעלה של פטרה הזמין אותם</w:t>
      </w:r>
      <w:r w:rsidR="002D31CF">
        <w:rPr>
          <w:rFonts w:hint="cs"/>
          <w:rtl/>
        </w:rPr>
        <w:t>, הכיסאות היו מסודרים ב-</w:t>
      </w:r>
      <w:r w:rsidR="00024A84">
        <w:rPr>
          <w:rFonts w:hint="cs"/>
          <w:rtl/>
        </w:rPr>
        <w:t>ח' סביב ה</w:t>
      </w:r>
      <w:r w:rsidR="00FE4A5E">
        <w:rPr>
          <w:rFonts w:hint="cs"/>
          <w:rtl/>
        </w:rPr>
        <w:t>נגנים החובבים</w:t>
      </w:r>
      <w:r w:rsidR="000E17E1">
        <w:rPr>
          <w:rFonts w:hint="cs"/>
          <w:rtl/>
        </w:rPr>
        <w:t xml:space="preserve"> שהיו </w:t>
      </w:r>
      <w:r w:rsidR="000B586A">
        <w:rPr>
          <w:rFonts w:hint="cs"/>
          <w:rtl/>
        </w:rPr>
        <w:t>פיזיק</w:t>
      </w:r>
      <w:r w:rsidR="000E17E1">
        <w:rPr>
          <w:rFonts w:hint="cs"/>
          <w:rtl/>
        </w:rPr>
        <w:t xml:space="preserve">אים ומהנדסים ממעבדת </w:t>
      </w:r>
      <w:r w:rsidR="00FE4A5E">
        <w:rPr>
          <w:rFonts w:hint="cs"/>
          <w:rtl/>
        </w:rPr>
        <w:t xml:space="preserve">חלקיקים </w:t>
      </w:r>
      <w:r w:rsidR="000E17E1">
        <w:rPr>
          <w:rFonts w:hint="cs"/>
          <w:rtl/>
        </w:rPr>
        <w:t>לא רחוק מביתם.</w:t>
      </w:r>
      <w:r w:rsidR="00024A84">
        <w:rPr>
          <w:rFonts w:hint="cs"/>
          <w:rtl/>
        </w:rPr>
        <w:t xml:space="preserve"> </w:t>
      </w:r>
      <w:r w:rsidR="00AD4B19">
        <w:rPr>
          <w:rFonts w:hint="cs"/>
          <w:rtl/>
        </w:rPr>
        <w:t>הם אחרו מעט</w:t>
      </w:r>
      <w:r w:rsidR="00024A84">
        <w:rPr>
          <w:rFonts w:hint="cs"/>
          <w:rtl/>
        </w:rPr>
        <w:t xml:space="preserve"> </w:t>
      </w:r>
      <w:r w:rsidR="00AD4B19">
        <w:rPr>
          <w:rFonts w:hint="cs"/>
          <w:rtl/>
        </w:rPr>
        <w:t>ו</w:t>
      </w:r>
      <w:r w:rsidR="00FE4A5E">
        <w:rPr>
          <w:rFonts w:hint="cs"/>
          <w:rtl/>
        </w:rPr>
        <w:t xml:space="preserve">נכנסו </w:t>
      </w:r>
      <w:r w:rsidR="000E17E1">
        <w:rPr>
          <w:rFonts w:hint="cs"/>
          <w:rtl/>
        </w:rPr>
        <w:t>בעיצומה של</w:t>
      </w:r>
      <w:r w:rsidR="00FE4A5E">
        <w:rPr>
          <w:rFonts w:hint="cs"/>
          <w:rtl/>
        </w:rPr>
        <w:t xml:space="preserve"> סונטה לפסנתר</w:t>
      </w:r>
      <w:r w:rsidR="00B40BDC">
        <w:rPr>
          <w:rFonts w:hint="cs"/>
          <w:rtl/>
        </w:rPr>
        <w:t xml:space="preserve"> </w:t>
      </w:r>
      <w:r w:rsidR="00FE4A5E">
        <w:rPr>
          <w:rFonts w:hint="cs"/>
          <w:rtl/>
        </w:rPr>
        <w:t>ואלכס זיהה אותה מייד, סונטה מהתקופה המאוחרת של</w:t>
      </w:r>
      <w:r w:rsidR="0060272F">
        <w:rPr>
          <w:rFonts w:hint="cs"/>
          <w:rtl/>
        </w:rPr>
        <w:t xml:space="preserve"> בטהובן, הוא אפילו שרק אותה כ</w:t>
      </w:r>
      <w:r w:rsidR="00AD4B19">
        <w:rPr>
          <w:rFonts w:hint="cs"/>
          <w:rtl/>
        </w:rPr>
        <w:t>שעלה לסלון להחליף את ספר הלימוד,</w:t>
      </w:r>
      <w:r w:rsidR="00FE4A5E">
        <w:rPr>
          <w:rFonts w:hint="cs"/>
          <w:rtl/>
        </w:rPr>
        <w:t xml:space="preserve"> </w:t>
      </w:r>
      <w:r w:rsidR="00506858">
        <w:rPr>
          <w:rFonts w:hint="cs"/>
          <w:rtl/>
        </w:rPr>
        <w:t xml:space="preserve">[איך? איפה אלכס? נקלע לסלון אחרי שנשבר מהלימודים?] </w:t>
      </w:r>
      <w:r w:rsidR="00FE4A5E">
        <w:rPr>
          <w:rFonts w:hint="cs"/>
          <w:rtl/>
        </w:rPr>
        <w:t>עד שארקדי הבהיר לו שזאת סביבת לימודים, לא משנה עד כמה נורא ויפה ה</w:t>
      </w:r>
      <w:r w:rsidR="00250000">
        <w:rPr>
          <w:rFonts w:hint="cs"/>
          <w:rtl/>
        </w:rPr>
        <w:t>פרק [</w:t>
      </w:r>
      <w:r w:rsidR="00FE4A5E">
        <w:t>movement</w:t>
      </w:r>
      <w:r w:rsidR="00250000">
        <w:rPr>
          <w:rFonts w:hint="cs"/>
          <w:rtl/>
        </w:rPr>
        <w:t>]</w:t>
      </w:r>
      <w:r w:rsidR="00FE4A5E">
        <w:rPr>
          <w:rFonts w:hint="cs"/>
          <w:rtl/>
        </w:rPr>
        <w:t xml:space="preserve"> הרביעי.</w:t>
      </w:r>
    </w:p>
    <w:p w14:paraId="69885D85" w14:textId="77777777" w:rsidR="004627AB" w:rsidRPr="00CD067C" w:rsidRDefault="004627AB" w:rsidP="003559D8">
      <w:pPr>
        <w:rPr>
          <w:rtl/>
        </w:rPr>
      </w:pPr>
      <w:r w:rsidRPr="00CD067C">
        <w:rPr>
          <w:rtl/>
        </w:rPr>
        <w:t>א</w:t>
      </w:r>
      <w:r w:rsidRPr="00CD067C">
        <w:rPr>
          <w:rFonts w:hint="cs"/>
          <w:rtl/>
        </w:rPr>
        <w:t>לכס</w:t>
      </w:r>
      <w:r w:rsidRPr="00CD067C">
        <w:rPr>
          <w:rtl/>
        </w:rPr>
        <w:t xml:space="preserve"> ירד למטה </w:t>
      </w:r>
      <w:r w:rsidRPr="00CD067C">
        <w:rPr>
          <w:rFonts w:hint="cs"/>
          <w:rtl/>
        </w:rPr>
        <w:t>ל</w:t>
      </w:r>
      <w:r w:rsidRPr="00CD067C">
        <w:rPr>
          <w:rtl/>
        </w:rPr>
        <w:t>גז</w:t>
      </w:r>
      <w:r w:rsidRPr="00CD067C">
        <w:rPr>
          <w:rFonts w:hint="cs"/>
          <w:rtl/>
        </w:rPr>
        <w:t>ו</w:t>
      </w:r>
      <w:r w:rsidRPr="00CD067C">
        <w:rPr>
          <w:rtl/>
        </w:rPr>
        <w:t>ם את הדשא</w:t>
      </w:r>
      <w:r w:rsidRPr="00CD067C">
        <w:rPr>
          <w:rFonts w:hint="cs"/>
          <w:rtl/>
        </w:rPr>
        <w:t xml:space="preserve"> </w:t>
      </w:r>
      <w:r w:rsidR="00506858">
        <w:rPr>
          <w:rFonts w:hint="cs"/>
          <w:rtl/>
        </w:rPr>
        <w:t>בגינה</w:t>
      </w:r>
      <w:r w:rsidR="0060272F">
        <w:rPr>
          <w:rFonts w:hint="cs"/>
          <w:rtl/>
        </w:rPr>
        <w:t>, עם מכסחה ששאל מהשכנים</w:t>
      </w:r>
      <w:r w:rsidR="0048290F">
        <w:rPr>
          <w:rFonts w:hint="cs"/>
          <w:rtl/>
        </w:rPr>
        <w:t xml:space="preserve"> תמורת עבודת גינון גם בגינתם,</w:t>
      </w:r>
      <w:r w:rsidRPr="00CD067C">
        <w:rPr>
          <w:rtl/>
        </w:rPr>
        <w:t xml:space="preserve"> </w:t>
      </w:r>
      <w:r>
        <w:rPr>
          <w:rFonts w:hint="cs"/>
          <w:rtl/>
        </w:rPr>
        <w:t>ו</w:t>
      </w:r>
      <w:r w:rsidRPr="00CD067C">
        <w:rPr>
          <w:rtl/>
        </w:rPr>
        <w:t xml:space="preserve">הציץ דרך וילונות המלמלה הלבנים. </w:t>
      </w:r>
      <w:r w:rsidRPr="00CD067C">
        <w:rPr>
          <w:rFonts w:hint="cs"/>
          <w:rtl/>
        </w:rPr>
        <w:t>פטרה</w:t>
      </w:r>
      <w:r w:rsidRPr="00CD067C">
        <w:rPr>
          <w:rtl/>
        </w:rPr>
        <w:t xml:space="preserve"> ישבה אל השולחן במטבח והאכילה בכפית את טינקה, בפ</w:t>
      </w:r>
      <w:r w:rsidR="0048290F">
        <w:rPr>
          <w:rFonts w:hint="cs"/>
          <w:rtl/>
        </w:rPr>
        <w:t>ּ</w:t>
      </w:r>
      <w:r w:rsidRPr="00CD067C">
        <w:rPr>
          <w:rtl/>
        </w:rPr>
        <w:t>נים שהביעו סבלנות ושיעמום אין</w:t>
      </w:r>
      <w:r w:rsidR="003559D8">
        <w:rPr>
          <w:rFonts w:hint="cs"/>
          <w:rtl/>
        </w:rPr>
        <w:t>-</w:t>
      </w:r>
      <w:r w:rsidRPr="00CD067C">
        <w:rPr>
          <w:rtl/>
        </w:rPr>
        <w:t>קץ. אלכס דפק על הזגוגית וחייך אליה.</w:t>
      </w:r>
      <w:r w:rsidR="00506858">
        <w:rPr>
          <w:rFonts w:hint="cs"/>
          <w:rtl/>
        </w:rPr>
        <w:t xml:space="preserve"> [לא הגיוני שהוא פונה אליה והיא גוערת בו]</w:t>
      </w:r>
    </w:p>
    <w:p w14:paraId="2F78A58A" w14:textId="77777777" w:rsidR="004627AB" w:rsidRPr="00CD067C" w:rsidRDefault="004627AB" w:rsidP="002026F9">
      <w:pPr>
        <w:rPr>
          <w:rtl/>
        </w:rPr>
      </w:pPr>
      <w:r w:rsidRPr="00CD067C">
        <w:rPr>
          <w:rtl/>
        </w:rPr>
        <w:t xml:space="preserve">היא פתחה את הדלת </w:t>
      </w:r>
      <w:r w:rsidR="002026F9">
        <w:rPr>
          <w:rFonts w:hint="cs"/>
          <w:rtl/>
        </w:rPr>
        <w:t>ו</w:t>
      </w:r>
      <w:r w:rsidRPr="00CD067C">
        <w:rPr>
          <w:rtl/>
        </w:rPr>
        <w:t xml:space="preserve">חייכה אליו </w:t>
      </w:r>
      <w:r w:rsidR="00E01144">
        <w:rPr>
          <w:rFonts w:hint="cs"/>
          <w:rtl/>
        </w:rPr>
        <w:t xml:space="preserve">בעיני האגוז שלה </w:t>
      </w:r>
      <w:r w:rsidRPr="00CD067C">
        <w:rPr>
          <w:rtl/>
        </w:rPr>
        <w:t>חיוך שכולו נימוסים והסתיגות.</w:t>
      </w:r>
    </w:p>
    <w:p w14:paraId="42735A07" w14:textId="2A49ADE0" w:rsidR="004627AB" w:rsidRPr="00CD067C" w:rsidRDefault="004627AB" w:rsidP="00E01144">
      <w:pPr>
        <w:rPr>
          <w:rtl/>
        </w:rPr>
      </w:pPr>
      <w:r w:rsidRPr="00CD067C">
        <w:rPr>
          <w:rFonts w:hint="cs"/>
          <w:rtl/>
        </w:rPr>
        <w:t>"אנ</w:t>
      </w:r>
      <w:r w:rsidR="003A6C3E">
        <w:rPr>
          <w:rFonts w:hint="cs"/>
          <w:rtl/>
        </w:rPr>
        <w:t>חנו</w:t>
      </w:r>
      <w:r w:rsidRPr="00CD067C">
        <w:rPr>
          <w:rFonts w:hint="cs"/>
          <w:rtl/>
        </w:rPr>
        <w:t xml:space="preserve"> באמת </w:t>
      </w:r>
      <w:r w:rsidR="003A6C3E">
        <w:rPr>
          <w:rFonts w:hint="cs"/>
          <w:rtl/>
        </w:rPr>
        <w:t>נ</w:t>
      </w:r>
      <w:r w:rsidR="00E01144">
        <w:rPr>
          <w:rFonts w:hint="cs"/>
          <w:rtl/>
        </w:rPr>
        <w:t xml:space="preserve">עדיף שלא תגזום </w:t>
      </w:r>
      <w:r w:rsidR="00F06A3F">
        <w:rPr>
          <w:rFonts w:hint="cs"/>
          <w:rtl/>
        </w:rPr>
        <w:t>עכשיו</w:t>
      </w:r>
      <w:r w:rsidR="00E01144">
        <w:rPr>
          <w:rFonts w:hint="cs"/>
          <w:rtl/>
        </w:rPr>
        <w:t xml:space="preserve">," היא </w:t>
      </w:r>
      <w:r w:rsidR="00E01144" w:rsidRPr="00CD067C">
        <w:rPr>
          <w:rtl/>
        </w:rPr>
        <w:t>נ</w:t>
      </w:r>
      <w:r w:rsidR="00E01144">
        <w:rPr>
          <w:rtl/>
        </w:rPr>
        <w:t>ט</w:t>
      </w:r>
      <w:r w:rsidR="00E01144">
        <w:rPr>
          <w:rFonts w:hint="cs"/>
          <w:rtl/>
        </w:rPr>
        <w:t>פה</w:t>
      </w:r>
      <w:r w:rsidR="00E01144" w:rsidRPr="00CD067C">
        <w:rPr>
          <w:rtl/>
        </w:rPr>
        <w:t xml:space="preserve"> עסיס</w:t>
      </w:r>
      <w:r w:rsidR="00E01144">
        <w:rPr>
          <w:rtl/>
        </w:rPr>
        <w:t xml:space="preserve"> חלב</w:t>
      </w:r>
      <w:r w:rsidR="00E01144">
        <w:rPr>
          <w:rFonts w:hint="cs"/>
          <w:rtl/>
        </w:rPr>
        <w:t>-</w:t>
      </w:r>
      <w:r w:rsidR="00E01144">
        <w:rPr>
          <w:rtl/>
        </w:rPr>
        <w:t>ווניל</w:t>
      </w:r>
      <w:r w:rsidRPr="00CD067C">
        <w:rPr>
          <w:rFonts w:hint="cs"/>
          <w:rtl/>
        </w:rPr>
        <w:t xml:space="preserve">. </w:t>
      </w:r>
      <w:r w:rsidR="003A6C3E">
        <w:rPr>
          <w:rFonts w:hint="cs"/>
          <w:rtl/>
        </w:rPr>
        <w:t>"בעלי עובד היום מהבית, והוא זקוק לריכוז."</w:t>
      </w:r>
    </w:p>
    <w:p w14:paraId="5E518F8A" w14:textId="77777777" w:rsidR="004627AB" w:rsidRPr="00CD067C" w:rsidRDefault="004627AB" w:rsidP="003559D8">
      <w:pPr>
        <w:rPr>
          <w:rtl/>
        </w:rPr>
      </w:pPr>
      <w:r w:rsidRPr="00CD067C">
        <w:rPr>
          <w:rFonts w:hint="cs"/>
          <w:rtl/>
        </w:rPr>
        <w:t>"אין בעיה. בפעם אחרת.</w:t>
      </w:r>
      <w:r w:rsidR="00024A84">
        <w:rPr>
          <w:rFonts w:hint="cs"/>
          <w:rtl/>
        </w:rPr>
        <w:t xml:space="preserve"> </w:t>
      </w:r>
      <w:r w:rsidR="000E17E1">
        <w:rPr>
          <w:rFonts w:hint="cs"/>
          <w:rtl/>
        </w:rPr>
        <w:t>תמ</w:t>
      </w:r>
      <w:r w:rsidR="00024A84">
        <w:rPr>
          <w:rFonts w:hint="cs"/>
          <w:rtl/>
        </w:rPr>
        <w:t>ס</w:t>
      </w:r>
      <w:r w:rsidR="000E17E1">
        <w:rPr>
          <w:rFonts w:hint="cs"/>
          <w:rtl/>
        </w:rPr>
        <w:t>ור היא</w:t>
      </w:r>
      <w:r w:rsidR="00024A84">
        <w:rPr>
          <w:rFonts w:hint="cs"/>
          <w:rtl/>
        </w:rPr>
        <w:t xml:space="preserve"> לו </w:t>
      </w:r>
      <w:r w:rsidR="003559D8">
        <w:rPr>
          <w:rFonts w:hint="cs"/>
          <w:rtl/>
        </w:rPr>
        <w:t xml:space="preserve">אם תואיל </w:t>
      </w:r>
      <w:r w:rsidR="00024A84">
        <w:rPr>
          <w:rFonts w:hint="cs"/>
          <w:rtl/>
        </w:rPr>
        <w:t>רוב תודות על ההזמנה לקונצרט.</w:t>
      </w:r>
      <w:r w:rsidRPr="00CD067C">
        <w:rPr>
          <w:rFonts w:hint="cs"/>
          <w:rtl/>
        </w:rPr>
        <w:t>"</w:t>
      </w:r>
    </w:p>
    <w:p w14:paraId="79FC8888" w14:textId="77777777" w:rsidR="004627AB" w:rsidRPr="00CD067C" w:rsidRDefault="004627AB" w:rsidP="00E85D47">
      <w:pPr>
        <w:rPr>
          <w:rtl/>
        </w:rPr>
      </w:pPr>
      <w:r w:rsidRPr="00CD067C">
        <w:rPr>
          <w:rtl/>
        </w:rPr>
        <w:t>"</w:t>
      </w:r>
      <w:r w:rsidR="00E85D47">
        <w:rPr>
          <w:rFonts w:hint="cs"/>
          <w:rtl/>
        </w:rPr>
        <w:t xml:space="preserve">גם </w:t>
      </w:r>
      <w:r w:rsidRPr="00CD067C">
        <w:rPr>
          <w:rFonts w:hint="cs"/>
          <w:rtl/>
        </w:rPr>
        <w:t>אני ע</w:t>
      </w:r>
      <w:r w:rsidR="003A6C3E">
        <w:rPr>
          <w:rFonts w:hint="cs"/>
          <w:rtl/>
        </w:rPr>
        <w:t>צמי זקוקה כרגע לשקט</w:t>
      </w:r>
      <w:r w:rsidRPr="00CD067C">
        <w:rPr>
          <w:rFonts w:hint="cs"/>
          <w:rtl/>
        </w:rPr>
        <w:t xml:space="preserve">. </w:t>
      </w:r>
      <w:r w:rsidRPr="00CD067C">
        <w:rPr>
          <w:rtl/>
        </w:rPr>
        <w:t>אני עו</w:t>
      </w:r>
      <w:r w:rsidR="00E85D47">
        <w:rPr>
          <w:rFonts w:hint="cs"/>
          <w:rtl/>
        </w:rPr>
        <w:t>סקת</w:t>
      </w:r>
      <w:r w:rsidRPr="00CD067C">
        <w:rPr>
          <w:rtl/>
        </w:rPr>
        <w:t xml:space="preserve"> </w:t>
      </w:r>
      <w:r w:rsidR="00E85D47">
        <w:rPr>
          <w:rFonts w:hint="cs"/>
          <w:rtl/>
        </w:rPr>
        <w:t>ב</w:t>
      </w:r>
      <w:r w:rsidRPr="00CD067C">
        <w:rPr>
          <w:rtl/>
        </w:rPr>
        <w:t xml:space="preserve">דברים </w:t>
      </w:r>
      <w:r w:rsidR="00E85D47">
        <w:rPr>
          <w:rFonts w:hint="cs"/>
          <w:rtl/>
        </w:rPr>
        <w:t xml:space="preserve">נוספים </w:t>
      </w:r>
      <w:r w:rsidRPr="00CD067C">
        <w:rPr>
          <w:rtl/>
        </w:rPr>
        <w:t>חוץ מג</w:t>
      </w:r>
      <w:r w:rsidR="00E85D47">
        <w:rPr>
          <w:rFonts w:hint="cs"/>
          <w:rtl/>
        </w:rPr>
        <w:t>י</w:t>
      </w:r>
      <w:r w:rsidRPr="00CD067C">
        <w:rPr>
          <w:rtl/>
        </w:rPr>
        <w:t>ד</w:t>
      </w:r>
      <w:r w:rsidR="00E85D47">
        <w:rPr>
          <w:rFonts w:hint="cs"/>
          <w:rtl/>
        </w:rPr>
        <w:t>ו</w:t>
      </w:r>
      <w:r w:rsidR="003559D8">
        <w:rPr>
          <w:rtl/>
        </w:rPr>
        <w:t xml:space="preserve">ל הילדה," היא </w:t>
      </w:r>
      <w:r w:rsidR="003559D8">
        <w:rPr>
          <w:rFonts w:hint="cs"/>
          <w:rtl/>
        </w:rPr>
        <w:t>הטעימה</w:t>
      </w:r>
      <w:r w:rsidRPr="00CD067C">
        <w:rPr>
          <w:rtl/>
        </w:rPr>
        <w:t>.</w:t>
      </w:r>
    </w:p>
    <w:p w14:paraId="680EBCB8" w14:textId="77777777" w:rsidR="004627AB" w:rsidRPr="00CD067C" w:rsidRDefault="004627AB" w:rsidP="00250000">
      <w:pPr>
        <w:rPr>
          <w:rtl/>
        </w:rPr>
      </w:pPr>
      <w:r w:rsidRPr="00CD067C">
        <w:rPr>
          <w:rtl/>
        </w:rPr>
        <w:t>"גם לגדל ילדה זה הרבה."</w:t>
      </w:r>
    </w:p>
    <w:p w14:paraId="186ACDAA" w14:textId="77777777" w:rsidR="004627AB" w:rsidRPr="00CD067C" w:rsidRDefault="004627AB" w:rsidP="00250000">
      <w:pPr>
        <w:rPr>
          <w:rtl/>
        </w:rPr>
      </w:pPr>
      <w:r w:rsidRPr="00CD067C">
        <w:rPr>
          <w:rtl/>
        </w:rPr>
        <w:t>"נכון. אבל חוץ מזה יש אותי. אני קצת כותבת."</w:t>
      </w:r>
    </w:p>
    <w:p w14:paraId="5460BF09" w14:textId="77777777" w:rsidR="004627AB" w:rsidRPr="00CD067C" w:rsidRDefault="000E17E1" w:rsidP="00250000">
      <w:pPr>
        <w:rPr>
          <w:rtl/>
        </w:rPr>
      </w:pPr>
      <w:r>
        <w:rPr>
          <w:rtl/>
        </w:rPr>
        <w:t xml:space="preserve">"מה </w:t>
      </w:r>
      <w:r>
        <w:rPr>
          <w:rFonts w:hint="cs"/>
          <w:rtl/>
        </w:rPr>
        <w:t>היא</w:t>
      </w:r>
      <w:r w:rsidR="004627AB" w:rsidRPr="00CD067C">
        <w:rPr>
          <w:rtl/>
        </w:rPr>
        <w:t xml:space="preserve"> כותבת?"</w:t>
      </w:r>
    </w:p>
    <w:p w14:paraId="1E8D92AA" w14:textId="77777777" w:rsidR="004627AB" w:rsidRPr="00CD067C" w:rsidRDefault="003559D8" w:rsidP="003559D8">
      <w:pPr>
        <w:rPr>
          <w:rtl/>
        </w:rPr>
      </w:pPr>
      <w:r>
        <w:rPr>
          <w:rtl/>
        </w:rPr>
        <w:t>"סיפורים</w:t>
      </w:r>
      <w:r>
        <w:rPr>
          <w:rFonts w:hint="cs"/>
          <w:rtl/>
        </w:rPr>
        <w:t xml:space="preserve"> </w:t>
      </w:r>
      <w:r>
        <w:rPr>
          <w:rtl/>
        </w:rPr>
        <w:t>–</w:t>
      </w:r>
      <w:r>
        <w:rPr>
          <w:rFonts w:hint="cs"/>
          <w:rtl/>
        </w:rPr>
        <w:t xml:space="preserve"> </w:t>
      </w:r>
      <w:r w:rsidR="004627AB" w:rsidRPr="00CD067C">
        <w:rPr>
          <w:rtl/>
        </w:rPr>
        <w:t>הייתי די גרמופונית בצעירותי."</w:t>
      </w:r>
    </w:p>
    <w:p w14:paraId="384047CB" w14:textId="77777777" w:rsidR="004627AB" w:rsidRPr="00CD067C" w:rsidRDefault="004627AB" w:rsidP="00250000">
      <w:pPr>
        <w:rPr>
          <w:rtl/>
        </w:rPr>
      </w:pPr>
      <w:r w:rsidRPr="00CD067C">
        <w:rPr>
          <w:rtl/>
        </w:rPr>
        <w:t>"מה?"</w:t>
      </w:r>
    </w:p>
    <w:p w14:paraId="150F0DE4" w14:textId="77777777" w:rsidR="004627AB" w:rsidRPr="00CD067C" w:rsidRDefault="004627AB" w:rsidP="003559D8">
      <w:pPr>
        <w:rPr>
          <w:rtl/>
        </w:rPr>
      </w:pPr>
      <w:r w:rsidRPr="00CD067C">
        <w:rPr>
          <w:rtl/>
        </w:rPr>
        <w:t xml:space="preserve">"כלומר, גרפומנית." היא </w:t>
      </w:r>
      <w:r w:rsidR="003559D8">
        <w:rPr>
          <w:rFonts w:hint="cs"/>
          <w:rtl/>
        </w:rPr>
        <w:t>תיקנה</w:t>
      </w:r>
      <w:r w:rsidRPr="00CD067C">
        <w:rPr>
          <w:rtl/>
        </w:rPr>
        <w:t xml:space="preserve"> מייד.</w:t>
      </w:r>
    </w:p>
    <w:p w14:paraId="7D94A0D1" w14:textId="11E3F619" w:rsidR="004627AB" w:rsidRPr="00CD067C" w:rsidRDefault="004627AB" w:rsidP="003559D8">
      <w:pPr>
        <w:rPr>
          <w:rtl/>
        </w:rPr>
      </w:pPr>
      <w:r w:rsidRPr="00CD067C">
        <w:rPr>
          <w:rtl/>
        </w:rPr>
        <w:t>הוא התפוצץ מצחוק. "גם לי זה תמיד קורה לי כשאני מנסה להיות</w:t>
      </w:r>
      <w:r w:rsidRPr="00CD067C">
        <w:rPr>
          <w:rFonts w:hint="cs"/>
          <w:rtl/>
        </w:rPr>
        <w:t xml:space="preserve"> יומרני</w:t>
      </w:r>
      <w:r w:rsidRPr="00CD067C">
        <w:rPr>
          <w:rtl/>
        </w:rPr>
        <w:t>."</w:t>
      </w:r>
      <w:r>
        <w:rPr>
          <w:rFonts w:hint="cs"/>
          <w:rtl/>
        </w:rPr>
        <w:t xml:space="preserve"> (זאת </w:t>
      </w:r>
      <w:r w:rsidR="001C5A04">
        <w:rPr>
          <w:rFonts w:hint="cs"/>
          <w:rtl/>
        </w:rPr>
        <w:t>הייתה</w:t>
      </w:r>
      <w:r>
        <w:rPr>
          <w:rFonts w:hint="cs"/>
          <w:rtl/>
        </w:rPr>
        <w:t xml:space="preserve"> אחת המילים ש</w:t>
      </w:r>
      <w:r w:rsidR="000E17E1">
        <w:rPr>
          <w:rFonts w:hint="cs"/>
          <w:rtl/>
        </w:rPr>
        <w:t>ל</w:t>
      </w:r>
      <w:r>
        <w:rPr>
          <w:rFonts w:hint="cs"/>
          <w:rtl/>
        </w:rPr>
        <w:t>מד עבור ה-</w:t>
      </w:r>
      <w:r w:rsidR="003559D8">
        <w:t>GCSE</w:t>
      </w:r>
      <w:r>
        <w:rPr>
          <w:rFonts w:hint="cs"/>
          <w:rtl/>
        </w:rPr>
        <w:t xml:space="preserve"> בגרמנית ועדיין זכר.)</w:t>
      </w:r>
    </w:p>
    <w:p w14:paraId="49EA6C95" w14:textId="77777777" w:rsidR="004627AB" w:rsidRPr="00CD067C" w:rsidRDefault="004627AB" w:rsidP="00792040">
      <w:pPr>
        <w:rPr>
          <w:rtl/>
        </w:rPr>
      </w:pPr>
      <w:r w:rsidRPr="00CD067C">
        <w:rPr>
          <w:rtl/>
        </w:rPr>
        <w:t>"ברור! אני..</w:t>
      </w:r>
      <w:r w:rsidR="003559D8">
        <w:rPr>
          <w:rtl/>
        </w:rPr>
        <w:t xml:space="preserve">. </w:t>
      </w:r>
      <w:r w:rsidR="00792040">
        <w:rPr>
          <w:rFonts w:hint="cs"/>
          <w:rtl/>
        </w:rPr>
        <w:t>שמתי לב לשגיאתי</w:t>
      </w:r>
      <w:r w:rsidR="003559D8">
        <w:rPr>
          <w:rtl/>
        </w:rPr>
        <w:t xml:space="preserve">," היא </w:t>
      </w:r>
      <w:r w:rsidR="003559D8">
        <w:rPr>
          <w:rFonts w:hint="cs"/>
          <w:rtl/>
        </w:rPr>
        <w:t>ציינה</w:t>
      </w:r>
      <w:r w:rsidRPr="00CD067C">
        <w:rPr>
          <w:rtl/>
        </w:rPr>
        <w:t xml:space="preserve"> בחומרה.</w:t>
      </w:r>
    </w:p>
    <w:p w14:paraId="4154774E" w14:textId="77777777" w:rsidR="004627AB" w:rsidRPr="00CD067C" w:rsidRDefault="004627AB" w:rsidP="00250000">
      <w:pPr>
        <w:rPr>
          <w:rtl/>
        </w:rPr>
      </w:pPr>
      <w:r w:rsidRPr="00CD067C">
        <w:rPr>
          <w:rtl/>
        </w:rPr>
        <w:t>"</w:t>
      </w:r>
      <w:r w:rsidR="00CB4229">
        <w:rPr>
          <w:rFonts w:hint="cs"/>
          <w:rtl/>
        </w:rPr>
        <w:t>ב</w:t>
      </w:r>
      <w:r w:rsidRPr="00CD067C">
        <w:rPr>
          <w:rtl/>
        </w:rPr>
        <w:t>כל פעם שאני מנסה להיות</w:t>
      </w:r>
      <w:r w:rsidRPr="00CD067C">
        <w:rPr>
          <w:rFonts w:hint="cs"/>
          <w:rtl/>
        </w:rPr>
        <w:t xml:space="preserve"> יומרני </w:t>
      </w:r>
      <w:r w:rsidRPr="00CD067C">
        <w:rPr>
          <w:rtl/>
        </w:rPr>
        <w:t>ואני אף פעם לא לומד לקח!" אבל הוא התעשת מהר. "סליחה. זה פשוט קורה לי כל הזמן."</w:t>
      </w:r>
    </w:p>
    <w:p w14:paraId="6071C9BE" w14:textId="77777777" w:rsidR="004627AB" w:rsidRDefault="004627AB" w:rsidP="00250000">
      <w:pPr>
        <w:rPr>
          <w:rtl/>
        </w:rPr>
      </w:pPr>
      <w:r w:rsidRPr="00CD067C">
        <w:rPr>
          <w:rtl/>
        </w:rPr>
        <w:t>"לי לא. אף פעם לא."</w:t>
      </w:r>
    </w:p>
    <w:p w14:paraId="08557922" w14:textId="77777777" w:rsidR="003A6C3E" w:rsidRDefault="003A6C3E" w:rsidP="00250000">
      <w:pPr>
        <w:rPr>
          <w:rtl/>
        </w:rPr>
      </w:pPr>
      <w:r>
        <w:rPr>
          <w:rFonts w:hint="cs"/>
          <w:rtl/>
        </w:rPr>
        <w:t>"אז אין ברירה, אני אחזור ללימודים," הוא נאנח עמוקות.</w:t>
      </w:r>
      <w:r w:rsidR="00C2789A">
        <w:rPr>
          <w:rFonts w:hint="cs"/>
          <w:rtl/>
        </w:rPr>
        <w:t xml:space="preserve"> "ניסית</w:t>
      </w:r>
      <w:r w:rsidR="00CB4229">
        <w:rPr>
          <w:rFonts w:hint="cs"/>
          <w:rtl/>
        </w:rPr>
        <w:t>י ללמוד בגינה קודם, אבל הדשא</w:t>
      </w:r>
      <w:r w:rsidR="00C2789A">
        <w:rPr>
          <w:rFonts w:hint="cs"/>
          <w:rtl/>
        </w:rPr>
        <w:t xml:space="preserve"> ארוך מדי."</w:t>
      </w:r>
    </w:p>
    <w:p w14:paraId="5214D189" w14:textId="77777777" w:rsidR="00C2789A" w:rsidRDefault="00C2789A" w:rsidP="00250000">
      <w:pPr>
        <w:rPr>
          <w:rtl/>
        </w:rPr>
      </w:pPr>
      <w:r>
        <w:rPr>
          <w:rFonts w:hint="cs"/>
          <w:rtl/>
        </w:rPr>
        <w:t>"</w:t>
      </w:r>
      <w:r w:rsidR="002D31CF">
        <w:rPr>
          <w:rFonts w:hint="cs"/>
          <w:rtl/>
        </w:rPr>
        <w:t>ראיתי אותך מפה</w:t>
      </w:r>
      <w:r w:rsidR="00AE0DDD">
        <w:rPr>
          <w:rFonts w:hint="cs"/>
          <w:rtl/>
        </w:rPr>
        <w:t>, מפהק עם הספרים שלך ושלחתי את טינקה החוצה קצת, שתשחק איתך.</w:t>
      </w:r>
      <w:r w:rsidR="001319CF">
        <w:rPr>
          <w:rFonts w:hint="cs"/>
          <w:rtl/>
        </w:rPr>
        <w:t>"</w:t>
      </w:r>
    </w:p>
    <w:p w14:paraId="03B759DA" w14:textId="3456E49C" w:rsidR="00507626" w:rsidRDefault="001319CF" w:rsidP="00715F68">
      <w:pPr>
        <w:rPr>
          <w:rtl/>
        </w:rPr>
      </w:pPr>
      <w:r>
        <w:rPr>
          <w:rFonts w:hint="cs"/>
          <w:rtl/>
        </w:rPr>
        <w:t xml:space="preserve">היא הזמינה אותו פנימה והוא </w:t>
      </w:r>
      <w:r w:rsidR="000E17E1">
        <w:rPr>
          <w:rFonts w:hint="cs"/>
          <w:rtl/>
        </w:rPr>
        <w:t>התישב על ה</w:t>
      </w:r>
      <w:r w:rsidR="004C59E0">
        <w:rPr>
          <w:rFonts w:hint="cs"/>
          <w:rtl/>
        </w:rPr>
        <w:t>רצפה</w:t>
      </w:r>
      <w:r w:rsidR="000E17E1">
        <w:rPr>
          <w:rFonts w:hint="cs"/>
          <w:rtl/>
        </w:rPr>
        <w:t xml:space="preserve"> אל שולחנה</w:t>
      </w:r>
      <w:r>
        <w:rPr>
          <w:rFonts w:hint="cs"/>
          <w:rtl/>
        </w:rPr>
        <w:t xml:space="preserve"> הקטן של טינקה במרכז הסלון. היא </w:t>
      </w:r>
      <w:r w:rsidR="001C5A04">
        <w:rPr>
          <w:rFonts w:hint="cs"/>
          <w:rtl/>
        </w:rPr>
        <w:t>הייתה</w:t>
      </w:r>
      <w:r>
        <w:rPr>
          <w:rFonts w:hint="cs"/>
          <w:rtl/>
        </w:rPr>
        <w:t xml:space="preserve"> עסוקה בצביעת פינגווינים מתגלשים על קרחון </w:t>
      </w:r>
      <w:r w:rsidR="00F10858">
        <w:rPr>
          <w:rFonts w:hint="cs"/>
          <w:rtl/>
        </w:rPr>
        <w:t xml:space="preserve">שהיה </w:t>
      </w:r>
      <w:r>
        <w:rPr>
          <w:rFonts w:hint="cs"/>
          <w:rtl/>
        </w:rPr>
        <w:t>צבעוני</w:t>
      </w:r>
      <w:r w:rsidR="00E567A7">
        <w:rPr>
          <w:rFonts w:hint="cs"/>
          <w:rtl/>
        </w:rPr>
        <w:t xml:space="preserve"> מאוד,</w:t>
      </w:r>
      <w:r>
        <w:rPr>
          <w:rFonts w:hint="cs"/>
          <w:rtl/>
        </w:rPr>
        <w:t xml:space="preserve"> </w:t>
      </w:r>
      <w:r w:rsidR="00297D38">
        <w:rPr>
          <w:rFonts w:hint="cs"/>
          <w:rtl/>
        </w:rPr>
        <w:t>על פ</w:t>
      </w:r>
      <w:r w:rsidR="00792040">
        <w:rPr>
          <w:rFonts w:hint="cs"/>
          <w:rtl/>
        </w:rPr>
        <w:t xml:space="preserve">י </w:t>
      </w:r>
      <w:r>
        <w:rPr>
          <w:rFonts w:hint="cs"/>
          <w:rtl/>
        </w:rPr>
        <w:t>פרשנותה</w:t>
      </w:r>
      <w:r w:rsidR="00792040">
        <w:rPr>
          <w:rFonts w:hint="cs"/>
          <w:rtl/>
        </w:rPr>
        <w:t>ּ</w:t>
      </w:r>
      <w:r>
        <w:rPr>
          <w:rFonts w:hint="cs"/>
          <w:rtl/>
        </w:rPr>
        <w:t>, והוא הציץ בינתיים במדור הספורט של ה-</w:t>
      </w:r>
      <w:r w:rsidR="00507626" w:rsidRPr="00507626">
        <w:t>Hamburger Abendblatt</w:t>
      </w:r>
      <w:r w:rsidR="00507626">
        <w:rPr>
          <w:rFonts w:hint="cs"/>
          <w:rtl/>
        </w:rPr>
        <w:t xml:space="preserve"> מאותו בוקר, </w:t>
      </w:r>
      <w:r w:rsidR="00600BB7">
        <w:rPr>
          <w:rFonts w:hint="cs"/>
          <w:rtl/>
        </w:rPr>
        <w:t>והופתע מהקלות בה</w:t>
      </w:r>
      <w:r w:rsidR="000E17E1">
        <w:rPr>
          <w:rFonts w:hint="cs"/>
          <w:rtl/>
        </w:rPr>
        <w:t xml:space="preserve"> </w:t>
      </w:r>
      <w:r w:rsidR="00AD4B19">
        <w:rPr>
          <w:rFonts w:hint="cs"/>
          <w:rtl/>
        </w:rPr>
        <w:t>הצליח ל</w:t>
      </w:r>
      <w:r w:rsidR="000E17E1">
        <w:rPr>
          <w:rFonts w:hint="cs"/>
          <w:rtl/>
        </w:rPr>
        <w:t>קרא את</w:t>
      </w:r>
      <w:r w:rsidR="00507626">
        <w:rPr>
          <w:rFonts w:hint="cs"/>
          <w:rtl/>
        </w:rPr>
        <w:t xml:space="preserve"> מדור הכדורגל, </w:t>
      </w:r>
      <w:r w:rsidR="00600BB7">
        <w:rPr>
          <w:rFonts w:hint="cs"/>
          <w:rtl/>
        </w:rPr>
        <w:t xml:space="preserve">אחרי פחות מרבע שעה </w:t>
      </w:r>
      <w:r w:rsidR="000E17E1">
        <w:rPr>
          <w:rFonts w:hint="cs"/>
          <w:rtl/>
        </w:rPr>
        <w:t xml:space="preserve">הוא היה </w:t>
      </w:r>
      <w:r w:rsidR="00715F68">
        <w:rPr>
          <w:rFonts w:hint="cs"/>
          <w:rtl/>
        </w:rPr>
        <w:t xml:space="preserve">בקיא בכל </w:t>
      </w:r>
      <w:r w:rsidR="00507626">
        <w:rPr>
          <w:rFonts w:hint="cs"/>
          <w:rtl/>
        </w:rPr>
        <w:lastRenderedPageBreak/>
        <w:t>ענייני</w:t>
      </w:r>
      <w:r w:rsidR="00600BB7">
        <w:rPr>
          <w:rFonts w:hint="cs"/>
          <w:rtl/>
        </w:rPr>
        <w:t>ו</w:t>
      </w:r>
      <w:r w:rsidR="00507626">
        <w:rPr>
          <w:rFonts w:hint="cs"/>
          <w:rtl/>
        </w:rPr>
        <w:t xml:space="preserve"> הפנימיים של מ</w:t>
      </w:r>
      <w:r w:rsidR="00600BB7">
        <w:rPr>
          <w:rFonts w:hint="cs"/>
          <w:rtl/>
        </w:rPr>
        <w:t>ועדון הכדורגל</w:t>
      </w:r>
      <w:r w:rsidR="00507626">
        <w:rPr>
          <w:rFonts w:hint="cs"/>
          <w:rtl/>
        </w:rPr>
        <w:t xml:space="preserve"> </w:t>
      </w:r>
      <w:r w:rsidR="00D22F36">
        <w:rPr>
          <w:rFonts w:hint="cs"/>
          <w:rtl/>
        </w:rPr>
        <w:t>ז</w:t>
      </w:r>
      <w:r w:rsidR="00600BB7">
        <w:rPr>
          <w:rFonts w:hint="cs"/>
          <w:rtl/>
        </w:rPr>
        <w:t>אנקט</w:t>
      </w:r>
      <w:r w:rsidR="00507626">
        <w:rPr>
          <w:rFonts w:hint="cs"/>
          <w:rtl/>
        </w:rPr>
        <w:t xml:space="preserve"> פאולי.</w:t>
      </w:r>
      <w:r w:rsidR="000E4111">
        <w:rPr>
          <w:rFonts w:hint="cs"/>
          <w:rtl/>
        </w:rPr>
        <w:t xml:space="preserve"> </w:t>
      </w:r>
      <w:r w:rsidR="00F06A3F">
        <w:rPr>
          <w:rFonts w:hint="cs"/>
          <w:rtl/>
        </w:rPr>
        <w:t>עכשיו</w:t>
      </w:r>
      <w:r w:rsidR="000E4111">
        <w:rPr>
          <w:rFonts w:hint="cs"/>
          <w:rtl/>
        </w:rPr>
        <w:t xml:space="preserve"> קרא מאמר על נדן של סכין גלדיאטורים שנמצא בחפירות ארכיאולוגיות ב</w:t>
      </w:r>
      <w:r w:rsidR="00271F95">
        <w:rPr>
          <w:rFonts w:hint="cs"/>
          <w:rtl/>
        </w:rPr>
        <w:t>אזור</w:t>
      </w:r>
      <w:r w:rsidR="000E4111">
        <w:rPr>
          <w:rFonts w:hint="cs"/>
          <w:rtl/>
        </w:rPr>
        <w:t xml:space="preserve"> קלן.</w:t>
      </w:r>
    </w:p>
    <w:p w14:paraId="2BFEB4F2" w14:textId="77777777" w:rsidR="007B3C00" w:rsidRDefault="00EE7C63" w:rsidP="00600BB7">
      <w:pPr>
        <w:rPr>
          <w:rtl/>
        </w:rPr>
      </w:pPr>
      <w:r>
        <w:rPr>
          <w:rFonts w:hint="cs"/>
          <w:rtl/>
        </w:rPr>
        <w:t>"</w:t>
      </w:r>
      <w:r w:rsidR="007B3C00">
        <w:rPr>
          <w:rFonts w:hint="cs"/>
          <w:rtl/>
        </w:rPr>
        <w:t>אתה יכול לקחת את העיתון, כבר גמרנו איתו,</w:t>
      </w:r>
      <w:r>
        <w:rPr>
          <w:rFonts w:hint="cs"/>
          <w:rtl/>
        </w:rPr>
        <w:t>"</w:t>
      </w:r>
      <w:r w:rsidR="007B3C00">
        <w:rPr>
          <w:rFonts w:hint="cs"/>
          <w:rtl/>
        </w:rPr>
        <w:t xml:space="preserve"> פטרה נידבה כשבעלה לקח את טינקה לשנת הצהריים שלה. </w:t>
      </w:r>
      <w:r>
        <w:rPr>
          <w:rFonts w:hint="cs"/>
          <w:rtl/>
        </w:rPr>
        <w:t>"</w:t>
      </w:r>
      <w:r w:rsidR="007B3C00">
        <w:rPr>
          <w:rFonts w:hint="cs"/>
          <w:rtl/>
        </w:rPr>
        <w:t>נשאר גם המוסף מסוף השבוע.</w:t>
      </w:r>
      <w:r>
        <w:rPr>
          <w:rFonts w:hint="cs"/>
          <w:rtl/>
        </w:rPr>
        <w:t>"</w:t>
      </w:r>
    </w:p>
    <w:p w14:paraId="65707CF5" w14:textId="77777777" w:rsidR="007B3C00" w:rsidRDefault="00EE7C63" w:rsidP="000E17E1">
      <w:pPr>
        <w:rPr>
          <w:rtl/>
        </w:rPr>
      </w:pPr>
      <w:r>
        <w:rPr>
          <w:rFonts w:hint="cs"/>
          <w:rtl/>
        </w:rPr>
        <w:t>"</w:t>
      </w:r>
      <w:r w:rsidR="000E17E1">
        <w:rPr>
          <w:rFonts w:hint="cs"/>
          <w:rtl/>
        </w:rPr>
        <w:t>יש</w:t>
      </w:r>
      <w:r w:rsidR="007B3C00">
        <w:rPr>
          <w:rFonts w:hint="cs"/>
          <w:rtl/>
        </w:rPr>
        <w:t xml:space="preserve"> אולי איזה ספר קריאה שאוכל לשאול?</w:t>
      </w:r>
      <w:r>
        <w:rPr>
          <w:rFonts w:hint="cs"/>
          <w:rtl/>
        </w:rPr>
        <w:t>"</w:t>
      </w:r>
    </w:p>
    <w:p w14:paraId="2776A310" w14:textId="77777777" w:rsidR="007B3C00" w:rsidRDefault="00EE7C63" w:rsidP="00600BB7">
      <w:pPr>
        <w:rPr>
          <w:rtl/>
        </w:rPr>
      </w:pPr>
      <w:r>
        <w:rPr>
          <w:rFonts w:hint="cs"/>
          <w:rtl/>
        </w:rPr>
        <w:t>"</w:t>
      </w:r>
      <w:r w:rsidR="007B3C00">
        <w:rPr>
          <w:rFonts w:hint="cs"/>
          <w:rtl/>
        </w:rPr>
        <w:t>בגרמנית?</w:t>
      </w:r>
      <w:r>
        <w:rPr>
          <w:rFonts w:hint="cs"/>
          <w:rtl/>
        </w:rPr>
        <w:t>"</w:t>
      </w:r>
    </w:p>
    <w:p w14:paraId="0D5A7169" w14:textId="77777777" w:rsidR="007B3C00" w:rsidRDefault="00EE7C63" w:rsidP="00600BB7">
      <w:pPr>
        <w:rPr>
          <w:rtl/>
        </w:rPr>
      </w:pPr>
      <w:r>
        <w:rPr>
          <w:rFonts w:hint="cs"/>
          <w:rtl/>
        </w:rPr>
        <w:t>"</w:t>
      </w:r>
      <w:r w:rsidR="007B3C00">
        <w:rPr>
          <w:rFonts w:hint="cs"/>
          <w:rtl/>
        </w:rPr>
        <w:t>כן, כל ספר קריאה.</w:t>
      </w:r>
      <w:r>
        <w:rPr>
          <w:rFonts w:hint="cs"/>
          <w:rtl/>
        </w:rPr>
        <w:t>"</w:t>
      </w:r>
    </w:p>
    <w:p w14:paraId="61BD7F64" w14:textId="77777777" w:rsidR="001319CF" w:rsidRPr="00507626" w:rsidRDefault="00EE7C63" w:rsidP="009F2E12">
      <w:pPr>
        <w:rPr>
          <w:rtl/>
        </w:rPr>
      </w:pPr>
      <w:r>
        <w:rPr>
          <w:rFonts w:hint="cs"/>
          <w:rtl/>
        </w:rPr>
        <w:t>"</w:t>
      </w:r>
      <w:r w:rsidR="007B3C00">
        <w:rPr>
          <w:rFonts w:hint="cs"/>
          <w:rtl/>
        </w:rPr>
        <w:t>יש</w:t>
      </w:r>
      <w:r w:rsidR="009F2E12">
        <w:rPr>
          <w:rFonts w:hint="cs"/>
          <w:rtl/>
        </w:rPr>
        <w:t>,</w:t>
      </w:r>
      <w:r w:rsidR="007B3C00">
        <w:rPr>
          <w:rFonts w:hint="cs"/>
          <w:rtl/>
        </w:rPr>
        <w:t xml:space="preserve"> בוודאי שיש. ומה </w:t>
      </w:r>
      <w:r w:rsidR="009F2E12">
        <w:rPr>
          <w:rFonts w:hint="cs"/>
          <w:rtl/>
        </w:rPr>
        <w:t>לגבי</w:t>
      </w:r>
      <w:r w:rsidR="007B3C00">
        <w:rPr>
          <w:rFonts w:hint="cs"/>
          <w:rtl/>
        </w:rPr>
        <w:t xml:space="preserve"> ספרי </w:t>
      </w:r>
      <w:r w:rsidR="007B3C00" w:rsidRPr="007B3C00">
        <w:rPr>
          <w:rFonts w:hint="cs"/>
          <w:highlight w:val="green"/>
          <w:rtl/>
        </w:rPr>
        <w:t>הלימוד</w:t>
      </w:r>
      <w:r>
        <w:rPr>
          <w:rFonts w:hint="cs"/>
          <w:rtl/>
        </w:rPr>
        <w:t xml:space="preserve"> שהיטלטלו עימך בדרכך</w:t>
      </w:r>
      <w:r w:rsidR="007B3C00">
        <w:rPr>
          <w:rFonts w:hint="cs"/>
          <w:rtl/>
        </w:rPr>
        <w:t xml:space="preserve"> הארוכה להמבורג?</w:t>
      </w:r>
      <w:r>
        <w:rPr>
          <w:rFonts w:hint="cs"/>
          <w:rtl/>
        </w:rPr>
        <w:t>"</w:t>
      </w:r>
      <w:r w:rsidR="00507626">
        <w:rPr>
          <w:rFonts w:hint="cs"/>
          <w:rtl/>
        </w:rPr>
        <w:t xml:space="preserve"> </w:t>
      </w:r>
    </w:p>
    <w:p w14:paraId="3DCD0CA6" w14:textId="23E7565A" w:rsidR="00250000" w:rsidRDefault="00250000" w:rsidP="00820D67">
      <w:pPr>
        <w:rPr>
          <w:rtl/>
        </w:rPr>
      </w:pPr>
      <w:r>
        <w:rPr>
          <w:rFonts w:hint="cs"/>
          <w:rtl/>
        </w:rPr>
        <w:t xml:space="preserve">אלכס </w:t>
      </w:r>
      <w:r w:rsidR="00507626">
        <w:rPr>
          <w:rFonts w:hint="cs"/>
          <w:rtl/>
        </w:rPr>
        <w:t>התוודה</w:t>
      </w:r>
      <w:r>
        <w:rPr>
          <w:rFonts w:hint="cs"/>
          <w:rtl/>
        </w:rPr>
        <w:t xml:space="preserve"> על מאבקיו בחומר </w:t>
      </w:r>
      <w:r w:rsidRPr="007B3C00">
        <w:rPr>
          <w:rFonts w:hint="cs"/>
          <w:highlight w:val="green"/>
          <w:rtl/>
        </w:rPr>
        <w:t>הלימוד</w:t>
      </w:r>
      <w:r>
        <w:rPr>
          <w:rFonts w:hint="cs"/>
          <w:rtl/>
        </w:rPr>
        <w:t xml:space="preserve">, </w:t>
      </w:r>
      <w:r w:rsidR="00F97F73">
        <w:rPr>
          <w:rFonts w:hint="cs"/>
          <w:rtl/>
        </w:rPr>
        <w:t xml:space="preserve">כשבינתיים ידו על התחתונה, </w:t>
      </w:r>
      <w:r>
        <w:rPr>
          <w:rFonts w:hint="cs"/>
          <w:rtl/>
        </w:rPr>
        <w:t xml:space="preserve">והיא </w:t>
      </w:r>
      <w:r w:rsidR="00F10858">
        <w:rPr>
          <w:rFonts w:hint="cs"/>
          <w:rtl/>
        </w:rPr>
        <w:t xml:space="preserve">מצידה </w:t>
      </w:r>
      <w:r w:rsidR="00507626">
        <w:rPr>
          <w:rFonts w:hint="cs"/>
          <w:rtl/>
        </w:rPr>
        <w:t>הודתה שה</w:t>
      </w:r>
      <w:r w:rsidR="00EE7C63">
        <w:rPr>
          <w:rFonts w:hint="cs"/>
          <w:rtl/>
        </w:rPr>
        <w:t xml:space="preserve">זניחה את </w:t>
      </w:r>
      <w:r w:rsidR="00820D67">
        <w:rPr>
          <w:rFonts w:hint="cs"/>
          <w:rtl/>
        </w:rPr>
        <w:t>מחקרי</w:t>
      </w:r>
      <w:r w:rsidR="00EE7C63">
        <w:rPr>
          <w:rFonts w:hint="cs"/>
          <w:rtl/>
        </w:rPr>
        <w:t>ה.</w:t>
      </w:r>
      <w:r>
        <w:rPr>
          <w:rFonts w:hint="cs"/>
          <w:rtl/>
        </w:rPr>
        <w:t xml:space="preserve"> פטרה עש</w:t>
      </w:r>
      <w:r w:rsidR="00507626">
        <w:rPr>
          <w:rFonts w:hint="cs"/>
          <w:rtl/>
        </w:rPr>
        <w:t>ת</w:t>
      </w:r>
      <w:r>
        <w:rPr>
          <w:rFonts w:hint="cs"/>
          <w:rtl/>
        </w:rPr>
        <w:t>ה ד</w:t>
      </w:r>
      <w:r w:rsidR="00507626">
        <w:rPr>
          <w:rFonts w:hint="cs"/>
          <w:rtl/>
        </w:rPr>
        <w:t>וקטו</w:t>
      </w:r>
      <w:r>
        <w:rPr>
          <w:rFonts w:hint="cs"/>
          <w:rtl/>
        </w:rPr>
        <w:t>ר</w:t>
      </w:r>
      <w:r w:rsidR="00507626">
        <w:rPr>
          <w:rFonts w:hint="cs"/>
          <w:rtl/>
        </w:rPr>
        <w:t>ט בנושא</w:t>
      </w:r>
      <w:r>
        <w:rPr>
          <w:rFonts w:hint="cs"/>
          <w:rtl/>
        </w:rPr>
        <w:t xml:space="preserve"> השואה, היא </w:t>
      </w:r>
      <w:r w:rsidR="00AE0DDD">
        <w:rPr>
          <w:rFonts w:hint="cs"/>
          <w:rtl/>
        </w:rPr>
        <w:t>הסבירה</w:t>
      </w:r>
      <w:r w:rsidR="00820D67">
        <w:rPr>
          <w:rFonts w:hint="cs"/>
          <w:rtl/>
        </w:rPr>
        <w:t xml:space="preserve"> לאלכס שזאת בחירה</w:t>
      </w:r>
      <w:r>
        <w:rPr>
          <w:rFonts w:hint="cs"/>
          <w:rtl/>
        </w:rPr>
        <w:t xml:space="preserve"> מקובל</w:t>
      </w:r>
      <w:r w:rsidR="00820D67">
        <w:rPr>
          <w:rFonts w:hint="cs"/>
          <w:rtl/>
        </w:rPr>
        <w:t>ת</w:t>
      </w:r>
      <w:r>
        <w:rPr>
          <w:rFonts w:hint="cs"/>
          <w:rtl/>
        </w:rPr>
        <w:t xml:space="preserve"> </w:t>
      </w:r>
      <w:r w:rsidR="00820D67">
        <w:rPr>
          <w:rFonts w:hint="cs"/>
          <w:rtl/>
        </w:rPr>
        <w:t>ו</w:t>
      </w:r>
      <w:r>
        <w:rPr>
          <w:rFonts w:hint="cs"/>
          <w:rtl/>
        </w:rPr>
        <w:t xml:space="preserve">טבעית עבור כל סטודנט להסטוריה בגרמניה, אבל המחקר </w:t>
      </w:r>
      <w:r w:rsidR="0013314A">
        <w:rPr>
          <w:rFonts w:hint="cs"/>
          <w:rtl/>
        </w:rPr>
        <w:t xml:space="preserve">הדקדקני שלה, בנושא הבירוקרטיה </w:t>
      </w:r>
      <w:r w:rsidR="00B35A16">
        <w:rPr>
          <w:rFonts w:hint="cs"/>
          <w:rtl/>
        </w:rPr>
        <w:t xml:space="preserve">והאידאולוגיה </w:t>
      </w:r>
      <w:r w:rsidR="0013314A">
        <w:rPr>
          <w:rFonts w:hint="cs"/>
          <w:rtl/>
        </w:rPr>
        <w:t xml:space="preserve">הנאצית </w:t>
      </w:r>
      <w:r w:rsidR="004A7ED1">
        <w:rPr>
          <w:rFonts w:hint="cs"/>
          <w:rtl/>
        </w:rPr>
        <w:t>ו</w:t>
      </w:r>
      <w:r w:rsidR="00820D67">
        <w:rPr>
          <w:rFonts w:hint="cs"/>
          <w:rtl/>
        </w:rPr>
        <w:t>דרכי</w:t>
      </w:r>
      <w:r w:rsidR="00B35A16">
        <w:rPr>
          <w:rFonts w:hint="cs"/>
          <w:rtl/>
        </w:rPr>
        <w:t xml:space="preserve"> י</w:t>
      </w:r>
      <w:r w:rsidR="00820D67">
        <w:rPr>
          <w:rFonts w:hint="cs"/>
          <w:rtl/>
        </w:rPr>
        <w:t>י</w:t>
      </w:r>
      <w:r w:rsidR="00B35A16">
        <w:rPr>
          <w:rFonts w:hint="cs"/>
          <w:rtl/>
        </w:rPr>
        <w:t>ש</w:t>
      </w:r>
      <w:r w:rsidR="00820D67">
        <w:rPr>
          <w:rFonts w:hint="cs"/>
          <w:rtl/>
        </w:rPr>
        <w:t>ו</w:t>
      </w:r>
      <w:r w:rsidR="00B35A16">
        <w:rPr>
          <w:rFonts w:hint="cs"/>
          <w:rtl/>
        </w:rPr>
        <w:t>מה ב</w:t>
      </w:r>
      <w:r w:rsidR="004A7ED1">
        <w:rPr>
          <w:rFonts w:hint="cs"/>
          <w:rtl/>
        </w:rPr>
        <w:t>חוק</w:t>
      </w:r>
      <w:r w:rsidR="00A95474">
        <w:rPr>
          <w:rFonts w:hint="cs"/>
          <w:rtl/>
        </w:rPr>
        <w:t>י</w:t>
      </w:r>
      <w:r w:rsidR="00C368A6">
        <w:rPr>
          <w:rFonts w:hint="cs"/>
          <w:rtl/>
        </w:rPr>
        <w:t xml:space="preserve"> הרייך השלישי, החל</w:t>
      </w:r>
      <w:r w:rsidR="004A7ED1">
        <w:rPr>
          <w:rFonts w:hint="cs"/>
          <w:rtl/>
        </w:rPr>
        <w:t xml:space="preserve"> </w:t>
      </w:r>
      <w:r w:rsidR="00C368A6">
        <w:rPr>
          <w:rFonts w:hint="cs"/>
          <w:rtl/>
        </w:rPr>
        <w:t>ב</w:t>
      </w:r>
      <w:r w:rsidR="004A7ED1">
        <w:rPr>
          <w:rFonts w:hint="cs"/>
          <w:rtl/>
        </w:rPr>
        <w:t>-</w:t>
      </w:r>
      <w:r w:rsidR="004A7ED1">
        <w:t>E</w:t>
      </w:r>
      <w:r w:rsidR="004A7ED1" w:rsidRPr="004A7ED1">
        <w:t>rbgesundheitsgesetz</w:t>
      </w:r>
      <w:r w:rsidR="004A7ED1">
        <w:rPr>
          <w:rFonts w:hint="cs"/>
          <w:rtl/>
        </w:rPr>
        <w:t xml:space="preserve"> ו</w:t>
      </w:r>
      <w:r w:rsidR="00C368A6">
        <w:rPr>
          <w:rFonts w:hint="cs"/>
          <w:rtl/>
        </w:rPr>
        <w:t xml:space="preserve">כלה ב... ובכן, אין לדעת </w:t>
      </w:r>
      <w:r w:rsidR="00B10ECD">
        <w:rPr>
          <w:rFonts w:hint="cs"/>
          <w:rtl/>
        </w:rPr>
        <w:t>עד לאן תגיע, למען האמת התיזה</w:t>
      </w:r>
      <w:r w:rsidR="00132540">
        <w:rPr>
          <w:rFonts w:hint="cs"/>
          <w:rtl/>
        </w:rPr>
        <w:t xml:space="preserve"> </w:t>
      </w:r>
      <w:r>
        <w:rPr>
          <w:rFonts w:hint="cs"/>
          <w:rtl/>
        </w:rPr>
        <w:t>תקוע</w:t>
      </w:r>
      <w:r w:rsidR="00B10ECD">
        <w:rPr>
          <w:rFonts w:hint="cs"/>
          <w:rtl/>
        </w:rPr>
        <w:t>ה</w:t>
      </w:r>
      <w:r>
        <w:rPr>
          <w:rFonts w:hint="cs"/>
          <w:rtl/>
        </w:rPr>
        <w:t xml:space="preserve"> כבר שנים כי</w:t>
      </w:r>
      <w:r w:rsidR="00820D67">
        <w:rPr>
          <w:rFonts w:hint="cs"/>
          <w:rtl/>
        </w:rPr>
        <w:t xml:space="preserve"> נדרשה</w:t>
      </w:r>
      <w:r w:rsidR="00501893">
        <w:rPr>
          <w:rFonts w:hint="cs"/>
          <w:rtl/>
        </w:rPr>
        <w:t xml:space="preserve"> שה</w:t>
      </w:r>
      <w:r w:rsidR="00820D67">
        <w:rPr>
          <w:rFonts w:hint="cs"/>
          <w:rtl/>
        </w:rPr>
        <w:t>י</w:t>
      </w:r>
      <w:r w:rsidR="00501893">
        <w:rPr>
          <w:rFonts w:hint="cs"/>
          <w:rtl/>
        </w:rPr>
        <w:t>יה ממושכת ב</w:t>
      </w:r>
      <w:r>
        <w:rPr>
          <w:rFonts w:hint="cs"/>
          <w:rtl/>
        </w:rPr>
        <w:t>ארכיון בבאד ארולסן</w:t>
      </w:r>
      <w:r w:rsidR="00F10858">
        <w:rPr>
          <w:rFonts w:hint="cs"/>
          <w:rtl/>
        </w:rPr>
        <w:t>,</w:t>
      </w:r>
      <w:r w:rsidR="0013314A">
        <w:rPr>
          <w:rFonts w:hint="cs"/>
          <w:rtl/>
        </w:rPr>
        <w:t xml:space="preserve"> מעל </w:t>
      </w:r>
      <w:r w:rsidR="00820D67">
        <w:rPr>
          <w:rFonts w:hint="cs"/>
          <w:rtl/>
        </w:rPr>
        <w:t>שלוש</w:t>
      </w:r>
      <w:r w:rsidR="0013314A">
        <w:rPr>
          <w:rFonts w:hint="cs"/>
          <w:rtl/>
        </w:rPr>
        <w:t xml:space="preserve"> שעות </w:t>
      </w:r>
      <w:r w:rsidR="00F10858">
        <w:rPr>
          <w:rFonts w:hint="cs"/>
          <w:rtl/>
        </w:rPr>
        <w:t xml:space="preserve">נסיעה </w:t>
      </w:r>
      <w:r w:rsidR="0013314A">
        <w:rPr>
          <w:rFonts w:hint="cs"/>
          <w:rtl/>
        </w:rPr>
        <w:t xml:space="preserve">[3ש' 16 ד'] </w:t>
      </w:r>
      <w:r w:rsidR="000E17E1">
        <w:rPr>
          <w:rFonts w:hint="cs"/>
          <w:rtl/>
        </w:rPr>
        <w:t xml:space="preserve">דרומית </w:t>
      </w:r>
      <w:r w:rsidR="00F10858">
        <w:rPr>
          <w:rFonts w:hint="cs"/>
          <w:rtl/>
        </w:rPr>
        <w:t>מ</w:t>
      </w:r>
      <w:r w:rsidR="0013314A">
        <w:rPr>
          <w:rFonts w:hint="cs"/>
          <w:rtl/>
        </w:rPr>
        <w:t>המבורג</w:t>
      </w:r>
      <w:r w:rsidR="00820D67">
        <w:rPr>
          <w:rFonts w:hint="cs"/>
          <w:rtl/>
        </w:rPr>
        <w:t xml:space="preserve"> </w:t>
      </w:r>
      <w:r w:rsidR="00820D67">
        <w:rPr>
          <w:rtl/>
        </w:rPr>
        <w:t>–</w:t>
      </w:r>
      <w:r>
        <w:rPr>
          <w:rFonts w:hint="cs"/>
          <w:rtl/>
        </w:rPr>
        <w:t xml:space="preserve"> </w:t>
      </w:r>
      <w:r w:rsidR="00820D67">
        <w:rPr>
          <w:rFonts w:hint="cs"/>
          <w:rtl/>
        </w:rPr>
        <w:t xml:space="preserve">משימה </w:t>
      </w:r>
      <w:r w:rsidR="00AD4B19">
        <w:rPr>
          <w:rFonts w:hint="cs"/>
          <w:rtl/>
        </w:rPr>
        <w:t xml:space="preserve">[מסע?] </w:t>
      </w:r>
      <w:r w:rsidR="00820D67">
        <w:rPr>
          <w:rFonts w:hint="cs"/>
          <w:rtl/>
        </w:rPr>
        <w:t>שהינה</w:t>
      </w:r>
      <w:r w:rsidR="00910858">
        <w:rPr>
          <w:rFonts w:hint="cs"/>
          <w:rtl/>
        </w:rPr>
        <w:t xml:space="preserve"> ל</w:t>
      </w:r>
      <w:r w:rsidR="0013314A">
        <w:rPr>
          <w:rFonts w:hint="cs"/>
          <w:rtl/>
        </w:rPr>
        <w:t>גמרי בלתי אפשרי</w:t>
      </w:r>
      <w:r w:rsidR="00820D67">
        <w:rPr>
          <w:rFonts w:hint="cs"/>
          <w:rtl/>
        </w:rPr>
        <w:t>ת</w:t>
      </w:r>
      <w:r w:rsidR="00910858">
        <w:rPr>
          <w:rFonts w:hint="cs"/>
          <w:rtl/>
        </w:rPr>
        <w:t xml:space="preserve">, לפחות </w:t>
      </w:r>
      <w:r w:rsidR="00F06A3F">
        <w:rPr>
          <w:rFonts w:hint="cs"/>
          <w:rtl/>
        </w:rPr>
        <w:t>עכשיו</w:t>
      </w:r>
      <w:r w:rsidR="0013314A">
        <w:rPr>
          <w:rFonts w:hint="cs"/>
          <w:rtl/>
        </w:rPr>
        <w:t>.</w:t>
      </w:r>
    </w:p>
    <w:p w14:paraId="7E6B16AA" w14:textId="42FDDC08" w:rsidR="00B10ECD" w:rsidRDefault="00B10ECD" w:rsidP="00B10ECD">
      <w:pPr>
        <w:rPr>
          <w:rtl/>
        </w:rPr>
      </w:pPr>
      <w:r>
        <w:rPr>
          <w:rFonts w:hint="cs"/>
          <w:rtl/>
        </w:rPr>
        <w:t xml:space="preserve">"הרבה מהחומרים סרוקים ברשת," נידב בעלה </w:t>
      </w:r>
      <w:r w:rsidR="00600BB7">
        <w:rPr>
          <w:rFonts w:hint="cs"/>
          <w:rtl/>
        </w:rPr>
        <w:t>שחזר לסלון</w:t>
      </w:r>
      <w:r>
        <w:rPr>
          <w:rFonts w:hint="cs"/>
          <w:rtl/>
        </w:rPr>
        <w:t>.</w:t>
      </w:r>
      <w:r w:rsidR="007E46F3">
        <w:rPr>
          <w:rFonts w:hint="cs"/>
          <w:rtl/>
        </w:rPr>
        <w:t xml:space="preserve"> </w:t>
      </w:r>
      <w:r w:rsidR="005523A1">
        <w:rPr>
          <w:rFonts w:hint="cs"/>
          <w:rtl/>
        </w:rPr>
        <w:t xml:space="preserve">הוא הוסיף שדבר לא נדרש לה למען השלמת כתיבת התיזה מלבד אותו </w:t>
      </w:r>
      <w:r w:rsidR="005523A1" w:rsidRPr="005523A1">
        <w:t>Sitzfleisch</w:t>
      </w:r>
      <w:r w:rsidR="005523A1">
        <w:rPr>
          <w:rFonts w:hint="cs"/>
          <w:rtl/>
        </w:rPr>
        <w:t xml:space="preserve"> מעורר חלחלה </w:t>
      </w:r>
      <w:r w:rsidR="005523A1">
        <w:rPr>
          <w:rtl/>
        </w:rPr>
        <w:t>–</w:t>
      </w:r>
      <w:r w:rsidR="005523A1">
        <w:rPr>
          <w:rFonts w:hint="cs"/>
          <w:rtl/>
        </w:rPr>
        <w:t xml:space="preserve"> הוֹשבת הבשר </w:t>
      </w:r>
      <w:r w:rsidR="00A93CAE">
        <w:rPr>
          <w:rFonts w:hint="cs"/>
          <w:rtl/>
        </w:rPr>
        <w:t xml:space="preserve">הסרבן, הבשר </w:t>
      </w:r>
      <w:r w:rsidR="005523A1">
        <w:rPr>
          <w:rFonts w:hint="cs"/>
          <w:rtl/>
        </w:rPr>
        <w:t>היגע מול המלאכה, ועשייתה.</w:t>
      </w:r>
      <w:r w:rsidR="00E75F2E">
        <w:rPr>
          <w:rFonts w:hint="cs"/>
          <w:rtl/>
        </w:rPr>
        <w:t xml:space="preserve"> </w:t>
      </w:r>
      <w:r w:rsidR="00A62249">
        <w:rPr>
          <w:rFonts w:hint="cs"/>
          <w:rtl/>
        </w:rPr>
        <w:t>מ</w:t>
      </w:r>
      <w:r w:rsidR="00E75F2E">
        <w:rPr>
          <w:rFonts w:hint="cs"/>
          <w:rtl/>
        </w:rPr>
        <w:t>נימת דבריו היה ברור כי היו אלו נקודות שכבר דשו בהן מספר פעמים לא מבוטל.</w:t>
      </w:r>
    </w:p>
    <w:p w14:paraId="3082641E" w14:textId="4A481BF5" w:rsidR="005523A1" w:rsidRDefault="005523A1" w:rsidP="00B10ECD">
      <w:pPr>
        <w:rPr>
          <w:rtl/>
        </w:rPr>
      </w:pPr>
      <w:r>
        <w:rPr>
          <w:rFonts w:hint="cs"/>
          <w:rtl/>
        </w:rPr>
        <w:t xml:space="preserve">[מתוך </w:t>
      </w:r>
      <w:hyperlink r:id="rId54" w:history="1">
        <w:r w:rsidRPr="005523A1">
          <w:rPr>
            <w:rStyle w:val="Hyperlink"/>
            <w:rFonts w:hint="cs"/>
            <w:rtl/>
          </w:rPr>
          <w:t>אישיגורו</w:t>
        </w:r>
      </w:hyperlink>
      <w:r w:rsidRPr="005523A1">
        <w:t>All that was required was to sit down and do the work. (There’s a German word for that, and that word is Sitzfleisch.)</w:t>
      </w:r>
    </w:p>
    <w:p w14:paraId="6FA09216" w14:textId="44ABCC25" w:rsidR="005523A1" w:rsidRDefault="005523A1" w:rsidP="00B10ECD">
      <w:pPr>
        <w:rPr>
          <w:rtl/>
        </w:rPr>
      </w:pPr>
      <w:r>
        <w:rPr>
          <w:rFonts w:hint="cs"/>
          <w:rtl/>
        </w:rPr>
        <w:t>]</w:t>
      </w:r>
    </w:p>
    <w:p w14:paraId="6D517A35" w14:textId="77777777" w:rsidR="00A95474" w:rsidRDefault="00B10ECD" w:rsidP="00910858">
      <w:pPr>
        <w:rPr>
          <w:rtl/>
        </w:rPr>
      </w:pPr>
      <w:r>
        <w:rPr>
          <w:rFonts w:hint="cs"/>
          <w:rtl/>
        </w:rPr>
        <w:t>"</w:t>
      </w:r>
      <w:r w:rsidR="00A95474">
        <w:rPr>
          <w:rFonts w:hint="cs"/>
          <w:rtl/>
        </w:rPr>
        <w:t>מה מטרת המחקר</w:t>
      </w:r>
      <w:r w:rsidR="00910858">
        <w:rPr>
          <w:rFonts w:hint="cs"/>
          <w:rtl/>
        </w:rPr>
        <w:t xml:space="preserve"> שלה</w:t>
      </w:r>
      <w:r w:rsidR="00A95474">
        <w:rPr>
          <w:rFonts w:hint="cs"/>
          <w:rtl/>
        </w:rPr>
        <w:t>?</w:t>
      </w:r>
      <w:r>
        <w:rPr>
          <w:rFonts w:hint="cs"/>
          <w:rtl/>
        </w:rPr>
        <w:t xml:space="preserve">" אלכס הקשה. "מה </w:t>
      </w:r>
      <w:r w:rsidR="00910858">
        <w:rPr>
          <w:rFonts w:hint="cs"/>
          <w:rtl/>
        </w:rPr>
        <w:t>היא</w:t>
      </w:r>
      <w:r>
        <w:rPr>
          <w:rFonts w:hint="cs"/>
          <w:rtl/>
        </w:rPr>
        <w:t xml:space="preserve"> שואפת להבין?"</w:t>
      </w:r>
    </w:p>
    <w:p w14:paraId="69CA263B" w14:textId="77777777" w:rsidR="00A95474" w:rsidRDefault="00600BB7" w:rsidP="00F10858">
      <w:pPr>
        <w:rPr>
          <w:rtl/>
        </w:rPr>
      </w:pPr>
      <w:r>
        <w:rPr>
          <w:rFonts w:hint="cs"/>
          <w:rtl/>
        </w:rPr>
        <w:t>"</w:t>
      </w:r>
      <w:r w:rsidR="00444FA0">
        <w:rPr>
          <w:rFonts w:hint="cs"/>
          <w:rtl/>
        </w:rPr>
        <w:t>אני שואפת להוסיף</w:t>
      </w:r>
      <w:r w:rsidR="00A95474">
        <w:rPr>
          <w:rFonts w:hint="cs"/>
          <w:rtl/>
        </w:rPr>
        <w:t xml:space="preserve"> עוד נדבך בדרך לפיענוח אחד האירועים המורכבים ביותר להבנה בהיסטוריה האנושית.</w:t>
      </w:r>
      <w:r>
        <w:rPr>
          <w:rFonts w:hint="cs"/>
          <w:rtl/>
        </w:rPr>
        <w:t>"</w:t>
      </w:r>
    </w:p>
    <w:p w14:paraId="0B29A3B1" w14:textId="2E2B44AA" w:rsidR="00A95474" w:rsidRDefault="00EE7C63" w:rsidP="009E726C">
      <w:pPr>
        <w:rPr>
          <w:rtl/>
        </w:rPr>
      </w:pPr>
      <w:r>
        <w:rPr>
          <w:rFonts w:hint="cs"/>
          <w:rtl/>
        </w:rPr>
        <w:t>"</w:t>
      </w:r>
      <w:r w:rsidR="00A95474">
        <w:rPr>
          <w:rFonts w:hint="cs"/>
          <w:rtl/>
        </w:rPr>
        <w:t>ומה</w:t>
      </w:r>
      <w:r w:rsidR="009E726C">
        <w:rPr>
          <w:rFonts w:hint="cs"/>
          <w:rtl/>
        </w:rPr>
        <w:t xml:space="preserve"> תבין? מהיא התעלומה שהיא</w:t>
      </w:r>
      <w:r>
        <w:rPr>
          <w:rFonts w:hint="cs"/>
          <w:rtl/>
        </w:rPr>
        <w:t xml:space="preserve"> חותר</w:t>
      </w:r>
      <w:r w:rsidR="009E726C">
        <w:rPr>
          <w:rFonts w:hint="cs"/>
          <w:rtl/>
        </w:rPr>
        <w:t>ת</w:t>
      </w:r>
      <w:r>
        <w:rPr>
          <w:rFonts w:hint="cs"/>
          <w:rtl/>
        </w:rPr>
        <w:t xml:space="preserve"> לפצח?</w:t>
      </w:r>
      <w:r w:rsidR="00A62249">
        <w:rPr>
          <w:rFonts w:hint="cs"/>
          <w:rtl/>
        </w:rPr>
        <w:t xml:space="preserve"> </w:t>
      </w:r>
      <w:r w:rsidR="009E726C">
        <w:rPr>
          <w:rFonts w:hint="cs"/>
          <w:rtl/>
        </w:rPr>
        <w:t>מה היא מצפה</w:t>
      </w:r>
      <w:r>
        <w:rPr>
          <w:rFonts w:hint="cs"/>
          <w:rtl/>
        </w:rPr>
        <w:t xml:space="preserve"> להבין בעקבות הפיענוח</w:t>
      </w:r>
      <w:r w:rsidR="00A95474">
        <w:rPr>
          <w:rFonts w:hint="cs"/>
          <w:rtl/>
        </w:rPr>
        <w:t>?</w:t>
      </w:r>
      <w:r>
        <w:rPr>
          <w:rFonts w:hint="cs"/>
          <w:rtl/>
        </w:rPr>
        <w:t>"</w:t>
      </w:r>
    </w:p>
    <w:p w14:paraId="57797340" w14:textId="77777777" w:rsidR="00600BB7" w:rsidRDefault="00600BB7" w:rsidP="009E726C">
      <w:pPr>
        <w:rPr>
          <w:rtl/>
        </w:rPr>
      </w:pPr>
      <w:r>
        <w:rPr>
          <w:rFonts w:hint="cs"/>
          <w:rtl/>
        </w:rPr>
        <w:t xml:space="preserve">התשובה הברורה ביותר קשורה לאירועי השעה </w:t>
      </w:r>
      <w:r>
        <w:rPr>
          <w:rtl/>
        </w:rPr>
        <w:t>–</w:t>
      </w:r>
      <w:r>
        <w:rPr>
          <w:rFonts w:hint="cs"/>
          <w:rtl/>
        </w:rPr>
        <w:t xml:space="preserve"> </w:t>
      </w:r>
      <w:r w:rsidR="00AA125B">
        <w:rPr>
          <w:rFonts w:hint="cs"/>
          <w:rtl/>
        </w:rPr>
        <w:t xml:space="preserve">הבנת </w:t>
      </w:r>
      <w:r>
        <w:rPr>
          <w:rFonts w:hint="cs"/>
          <w:rtl/>
        </w:rPr>
        <w:t>תשוקת הטיהור של הלאומנות המודרנית</w:t>
      </w:r>
      <w:r w:rsidR="00AA125B">
        <w:rPr>
          <w:rFonts w:hint="cs"/>
          <w:rtl/>
        </w:rPr>
        <w:t xml:space="preserve">, </w:t>
      </w:r>
      <w:r w:rsidR="00444FA0">
        <w:rPr>
          <w:rFonts w:hint="cs"/>
          <w:rtl/>
        </w:rPr>
        <w:t>פיצוח שורשי</w:t>
      </w:r>
      <w:r w:rsidR="00AA125B">
        <w:rPr>
          <w:rFonts w:hint="cs"/>
          <w:rtl/>
        </w:rPr>
        <w:t xml:space="preserve"> האלימות הקולוניאלית של ימינו, </w:t>
      </w:r>
      <w:r w:rsidR="00444FA0">
        <w:rPr>
          <w:rFonts w:hint="cs"/>
          <w:rtl/>
        </w:rPr>
        <w:t xml:space="preserve">נתינת פירוש </w:t>
      </w:r>
      <w:r w:rsidR="00910858">
        <w:rPr>
          <w:rFonts w:hint="cs"/>
          <w:rtl/>
        </w:rPr>
        <w:t xml:space="preserve">נהיר </w:t>
      </w:r>
      <w:r w:rsidR="00444FA0">
        <w:rPr>
          <w:rFonts w:hint="cs"/>
          <w:rtl/>
        </w:rPr>
        <w:t>ל</w:t>
      </w:r>
      <w:r w:rsidR="00AA125B">
        <w:rPr>
          <w:rFonts w:hint="cs"/>
          <w:rtl/>
        </w:rPr>
        <w:t>גירושים ו</w:t>
      </w:r>
      <w:r w:rsidR="00444FA0">
        <w:rPr>
          <w:rFonts w:hint="cs"/>
          <w:rtl/>
        </w:rPr>
        <w:t>ל</w:t>
      </w:r>
      <w:r w:rsidR="00AA125B">
        <w:rPr>
          <w:rFonts w:hint="cs"/>
          <w:rtl/>
        </w:rPr>
        <w:t xml:space="preserve">טיהורים </w:t>
      </w:r>
      <w:r w:rsidR="00444FA0">
        <w:rPr>
          <w:rFonts w:hint="cs"/>
          <w:rtl/>
        </w:rPr>
        <w:t>ה</w:t>
      </w:r>
      <w:r w:rsidR="00AA125B">
        <w:rPr>
          <w:rFonts w:hint="cs"/>
          <w:rtl/>
        </w:rPr>
        <w:t xml:space="preserve">אתניים המתרחשים </w:t>
      </w:r>
      <w:r w:rsidR="00EE7C63">
        <w:rPr>
          <w:rFonts w:hint="cs"/>
          <w:rtl/>
        </w:rPr>
        <w:t>ב</w:t>
      </w:r>
      <w:r w:rsidR="009E726C">
        <w:rPr>
          <w:rFonts w:hint="cs"/>
          <w:rtl/>
        </w:rPr>
        <w:t>עידן הנוכחי</w:t>
      </w:r>
      <w:r>
        <w:rPr>
          <w:rFonts w:hint="cs"/>
          <w:rtl/>
        </w:rPr>
        <w:t xml:space="preserve">. אבל </w:t>
      </w:r>
      <w:r w:rsidR="00AA125B">
        <w:rPr>
          <w:rFonts w:hint="cs"/>
          <w:rtl/>
        </w:rPr>
        <w:t>ה</w:t>
      </w:r>
      <w:r w:rsidR="00444FA0">
        <w:rPr>
          <w:rFonts w:hint="cs"/>
          <w:rtl/>
        </w:rPr>
        <w:t>פיענוח</w:t>
      </w:r>
      <w:r>
        <w:rPr>
          <w:rFonts w:hint="cs"/>
          <w:rtl/>
        </w:rPr>
        <w:t xml:space="preserve"> </w:t>
      </w:r>
      <w:r w:rsidR="00444FA0">
        <w:rPr>
          <w:rFonts w:hint="cs"/>
          <w:rtl/>
        </w:rPr>
        <w:t>המושלם</w:t>
      </w:r>
      <w:r w:rsidR="00910858">
        <w:rPr>
          <w:rFonts w:hint="cs"/>
          <w:rtl/>
        </w:rPr>
        <w:t xml:space="preserve"> </w:t>
      </w:r>
      <w:r w:rsidR="00444FA0">
        <w:rPr>
          <w:rFonts w:hint="cs"/>
          <w:rtl/>
        </w:rPr>
        <w:t>י</w:t>
      </w:r>
      <w:r w:rsidR="00AA125B">
        <w:rPr>
          <w:rFonts w:hint="cs"/>
          <w:rtl/>
        </w:rPr>
        <w:t xml:space="preserve">ענה </w:t>
      </w:r>
      <w:r w:rsidR="00910858">
        <w:rPr>
          <w:rFonts w:hint="cs"/>
          <w:rtl/>
        </w:rPr>
        <w:t xml:space="preserve">לא </w:t>
      </w:r>
      <w:r w:rsidR="00AA125B">
        <w:rPr>
          <w:rFonts w:hint="cs"/>
          <w:rtl/>
        </w:rPr>
        <w:t xml:space="preserve">רק על </w:t>
      </w:r>
      <w:r w:rsidR="00444FA0">
        <w:rPr>
          <w:rFonts w:hint="cs"/>
          <w:rtl/>
        </w:rPr>
        <w:t>סוגיות בנות ימינו</w:t>
      </w:r>
      <w:r w:rsidR="00AA125B">
        <w:rPr>
          <w:rFonts w:hint="cs"/>
          <w:rtl/>
        </w:rPr>
        <w:t>, הלא כן?</w:t>
      </w:r>
    </w:p>
    <w:p w14:paraId="69472FB2" w14:textId="3FE3895E" w:rsidR="00AA125B" w:rsidRDefault="00250000" w:rsidP="009E726C">
      <w:pPr>
        <w:rPr>
          <w:rtl/>
        </w:rPr>
      </w:pPr>
      <w:r>
        <w:rPr>
          <w:rFonts w:hint="cs"/>
          <w:rtl/>
        </w:rPr>
        <w:t xml:space="preserve">בעלה </w:t>
      </w:r>
      <w:r w:rsidR="00AA125B">
        <w:rPr>
          <w:rFonts w:hint="cs"/>
          <w:rtl/>
        </w:rPr>
        <w:t xml:space="preserve">היה </w:t>
      </w:r>
      <w:r w:rsidR="000B586A">
        <w:rPr>
          <w:rFonts w:hint="cs"/>
          <w:rtl/>
        </w:rPr>
        <w:t>פיזיק</w:t>
      </w:r>
      <w:r>
        <w:rPr>
          <w:rFonts w:hint="cs"/>
          <w:rtl/>
        </w:rPr>
        <w:t xml:space="preserve">אי </w:t>
      </w:r>
      <w:r w:rsidR="00EE7C63">
        <w:rPr>
          <w:rFonts w:hint="cs"/>
          <w:rtl/>
        </w:rPr>
        <w:t>במעבדת</w:t>
      </w:r>
      <w:r w:rsidR="009E726C">
        <w:rPr>
          <w:rFonts w:hint="cs"/>
          <w:rtl/>
        </w:rPr>
        <w:t xml:space="preserve"> </w:t>
      </w:r>
      <w:r w:rsidR="006D270A">
        <w:rPr>
          <w:rFonts w:hint="cs"/>
          <w:rtl/>
        </w:rPr>
        <w:t>חלקיקים לא רחוק ממקום מגוריהם.</w:t>
      </w:r>
      <w:r w:rsidR="00AA125B">
        <w:rPr>
          <w:rFonts w:hint="cs"/>
          <w:rtl/>
        </w:rPr>
        <w:t xml:space="preserve"> הוא הודה שייתכן ו</w:t>
      </w:r>
      <w:r w:rsidR="000F4806">
        <w:rPr>
          <w:rFonts w:hint="cs"/>
          <w:rtl/>
        </w:rPr>
        <w:t xml:space="preserve">טבעת </w:t>
      </w:r>
      <w:r w:rsidR="00AA125B">
        <w:rPr>
          <w:rFonts w:hint="cs"/>
          <w:rtl/>
        </w:rPr>
        <w:t>המאיץ עובר</w:t>
      </w:r>
      <w:r w:rsidR="000F4806">
        <w:rPr>
          <w:rFonts w:hint="cs"/>
          <w:rtl/>
        </w:rPr>
        <w:t>ת</w:t>
      </w:r>
      <w:r w:rsidR="009E726C">
        <w:rPr>
          <w:rFonts w:hint="cs"/>
          <w:rtl/>
        </w:rPr>
        <w:t xml:space="preserve"> ממש </w:t>
      </w:r>
      <w:r w:rsidR="00AA125B">
        <w:rPr>
          <w:rFonts w:hint="cs"/>
          <w:rtl/>
        </w:rPr>
        <w:t>תחת</w:t>
      </w:r>
      <w:r w:rsidR="009E726C">
        <w:rPr>
          <w:rFonts w:hint="cs"/>
          <w:rtl/>
        </w:rPr>
        <w:t xml:space="preserve"> רגליה</w:t>
      </w:r>
      <w:r w:rsidR="00AA125B">
        <w:rPr>
          <w:rFonts w:hint="cs"/>
          <w:rtl/>
        </w:rPr>
        <w:t>ם, עשרות מטרים ב</w:t>
      </w:r>
      <w:r w:rsidR="009E726C">
        <w:rPr>
          <w:rFonts w:hint="cs"/>
          <w:rtl/>
        </w:rPr>
        <w:t>מ</w:t>
      </w:r>
      <w:r w:rsidR="00AA125B">
        <w:rPr>
          <w:rFonts w:hint="cs"/>
          <w:rtl/>
        </w:rPr>
        <w:t>עמק</w:t>
      </w:r>
      <w:r w:rsidR="009E726C">
        <w:rPr>
          <w:rFonts w:hint="cs"/>
          <w:rtl/>
        </w:rPr>
        <w:t>י</w:t>
      </w:r>
      <w:r w:rsidR="00AA125B">
        <w:rPr>
          <w:rFonts w:hint="cs"/>
          <w:rtl/>
        </w:rPr>
        <w:t xml:space="preserve"> האדמה</w:t>
      </w:r>
      <w:r w:rsidR="000F4806">
        <w:rPr>
          <w:rFonts w:hint="cs"/>
          <w:rtl/>
        </w:rPr>
        <w:t xml:space="preserve">, ייתכן שפרוטונים ופוזיטרונים שועטים ברגע זה </w:t>
      </w:r>
      <w:r w:rsidR="00EE7C63">
        <w:rPr>
          <w:rFonts w:hint="cs"/>
          <w:rtl/>
        </w:rPr>
        <w:t>עמוק מתחת</w:t>
      </w:r>
      <w:r w:rsidR="000F4806">
        <w:rPr>
          <w:rFonts w:hint="cs"/>
          <w:rtl/>
        </w:rPr>
        <w:t>ם במהירות האור</w:t>
      </w:r>
      <w:r w:rsidR="00AA125B">
        <w:rPr>
          <w:rFonts w:hint="cs"/>
          <w:rtl/>
        </w:rPr>
        <w:t xml:space="preserve">. </w:t>
      </w:r>
      <w:r w:rsidR="00616509">
        <w:rPr>
          <w:rFonts w:hint="cs"/>
          <w:rtl/>
        </w:rPr>
        <w:t xml:space="preserve">ובכן באופן טבעי </w:t>
      </w:r>
      <w:r w:rsidR="000F4806">
        <w:rPr>
          <w:rFonts w:hint="cs"/>
          <w:rtl/>
        </w:rPr>
        <w:t xml:space="preserve">לא בדיוק במהירות האור, </w:t>
      </w:r>
      <w:r w:rsidR="006D270A">
        <w:rPr>
          <w:rFonts w:hint="cs"/>
          <w:rtl/>
        </w:rPr>
        <w:t xml:space="preserve">הוא הסביר, </w:t>
      </w:r>
      <w:r w:rsidR="009E726C">
        <w:rPr>
          <w:rFonts w:hint="cs"/>
          <w:rtl/>
        </w:rPr>
        <w:t xml:space="preserve">אין </w:t>
      </w:r>
      <w:r w:rsidR="00616509">
        <w:rPr>
          <w:rFonts w:hint="cs"/>
          <w:rtl/>
        </w:rPr>
        <w:t xml:space="preserve">זה ייתכן עבור חלקיקים בעלי מסה, </w:t>
      </w:r>
      <w:r w:rsidR="006D270A">
        <w:rPr>
          <w:rFonts w:hint="cs"/>
          <w:rtl/>
        </w:rPr>
        <w:t>קיים</w:t>
      </w:r>
      <w:r w:rsidR="000F4806">
        <w:rPr>
          <w:rFonts w:hint="cs"/>
          <w:rtl/>
        </w:rPr>
        <w:t xml:space="preserve"> </w:t>
      </w:r>
      <w:r w:rsidR="000F4806">
        <w:rPr>
          <w:rtl/>
        </w:rPr>
        <w:t>γ</w:t>
      </w:r>
      <w:r w:rsidR="000F4806">
        <w:rPr>
          <w:rFonts w:hint="cs"/>
          <w:rtl/>
        </w:rPr>
        <w:t xml:space="preserve"> כזה </w:t>
      </w:r>
      <w:r w:rsidR="006D270A">
        <w:rPr>
          <w:rFonts w:hint="cs"/>
          <w:rtl/>
        </w:rPr>
        <w:t>(</w:t>
      </w:r>
      <w:r w:rsidR="00616509">
        <w:rPr>
          <w:rFonts w:hint="cs"/>
          <w:rtl/>
        </w:rPr>
        <w:t>או אחר</w:t>
      </w:r>
      <w:r w:rsidR="006D270A">
        <w:rPr>
          <w:rFonts w:hint="cs"/>
          <w:rtl/>
        </w:rPr>
        <w:t>)</w:t>
      </w:r>
      <w:r w:rsidR="00616509">
        <w:rPr>
          <w:rFonts w:hint="cs"/>
          <w:rtl/>
        </w:rPr>
        <w:t xml:space="preserve"> </w:t>
      </w:r>
      <w:r w:rsidR="006D270A">
        <w:rPr>
          <w:rFonts w:hint="cs"/>
          <w:rtl/>
        </w:rPr>
        <w:t>ה</w:t>
      </w:r>
      <w:r w:rsidR="000F4806">
        <w:rPr>
          <w:rFonts w:hint="cs"/>
          <w:rtl/>
        </w:rPr>
        <w:t xml:space="preserve">מסמל </w:t>
      </w:r>
      <w:r w:rsidR="00EE7C63">
        <w:rPr>
          <w:rFonts w:hint="cs"/>
          <w:rtl/>
        </w:rPr>
        <w:t xml:space="preserve">עד </w:t>
      </w:r>
      <w:r w:rsidR="000F4806">
        <w:rPr>
          <w:rFonts w:hint="cs"/>
          <w:rtl/>
        </w:rPr>
        <w:t>כמה קרוב</w:t>
      </w:r>
      <w:r w:rsidR="00EE7C63">
        <w:rPr>
          <w:rFonts w:hint="cs"/>
          <w:rtl/>
        </w:rPr>
        <w:t>ה שעטתם</w:t>
      </w:r>
      <w:r w:rsidR="000F4806">
        <w:rPr>
          <w:rFonts w:hint="cs"/>
          <w:rtl/>
        </w:rPr>
        <w:t xml:space="preserve"> למהירות האור</w:t>
      </w:r>
      <w:r w:rsidR="00EE7C63">
        <w:rPr>
          <w:rFonts w:hint="cs"/>
          <w:rtl/>
        </w:rPr>
        <w:t>.</w:t>
      </w:r>
      <w:r w:rsidR="00616509">
        <w:rPr>
          <w:rFonts w:hint="cs"/>
          <w:rtl/>
        </w:rPr>
        <w:t xml:space="preserve"> </w:t>
      </w:r>
      <w:r w:rsidR="00AA125B">
        <w:rPr>
          <w:rFonts w:hint="cs"/>
          <w:rtl/>
        </w:rPr>
        <w:t xml:space="preserve">הסיבה שנשאר בבית באותו יום </w:t>
      </w:r>
      <w:r w:rsidR="001C5A04">
        <w:rPr>
          <w:rFonts w:hint="cs"/>
          <w:rtl/>
        </w:rPr>
        <w:t>הייתה</w:t>
      </w:r>
      <w:r w:rsidR="006D270A">
        <w:rPr>
          <w:rFonts w:hint="cs"/>
          <w:rtl/>
        </w:rPr>
        <w:t xml:space="preserve"> קשורה לאי התאמה בין המדידה לתיאוריה, בערכים של חתך ה</w:t>
      </w:r>
      <w:r w:rsidR="00AA125B">
        <w:rPr>
          <w:rFonts w:hint="cs"/>
          <w:rtl/>
        </w:rPr>
        <w:t>פעולה לאינטרקציה</w:t>
      </w:r>
      <w:r w:rsidR="009E726C">
        <w:rPr>
          <w:rFonts w:hint="cs"/>
          <w:rtl/>
        </w:rPr>
        <w:t xml:space="preserve"> שתיאר באריכות</w:t>
      </w:r>
      <w:r w:rsidR="00AE2860">
        <w:rPr>
          <w:rFonts w:hint="cs"/>
          <w:rtl/>
        </w:rPr>
        <w:t xml:space="preserve">. </w:t>
      </w:r>
      <w:r w:rsidR="003D1ABB">
        <w:rPr>
          <w:rFonts w:hint="cs"/>
          <w:rtl/>
        </w:rPr>
        <w:t>מדובר</w:t>
      </w:r>
      <w:r w:rsidR="00AE2860">
        <w:rPr>
          <w:rFonts w:hint="cs"/>
          <w:rtl/>
        </w:rPr>
        <w:t xml:space="preserve"> </w:t>
      </w:r>
      <w:r w:rsidR="003D1ABB">
        <w:rPr>
          <w:rFonts w:hint="cs"/>
          <w:rtl/>
        </w:rPr>
        <w:t>ב</w:t>
      </w:r>
      <w:r w:rsidR="00AE2860">
        <w:rPr>
          <w:rFonts w:hint="cs"/>
          <w:rtl/>
        </w:rPr>
        <w:t xml:space="preserve">אי התאמה זעירה, אבל </w:t>
      </w:r>
      <w:r w:rsidR="006D270A">
        <w:rPr>
          <w:rFonts w:hint="cs"/>
          <w:rtl/>
        </w:rPr>
        <w:t xml:space="preserve">בכל זאת </w:t>
      </w:r>
      <w:r w:rsidR="009E726C">
        <w:rPr>
          <w:rtl/>
        </w:rPr>
        <w:t>–</w:t>
      </w:r>
      <w:r w:rsidR="009E726C">
        <w:rPr>
          <w:rFonts w:hint="cs"/>
          <w:rtl/>
        </w:rPr>
        <w:t xml:space="preserve"> ב</w:t>
      </w:r>
      <w:r w:rsidR="00AE2860">
        <w:rPr>
          <w:rFonts w:hint="cs"/>
          <w:rtl/>
        </w:rPr>
        <w:t>מודל הסטנדרטי</w:t>
      </w:r>
      <w:r w:rsidR="009E726C">
        <w:rPr>
          <w:rFonts w:hint="cs"/>
          <w:rtl/>
        </w:rPr>
        <w:t xml:space="preserve"> עסקינן,</w:t>
      </w:r>
      <w:r w:rsidR="00616509">
        <w:rPr>
          <w:rFonts w:hint="cs"/>
          <w:rtl/>
        </w:rPr>
        <w:t xml:space="preserve"> לכן קיבל על עצמו ל</w:t>
      </w:r>
      <w:r w:rsidR="003D1ABB">
        <w:rPr>
          <w:rFonts w:hint="cs"/>
          <w:rtl/>
        </w:rPr>
        <w:t>חשב את הערך התיאורטי</w:t>
      </w:r>
      <w:r w:rsidR="00616509">
        <w:rPr>
          <w:rFonts w:hint="cs"/>
          <w:rtl/>
        </w:rPr>
        <w:t xml:space="preserve"> בדיוק </w:t>
      </w:r>
      <w:r w:rsidR="009E726C">
        <w:rPr>
          <w:rFonts w:hint="cs"/>
          <w:rtl/>
        </w:rPr>
        <w:t>רב</w:t>
      </w:r>
      <w:r w:rsidR="00616509">
        <w:rPr>
          <w:rFonts w:hint="cs"/>
          <w:rtl/>
        </w:rPr>
        <w:t xml:space="preserve"> יותר כלומר, לחשב את דיאגרמות פיינמן עד </w:t>
      </w:r>
      <w:r w:rsidR="003D1ABB">
        <w:rPr>
          <w:rFonts w:hint="cs"/>
          <w:rtl/>
        </w:rPr>
        <w:t>ל</w:t>
      </w:r>
      <w:r w:rsidR="009E726C">
        <w:rPr>
          <w:rFonts w:hint="cs"/>
          <w:rtl/>
        </w:rPr>
        <w:t>סדר הרביעי</w:t>
      </w:r>
      <w:r w:rsidR="00616509">
        <w:rPr>
          <w:rFonts w:hint="cs"/>
          <w:rtl/>
        </w:rPr>
        <w:t xml:space="preserve">. לא אמרת </w:t>
      </w:r>
      <w:r w:rsidR="009E726C">
        <w:rPr>
          <w:rFonts w:hint="cs"/>
          <w:rtl/>
        </w:rPr>
        <w:t>שלוש</w:t>
      </w:r>
      <w:r w:rsidR="00616509">
        <w:rPr>
          <w:rFonts w:hint="cs"/>
          <w:rtl/>
        </w:rPr>
        <w:t>? פטרה</w:t>
      </w:r>
      <w:r w:rsidR="001E639E">
        <w:rPr>
          <w:rFonts w:hint="cs"/>
          <w:rtl/>
        </w:rPr>
        <w:t xml:space="preserve"> </w:t>
      </w:r>
      <w:r w:rsidR="009E726C">
        <w:rPr>
          <w:rFonts w:hint="cs"/>
          <w:rtl/>
        </w:rPr>
        <w:t xml:space="preserve">התעניינה </w:t>
      </w:r>
      <w:r w:rsidR="001E639E">
        <w:rPr>
          <w:rFonts w:hint="cs"/>
          <w:rtl/>
        </w:rPr>
        <w:t>באדיבות</w:t>
      </w:r>
      <w:r w:rsidR="00616509">
        <w:rPr>
          <w:rFonts w:hint="cs"/>
          <w:rtl/>
        </w:rPr>
        <w:t xml:space="preserve">. לא, לא, עד סדר </w:t>
      </w:r>
      <w:r w:rsidR="009E726C">
        <w:rPr>
          <w:rFonts w:hint="cs"/>
          <w:rtl/>
        </w:rPr>
        <w:t>שלישי</w:t>
      </w:r>
      <w:r w:rsidR="00616509">
        <w:rPr>
          <w:rFonts w:hint="cs"/>
          <w:rtl/>
        </w:rPr>
        <w:t xml:space="preserve"> כבר נלקח בחשבון. </w:t>
      </w:r>
      <w:r w:rsidR="003D1ABB">
        <w:rPr>
          <w:rFonts w:hint="cs"/>
          <w:rtl/>
        </w:rPr>
        <w:t>זוהי</w:t>
      </w:r>
      <w:r w:rsidR="00616509">
        <w:rPr>
          <w:rFonts w:hint="cs"/>
          <w:rtl/>
        </w:rPr>
        <w:t xml:space="preserve"> אינטרקציה בעלת חשיבות מינורית ולכן </w:t>
      </w:r>
      <w:r w:rsidR="003D1ABB">
        <w:rPr>
          <w:rFonts w:hint="cs"/>
          <w:rtl/>
        </w:rPr>
        <w:t>חתך הפעולה שלה לא חושב</w:t>
      </w:r>
      <w:r w:rsidR="00616509">
        <w:rPr>
          <w:rFonts w:hint="cs"/>
          <w:rtl/>
        </w:rPr>
        <w:t xml:space="preserve"> ב</w:t>
      </w:r>
      <w:r w:rsidR="00B833EF">
        <w:rPr>
          <w:rFonts w:hint="cs"/>
          <w:rtl/>
        </w:rPr>
        <w:t>מדויק</w:t>
      </w:r>
      <w:r w:rsidR="00616509">
        <w:rPr>
          <w:rFonts w:hint="cs"/>
          <w:rtl/>
        </w:rPr>
        <w:t xml:space="preserve"> </w:t>
      </w:r>
      <w:r w:rsidR="009E726C">
        <w:rPr>
          <w:rFonts w:hint="cs"/>
          <w:rtl/>
        </w:rPr>
        <w:t xml:space="preserve">עד עתה, </w:t>
      </w:r>
      <w:r w:rsidR="00616509">
        <w:rPr>
          <w:rFonts w:hint="cs"/>
          <w:rtl/>
        </w:rPr>
        <w:t>אבל הוא לא יניח לה ולא ישקוט עד ש</w:t>
      </w:r>
      <w:r w:rsidR="001E639E">
        <w:rPr>
          <w:rFonts w:hint="cs"/>
          <w:rtl/>
        </w:rPr>
        <w:t>החיזוי יתאים למציאות.</w:t>
      </w:r>
    </w:p>
    <w:p w14:paraId="6AFDAA82" w14:textId="62AD8B00" w:rsidR="00BA24D9" w:rsidRDefault="00BA24D9" w:rsidP="00CE3E5D">
      <w:pPr>
        <w:rPr>
          <w:rtl/>
        </w:rPr>
      </w:pPr>
      <w:r>
        <w:rPr>
          <w:rFonts w:hint="cs"/>
          <w:rtl/>
        </w:rPr>
        <w:lastRenderedPageBreak/>
        <w:t>המודל הסטנדרטי הלז שבעלה ה</w:t>
      </w:r>
      <w:r w:rsidR="000B586A">
        <w:rPr>
          <w:rFonts w:hint="cs"/>
          <w:rtl/>
        </w:rPr>
        <w:t>פיזיק</w:t>
      </w:r>
      <w:r>
        <w:rPr>
          <w:rFonts w:hint="cs"/>
          <w:rtl/>
        </w:rPr>
        <w:t xml:space="preserve">אי של פטרה כה חרד לשרירותו </w:t>
      </w:r>
      <w:r>
        <w:rPr>
          <w:rtl/>
        </w:rPr>
        <w:t>–</w:t>
      </w:r>
      <w:r>
        <w:rPr>
          <w:rFonts w:hint="cs"/>
          <w:rtl/>
        </w:rPr>
        <w:t xml:space="preserve"> כל חריגה ממנו תזכה את המגלה בפרס נובל ותהילת עולם ולכן יש להזהר</w:t>
      </w:r>
      <w:r w:rsidR="00C90C6C">
        <w:rPr>
          <w:rFonts w:hint="cs"/>
          <w:rtl/>
        </w:rPr>
        <w:t xml:space="preserve"> מאוד </w:t>
      </w:r>
      <w:r>
        <w:rPr>
          <w:rFonts w:hint="cs"/>
          <w:rtl/>
        </w:rPr>
        <w:t xml:space="preserve">בכל חישוב ולו המינורי והאיזוטרי שבהם, כי אין לדעת היכן אותה חריגה (אם קיימת) תחליט לצוץ </w:t>
      </w:r>
      <w:r>
        <w:rPr>
          <w:rtl/>
        </w:rPr>
        <w:t>–</w:t>
      </w:r>
      <w:r>
        <w:rPr>
          <w:rFonts w:hint="cs"/>
          <w:rtl/>
        </w:rPr>
        <w:t xml:space="preserve"> </w:t>
      </w:r>
      <w:commentRangeStart w:id="96"/>
      <w:r>
        <w:rPr>
          <w:rFonts w:hint="cs"/>
          <w:rtl/>
        </w:rPr>
        <w:t>מאחד תיאוריות נפרדות לכדי תורה מאוחדת, בעלת סימטריה ושדה וכו'.</w:t>
      </w:r>
      <w:r w:rsidR="00C63405">
        <w:rPr>
          <w:rFonts w:hint="cs"/>
          <w:rtl/>
        </w:rPr>
        <w:t xml:space="preserve"> באנרגיות נמוכות השדות נראים [</w:t>
      </w:r>
      <w:r w:rsidR="00C63405">
        <w:t>distinct</w:t>
      </w:r>
      <w:r w:rsidR="00C63405">
        <w:rPr>
          <w:rFonts w:hint="cs"/>
          <w:rtl/>
        </w:rPr>
        <w:t>]</w:t>
      </w:r>
      <w:r>
        <w:rPr>
          <w:rFonts w:hint="cs"/>
          <w:rtl/>
        </w:rPr>
        <w:t xml:space="preserve"> </w:t>
      </w:r>
      <w:r w:rsidR="00C63405">
        <w:rPr>
          <w:rFonts w:hint="cs"/>
          <w:rtl/>
        </w:rPr>
        <w:t xml:space="preserve">נפרדים אבל באנרגיות גבוהות הם מתנהגים כאחד </w:t>
      </w:r>
      <w:r w:rsidR="00C63405">
        <w:rPr>
          <w:rtl/>
        </w:rPr>
        <w:t>–</w:t>
      </w:r>
      <w:r w:rsidR="00C63405">
        <w:rPr>
          <w:rFonts w:hint="cs"/>
          <w:rtl/>
        </w:rPr>
        <w:t xml:space="preserve"> מאוחד. [לבדוק קביעות בלתי מבוססות אלו]</w:t>
      </w:r>
      <w:r w:rsidR="006140F4">
        <w:rPr>
          <w:rFonts w:hint="cs"/>
          <w:rtl/>
        </w:rPr>
        <w:t xml:space="preserve">. </w:t>
      </w:r>
      <w:r>
        <w:rPr>
          <w:rFonts w:hint="cs"/>
          <w:rtl/>
        </w:rPr>
        <w:t xml:space="preserve">האתגר העתידי הוא התאוריה המאוחדת הגדולה, שתסביר גם את כח הכבידה כפן אחד של שדה מאוחד. </w:t>
      </w:r>
      <w:r>
        <w:rPr>
          <w:rtl/>
        </w:rPr>
        <w:t>–</w:t>
      </w:r>
      <w:r>
        <w:rPr>
          <w:rFonts w:hint="cs"/>
          <w:rtl/>
        </w:rPr>
        <w:t xml:space="preserve"> זה עדיין רחוק [</w:t>
      </w:r>
      <w:r>
        <w:t>elusive</w:t>
      </w:r>
      <w:r>
        <w:rPr>
          <w:rFonts w:hint="cs"/>
          <w:rtl/>
        </w:rPr>
        <w:t>]</w:t>
      </w:r>
      <w:r w:rsidR="00FD6C2F">
        <w:rPr>
          <w:rFonts w:hint="cs"/>
          <w:rtl/>
        </w:rPr>
        <w:t>.</w:t>
      </w:r>
      <w:commentRangeEnd w:id="96"/>
      <w:r w:rsidR="00CE3E5D">
        <w:rPr>
          <w:rStyle w:val="CommentReference"/>
          <w:rtl/>
        </w:rPr>
        <w:commentReference w:id="96"/>
      </w:r>
    </w:p>
    <w:p w14:paraId="20833E2E" w14:textId="77777777" w:rsidR="00250000" w:rsidRDefault="00A95474" w:rsidP="00AA125B">
      <w:pPr>
        <w:rPr>
          <w:rtl/>
        </w:rPr>
      </w:pPr>
      <w:r>
        <w:rPr>
          <w:rFonts w:hint="cs"/>
          <w:rtl/>
        </w:rPr>
        <w:t>[</w:t>
      </w:r>
      <w:r w:rsidR="00250000">
        <w:rPr>
          <w:rFonts w:hint="cs"/>
          <w:rtl/>
        </w:rPr>
        <w:t>יש כאלה שמחפשים דרך מחקר דקדקני של השואה: המדיניות הנאצית כלפי היהודים, הרקע התרבותי-פוליטי של אירופה המודרנית, הבירוקרטיה הנאצית והאידאולוגיה האנטישמית, המנהיגות היהודית והיודנרטים, גזענות לאומנית, תשוקת הטיהור של הלאומנות המודרנית, אלימות קולוניאלית, גירושים וטיהורים אתניים, התפשטות טריטוריאלית ומנגנונים בירוקרטיים של כיבוש מתוך כוונה ונכונות וחתירה לפיענוח אחד האירועים המורכבים ביותר להבנה מבחינה היסטורית</w:t>
      </w:r>
      <w:r>
        <w:rPr>
          <w:rFonts w:hint="cs"/>
          <w:rtl/>
        </w:rPr>
        <w:t>]</w:t>
      </w:r>
      <w:r w:rsidR="00250000">
        <w:rPr>
          <w:rFonts w:hint="cs"/>
          <w:rtl/>
        </w:rPr>
        <w:t xml:space="preserve"> [כל זה ציטוטים ממאמר מאת עמוס גולדברג </w:t>
      </w:r>
      <w:r w:rsidR="00250000">
        <w:rPr>
          <w:rtl/>
        </w:rPr>
        <w:t>–</w:t>
      </w:r>
      <w:r w:rsidR="00250000">
        <w:rPr>
          <w:rFonts w:hint="cs"/>
          <w:rtl/>
        </w:rPr>
        <w:t xml:space="preserve"> הצד הריק של המדף,</w:t>
      </w:r>
    </w:p>
    <w:p w14:paraId="65F5356A" w14:textId="77777777" w:rsidR="00250000" w:rsidRDefault="005809A2" w:rsidP="00250000">
      <w:pPr>
        <w:rPr>
          <w:rtl/>
        </w:rPr>
      </w:pPr>
      <w:hyperlink r:id="rId55" w:history="1">
        <w:r w:rsidR="00250000" w:rsidRPr="0017092F">
          <w:rPr>
            <w:rStyle w:val="Hyperlink"/>
          </w:rPr>
          <w:t>www.haaretz.co.il/literature/study/1.869097</w:t>
        </w:r>
      </w:hyperlink>
      <w:r w:rsidR="00250000">
        <w:rPr>
          <w:rFonts w:hint="cs"/>
          <w:rtl/>
        </w:rPr>
        <w:t>]</w:t>
      </w:r>
    </w:p>
    <w:p w14:paraId="0B0F0106" w14:textId="6EEF34E2" w:rsidR="00250000" w:rsidRDefault="00222D72" w:rsidP="00250000">
      <w:pPr>
        <w:rPr>
          <w:rtl/>
        </w:rPr>
      </w:pPr>
      <w:r>
        <w:rPr>
          <w:rFonts w:hint="cs"/>
          <w:rtl/>
        </w:rPr>
        <w:t>[</w:t>
      </w:r>
      <w:r w:rsidR="00250000">
        <w:rPr>
          <w:rFonts w:hint="cs"/>
          <w:rtl/>
        </w:rPr>
        <w:t xml:space="preserve">או </w:t>
      </w:r>
      <w:r w:rsidR="00250000">
        <w:rPr>
          <w:rtl/>
        </w:rPr>
        <w:t>–</w:t>
      </w:r>
      <w:r w:rsidR="00250000">
        <w:rPr>
          <w:rFonts w:hint="cs"/>
          <w:rtl/>
        </w:rPr>
        <w:t xml:space="preserve"> לימוד מדוקדק של חלקיקים אלמנטריים, אינטרקציות וחתכי פעולה, דיאגרמות פיינמן עד סדר 5 ויותר, 3 </w:t>
      </w:r>
      <w:r w:rsidR="00D54C3E">
        <w:rPr>
          <w:rFonts w:hint="cs"/>
          <w:rtl/>
        </w:rPr>
        <w:t>ממד</w:t>
      </w:r>
      <w:r w:rsidR="00250000">
        <w:rPr>
          <w:rFonts w:hint="cs"/>
          <w:rtl/>
        </w:rPr>
        <w:t xml:space="preserve">ים ו-4 ו-11 ו-21. קבועים פיזיקליים כמו </w:t>
      </w:r>
      <w:r w:rsidR="00250000">
        <w:t>c</w:t>
      </w:r>
      <w:r w:rsidR="00250000">
        <w:rPr>
          <w:rFonts w:hint="cs"/>
          <w:rtl/>
        </w:rPr>
        <w:t xml:space="preserve"> ו-</w:t>
      </w:r>
      <w:r w:rsidR="00250000">
        <w:rPr>
          <w:rtl/>
        </w:rPr>
        <w:t>ħ</w:t>
      </w:r>
      <w:r w:rsidR="00250000">
        <w:rPr>
          <w:rFonts w:hint="cs"/>
          <w:rtl/>
        </w:rPr>
        <w:t xml:space="preserve"> קבוע פלנק, בוזונים ופרמיונים, אפקט קזימיר וקונדנסציה ועוד...</w:t>
      </w:r>
    </w:p>
    <w:p w14:paraId="59A6EAAA" w14:textId="2E7D55A5" w:rsidR="006D270A" w:rsidRDefault="00250000" w:rsidP="00250000">
      <w:pPr>
        <w:rPr>
          <w:rtl/>
        </w:rPr>
      </w:pPr>
      <w:r>
        <w:rPr>
          <w:rFonts w:hint="cs"/>
          <w:rtl/>
        </w:rPr>
        <w:t xml:space="preserve">ואלכס שואל אותם בלי סוף </w:t>
      </w:r>
      <w:r>
        <w:rPr>
          <w:rtl/>
        </w:rPr>
        <w:t>–</w:t>
      </w:r>
      <w:r>
        <w:rPr>
          <w:rFonts w:hint="cs"/>
          <w:rtl/>
        </w:rPr>
        <w:t xml:space="preserve"> אבל מה באמת אתם שואלים, והם אומרים: את זה, ואלכס שואל: אבל מה באמת אתם מנסים להבין, על מה אתם רוצים לענות. והם: לא</w:t>
      </w:r>
      <w:r w:rsidR="00483BB1">
        <w:rPr>
          <w:rFonts w:hint="cs"/>
          <w:rtl/>
        </w:rPr>
        <w:t xml:space="preserve"> הכול </w:t>
      </w:r>
      <w:r>
        <w:rPr>
          <w:rFonts w:hint="cs"/>
          <w:rtl/>
        </w:rPr>
        <w:t xml:space="preserve">זה עלינו, יש שאלות גדולות מאיתנו שאנחנו רוצים לענות עליהן. ואלכס: אבל מה השאלה הזאת? הם </w:t>
      </w:r>
      <w:r>
        <w:rPr>
          <w:rtl/>
        </w:rPr>
        <w:t>–</w:t>
      </w:r>
      <w:r>
        <w:rPr>
          <w:rFonts w:hint="cs"/>
          <w:rtl/>
        </w:rPr>
        <w:t xml:space="preserve"> שאלות. וגו</w:t>
      </w:r>
    </w:p>
    <w:p w14:paraId="73857164" w14:textId="77777777" w:rsidR="00250000" w:rsidRDefault="00250000" w:rsidP="00250000">
      <w:pPr>
        <w:rPr>
          <w:rtl/>
        </w:rPr>
      </w:pPr>
      <w:r>
        <w:rPr>
          <w:rFonts w:hint="cs"/>
          <w:rtl/>
        </w:rPr>
        <w:t>]</w:t>
      </w:r>
    </w:p>
    <w:p w14:paraId="615C1046" w14:textId="77777777" w:rsidR="001E639E" w:rsidRDefault="00226CA8" w:rsidP="007942AE">
      <w:pPr>
        <w:rPr>
          <w:rtl/>
        </w:rPr>
      </w:pPr>
      <w:r>
        <w:rPr>
          <w:rFonts w:hint="cs"/>
          <w:rtl/>
        </w:rPr>
        <w:t>במקרה זה, מטרת המחקר</w:t>
      </w:r>
      <w:r w:rsidR="001E639E">
        <w:rPr>
          <w:rFonts w:hint="cs"/>
          <w:rtl/>
        </w:rPr>
        <w:t xml:space="preserve"> ברורה. </w:t>
      </w:r>
      <w:r w:rsidR="007942AE">
        <w:rPr>
          <w:rFonts w:hint="cs"/>
          <w:rtl/>
        </w:rPr>
        <w:t xml:space="preserve">על </w:t>
      </w:r>
      <w:r w:rsidR="001E639E">
        <w:rPr>
          <w:rFonts w:hint="cs"/>
          <w:rtl/>
        </w:rPr>
        <w:t>החיזוי להתאים למדידה</w:t>
      </w:r>
      <w:r w:rsidR="007942AE">
        <w:rPr>
          <w:rFonts w:hint="cs"/>
          <w:rtl/>
        </w:rPr>
        <w:t>,</w:t>
      </w:r>
      <w:r w:rsidR="001E639E">
        <w:rPr>
          <w:rFonts w:hint="cs"/>
          <w:rtl/>
        </w:rPr>
        <w:t xml:space="preserve"> שאם לא כן הרי גילינו את </w:t>
      </w:r>
      <w:r>
        <w:rPr>
          <w:rFonts w:hint="cs"/>
          <w:rtl/>
        </w:rPr>
        <w:t>חוסר-</w:t>
      </w:r>
      <w:r w:rsidR="006D270A">
        <w:rPr>
          <w:rFonts w:hint="cs"/>
          <w:rtl/>
        </w:rPr>
        <w:t>ההתאמה [</w:t>
      </w:r>
      <w:r w:rsidR="001E639E">
        <w:t>discrepancy</w:t>
      </w:r>
      <w:r w:rsidR="006D270A">
        <w:rPr>
          <w:rFonts w:hint="cs"/>
          <w:rtl/>
        </w:rPr>
        <w:t>] הראשון</w:t>
      </w:r>
      <w:r w:rsidR="001E639E">
        <w:rPr>
          <w:rFonts w:hint="cs"/>
          <w:rtl/>
        </w:rPr>
        <w:t xml:space="preserve"> במודל הסטנדרטי, וזאת תגלית אדירה שח</w:t>
      </w:r>
      <w:r w:rsidR="003D1ABB">
        <w:rPr>
          <w:rFonts w:hint="cs"/>
          <w:rtl/>
        </w:rPr>
        <w:t>ורגת מכל מה שניתן לקוות, לאחר ש</w:t>
      </w:r>
      <w:r w:rsidR="001E639E">
        <w:rPr>
          <w:rFonts w:hint="cs"/>
          <w:rtl/>
        </w:rPr>
        <w:t>כשלו המאמצים לגלות חלקיקים אקזוטיים</w:t>
      </w:r>
      <w:r w:rsidR="007B3C00">
        <w:rPr>
          <w:rFonts w:hint="cs"/>
          <w:rtl/>
        </w:rPr>
        <w:t>.</w:t>
      </w:r>
    </w:p>
    <w:p w14:paraId="23E92C84" w14:textId="0EB141BE" w:rsidR="007B3C00" w:rsidRDefault="007B3C00" w:rsidP="00250000">
      <w:pPr>
        <w:rPr>
          <w:rtl/>
        </w:rPr>
      </w:pPr>
      <w:r>
        <w:rPr>
          <w:rFonts w:hint="cs"/>
          <w:rtl/>
        </w:rPr>
        <w:t>ולאחר שנבין? יהיה בידנו מודל סטנדרטי ואולי עוד איזה מודל סופר-סטנדרטי-טרנס</w:t>
      </w:r>
      <w:r w:rsidR="005D4C38">
        <w:rPr>
          <w:rFonts w:hint="cs"/>
          <w:rtl/>
        </w:rPr>
        <w:t>צ</w:t>
      </w:r>
      <w:r>
        <w:rPr>
          <w:rFonts w:hint="cs"/>
          <w:rtl/>
        </w:rPr>
        <w:t>נדנטלי. מה אז?</w:t>
      </w:r>
    </w:p>
    <w:p w14:paraId="435D8AB0" w14:textId="59BF559F" w:rsidR="007B3C00" w:rsidRDefault="00F46F48" w:rsidP="00201966">
      <w:pPr>
        <w:rPr>
          <w:rtl/>
        </w:rPr>
      </w:pPr>
      <w:r>
        <w:rPr>
          <w:rFonts w:hint="cs"/>
          <w:rtl/>
        </w:rPr>
        <w:t xml:space="preserve">זאת אחת מאותן </w:t>
      </w:r>
      <w:r w:rsidR="006D270A">
        <w:rPr>
          <w:rFonts w:hint="cs"/>
          <w:rtl/>
        </w:rPr>
        <w:t>קושיו</w:t>
      </w:r>
      <w:r>
        <w:rPr>
          <w:rFonts w:hint="cs"/>
          <w:rtl/>
        </w:rPr>
        <w:t>ת ש</w:t>
      </w:r>
      <w:r w:rsidR="007B3C00">
        <w:rPr>
          <w:rFonts w:hint="cs"/>
          <w:rtl/>
        </w:rPr>
        <w:t>בעל</w:t>
      </w:r>
      <w:r w:rsidR="00201966">
        <w:rPr>
          <w:rFonts w:hint="cs"/>
          <w:rtl/>
        </w:rPr>
        <w:t>ה של פטרה</w:t>
      </w:r>
      <w:r w:rsidR="007B3C00">
        <w:rPr>
          <w:rFonts w:hint="cs"/>
          <w:rtl/>
        </w:rPr>
        <w:t xml:space="preserve"> </w:t>
      </w:r>
      <w:r>
        <w:rPr>
          <w:rFonts w:hint="cs"/>
          <w:rtl/>
        </w:rPr>
        <w:t>מורגל בהן ולא מחבבן</w:t>
      </w:r>
      <w:r w:rsidR="006D270A">
        <w:rPr>
          <w:rFonts w:hint="cs"/>
          <w:rtl/>
        </w:rPr>
        <w:t>, כי הן מובילות ל</w:t>
      </w:r>
      <w:r w:rsidR="003D1ABB">
        <w:rPr>
          <w:rFonts w:hint="cs"/>
          <w:rtl/>
        </w:rPr>
        <w:t>סוגיית</w:t>
      </w:r>
      <w:r w:rsidR="006D270A">
        <w:rPr>
          <w:rFonts w:hint="cs"/>
          <w:rtl/>
        </w:rPr>
        <w:t xml:space="preserve"> מימון ניסויים אדירי</w:t>
      </w:r>
      <w:r w:rsidR="00D54C3E">
        <w:rPr>
          <w:rFonts w:hint="cs"/>
          <w:rtl/>
        </w:rPr>
        <w:t xml:space="preserve"> ממד</w:t>
      </w:r>
      <w:r w:rsidR="007E0F56">
        <w:rPr>
          <w:rFonts w:hint="cs"/>
          <w:rtl/>
        </w:rPr>
        <w:t>ים שכאלה, ו</w:t>
      </w:r>
      <w:r w:rsidR="003D1ABB">
        <w:rPr>
          <w:rFonts w:hint="cs"/>
          <w:rtl/>
        </w:rPr>
        <w:t xml:space="preserve">בהכרח </w:t>
      </w:r>
      <w:r w:rsidR="00201966">
        <w:rPr>
          <w:rFonts w:hint="cs"/>
          <w:rtl/>
        </w:rPr>
        <w:t>לדיון השחוק בדבר</w:t>
      </w:r>
      <w:r w:rsidR="006D270A">
        <w:rPr>
          <w:rFonts w:hint="cs"/>
          <w:rtl/>
        </w:rPr>
        <w:t xml:space="preserve"> נחיצותם</w:t>
      </w:r>
      <w:r>
        <w:rPr>
          <w:rFonts w:hint="cs"/>
          <w:rtl/>
        </w:rPr>
        <w:t xml:space="preserve">. </w:t>
      </w:r>
      <w:r w:rsidR="007E0F56">
        <w:rPr>
          <w:rFonts w:hint="cs"/>
          <w:rtl/>
        </w:rPr>
        <w:t>הוא מזדרז להתנצל ופורש לחישוביו.</w:t>
      </w:r>
    </w:p>
    <w:p w14:paraId="769E4765" w14:textId="28E2FFC4" w:rsidR="005722EC" w:rsidRDefault="0071583D" w:rsidP="005722EC">
      <w:pPr>
        <w:rPr>
          <w:rtl/>
        </w:rPr>
      </w:pPr>
      <w:r>
        <w:rPr>
          <w:rFonts w:hint="cs"/>
          <w:rtl/>
        </w:rPr>
        <w:t>הייתכן</w:t>
      </w:r>
      <w:r w:rsidR="005722EC">
        <w:rPr>
          <w:rFonts w:hint="cs"/>
          <w:rtl/>
        </w:rPr>
        <w:t>, כך דרש אלכס,</w:t>
      </w:r>
      <w:r>
        <w:rPr>
          <w:rFonts w:hint="cs"/>
          <w:rtl/>
        </w:rPr>
        <w:t xml:space="preserve"> </w:t>
      </w:r>
      <w:r w:rsidR="00F41BCF">
        <w:rPr>
          <w:rFonts w:hint="cs"/>
          <w:rtl/>
        </w:rPr>
        <w:t xml:space="preserve">כי </w:t>
      </w:r>
      <w:r>
        <w:rPr>
          <w:rFonts w:hint="cs"/>
          <w:rtl/>
        </w:rPr>
        <w:t>הבעל ה</w:t>
      </w:r>
      <w:r w:rsidR="000B586A">
        <w:rPr>
          <w:rFonts w:hint="cs"/>
          <w:rtl/>
        </w:rPr>
        <w:t>פיזיק</w:t>
      </w:r>
      <w:r>
        <w:rPr>
          <w:rFonts w:hint="cs"/>
          <w:rtl/>
        </w:rPr>
        <w:t xml:space="preserve">אי ואישתו ההיסטוריונית חוקרים </w:t>
      </w:r>
      <w:r w:rsidR="00226CA8">
        <w:rPr>
          <w:rFonts w:hint="cs"/>
          <w:rtl/>
        </w:rPr>
        <w:t>את אותה שאלת-על</w:t>
      </w:r>
      <w:r>
        <w:rPr>
          <w:rFonts w:hint="cs"/>
          <w:rtl/>
        </w:rPr>
        <w:t xml:space="preserve"> בדיוק?</w:t>
      </w:r>
      <w:r w:rsidR="005722EC">
        <w:rPr>
          <w:rFonts w:hint="cs"/>
          <w:rtl/>
        </w:rPr>
        <w:t xml:space="preserve"> חותרים </w:t>
      </w:r>
      <w:r w:rsidR="007942AE">
        <w:rPr>
          <w:rFonts w:hint="cs"/>
          <w:rtl/>
        </w:rPr>
        <w:t>[</w:t>
      </w:r>
      <w:r w:rsidR="005722EC">
        <w:rPr>
          <w:rFonts w:hint="cs"/>
          <w:rtl/>
        </w:rPr>
        <w:t>להגיע לאותו פתרון,</w:t>
      </w:r>
      <w:r w:rsidR="007942AE">
        <w:rPr>
          <w:rFonts w:hint="cs"/>
          <w:rtl/>
        </w:rPr>
        <w:t>]</w:t>
      </w:r>
      <w:r w:rsidR="005722EC">
        <w:rPr>
          <w:rFonts w:hint="cs"/>
          <w:rtl/>
        </w:rPr>
        <w:t xml:space="preserve"> לפענח </w:t>
      </w:r>
      <w:r w:rsidR="007942AE">
        <w:rPr>
          <w:rFonts w:hint="cs"/>
          <w:rtl/>
        </w:rPr>
        <w:t xml:space="preserve">את אותה </w:t>
      </w:r>
      <w:r w:rsidR="005722EC">
        <w:rPr>
          <w:rFonts w:hint="cs"/>
          <w:rtl/>
        </w:rPr>
        <w:t>תעלומה ודרכה להגיע לתשובה המלאה והמספקת.</w:t>
      </w:r>
    </w:p>
    <w:p w14:paraId="3125D625" w14:textId="77777777" w:rsidR="005722EC" w:rsidRDefault="005722EC" w:rsidP="00163F64">
      <w:pPr>
        <w:rPr>
          <w:rtl/>
        </w:rPr>
      </w:pPr>
      <w:r>
        <w:rPr>
          <w:rFonts w:hint="cs"/>
          <w:rtl/>
        </w:rPr>
        <w:t xml:space="preserve">אבל </w:t>
      </w:r>
      <w:r>
        <w:rPr>
          <w:rtl/>
        </w:rPr>
        <w:t>–</w:t>
      </w:r>
      <w:r>
        <w:rPr>
          <w:rFonts w:hint="cs"/>
          <w:rtl/>
        </w:rPr>
        <w:t xml:space="preserve"> זאת לא תהיה התשובה לשאלת לוחות הזמנים של רכבות המוות, או שאלת חתך הפעולה לאינטרקציה של נויטרינו קוסמי עם גרעין של אטום אורניום, או שאלת ההטיה הנכונה של פעלים בשפה פרוטו-הודו-אירופאית בהסתמך על מקצבים אבודים של פואמות עתיקות</w:t>
      </w:r>
      <w:r w:rsidR="007942AE">
        <w:rPr>
          <w:rFonts w:hint="cs"/>
          <w:rtl/>
        </w:rPr>
        <w:t xml:space="preserve"> </w:t>
      </w:r>
      <w:r w:rsidR="007942AE">
        <w:rPr>
          <w:rtl/>
        </w:rPr>
        <w:t>–</w:t>
      </w:r>
      <w:r w:rsidR="007942AE">
        <w:rPr>
          <w:rFonts w:hint="cs"/>
          <w:rtl/>
        </w:rPr>
        <w:t xml:space="preserve"> שאותה חקרה פעם אימו</w:t>
      </w:r>
      <w:r>
        <w:rPr>
          <w:rFonts w:hint="cs"/>
          <w:rtl/>
        </w:rPr>
        <w:t>. זאת תהיה תשובה לשאלה שכרגע אין באפשרותנו להגדיר במילים. שאלה על קיום אולי, שאלה על משמעות כנראה, שאלה שהתשובה עליה תביא [לרגיעה וסיפוק וגו'] אותנו למקום אליו אנו שואפים להגיע. [???????]</w:t>
      </w:r>
      <w:r w:rsidR="00FD6C2F">
        <w:rPr>
          <w:rFonts w:hint="cs"/>
          <w:rtl/>
        </w:rPr>
        <w:t xml:space="preserve"> </w:t>
      </w:r>
      <w:r w:rsidR="00FD6C2F">
        <w:rPr>
          <w:rtl/>
        </w:rPr>
        <w:t>–</w:t>
      </w:r>
      <w:r w:rsidR="00FD6C2F">
        <w:rPr>
          <w:rFonts w:hint="cs"/>
          <w:rtl/>
        </w:rPr>
        <w:t xml:space="preserve"> תיאוריית האיחוד הענקית והעצומה, </w:t>
      </w:r>
      <w:r w:rsidR="00163F64">
        <w:rPr>
          <w:rFonts w:hint="cs"/>
          <w:rtl/>
        </w:rPr>
        <w:t xml:space="preserve">שמסבירה לא רק חלקיקים יסודיים וכוחות, אלא את השאלות שמעבר להם, את התהיות שמאחוריהם, את ה___ שבקצותיהם. </w:t>
      </w:r>
      <w:r w:rsidR="004F6EC9">
        <w:rPr>
          <w:rFonts w:hint="cs"/>
          <w:rtl/>
        </w:rPr>
        <w:t xml:space="preserve">את כל השאלות שבעולם מאחדת לכדי תשובה אחת שנפרדת ומתפצלת ככל שהאנרגיה פוחתת. </w:t>
      </w:r>
      <w:r w:rsidR="00163F64">
        <w:rPr>
          <w:rFonts w:hint="cs"/>
          <w:rtl/>
        </w:rPr>
        <w:t>ויש למהר, אין להשחית רגע בחקר תיאוריה זו ופיתוחה, כי אנשים נפצעים ומוחות כבים מדי יום, ואיננו רוצים שאיש ילך מאיתנו לפני שהבין את התיאוריה המאוחדת העצומה, לפני שקיבל את התשובה במלואה.</w:t>
      </w:r>
    </w:p>
    <w:p w14:paraId="13950503" w14:textId="1ABBCB7D" w:rsidR="001E639E" w:rsidRDefault="001E639E" w:rsidP="00437C35">
      <w:pPr>
        <w:rPr>
          <w:rtl/>
        </w:rPr>
      </w:pPr>
      <w:r>
        <w:rPr>
          <w:rFonts w:hint="cs"/>
          <w:rtl/>
        </w:rPr>
        <w:lastRenderedPageBreak/>
        <w:t xml:space="preserve">כמו גוף והצללים שהוא מטיל, מטושטשים או חדים, כהים או בהירים כתלות במקור האור, כך </w:t>
      </w:r>
      <w:r w:rsidR="005722EC">
        <w:rPr>
          <w:rFonts w:hint="cs"/>
          <w:rtl/>
        </w:rPr>
        <w:t xml:space="preserve">אנו </w:t>
      </w:r>
      <w:r>
        <w:rPr>
          <w:rFonts w:hint="cs"/>
          <w:rtl/>
        </w:rPr>
        <w:t>אי</w:t>
      </w:r>
      <w:r w:rsidR="005722EC">
        <w:rPr>
          <w:rFonts w:hint="cs"/>
          <w:rtl/>
        </w:rPr>
        <w:t>ננו</w:t>
      </w:r>
      <w:r>
        <w:rPr>
          <w:rFonts w:hint="cs"/>
          <w:rtl/>
        </w:rPr>
        <w:t xml:space="preserve"> מסוגלים ל</w:t>
      </w:r>
      <w:r w:rsidR="00437C35">
        <w:rPr>
          <w:rFonts w:hint="cs"/>
          <w:rtl/>
        </w:rPr>
        <w:t>הבהיר</w:t>
      </w:r>
      <w:r>
        <w:rPr>
          <w:rFonts w:hint="cs"/>
          <w:rtl/>
        </w:rPr>
        <w:t xml:space="preserve"> לעצמנו את השא</w:t>
      </w:r>
      <w:r w:rsidR="005722EC">
        <w:rPr>
          <w:rFonts w:hint="cs"/>
          <w:rtl/>
        </w:rPr>
        <w:t>לה האחת אלא רק הטלות של</w:t>
      </w:r>
      <w:r>
        <w:rPr>
          <w:rFonts w:hint="cs"/>
          <w:rtl/>
        </w:rPr>
        <w:t>ה על אדמת קיומנו הטרשית,</w:t>
      </w:r>
      <w:r w:rsidR="005722EC">
        <w:rPr>
          <w:rFonts w:hint="cs"/>
          <w:rtl/>
        </w:rPr>
        <w:t xml:space="preserve"> איננו מסוגלים לנסח אותה, ובאותה מידה</w:t>
      </w:r>
      <w:r>
        <w:rPr>
          <w:rFonts w:hint="cs"/>
          <w:rtl/>
        </w:rPr>
        <w:t xml:space="preserve"> איננו יכולים להרפות ממנה, והשאלה אינה מרפה מאיתנו.</w:t>
      </w:r>
    </w:p>
    <w:p w14:paraId="56EE0713" w14:textId="329E342B" w:rsidR="001E639E" w:rsidRDefault="005722EC" w:rsidP="005722EC">
      <w:pPr>
        <w:rPr>
          <w:rtl/>
        </w:rPr>
      </w:pPr>
      <w:r>
        <w:rPr>
          <w:rFonts w:hint="cs"/>
          <w:rtl/>
        </w:rPr>
        <w:t>[</w:t>
      </w:r>
      <w:r w:rsidR="001E639E">
        <w:rPr>
          <w:rFonts w:hint="cs"/>
          <w:rtl/>
        </w:rPr>
        <w:t>תשובה אחת שתספק את השאלות השונות לגמרי שעומדות מאחורי כל המאמצים אנושיים [???</w:t>
      </w:r>
      <w:r w:rsidR="001E639E">
        <w:t>human endeavours</w:t>
      </w:r>
      <w:r>
        <w:rPr>
          <w:rFonts w:hint="cs"/>
          <w:rtl/>
        </w:rPr>
        <w:t>] כי כולם אינם אלא</w:t>
      </w:r>
      <w:r w:rsidR="001E639E">
        <w:rPr>
          <w:rFonts w:hint="cs"/>
          <w:rtl/>
        </w:rPr>
        <w:t xml:space="preserve"> [</w:t>
      </w:r>
      <w:r w:rsidR="001E639E">
        <w:t>projection onto a plane</w:t>
      </w:r>
      <w:r w:rsidR="001E639E">
        <w:rPr>
          <w:rFonts w:hint="cs"/>
          <w:rtl/>
        </w:rPr>
        <w:t>] השלכות שונות של התשובה (שהאדם איננו מסוגל לראותה במלא מורכבותה) ב</w:t>
      </w:r>
      <w:r w:rsidR="00D54C3E">
        <w:rPr>
          <w:rFonts w:hint="cs"/>
          <w:rtl/>
        </w:rPr>
        <w:t>ממד</w:t>
      </w:r>
      <w:r w:rsidR="001E639E">
        <w:rPr>
          <w:rFonts w:hint="cs"/>
          <w:rtl/>
        </w:rPr>
        <w:t xml:space="preserve"> השאלה, כמו הטלה של צל על הקרקע. התשובה נמצאת ב</w:t>
      </w:r>
      <w:r w:rsidR="00D54C3E">
        <w:rPr>
          <w:rFonts w:hint="cs"/>
          <w:rtl/>
        </w:rPr>
        <w:t>ממד</w:t>
      </w:r>
      <w:r w:rsidR="001E639E">
        <w:rPr>
          <w:rFonts w:hint="cs"/>
          <w:rtl/>
        </w:rPr>
        <w:t xml:space="preserve"> גבוה יותר וכל השאלות בוחנות את ההשלכות שלה ב</w:t>
      </w:r>
      <w:r w:rsidR="00D54C3E">
        <w:rPr>
          <w:rFonts w:hint="cs"/>
          <w:rtl/>
        </w:rPr>
        <w:t>ממד</w:t>
      </w:r>
      <w:r w:rsidR="001E639E">
        <w:rPr>
          <w:rFonts w:hint="cs"/>
          <w:rtl/>
        </w:rPr>
        <w:t xml:space="preserve"> נמוך, שבע</w:t>
      </w:r>
      <w:r w:rsidR="0071583D">
        <w:rPr>
          <w:rFonts w:hint="cs"/>
          <w:rtl/>
        </w:rPr>
        <w:t>יננו נראות שונות</w:t>
      </w:r>
      <w:r w:rsidR="00C90C6C">
        <w:rPr>
          <w:rFonts w:hint="cs"/>
          <w:rtl/>
        </w:rPr>
        <w:t xml:space="preserve"> מאוד </w:t>
      </w:r>
      <w:r w:rsidR="0071583D">
        <w:rPr>
          <w:rFonts w:hint="cs"/>
          <w:rtl/>
        </w:rPr>
        <w:t>אחת מה</w:t>
      </w:r>
      <w:r w:rsidR="003A7E9C">
        <w:rPr>
          <w:rFonts w:hint="cs"/>
          <w:rtl/>
        </w:rPr>
        <w:t>שנייה</w:t>
      </w:r>
      <w:r w:rsidR="001E639E">
        <w:rPr>
          <w:rFonts w:hint="cs"/>
          <w:rtl/>
        </w:rPr>
        <w:t>.</w:t>
      </w:r>
      <w:r>
        <w:rPr>
          <w:rFonts w:hint="cs"/>
          <w:rtl/>
        </w:rPr>
        <w:t>]</w:t>
      </w:r>
    </w:p>
    <w:p w14:paraId="7A44154F" w14:textId="20F260AD" w:rsidR="008B3197" w:rsidRDefault="008B3197" w:rsidP="005722EC">
      <w:pPr>
        <w:rPr>
          <w:rtl/>
        </w:rPr>
      </w:pPr>
    </w:p>
    <w:p w14:paraId="0D7392C2" w14:textId="4A902AEF" w:rsidR="008B3197" w:rsidRDefault="008B3197" w:rsidP="008B3197">
      <w:pPr>
        <w:pStyle w:val="Heading2"/>
        <w:rPr>
          <w:rtl/>
        </w:rPr>
      </w:pPr>
      <w:r>
        <w:rPr>
          <w:rFonts w:hint="cs"/>
          <w:rtl/>
        </w:rPr>
        <w:t>על גרמנית המדוברת בצפון גרמניה</w:t>
      </w:r>
    </w:p>
    <w:p w14:paraId="17CC010C" w14:textId="43FF0D74" w:rsidR="008B3197" w:rsidRDefault="008B3197" w:rsidP="008B3197">
      <w:pPr>
        <w:rPr>
          <w:rtl/>
        </w:rPr>
      </w:pPr>
      <w:r>
        <w:rPr>
          <w:rFonts w:hint="cs"/>
          <w:rtl/>
        </w:rPr>
        <w:t>עפ"י הספר בית בודנברוק, השפה המדוברת בצפון גרמניה נקראת העגה הצפונית [למשל עמ' 25].</w:t>
      </w:r>
    </w:p>
    <w:p w14:paraId="2AB3F641" w14:textId="31C06BED" w:rsidR="008B3197" w:rsidRDefault="008B3197" w:rsidP="008B3197">
      <w:pPr>
        <w:rPr>
          <w:rtl/>
        </w:rPr>
      </w:pPr>
      <w:r>
        <w:rPr>
          <w:rFonts w:hint="cs"/>
          <w:rtl/>
        </w:rPr>
        <w:t>אותו דיבור כבד ונוח שיש בו קיצור של לְשון-סוחרים כשם שיש בו רישול של אמידות, וחוט של ליגלוג עצמי טוב מזג משוך עליו לפרקים. הם לא אמרו "ללכת אל הבורסה: אלא, בתכלית הפשטות, "ללכת בורסה" ... [ה-... במקור] ולא זו בלבד, אלא אף הגו אגב כך את ה-"ר" כמים "אֶ" ושיוו לפניהם ארשת של רצון ונועם. [עמ' 26]</w:t>
      </w:r>
    </w:p>
    <w:p w14:paraId="3DF9263C" w14:textId="37D4C479" w:rsidR="00E02084" w:rsidRDefault="00120BD6" w:rsidP="008B3197">
      <w:pPr>
        <w:rPr>
          <w:rtl/>
        </w:rPr>
      </w:pPr>
      <w:r>
        <w:rPr>
          <w:rFonts w:hint="cs"/>
          <w:rtl/>
        </w:rPr>
        <w:t>מבטאו הצפוני [צפון גרמניה] הרחב [עמ' 113]</w:t>
      </w:r>
    </w:p>
    <w:p w14:paraId="788226BA" w14:textId="77777777" w:rsidR="00120BD6" w:rsidRDefault="00120BD6" w:rsidP="008B3197">
      <w:pPr>
        <w:rPr>
          <w:rtl/>
        </w:rPr>
      </w:pPr>
    </w:p>
    <w:p w14:paraId="04BC2462" w14:textId="224DB967" w:rsidR="00E02084" w:rsidRPr="008B3197" w:rsidRDefault="00E02084" w:rsidP="008B3197">
      <w:pPr>
        <w:rPr>
          <w:rtl/>
        </w:rPr>
      </w:pPr>
      <w:r>
        <w:rPr>
          <w:rFonts w:hint="cs"/>
          <w:rtl/>
        </w:rPr>
        <w:t xml:space="preserve">בית בודנברוק, קינוח צפון-גרמני: רפרפת עשויה שכבות-שכבות של מגדן שקדים, גרגרי פטל, רקיקים וקצף-ביצים [עמ' 28] </w:t>
      </w:r>
      <w:r>
        <w:rPr>
          <w:rtl/>
        </w:rPr>
        <w:t>–</w:t>
      </w:r>
      <w:r>
        <w:rPr>
          <w:rFonts w:hint="cs"/>
          <w:rtl/>
        </w:rPr>
        <w:t xml:space="preserve"> אולי השופטת מכינה את זה לאלכס...</w:t>
      </w:r>
    </w:p>
    <w:p w14:paraId="04924C95" w14:textId="77777777" w:rsidR="00BA24D9" w:rsidRPr="00CD067C" w:rsidRDefault="00BA24D9" w:rsidP="00BA24D9">
      <w:pPr>
        <w:rPr>
          <w:rtl/>
        </w:rPr>
      </w:pPr>
    </w:p>
    <w:p w14:paraId="7B909A16" w14:textId="6FE43BC8" w:rsidR="006D4660" w:rsidRPr="0044357B" w:rsidRDefault="00C45B28" w:rsidP="00322FD3">
      <w:pPr>
        <w:pStyle w:val="Heading2"/>
        <w:rPr>
          <w:rtl/>
        </w:rPr>
      </w:pPr>
      <w:bookmarkStart w:id="97" w:name="_Toc297351167"/>
      <w:bookmarkStart w:id="98" w:name="_Toc322023185"/>
      <w:bookmarkStart w:id="99" w:name="_Toc299174471"/>
      <w:bookmarkStart w:id="100" w:name="_Toc408762912"/>
      <w:r>
        <w:rPr>
          <w:rtl/>
        </w:rPr>
        <w:t>תוכני</w:t>
      </w:r>
      <w:r w:rsidR="006D4660" w:rsidRPr="0044357B">
        <w:rPr>
          <w:rtl/>
        </w:rPr>
        <w:t>ת לימודים</w:t>
      </w:r>
      <w:bookmarkEnd w:id="97"/>
      <w:bookmarkEnd w:id="98"/>
      <w:bookmarkEnd w:id="99"/>
      <w:bookmarkEnd w:id="100"/>
    </w:p>
    <w:p w14:paraId="75743367" w14:textId="796F1195" w:rsidR="00FC3FEE" w:rsidRPr="00CD067C" w:rsidRDefault="00FC3FEE" w:rsidP="007942AE">
      <w:pPr>
        <w:rPr>
          <w:rtl/>
        </w:rPr>
      </w:pPr>
      <w:r>
        <w:rPr>
          <w:rtl/>
        </w:rPr>
        <w:t>מרטין לימד את אלכס לבצע ברגים</w:t>
      </w:r>
      <w:r w:rsidR="007942AE">
        <w:rPr>
          <w:rFonts w:hint="cs"/>
          <w:rtl/>
        </w:rPr>
        <w:t xml:space="preserve"> על הקרח</w:t>
      </w:r>
      <w:r>
        <w:rPr>
          <w:rFonts w:hint="cs"/>
          <w:rtl/>
        </w:rPr>
        <w:t>:</w:t>
      </w:r>
      <w:r w:rsidRPr="00CD067C">
        <w:rPr>
          <w:rtl/>
        </w:rPr>
        <w:t xml:space="preserve"> המון אומץ</w:t>
      </w:r>
      <w:r w:rsidR="007942AE">
        <w:rPr>
          <w:rFonts w:hint="cs"/>
          <w:rtl/>
        </w:rPr>
        <w:t xml:space="preserve"> דרוש לשם כך</w:t>
      </w:r>
      <w:r w:rsidRPr="00CD067C">
        <w:rPr>
          <w:rtl/>
        </w:rPr>
        <w:t xml:space="preserve">, בלי אומץ </w:t>
      </w:r>
      <w:r>
        <w:rPr>
          <w:rFonts w:hint="cs"/>
          <w:rtl/>
        </w:rPr>
        <w:t>ה</w:t>
      </w:r>
      <w:r w:rsidRPr="00CD067C">
        <w:rPr>
          <w:rtl/>
        </w:rPr>
        <w:t xml:space="preserve">תנופה </w:t>
      </w:r>
      <w:r>
        <w:rPr>
          <w:rFonts w:hint="cs"/>
          <w:rtl/>
        </w:rPr>
        <w:t xml:space="preserve">איננה </w:t>
      </w:r>
      <w:r w:rsidRPr="00CD067C">
        <w:rPr>
          <w:rtl/>
        </w:rPr>
        <w:t>מספיק חזק</w:t>
      </w:r>
      <w:r>
        <w:rPr>
          <w:rtl/>
        </w:rPr>
        <w:t xml:space="preserve">ה. אבל </w:t>
      </w:r>
      <w:r>
        <w:rPr>
          <w:rFonts w:hint="cs"/>
          <w:rtl/>
        </w:rPr>
        <w:t xml:space="preserve">אומץ לא היה חסר </w:t>
      </w:r>
      <w:r w:rsidRPr="00CD067C">
        <w:rPr>
          <w:rtl/>
        </w:rPr>
        <w:t xml:space="preserve">לאלכס, הוא </w:t>
      </w:r>
      <w:r>
        <w:rPr>
          <w:rFonts w:hint="cs"/>
          <w:rtl/>
        </w:rPr>
        <w:t>הצליח</w:t>
      </w:r>
      <w:r w:rsidRPr="00CD067C">
        <w:rPr>
          <w:rtl/>
        </w:rPr>
        <w:t xml:space="preserve"> בורג מלא ב</w:t>
      </w:r>
      <w:r w:rsidR="004D7433">
        <w:rPr>
          <w:rtl/>
        </w:rPr>
        <w:t>ניסיון</w:t>
      </w:r>
      <w:r w:rsidRPr="00CD067C">
        <w:rPr>
          <w:rtl/>
        </w:rPr>
        <w:t xml:space="preserve"> הראשון, ונפל כמה פעמים </w:t>
      </w:r>
      <w:r>
        <w:rPr>
          <w:rFonts w:hint="cs"/>
          <w:rtl/>
        </w:rPr>
        <w:t>כש</w:t>
      </w:r>
      <w:r w:rsidRPr="00CD067C">
        <w:rPr>
          <w:rtl/>
        </w:rPr>
        <w:t>ניסה בורג וחצי. הוא צלע לעבר פטרה שלבשה את טינקה במנשא קדמי, החל</w:t>
      </w:r>
      <w:r>
        <w:rPr>
          <w:rtl/>
        </w:rPr>
        <w:t xml:space="preserve">יק </w:t>
      </w:r>
      <w:r>
        <w:rPr>
          <w:rFonts w:hint="cs"/>
          <w:rtl/>
        </w:rPr>
        <w:t>אחורנית עם פניו</w:t>
      </w:r>
      <w:r w:rsidRPr="00CD067C">
        <w:rPr>
          <w:rtl/>
        </w:rPr>
        <w:t xml:space="preserve"> מופנות אליהן</w:t>
      </w:r>
      <w:r>
        <w:rPr>
          <w:rFonts w:hint="cs"/>
          <w:rtl/>
        </w:rPr>
        <w:t>,</w:t>
      </w:r>
      <w:r w:rsidRPr="00CD067C">
        <w:rPr>
          <w:rtl/>
        </w:rPr>
        <w:t xml:space="preserve"> עשה לטינקה פרצופים וה</w:t>
      </w:r>
      <w:r>
        <w:rPr>
          <w:rFonts w:hint="cs"/>
          <w:rtl/>
        </w:rPr>
        <w:t>עמיד פנים ש</w:t>
      </w:r>
      <w:r w:rsidRPr="00CD067C">
        <w:rPr>
          <w:rtl/>
        </w:rPr>
        <w:t xml:space="preserve">הוא </w:t>
      </w:r>
      <w:r>
        <w:rPr>
          <w:rFonts w:hint="cs"/>
          <w:rtl/>
        </w:rPr>
        <w:t>כמ</w:t>
      </w:r>
      <w:r w:rsidR="00A55808">
        <w:rPr>
          <w:rFonts w:hint="cs"/>
          <w:rtl/>
        </w:rPr>
        <w:t>ע</w:t>
      </w:r>
      <w:r>
        <w:rPr>
          <w:rFonts w:hint="cs"/>
          <w:rtl/>
        </w:rPr>
        <w:t xml:space="preserve">ט </w:t>
      </w:r>
      <w:r w:rsidRPr="00CD067C">
        <w:rPr>
          <w:rtl/>
        </w:rPr>
        <w:t>מאבד שיוו</w:t>
      </w:r>
      <w:r>
        <w:rPr>
          <w:rtl/>
        </w:rPr>
        <w:t xml:space="preserve">י משקל </w:t>
      </w:r>
      <w:r w:rsidRPr="00CD067C">
        <w:rPr>
          <w:rtl/>
        </w:rPr>
        <w:t>ל</w:t>
      </w:r>
      <w:r>
        <w:rPr>
          <w:rFonts w:hint="cs"/>
          <w:rtl/>
        </w:rPr>
        <w:t>ה</w:t>
      </w:r>
      <w:r w:rsidRPr="00CD067C">
        <w:rPr>
          <w:rtl/>
        </w:rPr>
        <w:t>צח</w:t>
      </w:r>
      <w:r>
        <w:rPr>
          <w:rFonts w:hint="cs"/>
          <w:rtl/>
        </w:rPr>
        <w:t>י</w:t>
      </w:r>
      <w:r w:rsidRPr="00CD067C">
        <w:rPr>
          <w:rtl/>
        </w:rPr>
        <w:t>ק</w:t>
      </w:r>
      <w:r>
        <w:rPr>
          <w:rFonts w:hint="cs"/>
          <w:rtl/>
        </w:rPr>
        <w:t xml:space="preserve"> אותה</w:t>
      </w:r>
      <w:r w:rsidRPr="00CD067C">
        <w:rPr>
          <w:rtl/>
        </w:rPr>
        <w:t xml:space="preserve">. </w:t>
      </w:r>
      <w:r w:rsidR="007942AE">
        <w:rPr>
          <w:rtl/>
        </w:rPr>
        <w:t>כשיצאו והתיישבו על ספסל עץ</w:t>
      </w:r>
      <w:r w:rsidRPr="00CD067C">
        <w:rPr>
          <w:rtl/>
        </w:rPr>
        <w:t xml:space="preserve"> לחלוץ את המחליקיים, ארקדי </w:t>
      </w:r>
      <w:r>
        <w:rPr>
          <w:rFonts w:hint="cs"/>
          <w:rtl/>
        </w:rPr>
        <w:t xml:space="preserve">עיסה את </w:t>
      </w:r>
      <w:r w:rsidRPr="00CD067C">
        <w:rPr>
          <w:rtl/>
        </w:rPr>
        <w:t xml:space="preserve">אלכס לשחרור את השרירים האחוריים </w:t>
      </w:r>
      <w:r>
        <w:rPr>
          <w:rFonts w:hint="cs"/>
          <w:rtl/>
        </w:rPr>
        <w:t>[</w:t>
      </w:r>
      <w:r w:rsidRPr="00CD067C">
        <w:t>hamstring</w:t>
      </w:r>
      <w:r>
        <w:rPr>
          <w:rFonts w:hint="cs"/>
          <w:rtl/>
        </w:rPr>
        <w:t>]</w:t>
      </w:r>
      <w:r w:rsidRPr="00CD067C">
        <w:rPr>
          <w:rtl/>
        </w:rPr>
        <w:t>.</w:t>
      </w:r>
    </w:p>
    <w:p w14:paraId="05E4E88A" w14:textId="77777777" w:rsidR="00FC3FEE" w:rsidRPr="00CD067C" w:rsidRDefault="00FC3FEE" w:rsidP="00FC3FEE">
      <w:pPr>
        <w:rPr>
          <w:rtl/>
        </w:rPr>
      </w:pPr>
      <w:r w:rsidRPr="00CD067C">
        <w:rPr>
          <w:rtl/>
        </w:rPr>
        <w:t xml:space="preserve">"מה בדיוק אתה עושה, ארקדי?" </w:t>
      </w:r>
      <w:r w:rsidRPr="00CD067C">
        <w:rPr>
          <w:rFonts w:hint="cs"/>
          <w:rtl/>
        </w:rPr>
        <w:t>ליליאן</w:t>
      </w:r>
      <w:r>
        <w:rPr>
          <w:rFonts w:hint="cs"/>
          <w:rtl/>
        </w:rPr>
        <w:t xml:space="preserve"> שאלה</w:t>
      </w:r>
      <w:r w:rsidRPr="00CD067C">
        <w:rPr>
          <w:rtl/>
        </w:rPr>
        <w:t>.</w:t>
      </w:r>
    </w:p>
    <w:p w14:paraId="39B99BD3" w14:textId="77777777" w:rsidR="00FC3FEE" w:rsidRPr="00CD067C" w:rsidRDefault="00FC3FEE" w:rsidP="007942AE">
      <w:pPr>
        <w:rPr>
          <w:rtl/>
        </w:rPr>
      </w:pPr>
      <w:r w:rsidRPr="00CD067C">
        <w:rPr>
          <w:rtl/>
        </w:rPr>
        <w:t>"אל תדאגי, ארקדי הוא פיזיותרפיסט מוסמך," אלכס</w:t>
      </w:r>
      <w:r>
        <w:rPr>
          <w:rFonts w:hint="cs"/>
          <w:rtl/>
        </w:rPr>
        <w:t xml:space="preserve"> </w:t>
      </w:r>
      <w:r w:rsidR="007942AE">
        <w:rPr>
          <w:rFonts w:hint="cs"/>
          <w:rtl/>
        </w:rPr>
        <w:t>הסביר, "והוא יודע בדיוק איפה הגוף שלי שבור</w:t>
      </w:r>
      <w:r w:rsidRPr="00CD067C">
        <w:rPr>
          <w:rtl/>
        </w:rPr>
        <w:t>.</w:t>
      </w:r>
      <w:r w:rsidR="007942AE">
        <w:rPr>
          <w:rFonts w:hint="cs"/>
          <w:rtl/>
        </w:rPr>
        <w:t>"</w:t>
      </w:r>
    </w:p>
    <w:p w14:paraId="209BAF24" w14:textId="77777777" w:rsidR="00FC3FEE" w:rsidRPr="00CD067C" w:rsidRDefault="007942AE" w:rsidP="00FC3FEE">
      <w:pPr>
        <w:rPr>
          <w:rtl/>
        </w:rPr>
      </w:pPr>
      <w:r>
        <w:rPr>
          <w:rFonts w:hint="cs"/>
          <w:rtl/>
        </w:rPr>
        <w:t>[</w:t>
      </w:r>
      <w:r w:rsidR="00FC3FEE" w:rsidRPr="00CD067C">
        <w:rPr>
          <w:rtl/>
        </w:rPr>
        <w:t>"חשבתי שאתה לומד רפואה."</w:t>
      </w:r>
    </w:p>
    <w:p w14:paraId="0F9AC87B" w14:textId="77777777" w:rsidR="00FC3FEE" w:rsidRPr="00CD067C" w:rsidRDefault="00FC3FEE" w:rsidP="00FC3FEE">
      <w:pPr>
        <w:rPr>
          <w:rtl/>
        </w:rPr>
      </w:pPr>
      <w:r w:rsidRPr="00CD067C">
        <w:rPr>
          <w:rtl/>
        </w:rPr>
        <w:t>"</w:t>
      </w:r>
      <w:r>
        <w:rPr>
          <w:rFonts w:hint="cs"/>
          <w:rtl/>
        </w:rPr>
        <w:t>אני מוסמך ב</w:t>
      </w:r>
      <w:r w:rsidRPr="00CD067C">
        <w:rPr>
          <w:rtl/>
        </w:rPr>
        <w:t xml:space="preserve">פזיותרפיה ועיסוי. בזה אני עובד בשביל לממן את </w:t>
      </w:r>
      <w:r w:rsidRPr="00CD067C">
        <w:rPr>
          <w:rFonts w:hint="cs"/>
          <w:rtl/>
        </w:rPr>
        <w:t>עצמי</w:t>
      </w:r>
      <w:r w:rsidRPr="00CD067C">
        <w:rPr>
          <w:rtl/>
        </w:rPr>
        <w:t>."</w:t>
      </w:r>
      <w:r>
        <w:rPr>
          <w:rFonts w:hint="cs"/>
          <w:rtl/>
        </w:rPr>
        <w:t>]</w:t>
      </w:r>
    </w:p>
    <w:p w14:paraId="4009C657" w14:textId="77777777" w:rsidR="00FC3FEE" w:rsidRPr="00CD067C" w:rsidRDefault="00FC3FEE" w:rsidP="008578B6">
      <w:pPr>
        <w:rPr>
          <w:rtl/>
        </w:rPr>
      </w:pPr>
      <w:r w:rsidRPr="00CD067C">
        <w:rPr>
          <w:rtl/>
        </w:rPr>
        <w:t>לזירת ההחלקה נכנסה כיתת מפגרים</w:t>
      </w:r>
      <w:r>
        <w:rPr>
          <w:rFonts w:hint="cs"/>
          <w:rtl/>
        </w:rPr>
        <w:t xml:space="preserve"> מבוגרים</w:t>
      </w:r>
      <w:r w:rsidRPr="00CD067C">
        <w:rPr>
          <w:rtl/>
        </w:rPr>
        <w:t>. הם חייכו חיוכים רחבים, נרגשים, מחאו כפיים בהתלהבות כשהמדריך חילק לכל אחד את מחלקיו. ה</w:t>
      </w:r>
      <w:r>
        <w:rPr>
          <w:rFonts w:hint="cs"/>
          <w:rtl/>
        </w:rPr>
        <w:t>מדריך</w:t>
      </w:r>
      <w:r w:rsidRPr="00CD067C">
        <w:rPr>
          <w:rtl/>
        </w:rPr>
        <w:t xml:space="preserve"> מתח את גרביה של אחת המפגרות ועזר לה לנעול</w:t>
      </w:r>
      <w:r>
        <w:rPr>
          <w:rFonts w:hint="cs"/>
          <w:rtl/>
        </w:rPr>
        <w:t xml:space="preserve"> </w:t>
      </w:r>
      <w:r w:rsidRPr="00CD067C">
        <w:rPr>
          <w:rtl/>
        </w:rPr>
        <w:t>מחלקיים. "אני רואה שהבאת בננה וסודה," הוא אמר ולקח ממנה בעדינות את שקית הפלסטיק שאחזה ב</w:t>
      </w:r>
      <w:r w:rsidR="008578B6">
        <w:rPr>
          <w:rFonts w:hint="cs"/>
          <w:rtl/>
        </w:rPr>
        <w:t>צמוד אליה</w:t>
      </w:r>
      <w:r w:rsidRPr="00CD067C">
        <w:rPr>
          <w:rtl/>
        </w:rPr>
        <w:t>. "אני אשמור לך, את יכולה להכנס."</w:t>
      </w:r>
    </w:p>
    <w:p w14:paraId="520ABF29" w14:textId="77777777" w:rsidR="00FC3FEE" w:rsidRPr="00CD067C" w:rsidRDefault="00FC3FEE" w:rsidP="00FC3FEE">
      <w:pPr>
        <w:rPr>
          <w:rtl/>
        </w:rPr>
      </w:pPr>
      <w:r w:rsidRPr="00CD067C">
        <w:rPr>
          <w:rtl/>
        </w:rPr>
        <w:lastRenderedPageBreak/>
        <w:t>"עוד מעט המפגרים הכי מבוגרי</w:t>
      </w:r>
      <w:r w:rsidR="008578B6">
        <w:rPr>
          <w:rtl/>
        </w:rPr>
        <w:t xml:space="preserve">ם שלכם יתחילו למות מזיקנה," </w:t>
      </w:r>
      <w:r w:rsidRPr="00CD067C">
        <w:rPr>
          <w:rtl/>
        </w:rPr>
        <w:t>ארקדי</w:t>
      </w:r>
      <w:r w:rsidR="008578B6">
        <w:rPr>
          <w:rFonts w:hint="cs"/>
          <w:rtl/>
        </w:rPr>
        <w:t xml:space="preserve"> אמר</w:t>
      </w:r>
      <w:r w:rsidRPr="00CD067C">
        <w:rPr>
          <w:rtl/>
        </w:rPr>
        <w:t>. "אפשר יהיה לערוך כתבת שער, על ה</w:t>
      </w:r>
      <w:r>
        <w:rPr>
          <w:rtl/>
        </w:rPr>
        <w:t>מפגר המבוגר ביותר בגרמניה. כש</w:t>
      </w:r>
      <w:r w:rsidRPr="00CD067C">
        <w:rPr>
          <w:rtl/>
        </w:rPr>
        <w:t>רק נולדו, הם היו המפגרים היחידים בכל גרמניה.</w:t>
      </w:r>
      <w:r w:rsidRPr="00CD067C">
        <w:rPr>
          <w:rFonts w:hint="cs"/>
          <w:rtl/>
        </w:rPr>
        <w:t xml:space="preserve"> אותו דבר להומואים.</w:t>
      </w:r>
      <w:r w:rsidRPr="00CD067C">
        <w:rPr>
          <w:rtl/>
        </w:rPr>
        <w:t>"</w:t>
      </w:r>
    </w:p>
    <w:p w14:paraId="015473A5" w14:textId="4853637F" w:rsidR="00FC3FEE" w:rsidRPr="00CD067C" w:rsidRDefault="00FC3FEE" w:rsidP="00FC3FEE">
      <w:pPr>
        <w:rPr>
          <w:rtl/>
        </w:rPr>
      </w:pPr>
      <w:r w:rsidRPr="00CD067C">
        <w:rPr>
          <w:rtl/>
        </w:rPr>
        <w:t xml:space="preserve">"מה </w:t>
      </w:r>
      <w:r w:rsidR="004C59E0">
        <w:rPr>
          <w:rtl/>
        </w:rPr>
        <w:t>פתאום</w:t>
      </w:r>
      <w:r w:rsidRPr="00CD067C">
        <w:rPr>
          <w:rtl/>
        </w:rPr>
        <w:t>, המלחמה ה</w:t>
      </w:r>
      <w:r w:rsidRPr="00CD067C">
        <w:rPr>
          <w:rFonts w:hint="cs"/>
          <w:rtl/>
        </w:rPr>
        <w:t>סתימה</w:t>
      </w:r>
      <w:r w:rsidRPr="00CD067C">
        <w:rPr>
          <w:rtl/>
        </w:rPr>
        <w:t xml:space="preserve"> לפני המון שנים. בטח כבר יש המון מפגרים זקנים, וכאלה שכבר מתו מזיקנה."</w:t>
      </w:r>
    </w:p>
    <w:p w14:paraId="1FE53C10" w14:textId="73D8112D" w:rsidR="00FC3FEE" w:rsidRPr="00CD067C" w:rsidRDefault="00FC3FEE" w:rsidP="00FC3FEE">
      <w:pPr>
        <w:rPr>
          <w:rtl/>
        </w:rPr>
      </w:pPr>
      <w:r w:rsidRPr="00CD067C">
        <w:rPr>
          <w:rtl/>
        </w:rPr>
        <w:t>"כן, המלחמה ה</w:t>
      </w:r>
      <w:r w:rsidRPr="00CD067C">
        <w:rPr>
          <w:rFonts w:hint="cs"/>
          <w:rtl/>
        </w:rPr>
        <w:t>סתימ</w:t>
      </w:r>
      <w:r w:rsidRPr="00CD067C">
        <w:rPr>
          <w:rtl/>
        </w:rPr>
        <w:t xml:space="preserve">ה לפני המון שנים אבל אולי הייתם </w:t>
      </w:r>
      <w:r w:rsidR="00F97A34">
        <w:rPr>
          <w:rtl/>
        </w:rPr>
        <w:t>כל כך</w:t>
      </w:r>
      <w:r w:rsidRPr="00CD067C">
        <w:rPr>
          <w:rtl/>
        </w:rPr>
        <w:t xml:space="preserve"> רגילים </w:t>
      </w:r>
      <w:r w:rsidR="008578B6">
        <w:rPr>
          <w:rtl/>
        </w:rPr>
        <w:t>להרוג אותם שהמשכתם בכך גם אחרי</w:t>
      </w:r>
      <w:r w:rsidR="008578B6">
        <w:rPr>
          <w:rFonts w:hint="cs"/>
          <w:rtl/>
        </w:rPr>
        <w:t>-</w:t>
      </w:r>
      <w:r>
        <w:rPr>
          <w:rFonts w:hint="cs"/>
          <w:rtl/>
        </w:rPr>
        <w:t>כן</w:t>
      </w:r>
      <w:r w:rsidRPr="00CD067C">
        <w:rPr>
          <w:rtl/>
        </w:rPr>
        <w:t>?"</w:t>
      </w:r>
    </w:p>
    <w:p w14:paraId="383DF15B" w14:textId="77777777" w:rsidR="00FC3FEE" w:rsidRDefault="00FC3FEE" w:rsidP="00FC3FEE">
      <w:pPr>
        <w:rPr>
          <w:rtl/>
        </w:rPr>
      </w:pPr>
    </w:p>
    <w:p w14:paraId="3B60F03C" w14:textId="2DD45521" w:rsidR="004627AB" w:rsidRPr="00CD067C" w:rsidRDefault="004627AB" w:rsidP="003F6456">
      <w:pPr>
        <w:rPr>
          <w:rtl/>
        </w:rPr>
      </w:pPr>
      <w:r w:rsidRPr="00CD067C">
        <w:rPr>
          <w:rtl/>
        </w:rPr>
        <w:t>כמה ערבים מאוחר יותר, הם ביקרו ב-דום, פארק שעשועים שפע</w:t>
      </w:r>
      <w:r w:rsidRPr="00CD067C">
        <w:rPr>
          <w:rFonts w:hint="cs"/>
          <w:rtl/>
        </w:rPr>
        <w:t>ל רק</w:t>
      </w:r>
      <w:r w:rsidRPr="00CD067C">
        <w:rPr>
          <w:rtl/>
        </w:rPr>
        <w:t xml:space="preserve"> ב</w:t>
      </w:r>
      <w:r w:rsidR="003F6456">
        <w:rPr>
          <w:rFonts w:hint="cs"/>
          <w:rtl/>
        </w:rPr>
        <w:t xml:space="preserve">חודשי </w:t>
      </w:r>
      <w:r w:rsidR="00AE6EAE">
        <w:rPr>
          <w:rFonts w:hint="cs"/>
          <w:rtl/>
        </w:rPr>
        <w:t>ה</w:t>
      </w:r>
      <w:r w:rsidRPr="00CD067C">
        <w:rPr>
          <w:rtl/>
        </w:rPr>
        <w:t>קיץ וכלל בעיקר דוכנים לממכר נקנקיות ובירה</w:t>
      </w:r>
      <w:r w:rsidRPr="00CD067C">
        <w:rPr>
          <w:rFonts w:hint="cs"/>
          <w:rtl/>
        </w:rPr>
        <w:t>.</w:t>
      </w:r>
      <w:r w:rsidRPr="00CD067C">
        <w:rPr>
          <w:rtl/>
        </w:rPr>
        <w:t xml:space="preserve"> הם הציעו לקחת את טינקה </w:t>
      </w:r>
      <w:r w:rsidR="00AE6EAE">
        <w:rPr>
          <w:rFonts w:hint="cs"/>
          <w:rtl/>
        </w:rPr>
        <w:t>כדי לאפשר</w:t>
      </w:r>
      <w:r w:rsidRPr="00CD067C">
        <w:rPr>
          <w:rtl/>
        </w:rPr>
        <w:t xml:space="preserve"> לפטרה קצת שקט</w:t>
      </w:r>
      <w:r w:rsidRPr="00CD067C">
        <w:rPr>
          <w:rFonts w:hint="cs"/>
          <w:rtl/>
        </w:rPr>
        <w:t xml:space="preserve"> עבור נטיותיה הגרמופוניות,</w:t>
      </w:r>
      <w:r w:rsidR="001E639E">
        <w:rPr>
          <w:rtl/>
        </w:rPr>
        <w:t xml:space="preserve"> אבל </w:t>
      </w:r>
      <w:r w:rsidR="001E639E">
        <w:rPr>
          <w:rFonts w:hint="cs"/>
          <w:rtl/>
        </w:rPr>
        <w:t>היא העדיפה</w:t>
      </w:r>
      <w:r w:rsidRPr="00CD067C">
        <w:rPr>
          <w:rtl/>
        </w:rPr>
        <w:t xml:space="preserve"> </w:t>
      </w:r>
      <w:r w:rsidR="001E639E">
        <w:rPr>
          <w:rFonts w:hint="cs"/>
          <w:rtl/>
        </w:rPr>
        <w:t>ל</w:t>
      </w:r>
      <w:r w:rsidR="00AE6EAE">
        <w:rPr>
          <w:rFonts w:hint="cs"/>
          <w:rtl/>
        </w:rPr>
        <w:t>הצטרף אליהם</w:t>
      </w:r>
      <w:r w:rsidRPr="00CD067C">
        <w:rPr>
          <w:rtl/>
        </w:rPr>
        <w:t xml:space="preserve">. </w:t>
      </w:r>
      <w:r w:rsidR="001E639E">
        <w:rPr>
          <w:rFonts w:hint="cs"/>
          <w:rtl/>
        </w:rPr>
        <w:t>[</w:t>
      </w:r>
      <w:r w:rsidRPr="00CD067C">
        <w:rPr>
          <w:rtl/>
        </w:rPr>
        <w:t xml:space="preserve">בעלה היה </w:t>
      </w:r>
      <w:r w:rsidR="000B586A">
        <w:rPr>
          <w:rtl/>
        </w:rPr>
        <w:t>פיזיק</w:t>
      </w:r>
      <w:r w:rsidRPr="00CD067C">
        <w:rPr>
          <w:rtl/>
        </w:rPr>
        <w:t>אי במעבד</w:t>
      </w:r>
      <w:r w:rsidRPr="00CD067C">
        <w:rPr>
          <w:rFonts w:hint="cs"/>
          <w:rtl/>
        </w:rPr>
        <w:t xml:space="preserve">ת </w:t>
      </w:r>
      <w:r w:rsidRPr="00CD067C">
        <w:rPr>
          <w:rFonts w:hint="cs"/>
        </w:rPr>
        <w:t>DESY</w:t>
      </w:r>
      <w:r w:rsidRPr="00CD067C">
        <w:rPr>
          <w:rtl/>
        </w:rPr>
        <w:t xml:space="preserve"> שעיקר פעילותה היה בחודשי הקיץ ולכן רוב הזמן </w:t>
      </w:r>
      <w:r w:rsidRPr="00CD067C">
        <w:rPr>
          <w:rFonts w:hint="cs"/>
          <w:rtl/>
        </w:rPr>
        <w:t>שהה</w:t>
      </w:r>
      <w:r w:rsidRPr="00CD067C">
        <w:rPr>
          <w:rtl/>
        </w:rPr>
        <w:t xml:space="preserve"> במעבדה והיא </w:t>
      </w:r>
      <w:r w:rsidR="001C5A04">
        <w:rPr>
          <w:rtl/>
        </w:rPr>
        <w:t>הייתה</w:t>
      </w:r>
      <w:r w:rsidRPr="00CD067C">
        <w:rPr>
          <w:rtl/>
        </w:rPr>
        <w:t xml:space="preserve"> לבד.</w:t>
      </w:r>
      <w:r w:rsidR="001E639E">
        <w:rPr>
          <w:rFonts w:hint="cs"/>
          <w:rtl/>
        </w:rPr>
        <w:t>]</w:t>
      </w:r>
      <w:r w:rsidRPr="00CD067C">
        <w:rPr>
          <w:rtl/>
        </w:rPr>
        <w:t xml:space="preserve"> </w:t>
      </w:r>
    </w:p>
    <w:p w14:paraId="10ED0A90" w14:textId="57637444" w:rsidR="004627AB" w:rsidRPr="00CD067C" w:rsidRDefault="004627AB" w:rsidP="00361D77">
      <w:pPr>
        <w:rPr>
          <w:rtl/>
        </w:rPr>
      </w:pPr>
      <w:r w:rsidRPr="00CD067C">
        <w:rPr>
          <w:rtl/>
        </w:rPr>
        <w:t>כשחזרו</w:t>
      </w:r>
      <w:r w:rsidR="00EE7C63">
        <w:rPr>
          <w:rFonts w:hint="cs"/>
          <w:rtl/>
        </w:rPr>
        <w:t>,</w:t>
      </w:r>
      <w:r w:rsidRPr="00CD067C">
        <w:rPr>
          <w:rtl/>
        </w:rPr>
        <w:t xml:space="preserve"> ארקדי פרש את כל ספריו ומחברותיו על השולחן בסלון. הוא קרע דף חדש מבלוק הכתיבה שלו ושלף את הקלמר. היה לו קלמר כחול שקיבל בחינם כשקנה צמד חבילות של שקיות לכריכים, מאה וחמישים שקיות בחבילה. באוניברסיטה, לראשונה בחייו</w:t>
      </w:r>
      <w:r w:rsidR="0058374F">
        <w:rPr>
          <w:rFonts w:hint="cs"/>
          <w:rtl/>
        </w:rPr>
        <w:t>,</w:t>
      </w:r>
      <w:r w:rsidRPr="00CD067C">
        <w:rPr>
          <w:rtl/>
        </w:rPr>
        <w:t xml:space="preserve"> היה </w:t>
      </w:r>
      <w:r w:rsidRPr="00CD067C">
        <w:rPr>
          <w:rFonts w:hint="cs"/>
          <w:rtl/>
        </w:rPr>
        <w:t>שולף</w:t>
      </w:r>
      <w:r w:rsidRPr="00CD067C">
        <w:rPr>
          <w:rtl/>
        </w:rPr>
        <w:t xml:space="preserve"> בהפסקה את הכריך מ</w:t>
      </w:r>
      <w:r w:rsidR="00361D77">
        <w:rPr>
          <w:rFonts w:hint="cs"/>
          <w:rtl/>
        </w:rPr>
        <w:t>ה</w:t>
      </w:r>
      <w:r w:rsidRPr="00CD067C">
        <w:rPr>
          <w:rtl/>
        </w:rPr>
        <w:t xml:space="preserve">שקית וזורק לפח. לא עוד כריכים ארוזים בנייר פרגמנט </w:t>
      </w:r>
      <w:r w:rsidRPr="00CD067C">
        <w:rPr>
          <w:rFonts w:hint="cs"/>
          <w:rtl/>
        </w:rPr>
        <w:t>ספוג</w:t>
      </w:r>
      <w:r w:rsidRPr="00CD067C">
        <w:rPr>
          <w:rtl/>
        </w:rPr>
        <w:t xml:space="preserve"> מיצי דג מעושן, </w:t>
      </w:r>
      <w:r w:rsidRPr="00CD067C">
        <w:rPr>
          <w:rFonts w:hint="cs"/>
          <w:rtl/>
        </w:rPr>
        <w:t>מתפורר ו</w:t>
      </w:r>
      <w:r w:rsidRPr="00CD067C">
        <w:rPr>
          <w:rtl/>
        </w:rPr>
        <w:t xml:space="preserve">פיסות ממנו נדבקות לבשר הדג. לא עוד. במשך שנת לימודים שלמה כמעט, היה מגיע להרצאות עם כריך </w:t>
      </w:r>
      <w:r w:rsidR="00E92F11">
        <w:rPr>
          <w:rFonts w:hint="cs"/>
          <w:rtl/>
        </w:rPr>
        <w:t xml:space="preserve">ארוז </w:t>
      </w:r>
      <w:r w:rsidR="00361D77">
        <w:rPr>
          <w:rFonts w:hint="cs"/>
          <w:rtl/>
        </w:rPr>
        <w:t xml:space="preserve">מדי יום </w:t>
      </w:r>
      <w:r w:rsidRPr="00CD067C">
        <w:rPr>
          <w:rtl/>
        </w:rPr>
        <w:t>בשקית פלסטיק חדשה. כשהחבילה הראשונה נגמרה והוא החל להשתמש בחבילה ה</w:t>
      </w:r>
      <w:r w:rsidR="003A7E9C">
        <w:rPr>
          <w:rtl/>
        </w:rPr>
        <w:t>שנייה</w:t>
      </w:r>
      <w:r w:rsidRPr="00CD067C">
        <w:rPr>
          <w:rtl/>
        </w:rPr>
        <w:t xml:space="preserve">, שוב לא היה פזרן </w:t>
      </w:r>
      <w:r w:rsidR="00F97A34">
        <w:rPr>
          <w:rtl/>
        </w:rPr>
        <w:t>כל כך</w:t>
      </w:r>
      <w:r w:rsidRPr="00CD067C">
        <w:rPr>
          <w:rtl/>
        </w:rPr>
        <w:t xml:space="preserve">. הוא היה משתמש יומיים, לפעמים שלושה באותה שקית, </w:t>
      </w:r>
      <w:r w:rsidR="000B319C">
        <w:rPr>
          <w:rFonts w:hint="cs"/>
          <w:rtl/>
        </w:rPr>
        <w:t xml:space="preserve">מתבייש מעט בקמצנותו </w:t>
      </w:r>
      <w:r w:rsidR="00506858">
        <w:rPr>
          <w:rFonts w:hint="cs"/>
          <w:rtl/>
        </w:rPr>
        <w:t xml:space="preserve">[מילה אחרת </w:t>
      </w:r>
      <w:r w:rsidR="00506858">
        <w:t>frugal</w:t>
      </w:r>
      <w:r w:rsidR="00506858">
        <w:rPr>
          <w:rFonts w:hint="cs"/>
          <w:rtl/>
        </w:rPr>
        <w:t xml:space="preserve">] </w:t>
      </w:r>
      <w:r w:rsidR="000B319C">
        <w:rPr>
          <w:rFonts w:hint="cs"/>
          <w:rtl/>
        </w:rPr>
        <w:t>ובכל זאת</w:t>
      </w:r>
      <w:r w:rsidR="000B319C" w:rsidRPr="00CD067C">
        <w:rPr>
          <w:rtl/>
        </w:rPr>
        <w:t xml:space="preserve"> </w:t>
      </w:r>
      <w:r w:rsidR="00506858">
        <w:rPr>
          <w:rtl/>
        </w:rPr>
        <w:t>מקפל אותה יפה כש</w:t>
      </w:r>
      <w:r w:rsidR="00506858">
        <w:rPr>
          <w:rFonts w:hint="cs"/>
          <w:rtl/>
        </w:rPr>
        <w:t>שלף</w:t>
      </w:r>
      <w:r w:rsidRPr="00CD067C">
        <w:rPr>
          <w:rtl/>
        </w:rPr>
        <w:t xml:space="preserve"> ממנה את הכריך, </w:t>
      </w:r>
      <w:r w:rsidR="00E92F11">
        <w:rPr>
          <w:rFonts w:hint="cs"/>
          <w:rtl/>
        </w:rPr>
        <w:t>לבל</w:t>
      </w:r>
      <w:r w:rsidRPr="00CD067C">
        <w:rPr>
          <w:rtl/>
        </w:rPr>
        <w:t xml:space="preserve"> תתקמט</w:t>
      </w:r>
      <w:r w:rsidR="00E92F11">
        <w:rPr>
          <w:rtl/>
        </w:rPr>
        <w:t xml:space="preserve">. ולבסוף, כשהשתמש ביותר ממחצית </w:t>
      </w:r>
      <w:r w:rsidRPr="00CD067C">
        <w:rPr>
          <w:rtl/>
        </w:rPr>
        <w:t xml:space="preserve">כמות השקיות בחבילה, חזר לנייר </w:t>
      </w:r>
      <w:r w:rsidR="00361D77">
        <w:rPr>
          <w:rFonts w:hint="cs"/>
          <w:rtl/>
        </w:rPr>
        <w:t>ה</w:t>
      </w:r>
      <w:r w:rsidRPr="00CD067C">
        <w:rPr>
          <w:rtl/>
        </w:rPr>
        <w:t>פרגמנט, והחבילה הפתוח</w:t>
      </w:r>
      <w:r w:rsidR="0058374F">
        <w:rPr>
          <w:rtl/>
        </w:rPr>
        <w:t xml:space="preserve">ה </w:t>
      </w:r>
      <w:r w:rsidR="001C5A04">
        <w:rPr>
          <w:rtl/>
        </w:rPr>
        <w:t>הייתה</w:t>
      </w:r>
      <w:r w:rsidR="0058374F">
        <w:rPr>
          <w:rtl/>
        </w:rPr>
        <w:t xml:space="preserve"> עדיין מונחת במגירה במטבח</w:t>
      </w:r>
      <w:r w:rsidRPr="00CD067C">
        <w:rPr>
          <w:rtl/>
        </w:rPr>
        <w:t xml:space="preserve">, השקית החיצונית כבר מעלה אבק וניתזת מדי פעם בטיפת שמן </w:t>
      </w:r>
      <w:r w:rsidR="000B319C">
        <w:rPr>
          <w:rFonts w:hint="cs"/>
          <w:rtl/>
        </w:rPr>
        <w:t>והוא עדיין המתין ליום המיוחד מספיק שיצדיק את ביזבוזן</w:t>
      </w:r>
      <w:r w:rsidRPr="00CD067C">
        <w:rPr>
          <w:rtl/>
        </w:rPr>
        <w:t>.</w:t>
      </w:r>
      <w:r w:rsidR="004E1921">
        <w:rPr>
          <w:rFonts w:hint="cs"/>
          <w:rtl/>
        </w:rPr>
        <w:t xml:space="preserve"> </w:t>
      </w:r>
      <w:r w:rsidRPr="00CD067C">
        <w:rPr>
          <w:rtl/>
        </w:rPr>
        <w:t>מהקלמר הכחול</w:t>
      </w:r>
      <w:r w:rsidR="0058374F">
        <w:rPr>
          <w:rFonts w:hint="cs"/>
          <w:rtl/>
        </w:rPr>
        <w:t>,</w:t>
      </w:r>
      <w:r w:rsidRPr="00CD067C">
        <w:rPr>
          <w:rtl/>
        </w:rPr>
        <w:t xml:space="preserve"> בלוי כבר ופרום</w:t>
      </w:r>
      <w:r w:rsidR="0058374F">
        <w:rPr>
          <w:rFonts w:hint="cs"/>
          <w:rtl/>
        </w:rPr>
        <w:t>,</w:t>
      </w:r>
      <w:r w:rsidRPr="00CD067C">
        <w:rPr>
          <w:rtl/>
        </w:rPr>
        <w:t xml:space="preserve"> </w:t>
      </w:r>
      <w:r w:rsidR="00E762DD">
        <w:rPr>
          <w:rFonts w:hint="cs"/>
          <w:rtl/>
        </w:rPr>
        <w:t xml:space="preserve">הוא </w:t>
      </w:r>
      <w:r w:rsidRPr="00CD067C">
        <w:rPr>
          <w:rtl/>
        </w:rPr>
        <w:t>שלף עטים ומרקרים צבעוניים.</w:t>
      </w:r>
      <w:r w:rsidR="004E1921">
        <w:rPr>
          <w:rFonts w:hint="cs"/>
          <w:rtl/>
        </w:rPr>
        <w:t xml:space="preserve"> </w:t>
      </w:r>
    </w:p>
    <w:p w14:paraId="70BAE4D7" w14:textId="527D25D8" w:rsidR="00474CCA" w:rsidRDefault="00474CCA" w:rsidP="003F6456">
      <w:pPr>
        <w:rPr>
          <w:rtl/>
        </w:rPr>
      </w:pPr>
      <w:r>
        <w:rPr>
          <w:rFonts w:hint="cs"/>
          <w:rtl/>
        </w:rPr>
        <w:t>אלכס עלעל באחד הספרי</w:t>
      </w:r>
      <w:r w:rsidR="00506858">
        <w:rPr>
          <w:rFonts w:hint="cs"/>
          <w:rtl/>
        </w:rPr>
        <w:t>ם</w:t>
      </w:r>
      <w:r>
        <w:rPr>
          <w:rFonts w:hint="cs"/>
          <w:rtl/>
        </w:rPr>
        <w:t xml:space="preserve"> של ארקדי, זה עם הכריכה האדומה וורידי הזהב. בכל עמוד כמעט היו תצלומים של איברים פנימיים בגוונים שונים </w:t>
      </w:r>
      <w:r w:rsidR="003F6456">
        <w:rPr>
          <w:rtl/>
        </w:rPr>
        <w:t>–</w:t>
      </w:r>
      <w:r>
        <w:rPr>
          <w:rFonts w:hint="cs"/>
          <w:rtl/>
        </w:rPr>
        <w:t xml:space="preserve"> מצהוב בהיר (שומן תוך</w:t>
      </w:r>
      <w:r w:rsidR="003F6456">
        <w:rPr>
          <w:rFonts w:hint="cs"/>
          <w:rtl/>
        </w:rPr>
        <w:t>-</w:t>
      </w:r>
      <w:r>
        <w:rPr>
          <w:rFonts w:hint="cs"/>
          <w:rtl/>
        </w:rPr>
        <w:t>גופי</w:t>
      </w:r>
      <w:r w:rsidR="003F6456">
        <w:rPr>
          <w:rFonts w:hint="cs"/>
          <w:rtl/>
        </w:rPr>
        <w:t>)</w:t>
      </w:r>
      <w:r>
        <w:rPr>
          <w:rFonts w:hint="cs"/>
          <w:rtl/>
        </w:rPr>
        <w:t xml:space="preserve"> דרך כתום ועד אדום עז, ארגמני. בתמונה שלאחר הדיסקציה </w:t>
      </w:r>
      <w:r>
        <w:rPr>
          <w:rtl/>
        </w:rPr>
        <w:t>–</w:t>
      </w:r>
      <w:r>
        <w:rPr>
          <w:rFonts w:hint="cs"/>
          <w:rtl/>
        </w:rPr>
        <w:t xml:space="preserve"> האיבר פרוש, כשקצות אצבעותיו של ה</w:t>
      </w:r>
      <w:r w:rsidR="00E92F11">
        <w:rPr>
          <w:rFonts w:hint="cs"/>
          <w:rtl/>
        </w:rPr>
        <w:t>מנתח האוחז באיבר החתוך מבצבצות מ</w:t>
      </w:r>
      <w:r>
        <w:rPr>
          <w:rFonts w:hint="cs"/>
          <w:rtl/>
        </w:rPr>
        <w:t xml:space="preserve">שולי התצלום. ולאחר מכן האיבר תפור </w:t>
      </w:r>
      <w:r w:rsidR="00E22048">
        <w:rPr>
          <w:rFonts w:hint="cs"/>
          <w:rtl/>
        </w:rPr>
        <w:t>ב</w:t>
      </w:r>
      <w:r>
        <w:rPr>
          <w:rFonts w:hint="cs"/>
          <w:rtl/>
        </w:rPr>
        <w:t xml:space="preserve">חוט </w:t>
      </w:r>
      <w:r w:rsidR="00E22048">
        <w:rPr>
          <w:rFonts w:hint="cs"/>
          <w:rtl/>
        </w:rPr>
        <w:t xml:space="preserve">שחור </w:t>
      </w:r>
      <w:r>
        <w:rPr>
          <w:rFonts w:hint="cs"/>
          <w:rtl/>
        </w:rPr>
        <w:t>ו</w:t>
      </w:r>
      <w:r w:rsidR="00E22048">
        <w:rPr>
          <w:rFonts w:hint="cs"/>
          <w:rtl/>
        </w:rPr>
        <w:t>ב</w:t>
      </w:r>
      <w:r>
        <w:rPr>
          <w:rFonts w:hint="cs"/>
          <w:rtl/>
        </w:rPr>
        <w:t xml:space="preserve">תפר </w:t>
      </w:r>
      <w:r w:rsidR="00B833EF">
        <w:rPr>
          <w:rFonts w:hint="cs"/>
          <w:rtl/>
        </w:rPr>
        <w:t>מדויק</w:t>
      </w:r>
      <w:r>
        <w:rPr>
          <w:rFonts w:hint="cs"/>
          <w:rtl/>
        </w:rPr>
        <w:t>.</w:t>
      </w:r>
    </w:p>
    <w:p w14:paraId="4CEA0497" w14:textId="317A44D1" w:rsidR="00474CCA" w:rsidRDefault="00474CCA" w:rsidP="00A55808">
      <w:pPr>
        <w:rPr>
          <w:rtl/>
        </w:rPr>
      </w:pPr>
      <w:r>
        <w:rPr>
          <w:rFonts w:hint="cs"/>
          <w:rtl/>
        </w:rPr>
        <w:t>כך תמונה אח</w:t>
      </w:r>
      <w:r w:rsidR="00506858">
        <w:rPr>
          <w:rFonts w:hint="cs"/>
          <w:rtl/>
        </w:rPr>
        <w:t xml:space="preserve">ר </w:t>
      </w:r>
      <w:r>
        <w:rPr>
          <w:rFonts w:hint="cs"/>
          <w:rtl/>
        </w:rPr>
        <w:t xml:space="preserve">תמונה, איבר בחתך מדיאלי, אותו איבר בחתך </w:t>
      </w:r>
      <w:r w:rsidR="00E22048">
        <w:rPr>
          <w:rFonts w:hint="cs"/>
          <w:rtl/>
        </w:rPr>
        <w:t>טרנסברסלי</w:t>
      </w:r>
      <w:r w:rsidR="00FC3FEE">
        <w:rPr>
          <w:rFonts w:hint="cs"/>
          <w:rtl/>
        </w:rPr>
        <w:t>, לפתיחת חסימה, לסגירת נקב,</w:t>
      </w:r>
      <w:r w:rsidR="00E22048">
        <w:rPr>
          <w:rFonts w:hint="cs"/>
          <w:rtl/>
        </w:rPr>
        <w:t xml:space="preserve"> לכריתת</w:t>
      </w:r>
      <w:r>
        <w:rPr>
          <w:rFonts w:hint="cs"/>
          <w:rtl/>
        </w:rPr>
        <w:t xml:space="preserve"> גידול</w:t>
      </w:r>
      <w:r w:rsidR="00E22048">
        <w:rPr>
          <w:rFonts w:hint="cs"/>
          <w:rtl/>
        </w:rPr>
        <w:t xml:space="preserve"> או בלוטה או איבר</w:t>
      </w:r>
      <w:r w:rsidR="00FC3FEE">
        <w:rPr>
          <w:rFonts w:hint="cs"/>
          <w:rtl/>
        </w:rPr>
        <w:t xml:space="preserve"> או </w:t>
      </w:r>
      <w:r w:rsidR="003F6456">
        <w:rPr>
          <w:rFonts w:hint="cs"/>
          <w:rtl/>
        </w:rPr>
        <w:t xml:space="preserve">גבשושית </w:t>
      </w:r>
      <w:r w:rsidR="00A55808">
        <w:rPr>
          <w:rFonts w:hint="cs"/>
          <w:rtl/>
        </w:rPr>
        <w:t>מ</w:t>
      </w:r>
      <w:r w:rsidR="00FC3FEE">
        <w:rPr>
          <w:rFonts w:hint="cs"/>
          <w:rtl/>
        </w:rPr>
        <w:t>פריע</w:t>
      </w:r>
      <w:r w:rsidR="003F6456">
        <w:rPr>
          <w:rFonts w:hint="cs"/>
          <w:rtl/>
        </w:rPr>
        <w:t>ה</w:t>
      </w:r>
      <w:r w:rsidR="00A55808">
        <w:rPr>
          <w:rFonts w:hint="cs"/>
          <w:rtl/>
        </w:rPr>
        <w:t xml:space="preserve"> [מילה אחרת]</w:t>
      </w:r>
      <w:r w:rsidR="00FC3FEE">
        <w:rPr>
          <w:rFonts w:hint="cs"/>
          <w:rtl/>
        </w:rPr>
        <w:t>.</w:t>
      </w:r>
      <w:r w:rsidR="00E22048">
        <w:rPr>
          <w:rFonts w:hint="cs"/>
          <w:rtl/>
        </w:rPr>
        <w:t xml:space="preserve"> </w:t>
      </w:r>
      <w:r>
        <w:rPr>
          <w:rFonts w:hint="cs"/>
          <w:rtl/>
        </w:rPr>
        <w:t>[</w:t>
      </w:r>
      <w:r w:rsidR="00E22048" w:rsidRPr="00E22048">
        <w:t>http://www.hardama.com/anesthesia-by-subspecialties/anesthesia-for-general-surgery?showall=1&amp;limitstart</w:t>
      </w:r>
      <w:r w:rsidR="00E22048" w:rsidRPr="00E22048">
        <w:rPr>
          <w:rFonts w:cs="Times New Roman"/>
          <w:rtl/>
        </w:rPr>
        <w:t>=</w:t>
      </w:r>
      <w:r>
        <w:rPr>
          <w:rFonts w:hint="cs"/>
          <w:rtl/>
        </w:rPr>
        <w:t>]</w:t>
      </w:r>
    </w:p>
    <w:p w14:paraId="48BEF1B1" w14:textId="0E98589D" w:rsidR="004627AB" w:rsidRPr="00CD067C" w:rsidRDefault="00474CCA" w:rsidP="003F6456">
      <w:pPr>
        <w:rPr>
          <w:rtl/>
        </w:rPr>
      </w:pPr>
      <w:r>
        <w:rPr>
          <w:rFonts w:hint="cs"/>
          <w:rtl/>
        </w:rPr>
        <w:t>ארקדי</w:t>
      </w:r>
      <w:r w:rsidR="004627AB" w:rsidRPr="00CD067C">
        <w:rPr>
          <w:rtl/>
        </w:rPr>
        <w:t xml:space="preserve"> עבר על כל ספרי</w:t>
      </w:r>
      <w:r>
        <w:rPr>
          <w:rFonts w:hint="cs"/>
          <w:rtl/>
        </w:rPr>
        <w:t>ו</w:t>
      </w:r>
      <w:r w:rsidR="004627AB" w:rsidRPr="00CD067C">
        <w:rPr>
          <w:rtl/>
        </w:rPr>
        <w:t xml:space="preserve"> וחישב </w:t>
      </w:r>
      <w:r w:rsidR="00FC3FEE">
        <w:rPr>
          <w:rFonts w:hint="cs"/>
          <w:rtl/>
        </w:rPr>
        <w:t>ו</w:t>
      </w:r>
      <w:r w:rsidR="00E92F11">
        <w:rPr>
          <w:rFonts w:hint="cs"/>
          <w:rtl/>
        </w:rPr>
        <w:t>רשם</w:t>
      </w:r>
      <w:r w:rsidR="004627AB" w:rsidRPr="00CD067C">
        <w:rPr>
          <w:rtl/>
        </w:rPr>
        <w:t xml:space="preserve"> </w:t>
      </w:r>
      <w:r w:rsidR="00E92F11">
        <w:rPr>
          <w:rFonts w:hint="cs"/>
          <w:rtl/>
        </w:rPr>
        <w:t>ב</w:t>
      </w:r>
      <w:r w:rsidR="004627AB" w:rsidRPr="00CD067C">
        <w:rPr>
          <w:rtl/>
        </w:rPr>
        <w:t xml:space="preserve">טבלה. "זה לא </w:t>
      </w:r>
      <w:r w:rsidR="00F97A34">
        <w:rPr>
          <w:rtl/>
        </w:rPr>
        <w:t>כל כך</w:t>
      </w:r>
      <w:r w:rsidR="004627AB" w:rsidRPr="00CD067C">
        <w:rPr>
          <w:rtl/>
        </w:rPr>
        <w:t xml:space="preserve"> נורא, אתה יודע. </w:t>
      </w:r>
      <w:r w:rsidR="003F6456">
        <w:rPr>
          <w:rFonts w:hint="cs"/>
          <w:rtl/>
        </w:rPr>
        <w:t>ערכתי את</w:t>
      </w:r>
      <w:r w:rsidR="004627AB" w:rsidRPr="00CD067C">
        <w:rPr>
          <w:rtl/>
        </w:rPr>
        <w:t xml:space="preserve"> טבלת ה</w:t>
      </w:r>
      <w:r w:rsidR="00E92F11">
        <w:rPr>
          <w:rtl/>
        </w:rPr>
        <w:t xml:space="preserve">לימוד שלי. </w:t>
      </w:r>
      <w:r w:rsidR="003F6456">
        <w:rPr>
          <w:rFonts w:hint="cs"/>
          <w:rtl/>
        </w:rPr>
        <w:t>פה</w:t>
      </w:r>
      <w:r w:rsidR="00E92F11">
        <w:rPr>
          <w:rtl/>
        </w:rPr>
        <w:t xml:space="preserve"> כתוב כמה אני </w:t>
      </w:r>
      <w:r w:rsidR="00E92F11">
        <w:rPr>
          <w:rFonts w:hint="cs"/>
          <w:rtl/>
        </w:rPr>
        <w:t>אמור</w:t>
      </w:r>
      <w:r w:rsidR="004627AB" w:rsidRPr="00CD067C">
        <w:rPr>
          <w:rtl/>
        </w:rPr>
        <w:t xml:space="preserve"> להספיק </w:t>
      </w:r>
      <w:r w:rsidR="00E92F11">
        <w:rPr>
          <w:rFonts w:hint="cs"/>
          <w:rtl/>
        </w:rPr>
        <w:t>ב</w:t>
      </w:r>
      <w:r w:rsidR="004627AB" w:rsidRPr="00CD067C">
        <w:rPr>
          <w:rtl/>
        </w:rPr>
        <w:t xml:space="preserve">כל יום. אם הספקתי ללמוד את המכסה היומית </w:t>
      </w:r>
      <w:r w:rsidR="00E92F11">
        <w:rPr>
          <w:rFonts w:hint="cs"/>
          <w:rtl/>
        </w:rPr>
        <w:t xml:space="preserve">עד </w:t>
      </w:r>
      <w:r w:rsidR="004627AB" w:rsidRPr="00CD067C">
        <w:rPr>
          <w:rtl/>
        </w:rPr>
        <w:t>אחר</w:t>
      </w:r>
      <w:r w:rsidR="00E92F11">
        <w:rPr>
          <w:rFonts w:hint="cs"/>
          <w:rtl/>
        </w:rPr>
        <w:t>-</w:t>
      </w:r>
      <w:r w:rsidR="003F6456">
        <w:rPr>
          <w:rtl/>
        </w:rPr>
        <w:t xml:space="preserve">הצהריים, אני פנוי </w:t>
      </w:r>
      <w:r w:rsidR="003F6456">
        <w:rPr>
          <w:rFonts w:hint="cs"/>
          <w:rtl/>
        </w:rPr>
        <w:t>ב</w:t>
      </w:r>
      <w:r w:rsidR="004627AB" w:rsidRPr="00CD067C">
        <w:rPr>
          <w:rtl/>
        </w:rPr>
        <w:t>משך הערב. ומה אתה עושה?"</w:t>
      </w:r>
    </w:p>
    <w:p w14:paraId="604AEF29" w14:textId="77777777" w:rsidR="004627AB" w:rsidRPr="00CD067C" w:rsidRDefault="004627AB" w:rsidP="00250000">
      <w:pPr>
        <w:rPr>
          <w:rtl/>
        </w:rPr>
      </w:pPr>
      <w:r w:rsidRPr="00CD067C">
        <w:rPr>
          <w:rtl/>
        </w:rPr>
        <w:t>"משוטט קצת באינטרנט."</w:t>
      </w:r>
    </w:p>
    <w:p w14:paraId="35C5EC42" w14:textId="77777777" w:rsidR="004627AB" w:rsidRPr="00CD067C" w:rsidRDefault="004627AB" w:rsidP="00250000">
      <w:pPr>
        <w:rPr>
          <w:rtl/>
        </w:rPr>
      </w:pPr>
      <w:r w:rsidRPr="00CD067C">
        <w:rPr>
          <w:rtl/>
        </w:rPr>
        <w:t>"איפה אתה משוטט?"</w:t>
      </w:r>
    </w:p>
    <w:p w14:paraId="05057D31" w14:textId="010763E9" w:rsidR="004627AB" w:rsidRDefault="004627AB" w:rsidP="00FC3FEE">
      <w:pPr>
        <w:rPr>
          <w:rtl/>
        </w:rPr>
      </w:pPr>
      <w:r w:rsidRPr="00CD067C">
        <w:rPr>
          <w:rtl/>
        </w:rPr>
        <w:t>"סער שוב רוצה לנסוע לדייג בקנדה, ובדקתי מה התחדש בחברת הדיג שעבדנו</w:t>
      </w:r>
      <w:r w:rsidR="00506858">
        <w:rPr>
          <w:rFonts w:hint="cs"/>
          <w:rtl/>
        </w:rPr>
        <w:t xml:space="preserve"> בה</w:t>
      </w:r>
      <w:r w:rsidRPr="00CD067C">
        <w:rPr>
          <w:rtl/>
        </w:rPr>
        <w:t xml:space="preserve">. </w:t>
      </w:r>
      <w:r w:rsidR="00F06A3F">
        <w:rPr>
          <w:rtl/>
        </w:rPr>
        <w:t>עכשיו</w:t>
      </w:r>
      <w:r w:rsidRPr="00CD067C">
        <w:rPr>
          <w:rtl/>
        </w:rPr>
        <w:t xml:space="preserve"> אני משוטט באתר של מארק. הוא פרסם מאמר חדש. אולי אדפיס אותו ואנסה לקרא."</w:t>
      </w:r>
    </w:p>
    <w:p w14:paraId="3EA072C7" w14:textId="77777777" w:rsidR="005E5296" w:rsidRPr="00CD067C" w:rsidRDefault="005E5296" w:rsidP="00250000">
      <w:pPr>
        <w:rPr>
          <w:rtl/>
        </w:rPr>
      </w:pPr>
    </w:p>
    <w:p w14:paraId="2C601C0E" w14:textId="77777777" w:rsidR="006D4660" w:rsidRPr="0044357B" w:rsidRDefault="00943146" w:rsidP="00322FD3">
      <w:pPr>
        <w:pStyle w:val="Heading2"/>
        <w:rPr>
          <w:rtl/>
        </w:rPr>
      </w:pPr>
      <w:bookmarkStart w:id="101" w:name="_Toc297351168"/>
      <w:bookmarkStart w:id="102" w:name="_Toc322023186"/>
      <w:bookmarkStart w:id="103" w:name="_Toc299174472"/>
      <w:bookmarkStart w:id="104" w:name="_Toc408762913"/>
      <w:r>
        <w:rPr>
          <w:rFonts w:hint="cs"/>
          <w:rtl/>
        </w:rPr>
        <w:lastRenderedPageBreak/>
        <w:t>ת</w:t>
      </w:r>
      <w:r>
        <w:rPr>
          <w:rtl/>
        </w:rPr>
        <w:t>גל</w:t>
      </w:r>
      <w:r w:rsidR="006D4660" w:rsidRPr="0044357B">
        <w:rPr>
          <w:rtl/>
        </w:rPr>
        <w:t>ח</w:t>
      </w:r>
      <w:bookmarkEnd w:id="101"/>
      <w:bookmarkEnd w:id="102"/>
      <w:bookmarkEnd w:id="103"/>
      <w:bookmarkEnd w:id="104"/>
      <w:r>
        <w:rPr>
          <w:rFonts w:hint="cs"/>
          <w:rtl/>
        </w:rPr>
        <w:t>ת</w:t>
      </w:r>
    </w:p>
    <w:p w14:paraId="7E20FDCE" w14:textId="349B4B4D" w:rsidR="004627AB" w:rsidRPr="00CD067C" w:rsidRDefault="004627AB" w:rsidP="003F6456">
      <w:pPr>
        <w:rPr>
          <w:rtl/>
        </w:rPr>
      </w:pPr>
      <w:r w:rsidRPr="00CD067C">
        <w:rPr>
          <w:rFonts w:hint="cs"/>
          <w:rtl/>
        </w:rPr>
        <w:t xml:space="preserve">קל יותר להכין </w:t>
      </w:r>
      <w:r w:rsidR="00C45B28">
        <w:rPr>
          <w:rFonts w:hint="cs"/>
          <w:rtl/>
        </w:rPr>
        <w:t>תוכני</w:t>
      </w:r>
      <w:r w:rsidRPr="00CD067C">
        <w:rPr>
          <w:rFonts w:hint="cs"/>
          <w:rtl/>
        </w:rPr>
        <w:t xml:space="preserve">ות לימוד מאשר ללמוד </w:t>
      </w:r>
      <w:r w:rsidR="00FC3FEE">
        <w:rPr>
          <w:rFonts w:hint="cs"/>
          <w:rtl/>
        </w:rPr>
        <w:t>הלכה למעשה [</w:t>
      </w:r>
      <w:r w:rsidRPr="00CD067C">
        <w:rPr>
          <w:rFonts w:hint="cs"/>
          <w:rtl/>
        </w:rPr>
        <w:t>ממש</w:t>
      </w:r>
      <w:r w:rsidR="00FC3FEE">
        <w:rPr>
          <w:rFonts w:hint="cs"/>
          <w:rtl/>
        </w:rPr>
        <w:t xml:space="preserve"> </w:t>
      </w:r>
      <w:r w:rsidR="00506858">
        <w:rPr>
          <w:rFonts w:hint="cs"/>
          <w:rtl/>
        </w:rPr>
        <w:t>בפועל</w:t>
      </w:r>
      <w:r w:rsidR="004219AB">
        <w:rPr>
          <w:rFonts w:hint="cs"/>
          <w:rtl/>
        </w:rPr>
        <w:t>/ הלכה למעשה</w:t>
      </w:r>
      <w:r w:rsidR="00506858">
        <w:rPr>
          <w:rFonts w:hint="cs"/>
          <w:rtl/>
        </w:rPr>
        <w:t>]</w:t>
      </w:r>
      <w:r w:rsidRPr="00CD067C">
        <w:rPr>
          <w:rFonts w:hint="cs"/>
          <w:rtl/>
        </w:rPr>
        <w:t xml:space="preserve">. </w:t>
      </w:r>
      <w:r w:rsidRPr="00CD067C">
        <w:rPr>
          <w:rtl/>
        </w:rPr>
        <w:t xml:space="preserve">ארקדי לא </w:t>
      </w:r>
      <w:r w:rsidRPr="00CD067C">
        <w:rPr>
          <w:rFonts w:hint="cs"/>
          <w:rtl/>
        </w:rPr>
        <w:t>היה מסוגל</w:t>
      </w:r>
      <w:r w:rsidRPr="00CD067C">
        <w:rPr>
          <w:rtl/>
        </w:rPr>
        <w:t xml:space="preserve"> להתחיל ללמוד בבוקר בלי להתגלח. ולצחצח שיניים. ולשטוף פנים. ולבדוק אימייל</w:t>
      </w:r>
      <w:r w:rsidR="005870A7">
        <w:rPr>
          <w:rFonts w:hint="cs"/>
          <w:rtl/>
        </w:rPr>
        <w:t xml:space="preserve"> ואתרים נבחרים</w:t>
      </w:r>
      <w:r w:rsidRPr="00CD067C">
        <w:rPr>
          <w:rtl/>
        </w:rPr>
        <w:t xml:space="preserve">. ולשתות קפה. </w:t>
      </w:r>
      <w:r w:rsidR="005870A7">
        <w:rPr>
          <w:rFonts w:hint="cs"/>
          <w:rtl/>
        </w:rPr>
        <w:t>היה</w:t>
      </w:r>
      <w:r w:rsidRPr="00CD067C">
        <w:rPr>
          <w:rtl/>
        </w:rPr>
        <w:t xml:space="preserve"> בלוג שאהב, אבל השתדל לדחות את הקריאה בו עד ההפסקה הראשונה</w:t>
      </w:r>
      <w:r w:rsidR="00506858">
        <w:rPr>
          <w:rFonts w:hint="cs"/>
          <w:rtl/>
        </w:rPr>
        <w:t xml:space="preserve"> שהקצה לעצמו מה</w:t>
      </w:r>
      <w:r w:rsidRPr="00CD067C">
        <w:rPr>
          <w:rFonts w:hint="cs"/>
          <w:rtl/>
        </w:rPr>
        <w:t>לימודים</w:t>
      </w:r>
      <w:r w:rsidRPr="00CD067C">
        <w:rPr>
          <w:rtl/>
        </w:rPr>
        <w:t xml:space="preserve">. לעומת זאת, </w:t>
      </w:r>
      <w:r w:rsidRPr="00CD067C">
        <w:rPr>
          <w:rFonts w:hint="cs"/>
          <w:rtl/>
        </w:rPr>
        <w:t>ה</w:t>
      </w:r>
      <w:r w:rsidRPr="00CD067C">
        <w:rPr>
          <w:rtl/>
        </w:rPr>
        <w:t>רשה לעצמו להציץ בכמה בלוגים אחרים שעקב אחריהם אבל לא ממש אהב. וגם החדשות מהארץ. רק הצצה חטופה. משורר ידוע הלך לעולמו. זאת כתבה ש</w:t>
      </w:r>
      <w:r w:rsidR="003F6456">
        <w:rPr>
          <w:rFonts w:hint="cs"/>
          <w:rtl/>
        </w:rPr>
        <w:t>מוכרח</w:t>
      </w:r>
      <w:r w:rsidR="003F6456">
        <w:rPr>
          <w:rtl/>
        </w:rPr>
        <w:t>ים לקרא. ארבעים דקות אחרי</w:t>
      </w:r>
      <w:r w:rsidR="003F6456">
        <w:rPr>
          <w:rFonts w:hint="cs"/>
          <w:rtl/>
        </w:rPr>
        <w:t>-</w:t>
      </w:r>
      <w:r w:rsidRPr="00CD067C">
        <w:rPr>
          <w:rFonts w:hint="cs"/>
          <w:rtl/>
        </w:rPr>
        <w:t xml:space="preserve">כן </w:t>
      </w:r>
      <w:r w:rsidRPr="00CD067C">
        <w:rPr>
          <w:rtl/>
        </w:rPr>
        <w:t xml:space="preserve">אלכס מצא אותו עדיין בטרנינג וגופייה מול המסך. ארקדי הנבוך קרע את עצמו אל הפינה שלו בסלון, עם קפה ועם הכרך הכבד ליום </w:t>
      </w:r>
      <w:r w:rsidR="00E92F11">
        <w:rPr>
          <w:rFonts w:hint="cs"/>
          <w:rtl/>
        </w:rPr>
        <w:t>נוסף רצוף</w:t>
      </w:r>
      <w:r w:rsidR="00E92F11">
        <w:rPr>
          <w:rtl/>
        </w:rPr>
        <w:t xml:space="preserve"> מצבי חירום </w:t>
      </w:r>
      <w:r w:rsidR="00E92F11">
        <w:rPr>
          <w:rFonts w:hint="cs"/>
          <w:rtl/>
        </w:rPr>
        <w:t>ה</w:t>
      </w:r>
      <w:r w:rsidRPr="00CD067C">
        <w:rPr>
          <w:rtl/>
        </w:rPr>
        <w:t xml:space="preserve">מצריכים התערבות כירורגית. </w:t>
      </w:r>
    </w:p>
    <w:p w14:paraId="52B5B4EE" w14:textId="3C401E08" w:rsidR="004627AB" w:rsidRDefault="004627AB" w:rsidP="00336C63">
      <w:pPr>
        <w:rPr>
          <w:rtl/>
        </w:rPr>
      </w:pPr>
      <w:r w:rsidRPr="00CD067C">
        <w:rPr>
          <w:rtl/>
        </w:rPr>
        <w:t xml:space="preserve">השיגרה </w:t>
      </w:r>
      <w:r w:rsidRPr="00CD067C">
        <w:rPr>
          <w:rFonts w:hint="cs"/>
          <w:rtl/>
        </w:rPr>
        <w:t>ה</w:t>
      </w:r>
      <w:r w:rsidRPr="00CD067C">
        <w:rPr>
          <w:rtl/>
        </w:rPr>
        <w:t>שתנ</w:t>
      </w:r>
      <w:r w:rsidRPr="00CD067C">
        <w:rPr>
          <w:rFonts w:hint="cs"/>
          <w:rtl/>
        </w:rPr>
        <w:t>ת</w:t>
      </w:r>
      <w:r w:rsidRPr="00CD067C">
        <w:rPr>
          <w:rtl/>
        </w:rPr>
        <w:t xml:space="preserve">ה לגמרי אם </w:t>
      </w:r>
      <w:r w:rsidRPr="00CD067C">
        <w:rPr>
          <w:rFonts w:hint="cs"/>
          <w:rtl/>
        </w:rPr>
        <w:t xml:space="preserve">במקרה </w:t>
      </w:r>
      <w:r w:rsidRPr="00CD067C">
        <w:rPr>
          <w:rtl/>
        </w:rPr>
        <w:t xml:space="preserve">אלכס התגלח איתו. ארקדי </w:t>
      </w:r>
      <w:r w:rsidRPr="00CD067C">
        <w:rPr>
          <w:rFonts w:hint="cs"/>
          <w:rtl/>
        </w:rPr>
        <w:t xml:space="preserve">היה </w:t>
      </w:r>
      <w:r w:rsidR="00EA24F1">
        <w:rPr>
          <w:rFonts w:hint="cs"/>
          <w:rtl/>
        </w:rPr>
        <w:t>מורגל</w:t>
      </w:r>
      <w:r w:rsidRPr="00CD067C">
        <w:rPr>
          <w:rtl/>
        </w:rPr>
        <w:t xml:space="preserve"> </w:t>
      </w:r>
      <w:r w:rsidR="00EA24F1">
        <w:rPr>
          <w:rFonts w:hint="cs"/>
          <w:rtl/>
        </w:rPr>
        <w:t>ב</w:t>
      </w:r>
      <w:r w:rsidRPr="00CD067C">
        <w:rPr>
          <w:rtl/>
        </w:rPr>
        <w:t>החל</w:t>
      </w:r>
      <w:r w:rsidR="00EA24F1">
        <w:rPr>
          <w:rFonts w:hint="cs"/>
          <w:rtl/>
        </w:rPr>
        <w:t>פת</w:t>
      </w:r>
      <w:r w:rsidRPr="00CD067C">
        <w:rPr>
          <w:rtl/>
        </w:rPr>
        <w:t xml:space="preserve"> בגדי</w:t>
      </w:r>
      <w:r w:rsidR="00EA24F1">
        <w:rPr>
          <w:rFonts w:hint="cs"/>
          <w:rtl/>
        </w:rPr>
        <w:t>ו</w:t>
      </w:r>
      <w:r w:rsidRPr="00CD067C">
        <w:rPr>
          <w:rtl/>
        </w:rPr>
        <w:t xml:space="preserve"> מול המתנדבים האחרים במד"א, </w:t>
      </w:r>
      <w:r w:rsidRPr="00CD067C">
        <w:rPr>
          <w:rFonts w:hint="cs"/>
          <w:rtl/>
        </w:rPr>
        <w:t>ב</w:t>
      </w:r>
      <w:r w:rsidR="00FC3FEE">
        <w:rPr>
          <w:rFonts w:hint="cs"/>
          <w:rtl/>
        </w:rPr>
        <w:t xml:space="preserve">משך </w:t>
      </w:r>
      <w:r w:rsidR="005870A7">
        <w:rPr>
          <w:rFonts w:hint="cs"/>
          <w:rtl/>
        </w:rPr>
        <w:t xml:space="preserve">קורס קצינים </w:t>
      </w:r>
      <w:r w:rsidRPr="00CD067C">
        <w:rPr>
          <w:rtl/>
        </w:rPr>
        <w:t xml:space="preserve">התקלח </w:t>
      </w:r>
      <w:r w:rsidRPr="00CD067C">
        <w:rPr>
          <w:rFonts w:hint="cs"/>
          <w:rtl/>
        </w:rPr>
        <w:t>מול</w:t>
      </w:r>
      <w:r w:rsidRPr="00CD067C">
        <w:rPr>
          <w:rtl/>
        </w:rPr>
        <w:t xml:space="preserve"> מאות צוערים</w:t>
      </w:r>
      <w:r w:rsidR="00E92F11">
        <w:rPr>
          <w:rFonts w:hint="cs"/>
          <w:rtl/>
        </w:rPr>
        <w:t xml:space="preserve"> כעניין שבשגרה</w:t>
      </w:r>
      <w:r w:rsidRPr="00CD067C">
        <w:rPr>
          <w:rtl/>
        </w:rPr>
        <w:t xml:space="preserve">. אבל משום מה, </w:t>
      </w:r>
      <w:r w:rsidR="00E92F11">
        <w:rPr>
          <w:rFonts w:hint="cs"/>
          <w:rtl/>
        </w:rPr>
        <w:t>העמידה</w:t>
      </w:r>
      <w:r w:rsidRPr="00CD067C">
        <w:rPr>
          <w:rtl/>
        </w:rPr>
        <w:t xml:space="preserve"> בחדר האמבטיה המבריק והמצוחצח כתף אל כתף עם אלכס </w:t>
      </w:r>
      <w:r w:rsidR="00FC3FEE">
        <w:rPr>
          <w:rFonts w:hint="cs"/>
          <w:rtl/>
        </w:rPr>
        <w:t>(ארקדי ה</w:t>
      </w:r>
      <w:r w:rsidR="005E5296">
        <w:rPr>
          <w:rFonts w:hint="cs"/>
          <w:rtl/>
        </w:rPr>
        <w:t xml:space="preserve">בחין </w:t>
      </w:r>
      <w:r w:rsidR="00C22028">
        <w:rPr>
          <w:rFonts w:hint="cs"/>
          <w:rtl/>
        </w:rPr>
        <w:t>[</w:t>
      </w:r>
      <w:r w:rsidR="005E5296">
        <w:rPr>
          <w:rFonts w:hint="cs"/>
          <w:rtl/>
        </w:rPr>
        <w:t>למורת רוחו</w:t>
      </w:r>
      <w:r w:rsidR="00C22028">
        <w:rPr>
          <w:rFonts w:hint="cs"/>
          <w:rtl/>
        </w:rPr>
        <w:t>]</w:t>
      </w:r>
      <w:r w:rsidR="005E5296">
        <w:rPr>
          <w:rFonts w:hint="cs"/>
          <w:rtl/>
        </w:rPr>
        <w:t xml:space="preserve"> כי </w:t>
      </w:r>
      <w:r w:rsidR="00336C63">
        <w:rPr>
          <w:rFonts w:hint="cs"/>
          <w:rtl/>
        </w:rPr>
        <w:t xml:space="preserve">שרירי </w:t>
      </w:r>
      <w:r w:rsidR="005E5296">
        <w:rPr>
          <w:rFonts w:hint="cs"/>
          <w:rtl/>
        </w:rPr>
        <w:t xml:space="preserve">כתפיו של אלכס עדיין </w:t>
      </w:r>
      <w:r w:rsidR="00B11E66">
        <w:rPr>
          <w:rFonts w:hint="cs"/>
          <w:rtl/>
        </w:rPr>
        <w:t>גדול</w:t>
      </w:r>
      <w:r w:rsidR="00336C63">
        <w:rPr>
          <w:rFonts w:hint="cs"/>
          <w:rtl/>
        </w:rPr>
        <w:t>ים</w:t>
      </w:r>
      <w:r w:rsidR="00C90C6C">
        <w:rPr>
          <w:rFonts w:hint="cs"/>
          <w:rtl/>
        </w:rPr>
        <w:t xml:space="preserve"> מאוד </w:t>
      </w:r>
      <w:r w:rsidR="00B11E66">
        <w:rPr>
          <w:rFonts w:hint="cs"/>
          <w:rtl/>
        </w:rPr>
        <w:t xml:space="preserve">מתקופת שהותו על </w:t>
      </w:r>
      <w:r w:rsidR="000965A1">
        <w:rPr>
          <w:rFonts w:hint="cs"/>
          <w:rtl/>
        </w:rPr>
        <w:t>כיסא</w:t>
      </w:r>
      <w:r w:rsidR="00B11E66">
        <w:rPr>
          <w:rFonts w:hint="cs"/>
          <w:rtl/>
        </w:rPr>
        <w:t xml:space="preserve"> גלגלים</w:t>
      </w:r>
      <w:r w:rsidR="00B17CA0">
        <w:rPr>
          <w:rFonts w:hint="cs"/>
          <w:rtl/>
        </w:rPr>
        <w:t xml:space="preserve">, השרוולים </w:t>
      </w:r>
      <w:r w:rsidR="00FC3FEE">
        <w:rPr>
          <w:rFonts w:hint="cs"/>
          <w:rtl/>
        </w:rPr>
        <w:t xml:space="preserve">היו </w:t>
      </w:r>
      <w:r w:rsidR="00B17CA0">
        <w:rPr>
          <w:rFonts w:hint="cs"/>
          <w:rtl/>
        </w:rPr>
        <w:t>הדוקים על זרועותיו</w:t>
      </w:r>
      <w:r w:rsidR="005E5296">
        <w:rPr>
          <w:rFonts w:hint="cs"/>
          <w:rtl/>
        </w:rPr>
        <w:t>)</w:t>
      </w:r>
      <w:r w:rsidR="005870A7">
        <w:rPr>
          <w:rFonts w:hint="cs"/>
          <w:rtl/>
        </w:rPr>
        <w:t xml:space="preserve"> </w:t>
      </w:r>
      <w:r w:rsidRPr="00CD067C">
        <w:rPr>
          <w:rtl/>
        </w:rPr>
        <w:t>כששניהם מתגלחים, אותן תנועות, המרפקים נפג</w:t>
      </w:r>
      <w:r w:rsidR="00E92F11">
        <w:rPr>
          <w:rtl/>
        </w:rPr>
        <w:t>שים זה בזה, מתחת לסנטר ו</w:t>
      </w:r>
      <w:r w:rsidR="00F06A3F">
        <w:rPr>
          <w:rtl/>
        </w:rPr>
        <w:t>עכשיו</w:t>
      </w:r>
      <w:r w:rsidR="00E92F11">
        <w:rPr>
          <w:rtl/>
        </w:rPr>
        <w:t xml:space="preserve"> </w:t>
      </w:r>
      <w:r w:rsidRPr="00CD067C">
        <w:rPr>
          <w:rtl/>
        </w:rPr>
        <w:t>הפ</w:t>
      </w:r>
      <w:r w:rsidR="00E92F11">
        <w:rPr>
          <w:rFonts w:hint="cs"/>
          <w:rtl/>
        </w:rPr>
        <w:t>י</w:t>
      </w:r>
      <w:r w:rsidRPr="00CD067C">
        <w:rPr>
          <w:rtl/>
        </w:rPr>
        <w:t>א</w:t>
      </w:r>
      <w:r w:rsidR="00E92F11">
        <w:rPr>
          <w:rFonts w:hint="cs"/>
          <w:rtl/>
        </w:rPr>
        <w:t>ות</w:t>
      </w:r>
      <w:r w:rsidRPr="00CD067C">
        <w:rPr>
          <w:rtl/>
        </w:rPr>
        <w:t>, זיפים בהירים וכהים לסירוגין נשטפים בזרם המים, ולבסוף שני התערים בכוס, נשענים זה כנגד זה, ל</w:t>
      </w:r>
      <w:r>
        <w:rPr>
          <w:rtl/>
        </w:rPr>
        <w:t xml:space="preserve">עיתים משתלבים זה בזה. הוא </w:t>
      </w:r>
      <w:r>
        <w:rPr>
          <w:rFonts w:hint="cs"/>
          <w:rtl/>
        </w:rPr>
        <w:t>לא היה</w:t>
      </w:r>
      <w:r w:rsidRPr="00CD067C">
        <w:rPr>
          <w:rtl/>
        </w:rPr>
        <w:t xml:space="preserve"> מסוגל להתגלח עם אלכס. </w:t>
      </w:r>
    </w:p>
    <w:p w14:paraId="1FEAFA49" w14:textId="77777777" w:rsidR="004D0B97" w:rsidRDefault="004D0B97" w:rsidP="00336C63">
      <w:pPr>
        <w:rPr>
          <w:rtl/>
        </w:rPr>
      </w:pPr>
    </w:p>
    <w:p w14:paraId="1490849C" w14:textId="0F7E1292" w:rsidR="004D0B97" w:rsidRDefault="004D0B97" w:rsidP="00336C63">
      <w:pPr>
        <w:rPr>
          <w:rtl/>
        </w:rPr>
      </w:pPr>
      <w:r>
        <w:rPr>
          <w:rFonts w:hint="cs"/>
          <w:rtl/>
        </w:rPr>
        <w:t>איכשהו ארקדי מתייחס לכך שאלכס</w:t>
      </w:r>
      <w:r w:rsidR="00C90C6C">
        <w:rPr>
          <w:rFonts w:hint="cs"/>
          <w:rtl/>
        </w:rPr>
        <w:t xml:space="preserve"> מאוד </w:t>
      </w:r>
      <w:r>
        <w:rPr>
          <w:rFonts w:hint="cs"/>
          <w:rtl/>
        </w:rPr>
        <w:t>יציב וגו'</w:t>
      </w:r>
    </w:p>
    <w:p w14:paraId="073C1018" w14:textId="77777777" w:rsidR="004D0B97" w:rsidRDefault="004D0B97" w:rsidP="004D0B97">
      <w:pPr>
        <w:rPr>
          <w:rtl/>
        </w:rPr>
      </w:pPr>
      <w:r>
        <w:rPr>
          <w:rFonts w:hint="cs"/>
          <w:rtl/>
        </w:rPr>
        <w:t>"אתה כ"כ יציב. כמו אבא."</w:t>
      </w:r>
    </w:p>
    <w:p w14:paraId="26421DC5" w14:textId="77777777" w:rsidR="004D0B97" w:rsidRDefault="004D0B97" w:rsidP="004D0B97">
      <w:pPr>
        <w:rPr>
          <w:rtl/>
        </w:rPr>
      </w:pPr>
      <w:r>
        <w:rPr>
          <w:rFonts w:hint="cs"/>
          <w:rtl/>
        </w:rPr>
        <w:t>"וואו, תודה."</w:t>
      </w:r>
    </w:p>
    <w:p w14:paraId="517CD91F" w14:textId="77777777" w:rsidR="004D0B97" w:rsidRDefault="004D0B97" w:rsidP="00AF76CE">
      <w:pPr>
        <w:rPr>
          <w:rtl/>
        </w:rPr>
      </w:pPr>
      <w:r>
        <w:rPr>
          <w:rFonts w:hint="cs"/>
          <w:rtl/>
        </w:rPr>
        <w:t xml:space="preserve">"אני מתכוון </w:t>
      </w:r>
      <w:r>
        <w:rPr>
          <w:rtl/>
        </w:rPr>
        <w:t>–</w:t>
      </w:r>
      <w:r>
        <w:rPr>
          <w:rFonts w:hint="cs"/>
          <w:rtl/>
        </w:rPr>
        <w:t xml:space="preserve"> אפשר לסמוך עליך. [לא על... אתה יודע, יחסים וזה. בנוגע לזה אני לא יודע</w:t>
      </w:r>
      <w:r w:rsidR="00AF76CE">
        <w:rPr>
          <w:rFonts w:hint="cs"/>
          <w:rtl/>
        </w:rPr>
        <w:t xml:space="preserve"> ולא נוגע</w:t>
      </w:r>
      <w:r>
        <w:rPr>
          <w:rFonts w:hint="cs"/>
          <w:rtl/>
        </w:rPr>
        <w:t xml:space="preserve"> כרגע. אני מדברת על נניח לתת לך ילד. לתת לך חיי משפחה.] זה אולי מפני שאתה לא גר עם ההורים כבר מגיל חמש-עשרה."</w:t>
      </w:r>
    </w:p>
    <w:p w14:paraId="3DA249D6" w14:textId="77777777" w:rsidR="004D0B97" w:rsidRDefault="004D0B97" w:rsidP="004D0B97">
      <w:pPr>
        <w:rPr>
          <w:rtl/>
        </w:rPr>
      </w:pPr>
      <w:r>
        <w:rPr>
          <w:rFonts w:hint="cs"/>
          <w:rtl/>
        </w:rPr>
        <w:t>"חמש-עשרה וחצי."</w:t>
      </w:r>
    </w:p>
    <w:p w14:paraId="15F76CD6" w14:textId="77777777" w:rsidR="004D0B97" w:rsidRDefault="004D0B97" w:rsidP="004D0B97">
      <w:pPr>
        <w:rPr>
          <w:rtl/>
        </w:rPr>
      </w:pPr>
      <w:r>
        <w:rPr>
          <w:rFonts w:hint="cs"/>
          <w:rtl/>
        </w:rPr>
        <w:t>"וחצי, טוב."</w:t>
      </w:r>
    </w:p>
    <w:p w14:paraId="50171C44" w14:textId="77777777" w:rsidR="004D0B97" w:rsidRDefault="004D0B97" w:rsidP="004D0B97">
      <w:pPr>
        <w:rPr>
          <w:rtl/>
        </w:rPr>
      </w:pPr>
      <w:r>
        <w:rPr>
          <w:rFonts w:hint="cs"/>
          <w:rtl/>
        </w:rPr>
        <w:t>"אפילו ושלושת-רבעי, אולי."</w:t>
      </w:r>
    </w:p>
    <w:p w14:paraId="21A44455" w14:textId="49E79711" w:rsidR="004D0B97" w:rsidRDefault="004D0B97" w:rsidP="004D0B97">
      <w:pPr>
        <w:rPr>
          <w:rtl/>
        </w:rPr>
      </w:pPr>
      <w:r>
        <w:rPr>
          <w:rFonts w:hint="cs"/>
          <w:rtl/>
        </w:rPr>
        <w:t>"נניח. בסדר."</w:t>
      </w:r>
    </w:p>
    <w:p w14:paraId="549B3CAB" w14:textId="5E2B4BCD" w:rsidR="00D57A5B" w:rsidRDefault="00D57A5B" w:rsidP="004D0B97">
      <w:pPr>
        <w:rPr>
          <w:rtl/>
        </w:rPr>
      </w:pPr>
    </w:p>
    <w:p w14:paraId="3E07DB21" w14:textId="290698AF" w:rsidR="004C7DFF" w:rsidRDefault="004C7DFF" w:rsidP="004C7DFF">
      <w:pPr>
        <w:pStyle w:val="Heading2"/>
        <w:rPr>
          <w:rtl/>
        </w:rPr>
      </w:pPr>
      <w:r>
        <w:rPr>
          <w:rFonts w:hint="cs"/>
          <w:rtl/>
        </w:rPr>
        <w:t>שגרה</w:t>
      </w:r>
    </w:p>
    <w:p w14:paraId="7D1C372E" w14:textId="29F245B8" w:rsidR="004C7DFF" w:rsidRDefault="004C7DFF" w:rsidP="004D0B97">
      <w:pPr>
        <w:rPr>
          <w:rtl/>
        </w:rPr>
      </w:pPr>
      <w:r>
        <w:rPr>
          <w:rFonts w:hint="cs"/>
          <w:rtl/>
        </w:rPr>
        <w:t xml:space="preserve">מבין אלכס וארקדי ניתן לומר שהראשון היה בעל האמצעים מבין השניים, והדבר היה כך מאז הכרותם הראשונה. אלכס היה הילד שנשלח ברחבי העולם, תמיד עם מספיק כסף בשביל שיוכל להשתתף בכל דבר סביר שנפשו תחשוק. שלא יווצר המצב שהוא הילד היחיד שלא יכול להצטרף לסרט מבין חבורת הילדים, ונשאר לבד וחוזר להוריו ומאשים&amp; </w:t>
      </w:r>
      <w:r>
        <w:t>condemns?</w:t>
      </w:r>
      <w:r>
        <w:rPr>
          <w:rFonts w:hint="cs"/>
          <w:rtl/>
        </w:rPr>
        <w:t xml:space="preserve"> אותם. וגם עתה, כשכבר לא הוזרמו הכספים מבית אבא, לאחר שנתיים של שרות בקבע בלי הוצאות כמעט בכלל, בתור קצין קרבי, ממונו היה לא מועט בכלל. </w:t>
      </w:r>
    </w:p>
    <w:p w14:paraId="2FB2760E" w14:textId="77777777" w:rsidR="00361F3D" w:rsidRDefault="004C7DFF" w:rsidP="004D0B97">
      <w:pPr>
        <w:rPr>
          <w:rtl/>
        </w:rPr>
      </w:pPr>
      <w:r>
        <w:rPr>
          <w:rFonts w:hint="cs"/>
          <w:rtl/>
        </w:rPr>
        <w:t xml:space="preserve">ארקדי לעומתו תמיד היה סמוך לשולחן אביו, וקיבל כסף-כיס במשורה. עד שהחל את זמנו&amp; כסטודנט, זמנו החופשי היה תפוס בלימודים במסגרות מחוננות שונות, קורסים באוניברסיטה הפתוחה, התנדבות של משמרות לא מעטות במד"א </w:t>
      </w:r>
      <w:r>
        <w:rPr>
          <w:rFonts w:hint="cs"/>
          <w:rtl/>
        </w:rPr>
        <w:lastRenderedPageBreak/>
        <w:t xml:space="preserve">ובמעט הזמן שנותר הוצרך להשגיח על קטקה שלא יאונה לה כל רע. לפעמים להביא ולהחזיר אותה מחוגים ופעילויות, לפעמים התלווה אליה בפעילויות שהיו זרות לאימה כמו </w:t>
      </w:r>
      <w:r w:rsidR="005775D6">
        <w:rPr>
          <w:rFonts w:hint="cs"/>
          <w:rtl/>
        </w:rPr>
        <w:t xml:space="preserve">טקס לכבוד יום הזיכרון בהשתתפות ההורים, </w:t>
      </w:r>
      <w:r>
        <w:rPr>
          <w:rFonts w:hint="cs"/>
          <w:rtl/>
        </w:rPr>
        <w:t xml:space="preserve">הדלקת נר ראשון שבמברך כמובן הוא איזה אבא מפולפל, קבלן מצליח </w:t>
      </w:r>
      <w:r w:rsidR="005775D6">
        <w:rPr>
          <w:rFonts w:hint="cs"/>
          <w:rtl/>
        </w:rPr>
        <w:t>שאישתו הצליחה להתחבב חיבוב יתר על המחנכת,</w:t>
      </w:r>
      <w:r>
        <w:rPr>
          <w:rFonts w:hint="cs"/>
          <w:rtl/>
        </w:rPr>
        <w:t xml:space="preserve"> </w:t>
      </w:r>
      <w:r w:rsidR="005775D6" w:rsidRPr="005775D6">
        <w:rPr>
          <w:rFonts w:cs="Times New Roman"/>
          <w:rtl/>
        </w:rPr>
        <w:t>מדורות ל"ג בעומר</w:t>
      </w:r>
      <w:r w:rsidR="005775D6">
        <w:rPr>
          <w:rFonts w:cs="Times New Roman" w:hint="cs"/>
          <w:rtl/>
        </w:rPr>
        <w:t xml:space="preserve"> </w:t>
      </w:r>
      <w:r>
        <w:rPr>
          <w:rFonts w:hint="cs"/>
          <w:rtl/>
        </w:rPr>
        <w:t xml:space="preserve">וטקסים רליגיוזיים אחרים. </w:t>
      </w:r>
      <w:r w:rsidR="00F77967">
        <w:rPr>
          <w:rFonts w:hint="cs"/>
          <w:rtl/>
        </w:rPr>
        <w:t xml:space="preserve">ולכן לא ייפלא כי ארקדי מיהר ככל האפשר תוך כדי לימודיו האוניברסיטאיים להוציא תעודת פסיותרפיסט והשתלט על כל שוק המתענים והחולים&amp;&amp; באיזור [שכונה בירושליים] בואכה [שכונה אחרת]. עבור דמי הלימוד ומגורים בדירה צנועה עם עוד 2 שותפים ב[שכונה] אביו חסך במשך שנים ארוכות, ולשם נסיעה זאת ארקדי לא העז לדרוש כספים נוספים מאביו, אם כי נדז'דה </w:t>
      </w:r>
      <w:r w:rsidR="00951A45">
        <w:rPr>
          <w:rFonts w:hint="cs"/>
          <w:rtl/>
        </w:rPr>
        <w:t xml:space="preserve">נתנה לו </w:t>
      </w:r>
      <w:r w:rsidR="00361F3D">
        <w:rPr>
          <w:rFonts w:hint="cs"/>
          <w:rtl/>
        </w:rPr>
        <w:t xml:space="preserve">כמות לא מבוטלת. </w:t>
      </w:r>
    </w:p>
    <w:p w14:paraId="12079849" w14:textId="77777777" w:rsidR="00361F3D" w:rsidRDefault="00361F3D" w:rsidP="004D0B97">
      <w:pPr>
        <w:rPr>
          <w:rtl/>
        </w:rPr>
      </w:pPr>
      <w:r>
        <w:rPr>
          <w:rFonts w:hint="cs"/>
          <w:rtl/>
        </w:rPr>
        <w:t xml:space="preserve">אלכס הזמין אותו כמעט להכל </w:t>
      </w:r>
      <w:r>
        <w:rPr>
          <w:rtl/>
        </w:rPr>
        <w:t>–</w:t>
      </w:r>
      <w:r>
        <w:rPr>
          <w:rFonts w:hint="cs"/>
          <w:rtl/>
        </w:rPr>
        <w:t xml:space="preserve"> מסעדות, יציאות. זה לא היה כ"כ נעים ועוד הרבה פחות כאשר ארקדי החליט בהמשך שיחזור לישראל לאחר שבועיים וחצי.</w:t>
      </w:r>
    </w:p>
    <w:p w14:paraId="0A260B83" w14:textId="77777777" w:rsidR="00511040" w:rsidRDefault="00361F3D" w:rsidP="004D0B97">
      <w:pPr>
        <w:rPr>
          <w:rtl/>
        </w:rPr>
      </w:pPr>
      <w:r>
        <w:rPr>
          <w:rFonts w:hint="cs"/>
          <w:rtl/>
        </w:rPr>
        <w:t xml:space="preserve">אבל בינתיים השגרה ביניהם </w:t>
      </w:r>
      <w:r w:rsidR="00511040">
        <w:rPr>
          <w:rFonts w:hint="cs"/>
          <w:rtl/>
        </w:rPr>
        <w:t>היתה נעימה וגו'.</w:t>
      </w:r>
    </w:p>
    <w:p w14:paraId="4E697E0F" w14:textId="74674E07" w:rsidR="004C7DFF" w:rsidRDefault="00511040" w:rsidP="004D0B97">
      <w:pPr>
        <w:rPr>
          <w:rtl/>
        </w:rPr>
      </w:pPr>
      <w:r>
        <w:rPr>
          <w:rFonts w:hint="cs"/>
          <w:rtl/>
        </w:rPr>
        <w:t>ברוב הערבים יש לומר אלכס לא היה בבית.</w:t>
      </w:r>
      <w:r w:rsidR="00F77967">
        <w:rPr>
          <w:rFonts w:hint="cs"/>
          <w:rtl/>
        </w:rPr>
        <w:t xml:space="preserve"> </w:t>
      </w:r>
      <w:r w:rsidR="00295A02">
        <w:rPr>
          <w:rFonts w:hint="cs"/>
          <w:rtl/>
        </w:rPr>
        <w:t xml:space="preserve">זה היה דבר מדהים למדי, כי כשנמצאים ביחד בחו"ל עושים הכל ביחד </w:t>
      </w:r>
      <w:r w:rsidR="00295A02">
        <w:rPr>
          <w:rtl/>
        </w:rPr>
        <w:t>–</w:t>
      </w:r>
      <w:r w:rsidR="00295A02">
        <w:rPr>
          <w:rFonts w:hint="cs"/>
          <w:rtl/>
        </w:rPr>
        <w:t xml:space="preserve"> כך לפחות ארקדי הבין זאת. אבל אלכס לא. לעיתים ארקדי שאל, "לאן אתה הולך?" בטון הכי בלתי נודניקי שהצליח לגייס אבל קשה לשאול את זה בטון מתעניין גרידא ואלכס היה עונה, "עם קאי, רוצה לבוא?" במעין טון שאמר, רק אל תרצה לבוא. וארקדי אכן לא ביקש להצטרף. הוא ידע שהוא נסחב איתם </w:t>
      </w:r>
      <w:r w:rsidR="00295A02">
        <w:rPr>
          <w:rtl/>
        </w:rPr>
        <w:t>–</w:t>
      </w:r>
      <w:r w:rsidR="00295A02">
        <w:rPr>
          <w:rFonts w:hint="cs"/>
          <w:rtl/>
        </w:rPr>
        <w:t xml:space="preserve"> כשהיה מגיע נאלצו לדבר באנגלית וקאי לא הבין את אלכס טוב, אלכס נאלץ לדבר לאט ולהיות מודע לדיבור שלו. וזה הכביד. ללא ארקדי הם דיברו בגרמנית, ואלכס אהב מאד להשתמש בשפה הזאת, שלא היו לו הרבה הזדמנויות לשפשף.</w:t>
      </w:r>
    </w:p>
    <w:p w14:paraId="3A294CDE" w14:textId="02AD9F3F" w:rsidR="00295A02" w:rsidRDefault="00295A02" w:rsidP="004D0B97">
      <w:pPr>
        <w:rPr>
          <w:rtl/>
        </w:rPr>
      </w:pPr>
      <w:r>
        <w:rPr>
          <w:rFonts w:hint="cs"/>
          <w:rtl/>
        </w:rPr>
        <w:t xml:space="preserve">ולפעמים אלכס היה אומר </w:t>
      </w:r>
      <w:r>
        <w:rPr>
          <w:rtl/>
        </w:rPr>
        <w:t>–</w:t>
      </w:r>
      <w:r>
        <w:rPr>
          <w:rFonts w:hint="cs"/>
          <w:rtl/>
        </w:rPr>
        <w:t xml:space="preserve"> לבהרנפלד, וארקדי שאל פעם (הוא בכלל לא ידע אותו בהרנפלד מי הוא ומה טיבו של אותו בהרנפלד, ובכל זאת לא התחשק לו ללמוד יותר באותו ערב) אם יוכל לבוא ואלכס צחק, "לא, לשם אתה לא יכול לבוא." ולמראה פניו התמהים והפגועים של ארקדי הוא הוסיף, "אבל אם אתה רוצה נקבע משהו למחר בערב. מה אתה אומר? עם פטרה ל-דום?"</w:t>
      </w:r>
    </w:p>
    <w:p w14:paraId="59C2E3C4" w14:textId="22F41238" w:rsidR="00295A02" w:rsidRDefault="00295A02" w:rsidP="004D0B97">
      <w:pPr>
        <w:rPr>
          <w:rtl/>
        </w:rPr>
      </w:pPr>
      <w:r>
        <w:rPr>
          <w:rFonts w:hint="cs"/>
          <w:rtl/>
        </w:rPr>
        <w:t>נשמע טוב, עם פטרה לדום. ואולי (תלוי בהתנהגותם&amp; של החלקיקים האלמנטקיים באותו יום) גם בעלה הפנומנולוג יבוא.</w:t>
      </w:r>
    </w:p>
    <w:p w14:paraId="73180A50" w14:textId="7C508DCE" w:rsidR="00AC3165" w:rsidRDefault="00AC3165" w:rsidP="004D0B97">
      <w:pPr>
        <w:rPr>
          <w:rtl/>
        </w:rPr>
      </w:pPr>
    </w:p>
    <w:p w14:paraId="395D03A9" w14:textId="2964B6CB" w:rsidR="00AC3165" w:rsidRDefault="00AC3165" w:rsidP="00AC3165">
      <w:pPr>
        <w:pStyle w:val="Heading3"/>
        <w:rPr>
          <w:rtl/>
        </w:rPr>
      </w:pPr>
      <w:r>
        <w:rPr>
          <w:rFonts w:hint="cs"/>
          <w:rtl/>
        </w:rPr>
        <w:t>בלתי נאהב</w:t>
      </w:r>
    </w:p>
    <w:p w14:paraId="417C1DCF" w14:textId="77777777" w:rsidR="00AC3165" w:rsidRDefault="00AC3165" w:rsidP="00AC3165">
      <w:pPr>
        <w:rPr>
          <w:rtl/>
        </w:rPr>
      </w:pPr>
      <w:r>
        <w:rPr>
          <w:rFonts w:cs="Times New Roman"/>
          <w:rtl/>
        </w:rPr>
        <w:t>מישהו שאני לא יודעת מי הוא - מארק או איילה או מישהו אומר לאלכס - אתה יודע בכלל מה זה להיות בלתי נאהב? אתה יודע איך להיות בלתי נאהב?</w:t>
      </w:r>
    </w:p>
    <w:p w14:paraId="2AE0DFBF" w14:textId="44B04164" w:rsidR="00AC3165" w:rsidRDefault="00AC3165" w:rsidP="00AC3165">
      <w:pPr>
        <w:rPr>
          <w:rFonts w:cs="Times New Roman"/>
          <w:rtl/>
        </w:rPr>
      </w:pPr>
      <w:r>
        <w:rPr>
          <w:rFonts w:cs="Times New Roman"/>
          <w:rtl/>
        </w:rPr>
        <w:t xml:space="preserve">אלכס - כמובן, זה </w:t>
      </w:r>
      <w:r>
        <w:t>an essential life skill</w:t>
      </w:r>
      <w:r>
        <w:rPr>
          <w:rFonts w:cs="Times New Roman"/>
          <w:rtl/>
        </w:rPr>
        <w:t>. מי שלא יודע איך להיות כך לא מסוגל להתמודד עם החיים.</w:t>
      </w:r>
    </w:p>
    <w:p w14:paraId="38C97D82" w14:textId="24E0B873" w:rsidR="00923EB9" w:rsidRDefault="00923EB9" w:rsidP="00AC3165">
      <w:pPr>
        <w:rPr>
          <w:rtl/>
        </w:rPr>
      </w:pPr>
    </w:p>
    <w:p w14:paraId="5C10CD8C" w14:textId="52073BA3" w:rsidR="00923EB9" w:rsidRDefault="00923EB9" w:rsidP="00923EB9">
      <w:pPr>
        <w:pStyle w:val="Heading3"/>
        <w:rPr>
          <w:rtl/>
        </w:rPr>
      </w:pPr>
      <w:r>
        <w:rPr>
          <w:rFonts w:hint="cs"/>
          <w:rtl/>
        </w:rPr>
        <w:t>איבר שצריך להתמלא</w:t>
      </w:r>
      <w:r w:rsidR="001B1B3D">
        <w:rPr>
          <w:rFonts w:hint="cs"/>
          <w:rtl/>
        </w:rPr>
        <w:t xml:space="preserve"> </w:t>
      </w:r>
      <w:r w:rsidR="001B1B3D">
        <w:rPr>
          <w:rtl/>
        </w:rPr>
        <w:t>–</w:t>
      </w:r>
      <w:r w:rsidR="001B1B3D">
        <w:rPr>
          <w:rFonts w:hint="cs"/>
          <w:rtl/>
        </w:rPr>
        <w:t xml:space="preserve"> ארקדי מסביר לאלכס איך היחסים ביניהם מבוססים על שקר</w:t>
      </w:r>
    </w:p>
    <w:p w14:paraId="2A5159E0" w14:textId="776CA01C" w:rsidR="0029493E" w:rsidRDefault="003D678A" w:rsidP="00AC3165">
      <w:pPr>
        <w:rPr>
          <w:rtl/>
        </w:rPr>
      </w:pPr>
      <w:r>
        <w:rPr>
          <w:rFonts w:hint="cs"/>
          <w:rtl/>
        </w:rPr>
        <w:t xml:space="preserve">כך ארקדי אמר לאלכס, בשביל להסביר שההתאהבות ביניהם זה משהו </w:t>
      </w:r>
      <w:r>
        <w:t>aberrant</w:t>
      </w:r>
      <w:r>
        <w:rPr>
          <w:rFonts w:hint="cs"/>
          <w:rtl/>
        </w:rPr>
        <w:t>, רנדמלי, שלא היה צריך לקרות ונוצר רק מפני שהם היו בגיל המתאים להתאהבות הראשונית:</w:t>
      </w:r>
    </w:p>
    <w:p w14:paraId="6B5BA142" w14:textId="50982801" w:rsidR="00923EB9" w:rsidRDefault="003D678A" w:rsidP="00AC3165">
      <w:pPr>
        <w:rPr>
          <w:rtl/>
        </w:rPr>
      </w:pPr>
      <w:r>
        <w:rPr>
          <w:rFonts w:hint="cs"/>
          <w:rtl/>
        </w:rPr>
        <w:lastRenderedPageBreak/>
        <w:t>"</w:t>
      </w:r>
      <w:r w:rsidR="00923EB9">
        <w:rPr>
          <w:rFonts w:hint="cs"/>
          <w:rtl/>
        </w:rPr>
        <w:t>האדם חי לו בשלווה ונחת, לא מודע בכלל לאיברים מסויימים בגופו, ול</w:t>
      </w:r>
      <w:r w:rsidR="00923EB9">
        <w:t>purpose</w:t>
      </w:r>
      <w:r w:rsidR="00923EB9">
        <w:rPr>
          <w:rFonts w:hint="cs"/>
          <w:rtl/>
        </w:rPr>
        <w:t xml:space="preserve"> שלהם. והם באמת רדומים, לא מתפקדים בכלל. ולפתע פתאום </w:t>
      </w:r>
      <w:r w:rsidR="00923EB9">
        <w:rPr>
          <w:rtl/>
        </w:rPr>
        <w:t>–</w:t>
      </w:r>
      <w:r w:rsidR="00923EB9">
        <w:rPr>
          <w:rFonts w:hint="cs"/>
          <w:rtl/>
        </w:rPr>
        <w:t xml:space="preserve"> הוא נולד! ואז הריאות לראשונה בחייו מתמלאות אויר, והוא נושם. ומאותו רגע הוא זקוק לריאות האלו כמו לדבר החשוב ביותר, בלעדיהן ימות מייד. עד לאותו רגע לא היה זקוק להן בכלל, ופתאום כל חייו תלויים בהן.</w:t>
      </w:r>
      <w:r>
        <w:rPr>
          <w:rFonts w:hint="cs"/>
          <w:rtl/>
        </w:rPr>
        <w:t>"</w:t>
      </w:r>
    </w:p>
    <w:p w14:paraId="413A5A10" w14:textId="4BCF8A02" w:rsidR="00923EB9" w:rsidRDefault="00923EB9" w:rsidP="00AC3165">
      <w:pPr>
        <w:rPr>
          <w:rtl/>
        </w:rPr>
      </w:pPr>
      <w:r>
        <w:rPr>
          <w:rFonts w:hint="cs"/>
          <w:rtl/>
        </w:rPr>
        <w:t>"כמובן, כי הוא עובר לסביבת חיים אחרת!"</w:t>
      </w:r>
    </w:p>
    <w:p w14:paraId="73EE5ED1" w14:textId="4EBE87F4" w:rsidR="00923EB9" w:rsidRDefault="00923EB9" w:rsidP="00AC3165">
      <w:pPr>
        <w:rPr>
          <w:rtl/>
        </w:rPr>
      </w:pPr>
      <w:r>
        <w:rPr>
          <w:rFonts w:hint="cs"/>
          <w:rtl/>
        </w:rPr>
        <w:t xml:space="preserve">"נכון, בדיוק כך. ופתאום הוא מואכל, ומערכת העיכול שלו מתחילה לתפקד והיא גם כך, עד סוף חייו, והוא תלוי בה. והרגליים </w:t>
      </w:r>
      <w:r>
        <w:rPr>
          <w:rtl/>
        </w:rPr>
        <w:t>–</w:t>
      </w:r>
      <w:r>
        <w:rPr>
          <w:rFonts w:hint="cs"/>
          <w:rtl/>
        </w:rPr>
        <w:t xml:space="preserve"> הן היו שם תמיד והוא נופף בהן, הוא שיחק בהן אבל פתאום הוא קם ומתחיל ללכת, והוא מבין את הרגליים ואת הפונקציונליות שלהן המבנה שלהן הרבה יותר טוב מבעבר. פעם הן נראו לו מופרכות </w:t>
      </w:r>
      <w:r>
        <w:rPr>
          <w:rtl/>
        </w:rPr>
        <w:t>–</w:t>
      </w:r>
      <w:r>
        <w:rPr>
          <w:rFonts w:hint="cs"/>
          <w:rtl/>
        </w:rPr>
        <w:t xml:space="preserve"> מפרק של ברך שפונה אחורה, ומפרק של כף-רגל שפונה קדימה. טוב שיהיה כך, לא שברור לשם מה המפרקים האלו קיימים ומסודרים דווקא באופן שרירותי זה אבל נניח שזה כך. הוא רואה מסביבות אנשים הולכים, קופצים, רצים אבל זה לא נוגע אליו, בעולמו אין צורך בכל אלו. עד שיום אחד הוא נעמד, הוא צועד!</w:t>
      </w:r>
      <w:r w:rsidR="00E6374D">
        <w:rPr>
          <w:rFonts w:hint="cs"/>
          <w:rtl/>
        </w:rPr>
        <w:t>"</w:t>
      </w:r>
    </w:p>
    <w:p w14:paraId="7E727C98" w14:textId="5192E251" w:rsidR="00E6374D" w:rsidRDefault="000E52F7" w:rsidP="00AC3165">
      <w:pPr>
        <w:rPr>
          <w:rtl/>
        </w:rPr>
      </w:pPr>
      <w:r>
        <w:rPr>
          <w:rFonts w:hint="cs"/>
          <w:rtl/>
        </w:rPr>
        <w:t>[תיאור]</w:t>
      </w:r>
    </w:p>
    <w:p w14:paraId="0B011FE3" w14:textId="39D95EBF" w:rsidR="000E52F7" w:rsidRDefault="000E52F7" w:rsidP="00AC3165">
      <w:pPr>
        <w:rPr>
          <w:rtl/>
        </w:rPr>
      </w:pPr>
      <w:r>
        <w:rPr>
          <w:rFonts w:hint="cs"/>
          <w:rtl/>
        </w:rPr>
        <w:t>"כך," אמר א</w:t>
      </w:r>
      <w:r w:rsidR="003D678A">
        <w:rPr>
          <w:rFonts w:hint="cs"/>
          <w:rtl/>
        </w:rPr>
        <w:t>רקדי,</w:t>
      </w:r>
      <w:r>
        <w:rPr>
          <w:rFonts w:hint="cs"/>
          <w:rtl/>
        </w:rPr>
        <w:t xml:space="preserve"> "אני חושב גם איבר נוסף </w:t>
      </w:r>
      <w:r>
        <w:rPr>
          <w:rtl/>
        </w:rPr>
        <w:t>–</w:t>
      </w:r>
      <w:r>
        <w:rPr>
          <w:rFonts w:hint="cs"/>
          <w:rtl/>
        </w:rPr>
        <w:t xml:space="preserve"> של אהבה. הוא שוכב רדום, בלתי מוכר [בעליו הוא </w:t>
      </w:r>
      <w:r>
        <w:t>unconscious</w:t>
      </w:r>
      <w:r>
        <w:rPr>
          <w:rFonts w:hint="cs"/>
          <w:rtl/>
        </w:rPr>
        <w:t xml:space="preserve"> לכך שיש לו כזה דבר בתוכו]. מסביב אנשים ממזגים&amp;, מתמלגים [כלומר נכנסים לאופוריה בגלל האהבה, נכנסים לתהומות יאוש] והוא רואה אך ל מייחס לכך כל חשיבות. יש בעולם המון אנשים שצרכיהם שונים משלך ואתה לא מייחס לכך חשיבות או מחשבה רבה. יש שחייבים ל[השקיע] את כל האוכל שלהם בחריף. יש שחייבים להיות מחוץ לבית רוב היום. יש שזקוקים לבני אדם, אחרים לשקט. יש מי שזקוק לעיסוי רקמות עמוק. ויש שמתאהבים, מגיעים לגבהים, נופלים לתהומות וכל זה בשל איבר מסויים, שאצלך הוא רדום.</w:t>
      </w:r>
    </w:p>
    <w:p w14:paraId="5D7B2BC7" w14:textId="5018CB29" w:rsidR="000E52F7" w:rsidRDefault="000E52F7" w:rsidP="00AC3165">
      <w:pPr>
        <w:rPr>
          <w:rtl/>
        </w:rPr>
      </w:pPr>
      <w:r>
        <w:rPr>
          <w:rFonts w:hint="cs"/>
          <w:rtl/>
        </w:rPr>
        <w:t xml:space="preserve">"ופתאום הוא מתעורר. הוא מנץ, כמו ריאה שמתנפחת לראשונה </w:t>
      </w:r>
      <w:r>
        <w:rPr>
          <w:rtl/>
        </w:rPr>
        <w:t>–</w:t>
      </w:r>
      <w:r>
        <w:rPr>
          <w:rFonts w:hint="cs"/>
          <w:rtl/>
        </w:rPr>
        <w:t xml:space="preserve"> הוא קם לחיים&amp;. אבל אין במה להיאחז. והוא מגשש, הוא מחפש ואתה לא מבין מהי ה-</w:t>
      </w:r>
      <w:r>
        <w:t>restlessness</w:t>
      </w:r>
      <w:r>
        <w:rPr>
          <w:rFonts w:hint="cs"/>
          <w:rtl/>
        </w:rPr>
        <w:t xml:space="preserve"> שפתאום תפסה אותך, מהי העצבות. עד שהאיבר נתקל במשהו, משהו שהוא יכול לאחוז בו</w:t>
      </w:r>
      <w:r w:rsidR="002D7996">
        <w:rPr>
          <w:rFonts w:hint="cs"/>
          <w:rtl/>
        </w:rPr>
        <w:t>, כמו קנוקנת ש</w:t>
      </w:r>
      <w:r w:rsidR="00BF0D75">
        <w:rPr>
          <w:rFonts w:hint="cs"/>
          <w:rtl/>
        </w:rPr>
        <w:t>מחפשת באופן עיוור משהו להתלפף סביבו</w:t>
      </w:r>
      <w:r>
        <w:rPr>
          <w:rFonts w:hint="cs"/>
          <w:rtl/>
        </w:rPr>
        <w:t xml:space="preserve">. וזה מישהו </w:t>
      </w:r>
      <w:r>
        <w:rPr>
          <w:rtl/>
        </w:rPr>
        <w:t>–</w:t>
      </w:r>
      <w:r>
        <w:rPr>
          <w:rFonts w:hint="cs"/>
          <w:rtl/>
        </w:rPr>
        <w:t xml:space="preserve"> לא משנה אם אתה מכיר אותו, אם הוא רע לך או טוב, אם הוא הולך להפוך את חייך מלאי ההבטחה לאימה ופחד, לחזיזים וברקים, את הנועם, את מי-המנוחות, את צבעי הפסטל והעננים הרכים לדהרה </w:t>
      </w:r>
      <w:r>
        <w:t>breathless</w:t>
      </w:r>
      <w:r>
        <w:rPr>
          <w:rFonts w:hint="cs"/>
          <w:rtl/>
        </w:rPr>
        <w:t xml:space="preserve"> במורדות העמוקים ביותר של החיים, שום דבר מזה לא משנה. </w:t>
      </w:r>
    </w:p>
    <w:p w14:paraId="4274E43F" w14:textId="2462A8C3" w:rsidR="000E52F7" w:rsidRDefault="000E52F7" w:rsidP="00AC3165">
      <w:pPr>
        <w:rPr>
          <w:rtl/>
        </w:rPr>
      </w:pPr>
      <w:r>
        <w:rPr>
          <w:rFonts w:hint="cs"/>
          <w:rtl/>
        </w:rPr>
        <w:t xml:space="preserve">"וזאת הבעיה. כי כשאיבר כמו הכתף שלך או הלבלב מנסה לעשות משהו שאינו לטובתך, אתה הולך לרופא אתה </w:t>
      </w:r>
      <w:r>
        <w:t>succumb</w:t>
      </w:r>
      <w:r>
        <w:rPr>
          <w:rFonts w:hint="cs"/>
          <w:rtl/>
        </w:rPr>
        <w:t xml:space="preserve"> לתרופות לטיפולים לזריקות לכל מה שצריך בשביל להחזיר את האיבר הסורר הזה </w:t>
      </w:r>
      <w:r w:rsidR="00076134">
        <w:rPr>
          <w:rFonts w:hint="cs"/>
          <w:rtl/>
        </w:rPr>
        <w:t>לדרך הישר, למצבו הבריא. אבל עם האיבר ההוא, הניסתר, אתה נכנע לו אתה לא מתגבר על השטויות&amp; והשגעונות שלו, הנידנודים הבלתי פוסקים, הצביטות והדקירות ההצלפות והעינויים שהוא מעביר אותך. אני חושב, אני באמת מאמין שאם היו מגלים את מיקומו המדוייק,</w:t>
      </w:r>
      <w:r w:rsidR="00486CCA">
        <w:rPr>
          <w:rFonts w:hint="cs"/>
          <w:rtl/>
        </w:rPr>
        <w:t xml:space="preserve"> ניתן היה לרפא אותו, לשלח אותו לכיוון שייטיב איתך, ה-</w:t>
      </w:r>
      <w:r w:rsidR="00486CCA">
        <w:t>master</w:t>
      </w:r>
      <w:r w:rsidR="00486CCA">
        <w:rPr>
          <w:rFonts w:hint="cs"/>
          <w:rtl/>
        </w:rPr>
        <w:t xml:space="preserve"> האמיתי שלו, אדונו האמיתי..</w:t>
      </w:r>
      <w:r w:rsidR="006D32E8">
        <w:rPr>
          <w:rFonts w:hint="cs"/>
          <w:rtl/>
        </w:rPr>
        <w:t>"</w:t>
      </w:r>
    </w:p>
    <w:p w14:paraId="7CC28F5A" w14:textId="12C6CF0C" w:rsidR="00D57A5B" w:rsidRDefault="00BF0D75" w:rsidP="004D0B97">
      <w:pPr>
        <w:rPr>
          <w:rtl/>
        </w:rPr>
      </w:pPr>
      <w:r>
        <w:rPr>
          <w:rFonts w:hint="cs"/>
          <w:rtl/>
        </w:rPr>
        <w:t>"מה זה..."</w:t>
      </w:r>
    </w:p>
    <w:p w14:paraId="7001ACFD" w14:textId="3EBFD92E" w:rsidR="00BF0D75" w:rsidRDefault="00BF0D75" w:rsidP="004D0B97">
      <w:pPr>
        <w:rPr>
          <w:rtl/>
        </w:rPr>
      </w:pPr>
      <w:r>
        <w:rPr>
          <w:rFonts w:hint="cs"/>
          <w:rtl/>
        </w:rPr>
        <w:t>"מה זה מה??"</w:t>
      </w:r>
    </w:p>
    <w:p w14:paraId="60FB9E7D" w14:textId="584F2ADF" w:rsidR="00BF0D75" w:rsidRDefault="00BF0D75" w:rsidP="004D0B97">
      <w:pPr>
        <w:rPr>
          <w:rtl/>
        </w:rPr>
      </w:pPr>
      <w:r>
        <w:rPr>
          <w:rFonts w:hint="cs"/>
          <w:rtl/>
        </w:rPr>
        <w:t>"מה זה הקוננת הזאת?"</w:t>
      </w:r>
    </w:p>
    <w:p w14:paraId="702C8B6B" w14:textId="398383A5" w:rsidR="00BF0D75" w:rsidRDefault="00BF0D75" w:rsidP="004D0B97">
      <w:pPr>
        <w:rPr>
          <w:rtl/>
        </w:rPr>
      </w:pPr>
      <w:r>
        <w:rPr>
          <w:rFonts w:hint="cs"/>
          <w:rtl/>
        </w:rPr>
        <w:t>"קנוקנת? זה איבר שצומח מתוך צמח מטפס, גבעול מסולסל, שמחפש במה להיאחז."</w:t>
      </w:r>
    </w:p>
    <w:p w14:paraId="055E25B0" w14:textId="124A6AB4" w:rsidR="00BF0D75" w:rsidRDefault="00BF0D75" w:rsidP="004D0B97">
      <w:pPr>
        <w:rPr>
          <w:rtl/>
        </w:rPr>
      </w:pPr>
      <w:r>
        <w:rPr>
          <w:rFonts w:hint="cs"/>
          <w:rtl/>
        </w:rPr>
        <w:t>"במה להתפף?"</w:t>
      </w:r>
    </w:p>
    <w:p w14:paraId="4BEC2A38" w14:textId="503701CA" w:rsidR="00BF0D75" w:rsidRDefault="00BF0D75" w:rsidP="004D0B97">
      <w:pPr>
        <w:rPr>
          <w:rtl/>
        </w:rPr>
      </w:pPr>
      <w:r>
        <w:rPr>
          <w:rFonts w:hint="cs"/>
          <w:rtl/>
        </w:rPr>
        <w:t>"במה להתלפף."</w:t>
      </w:r>
    </w:p>
    <w:p w14:paraId="694C84FC" w14:textId="2C8E6815" w:rsidR="00BF0D75" w:rsidRDefault="00BF0D75" w:rsidP="004D0B97">
      <w:pPr>
        <w:rPr>
          <w:rtl/>
        </w:rPr>
      </w:pPr>
      <w:r>
        <w:rPr>
          <w:rFonts w:hint="cs"/>
          <w:rtl/>
        </w:rPr>
        <w:lastRenderedPageBreak/>
        <w:t>"הקנוקנת המתלפפת."</w:t>
      </w:r>
    </w:p>
    <w:p w14:paraId="6E3BC60B" w14:textId="29545E71" w:rsidR="00BF0D75" w:rsidRDefault="00BF0D75" w:rsidP="004D0B97">
      <w:pPr>
        <w:rPr>
          <w:rtl/>
        </w:rPr>
      </w:pPr>
      <w:r>
        <w:rPr>
          <w:rFonts w:hint="cs"/>
          <w:rtl/>
        </w:rPr>
        <w:t>"כן."</w:t>
      </w:r>
    </w:p>
    <w:p w14:paraId="24B7D485" w14:textId="69897BCD" w:rsidR="00BF0D75" w:rsidRDefault="00BF0D75" w:rsidP="004D0B97">
      <w:pPr>
        <w:rPr>
          <w:rtl/>
        </w:rPr>
      </w:pPr>
      <w:r>
        <w:rPr>
          <w:rFonts w:hint="cs"/>
          <w:rtl/>
        </w:rPr>
        <w:t>"אז זאת האהבה? זאת האהבה מבחינתך?"</w:t>
      </w:r>
    </w:p>
    <w:p w14:paraId="5A5F523F" w14:textId="305348E2" w:rsidR="00BF0D75" w:rsidRDefault="00BF0D75" w:rsidP="004D0B97">
      <w:pPr>
        <w:rPr>
          <w:rtl/>
        </w:rPr>
      </w:pPr>
      <w:r>
        <w:rPr>
          <w:rFonts w:hint="cs"/>
          <w:rtl/>
        </w:rPr>
        <w:t>"היא עיוורת."</w:t>
      </w:r>
    </w:p>
    <w:p w14:paraId="061FDB00" w14:textId="66D038F9" w:rsidR="00BF0D75" w:rsidRDefault="00BF0D75" w:rsidP="004D0B97">
      <w:pPr>
        <w:rPr>
          <w:rtl/>
        </w:rPr>
      </w:pPr>
      <w:r>
        <w:rPr>
          <w:rFonts w:hint="cs"/>
          <w:rtl/>
        </w:rPr>
        <w:t xml:space="preserve">"אבל גבעול זה משהו כל-כך דק. וגמיש! אהבה היא לא דקה. היא לא... היא לא ככה בכלל. ירוקה וקרירה. לא! זה ברזל נוזלי והוא נשפך, הוא מחלחל הוא משנה את כל מה שבו הוא נוגע. [צריך </w:t>
      </w:r>
      <w:r>
        <w:rPr>
          <w:rtl/>
        </w:rPr>
        <w:t>–</w:t>
      </w:r>
      <w:r>
        <w:rPr>
          <w:rFonts w:hint="cs"/>
          <w:rtl/>
        </w:rPr>
        <w:t xml:space="preserve"> שהוא נוגע בו, אבל זה מאבד א המקצב] ורק אז הוא מתקרר, הוא מתקבע."</w:t>
      </w:r>
    </w:p>
    <w:p w14:paraId="5D26A210" w14:textId="2150682B" w:rsidR="00BF0D75" w:rsidRDefault="00BF0D75" w:rsidP="004D0B97">
      <w:pPr>
        <w:rPr>
          <w:rtl/>
        </w:rPr>
      </w:pPr>
      <w:r>
        <w:rPr>
          <w:rFonts w:hint="cs"/>
          <w:rtl/>
        </w:rPr>
        <w:t>"מתקבע?" ארקדי צחקק. "לתמיד?"</w:t>
      </w:r>
    </w:p>
    <w:p w14:paraId="24B9036D" w14:textId="5E5D8120" w:rsidR="00BF0D75" w:rsidRDefault="00BF0D75" w:rsidP="004D0B97">
      <w:pPr>
        <w:rPr>
          <w:rtl/>
        </w:rPr>
      </w:pPr>
      <w:r>
        <w:rPr>
          <w:rFonts w:hint="cs"/>
          <w:rtl/>
        </w:rPr>
        <w:t>"עד שהשמש תתפוצץ, וכדור הארץ ייבלע בתוכה."</w:t>
      </w:r>
    </w:p>
    <w:p w14:paraId="442F82D7" w14:textId="083FFC83" w:rsidR="00BF0D75" w:rsidRDefault="00BF0D75" w:rsidP="004D0B97">
      <w:pPr>
        <w:rPr>
          <w:rtl/>
        </w:rPr>
      </w:pPr>
      <w:r>
        <w:rPr>
          <w:rFonts w:hint="cs"/>
          <w:rtl/>
        </w:rPr>
        <w:t>"אתה לא מבין שזה תהליך רנדומלי? ועיוור? כשהאיבר מתעורר, הוא מחפש במה להיאחז, והוא נאחז בדבר הראשון שהוא מוצא, גם אם זה לא הכי מתאים. כמו במיתולוגיה היוונית, באגדות האלה עם המלח שנודר לאלים שאם יצילו אותו הוא ישחט ויעלה לעולה את היצור הראשון שייקא על דרכו כשיגיע לחוף. ו</w:t>
      </w:r>
      <w:r w:rsidR="001B1B3D">
        <w:rPr>
          <w:rFonts w:hint="cs"/>
          <w:rtl/>
        </w:rPr>
        <w:t>אז היצור הראשון שמגיע זה מי שהכי קרוב לליבו, הכי לא מתאים. זה נדר עיוור, זה נדר מטורף&amp; אף אחד לא רוצה להיות בתוך הסערה העיוורת הזאת, שלא מסוגלת להיאחז בכלום עד שהקנוקנת נוגעת במשהו, ונאחזת וזה לא משנה מי זה ומה זה, העיקר להתמלא, העיקר להתמלא אהבה וזהו."</w:t>
      </w:r>
    </w:p>
    <w:p w14:paraId="72A5E39D" w14:textId="611A02F5" w:rsidR="00BF0D75" w:rsidRDefault="00BF0D75" w:rsidP="004D0B97">
      <w:pPr>
        <w:rPr>
          <w:rtl/>
        </w:rPr>
      </w:pPr>
    </w:p>
    <w:p w14:paraId="3DF053D6" w14:textId="77777777" w:rsidR="00BF0D75" w:rsidRDefault="00BF0D75" w:rsidP="004D0B97">
      <w:pPr>
        <w:rPr>
          <w:rtl/>
        </w:rPr>
      </w:pPr>
    </w:p>
    <w:p w14:paraId="2C4C33B7" w14:textId="114F003C" w:rsidR="00D57A5B" w:rsidRDefault="00D57A5B" w:rsidP="00D57A5B">
      <w:pPr>
        <w:pStyle w:val="Heading3"/>
        <w:rPr>
          <w:rtl/>
        </w:rPr>
      </w:pPr>
      <w:r>
        <w:rPr>
          <w:rFonts w:hint="cs"/>
          <w:rtl/>
        </w:rPr>
        <w:t>אלכס יודע גרמנית</w:t>
      </w:r>
    </w:p>
    <w:p w14:paraId="5548088D" w14:textId="77777777" w:rsidR="00981CC2" w:rsidRDefault="00981CC2" w:rsidP="00981CC2">
      <w:pPr>
        <w:rPr>
          <w:rtl/>
        </w:rPr>
      </w:pPr>
      <w:r>
        <w:rPr>
          <w:rFonts w:cs="Times New Roman"/>
          <w:rtl/>
        </w:rPr>
        <w:t>אתה באמת יודע לדבר גרמנית, אלכס? כי אני ממש חש שהגיע הזמן לאכול קצת גזר. אתה יודע איך אומרים גזר, אלכס?</w:t>
      </w:r>
    </w:p>
    <w:p w14:paraId="477CF3D8" w14:textId="0084C236" w:rsidR="00981CC2" w:rsidRDefault="00981CC2" w:rsidP="00981CC2">
      <w:pPr>
        <w:rPr>
          <w:rtl/>
        </w:rPr>
      </w:pPr>
      <w:r>
        <w:rPr>
          <w:rFonts w:cs="Times New Roman"/>
          <w:rtl/>
        </w:rPr>
        <w:t xml:space="preserve">ברור שאני יודע איך אומרים גזר, אלכס אמר </w:t>
      </w:r>
      <w:r>
        <w:t>distractedly</w:t>
      </w:r>
      <w:r>
        <w:rPr>
          <w:rFonts w:cs="Times New Roman"/>
          <w:rtl/>
        </w:rPr>
        <w:t xml:space="preserve">. וכשארקדי האריך בשתיקתו הוא הוסיף </w:t>
      </w:r>
      <w:r w:rsidR="009A00D4">
        <w:rPr>
          <w:rFonts w:cs="Times New Roman"/>
          <w:rtl/>
        </w:rPr>
        <w:t>–</w:t>
      </w:r>
      <w:r>
        <w:rPr>
          <w:rFonts w:cs="Times New Roman"/>
          <w:rtl/>
        </w:rPr>
        <w:t xml:space="preserve"> אם כי עלי להזהירך, שגזר בגרמנית הוא נקבה.</w:t>
      </w:r>
    </w:p>
    <w:p w14:paraId="1FA39185" w14:textId="77777777" w:rsidR="00981CC2" w:rsidRDefault="00981CC2" w:rsidP="00981CC2">
      <w:pPr>
        <w:rPr>
          <w:rtl/>
        </w:rPr>
      </w:pPr>
      <w:r>
        <w:rPr>
          <w:rFonts w:cs="Times New Roman"/>
          <w:rtl/>
        </w:rPr>
        <w:t>באמת? ארקדי הרהר בפיסת אינפורמציה מוזרה זו ארוכות.</w:t>
      </w:r>
    </w:p>
    <w:p w14:paraId="58C9F33A" w14:textId="61124BF1" w:rsidR="00981CC2" w:rsidRDefault="00981CC2" w:rsidP="00981CC2">
      <w:pPr>
        <w:rPr>
          <w:rtl/>
        </w:rPr>
      </w:pPr>
      <w:r>
        <w:rPr>
          <w:rFonts w:cs="Times New Roman"/>
          <w:rtl/>
        </w:rPr>
        <w:t>כרובית היא זכר דווקא, אלכס הוסיף.</w:t>
      </w:r>
    </w:p>
    <w:p w14:paraId="42AECFB6" w14:textId="77777777" w:rsidR="00981CC2" w:rsidRDefault="00981CC2" w:rsidP="004D0B97">
      <w:pPr>
        <w:rPr>
          <w:rtl/>
        </w:rPr>
      </w:pPr>
    </w:p>
    <w:p w14:paraId="1EC8BA1E" w14:textId="5684E0BE" w:rsidR="00D57A5B" w:rsidRDefault="00D57A5B" w:rsidP="004D0B97">
      <w:pPr>
        <w:rPr>
          <w:rtl/>
        </w:rPr>
      </w:pPr>
      <w:r>
        <w:rPr>
          <w:rFonts w:hint="cs"/>
          <w:rtl/>
        </w:rPr>
        <w:t>ארקדי היה מודע לכך שאלכס דובר גרמנית, הוא שמע אותו במשך השנים מדבר לעיתים עם אביו,</w:t>
      </w:r>
      <w:r w:rsidR="009B2300">
        <w:rPr>
          <w:rFonts w:hint="cs"/>
          <w:rtl/>
        </w:rPr>
        <w:t xml:space="preserve"> אבל רק בהמבורג הוא נתקל בהיקף הידע שלו.</w:t>
      </w:r>
    </w:p>
    <w:p w14:paraId="2F69D72C" w14:textId="441630A8" w:rsidR="009B2300" w:rsidRDefault="009B2300" w:rsidP="004D0B97">
      <w:pPr>
        <w:rPr>
          <w:rtl/>
        </w:rPr>
      </w:pPr>
      <w:r>
        <w:rPr>
          <w:rFonts w:hint="cs"/>
          <w:rtl/>
        </w:rPr>
        <w:t xml:space="preserve">הגרמנית של אלכס </w:t>
      </w:r>
      <w:r w:rsidR="001C5A04">
        <w:rPr>
          <w:rFonts w:hint="cs"/>
          <w:rtl/>
        </w:rPr>
        <w:t>הייתה</w:t>
      </w:r>
      <w:r>
        <w:rPr>
          <w:rFonts w:hint="cs"/>
          <w:rtl/>
        </w:rPr>
        <w:t xml:space="preserve"> טובה יותר מהרוסית של ארקדי.</w:t>
      </w:r>
    </w:p>
    <w:p w14:paraId="2B8CC370" w14:textId="1DB95606" w:rsidR="009B2300" w:rsidRDefault="009B2300" w:rsidP="004D0B97">
      <w:pPr>
        <w:rPr>
          <w:rtl/>
        </w:rPr>
      </w:pPr>
      <w:r>
        <w:rPr>
          <w:rFonts w:hint="cs"/>
          <w:rtl/>
        </w:rPr>
        <w:t>וזה באמת צרם לו.</w:t>
      </w:r>
    </w:p>
    <w:p w14:paraId="6A25F7DF" w14:textId="18109694" w:rsidR="009B2300" w:rsidRDefault="009B2300" w:rsidP="004D0B97">
      <w:pPr>
        <w:rPr>
          <w:rtl/>
        </w:rPr>
      </w:pPr>
      <w:r>
        <w:rPr>
          <w:rFonts w:hint="cs"/>
          <w:rtl/>
        </w:rPr>
        <w:t>הוא שאל את אלכס כל מני מילים שארקדי עצמו לא ידע ברוסית.</w:t>
      </w:r>
    </w:p>
    <w:p w14:paraId="13659653" w14:textId="47F1C03A" w:rsidR="009B2300" w:rsidRDefault="009B2300" w:rsidP="004D0B97">
      <w:pPr>
        <w:rPr>
          <w:rtl/>
        </w:rPr>
      </w:pPr>
      <w:r>
        <w:rPr>
          <w:rFonts w:hint="cs"/>
          <w:rtl/>
        </w:rPr>
        <w:t>"אז אתה יודע איך אומרים 'מערכת העיכול'?"</w:t>
      </w:r>
    </w:p>
    <w:p w14:paraId="2068551A" w14:textId="35F62B32" w:rsidR="009B2300" w:rsidRDefault="009B2300" w:rsidP="004D0B97">
      <w:pPr>
        <w:rPr>
          <w:rtl/>
        </w:rPr>
      </w:pPr>
      <w:r>
        <w:rPr>
          <w:rFonts w:hint="cs"/>
          <w:rtl/>
        </w:rPr>
        <w:t xml:space="preserve">אלכס לא הכיר את המילה </w:t>
      </w:r>
      <w:r w:rsidR="00295A02">
        <w:rPr>
          <w:rFonts w:hint="cs"/>
          <w:rtl/>
        </w:rPr>
        <w:t xml:space="preserve">בעברית </w:t>
      </w:r>
      <w:r>
        <w:rPr>
          <w:rFonts w:hint="cs"/>
          <w:rtl/>
        </w:rPr>
        <w:t>וארקדי תרגם לאנגלית.</w:t>
      </w:r>
    </w:p>
    <w:p w14:paraId="3FFFB647" w14:textId="1CFA274D" w:rsidR="009B2300" w:rsidRDefault="009B2300" w:rsidP="004D0B97">
      <w:pPr>
        <w:rPr>
          <w:rtl/>
        </w:rPr>
      </w:pPr>
      <w:r>
        <w:rPr>
          <w:rFonts w:hint="cs"/>
          <w:rtl/>
        </w:rPr>
        <w:t>כן, אלכס אמר לו.</w:t>
      </w:r>
    </w:p>
    <w:p w14:paraId="43C28645" w14:textId="30F172A5" w:rsidR="009B2300" w:rsidRDefault="009B2300" w:rsidP="004D0B97">
      <w:pPr>
        <w:rPr>
          <w:rtl/>
        </w:rPr>
      </w:pPr>
      <w:r>
        <w:rPr>
          <w:rFonts w:hint="cs"/>
          <w:rtl/>
        </w:rPr>
        <w:t xml:space="preserve">ארקדי בדק באינטרנט </w:t>
      </w:r>
      <w:r>
        <w:rPr>
          <w:rtl/>
        </w:rPr>
        <w:t>–</w:t>
      </w:r>
      <w:r>
        <w:rPr>
          <w:rFonts w:hint="cs"/>
          <w:rtl/>
        </w:rPr>
        <w:t xml:space="preserve"> אלכס צדק.</w:t>
      </w:r>
    </w:p>
    <w:p w14:paraId="39C7E73B" w14:textId="08C324DF" w:rsidR="009B2300" w:rsidRDefault="009B2300" w:rsidP="004D0B97">
      <w:pPr>
        <w:rPr>
          <w:rtl/>
        </w:rPr>
      </w:pPr>
      <w:r>
        <w:rPr>
          <w:rFonts w:hint="cs"/>
          <w:rtl/>
        </w:rPr>
        <w:lastRenderedPageBreak/>
        <w:t>את שמות כל החיות הוא הכיר, גם הנידחות.</w:t>
      </w:r>
    </w:p>
    <w:p w14:paraId="416A3483" w14:textId="087D25F5" w:rsidR="009B2300" w:rsidRDefault="009B2300" w:rsidP="004D0B97">
      <w:pPr>
        <w:rPr>
          <w:rtl/>
        </w:rPr>
      </w:pPr>
      <w:r>
        <w:rPr>
          <w:rFonts w:hint="cs"/>
          <w:rtl/>
        </w:rPr>
        <w:t xml:space="preserve">וארקדי </w:t>
      </w:r>
      <w:r>
        <w:t>was flustered</w:t>
      </w:r>
      <w:r>
        <w:rPr>
          <w:rFonts w:hint="cs"/>
          <w:rtl/>
        </w:rPr>
        <w:t>. לא על אלכס כי אם על עצמו.</w:t>
      </w:r>
    </w:p>
    <w:p w14:paraId="4425E06D" w14:textId="6DFDEFBC" w:rsidR="009B2300" w:rsidRDefault="009B2300" w:rsidP="004D0B97">
      <w:pPr>
        <w:rPr>
          <w:rtl/>
        </w:rPr>
      </w:pPr>
      <w:r>
        <w:rPr>
          <w:rFonts w:hint="cs"/>
          <w:rtl/>
        </w:rPr>
        <w:t>הרי מבין רוסית וגרמנית, איזו שפה 'כדאי' יותר להכיר?</w:t>
      </w:r>
    </w:p>
    <w:p w14:paraId="41E2F5FC" w14:textId="622CCC67" w:rsidR="009B2300" w:rsidRDefault="009B2300" w:rsidP="004D0B97">
      <w:pPr>
        <w:rPr>
          <w:rtl/>
        </w:rPr>
      </w:pPr>
      <w:r>
        <w:rPr>
          <w:rFonts w:hint="cs"/>
          <w:rtl/>
        </w:rPr>
        <w:t xml:space="preserve">מצד אחד </w:t>
      </w:r>
      <w:r>
        <w:rPr>
          <w:rtl/>
        </w:rPr>
        <w:t>–</w:t>
      </w:r>
      <w:r>
        <w:rPr>
          <w:rFonts w:hint="cs"/>
          <w:rtl/>
        </w:rPr>
        <w:t xml:space="preserve"> בשפה הרוסית נכתבה ספרות עשירה לאין ערוך מאשר בגרמנית. את מי תרצה לקרא בשפת המקור? את גיתה ושילר ותומאס מאן וכל מני פילוסופים שאי אפשר להבין? או את גוגול המצחיק </w:t>
      </w:r>
      <w:r w:rsidR="00FE6472">
        <w:rPr>
          <w:rFonts w:hint="cs"/>
          <w:rtl/>
        </w:rPr>
        <w:t xml:space="preserve">(ואתה צוחק כמו רוסי, צוחק תוך כדי שהלב שלך נפצע) </w:t>
      </w:r>
      <w:r>
        <w:rPr>
          <w:rFonts w:hint="cs"/>
          <w:rtl/>
        </w:rPr>
        <w:t>וצ'כוב הנהדר ו</w:t>
      </w:r>
      <w:r w:rsidR="00863F9A">
        <w:rPr>
          <w:rFonts w:hint="cs"/>
          <w:rtl/>
        </w:rPr>
        <w:t xml:space="preserve">דוסטוייבסקי האנושי וטולסטוי </w:t>
      </w:r>
      <w:r w:rsidR="00FE6472">
        <w:rPr>
          <w:rFonts w:hint="cs"/>
          <w:rtl/>
        </w:rPr>
        <w:t>שאין עולה עליו בהיסטוריה האנושית לשלמות</w:t>
      </w:r>
      <w:r w:rsidR="00863F9A">
        <w:rPr>
          <w:rFonts w:hint="cs"/>
          <w:rtl/>
        </w:rPr>
        <w:t xml:space="preserve"> ואילף ופטרוב, שספרים מצחיקים משלהם אין בנמצא.</w:t>
      </w:r>
      <w:r w:rsidR="00FE6472">
        <w:rPr>
          <w:rFonts w:hint="cs"/>
          <w:rtl/>
        </w:rPr>
        <w:t xml:space="preserve"> ועדיין לא הגענו אל המאה העשרים על יתומיה, </w:t>
      </w:r>
      <w:r w:rsidR="00772E6A">
        <w:rPr>
          <w:rFonts w:hint="cs"/>
          <w:rtl/>
        </w:rPr>
        <w:t>האלכוהוליסטים שבה, ה...</w:t>
      </w:r>
    </w:p>
    <w:p w14:paraId="3AD883BB" w14:textId="2BD9F2D1" w:rsidR="00863F9A" w:rsidRDefault="00863F9A" w:rsidP="004D0B97">
      <w:pPr>
        <w:rPr>
          <w:rtl/>
        </w:rPr>
      </w:pPr>
      <w:r>
        <w:rPr>
          <w:rFonts w:hint="cs"/>
          <w:rtl/>
        </w:rPr>
        <w:t>ומצד שני, המילים שקבלו בגרמנית צביון נורא. 'מדריך' הוא פירר. וסתם המילה הפשוטה 'מהר', הרי מייד כששומעים אותה אי אפשר שלא לראות לנגד עיניך את אחד ממפעילי תאי הגזים כשהוא צורח במלא גרונו החנוט בתוך צווארון קשיח של מדי הנאצים, שנל! שנל! קיצפו עולה והוא התגלמות הרשע.</w:t>
      </w:r>
    </w:p>
    <w:p w14:paraId="63451949" w14:textId="32734D8D" w:rsidR="00863F9A" w:rsidRDefault="00863F9A" w:rsidP="004D0B97">
      <w:pPr>
        <w:rPr>
          <w:rtl/>
        </w:rPr>
      </w:pPr>
      <w:r>
        <w:rPr>
          <w:rFonts w:hint="cs"/>
          <w:rtl/>
        </w:rPr>
        <w:t>ואחר כך הוא חי חיים שקטים ושלווים בבית עם גינה פורחת עד לסוף חייו הארוכים.</w:t>
      </w:r>
    </w:p>
    <w:p w14:paraId="0C72DDBD" w14:textId="19569FDC" w:rsidR="00863F9A" w:rsidRDefault="00863F9A" w:rsidP="004D0B97">
      <w:pPr>
        <w:rPr>
          <w:rtl/>
        </w:rPr>
      </w:pPr>
      <w:r>
        <w:rPr>
          <w:rFonts w:hint="cs"/>
          <w:rtl/>
        </w:rPr>
        <w:t>ובכל זאת, לאלכס ניתנה הגרמנית והוא לא הזניח אותה ולא ביזה אותה ולא התבייש בה, כפי שארקדי התייחס לשפת אימו. אז מה אם א</w:t>
      </w:r>
      <w:r w:rsidR="00772E6A">
        <w:rPr>
          <w:rFonts w:hint="cs"/>
          <w:rtl/>
        </w:rPr>
        <w:t>יש</w:t>
      </w:r>
      <w:r>
        <w:rPr>
          <w:rFonts w:hint="cs"/>
          <w:rtl/>
        </w:rPr>
        <w:t xml:space="preserve"> מסביבו לא דיבר גרמנית? הוא המשיך לקרא וללמוד את השפה, ולדבר.</w:t>
      </w:r>
    </w:p>
    <w:p w14:paraId="2B3F6EA0" w14:textId="3B83B057" w:rsidR="00A13094" w:rsidRDefault="00A13094" w:rsidP="004D0B97">
      <w:pPr>
        <w:rPr>
          <w:rtl/>
        </w:rPr>
      </w:pPr>
    </w:p>
    <w:p w14:paraId="4610C6A2" w14:textId="3E882BB4" w:rsidR="00A13094" w:rsidRDefault="00A13094" w:rsidP="004D0B97">
      <w:pPr>
        <w:rPr>
          <w:rtl/>
        </w:rPr>
      </w:pPr>
      <w:r>
        <w:rPr>
          <w:rFonts w:hint="cs"/>
          <w:rtl/>
        </w:rPr>
        <w:t>"ומה זה שאתה קורא אלכס? ספר על אלכסנדר בברלין?"</w:t>
      </w:r>
    </w:p>
    <w:p w14:paraId="09015D67" w14:textId="2D9E5C46" w:rsidR="00A13094" w:rsidRDefault="00A13094" w:rsidP="004D0B97">
      <w:pPr>
        <w:rPr>
          <w:rtl/>
        </w:rPr>
      </w:pPr>
      <w:r>
        <w:rPr>
          <w:rFonts w:hint="cs"/>
          <w:rtl/>
        </w:rPr>
        <w:t>"אלכסנדרפלאץ, זאת הכיכר המרכזית בברלין." [ברלין אלכסנדרפלאץ מאת אלפרד דבלין]</w:t>
      </w:r>
    </w:p>
    <w:p w14:paraId="2260D0A6" w14:textId="3238EEFF" w:rsidR="00A13094" w:rsidRDefault="00A13094" w:rsidP="004D0B97">
      <w:pPr>
        <w:rPr>
          <w:rtl/>
        </w:rPr>
      </w:pPr>
      <w:r>
        <w:rPr>
          <w:rFonts w:hint="cs"/>
          <w:rtl/>
        </w:rPr>
        <w:t>"מה עם לימודים?"</w:t>
      </w:r>
    </w:p>
    <w:p w14:paraId="4D3571A5" w14:textId="3B375E4E" w:rsidR="00A13094" w:rsidRDefault="00A13094" w:rsidP="004D0B97">
      <w:pPr>
        <w:rPr>
          <w:rtl/>
        </w:rPr>
      </w:pPr>
      <w:r>
        <w:rPr>
          <w:rFonts w:hint="cs"/>
          <w:rtl/>
        </w:rPr>
        <w:t>"לא בא לי היום. אני יוצא קצת לגינה, לקרוא בשמש."</w:t>
      </w:r>
    </w:p>
    <w:p w14:paraId="56299773" w14:textId="79EB1FA3" w:rsidR="00A13094" w:rsidRDefault="00A13094" w:rsidP="004D0B97">
      <w:pPr>
        <w:rPr>
          <w:rtl/>
        </w:rPr>
      </w:pPr>
      <w:r>
        <w:rPr>
          <w:rFonts w:hint="cs"/>
          <w:rtl/>
        </w:rPr>
        <w:t>אלכס התחבר עם כמה כלבים של כמה שכנים.הוא היה חוזר מלוקק למדי, וזורח.</w:t>
      </w:r>
    </w:p>
    <w:p w14:paraId="4C29B8F5" w14:textId="77777777" w:rsidR="00A13094" w:rsidRDefault="00A13094" w:rsidP="004D0B97">
      <w:pPr>
        <w:rPr>
          <w:rtl/>
        </w:rPr>
      </w:pPr>
    </w:p>
    <w:p w14:paraId="35DE2C5F" w14:textId="77777777" w:rsidR="004D0B97" w:rsidRDefault="004D0B97" w:rsidP="004D0B97">
      <w:pPr>
        <w:rPr>
          <w:rtl/>
        </w:rPr>
      </w:pPr>
    </w:p>
    <w:p w14:paraId="64BCB859" w14:textId="65A44320" w:rsidR="000B396D" w:rsidRDefault="00A80C5B" w:rsidP="0066325B">
      <w:pPr>
        <w:pStyle w:val="Heading3"/>
        <w:rPr>
          <w:rtl/>
        </w:rPr>
      </w:pPr>
      <w:r w:rsidRPr="00A80C5B">
        <w:rPr>
          <w:rFonts w:cs="Arial"/>
          <w:rtl/>
        </w:rPr>
        <w:t>הליכת הלילה ב</w:t>
      </w:r>
      <w:r w:rsidRPr="00A80C5B">
        <w:t>Jungferstieg</w:t>
      </w:r>
      <w:r>
        <w:rPr>
          <w:rFonts w:hint="cs"/>
          <w:rtl/>
        </w:rPr>
        <w:t xml:space="preserve"> </w:t>
      </w:r>
      <w:r>
        <w:rPr>
          <w:rtl/>
        </w:rPr>
        <w:t>–</w:t>
      </w:r>
      <w:r>
        <w:rPr>
          <w:rFonts w:hint="cs"/>
          <w:rtl/>
        </w:rPr>
        <w:t xml:space="preserve"> </w:t>
      </w:r>
      <w:r w:rsidR="0066325B">
        <w:rPr>
          <w:rFonts w:hint="cs"/>
          <w:rtl/>
        </w:rPr>
        <w:t>שיחה על פדופיליה</w:t>
      </w:r>
    </w:p>
    <w:p w14:paraId="27591AE5" w14:textId="156F2A76" w:rsidR="004D0B97" w:rsidRDefault="007D532D" w:rsidP="00336C63">
      <w:pPr>
        <w:rPr>
          <w:rtl/>
        </w:rPr>
      </w:pPr>
      <w:r>
        <w:rPr>
          <w:rFonts w:hint="cs"/>
          <w:rtl/>
        </w:rPr>
        <w:t>"מה אתה</w:t>
      </w:r>
      <w:r w:rsidR="000B396D">
        <w:rPr>
          <w:rFonts w:hint="cs"/>
          <w:rtl/>
        </w:rPr>
        <w:t xml:space="preserve"> נועץ עיניים, ארקדי?"</w:t>
      </w:r>
    </w:p>
    <w:p w14:paraId="206989A0" w14:textId="53E93EEC" w:rsidR="004D0B97" w:rsidRDefault="000B396D" w:rsidP="00336C63">
      <w:pPr>
        <w:rPr>
          <w:rtl/>
        </w:rPr>
      </w:pPr>
      <w:r>
        <w:rPr>
          <w:rFonts w:hint="cs"/>
          <w:rtl/>
        </w:rPr>
        <w:t>"כלום, מה אתה רוצה שאני אגיד לך."</w:t>
      </w:r>
    </w:p>
    <w:p w14:paraId="361FD64D" w14:textId="29133E5A" w:rsidR="000B396D" w:rsidRDefault="000B396D" w:rsidP="00336C63">
      <w:pPr>
        <w:rPr>
          <w:rtl/>
        </w:rPr>
      </w:pPr>
      <w:r>
        <w:rPr>
          <w:rFonts w:hint="cs"/>
          <w:rtl/>
        </w:rPr>
        <w:t xml:space="preserve">"כי גם אני שם לב </w:t>
      </w:r>
      <w:r>
        <w:rPr>
          <w:rtl/>
        </w:rPr>
        <w:t>–</w:t>
      </w:r>
      <w:r>
        <w:rPr>
          <w:rFonts w:hint="cs"/>
          <w:rtl/>
        </w:rPr>
        <w:t xml:space="preserve"> הכתפיים האלה. הן צמחו הרבה מהתקופה בכיסא גלגלים." אלכס בחן את דמותו בראי. "הגעתי לגוף הסופי שלי."</w:t>
      </w:r>
    </w:p>
    <w:p w14:paraId="624BC17C" w14:textId="3D021F28" w:rsidR="000B396D" w:rsidRDefault="000B396D" w:rsidP="00336C63">
      <w:pPr>
        <w:rPr>
          <w:rtl/>
        </w:rPr>
      </w:pPr>
      <w:r>
        <w:rPr>
          <w:rFonts w:hint="cs"/>
          <w:rtl/>
        </w:rPr>
        <w:t>"למה אתה מתכוון?"</w:t>
      </w:r>
    </w:p>
    <w:p w14:paraId="15720D5D" w14:textId="19177643" w:rsidR="000B396D" w:rsidRDefault="000B396D" w:rsidP="00336C63">
      <w:pPr>
        <w:rPr>
          <w:rtl/>
        </w:rPr>
      </w:pPr>
      <w:r>
        <w:rPr>
          <w:rFonts w:hint="cs"/>
          <w:rtl/>
        </w:rPr>
        <w:t xml:space="preserve">"ככה </w:t>
      </w:r>
      <w:r>
        <w:rPr>
          <w:rtl/>
        </w:rPr>
        <w:t>–</w:t>
      </w:r>
      <w:r>
        <w:rPr>
          <w:rFonts w:hint="cs"/>
          <w:rtl/>
        </w:rPr>
        <w:t xml:space="preserve"> אתה יודע איך כל הילדות אתה משתנה, או שאתה יושב ומחכה להשתנות. זה מה שהיה איתי </w:t>
      </w:r>
      <w:r>
        <w:rPr>
          <w:rtl/>
        </w:rPr>
        <w:t>–</w:t>
      </w:r>
      <w:r>
        <w:rPr>
          <w:rFonts w:hint="cs"/>
          <w:rtl/>
        </w:rPr>
        <w:t xml:space="preserve"> חיכיתי להשתנות. היו לי כל התצלומים של כף יד שמאל, אתה מכיר את הנושא הזה? למדת בתואר שלך?"</w:t>
      </w:r>
    </w:p>
    <w:p w14:paraId="3EA3081F" w14:textId="5217B1AB" w:rsidR="000B396D" w:rsidRDefault="000B396D" w:rsidP="00336C63">
      <w:pPr>
        <w:rPr>
          <w:rtl/>
        </w:rPr>
      </w:pPr>
      <w:r>
        <w:rPr>
          <w:rFonts w:hint="cs"/>
          <w:rtl/>
        </w:rPr>
        <w:t>"כמובן. יש מאגר עצום של צילומי כף יד שמאל של ילדים בכל מני גילאים, והגובה הסופי שלהם. מצלמים את כף יד שמאל של הפציינט ומשווים לצילומים שקיימים במאגר, של ילדים באותו גיל, וכ</w:t>
      </w:r>
      <w:r w:rsidR="008D294D">
        <w:rPr>
          <w:rFonts w:hint="cs"/>
          <w:rtl/>
        </w:rPr>
        <w:t>ך</w:t>
      </w:r>
      <w:r>
        <w:rPr>
          <w:rFonts w:hint="cs"/>
          <w:rtl/>
        </w:rPr>
        <w:t xml:space="preserve"> ניתן לדעת מה יהיה הגובה הסופי של הפציינט. או לפחות לתת הערכה די קרובה למציאות."</w:t>
      </w:r>
    </w:p>
    <w:p w14:paraId="325F0C62" w14:textId="4D6766DA" w:rsidR="000B396D" w:rsidRDefault="000B396D" w:rsidP="00336C63">
      <w:pPr>
        <w:rPr>
          <w:rtl/>
        </w:rPr>
      </w:pPr>
      <w:r>
        <w:rPr>
          <w:rFonts w:hint="cs"/>
          <w:rtl/>
        </w:rPr>
        <w:lastRenderedPageBreak/>
        <w:t>"עשו לי את הצילומים האלה</w:t>
      </w:r>
      <w:r w:rsidR="008D294D">
        <w:rPr>
          <w:rFonts w:hint="cs"/>
          <w:rtl/>
        </w:rPr>
        <w:t xml:space="preserve"> לאורך</w:t>
      </w:r>
      <w:r>
        <w:rPr>
          <w:rFonts w:hint="cs"/>
          <w:rtl/>
        </w:rPr>
        <w:t xml:space="preserve"> כל הילדות. עד שעברתי לגור בישראל </w:t>
      </w:r>
      <w:r>
        <w:rPr>
          <w:rtl/>
        </w:rPr>
        <w:t>–</w:t>
      </w:r>
      <w:r>
        <w:rPr>
          <w:rFonts w:hint="cs"/>
          <w:rtl/>
        </w:rPr>
        <w:t xml:space="preserve"> כל חצי שנה. ביום ההולדת </w:t>
      </w:r>
      <w:r w:rsidR="00C81B99">
        <w:rPr>
          <w:rFonts w:hint="cs"/>
          <w:rtl/>
        </w:rPr>
        <w:t xml:space="preserve">בדצמבר, </w:t>
      </w:r>
      <w:r>
        <w:rPr>
          <w:rFonts w:hint="cs"/>
          <w:rtl/>
        </w:rPr>
        <w:t xml:space="preserve">ובסוף </w:t>
      </w:r>
      <w:r w:rsidR="009A00D4">
        <w:rPr>
          <w:rFonts w:hint="cs"/>
          <w:rtl/>
        </w:rPr>
        <w:t>יוני</w:t>
      </w:r>
      <w:r>
        <w:rPr>
          <w:rFonts w:hint="cs"/>
          <w:rtl/>
        </w:rPr>
        <w:t>. והנה הגעתי לתוצאה הסופית."</w:t>
      </w:r>
    </w:p>
    <w:p w14:paraId="5B7D988E" w14:textId="77777777" w:rsidR="000B396D" w:rsidRDefault="000B396D" w:rsidP="00336C63">
      <w:pPr>
        <w:rPr>
          <w:rtl/>
        </w:rPr>
      </w:pPr>
      <w:r>
        <w:rPr>
          <w:rFonts w:hint="cs"/>
          <w:rtl/>
        </w:rPr>
        <w:t>"התאמת להערכה?"</w:t>
      </w:r>
    </w:p>
    <w:p w14:paraId="62D1AF7A" w14:textId="504936F1" w:rsidR="000B396D" w:rsidRDefault="000B396D" w:rsidP="00336C63">
      <w:pPr>
        <w:rPr>
          <w:rtl/>
        </w:rPr>
      </w:pPr>
      <w:r>
        <w:rPr>
          <w:rFonts w:hint="cs"/>
          <w:rtl/>
        </w:rPr>
        <w:t>"אני לא יודע מה הגובה שלי בדיוק."</w:t>
      </w:r>
    </w:p>
    <w:p w14:paraId="60D7BE55" w14:textId="45719721" w:rsidR="000B396D" w:rsidRDefault="000B396D" w:rsidP="00336C63">
      <w:pPr>
        <w:rPr>
          <w:rtl/>
        </w:rPr>
      </w:pPr>
      <w:r>
        <w:rPr>
          <w:rFonts w:hint="cs"/>
          <w:rtl/>
        </w:rPr>
        <w:t xml:space="preserve">"מה </w:t>
      </w:r>
      <w:r w:rsidR="001C5A04">
        <w:rPr>
          <w:rFonts w:hint="cs"/>
          <w:rtl/>
        </w:rPr>
        <w:t>הייתה</w:t>
      </w:r>
      <w:r>
        <w:rPr>
          <w:rFonts w:hint="cs"/>
          <w:rtl/>
        </w:rPr>
        <w:t xml:space="preserve"> ההערכה?"</w:t>
      </w:r>
    </w:p>
    <w:p w14:paraId="34209E5D" w14:textId="5FFB538B" w:rsidR="000B396D" w:rsidRDefault="000B396D" w:rsidP="00336C63">
      <w:pPr>
        <w:rPr>
          <w:rtl/>
        </w:rPr>
      </w:pPr>
      <w:r>
        <w:rPr>
          <w:rFonts w:hint="cs"/>
          <w:rtl/>
        </w:rPr>
        <w:t>"נעה בין מטר תשעים ושלוש ומטר תשעים ושש. זה די מוזר להאמין בגבהים כאלה כשחסרים לך ארבעים סנטימטרים."</w:t>
      </w:r>
    </w:p>
    <w:p w14:paraId="47C0F255" w14:textId="0E23D830" w:rsidR="009C4BC1" w:rsidRDefault="009C4BC1" w:rsidP="00336C63">
      <w:pPr>
        <w:rPr>
          <w:rtl/>
        </w:rPr>
      </w:pPr>
      <w:r>
        <w:rPr>
          <w:rFonts w:hint="cs"/>
          <w:rtl/>
        </w:rPr>
        <w:t>"לא ידעתי..."</w:t>
      </w:r>
    </w:p>
    <w:p w14:paraId="10295593" w14:textId="4C5C3696" w:rsidR="009C4BC1" w:rsidRDefault="009C4BC1" w:rsidP="00336C63">
      <w:pPr>
        <w:rPr>
          <w:rtl/>
        </w:rPr>
      </w:pPr>
      <w:r>
        <w:rPr>
          <w:rFonts w:hint="cs"/>
          <w:rtl/>
        </w:rPr>
        <w:t>"מה היית אמור לדעת?"</w:t>
      </w:r>
    </w:p>
    <w:p w14:paraId="08A700F2" w14:textId="3BA30E48" w:rsidR="009C4BC1" w:rsidRDefault="009C4BC1" w:rsidP="00336C63">
      <w:pPr>
        <w:rPr>
          <w:rtl/>
        </w:rPr>
      </w:pPr>
      <w:r>
        <w:rPr>
          <w:rFonts w:hint="cs"/>
          <w:rtl/>
        </w:rPr>
        <w:t>"שאתה חיית בסיפור שידעת מה הסוף שלו. אני לא ידעתי מה הסוף שלו."</w:t>
      </w:r>
    </w:p>
    <w:p w14:paraId="7135E776" w14:textId="0D7314D4" w:rsidR="009C4BC1" w:rsidRDefault="009C4BC1" w:rsidP="00336C63">
      <w:pPr>
        <w:rPr>
          <w:rtl/>
        </w:rPr>
      </w:pPr>
      <w:r>
        <w:rPr>
          <w:rFonts w:hint="cs"/>
          <w:rtl/>
        </w:rPr>
        <w:t>"חשבת שאשאר נמוך לעד?"</w:t>
      </w:r>
    </w:p>
    <w:p w14:paraId="12F2BAB2" w14:textId="0A31CCD9" w:rsidR="009C4BC1" w:rsidRDefault="009C4BC1" w:rsidP="00336C63">
      <w:pPr>
        <w:rPr>
          <w:rtl/>
        </w:rPr>
      </w:pPr>
      <w:r>
        <w:rPr>
          <w:rFonts w:hint="cs"/>
          <w:rtl/>
        </w:rPr>
        <w:t>"כן."</w:t>
      </w:r>
    </w:p>
    <w:p w14:paraId="338C4FAA" w14:textId="76767C0B" w:rsidR="009C4BC1" w:rsidRDefault="009C4BC1" w:rsidP="00336C63">
      <w:pPr>
        <w:rPr>
          <w:rtl/>
        </w:rPr>
      </w:pPr>
      <w:r>
        <w:rPr>
          <w:rFonts w:hint="cs"/>
          <w:rtl/>
        </w:rPr>
        <w:t>"האמת, גם אני. השלמתי עם זה..."</w:t>
      </w:r>
    </w:p>
    <w:p w14:paraId="3A819EA5" w14:textId="69A03EA9" w:rsidR="009C4BC1" w:rsidRDefault="009C4BC1" w:rsidP="00336C63">
      <w:pPr>
        <w:rPr>
          <w:rtl/>
        </w:rPr>
      </w:pPr>
      <w:r>
        <w:rPr>
          <w:rFonts w:hint="cs"/>
          <w:rtl/>
        </w:rPr>
        <w:t>"ו</w:t>
      </w:r>
      <w:r w:rsidR="00F06A3F">
        <w:rPr>
          <w:rFonts w:hint="cs"/>
          <w:rtl/>
        </w:rPr>
        <w:t>עכשיו</w:t>
      </w:r>
      <w:r>
        <w:rPr>
          <w:rFonts w:hint="cs"/>
          <w:rtl/>
        </w:rPr>
        <w:t xml:space="preserve"> </w:t>
      </w:r>
      <w:r>
        <w:rPr>
          <w:rtl/>
        </w:rPr>
        <w:t>–</w:t>
      </w:r>
      <w:r>
        <w:rPr>
          <w:rFonts w:hint="cs"/>
          <w:rtl/>
        </w:rPr>
        <w:t xml:space="preserve"> תראה."</w:t>
      </w:r>
    </w:p>
    <w:p w14:paraId="5FD7FB72" w14:textId="4859C88D" w:rsidR="009C4BC1" w:rsidRDefault="009C4BC1" w:rsidP="00336C63">
      <w:pPr>
        <w:rPr>
          <w:rtl/>
        </w:rPr>
      </w:pPr>
      <w:r>
        <w:rPr>
          <w:rFonts w:hint="cs"/>
          <w:rtl/>
        </w:rPr>
        <w:t xml:space="preserve">"כן... כל הגוף הזה אמור לשמש בדיוק שתי פונקציות </w:t>
      </w:r>
      <w:r>
        <w:rPr>
          <w:rtl/>
        </w:rPr>
        <w:t>–</w:t>
      </w:r>
      <w:r>
        <w:rPr>
          <w:rFonts w:hint="cs"/>
          <w:rtl/>
        </w:rPr>
        <w:t xml:space="preserve"> לצוד ממותות ולעבר כמה שיותר נשים. אין לו שום פונקציה נוספת, בעצם. ובינתיים לא עשיתי שום דבר מאלו."</w:t>
      </w:r>
    </w:p>
    <w:p w14:paraId="3E57A43E" w14:textId="441F5D6D" w:rsidR="009C4BC1" w:rsidRDefault="009C4BC1" w:rsidP="00336C63">
      <w:pPr>
        <w:rPr>
          <w:rtl/>
        </w:rPr>
      </w:pPr>
      <w:r>
        <w:rPr>
          <w:rFonts w:hint="cs"/>
          <w:rtl/>
        </w:rPr>
        <w:t>"טוב, צי</w:t>
      </w:r>
      <w:r w:rsidR="00C63F12">
        <w:rPr>
          <w:rFonts w:hint="cs"/>
          <w:rtl/>
        </w:rPr>
        <w:t>י</w:t>
      </w:r>
      <w:r>
        <w:rPr>
          <w:rFonts w:hint="cs"/>
          <w:rtl/>
        </w:rPr>
        <w:t>ד ממותות קשה</w:t>
      </w:r>
      <w:r w:rsidR="00C90C6C">
        <w:rPr>
          <w:rFonts w:hint="cs"/>
          <w:rtl/>
        </w:rPr>
        <w:t xml:space="preserve"> מאוד </w:t>
      </w:r>
      <w:r>
        <w:rPr>
          <w:rFonts w:hint="cs"/>
          <w:rtl/>
        </w:rPr>
        <w:t xml:space="preserve">לעשות היום, אבל אתה עושה את הדבר הבא בתור </w:t>
      </w:r>
      <w:r>
        <w:rPr>
          <w:rtl/>
        </w:rPr>
        <w:t>–</w:t>
      </w:r>
      <w:r>
        <w:rPr>
          <w:rFonts w:hint="cs"/>
          <w:rtl/>
        </w:rPr>
        <w:t xml:space="preserve"> אתה לוחם בצבא."</w:t>
      </w:r>
    </w:p>
    <w:p w14:paraId="6E27BE75" w14:textId="7F5DD8FE" w:rsidR="009C4BC1" w:rsidRDefault="009C4BC1" w:rsidP="00336C63">
      <w:pPr>
        <w:rPr>
          <w:rtl/>
        </w:rPr>
      </w:pPr>
      <w:r>
        <w:rPr>
          <w:rFonts w:hint="cs"/>
          <w:rtl/>
        </w:rPr>
        <w:t>"אין לך מושג כמה צייד ממותות שונה ממה שאני עושה בצבא."</w:t>
      </w:r>
    </w:p>
    <w:p w14:paraId="4E5A9151" w14:textId="59E0BA9F" w:rsidR="009C4BC1" w:rsidRDefault="009C4BC1" w:rsidP="00336C63">
      <w:pPr>
        <w:rPr>
          <w:rtl/>
        </w:rPr>
      </w:pPr>
      <w:r>
        <w:rPr>
          <w:rFonts w:hint="cs"/>
          <w:rtl/>
        </w:rPr>
        <w:t>"טוב, זה..."</w:t>
      </w:r>
    </w:p>
    <w:p w14:paraId="1D64570E" w14:textId="5A7012D5" w:rsidR="009C4BC1" w:rsidRDefault="009C4BC1" w:rsidP="00336C63">
      <w:pPr>
        <w:rPr>
          <w:rtl/>
        </w:rPr>
      </w:pPr>
      <w:r>
        <w:rPr>
          <w:rFonts w:hint="cs"/>
          <w:rtl/>
        </w:rPr>
        <w:t>"אני אמור להרגיש הירואי? או מה? אפילו לא ברור לי מה."</w:t>
      </w:r>
    </w:p>
    <w:p w14:paraId="188F63D4" w14:textId="5CB08016" w:rsidR="009C4BC1" w:rsidRDefault="009C4BC1" w:rsidP="00336C63">
      <w:pPr>
        <w:rPr>
          <w:rtl/>
        </w:rPr>
      </w:pPr>
      <w:r>
        <w:rPr>
          <w:rFonts w:hint="cs"/>
          <w:rtl/>
        </w:rPr>
        <w:t>"אז מה אתה מרגיש?"</w:t>
      </w:r>
    </w:p>
    <w:p w14:paraId="7A2EC4A0" w14:textId="289EC655" w:rsidR="009C4BC1" w:rsidRDefault="009C4BC1" w:rsidP="00336C63">
      <w:pPr>
        <w:rPr>
          <w:rtl/>
        </w:rPr>
      </w:pPr>
      <w:r>
        <w:rPr>
          <w:rFonts w:hint="cs"/>
          <w:rtl/>
        </w:rPr>
        <w:t xml:space="preserve">"אני </w:t>
      </w:r>
      <w:r w:rsidR="009A00D4">
        <w:rPr>
          <w:rFonts w:hint="cs"/>
          <w:rtl/>
        </w:rPr>
        <w:t>ממלא</w:t>
      </w:r>
      <w:r>
        <w:rPr>
          <w:rFonts w:hint="cs"/>
          <w:rtl/>
        </w:rPr>
        <w:t xml:space="preserve"> את התפקיד </w:t>
      </w:r>
      <w:r w:rsidR="009A00D4">
        <w:rPr>
          <w:rFonts w:hint="cs"/>
          <w:rtl/>
        </w:rPr>
        <w:t>שהוטל עלי. וזהו, בלי לנתח כלום ו</w:t>
      </w:r>
      <w:r>
        <w:rPr>
          <w:rFonts w:hint="cs"/>
          <w:rtl/>
        </w:rPr>
        <w:t>בלי להרגיש.</w:t>
      </w:r>
      <w:r w:rsidR="00D13B64">
        <w:rPr>
          <w:rFonts w:hint="cs"/>
          <w:rtl/>
        </w:rPr>
        <w:t>"</w:t>
      </w:r>
    </w:p>
    <w:p w14:paraId="734AFE37" w14:textId="02E84A56" w:rsidR="00D13B64" w:rsidRDefault="00D13B64" w:rsidP="00336C63">
      <w:pPr>
        <w:rPr>
          <w:rtl/>
        </w:rPr>
      </w:pPr>
      <w:r>
        <w:rPr>
          <w:rFonts w:hint="cs"/>
          <w:rtl/>
        </w:rPr>
        <w:t>"</w:t>
      </w:r>
      <w:r w:rsidR="00C05CD8">
        <w:rPr>
          <w:rFonts w:hint="cs"/>
          <w:rtl/>
        </w:rPr>
        <w:t>גם יכולת לעבר המון נשים."</w:t>
      </w:r>
    </w:p>
    <w:p w14:paraId="2478799E" w14:textId="1481FDF4" w:rsidR="00C05CD8" w:rsidRDefault="00C05CD8" w:rsidP="00336C63">
      <w:pPr>
        <w:rPr>
          <w:rtl/>
        </w:rPr>
      </w:pPr>
      <w:r>
        <w:rPr>
          <w:rFonts w:hint="cs"/>
          <w:rtl/>
        </w:rPr>
        <w:t>"נכון. חור קטן בקונדום, זה כל מה שצריך."</w:t>
      </w:r>
    </w:p>
    <w:p w14:paraId="59F8295E" w14:textId="64DE947E" w:rsidR="00C05CD8" w:rsidRDefault="00C05CD8" w:rsidP="00336C63">
      <w:pPr>
        <w:rPr>
          <w:rtl/>
        </w:rPr>
      </w:pPr>
      <w:r>
        <w:rPr>
          <w:rFonts w:hint="cs"/>
          <w:rtl/>
        </w:rPr>
        <w:t>"כמה היית מעבר?"</w:t>
      </w:r>
    </w:p>
    <w:p w14:paraId="49F39053" w14:textId="7F6E5164" w:rsidR="00C05CD8" w:rsidRDefault="00C05CD8" w:rsidP="00336C63">
      <w:pPr>
        <w:rPr>
          <w:rtl/>
        </w:rPr>
      </w:pPr>
      <w:r>
        <w:rPr>
          <w:rFonts w:hint="cs"/>
          <w:rtl/>
        </w:rPr>
        <w:t>"אתה מתכוון עם כמה היה לי סקס?"</w:t>
      </w:r>
    </w:p>
    <w:p w14:paraId="4635749F" w14:textId="10D6305F" w:rsidR="00C05CD8" w:rsidRDefault="00C05CD8" w:rsidP="00336C63">
      <w:pPr>
        <w:rPr>
          <w:rtl/>
        </w:rPr>
      </w:pPr>
      <w:r>
        <w:rPr>
          <w:rFonts w:hint="cs"/>
          <w:rtl/>
        </w:rPr>
        <w:t>"כן."</w:t>
      </w:r>
    </w:p>
    <w:p w14:paraId="040A6636" w14:textId="557BD564" w:rsidR="00C05CD8" w:rsidRDefault="00C05CD8" w:rsidP="00336C63">
      <w:pPr>
        <w:rPr>
          <w:rtl/>
        </w:rPr>
      </w:pPr>
      <w:r>
        <w:rPr>
          <w:rFonts w:hint="cs"/>
          <w:rtl/>
        </w:rPr>
        <w:t>"זה ממש מעניין אותך?"</w:t>
      </w:r>
    </w:p>
    <w:p w14:paraId="0AB63C91" w14:textId="4F9E6691" w:rsidR="00C05CD8" w:rsidRDefault="00C05CD8" w:rsidP="00336C63">
      <w:pPr>
        <w:rPr>
          <w:rtl/>
        </w:rPr>
      </w:pPr>
      <w:r>
        <w:rPr>
          <w:rFonts w:hint="cs"/>
          <w:rtl/>
        </w:rPr>
        <w:t>"כן."</w:t>
      </w:r>
    </w:p>
    <w:p w14:paraId="0AD19B66" w14:textId="37E90F0C" w:rsidR="00C05CD8" w:rsidRDefault="00C05CD8" w:rsidP="00336C63">
      <w:pPr>
        <w:rPr>
          <w:rtl/>
        </w:rPr>
      </w:pPr>
      <w:r>
        <w:rPr>
          <w:rFonts w:hint="cs"/>
          <w:rtl/>
        </w:rPr>
        <w:t>"למה?"</w:t>
      </w:r>
    </w:p>
    <w:p w14:paraId="02F320C5" w14:textId="4F282ED0" w:rsidR="00C05CD8" w:rsidRDefault="00C05CD8" w:rsidP="00336C63">
      <w:pPr>
        <w:rPr>
          <w:rtl/>
        </w:rPr>
      </w:pPr>
      <w:r>
        <w:rPr>
          <w:rFonts w:hint="cs"/>
          <w:rtl/>
        </w:rPr>
        <w:t>"אל תתחסד אלכס, זה מעניין וזהו."</w:t>
      </w:r>
    </w:p>
    <w:p w14:paraId="5398C331" w14:textId="5CE41D67" w:rsidR="00C05CD8" w:rsidRDefault="00C05CD8" w:rsidP="00336C63">
      <w:pPr>
        <w:rPr>
          <w:rtl/>
        </w:rPr>
      </w:pPr>
      <w:r>
        <w:rPr>
          <w:rFonts w:hint="cs"/>
          <w:rtl/>
        </w:rPr>
        <w:t>"תגיד לי למה."</w:t>
      </w:r>
    </w:p>
    <w:p w14:paraId="3648D46E" w14:textId="2E4AEF66" w:rsidR="00C05CD8" w:rsidRDefault="00C05CD8" w:rsidP="00336C63">
      <w:pPr>
        <w:rPr>
          <w:rtl/>
        </w:rPr>
      </w:pPr>
      <w:r>
        <w:rPr>
          <w:rFonts w:hint="cs"/>
          <w:rtl/>
        </w:rPr>
        <w:t>"אני לא אגיד לך למה יא חרא. מה אתה מחפש ממני מחמאות?"</w:t>
      </w:r>
    </w:p>
    <w:p w14:paraId="0BCEEB2F" w14:textId="63810AAE" w:rsidR="00C05CD8" w:rsidRDefault="00C05CD8" w:rsidP="00336C63">
      <w:pPr>
        <w:rPr>
          <w:rtl/>
        </w:rPr>
      </w:pPr>
      <w:r>
        <w:rPr>
          <w:rFonts w:hint="cs"/>
          <w:rtl/>
        </w:rPr>
        <w:t>"אני מחפש ממך להבין למה חיי המין שלי מעניינים אותך.</w:t>
      </w:r>
      <w:r w:rsidR="0074496B">
        <w:rPr>
          <w:rFonts w:hint="cs"/>
          <w:rtl/>
        </w:rPr>
        <w:t xml:space="preserve"> אתה רוצה להיות חלק מהם?"</w:t>
      </w:r>
    </w:p>
    <w:p w14:paraId="6883B303" w14:textId="5EA32BE2" w:rsidR="0074496B" w:rsidRDefault="0074496B" w:rsidP="00336C63">
      <w:pPr>
        <w:rPr>
          <w:rtl/>
        </w:rPr>
      </w:pPr>
      <w:r>
        <w:rPr>
          <w:rFonts w:hint="cs"/>
          <w:rtl/>
        </w:rPr>
        <w:t>ארקדי צחק בהסטריה. "אל תהיה דביל."</w:t>
      </w:r>
    </w:p>
    <w:p w14:paraId="34D759F0" w14:textId="380AB8F4" w:rsidR="0074496B" w:rsidRDefault="0074496B" w:rsidP="00336C63">
      <w:pPr>
        <w:rPr>
          <w:rtl/>
        </w:rPr>
      </w:pPr>
      <w:r>
        <w:rPr>
          <w:rFonts w:hint="cs"/>
          <w:rtl/>
        </w:rPr>
        <w:lastRenderedPageBreak/>
        <w:t>"אני לא דביל. אני חוקר את כל האפשרויות."</w:t>
      </w:r>
    </w:p>
    <w:p w14:paraId="0E664D93" w14:textId="5C0C1A3F" w:rsidR="0074496B" w:rsidRDefault="0074496B" w:rsidP="00336C63">
      <w:pPr>
        <w:rPr>
          <w:rtl/>
        </w:rPr>
      </w:pPr>
      <w:r>
        <w:rPr>
          <w:rFonts w:hint="cs"/>
          <w:rtl/>
        </w:rPr>
        <w:t>"אלכס כבר היו לנו שיחות על זה בעבר."</w:t>
      </w:r>
    </w:p>
    <w:p w14:paraId="5757D65A" w14:textId="4C5435BE" w:rsidR="0074496B" w:rsidRDefault="0074496B" w:rsidP="00336C63">
      <w:pPr>
        <w:rPr>
          <w:rtl/>
        </w:rPr>
      </w:pPr>
      <w:r>
        <w:rPr>
          <w:rFonts w:hint="cs"/>
          <w:rtl/>
        </w:rPr>
        <w:t xml:space="preserve">"לא, לא היו שיחות רק </w:t>
      </w:r>
      <w:r w:rsidR="004D7433">
        <w:rPr>
          <w:rFonts w:hint="cs"/>
          <w:rtl/>
        </w:rPr>
        <w:t>ניסיונ</w:t>
      </w:r>
      <w:r>
        <w:rPr>
          <w:rFonts w:hint="cs"/>
          <w:rtl/>
        </w:rPr>
        <w:t>ות לשיחות."</w:t>
      </w:r>
    </w:p>
    <w:p w14:paraId="2F0D7BB1" w14:textId="4BCE3B7B" w:rsidR="0074496B" w:rsidRDefault="0074496B" w:rsidP="00336C63">
      <w:pPr>
        <w:rPr>
          <w:rtl/>
        </w:rPr>
      </w:pPr>
      <w:r>
        <w:rPr>
          <w:rFonts w:hint="cs"/>
          <w:rtl/>
        </w:rPr>
        <w:t>"כי אתה לא מוכן לקבל לא בתור תשובה. נראה לך שיש משהו מעבר לזה."</w:t>
      </w:r>
    </w:p>
    <w:p w14:paraId="41CCC9CE" w14:textId="2806C85A" w:rsidR="0074496B" w:rsidRDefault="0074496B" w:rsidP="00336C63">
      <w:pPr>
        <w:rPr>
          <w:rtl/>
        </w:rPr>
      </w:pPr>
      <w:r>
        <w:rPr>
          <w:rFonts w:hint="cs"/>
          <w:rtl/>
        </w:rPr>
        <w:t>"אני בטוח שיש משהו מעבר לזה."</w:t>
      </w:r>
    </w:p>
    <w:p w14:paraId="2740FA6A" w14:textId="1416C89F" w:rsidR="0074496B" w:rsidRDefault="0074496B" w:rsidP="00336C63">
      <w:pPr>
        <w:rPr>
          <w:rtl/>
        </w:rPr>
      </w:pPr>
      <w:r>
        <w:rPr>
          <w:rFonts w:hint="cs"/>
          <w:rtl/>
        </w:rPr>
        <w:t>"סבבה אבל אין."</w:t>
      </w:r>
    </w:p>
    <w:p w14:paraId="491B3FCC" w14:textId="1BCFF7E1" w:rsidR="0074496B" w:rsidRDefault="0074496B" w:rsidP="00336C63">
      <w:pPr>
        <w:rPr>
          <w:rtl/>
        </w:rPr>
      </w:pPr>
      <w:r>
        <w:rPr>
          <w:rFonts w:hint="cs"/>
          <w:rtl/>
        </w:rPr>
        <w:t>"טוב. סבבה אם כ</w:t>
      </w:r>
      <w:r w:rsidR="004B3526">
        <w:rPr>
          <w:rFonts w:hint="cs"/>
          <w:rtl/>
        </w:rPr>
        <w:t>ך</w:t>
      </w:r>
      <w:r>
        <w:rPr>
          <w:rFonts w:hint="cs"/>
          <w:rtl/>
        </w:rPr>
        <w:t>."</w:t>
      </w:r>
    </w:p>
    <w:p w14:paraId="78F53133" w14:textId="6B791853" w:rsidR="0074496B" w:rsidRDefault="0074496B" w:rsidP="00336C63">
      <w:pPr>
        <w:rPr>
          <w:rtl/>
        </w:rPr>
      </w:pPr>
      <w:r>
        <w:rPr>
          <w:rFonts w:hint="cs"/>
          <w:rtl/>
        </w:rPr>
        <w:t>"מה בכלל גורם לך לחשוב שיש? כי באתי איתך</w:t>
      </w:r>
      <w:r w:rsidR="009A00D4">
        <w:rPr>
          <w:rFonts w:hint="cs"/>
          <w:rtl/>
        </w:rPr>
        <w:t xml:space="preserve"> עד</w:t>
      </w:r>
      <w:r>
        <w:rPr>
          <w:rFonts w:hint="cs"/>
          <w:rtl/>
        </w:rPr>
        <w:t xml:space="preserve"> לפה? </w:t>
      </w:r>
      <w:r w:rsidR="004B3526">
        <w:rPr>
          <w:rFonts w:hint="cs"/>
          <w:rtl/>
        </w:rPr>
        <w:t xml:space="preserve">גם </w:t>
      </w:r>
      <w:r>
        <w:rPr>
          <w:rFonts w:hint="cs"/>
          <w:rtl/>
        </w:rPr>
        <w:t>עם סער נסעת לכל מני מקומות. שאלת אותו אם הוא רוצה ל</w:t>
      </w:r>
      <w:r w:rsidR="00A83115">
        <w:rPr>
          <w:rFonts w:hint="cs"/>
          <w:rtl/>
        </w:rPr>
        <w:t>הזדיין</w:t>
      </w:r>
      <w:r>
        <w:rPr>
          <w:rFonts w:hint="cs"/>
          <w:rtl/>
        </w:rPr>
        <w:t xml:space="preserve"> איתך?"</w:t>
      </w:r>
    </w:p>
    <w:p w14:paraId="12AA2EB9" w14:textId="57C45394" w:rsidR="0074496B" w:rsidRDefault="0074496B" w:rsidP="00336C63">
      <w:pPr>
        <w:rPr>
          <w:rtl/>
        </w:rPr>
      </w:pPr>
      <w:r>
        <w:rPr>
          <w:rFonts w:hint="cs"/>
          <w:rtl/>
        </w:rPr>
        <w:t>"הוא אף פעם לא הסתכל עלי כמו שאתה מסתכל עלי."</w:t>
      </w:r>
    </w:p>
    <w:p w14:paraId="21C73DF8" w14:textId="0A353E1A" w:rsidR="0074496B" w:rsidRDefault="0074496B" w:rsidP="00336C63">
      <w:pPr>
        <w:rPr>
          <w:rtl/>
        </w:rPr>
      </w:pPr>
      <w:r>
        <w:rPr>
          <w:rFonts w:hint="cs"/>
          <w:rtl/>
        </w:rPr>
        <w:t>"אין לי מושג מה אתה רוצה. שאני לא אסתכל עליך יותר?"</w:t>
      </w:r>
    </w:p>
    <w:p w14:paraId="17FB8816" w14:textId="458F3417" w:rsidR="0074496B" w:rsidRDefault="0074496B" w:rsidP="00336C63">
      <w:pPr>
        <w:rPr>
          <w:rtl/>
        </w:rPr>
      </w:pPr>
      <w:r>
        <w:rPr>
          <w:rFonts w:hint="cs"/>
          <w:rtl/>
        </w:rPr>
        <w:t>"טוב סתום את הג'ורה ארקדי."</w:t>
      </w:r>
    </w:p>
    <w:p w14:paraId="21CE433A" w14:textId="58AC963B" w:rsidR="0074496B" w:rsidRDefault="0074496B" w:rsidP="00336C63">
      <w:pPr>
        <w:rPr>
          <w:rtl/>
        </w:rPr>
      </w:pPr>
      <w:r>
        <w:rPr>
          <w:rFonts w:hint="cs"/>
          <w:rtl/>
        </w:rPr>
        <w:t>הם המשיכו לאכול בשקט.</w:t>
      </w:r>
    </w:p>
    <w:p w14:paraId="700C38C9" w14:textId="6D134D6D" w:rsidR="0074496B" w:rsidRDefault="0074496B" w:rsidP="00336C63">
      <w:pPr>
        <w:rPr>
          <w:rtl/>
        </w:rPr>
      </w:pPr>
      <w:r>
        <w:rPr>
          <w:rFonts w:hint="cs"/>
          <w:rtl/>
        </w:rPr>
        <w:t xml:space="preserve">"אני שונא את הריבים הקטנים האלה. נשבע לך, </w:t>
      </w:r>
      <w:r w:rsidR="00F97A34">
        <w:rPr>
          <w:rFonts w:hint="cs"/>
          <w:rtl/>
        </w:rPr>
        <w:t>כל כך</w:t>
      </w:r>
      <w:r>
        <w:rPr>
          <w:rFonts w:hint="cs"/>
          <w:rtl/>
        </w:rPr>
        <w:t xml:space="preserve"> קל להיות איתך כשאתה לא מתחיל לברר מה יש ביננו ומה אין ביננו. תפסיק עם זה כבר. חלאס, תפסיק</w:t>
      </w:r>
      <w:r w:rsidR="00C63F12">
        <w:rPr>
          <w:rFonts w:hint="cs"/>
          <w:rtl/>
        </w:rPr>
        <w:t>,</w:t>
      </w:r>
      <w:r>
        <w:rPr>
          <w:rFonts w:hint="cs"/>
          <w:rtl/>
        </w:rPr>
        <w:t xml:space="preserve"> בחייאת אלכס. מה אתה צוחק?"</w:t>
      </w:r>
    </w:p>
    <w:p w14:paraId="1B8551C0" w14:textId="081E3512" w:rsidR="0074496B" w:rsidRDefault="0074496B" w:rsidP="00336C63">
      <w:pPr>
        <w:rPr>
          <w:rtl/>
        </w:rPr>
      </w:pPr>
      <w:r>
        <w:rPr>
          <w:rFonts w:hint="cs"/>
          <w:rtl/>
        </w:rPr>
        <w:t>"בחייאת</w:t>
      </w:r>
      <w:r w:rsidR="005041D1">
        <w:rPr>
          <w:rFonts w:hint="cs"/>
          <w:rtl/>
        </w:rPr>
        <w:t>...</w:t>
      </w:r>
      <w:r>
        <w:rPr>
          <w:rFonts w:hint="cs"/>
          <w:rtl/>
        </w:rPr>
        <w:t>"</w:t>
      </w:r>
      <w:r w:rsidR="005041D1">
        <w:rPr>
          <w:rFonts w:hint="cs"/>
          <w:rtl/>
        </w:rPr>
        <w:t xml:space="preserve"> אלכס חיקה את טון הקול המפציר של ארקדי.</w:t>
      </w:r>
    </w:p>
    <w:p w14:paraId="560130AC" w14:textId="6564DE77" w:rsidR="0074496B" w:rsidRDefault="0074496B" w:rsidP="00336C63">
      <w:pPr>
        <w:rPr>
          <w:rtl/>
        </w:rPr>
      </w:pPr>
      <w:r>
        <w:rPr>
          <w:rFonts w:hint="cs"/>
          <w:rtl/>
        </w:rPr>
        <w:t>"כן, ככה. אז... אז כן, אני שואל אותך על חיי המין שלך, מה אכפת לך? למה יש שם לנתח משהו? אני במשך כל ימי חיי שכבתי עם בת אחת. אתה יודע? אחת, זהו</w:t>
      </w:r>
      <w:r w:rsidR="005041D1">
        <w:rPr>
          <w:rFonts w:hint="cs"/>
          <w:rtl/>
        </w:rPr>
        <w:t>, מתחילת החיים</w:t>
      </w:r>
      <w:r>
        <w:rPr>
          <w:rFonts w:hint="cs"/>
          <w:rtl/>
        </w:rPr>
        <w:t xml:space="preserve">. אתה, רק מאז שהגענו לפה שכבת עם איזה עשר. </w:t>
      </w:r>
      <w:r w:rsidR="003A1054">
        <w:rPr>
          <w:rFonts w:hint="cs"/>
          <w:rtl/>
        </w:rPr>
        <w:t>מה... אני סתם, רוצה להבין מה קורה עם זה. סתם. הכי סתם שיש."</w:t>
      </w:r>
    </w:p>
    <w:p w14:paraId="12E2ABCC" w14:textId="0788C7BA" w:rsidR="003A1054" w:rsidRDefault="003A1054" w:rsidP="00336C63">
      <w:pPr>
        <w:rPr>
          <w:rtl/>
        </w:rPr>
      </w:pPr>
      <w:r>
        <w:rPr>
          <w:rFonts w:hint="cs"/>
          <w:rtl/>
        </w:rPr>
        <w:t>"מאיפה ספרת עשר תגיד לי? אתה עוקב אחרי? זה כבר מתחיל להיות מטורף..."</w:t>
      </w:r>
    </w:p>
    <w:p w14:paraId="2562D61B" w14:textId="2CD11AA2" w:rsidR="003A1054" w:rsidRDefault="004F4E48" w:rsidP="00336C63">
      <w:pPr>
        <w:rPr>
          <w:rtl/>
        </w:rPr>
      </w:pPr>
      <w:r>
        <w:rPr>
          <w:rFonts w:hint="cs"/>
          <w:rtl/>
        </w:rPr>
        <w:t>"מה, לא עשר?"</w:t>
      </w:r>
    </w:p>
    <w:p w14:paraId="6CF782A7" w14:textId="5311B2A4" w:rsidR="004F4E48" w:rsidRDefault="004F4E48" w:rsidP="00336C63">
      <w:pPr>
        <w:rPr>
          <w:rtl/>
        </w:rPr>
      </w:pPr>
      <w:r>
        <w:rPr>
          <w:rFonts w:hint="cs"/>
          <w:rtl/>
        </w:rPr>
        <w:t>"אין לי מושג, ארקדי. אין לי שימצו של מושג. איך לך יש?"</w:t>
      </w:r>
    </w:p>
    <w:p w14:paraId="68FF2281" w14:textId="76686742" w:rsidR="004F4E48" w:rsidRDefault="004F4E48" w:rsidP="00336C63">
      <w:pPr>
        <w:rPr>
          <w:rtl/>
        </w:rPr>
      </w:pPr>
      <w:r>
        <w:rPr>
          <w:rFonts w:hint="cs"/>
          <w:rtl/>
        </w:rPr>
        <w:t>"למה אתה מתכוון?"</w:t>
      </w:r>
    </w:p>
    <w:p w14:paraId="1E4E47B0" w14:textId="0F8901BB" w:rsidR="004F4E48" w:rsidRDefault="004F4E48" w:rsidP="00336C63">
      <w:pPr>
        <w:rPr>
          <w:rtl/>
        </w:rPr>
      </w:pPr>
      <w:r>
        <w:rPr>
          <w:rFonts w:hint="cs"/>
          <w:rtl/>
        </w:rPr>
        <w:t>"זה מה שהכי לא ברור לי בכל הסיפור הזה. איך לך יש שימצו של מושג? מאיפה? למה אתה סופר לגבי משהו שאפילו אותי לא מעניין, שאפילו אני לא סופר?"</w:t>
      </w:r>
    </w:p>
    <w:p w14:paraId="1614288B" w14:textId="1E642C86" w:rsidR="00280649" w:rsidRDefault="00280649" w:rsidP="00336C63">
      <w:pPr>
        <w:rPr>
          <w:rtl/>
        </w:rPr>
      </w:pPr>
    </w:p>
    <w:p w14:paraId="545E060E" w14:textId="5A2595EA" w:rsidR="00280649" w:rsidRDefault="00280649" w:rsidP="00336C63">
      <w:pPr>
        <w:rPr>
          <w:rtl/>
        </w:rPr>
      </w:pPr>
      <w:r w:rsidRPr="00280649">
        <w:rPr>
          <w:rFonts w:cs="Times New Roman"/>
          <w:rtl/>
        </w:rPr>
        <w:t>[אלטרנטיבה א']</w:t>
      </w:r>
      <w:r w:rsidRPr="00280649">
        <w:rPr>
          <w:rtl/>
        </w:rPr>
        <w:t xml:space="preserve"> </w:t>
      </w:r>
    </w:p>
    <w:p w14:paraId="6EF50FBE" w14:textId="056A9490" w:rsidR="00280649" w:rsidRDefault="00280649" w:rsidP="00336C63">
      <w:pPr>
        <w:rPr>
          <w:rtl/>
        </w:rPr>
      </w:pPr>
      <w:r>
        <w:rPr>
          <w:rFonts w:hint="cs"/>
          <w:rtl/>
        </w:rPr>
        <w:t>"אז מה אתה מנסה להגיד?"</w:t>
      </w:r>
    </w:p>
    <w:p w14:paraId="64D209FD" w14:textId="0549BD2B" w:rsidR="00280649" w:rsidRDefault="00280649" w:rsidP="00336C63">
      <w:pPr>
        <w:rPr>
          <w:rtl/>
        </w:rPr>
      </w:pPr>
      <w:r>
        <w:rPr>
          <w:rFonts w:hint="cs"/>
          <w:rtl/>
        </w:rPr>
        <w:t>"שאתה נודניק."</w:t>
      </w:r>
    </w:p>
    <w:p w14:paraId="78EACE65" w14:textId="1D4A70AD" w:rsidR="00280649" w:rsidRDefault="00280649" w:rsidP="00336C63">
      <w:pPr>
        <w:rPr>
          <w:rtl/>
        </w:rPr>
      </w:pPr>
      <w:r>
        <w:rPr>
          <w:rFonts w:hint="cs"/>
          <w:rtl/>
        </w:rPr>
        <w:t>"שאני נודניק?? אני??"</w:t>
      </w:r>
    </w:p>
    <w:p w14:paraId="4BD16467" w14:textId="0C568961" w:rsidR="00280649" w:rsidRDefault="00280649" w:rsidP="00336C63">
      <w:pPr>
        <w:rPr>
          <w:rtl/>
        </w:rPr>
      </w:pPr>
      <w:r>
        <w:rPr>
          <w:rFonts w:hint="cs"/>
          <w:rtl/>
        </w:rPr>
        <w:t>"כן, אתה."</w:t>
      </w:r>
    </w:p>
    <w:p w14:paraId="6EE0FEB7" w14:textId="6594437B" w:rsidR="00280649" w:rsidRDefault="00280649" w:rsidP="00336C63">
      <w:pPr>
        <w:rPr>
          <w:rtl/>
        </w:rPr>
      </w:pPr>
      <w:r>
        <w:rPr>
          <w:rFonts w:hint="cs"/>
          <w:rtl/>
        </w:rPr>
        <w:t>"איך אתה מעז לומר דבר כזה, כשאתה</w:t>
      </w:r>
      <w:r w:rsidR="00BE236D">
        <w:rPr>
          <w:rFonts w:hint="cs"/>
          <w:rtl/>
        </w:rPr>
        <w:t>ה נודניק, אתה זה ש</w:t>
      </w:r>
      <w:r>
        <w:rPr>
          <w:rFonts w:hint="cs"/>
          <w:rtl/>
        </w:rPr>
        <w:t>רודף אחרי כבר חמישים שנה?"</w:t>
      </w:r>
    </w:p>
    <w:p w14:paraId="7A214ACF" w14:textId="6E70A056" w:rsidR="00280649" w:rsidRDefault="00280649" w:rsidP="00336C63">
      <w:pPr>
        <w:rPr>
          <w:rtl/>
        </w:rPr>
      </w:pPr>
      <w:r>
        <w:rPr>
          <w:rFonts w:hint="cs"/>
          <w:rtl/>
        </w:rPr>
        <w:t>"כי אני עושה את זה בחינניות. ואתה נודניק מגושם</w:t>
      </w:r>
      <w:r w:rsidR="0032545A">
        <w:rPr>
          <w:rFonts w:hint="cs"/>
          <w:rtl/>
        </w:rPr>
        <w:t>,</w:t>
      </w:r>
      <w:r>
        <w:rPr>
          <w:rFonts w:hint="cs"/>
          <w:rtl/>
        </w:rPr>
        <w:t>"</w:t>
      </w:r>
      <w:r w:rsidR="0032545A">
        <w:rPr>
          <w:rFonts w:hint="cs"/>
          <w:rtl/>
        </w:rPr>
        <w:t xml:space="preserve"> אלכס ענה </w:t>
      </w:r>
      <w:r w:rsidR="0033601C">
        <w:rPr>
          <w:rFonts w:hint="cs"/>
          <w:rtl/>
        </w:rPr>
        <w:t>בחינניות הרגילה שלו, אבל פניו נראו כאילו קיבל סטירת לחי מצלצלת ברגע זה.</w:t>
      </w:r>
    </w:p>
    <w:p w14:paraId="6037CB9E" w14:textId="415AEF1B" w:rsidR="00280649" w:rsidRDefault="00280649" w:rsidP="00336C63">
      <w:pPr>
        <w:rPr>
          <w:rFonts w:cs="Times New Roman"/>
          <w:rtl/>
        </w:rPr>
      </w:pPr>
      <w:r w:rsidRPr="00280649">
        <w:rPr>
          <w:rFonts w:cs="Times New Roman"/>
          <w:rtl/>
        </w:rPr>
        <w:lastRenderedPageBreak/>
        <w:t>[</w:t>
      </w:r>
      <w:r>
        <w:rPr>
          <w:rFonts w:cs="Times New Roman" w:hint="cs"/>
          <w:rtl/>
        </w:rPr>
        <w:t xml:space="preserve">סוף </w:t>
      </w:r>
      <w:r w:rsidRPr="00280649">
        <w:rPr>
          <w:rFonts w:cs="Times New Roman"/>
          <w:rtl/>
        </w:rPr>
        <w:t>אלטרנטיבה א']</w:t>
      </w:r>
    </w:p>
    <w:p w14:paraId="1623778D" w14:textId="501BEB7A" w:rsidR="00280649" w:rsidRDefault="00280649" w:rsidP="00336C63">
      <w:pPr>
        <w:rPr>
          <w:rtl/>
        </w:rPr>
      </w:pPr>
      <w:r>
        <w:rPr>
          <w:rFonts w:hint="cs"/>
          <w:rtl/>
        </w:rPr>
        <w:t>[המשך כפי שהיה קודם]</w:t>
      </w:r>
    </w:p>
    <w:p w14:paraId="4C43B612" w14:textId="578B4D5B" w:rsidR="004F4E48" w:rsidRDefault="004F4E48" w:rsidP="00336C63">
      <w:pPr>
        <w:rPr>
          <w:rtl/>
        </w:rPr>
      </w:pPr>
      <w:r>
        <w:rPr>
          <w:rFonts w:hint="cs"/>
          <w:rtl/>
        </w:rPr>
        <w:t>"אתה לא יודע עם כמה בנות שכבת מאז שהגענו לפה?"</w:t>
      </w:r>
    </w:p>
    <w:p w14:paraId="2C12B628" w14:textId="1F50719F" w:rsidR="004F4E48" w:rsidRDefault="004F4E48" w:rsidP="00336C63">
      <w:pPr>
        <w:rPr>
          <w:rtl/>
        </w:rPr>
      </w:pPr>
      <w:r>
        <w:rPr>
          <w:rFonts w:hint="cs"/>
          <w:rtl/>
        </w:rPr>
        <w:t xml:space="preserve">"לא. את מי זה מעניין? אני יכול להגיד לך עם כמה הייתי יותר מפעם אחת, מאז שהגענו לפה. לא, עם כמה </w:t>
      </w:r>
      <w:r w:rsidR="001C5A04">
        <w:rPr>
          <w:rFonts w:hint="cs"/>
          <w:rtl/>
        </w:rPr>
        <w:t>הייתה</w:t>
      </w:r>
      <w:r>
        <w:rPr>
          <w:rFonts w:hint="cs"/>
          <w:rtl/>
        </w:rPr>
        <w:t xml:space="preserve"> לי יותר מ</w:t>
      </w:r>
      <w:r w:rsidR="004B3526">
        <w:rPr>
          <w:rFonts w:hint="cs"/>
          <w:rtl/>
        </w:rPr>
        <w:t>מפגש</w:t>
      </w:r>
      <w:r>
        <w:rPr>
          <w:rFonts w:hint="cs"/>
          <w:rtl/>
        </w:rPr>
        <w:t xml:space="preserve"> אח</w:t>
      </w:r>
      <w:r w:rsidR="004B3526">
        <w:rPr>
          <w:rFonts w:hint="cs"/>
          <w:rtl/>
        </w:rPr>
        <w:t>ד</w:t>
      </w:r>
      <w:r>
        <w:rPr>
          <w:rFonts w:hint="cs"/>
          <w:rtl/>
        </w:rPr>
        <w:t>."</w:t>
      </w:r>
    </w:p>
    <w:p w14:paraId="5762A7CE" w14:textId="38B3C6B9" w:rsidR="004F4E48" w:rsidRDefault="004F4E48" w:rsidP="00336C63">
      <w:pPr>
        <w:rPr>
          <w:rtl/>
        </w:rPr>
      </w:pPr>
      <w:r>
        <w:rPr>
          <w:rFonts w:hint="cs"/>
          <w:rtl/>
        </w:rPr>
        <w:t xml:space="preserve">"עם כמה?" ארקדי שאל וציפה לתשובה </w:t>
      </w:r>
      <w:r>
        <w:rPr>
          <w:rtl/>
        </w:rPr>
        <w:t>–</w:t>
      </w:r>
      <w:r>
        <w:rPr>
          <w:rFonts w:hint="cs"/>
          <w:rtl/>
        </w:rPr>
        <w:t xml:space="preserve"> אפס. אבל התשובה </w:t>
      </w:r>
      <w:r w:rsidR="001C5A04">
        <w:rPr>
          <w:rFonts w:hint="cs"/>
          <w:rtl/>
        </w:rPr>
        <w:t>הייתה</w:t>
      </w:r>
      <w:r>
        <w:rPr>
          <w:rFonts w:hint="cs"/>
          <w:rtl/>
        </w:rPr>
        <w:t xml:space="preserve"> </w:t>
      </w:r>
      <w:r>
        <w:rPr>
          <w:rtl/>
        </w:rPr>
        <w:t>–</w:t>
      </w:r>
      <w:r>
        <w:rPr>
          <w:rFonts w:hint="cs"/>
          <w:rtl/>
        </w:rPr>
        <w:t xml:space="preserve"> שתיים. </w:t>
      </w:r>
      <w:r w:rsidR="001C5A04">
        <w:rPr>
          <w:rFonts w:hint="cs"/>
          <w:rtl/>
        </w:rPr>
        <w:t>הייתה</w:t>
      </w:r>
      <w:r>
        <w:rPr>
          <w:rFonts w:hint="cs"/>
          <w:rtl/>
        </w:rPr>
        <w:t xml:space="preserve"> השופטת מבהרנפלד, ועוד מישהי שלגביה לא נרחיב בשום פנים ואופן את הדיבור, כי זה י</w:t>
      </w:r>
      <w:r w:rsidR="005041D1">
        <w:rPr>
          <w:rFonts w:hint="cs"/>
          <w:rtl/>
        </w:rPr>
        <w:t>איר</w:t>
      </w:r>
      <w:r>
        <w:rPr>
          <w:rFonts w:hint="cs"/>
          <w:rtl/>
        </w:rPr>
        <w:t xml:space="preserve"> את אלכס באור</w:t>
      </w:r>
      <w:r w:rsidR="007C4A6F">
        <w:rPr>
          <w:rFonts w:hint="cs"/>
          <w:rtl/>
        </w:rPr>
        <w:t xml:space="preserve"> ריאליסטי מדי כלומר באור</w:t>
      </w:r>
      <w:r>
        <w:rPr>
          <w:rFonts w:hint="cs"/>
          <w:rtl/>
        </w:rPr>
        <w:t xml:space="preserve"> לא טוב ואת זה אנחנו מנסים ככל האפשר למנוע.</w:t>
      </w:r>
      <w:r w:rsidR="00851DC9">
        <w:rPr>
          <w:rFonts w:hint="cs"/>
          <w:rtl/>
        </w:rPr>
        <w:t xml:space="preserve"> או למזער.</w:t>
      </w:r>
      <w:r w:rsidR="00BB6E59">
        <w:rPr>
          <w:rFonts w:hint="cs"/>
          <w:rtl/>
        </w:rPr>
        <w:t xml:space="preserve"> בכל אופן, </w:t>
      </w:r>
      <w:r w:rsidR="004B3526">
        <w:rPr>
          <w:rFonts w:hint="cs"/>
          <w:rtl/>
        </w:rPr>
        <w:t xml:space="preserve">בפעם השנייה שלהם </w:t>
      </w:r>
      <w:r w:rsidR="00BB6E59">
        <w:rPr>
          <w:rFonts w:hint="cs"/>
          <w:rtl/>
        </w:rPr>
        <w:t>היא זכרה אותו והוא לא זכר אותה.</w:t>
      </w:r>
      <w:r w:rsidR="009A4E20">
        <w:rPr>
          <w:rFonts w:hint="cs"/>
          <w:rtl/>
        </w:rPr>
        <w:t xml:space="preserve"> עד כדי כך.</w:t>
      </w:r>
    </w:p>
    <w:p w14:paraId="4E4280A1" w14:textId="786E3DC2" w:rsidR="004F4E48" w:rsidRDefault="004F4E48" w:rsidP="00336C63">
      <w:pPr>
        <w:rPr>
          <w:rtl/>
        </w:rPr>
      </w:pPr>
      <w:r>
        <w:rPr>
          <w:rFonts w:hint="cs"/>
          <w:rtl/>
        </w:rPr>
        <w:t>[אולי זאת פטרה, אין לי מושג.</w:t>
      </w:r>
      <w:r w:rsidR="005A794B">
        <w:rPr>
          <w:rFonts w:hint="cs"/>
          <w:rtl/>
        </w:rPr>
        <w:t xml:space="preserve"> גם בזמן שאני כותבת את זה אין לי מושג.</w:t>
      </w:r>
      <w:r>
        <w:rPr>
          <w:rFonts w:hint="cs"/>
          <w:rtl/>
        </w:rPr>
        <w:t>]</w:t>
      </w:r>
    </w:p>
    <w:p w14:paraId="3A276C36" w14:textId="1084BAB0" w:rsidR="000B396D" w:rsidRDefault="009A4E20" w:rsidP="00336C63">
      <w:pPr>
        <w:rPr>
          <w:rtl/>
        </w:rPr>
      </w:pPr>
      <w:r>
        <w:rPr>
          <w:rFonts w:hint="cs"/>
          <w:rtl/>
        </w:rPr>
        <w:t>"אתה יודע ש... זה מצביע על משהו."</w:t>
      </w:r>
    </w:p>
    <w:p w14:paraId="4EFAB67F" w14:textId="36A36BB0" w:rsidR="009A4E20" w:rsidRDefault="009A4E20" w:rsidP="00336C63">
      <w:pPr>
        <w:rPr>
          <w:rtl/>
        </w:rPr>
      </w:pPr>
      <w:r>
        <w:rPr>
          <w:rFonts w:hint="cs"/>
          <w:rtl/>
        </w:rPr>
        <w:t>"איזה משהו?"</w:t>
      </w:r>
    </w:p>
    <w:p w14:paraId="3667104F" w14:textId="7B0F41A6" w:rsidR="009A4E20" w:rsidRDefault="009A4E20" w:rsidP="00336C63">
      <w:pPr>
        <w:rPr>
          <w:rtl/>
        </w:rPr>
      </w:pPr>
      <w:r>
        <w:rPr>
          <w:rFonts w:hint="cs"/>
          <w:rtl/>
        </w:rPr>
        <w:t>"טראומת ילדות."</w:t>
      </w:r>
    </w:p>
    <w:p w14:paraId="135669F4" w14:textId="5D3339D2" w:rsidR="009A4E20" w:rsidRDefault="009A4E20" w:rsidP="00336C63">
      <w:pPr>
        <w:rPr>
          <w:rtl/>
        </w:rPr>
      </w:pPr>
      <w:r>
        <w:rPr>
          <w:rFonts w:hint="cs"/>
          <w:rtl/>
        </w:rPr>
        <w:t>"כמו אונס?"</w:t>
      </w:r>
    </w:p>
    <w:p w14:paraId="113E1811" w14:textId="1E3777EB" w:rsidR="009A4E20" w:rsidRDefault="009A4E20" w:rsidP="00336C63">
      <w:pPr>
        <w:rPr>
          <w:rtl/>
        </w:rPr>
      </w:pPr>
      <w:r>
        <w:rPr>
          <w:rFonts w:hint="cs"/>
          <w:rtl/>
        </w:rPr>
        <w:t>"כמו סוגים של התעללות מינית."</w:t>
      </w:r>
    </w:p>
    <w:p w14:paraId="7F09FAF5" w14:textId="77777777" w:rsidR="00B57BE3" w:rsidRDefault="009A4E20" w:rsidP="00336C63">
      <w:pPr>
        <w:rPr>
          <w:rtl/>
        </w:rPr>
      </w:pPr>
      <w:r>
        <w:rPr>
          <w:rFonts w:hint="cs"/>
          <w:rtl/>
        </w:rPr>
        <w:t>"</w:t>
      </w:r>
      <w:r w:rsidR="00B57BE3">
        <w:rPr>
          <w:rFonts w:hint="cs"/>
          <w:rtl/>
        </w:rPr>
        <w:t>מה פתאם? זה מה שמלמדים אתכם? כל מי שנהנה מהחיים ולא לוקח הכל ברצינות תהומית בוא נקלקל לו, נדביק לו תוויות של חולשה, של השפלה בעברו. לא ניתן לו להרגיש טוב עם עצמו."</w:t>
      </w:r>
    </w:p>
    <w:p w14:paraId="361EBE1C" w14:textId="77777777" w:rsidR="00B57BE3" w:rsidRDefault="00B57BE3" w:rsidP="00336C63">
      <w:pPr>
        <w:rPr>
          <w:rtl/>
        </w:rPr>
      </w:pPr>
      <w:r>
        <w:rPr>
          <w:rFonts w:hint="cs"/>
          <w:rtl/>
        </w:rPr>
        <w:t>"אז מה זה הרבה פרטנריות, שאת רובן אתה אפילו לא זוכר?"</w:t>
      </w:r>
    </w:p>
    <w:p w14:paraId="4E0ABF01" w14:textId="1159FD85" w:rsidR="009A4E20" w:rsidRDefault="00B57BE3" w:rsidP="00336C63">
      <w:pPr>
        <w:rPr>
          <w:rtl/>
        </w:rPr>
      </w:pPr>
      <w:r>
        <w:rPr>
          <w:rFonts w:hint="cs"/>
          <w:rtl/>
        </w:rPr>
        <w:t>"כי אין מה לזכור. אתה זוכר כל מה שאכלת לפני שבוע? לא, אף על פי שבטח נהנת מכל ביס.</w:t>
      </w:r>
      <w:r w:rsidR="009A4E20">
        <w:rPr>
          <w:rFonts w:hint="cs"/>
          <w:rtl/>
        </w:rPr>
        <w:t xml:space="preserve"> הרבה פרטנריות יכול להצביע על סתם, סתם שלא חובה לקחת את זה תמיד ברצינות. </w:t>
      </w:r>
      <w:r w:rsidR="007F2387">
        <w:rPr>
          <w:rFonts w:hint="cs"/>
          <w:rtl/>
        </w:rPr>
        <w:t xml:space="preserve">סתם </w:t>
      </w:r>
      <w:r w:rsidR="00706D62">
        <w:rPr>
          <w:rFonts w:hint="cs"/>
          <w:rtl/>
        </w:rPr>
        <w:t xml:space="preserve">שזה ממש כיף עם מישהי </w:t>
      </w:r>
      <w:r w:rsidR="00BE236D">
        <w:rPr>
          <w:rFonts w:hint="cs"/>
          <w:rtl/>
        </w:rPr>
        <w:t xml:space="preserve">חדשה לגמרי </w:t>
      </w:r>
      <w:r w:rsidR="00706D62">
        <w:rPr>
          <w:rFonts w:hint="cs"/>
          <w:rtl/>
        </w:rPr>
        <w:t>שאתה לא מכיר</w:t>
      </w:r>
      <w:r w:rsidR="00BE236D">
        <w:rPr>
          <w:rFonts w:hint="cs"/>
          <w:rtl/>
        </w:rPr>
        <w:t xml:space="preserve"> שום דבר בה</w:t>
      </w:r>
      <w:r w:rsidR="00706D62">
        <w:rPr>
          <w:rFonts w:hint="cs"/>
          <w:rtl/>
        </w:rPr>
        <w:t xml:space="preserve">. </w:t>
      </w:r>
      <w:r>
        <w:rPr>
          <w:rFonts w:hint="cs"/>
          <w:rtl/>
        </w:rPr>
        <w:t xml:space="preserve">תמיד יש הפתעות. בגוף שאתה לא מכיר תמיד יש משהו מפתיע, משהו מאד מעניין. </w:t>
      </w:r>
      <w:r w:rsidR="009A4E20">
        <w:rPr>
          <w:rFonts w:hint="cs"/>
          <w:rtl/>
        </w:rPr>
        <w:t xml:space="preserve">אתה יודע </w:t>
      </w:r>
      <w:r w:rsidR="009A4E20">
        <w:rPr>
          <w:rtl/>
        </w:rPr>
        <w:t>–</w:t>
      </w:r>
      <w:r w:rsidR="009A4E20">
        <w:rPr>
          <w:rFonts w:hint="cs"/>
          <w:rtl/>
        </w:rPr>
        <w:t xml:space="preserve"> כשמתאהבים אז... אם אני מתאהב אני נשאר נאמן</w:t>
      </w:r>
      <w:r w:rsidR="00B56760">
        <w:rPr>
          <w:rFonts w:hint="cs"/>
          <w:rtl/>
        </w:rPr>
        <w:t>.</w:t>
      </w:r>
      <w:r w:rsidR="009A4E20">
        <w:rPr>
          <w:rFonts w:hint="cs"/>
          <w:rtl/>
        </w:rPr>
        <w:t xml:space="preserve"> אבל כשאין אהבה</w:t>
      </w:r>
      <w:r w:rsidR="00B56760">
        <w:rPr>
          <w:rFonts w:hint="cs"/>
          <w:rtl/>
        </w:rPr>
        <w:t>,</w:t>
      </w:r>
      <w:r w:rsidR="009A4E20">
        <w:rPr>
          <w:rFonts w:hint="cs"/>
          <w:rtl/>
        </w:rPr>
        <w:t xml:space="preserve"> לא בא לי שתהיה לי מישהי קבועה שתמיד זמינה לי</w:t>
      </w:r>
      <w:r w:rsidR="004B3526">
        <w:rPr>
          <w:rFonts w:hint="cs"/>
          <w:rtl/>
        </w:rPr>
        <w:t xml:space="preserve"> אף על פי שאנחנו לא מאוהבים</w:t>
      </w:r>
      <w:r w:rsidR="009A4E20">
        <w:rPr>
          <w:rFonts w:hint="cs"/>
          <w:rtl/>
        </w:rPr>
        <w:t>. זה מדכא."</w:t>
      </w:r>
    </w:p>
    <w:p w14:paraId="2EC8580B" w14:textId="3E7CB1A4" w:rsidR="009A4E20" w:rsidRDefault="009A4E20" w:rsidP="00336C63">
      <w:pPr>
        <w:rPr>
          <w:rtl/>
        </w:rPr>
      </w:pPr>
      <w:r>
        <w:rPr>
          <w:rFonts w:hint="cs"/>
          <w:rtl/>
        </w:rPr>
        <w:t xml:space="preserve">ארקדי שתק ואלכס שתק. מאז שיצרו קשר עם חברים שונים כמו קאי וליליאן זה היה הלילה הראשון שהם היו לבד, והם אכלו במסעדת סטייקים משובחת באוטמארשן </w:t>
      </w:r>
      <w:r>
        <w:rPr>
          <w:rtl/>
        </w:rPr>
        <w:t>–</w:t>
      </w:r>
      <w:r>
        <w:rPr>
          <w:rFonts w:hint="cs"/>
          <w:rtl/>
        </w:rPr>
        <w:t xml:space="preserve"> זאת </w:t>
      </w:r>
      <w:r w:rsidR="001C5A04">
        <w:rPr>
          <w:rFonts w:hint="cs"/>
          <w:rtl/>
        </w:rPr>
        <w:t>הייתה</w:t>
      </w:r>
      <w:r>
        <w:rPr>
          <w:rFonts w:hint="cs"/>
          <w:rtl/>
        </w:rPr>
        <w:t xml:space="preserve"> אחת המסעדות היחידות בסביבתם, אז מזל שהטר</w:t>
      </w:r>
      <w:r w:rsidR="00706D62">
        <w:rPr>
          <w:rFonts w:hint="cs"/>
          <w:rtl/>
        </w:rPr>
        <w:t>י</w:t>
      </w:r>
      <w:r>
        <w:rPr>
          <w:rFonts w:hint="cs"/>
          <w:rtl/>
        </w:rPr>
        <w:t xml:space="preserve">חה </w:t>
      </w:r>
      <w:r w:rsidR="00706D62">
        <w:rPr>
          <w:rFonts w:hint="cs"/>
          <w:rtl/>
        </w:rPr>
        <w:t xml:space="preserve">את עצמה </w:t>
      </w:r>
      <w:r>
        <w:rPr>
          <w:rFonts w:hint="cs"/>
          <w:rtl/>
        </w:rPr>
        <w:t>ו</w:t>
      </w:r>
      <w:r w:rsidR="001C5A04">
        <w:rPr>
          <w:rFonts w:hint="cs"/>
          <w:rtl/>
        </w:rPr>
        <w:t>הייתה</w:t>
      </w:r>
      <w:r>
        <w:rPr>
          <w:rFonts w:hint="cs"/>
          <w:rtl/>
        </w:rPr>
        <w:t xml:space="preserve"> משובחת. </w:t>
      </w:r>
      <w:r w:rsidR="001C5A04">
        <w:rPr>
          <w:rFonts w:hint="cs"/>
          <w:rtl/>
        </w:rPr>
        <w:t>הייתה</w:t>
      </w:r>
      <w:r>
        <w:rPr>
          <w:rFonts w:hint="cs"/>
          <w:rtl/>
        </w:rPr>
        <w:t xml:space="preserve"> גם פיצריה </w:t>
      </w:r>
      <w:r w:rsidR="001D015E">
        <w:rPr>
          <w:rFonts w:hint="cs"/>
          <w:rtl/>
        </w:rPr>
        <w:t xml:space="preserve">לא פחות משובחת </w:t>
      </w:r>
      <w:r>
        <w:rPr>
          <w:rFonts w:hint="cs"/>
          <w:rtl/>
        </w:rPr>
        <w:t>ב</w:t>
      </w:r>
      <w:r w:rsidR="00271F95">
        <w:rPr>
          <w:rFonts w:hint="cs"/>
          <w:rtl/>
        </w:rPr>
        <w:t>אזור</w:t>
      </w:r>
      <w:r>
        <w:rPr>
          <w:rFonts w:hint="cs"/>
          <w:rtl/>
        </w:rPr>
        <w:t xml:space="preserve">, </w:t>
      </w:r>
      <w:r w:rsidR="001D015E">
        <w:rPr>
          <w:rFonts w:hint="cs"/>
          <w:rtl/>
        </w:rPr>
        <w:t>אבל אם אלכס הצליח לאכול משהו</w:t>
      </w:r>
      <w:r w:rsidR="004B3526">
        <w:rPr>
          <w:rFonts w:hint="cs"/>
          <w:rtl/>
        </w:rPr>
        <w:t xml:space="preserve"> בלי להקיא</w:t>
      </w:r>
      <w:r w:rsidR="001D015E">
        <w:rPr>
          <w:rFonts w:hint="cs"/>
          <w:rtl/>
        </w:rPr>
        <w:t xml:space="preserve">, הוא העדיף </w:t>
      </w:r>
      <w:r w:rsidR="008770BF">
        <w:rPr>
          <w:rFonts w:hint="cs"/>
          <w:rtl/>
        </w:rPr>
        <w:t>סטייק</w:t>
      </w:r>
      <w:r w:rsidR="001D015E">
        <w:rPr>
          <w:rFonts w:hint="cs"/>
          <w:rtl/>
        </w:rPr>
        <w:t>.</w:t>
      </w:r>
    </w:p>
    <w:p w14:paraId="1EB78D86" w14:textId="0147FF43" w:rsidR="009A4E20" w:rsidRDefault="001D015E" w:rsidP="00336C63">
      <w:pPr>
        <w:rPr>
          <w:rtl/>
        </w:rPr>
      </w:pPr>
      <w:r>
        <w:rPr>
          <w:rFonts w:hint="cs"/>
          <w:rtl/>
        </w:rPr>
        <w:t>"אלכס..." ארקדי אמר לאחר ששילמו.</w:t>
      </w:r>
    </w:p>
    <w:p w14:paraId="42185B6C" w14:textId="304923E3" w:rsidR="001D015E" w:rsidRDefault="001D015E" w:rsidP="00336C63">
      <w:pPr>
        <w:rPr>
          <w:rtl/>
        </w:rPr>
      </w:pPr>
      <w:r>
        <w:rPr>
          <w:rFonts w:hint="cs"/>
          <w:rtl/>
        </w:rPr>
        <w:t>"זה לילה יפה," אלכס אמר. "בוא ניסע לעיר."</w:t>
      </w:r>
    </w:p>
    <w:p w14:paraId="00F277B6" w14:textId="177843D4" w:rsidR="001D015E" w:rsidRDefault="001D015E" w:rsidP="00336C63">
      <w:pPr>
        <w:rPr>
          <w:rtl/>
        </w:rPr>
      </w:pPr>
      <w:r>
        <w:rPr>
          <w:rFonts w:hint="cs"/>
          <w:rtl/>
        </w:rPr>
        <w:t xml:space="preserve">הם היו בדיוק בתחנה של הרכבת התחתית, שבאוטמארשן </w:t>
      </w:r>
      <w:r w:rsidR="001C5A04">
        <w:rPr>
          <w:rFonts w:hint="cs"/>
          <w:rtl/>
        </w:rPr>
        <w:t>הייתה</w:t>
      </w:r>
      <w:r>
        <w:rPr>
          <w:rFonts w:hint="cs"/>
          <w:rtl/>
        </w:rPr>
        <w:t xml:space="preserve"> עדיין עילית, ורק קרוב יותר למרכז העיר התחפרה באדמה. </w:t>
      </w:r>
    </w:p>
    <w:p w14:paraId="3AD24201" w14:textId="690165CE" w:rsidR="002C7250" w:rsidRDefault="001D015E" w:rsidP="00336C63">
      <w:pPr>
        <w:rPr>
          <w:rtl/>
        </w:rPr>
      </w:pPr>
      <w:r>
        <w:rPr>
          <w:rFonts w:hint="cs"/>
          <w:rtl/>
        </w:rPr>
        <w:t xml:space="preserve">זאת </w:t>
      </w:r>
      <w:r w:rsidR="001C5A04">
        <w:rPr>
          <w:rFonts w:hint="cs"/>
          <w:rtl/>
        </w:rPr>
        <w:t>הייתה</w:t>
      </w:r>
      <w:r>
        <w:rPr>
          <w:rFonts w:hint="cs"/>
          <w:rtl/>
        </w:rPr>
        <w:t xml:space="preserve"> נסיעה של חצי שעה ו</w:t>
      </w:r>
      <w:r w:rsidR="004B3526">
        <w:rPr>
          <w:rFonts w:hint="cs"/>
          <w:rtl/>
        </w:rPr>
        <w:t>בתחנת יונגפר</w:t>
      </w:r>
      <w:r w:rsidR="00C63F12">
        <w:rPr>
          <w:rFonts w:hint="cs"/>
          <w:rtl/>
        </w:rPr>
        <w:t>ש</w:t>
      </w:r>
      <w:r w:rsidR="004B3526">
        <w:rPr>
          <w:rFonts w:hint="cs"/>
          <w:rtl/>
        </w:rPr>
        <w:t xml:space="preserve">טיג </w:t>
      </w:r>
      <w:r w:rsidR="00382660">
        <w:rPr>
          <w:rFonts w:hint="cs"/>
          <w:rtl/>
        </w:rPr>
        <w:t xml:space="preserve">במרכז העיר </w:t>
      </w:r>
      <w:r>
        <w:rPr>
          <w:rFonts w:hint="cs"/>
          <w:rtl/>
        </w:rPr>
        <w:t>הם עלו</w:t>
      </w:r>
      <w:r w:rsidR="006B6AAA">
        <w:rPr>
          <w:rFonts w:hint="cs"/>
          <w:rtl/>
        </w:rPr>
        <w:t xml:space="preserve"> </w:t>
      </w:r>
      <w:r w:rsidR="00706D62">
        <w:rPr>
          <w:rFonts w:hint="cs"/>
          <w:rtl/>
        </w:rPr>
        <w:t xml:space="preserve">מהתחתית </w:t>
      </w:r>
      <w:r w:rsidR="00BE236D">
        <w:rPr>
          <w:rFonts w:hint="cs"/>
          <w:rtl/>
        </w:rPr>
        <w:t xml:space="preserve">ישירות </w:t>
      </w:r>
      <w:r w:rsidR="00706D62">
        <w:rPr>
          <w:rFonts w:hint="cs"/>
          <w:rtl/>
        </w:rPr>
        <w:t>א</w:t>
      </w:r>
      <w:r>
        <w:rPr>
          <w:rFonts w:hint="cs"/>
          <w:rtl/>
        </w:rPr>
        <w:t>ל</w:t>
      </w:r>
      <w:r w:rsidR="00706D62">
        <w:rPr>
          <w:rFonts w:hint="cs"/>
          <w:rtl/>
        </w:rPr>
        <w:t xml:space="preserve"> </w:t>
      </w:r>
      <w:r w:rsidR="00AF2EF3">
        <w:rPr>
          <w:rFonts w:hint="cs"/>
          <w:rtl/>
        </w:rPr>
        <w:t>שפת ה</w:t>
      </w:r>
      <w:r>
        <w:rPr>
          <w:rFonts w:hint="cs"/>
          <w:rtl/>
        </w:rPr>
        <w:t xml:space="preserve">אגם. </w:t>
      </w:r>
      <w:r w:rsidR="00AF2EF3">
        <w:rPr>
          <w:rFonts w:hint="cs"/>
          <w:rtl/>
        </w:rPr>
        <w:t>ה</w:t>
      </w:r>
      <w:r>
        <w:rPr>
          <w:rFonts w:hint="cs"/>
          <w:rtl/>
        </w:rPr>
        <w:t xml:space="preserve">לילה </w:t>
      </w:r>
      <w:r w:rsidR="00AF2EF3">
        <w:rPr>
          <w:rFonts w:hint="cs"/>
          <w:rtl/>
        </w:rPr>
        <w:t xml:space="preserve">היה </w:t>
      </w:r>
      <w:r>
        <w:rPr>
          <w:rFonts w:hint="cs"/>
          <w:rtl/>
        </w:rPr>
        <w:t>כה רך ושקט, האגם עטה קסם, אורות הבניינים ר</w:t>
      </w:r>
      <w:r w:rsidR="008770BF">
        <w:rPr>
          <w:rFonts w:hint="cs"/>
          <w:rtl/>
        </w:rPr>
        <w:t>טטו</w:t>
      </w:r>
      <w:r>
        <w:rPr>
          <w:rFonts w:hint="cs"/>
          <w:rtl/>
        </w:rPr>
        <w:t xml:space="preserve"> במימיו השקטים</w:t>
      </w:r>
      <w:r w:rsidR="008770BF">
        <w:rPr>
          <w:rFonts w:hint="cs"/>
          <w:rtl/>
        </w:rPr>
        <w:t>.</w:t>
      </w:r>
      <w:r>
        <w:rPr>
          <w:rFonts w:hint="cs"/>
          <w:rtl/>
        </w:rPr>
        <w:t xml:space="preserve"> הם ישבו בבית קפה על שפת האגם, שעדיין היה </w:t>
      </w:r>
      <w:r>
        <w:rPr>
          <w:rFonts w:hint="cs"/>
          <w:rtl/>
        </w:rPr>
        <w:lastRenderedPageBreak/>
        <w:t xml:space="preserve">פתוח, </w:t>
      </w:r>
      <w:r w:rsidR="002C7250">
        <w:rPr>
          <w:rFonts w:hint="cs"/>
          <w:rtl/>
        </w:rPr>
        <w:t>עם כוס בירה עסיסית של לתת בווארי ושעורה --- [לבדוק פה זה רק שטויות מהזיות מוחי] והיה</w:t>
      </w:r>
      <w:r w:rsidR="00C90C6C">
        <w:rPr>
          <w:rFonts w:hint="cs"/>
          <w:rtl/>
        </w:rPr>
        <w:t xml:space="preserve"> מאוד </w:t>
      </w:r>
      <w:r w:rsidR="002C7250">
        <w:rPr>
          <w:rFonts w:hint="cs"/>
          <w:rtl/>
        </w:rPr>
        <w:t>מא</w:t>
      </w:r>
      <w:r w:rsidR="000965A1">
        <w:rPr>
          <w:rFonts w:hint="cs"/>
          <w:rtl/>
        </w:rPr>
        <w:t>ו</w:t>
      </w:r>
      <w:r w:rsidR="002C7250">
        <w:rPr>
          <w:rFonts w:hint="cs"/>
          <w:rtl/>
        </w:rPr>
        <w:t xml:space="preserve">ד שקט, וארקדי שוב אמר כאילו לא עברה כמעט שעה מאז שאמר זאת קודם </w:t>
      </w:r>
      <w:r w:rsidR="002C7250">
        <w:rPr>
          <w:rtl/>
        </w:rPr>
        <w:t>–</w:t>
      </w:r>
      <w:r w:rsidR="002C7250">
        <w:rPr>
          <w:rFonts w:hint="cs"/>
          <w:rtl/>
        </w:rPr>
        <w:t xml:space="preserve"> "אלכס..."</w:t>
      </w:r>
    </w:p>
    <w:p w14:paraId="1186DCE9" w14:textId="77777777" w:rsidR="002C7250" w:rsidRDefault="002C7250" w:rsidP="00336C63">
      <w:pPr>
        <w:rPr>
          <w:rtl/>
        </w:rPr>
      </w:pPr>
      <w:r>
        <w:rPr>
          <w:rFonts w:hint="cs"/>
          <w:rtl/>
        </w:rPr>
        <w:t>"אני יודע מה אתה רוצה לשאול..."</w:t>
      </w:r>
    </w:p>
    <w:p w14:paraId="3F98FCB1" w14:textId="17E640E4" w:rsidR="001D015E" w:rsidRDefault="002C7250" w:rsidP="00336C63">
      <w:pPr>
        <w:rPr>
          <w:rtl/>
        </w:rPr>
      </w:pPr>
      <w:r>
        <w:rPr>
          <w:rFonts w:hint="cs"/>
          <w:rtl/>
        </w:rPr>
        <w:t>"אתה מוכן לדבר על זה?"</w:t>
      </w:r>
      <w:r w:rsidR="001D015E">
        <w:rPr>
          <w:rFonts w:hint="cs"/>
          <w:rtl/>
        </w:rPr>
        <w:t xml:space="preserve"> </w:t>
      </w:r>
    </w:p>
    <w:p w14:paraId="0F0300F2" w14:textId="567679E8" w:rsidR="001D015E" w:rsidRDefault="002C7250" w:rsidP="00336C63">
      <w:pPr>
        <w:rPr>
          <w:rtl/>
        </w:rPr>
      </w:pPr>
      <w:r>
        <w:rPr>
          <w:rFonts w:hint="cs"/>
          <w:rtl/>
        </w:rPr>
        <w:t xml:space="preserve">"אתה יודע שבחיים לא דיברתי על זה עם אף אחד. לא מפני שזה סוד אלא... כן, לא רציתי לדבר על זה. באמת לא. אף אחד לא ישאל כזה דבר סתם </w:t>
      </w:r>
      <w:r>
        <w:rPr>
          <w:rtl/>
        </w:rPr>
        <w:t>–</w:t>
      </w:r>
      <w:r>
        <w:rPr>
          <w:rFonts w:hint="cs"/>
          <w:rtl/>
        </w:rPr>
        <w:t xml:space="preserve"> עברת התעללות בתור ילד? בתור נער? כי... יש סימנים ובאינסטינקט ידעתי מה הם ובכוונה לא נתתי אותם. נתתי סימנים אחרים </w:t>
      </w:r>
      <w:r w:rsidRPr="00706D62">
        <w:rPr>
          <w:rFonts w:hint="cs"/>
          <w:highlight w:val="green"/>
          <w:rtl/>
        </w:rPr>
        <w:t>לגמרי</w:t>
      </w:r>
      <w:r>
        <w:rPr>
          <w:rFonts w:hint="cs"/>
          <w:rtl/>
        </w:rPr>
        <w:t xml:space="preserve">. ברור שלא יכולתי להסתיר הכל, </w:t>
      </w:r>
      <w:r w:rsidRPr="00706D62">
        <w:rPr>
          <w:rFonts w:hint="cs"/>
          <w:highlight w:val="green"/>
          <w:rtl/>
        </w:rPr>
        <w:t>לגמרי</w:t>
      </w:r>
      <w:r>
        <w:rPr>
          <w:rFonts w:hint="cs"/>
          <w:rtl/>
        </w:rPr>
        <w:t xml:space="preserve">. אבל נניח </w:t>
      </w:r>
      <w:r w:rsidR="001C5A04">
        <w:rPr>
          <w:rFonts w:hint="cs"/>
          <w:rtl/>
        </w:rPr>
        <w:t>הייתה</w:t>
      </w:r>
      <w:r>
        <w:rPr>
          <w:rFonts w:hint="cs"/>
          <w:rtl/>
        </w:rPr>
        <w:t xml:space="preserve"> הרצאה על דברים כאלה </w:t>
      </w:r>
      <w:r>
        <w:rPr>
          <w:rtl/>
        </w:rPr>
        <w:t>–</w:t>
      </w:r>
      <w:r>
        <w:rPr>
          <w:rFonts w:hint="cs"/>
          <w:rtl/>
        </w:rPr>
        <w:t xml:space="preserve"> אני אטום </w:t>
      </w:r>
      <w:r w:rsidRPr="00706D62">
        <w:rPr>
          <w:rFonts w:hint="cs"/>
          <w:highlight w:val="green"/>
          <w:rtl/>
        </w:rPr>
        <w:t>לגמרי</w:t>
      </w:r>
      <w:r>
        <w:rPr>
          <w:rFonts w:hint="cs"/>
          <w:rtl/>
        </w:rPr>
        <w:t xml:space="preserve">. לא שומע כלום, או מוצא דרך להימלט מהשיעור. המורה מעלה את הנושא בשיעור חינוך </w:t>
      </w:r>
      <w:r>
        <w:rPr>
          <w:rtl/>
        </w:rPr>
        <w:t>–</w:t>
      </w:r>
      <w:r>
        <w:rPr>
          <w:rFonts w:hint="cs"/>
          <w:rtl/>
        </w:rPr>
        <w:t xml:space="preserve"> אני לא משתתף. או משתתף ו</w:t>
      </w:r>
      <w:r w:rsidR="004B3526">
        <w:rPr>
          <w:rFonts w:hint="cs"/>
          <w:rtl/>
        </w:rPr>
        <w:t>ש</w:t>
      </w:r>
      <w:r>
        <w:rPr>
          <w:rFonts w:hint="cs"/>
          <w:rtl/>
        </w:rPr>
        <w:t xml:space="preserve">ואל מעין שאלות אתה יודע, </w:t>
      </w:r>
      <w:r w:rsidR="00296017">
        <w:rPr>
          <w:rFonts w:hint="cs"/>
          <w:rtl/>
        </w:rPr>
        <w:t>ששואל טמבל מוחלט. כי אני יודע מה המשפט הבא שהיא תגיד אז אני שואל בדיוק את זה." הוא סיים את כל הבירה שלו ומזג מקנקן בירה גדול שהוא הזמין ושארקדי תמה מי יוכל לגמור. "אף פעם לא שאלו אותי באופן ישיר, אף אחד לא."</w:t>
      </w:r>
    </w:p>
    <w:p w14:paraId="7ECC7CA9" w14:textId="4A6E6352" w:rsidR="002C7250" w:rsidRDefault="00296017" w:rsidP="00336C63">
      <w:pPr>
        <w:rPr>
          <w:rtl/>
        </w:rPr>
      </w:pPr>
      <w:r>
        <w:rPr>
          <w:rFonts w:hint="cs"/>
          <w:rtl/>
        </w:rPr>
        <w:t>"אתה מתבייש ממני?"</w:t>
      </w:r>
    </w:p>
    <w:p w14:paraId="07E52C51" w14:textId="2835368E" w:rsidR="00296017" w:rsidRDefault="00296017" w:rsidP="00336C63">
      <w:pPr>
        <w:rPr>
          <w:rtl/>
        </w:rPr>
      </w:pPr>
      <w:r>
        <w:rPr>
          <w:rFonts w:hint="cs"/>
          <w:rtl/>
        </w:rPr>
        <w:t>"לא, זה לא עניין של להתבייש. אני לא רוצה להעציב אותך."</w:t>
      </w:r>
    </w:p>
    <w:p w14:paraId="4A12554C" w14:textId="433CD4EA" w:rsidR="00296017" w:rsidRDefault="00296017" w:rsidP="00336C63">
      <w:pPr>
        <w:rPr>
          <w:rtl/>
        </w:rPr>
      </w:pPr>
      <w:r>
        <w:rPr>
          <w:rFonts w:hint="cs"/>
          <w:rtl/>
        </w:rPr>
        <w:t>ארקדי פלט מעין צחוק מקוטע. "גם בלי שתגיד כלום, אתה נורא מעציב אותי."</w:t>
      </w:r>
    </w:p>
    <w:p w14:paraId="0FC0E03D" w14:textId="772A4E86" w:rsidR="00296017" w:rsidRDefault="00296017" w:rsidP="00336C63">
      <w:pPr>
        <w:rPr>
          <w:rtl/>
        </w:rPr>
      </w:pPr>
      <w:r>
        <w:rPr>
          <w:rFonts w:hint="cs"/>
          <w:rtl/>
        </w:rPr>
        <w:t xml:space="preserve">"לא </w:t>
      </w:r>
      <w:r w:rsidR="00BE236D">
        <w:rPr>
          <w:rFonts w:hint="cs"/>
          <w:rtl/>
        </w:rPr>
        <w:t>נ</w:t>
      </w:r>
      <w:r>
        <w:rPr>
          <w:rFonts w:hint="cs"/>
          <w:rtl/>
        </w:rPr>
        <w:t>אנסתי</w:t>
      </w:r>
      <w:r w:rsidR="00655F3A">
        <w:rPr>
          <w:rFonts w:hint="cs"/>
          <w:rtl/>
        </w:rPr>
        <w:t xml:space="preserve">, כלומר </w:t>
      </w:r>
      <w:r w:rsidR="008770BF">
        <w:rPr>
          <w:rFonts w:hint="cs"/>
          <w:rtl/>
        </w:rPr>
        <w:t xml:space="preserve">מעולם </w:t>
      </w:r>
      <w:r w:rsidR="00655F3A">
        <w:rPr>
          <w:rFonts w:hint="cs"/>
          <w:rtl/>
        </w:rPr>
        <w:t>לא</w:t>
      </w:r>
      <w:r w:rsidR="004B3526">
        <w:rPr>
          <w:rFonts w:hint="cs"/>
          <w:rtl/>
        </w:rPr>
        <w:t xml:space="preserve"> הייתי במצב של יחסי מין מלאים </w:t>
      </w:r>
      <w:r w:rsidR="00AF2EF3">
        <w:rPr>
          <w:rFonts w:hint="cs"/>
          <w:rtl/>
        </w:rPr>
        <w:t xml:space="preserve">עם חדירה אתה יודע של זין אחר לתוכי </w:t>
      </w:r>
      <w:r w:rsidR="004B3526">
        <w:rPr>
          <w:rFonts w:hint="cs"/>
          <w:rtl/>
        </w:rPr>
        <w:t>בכפייה</w:t>
      </w:r>
      <w:r>
        <w:rPr>
          <w:rFonts w:hint="cs"/>
          <w:rtl/>
        </w:rPr>
        <w:t>. אף פעם</w:t>
      </w:r>
      <w:r w:rsidR="00AF2EF3">
        <w:rPr>
          <w:rFonts w:hint="cs"/>
          <w:rtl/>
        </w:rPr>
        <w:t xml:space="preserve"> לא</w:t>
      </w:r>
      <w:r>
        <w:rPr>
          <w:rFonts w:hint="cs"/>
          <w:rtl/>
        </w:rPr>
        <w:t>. אבל הייתי במצבים... הייתי במצבים לא טובים. אני משער ש... כשהייתי ילד נראיתי כמו החלום הרטוב של כל פדופיל. זה מגעיל אבל... נראיתי רך ותם וזך. מלאכי כזה."</w:t>
      </w:r>
    </w:p>
    <w:p w14:paraId="2634A002" w14:textId="03884949" w:rsidR="00296017" w:rsidRDefault="00296017" w:rsidP="00336C63">
      <w:pPr>
        <w:rPr>
          <w:rtl/>
        </w:rPr>
      </w:pPr>
      <w:r>
        <w:rPr>
          <w:rFonts w:hint="cs"/>
          <w:rtl/>
        </w:rPr>
        <w:t>"אני יודע למה אתה מתכוון."</w:t>
      </w:r>
    </w:p>
    <w:p w14:paraId="1E703596" w14:textId="19D7D58B" w:rsidR="00296017" w:rsidRDefault="00296017" w:rsidP="00336C63">
      <w:pPr>
        <w:rPr>
          <w:rtl/>
        </w:rPr>
      </w:pPr>
      <w:r>
        <w:rPr>
          <w:rFonts w:hint="cs"/>
          <w:rtl/>
        </w:rPr>
        <w:t>"טוב כי... אני לא רוצה להשמע [</w:t>
      </w:r>
      <w:r>
        <w:t>presumptuous</w:t>
      </w:r>
      <w:r>
        <w:rPr>
          <w:rFonts w:hint="cs"/>
          <w:rtl/>
        </w:rPr>
        <w:t xml:space="preserve"> יהיר שחצן] כאילו אני לא מבין מה קורה עם זה. זה ככה זה. יש אנשים שנמשכים לזה, אני לא </w:t>
      </w:r>
      <w:r w:rsidR="007652ED">
        <w:rPr>
          <w:rFonts w:hint="cs"/>
          <w:rtl/>
        </w:rPr>
        <w:t>רוצה להבין ואני לא מוכן להבין. אבל אני לא רוצה להשמע שחצן. אתה יודע, לא מבחינת זה שכאילו וואו איך נראיתי אלא מבחינת זה ש[צריך לחתוך פה הרבה קישקושים כי אני יודעת מה להגיד אבל לא איך להתבטא]</w:t>
      </w:r>
      <w:r w:rsidR="00AF0002">
        <w:rPr>
          <w:rFonts w:hint="cs"/>
          <w:rtl/>
        </w:rPr>
        <w:t>...</w:t>
      </w:r>
      <w:r w:rsidR="00BF3A0C">
        <w:rPr>
          <w:rFonts w:hint="cs"/>
          <w:rtl/>
        </w:rPr>
        <w:t xml:space="preserve"> כאילו ברור לי שיש סוג שהם מחפשים. אולי כל ילד מתאים להם, אבל אני יודע שלא כולם היו תחת המקרים שאני הייתי.</w:t>
      </w:r>
      <w:r w:rsidR="00AF0002">
        <w:rPr>
          <w:rFonts w:hint="cs"/>
          <w:rtl/>
        </w:rPr>
        <w:t>"</w:t>
      </w:r>
    </w:p>
    <w:p w14:paraId="76692891" w14:textId="10C09196" w:rsidR="00AF0002" w:rsidRDefault="00BF3A0C" w:rsidP="00336C63">
      <w:pPr>
        <w:rPr>
          <w:rtl/>
        </w:rPr>
      </w:pPr>
      <w:r>
        <w:rPr>
          <w:rFonts w:hint="cs"/>
          <w:rtl/>
        </w:rPr>
        <w:t>"איזה מקרים?"</w:t>
      </w:r>
    </w:p>
    <w:p w14:paraId="469DD14D" w14:textId="3FBBBC4A" w:rsidR="00BF3A0C" w:rsidRDefault="00BF3A0C" w:rsidP="00336C63">
      <w:pPr>
        <w:rPr>
          <w:rtl/>
        </w:rPr>
      </w:pPr>
      <w:r>
        <w:rPr>
          <w:rFonts w:hint="cs"/>
          <w:rtl/>
        </w:rPr>
        <w:t xml:space="preserve">"תקשיב, כביכול </w:t>
      </w:r>
      <w:r>
        <w:rPr>
          <w:rtl/>
        </w:rPr>
        <w:t>–</w:t>
      </w:r>
      <w:r>
        <w:rPr>
          <w:rFonts w:hint="cs"/>
          <w:rtl/>
        </w:rPr>
        <w:t xml:space="preserve"> מה זה משנה </w:t>
      </w:r>
      <w:r w:rsidR="00F06A3F">
        <w:rPr>
          <w:rFonts w:hint="cs"/>
          <w:rtl/>
        </w:rPr>
        <w:t>עכשיו</w:t>
      </w:r>
      <w:r>
        <w:rPr>
          <w:rFonts w:hint="cs"/>
          <w:rtl/>
        </w:rPr>
        <w:t>? כי ניצלתי. אני לא יודע איך כי היו הרבה מקרים, עם הרבה אנשים שונים... גם אנשים שבחיים לא היו תופסים אותם אם היו עושים לי משהו, אנשים זרים במקומות אחרים. היה מישהו שהכרתי, הוא ידע עלי הרבה</w:t>
      </w:r>
      <w:r w:rsidR="00C90C6C">
        <w:rPr>
          <w:rFonts w:hint="cs"/>
          <w:rtl/>
        </w:rPr>
        <w:t xml:space="preserve"> מאוד </w:t>
      </w:r>
      <w:r>
        <w:rPr>
          <w:rFonts w:hint="cs"/>
          <w:rtl/>
        </w:rPr>
        <w:t xml:space="preserve">דברים. הוא ידע שאני לא בתול כבר. כן עם ילדה בגילי שאני רציתי אותה והיא אותי, </w:t>
      </w:r>
      <w:r w:rsidR="0003448F">
        <w:rPr>
          <w:rFonts w:hint="cs"/>
          <w:rtl/>
        </w:rPr>
        <w:t xml:space="preserve">(עם הדס) </w:t>
      </w:r>
      <w:r>
        <w:rPr>
          <w:rFonts w:hint="cs"/>
          <w:rtl/>
        </w:rPr>
        <w:t>אבל הוא אמר שהזדהמתי. שזהו זה. אוף. האמנתי. כי זה נכון, גם אתה אמרת לי כך</w:t>
      </w:r>
      <w:r w:rsidR="00066BE7">
        <w:rPr>
          <w:rFonts w:hint="cs"/>
          <w:rtl/>
        </w:rPr>
        <w:t xml:space="preserve"> [בפרק הבגידה כשנוגע לו שזה קרה בגיל 12]</w:t>
      </w:r>
      <w:r>
        <w:rPr>
          <w:rFonts w:hint="cs"/>
          <w:rtl/>
        </w:rPr>
        <w:t>. אבל החלטתי שיש זוהמות שאני מקבל על עצמי בשביל לחיות</w:t>
      </w:r>
      <w:r w:rsidR="00BE236D">
        <w:rPr>
          <w:rFonts w:hint="cs"/>
          <w:rtl/>
        </w:rPr>
        <w:t>/ לעשות מה שהתחשק לי??/ לטעום הכל?? [ביטוי יותר קולע]</w:t>
      </w:r>
      <w:r>
        <w:rPr>
          <w:rFonts w:hint="cs"/>
          <w:rtl/>
        </w:rPr>
        <w:t xml:space="preserve">. כל אחד מקבל על עצמו זוהמות </w:t>
      </w:r>
      <w:r w:rsidR="0007458E">
        <w:rPr>
          <w:rFonts w:hint="cs"/>
          <w:rtl/>
        </w:rPr>
        <w:t>מסוימ</w:t>
      </w:r>
      <w:r>
        <w:rPr>
          <w:rFonts w:hint="cs"/>
          <w:rtl/>
        </w:rPr>
        <w:t>ות. ללכת ברחוב, ללחוץ יד לאנשים, לגעת בידיות של דלתות. מה</w:t>
      </w:r>
      <w:r w:rsidR="00655F3A">
        <w:rPr>
          <w:rFonts w:hint="cs"/>
          <w:rtl/>
        </w:rPr>
        <w:t>,</w:t>
      </w:r>
      <w:r>
        <w:rPr>
          <w:rFonts w:hint="cs"/>
          <w:rtl/>
        </w:rPr>
        <w:t xml:space="preserve"> לא תיגע? מי שלא מוכן לזה הוא חולה נפש נכון? </w:t>
      </w:r>
      <w:r w:rsidR="00FF613E">
        <w:rPr>
          <w:rFonts w:hint="cs"/>
          <w:rtl/>
        </w:rPr>
        <w:t>ו</w:t>
      </w:r>
      <w:r>
        <w:rPr>
          <w:rFonts w:hint="cs"/>
          <w:rtl/>
        </w:rPr>
        <w:t>גם פה</w:t>
      </w:r>
      <w:r w:rsidR="00FF613E">
        <w:rPr>
          <w:rFonts w:hint="cs"/>
          <w:rtl/>
        </w:rPr>
        <w:t>.</w:t>
      </w:r>
      <w:r>
        <w:rPr>
          <w:rFonts w:hint="cs"/>
          <w:rtl/>
        </w:rPr>
        <w:t xml:space="preserve"> </w:t>
      </w:r>
      <w:r w:rsidR="00FF613E">
        <w:rPr>
          <w:rFonts w:hint="cs"/>
          <w:rtl/>
        </w:rPr>
        <w:t>אני מאמין ש</w:t>
      </w:r>
      <w:r>
        <w:rPr>
          <w:rFonts w:hint="cs"/>
          <w:rtl/>
        </w:rPr>
        <w:t>זוהמה ש</w:t>
      </w:r>
      <w:r w:rsidR="008D6552">
        <w:rPr>
          <w:rFonts w:hint="cs"/>
          <w:rtl/>
        </w:rPr>
        <w:t xml:space="preserve">אני מסכים לה היא לא זוהמה בכלל, זה החיים. </w:t>
      </w:r>
      <w:r w:rsidR="00066BE7">
        <w:rPr>
          <w:rFonts w:hint="cs"/>
          <w:rtl/>
        </w:rPr>
        <w:t>וניצלתי</w:t>
      </w:r>
      <w:r w:rsidR="00FF613E">
        <w:rPr>
          <w:rFonts w:hint="cs"/>
          <w:rtl/>
        </w:rPr>
        <w:t xml:space="preserve"> מאותו אדם</w:t>
      </w:r>
      <w:r w:rsidR="00066BE7">
        <w:rPr>
          <w:rFonts w:hint="cs"/>
          <w:rtl/>
        </w:rPr>
        <w:t xml:space="preserve">. הרבה פעמים אני חושב על מי שהוא </w:t>
      </w:r>
      <w:r w:rsidR="00066BE7" w:rsidRPr="008D294D">
        <w:rPr>
          <w:rFonts w:hint="cs"/>
          <w:highlight w:val="green"/>
          <w:rtl/>
        </w:rPr>
        <w:t>לקח</w:t>
      </w:r>
      <w:r w:rsidR="00066BE7">
        <w:rPr>
          <w:rFonts w:hint="cs"/>
          <w:rtl/>
        </w:rPr>
        <w:t xml:space="preserve"> במקומי. כי אני לא משלה את עצמי </w:t>
      </w:r>
      <w:r w:rsidR="00066BE7">
        <w:rPr>
          <w:rtl/>
        </w:rPr>
        <w:t>–</w:t>
      </w:r>
      <w:r w:rsidR="00066BE7">
        <w:rPr>
          <w:rFonts w:hint="cs"/>
          <w:rtl/>
        </w:rPr>
        <w:t xml:space="preserve"> אם לא אני אז מישהו אחר. ואני מפחד שהילד האחר </w:t>
      </w:r>
      <w:r w:rsidR="00066BE7" w:rsidRPr="008D294D">
        <w:rPr>
          <w:rFonts w:hint="cs"/>
          <w:highlight w:val="green"/>
          <w:rtl/>
        </w:rPr>
        <w:t>לקח</w:t>
      </w:r>
      <w:r w:rsidR="00066BE7">
        <w:rPr>
          <w:rFonts w:hint="cs"/>
          <w:rtl/>
        </w:rPr>
        <w:t xml:space="preserve"> את זה נורא קשה. זה באמת קשה נורא אבל לפעמים אני חושב שאולי</w:t>
      </w:r>
      <w:r w:rsidR="00DD48B9">
        <w:rPr>
          <w:rFonts w:hint="cs"/>
          <w:rtl/>
        </w:rPr>
        <w:t xml:space="preserve"> דווקא</w:t>
      </w:r>
      <w:r w:rsidR="0003448F">
        <w:rPr>
          <w:rFonts w:hint="cs"/>
          <w:rtl/>
        </w:rPr>
        <w:t xml:space="preserve"> </w:t>
      </w:r>
      <w:r w:rsidR="00066BE7">
        <w:rPr>
          <w:rFonts w:hint="cs"/>
          <w:rtl/>
        </w:rPr>
        <w:t xml:space="preserve">הייתי </w:t>
      </w:r>
      <w:r w:rsidR="00AF2EF3">
        <w:rPr>
          <w:rFonts w:hint="cs"/>
          <w:rtl/>
        </w:rPr>
        <w:t>מצליח</w:t>
      </w:r>
      <w:r w:rsidR="00066BE7">
        <w:rPr>
          <w:rFonts w:hint="cs"/>
          <w:rtl/>
        </w:rPr>
        <w:t xml:space="preserve"> להתגבר על כמה שזה חרא, ומי שלא הצליח להציל את עצמו מההתעללות הזאת גם לא יצליח להציל את עצמו מהחרא של לחיות עם עצמ</w:t>
      </w:r>
      <w:r w:rsidR="00DD48B9">
        <w:rPr>
          <w:rFonts w:hint="cs"/>
          <w:rtl/>
        </w:rPr>
        <w:t>ו</w:t>
      </w:r>
      <w:r w:rsidR="00066BE7">
        <w:rPr>
          <w:rFonts w:hint="cs"/>
          <w:rtl/>
        </w:rPr>
        <w:t xml:space="preserve"> </w:t>
      </w:r>
      <w:r w:rsidR="00EE553A">
        <w:rPr>
          <w:rFonts w:hint="cs"/>
          <w:rtl/>
        </w:rPr>
        <w:lastRenderedPageBreak/>
        <w:t>אחר כך</w:t>
      </w:r>
      <w:r w:rsidR="00066BE7">
        <w:rPr>
          <w:rFonts w:hint="cs"/>
          <w:rtl/>
        </w:rPr>
        <w:t xml:space="preserve">. לפעמים אני אומר לעצמי </w:t>
      </w:r>
      <w:r w:rsidR="00066BE7">
        <w:rPr>
          <w:rtl/>
        </w:rPr>
        <w:t>–</w:t>
      </w:r>
      <w:r w:rsidR="00066BE7">
        <w:rPr>
          <w:rFonts w:hint="cs"/>
          <w:rtl/>
        </w:rPr>
        <w:t xml:space="preserve"> אולי בעצם לא הייתי יכול לחיות עם זה. אול</w:t>
      </w:r>
      <w:r w:rsidR="0003448F">
        <w:rPr>
          <w:rFonts w:hint="cs"/>
          <w:rtl/>
        </w:rPr>
        <w:t>י</w:t>
      </w:r>
      <w:r w:rsidR="00066BE7">
        <w:rPr>
          <w:rFonts w:hint="cs"/>
          <w:rtl/>
        </w:rPr>
        <w:t>, אם</w:t>
      </w:r>
      <w:r w:rsidR="0003448F">
        <w:rPr>
          <w:rFonts w:hint="cs"/>
          <w:rtl/>
        </w:rPr>
        <w:t>,</w:t>
      </w:r>
      <w:r w:rsidR="00066BE7">
        <w:rPr>
          <w:rFonts w:hint="cs"/>
          <w:rtl/>
        </w:rPr>
        <w:t xml:space="preserve"> אתה יודע.</w:t>
      </w:r>
      <w:r w:rsidR="0003448F">
        <w:rPr>
          <w:rFonts w:hint="cs"/>
          <w:rtl/>
        </w:rPr>
        <w:t>..</w:t>
      </w:r>
      <w:r w:rsidR="00066BE7">
        <w:rPr>
          <w:rFonts w:hint="cs"/>
          <w:rtl/>
        </w:rPr>
        <w:t xml:space="preserve"> אם היה עומד לי. זאת מחשבה איומה. זאת מחשבה שמעוררת בי </w:t>
      </w:r>
      <w:r w:rsidR="00F97A34">
        <w:rPr>
          <w:rFonts w:hint="cs"/>
          <w:rtl/>
        </w:rPr>
        <w:t>כל כך</w:t>
      </w:r>
      <w:r w:rsidR="00066BE7">
        <w:rPr>
          <w:rFonts w:hint="cs"/>
          <w:rtl/>
        </w:rPr>
        <w:t xml:space="preserve"> הרבה חלחלה וגועל לפעמים. כי אני מאמין שכן הייתי יכול להחזיק מעמד, לא להיכנס לדיכאונות ומחשבות אובדניות, אבל אז אני אומר לעצמי </w:t>
      </w:r>
      <w:r w:rsidR="00066BE7">
        <w:rPr>
          <w:rtl/>
        </w:rPr>
        <w:t>–</w:t>
      </w:r>
      <w:r w:rsidR="00066BE7">
        <w:rPr>
          <w:rFonts w:hint="cs"/>
          <w:rtl/>
        </w:rPr>
        <w:t xml:space="preserve"> ואם </w:t>
      </w:r>
      <w:r w:rsidR="0003448F">
        <w:rPr>
          <w:rFonts w:hint="cs"/>
          <w:rtl/>
        </w:rPr>
        <w:t xml:space="preserve">בזמן שהוא היה עושה לי, </w:t>
      </w:r>
      <w:r w:rsidR="00066BE7">
        <w:rPr>
          <w:rFonts w:hint="cs"/>
          <w:rtl/>
        </w:rPr>
        <w:t>היה עומד לי. זה מחסל אותי. אבל הצלתי את עצמי, אז</w:t>
      </w:r>
      <w:r w:rsidR="00483BB1">
        <w:rPr>
          <w:rFonts w:hint="cs"/>
          <w:rtl/>
        </w:rPr>
        <w:t xml:space="preserve"> הכול </w:t>
      </w:r>
      <w:r w:rsidR="00066BE7">
        <w:rPr>
          <w:rFonts w:hint="cs"/>
          <w:rtl/>
        </w:rPr>
        <w:t>טוב."</w:t>
      </w:r>
    </w:p>
    <w:p w14:paraId="286B430A" w14:textId="335A40FA" w:rsidR="00066BE7" w:rsidRDefault="00066BE7" w:rsidP="00336C63">
      <w:pPr>
        <w:rPr>
          <w:rtl/>
        </w:rPr>
      </w:pPr>
      <w:r>
        <w:rPr>
          <w:rFonts w:hint="cs"/>
          <w:rtl/>
        </w:rPr>
        <w:t>הלילה היה רך... ואלכס המשיך לדבר, "</w:t>
      </w:r>
      <w:r w:rsidR="00C94772">
        <w:rPr>
          <w:rFonts w:hint="cs"/>
          <w:rtl/>
        </w:rPr>
        <w:t xml:space="preserve">זה כמו... אני חושב לפעמים. התאונה. זאת מחשבה מופרכת, אבל כל קומבינציה אחרת של אחים. אתה יודע. ברור אם אני הייתי </w:t>
      </w:r>
      <w:r w:rsidR="008D673A">
        <w:rPr>
          <w:rFonts w:hint="cs"/>
          <w:rtl/>
        </w:rPr>
        <w:t xml:space="preserve">הנפגע, לא משנה מי היה נוהג, זה היה הצדק הקוסמי בפעולה. מילא, צריך להקריב משום מה את אחד האחים לעולה, שיהיה אלכס." הוא נשם עמוק, הנשימה </w:t>
      </w:r>
      <w:r w:rsidR="001C5A04">
        <w:rPr>
          <w:rFonts w:hint="cs"/>
          <w:rtl/>
        </w:rPr>
        <w:t>הייתה</w:t>
      </w:r>
      <w:r w:rsidR="008D673A">
        <w:rPr>
          <w:rFonts w:hint="cs"/>
          <w:rtl/>
        </w:rPr>
        <w:t xml:space="preserve"> מיועדת לאח אחר. "הבירה הזאת </w:t>
      </w:r>
      <w:r w:rsidR="00F97A34">
        <w:rPr>
          <w:rFonts w:hint="cs"/>
          <w:rtl/>
        </w:rPr>
        <w:t>כל כך</w:t>
      </w:r>
      <w:r w:rsidR="008D673A">
        <w:rPr>
          <w:rFonts w:hint="cs"/>
          <w:rtl/>
        </w:rPr>
        <w:t xml:space="preserve"> חלשה."</w:t>
      </w:r>
    </w:p>
    <w:p w14:paraId="01CEBF1F" w14:textId="75242E15" w:rsidR="008D673A" w:rsidRDefault="008D673A" w:rsidP="00336C63">
      <w:pPr>
        <w:rPr>
          <w:rtl/>
        </w:rPr>
      </w:pPr>
      <w:r>
        <w:rPr>
          <w:rFonts w:hint="cs"/>
          <w:rtl/>
        </w:rPr>
        <w:t>"אני לא חושב ככה."</w:t>
      </w:r>
    </w:p>
    <w:p w14:paraId="508BDCA2" w14:textId="27DF4FC4" w:rsidR="008D673A" w:rsidRDefault="008D673A" w:rsidP="00336C63">
      <w:pPr>
        <w:rPr>
          <w:rtl/>
        </w:rPr>
      </w:pPr>
      <w:r>
        <w:rPr>
          <w:rFonts w:hint="cs"/>
          <w:rtl/>
        </w:rPr>
        <w:t xml:space="preserve">"לפעמים המח שלי מייצר </w:t>
      </w:r>
      <w:r w:rsidR="00F97A34">
        <w:rPr>
          <w:rFonts w:hint="cs"/>
          <w:rtl/>
        </w:rPr>
        <w:t>כל כך</w:t>
      </w:r>
      <w:r>
        <w:rPr>
          <w:rFonts w:hint="cs"/>
          <w:rtl/>
        </w:rPr>
        <w:t xml:space="preserve"> הרבה רעל, שהוא מפרק את כל האלכוהול עוד לפני שנכנס. או שהוא לא מרשה לאלכוהול להכנס דרך קרום המח. איך זה נקרא </w:t>
      </w:r>
      <w:r>
        <w:rPr>
          <w:rtl/>
        </w:rPr>
        <w:t>–</w:t>
      </w:r>
      <w:r>
        <w:rPr>
          <w:rFonts w:hint="cs"/>
          <w:rtl/>
        </w:rPr>
        <w:t xml:space="preserve"> ה</w:t>
      </w:r>
      <w:r>
        <w:t>blood brain barrier</w:t>
      </w:r>
      <w:r>
        <w:rPr>
          <w:rFonts w:hint="cs"/>
          <w:rtl/>
        </w:rPr>
        <w:t>. אוף נעלמו לי כל המילים בעברית. אפילו בגרמנית אני יודע איך להגיד את זה."</w:t>
      </w:r>
    </w:p>
    <w:p w14:paraId="51D2014E" w14:textId="12F3E787" w:rsidR="008D673A" w:rsidRDefault="008D673A" w:rsidP="00336C63">
      <w:pPr>
        <w:rPr>
          <w:rtl/>
        </w:rPr>
      </w:pPr>
      <w:r>
        <w:rPr>
          <w:rFonts w:hint="cs"/>
          <w:rtl/>
        </w:rPr>
        <w:t>"איך?"</w:t>
      </w:r>
    </w:p>
    <w:p w14:paraId="3205EDFA" w14:textId="00614D7E" w:rsidR="008D673A" w:rsidRDefault="008D673A" w:rsidP="00336C63">
      <w:pPr>
        <w:rPr>
          <w:rtl/>
        </w:rPr>
      </w:pPr>
      <w:r>
        <w:rPr>
          <w:rFonts w:hint="cs"/>
          <w:rtl/>
        </w:rPr>
        <w:t>"</w:t>
      </w:r>
      <w:r w:rsidRPr="008D673A">
        <w:t>Blut-Hirn-Schranke</w:t>
      </w:r>
      <w:r>
        <w:rPr>
          <w:rFonts w:hint="cs"/>
          <w:rtl/>
        </w:rPr>
        <w:t>."</w:t>
      </w:r>
    </w:p>
    <w:p w14:paraId="2FE67C1E" w14:textId="1DA970E2" w:rsidR="008D673A" w:rsidRDefault="00270F04" w:rsidP="00336C63">
      <w:pPr>
        <w:rPr>
          <w:rtl/>
        </w:rPr>
      </w:pPr>
      <w:r>
        <w:rPr>
          <w:rFonts w:hint="cs"/>
          <w:rtl/>
        </w:rPr>
        <w:t>"זה נקרא מחסום דם-מח."</w:t>
      </w:r>
    </w:p>
    <w:p w14:paraId="085C476D" w14:textId="62CD32D6" w:rsidR="00270F04" w:rsidRDefault="00270F04" w:rsidP="00336C63">
      <w:pPr>
        <w:rPr>
          <w:rtl/>
        </w:rPr>
      </w:pPr>
      <w:r>
        <w:rPr>
          <w:rFonts w:hint="cs"/>
          <w:rtl/>
        </w:rPr>
        <w:t xml:space="preserve">"כן, כמובן. כשהמח שלי נחסם ככה </w:t>
      </w:r>
      <w:r w:rsidR="0003448F">
        <w:rPr>
          <w:rFonts w:hint="cs"/>
          <w:rtl/>
        </w:rPr>
        <w:t xml:space="preserve">עם הרעל הזה, </w:t>
      </w:r>
      <w:r>
        <w:rPr>
          <w:rFonts w:hint="cs"/>
          <w:rtl/>
        </w:rPr>
        <w:t>אז אפילו עברית לא מסוגלת לעבור. כלום. המח אטום לכל הסמים בעולם."</w:t>
      </w:r>
    </w:p>
    <w:p w14:paraId="0F03F426" w14:textId="26D2C19D" w:rsidR="00270F04" w:rsidRDefault="00270F04" w:rsidP="00336C63">
      <w:pPr>
        <w:rPr>
          <w:rtl/>
        </w:rPr>
      </w:pPr>
      <w:r>
        <w:rPr>
          <w:rFonts w:hint="cs"/>
          <w:rtl/>
        </w:rPr>
        <w:t>"אולי עדיף שתאמין בזה, אבל אני מבטיח לך שיש סמים שיחדרו</w:t>
      </w:r>
      <w:r w:rsidR="00DD48B9">
        <w:rPr>
          <w:rFonts w:hint="cs"/>
          <w:rtl/>
        </w:rPr>
        <w:t xml:space="preserve"> דרך</w:t>
      </w:r>
      <w:r>
        <w:rPr>
          <w:rFonts w:hint="cs"/>
          <w:rtl/>
        </w:rPr>
        <w:t xml:space="preserve"> כל רעל שתציב בפניהם."</w:t>
      </w:r>
    </w:p>
    <w:p w14:paraId="4B0A89F5" w14:textId="26008539" w:rsidR="00270F04" w:rsidRDefault="00270F04" w:rsidP="00336C63">
      <w:pPr>
        <w:rPr>
          <w:rtl/>
        </w:rPr>
      </w:pPr>
      <w:r>
        <w:rPr>
          <w:rFonts w:hint="cs"/>
          <w:rtl/>
        </w:rPr>
        <w:t>"אולי. אולי. רוצה ללכת?"</w:t>
      </w:r>
    </w:p>
    <w:p w14:paraId="7D039D91" w14:textId="424452A0" w:rsidR="00270F04" w:rsidRDefault="00270F04" w:rsidP="00336C63">
      <w:pPr>
        <w:rPr>
          <w:rtl/>
        </w:rPr>
      </w:pPr>
      <w:r>
        <w:rPr>
          <w:rFonts w:hint="cs"/>
          <w:rtl/>
        </w:rPr>
        <w:t>"איפה?"</w:t>
      </w:r>
    </w:p>
    <w:p w14:paraId="52229B7E" w14:textId="7B17E99C" w:rsidR="00270F04" w:rsidRDefault="00270F04" w:rsidP="00336C63">
      <w:pPr>
        <w:rPr>
          <w:rtl/>
        </w:rPr>
      </w:pPr>
      <w:r>
        <w:rPr>
          <w:rFonts w:hint="cs"/>
          <w:rtl/>
        </w:rPr>
        <w:t>"סביב האגם."</w:t>
      </w:r>
    </w:p>
    <w:p w14:paraId="5F6A03B4" w14:textId="035FED11" w:rsidR="00270F04" w:rsidRDefault="00270F04" w:rsidP="00336C63">
      <w:pPr>
        <w:rPr>
          <w:rtl/>
        </w:rPr>
      </w:pPr>
      <w:r>
        <w:rPr>
          <w:rFonts w:hint="cs"/>
          <w:rtl/>
        </w:rPr>
        <w:t>"הוא עצום." הוא ראה שאלכס כן רוצה. "בעצם, בוא."</w:t>
      </w:r>
    </w:p>
    <w:p w14:paraId="12164D44" w14:textId="223FF418" w:rsidR="00270F04" w:rsidRDefault="00270F04" w:rsidP="00336C63">
      <w:pPr>
        <w:rPr>
          <w:rtl/>
        </w:rPr>
      </w:pPr>
      <w:r>
        <w:rPr>
          <w:rFonts w:hint="cs"/>
          <w:rtl/>
        </w:rPr>
        <w:t>"אני אוהב להיות כאן," אלכס אמר כשהם התחילו ללכת.</w:t>
      </w:r>
    </w:p>
    <w:p w14:paraId="0A8401A8" w14:textId="635806FB" w:rsidR="00270F04" w:rsidRDefault="00270F04" w:rsidP="00336C63">
      <w:pPr>
        <w:rPr>
          <w:rtl/>
        </w:rPr>
      </w:pPr>
      <w:r>
        <w:rPr>
          <w:rFonts w:hint="cs"/>
          <w:rtl/>
        </w:rPr>
        <w:t>"פה, באגם?"</w:t>
      </w:r>
    </w:p>
    <w:p w14:paraId="4310B116" w14:textId="458932FC" w:rsidR="00270F04" w:rsidRDefault="00270F04" w:rsidP="00336C63">
      <w:pPr>
        <w:rPr>
          <w:rtl/>
        </w:rPr>
      </w:pPr>
      <w:r>
        <w:rPr>
          <w:rFonts w:hint="cs"/>
          <w:rtl/>
        </w:rPr>
        <w:t>"פה, בהמבורג. פה, בגרמניה." הם המשיכו ללכת בשקט. "</w:t>
      </w:r>
      <w:r w:rsidR="002E750E">
        <w:rPr>
          <w:rFonts w:hint="cs"/>
          <w:rtl/>
        </w:rPr>
        <w:t>ה</w:t>
      </w:r>
      <w:r>
        <w:rPr>
          <w:rFonts w:hint="cs"/>
          <w:rtl/>
        </w:rPr>
        <w:t>אלכסנדר הופמן האמיתי</w:t>
      </w:r>
      <w:r w:rsidR="002E750E">
        <w:rPr>
          <w:rFonts w:hint="cs"/>
          <w:rtl/>
        </w:rPr>
        <w:t xml:space="preserve"> </w:t>
      </w:r>
      <w:r w:rsidR="00ED2520">
        <w:rPr>
          <w:rFonts w:hint="cs"/>
          <w:rtl/>
        </w:rPr>
        <w:t>הגיע מפה</w:t>
      </w:r>
      <w:r>
        <w:rPr>
          <w:rFonts w:hint="cs"/>
          <w:rtl/>
        </w:rPr>
        <w:t>."</w:t>
      </w:r>
    </w:p>
    <w:p w14:paraId="438C85DE" w14:textId="38D2445B" w:rsidR="00270F04" w:rsidRDefault="00270F04" w:rsidP="00336C63">
      <w:pPr>
        <w:rPr>
          <w:rtl/>
        </w:rPr>
      </w:pPr>
      <w:r>
        <w:rPr>
          <w:rFonts w:hint="cs"/>
          <w:rtl/>
        </w:rPr>
        <w:t>"גם הוא היה הופמן? חשבתי שהוא לא היה הסבא שלך?"</w:t>
      </w:r>
    </w:p>
    <w:p w14:paraId="75951851" w14:textId="5711A1E3" w:rsidR="00270F04" w:rsidRDefault="00270F04" w:rsidP="00336C63">
      <w:pPr>
        <w:rPr>
          <w:rtl/>
        </w:rPr>
      </w:pPr>
      <w:r>
        <w:rPr>
          <w:rFonts w:hint="cs"/>
          <w:rtl/>
        </w:rPr>
        <w:t>"</w:t>
      </w:r>
      <w:r w:rsidR="009B2AA4">
        <w:rPr>
          <w:rFonts w:hint="cs"/>
          <w:rtl/>
        </w:rPr>
        <w:t xml:space="preserve">הוא </w:t>
      </w:r>
      <w:r>
        <w:rPr>
          <w:rFonts w:hint="cs"/>
          <w:rtl/>
        </w:rPr>
        <w:t>לא, אבל סבתא שלי לקחה את שם המשפחה שלו."</w:t>
      </w:r>
    </w:p>
    <w:p w14:paraId="32351D65" w14:textId="1A001604" w:rsidR="00EA4A7D" w:rsidRDefault="00EA4A7D" w:rsidP="00336C63">
      <w:pPr>
        <w:rPr>
          <w:rtl/>
        </w:rPr>
      </w:pPr>
      <w:r>
        <w:rPr>
          <w:rFonts w:hint="cs"/>
          <w:rtl/>
        </w:rPr>
        <w:t>"והסבא שלך, לא</w:t>
      </w:r>
      <w:r w:rsidR="00655F3A">
        <w:rPr>
          <w:rFonts w:hint="cs"/>
          <w:rtl/>
        </w:rPr>
        <w:t xml:space="preserve"> התעקש</w:t>
      </w:r>
      <w:r>
        <w:rPr>
          <w:rFonts w:hint="cs"/>
          <w:rtl/>
        </w:rPr>
        <w:t xml:space="preserve"> </w:t>
      </w:r>
      <w:r w:rsidR="00655F3A">
        <w:rPr>
          <w:rFonts w:hint="cs"/>
          <w:rtl/>
        </w:rPr>
        <w:t>שהיא תיקח את</w:t>
      </w:r>
      <w:r>
        <w:rPr>
          <w:rFonts w:hint="cs"/>
          <w:rtl/>
        </w:rPr>
        <w:t xml:space="preserve"> השם שלו?"</w:t>
      </w:r>
    </w:p>
    <w:p w14:paraId="152CAB33" w14:textId="4DACC101" w:rsidR="00EA4A7D" w:rsidRDefault="00EA4A7D" w:rsidP="00336C63">
      <w:pPr>
        <w:rPr>
          <w:rtl/>
        </w:rPr>
      </w:pPr>
      <w:r>
        <w:rPr>
          <w:rFonts w:hint="cs"/>
          <w:rtl/>
        </w:rPr>
        <w:t>"אני לא יודע כלום על סבא שלי. כלום.</w:t>
      </w:r>
      <w:r w:rsidR="00C076FC">
        <w:rPr>
          <w:rFonts w:hint="cs"/>
          <w:rtl/>
        </w:rPr>
        <w:t xml:space="preserve"> זה נשמע מטורף, לא?</w:t>
      </w:r>
      <w:r>
        <w:rPr>
          <w:rFonts w:hint="cs"/>
          <w:rtl/>
        </w:rPr>
        <w:t>"</w:t>
      </w:r>
      <w:r w:rsidR="00C076FC">
        <w:rPr>
          <w:rFonts w:hint="cs"/>
          <w:rtl/>
        </w:rPr>
        <w:t xml:space="preserve"> </w:t>
      </w:r>
    </w:p>
    <w:p w14:paraId="7A92EDA5" w14:textId="693A66CF" w:rsidR="00C076FC" w:rsidRDefault="00C076FC" w:rsidP="00336C63">
      <w:pPr>
        <w:rPr>
          <w:rtl/>
        </w:rPr>
      </w:pPr>
      <w:r>
        <w:rPr>
          <w:rFonts w:hint="cs"/>
          <w:rtl/>
        </w:rPr>
        <w:t>הם המשיכו ללכת.</w:t>
      </w:r>
    </w:p>
    <w:p w14:paraId="00871474" w14:textId="032948D0" w:rsidR="00C076FC" w:rsidRDefault="00C076FC" w:rsidP="00336C63">
      <w:pPr>
        <w:rPr>
          <w:rtl/>
        </w:rPr>
      </w:pPr>
      <w:r>
        <w:rPr>
          <w:rFonts w:hint="cs"/>
          <w:rtl/>
        </w:rPr>
        <w:t xml:space="preserve">"אתה יודע," אלכס המשיך, "כשקורה דבר כזה... כשדבר כזה קורה באמת לילד. הוא יחשוב על זה הרי כל החיים שלו. </w:t>
      </w:r>
      <w:r w:rsidR="00AB5938">
        <w:rPr>
          <w:rFonts w:hint="cs"/>
          <w:rtl/>
        </w:rPr>
        <w:t xml:space="preserve">ואני מפחד שגם אם הייתי לוקח את זה על עצמי ומתמודד עם זה </w:t>
      </w:r>
      <w:r w:rsidR="009B2AA4">
        <w:rPr>
          <w:rFonts w:hint="cs"/>
          <w:rtl/>
        </w:rPr>
        <w:t xml:space="preserve">בהצלחה </w:t>
      </w:r>
      <w:r w:rsidR="00AB5938">
        <w:rPr>
          <w:rFonts w:hint="cs"/>
          <w:rtl/>
        </w:rPr>
        <w:t>בשנים ה</w:t>
      </w:r>
      <w:r w:rsidR="009B2AA4">
        <w:rPr>
          <w:rFonts w:hint="cs"/>
          <w:rtl/>
        </w:rPr>
        <w:t>ר</w:t>
      </w:r>
      <w:r w:rsidR="00AB5938">
        <w:rPr>
          <w:rFonts w:hint="cs"/>
          <w:rtl/>
        </w:rPr>
        <w:t xml:space="preserve">אשונות, הרי יש חיים שלמים לחשוב על זה. </w:t>
      </w:r>
      <w:r w:rsidR="004C59E0">
        <w:rPr>
          <w:rFonts w:hint="cs"/>
          <w:rtl/>
        </w:rPr>
        <w:t>פתאום</w:t>
      </w:r>
      <w:r w:rsidR="00AB5938">
        <w:rPr>
          <w:rFonts w:hint="cs"/>
          <w:rtl/>
        </w:rPr>
        <w:t xml:space="preserve"> אתה נתקל במישהו שנראה כמו</w:t>
      </w:r>
      <w:r w:rsidR="00AF2EF3">
        <w:rPr>
          <w:rFonts w:hint="cs"/>
          <w:rtl/>
        </w:rPr>
        <w:t>ת</w:t>
      </w:r>
      <w:r w:rsidR="00AB5938">
        <w:rPr>
          <w:rFonts w:hint="cs"/>
          <w:rtl/>
        </w:rPr>
        <w:t xml:space="preserve">ו, אפילו שנים </w:t>
      </w:r>
      <w:r w:rsidR="00EE553A">
        <w:rPr>
          <w:rFonts w:hint="cs"/>
          <w:rtl/>
        </w:rPr>
        <w:t>אחר כך</w:t>
      </w:r>
      <w:r w:rsidR="00AB5938">
        <w:rPr>
          <w:rFonts w:hint="cs"/>
          <w:rtl/>
        </w:rPr>
        <w:t xml:space="preserve">. אתה במכון כושר, מישהו יוצא מהמקלחת והחזה שלו נראה בדיוק כמו של ההוא, או סתם איזה חבר שלך. אתם הולכים ביחד לשחות. סתם לים, כל שנה ובמשך השנים החזה שלו </w:t>
      </w:r>
      <w:r w:rsidR="00AB5938">
        <w:rPr>
          <w:rFonts w:hint="cs"/>
          <w:rtl/>
        </w:rPr>
        <w:lastRenderedPageBreak/>
        <w:t xml:space="preserve">מתכסה בשיער / השיער שצומח לו על החזה הוא באותו </w:t>
      </w:r>
      <w:r w:rsidR="00AB5938">
        <w:t>pattern</w:t>
      </w:r>
      <w:r w:rsidR="00AB5938">
        <w:rPr>
          <w:rFonts w:hint="cs"/>
          <w:rtl/>
        </w:rPr>
        <w:t xml:space="preserve"> כמו של ההוא, ההוא שבא אליך כשהיית קטן וחסר-אונים, או אולי </w:t>
      </w:r>
      <w:r w:rsidR="00482FA5">
        <w:rPr>
          <w:rFonts w:hint="cs"/>
          <w:rtl/>
        </w:rPr>
        <w:t xml:space="preserve">היית </w:t>
      </w:r>
      <w:r w:rsidR="009B2AA4">
        <w:rPr>
          <w:rFonts w:hint="cs"/>
          <w:rtl/>
        </w:rPr>
        <w:t>בעל</w:t>
      </w:r>
      <w:r w:rsidR="00482FA5">
        <w:rPr>
          <w:rFonts w:hint="cs"/>
          <w:rtl/>
        </w:rPr>
        <w:t>-</w:t>
      </w:r>
      <w:r w:rsidR="00AB5938">
        <w:rPr>
          <w:rFonts w:hint="cs"/>
          <w:rtl/>
        </w:rPr>
        <w:t xml:space="preserve">אונים אבל </w:t>
      </w:r>
      <w:r w:rsidR="00482FA5">
        <w:rPr>
          <w:rFonts w:hint="cs"/>
          <w:rtl/>
        </w:rPr>
        <w:t xml:space="preserve">לא </w:t>
      </w:r>
      <w:r w:rsidR="00AF2EF3">
        <w:rPr>
          <w:rFonts w:hint="cs"/>
          <w:rtl/>
        </w:rPr>
        <w:t xml:space="preserve">אונים </w:t>
      </w:r>
      <w:r w:rsidR="009B2AA4">
        <w:rPr>
          <w:rFonts w:hint="cs"/>
          <w:rtl/>
        </w:rPr>
        <w:t xml:space="preserve">כאלו </w:t>
      </w:r>
      <w:r w:rsidR="00AB5938">
        <w:rPr>
          <w:rFonts w:hint="cs"/>
          <w:rtl/>
        </w:rPr>
        <w:t>שידעת איך להפעיל, לא ידעת כלום על העולם ומה שההורים שלך לימדו אותך ו</w:t>
      </w:r>
      <w:r w:rsidR="002E35AE">
        <w:rPr>
          <w:rFonts w:hint="cs"/>
          <w:rtl/>
        </w:rPr>
        <w:t>בית-הספר</w:t>
      </w:r>
      <w:r w:rsidR="00AB5938">
        <w:rPr>
          <w:rFonts w:hint="cs"/>
          <w:rtl/>
        </w:rPr>
        <w:t xml:space="preserve"> לימד אותך היה </w:t>
      </w:r>
      <w:r w:rsidR="00F97A34">
        <w:rPr>
          <w:rFonts w:hint="cs"/>
          <w:rtl/>
        </w:rPr>
        <w:t>כל כך</w:t>
      </w:r>
      <w:r w:rsidR="00AB5938">
        <w:rPr>
          <w:rFonts w:hint="cs"/>
          <w:rtl/>
        </w:rPr>
        <w:t xml:space="preserve"> חסר ערך, </w:t>
      </w:r>
      <w:r w:rsidR="00F97A34">
        <w:rPr>
          <w:rFonts w:hint="cs"/>
          <w:rtl/>
        </w:rPr>
        <w:t>כל כך</w:t>
      </w:r>
      <w:r w:rsidR="00AB5938">
        <w:rPr>
          <w:rFonts w:hint="cs"/>
          <w:rtl/>
        </w:rPr>
        <w:t xml:space="preserve"> מיותר! אז </w:t>
      </w:r>
      <w:r w:rsidR="009B2AA4">
        <w:rPr>
          <w:rFonts w:hint="cs"/>
          <w:rtl/>
        </w:rPr>
        <w:t xml:space="preserve">השטח של משולש זה חצי הבסיס כפול הגובה? מרתק! ונהר הגנגס הוא הנהר הכי ארוך בהודו? [לבדוק] וואלה, ממש טוב לדעת. </w:t>
      </w:r>
      <w:r w:rsidR="00AB5938">
        <w:rPr>
          <w:rFonts w:hint="cs"/>
          <w:rtl/>
        </w:rPr>
        <w:t>ביוון הקדומה האזרחים יכלו להצביע? הם יכלו לבחור את הקיסר שלהם? [לבדוק] ומה אני יכול לעשות? מה</w:t>
      </w:r>
      <w:r w:rsidR="00AF2EF3">
        <w:rPr>
          <w:rFonts w:hint="cs"/>
          <w:rtl/>
        </w:rPr>
        <w:t>ן</w:t>
      </w:r>
      <w:r w:rsidR="00AB5938">
        <w:rPr>
          <w:rFonts w:hint="cs"/>
          <w:rtl/>
        </w:rPr>
        <w:t xml:space="preserve"> הזכויות שלי? מה אני יכול לאמר ולהישמע? אתה לא יודע. היום אני חושב על כל הדרכים שיכולתי לאמר דברים. אבל אז הרגשתי שאיש לא ישמע אותי. ההורים שלי מעולם לא הקשיבו לי. אולי </w:t>
      </w:r>
      <w:r w:rsidR="009B2AA4">
        <w:rPr>
          <w:rFonts w:hint="cs"/>
          <w:rtl/>
        </w:rPr>
        <w:t>במקרה זה</w:t>
      </w:r>
      <w:r w:rsidR="00AB5938">
        <w:rPr>
          <w:rFonts w:hint="cs"/>
          <w:rtl/>
        </w:rPr>
        <w:t xml:space="preserve"> היו מקשיבים. </w:t>
      </w:r>
      <w:r w:rsidR="00ED2520">
        <w:rPr>
          <w:rFonts w:hint="cs"/>
          <w:rtl/>
        </w:rPr>
        <w:t xml:space="preserve">אולי, בעצם </w:t>
      </w:r>
      <w:r w:rsidR="00AB5938">
        <w:rPr>
          <w:rFonts w:hint="cs"/>
          <w:rtl/>
        </w:rPr>
        <w:t xml:space="preserve">אני בטוח שכן אבל </w:t>
      </w:r>
      <w:r w:rsidR="00482FA5">
        <w:rPr>
          <w:rFonts w:hint="cs"/>
          <w:rtl/>
        </w:rPr>
        <w:t>חשש</w:t>
      </w:r>
      <w:r w:rsidR="00AB5938">
        <w:rPr>
          <w:rFonts w:hint="cs"/>
          <w:rtl/>
        </w:rPr>
        <w:t>תי שאולי לא, ולא רציתי לה</w:t>
      </w:r>
      <w:r w:rsidR="00482FA5">
        <w:rPr>
          <w:rFonts w:hint="cs"/>
          <w:rtl/>
        </w:rPr>
        <w:t>ע</w:t>
      </w:r>
      <w:r w:rsidR="00AB5938">
        <w:rPr>
          <w:rFonts w:hint="cs"/>
          <w:rtl/>
        </w:rPr>
        <w:t xml:space="preserve">מיד אותם במבחן שיכשלו בו. אתה יודע, זה המבחן היחיד. אם אתם נכשלים בזה, היחסים ביננו מאותו רגע מפסיקים. ולא רציתי שזה יקרה לי. רציתי הורים. </w:t>
      </w:r>
      <w:r w:rsidR="00F97A34">
        <w:rPr>
          <w:rFonts w:hint="cs"/>
          <w:rtl/>
        </w:rPr>
        <w:t>כל כך</w:t>
      </w:r>
      <w:r w:rsidR="00AB5938">
        <w:rPr>
          <w:rFonts w:hint="cs"/>
          <w:rtl/>
        </w:rPr>
        <w:t xml:space="preserve"> רציתי הורים. גם היום אני... אני רוצה להיות בטוח שבאמת מותר לי לחיות. אתה יודע, אני חושב לפעמים, ואם יקרה לי משהו נוראי, האם סופי תתעורר? איך אני יכול להעביר לעצמי את מה שקרה לה? כלומר, מה שאני גרמתי לו </w:t>
      </w:r>
      <w:r w:rsidR="00AB5938">
        <w:rPr>
          <w:rtl/>
        </w:rPr>
        <w:t>–</w:t>
      </w:r>
      <w:r w:rsidR="00AB5938">
        <w:rPr>
          <w:rFonts w:hint="cs"/>
          <w:rtl/>
        </w:rPr>
        <w:t xml:space="preserve"> " קולו נחנק. "וואו, אני עוד אחשוב על זה </w:t>
      </w:r>
      <w:r w:rsidR="00F97A34">
        <w:rPr>
          <w:rFonts w:hint="cs"/>
          <w:rtl/>
        </w:rPr>
        <w:t>כל כך</w:t>
      </w:r>
      <w:r w:rsidR="00AB5938">
        <w:rPr>
          <w:rFonts w:hint="cs"/>
          <w:rtl/>
        </w:rPr>
        <w:t xml:space="preserve"> הרבה פעמים.</w:t>
      </w:r>
      <w:r w:rsidR="004F727E">
        <w:rPr>
          <w:rFonts w:hint="cs"/>
          <w:rtl/>
        </w:rPr>
        <w:t xml:space="preserve"> כן, זה הולך להיות נורא ואיום."</w:t>
      </w:r>
    </w:p>
    <w:p w14:paraId="6FAB2C3D" w14:textId="75101B4A" w:rsidR="004F727E" w:rsidRDefault="004F727E" w:rsidP="00336C63">
      <w:pPr>
        <w:rPr>
          <w:rtl/>
        </w:rPr>
      </w:pPr>
      <w:r>
        <w:rPr>
          <w:rFonts w:hint="cs"/>
          <w:rtl/>
        </w:rPr>
        <w:t>"זה לא חייב להיות ככה," ארקדי אמר בשקט.</w:t>
      </w:r>
    </w:p>
    <w:p w14:paraId="05F3EA6F" w14:textId="40DA8249" w:rsidR="004F727E" w:rsidRDefault="004F727E" w:rsidP="00336C63">
      <w:pPr>
        <w:rPr>
          <w:rtl/>
        </w:rPr>
      </w:pPr>
      <w:r>
        <w:rPr>
          <w:rFonts w:hint="cs"/>
          <w:rtl/>
        </w:rPr>
        <w:t>"אבל ככה זה יהיה. אי אפשר למנוע את זה. דיברתי קודם על קומבינציות... אם במקום אני וסופ</w:t>
      </w:r>
      <w:r w:rsidR="003C2CBB">
        <w:rPr>
          <w:rFonts w:hint="cs"/>
          <w:rtl/>
        </w:rPr>
        <w:t>ְ</w:t>
      </w:r>
      <w:r>
        <w:rPr>
          <w:rFonts w:hint="cs"/>
          <w:rtl/>
        </w:rPr>
        <w:t>, זה היה סופ</w:t>
      </w:r>
      <w:r w:rsidR="003C2CBB">
        <w:rPr>
          <w:rFonts w:hint="cs"/>
          <w:rtl/>
        </w:rPr>
        <w:t>ְ</w:t>
      </w:r>
      <w:r>
        <w:rPr>
          <w:rFonts w:hint="cs"/>
          <w:rtl/>
        </w:rPr>
        <w:t xml:space="preserve"> ומארק. לא משנה מי היה נפגע מבין שניהם, </w:t>
      </w:r>
      <w:r w:rsidR="009B2AA4">
        <w:rPr>
          <w:rFonts w:hint="cs"/>
          <w:rtl/>
        </w:rPr>
        <w:t xml:space="preserve">זה </w:t>
      </w:r>
      <w:r>
        <w:rPr>
          <w:rFonts w:hint="cs"/>
          <w:rtl/>
        </w:rPr>
        <w:t xml:space="preserve">שנותר היה יודע שעדיין מותר לו... אבל אולי הוא היה נשבר? וכל הגאונות שלו </w:t>
      </w:r>
      <w:r w:rsidR="001C5A04">
        <w:rPr>
          <w:rFonts w:hint="cs"/>
          <w:rtl/>
        </w:rPr>
        <w:t>הייתה</w:t>
      </w:r>
      <w:r>
        <w:rPr>
          <w:rFonts w:hint="cs"/>
          <w:rtl/>
        </w:rPr>
        <w:t xml:space="preserve"> יורדת לטמיון? גם של הנפגע וגם של הנותר. אולי למענם זה כן טוב בעצם שזה אני שצריך להתמודד עם זה. כי ככה רק גאונות אחת ירדה לטמיון, לא שתיים."</w:t>
      </w:r>
    </w:p>
    <w:p w14:paraId="4F3C4933" w14:textId="54C404CD" w:rsidR="00270F04" w:rsidRDefault="00AE2A0D" w:rsidP="00336C63">
      <w:pPr>
        <w:rPr>
          <w:rtl/>
        </w:rPr>
      </w:pPr>
      <w:r>
        <w:rPr>
          <w:rFonts w:hint="cs"/>
          <w:rtl/>
        </w:rPr>
        <w:t xml:space="preserve">אלכס המשיך לדבר על ההוא </w:t>
      </w:r>
      <w:r>
        <w:rPr>
          <w:rtl/>
        </w:rPr>
        <w:t>–</w:t>
      </w:r>
      <w:r>
        <w:rPr>
          <w:rFonts w:hint="cs"/>
          <w:rtl/>
        </w:rPr>
        <w:t xml:space="preserve"> "אתה הולך עם חבר שלך לים כבר שנים, ו</w:t>
      </w:r>
      <w:r w:rsidR="004C59E0">
        <w:rPr>
          <w:rFonts w:hint="cs"/>
          <w:rtl/>
        </w:rPr>
        <w:t>פתאום</w:t>
      </w:r>
      <w:r>
        <w:rPr>
          <w:rFonts w:hint="cs"/>
          <w:rtl/>
        </w:rPr>
        <w:t xml:space="preserve"> אתה רואה את ההוא, את החזה שלו שהיה רחב ועצום בעיניך כשהיית קטן וחסר אונים וקולך לא נשמע. ו</w:t>
      </w:r>
      <w:r w:rsidR="00F06A3F">
        <w:rPr>
          <w:rFonts w:hint="cs"/>
          <w:rtl/>
        </w:rPr>
        <w:t>עכשיו</w:t>
      </w:r>
      <w:r>
        <w:rPr>
          <w:rFonts w:hint="cs"/>
          <w:rtl/>
        </w:rPr>
        <w:t xml:space="preserve"> אתה לא מסוגל. אתה יודע שאתה כבר לא קטן, וזה סתם החבר שלך ולא יפגעו בך יותר לרעה, </w:t>
      </w:r>
      <w:r w:rsidR="00482FA5">
        <w:rPr>
          <w:rFonts w:hint="cs"/>
          <w:rtl/>
        </w:rPr>
        <w:t xml:space="preserve">רק </w:t>
      </w:r>
      <w:r w:rsidR="00D25114">
        <w:rPr>
          <w:rFonts w:hint="cs"/>
          <w:rtl/>
        </w:rPr>
        <w:t xml:space="preserve">בילדים של </w:t>
      </w:r>
      <w:r w:rsidR="00F06A3F">
        <w:rPr>
          <w:rFonts w:hint="cs"/>
          <w:rtl/>
        </w:rPr>
        <w:t>עכשיו</w:t>
      </w:r>
      <w:r w:rsidR="00D25114">
        <w:rPr>
          <w:rFonts w:hint="cs"/>
          <w:rtl/>
        </w:rPr>
        <w:t xml:space="preserve">, </w:t>
      </w:r>
      <w:r w:rsidR="00482FA5">
        <w:rPr>
          <w:rFonts w:hint="cs"/>
          <w:rtl/>
        </w:rPr>
        <w:t>ב</w:t>
      </w:r>
      <w:r>
        <w:rPr>
          <w:rFonts w:hint="cs"/>
          <w:rtl/>
        </w:rPr>
        <w:t xml:space="preserve">דור החדש והנוצץ </w:t>
      </w:r>
      <w:r w:rsidR="009B2AA4">
        <w:rPr>
          <w:rFonts w:hint="cs"/>
          <w:rtl/>
        </w:rPr>
        <w:t xml:space="preserve">שנוצר </w:t>
      </w:r>
      <w:r w:rsidR="00F06A3F">
        <w:rPr>
          <w:rFonts w:hint="cs"/>
          <w:rtl/>
        </w:rPr>
        <w:t>עכשיו</w:t>
      </w:r>
      <w:r w:rsidR="009B2AA4">
        <w:rPr>
          <w:rFonts w:hint="cs"/>
          <w:rtl/>
        </w:rPr>
        <w:t xml:space="preserve"> </w:t>
      </w:r>
      <w:r>
        <w:rPr>
          <w:rFonts w:hint="cs"/>
          <w:rtl/>
        </w:rPr>
        <w:t xml:space="preserve">יפגעו לרעה, אתה כבר שילמת את חובך לחברה. כן, כי יש בחברה פדופילים, ותמיד יהיו. תמיד הם יהיו אלה. יהיו הרבה, אני חושב, אבל רובם לא יפעלו </w:t>
      </w:r>
      <w:r w:rsidR="00297D38">
        <w:rPr>
          <w:rFonts w:hint="cs"/>
          <w:rtl/>
        </w:rPr>
        <w:t>על פ</w:t>
      </w:r>
      <w:r>
        <w:rPr>
          <w:rFonts w:hint="cs"/>
          <w:rtl/>
        </w:rPr>
        <w:t>י האינסטינקט הזה. הם יבינו שזה לא בסדר, שז</w:t>
      </w:r>
      <w:r w:rsidR="00482FA5">
        <w:rPr>
          <w:rFonts w:hint="cs"/>
          <w:rtl/>
        </w:rPr>
        <w:t>את</w:t>
      </w:r>
      <w:r>
        <w:rPr>
          <w:rFonts w:hint="cs"/>
          <w:rtl/>
        </w:rPr>
        <w:t xml:space="preserve"> התנהגות </w:t>
      </w:r>
      <w:r w:rsidR="008852EB">
        <w:rPr>
          <w:rFonts w:hint="cs"/>
          <w:rtl/>
        </w:rPr>
        <w:t>בזויה</w:t>
      </w:r>
      <w:r>
        <w:rPr>
          <w:rFonts w:hint="cs"/>
          <w:rtl/>
        </w:rPr>
        <w:t>. אני חושב שכל אלו שהמציאו את הדת היו אנשים אכזריים כאלה שחיפשו איך לרסן את ההתנהגות המופרעת של אחרים. הם לא הבינו שכל האחרים מרסנים את עצמם נהדר, זה רק אתה החולני האכזר שלא מסוגל לרסן את עצמו וממציא סיפורים על איזה אל וחרון אפו.</w:t>
      </w:r>
      <w:r w:rsidR="005B3C08">
        <w:rPr>
          <w:rFonts w:hint="cs"/>
          <w:rtl/>
        </w:rPr>
        <w:t>"</w:t>
      </w:r>
    </w:p>
    <w:p w14:paraId="571181F9" w14:textId="24CFA8F6" w:rsidR="00270F04" w:rsidRDefault="00CB57FC" w:rsidP="00CB57FC">
      <w:pPr>
        <w:rPr>
          <w:rtl/>
        </w:rPr>
      </w:pPr>
      <w:r>
        <w:rPr>
          <w:rFonts w:hint="cs"/>
          <w:rtl/>
        </w:rPr>
        <w:t xml:space="preserve">אלכס המשיך </w:t>
      </w:r>
      <w:r>
        <w:rPr>
          <w:rtl/>
        </w:rPr>
        <w:t>–</w:t>
      </w:r>
      <w:r>
        <w:rPr>
          <w:rFonts w:hint="cs"/>
          <w:rtl/>
        </w:rPr>
        <w:t xml:space="preserve"> "הייתי צריך להגיד משהו. הרבה שנים </w:t>
      </w:r>
      <w:r w:rsidR="00DF4E37">
        <w:rPr>
          <w:rFonts w:hint="cs"/>
          <w:rtl/>
        </w:rPr>
        <w:t>קיוויתי</w:t>
      </w:r>
      <w:r>
        <w:rPr>
          <w:rFonts w:hint="cs"/>
          <w:rtl/>
        </w:rPr>
        <w:t xml:space="preserve"> שהוא איבד את הדחף המיני שלו. אתה יודע, אצל גברים זה יכול לקרות בכל גיל, ש</w:t>
      </w:r>
      <w:r w:rsidR="004C59E0">
        <w:rPr>
          <w:rFonts w:hint="cs"/>
          <w:rtl/>
        </w:rPr>
        <w:t>פתאום</w:t>
      </w:r>
      <w:r>
        <w:rPr>
          <w:rFonts w:hint="cs"/>
          <w:rtl/>
        </w:rPr>
        <w:t xml:space="preserve"> לא עומד לך. המחשבה שהוא לוקח ויאגרה בשביל להעמיד לו אותו שיוכל לאנוס ילדים קטנים [מתי המציאו ויאגרה?] פשוט מקפיאה אותי מבפנים. ואני מתבייש, מתבייש להגיד שהוא לא היחיד ש</w:t>
      </w:r>
      <w:r w:rsidR="009B2AA4">
        <w:rPr>
          <w:rFonts w:hint="cs"/>
          <w:rtl/>
        </w:rPr>
        <w:t>ניגש</w:t>
      </w:r>
      <w:r>
        <w:rPr>
          <w:rFonts w:hint="cs"/>
          <w:rtl/>
        </w:rPr>
        <w:t xml:space="preserve"> [</w:t>
      </w:r>
      <w:r w:rsidR="009B2AA4">
        <w:rPr>
          <w:rFonts w:hint="cs"/>
          <w:rtl/>
        </w:rPr>
        <w:t xml:space="preserve">פנה </w:t>
      </w:r>
      <w:r>
        <w:t>approached</w:t>
      </w:r>
      <w:r>
        <w:rPr>
          <w:rFonts w:hint="cs"/>
          <w:rtl/>
        </w:rPr>
        <w:t>] אלי כשהייתי קטן ופדופילים נמשכו אלי. ומעולם לא עשיתי דבר בעניין. יש אנשים היום שנפשם שבורה בגלל שלא פעלתי, לא עשיתי כלום..."</w:t>
      </w:r>
    </w:p>
    <w:p w14:paraId="2CAF3DDB" w14:textId="1A68E9F6" w:rsidR="00CB57FC" w:rsidRDefault="00CB57FC" w:rsidP="00CB57FC">
      <w:pPr>
        <w:rPr>
          <w:rtl/>
        </w:rPr>
      </w:pPr>
      <w:r>
        <w:rPr>
          <w:rFonts w:hint="cs"/>
          <w:rtl/>
        </w:rPr>
        <w:t>"מה יכולת לעשות?"</w:t>
      </w:r>
    </w:p>
    <w:p w14:paraId="56A20755" w14:textId="3BC18F7B" w:rsidR="00DF4E37" w:rsidRDefault="00CB57FC" w:rsidP="00CB57FC">
      <w:pPr>
        <w:rPr>
          <w:rtl/>
        </w:rPr>
      </w:pPr>
      <w:r>
        <w:rPr>
          <w:rFonts w:hint="cs"/>
          <w:rtl/>
        </w:rPr>
        <w:t xml:space="preserve">"להיות סופרמן." הוא לא צחק. "באמת, זאת </w:t>
      </w:r>
      <w:r w:rsidR="001C5A04">
        <w:rPr>
          <w:rFonts w:hint="cs"/>
          <w:rtl/>
        </w:rPr>
        <w:t>הייתה</w:t>
      </w:r>
      <w:r>
        <w:rPr>
          <w:rFonts w:hint="cs"/>
          <w:rtl/>
        </w:rPr>
        <w:t xml:space="preserve"> הפנטזיה שלי. </w:t>
      </w:r>
      <w:r w:rsidR="00DF4E37">
        <w:rPr>
          <w:rFonts w:hint="cs"/>
          <w:rtl/>
        </w:rPr>
        <w:t>אתה מכיר את ה-</w:t>
      </w:r>
      <w:r w:rsidR="00DF4E37">
        <w:t>Pied Piper</w:t>
      </w:r>
      <w:r w:rsidR="00DF4E37">
        <w:rPr>
          <w:rFonts w:hint="cs"/>
          <w:rtl/>
        </w:rPr>
        <w:t>, שמגיע לכפר וכל העכברים הולכים אחרי החליל שלו, ו</w:t>
      </w:r>
      <w:r w:rsidR="00EE553A">
        <w:rPr>
          <w:rFonts w:hint="cs"/>
          <w:rtl/>
        </w:rPr>
        <w:t>אחר כך</w:t>
      </w:r>
      <w:r w:rsidR="00DF4E37">
        <w:rPr>
          <w:rFonts w:hint="cs"/>
          <w:rtl/>
        </w:rPr>
        <w:t xml:space="preserve"> כשלא משלמים לו אז הוא מחלל וכל הילדים הולכים אחריו וטובעים במים?"</w:t>
      </w:r>
    </w:p>
    <w:p w14:paraId="69881CDF" w14:textId="700EA5B1" w:rsidR="00DF4E37" w:rsidRDefault="00DF4E37" w:rsidP="00CB57FC">
      <w:pPr>
        <w:rPr>
          <w:rtl/>
        </w:rPr>
      </w:pPr>
      <w:r>
        <w:rPr>
          <w:rFonts w:hint="cs"/>
          <w:rtl/>
        </w:rPr>
        <w:t>"</w:t>
      </w:r>
      <w:r w:rsidR="00ED2520">
        <w:rPr>
          <w:rFonts w:hint="cs"/>
          <w:rtl/>
        </w:rPr>
        <w:t>זה</w:t>
      </w:r>
      <w:r>
        <w:rPr>
          <w:rFonts w:hint="cs"/>
          <w:rtl/>
        </w:rPr>
        <w:t xml:space="preserve"> החלילן מהמלין."</w:t>
      </w:r>
    </w:p>
    <w:p w14:paraId="5739D1C1" w14:textId="1706FCCA" w:rsidR="00E7712F" w:rsidRDefault="00DF4E37" w:rsidP="00CB57FC">
      <w:pPr>
        <w:rPr>
          <w:rtl/>
        </w:rPr>
      </w:pPr>
      <w:r>
        <w:rPr>
          <w:rFonts w:hint="cs"/>
          <w:rtl/>
        </w:rPr>
        <w:t xml:space="preserve">"אז ככה רציתי להיות, </w:t>
      </w:r>
      <w:r w:rsidR="009B2AA4">
        <w:rPr>
          <w:rFonts w:hint="cs"/>
          <w:rtl/>
        </w:rPr>
        <w:t xml:space="preserve">כמו החלילן, אבל לא מבוגר שאוסף ילדים אלא ילד שאוסף מבוגרים. הפנטזיה שלי </w:t>
      </w:r>
      <w:r w:rsidR="001C5A04">
        <w:rPr>
          <w:rFonts w:hint="cs"/>
          <w:rtl/>
        </w:rPr>
        <w:t>הייתה</w:t>
      </w:r>
      <w:r w:rsidR="009B2AA4">
        <w:rPr>
          <w:rFonts w:hint="cs"/>
          <w:rtl/>
        </w:rPr>
        <w:t xml:space="preserve"> </w:t>
      </w:r>
      <w:r w:rsidR="00CB57FC">
        <w:rPr>
          <w:rFonts w:hint="cs"/>
          <w:rtl/>
        </w:rPr>
        <w:t xml:space="preserve">להסתובב ברחובות, לאסוף אותם </w:t>
      </w:r>
      <w:r w:rsidR="00CB57FC">
        <w:rPr>
          <w:rtl/>
        </w:rPr>
        <w:t>–</w:t>
      </w:r>
      <w:r w:rsidR="00CB57FC">
        <w:rPr>
          <w:rFonts w:hint="cs"/>
          <w:rtl/>
        </w:rPr>
        <w:t xml:space="preserve"> הם מתקבצים סביבי, הם </w:t>
      </w:r>
      <w:r w:rsidR="00F97A34">
        <w:rPr>
          <w:rFonts w:hint="cs"/>
          <w:rtl/>
        </w:rPr>
        <w:t>כל כך</w:t>
      </w:r>
      <w:r w:rsidR="00CB57FC">
        <w:rPr>
          <w:rFonts w:hint="cs"/>
          <w:rtl/>
        </w:rPr>
        <w:t xml:space="preserve"> מפחידים</w:t>
      </w:r>
      <w:r w:rsidR="00E7712F">
        <w:rPr>
          <w:rFonts w:hint="cs"/>
          <w:rtl/>
        </w:rPr>
        <w:t xml:space="preserve"> ילד קטן, </w:t>
      </w:r>
      <w:r w:rsidR="00D25114">
        <w:rPr>
          <w:rFonts w:hint="cs"/>
          <w:rtl/>
        </w:rPr>
        <w:t>[</w:t>
      </w:r>
      <w:r w:rsidR="00E7712F">
        <w:rPr>
          <w:rFonts w:hint="cs"/>
          <w:rtl/>
        </w:rPr>
        <w:t xml:space="preserve">עם </w:t>
      </w:r>
      <w:r w:rsidR="00D25114">
        <w:rPr>
          <w:rFonts w:hint="cs"/>
          <w:rtl/>
        </w:rPr>
        <w:t xml:space="preserve">השיער המקורזל על כל הגוף] </w:t>
      </w:r>
      <w:r>
        <w:rPr>
          <w:rFonts w:hint="cs"/>
          <w:rtl/>
        </w:rPr>
        <w:lastRenderedPageBreak/>
        <w:t xml:space="preserve">עם </w:t>
      </w:r>
      <w:r w:rsidR="00E7712F">
        <w:rPr>
          <w:rFonts w:hint="cs"/>
          <w:rtl/>
        </w:rPr>
        <w:t>הכרס הזאת של איש מבוגר ו... אוי כל הכבדות בגוף המבוגר שלהם. כשאתה קטן כל גוף גם של בחור בן עשרים ושתיים, בגיל</w:t>
      </w:r>
      <w:r w:rsidR="009B2AA4">
        <w:rPr>
          <w:rFonts w:hint="cs"/>
          <w:rtl/>
        </w:rPr>
        <w:t xml:space="preserve"> </w:t>
      </w:r>
      <w:r w:rsidR="00E7712F">
        <w:rPr>
          <w:rFonts w:hint="cs"/>
          <w:rtl/>
        </w:rPr>
        <w:t xml:space="preserve">שלי </w:t>
      </w:r>
      <w:r w:rsidR="00F06A3F">
        <w:rPr>
          <w:rFonts w:hint="cs"/>
          <w:rtl/>
        </w:rPr>
        <w:t>עכשיו</w:t>
      </w:r>
      <w:r w:rsidR="00E7712F">
        <w:rPr>
          <w:rFonts w:hint="cs"/>
          <w:rtl/>
        </w:rPr>
        <w:t xml:space="preserve">, נראה לך מבוגר ושעיר ומעורר חלחלה, אבל </w:t>
      </w:r>
      <w:r w:rsidR="009B2AA4">
        <w:rPr>
          <w:rFonts w:hint="cs"/>
          <w:rtl/>
        </w:rPr>
        <w:t xml:space="preserve">בפנטזיה שלי </w:t>
      </w:r>
      <w:r w:rsidR="00E7712F">
        <w:rPr>
          <w:rFonts w:hint="cs"/>
          <w:rtl/>
        </w:rPr>
        <w:t>אני</w:t>
      </w:r>
      <w:r w:rsidR="009B2AA4">
        <w:rPr>
          <w:rFonts w:hint="cs"/>
          <w:rtl/>
        </w:rPr>
        <w:t xml:space="preserve"> כמובן</w:t>
      </w:r>
      <w:r w:rsidR="00E7712F">
        <w:rPr>
          <w:rFonts w:hint="cs"/>
          <w:rtl/>
        </w:rPr>
        <w:t xml:space="preserve"> לא מפחד."</w:t>
      </w:r>
    </w:p>
    <w:p w14:paraId="7A8C32E4" w14:textId="77777777" w:rsidR="00E7712F" w:rsidRDefault="00E7712F" w:rsidP="00CB57FC">
      <w:pPr>
        <w:rPr>
          <w:rtl/>
        </w:rPr>
      </w:pPr>
      <w:r>
        <w:rPr>
          <w:rFonts w:hint="cs"/>
          <w:rtl/>
        </w:rPr>
        <w:t>"כל ילד חולם להפוך לסופרמן."</w:t>
      </w:r>
    </w:p>
    <w:p w14:paraId="45E443EE" w14:textId="01642341" w:rsidR="00CB57FC" w:rsidRDefault="00E7712F" w:rsidP="00CB57FC">
      <w:pPr>
        <w:rPr>
          <w:rtl/>
        </w:rPr>
      </w:pPr>
      <w:r>
        <w:rPr>
          <w:rFonts w:hint="cs"/>
          <w:rtl/>
        </w:rPr>
        <w:t>"זה לא נכון.</w:t>
      </w:r>
      <w:r w:rsidR="00CB57FC">
        <w:rPr>
          <w:rFonts w:hint="cs"/>
          <w:rtl/>
        </w:rPr>
        <w:t xml:space="preserve"> אתה יודע איך ש...</w:t>
      </w:r>
      <w:r>
        <w:rPr>
          <w:rFonts w:hint="cs"/>
          <w:rtl/>
        </w:rPr>
        <w:t xml:space="preserve"> אתה יודע שסופרמן הוא לא גיבור העל היחיד. הרבה אנשים מחשיבים אותו לגיבור העל המשעמם ביותר. הוא לא צוחק, לעולם. הוא גולה עד סוף ימי חייו, הוא לעולם לא ישוב הביתה. ולעולם אין אצלו התלבטויות, יש טובים ויש רעים והוא תמיד לצד הטובים. רוב האנשים מעדיפים את באטמן או</w:t>
      </w:r>
      <w:r w:rsidR="00AB1DDE">
        <w:rPr>
          <w:rFonts w:hint="cs"/>
          <w:rtl/>
        </w:rPr>
        <w:t xml:space="preserve"> את</w:t>
      </w:r>
      <w:r>
        <w:rPr>
          <w:rFonts w:hint="cs"/>
          <w:rtl/>
        </w:rPr>
        <w:t xml:space="preserve"> ספיידרמן, שהם יותר מורכבים איכשהו. הדילמות שלהם יותר מורכבות. אני חושב שרק ילדים ממש פגועים מעדיפים את סופרמן. ילדים שאין להם מקום למורכבות בחיים הפגועים שלהם. הם צריכים פיתרון מהיר וצודק, הם </w:t>
      </w:r>
      <w:r w:rsidR="00AB1DDE">
        <w:rPr>
          <w:rFonts w:hint="cs"/>
          <w:rtl/>
        </w:rPr>
        <w:t>זקוקים</w:t>
      </w:r>
      <w:r>
        <w:rPr>
          <w:rFonts w:hint="cs"/>
          <w:rtl/>
        </w:rPr>
        <w:t xml:space="preserve"> </w:t>
      </w:r>
      <w:r w:rsidR="00AB1DDE">
        <w:rPr>
          <w:rFonts w:hint="cs"/>
          <w:rtl/>
        </w:rPr>
        <w:t>ל</w:t>
      </w:r>
      <w:r>
        <w:rPr>
          <w:rFonts w:hint="cs"/>
          <w:rtl/>
        </w:rPr>
        <w:t>זה."</w:t>
      </w:r>
    </w:p>
    <w:p w14:paraId="0219F015" w14:textId="7C50A9AA" w:rsidR="00E7712F" w:rsidRDefault="00E7712F" w:rsidP="00CB57FC">
      <w:pPr>
        <w:rPr>
          <w:rtl/>
        </w:rPr>
      </w:pPr>
      <w:r>
        <w:rPr>
          <w:rFonts w:hint="cs"/>
          <w:rtl/>
        </w:rPr>
        <w:t>"אז היית הולך ברחובות ומוצא פדופילים ו..."</w:t>
      </w:r>
    </w:p>
    <w:p w14:paraId="5CC51BB8" w14:textId="28766F56" w:rsidR="00E474CF" w:rsidRDefault="00E7712F" w:rsidP="00CB57FC">
      <w:pPr>
        <w:rPr>
          <w:rtl/>
        </w:rPr>
      </w:pPr>
      <w:r>
        <w:rPr>
          <w:rFonts w:hint="cs"/>
          <w:rtl/>
        </w:rPr>
        <w:t>"והורג אותם.</w:t>
      </w:r>
      <w:r w:rsidR="00061B36">
        <w:rPr>
          <w:rFonts w:hint="cs"/>
          <w:rtl/>
        </w:rPr>
        <w:t xml:space="preserve"> כל הגברים האמידים האלו, שיכולים לקנות מה שהם רוצים, אוף הם כאלה מדושני עונג, הם אף פעם לא סובלים. אף פעם. </w:t>
      </w:r>
      <w:r w:rsidR="00E474CF">
        <w:rPr>
          <w:rFonts w:hint="cs"/>
          <w:rtl/>
        </w:rPr>
        <w:t xml:space="preserve">בסרטים תמיד מראים איזה מישהו שנפגע מכך שתייגו אותו כפושע מין </w:t>
      </w:r>
      <w:r w:rsidR="00E474CF">
        <w:rPr>
          <w:rtl/>
        </w:rPr>
        <w:t>–</w:t>
      </w:r>
      <w:r w:rsidR="00E474CF">
        <w:rPr>
          <w:rFonts w:hint="cs"/>
          <w:rtl/>
        </w:rPr>
        <w:t xml:space="preserve"> איזו מורה בת עשרים ששכבה עם בחור בן חמש עשרה, ו</w:t>
      </w:r>
      <w:r w:rsidR="00F06A3F">
        <w:rPr>
          <w:rFonts w:hint="cs"/>
          <w:rtl/>
        </w:rPr>
        <w:t>עכשיו</w:t>
      </w:r>
      <w:r w:rsidR="00E474CF">
        <w:rPr>
          <w:rFonts w:hint="cs"/>
          <w:rtl/>
        </w:rPr>
        <w:t xml:space="preserve"> היא מתוייגת עד סוף ימי חייה. זה לא נועד לשם כך, נכון. מתחשק לי לקפוץ לאגם. לא היית רוצה?"</w:t>
      </w:r>
    </w:p>
    <w:p w14:paraId="34EC9E3B" w14:textId="77777777" w:rsidR="00E474CF" w:rsidRDefault="00E474CF" w:rsidP="00CB57FC">
      <w:pPr>
        <w:rPr>
          <w:rtl/>
        </w:rPr>
      </w:pPr>
      <w:r>
        <w:rPr>
          <w:rFonts w:hint="cs"/>
          <w:rtl/>
        </w:rPr>
        <w:t>"לשחות?"</w:t>
      </w:r>
    </w:p>
    <w:p w14:paraId="6CA7C478" w14:textId="77777777" w:rsidR="00E474CF" w:rsidRDefault="00E474CF" w:rsidP="00CB57FC">
      <w:pPr>
        <w:rPr>
          <w:rtl/>
        </w:rPr>
      </w:pPr>
      <w:r>
        <w:rPr>
          <w:rFonts w:hint="cs"/>
          <w:rtl/>
        </w:rPr>
        <w:t>"כשנסענו באוטובוס העירה ראיתי בריכה. רוצה לנסות?"</w:t>
      </w:r>
    </w:p>
    <w:p w14:paraId="3D89E9D3" w14:textId="216ADCFE" w:rsidR="00E7712F" w:rsidRDefault="00E474CF" w:rsidP="00CB57FC">
      <w:pPr>
        <w:rPr>
          <w:rtl/>
        </w:rPr>
      </w:pPr>
      <w:r>
        <w:rPr>
          <w:rFonts w:hint="cs"/>
          <w:rtl/>
        </w:rPr>
        <w:t xml:space="preserve">"כן, זה רעיון טוב, אלכס." </w:t>
      </w:r>
    </w:p>
    <w:p w14:paraId="1BACB333" w14:textId="5408ABEB" w:rsidR="00133887" w:rsidRDefault="00133887" w:rsidP="00CB57FC">
      <w:pPr>
        <w:rPr>
          <w:rtl/>
        </w:rPr>
      </w:pPr>
      <w:r>
        <w:rPr>
          <w:rFonts w:hint="cs"/>
          <w:rtl/>
        </w:rPr>
        <w:t xml:space="preserve">"בכל זאת יש לי כח-על בלתי מעורער, או לפחות היה לי כשהייתי ילד </w:t>
      </w:r>
      <w:r>
        <w:rPr>
          <w:rtl/>
        </w:rPr>
        <w:t>–</w:t>
      </w:r>
      <w:r>
        <w:rPr>
          <w:rFonts w:hint="cs"/>
          <w:rtl/>
        </w:rPr>
        <w:t xml:space="preserve"> מגנט של פדופילים."</w:t>
      </w:r>
    </w:p>
    <w:p w14:paraId="46520D4C" w14:textId="007845B1" w:rsidR="00CF75BB" w:rsidRDefault="00133887" w:rsidP="00CB57FC">
      <w:pPr>
        <w:rPr>
          <w:rtl/>
        </w:rPr>
      </w:pPr>
      <w:r>
        <w:rPr>
          <w:rFonts w:hint="cs"/>
          <w:rtl/>
        </w:rPr>
        <w:t>שוב השתררה שתיקה, שארקדי הפר הפעם. "אלכס, אז אתה בעצם מודע למראה החיצוני שלך?"</w:t>
      </w:r>
    </w:p>
    <w:p w14:paraId="76587F43" w14:textId="6E621BFD" w:rsidR="00066BE7" w:rsidRDefault="00133887" w:rsidP="00336C63">
      <w:pPr>
        <w:rPr>
          <w:rtl/>
        </w:rPr>
      </w:pPr>
      <w:r>
        <w:rPr>
          <w:rFonts w:hint="cs"/>
          <w:rtl/>
        </w:rPr>
        <w:t>"ברור... למה אתה מתכוון?"</w:t>
      </w:r>
    </w:p>
    <w:p w14:paraId="44D89945" w14:textId="2FA4DDA7" w:rsidR="00133887" w:rsidRDefault="00133887" w:rsidP="00336C63">
      <w:pPr>
        <w:rPr>
          <w:rtl/>
        </w:rPr>
      </w:pPr>
      <w:r>
        <w:rPr>
          <w:rFonts w:hint="cs"/>
          <w:rtl/>
        </w:rPr>
        <w:t xml:space="preserve">"אתה מודע </w:t>
      </w:r>
      <w:r w:rsidR="00D25114">
        <w:rPr>
          <w:rFonts w:hint="cs"/>
          <w:rtl/>
        </w:rPr>
        <w:t>ל</w:t>
      </w:r>
      <w:r>
        <w:rPr>
          <w:rFonts w:hint="cs"/>
          <w:rtl/>
        </w:rPr>
        <w:t>כך שאתה נורא יפה?</w:t>
      </w:r>
      <w:r w:rsidR="00ED2520">
        <w:rPr>
          <w:rFonts w:hint="cs"/>
          <w:rtl/>
        </w:rPr>
        <w:t>" הם המשיכו ללכת הרבה ואלכס לא ענה...</w:t>
      </w:r>
      <w:r>
        <w:rPr>
          <w:rFonts w:hint="cs"/>
          <w:rtl/>
        </w:rPr>
        <w:t xml:space="preserve"> </w:t>
      </w:r>
      <w:r w:rsidR="00ED2520">
        <w:rPr>
          <w:rFonts w:hint="cs"/>
          <w:rtl/>
        </w:rPr>
        <w:t>"</w:t>
      </w:r>
      <w:r>
        <w:rPr>
          <w:rFonts w:hint="cs"/>
          <w:rtl/>
        </w:rPr>
        <w:t>אתה שונא את המראה שלך?"</w:t>
      </w:r>
    </w:p>
    <w:p w14:paraId="1B04F504" w14:textId="1C89778D" w:rsidR="00133887" w:rsidRDefault="00133887" w:rsidP="00336C63">
      <w:pPr>
        <w:rPr>
          <w:rtl/>
        </w:rPr>
      </w:pPr>
      <w:r>
        <w:rPr>
          <w:rFonts w:hint="cs"/>
          <w:rtl/>
        </w:rPr>
        <w:t xml:space="preserve">"שונא? בוא לא נגזים, אני גם לא מאמין שלשנוא משהו בעצמי יכול לעזור איכשהו. וזה לא רק המראה החיצוני: כשהייתי ילד, זאת </w:t>
      </w:r>
      <w:r w:rsidR="001C5A04">
        <w:rPr>
          <w:rFonts w:hint="cs"/>
          <w:rtl/>
        </w:rPr>
        <w:t>הייתה</w:t>
      </w:r>
      <w:r>
        <w:rPr>
          <w:rFonts w:hint="cs"/>
          <w:rtl/>
        </w:rPr>
        <w:t xml:space="preserve"> קומבינציה של המראה שלי </w:t>
      </w:r>
      <w:r>
        <w:rPr>
          <w:rtl/>
        </w:rPr>
        <w:t>–</w:t>
      </w:r>
      <w:r>
        <w:rPr>
          <w:rFonts w:hint="cs"/>
          <w:rtl/>
        </w:rPr>
        <w:t xml:space="preserve"> מלא</w:t>
      </w:r>
      <w:r w:rsidR="002D4E3A">
        <w:rPr>
          <w:rFonts w:hint="cs"/>
          <w:rtl/>
        </w:rPr>
        <w:t>כי</w:t>
      </w:r>
      <w:r>
        <w:rPr>
          <w:rFonts w:hint="cs"/>
          <w:rtl/>
        </w:rPr>
        <w:t xml:space="preserve"> </w:t>
      </w:r>
      <w:r w:rsidR="002D4E3A">
        <w:rPr>
          <w:rFonts w:hint="cs"/>
          <w:rtl/>
        </w:rPr>
        <w:t>ו</w:t>
      </w:r>
      <w:r>
        <w:rPr>
          <w:rFonts w:hint="cs"/>
          <w:rtl/>
        </w:rPr>
        <w:t xml:space="preserve">טהור, עם העובדה שתמיד הייתי לבד. אתה יודע, המון ילדים נמצאים לבד, אבל בסוף מישהו בא לאסוף אותם. מישהו מגיע לאירועים החשובים... לא הייתי </w:t>
      </w:r>
      <w:r w:rsidR="002D4E3A">
        <w:rPr>
          <w:rFonts w:hint="cs"/>
          <w:rtl/>
        </w:rPr>
        <w:t>מוכרח את הנוכחות של ההורים שלי לכלום,</w:t>
      </w:r>
      <w:r>
        <w:rPr>
          <w:rFonts w:hint="cs"/>
          <w:rtl/>
        </w:rPr>
        <w:t xml:space="preserve"> לחגוג </w:t>
      </w:r>
      <w:r w:rsidR="002D4E3A">
        <w:rPr>
          <w:rFonts w:hint="cs"/>
          <w:rtl/>
        </w:rPr>
        <w:t>איתם</w:t>
      </w:r>
      <w:r>
        <w:rPr>
          <w:rFonts w:hint="cs"/>
          <w:rtl/>
        </w:rPr>
        <w:t xml:space="preserve"> נצחונות או לחלוק משהו, </w:t>
      </w:r>
      <w:r w:rsidR="002D4E3A">
        <w:rPr>
          <w:rFonts w:hint="cs"/>
          <w:rtl/>
        </w:rPr>
        <w:t xml:space="preserve">באמת הסתדרתי לבד, </w:t>
      </w:r>
      <w:r>
        <w:rPr>
          <w:rFonts w:hint="cs"/>
          <w:rtl/>
        </w:rPr>
        <w:t>רק שמדי פעם יראו שיש מי ששומר עלי. ואף פעם לא היה. נניח, אני עדיין זוכר את הקורס הזה שרשמו אותי לסנובורד. הייתי בן ש</w:t>
      </w:r>
      <w:r w:rsidR="00FA2F99">
        <w:rPr>
          <w:rFonts w:hint="cs"/>
          <w:rtl/>
        </w:rPr>
        <w:t xml:space="preserve">ש או שבע, וואו למדתי </w:t>
      </w:r>
      <w:r w:rsidR="00F97A34">
        <w:rPr>
          <w:rFonts w:hint="cs"/>
          <w:rtl/>
        </w:rPr>
        <w:t>כל כך</w:t>
      </w:r>
      <w:r w:rsidR="00FA2F99">
        <w:rPr>
          <w:rFonts w:hint="cs"/>
          <w:rtl/>
        </w:rPr>
        <w:t xml:space="preserve"> הרבה גרמנית בימים ה</w:t>
      </w:r>
      <w:r w:rsidR="007B6AB4">
        <w:rPr>
          <w:rFonts w:hint="cs"/>
          <w:rtl/>
        </w:rPr>
        <w:t>הם</w:t>
      </w:r>
      <w:r w:rsidR="00FA2F99">
        <w:rPr>
          <w:rFonts w:hint="cs"/>
          <w:rtl/>
        </w:rPr>
        <w:t>.</w:t>
      </w:r>
      <w:r w:rsidR="002D4E3A">
        <w:rPr>
          <w:rFonts w:hint="cs"/>
          <w:rtl/>
        </w:rPr>
        <w:t xml:space="preserve"> </w:t>
      </w:r>
      <w:r w:rsidR="00FA2F99">
        <w:rPr>
          <w:rFonts w:hint="cs"/>
          <w:rtl/>
        </w:rPr>
        <w:t xml:space="preserve">זאת </w:t>
      </w:r>
      <w:r w:rsidR="001C5A04">
        <w:rPr>
          <w:rFonts w:hint="cs"/>
          <w:rtl/>
        </w:rPr>
        <w:t>הייתה</w:t>
      </w:r>
      <w:r w:rsidR="00FA2F99">
        <w:rPr>
          <w:rFonts w:hint="cs"/>
          <w:rtl/>
        </w:rPr>
        <w:t xml:space="preserve"> הפעם הראשונה בחיים שחשבתי </w:t>
      </w:r>
      <w:r w:rsidR="00FA2F99">
        <w:rPr>
          <w:rtl/>
        </w:rPr>
        <w:t>–</w:t>
      </w:r>
      <w:r w:rsidR="00FA2F99">
        <w:rPr>
          <w:rFonts w:hint="cs"/>
          <w:rtl/>
        </w:rPr>
        <w:t xml:space="preserve"> אני יודע משהו יותר טוב מסופי, ממארק. ואף אחד מהילדים שם לא היה עם ההורים, אבל ישר בסוף האימון מישהו מחכה להם, לארוחת צהריים, </w:t>
      </w:r>
      <w:r w:rsidR="00EE553A">
        <w:rPr>
          <w:rFonts w:hint="cs"/>
          <w:rtl/>
        </w:rPr>
        <w:t>אחר כך</w:t>
      </w:r>
      <w:r w:rsidR="00FA2F99">
        <w:rPr>
          <w:rFonts w:hint="cs"/>
          <w:rtl/>
        </w:rPr>
        <w:t xml:space="preserve"> לגלישה על המדרונות הקלים. ולי אין מי שיבוא. כולם שואלים </w:t>
      </w:r>
      <w:r w:rsidR="00FA2F99">
        <w:rPr>
          <w:rtl/>
        </w:rPr>
        <w:t>–</w:t>
      </w:r>
      <w:r w:rsidR="00FA2F99">
        <w:rPr>
          <w:rFonts w:hint="cs"/>
          <w:rtl/>
        </w:rPr>
        <w:t xml:space="preserve"> איפה ההורים שלך, איפה ההורים שלך ואני מצביע</w:t>
      </w:r>
      <w:r w:rsidR="000A3DED">
        <w:rPr>
          <w:rFonts w:hint="cs"/>
          <w:rtl/>
        </w:rPr>
        <w:t xml:space="preserve"> לאיזו גבעה</w:t>
      </w:r>
      <w:r w:rsidR="00FA2F99">
        <w:rPr>
          <w:rFonts w:hint="cs"/>
          <w:rtl/>
        </w:rPr>
        <w:t xml:space="preserve">: שם. </w:t>
      </w:r>
      <w:r w:rsidR="000A3DED">
        <w:rPr>
          <w:rFonts w:hint="cs"/>
          <w:rtl/>
        </w:rPr>
        <w:t xml:space="preserve">שם? הם מביטים ושום מבוגר מהגבעה ההיא לא ניגש אלי, ואני מצביע על גבעה אחרת </w:t>
      </w:r>
      <w:r w:rsidR="000A3DED">
        <w:rPr>
          <w:rtl/>
        </w:rPr>
        <w:t>–</w:t>
      </w:r>
      <w:r w:rsidR="000A3DED">
        <w:rPr>
          <w:rFonts w:hint="cs"/>
          <w:rtl/>
        </w:rPr>
        <w:t xml:space="preserve"> </w:t>
      </w:r>
      <w:r w:rsidR="00FA2F99">
        <w:rPr>
          <w:rFonts w:hint="cs"/>
          <w:rtl/>
        </w:rPr>
        <w:t>שם. והם מתקרבים אליך..."</w:t>
      </w:r>
    </w:p>
    <w:p w14:paraId="21373CB0" w14:textId="29B7B83F" w:rsidR="00FA2F99" w:rsidRDefault="00FA2F99" w:rsidP="00336C63">
      <w:pPr>
        <w:rPr>
          <w:rtl/>
        </w:rPr>
      </w:pPr>
      <w:r>
        <w:rPr>
          <w:rFonts w:hint="cs"/>
          <w:rtl/>
        </w:rPr>
        <w:t>"מה הם רצו ממך?"</w:t>
      </w:r>
    </w:p>
    <w:p w14:paraId="08241039" w14:textId="49060FF0" w:rsidR="00FA2F99" w:rsidRDefault="00FA2F99" w:rsidP="00336C63">
      <w:pPr>
        <w:rPr>
          <w:rtl/>
        </w:rPr>
      </w:pPr>
      <w:r>
        <w:rPr>
          <w:rFonts w:hint="cs"/>
          <w:rtl/>
        </w:rPr>
        <w:t>"לקנות לי דברים. לקחת אותי במעלית</w:t>
      </w:r>
      <w:r w:rsidR="00DF4E37">
        <w:rPr>
          <w:rFonts w:hint="cs"/>
          <w:rtl/>
        </w:rPr>
        <w:t xml:space="preserve"> למדרונות הגבוהים</w:t>
      </w:r>
      <w:r>
        <w:rPr>
          <w:rFonts w:hint="cs"/>
          <w:rtl/>
        </w:rPr>
        <w:t xml:space="preserve"> </w:t>
      </w:r>
      <w:r>
        <w:rPr>
          <w:rtl/>
        </w:rPr>
        <w:t>–</w:t>
      </w:r>
      <w:r>
        <w:rPr>
          <w:rFonts w:hint="cs"/>
          <w:rtl/>
        </w:rPr>
        <w:t xml:space="preserve"> אסור לילד לעלות לבד. אבל עם פדופיל, מותר."</w:t>
      </w:r>
    </w:p>
    <w:p w14:paraId="5ECDA069" w14:textId="49D6CBE2" w:rsidR="00FA2F99" w:rsidRDefault="00FA2F99" w:rsidP="00336C63">
      <w:pPr>
        <w:rPr>
          <w:rtl/>
        </w:rPr>
      </w:pPr>
      <w:r>
        <w:rPr>
          <w:rFonts w:hint="cs"/>
          <w:rtl/>
        </w:rPr>
        <w:t>"חזרת למחרת?"</w:t>
      </w:r>
    </w:p>
    <w:p w14:paraId="50587F08" w14:textId="3234C8E1" w:rsidR="00FA2F99" w:rsidRDefault="00FA2F99" w:rsidP="00336C63">
      <w:pPr>
        <w:rPr>
          <w:rtl/>
        </w:rPr>
      </w:pPr>
      <w:r>
        <w:rPr>
          <w:rFonts w:hint="cs"/>
          <w:rtl/>
        </w:rPr>
        <w:t>"ברור. התחברתי עם ילדים אחרים. ההורים תמיד אוהבים כשיש ילד מנומס ושקט שמתחבר עם הילדים שלהם."</w:t>
      </w:r>
    </w:p>
    <w:p w14:paraId="2E0B2546" w14:textId="7CA1B77B" w:rsidR="007E550B" w:rsidRDefault="007E550B" w:rsidP="00336C63">
      <w:pPr>
        <w:rPr>
          <w:rtl/>
        </w:rPr>
      </w:pPr>
    </w:p>
    <w:p w14:paraId="6308EDB5" w14:textId="0B653B48" w:rsidR="007E550B" w:rsidRDefault="007E550B" w:rsidP="00336C63">
      <w:pPr>
        <w:rPr>
          <w:rtl/>
        </w:rPr>
      </w:pPr>
      <w:r>
        <w:rPr>
          <w:rFonts w:hint="cs"/>
          <w:rtl/>
        </w:rPr>
        <w:lastRenderedPageBreak/>
        <w:t xml:space="preserve">"הם נמשכים לילדים העזובים. הם מגיעים אליהם מייד. אתה יודע, יש ניסויים שאתה לא רוצה לעשות על ההורים שלך. אתה לא רוצה לראות איך הם נכשלים בלהגן עליך, רק כי היה להם משהו יותר דחוף או מעניין לעשות. אני ידעתי באינסטינקט שאם זה קורה לי, אם קורה הדבר הזה </w:t>
      </w:r>
      <w:r>
        <w:rPr>
          <w:rtl/>
        </w:rPr>
        <w:t>–</w:t>
      </w:r>
      <w:r>
        <w:rPr>
          <w:rFonts w:hint="cs"/>
          <w:rtl/>
        </w:rPr>
        <w:t xml:space="preserve"> " הוא הצטמרר, הקול שלו נחלש. הם צעדו לייד מזרקת-מים עצומה שזרקה זרם עצום של מים מהאגם גבוה לאויר. ניתן היה לראותה למרחוק, היא היתה בתוך האגם ועכשו הם חלפו בנקודה הקרובה ביותר אליה, ונעצרו והביטו בה. טיפות מים זעירות הותזו עליהם מהזרם ומרוחות-ערב שקטות. "אתה יודע משהו," אלכס אמר כשהם המשיכו ללכת. אלכס המשיך את קו המחשבה הקודם אבל הוא כנראה שכח שכבר אמר את זה, "אני הרגשתי שאם זה באמת היה קורה לי, קורה עד הסוף באופן הכי הרסני וגו' שיש וגו', אם זה באמת קורה, אז כשאני בא לספר להם, הם ישר אומרים לי ש </w:t>
      </w:r>
      <w:r>
        <w:rPr>
          <w:rtl/>
        </w:rPr>
        <w:t>–</w:t>
      </w:r>
      <w:r>
        <w:rPr>
          <w:rFonts w:hint="cs"/>
          <w:rtl/>
        </w:rPr>
        <w:t xml:space="preserve"> "</w:t>
      </w:r>
    </w:p>
    <w:p w14:paraId="459FFA58" w14:textId="35439E33" w:rsidR="007E550B" w:rsidRDefault="003E2253" w:rsidP="00336C63">
      <w:pPr>
        <w:rPr>
          <w:rtl/>
        </w:rPr>
      </w:pPr>
      <w:r>
        <w:rPr>
          <w:rFonts w:hint="cs"/>
          <w:rtl/>
        </w:rPr>
        <w:t>ארקדי פחד לנשום בשביל לא להפריע למחשבות שלו</w:t>
      </w:r>
      <w:r w:rsidR="00B9062F">
        <w:rPr>
          <w:rFonts w:hint="cs"/>
          <w:rtl/>
        </w:rPr>
        <w:t>. הוא היה מוכרח לשמוע הכל עד הסוף.</w:t>
      </w:r>
    </w:p>
    <w:p w14:paraId="7E18DB5F" w14:textId="09788B3C" w:rsidR="00B9062F" w:rsidRDefault="00B9062F" w:rsidP="00336C63">
      <w:pPr>
        <w:rPr>
          <w:rtl/>
        </w:rPr>
      </w:pPr>
      <w:r>
        <w:rPr>
          <w:rFonts w:hint="cs"/>
          <w:rtl/>
        </w:rPr>
        <w:t>"אם אני בא ואומר משהו כזה, אומר זה קרה, וזה כואב, אומר יורד לי דם וגם... וגם זה כואב. אם אני אומר, הם ישר אומרים לי, ישר, הם אומרים לי 'זאת אשמתך.' בלי לחשוב הם יורים את זה מהפה שלהם ישר. ו... וזה לא פייר להגיד את זה לילד. הם עוזרים לי, בטוח, הם יקחו אותי למשטרה, לרשויות, למי שצריך. אבל אני ידעתי, אם יגידו זאת אשמתך אני כבר לא אחיה יותר אחר כך. אני ידעתי את זה. י מי שיכול לחיות אחרי זה, הרבה מצליחים אבל אני לא. אצלי זה היה הגבול של היכולת שלי להמשיך לחיות."</w:t>
      </w:r>
    </w:p>
    <w:p w14:paraId="30113E0F" w14:textId="2086A283" w:rsidR="002C7250" w:rsidRDefault="002C7250" w:rsidP="00336C63">
      <w:pPr>
        <w:rPr>
          <w:rtl/>
        </w:rPr>
      </w:pPr>
    </w:p>
    <w:p w14:paraId="1370EE3F" w14:textId="77777777" w:rsidR="00A80C5B" w:rsidRDefault="00A80C5B" w:rsidP="00A80C5B">
      <w:pPr>
        <w:rPr>
          <w:rtl/>
        </w:rPr>
      </w:pPr>
      <w:r>
        <w:rPr>
          <w:rFonts w:cs="Times New Roman"/>
          <w:rtl/>
        </w:rPr>
        <w:t xml:space="preserve">אלכס אומר לארקדי - יכול להיות שכ''כ פחדתי מכך שיקרה לי משהו כזה, מפני שידעתי שלא תהיה לי שום תמיכה בבית, ולהיפך - שיאשימו אותי במה שקרה. </w:t>
      </w:r>
    </w:p>
    <w:p w14:paraId="6E70A347" w14:textId="77777777" w:rsidR="00A80C5B" w:rsidRDefault="00A80C5B" w:rsidP="00A80C5B">
      <w:pPr>
        <w:rPr>
          <w:rtl/>
        </w:rPr>
      </w:pPr>
      <w:r>
        <w:rPr>
          <w:rFonts w:cs="Times New Roman"/>
          <w:rtl/>
        </w:rPr>
        <w:t>לפעמים אני חושב - זה כל-כך קל להיות הורה! כל מה שאתה צריך לזכור תמיד זה שעומד מולך אדם, גם אם הוא קטן הוא אדם. בטח אני לא מבין את כל הניואנסים. אתה צריך להפעיל עליו מניפולציות בשביל שיתאמן על הפסנתר מספיק שעות ביום... אבל מה זה שווה, כל זה? אז שלא יתאמן, מבחינתי.</w:t>
      </w:r>
    </w:p>
    <w:p w14:paraId="7234C411" w14:textId="77777777" w:rsidR="00A80C5B" w:rsidRDefault="00A80C5B" w:rsidP="00A80C5B">
      <w:pPr>
        <w:rPr>
          <w:rtl/>
        </w:rPr>
      </w:pPr>
    </w:p>
    <w:p w14:paraId="678AB7F2" w14:textId="77777777" w:rsidR="004607F7" w:rsidRDefault="004607F7" w:rsidP="004607F7">
      <w:pPr>
        <w:pStyle w:val="Heading3"/>
        <w:rPr>
          <w:rtl/>
        </w:rPr>
      </w:pPr>
      <w:r>
        <w:rPr>
          <w:rtl/>
        </w:rPr>
        <w:t>שיחה על השואה</w:t>
      </w:r>
    </w:p>
    <w:p w14:paraId="4FBFB274" w14:textId="77777777" w:rsidR="004607F7" w:rsidRDefault="004607F7" w:rsidP="004607F7">
      <w:pPr>
        <w:rPr>
          <w:rtl/>
        </w:rPr>
      </w:pPr>
      <w:r>
        <w:rPr>
          <w:rFonts w:cs="Times New Roman"/>
          <w:rtl/>
        </w:rPr>
        <w:t>מה אתה יודע על הסאשה ההוא, שאתה קרוי על שמו?</w:t>
      </w:r>
    </w:p>
    <w:p w14:paraId="082DE96E" w14:textId="77777777" w:rsidR="004607F7" w:rsidRDefault="004607F7" w:rsidP="004607F7">
      <w:pPr>
        <w:rPr>
          <w:rtl/>
        </w:rPr>
      </w:pPr>
      <w:r>
        <w:rPr>
          <w:rFonts w:cs="Times New Roman"/>
          <w:rtl/>
        </w:rPr>
        <w:t>אני לא יודע כלום, בעצם. סבתא פגשה אותו במחנות, אני חושב. היא הייתה ילדה קטנה והוא עזר לה לחיות.</w:t>
      </w:r>
    </w:p>
    <w:p w14:paraId="6460D9E8" w14:textId="77777777" w:rsidR="004607F7" w:rsidRDefault="004607F7" w:rsidP="004607F7">
      <w:pPr>
        <w:rPr>
          <w:rtl/>
        </w:rPr>
      </w:pPr>
      <w:r>
        <w:rPr>
          <w:rFonts w:cs="Times New Roman"/>
          <w:rtl/>
        </w:rPr>
        <w:t>עשה מעשה של חסד איתה?</w:t>
      </w:r>
    </w:p>
    <w:p w14:paraId="350E9979" w14:textId="729474EA" w:rsidR="004607F7" w:rsidRDefault="004607F7" w:rsidP="004607F7">
      <w:pPr>
        <w:rPr>
          <w:rtl/>
        </w:rPr>
      </w:pPr>
      <w:r>
        <w:rPr>
          <w:rFonts w:cs="Times New Roman"/>
          <w:rtl/>
        </w:rPr>
        <w:t>נראה לי שגם אם סתם לא דחפת מישהו בתור, גם אם פינית למישהו שני סנטימטר בדרגש, זה נחשב מעשה יוצא דופן של חסד. אבל לא נראה לי שדבר כזה היה מספיק בשביל להשאיר ילדה קטנה בחיים. אני חושב שהוא הקריב את עצמו עבורה, באופן עקבי ויומיומי, בשביל שהיא תחיה. אני לא יודע למה הוא עשה את זה, ובכל אופן, לא נראה לי שלעולם נדע. [אם היא זאת בעלת יכולת התעופה – זה מפני שהוא רצה שהיא תקבל בחזרה את יכולת התעופה ותוציא את שניהם משם. אבל היא הייתה צריכה לשתות חלב לשם כך, ולא היה חלב.]</w:t>
      </w:r>
    </w:p>
    <w:p w14:paraId="4797F9C5" w14:textId="77777777" w:rsidR="00D92272" w:rsidRDefault="00D92272" w:rsidP="00D92272">
      <w:pPr>
        <w:rPr>
          <w:rtl/>
        </w:rPr>
      </w:pPr>
    </w:p>
    <w:p w14:paraId="0754D3D3" w14:textId="529E56FD" w:rsidR="002C7250" w:rsidRDefault="0066325B" w:rsidP="0066325B">
      <w:pPr>
        <w:pStyle w:val="Heading3"/>
        <w:rPr>
          <w:rtl/>
        </w:rPr>
      </w:pPr>
      <w:r>
        <w:rPr>
          <w:rFonts w:hint="cs"/>
          <w:rtl/>
        </w:rPr>
        <w:lastRenderedPageBreak/>
        <w:t>שיחה על היחסים ביניהם</w:t>
      </w:r>
    </w:p>
    <w:p w14:paraId="5E956331" w14:textId="0D8C4706" w:rsidR="002C7250" w:rsidRDefault="00F73618" w:rsidP="00336C63">
      <w:pPr>
        <w:rPr>
          <w:rtl/>
        </w:rPr>
      </w:pPr>
      <w:r>
        <w:rPr>
          <w:rFonts w:hint="cs"/>
          <w:rtl/>
        </w:rPr>
        <w:t>"אתה שם לב אלכס שזהו הערב הראשון שיצאנו העירה לבד? תמיד זה עם קאי והחברים שלו, או פטרה, או ליליאן."</w:t>
      </w:r>
    </w:p>
    <w:p w14:paraId="598D76C9" w14:textId="168779DE" w:rsidR="00F73618" w:rsidRDefault="00F73618" w:rsidP="00336C63">
      <w:pPr>
        <w:rPr>
          <w:rtl/>
        </w:rPr>
      </w:pPr>
      <w:r>
        <w:rPr>
          <w:rFonts w:hint="cs"/>
          <w:rtl/>
        </w:rPr>
        <w:t>"זה בשבילך ארקדי. שלא תרגיש בחוסר נוחות."</w:t>
      </w:r>
    </w:p>
    <w:p w14:paraId="665AF404" w14:textId="1162C5D3" w:rsidR="00F73618" w:rsidRDefault="00F73618" w:rsidP="00336C63">
      <w:pPr>
        <w:rPr>
          <w:rtl/>
        </w:rPr>
      </w:pPr>
      <w:r>
        <w:rPr>
          <w:rFonts w:hint="cs"/>
          <w:rtl/>
        </w:rPr>
        <w:t>"למה חוסר נוחות?"</w:t>
      </w:r>
    </w:p>
    <w:p w14:paraId="154BF111" w14:textId="08FA578F" w:rsidR="00F73618" w:rsidRDefault="00F73618" w:rsidP="00336C63">
      <w:pPr>
        <w:rPr>
          <w:rtl/>
        </w:rPr>
      </w:pPr>
      <w:r>
        <w:rPr>
          <w:rFonts w:hint="cs"/>
          <w:rtl/>
        </w:rPr>
        <w:t>"תמיד יש לך חוסר נוחות להיות איתי לבד. שאני לא חלילה אאנוס אותך בניגוד לרצונך."</w:t>
      </w:r>
    </w:p>
    <w:p w14:paraId="06FDCC3D" w14:textId="3D903E5B" w:rsidR="00981CC2" w:rsidRDefault="00981CC2" w:rsidP="00336C63">
      <w:pPr>
        <w:rPr>
          <w:rtl/>
        </w:rPr>
      </w:pPr>
      <w:r>
        <w:rPr>
          <w:rFonts w:hint="cs"/>
          <w:rtl/>
        </w:rPr>
        <w:t>"אלכס אתה מלהג בחיי כמו איזה מישהו שלא בא לי לדבר איתו בחיים."</w:t>
      </w:r>
    </w:p>
    <w:p w14:paraId="61B50837" w14:textId="46CEB84E" w:rsidR="00981CC2" w:rsidRDefault="00981CC2" w:rsidP="00336C63">
      <w:pPr>
        <w:rPr>
          <w:rtl/>
        </w:rPr>
      </w:pPr>
      <w:r>
        <w:rPr>
          <w:rFonts w:hint="cs"/>
          <w:rtl/>
        </w:rPr>
        <w:t>"ארקדי אם אתה חבר שלי, אנחנו צריכים לדבר על הכל.</w:t>
      </w:r>
      <w:r w:rsidR="00472E81">
        <w:rPr>
          <w:rFonts w:hint="cs"/>
          <w:rtl/>
        </w:rPr>
        <w:t>"</w:t>
      </w:r>
    </w:p>
    <w:p w14:paraId="0381578A" w14:textId="7EF3DD20" w:rsidR="00472E81" w:rsidRDefault="00472E81" w:rsidP="00336C63">
      <w:pPr>
        <w:rPr>
          <w:rtl/>
        </w:rPr>
      </w:pPr>
      <w:r>
        <w:rPr>
          <w:rFonts w:hint="cs"/>
          <w:rtl/>
        </w:rPr>
        <w:t>"אין מה לדבר אלכס. אתה הומו?"</w:t>
      </w:r>
    </w:p>
    <w:p w14:paraId="6C772216" w14:textId="0A1C1B46" w:rsidR="00472E81" w:rsidRDefault="00472E81" w:rsidP="00336C63">
      <w:pPr>
        <w:rPr>
          <w:rtl/>
        </w:rPr>
      </w:pPr>
      <w:r>
        <w:rPr>
          <w:rFonts w:hint="cs"/>
          <w:rtl/>
        </w:rPr>
        <w:t>"מה הקשר, באמת!"</w:t>
      </w:r>
    </w:p>
    <w:p w14:paraId="734EFABC" w14:textId="5F03B4AF" w:rsidR="00472E81" w:rsidRDefault="00472E81" w:rsidP="00336C63">
      <w:pPr>
        <w:rPr>
          <w:rtl/>
        </w:rPr>
      </w:pPr>
      <w:r>
        <w:rPr>
          <w:rFonts w:hint="cs"/>
          <w:rtl/>
        </w:rPr>
        <w:t xml:space="preserve">"אז סתם תענה, </w:t>
      </w:r>
      <w:r w:rsidR="0084786B">
        <w:rPr>
          <w:rFonts w:hint="cs"/>
          <w:rtl/>
        </w:rPr>
        <w:t xml:space="preserve">בלי שום קשר, </w:t>
      </w:r>
      <w:r>
        <w:rPr>
          <w:rFonts w:hint="cs"/>
          <w:rtl/>
        </w:rPr>
        <w:t>אתה הומו? או לא הומו? או ביסקסואל ושאר נטיות?"</w:t>
      </w:r>
    </w:p>
    <w:p w14:paraId="750FA0C3" w14:textId="6AAEEDF1" w:rsidR="002C7250" w:rsidRDefault="00472E81" w:rsidP="00336C63">
      <w:pPr>
        <w:rPr>
          <w:rtl/>
        </w:rPr>
      </w:pPr>
      <w:r>
        <w:rPr>
          <w:rFonts w:hint="cs"/>
          <w:rtl/>
        </w:rPr>
        <w:t xml:space="preserve">"לא אני לא הומו, אני לא ביסקסואל. ואני לא מצפה ממך </w:t>
      </w:r>
      <w:r w:rsidR="004C59E0">
        <w:rPr>
          <w:rFonts w:hint="cs"/>
          <w:rtl/>
        </w:rPr>
        <w:t>פתאום</w:t>
      </w:r>
      <w:r>
        <w:rPr>
          <w:rFonts w:hint="cs"/>
          <w:rtl/>
        </w:rPr>
        <w:t xml:space="preserve"> שאתה תהיה."</w:t>
      </w:r>
    </w:p>
    <w:p w14:paraId="556A6914" w14:textId="5EB82A6F" w:rsidR="00472E81" w:rsidRDefault="00472E81" w:rsidP="00336C63">
      <w:pPr>
        <w:rPr>
          <w:rtl/>
        </w:rPr>
      </w:pPr>
      <w:r>
        <w:rPr>
          <w:rFonts w:hint="cs"/>
          <w:rtl/>
        </w:rPr>
        <w:t>"אז על מה אנחנו מדברים פה בכלל?"</w:t>
      </w:r>
    </w:p>
    <w:p w14:paraId="5A40CE59" w14:textId="56AEB4FB" w:rsidR="00472E81" w:rsidRDefault="00472E81" w:rsidP="00336C63">
      <w:pPr>
        <w:rPr>
          <w:rtl/>
        </w:rPr>
      </w:pPr>
      <w:r>
        <w:rPr>
          <w:rFonts w:hint="cs"/>
          <w:rtl/>
        </w:rPr>
        <w:t>"על משהו שהוא בלי תוויות. משהו שכשהוא קורה אנחנו יודעים בדיוק מה הוא, אבל כשהוא לא קורה אנחנו לא אומרים כלום."</w:t>
      </w:r>
    </w:p>
    <w:p w14:paraId="0761E4B1" w14:textId="20F8753B" w:rsidR="00472E81" w:rsidRDefault="00472E81" w:rsidP="00336C63">
      <w:pPr>
        <w:rPr>
          <w:rtl/>
        </w:rPr>
      </w:pPr>
      <w:r>
        <w:rPr>
          <w:rFonts w:hint="cs"/>
          <w:rtl/>
        </w:rPr>
        <w:t>"אבל באיזה קטע?"</w:t>
      </w:r>
    </w:p>
    <w:p w14:paraId="76B6259B" w14:textId="6016C1BD" w:rsidR="00472E81" w:rsidRDefault="00472E81" w:rsidP="00336C63">
      <w:pPr>
        <w:rPr>
          <w:rtl/>
        </w:rPr>
      </w:pPr>
      <w:r>
        <w:rPr>
          <w:rFonts w:hint="cs"/>
          <w:rtl/>
        </w:rPr>
        <w:t>"בשום קטע. לא יודע, כמו היוונים הקדמונים. לא היה שם איזה קטע ספציפי."</w:t>
      </w:r>
    </w:p>
    <w:p w14:paraId="64134A8C" w14:textId="7BAB3447" w:rsidR="00472E81" w:rsidRDefault="00472E81" w:rsidP="00336C63">
      <w:pPr>
        <w:rPr>
          <w:rtl/>
        </w:rPr>
      </w:pPr>
      <w:r>
        <w:rPr>
          <w:rFonts w:hint="cs"/>
          <w:rtl/>
        </w:rPr>
        <w:t>"היוונים הקדמוניים זה היה מבוגר עם ילד, עבד. אתה לא מתכוון לזה."</w:t>
      </w:r>
    </w:p>
    <w:p w14:paraId="7201781C" w14:textId="27F7678A" w:rsidR="00472E81" w:rsidRDefault="00472E81" w:rsidP="00336C63">
      <w:pPr>
        <w:rPr>
          <w:rtl/>
        </w:rPr>
      </w:pPr>
      <w:r>
        <w:rPr>
          <w:rFonts w:hint="cs"/>
          <w:rtl/>
        </w:rPr>
        <w:t>"אז האשורים הקדמוניים. אין לי מושג! היבוסים, בסדר לך? האמורים.</w:t>
      </w:r>
      <w:r w:rsidR="007037ED">
        <w:rPr>
          <w:rFonts w:hint="cs"/>
          <w:rtl/>
        </w:rPr>
        <w:t>"</w:t>
      </w:r>
    </w:p>
    <w:p w14:paraId="594BF0B9" w14:textId="10B5D0DD" w:rsidR="007037ED" w:rsidRDefault="007037ED" w:rsidP="00336C63">
      <w:pPr>
        <w:rPr>
          <w:rtl/>
        </w:rPr>
      </w:pPr>
      <w:r>
        <w:rPr>
          <w:rFonts w:hint="cs"/>
          <w:rtl/>
        </w:rPr>
        <w:t xml:space="preserve">"טוב אלכס אז תרשה לי להגיד לך משהו בסגנון היבוסים. וזה הדבר האחרון שאני עומד לומר לך בעניין. אנחנו מכירים כבר שנים, ובאמת באופן כללי </w:t>
      </w:r>
      <w:r w:rsidR="00FD1E88">
        <w:rPr>
          <w:rFonts w:hint="cs"/>
          <w:rtl/>
        </w:rPr>
        <w:t xml:space="preserve">אתה </w:t>
      </w:r>
      <w:r>
        <w:rPr>
          <w:rFonts w:hint="cs"/>
          <w:rtl/>
        </w:rPr>
        <w:t>אחלה בנאדם, אבל אם עוד פעם אחת אתה מעלה כזה דבר אני פשוט מנתק איתך את היחסים. לא רוצה יותר להיות לידך, זה הפסיק לעניין אותי."</w:t>
      </w:r>
    </w:p>
    <w:p w14:paraId="0115F3A8" w14:textId="34CCCB04" w:rsidR="007037ED" w:rsidRDefault="007037ED" w:rsidP="00336C63">
      <w:pPr>
        <w:rPr>
          <w:rtl/>
        </w:rPr>
      </w:pPr>
      <w:r>
        <w:rPr>
          <w:rFonts w:hint="cs"/>
          <w:rtl/>
        </w:rPr>
        <w:t xml:space="preserve">"ארקדי </w:t>
      </w:r>
      <w:r>
        <w:rPr>
          <w:rtl/>
        </w:rPr>
        <w:t>–</w:t>
      </w:r>
      <w:r>
        <w:rPr>
          <w:rFonts w:hint="cs"/>
          <w:rtl/>
        </w:rPr>
        <w:t xml:space="preserve"> ברור. רצונך כבודך. אבל רק תדע שאם זה באמת לא היה משהו שהיית רוצה, היית מתייחס לזה קצת יותר בהומור."</w:t>
      </w:r>
      <w:r w:rsidR="00A31B31">
        <w:rPr>
          <w:rFonts w:hint="cs"/>
          <w:rtl/>
        </w:rPr>
        <w:t xml:space="preserve"> [זה משפט של תנאי כפול...]</w:t>
      </w:r>
    </w:p>
    <w:p w14:paraId="79BDC279" w14:textId="77BA59BD" w:rsidR="007037ED" w:rsidRDefault="007037ED" w:rsidP="00336C63">
      <w:pPr>
        <w:rPr>
          <w:rtl/>
        </w:rPr>
      </w:pPr>
      <w:r>
        <w:rPr>
          <w:rFonts w:hint="cs"/>
          <w:rtl/>
        </w:rPr>
        <w:t>"לא, פשוט נמאס לי מזה כבר."</w:t>
      </w:r>
    </w:p>
    <w:p w14:paraId="4311A6BD" w14:textId="781EF8C8" w:rsidR="007037ED" w:rsidRDefault="007037ED" w:rsidP="00336C63">
      <w:pPr>
        <w:rPr>
          <w:rtl/>
        </w:rPr>
      </w:pPr>
      <w:r>
        <w:rPr>
          <w:rFonts w:hint="cs"/>
          <w:rtl/>
        </w:rPr>
        <w:t>[טוב זה היה ממש גרוע ואין לי מושג מה אני רוצה להגיד.]</w:t>
      </w:r>
    </w:p>
    <w:p w14:paraId="215BF43B" w14:textId="6B1D4558" w:rsidR="00A31B31" w:rsidRDefault="00BA35A8" w:rsidP="00626ECC">
      <w:pPr>
        <w:rPr>
          <w:rFonts w:cs="Times New Roman"/>
          <w:rtl/>
        </w:rPr>
      </w:pPr>
      <w:r>
        <w:rPr>
          <w:rFonts w:cs="Times New Roman" w:hint="cs"/>
          <w:rtl/>
        </w:rPr>
        <w:t xml:space="preserve">אלכס נבר בצלחתו. הוא ניסה למצוא משהו להגיד, משהו שעדיין לא אמר אבל לא מצא כזה. אם אמרתי הכל ועדיין הוא מפחד ממני, או מעצמו, מה אפשר לעשות? מה אפשר עוד לעשות? </w:t>
      </w:r>
      <w:r w:rsidR="006664C0">
        <w:rPr>
          <w:rFonts w:cs="Times New Roman" w:hint="cs"/>
          <w:rtl/>
        </w:rPr>
        <w:t xml:space="preserve">אבל זה לא ייתכן שהם לבד לגמרי למשך שלושה חודשים וגם ההזדמנות הזאת תתפספס. </w:t>
      </w:r>
      <w:r>
        <w:rPr>
          <w:rFonts w:cs="Times New Roman" w:hint="cs"/>
          <w:rtl/>
        </w:rPr>
        <w:t xml:space="preserve">"ארקדי, תקשיב לי </w:t>
      </w:r>
      <w:r>
        <w:rPr>
          <w:rFonts w:cs="Times New Roman"/>
          <w:rtl/>
        </w:rPr>
        <w:t>–</w:t>
      </w:r>
      <w:r>
        <w:rPr>
          <w:rFonts w:cs="Times New Roman" w:hint="cs"/>
          <w:rtl/>
        </w:rPr>
        <w:t xml:space="preserve"> "</w:t>
      </w:r>
    </w:p>
    <w:p w14:paraId="7F955582" w14:textId="1DE5C3F8" w:rsidR="00461C53" w:rsidRDefault="00BA35A8" w:rsidP="00626ECC">
      <w:pPr>
        <w:rPr>
          <w:rFonts w:cs="Times New Roman"/>
          <w:rtl/>
        </w:rPr>
      </w:pPr>
      <w:r>
        <w:rPr>
          <w:rFonts w:cs="Times New Roman" w:hint="cs"/>
          <w:rtl/>
        </w:rPr>
        <w:t>"</w:t>
      </w:r>
      <w:r w:rsidR="00461C53">
        <w:rPr>
          <w:rFonts w:cs="Times New Roman" w:hint="cs"/>
          <w:rtl/>
        </w:rPr>
        <w:t>תגיד לי אלכס מה הקטע איתך? אתה לא יודע להרפות?</w:t>
      </w:r>
      <w:r w:rsidR="004E4C03">
        <w:rPr>
          <w:rFonts w:cs="Times New Roman" w:hint="cs"/>
          <w:rtl/>
        </w:rPr>
        <w:t xml:space="preserve"> צריך שיעורים פרטיים גם בזה, בשביל שתדע להרפות כמו כל אדם נורמלי?</w:t>
      </w:r>
      <w:r w:rsidR="00461C53">
        <w:rPr>
          <w:rFonts w:cs="Times New Roman" w:hint="cs"/>
          <w:rtl/>
        </w:rPr>
        <w:t xml:space="preserve"> או יודע, אבל פשוט לא בזין שלך להרפות ממני?</w:t>
      </w:r>
      <w:r>
        <w:rPr>
          <w:rFonts w:cs="Times New Roman" w:hint="cs"/>
          <w:rtl/>
        </w:rPr>
        <w:t>"</w:t>
      </w:r>
    </w:p>
    <w:p w14:paraId="3EE0A303" w14:textId="32AF353A" w:rsidR="00461C53" w:rsidRDefault="00BA35A8" w:rsidP="00626ECC">
      <w:pPr>
        <w:rPr>
          <w:rFonts w:cs="Times New Roman"/>
          <w:rtl/>
        </w:rPr>
      </w:pPr>
      <w:r>
        <w:rPr>
          <w:rFonts w:cs="Times New Roman" w:hint="cs"/>
          <w:rtl/>
        </w:rPr>
        <w:t>"</w:t>
      </w:r>
      <w:r w:rsidR="00461C53">
        <w:rPr>
          <w:rFonts w:cs="Times New Roman" w:hint="cs"/>
          <w:rtl/>
        </w:rPr>
        <w:t>לגמרי בזין שלי ארקדי.</w:t>
      </w:r>
      <w:r>
        <w:rPr>
          <w:rFonts w:cs="Times New Roman" w:hint="cs"/>
          <w:rtl/>
        </w:rPr>
        <w:t>"</w:t>
      </w:r>
    </w:p>
    <w:p w14:paraId="4E70EBDF" w14:textId="50DAED3C" w:rsidR="00461C53" w:rsidRDefault="00BA35A8" w:rsidP="00626ECC">
      <w:pPr>
        <w:rPr>
          <w:rFonts w:cs="Times New Roman"/>
          <w:rtl/>
        </w:rPr>
      </w:pPr>
      <w:r>
        <w:rPr>
          <w:rFonts w:cs="Times New Roman" w:hint="cs"/>
          <w:rtl/>
        </w:rPr>
        <w:t>"</w:t>
      </w:r>
      <w:r w:rsidR="00461C53">
        <w:rPr>
          <w:rFonts w:cs="Times New Roman" w:hint="cs"/>
          <w:rtl/>
        </w:rPr>
        <w:t>מה? אתה בכלל מקשיב לעצמך? חתיכת עלוב שכמותך.</w:t>
      </w:r>
      <w:r>
        <w:rPr>
          <w:rFonts w:cs="Times New Roman" w:hint="cs"/>
          <w:rtl/>
        </w:rPr>
        <w:t>"</w:t>
      </w:r>
    </w:p>
    <w:p w14:paraId="1CD659F9" w14:textId="6A0D9D06" w:rsidR="00461C53" w:rsidRDefault="00BA35A8" w:rsidP="00626ECC">
      <w:pPr>
        <w:rPr>
          <w:rFonts w:cs="Times New Roman"/>
          <w:rtl/>
        </w:rPr>
      </w:pPr>
      <w:r>
        <w:rPr>
          <w:rFonts w:cs="Times New Roman" w:hint="cs"/>
          <w:rtl/>
        </w:rPr>
        <w:t>"</w:t>
      </w:r>
      <w:r w:rsidR="00461C53">
        <w:rPr>
          <w:rFonts w:cs="Times New Roman" w:hint="cs"/>
          <w:rtl/>
        </w:rPr>
        <w:t>צודק זה לא יצא טוב. אני ארפה, אבל אני רוצה לדעת עד מתי? עד עוד שבוע? עד שנהיה בני שמונים? אתה באמת מאחל לעצמך להגיע לגיל שמונים בלי תשובה?</w:t>
      </w:r>
      <w:r w:rsidR="00F52A64">
        <w:rPr>
          <w:rFonts w:cs="Times New Roman" w:hint="cs"/>
          <w:rtl/>
        </w:rPr>
        <w:t>"</w:t>
      </w:r>
    </w:p>
    <w:p w14:paraId="644CDF89" w14:textId="2D9FE47F" w:rsidR="00461C53" w:rsidRDefault="00BA35A8" w:rsidP="00626ECC">
      <w:pPr>
        <w:rPr>
          <w:rFonts w:cs="Times New Roman"/>
          <w:rtl/>
        </w:rPr>
      </w:pPr>
      <w:r>
        <w:rPr>
          <w:rFonts w:cs="Times New Roman" w:hint="cs"/>
          <w:rtl/>
        </w:rPr>
        <w:lastRenderedPageBreak/>
        <w:t>"</w:t>
      </w:r>
      <w:r w:rsidR="00461C53">
        <w:rPr>
          <w:rFonts w:cs="Times New Roman" w:hint="cs"/>
          <w:rtl/>
        </w:rPr>
        <w:t>כשאין שאלה, לא צריך תשובה.</w:t>
      </w:r>
      <w:r w:rsidR="00F52A64">
        <w:rPr>
          <w:rFonts w:cs="Times New Roman" w:hint="cs"/>
          <w:rtl/>
        </w:rPr>
        <w:t>"</w:t>
      </w:r>
    </w:p>
    <w:p w14:paraId="47D7B097" w14:textId="5CFA376E" w:rsidR="00461C53" w:rsidRDefault="00BA35A8" w:rsidP="00626ECC">
      <w:pPr>
        <w:rPr>
          <w:rFonts w:cs="Times New Roman"/>
          <w:rtl/>
        </w:rPr>
      </w:pPr>
      <w:r>
        <w:rPr>
          <w:rFonts w:cs="Times New Roman" w:hint="cs"/>
          <w:rtl/>
        </w:rPr>
        <w:t>"</w:t>
      </w:r>
      <w:r w:rsidR="00461C53">
        <w:rPr>
          <w:rFonts w:cs="Times New Roman" w:hint="cs"/>
          <w:rtl/>
        </w:rPr>
        <w:t>אתה רוצה להתחכם? ככה זה יגמר? התחכמויות עד גיל שמונים ואז לקבר?</w:t>
      </w:r>
      <w:r w:rsidR="00F52A64">
        <w:rPr>
          <w:rFonts w:cs="Times New Roman" w:hint="cs"/>
          <w:rtl/>
        </w:rPr>
        <w:t>"</w:t>
      </w:r>
    </w:p>
    <w:p w14:paraId="062D578C" w14:textId="34A671F2" w:rsidR="006664C0" w:rsidRDefault="006664C0" w:rsidP="00626ECC">
      <w:pPr>
        <w:rPr>
          <w:rFonts w:cs="Times New Roman"/>
          <w:rtl/>
        </w:rPr>
      </w:pPr>
      <w:r>
        <w:rPr>
          <w:rFonts w:cs="Times New Roman" w:hint="cs"/>
          <w:rtl/>
        </w:rPr>
        <w:t>"ויפה שעה אחת קודם."</w:t>
      </w:r>
    </w:p>
    <w:p w14:paraId="706E3265" w14:textId="3B9E978E" w:rsidR="00AD08C5" w:rsidRDefault="00AD08C5" w:rsidP="00626ECC">
      <w:pPr>
        <w:rPr>
          <w:rFonts w:cs="Times New Roman"/>
          <w:rtl/>
        </w:rPr>
      </w:pPr>
      <w:r>
        <w:rPr>
          <w:rFonts w:cs="Times New Roman" w:hint="cs"/>
          <w:rtl/>
        </w:rPr>
        <w:t>"רק שעה אחת? נו מיילא. בשעה אחת נעמוד."</w:t>
      </w:r>
    </w:p>
    <w:p w14:paraId="4AE792A4" w14:textId="3A2E992A" w:rsidR="00AD08C5" w:rsidRDefault="00AD08C5" w:rsidP="00626ECC">
      <w:pPr>
        <w:rPr>
          <w:rFonts w:cs="Times New Roman"/>
          <w:rtl/>
        </w:rPr>
      </w:pPr>
    </w:p>
    <w:p w14:paraId="0492649C" w14:textId="77777777" w:rsidR="00461C53" w:rsidRDefault="00461C53" w:rsidP="00626ECC">
      <w:pPr>
        <w:rPr>
          <w:rFonts w:cs="Times New Roman"/>
          <w:rtl/>
        </w:rPr>
      </w:pPr>
    </w:p>
    <w:p w14:paraId="44EF5127" w14:textId="77777777" w:rsidR="00A31B31" w:rsidRDefault="00A31B31" w:rsidP="00626ECC">
      <w:pPr>
        <w:rPr>
          <w:rFonts w:cs="Times New Roman"/>
          <w:rtl/>
        </w:rPr>
      </w:pPr>
    </w:p>
    <w:p w14:paraId="18479240" w14:textId="5FB52F95" w:rsidR="00626ECC" w:rsidRDefault="00626ECC" w:rsidP="00626ECC">
      <w:pPr>
        <w:rPr>
          <w:rtl/>
        </w:rPr>
      </w:pPr>
      <w:r>
        <w:rPr>
          <w:rFonts w:cs="Times New Roman"/>
          <w:rtl/>
        </w:rPr>
        <w:t>ארקדי לאלכס - כל סיפור כזה של אינספור בנות, צריך בתוכו תימה מרכזית. זה לא יכול להיות רק על כל בת באופן אינדיבידואלי, יש שם איזו תימה.</w:t>
      </w:r>
    </w:p>
    <w:p w14:paraId="0CC25BC6" w14:textId="7516FFF9" w:rsidR="00626ECC" w:rsidRDefault="00626ECC" w:rsidP="00626ECC">
      <w:pPr>
        <w:rPr>
          <w:rtl/>
        </w:rPr>
      </w:pPr>
      <w:r>
        <w:rPr>
          <w:rFonts w:cs="Times New Roman"/>
          <w:rtl/>
        </w:rPr>
        <w:t>ברו</w:t>
      </w:r>
      <w:r w:rsidR="00A31B31">
        <w:rPr>
          <w:rFonts w:cs="Times New Roman" w:hint="cs"/>
          <w:rtl/>
        </w:rPr>
        <w:t>ר</w:t>
      </w:r>
      <w:r>
        <w:rPr>
          <w:rFonts w:cs="Times New Roman"/>
          <w:rtl/>
        </w:rPr>
        <w:t xml:space="preserve"> שיש שם איזו תימה</w:t>
      </w:r>
    </w:p>
    <w:p w14:paraId="17476917" w14:textId="77777777" w:rsidR="00626ECC" w:rsidRDefault="00626ECC" w:rsidP="00626ECC">
      <w:pPr>
        <w:rPr>
          <w:rtl/>
        </w:rPr>
      </w:pPr>
      <w:r>
        <w:rPr>
          <w:rFonts w:cs="Times New Roman"/>
          <w:rtl/>
        </w:rPr>
        <w:t>ומהי אותה תימה?</w:t>
      </w:r>
    </w:p>
    <w:p w14:paraId="573AFDE7" w14:textId="299746A3" w:rsidR="004B6D1E" w:rsidRDefault="00626ECC" w:rsidP="00626ECC">
      <w:pPr>
        <w:rPr>
          <w:rtl/>
        </w:rPr>
      </w:pPr>
      <w:r>
        <w:rPr>
          <w:rFonts w:cs="Times New Roman"/>
          <w:rtl/>
        </w:rPr>
        <w:t>אתה, ארקדי. אתה הוא התימה.</w:t>
      </w:r>
    </w:p>
    <w:p w14:paraId="533A4F03" w14:textId="7EF60060" w:rsidR="004B6D1E" w:rsidRDefault="004B6D1E" w:rsidP="00336C63">
      <w:pPr>
        <w:rPr>
          <w:rtl/>
        </w:rPr>
      </w:pPr>
    </w:p>
    <w:p w14:paraId="3E795E5B" w14:textId="211F8B45" w:rsidR="004B6D1E" w:rsidRDefault="004B6D1E" w:rsidP="004B6D1E">
      <w:pPr>
        <w:rPr>
          <w:rFonts w:cs="Times New Roman"/>
          <w:rtl/>
        </w:rPr>
      </w:pPr>
      <w:r>
        <w:rPr>
          <w:rFonts w:hint="cs"/>
          <w:rtl/>
        </w:rPr>
        <w:t>בכל אופן, אמר ארקדי, בכל אופן אני לא מבין</w:t>
      </w:r>
      <w:r>
        <w:rPr>
          <w:rFonts w:cs="Times New Roman"/>
          <w:rtl/>
        </w:rPr>
        <w:t xml:space="preserve"> למה לא סיפרת לי עד היום על הדס? זה היה כמו סוד עצום ש-</w:t>
      </w:r>
      <w:r>
        <w:t>festered</w:t>
      </w:r>
      <w:r>
        <w:rPr>
          <w:rFonts w:cs="Times New Roman"/>
          <w:rtl/>
        </w:rPr>
        <w:t xml:space="preserve"> בתוכך?</w:t>
      </w:r>
    </w:p>
    <w:p w14:paraId="522EA591" w14:textId="51104DF7" w:rsidR="004B6D1E" w:rsidRDefault="004B6D1E" w:rsidP="004B6D1E">
      <w:pPr>
        <w:rPr>
          <w:rtl/>
        </w:rPr>
      </w:pPr>
      <w:r>
        <w:rPr>
          <w:rFonts w:hint="cs"/>
          <w:rtl/>
        </w:rPr>
        <w:t>אלכס צחק. "לא בדיוק."</w:t>
      </w:r>
    </w:p>
    <w:p w14:paraId="798BE4F4" w14:textId="4F2FA46A" w:rsidR="004B6D1E" w:rsidRDefault="004B6D1E" w:rsidP="004B6D1E">
      <w:pPr>
        <w:rPr>
          <w:rtl/>
        </w:rPr>
      </w:pPr>
      <w:r>
        <w:rPr>
          <w:rFonts w:hint="cs"/>
          <w:rtl/>
        </w:rPr>
        <w:t xml:space="preserve">"לא? לא </w:t>
      </w:r>
      <w:r>
        <w:t>festered</w:t>
      </w:r>
      <w:r>
        <w:rPr>
          <w:rFonts w:hint="cs"/>
          <w:rtl/>
        </w:rPr>
        <w:t>?"</w:t>
      </w:r>
    </w:p>
    <w:p w14:paraId="27C73AAA" w14:textId="069161F0" w:rsidR="004B6D1E" w:rsidRDefault="004B6D1E" w:rsidP="004B6D1E">
      <w:pPr>
        <w:rPr>
          <w:rtl/>
        </w:rPr>
      </w:pPr>
      <w:r>
        <w:rPr>
          <w:rFonts w:hint="cs"/>
          <w:rtl/>
        </w:rPr>
        <w:t>"זה לא היה סוד בכלל. אני לא חשבתי על זה.</w:t>
      </w:r>
      <w:r w:rsidR="002F54C6">
        <w:rPr>
          <w:rFonts w:hint="cs"/>
          <w:rtl/>
        </w:rPr>
        <w:t>"</w:t>
      </w:r>
    </w:p>
    <w:p w14:paraId="3F419486" w14:textId="73D00861" w:rsidR="004B6D1E" w:rsidRDefault="004B6D1E" w:rsidP="004B6D1E">
      <w:pPr>
        <w:rPr>
          <w:rtl/>
        </w:rPr>
      </w:pPr>
      <w:r>
        <w:rPr>
          <w:rFonts w:hint="cs"/>
          <w:rtl/>
        </w:rPr>
        <w:t>"לא חשבת?? אבל ראית אותה כל יום!"</w:t>
      </w:r>
    </w:p>
    <w:p w14:paraId="0EDE60A9" w14:textId="09C5BAEB" w:rsidR="004B6D1E" w:rsidRDefault="004B6D1E" w:rsidP="004B6D1E">
      <w:pPr>
        <w:rPr>
          <w:rtl/>
        </w:rPr>
      </w:pPr>
      <w:r>
        <w:rPr>
          <w:rFonts w:hint="cs"/>
          <w:rtl/>
        </w:rPr>
        <w:t>"נכון, אבל... אתה יודע."</w:t>
      </w:r>
    </w:p>
    <w:p w14:paraId="01A07D9A" w14:textId="41BFD9F6" w:rsidR="004B6D1E" w:rsidRDefault="004B6D1E" w:rsidP="004B6D1E">
      <w:pPr>
        <w:rPr>
          <w:rtl/>
        </w:rPr>
      </w:pPr>
      <w:r>
        <w:rPr>
          <w:rFonts w:hint="cs"/>
          <w:rtl/>
        </w:rPr>
        <w:t>"מה אני יודע? ברור שאני לא יודע."</w:t>
      </w:r>
    </w:p>
    <w:p w14:paraId="78197A4C" w14:textId="1266DEC0" w:rsidR="004B6D1E" w:rsidRDefault="004B6D1E" w:rsidP="004B6D1E">
      <w:pPr>
        <w:rPr>
          <w:rtl/>
        </w:rPr>
      </w:pPr>
      <w:r>
        <w:rPr>
          <w:rFonts w:hint="cs"/>
          <w:rtl/>
        </w:rPr>
        <w:t>"זה לא היה מאהבה, ארקדי. זה היה חלק מהדברים שעשיתי רק בישראל, כמו לישון על מזרן בסלון, וללכת לים, ולשחות בבריכה לא מקורה, ולהשרף מהשמש. ולהזיע.</w:t>
      </w:r>
      <w:r w:rsidR="002F54C6">
        <w:rPr>
          <w:rFonts w:hint="cs"/>
          <w:rtl/>
        </w:rPr>
        <w:t>"</w:t>
      </w:r>
      <w:r>
        <w:rPr>
          <w:rFonts w:hint="cs"/>
          <w:rtl/>
        </w:rPr>
        <w:t xml:space="preserve"> </w:t>
      </w:r>
    </w:p>
    <w:p w14:paraId="0E7101A5" w14:textId="77777777" w:rsidR="002C7250" w:rsidRDefault="002C7250" w:rsidP="00336C63">
      <w:pPr>
        <w:rPr>
          <w:rtl/>
        </w:rPr>
      </w:pPr>
    </w:p>
    <w:p w14:paraId="0BD18F14" w14:textId="557004F0" w:rsidR="0032221C" w:rsidRDefault="0066325B" w:rsidP="0066325B">
      <w:pPr>
        <w:pStyle w:val="Heading3"/>
        <w:rPr>
          <w:rtl/>
        </w:rPr>
      </w:pPr>
      <w:r>
        <w:rPr>
          <w:rFonts w:hint="cs"/>
          <w:rtl/>
        </w:rPr>
        <w:t>שיחה על חוסר הרצון של אלכס לקבל טיפולים רפואיים מסובכים</w:t>
      </w:r>
    </w:p>
    <w:p w14:paraId="718736DB" w14:textId="77777777" w:rsidR="002A25EB" w:rsidRDefault="002A25EB" w:rsidP="00336C63"/>
    <w:p w14:paraId="0563FA0B" w14:textId="77777777" w:rsidR="002A25EB" w:rsidRDefault="002A25EB" w:rsidP="00336C63"/>
    <w:p w14:paraId="016A9E7A" w14:textId="6B505F46" w:rsidR="0032221C" w:rsidRDefault="0032221C" w:rsidP="00336C63">
      <w:pPr>
        <w:rPr>
          <w:rtl/>
        </w:rPr>
      </w:pPr>
      <w:r>
        <w:rPr>
          <w:rFonts w:hint="cs"/>
          <w:rtl/>
        </w:rPr>
        <w:t>איפשהו קורה הדבר הזה, אולי כשארקדי והדס יוצאים עם אלכס ועם חברה של אלכס בזמן הצבא:</w:t>
      </w:r>
    </w:p>
    <w:p w14:paraId="0A1A1D35" w14:textId="77777777" w:rsidR="00300AAD" w:rsidRDefault="00300AAD" w:rsidP="00300AAD">
      <w:pPr>
        <w:rPr>
          <w:rtl/>
        </w:rPr>
      </w:pPr>
      <w:r>
        <w:rPr>
          <w:rFonts w:hint="cs"/>
          <w:rtl/>
        </w:rPr>
        <w:t>הם רבים על כך שאלכס מצהיר שהוא דווקא כן מבין את חולי הסרטן שלא רוצים שום טיפול:</w:t>
      </w:r>
    </w:p>
    <w:p w14:paraId="724E683D" w14:textId="71DD2964" w:rsidR="0032221C" w:rsidRDefault="0032221C" w:rsidP="00336C63">
      <w:pPr>
        <w:rPr>
          <w:rtl/>
        </w:rPr>
      </w:pPr>
      <w:r>
        <w:rPr>
          <w:rFonts w:hint="cs"/>
          <w:rtl/>
        </w:rPr>
        <w:t xml:space="preserve">ארקדי </w:t>
      </w:r>
      <w:r>
        <w:rPr>
          <w:rtl/>
        </w:rPr>
        <w:t>–</w:t>
      </w:r>
      <w:r>
        <w:rPr>
          <w:rFonts w:hint="cs"/>
          <w:rtl/>
        </w:rPr>
        <w:t xml:space="preserve"> אתה מדבר כאלה דברי הבל, ש</w:t>
      </w:r>
      <w:r w:rsidR="002D4E3A">
        <w:rPr>
          <w:rFonts w:hint="cs"/>
          <w:rtl/>
        </w:rPr>
        <w:t>אני נשבע שרק בגלל שאני עדיין</w:t>
      </w:r>
      <w:r>
        <w:rPr>
          <w:rFonts w:hint="cs"/>
          <w:rtl/>
        </w:rPr>
        <w:t xml:space="preserve"> שומר לך חסד נעורים, </w:t>
      </w:r>
      <w:r w:rsidR="002D4E3A">
        <w:rPr>
          <w:rFonts w:hint="cs"/>
          <w:rtl/>
        </w:rPr>
        <w:t>אני לא</w:t>
      </w:r>
      <w:r w:rsidR="006B6AAA">
        <w:rPr>
          <w:rFonts w:hint="cs"/>
          <w:rtl/>
        </w:rPr>
        <w:t xml:space="preserve"> </w:t>
      </w:r>
      <w:r>
        <w:rPr>
          <w:rFonts w:hint="cs"/>
          <w:rtl/>
        </w:rPr>
        <w:t>"קוטע" / שובר?? את כל יחסי הדיפלומטיים איתך.</w:t>
      </w:r>
    </w:p>
    <w:p w14:paraId="4501D5A9" w14:textId="77777777" w:rsidR="0032221C" w:rsidRDefault="0032221C" w:rsidP="00336C63">
      <w:pPr>
        <w:rPr>
          <w:rtl/>
        </w:rPr>
      </w:pPr>
      <w:r>
        <w:rPr>
          <w:rFonts w:hint="cs"/>
          <w:rtl/>
        </w:rPr>
        <w:t xml:space="preserve">אלכס </w:t>
      </w:r>
      <w:r>
        <w:rPr>
          <w:rtl/>
        </w:rPr>
        <w:t>–</w:t>
      </w:r>
      <w:r>
        <w:rPr>
          <w:rFonts w:hint="cs"/>
          <w:rtl/>
        </w:rPr>
        <w:t xml:space="preserve"> מחזיר את השגריר?</w:t>
      </w:r>
    </w:p>
    <w:p w14:paraId="726E902E" w14:textId="77777777" w:rsidR="0032221C" w:rsidRDefault="0032221C" w:rsidP="0032221C">
      <w:pPr>
        <w:rPr>
          <w:rtl/>
        </w:rPr>
      </w:pPr>
      <w:r>
        <w:rPr>
          <w:rFonts w:hint="cs"/>
          <w:rtl/>
        </w:rPr>
        <w:t xml:space="preserve">ארקדי </w:t>
      </w:r>
      <w:r>
        <w:rPr>
          <w:rtl/>
        </w:rPr>
        <w:t>–</w:t>
      </w:r>
      <w:r>
        <w:rPr>
          <w:rFonts w:hint="cs"/>
          <w:rtl/>
        </w:rPr>
        <w:t xml:space="preserve"> זה לא ייתכן שחבר שלי יחשוב מחשבות הבל כאלה. אדם שמערכת הבריאות הצילה את חייו כבר פעמיים.</w:t>
      </w:r>
    </w:p>
    <w:p w14:paraId="15BEB9F1" w14:textId="139871F6" w:rsidR="00111F2F" w:rsidRDefault="00111F2F" w:rsidP="0032221C">
      <w:pPr>
        <w:rPr>
          <w:rtl/>
        </w:rPr>
      </w:pPr>
      <w:r>
        <w:rPr>
          <w:rFonts w:hint="cs"/>
          <w:rtl/>
        </w:rPr>
        <w:lastRenderedPageBreak/>
        <w:t>טיעוניו של אלכס:</w:t>
      </w:r>
    </w:p>
    <w:p w14:paraId="4B8F4724" w14:textId="7F9AF30F" w:rsidR="0032221C" w:rsidRDefault="0032221C" w:rsidP="00111F2F">
      <w:pPr>
        <w:pStyle w:val="ListParagraph"/>
        <w:numPr>
          <w:ilvl w:val="0"/>
          <w:numId w:val="51"/>
        </w:numPr>
      </w:pPr>
      <w:r>
        <w:rPr>
          <w:rFonts w:hint="cs"/>
          <w:rtl/>
        </w:rPr>
        <w:t>זה מפחיד ומרתיע לחשוב שעד היום חיית כל יום ו</w:t>
      </w:r>
      <w:r w:rsidR="004C59E0">
        <w:rPr>
          <w:rFonts w:hint="cs"/>
          <w:rtl/>
        </w:rPr>
        <w:t>פתאום</w:t>
      </w:r>
      <w:r>
        <w:rPr>
          <w:rFonts w:hint="cs"/>
          <w:rtl/>
        </w:rPr>
        <w:t xml:space="preserve"> אתה צריך עזרה במאות אלפי דולרים בשביל להמשיך לחיות כל יום מחדש. </w:t>
      </w:r>
      <w:r w:rsidR="00111F2F">
        <w:rPr>
          <w:rFonts w:hint="cs"/>
          <w:rtl/>
        </w:rPr>
        <w:t>א</w:t>
      </w:r>
      <w:r>
        <w:rPr>
          <w:rFonts w:hint="cs"/>
          <w:rtl/>
        </w:rPr>
        <w:t>תה רוצה לסמוך על הגוף שלך, לא על מאות אלפי דולרים, ולתת לו להמשיך כפי שהיה בעבר.</w:t>
      </w:r>
    </w:p>
    <w:p w14:paraId="52A9080B" w14:textId="62B4E4D7" w:rsidR="0032221C" w:rsidRDefault="0032221C" w:rsidP="00111F2F">
      <w:pPr>
        <w:pStyle w:val="ListParagraph"/>
        <w:numPr>
          <w:ilvl w:val="0"/>
          <w:numId w:val="51"/>
        </w:numPr>
      </w:pPr>
      <w:r>
        <w:rPr>
          <w:rFonts w:hint="cs"/>
          <w:rtl/>
        </w:rPr>
        <w:t xml:space="preserve">אם זה היה טיפול עם מטרה / נקודתי </w:t>
      </w:r>
      <w:r>
        <w:rPr>
          <w:rtl/>
        </w:rPr>
        <w:t>–</w:t>
      </w:r>
      <w:r>
        <w:rPr>
          <w:rFonts w:hint="cs"/>
          <w:rtl/>
        </w:rPr>
        <w:t xml:space="preserve"> אבל לא, זה ניתוח וזה תרופות והקרנות ועשרות דברים ותורים וטיפולים ואתה לא רוצה להיות אדם שזקוק לטיפולים</w:t>
      </w:r>
      <w:r w:rsidR="007A6CB4">
        <w:rPr>
          <w:rFonts w:hint="cs"/>
          <w:rtl/>
        </w:rPr>
        <w:t>. אתה רוצה להיות אדם שקם בבוקר ומחליט מתי לשתות את התה שלו.</w:t>
      </w:r>
    </w:p>
    <w:p w14:paraId="50BBEDD0" w14:textId="549F1901" w:rsidR="002A25EB" w:rsidRDefault="002A25EB" w:rsidP="002A25EB">
      <w:pPr>
        <w:pStyle w:val="ListParagraph"/>
      </w:pPr>
    </w:p>
    <w:p w14:paraId="768F3066" w14:textId="77777777" w:rsidR="002A25EB" w:rsidRPr="002A25EB" w:rsidRDefault="002A25EB" w:rsidP="00DF31FD">
      <w:pPr>
        <w:pStyle w:val="BodyTextIndent"/>
        <w:rPr>
          <w:rtl/>
        </w:rPr>
      </w:pPr>
    </w:p>
    <w:p w14:paraId="39A67147" w14:textId="586A06A7" w:rsidR="0032221C" w:rsidRDefault="002A25EB" w:rsidP="002A25EB">
      <w:pPr>
        <w:pStyle w:val="Heading3"/>
        <w:rPr>
          <w:rtl/>
        </w:rPr>
      </w:pPr>
      <w:r>
        <w:rPr>
          <w:rFonts w:hint="cs"/>
          <w:rtl/>
        </w:rPr>
        <w:t>חוסר הרצון של אלכס לקבל טיפולים פסיכולוגיים</w:t>
      </w:r>
    </w:p>
    <w:p w14:paraId="768E12B3" w14:textId="1D83FE3A" w:rsidR="002A25EB" w:rsidRDefault="002A25EB" w:rsidP="00336C63">
      <w:pPr>
        <w:rPr>
          <w:rtl/>
        </w:rPr>
      </w:pPr>
      <w:r>
        <w:rPr>
          <w:rFonts w:hint="cs"/>
          <w:rtl/>
        </w:rPr>
        <w:t xml:space="preserve">[מבוסס על שיחת </w:t>
      </w:r>
      <w:hyperlink r:id="rId56" w:history="1">
        <w:r w:rsidRPr="002A25EB">
          <w:rPr>
            <w:rStyle w:val="Hyperlink"/>
            <w:rFonts w:hint="cs"/>
          </w:rPr>
          <w:t>TED</w:t>
        </w:r>
      </w:hyperlink>
      <w:r>
        <w:rPr>
          <w:rFonts w:hint="cs"/>
          <w:rtl/>
        </w:rPr>
        <w:t>]</w:t>
      </w:r>
    </w:p>
    <w:p w14:paraId="6BBCBB8D" w14:textId="56D7E7C6" w:rsidR="002A25EB" w:rsidRDefault="00C50108" w:rsidP="00336C63">
      <w:pPr>
        <w:rPr>
          <w:rtl/>
        </w:rPr>
      </w:pPr>
      <w:r>
        <w:rPr>
          <w:rFonts w:hint="cs"/>
          <w:rtl/>
        </w:rPr>
        <w:t>"</w:t>
      </w:r>
      <w:r w:rsidR="002A25EB">
        <w:rPr>
          <w:rFonts w:hint="cs"/>
          <w:rtl/>
        </w:rPr>
        <w:t>הם מתייחסים אלי כאילו יש משהו מקולקל בי, איזה סוג של חוסר איזון כימי או מנגנון החלמה שבור. אבל זה לא נכון, אני לא מקבל את זה. יש לי סיבות לגיטימיות ונכונות להרגיש כפי שאני מרגיש. ואני לא מסוגל להיות חלק ממנגנון טיפולי שלא מוכן לקבל את העובדה הזאת.</w:t>
      </w:r>
    </w:p>
    <w:p w14:paraId="69FCBB3D" w14:textId="33E37052" w:rsidR="002A25EB" w:rsidRDefault="00C50108" w:rsidP="002A25EB">
      <w:pPr>
        <w:rPr>
          <w:rtl/>
        </w:rPr>
      </w:pPr>
      <w:r>
        <w:rPr>
          <w:rFonts w:hint="cs"/>
          <w:rtl/>
        </w:rPr>
        <w:t>"</w:t>
      </w:r>
      <w:r w:rsidR="002A25EB">
        <w:rPr>
          <w:rFonts w:hint="cs"/>
          <w:rtl/>
        </w:rPr>
        <w:t>אל תנסו לתקן אותי, זה לא מעניין אותי לחזור למי שהייתי. זה לא אני יותר. אני לא יכול לחזור לגוף שהיה לי בתור ילד בן עשר ואני גם לא יכול לחזור לנפש הזאת. וגם לא למה שהייתי לפני התאונה. הגוף שלי לעד יהיה מצולק ע"י מה שהיה לי בתאונה אז איך הנפש לא? אני מאמין שזה סימן לפסיכופתיות לחזור למה שהייתי לפני. זה כבר לא אני, והמאמצים של הממסד האפואי והטיפולי להחזיר אותי לשם הם שגויים לגמרי, זה לא משנה כמה הם יתאמצו, כמה הם יהיהו משוכנעים בצידקתם, זה לא הגיוני.</w:t>
      </w:r>
      <w:r>
        <w:rPr>
          <w:rFonts w:hint="cs"/>
          <w:rtl/>
        </w:rPr>
        <w:t xml:space="preserve"> זה לא מתקבל על דעתי בכלל. בכלל!"</w:t>
      </w:r>
    </w:p>
    <w:p w14:paraId="0A91CFC7" w14:textId="4E621261" w:rsidR="002A25EB" w:rsidRDefault="00C50108" w:rsidP="00336C63">
      <w:pPr>
        <w:rPr>
          <w:rtl/>
        </w:rPr>
      </w:pPr>
      <w:r>
        <w:rPr>
          <w:rFonts w:hint="cs"/>
          <w:rtl/>
        </w:rPr>
        <w:t>לרוב הוא דיבר בטון מאד שקט, ולכן עכשו כשהאדים ממש, ורוק ניתז מפיו, ושפתיו רעדו כשניסה למצוא את המילים הנכונות, המילים ה</w:t>
      </w:r>
      <w:r>
        <w:t>convincing</w:t>
      </w:r>
      <w:r>
        <w:rPr>
          <w:rFonts w:hint="cs"/>
          <w:rtl/>
        </w:rPr>
        <w:t>, שישכנעו לא רק את שומעיו אלא גם אותו, או יבססו מחדש את טענותיו לגביו.</w:t>
      </w:r>
    </w:p>
    <w:p w14:paraId="79C3B60C" w14:textId="08242B51" w:rsidR="002A25EB" w:rsidRDefault="002A25EB" w:rsidP="00336C63">
      <w:pPr>
        <w:rPr>
          <w:rtl/>
        </w:rPr>
      </w:pPr>
    </w:p>
    <w:p w14:paraId="6E9E8629" w14:textId="11319A82" w:rsidR="007C6166" w:rsidRDefault="007C6166" w:rsidP="00336C63">
      <w:pPr>
        <w:rPr>
          <w:rtl/>
        </w:rPr>
      </w:pPr>
      <w:r>
        <w:rPr>
          <w:rFonts w:hint="cs"/>
          <w:rtl/>
        </w:rPr>
        <w:t>"אבל אתה יודע," ארקדי הוסיף בשבחי הטיפול, "ששיחה עם בעל מקצוע זה לא רק לשפוך עליך את אותן פסקאות שמתאימות לך. זה לתת לך אישור על הרגשות שלך, עם מה שאתה עובר. לתת תוקף לרגשות שלך, ולהוקיע חלק מהן."</w:t>
      </w:r>
    </w:p>
    <w:p w14:paraId="37011CCF" w14:textId="58571C25" w:rsidR="007C6166" w:rsidRDefault="007C6166" w:rsidP="00336C63">
      <w:pPr>
        <w:rPr>
          <w:rtl/>
        </w:rPr>
      </w:pPr>
      <w:r>
        <w:rPr>
          <w:rFonts w:hint="cs"/>
          <w:rtl/>
        </w:rPr>
        <w:t>"גם עם תשעים בעלי מקצוע וגם חובבנים אגב, יגידו לי מאתיים פעם שזה לא באשמתי, זה לא יעזור. כי יש את האמת. ואני יודע אותה."</w:t>
      </w:r>
    </w:p>
    <w:p w14:paraId="20DF9674" w14:textId="24C9A52D" w:rsidR="007C6166" w:rsidRDefault="007C6166" w:rsidP="00336C63">
      <w:pPr>
        <w:rPr>
          <w:rtl/>
        </w:rPr>
      </w:pPr>
      <w:r>
        <w:rPr>
          <w:rFonts w:hint="cs"/>
          <w:rtl/>
        </w:rPr>
        <w:t>"רק אתה? אתה לבדך?"</w:t>
      </w:r>
    </w:p>
    <w:p w14:paraId="66D26CF0" w14:textId="26E692C8" w:rsidR="007C6166" w:rsidRDefault="007C6166" w:rsidP="00336C63">
      <w:pPr>
        <w:rPr>
          <w:rtl/>
        </w:rPr>
      </w:pPr>
      <w:r>
        <w:rPr>
          <w:rFonts w:hint="cs"/>
          <w:rtl/>
        </w:rPr>
        <w:t>"זה לא אכפת לי עם מי אני נמצא או לא נמצא בתוך התובנות האלו."</w:t>
      </w:r>
    </w:p>
    <w:p w14:paraId="7699D6B9" w14:textId="3092FBB3" w:rsidR="007C6166" w:rsidRDefault="007C6166" w:rsidP="00336C63">
      <w:pPr>
        <w:rPr>
          <w:rtl/>
        </w:rPr>
      </w:pPr>
      <w:r>
        <w:rPr>
          <w:rFonts w:hint="cs"/>
          <w:rtl/>
        </w:rPr>
        <w:t>[תיאור ארוך, הם ממשיכים ללכת או לחתור או לשוט....]</w:t>
      </w:r>
    </w:p>
    <w:p w14:paraId="11CEC2FE" w14:textId="5495A603" w:rsidR="007C6166" w:rsidRDefault="007C6166" w:rsidP="00336C63">
      <w:pPr>
        <w:rPr>
          <w:rtl/>
        </w:rPr>
      </w:pPr>
      <w:r>
        <w:rPr>
          <w:rFonts w:hint="cs"/>
          <w:rtl/>
        </w:rPr>
        <w:t>"אני יודע למה אתה לא מוכן לטיפול. אתה רואה את עצמך בדיוק כמו חיה פצועה, שגם היא סובלת בשקט."</w:t>
      </w:r>
    </w:p>
    <w:p w14:paraId="0C0EA280" w14:textId="012897FC" w:rsidR="007C6166" w:rsidRDefault="007C6166" w:rsidP="00336C63">
      <w:pPr>
        <w:rPr>
          <w:rtl/>
        </w:rPr>
      </w:pPr>
      <w:r>
        <w:rPr>
          <w:rFonts w:hint="cs"/>
          <w:rtl/>
        </w:rPr>
        <w:t>"לא בשקט. בהכנעה. בקבלה."</w:t>
      </w:r>
    </w:p>
    <w:p w14:paraId="0D5B5253" w14:textId="6E43F54A" w:rsidR="007C6166" w:rsidRDefault="007C6166" w:rsidP="00336C63">
      <w:pPr>
        <w:rPr>
          <w:rtl/>
        </w:rPr>
      </w:pPr>
      <w:r>
        <w:rPr>
          <w:rFonts w:hint="cs"/>
          <w:rtl/>
        </w:rPr>
        <w:t>"כמו נמר פצוע, גורר את עצמו לבדו ביער וכל הפישפשים והעלוקות כבר התיישבו על הפצע שלו, כמו חתול ח</w:t>
      </w:r>
      <w:r w:rsidR="00C90EB2">
        <w:rPr>
          <w:rFonts w:hint="cs"/>
          <w:rtl/>
        </w:rPr>
        <w:t>בוט</w:t>
      </w:r>
      <w:r>
        <w:rPr>
          <w:rFonts w:hint="cs"/>
          <w:rtl/>
        </w:rPr>
        <w:t>."</w:t>
      </w:r>
    </w:p>
    <w:p w14:paraId="045F41A7" w14:textId="55664C94" w:rsidR="002A25EB" w:rsidRDefault="002A25EB" w:rsidP="00336C63">
      <w:pPr>
        <w:rPr>
          <w:rtl/>
        </w:rPr>
      </w:pPr>
    </w:p>
    <w:p w14:paraId="5094AA59" w14:textId="7257F757" w:rsidR="002A25EB" w:rsidRDefault="002A25EB" w:rsidP="00336C63">
      <w:pPr>
        <w:rPr>
          <w:rtl/>
        </w:rPr>
      </w:pPr>
    </w:p>
    <w:p w14:paraId="33B8AABC" w14:textId="3844EA43" w:rsidR="002A25EB" w:rsidRDefault="0007709E" w:rsidP="00336C63">
      <w:pPr>
        <w:rPr>
          <w:rtl/>
        </w:rPr>
      </w:pPr>
      <w:r>
        <w:rPr>
          <w:rFonts w:hint="cs"/>
          <w:rtl/>
        </w:rPr>
        <w:t>"למה אלכס למה אתה לא רוצה לקבל טיפול פסיכולוגי?"</w:t>
      </w:r>
    </w:p>
    <w:p w14:paraId="46DBEBCC" w14:textId="28EFE390" w:rsidR="0007709E" w:rsidRDefault="0007709E" w:rsidP="00336C63">
      <w:pPr>
        <w:rPr>
          <w:rtl/>
        </w:rPr>
      </w:pPr>
      <w:r>
        <w:rPr>
          <w:rFonts w:hint="cs"/>
          <w:rtl/>
        </w:rPr>
        <w:t xml:space="preserve">"כי זה לא יעזור, לדבר על עצמי. לדבר לדבר. אתה אמרת בעצמך </w:t>
      </w:r>
      <w:r>
        <w:rPr>
          <w:rtl/>
        </w:rPr>
        <w:t>–</w:t>
      </w:r>
      <w:r>
        <w:rPr>
          <w:rFonts w:hint="cs"/>
          <w:rtl/>
        </w:rPr>
        <w:t xml:space="preserve"> יש דברים שמילים לא יכולות לבטא. אתה יודע איך המוח בנוי. נראה לך שבשפה יש מילים לתאר מה קורה שם? באיזה מין מצוקה האדם שרוי כשהנוירונים במוח יורים לכיוון מערב במקום למזרח? יורים למטה, רק למטה. שוכחים לירות. יורים במעגל כל נוירוי יורה בשכן שלו כך שכולם מתים, וכל מה שנותר להם זה לירות ברפיון כזה כי כבר ירו בהם כי הם בעצם מתים. נראה לך שהאדם באמת ייצר מילה לתחושות שאי אפשר להעביר מאדם לאדם? תחושות שכשהאדם נמצא בהן, אין לו כוח אפילו ליצור צליל בגרונו, לא כל שכן מילה מיוחדת חדשה ונוצצת שלא תסביר כלום כי זה לא ניתן להסבר. אני יכול לומר לך </w:t>
      </w:r>
      <w:r>
        <w:rPr>
          <w:rtl/>
        </w:rPr>
        <w:t>–</w:t>
      </w:r>
      <w:r>
        <w:rPr>
          <w:rFonts w:hint="cs"/>
          <w:rtl/>
        </w:rPr>
        <w:t xml:space="preserve"> שורף  ולהצביע על להבה. ואתה תבין. אני יכול לומר לך, לוחץ וללחוץ את הגולגולת שלך, ואתה תבין. אני יכול לומר לך, מתפורר ולהרים רגב אדמה ואתה תבין. אני יכול לומר לך, יבש ולהצביע על האבק הנותר מהרגב המפורר ואתה תבין. ואתה תאמר לי </w:t>
      </w:r>
      <w:r>
        <w:rPr>
          <w:rtl/>
        </w:rPr>
        <w:t>–</w:t>
      </w:r>
      <w:r>
        <w:rPr>
          <w:rFonts w:hint="cs"/>
          <w:rtl/>
        </w:rPr>
        <w:t xml:space="preserve"> תתרומם ותצביע לשמיים אבל אני לא אבין. ותאמר לי </w:t>
      </w:r>
      <w:r>
        <w:rPr>
          <w:rtl/>
        </w:rPr>
        <w:t>–</w:t>
      </w:r>
      <w:r>
        <w:rPr>
          <w:rFonts w:hint="cs"/>
          <w:rtl/>
        </w:rPr>
        <w:t xml:space="preserve"> תצמח ותצביע על האור, תצביע על כנפי השכינה, על האלוקות תצביע. ואני לא אראה כי ראשי יהיה מורכן, ראשי הכבד יישמט ושמורות עיני יעצמו.</w:t>
      </w:r>
      <w:r w:rsidR="004D0396">
        <w:rPr>
          <w:rFonts w:hint="cs"/>
          <w:rtl/>
        </w:rPr>
        <w:t>"</w:t>
      </w:r>
    </w:p>
    <w:p w14:paraId="15F9D100" w14:textId="503FC6B9" w:rsidR="004D0396" w:rsidRDefault="004D0396" w:rsidP="00336C63">
      <w:pPr>
        <w:rPr>
          <w:rtl/>
        </w:rPr>
      </w:pPr>
      <w:r>
        <w:rPr>
          <w:rFonts w:hint="cs"/>
          <w:rtl/>
        </w:rPr>
        <w:t>"אז מה כן?"</w:t>
      </w:r>
    </w:p>
    <w:p w14:paraId="39B79940" w14:textId="78EC55E7" w:rsidR="004D0396" w:rsidRDefault="004D0396" w:rsidP="00336C63">
      <w:pPr>
        <w:rPr>
          <w:rtl/>
        </w:rPr>
      </w:pPr>
      <w:r>
        <w:rPr>
          <w:rFonts w:hint="cs"/>
          <w:rtl/>
        </w:rPr>
        <w:t xml:space="preserve">"אני חושב </w:t>
      </w:r>
      <w:r>
        <w:rPr>
          <w:rtl/>
        </w:rPr>
        <w:t>–</w:t>
      </w:r>
      <w:r>
        <w:rPr>
          <w:rFonts w:hint="cs"/>
          <w:rtl/>
        </w:rPr>
        <w:t xml:space="preserve"> רק מה שיכול לחדור ישירות לתוך המוח ולדבר עם הנוירונים המכובים שלי</w:t>
      </w:r>
      <w:r w:rsidR="00D517F7">
        <w:rPr>
          <w:rFonts w:hint="cs"/>
          <w:rtl/>
        </w:rPr>
        <w:t xml:space="preserve">, ואלו שניצתים ללא אבחנה ורשות. אלו שניצתים ושורפים. אני חושב </w:t>
      </w:r>
      <w:r w:rsidR="00D517F7">
        <w:rPr>
          <w:rtl/>
        </w:rPr>
        <w:t>–</w:t>
      </w:r>
      <w:r w:rsidR="00D517F7">
        <w:rPr>
          <w:rFonts w:hint="cs"/>
          <w:rtl/>
        </w:rPr>
        <w:t xml:space="preserve"> איזו מולקולה פלאית. שכרגע איש לא גילה. ואולי גילה אבל הכל לא חוקי, ואין אף אחד שמזקק אותה ברשות, את אותה מולקולה שתעזור לי, ומטהר אותה מכל הרעלים שפושעים&amp; מזהמים&amp; לתוכה.</w:t>
      </w:r>
      <w:r w:rsidR="00233FFD">
        <w:rPr>
          <w:rFonts w:hint="cs"/>
          <w:rtl/>
        </w:rPr>
        <w:t xml:space="preserve"> אני חושב </w:t>
      </w:r>
      <w:r w:rsidR="00233FFD">
        <w:rPr>
          <w:rtl/>
        </w:rPr>
        <w:t>–</w:t>
      </w:r>
      <w:r w:rsidR="00233FFD">
        <w:rPr>
          <w:rFonts w:hint="cs"/>
          <w:rtl/>
        </w:rPr>
        <w:t xml:space="preserve"> איזה קסם כזה."</w:t>
      </w:r>
    </w:p>
    <w:p w14:paraId="1DA87A67" w14:textId="0DB5D24C" w:rsidR="00233FFD" w:rsidRDefault="00233FFD" w:rsidP="00336C63">
      <w:pPr>
        <w:rPr>
          <w:rtl/>
        </w:rPr>
      </w:pPr>
      <w:r>
        <w:rPr>
          <w:rFonts w:hint="cs"/>
          <w:rtl/>
        </w:rPr>
        <w:t>"ובינתיים אתה מנסה הכל לבד?"</w:t>
      </w:r>
    </w:p>
    <w:p w14:paraId="13516609" w14:textId="3120D50B" w:rsidR="00233FFD" w:rsidRDefault="00233FFD" w:rsidP="00336C63">
      <w:pPr>
        <w:rPr>
          <w:rtl/>
        </w:rPr>
      </w:pPr>
      <w:r>
        <w:rPr>
          <w:rFonts w:hint="cs"/>
          <w:rtl/>
        </w:rPr>
        <w:t xml:space="preserve">"זה לא אחד מהכדורים הספיכיאטריים הקיימים. זאת לא איזו מולקולה שצריכה להיבנות בגוף, להגיע ולצמוח ולהתוודע לתוואי השטח ורק אז להתחיל בפעולתה. זה משהו שכשהוא יגיע </w:t>
      </w:r>
      <w:r>
        <w:rPr>
          <w:rtl/>
        </w:rPr>
        <w:t>–</w:t>
      </w:r>
      <w:r>
        <w:rPr>
          <w:rFonts w:hint="cs"/>
          <w:rtl/>
        </w:rPr>
        <w:t xml:space="preserve"> זה יהיה מיידי. זאת מולקולה שתגיע ותצחק, היא תראה מצוקים וקוצים ו</w:t>
      </w:r>
      <w:r>
        <w:t>jagged edges</w:t>
      </w:r>
      <w:r>
        <w:rPr>
          <w:rFonts w:hint="cs"/>
          <w:rtl/>
        </w:rPr>
        <w:t xml:space="preserve"> ולא תצטרך להתרגל לכלום, הכל יצחיק אותה כמו נחשול מים עצום היא תסחוף הכל, תנקה ותחליק את כל השפיצים המחודדים. אולי הם ינסו שוב לצמוח ושוב יהיה צורך לקחת אותה. אבל זאת מולקולה שלא תדרוש זמן הסתגלות, מצגות מקדימות, הרצאות היכרות וסיורים להכרת השטח. השטח לא יעניין אותה כי היא חזקה יותר מהשטח. היא תבוא ותסחוף הכל, וזה ישאר צלול, מרווח ומנוקה/מטוהר.</w:t>
      </w:r>
    </w:p>
    <w:p w14:paraId="5399CAE1" w14:textId="44C770C5" w:rsidR="00FC3F89" w:rsidRDefault="00DF4A13" w:rsidP="00336C63">
      <w:pPr>
        <w:rPr>
          <w:rtl/>
        </w:rPr>
      </w:pPr>
      <w:r>
        <w:rPr>
          <w:rFonts w:hint="cs"/>
          <w:rtl/>
        </w:rPr>
        <w:t xml:space="preserve">[השראה מסויימת </w:t>
      </w:r>
      <w:hyperlink r:id="rId57" w:history="1">
        <w:r w:rsidRPr="00DF4A13">
          <w:rPr>
            <w:rStyle w:val="Hyperlink"/>
            <w:rFonts w:hint="cs"/>
            <w:rtl/>
          </w:rPr>
          <w:t>מתוך</w:t>
        </w:r>
      </w:hyperlink>
      <w:r>
        <w:rPr>
          <w:rFonts w:hint="cs"/>
          <w:rtl/>
        </w:rPr>
        <w:t>:</w:t>
      </w:r>
    </w:p>
    <w:p w14:paraId="20B9D328" w14:textId="77777777" w:rsidR="00DF4A13" w:rsidRDefault="00DF4A13" w:rsidP="00DF4A13">
      <w:pPr>
        <w:rPr>
          <w:rtl/>
        </w:rPr>
      </w:pPr>
      <w:r>
        <w:rPr>
          <w:rFonts w:cs="Times New Roman"/>
          <w:rtl/>
        </w:rPr>
        <w:t>אם תרצה בן אדם</w:t>
      </w:r>
    </w:p>
    <w:p w14:paraId="0A4CECBC" w14:textId="77777777" w:rsidR="00DF4A13" w:rsidRDefault="00DF4A13" w:rsidP="00DF4A13">
      <w:pPr>
        <w:rPr>
          <w:rtl/>
        </w:rPr>
      </w:pPr>
      <w:r>
        <w:rPr>
          <w:rFonts w:cs="Times New Roman"/>
          <w:rtl/>
        </w:rPr>
        <w:t>הסתכל באור השכינה</w:t>
      </w:r>
    </w:p>
    <w:p w14:paraId="442296C1" w14:textId="77777777" w:rsidR="00DF4A13" w:rsidRDefault="00DF4A13" w:rsidP="00DF4A13">
      <w:pPr>
        <w:rPr>
          <w:rtl/>
        </w:rPr>
      </w:pPr>
      <w:r>
        <w:rPr>
          <w:rFonts w:cs="Times New Roman"/>
          <w:rtl/>
        </w:rPr>
        <w:t>התבונן בפלאי היצירה</w:t>
      </w:r>
    </w:p>
    <w:p w14:paraId="7DFE3543" w14:textId="77777777" w:rsidR="00DF4A13" w:rsidRDefault="00DF4A13" w:rsidP="00DF4A13">
      <w:pPr>
        <w:rPr>
          <w:rtl/>
        </w:rPr>
      </w:pPr>
      <w:r>
        <w:rPr>
          <w:rFonts w:cs="Times New Roman"/>
          <w:rtl/>
        </w:rPr>
        <w:t>בחיי האלוקות שלהם</w:t>
      </w:r>
    </w:p>
    <w:p w14:paraId="03C5F909" w14:textId="77777777" w:rsidR="00DF4A13" w:rsidRDefault="00DF4A13" w:rsidP="00DF4A13">
      <w:pPr>
        <w:rPr>
          <w:rtl/>
        </w:rPr>
      </w:pPr>
      <w:r>
        <w:rPr>
          <w:rFonts w:cs="Times New Roman"/>
          <w:rtl/>
        </w:rPr>
        <w:t>דע את המציאות</w:t>
      </w:r>
    </w:p>
    <w:p w14:paraId="5CEF875D" w14:textId="77777777" w:rsidR="00DF4A13" w:rsidRDefault="00DF4A13" w:rsidP="00DF4A13">
      <w:pPr>
        <w:rPr>
          <w:rtl/>
        </w:rPr>
      </w:pPr>
      <w:r>
        <w:rPr>
          <w:rFonts w:cs="Times New Roman"/>
          <w:rtl/>
        </w:rPr>
        <w:t>שאתה חי בה</w:t>
      </w:r>
    </w:p>
    <w:p w14:paraId="6C28E45B" w14:textId="77777777" w:rsidR="00DF4A13" w:rsidRDefault="00DF4A13" w:rsidP="00DF4A13">
      <w:pPr>
        <w:rPr>
          <w:rtl/>
        </w:rPr>
      </w:pPr>
      <w:r>
        <w:rPr>
          <w:rFonts w:cs="Times New Roman"/>
          <w:rtl/>
        </w:rPr>
        <w:t>דע את עצמך</w:t>
      </w:r>
    </w:p>
    <w:p w14:paraId="77CD74A3" w14:textId="77777777" w:rsidR="00DF4A13" w:rsidRDefault="00DF4A13" w:rsidP="00DF4A13">
      <w:pPr>
        <w:rPr>
          <w:rtl/>
        </w:rPr>
      </w:pPr>
      <w:r>
        <w:rPr>
          <w:rFonts w:cs="Times New Roman"/>
          <w:rtl/>
        </w:rPr>
        <w:t>ואת עולמך</w:t>
      </w:r>
    </w:p>
    <w:p w14:paraId="20007B8A" w14:textId="77777777" w:rsidR="00DF4A13" w:rsidRDefault="00DF4A13" w:rsidP="00DF4A13">
      <w:pPr>
        <w:rPr>
          <w:rtl/>
        </w:rPr>
      </w:pPr>
      <w:r>
        <w:rPr>
          <w:rFonts w:cs="Times New Roman"/>
          <w:rtl/>
        </w:rPr>
        <w:t>עלה למעלה עלה</w:t>
      </w:r>
    </w:p>
    <w:p w14:paraId="4D902D61" w14:textId="77777777" w:rsidR="00DF4A13" w:rsidRDefault="00DF4A13" w:rsidP="00DF4A13">
      <w:pPr>
        <w:rPr>
          <w:rtl/>
        </w:rPr>
      </w:pPr>
      <w:r>
        <w:rPr>
          <w:rFonts w:cs="Times New Roman"/>
          <w:rtl/>
        </w:rPr>
        <w:lastRenderedPageBreak/>
        <w:t>כי כוח עז לך</w:t>
      </w:r>
    </w:p>
    <w:p w14:paraId="2F29D0AF" w14:textId="77777777" w:rsidR="00DF4A13" w:rsidRDefault="00DF4A13" w:rsidP="00DF4A13">
      <w:pPr>
        <w:rPr>
          <w:rtl/>
        </w:rPr>
      </w:pPr>
      <w:r>
        <w:rPr>
          <w:rFonts w:cs="Times New Roman"/>
          <w:rtl/>
        </w:rPr>
        <w:t>יש לך כנפי רוח</w:t>
      </w:r>
    </w:p>
    <w:p w14:paraId="7237995F" w14:textId="77777777" w:rsidR="00DF4A13" w:rsidRDefault="00DF4A13" w:rsidP="00DF4A13">
      <w:pPr>
        <w:rPr>
          <w:rtl/>
        </w:rPr>
      </w:pPr>
      <w:r>
        <w:rPr>
          <w:rFonts w:cs="Times New Roman"/>
          <w:rtl/>
        </w:rPr>
        <w:t>כנפי נשרים אבירים</w:t>
      </w:r>
    </w:p>
    <w:p w14:paraId="5A03BC82" w14:textId="77777777" w:rsidR="00DF4A13" w:rsidRDefault="00DF4A13" w:rsidP="00DF4A13">
      <w:pPr>
        <w:rPr>
          <w:rtl/>
        </w:rPr>
      </w:pPr>
      <w:r>
        <w:rPr>
          <w:rFonts w:cs="Times New Roman"/>
          <w:rtl/>
        </w:rPr>
        <w:t>אל תכחש בם</w:t>
      </w:r>
    </w:p>
    <w:p w14:paraId="5C63AFC0" w14:textId="77777777" w:rsidR="00DF4A13" w:rsidRDefault="00DF4A13" w:rsidP="00DF4A13">
      <w:pPr>
        <w:rPr>
          <w:rtl/>
        </w:rPr>
      </w:pPr>
      <w:r>
        <w:rPr>
          <w:rFonts w:cs="Times New Roman"/>
          <w:rtl/>
        </w:rPr>
        <w:t>פן יכחשו לך</w:t>
      </w:r>
    </w:p>
    <w:p w14:paraId="775A417F" w14:textId="77777777" w:rsidR="00DF4A13" w:rsidRDefault="00DF4A13" w:rsidP="00DF4A13">
      <w:pPr>
        <w:rPr>
          <w:rtl/>
        </w:rPr>
      </w:pPr>
      <w:r>
        <w:rPr>
          <w:rFonts w:cs="Times New Roman"/>
          <w:rtl/>
        </w:rPr>
        <w:t>דרוש אותם</w:t>
      </w:r>
    </w:p>
    <w:p w14:paraId="5C8FA2CA" w14:textId="77777777" w:rsidR="00DF4A13" w:rsidRDefault="00DF4A13" w:rsidP="00DF4A13">
      <w:pPr>
        <w:rPr>
          <w:rtl/>
        </w:rPr>
      </w:pPr>
      <w:r>
        <w:rPr>
          <w:rFonts w:cs="Times New Roman"/>
          <w:rtl/>
        </w:rPr>
        <w:t>ויימצאו לך מיד</w:t>
      </w:r>
    </w:p>
    <w:p w14:paraId="0D6510C1" w14:textId="77777777" w:rsidR="00DF4A13" w:rsidRDefault="00DF4A13" w:rsidP="00DF4A13">
      <w:pPr>
        <w:rPr>
          <w:rtl/>
        </w:rPr>
      </w:pPr>
      <w:r>
        <w:rPr>
          <w:rFonts w:cs="Times New Roman"/>
          <w:rtl/>
        </w:rPr>
        <w:t>- הרב קוק</w:t>
      </w:r>
    </w:p>
    <w:p w14:paraId="566495B7" w14:textId="044F054B" w:rsidR="0007709E" w:rsidRDefault="00DF4A13" w:rsidP="00DF4A13">
      <w:pPr>
        <w:rPr>
          <w:rFonts w:cs="Times New Roman"/>
          <w:rtl/>
        </w:rPr>
      </w:pPr>
      <w:r>
        <w:rPr>
          <w:rFonts w:cs="Times New Roman"/>
          <w:rtl/>
        </w:rPr>
        <w:t xml:space="preserve"> "אורות הקודש"</w:t>
      </w:r>
    </w:p>
    <w:p w14:paraId="668AAF96" w14:textId="717F072C" w:rsidR="00DF4A13" w:rsidRDefault="00DF4A13" w:rsidP="00DF4A13">
      <w:pPr>
        <w:rPr>
          <w:rtl/>
        </w:rPr>
      </w:pPr>
      <w:r>
        <w:rPr>
          <w:rFonts w:hint="cs"/>
          <w:rtl/>
        </w:rPr>
        <w:t>]</w:t>
      </w:r>
    </w:p>
    <w:p w14:paraId="3535452B" w14:textId="7B0CBAF4" w:rsidR="0007709E" w:rsidRDefault="0007709E" w:rsidP="00336C63">
      <w:pPr>
        <w:rPr>
          <w:rtl/>
        </w:rPr>
      </w:pPr>
    </w:p>
    <w:p w14:paraId="326D1BF3" w14:textId="1ED6161E" w:rsidR="002156D1" w:rsidRDefault="002156D1" w:rsidP="00336C63">
      <w:pPr>
        <w:rPr>
          <w:rtl/>
        </w:rPr>
      </w:pPr>
    </w:p>
    <w:p w14:paraId="161B3266" w14:textId="2C69410E" w:rsidR="002156D1" w:rsidRDefault="002156D1" w:rsidP="00336C63">
      <w:pPr>
        <w:rPr>
          <w:rtl/>
        </w:rPr>
      </w:pPr>
    </w:p>
    <w:p w14:paraId="5CF1934C" w14:textId="3AACA2F3" w:rsidR="002156D1" w:rsidRDefault="002156D1" w:rsidP="00336C63">
      <w:pPr>
        <w:rPr>
          <w:rtl/>
        </w:rPr>
      </w:pPr>
    </w:p>
    <w:p w14:paraId="160ADE0C" w14:textId="690E437F" w:rsidR="002156D1" w:rsidRDefault="00C163DB" w:rsidP="00C163DB">
      <w:pPr>
        <w:pStyle w:val="Heading3"/>
        <w:rPr>
          <w:rtl/>
        </w:rPr>
      </w:pPr>
      <w:r>
        <w:rPr>
          <w:rFonts w:hint="cs"/>
          <w:rtl/>
        </w:rPr>
        <w:t>אלכס</w:t>
      </w:r>
      <w:r w:rsidR="002156D1">
        <w:rPr>
          <w:rtl/>
        </w:rPr>
        <w:t xml:space="preserve"> לא מאמין בטיפול נפשי כי המטופל יכול להסתיר גם מעצמו את האמת:</w:t>
      </w:r>
    </w:p>
    <w:p w14:paraId="39F53D37" w14:textId="77777777" w:rsidR="002156D1" w:rsidRDefault="002156D1" w:rsidP="002156D1">
      <w:pPr>
        <w:rPr>
          <w:rtl/>
        </w:rPr>
      </w:pPr>
      <w:r>
        <w:rPr>
          <w:rFonts w:cs="Times New Roman"/>
          <w:rtl/>
        </w:rPr>
        <w:t xml:space="preserve">"איך מטופל יכול להסתיר מעצמו שהוא היה  </w:t>
      </w:r>
      <w:r>
        <w:t>abused</w:t>
      </w:r>
      <w:r>
        <w:rPr>
          <w:rFonts w:cs="Times New Roman"/>
          <w:rtl/>
        </w:rPr>
        <w:t xml:space="preserve"> על ידי הוריו בילדותו?"</w:t>
      </w:r>
    </w:p>
    <w:p w14:paraId="103A2C11" w14:textId="77777777" w:rsidR="002156D1" w:rsidRDefault="002156D1" w:rsidP="002156D1">
      <w:pPr>
        <w:rPr>
          <w:rtl/>
        </w:rPr>
      </w:pPr>
      <w:r>
        <w:rPr>
          <w:rFonts w:cs="Times New Roman"/>
          <w:rtl/>
        </w:rPr>
        <w:t>"נניח שהם תמיד העבירו עליו ביקורת ומעולם לא אמרו לו משהו טוב על עצמו. כשאתה נמצא בתוך מקום רועש כל חייך כבר תפסיק לשים לב לרעש. אז הוא לא יגיד למטפל שלו, כן כל הזמן מעבירים עלי ביקורת כי הוא אורה את זה אחרת - אני אפס, אניצחרא, ברור שההורים שלי שאוהבים אותי כל כך ירצו לתקן אותי, לשפר אותי. כי הם אוהבים אותי. ככה אתה מפרש את זה - הם לא מראים לת אהבה בשום דרך אז האוכל שהם מכינים לך, הביקורת שהם מעבירים עליך, אתה לומד ל</w:t>
      </w:r>
      <w:r>
        <w:t>interpret</w:t>
      </w:r>
      <w:r>
        <w:rPr>
          <w:rFonts w:cs="Times New Roman"/>
          <w:rtl/>
        </w:rPr>
        <w:t xml:space="preserve"> את זה בתור אהבה. ואם אתהתתשאל את עצמך או המטפל ישאל אותך - ההורים שלך אוהבים אותך, תאמר, ברור הם הורים נפלאים, הם אוהבים מאוד. כי הפכת את כל מה שהם מעוללים לך לסימנים לאהבה."</w:t>
      </w:r>
    </w:p>
    <w:p w14:paraId="22B94DC9" w14:textId="77777777" w:rsidR="002156D1" w:rsidRDefault="002156D1" w:rsidP="002156D1">
      <w:pPr>
        <w:rPr>
          <w:rtl/>
        </w:rPr>
      </w:pPr>
      <w:r>
        <w:rPr>
          <w:rFonts w:cs="Times New Roman"/>
          <w:rtl/>
        </w:rPr>
        <w:t>"ואם המטפל ישאל אם הם אומרים לך שאתה ראוי לאהבה, שאתה בסדר?"</w:t>
      </w:r>
    </w:p>
    <w:p w14:paraId="39E9E80B" w14:textId="77777777" w:rsidR="002156D1" w:rsidRDefault="002156D1" w:rsidP="002156D1">
      <w:pPr>
        <w:rPr>
          <w:rtl/>
        </w:rPr>
      </w:pPr>
      <w:r>
        <w:rPr>
          <w:rFonts w:cs="Times New Roman"/>
          <w:rtl/>
        </w:rPr>
        <w:t>"תענה שבטח, כי מבחינתך ברגע שתשפר את כל הררי הביקורת שלהם אתה תהיה נהדר, אתה יודע שזה ממש בהישג ידך, שתהיה ראוי לאהבה, משום מה זה עדיין לא הגיע, כשהיית ילד היית בטוח שכבר תשתפר וזה יגיע, שאתה קרוב והנה אתה כבר גדול וזה עדיין לא הגיע, אבל אתה כבר באמת ממש קרוב ועכשו לא תשבר, זה ממש מעבר לפינה וכבר יגיע."</w:t>
      </w:r>
    </w:p>
    <w:p w14:paraId="5D77C789" w14:textId="77777777" w:rsidR="002156D1" w:rsidRDefault="002156D1" w:rsidP="002156D1">
      <w:pPr>
        <w:rPr>
          <w:rtl/>
        </w:rPr>
      </w:pPr>
      <w:r>
        <w:rPr>
          <w:rFonts w:cs="Times New Roman"/>
          <w:rtl/>
        </w:rPr>
        <w:t>"ואם כן מגיעים בטיפול לעובדה שאתה ראוי לאהבה? הרי זאת נקודה כל-כך בנאלית, בוודאי יגיעו אליה ואז תיבת השרצים תפתח."</w:t>
      </w:r>
    </w:p>
    <w:p w14:paraId="0BF4240A" w14:textId="572EAEEE" w:rsidR="002156D1" w:rsidRDefault="002156D1" w:rsidP="002156D1">
      <w:pPr>
        <w:rPr>
          <w:rtl/>
        </w:rPr>
      </w:pPr>
      <w:r>
        <w:rPr>
          <w:rFonts w:cs="Times New Roman"/>
          <w:rtl/>
        </w:rPr>
        <w:t>"שום תיבה לא תיפתח. המטופל מרגיש בתת המודע שהמטפל לא יודע עליו הכל כי גם המטופל עצמו לא יודע על עצמו הכל, ולכן גם כשהמטפל חופר&amp; לו שהוא ראוי וכו', הוא יודע שהמטפל לא יודע הכל ומדבר מידע חלקי. מי יודע הכל? מי מבין אותך ומכיא אותך הכי טוב? בדמיונך אלא הוריך, ולכן אם החליטו שאינך ראוי - הם היודעים, להם יש כביכול את כל האינפורמציה בקשר אליך והם מכירים את הערך האמיתי שלך. אם אמרו שאינך ראוי אז זהו זה, ושום מטפל עם תעודות לא יוכל לשנות עובדה מוצקה זאת."</w:t>
      </w:r>
    </w:p>
    <w:p w14:paraId="27BF08C8" w14:textId="727ABB8B" w:rsidR="00A51122" w:rsidRDefault="0066325B" w:rsidP="0066325B">
      <w:pPr>
        <w:pStyle w:val="Heading3"/>
        <w:rPr>
          <w:rtl/>
        </w:rPr>
      </w:pPr>
      <w:r>
        <w:rPr>
          <w:rFonts w:hint="cs"/>
          <w:rtl/>
        </w:rPr>
        <w:lastRenderedPageBreak/>
        <w:t>שיחה על ניתוחים פלסטיים</w:t>
      </w:r>
    </w:p>
    <w:p w14:paraId="7F5C3E0E" w14:textId="3B91FFB5" w:rsidR="00A51122" w:rsidRDefault="00A51122" w:rsidP="00A51122">
      <w:pPr>
        <w:rPr>
          <w:rtl/>
        </w:rPr>
      </w:pPr>
      <w:r>
        <w:rPr>
          <w:rFonts w:cs="Times New Roman"/>
          <w:rtl/>
        </w:rPr>
        <w:t xml:space="preserve">ארקדי </w:t>
      </w:r>
      <w:r w:rsidR="0066325B">
        <w:rPr>
          <w:rFonts w:cs="Times New Roman"/>
          <w:rtl/>
        </w:rPr>
        <w:t>–</w:t>
      </w:r>
      <w:r>
        <w:rPr>
          <w:rFonts w:cs="Times New Roman"/>
          <w:rtl/>
        </w:rPr>
        <w:t xml:space="preserve"> היא דיברה על לעשות ניתוחים... אתה יודע, פרוצדורות כאלה, לשיפור המראה החיצוני.</w:t>
      </w:r>
    </w:p>
    <w:p w14:paraId="10C59A45" w14:textId="77777777" w:rsidR="00A51122" w:rsidRDefault="00A51122" w:rsidP="00A51122">
      <w:pPr>
        <w:rPr>
          <w:rtl/>
        </w:rPr>
      </w:pPr>
      <w:r>
        <w:rPr>
          <w:rFonts w:cs="Times New Roman"/>
          <w:rtl/>
        </w:rPr>
        <w:t>אלכס לא הגיב.</w:t>
      </w:r>
    </w:p>
    <w:p w14:paraId="07BC1439" w14:textId="32FFD09D" w:rsidR="00A51122" w:rsidRDefault="00A51122" w:rsidP="00A51122">
      <w:pPr>
        <w:rPr>
          <w:rtl/>
        </w:rPr>
      </w:pPr>
      <w:r>
        <w:rPr>
          <w:rFonts w:cs="Times New Roman" w:hint="cs"/>
          <w:rtl/>
        </w:rPr>
        <w:t>"</w:t>
      </w:r>
      <w:r>
        <w:rPr>
          <w:rFonts w:cs="Times New Roman"/>
          <w:rtl/>
        </w:rPr>
        <w:t>האינך מזועזע עד עמקי נשמתך? האין אתה מתנגד נחרצות לטיפולים שכאלה?</w:t>
      </w:r>
      <w:r>
        <w:rPr>
          <w:rFonts w:cs="Times New Roman" w:hint="cs"/>
          <w:rtl/>
        </w:rPr>
        <w:t>"</w:t>
      </w:r>
    </w:p>
    <w:p w14:paraId="5560894D" w14:textId="3E1DE109" w:rsidR="00A51122" w:rsidRDefault="00A51122" w:rsidP="00A51122">
      <w:pPr>
        <w:rPr>
          <w:rtl/>
        </w:rPr>
      </w:pPr>
      <w:r>
        <w:rPr>
          <w:rFonts w:cs="Times New Roman" w:hint="cs"/>
          <w:rtl/>
        </w:rPr>
        <w:t>"</w:t>
      </w:r>
      <w:r>
        <w:rPr>
          <w:rFonts w:cs="Times New Roman"/>
          <w:rtl/>
        </w:rPr>
        <w:t>לא, לא בהכרח. מי אני שאקבע למה אדם זקוק בשביל להרגיש יותר טוב עם עצמו.</w:t>
      </w:r>
      <w:r>
        <w:rPr>
          <w:rFonts w:cs="Times New Roman" w:hint="cs"/>
          <w:rtl/>
        </w:rPr>
        <w:t>"</w:t>
      </w:r>
    </w:p>
    <w:p w14:paraId="73802A75" w14:textId="23144A89" w:rsidR="00A51122" w:rsidRDefault="00A51122" w:rsidP="00A51122">
      <w:pPr>
        <w:rPr>
          <w:rtl/>
        </w:rPr>
      </w:pPr>
      <w:r>
        <w:rPr>
          <w:rFonts w:cs="Times New Roman" w:hint="cs"/>
          <w:rtl/>
        </w:rPr>
        <w:t>"</w:t>
      </w:r>
      <w:r>
        <w:rPr>
          <w:rFonts w:cs="Times New Roman"/>
          <w:rtl/>
        </w:rPr>
        <w:t>לפעמים אני לא מבין אות</w:t>
      </w:r>
      <w:r>
        <w:rPr>
          <w:rFonts w:cs="Times New Roman" w:hint="cs"/>
          <w:rtl/>
        </w:rPr>
        <w:t>ך</w:t>
      </w:r>
      <w:r>
        <w:rPr>
          <w:rFonts w:cs="Times New Roman"/>
          <w:rtl/>
        </w:rPr>
        <w:t xml:space="preserve"> בכלל</w:t>
      </w:r>
      <w:r>
        <w:rPr>
          <w:rFonts w:cs="Times New Roman" w:hint="cs"/>
          <w:rtl/>
        </w:rPr>
        <w:t xml:space="preserve">," </w:t>
      </w:r>
      <w:r>
        <w:rPr>
          <w:rFonts w:cs="Times New Roman"/>
          <w:rtl/>
        </w:rPr>
        <w:t>ארקדי</w:t>
      </w:r>
      <w:r>
        <w:rPr>
          <w:rFonts w:cs="Times New Roman" w:hint="cs"/>
          <w:rtl/>
        </w:rPr>
        <w:t xml:space="preserve"> רטן</w:t>
      </w:r>
      <w:r>
        <w:rPr>
          <w:rFonts w:cs="Times New Roman"/>
          <w:rtl/>
        </w:rPr>
        <w:t xml:space="preserve"> בשאט נפש. </w:t>
      </w:r>
      <w:r>
        <w:rPr>
          <w:rFonts w:cs="Times New Roman" w:hint="cs"/>
          <w:rtl/>
        </w:rPr>
        <w:t>"</w:t>
      </w:r>
      <w:r>
        <w:rPr>
          <w:rFonts w:cs="Times New Roman"/>
          <w:rtl/>
        </w:rPr>
        <w:t xml:space="preserve">לפעמים אני </w:t>
      </w:r>
      <w:r>
        <w:rPr>
          <w:rFonts w:cs="Times New Roman" w:hint="cs"/>
          <w:rtl/>
        </w:rPr>
        <w:t xml:space="preserve">לגמרי </w:t>
      </w:r>
      <w:r>
        <w:rPr>
          <w:rFonts w:cs="Times New Roman"/>
          <w:rtl/>
        </w:rPr>
        <w:t>לא מכיר אותך. באמת לא מזיז לך שמישהי קרובה אליך רוצה להחליף את הגוף שלה, רוצה ל</w:t>
      </w:r>
      <w:r>
        <w:rPr>
          <w:rFonts w:cs="Times New Roman" w:hint="cs"/>
          <w:rtl/>
        </w:rPr>
        <w:t>שנות</w:t>
      </w:r>
      <w:r>
        <w:rPr>
          <w:rFonts w:cs="Times New Roman"/>
          <w:rtl/>
        </w:rPr>
        <w:t xml:space="preserve"> את הפנים שלה?</w:t>
      </w:r>
      <w:r>
        <w:rPr>
          <w:rFonts w:cs="Times New Roman" w:hint="cs"/>
          <w:rtl/>
        </w:rPr>
        <w:t>"</w:t>
      </w:r>
    </w:p>
    <w:p w14:paraId="16E9C264" w14:textId="698C18A8" w:rsidR="00A51122" w:rsidRDefault="00A51122" w:rsidP="00A51122">
      <w:pPr>
        <w:rPr>
          <w:rtl/>
        </w:rPr>
      </w:pPr>
      <w:r>
        <w:rPr>
          <w:rFonts w:cs="Times New Roman" w:hint="cs"/>
          <w:rtl/>
        </w:rPr>
        <w:t>"נכון,</w:t>
      </w:r>
      <w:r>
        <w:rPr>
          <w:rFonts w:cs="Times New Roman"/>
          <w:rtl/>
        </w:rPr>
        <w:t xml:space="preserve"> כי אני לא צדקן.</w:t>
      </w:r>
      <w:r>
        <w:rPr>
          <w:rFonts w:cs="Times New Roman" w:hint="cs"/>
          <w:rtl/>
        </w:rPr>
        <w:t>"</w:t>
      </w:r>
    </w:p>
    <w:p w14:paraId="20D341C8" w14:textId="59F88234" w:rsidR="00A51122" w:rsidRDefault="00A51122" w:rsidP="00A51122">
      <w:pPr>
        <w:rPr>
          <w:rtl/>
        </w:rPr>
      </w:pPr>
      <w:r>
        <w:rPr>
          <w:rFonts w:cs="Times New Roman" w:hint="cs"/>
          <w:rtl/>
        </w:rPr>
        <w:t>"</w:t>
      </w:r>
      <w:r>
        <w:rPr>
          <w:rFonts w:cs="Times New Roman"/>
          <w:rtl/>
        </w:rPr>
        <w:t>זה לא ק</w:t>
      </w:r>
      <w:r>
        <w:rPr>
          <w:rFonts w:cs="Times New Roman" w:hint="cs"/>
          <w:rtl/>
        </w:rPr>
        <w:t>ש</w:t>
      </w:r>
      <w:r>
        <w:rPr>
          <w:rFonts w:cs="Times New Roman"/>
          <w:rtl/>
        </w:rPr>
        <w:t>ור ל</w:t>
      </w:r>
      <w:r>
        <w:rPr>
          <w:rFonts w:cs="Times New Roman" w:hint="cs"/>
          <w:rtl/>
        </w:rPr>
        <w:t xml:space="preserve">שום </w:t>
      </w:r>
      <w:r>
        <w:rPr>
          <w:rFonts w:cs="Times New Roman"/>
          <w:rtl/>
        </w:rPr>
        <w:t>צדקנות. אני בטוח שבחיים לא נתקלת במקרה כזה.</w:t>
      </w:r>
      <w:r>
        <w:rPr>
          <w:rFonts w:cs="Times New Roman" w:hint="cs"/>
          <w:rtl/>
        </w:rPr>
        <w:t>"</w:t>
      </w:r>
    </w:p>
    <w:p w14:paraId="638F6C1F" w14:textId="7D9CADBF" w:rsidR="00A51122" w:rsidRDefault="00A51122" w:rsidP="00A51122">
      <w:pPr>
        <w:rPr>
          <w:rtl/>
        </w:rPr>
      </w:pPr>
      <w:r>
        <w:rPr>
          <w:rFonts w:cs="Times New Roman" w:hint="cs"/>
          <w:rtl/>
        </w:rPr>
        <w:t>"</w:t>
      </w:r>
      <w:r w:rsidR="00FD1E88">
        <w:rPr>
          <w:rFonts w:cs="Times New Roman"/>
          <w:rtl/>
        </w:rPr>
        <w:t xml:space="preserve">באמת </w:t>
      </w:r>
      <w:r>
        <w:rPr>
          <w:rFonts w:cs="Times New Roman"/>
          <w:rtl/>
        </w:rPr>
        <w:t>נראה לך שבחיים לא נתקלתי בציצים מסיליקון?</w:t>
      </w:r>
      <w:r w:rsidR="007D7320">
        <w:rPr>
          <w:rFonts w:cs="Times New Roman" w:hint="cs"/>
          <w:rtl/>
        </w:rPr>
        <w:t xml:space="preserve"> ושפתיים.</w:t>
      </w:r>
      <w:r>
        <w:rPr>
          <w:rFonts w:cs="Times New Roman" w:hint="cs"/>
          <w:rtl/>
        </w:rPr>
        <w:t>"</w:t>
      </w:r>
    </w:p>
    <w:p w14:paraId="1033D2A2" w14:textId="033C5EFF" w:rsidR="00A51122" w:rsidRDefault="00A51122" w:rsidP="00A51122">
      <w:pPr>
        <w:rPr>
          <w:rtl/>
        </w:rPr>
      </w:pPr>
      <w:r>
        <w:rPr>
          <w:rFonts w:cs="Times New Roman" w:hint="cs"/>
          <w:rtl/>
        </w:rPr>
        <w:t>"</w:t>
      </w:r>
      <w:r>
        <w:rPr>
          <w:rFonts w:cs="Times New Roman"/>
          <w:rtl/>
        </w:rPr>
        <w:t>אבל... אבל לדעת שעד סוף ימי חייך תיאלץ לגעת רק בזה...</w:t>
      </w:r>
      <w:r>
        <w:rPr>
          <w:rFonts w:cs="Times New Roman" w:hint="cs"/>
          <w:rtl/>
        </w:rPr>
        <w:t>"</w:t>
      </w:r>
    </w:p>
    <w:p w14:paraId="2F243D83" w14:textId="2EC5B2B8" w:rsidR="00A51122" w:rsidRDefault="00A51122" w:rsidP="00A51122">
      <w:pPr>
        <w:rPr>
          <w:rtl/>
        </w:rPr>
      </w:pPr>
      <w:r>
        <w:rPr>
          <w:rFonts w:cs="Times New Roman" w:hint="cs"/>
          <w:rtl/>
        </w:rPr>
        <w:t>"כי אף פעם ל</w:t>
      </w:r>
      <w:r>
        <w:rPr>
          <w:rFonts w:cs="Times New Roman"/>
          <w:rtl/>
        </w:rPr>
        <w:t>א נגעתי בשום סוג של ציצים שהעלו בי את הסנטימנט הזה</w:t>
      </w:r>
      <w:r>
        <w:rPr>
          <w:rFonts w:cs="Times New Roman" w:hint="cs"/>
          <w:rtl/>
        </w:rPr>
        <w:t xml:space="preserve">, שבא לי לפגוש </w:t>
      </w:r>
      <w:r w:rsidR="00AD2306">
        <w:rPr>
          <w:rFonts w:cs="Times New Roman" w:hint="cs"/>
          <w:rtl/>
        </w:rPr>
        <w:t>בהם</w:t>
      </w:r>
      <w:r>
        <w:rPr>
          <w:rFonts w:cs="Times New Roman" w:hint="cs"/>
          <w:rtl/>
        </w:rPr>
        <w:t xml:space="preserve"> בלבד עד סוף ימי חיי. ואף פעם לא פגשתי בחורה כזאת."</w:t>
      </w:r>
    </w:p>
    <w:p w14:paraId="1C5887F5" w14:textId="56F4C390" w:rsidR="00A51122" w:rsidRDefault="00A51122" w:rsidP="00A51122">
      <w:pPr>
        <w:rPr>
          <w:rtl/>
        </w:rPr>
      </w:pPr>
      <w:r>
        <w:rPr>
          <w:rFonts w:cs="Times New Roman" w:hint="cs"/>
          <w:rtl/>
        </w:rPr>
        <w:t>"</w:t>
      </w:r>
      <w:r>
        <w:rPr>
          <w:rFonts w:cs="Times New Roman"/>
          <w:rtl/>
        </w:rPr>
        <w:t xml:space="preserve">כן, אבל.... </w:t>
      </w:r>
      <w:r>
        <w:rPr>
          <w:rFonts w:cs="Times New Roman" w:hint="cs"/>
          <w:rtl/>
        </w:rPr>
        <w:t xml:space="preserve">גם בלי קשר לחתונות וזה, </w:t>
      </w:r>
      <w:r>
        <w:rPr>
          <w:rFonts w:cs="Times New Roman"/>
          <w:rtl/>
        </w:rPr>
        <w:t>לדעת שלאישה שאתה איתה יש צרכים כאלה, יש רצונות כאלה....</w:t>
      </w:r>
      <w:r>
        <w:rPr>
          <w:rFonts w:cs="Times New Roman" w:hint="cs"/>
          <w:rtl/>
        </w:rPr>
        <w:t>"</w:t>
      </w:r>
    </w:p>
    <w:p w14:paraId="70866E6F" w14:textId="380945D1" w:rsidR="00A51122" w:rsidRDefault="00A51122" w:rsidP="00A51122">
      <w:pPr>
        <w:rPr>
          <w:rFonts w:cs="Times New Roman"/>
          <w:rtl/>
        </w:rPr>
      </w:pPr>
      <w:r>
        <w:rPr>
          <w:rFonts w:cs="Times New Roman" w:hint="cs"/>
          <w:rtl/>
        </w:rPr>
        <w:t>"</w:t>
      </w:r>
      <w:r>
        <w:rPr>
          <w:rFonts w:cs="Times New Roman"/>
          <w:rtl/>
        </w:rPr>
        <w:t>לנשים שה</w:t>
      </w:r>
      <w:r w:rsidR="0066325B">
        <w:rPr>
          <w:rFonts w:cs="Times New Roman" w:hint="cs"/>
          <w:rtl/>
        </w:rPr>
        <w:t>כרתי</w:t>
      </w:r>
      <w:r>
        <w:rPr>
          <w:rFonts w:cs="Times New Roman"/>
          <w:rtl/>
        </w:rPr>
        <w:t xml:space="preserve"> </w:t>
      </w:r>
      <w:r>
        <w:rPr>
          <w:rFonts w:cs="Times New Roman" w:hint="cs"/>
          <w:rtl/>
        </w:rPr>
        <w:t xml:space="preserve">עד כה </w:t>
      </w:r>
      <w:r>
        <w:rPr>
          <w:rFonts w:cs="Times New Roman"/>
          <w:rtl/>
        </w:rPr>
        <w:t>ה</w:t>
      </w:r>
      <w:r>
        <w:rPr>
          <w:rFonts w:cs="Times New Roman" w:hint="cs"/>
          <w:rtl/>
        </w:rPr>
        <w:t>י</w:t>
      </w:r>
      <w:r>
        <w:rPr>
          <w:rFonts w:cs="Times New Roman"/>
          <w:rtl/>
        </w:rPr>
        <w:t xml:space="preserve">ו </w:t>
      </w:r>
      <w:r w:rsidR="00F97A34">
        <w:rPr>
          <w:rFonts w:cs="Times New Roman"/>
          <w:rtl/>
        </w:rPr>
        <w:t>כל כך</w:t>
      </w:r>
      <w:r>
        <w:rPr>
          <w:rFonts w:cs="Times New Roman"/>
          <w:rtl/>
        </w:rPr>
        <w:t xml:space="preserve"> הרבה צרכים מזעעזעים, </w:t>
      </w:r>
      <w:r w:rsidR="00F97A34">
        <w:rPr>
          <w:rFonts w:cs="Times New Roman"/>
          <w:rtl/>
        </w:rPr>
        <w:t>כל כך</w:t>
      </w:r>
      <w:r>
        <w:rPr>
          <w:rFonts w:cs="Times New Roman"/>
          <w:rtl/>
        </w:rPr>
        <w:t xml:space="preserve"> הרבה רצונות... אתה יודע למה? כי הן בני אדם וכ</w:t>
      </w:r>
      <w:r>
        <w:rPr>
          <w:rFonts w:cs="Times New Roman" w:hint="cs"/>
          <w:rtl/>
        </w:rPr>
        <w:t>כ</w:t>
      </w:r>
      <w:r>
        <w:rPr>
          <w:rFonts w:cs="Times New Roman"/>
          <w:rtl/>
        </w:rPr>
        <w:t xml:space="preserve">ה זה עם בני אדם – </w:t>
      </w:r>
      <w:r w:rsidR="00DB1EBB">
        <w:rPr>
          <w:rFonts w:cs="Times New Roman" w:hint="cs"/>
          <w:rtl/>
        </w:rPr>
        <w:t xml:space="preserve">אם </w:t>
      </w:r>
      <w:r w:rsidR="00DB1EBB">
        <w:rPr>
          <w:rFonts w:cs="Times New Roman"/>
          <w:rtl/>
        </w:rPr>
        <w:t>תחפור עמוק מספיק</w:t>
      </w:r>
      <w:r w:rsidR="00DB1EBB">
        <w:rPr>
          <w:rFonts w:cs="Times New Roman" w:hint="cs"/>
          <w:rtl/>
        </w:rPr>
        <w:t>,</w:t>
      </w:r>
      <w:r w:rsidR="00DB1EBB">
        <w:rPr>
          <w:rFonts w:cs="Times New Roman"/>
          <w:rtl/>
        </w:rPr>
        <w:t xml:space="preserve"> </w:t>
      </w:r>
      <w:r>
        <w:rPr>
          <w:rFonts w:cs="Times New Roman"/>
          <w:rtl/>
        </w:rPr>
        <w:t>תמיד תמצא אצלם צרכים שעלולים לזעזע, ורצונות....</w:t>
      </w:r>
      <w:r>
        <w:rPr>
          <w:rFonts w:cs="Times New Roman" w:hint="cs"/>
          <w:rtl/>
        </w:rPr>
        <w:t xml:space="preserve"> אז מה? אתה מעדיף להשאר </w:t>
      </w:r>
      <w:r w:rsidR="00297D38">
        <w:rPr>
          <w:rFonts w:cs="Times New Roman" w:hint="cs"/>
          <w:rtl/>
        </w:rPr>
        <w:t>על פ</w:t>
      </w:r>
      <w:r>
        <w:rPr>
          <w:rFonts w:cs="Times New Roman" w:hint="cs"/>
          <w:rtl/>
        </w:rPr>
        <w:t>ני השטח, לא לחפור?"</w:t>
      </w:r>
    </w:p>
    <w:p w14:paraId="618BD847" w14:textId="6B8B4AA4" w:rsidR="00A51122" w:rsidRDefault="00A51122" w:rsidP="00A51122">
      <w:pPr>
        <w:rPr>
          <w:rFonts w:cs="Times New Roman"/>
          <w:rtl/>
        </w:rPr>
      </w:pPr>
      <w:r>
        <w:rPr>
          <w:rFonts w:cs="Times New Roman" w:hint="cs"/>
          <w:rtl/>
        </w:rPr>
        <w:t>"דווקא אתה השיטחי מבין שנינו."</w:t>
      </w:r>
    </w:p>
    <w:p w14:paraId="59BB7435" w14:textId="76183622" w:rsidR="00A51122" w:rsidRDefault="00A51122" w:rsidP="00A51122">
      <w:pPr>
        <w:rPr>
          <w:rFonts w:cs="Times New Roman"/>
          <w:rtl/>
        </w:rPr>
      </w:pPr>
      <w:r>
        <w:rPr>
          <w:rFonts w:cs="Times New Roman" w:hint="cs"/>
          <w:rtl/>
        </w:rPr>
        <w:t xml:space="preserve">"אני לא. </w:t>
      </w:r>
      <w:r w:rsidR="008745D5">
        <w:rPr>
          <w:rFonts w:cs="Times New Roman" w:hint="cs"/>
          <w:rtl/>
        </w:rPr>
        <w:t>אני מגיע עמוק מהר יותר מאחרים."</w:t>
      </w:r>
    </w:p>
    <w:p w14:paraId="19E1B1FC" w14:textId="0275DF4D" w:rsidR="00604B35" w:rsidRDefault="00604B35" w:rsidP="00A51122">
      <w:pPr>
        <w:rPr>
          <w:rFonts w:cs="Times New Roman"/>
          <w:rtl/>
        </w:rPr>
      </w:pPr>
    </w:p>
    <w:p w14:paraId="7F043CC6" w14:textId="1E9BA52D" w:rsidR="00604B35" w:rsidRDefault="00604B35" w:rsidP="00A51122">
      <w:pPr>
        <w:rPr>
          <w:rFonts w:cs="Times New Roman"/>
          <w:rtl/>
        </w:rPr>
      </w:pPr>
      <w:r>
        <w:rPr>
          <w:rFonts w:cs="Times New Roman" w:hint="cs"/>
          <w:rtl/>
        </w:rPr>
        <w:t>ארקדי הרהר על כל הבחורות שראה עם אלכס.</w:t>
      </w:r>
    </w:p>
    <w:p w14:paraId="541C5FFA" w14:textId="2D70B8C6" w:rsidR="00604B35" w:rsidRDefault="00604B35" w:rsidP="00A51122">
      <w:pPr>
        <w:rPr>
          <w:rFonts w:cs="Times New Roman"/>
          <w:rtl/>
        </w:rPr>
      </w:pPr>
      <w:r>
        <w:rPr>
          <w:rFonts w:cs="Times New Roman" w:hint="cs"/>
          <w:rtl/>
        </w:rPr>
        <w:t xml:space="preserve">הן כולן היו כל-כך </w:t>
      </w:r>
      <w:r w:rsidR="00E10037">
        <w:rPr>
          <w:rFonts w:cs="Times New Roman" w:hint="cs"/>
          <w:rtl/>
        </w:rPr>
        <w:t>מטופחות, נראו כל-כך טוב.</w:t>
      </w:r>
    </w:p>
    <w:p w14:paraId="586D5886" w14:textId="617942F1" w:rsidR="00E10037" w:rsidRDefault="00E10037" w:rsidP="00A51122">
      <w:pPr>
        <w:rPr>
          <w:rFonts w:cs="Times New Roman"/>
        </w:rPr>
      </w:pPr>
      <w:r>
        <w:rPr>
          <w:rFonts w:cs="Times New Roman" w:hint="cs"/>
          <w:rtl/>
        </w:rPr>
        <w:t xml:space="preserve">כמה זמן ומאמצים הן השקיעו בשביל באדם כמו אלכס ירצה אותן! כמה שנאה-עצמית היתה כרוכה בהתארגנות לקראת היציאה, בהשתפצרות, בפרוצדורות הארוכות, בכספים ששולמו לאנשי המקצוע שישפרו ויתקינו. במוצרים נוזליים [וקרמיים] בשפורפרות וצנצנות. הוא כל כך לא קינא בבחורות הללו, במה שהן הרגישו כשבחור כמו אלכס בחר במישהי אחרת על-פניהן. הן באו לקבל אישור על המראה שלהן.  </w:t>
      </w:r>
    </w:p>
    <w:p w14:paraId="4456BF42" w14:textId="4EF42C34" w:rsidR="002B20CD" w:rsidRPr="00E10037" w:rsidRDefault="002B20CD" w:rsidP="00A51122"/>
    <w:p w14:paraId="0850AFF2" w14:textId="196478EF" w:rsidR="002B20CD" w:rsidRDefault="002B20CD" w:rsidP="002B20CD">
      <w:pPr>
        <w:pStyle w:val="Heading3"/>
        <w:rPr>
          <w:rtl/>
        </w:rPr>
      </w:pPr>
      <w:r>
        <w:rPr>
          <w:rFonts w:hint="cs"/>
          <w:rtl/>
        </w:rPr>
        <w:t>שיחה על להיות טוב</w:t>
      </w:r>
    </w:p>
    <w:p w14:paraId="7F839F9C" w14:textId="6C84A1BE" w:rsidR="002B20CD" w:rsidRDefault="002B20CD" w:rsidP="002B20CD">
      <w:pPr>
        <w:rPr>
          <w:rtl/>
        </w:rPr>
      </w:pPr>
      <w:r>
        <w:rPr>
          <w:rFonts w:cs="Times New Roman" w:hint="cs"/>
          <w:rtl/>
        </w:rPr>
        <w:t>"</w:t>
      </w:r>
      <w:r>
        <w:rPr>
          <w:rFonts w:cs="Times New Roman"/>
          <w:rtl/>
        </w:rPr>
        <w:t xml:space="preserve">אתה מבין את זה? כל חיי התנהגתי כמו </w:t>
      </w:r>
      <w:r>
        <w:t>sanctimonious bitch</w:t>
      </w:r>
      <w:r>
        <w:rPr>
          <w:rFonts w:cs="Times New Roman"/>
          <w:rtl/>
        </w:rPr>
        <w:t xml:space="preserve"> כלב מתחסד, האשמתי את ההורים בכל פצע פעור בנפשי, בעוד ששום דבר לא הגיע לי כי אני כל כך רע, כל כך אשם, כל כך מיותר.</w:t>
      </w:r>
      <w:r>
        <w:rPr>
          <w:rFonts w:cs="Times New Roman" w:hint="cs"/>
          <w:rtl/>
        </w:rPr>
        <w:t xml:space="preserve"> ההורים תמיד אמרו לי בדיוק מי אני ומה אני, ובחרתי להתעלם מזה, לברוח מהם, להשיק את הקול שלהם ולסווג&amp; אותו בתור שגיאה&amp;, בתור בעיה שלהם בהתמודדות עם העולם ולא שלי. הייתי כזה חכם, כזה צודק. </w:t>
      </w:r>
      <w:r w:rsidR="003D69B7">
        <w:rPr>
          <w:rFonts w:cs="Times New Roman" w:hint="cs"/>
          <w:rtl/>
        </w:rPr>
        <w:t xml:space="preserve">כל הדוגמאות להורות גרועה שמצאתי, לאיך לא להתנהג, זה היה בדיוק מה </w:t>
      </w:r>
      <w:r w:rsidR="003D69B7">
        <w:rPr>
          <w:rFonts w:cs="Times New Roman" w:hint="cs"/>
          <w:rtl/>
        </w:rPr>
        <w:lastRenderedPageBreak/>
        <w:t xml:space="preserve">שהם עשו. ואני ישבתי מתחת לענן שחור כזה של אשמה ובושה ושנאה עצמית עד שברחתי מהם. כלומר </w:t>
      </w:r>
      <w:r w:rsidR="003D69B7">
        <w:rPr>
          <w:rFonts w:cs="Times New Roman"/>
          <w:rtl/>
        </w:rPr>
        <w:t>–</w:t>
      </w:r>
      <w:r w:rsidR="003D69B7">
        <w:rPr>
          <w:rFonts w:cs="Times New Roman" w:hint="cs"/>
          <w:rtl/>
        </w:rPr>
        <w:t xml:space="preserve"> גם לפני שהם גרשו אותי, ברחתי מהקולות שלהם, </w:t>
      </w:r>
    </w:p>
    <w:p w14:paraId="21DDDC91" w14:textId="6F1F06BF" w:rsidR="002B20CD" w:rsidRDefault="002B20CD" w:rsidP="00A51122">
      <w:pPr>
        <w:rPr>
          <w:rtl/>
        </w:rPr>
      </w:pPr>
      <w:r>
        <w:rPr>
          <w:rFonts w:hint="cs"/>
          <w:rtl/>
        </w:rPr>
        <w:t>"</w:t>
      </w:r>
      <w:r w:rsidR="003D69B7">
        <w:rPr>
          <w:rFonts w:hint="cs"/>
          <w:rtl/>
        </w:rPr>
        <w:t>תשמע, במאמר מוסגר אני חייב לציין ש</w:t>
      </w:r>
      <w:r>
        <w:rPr>
          <w:rFonts w:hint="cs"/>
          <w:rtl/>
        </w:rPr>
        <w:t>אתה פשוט לא נורמלי. הדבר היחיד בחייך שלא באשמתך בכלל אתה הופך לאשמה, ואת כל מה שאתה גרמת לו אתה מתעלם ממנו.</w:t>
      </w:r>
      <w:r w:rsidR="003D69B7">
        <w:rPr>
          <w:rFonts w:hint="cs"/>
          <w:rtl/>
        </w:rPr>
        <w:t xml:space="preserve"> אבל בוא נמשיך הלאה כאילו לא אמרתי את זה, כי אתה לא מאמין בזה אז אין טעם. בוא נמשיך לנתח אותך מכיוונים אחרים,</w:t>
      </w:r>
      <w:r>
        <w:rPr>
          <w:rFonts w:hint="cs"/>
          <w:rtl/>
        </w:rPr>
        <w:t>"</w:t>
      </w:r>
    </w:p>
    <w:p w14:paraId="14CB7496" w14:textId="7F971066" w:rsidR="002B20CD" w:rsidRDefault="003D69B7" w:rsidP="00A51122">
      <w:pPr>
        <w:rPr>
          <w:rtl/>
        </w:rPr>
      </w:pPr>
      <w:r>
        <w:rPr>
          <w:rFonts w:hint="cs"/>
          <w:rtl/>
        </w:rPr>
        <w:t>"איזה כיוונים אחרים?"</w:t>
      </w:r>
    </w:p>
    <w:p w14:paraId="627514F6" w14:textId="6188711D" w:rsidR="003D69B7" w:rsidRDefault="003D69B7" w:rsidP="003D69B7">
      <w:pPr>
        <w:rPr>
          <w:rtl/>
        </w:rPr>
      </w:pPr>
      <w:r>
        <w:rPr>
          <w:rFonts w:cs="Times New Roman"/>
          <w:rtl/>
        </w:rPr>
        <w:t>"</w:t>
      </w:r>
      <w:r>
        <w:rPr>
          <w:rFonts w:cs="Times New Roman" w:hint="cs"/>
          <w:rtl/>
        </w:rPr>
        <w:t xml:space="preserve">למשל, בוא ננסה לנתח </w:t>
      </w:r>
      <w:r>
        <w:rPr>
          <w:rFonts w:cs="Times New Roman"/>
          <w:rtl/>
        </w:rPr>
        <w:t>למה כל כך חשוב לך להיות טוב</w:t>
      </w:r>
      <w:r>
        <w:rPr>
          <w:rFonts w:cs="Times New Roman" w:hint="cs"/>
          <w:rtl/>
        </w:rPr>
        <w:t>."</w:t>
      </w:r>
    </w:p>
    <w:p w14:paraId="40B1FD28" w14:textId="4A684F69" w:rsidR="003D69B7" w:rsidRDefault="003D69B7" w:rsidP="003D69B7">
      <w:pPr>
        <w:rPr>
          <w:rtl/>
        </w:rPr>
      </w:pPr>
      <w:r>
        <w:rPr>
          <w:rFonts w:cs="Times New Roman"/>
          <w:rtl/>
        </w:rPr>
        <w:t>"מה??</w:t>
      </w:r>
      <w:r>
        <w:rPr>
          <w:rFonts w:cs="Times New Roman" w:hint="cs"/>
          <w:rtl/>
        </w:rPr>
        <w:t>"</w:t>
      </w:r>
    </w:p>
    <w:p w14:paraId="0749AE91" w14:textId="1EBB3BE0" w:rsidR="003D69B7" w:rsidRDefault="003D69B7" w:rsidP="003D69B7">
      <w:pPr>
        <w:rPr>
          <w:rtl/>
        </w:rPr>
      </w:pPr>
      <w:r>
        <w:rPr>
          <w:rFonts w:cs="Times New Roman"/>
          <w:rtl/>
        </w:rPr>
        <w:t>"באמת, מה פתאום נראה לך בכלל שאתה טוב? כי אתה לא ממש, לא בשום תחום בחייך.</w:t>
      </w:r>
      <w:r>
        <w:rPr>
          <w:rFonts w:cs="Times New Roman" w:hint="cs"/>
          <w:rtl/>
        </w:rPr>
        <w:t>"</w:t>
      </w:r>
    </w:p>
    <w:p w14:paraId="30BAABA5" w14:textId="0FF4B3DB" w:rsidR="003D69B7" w:rsidRDefault="003D69B7" w:rsidP="003D69B7">
      <w:pPr>
        <w:rPr>
          <w:rtl/>
        </w:rPr>
      </w:pPr>
      <w:r>
        <w:rPr>
          <w:rFonts w:cs="Times New Roman"/>
          <w:rtl/>
        </w:rPr>
        <w:t>"באיזה תחום אני לא?</w:t>
      </w:r>
      <w:r>
        <w:rPr>
          <w:rFonts w:cs="Times New Roman" w:hint="cs"/>
          <w:rtl/>
        </w:rPr>
        <w:t>"</w:t>
      </w:r>
    </w:p>
    <w:p w14:paraId="0457B0E9" w14:textId="39A483DE" w:rsidR="003D69B7" w:rsidRDefault="003D69B7" w:rsidP="003D69B7">
      <w:pPr>
        <w:rPr>
          <w:rtl/>
        </w:rPr>
      </w:pPr>
      <w:r>
        <w:rPr>
          <w:rFonts w:cs="Times New Roman"/>
          <w:rtl/>
        </w:rPr>
        <w:t>"נו באמת, אתה לא רואה שאתה חרא בן אדם?</w:t>
      </w:r>
      <w:r>
        <w:rPr>
          <w:rFonts w:cs="Times New Roman" w:hint="cs"/>
          <w:rtl/>
        </w:rPr>
        <w:t>"</w:t>
      </w:r>
    </w:p>
    <w:p w14:paraId="615D0D1E" w14:textId="2FFC806F" w:rsidR="003D69B7" w:rsidRDefault="003D69B7" w:rsidP="003D69B7">
      <w:pPr>
        <w:rPr>
          <w:rFonts w:cs="Times New Roman"/>
          <w:rtl/>
        </w:rPr>
      </w:pPr>
      <w:r>
        <w:rPr>
          <w:rFonts w:cs="Times New Roman"/>
          <w:rtl/>
        </w:rPr>
        <w:t>"אני רואה שאני לא מושלם. אבל לא חרא, לא. את זה לא ראיתי. מתי אי פעם הייתי חרא?</w:t>
      </w:r>
      <w:r>
        <w:rPr>
          <w:rFonts w:cs="Times New Roman" w:hint="cs"/>
          <w:rtl/>
        </w:rPr>
        <w:t>"</w:t>
      </w:r>
    </w:p>
    <w:p w14:paraId="04D8011D" w14:textId="6DAF6064" w:rsidR="00EA2E8C" w:rsidRDefault="00EA2E8C" w:rsidP="003D69B7">
      <w:pPr>
        <w:rPr>
          <w:rFonts w:cs="Times New Roman"/>
          <w:rtl/>
        </w:rPr>
      </w:pPr>
    </w:p>
    <w:p w14:paraId="61A01A6F" w14:textId="77777777" w:rsidR="00662D83" w:rsidRPr="00662D83" w:rsidRDefault="00662D83" w:rsidP="00662D83">
      <w:pPr>
        <w:rPr>
          <w:rFonts w:cs="Times New Roman"/>
          <w:rtl/>
        </w:rPr>
      </w:pPr>
    </w:p>
    <w:p w14:paraId="7C11D8A1" w14:textId="5622EF70" w:rsidR="00EA2E8C" w:rsidRDefault="00662D83" w:rsidP="00662D83">
      <w:pPr>
        <w:rPr>
          <w:rFonts w:cs="Times New Roman"/>
          <w:rtl/>
        </w:rPr>
      </w:pPr>
      <w:r w:rsidRPr="00662D83">
        <w:rPr>
          <w:rFonts w:cs="Times New Roman"/>
          <w:rtl/>
        </w:rPr>
        <w:t>אולי מתבר שעדיף שהקרישי דם שהתגלו אצל סופ מזל שזה התגלה בביה''ח אחרת היא וגם העובר היו מתים, לכן בעצם אלכס הציל את חיי העובר</w:t>
      </w:r>
    </w:p>
    <w:p w14:paraId="3AD87949" w14:textId="1DB1C97A" w:rsidR="00EA2E8C" w:rsidRDefault="00EA2E8C" w:rsidP="003D69B7">
      <w:pPr>
        <w:rPr>
          <w:rFonts w:cs="Times New Roman"/>
          <w:rtl/>
        </w:rPr>
      </w:pPr>
    </w:p>
    <w:p w14:paraId="6A72B451" w14:textId="77777777" w:rsidR="00A33D93" w:rsidRPr="00A33D93" w:rsidRDefault="00A33D93" w:rsidP="00A33D93">
      <w:pPr>
        <w:rPr>
          <w:rFonts w:cs="Times New Roman"/>
          <w:rtl/>
        </w:rPr>
      </w:pPr>
      <w:r w:rsidRPr="00A33D93">
        <w:rPr>
          <w:rFonts w:cs="Times New Roman"/>
          <w:rtl/>
        </w:rPr>
        <w:t>אלכס שוב טוען שבעולם מושלם הוא היה אמור להפגע בתאונה וסופי היתה אמורה לצאת ללא פגע.</w:t>
      </w:r>
    </w:p>
    <w:p w14:paraId="4D7C79B1" w14:textId="77777777" w:rsidR="00A33D93" w:rsidRPr="00A33D93" w:rsidRDefault="00A33D93" w:rsidP="00A33D93">
      <w:pPr>
        <w:rPr>
          <w:rFonts w:cs="Times New Roman"/>
          <w:rtl/>
        </w:rPr>
      </w:pPr>
      <w:r w:rsidRPr="00A33D93">
        <w:rPr>
          <w:rFonts w:cs="Times New Roman"/>
          <w:rtl/>
        </w:rPr>
        <w:t>רעיון - לפני התאונה לתת כמה אנדיקציות לכך שבאמת היו לה קרישים בדם. מה הסימנים המוקדמים לכך? לבדוק.</w:t>
      </w:r>
    </w:p>
    <w:p w14:paraId="3B555537" w14:textId="77777777" w:rsidR="00A33D93" w:rsidRPr="00A33D93" w:rsidRDefault="00A33D93" w:rsidP="00A33D93">
      <w:pPr>
        <w:rPr>
          <w:rFonts w:cs="Times New Roman"/>
          <w:rtl/>
        </w:rPr>
      </w:pPr>
      <w:r w:rsidRPr="00A33D93">
        <w:rPr>
          <w:rFonts w:cs="Times New Roman"/>
          <w:rtl/>
        </w:rPr>
        <w:t>בחיי שיחסית לאדם ליברלי ועוד מילים לועזיות שאומרות אוהב אדם, מאמין בשוויון, אתה צר מוחין למדי.</w:t>
      </w:r>
    </w:p>
    <w:p w14:paraId="53B2F79F" w14:textId="77777777" w:rsidR="00A33D93" w:rsidRPr="00A33D93" w:rsidRDefault="00A33D93" w:rsidP="00A33D93">
      <w:pPr>
        <w:rPr>
          <w:rFonts w:cs="Times New Roman"/>
          <w:rtl/>
        </w:rPr>
      </w:pPr>
      <w:r w:rsidRPr="00A33D93">
        <w:rPr>
          <w:rFonts w:cs="Times New Roman"/>
          <w:rtl/>
        </w:rPr>
        <w:t xml:space="preserve">מי אמר שאני מאמין בשוויון? אני מאמין בחוסר שיוויון מוחלט, פשוט לא על בסיס צבע עור, או מין, או </w:t>
      </w:r>
      <w:r w:rsidRPr="00A33D93">
        <w:rPr>
          <w:rFonts w:cs="Times New Roman"/>
        </w:rPr>
        <w:t>social class</w:t>
      </w:r>
      <w:r w:rsidRPr="00A33D93">
        <w:rPr>
          <w:rFonts w:cs="Times New Roman"/>
          <w:rtl/>
        </w:rPr>
        <w:t xml:space="preserve"> או המיקום בחברה.</w:t>
      </w:r>
    </w:p>
    <w:p w14:paraId="13D26408" w14:textId="77777777" w:rsidR="00A33D93" w:rsidRPr="00A33D93" w:rsidRDefault="00A33D93" w:rsidP="00A33D93">
      <w:pPr>
        <w:rPr>
          <w:rFonts w:cs="Times New Roman"/>
          <w:rtl/>
        </w:rPr>
      </w:pPr>
      <w:r w:rsidRPr="00A33D93">
        <w:rPr>
          <w:rFonts w:cs="Times New Roman"/>
          <w:rtl/>
        </w:rPr>
        <w:t>אז על-פי מה?</w:t>
      </w:r>
    </w:p>
    <w:p w14:paraId="09545582" w14:textId="77777777" w:rsidR="00A33D93" w:rsidRPr="00A33D93" w:rsidRDefault="00A33D93" w:rsidP="00A33D93">
      <w:pPr>
        <w:rPr>
          <w:rFonts w:cs="Times New Roman"/>
          <w:rtl/>
        </w:rPr>
      </w:pPr>
      <w:r w:rsidRPr="00A33D93">
        <w:rPr>
          <w:rFonts w:cs="Times New Roman"/>
          <w:rtl/>
        </w:rPr>
        <w:t>אני מאמין שלאישה בהריון, או אימא לילדים קטנים, מגיע לחיות יותר מאשר לאיזה יצור כמוני.</w:t>
      </w:r>
    </w:p>
    <w:p w14:paraId="03612476" w14:textId="77777777" w:rsidR="00A33D93" w:rsidRPr="00A33D93" w:rsidRDefault="00A33D93" w:rsidP="00A33D93">
      <w:pPr>
        <w:rPr>
          <w:rFonts w:cs="Times New Roman"/>
          <w:rtl/>
        </w:rPr>
      </w:pPr>
      <w:r w:rsidRPr="00A33D93">
        <w:rPr>
          <w:rFonts w:cs="Times New Roman"/>
          <w:rtl/>
        </w:rPr>
        <w:t>באמת? ואם השירות הצבאי שלך גורם באיזו צורה לכך שאתה מגן על הילדים הקטנים האלו באיזה אופן שהאימא לעולם לא תוכל?</w:t>
      </w:r>
    </w:p>
    <w:p w14:paraId="40C07A3D" w14:textId="77777777" w:rsidR="00A33D93" w:rsidRPr="00A33D93" w:rsidRDefault="00A33D93" w:rsidP="00A33D93">
      <w:pPr>
        <w:rPr>
          <w:rFonts w:cs="Times New Roman"/>
          <w:rtl/>
        </w:rPr>
      </w:pPr>
      <w:r w:rsidRPr="00A33D93">
        <w:rPr>
          <w:rFonts w:cs="Times New Roman"/>
          <w:rtl/>
        </w:rPr>
        <w:t>אתה יודע שזה לא נכון.</w:t>
      </w:r>
    </w:p>
    <w:p w14:paraId="331E58EB" w14:textId="77777777" w:rsidR="00A33D93" w:rsidRPr="00A33D93" w:rsidRDefault="00A33D93" w:rsidP="00A33D93">
      <w:pPr>
        <w:rPr>
          <w:rFonts w:cs="Times New Roman"/>
          <w:rtl/>
        </w:rPr>
      </w:pPr>
      <w:r w:rsidRPr="00A33D93">
        <w:rPr>
          <w:rFonts w:cs="Times New Roman"/>
          <w:rtl/>
        </w:rPr>
        <w:t>אם מנעת אפילו התפוצצות אחת באוטובוס, זה נכון. מנעת התפוצצות של אוטובוס?</w:t>
      </w:r>
    </w:p>
    <w:p w14:paraId="2E45F249" w14:textId="77777777" w:rsidR="00A33D93" w:rsidRPr="00A33D93" w:rsidRDefault="00A33D93" w:rsidP="00A33D93">
      <w:pPr>
        <w:rPr>
          <w:rFonts w:cs="Times New Roman"/>
          <w:rtl/>
        </w:rPr>
      </w:pPr>
      <w:r w:rsidRPr="00A33D93">
        <w:rPr>
          <w:rFonts w:cs="Times New Roman"/>
          <w:rtl/>
        </w:rPr>
        <w:t>מה מנעתי. זאת עבודה עצומה, זה מעורבות של עשרות גופים ו -</w:t>
      </w:r>
    </w:p>
    <w:p w14:paraId="4C6C95DD" w14:textId="77777777" w:rsidR="00A33D93" w:rsidRPr="00A33D93" w:rsidRDefault="00A33D93" w:rsidP="00A33D93">
      <w:pPr>
        <w:rPr>
          <w:rFonts w:cs="Times New Roman"/>
          <w:rtl/>
        </w:rPr>
      </w:pPr>
      <w:r w:rsidRPr="00A33D93">
        <w:rPr>
          <w:rFonts w:cs="Times New Roman"/>
          <w:rtl/>
        </w:rPr>
        <w:t>אבל משהו שעשית מנע מאוטובוס להתפוצץ? או קניון?</w:t>
      </w:r>
    </w:p>
    <w:p w14:paraId="7CBE13BA" w14:textId="77777777" w:rsidR="00A33D93" w:rsidRPr="00A33D93" w:rsidRDefault="00A33D93" w:rsidP="00A33D93">
      <w:pPr>
        <w:rPr>
          <w:rFonts w:cs="Times New Roman"/>
          <w:rtl/>
        </w:rPr>
      </w:pPr>
      <w:r w:rsidRPr="00A33D93">
        <w:rPr>
          <w:rFonts w:cs="Times New Roman"/>
          <w:rtl/>
        </w:rPr>
        <w:t>מי שיחתום על איזה הסכם הבנות איתם יציל הרבה יותר אנשים.</w:t>
      </w:r>
    </w:p>
    <w:p w14:paraId="2307BB9C" w14:textId="77777777" w:rsidR="00A33D93" w:rsidRPr="00A33D93" w:rsidRDefault="00A33D93" w:rsidP="00A33D93">
      <w:pPr>
        <w:rPr>
          <w:rFonts w:cs="Times New Roman"/>
          <w:rtl/>
        </w:rPr>
      </w:pPr>
      <w:r w:rsidRPr="00A33D93">
        <w:rPr>
          <w:rFonts w:cs="Times New Roman"/>
          <w:rtl/>
        </w:rPr>
        <w:t>בסדר אבל עד שזה יגיע, בינתיים עזרת למנוע פיצוץ התאבדות?</w:t>
      </w:r>
    </w:p>
    <w:p w14:paraId="7AB51F05" w14:textId="77777777" w:rsidR="00A33D93" w:rsidRPr="00A33D93" w:rsidRDefault="00A33D93" w:rsidP="00A33D93">
      <w:pPr>
        <w:rPr>
          <w:rFonts w:cs="Times New Roman"/>
          <w:rtl/>
        </w:rPr>
      </w:pPr>
      <w:r w:rsidRPr="00A33D93">
        <w:rPr>
          <w:rFonts w:cs="Times New Roman"/>
          <w:rtl/>
        </w:rPr>
        <w:t>עזר. אולי, במסגרת פעילות נרחבת של -</w:t>
      </w:r>
    </w:p>
    <w:p w14:paraId="1173EA5F" w14:textId="77777777" w:rsidR="00A33D93" w:rsidRPr="00A33D93" w:rsidRDefault="00A33D93" w:rsidP="00A33D93">
      <w:pPr>
        <w:rPr>
          <w:rFonts w:cs="Times New Roman"/>
          <w:rtl/>
        </w:rPr>
      </w:pPr>
      <w:r w:rsidRPr="00A33D93">
        <w:rPr>
          <w:rFonts w:cs="Times New Roman"/>
          <w:rtl/>
        </w:rPr>
        <w:t>אז הנה לך. היצלת את הילדים הקטנים, מגיע לך לחיות.</w:t>
      </w:r>
    </w:p>
    <w:p w14:paraId="488B0CA2" w14:textId="26F2F330" w:rsidR="00EA2E8C" w:rsidRDefault="00A33D93" w:rsidP="00A33D93">
      <w:pPr>
        <w:rPr>
          <w:rFonts w:cs="Times New Roman"/>
          <w:rtl/>
        </w:rPr>
      </w:pPr>
      <w:r w:rsidRPr="00A33D93">
        <w:rPr>
          <w:rFonts w:cs="Times New Roman"/>
          <w:rtl/>
        </w:rPr>
        <w:lastRenderedPageBreak/>
        <w:t>אלכס בתור ילד היה מצחיק, היה חסר מנוח, היה שובב, ובכל זאת נראה היה לארקדי שאיכשהו זה יצא כך שכבר מתקופת הילדות הוא ידע שאלכס הוא מעין סוג של אדם שיגיע רגע והוא יתווכח איתו על זכותו לחיות.</w:t>
      </w:r>
    </w:p>
    <w:p w14:paraId="0A02C48C" w14:textId="51684683" w:rsidR="00987B91" w:rsidRDefault="00987B91" w:rsidP="003D69B7">
      <w:pPr>
        <w:rPr>
          <w:rtl/>
        </w:rPr>
      </w:pPr>
    </w:p>
    <w:p w14:paraId="2865F3C5" w14:textId="6A45A0C9" w:rsidR="00A33D93" w:rsidRDefault="00A33D93" w:rsidP="003D69B7">
      <w:pPr>
        <w:rPr>
          <w:rtl/>
        </w:rPr>
      </w:pPr>
    </w:p>
    <w:p w14:paraId="0C361F28" w14:textId="68C87CD1" w:rsidR="00A33D93" w:rsidRDefault="00A33D93" w:rsidP="00A33D93">
      <w:pPr>
        <w:pStyle w:val="Heading3"/>
        <w:rPr>
          <w:rtl/>
        </w:rPr>
      </w:pPr>
      <w:r>
        <w:rPr>
          <w:rFonts w:hint="cs"/>
          <w:rtl/>
        </w:rPr>
        <w:t>גובה</w:t>
      </w:r>
    </w:p>
    <w:p w14:paraId="6E6942B4" w14:textId="5730D8FE" w:rsidR="00A33D93" w:rsidRDefault="00A33D93" w:rsidP="003D69B7">
      <w:pPr>
        <w:rPr>
          <w:rtl/>
        </w:rPr>
      </w:pPr>
    </w:p>
    <w:p w14:paraId="0E573ADB" w14:textId="77777777" w:rsidR="00A33D93" w:rsidRDefault="00A33D93" w:rsidP="00A33D93">
      <w:pPr>
        <w:rPr>
          <w:rtl/>
        </w:rPr>
      </w:pPr>
      <w:r>
        <w:rPr>
          <w:rFonts w:cs="Times New Roman"/>
          <w:rtl/>
        </w:rPr>
        <w:t>יותר קל לזוז כשאתה קטן, יותר קל להיות מהיר, לקפוץ, להרים את עצמך, להתקפל...</w:t>
      </w:r>
    </w:p>
    <w:p w14:paraId="43798F04" w14:textId="77777777" w:rsidR="00A33D93" w:rsidRDefault="00A33D93" w:rsidP="00A33D93">
      <w:pPr>
        <w:rPr>
          <w:rtl/>
        </w:rPr>
      </w:pPr>
      <w:r>
        <w:rPr>
          <w:rFonts w:cs="Times New Roman"/>
          <w:rtl/>
        </w:rPr>
        <w:t>אלכס אני לא מאמין עליך שאתה מתגעגע לתקופה שהיית נמוך.</w:t>
      </w:r>
    </w:p>
    <w:p w14:paraId="297073C8" w14:textId="7942F548" w:rsidR="00A33D93" w:rsidRDefault="00A33D93" w:rsidP="00A33D93">
      <w:pPr>
        <w:rPr>
          <w:rtl/>
        </w:rPr>
      </w:pPr>
      <w:r>
        <w:rPr>
          <w:rFonts w:cs="Times New Roman"/>
          <w:rtl/>
        </w:rPr>
        <w:t>למה לא? היו לי כל היכולות של עכשו, והרבה יותר (חוץ מהיכולת להגיע למדף העליון בסופרמרקט</w:t>
      </w:r>
      <w:r>
        <w:rPr>
          <w:rFonts w:cs="Times New Roman" w:hint="cs"/>
          <w:rtl/>
        </w:rPr>
        <w:t>, ושלא יסתירו לך בהופעות בעמידה</w:t>
      </w:r>
      <w:r>
        <w:rPr>
          <w:rFonts w:cs="Times New Roman"/>
          <w:rtl/>
        </w:rPr>
        <w:t>), תמורת הרבה פחות - הרבה פחות אוכל, הרבה פחות בד לבגדים שמכסים אותי, הרבה פחות חלל שאני תופס, בכלל - הייתי יותר אקולוגי.</w:t>
      </w:r>
    </w:p>
    <w:p w14:paraId="5A1685A3" w14:textId="77777777" w:rsidR="00A33D93" w:rsidRDefault="00A33D93" w:rsidP="00A33D93">
      <w:pPr>
        <w:rPr>
          <w:rtl/>
        </w:rPr>
      </w:pPr>
      <w:r>
        <w:rPr>
          <w:rFonts w:cs="Times New Roman"/>
          <w:rtl/>
        </w:rPr>
        <w:t>אבל היית צריך להסתכל על כולם מלמטה.</w:t>
      </w:r>
    </w:p>
    <w:p w14:paraId="08016DCE" w14:textId="2D11B115" w:rsidR="00A33D93" w:rsidRDefault="00A33D93" w:rsidP="00A33D93">
      <w:pPr>
        <w:rPr>
          <w:rtl/>
        </w:rPr>
      </w:pPr>
      <w:r>
        <w:rPr>
          <w:rFonts w:cs="Times New Roman"/>
          <w:rtl/>
        </w:rPr>
        <w:t>לא הסתכלתי על אף אחד מלמטה. כמו שעכשו אני לא מסתכל מלמעלה. אני מסיט את המבט לאן שצריך, אבל אני לא מסתכל מלמעלה. הגובה של האדם לא תופס שום חלק בזה, וזה גם לא מעניין.</w:t>
      </w:r>
    </w:p>
    <w:p w14:paraId="1BE58597" w14:textId="1594D4B0" w:rsidR="00A33D93" w:rsidRDefault="00A33D93" w:rsidP="003D69B7">
      <w:pPr>
        <w:rPr>
          <w:rtl/>
        </w:rPr>
      </w:pPr>
      <w:r>
        <w:rPr>
          <w:rFonts w:hint="cs"/>
          <w:rtl/>
        </w:rPr>
        <w:t>[להעתיק עוד מ-</w:t>
      </w:r>
      <w:r>
        <w:rPr>
          <w:rFonts w:hint="cs"/>
        </w:rPr>
        <w:t>STG</w:t>
      </w:r>
      <w:r>
        <w:rPr>
          <w:rFonts w:hint="cs"/>
          <w:rtl/>
        </w:rPr>
        <w:t>]</w:t>
      </w:r>
    </w:p>
    <w:p w14:paraId="4C1250F0" w14:textId="77777777" w:rsidR="00A33D93" w:rsidRDefault="00A33D93" w:rsidP="003D69B7">
      <w:pPr>
        <w:rPr>
          <w:rtl/>
        </w:rPr>
      </w:pPr>
    </w:p>
    <w:p w14:paraId="1A5A1FC9" w14:textId="799FD135" w:rsidR="00987B91" w:rsidRDefault="00987B91" w:rsidP="00906AF6">
      <w:pPr>
        <w:pStyle w:val="Heading3"/>
        <w:rPr>
          <w:rtl/>
        </w:rPr>
      </w:pPr>
      <w:r>
        <w:rPr>
          <w:rFonts w:hint="cs"/>
          <w:rtl/>
        </w:rPr>
        <w:t>שיחה על הבנות שאלכס נמצא איתן</w:t>
      </w:r>
    </w:p>
    <w:p w14:paraId="0329C536" w14:textId="633390C9" w:rsidR="00987B91" w:rsidRDefault="00987B91" w:rsidP="003D69B7">
      <w:pPr>
        <w:rPr>
          <w:rtl/>
        </w:rPr>
      </w:pPr>
      <w:r>
        <w:rPr>
          <w:rFonts w:hint="cs"/>
          <w:rtl/>
        </w:rPr>
        <w:t xml:space="preserve">"האינך חושש אלכס," אמר ארקדי, "שיגיע היום </w:t>
      </w:r>
      <w:r w:rsidR="00906AF6">
        <w:rPr>
          <w:rFonts w:hint="cs"/>
          <w:rtl/>
        </w:rPr>
        <w:t>ותיווכח שמישהי שהיתה שלך פעם, בכל ליבה, באהבתה ואתה מאסת בה, האינך חושש שתיווכח שהיא האדם היחיד עבורך בכל העולם?"</w:t>
      </w:r>
    </w:p>
    <w:p w14:paraId="4C464F27" w14:textId="0F416CC7" w:rsidR="00906AF6" w:rsidRDefault="00906AF6" w:rsidP="003D69B7">
      <w:pPr>
        <w:rPr>
          <w:rtl/>
        </w:rPr>
      </w:pPr>
      <w:r>
        <w:rPr>
          <w:rFonts w:hint="cs"/>
          <w:rtl/>
        </w:rPr>
        <w:t>"כמו טטיאנה לארין[?] ואיבגני אונייגין?"</w:t>
      </w:r>
    </w:p>
    <w:p w14:paraId="193C2330" w14:textId="42297C3A" w:rsidR="00906AF6" w:rsidRDefault="00906AF6" w:rsidP="003D69B7">
      <w:pPr>
        <w:rPr>
          <w:rtl/>
        </w:rPr>
      </w:pPr>
      <w:r>
        <w:rPr>
          <w:rFonts w:hint="cs"/>
          <w:rtl/>
        </w:rPr>
        <w:t>"כן! בדיוק כך!"</w:t>
      </w:r>
    </w:p>
    <w:p w14:paraId="26E1DEB5" w14:textId="647B9184" w:rsidR="00906AF6" w:rsidRDefault="00906AF6" w:rsidP="003D69B7">
      <w:pPr>
        <w:rPr>
          <w:rtl/>
        </w:rPr>
      </w:pPr>
      <w:r>
        <w:rPr>
          <w:rFonts w:hint="cs"/>
          <w:rtl/>
        </w:rPr>
        <w:t xml:space="preserve">"אז </w:t>
      </w:r>
      <w:r>
        <w:rPr>
          <w:rtl/>
        </w:rPr>
        <w:t>–</w:t>
      </w:r>
      <w:r>
        <w:rPr>
          <w:rFonts w:hint="cs"/>
          <w:rtl/>
        </w:rPr>
        <w:t xml:space="preserve"> לעולם לא לדחות אף אחת? לחיות לעד עם הראשונה שמתאהבת בי?"</w:t>
      </w:r>
    </w:p>
    <w:p w14:paraId="738A5442" w14:textId="10145348" w:rsidR="00906AF6" w:rsidRDefault="00906AF6" w:rsidP="003D69B7">
      <w:pPr>
        <w:rPr>
          <w:rtl/>
        </w:rPr>
      </w:pPr>
      <w:r>
        <w:rPr>
          <w:rFonts w:hint="cs"/>
          <w:rtl/>
        </w:rPr>
        <w:t>ארקדי לא ידע מה יענה.</w:t>
      </w:r>
    </w:p>
    <w:p w14:paraId="76CBB26A" w14:textId="27296F1F" w:rsidR="00906AF6" w:rsidRDefault="00906AF6" w:rsidP="003D69B7">
      <w:pPr>
        <w:rPr>
          <w:rtl/>
        </w:rPr>
      </w:pPr>
      <w:r>
        <w:rPr>
          <w:rFonts w:hint="cs"/>
          <w:rtl/>
        </w:rPr>
        <w:t xml:space="preserve">"אני חושב," אלכס אמר, "שהדרך הנכונה להמנע מטרגדיה מהסור של אונייגין היא לא לפלרטט עם אף אחת ששייכת לאחר. ולעולם לא לפתח </w:t>
      </w:r>
      <w:r w:rsidR="0051416B">
        <w:rPr>
          <w:rFonts w:hint="cs"/>
          <w:rtl/>
        </w:rPr>
        <w:t xml:space="preserve">בהן </w:t>
      </w:r>
      <w:r>
        <w:rPr>
          <w:rFonts w:hint="cs"/>
          <w:rtl/>
        </w:rPr>
        <w:t>ציפיות.</w:t>
      </w:r>
      <w:r w:rsidR="001E70ED">
        <w:rPr>
          <w:rFonts w:hint="cs"/>
          <w:rtl/>
        </w:rPr>
        <w:t xml:space="preserve"> זה הכי חשוב </w:t>
      </w:r>
      <w:r w:rsidR="001E70ED">
        <w:rPr>
          <w:rtl/>
        </w:rPr>
        <w:t>–</w:t>
      </w:r>
      <w:r w:rsidR="001E70ED">
        <w:rPr>
          <w:rFonts w:hint="cs"/>
          <w:rtl/>
        </w:rPr>
        <w:t xml:space="preserve"> ציפיות שוא זה הדבר שהכי מעיק אחר-כך."</w:t>
      </w:r>
    </w:p>
    <w:p w14:paraId="7B98B540" w14:textId="2C6E52E9" w:rsidR="00516749" w:rsidRDefault="00516749" w:rsidP="003D69B7">
      <w:pPr>
        <w:rPr>
          <w:rtl/>
        </w:rPr>
      </w:pPr>
    </w:p>
    <w:p w14:paraId="1F6F7576" w14:textId="20025F96" w:rsidR="00516749" w:rsidRDefault="00516749" w:rsidP="003D69B7">
      <w:pPr>
        <w:rPr>
          <w:rtl/>
        </w:rPr>
      </w:pPr>
      <w:r>
        <w:rPr>
          <w:rFonts w:hint="cs"/>
          <w:rtl/>
        </w:rPr>
        <w:t xml:space="preserve">"אני אפילו לא אוהב בנות מתולתלות," ארקדי אמר, </w:t>
      </w:r>
      <w:r w:rsidR="00AA2337">
        <w:rPr>
          <w:rFonts w:hint="cs"/>
          <w:rtl/>
        </w:rPr>
        <w:t>כשניסה למצוא עוד סיבות למה לשמוח שנפרד מהדס. היא היתה מתולתלת. "אני בטוח שגם אתה לא סובל מתולתלות."</w:t>
      </w:r>
    </w:p>
    <w:p w14:paraId="4A14AD35" w14:textId="566F2CC3" w:rsidR="00AA2337" w:rsidRDefault="00AA2337" w:rsidP="003D69B7">
      <w:pPr>
        <w:rPr>
          <w:rtl/>
        </w:rPr>
      </w:pPr>
      <w:r>
        <w:rPr>
          <w:rFonts w:hint="cs"/>
          <w:rtl/>
        </w:rPr>
        <w:t>אלכס חייך.</w:t>
      </w:r>
    </w:p>
    <w:p w14:paraId="021523F6" w14:textId="1619C7C0" w:rsidR="00AA2337" w:rsidRDefault="00AA2337" w:rsidP="003D69B7">
      <w:pPr>
        <w:rPr>
          <w:rtl/>
        </w:rPr>
      </w:pPr>
      <w:r>
        <w:rPr>
          <w:rFonts w:hint="cs"/>
          <w:rtl/>
        </w:rPr>
        <w:t>"מה אתה מחייך?"</w:t>
      </w:r>
    </w:p>
    <w:p w14:paraId="7610C473" w14:textId="25283DEC" w:rsidR="00AA2337" w:rsidRDefault="00AA2337" w:rsidP="003D69B7">
      <w:pPr>
        <w:rPr>
          <w:rtl/>
        </w:rPr>
      </w:pPr>
      <w:r>
        <w:rPr>
          <w:rFonts w:hint="cs"/>
          <w:rtl/>
        </w:rPr>
        <w:t>"אין הרבה דברים בבנות שאני ממש לא סובל."</w:t>
      </w:r>
    </w:p>
    <w:p w14:paraId="6377C145" w14:textId="353FE910" w:rsidR="00AA2337" w:rsidRDefault="00AA2337" w:rsidP="003D69B7">
      <w:pPr>
        <w:rPr>
          <w:rtl/>
        </w:rPr>
      </w:pPr>
      <w:r>
        <w:rPr>
          <w:rFonts w:hint="cs"/>
          <w:rtl/>
        </w:rPr>
        <w:t>"אני בטוח שאתה אף פעם לא היית עם מישהי מתולתלת."</w:t>
      </w:r>
    </w:p>
    <w:p w14:paraId="6FDCDAE9" w14:textId="291DF460" w:rsidR="00AA2337" w:rsidRDefault="00AA2337" w:rsidP="003D69B7">
      <w:pPr>
        <w:rPr>
          <w:rtl/>
        </w:rPr>
      </w:pPr>
      <w:r>
        <w:rPr>
          <w:rFonts w:hint="cs"/>
          <w:rtl/>
        </w:rPr>
        <w:lastRenderedPageBreak/>
        <w:t>"הייתי עם כל מני."</w:t>
      </w:r>
    </w:p>
    <w:p w14:paraId="42FE14CB" w14:textId="01C952B3" w:rsidR="002B20CD" w:rsidRDefault="00AA2337" w:rsidP="00A51122">
      <w:pPr>
        <w:rPr>
          <w:rtl/>
        </w:rPr>
      </w:pPr>
      <w:r>
        <w:rPr>
          <w:rFonts w:hint="cs"/>
          <w:rtl/>
        </w:rPr>
        <w:t>"גם מתולתלות?"</w:t>
      </w:r>
    </w:p>
    <w:p w14:paraId="23764CE9" w14:textId="781995EF" w:rsidR="00AA2337" w:rsidRDefault="00AA2337" w:rsidP="00A51122">
      <w:pPr>
        <w:rPr>
          <w:rtl/>
        </w:rPr>
      </w:pPr>
      <w:r>
        <w:rPr>
          <w:rFonts w:hint="cs"/>
          <w:rtl/>
        </w:rPr>
        <w:t xml:space="preserve">אלכס </w:t>
      </w:r>
      <w:r>
        <w:t>shrugged</w:t>
      </w:r>
      <w:r>
        <w:rPr>
          <w:rFonts w:hint="cs"/>
          <w:rtl/>
        </w:rPr>
        <w:t>. "לילך היתה מתולתלת."</w:t>
      </w:r>
    </w:p>
    <w:p w14:paraId="0899D94E" w14:textId="525E356E" w:rsidR="00AA2337" w:rsidRDefault="00AA2337" w:rsidP="00A51122">
      <w:pPr>
        <w:rPr>
          <w:rtl/>
        </w:rPr>
      </w:pPr>
      <w:r>
        <w:rPr>
          <w:rFonts w:hint="cs"/>
          <w:rtl/>
        </w:rPr>
        <w:t>"כן, אני לא מדבר על תלתלים כאלה, פתוחים, גליים, חמודים! אני מדבר על תלתלים סבוכים, אדיוטים."</w:t>
      </w:r>
    </w:p>
    <w:p w14:paraId="42A85426" w14:textId="4F19E1CA" w:rsidR="00AA2337" w:rsidRDefault="00AA2337" w:rsidP="00A51122">
      <w:pPr>
        <w:rPr>
          <w:rtl/>
        </w:rPr>
      </w:pPr>
      <w:r>
        <w:rPr>
          <w:rFonts w:hint="cs"/>
          <w:rtl/>
        </w:rPr>
        <w:t>"זה אף פעם לא הפריע לי."</w:t>
      </w:r>
    </w:p>
    <w:p w14:paraId="2EF7F1A7" w14:textId="78FE6363" w:rsidR="00B249CB" w:rsidRDefault="00B249CB" w:rsidP="00A51122">
      <w:pPr>
        <w:rPr>
          <w:rtl/>
        </w:rPr>
      </w:pPr>
    </w:p>
    <w:p w14:paraId="5237D75B" w14:textId="434DAAC8" w:rsidR="00B249CB" w:rsidRDefault="00B249CB" w:rsidP="00A51122">
      <w:pPr>
        <w:rPr>
          <w:rtl/>
        </w:rPr>
      </w:pPr>
    </w:p>
    <w:p w14:paraId="2A031716" w14:textId="77777777" w:rsidR="00B249CB" w:rsidRDefault="00B249CB" w:rsidP="00B249CB">
      <w:pPr>
        <w:rPr>
          <w:rtl/>
        </w:rPr>
      </w:pPr>
      <w:r>
        <w:rPr>
          <w:rFonts w:cs="Times New Roman"/>
          <w:rtl/>
        </w:rPr>
        <w:t>ארקדי - כשאתה בא להתחיל עם בחורה, אתה יודע מראש מה תאמר לה?</w:t>
      </w:r>
    </w:p>
    <w:p w14:paraId="53998301" w14:textId="77777777" w:rsidR="00B249CB" w:rsidRDefault="00B249CB" w:rsidP="00B249CB">
      <w:pPr>
        <w:rPr>
          <w:rtl/>
        </w:rPr>
      </w:pPr>
      <w:r>
        <w:rPr>
          <w:rFonts w:cs="Times New Roman"/>
          <w:rtl/>
        </w:rPr>
        <w:t>אלכס - תגיד לי ארקדי, כשאני בא לדבר עם חמור כמוך, אני יודע מראש מה אומר לו?</w:t>
      </w:r>
    </w:p>
    <w:p w14:paraId="4343994D" w14:textId="77777777" w:rsidR="00B249CB" w:rsidRDefault="00B249CB" w:rsidP="00B249CB">
      <w:pPr>
        <w:rPr>
          <w:rtl/>
        </w:rPr>
      </w:pPr>
      <w:r>
        <w:rPr>
          <w:rFonts w:cs="Times New Roman"/>
          <w:rtl/>
        </w:rPr>
        <w:t>ארקדי נעלב.</w:t>
      </w:r>
    </w:p>
    <w:p w14:paraId="135CF3F2" w14:textId="77777777" w:rsidR="00B249CB" w:rsidRDefault="00B249CB" w:rsidP="00B249CB">
      <w:pPr>
        <w:rPr>
          <w:rtl/>
        </w:rPr>
      </w:pPr>
      <w:r>
        <w:rPr>
          <w:rFonts w:cs="Times New Roman"/>
          <w:rtl/>
        </w:rPr>
        <w:t>אלכס - נו, שוב נעלב. איך אני אדע מה אומר לה מראש?</w:t>
      </w:r>
    </w:p>
    <w:p w14:paraId="70073DA3" w14:textId="77777777" w:rsidR="00B249CB" w:rsidRDefault="00B249CB" w:rsidP="00B249CB">
      <w:pPr>
        <w:rPr>
          <w:rtl/>
        </w:rPr>
      </w:pPr>
      <w:r>
        <w:rPr>
          <w:rFonts w:cs="Times New Roman"/>
          <w:rtl/>
        </w:rPr>
        <w:t>ארקדי - כי צריך לתכנן את זה.</w:t>
      </w:r>
    </w:p>
    <w:p w14:paraId="159D83A4" w14:textId="4A5DDE77" w:rsidR="00B249CB" w:rsidRDefault="00B249CB" w:rsidP="00B249CB">
      <w:pPr>
        <w:rPr>
          <w:rFonts w:cs="Times New Roman"/>
          <w:rtl/>
        </w:rPr>
      </w:pPr>
      <w:r>
        <w:rPr>
          <w:rFonts w:cs="Times New Roman"/>
          <w:rtl/>
        </w:rPr>
        <w:t>אלכס - אבל אז זה לא יהיה מעניין.</w:t>
      </w:r>
    </w:p>
    <w:p w14:paraId="0E2C6662" w14:textId="58606756" w:rsidR="008F5DDA" w:rsidRDefault="008F5DDA" w:rsidP="00B249CB">
      <w:pPr>
        <w:rPr>
          <w:rtl/>
        </w:rPr>
      </w:pPr>
    </w:p>
    <w:p w14:paraId="05692EC1" w14:textId="678E25C6" w:rsidR="008F5DDA" w:rsidRDefault="008F5DDA" w:rsidP="00B249CB">
      <w:pPr>
        <w:rPr>
          <w:rtl/>
        </w:rPr>
      </w:pPr>
      <w:r>
        <w:rPr>
          <w:rFonts w:hint="cs"/>
          <w:rtl/>
        </w:rPr>
        <w:t>"אתה לא מרגיש ריק וסתמי אחרי שאתה עם מישהי פעם אחת, ושלא תשובו להפגש עוד לעולם?"</w:t>
      </w:r>
    </w:p>
    <w:p w14:paraId="534C1BEF" w14:textId="0AF4592E" w:rsidR="008F5DDA" w:rsidRDefault="008F5DDA" w:rsidP="00B249CB">
      <w:pPr>
        <w:rPr>
          <w:rtl/>
        </w:rPr>
      </w:pPr>
      <w:r>
        <w:rPr>
          <w:rFonts w:hint="cs"/>
          <w:rtl/>
        </w:rPr>
        <w:t>"לא, למה שאני ארגיש ריק וסתמי? אני לא מהצדקנים, המתחסדים האלה, שהכל אצלם צריל להיות בעל משמעות עצומה."</w:t>
      </w:r>
    </w:p>
    <w:p w14:paraId="5B0DFA99" w14:textId="78375A24" w:rsidR="008F5DDA" w:rsidRDefault="008F5DDA" w:rsidP="00B249CB">
      <w:pPr>
        <w:rPr>
          <w:rtl/>
        </w:rPr>
      </w:pPr>
      <w:r>
        <w:rPr>
          <w:rFonts w:hint="cs"/>
          <w:rtl/>
        </w:rPr>
        <w:t>ארקדי לא השתכנע.</w:t>
      </w:r>
    </w:p>
    <w:p w14:paraId="7E8A1721" w14:textId="37E97531" w:rsidR="008F5DDA" w:rsidRDefault="008F5DDA" w:rsidP="00B249CB">
      <w:pPr>
        <w:rPr>
          <w:rtl/>
        </w:rPr>
      </w:pPr>
      <w:r>
        <w:rPr>
          <w:rFonts w:hint="cs"/>
          <w:rtl/>
        </w:rPr>
        <w:t xml:space="preserve">"אם אני אדע עליה כמה אחים יש לה ואת השם של המורה שלה [או משהו </w:t>
      </w:r>
      <w:r>
        <w:rPr>
          <w:rtl/>
        </w:rPr>
        <w:t>–</w:t>
      </w:r>
      <w:r>
        <w:rPr>
          <w:rFonts w:hint="cs"/>
          <w:rtl/>
        </w:rPr>
        <w:t xml:space="preserve"> מה שארקדי תמיד התגאה בו שידע לגבי הדס, כאילו לאמור </w:t>
      </w:r>
      <w:r>
        <w:rPr>
          <w:rtl/>
        </w:rPr>
        <w:t>–</w:t>
      </w:r>
      <w:r>
        <w:rPr>
          <w:rFonts w:hint="cs"/>
          <w:rtl/>
        </w:rPr>
        <w:t xml:space="preserve"> אני ממש מכיר אותה, הכי טוב בעולם], זה יהיה משהו שונה לגמרי. שניהם בסדר, אבל כל אחד הוא שונה לגמרי. לא תמיד אתה רוצה רק מהאחד, לפעמים אתה רוצה גם מהשני."</w:t>
      </w:r>
    </w:p>
    <w:p w14:paraId="1241A4B5" w14:textId="2CD7A50B" w:rsidR="008F5DDA" w:rsidRDefault="008F5DDA" w:rsidP="00B249CB">
      <w:pPr>
        <w:rPr>
          <w:rtl/>
        </w:rPr>
      </w:pPr>
      <w:r>
        <w:rPr>
          <w:rFonts w:hint="cs"/>
          <w:rtl/>
        </w:rPr>
        <w:t>"ומה איתה?"</w:t>
      </w:r>
    </w:p>
    <w:p w14:paraId="67E350B0" w14:textId="0DFC4BC5" w:rsidR="008F5DDA" w:rsidRDefault="008F5DDA" w:rsidP="00B249CB">
      <w:pPr>
        <w:rPr>
          <w:rtl/>
        </w:rPr>
      </w:pPr>
      <w:r>
        <w:rPr>
          <w:rFonts w:hint="cs"/>
          <w:rtl/>
        </w:rPr>
        <w:t>"גם היא לפעמים רוצה רק מהשני. מה היא צריכה לדעת עלי</w:t>
      </w:r>
      <w:r w:rsidR="00BB3D9E">
        <w:rPr>
          <w:rFonts w:hint="cs"/>
          <w:rtl/>
        </w:rPr>
        <w:t>? כל המייסעס והסיבוכים והדפיקויות וגו' שלי. למה היא צריכה להיכנס לזה. לפעמים לא בא גם לבת להיכנס לזה. לא בא לה, גם אם היא בת."</w:t>
      </w:r>
    </w:p>
    <w:p w14:paraId="22F39005" w14:textId="54CD05D8" w:rsidR="00BB3D9E" w:rsidRDefault="00BB3D9E" w:rsidP="00B249CB">
      <w:pPr>
        <w:rPr>
          <w:rtl/>
        </w:rPr>
      </w:pPr>
      <w:r>
        <w:rPr>
          <w:rFonts w:hint="cs"/>
          <w:rtl/>
        </w:rPr>
        <w:t>ארקדי רק הכיר מישהי אחת, והיא רצתה להתמסד ולהתייסד ואולי גם להסתייד. ארקדי ידע שההתמסדות וההסתיידות הולכות יד ביד, וההסתיידות הזאת היתה גורלו שהוא כבר השלים איתו.</w:t>
      </w:r>
    </w:p>
    <w:p w14:paraId="58661931" w14:textId="054E58B1" w:rsidR="00BB3D9E" w:rsidRDefault="00BB3D9E" w:rsidP="00B249CB">
      <w:pPr>
        <w:rPr>
          <w:rtl/>
        </w:rPr>
      </w:pPr>
      <w:r>
        <w:rPr>
          <w:rFonts w:hint="cs"/>
          <w:rtl/>
        </w:rPr>
        <w:t>"זה לא מוביל לשום ריקנות. גם לפעמים יוצא לי לישון לא על מיטת-פאר עם מצעים מעומלנים אלא על האדמה, עם הראש על הקיטבג והפנים שלי בינתיים נשרפות בשמש. זה לא גורם לריקנות.</w:t>
      </w:r>
      <w:r w:rsidR="00506A11">
        <w:rPr>
          <w:rFonts w:hint="cs"/>
          <w:rtl/>
        </w:rPr>
        <w:t>"</w:t>
      </w:r>
    </w:p>
    <w:p w14:paraId="29AD2C3C" w14:textId="7386BA88" w:rsidR="00506A11" w:rsidRDefault="00506A11" w:rsidP="00B249CB">
      <w:pPr>
        <w:rPr>
          <w:rtl/>
        </w:rPr>
      </w:pPr>
    </w:p>
    <w:p w14:paraId="12AEF137" w14:textId="5C687D8E" w:rsidR="00506A11" w:rsidRDefault="00506A11" w:rsidP="00B249CB">
      <w:pPr>
        <w:rPr>
          <w:rtl/>
        </w:rPr>
      </w:pPr>
    </w:p>
    <w:p w14:paraId="239F26E8" w14:textId="77777777" w:rsidR="00506A11" w:rsidRDefault="00506A11" w:rsidP="00506A11">
      <w:pPr>
        <w:rPr>
          <w:rtl/>
        </w:rPr>
      </w:pPr>
    </w:p>
    <w:p w14:paraId="2FA5A1BB" w14:textId="2BA45126" w:rsidR="00506A11" w:rsidRDefault="00506A11" w:rsidP="00506A11">
      <w:pPr>
        <w:rPr>
          <w:rtl/>
        </w:rPr>
      </w:pPr>
      <w:r>
        <w:rPr>
          <w:rFonts w:cs="Times New Roman"/>
          <w:rtl/>
        </w:rPr>
        <w:t>ארקדי מנסה לשכנע את אלכס שזה בסדר להתחתן עם החברה מהתיכון, היא יכולה להיות קולית והכל יכול להיות קול מאוד [כמו תום ואיה], עם החבורה ה</w:t>
      </w:r>
      <w:r>
        <w:t>tight</w:t>
      </w:r>
      <w:r>
        <w:rPr>
          <w:rFonts w:cs="Times New Roman"/>
          <w:rtl/>
        </w:rPr>
        <w:t xml:space="preserve"> שלך וכל מי שאתה מכיר כבר שנים, למה להחליף.. ..</w:t>
      </w:r>
    </w:p>
    <w:p w14:paraId="17B42E88" w14:textId="7669C76F" w:rsidR="00506A11" w:rsidRDefault="00506A11" w:rsidP="00B249CB">
      <w:pPr>
        <w:rPr>
          <w:rtl/>
        </w:rPr>
      </w:pPr>
    </w:p>
    <w:p w14:paraId="5314D7B9" w14:textId="4D1D7991" w:rsidR="00506A11" w:rsidRDefault="00EC557E" w:rsidP="00B249CB">
      <w:pPr>
        <w:rPr>
          <w:rtl/>
        </w:rPr>
      </w:pPr>
      <w:r>
        <w:rPr>
          <w:rFonts w:hint="cs"/>
          <w:rtl/>
        </w:rPr>
        <w:lastRenderedPageBreak/>
        <w:t xml:space="preserve">בקשר לארקדי שהוא כמו דוב מערות- </w:t>
      </w:r>
    </w:p>
    <w:p w14:paraId="48632969" w14:textId="77777777" w:rsidR="00EC557E" w:rsidRDefault="00EC557E" w:rsidP="00EC557E">
      <w:r>
        <w:t>From Shakespeare's The Winter's Tale</w:t>
      </w:r>
      <w:r>
        <w:rPr>
          <w:rFonts w:cs="Times New Roman"/>
          <w:rtl/>
        </w:rPr>
        <w:t>:</w:t>
      </w:r>
    </w:p>
    <w:p w14:paraId="1F386F13" w14:textId="77777777" w:rsidR="00EC557E" w:rsidRDefault="00EC557E" w:rsidP="00EC557E">
      <w:r>
        <w:t>Old Turtle</w:t>
      </w:r>
    </w:p>
    <w:p w14:paraId="7ECD8BC2" w14:textId="5309DBC8" w:rsidR="00EC557E" w:rsidRDefault="00EC557E" w:rsidP="00EC557E">
      <w:pPr>
        <w:rPr>
          <w:rtl/>
        </w:rPr>
      </w:pPr>
      <w:r>
        <w:rPr>
          <w:rFonts w:cs="Times New Roman"/>
          <w:rtl/>
        </w:rPr>
        <w:t>כך אלכס מכנה את עצמו - צב קשיש שכמותי. או לחילופין כששואלים את אלכס כמו איזו חיה הוא הוא אומר – כמו צב זקן.</w:t>
      </w:r>
    </w:p>
    <w:p w14:paraId="41547E1F" w14:textId="77777777" w:rsidR="00BD266F" w:rsidRDefault="00BD266F" w:rsidP="00E92F11">
      <w:pPr>
        <w:rPr>
          <w:rtl/>
        </w:rPr>
      </w:pPr>
    </w:p>
    <w:p w14:paraId="6177301E" w14:textId="77777777" w:rsidR="00BD266F" w:rsidRPr="0044357B" w:rsidRDefault="00BD266F" w:rsidP="00322FD3">
      <w:pPr>
        <w:pStyle w:val="Heading2"/>
        <w:rPr>
          <w:rtl/>
        </w:rPr>
      </w:pPr>
      <w:bookmarkStart w:id="105" w:name="_Toc297351170"/>
      <w:bookmarkStart w:id="106" w:name="_Toc322023188"/>
      <w:bookmarkStart w:id="107" w:name="_Toc299174474"/>
      <w:bookmarkStart w:id="108" w:name="_Toc408762915"/>
      <w:r w:rsidRPr="0044357B">
        <w:rPr>
          <w:rtl/>
        </w:rPr>
        <w:t>בבריכה</w:t>
      </w:r>
      <w:bookmarkEnd w:id="105"/>
      <w:bookmarkEnd w:id="106"/>
      <w:bookmarkEnd w:id="107"/>
      <w:bookmarkEnd w:id="108"/>
    </w:p>
    <w:p w14:paraId="347DEC54" w14:textId="77777777" w:rsidR="00BD266F" w:rsidRPr="00CD067C" w:rsidRDefault="000E4111" w:rsidP="00BD266F">
      <w:pPr>
        <w:rPr>
          <w:rtl/>
        </w:rPr>
      </w:pPr>
      <w:r>
        <w:rPr>
          <w:rFonts w:hint="cs"/>
          <w:rtl/>
        </w:rPr>
        <w:t>[</w:t>
      </w:r>
      <w:r w:rsidR="00BD266F">
        <w:rPr>
          <w:rtl/>
        </w:rPr>
        <w:t xml:space="preserve">"אתה קצת מפריע," </w:t>
      </w:r>
      <w:r w:rsidR="00BD266F" w:rsidRPr="00CD067C">
        <w:rPr>
          <w:rtl/>
        </w:rPr>
        <w:t>ארקדי</w:t>
      </w:r>
      <w:r w:rsidR="00BD266F">
        <w:rPr>
          <w:rFonts w:hint="cs"/>
          <w:rtl/>
        </w:rPr>
        <w:t xml:space="preserve"> אמר</w:t>
      </w:r>
      <w:r w:rsidR="00BD266F" w:rsidRPr="00CD067C">
        <w:rPr>
          <w:rtl/>
        </w:rPr>
        <w:t>.</w:t>
      </w:r>
      <w:r>
        <w:rPr>
          <w:rFonts w:hint="cs"/>
          <w:rtl/>
        </w:rPr>
        <w:t>]</w:t>
      </w:r>
    </w:p>
    <w:p w14:paraId="5DE02EE7" w14:textId="77ECC4E4" w:rsidR="004A77AA" w:rsidRDefault="00BD266F" w:rsidP="00D70705">
      <w:pPr>
        <w:rPr>
          <w:rtl/>
        </w:rPr>
      </w:pPr>
      <w:r w:rsidRPr="00CD067C">
        <w:rPr>
          <w:rtl/>
        </w:rPr>
        <w:t xml:space="preserve">אלכס היה ישוב בסיכול רגליים על הספה, </w:t>
      </w:r>
      <w:r w:rsidR="004A77AA" w:rsidRPr="0036552D">
        <w:rPr>
          <w:rFonts w:hint="cs"/>
          <w:rtl/>
        </w:rPr>
        <w:t>ק</w:t>
      </w:r>
      <w:r w:rsidR="000E4111">
        <w:rPr>
          <w:rFonts w:hint="cs"/>
          <w:rtl/>
        </w:rPr>
        <w:t>ו</w:t>
      </w:r>
      <w:r w:rsidR="004A77AA" w:rsidRPr="0036552D">
        <w:rPr>
          <w:rFonts w:hint="cs"/>
          <w:rtl/>
        </w:rPr>
        <w:t xml:space="preserve">רא </w:t>
      </w:r>
      <w:r w:rsidR="00D70705">
        <w:rPr>
          <w:rFonts w:hint="cs"/>
          <w:rtl/>
        </w:rPr>
        <w:t>בספר שפטרה השאילה לו</w:t>
      </w:r>
      <w:r w:rsidR="004A77AA" w:rsidRPr="0036552D">
        <w:rPr>
          <w:rFonts w:hint="cs"/>
          <w:rtl/>
        </w:rPr>
        <w:t xml:space="preserve">, הכוכב המתרסק בשאגה לאלף גחלים בסיפור </w:t>
      </w:r>
      <w:r w:rsidR="008839A5">
        <w:rPr>
          <w:rtl/>
        </w:rPr>
        <w:t>–</w:t>
      </w:r>
      <w:r w:rsidR="008839A5">
        <w:rPr>
          <w:rFonts w:hint="cs"/>
          <w:rtl/>
        </w:rPr>
        <w:t xml:space="preserve"> </w:t>
      </w:r>
      <w:r w:rsidR="004A77AA" w:rsidRPr="0036552D">
        <w:rPr>
          <w:rFonts w:hint="cs"/>
          <w:rtl/>
        </w:rPr>
        <w:t xml:space="preserve">[ציטוט </w:t>
      </w:r>
      <w:r w:rsidR="00B833EF">
        <w:rPr>
          <w:rFonts w:hint="cs"/>
          <w:rtl/>
        </w:rPr>
        <w:t>מדויק</w:t>
      </w:r>
      <w:r w:rsidR="004A77AA" w:rsidRPr="0036552D">
        <w:rPr>
          <w:rFonts w:hint="cs"/>
          <w:rtl/>
        </w:rPr>
        <w:t xml:space="preserve"> עמ' 151 </w:t>
      </w:r>
      <w:r w:rsidR="004A77AA" w:rsidRPr="0036552D">
        <w:t>Demian – Hermann Hesse</w:t>
      </w:r>
      <w:r w:rsidR="004A77AA" w:rsidRPr="0036552D">
        <w:rPr>
          <w:rFonts w:hint="cs"/>
          <w:rtl/>
        </w:rPr>
        <w:t xml:space="preserve">] </w:t>
      </w:r>
      <w:r w:rsidR="004A77AA">
        <w:rPr>
          <w:rFonts w:hint="cs"/>
          <w:rtl/>
        </w:rPr>
        <w:t xml:space="preserve">התמזג עם </w:t>
      </w:r>
      <w:r w:rsidR="004A77AA" w:rsidRPr="0036552D">
        <w:rPr>
          <w:rFonts w:hint="cs"/>
          <w:rtl/>
        </w:rPr>
        <w:t>הרימון שהתפוצ</w:t>
      </w:r>
      <w:r w:rsidR="00101E23">
        <w:rPr>
          <w:rFonts w:hint="cs"/>
          <w:rtl/>
        </w:rPr>
        <w:t>ץ לאלף רסיסים, הגברת אווה זהובת-</w:t>
      </w:r>
      <w:r w:rsidR="004A77AA" w:rsidRPr="0036552D">
        <w:rPr>
          <w:rFonts w:hint="cs"/>
          <w:rtl/>
        </w:rPr>
        <w:t xml:space="preserve">העור שבסיפור </w:t>
      </w:r>
      <w:r w:rsidR="004A77AA">
        <w:rPr>
          <w:rFonts w:hint="cs"/>
          <w:rtl/>
        </w:rPr>
        <w:t>נבלעה ב</w:t>
      </w:r>
      <w:r w:rsidR="004A77AA" w:rsidRPr="0036552D">
        <w:rPr>
          <w:rFonts w:hint="cs"/>
          <w:rtl/>
        </w:rPr>
        <w:t xml:space="preserve">גברת </w:t>
      </w:r>
      <w:r w:rsidR="008B1B44">
        <w:rPr>
          <w:rFonts w:hint="cs"/>
          <w:rtl/>
        </w:rPr>
        <w:t>סופי</w:t>
      </w:r>
      <w:r w:rsidR="004A77AA" w:rsidRPr="0036552D">
        <w:rPr>
          <w:rFonts w:hint="cs"/>
          <w:rtl/>
        </w:rPr>
        <w:t xml:space="preserve"> השוכבת חסרת תנועה בעטיו.</w:t>
      </w:r>
      <w:r w:rsidR="00A76AB9">
        <w:rPr>
          <w:rFonts w:hint="cs"/>
          <w:rtl/>
        </w:rPr>
        <w:t xml:space="preserve"> [זה כבר איבד מטעמו]</w:t>
      </w:r>
    </w:p>
    <w:p w14:paraId="7C742C54" w14:textId="77777777" w:rsidR="004A77AA" w:rsidRDefault="004A77AA" w:rsidP="004A77AA">
      <w:pPr>
        <w:rPr>
          <w:rtl/>
        </w:rPr>
      </w:pPr>
      <w:r>
        <w:rPr>
          <w:rFonts w:hint="cs"/>
          <w:rtl/>
        </w:rPr>
        <w:t>"היא פוקחת עיניים," אלכס אמר. "זה בוודאי שיפור."</w:t>
      </w:r>
    </w:p>
    <w:p w14:paraId="0FD59F9C" w14:textId="6B48CEE9" w:rsidR="004A77AA" w:rsidRDefault="004A77AA" w:rsidP="00101E23">
      <w:pPr>
        <w:rPr>
          <w:rtl/>
        </w:rPr>
      </w:pPr>
      <w:r>
        <w:rPr>
          <w:rFonts w:hint="cs"/>
          <w:rtl/>
        </w:rPr>
        <w:t>"מוכרח להיות שיפור אחרי</w:t>
      </w:r>
      <w:r w:rsidR="00D70705">
        <w:rPr>
          <w:rFonts w:hint="cs"/>
          <w:rtl/>
        </w:rPr>
        <w:t xml:space="preserve"> הלידה," ארקדי אמר. "</w:t>
      </w:r>
      <w:r w:rsidR="00F065F1">
        <w:rPr>
          <w:rFonts w:hint="cs"/>
          <w:rtl/>
        </w:rPr>
        <w:t>סוף-סוף</w:t>
      </w:r>
      <w:r w:rsidR="00D70705">
        <w:rPr>
          <w:rFonts w:hint="cs"/>
          <w:rtl/>
        </w:rPr>
        <w:t xml:space="preserve"> </w:t>
      </w:r>
      <w:r w:rsidR="00101E23">
        <w:rPr>
          <w:rFonts w:hint="cs"/>
          <w:rtl/>
        </w:rPr>
        <w:t>היא מקבלת</w:t>
      </w:r>
      <w:r>
        <w:rPr>
          <w:rFonts w:hint="cs"/>
          <w:rtl/>
        </w:rPr>
        <w:t xml:space="preserve"> את כל התרופות שהיא זקוקה להן."</w:t>
      </w:r>
    </w:p>
    <w:p w14:paraId="1158D85A" w14:textId="77777777" w:rsidR="004A77AA" w:rsidRDefault="004A77AA" w:rsidP="004A77AA">
      <w:pPr>
        <w:rPr>
          <w:rtl/>
        </w:rPr>
      </w:pPr>
      <w:r>
        <w:rPr>
          <w:rFonts w:hint="cs"/>
          <w:rtl/>
        </w:rPr>
        <w:t>"אבל למה תרופה נגד פירכוסים? יש לה קצת רעידות בזרוע, אז מה?"</w:t>
      </w:r>
    </w:p>
    <w:p w14:paraId="18709C69" w14:textId="46770034" w:rsidR="004A77AA" w:rsidRDefault="004A77AA" w:rsidP="004A77AA">
      <w:pPr>
        <w:rPr>
          <w:rtl/>
        </w:rPr>
      </w:pPr>
      <w:r>
        <w:rPr>
          <w:rFonts w:hint="cs"/>
          <w:rtl/>
        </w:rPr>
        <w:t>"כי זה יכול להתפתח להתקף גדול, ל-</w:t>
      </w:r>
      <w:r>
        <w:t>Grand Mal</w:t>
      </w:r>
      <w:r>
        <w:rPr>
          <w:rFonts w:hint="cs"/>
          <w:rtl/>
        </w:rPr>
        <w:t>.</w:t>
      </w:r>
      <w:r w:rsidR="000E4111">
        <w:rPr>
          <w:rFonts w:hint="cs"/>
          <w:rtl/>
        </w:rPr>
        <w:t xml:space="preserve"> אגב, את התרופה הזאת היא קיבלה גם במשך ההריון, והתינוקת פיתחה תלות ש</w:t>
      </w:r>
      <w:r w:rsidR="00F06A3F">
        <w:rPr>
          <w:rFonts w:hint="cs"/>
          <w:rtl/>
        </w:rPr>
        <w:t>עכשיו</w:t>
      </w:r>
      <w:r w:rsidR="000E4111">
        <w:rPr>
          <w:rFonts w:hint="cs"/>
          <w:rtl/>
        </w:rPr>
        <w:t xml:space="preserve"> </w:t>
      </w:r>
      <w:r w:rsidR="000E4111">
        <w:rPr>
          <w:rtl/>
        </w:rPr>
        <w:t>–</w:t>
      </w:r>
      <w:r w:rsidR="000E4111">
        <w:rPr>
          <w:rFonts w:hint="cs"/>
          <w:rtl/>
        </w:rPr>
        <w:t xml:space="preserve"> </w:t>
      </w:r>
      <w:r>
        <w:rPr>
          <w:rFonts w:hint="cs"/>
          <w:rtl/>
        </w:rPr>
        <w:t>"</w:t>
      </w:r>
      <w:r w:rsidR="00C22028">
        <w:rPr>
          <w:rFonts w:hint="cs"/>
          <w:rtl/>
        </w:rPr>
        <w:t xml:space="preserve"> [לא!!! קודם אמרתי שהיא לא קיבלה תרופות אלו </w:t>
      </w:r>
      <w:r w:rsidR="00C22028">
        <w:rPr>
          <w:rtl/>
        </w:rPr>
        <w:t>–</w:t>
      </w:r>
      <w:r w:rsidR="00C22028">
        <w:rPr>
          <w:rFonts w:hint="cs"/>
          <w:rtl/>
        </w:rPr>
        <w:t xml:space="preserve"> בסצנה שהם מבקרים אותה אחרי הבגידה. אז להחליט]</w:t>
      </w:r>
    </w:p>
    <w:p w14:paraId="332D25F6" w14:textId="77777777" w:rsidR="004A77AA" w:rsidRDefault="004A77AA" w:rsidP="004A77AA">
      <w:pPr>
        <w:rPr>
          <w:rtl/>
        </w:rPr>
      </w:pPr>
      <w:r>
        <w:rPr>
          <w:rFonts w:hint="cs"/>
          <w:rtl/>
        </w:rPr>
        <w:t>"ולשם מה [</w:t>
      </w:r>
      <w:r>
        <w:t>Vimpat, Lamotrigine</w:t>
      </w:r>
      <w:r>
        <w:rPr>
          <w:rFonts w:hint="cs"/>
          <w:rtl/>
        </w:rPr>
        <w:t>] התרופות הנוספות?"</w:t>
      </w:r>
    </w:p>
    <w:p w14:paraId="66162296" w14:textId="77777777" w:rsidR="004A77AA" w:rsidRDefault="004A77AA" w:rsidP="004A77AA">
      <w:pPr>
        <w:rPr>
          <w:rtl/>
        </w:rPr>
      </w:pPr>
      <w:r>
        <w:rPr>
          <w:rFonts w:hint="cs"/>
          <w:rtl/>
        </w:rPr>
        <w:t>[</w:t>
      </w:r>
      <w:r>
        <w:t>Kevin Pearce</w:t>
      </w:r>
      <w:r>
        <w:rPr>
          <w:rFonts w:hint="cs"/>
          <w:rtl/>
        </w:rPr>
        <w:t xml:space="preserve"> קיבל גם תרופה נגד דיכאון </w:t>
      </w:r>
      <w:r>
        <w:rPr>
          <w:rtl/>
        </w:rPr>
        <w:t>–</w:t>
      </w:r>
      <w:r>
        <w:rPr>
          <w:rFonts w:hint="cs"/>
          <w:rtl/>
        </w:rPr>
        <w:t xml:space="preserve"> </w:t>
      </w:r>
      <w:r>
        <w:t>Lexapro</w:t>
      </w:r>
      <w:r>
        <w:rPr>
          <w:rFonts w:hint="cs"/>
          <w:rtl/>
        </w:rPr>
        <w:t xml:space="preserve"> שמוכרת בישראל כ-</w:t>
      </w:r>
      <w:r>
        <w:t>Cipralex</w:t>
      </w:r>
      <w:r>
        <w:rPr>
          <w:rFonts w:hint="cs"/>
          <w:rtl/>
        </w:rPr>
        <w:t xml:space="preserve"> ושמה הגנרי </w:t>
      </w:r>
      <w:r>
        <w:t>escitalopram</w:t>
      </w:r>
      <w:r>
        <w:rPr>
          <w:rFonts w:hint="cs"/>
          <w:rtl/>
        </w:rPr>
        <w:t xml:space="preserve">, זאת תרופה של </w:t>
      </w:r>
      <w:r>
        <w:t>anxiety &amp; major depressive disorder</w:t>
      </w:r>
      <w:r>
        <w:rPr>
          <w:rFonts w:hint="cs"/>
          <w:rtl/>
        </w:rPr>
        <w:t>]</w:t>
      </w:r>
    </w:p>
    <w:p w14:paraId="7A39B49F" w14:textId="5353E6A4" w:rsidR="004A77AA" w:rsidRDefault="000E4111" w:rsidP="00101E23">
      <w:pPr>
        <w:rPr>
          <w:rtl/>
        </w:rPr>
      </w:pPr>
      <w:r>
        <w:rPr>
          <w:rFonts w:hint="cs"/>
          <w:rtl/>
        </w:rPr>
        <w:t xml:space="preserve">ארקדי נאנח. </w:t>
      </w:r>
      <w:r w:rsidR="004A77AA">
        <w:rPr>
          <w:rFonts w:hint="cs"/>
          <w:rtl/>
        </w:rPr>
        <w:t xml:space="preserve">"חולים כאלה מקבלים </w:t>
      </w:r>
      <w:r w:rsidR="00101E23">
        <w:rPr>
          <w:rFonts w:hint="cs"/>
          <w:rtl/>
        </w:rPr>
        <w:t xml:space="preserve">לרוב </w:t>
      </w:r>
      <w:r w:rsidR="004A77AA">
        <w:rPr>
          <w:rFonts w:hint="cs"/>
          <w:rtl/>
        </w:rPr>
        <w:t>גם אסיט</w:t>
      </w:r>
      <w:r w:rsidR="00111F2F">
        <w:rPr>
          <w:rFonts w:hint="cs"/>
          <w:rtl/>
        </w:rPr>
        <w:t>א</w:t>
      </w:r>
      <w:r w:rsidR="004A77AA">
        <w:rPr>
          <w:rFonts w:hint="cs"/>
          <w:rtl/>
        </w:rPr>
        <w:t>לופרם."</w:t>
      </w:r>
    </w:p>
    <w:p w14:paraId="12D339B1" w14:textId="77777777" w:rsidR="004A77AA" w:rsidRDefault="004A77AA" w:rsidP="004A77AA">
      <w:pPr>
        <w:rPr>
          <w:rtl/>
        </w:rPr>
      </w:pPr>
      <w:r>
        <w:rPr>
          <w:rFonts w:hint="cs"/>
          <w:rtl/>
        </w:rPr>
        <w:t>"בשביל מה זה?"</w:t>
      </w:r>
    </w:p>
    <w:p w14:paraId="4C58ED94" w14:textId="77777777" w:rsidR="004A77AA" w:rsidRDefault="004A77AA" w:rsidP="004A77AA">
      <w:pPr>
        <w:rPr>
          <w:rtl/>
        </w:rPr>
      </w:pPr>
      <w:r>
        <w:rPr>
          <w:rFonts w:hint="cs"/>
          <w:rtl/>
        </w:rPr>
        <w:t>"עוד בעיות. אבל זה רק אחרי שחוזרים יותר להכרה. גם אתה קיבלת את זה, ולמרבה הצער החלטת</w:t>
      </w:r>
      <w:r w:rsidR="00D70705">
        <w:rPr>
          <w:rFonts w:hint="cs"/>
          <w:rtl/>
        </w:rPr>
        <w:t xml:space="preserve">, בתבונתך האינסופית ומתוך </w:t>
      </w:r>
      <w:r w:rsidR="00101E23">
        <w:rPr>
          <w:rFonts w:hint="cs"/>
          <w:rtl/>
        </w:rPr>
        <w:t>מודעוּת ו</w:t>
      </w:r>
      <w:r w:rsidR="00D70705">
        <w:rPr>
          <w:rFonts w:hint="cs"/>
          <w:rtl/>
        </w:rPr>
        <w:t>שיקול דעת</w:t>
      </w:r>
      <w:r w:rsidR="00C22028">
        <w:rPr>
          <w:rFonts w:hint="cs"/>
          <w:rtl/>
        </w:rPr>
        <w:t xml:space="preserve"> [של חלמאי]</w:t>
      </w:r>
      <w:r w:rsidR="00D70705">
        <w:rPr>
          <w:rFonts w:hint="cs"/>
          <w:rtl/>
        </w:rPr>
        <w:t>,</w:t>
      </w:r>
      <w:r>
        <w:rPr>
          <w:rFonts w:hint="cs"/>
          <w:rtl/>
        </w:rPr>
        <w:t xml:space="preserve"> להגמל בבת אחת."</w:t>
      </w:r>
    </w:p>
    <w:p w14:paraId="0A9F1C0A" w14:textId="77777777" w:rsidR="004A77AA" w:rsidRDefault="004A77AA" w:rsidP="004A77AA">
      <w:pPr>
        <w:rPr>
          <w:rtl/>
        </w:rPr>
      </w:pPr>
      <w:r>
        <w:rPr>
          <w:rFonts w:hint="cs"/>
          <w:rtl/>
        </w:rPr>
        <w:t>"בסדר, אז גם האסיטלופרם הזה. וזהו?"</w:t>
      </w:r>
    </w:p>
    <w:p w14:paraId="150353DF" w14:textId="77777777" w:rsidR="004A77AA" w:rsidRDefault="004A77AA" w:rsidP="004A77AA">
      <w:pPr>
        <w:rPr>
          <w:rtl/>
        </w:rPr>
      </w:pPr>
      <w:r>
        <w:rPr>
          <w:rFonts w:hint="cs"/>
          <w:rtl/>
        </w:rPr>
        <w:t>"אלכס תפסיק."</w:t>
      </w:r>
    </w:p>
    <w:p w14:paraId="3BB55A3E" w14:textId="77777777" w:rsidR="004A77AA" w:rsidRDefault="000E4111" w:rsidP="004A77AA">
      <w:pPr>
        <w:rPr>
          <w:rtl/>
        </w:rPr>
      </w:pPr>
      <w:r>
        <w:rPr>
          <w:rFonts w:hint="cs"/>
          <w:rtl/>
        </w:rPr>
        <w:t>"אני רוצה להבין</w:t>
      </w:r>
      <w:r w:rsidR="004A77AA">
        <w:rPr>
          <w:rFonts w:hint="cs"/>
          <w:rtl/>
        </w:rPr>
        <w:t>. אתה יודע שיש כאלה במחלקה שלה שיצאו אחרי שלושה חודשים להחלמה בבית."</w:t>
      </w:r>
    </w:p>
    <w:p w14:paraId="3753DA42" w14:textId="77777777" w:rsidR="004A77AA" w:rsidRDefault="004A77AA" w:rsidP="004A77AA">
      <w:pPr>
        <w:rPr>
          <w:rtl/>
        </w:rPr>
      </w:pPr>
      <w:r>
        <w:rPr>
          <w:rFonts w:hint="cs"/>
          <w:rtl/>
        </w:rPr>
        <w:t>"ויש כאלה שמתו."</w:t>
      </w:r>
    </w:p>
    <w:p w14:paraId="26E8F8BC" w14:textId="77777777" w:rsidR="004A77AA" w:rsidRDefault="004A77AA" w:rsidP="004A77AA">
      <w:pPr>
        <w:rPr>
          <w:rtl/>
        </w:rPr>
      </w:pPr>
      <w:r>
        <w:rPr>
          <w:rFonts w:hint="cs"/>
          <w:rtl/>
        </w:rPr>
        <w:t>"בסדר. כרגע היא מאושפזת. יש מכשולים חדשים כל הזמן, אני מבין את כל זה."</w:t>
      </w:r>
    </w:p>
    <w:p w14:paraId="529B0735" w14:textId="4196C5CF" w:rsidR="004A77AA" w:rsidRDefault="004A77AA" w:rsidP="004A77AA">
      <w:pPr>
        <w:rPr>
          <w:rtl/>
        </w:rPr>
      </w:pPr>
      <w:r>
        <w:rPr>
          <w:rFonts w:hint="cs"/>
          <w:rtl/>
        </w:rPr>
        <w:t xml:space="preserve">"אתה לא </w:t>
      </w:r>
      <w:r w:rsidR="00101E23">
        <w:rPr>
          <w:rFonts w:hint="cs"/>
          <w:rtl/>
        </w:rPr>
        <w:t>מבין. כי גם החולים האלה, הפגועי-</w:t>
      </w:r>
      <w:r>
        <w:rPr>
          <w:rFonts w:hint="cs"/>
          <w:rtl/>
        </w:rPr>
        <w:t xml:space="preserve">ראש שמשתחררים הביתה ואתה </w:t>
      </w:r>
      <w:r w:rsidR="00F97A34">
        <w:rPr>
          <w:rFonts w:hint="cs"/>
          <w:rtl/>
        </w:rPr>
        <w:t>כל כך</w:t>
      </w:r>
      <w:r>
        <w:rPr>
          <w:rFonts w:hint="cs"/>
          <w:rtl/>
        </w:rPr>
        <w:t xml:space="preserve"> מקנא בהם, אתה יודע כמה בעיות עוד מחכות להם?"</w:t>
      </w:r>
    </w:p>
    <w:p w14:paraId="20705DF6" w14:textId="77777777" w:rsidR="004A77AA" w:rsidRDefault="004A77AA" w:rsidP="004A77AA">
      <w:pPr>
        <w:rPr>
          <w:rtl/>
        </w:rPr>
      </w:pPr>
      <w:r>
        <w:rPr>
          <w:rFonts w:hint="cs"/>
          <w:rtl/>
        </w:rPr>
        <w:t>"עושים פיזיותרפיה כמו שעשו לי..."</w:t>
      </w:r>
    </w:p>
    <w:p w14:paraId="11D17AD1" w14:textId="77777777" w:rsidR="004A77AA" w:rsidRDefault="004A77AA" w:rsidP="004A77AA">
      <w:pPr>
        <w:rPr>
          <w:rtl/>
        </w:rPr>
      </w:pPr>
      <w:r>
        <w:rPr>
          <w:rFonts w:hint="cs"/>
          <w:rtl/>
        </w:rPr>
        <w:lastRenderedPageBreak/>
        <w:t xml:space="preserve">"עזוב נכויות פיזיות. אתה יודע עם מה הם צריכים להתמודד? נתחיל מבעיות ריכוז, זיכרון, תחושת בלבול תכופה, עייפות, אימפולסביות </w:t>
      </w:r>
      <w:r>
        <w:rPr>
          <w:rtl/>
        </w:rPr>
        <w:t>–</w:t>
      </w:r>
      <w:r>
        <w:rPr>
          <w:rFonts w:hint="cs"/>
          <w:rtl/>
        </w:rPr>
        <w:t xml:space="preserve"> "</w:t>
      </w:r>
    </w:p>
    <w:p w14:paraId="2C614C3D" w14:textId="77777777" w:rsidR="004A77AA" w:rsidRDefault="004A77AA" w:rsidP="004A77AA">
      <w:pPr>
        <w:rPr>
          <w:rtl/>
        </w:rPr>
      </w:pPr>
      <w:r>
        <w:rPr>
          <w:rFonts w:hint="cs"/>
          <w:rtl/>
        </w:rPr>
        <w:t>"גם לי יש את כל אלה. תחושת בלבול תכופה, עם זה אני חי</w:t>
      </w:r>
      <w:r w:rsidR="000E4111">
        <w:rPr>
          <w:rFonts w:hint="cs"/>
          <w:rtl/>
        </w:rPr>
        <w:t xml:space="preserve"> מגיל אפס</w:t>
      </w:r>
      <w:r>
        <w:rPr>
          <w:rFonts w:hint="cs"/>
          <w:rtl/>
        </w:rPr>
        <w:t>."</w:t>
      </w:r>
    </w:p>
    <w:p w14:paraId="2BB68F5C" w14:textId="54C414E4" w:rsidR="004A77AA" w:rsidRDefault="004A77AA" w:rsidP="004A77AA">
      <w:pPr>
        <w:rPr>
          <w:rtl/>
        </w:rPr>
      </w:pPr>
      <w:r>
        <w:rPr>
          <w:rFonts w:hint="cs"/>
          <w:rtl/>
        </w:rPr>
        <w:t xml:space="preserve">"אלכס </w:t>
      </w:r>
      <w:r>
        <w:rPr>
          <w:rtl/>
        </w:rPr>
        <w:t>–</w:t>
      </w:r>
      <w:r>
        <w:rPr>
          <w:rFonts w:hint="cs"/>
          <w:rtl/>
        </w:rPr>
        <w:t xml:space="preserve"> זה חוסר יכולת להתארגן לביצוע מטלות פשוטות, עומס</w:t>
      </w:r>
      <w:r w:rsidR="00C22028">
        <w:rPr>
          <w:rFonts w:hint="cs"/>
          <w:rtl/>
        </w:rPr>
        <w:t>-</w:t>
      </w:r>
      <w:r>
        <w:rPr>
          <w:rFonts w:hint="cs"/>
          <w:rtl/>
        </w:rPr>
        <w:t>יתר תחושתי. וכן, גם נכויות, פירכוסים, ניסטיגמוס."</w:t>
      </w:r>
    </w:p>
    <w:p w14:paraId="15A6960A" w14:textId="77777777" w:rsidR="004A77AA" w:rsidRDefault="004A77AA" w:rsidP="004A77AA">
      <w:pPr>
        <w:rPr>
          <w:rtl/>
        </w:rPr>
      </w:pPr>
      <w:r>
        <w:rPr>
          <w:rFonts w:hint="cs"/>
          <w:rtl/>
        </w:rPr>
        <w:t>"מה זה?"</w:t>
      </w:r>
    </w:p>
    <w:p w14:paraId="32D6BA67" w14:textId="77777777" w:rsidR="004A77AA" w:rsidRDefault="004A77AA" w:rsidP="004A77AA">
      <w:pPr>
        <w:rPr>
          <w:rtl/>
        </w:rPr>
      </w:pPr>
      <w:r>
        <w:rPr>
          <w:rFonts w:hint="cs"/>
          <w:rtl/>
        </w:rPr>
        <w:t>"זה ריצוד. זה כשהעיניים רועדות כשמסתכלים למעלה ולמטה. אי אפשר לרפא את זה."</w:t>
      </w:r>
    </w:p>
    <w:p w14:paraId="72B9C0CE" w14:textId="77777777" w:rsidR="004A77AA" w:rsidRDefault="004A77AA" w:rsidP="004A77AA">
      <w:pPr>
        <w:rPr>
          <w:rtl/>
        </w:rPr>
      </w:pPr>
      <w:r>
        <w:rPr>
          <w:rFonts w:hint="cs"/>
          <w:rtl/>
        </w:rPr>
        <w:t>"למה אתה..."</w:t>
      </w:r>
    </w:p>
    <w:p w14:paraId="5B26924D" w14:textId="77777777" w:rsidR="004A77AA" w:rsidRDefault="004A77AA" w:rsidP="004A77AA">
      <w:pPr>
        <w:rPr>
          <w:rtl/>
        </w:rPr>
      </w:pPr>
      <w:r>
        <w:rPr>
          <w:rFonts w:hint="cs"/>
          <w:rtl/>
        </w:rPr>
        <w:t>"ככה. כי אתה מדבר כמו ילד קטן, אתה צריך להכיר במציאות, היא פגועת-ראש."</w:t>
      </w:r>
    </w:p>
    <w:p w14:paraId="71C76A5D" w14:textId="77777777" w:rsidR="004A77AA" w:rsidRDefault="004A77AA" w:rsidP="00D70705">
      <w:pPr>
        <w:rPr>
          <w:rtl/>
        </w:rPr>
      </w:pPr>
      <w:r>
        <w:rPr>
          <w:rFonts w:hint="cs"/>
          <w:rtl/>
        </w:rPr>
        <w:t xml:space="preserve">"מה </w:t>
      </w:r>
      <w:r w:rsidR="00D70705">
        <w:rPr>
          <w:rFonts w:hint="cs"/>
          <w:rtl/>
        </w:rPr>
        <w:t xml:space="preserve">אפשר </w:t>
      </w:r>
      <w:r>
        <w:rPr>
          <w:rFonts w:hint="cs"/>
          <w:rtl/>
        </w:rPr>
        <w:t xml:space="preserve">לעשות? </w:t>
      </w:r>
      <w:r w:rsidR="000E4111">
        <w:rPr>
          <w:rFonts w:hint="cs"/>
          <w:rtl/>
        </w:rPr>
        <w:t>כל אחד</w:t>
      </w:r>
      <w:r>
        <w:rPr>
          <w:rFonts w:hint="cs"/>
          <w:rtl/>
        </w:rPr>
        <w:t xml:space="preserve"> יכול לקבל פגיעת ראש בכל רגע, תנועה אחת לא נכונה בסקי."</w:t>
      </w:r>
    </w:p>
    <w:p w14:paraId="0A485C30" w14:textId="77777777" w:rsidR="004A77AA" w:rsidRDefault="004A77AA" w:rsidP="004A77AA">
      <w:pPr>
        <w:rPr>
          <w:rtl/>
        </w:rPr>
      </w:pPr>
      <w:r>
        <w:rPr>
          <w:rFonts w:hint="cs"/>
          <w:rtl/>
        </w:rPr>
        <w:t>"אז אל תעשה סקי."</w:t>
      </w:r>
    </w:p>
    <w:p w14:paraId="15054E38" w14:textId="77777777" w:rsidR="004A77AA" w:rsidRDefault="004A77AA" w:rsidP="004A77AA">
      <w:pPr>
        <w:rPr>
          <w:rtl/>
        </w:rPr>
      </w:pPr>
      <w:r>
        <w:rPr>
          <w:rFonts w:hint="cs"/>
          <w:rtl/>
        </w:rPr>
        <w:t>"אני כבר מזמן לא עושה סקי, רק סנובורד."</w:t>
      </w:r>
    </w:p>
    <w:p w14:paraId="07967757" w14:textId="77777777" w:rsidR="004A77AA" w:rsidRDefault="004A77AA" w:rsidP="004A77AA">
      <w:pPr>
        <w:rPr>
          <w:rtl/>
        </w:rPr>
      </w:pPr>
      <w:r>
        <w:rPr>
          <w:rFonts w:hint="cs"/>
          <w:rtl/>
        </w:rPr>
        <w:t>"אל תעשה שום ספורט אקסטרים."</w:t>
      </w:r>
    </w:p>
    <w:p w14:paraId="326CF28A" w14:textId="77777777" w:rsidR="004A77AA" w:rsidRDefault="004A77AA" w:rsidP="004A77AA">
      <w:pPr>
        <w:rPr>
          <w:rtl/>
        </w:rPr>
      </w:pPr>
      <w:r>
        <w:rPr>
          <w:rFonts w:hint="cs"/>
          <w:rtl/>
        </w:rPr>
        <w:t xml:space="preserve">"לפעמים לדבר איתך נראה לי כמו אחד מענפי ספורט </w:t>
      </w:r>
      <w:r w:rsidR="00D70705">
        <w:rPr>
          <w:rFonts w:hint="cs"/>
          <w:rtl/>
        </w:rPr>
        <w:t>ה</w:t>
      </w:r>
      <w:r>
        <w:rPr>
          <w:rFonts w:hint="cs"/>
          <w:rtl/>
        </w:rPr>
        <w:t>אקסטרים שאני צריך להמנע ממנו."</w:t>
      </w:r>
    </w:p>
    <w:p w14:paraId="18A158E0" w14:textId="77777777" w:rsidR="004A77AA" w:rsidRDefault="004A77AA" w:rsidP="004A77AA">
      <w:pPr>
        <w:rPr>
          <w:rtl/>
        </w:rPr>
      </w:pPr>
      <w:r>
        <w:rPr>
          <w:rFonts w:hint="cs"/>
          <w:rtl/>
        </w:rPr>
        <w:t>"גם לא סקי מים, אגב."</w:t>
      </w:r>
    </w:p>
    <w:p w14:paraId="00DB3A75" w14:textId="77777777" w:rsidR="004A77AA" w:rsidRDefault="004A77AA" w:rsidP="00BD266F">
      <w:pPr>
        <w:rPr>
          <w:rtl/>
        </w:rPr>
      </w:pPr>
    </w:p>
    <w:p w14:paraId="755E4D01" w14:textId="77777777" w:rsidR="00BD266F" w:rsidRDefault="00BD266F" w:rsidP="00BE4B10">
      <w:pPr>
        <w:rPr>
          <w:rtl/>
        </w:rPr>
      </w:pPr>
      <w:r>
        <w:rPr>
          <w:rFonts w:hint="cs"/>
          <w:rtl/>
        </w:rPr>
        <w:t xml:space="preserve">ארקדי </w:t>
      </w:r>
      <w:r w:rsidR="004C5666">
        <w:rPr>
          <w:rFonts w:hint="cs"/>
          <w:rtl/>
        </w:rPr>
        <w:t xml:space="preserve">בהחלט </w:t>
      </w:r>
      <w:r>
        <w:rPr>
          <w:rFonts w:hint="cs"/>
          <w:rtl/>
        </w:rPr>
        <w:t xml:space="preserve">תכנן </w:t>
      </w:r>
      <w:r w:rsidR="004C5666">
        <w:rPr>
          <w:rFonts w:hint="cs"/>
          <w:rtl/>
        </w:rPr>
        <w:t>יום</w:t>
      </w:r>
      <w:r>
        <w:rPr>
          <w:rFonts w:hint="cs"/>
          <w:rtl/>
        </w:rPr>
        <w:t xml:space="preserve"> רצוף למידה, אבל נטרד מכך שאלכס </w:t>
      </w:r>
      <w:r w:rsidR="00D70705">
        <w:rPr>
          <w:rFonts w:hint="cs"/>
          <w:rtl/>
        </w:rPr>
        <w:t>חזר ל</w:t>
      </w:r>
      <w:r w:rsidR="004C5666">
        <w:rPr>
          <w:rFonts w:hint="cs"/>
          <w:rtl/>
        </w:rPr>
        <w:t>שק</w:t>
      </w:r>
      <w:r w:rsidR="00D70705">
        <w:rPr>
          <w:rFonts w:hint="cs"/>
          <w:rtl/>
        </w:rPr>
        <w:t>ו</w:t>
      </w:r>
      <w:r w:rsidR="004C5666">
        <w:rPr>
          <w:rFonts w:hint="cs"/>
          <w:rtl/>
        </w:rPr>
        <w:t xml:space="preserve">ע בסיפרו </w:t>
      </w:r>
      <w:r w:rsidR="00C22028">
        <w:rPr>
          <w:rFonts w:hint="cs"/>
          <w:rtl/>
        </w:rPr>
        <w:t xml:space="preserve">[איזה ספר? בגרמנית?] </w:t>
      </w:r>
      <w:r w:rsidR="00101E23">
        <w:rPr>
          <w:rFonts w:hint="cs"/>
          <w:rtl/>
        </w:rPr>
        <w:t>באופן מוחלט ו</w:t>
      </w:r>
      <w:r w:rsidR="00BE4B10">
        <w:rPr>
          <w:rFonts w:hint="cs"/>
          <w:rtl/>
        </w:rPr>
        <w:t>ללא מאמץ.</w:t>
      </w:r>
    </w:p>
    <w:p w14:paraId="3DBD098A" w14:textId="4468FE25" w:rsidR="00BD266F" w:rsidRDefault="00BE4B10" w:rsidP="00BE4B10">
      <w:pPr>
        <w:rPr>
          <w:rtl/>
        </w:rPr>
      </w:pPr>
      <w:r>
        <w:rPr>
          <w:rFonts w:hint="cs"/>
          <w:rtl/>
        </w:rPr>
        <w:t xml:space="preserve">"לא ברור לי </w:t>
      </w:r>
      <w:r w:rsidR="00BD266F">
        <w:rPr>
          <w:rFonts w:hint="cs"/>
          <w:rtl/>
        </w:rPr>
        <w:t>למה הבא</w:t>
      </w:r>
      <w:r>
        <w:rPr>
          <w:rFonts w:hint="cs"/>
          <w:rtl/>
        </w:rPr>
        <w:t>ת</w:t>
      </w:r>
      <w:r w:rsidR="00BD266F">
        <w:rPr>
          <w:rFonts w:hint="cs"/>
          <w:rtl/>
        </w:rPr>
        <w:t xml:space="preserve"> </w:t>
      </w:r>
      <w:r w:rsidR="00F97A34">
        <w:rPr>
          <w:rFonts w:hint="cs"/>
          <w:rtl/>
        </w:rPr>
        <w:t>כל כך</w:t>
      </w:r>
      <w:r w:rsidR="00BD266F">
        <w:rPr>
          <w:rFonts w:hint="cs"/>
          <w:rtl/>
        </w:rPr>
        <w:t xml:space="preserve"> מעט בגדים לשהיה של </w:t>
      </w:r>
      <w:r>
        <w:rPr>
          <w:rFonts w:hint="cs"/>
          <w:rtl/>
        </w:rPr>
        <w:t>שלושה</w:t>
      </w:r>
      <w:r w:rsidR="00BD266F">
        <w:rPr>
          <w:rFonts w:hint="cs"/>
          <w:rtl/>
        </w:rPr>
        <w:t xml:space="preserve"> חודשים.</w:t>
      </w:r>
      <w:r>
        <w:rPr>
          <w:rFonts w:hint="cs"/>
          <w:rtl/>
        </w:rPr>
        <w:t>"</w:t>
      </w:r>
    </w:p>
    <w:p w14:paraId="1823C0FC" w14:textId="77777777" w:rsidR="00BD266F" w:rsidRDefault="00BE4B10" w:rsidP="00BD266F">
      <w:pPr>
        <w:rPr>
          <w:rtl/>
        </w:rPr>
      </w:pPr>
      <w:r>
        <w:rPr>
          <w:rFonts w:hint="cs"/>
          <w:rtl/>
        </w:rPr>
        <w:t>"</w:t>
      </w:r>
      <w:r w:rsidR="00BD266F">
        <w:rPr>
          <w:rFonts w:hint="cs"/>
          <w:rtl/>
        </w:rPr>
        <w:t>אלה כל הבגדים שיש לי, לא הייתי זקוק כמעט לבגדים חדשים מאז שהתגייסתי.</w:t>
      </w:r>
      <w:r>
        <w:rPr>
          <w:rFonts w:hint="cs"/>
          <w:rtl/>
        </w:rPr>
        <w:t>"</w:t>
      </w:r>
    </w:p>
    <w:p w14:paraId="2EAF52D3" w14:textId="77777777" w:rsidR="00BD266F" w:rsidRDefault="00BE4B10" w:rsidP="00BD266F">
      <w:pPr>
        <w:rPr>
          <w:rtl/>
        </w:rPr>
      </w:pPr>
      <w:r>
        <w:rPr>
          <w:rFonts w:hint="cs"/>
          <w:rtl/>
        </w:rPr>
        <w:t>"</w:t>
      </w:r>
      <w:r w:rsidR="00BD266F">
        <w:rPr>
          <w:rFonts w:hint="cs"/>
          <w:rtl/>
        </w:rPr>
        <w:t>ומה עם כל הבגדים החדשים שנטע קנתה לך?</w:t>
      </w:r>
      <w:r>
        <w:rPr>
          <w:rFonts w:hint="cs"/>
          <w:rtl/>
        </w:rPr>
        <w:t>"</w:t>
      </w:r>
    </w:p>
    <w:p w14:paraId="170922E0" w14:textId="77777777" w:rsidR="00BD266F" w:rsidRDefault="00BE4B10" w:rsidP="00BD266F">
      <w:pPr>
        <w:rPr>
          <w:rtl/>
        </w:rPr>
      </w:pPr>
      <w:r>
        <w:rPr>
          <w:rFonts w:hint="cs"/>
          <w:rtl/>
        </w:rPr>
        <w:t>"</w:t>
      </w:r>
      <w:r w:rsidR="00BD266F">
        <w:rPr>
          <w:rFonts w:hint="cs"/>
          <w:rtl/>
        </w:rPr>
        <w:t>שכחתי מהם.</w:t>
      </w:r>
      <w:r>
        <w:rPr>
          <w:rFonts w:hint="cs"/>
          <w:rtl/>
        </w:rPr>
        <w:t>"</w:t>
      </w:r>
    </w:p>
    <w:p w14:paraId="548BA405" w14:textId="77777777" w:rsidR="00BD266F" w:rsidRDefault="00BD266F" w:rsidP="00BD266F">
      <w:pPr>
        <w:rPr>
          <w:rtl/>
        </w:rPr>
      </w:pPr>
      <w:r>
        <w:rPr>
          <w:rFonts w:hint="cs"/>
          <w:rtl/>
        </w:rPr>
        <w:t>"שכחת?"</w:t>
      </w:r>
    </w:p>
    <w:p w14:paraId="0C2039F2" w14:textId="77777777" w:rsidR="00BE4B10" w:rsidRDefault="00BD266F" w:rsidP="00BE4B10">
      <w:pPr>
        <w:rPr>
          <w:rtl/>
        </w:rPr>
      </w:pPr>
      <w:r>
        <w:rPr>
          <w:rFonts w:hint="cs"/>
          <w:rtl/>
        </w:rPr>
        <w:t>"הם נשארו אצלה, בכל מקרה."</w:t>
      </w:r>
    </w:p>
    <w:p w14:paraId="4B5BC27E" w14:textId="77777777" w:rsidR="00BD266F" w:rsidRDefault="00BD266F" w:rsidP="00BD266F">
      <w:pPr>
        <w:rPr>
          <w:rtl/>
        </w:rPr>
      </w:pPr>
      <w:r>
        <w:rPr>
          <w:rFonts w:hint="cs"/>
          <w:rtl/>
        </w:rPr>
        <w:t>"</w:t>
      </w:r>
      <w:r w:rsidR="00BE4B10">
        <w:rPr>
          <w:rFonts w:hint="cs"/>
          <w:rtl/>
        </w:rPr>
        <w:t>ו</w:t>
      </w:r>
      <w:r>
        <w:rPr>
          <w:rFonts w:hint="cs"/>
          <w:rtl/>
        </w:rPr>
        <w:t>איפה היית כל הבוקר? שוב בבהרנפלד?"</w:t>
      </w:r>
    </w:p>
    <w:p w14:paraId="1A4143DA" w14:textId="4FFA0AA2" w:rsidR="00BD266F" w:rsidRDefault="00BE4B10" w:rsidP="00BD266F">
      <w:pPr>
        <w:rPr>
          <w:rtl/>
        </w:rPr>
      </w:pPr>
      <w:r>
        <w:rPr>
          <w:rFonts w:hint="cs"/>
          <w:rtl/>
        </w:rPr>
        <w:t>ייתכן והבקיאות הגדולה ש</w:t>
      </w:r>
      <w:r w:rsidR="00101E23">
        <w:rPr>
          <w:rFonts w:hint="cs"/>
          <w:rtl/>
        </w:rPr>
        <w:t xml:space="preserve">אלכס </w:t>
      </w:r>
      <w:r>
        <w:rPr>
          <w:rFonts w:hint="cs"/>
          <w:rtl/>
        </w:rPr>
        <w:t xml:space="preserve">החל לגלות במערכת המשפט הגרמני </w:t>
      </w:r>
      <w:r w:rsidR="001C5A04">
        <w:rPr>
          <w:rFonts w:hint="cs"/>
          <w:rtl/>
        </w:rPr>
        <w:t>הייתה</w:t>
      </w:r>
      <w:r>
        <w:rPr>
          <w:rFonts w:hint="cs"/>
          <w:rtl/>
        </w:rPr>
        <w:t xml:space="preserve"> קשורה איכשהו להיעלמויותיו.</w:t>
      </w:r>
    </w:p>
    <w:p w14:paraId="54D4C122" w14:textId="67665E94" w:rsidR="00BD266F" w:rsidRDefault="00BD266F" w:rsidP="00BD266F">
      <w:pPr>
        <w:rPr>
          <w:rtl/>
        </w:rPr>
      </w:pPr>
      <w:r>
        <w:rPr>
          <w:rFonts w:hint="cs"/>
          <w:rtl/>
        </w:rPr>
        <w:t>"אני חייב להגיע לבהרנפלד הזה, לרא</w:t>
      </w:r>
      <w:r w:rsidR="00BE4B10">
        <w:rPr>
          <w:rFonts w:hint="cs"/>
          <w:rtl/>
        </w:rPr>
        <w:t>ות מה יש שם ש</w:t>
      </w:r>
      <w:r w:rsidR="00F97A34">
        <w:rPr>
          <w:rFonts w:hint="cs"/>
          <w:rtl/>
        </w:rPr>
        <w:t>כל כך</w:t>
      </w:r>
      <w:r w:rsidR="00BE4B10">
        <w:rPr>
          <w:rFonts w:hint="cs"/>
          <w:rtl/>
        </w:rPr>
        <w:t xml:space="preserve"> מושך אותך</w:t>
      </w:r>
      <w:r>
        <w:rPr>
          <w:rFonts w:hint="cs"/>
          <w:rtl/>
        </w:rPr>
        <w:t>."</w:t>
      </w:r>
    </w:p>
    <w:p w14:paraId="01022560" w14:textId="00664D96" w:rsidR="00BD266F" w:rsidRPr="00CD067C" w:rsidRDefault="00BE4B10" w:rsidP="00B007D1">
      <w:pPr>
        <w:rPr>
          <w:rtl/>
        </w:rPr>
      </w:pPr>
      <w:r>
        <w:rPr>
          <w:rFonts w:hint="cs"/>
          <w:rtl/>
        </w:rPr>
        <w:t>ארקדי ה</w:t>
      </w:r>
      <w:r w:rsidR="00D70705">
        <w:rPr>
          <w:rFonts w:hint="cs"/>
          <w:rtl/>
        </w:rPr>
        <w:t>ִ</w:t>
      </w:r>
      <w:r>
        <w:rPr>
          <w:rFonts w:hint="cs"/>
          <w:rtl/>
        </w:rPr>
        <w:t xml:space="preserve">רבה להציע אימוני </w:t>
      </w:r>
      <w:r w:rsidR="00C90C6C">
        <w:rPr>
          <w:rFonts w:hint="cs"/>
          <w:rtl/>
        </w:rPr>
        <w:t>שחייה</w:t>
      </w:r>
      <w:r>
        <w:rPr>
          <w:rFonts w:hint="cs"/>
          <w:rtl/>
        </w:rPr>
        <w:t>, ומכיוון שהפעם אלכס חש שלא יניח לו בחיטוטיו</w:t>
      </w:r>
      <w:r w:rsidR="00C22028">
        <w:rPr>
          <w:rFonts w:hint="cs"/>
          <w:rtl/>
        </w:rPr>
        <w:t xml:space="preserve"> [לגבי היעלמויותיו]</w:t>
      </w:r>
      <w:r>
        <w:rPr>
          <w:rFonts w:hint="cs"/>
          <w:rtl/>
        </w:rPr>
        <w:t xml:space="preserve">, </w:t>
      </w:r>
      <w:r w:rsidR="00BD266F" w:rsidRPr="00CD067C">
        <w:rPr>
          <w:rtl/>
        </w:rPr>
        <w:t>ה</w:t>
      </w:r>
      <w:r w:rsidR="00BD266F" w:rsidRPr="00CD067C">
        <w:rPr>
          <w:rFonts w:hint="cs"/>
          <w:rtl/>
        </w:rPr>
        <w:t>תרצה</w:t>
      </w:r>
      <w:r w:rsidR="00BD266F" w:rsidRPr="00CD067C">
        <w:rPr>
          <w:rtl/>
        </w:rPr>
        <w:t xml:space="preserve">. בשיטוטיהם </w:t>
      </w:r>
      <w:r w:rsidR="00BD266F">
        <w:rPr>
          <w:rFonts w:hint="cs"/>
          <w:rtl/>
        </w:rPr>
        <w:t xml:space="preserve">בעיר </w:t>
      </w:r>
      <w:r w:rsidR="00BD266F" w:rsidRPr="00CD067C">
        <w:rPr>
          <w:rFonts w:hint="cs"/>
          <w:rtl/>
        </w:rPr>
        <w:t>נתקלו ב</w:t>
      </w:r>
      <w:r w:rsidR="00BD266F" w:rsidRPr="00CD067C">
        <w:rPr>
          <w:rtl/>
        </w:rPr>
        <w:t xml:space="preserve">מבנה מוזר בעל צורה מפתה, </w:t>
      </w:r>
      <w:r w:rsidR="00B007D1">
        <w:rPr>
          <w:rFonts w:hint="cs"/>
          <w:rtl/>
        </w:rPr>
        <w:t>שאלכס זיהה כ</w:t>
      </w:r>
      <w:r w:rsidR="00B007D1" w:rsidRPr="00CD067C">
        <w:rPr>
          <w:rtl/>
        </w:rPr>
        <w:t>בריכה מקורה</w:t>
      </w:r>
      <w:r w:rsidR="00B007D1">
        <w:rPr>
          <w:rFonts w:hint="cs"/>
          <w:rtl/>
        </w:rPr>
        <w:t>,</w:t>
      </w:r>
      <w:r w:rsidR="00B007D1" w:rsidRPr="00CD067C">
        <w:rPr>
          <w:rtl/>
        </w:rPr>
        <w:t xml:space="preserve"> </w:t>
      </w:r>
      <w:r w:rsidR="00BD266F" w:rsidRPr="00CD067C">
        <w:rPr>
          <w:rtl/>
        </w:rPr>
        <w:t xml:space="preserve">ולשם שמו פעמיהם, </w:t>
      </w:r>
      <w:r>
        <w:rPr>
          <w:rFonts w:hint="cs"/>
          <w:rtl/>
        </w:rPr>
        <w:t>כרגיל ב</w:t>
      </w:r>
      <w:r w:rsidR="00BD266F">
        <w:rPr>
          <w:rtl/>
        </w:rPr>
        <w:t>אוטובוס ו</w:t>
      </w:r>
      <w:r w:rsidR="00BD266F">
        <w:rPr>
          <w:rFonts w:hint="cs"/>
          <w:rtl/>
        </w:rPr>
        <w:t>רכבת תחתית</w:t>
      </w:r>
      <w:r w:rsidR="00BD266F">
        <w:rPr>
          <w:rtl/>
        </w:rPr>
        <w:t xml:space="preserve">. </w:t>
      </w:r>
      <w:r w:rsidR="00C22028">
        <w:rPr>
          <w:rFonts w:hint="cs"/>
          <w:rtl/>
        </w:rPr>
        <w:t>[הם התפשטו במלתחות וכשהגיחו למתחם</w:t>
      </w:r>
      <w:r w:rsidR="00495419">
        <w:rPr>
          <w:rFonts w:hint="cs"/>
          <w:rtl/>
        </w:rPr>
        <w:t>.</w:t>
      </w:r>
      <w:r w:rsidR="00C22028">
        <w:rPr>
          <w:rFonts w:hint="cs"/>
          <w:rtl/>
        </w:rPr>
        <w:t xml:space="preserve">..] </w:t>
      </w:r>
      <w:r w:rsidR="00BD266F">
        <w:rPr>
          <w:rtl/>
        </w:rPr>
        <w:t>כשנכנסו פנימה</w:t>
      </w:r>
      <w:r w:rsidR="00BD266F" w:rsidRPr="00CD067C">
        <w:rPr>
          <w:rtl/>
        </w:rPr>
        <w:t xml:space="preserve"> לא הצטערו – הבריכה המקורה </w:t>
      </w:r>
      <w:r w:rsidR="001C5A04">
        <w:rPr>
          <w:rtl/>
        </w:rPr>
        <w:t>הייתה</w:t>
      </w:r>
      <w:r w:rsidR="00BD266F" w:rsidRPr="00CD067C">
        <w:rPr>
          <w:rtl/>
        </w:rPr>
        <w:t xml:space="preserve"> אולימפית, עם </w:t>
      </w:r>
      <w:r w:rsidR="00BD266F" w:rsidRPr="00CD067C">
        <w:rPr>
          <w:rFonts w:hint="cs"/>
          <w:rtl/>
        </w:rPr>
        <w:t xml:space="preserve">שלוחות </w:t>
      </w:r>
      <w:r w:rsidR="00B007D1">
        <w:rPr>
          <w:rFonts w:hint="cs"/>
          <w:rtl/>
        </w:rPr>
        <w:t>קטנות</w:t>
      </w:r>
      <w:r w:rsidR="00BD266F" w:rsidRPr="00CD067C">
        <w:rPr>
          <w:rFonts w:hint="cs"/>
          <w:rtl/>
        </w:rPr>
        <w:t xml:space="preserve"> עבור ילדים</w:t>
      </w:r>
      <w:r w:rsidR="00BD266F" w:rsidRPr="00CD067C">
        <w:rPr>
          <w:rtl/>
        </w:rPr>
        <w:t xml:space="preserve">, </w:t>
      </w:r>
      <w:r w:rsidR="00B007D1">
        <w:rPr>
          <w:rFonts w:hint="cs"/>
          <w:rtl/>
        </w:rPr>
        <w:t xml:space="preserve">מזרקות, </w:t>
      </w:r>
      <w:r w:rsidR="00BD266F" w:rsidRPr="00CD067C">
        <w:rPr>
          <w:rtl/>
        </w:rPr>
        <w:t>מצופים ומשח</w:t>
      </w:r>
      <w:r w:rsidR="00B007D1">
        <w:rPr>
          <w:rtl/>
        </w:rPr>
        <w:t>קי מים לרוב, וכמה משטחי</w:t>
      </w:r>
      <w:r w:rsidR="00BD266F" w:rsidRPr="00CD067C">
        <w:rPr>
          <w:rtl/>
        </w:rPr>
        <w:t xml:space="preserve"> חימום מוגבהים שהשקיפו על ה</w:t>
      </w:r>
      <w:r w:rsidR="00B007D1">
        <w:rPr>
          <w:rFonts w:hint="cs"/>
          <w:rtl/>
        </w:rPr>
        <w:t>נעשה</w:t>
      </w:r>
      <w:r w:rsidR="00BD266F" w:rsidRPr="00CD067C">
        <w:rPr>
          <w:rtl/>
        </w:rPr>
        <w:t xml:space="preserve">. הבריכה </w:t>
      </w:r>
      <w:r w:rsidR="001C5A04">
        <w:rPr>
          <w:rtl/>
        </w:rPr>
        <w:t>הייתה</w:t>
      </w:r>
      <w:r w:rsidR="00BD266F" w:rsidRPr="00CD067C">
        <w:rPr>
          <w:rtl/>
        </w:rPr>
        <w:t xml:space="preserve"> כמעט נטושה</w:t>
      </w:r>
      <w:r w:rsidR="00BD266F" w:rsidRPr="00CD067C">
        <w:rPr>
          <w:rFonts w:hint="cs"/>
          <w:rtl/>
        </w:rPr>
        <w:t>,</w:t>
      </w:r>
      <w:r w:rsidR="00BD266F" w:rsidRPr="00CD067C">
        <w:rPr>
          <w:rtl/>
        </w:rPr>
        <w:t xml:space="preserve"> המבנה העצום ל</w:t>
      </w:r>
      <w:r w:rsidR="00101E23">
        <w:rPr>
          <w:rtl/>
        </w:rPr>
        <w:t>א הכיל שלושים איש.</w:t>
      </w:r>
    </w:p>
    <w:p w14:paraId="4A607631" w14:textId="7A00C7B2" w:rsidR="00BD266F" w:rsidRPr="00CD067C" w:rsidRDefault="00BD266F" w:rsidP="00B007D1">
      <w:pPr>
        <w:rPr>
          <w:rtl/>
        </w:rPr>
      </w:pPr>
      <w:r>
        <w:rPr>
          <w:rtl/>
        </w:rPr>
        <w:t xml:space="preserve">אלכס </w:t>
      </w:r>
      <w:r w:rsidR="00B17CA0">
        <w:rPr>
          <w:rtl/>
        </w:rPr>
        <w:t>השליך הצידה את המגבת ו</w:t>
      </w:r>
      <w:r w:rsidR="00101E23">
        <w:rPr>
          <w:rFonts w:hint="cs"/>
          <w:rtl/>
        </w:rPr>
        <w:t>ּ</w:t>
      </w:r>
      <w:r w:rsidRPr="00CD067C">
        <w:rPr>
          <w:rtl/>
        </w:rPr>
        <w:t>מפתח התא לשמירת חפצים</w:t>
      </w:r>
      <w:r w:rsidR="00B007D1">
        <w:rPr>
          <w:rFonts w:hint="cs"/>
          <w:rtl/>
        </w:rPr>
        <w:t>,</w:t>
      </w:r>
      <w:r w:rsidRPr="00CD067C">
        <w:rPr>
          <w:rtl/>
        </w:rPr>
        <w:t xml:space="preserve"> ריח הכלור היכה באפו וחידד את חושיו. כשהיטיב את משקפי ה</w:t>
      </w:r>
      <w:r w:rsidR="00C90C6C">
        <w:rPr>
          <w:rtl/>
        </w:rPr>
        <w:t>שחייה</w:t>
      </w:r>
      <w:r w:rsidRPr="00CD067C">
        <w:rPr>
          <w:rtl/>
        </w:rPr>
        <w:t xml:space="preserve"> על עיניו, </w:t>
      </w:r>
      <w:r w:rsidR="00B007D1">
        <w:rPr>
          <w:rFonts w:hint="cs"/>
          <w:rtl/>
        </w:rPr>
        <w:t xml:space="preserve">בעמדו על שפת הבריכה, </w:t>
      </w:r>
      <w:r w:rsidRPr="00CD067C">
        <w:rPr>
          <w:rtl/>
        </w:rPr>
        <w:t xml:space="preserve">עורו הסתמר בציפיה. גופו נדרך בהכנה לזינוק, והוא קפץ. </w:t>
      </w:r>
    </w:p>
    <w:p w14:paraId="71A316FB" w14:textId="2FE7F238" w:rsidR="00BD266F" w:rsidRPr="00CD067C" w:rsidRDefault="00BD266F" w:rsidP="00101E23">
      <w:pPr>
        <w:rPr>
          <w:rtl/>
        </w:rPr>
      </w:pPr>
      <w:r w:rsidRPr="00CD067C">
        <w:rPr>
          <w:rtl/>
        </w:rPr>
        <w:lastRenderedPageBreak/>
        <w:t xml:space="preserve">בבת אחת, המים השחירו. </w:t>
      </w:r>
      <w:r w:rsidR="00C22028">
        <w:rPr>
          <w:rFonts w:hint="cs"/>
          <w:rtl/>
        </w:rPr>
        <w:t xml:space="preserve">[להרחיב </w:t>
      </w:r>
      <w:r w:rsidR="00C22028">
        <w:rPr>
          <w:rtl/>
        </w:rPr>
        <w:t>–</w:t>
      </w:r>
      <w:r w:rsidR="00C22028">
        <w:rPr>
          <w:rFonts w:hint="cs"/>
          <w:rtl/>
        </w:rPr>
        <w:t xml:space="preserve"> </w:t>
      </w:r>
      <w:r w:rsidR="008B1B44">
        <w:rPr>
          <w:rFonts w:hint="cs"/>
          <w:rtl/>
        </w:rPr>
        <w:t>סופי</w:t>
      </w:r>
      <w:r w:rsidR="00C22028">
        <w:rPr>
          <w:rFonts w:hint="cs"/>
          <w:rtl/>
        </w:rPr>
        <w:t xml:space="preserve"> נשמטה כמו אבן והוא אחריה] </w:t>
      </w:r>
      <w:r w:rsidRPr="00CD067C">
        <w:rPr>
          <w:rtl/>
        </w:rPr>
        <w:t xml:space="preserve">באותו רגע של בילבול </w:t>
      </w:r>
      <w:r>
        <w:rPr>
          <w:rFonts w:hint="cs"/>
          <w:rtl/>
        </w:rPr>
        <w:t>חסר</w:t>
      </w:r>
      <w:r w:rsidR="00D70705">
        <w:rPr>
          <w:rFonts w:hint="cs"/>
          <w:rtl/>
        </w:rPr>
        <w:t>-</w:t>
      </w:r>
      <w:r>
        <w:rPr>
          <w:rFonts w:hint="cs"/>
          <w:rtl/>
        </w:rPr>
        <w:t xml:space="preserve">אונים </w:t>
      </w:r>
      <w:r w:rsidRPr="00CD067C">
        <w:rPr>
          <w:rtl/>
        </w:rPr>
        <w:t xml:space="preserve">הוא לא ידע אם עיניו פקוחות או עצומות. שריריו נרפו והוא נפל </w:t>
      </w:r>
      <w:r w:rsidR="00B007D1">
        <w:rPr>
          <w:rFonts w:hint="cs"/>
          <w:rtl/>
        </w:rPr>
        <w:t xml:space="preserve">על פני המים </w:t>
      </w:r>
      <w:r w:rsidRPr="00CD067C">
        <w:rPr>
          <w:rtl/>
        </w:rPr>
        <w:t xml:space="preserve">בחבטה כואבת ומייד החל </w:t>
      </w:r>
      <w:r w:rsidR="00101E23">
        <w:rPr>
          <w:rFonts w:hint="cs"/>
          <w:rtl/>
        </w:rPr>
        <w:t>טובע</w:t>
      </w:r>
      <w:r w:rsidR="00B007D1">
        <w:rPr>
          <w:rFonts w:hint="cs"/>
          <w:rtl/>
        </w:rPr>
        <w:t xml:space="preserve"> בעומק שני מטר</w:t>
      </w:r>
      <w:r w:rsidR="00101E23">
        <w:rPr>
          <w:rFonts w:hint="cs"/>
          <w:rtl/>
        </w:rPr>
        <w:t>ים</w:t>
      </w:r>
      <w:r w:rsidR="00B007D1">
        <w:rPr>
          <w:rFonts w:hint="cs"/>
          <w:rtl/>
        </w:rPr>
        <w:t xml:space="preserve"> של מים מסוננים</w:t>
      </w:r>
      <w:r w:rsidR="00111F2F">
        <w:rPr>
          <w:rFonts w:hint="cs"/>
          <w:rtl/>
        </w:rPr>
        <w:t>, [מטוהרים???? ו]</w:t>
      </w:r>
      <w:r w:rsidR="00B007D1">
        <w:rPr>
          <w:rFonts w:hint="cs"/>
          <w:rtl/>
        </w:rPr>
        <w:t xml:space="preserve"> ו</w:t>
      </w:r>
      <w:r w:rsidR="00140530">
        <w:rPr>
          <w:rFonts w:hint="cs"/>
          <w:rtl/>
        </w:rPr>
        <w:t>מחוממים</w:t>
      </w:r>
      <w:r w:rsidRPr="00CD067C">
        <w:rPr>
          <w:rtl/>
        </w:rPr>
        <w:t>.</w:t>
      </w:r>
    </w:p>
    <w:p w14:paraId="18B5970B" w14:textId="77777777" w:rsidR="00BD266F" w:rsidRPr="00CD067C" w:rsidRDefault="00BD266F" w:rsidP="005777B3">
      <w:pPr>
        <w:rPr>
          <w:rtl/>
        </w:rPr>
      </w:pPr>
      <w:r w:rsidRPr="00CD067C">
        <w:rPr>
          <w:rtl/>
        </w:rPr>
        <w:t>ארקדי ה</w:t>
      </w:r>
      <w:r w:rsidR="00140530">
        <w:rPr>
          <w:rFonts w:hint="cs"/>
          <w:rtl/>
        </w:rPr>
        <w:t>מבוהל</w:t>
      </w:r>
      <w:r w:rsidRPr="00CD067C">
        <w:rPr>
          <w:rtl/>
        </w:rPr>
        <w:t xml:space="preserve"> </w:t>
      </w:r>
      <w:r>
        <w:rPr>
          <w:rFonts w:hint="cs"/>
          <w:rtl/>
        </w:rPr>
        <w:t>[</w:t>
      </w:r>
      <w:r w:rsidR="00140530">
        <w:t>incredulous</w:t>
      </w:r>
      <w:r>
        <w:rPr>
          <w:rFonts w:hint="cs"/>
          <w:rtl/>
        </w:rPr>
        <w:t xml:space="preserve">] </w:t>
      </w:r>
      <w:r w:rsidRPr="00CD067C">
        <w:rPr>
          <w:rtl/>
        </w:rPr>
        <w:t>קפץ מייד אחריו, לפת אותו בחזקה סביב חזהו ו</w:t>
      </w:r>
      <w:r>
        <w:rPr>
          <w:rFonts w:hint="cs"/>
          <w:rtl/>
        </w:rPr>
        <w:t xml:space="preserve">גרר </w:t>
      </w:r>
      <w:r w:rsidRPr="00CD067C">
        <w:rPr>
          <w:rtl/>
        </w:rPr>
        <w:t>אותו לשפת הבריכה</w:t>
      </w:r>
      <w:r w:rsidR="00140530">
        <w:rPr>
          <w:rtl/>
        </w:rPr>
        <w:t xml:space="preserve">. </w:t>
      </w:r>
      <w:r w:rsidRPr="00CD067C">
        <w:rPr>
          <w:rtl/>
        </w:rPr>
        <w:t>גו</w:t>
      </w:r>
      <w:r w:rsidR="00B007D1">
        <w:rPr>
          <w:rtl/>
        </w:rPr>
        <w:t>פתו הקרה והחלקלקה</w:t>
      </w:r>
      <w:r>
        <w:rPr>
          <w:rtl/>
        </w:rPr>
        <w:t xml:space="preserve"> </w:t>
      </w:r>
      <w:r w:rsidR="00B007D1">
        <w:rPr>
          <w:rFonts w:hint="cs"/>
          <w:rtl/>
        </w:rPr>
        <w:t>התאבנה</w:t>
      </w:r>
      <w:r>
        <w:rPr>
          <w:rFonts w:hint="cs"/>
          <w:rtl/>
        </w:rPr>
        <w:t xml:space="preserve"> ונשמט</w:t>
      </w:r>
      <w:r w:rsidR="00B007D1">
        <w:rPr>
          <w:rFonts w:hint="cs"/>
          <w:rtl/>
        </w:rPr>
        <w:t>ה</w:t>
      </w:r>
      <w:r>
        <w:rPr>
          <w:rFonts w:hint="cs"/>
          <w:rtl/>
        </w:rPr>
        <w:t xml:space="preserve"> מאחיזתו</w:t>
      </w:r>
      <w:r w:rsidR="00140530">
        <w:rPr>
          <w:rFonts w:hint="cs"/>
          <w:rtl/>
        </w:rPr>
        <w:t xml:space="preserve">. </w:t>
      </w:r>
      <w:r>
        <w:rPr>
          <w:rtl/>
        </w:rPr>
        <w:t>המציל הגיע במרוצה</w:t>
      </w:r>
      <w:r w:rsidR="00140530">
        <w:rPr>
          <w:rFonts w:hint="cs"/>
          <w:rtl/>
        </w:rPr>
        <w:t>,</w:t>
      </w:r>
      <w:r w:rsidRPr="00CD067C">
        <w:rPr>
          <w:rtl/>
        </w:rPr>
        <w:t xml:space="preserve"> </w:t>
      </w:r>
      <w:r w:rsidR="00140530">
        <w:rPr>
          <w:rFonts w:hint="cs"/>
          <w:rtl/>
        </w:rPr>
        <w:t xml:space="preserve">ובכוחות משותפים הם </w:t>
      </w:r>
      <w:r>
        <w:rPr>
          <w:rFonts w:hint="cs"/>
          <w:rtl/>
        </w:rPr>
        <w:t>מש</w:t>
      </w:r>
      <w:r w:rsidR="00140530">
        <w:rPr>
          <w:rFonts w:hint="cs"/>
          <w:rtl/>
        </w:rPr>
        <w:t>כו</w:t>
      </w:r>
      <w:r>
        <w:rPr>
          <w:rFonts w:hint="cs"/>
          <w:rtl/>
        </w:rPr>
        <w:t xml:space="preserve"> </w:t>
      </w:r>
      <w:r w:rsidRPr="00CD067C">
        <w:rPr>
          <w:rtl/>
        </w:rPr>
        <w:t>א</w:t>
      </w:r>
      <w:r>
        <w:rPr>
          <w:rFonts w:hint="cs"/>
          <w:rtl/>
        </w:rPr>
        <w:t>ו</w:t>
      </w:r>
      <w:r w:rsidRPr="00CD067C">
        <w:rPr>
          <w:rtl/>
        </w:rPr>
        <w:t>ת</w:t>
      </w:r>
      <w:r>
        <w:rPr>
          <w:rFonts w:hint="cs"/>
          <w:rtl/>
        </w:rPr>
        <w:t>ו</w:t>
      </w:r>
      <w:r w:rsidRPr="00CD067C">
        <w:rPr>
          <w:rtl/>
        </w:rPr>
        <w:t xml:space="preserve"> ל</w:t>
      </w:r>
      <w:r w:rsidR="00140530">
        <w:rPr>
          <w:rFonts w:hint="cs"/>
          <w:rtl/>
        </w:rPr>
        <w:t>עבר</w:t>
      </w:r>
      <w:r w:rsidRPr="00CD067C">
        <w:rPr>
          <w:rtl/>
        </w:rPr>
        <w:t xml:space="preserve"> ה</w:t>
      </w:r>
      <w:r>
        <w:rPr>
          <w:rFonts w:hint="cs"/>
          <w:rtl/>
        </w:rPr>
        <w:t>סולם</w:t>
      </w:r>
      <w:r w:rsidRPr="00CD067C">
        <w:rPr>
          <w:rtl/>
        </w:rPr>
        <w:t xml:space="preserve">. אלכס התעשת, הצליח להרים את עצמו על רגליים כושלות ולצאת. חזהו </w:t>
      </w:r>
      <w:r>
        <w:rPr>
          <w:rFonts w:hint="cs"/>
          <w:rtl/>
        </w:rPr>
        <w:t xml:space="preserve">היה </w:t>
      </w:r>
      <w:r w:rsidRPr="00CD067C">
        <w:rPr>
          <w:rtl/>
        </w:rPr>
        <w:t>שק</w:t>
      </w:r>
      <w:r>
        <w:rPr>
          <w:rFonts w:hint="cs"/>
          <w:rtl/>
        </w:rPr>
        <w:t>ו</w:t>
      </w:r>
      <w:r w:rsidRPr="00CD067C">
        <w:rPr>
          <w:rtl/>
        </w:rPr>
        <w:t xml:space="preserve">ע, שיניו נקשו. המציל ליווה אותו לכיסא </w:t>
      </w:r>
      <w:r w:rsidR="005777B3">
        <w:rPr>
          <w:rFonts w:hint="cs"/>
          <w:rtl/>
        </w:rPr>
        <w:t>ו</w:t>
      </w:r>
      <w:r w:rsidRPr="00CD067C">
        <w:rPr>
          <w:rtl/>
        </w:rPr>
        <w:t xml:space="preserve">ארקדי הטיב </w:t>
      </w:r>
      <w:r w:rsidR="005777B3">
        <w:rPr>
          <w:rFonts w:hint="cs"/>
          <w:rtl/>
        </w:rPr>
        <w:t>מגבת</w:t>
      </w:r>
      <w:r w:rsidRPr="00CD067C">
        <w:rPr>
          <w:rtl/>
        </w:rPr>
        <w:t xml:space="preserve"> על כתפיו הדוממות.</w:t>
      </w:r>
    </w:p>
    <w:p w14:paraId="09703E37" w14:textId="77777777" w:rsidR="00943146" w:rsidRPr="00CD067C" w:rsidRDefault="00943146" w:rsidP="00943146">
      <w:pPr>
        <w:rPr>
          <w:rtl/>
        </w:rPr>
      </w:pPr>
      <w:r w:rsidRPr="00CD067C">
        <w:rPr>
          <w:rtl/>
        </w:rPr>
        <w:t xml:space="preserve">כמה </w:t>
      </w:r>
      <w:r w:rsidR="005777B3">
        <w:rPr>
          <w:rFonts w:hint="cs"/>
          <w:rtl/>
        </w:rPr>
        <w:t xml:space="preserve">נשים </w:t>
      </w:r>
      <w:r w:rsidRPr="00CD067C">
        <w:rPr>
          <w:rtl/>
        </w:rPr>
        <w:t>גרמניות צפו בהם ממשטחי החימום המוגבהים.</w:t>
      </w:r>
    </w:p>
    <w:p w14:paraId="320F86D1" w14:textId="52EAEEB8" w:rsidR="00BD266F" w:rsidRPr="00CD067C" w:rsidRDefault="005777B3" w:rsidP="005777B3">
      <w:pPr>
        <w:rPr>
          <w:rtl/>
        </w:rPr>
      </w:pPr>
      <w:r>
        <w:rPr>
          <w:rFonts w:hint="cs"/>
          <w:rtl/>
        </w:rPr>
        <w:t xml:space="preserve">המציל הביא מארון </w:t>
      </w:r>
      <w:r w:rsidR="00BD266F" w:rsidRPr="00CD067C">
        <w:rPr>
          <w:rtl/>
        </w:rPr>
        <w:t xml:space="preserve">מצופים </w:t>
      </w:r>
      <w:r w:rsidR="00BD266F" w:rsidRPr="00CD067C">
        <w:rPr>
          <w:rFonts w:hint="cs"/>
          <w:rtl/>
        </w:rPr>
        <w:t>מ</w:t>
      </w:r>
      <w:r w:rsidR="00BD266F" w:rsidRPr="00CD067C">
        <w:rPr>
          <w:rtl/>
        </w:rPr>
        <w:t>צוף</w:t>
      </w:r>
      <w:r>
        <w:rPr>
          <w:rFonts w:hint="cs"/>
          <w:rtl/>
        </w:rPr>
        <w:t>-</w:t>
      </w:r>
      <w:r w:rsidR="00BD266F" w:rsidRPr="00CD067C">
        <w:rPr>
          <w:rtl/>
        </w:rPr>
        <w:t xml:space="preserve">אפודה. הוא קשר אותו לגופו </w:t>
      </w:r>
      <w:r w:rsidR="00BD266F" w:rsidRPr="00CD067C">
        <w:rPr>
          <w:rFonts w:hint="cs"/>
          <w:rtl/>
        </w:rPr>
        <w:t xml:space="preserve">הכנוע </w:t>
      </w:r>
      <w:r w:rsidR="00BD266F" w:rsidRPr="00CD067C">
        <w:rPr>
          <w:rtl/>
        </w:rPr>
        <w:t xml:space="preserve">של אלכס, </w:t>
      </w:r>
      <w:r w:rsidR="00BD266F" w:rsidRPr="00CD067C">
        <w:rPr>
          <w:rFonts w:hint="cs"/>
          <w:rtl/>
        </w:rPr>
        <w:t>ולאחר ש</w:t>
      </w:r>
      <w:r w:rsidR="00140530">
        <w:rPr>
          <w:rtl/>
        </w:rPr>
        <w:t>הראה להם א</w:t>
      </w:r>
      <w:r w:rsidR="00140530">
        <w:rPr>
          <w:rFonts w:hint="cs"/>
          <w:rtl/>
        </w:rPr>
        <w:t xml:space="preserve">ת </w:t>
      </w:r>
      <w:r w:rsidR="00271F95">
        <w:rPr>
          <w:rFonts w:hint="cs"/>
          <w:rtl/>
        </w:rPr>
        <w:t>אזור</w:t>
      </w:r>
      <w:r w:rsidR="00140530">
        <w:rPr>
          <w:rFonts w:hint="cs"/>
          <w:rtl/>
        </w:rPr>
        <w:t xml:space="preserve"> </w:t>
      </w:r>
      <w:r w:rsidR="00BD266F" w:rsidRPr="00CD067C">
        <w:rPr>
          <w:rtl/>
        </w:rPr>
        <w:t>המים הרדודים ו</w:t>
      </w:r>
      <w:r w:rsidR="00140530">
        <w:rPr>
          <w:rFonts w:hint="cs"/>
          <w:rtl/>
        </w:rPr>
        <w:t>כן ארגז גדול ובו</w:t>
      </w:r>
      <w:r w:rsidR="00BD266F" w:rsidRPr="00CD067C">
        <w:rPr>
          <w:rtl/>
        </w:rPr>
        <w:t xml:space="preserve"> </w:t>
      </w:r>
      <w:r w:rsidR="00BD266F">
        <w:rPr>
          <w:rFonts w:hint="cs"/>
          <w:rtl/>
        </w:rPr>
        <w:t>[מסודרים ב</w:t>
      </w:r>
      <w:r w:rsidR="00FE2992">
        <w:rPr>
          <w:rFonts w:hint="cs"/>
          <w:rtl/>
        </w:rPr>
        <w:t>חופשי</w:t>
      </w:r>
      <w:r w:rsidR="00BD266F">
        <w:rPr>
          <w:rFonts w:hint="cs"/>
          <w:rtl/>
        </w:rPr>
        <w:t xml:space="preserve">ות לשימוש המבקרים] </w:t>
      </w:r>
      <w:r w:rsidR="00BD266F" w:rsidRPr="00CD067C">
        <w:rPr>
          <w:rtl/>
        </w:rPr>
        <w:t xml:space="preserve">מצופים </w:t>
      </w:r>
      <w:r>
        <w:rPr>
          <w:rFonts w:hint="cs"/>
          <w:rtl/>
        </w:rPr>
        <w:t xml:space="preserve">נוספים </w:t>
      </w:r>
      <w:r w:rsidR="00BD266F" w:rsidRPr="00CD067C">
        <w:rPr>
          <w:rtl/>
        </w:rPr>
        <w:t xml:space="preserve">מכל הסוגים, </w:t>
      </w:r>
      <w:r w:rsidR="00BD266F">
        <w:rPr>
          <w:rFonts w:hint="cs"/>
          <w:rtl/>
        </w:rPr>
        <w:t xml:space="preserve">חופשיים לשימוש המבקרים, </w:t>
      </w:r>
      <w:r w:rsidR="00BD266F" w:rsidRPr="00CD067C">
        <w:rPr>
          <w:rtl/>
        </w:rPr>
        <w:t>ה</w:t>
      </w:r>
      <w:r w:rsidR="00BD266F" w:rsidRPr="00CD067C">
        <w:rPr>
          <w:rFonts w:hint="cs"/>
          <w:rtl/>
        </w:rPr>
        <w:t>וא</w:t>
      </w:r>
      <w:r w:rsidR="00BD266F" w:rsidRPr="00CD067C">
        <w:rPr>
          <w:rtl/>
        </w:rPr>
        <w:t xml:space="preserve"> הלך לבסוף.</w:t>
      </w:r>
    </w:p>
    <w:p w14:paraId="18B3DAAB" w14:textId="77777777" w:rsidR="00BD266F" w:rsidRPr="00CD067C" w:rsidRDefault="00BD266F" w:rsidP="00BD266F">
      <w:pPr>
        <w:rPr>
          <w:rtl/>
        </w:rPr>
      </w:pPr>
      <w:r w:rsidRPr="00CD067C">
        <w:rPr>
          <w:rtl/>
        </w:rPr>
        <w:t xml:space="preserve">"מה קורה לך?" ארקדי </w:t>
      </w:r>
      <w:r w:rsidR="003569B5">
        <w:rPr>
          <w:rFonts w:hint="cs"/>
          <w:rtl/>
        </w:rPr>
        <w:t>[</w:t>
      </w:r>
      <w:r w:rsidR="00697420" w:rsidRPr="00697420">
        <w:rPr>
          <w:rFonts w:hint="cs"/>
          <w:rtl/>
        </w:rPr>
        <w:t>תהה</w:t>
      </w:r>
      <w:r w:rsidR="004A2EC3" w:rsidRPr="00697420">
        <w:rPr>
          <w:rFonts w:hint="cs"/>
          <w:rtl/>
        </w:rPr>
        <w:t xml:space="preserve"> בי</w:t>
      </w:r>
      <w:r w:rsidR="00697420">
        <w:rPr>
          <w:rFonts w:hint="cs"/>
          <w:rtl/>
        </w:rPr>
        <w:t>י</w:t>
      </w:r>
      <w:r w:rsidR="004A2EC3" w:rsidRPr="00697420">
        <w:rPr>
          <w:rFonts w:hint="cs"/>
          <w:rtl/>
        </w:rPr>
        <w:t>אוש</w:t>
      </w:r>
      <w:r w:rsidR="00697420" w:rsidRPr="00697420">
        <w:rPr>
          <w:rFonts w:hint="cs"/>
          <w:rtl/>
        </w:rPr>
        <w:t xml:space="preserve"> כבוש</w:t>
      </w:r>
      <w:r w:rsidR="003569B5">
        <w:rPr>
          <w:rFonts w:hint="cs"/>
          <w:rtl/>
        </w:rPr>
        <w:t xml:space="preserve"> </w:t>
      </w:r>
      <w:r w:rsidR="003569B5">
        <w:rPr>
          <w:rtl/>
        </w:rPr>
        <w:t>–</w:t>
      </w:r>
      <w:r w:rsidR="003569B5">
        <w:rPr>
          <w:rFonts w:hint="cs"/>
          <w:rtl/>
        </w:rPr>
        <w:t xml:space="preserve"> לא טוב]</w:t>
      </w:r>
      <w:r w:rsidRPr="00CD067C">
        <w:rPr>
          <w:rtl/>
        </w:rPr>
        <w:t>.</w:t>
      </w:r>
    </w:p>
    <w:p w14:paraId="46D88453" w14:textId="77777777" w:rsidR="00BD266F" w:rsidRPr="00CD067C" w:rsidRDefault="00BD266F" w:rsidP="00BD266F">
      <w:pPr>
        <w:rPr>
          <w:rtl/>
        </w:rPr>
      </w:pPr>
      <w:r w:rsidRPr="00CD067C">
        <w:rPr>
          <w:rtl/>
        </w:rPr>
        <w:t>אלכס נענע בראשו.</w:t>
      </w:r>
    </w:p>
    <w:p w14:paraId="7B593273" w14:textId="77777777" w:rsidR="00BD266F" w:rsidRPr="00CD067C" w:rsidRDefault="00BD266F" w:rsidP="00BD266F">
      <w:pPr>
        <w:rPr>
          <w:rtl/>
        </w:rPr>
      </w:pPr>
      <w:r w:rsidRPr="00CD067C">
        <w:rPr>
          <w:rtl/>
        </w:rPr>
        <w:t>"אתה בסדר?"</w:t>
      </w:r>
    </w:p>
    <w:p w14:paraId="27F15EDD" w14:textId="77777777" w:rsidR="00BD266F" w:rsidRPr="00CD067C" w:rsidRDefault="004A2EC3" w:rsidP="00BD266F">
      <w:pPr>
        <w:rPr>
          <w:rtl/>
        </w:rPr>
      </w:pPr>
      <w:r>
        <w:rPr>
          <w:rFonts w:hint="cs"/>
          <w:rtl/>
        </w:rPr>
        <w:t>הוא</w:t>
      </w:r>
      <w:r w:rsidR="00BD266F" w:rsidRPr="00CD067C">
        <w:rPr>
          <w:rtl/>
        </w:rPr>
        <w:t xml:space="preserve"> חייך חיוך רפה.</w:t>
      </w:r>
    </w:p>
    <w:p w14:paraId="71D10C24" w14:textId="77777777" w:rsidR="00BD266F" w:rsidRPr="00CD067C" w:rsidRDefault="00BD266F" w:rsidP="00943146">
      <w:pPr>
        <w:rPr>
          <w:rtl/>
        </w:rPr>
      </w:pPr>
      <w:r w:rsidRPr="00CD067C">
        <w:rPr>
          <w:rtl/>
        </w:rPr>
        <w:t xml:space="preserve">"קר לך? השפתיים שלך כחולות." </w:t>
      </w:r>
    </w:p>
    <w:p w14:paraId="7BCBA255" w14:textId="77777777" w:rsidR="00BD266F" w:rsidRPr="00CD067C" w:rsidRDefault="004A2EC3" w:rsidP="00BD266F">
      <w:pPr>
        <w:rPr>
          <w:rtl/>
        </w:rPr>
      </w:pPr>
      <w:r>
        <w:rPr>
          <w:rFonts w:hint="cs"/>
          <w:rtl/>
        </w:rPr>
        <w:t>הוא</w:t>
      </w:r>
      <w:r w:rsidR="00BD266F" w:rsidRPr="00CD067C">
        <w:rPr>
          <w:rtl/>
        </w:rPr>
        <w:t xml:space="preserve"> משך בכתפיו.</w:t>
      </w:r>
    </w:p>
    <w:p w14:paraId="4E1F8E64" w14:textId="77777777" w:rsidR="00BD266F" w:rsidRPr="00CD067C" w:rsidRDefault="00BD266F" w:rsidP="00140530">
      <w:pPr>
        <w:rPr>
          <w:rtl/>
        </w:rPr>
      </w:pPr>
      <w:r w:rsidRPr="00CD067C">
        <w:rPr>
          <w:rtl/>
        </w:rPr>
        <w:t>"רוצה לנסות להיכנס שוב, לאט לאט?"</w:t>
      </w:r>
    </w:p>
    <w:p w14:paraId="2BA66161" w14:textId="77777777" w:rsidR="00BD266F" w:rsidRPr="00CD067C" w:rsidRDefault="00BD266F" w:rsidP="00BD266F">
      <w:pPr>
        <w:rPr>
          <w:rtl/>
        </w:rPr>
      </w:pPr>
      <w:r w:rsidRPr="00CD067C">
        <w:rPr>
          <w:rtl/>
        </w:rPr>
        <w:t>"לא."</w:t>
      </w:r>
    </w:p>
    <w:p w14:paraId="28F291EB" w14:textId="77777777" w:rsidR="00BD266F" w:rsidRPr="00CD067C" w:rsidRDefault="00BD266F" w:rsidP="00BD266F">
      <w:pPr>
        <w:rPr>
          <w:rtl/>
        </w:rPr>
      </w:pPr>
      <w:r w:rsidRPr="00CD067C">
        <w:rPr>
          <w:rtl/>
        </w:rPr>
        <w:t>"דרך המדרגות, אני אעזור לך. המים לא קרים."</w:t>
      </w:r>
    </w:p>
    <w:p w14:paraId="7CD4A960" w14:textId="77777777" w:rsidR="00BD266F" w:rsidRPr="00CD067C" w:rsidRDefault="00BD266F" w:rsidP="00BD266F">
      <w:pPr>
        <w:rPr>
          <w:rtl/>
        </w:rPr>
      </w:pPr>
      <w:r w:rsidRPr="00CD067C">
        <w:rPr>
          <w:rtl/>
        </w:rPr>
        <w:t>"תשחה אתה. אני הולך להתחמם."</w:t>
      </w:r>
    </w:p>
    <w:p w14:paraId="0572D33F" w14:textId="77777777" w:rsidR="00BD266F" w:rsidRPr="00CD067C" w:rsidRDefault="00BD266F" w:rsidP="00BD266F">
      <w:pPr>
        <w:rPr>
          <w:rtl/>
        </w:rPr>
      </w:pPr>
      <w:r w:rsidRPr="00CD067C">
        <w:rPr>
          <w:rtl/>
        </w:rPr>
        <w:t>"מה?"</w:t>
      </w:r>
    </w:p>
    <w:p w14:paraId="211EC5AC" w14:textId="77777777" w:rsidR="00BD266F" w:rsidRPr="00CD067C" w:rsidRDefault="00BD266F" w:rsidP="00BD266F">
      <w:pPr>
        <w:rPr>
          <w:rtl/>
        </w:rPr>
      </w:pPr>
      <w:r w:rsidRPr="00CD067C">
        <w:rPr>
          <w:rtl/>
        </w:rPr>
        <w:t>"אני אשקיף עליך מלמ</w:t>
      </w:r>
      <w:r w:rsidR="005777B3">
        <w:rPr>
          <w:rtl/>
        </w:rPr>
        <w:t>עלה. אז תשחה כמו שצריך. לא לפשל</w:t>
      </w:r>
      <w:r w:rsidR="005777B3">
        <w:rPr>
          <w:rFonts w:hint="cs"/>
          <w:rtl/>
        </w:rPr>
        <w:t>,</w:t>
      </w:r>
      <w:r w:rsidRPr="00CD067C">
        <w:rPr>
          <w:rtl/>
        </w:rPr>
        <w:t>" אלכס חייך ב</w:t>
      </w:r>
      <w:r w:rsidRPr="00CD067C">
        <w:rPr>
          <w:rFonts w:hint="cs"/>
          <w:rtl/>
        </w:rPr>
        <w:t>מ</w:t>
      </w:r>
      <w:r w:rsidRPr="00CD067C">
        <w:rPr>
          <w:rtl/>
        </w:rPr>
        <w:t>אמץ.</w:t>
      </w:r>
    </w:p>
    <w:p w14:paraId="34920A49" w14:textId="77777777" w:rsidR="00BD266F" w:rsidRPr="00CD067C" w:rsidRDefault="00943146" w:rsidP="00D70705">
      <w:pPr>
        <w:rPr>
          <w:rtl/>
        </w:rPr>
      </w:pPr>
      <w:r>
        <w:rPr>
          <w:rFonts w:hint="cs"/>
          <w:rtl/>
        </w:rPr>
        <w:t>ארקדי</w:t>
      </w:r>
      <w:r w:rsidRPr="00CD067C">
        <w:rPr>
          <w:rtl/>
        </w:rPr>
        <w:t xml:space="preserve"> הסיר </w:t>
      </w:r>
      <w:r w:rsidR="00D70705">
        <w:rPr>
          <w:rFonts w:hint="cs"/>
          <w:rtl/>
        </w:rPr>
        <w:t xml:space="preserve">בעדינות </w:t>
      </w:r>
      <w:r w:rsidRPr="00CD067C">
        <w:rPr>
          <w:rtl/>
        </w:rPr>
        <w:t xml:space="preserve">את המצוף </w:t>
      </w:r>
      <w:r>
        <w:rPr>
          <w:rtl/>
        </w:rPr>
        <w:t>מגופו הרועד.</w:t>
      </w:r>
    </w:p>
    <w:p w14:paraId="61A17234" w14:textId="0CEECE35" w:rsidR="00BD266F" w:rsidRDefault="00D70705" w:rsidP="003569B5">
      <w:pPr>
        <w:rPr>
          <w:rtl/>
        </w:rPr>
      </w:pPr>
      <w:r>
        <w:rPr>
          <w:rtl/>
        </w:rPr>
        <w:t xml:space="preserve">אלכס </w:t>
      </w:r>
      <w:r w:rsidR="00BD266F" w:rsidRPr="00CD067C">
        <w:rPr>
          <w:rtl/>
        </w:rPr>
        <w:t xml:space="preserve">הצליח </w:t>
      </w:r>
      <w:r>
        <w:rPr>
          <w:rFonts w:hint="cs"/>
          <w:rtl/>
        </w:rPr>
        <w:t xml:space="preserve">בקושי </w:t>
      </w:r>
      <w:r w:rsidR="00BD266F" w:rsidRPr="00CD067C">
        <w:rPr>
          <w:rtl/>
        </w:rPr>
        <w:t>להעלות</w:t>
      </w:r>
      <w:r w:rsidR="00943146">
        <w:rPr>
          <w:rtl/>
        </w:rPr>
        <w:t xml:space="preserve"> </w:t>
      </w:r>
      <w:r>
        <w:rPr>
          <w:rtl/>
        </w:rPr>
        <w:t xml:space="preserve">את עצמו </w:t>
      </w:r>
      <w:r>
        <w:rPr>
          <w:rFonts w:hint="cs"/>
          <w:rtl/>
        </w:rPr>
        <w:t>א</w:t>
      </w:r>
      <w:r w:rsidR="00943146">
        <w:rPr>
          <w:rtl/>
        </w:rPr>
        <w:t>ל משטח הזכוכית המחמם</w:t>
      </w:r>
      <w:r>
        <w:rPr>
          <w:rFonts w:hint="cs"/>
          <w:rtl/>
        </w:rPr>
        <w:t>,</w:t>
      </w:r>
      <w:r w:rsidR="00BD266F" w:rsidRPr="00CD067C">
        <w:rPr>
          <w:rtl/>
        </w:rPr>
        <w:t xml:space="preserve"> </w:t>
      </w:r>
      <w:r w:rsidR="003569B5">
        <w:rPr>
          <w:rFonts w:hint="cs"/>
          <w:rtl/>
        </w:rPr>
        <w:t>הוא</w:t>
      </w:r>
      <w:r>
        <w:rPr>
          <w:rFonts w:hint="cs"/>
          <w:rtl/>
        </w:rPr>
        <w:t xml:space="preserve"> נשכב ו</w:t>
      </w:r>
      <w:r w:rsidR="00943146">
        <w:rPr>
          <w:rFonts w:hint="cs"/>
          <w:rtl/>
        </w:rPr>
        <w:t>התבונן</w:t>
      </w:r>
      <w:r w:rsidR="00BD266F" w:rsidRPr="00CD067C">
        <w:rPr>
          <w:rtl/>
        </w:rPr>
        <w:t xml:space="preserve"> בתנועותיו של ארקדי החותר במים השקטים.</w:t>
      </w:r>
    </w:p>
    <w:p w14:paraId="40696CA5" w14:textId="44AD418E" w:rsidR="002C5FB6" w:rsidRDefault="002C5FB6" w:rsidP="003569B5">
      <w:pPr>
        <w:rPr>
          <w:rtl/>
        </w:rPr>
      </w:pPr>
      <w:r>
        <w:rPr>
          <w:rFonts w:hint="cs"/>
          <w:rtl/>
        </w:rPr>
        <w:t>[אולי כל העניין של ההתעללות מהמאמן שחייה שלו חוזר לו.</w:t>
      </w:r>
    </w:p>
    <w:p w14:paraId="45B8D068" w14:textId="5A63F9E9" w:rsidR="002C5FB6" w:rsidRDefault="002C5FB6" w:rsidP="003569B5">
      <w:pPr>
        <w:rPr>
          <w:rtl/>
        </w:rPr>
      </w:pPr>
      <w:r>
        <w:rPr>
          <w:rFonts w:hint="cs"/>
          <w:rtl/>
        </w:rPr>
        <w:t>חשבתי שהייתי צריך לקחת את זה עלי בשביל למנוע ממישהו אחר. אבל אולי טעיתי, אולי לא הייתי מסוגל להתגבר על זה. אולי זה היה מפחיד אותי נורא.</w:t>
      </w:r>
    </w:p>
    <w:p w14:paraId="487732E4" w14:textId="154622F3" w:rsidR="002C5FB6" w:rsidRDefault="002C5FB6" w:rsidP="003569B5">
      <w:pPr>
        <w:rPr>
          <w:rtl/>
        </w:rPr>
      </w:pPr>
      <w:r>
        <w:rPr>
          <w:rFonts w:hint="cs"/>
          <w:rtl/>
        </w:rPr>
        <w:t>אלכס, היית צריך להגיד למישהו.</w:t>
      </w:r>
    </w:p>
    <w:p w14:paraId="3EB775BB" w14:textId="7E161D82" w:rsidR="002C5FB6" w:rsidRDefault="002C5FB6" w:rsidP="003569B5">
      <w:pPr>
        <w:rPr>
          <w:rtl/>
        </w:rPr>
      </w:pPr>
      <w:r>
        <w:rPr>
          <w:rFonts w:hint="cs"/>
          <w:rtl/>
        </w:rPr>
        <w:t>אבל... לא היה למי להגיד. אתה לא מבין איך זה היה אצלי. המבוגרים חיו בעולם משלהם, שלא עניין אותם כלום חוץ מלנתב אותנו הילדים לאן שהם תכננו, וזהו. שניתן להם לחיות קצת, שניתן להם שקט. אף אחד מהם לא עמד להכנס, להתערב.</w:t>
      </w:r>
    </w:p>
    <w:p w14:paraId="3177015C" w14:textId="63CE369F" w:rsidR="002C5FB6" w:rsidRDefault="002C5FB6" w:rsidP="003569B5">
      <w:pPr>
        <w:rPr>
          <w:rtl/>
        </w:rPr>
      </w:pPr>
      <w:r>
        <w:rPr>
          <w:rFonts w:hint="cs"/>
          <w:rtl/>
        </w:rPr>
        <w:t>אולי זה לא באמת היה ככה, אולי זה רק מה שאתה הרגשת?</w:t>
      </w:r>
    </w:p>
    <w:p w14:paraId="79126B5E" w14:textId="0D59C121" w:rsidR="000B2840" w:rsidRDefault="000B2840" w:rsidP="003569B5">
      <w:pPr>
        <w:rPr>
          <w:rtl/>
        </w:rPr>
      </w:pPr>
      <w:r>
        <w:rPr>
          <w:rFonts w:hint="cs"/>
          <w:rtl/>
        </w:rPr>
        <w:t>אולי... אתה יודע שאלמלאי אתה, כנראה הייתי מסיים בבית סוהר.</w:t>
      </w:r>
    </w:p>
    <w:p w14:paraId="4752BFB1" w14:textId="04CC78D2" w:rsidR="000B2840" w:rsidRDefault="000B2840" w:rsidP="003569B5">
      <w:pPr>
        <w:rPr>
          <w:rtl/>
        </w:rPr>
      </w:pPr>
      <w:r>
        <w:rPr>
          <w:rFonts w:hint="cs"/>
          <w:rtl/>
        </w:rPr>
        <w:lastRenderedPageBreak/>
        <w:t>מתי?</w:t>
      </w:r>
    </w:p>
    <w:p w14:paraId="3343C3B1" w14:textId="3C53E327" w:rsidR="000B2840" w:rsidRDefault="000B2840" w:rsidP="003569B5">
      <w:pPr>
        <w:rPr>
          <w:rtl/>
        </w:rPr>
      </w:pPr>
      <w:r>
        <w:rPr>
          <w:rFonts w:hint="cs"/>
          <w:rtl/>
        </w:rPr>
        <w:t xml:space="preserve">בכיתה י"א. </w:t>
      </w:r>
    </w:p>
    <w:p w14:paraId="793E1D51" w14:textId="5C670967" w:rsidR="000B2840" w:rsidRDefault="000B2840" w:rsidP="003569B5">
      <w:pPr>
        <w:rPr>
          <w:rtl/>
        </w:rPr>
      </w:pPr>
      <w:r>
        <w:rPr>
          <w:rFonts w:hint="cs"/>
          <w:rtl/>
        </w:rPr>
        <w:t>כשדקרו אותך?</w:t>
      </w:r>
    </w:p>
    <w:p w14:paraId="77E0A675" w14:textId="76505A4A" w:rsidR="000B2840" w:rsidRDefault="000B2840" w:rsidP="003569B5">
      <w:pPr>
        <w:rPr>
          <w:rtl/>
        </w:rPr>
      </w:pPr>
      <w:r>
        <w:rPr>
          <w:rFonts w:hint="cs"/>
          <w:rtl/>
        </w:rPr>
        <w:t>לא, לא כשדקרו אותי. זה קרה בבית-ספר. לא הייתי טורח להגיע לבית-ספר, אם לא הייתי מקווה כל יום שיהיה לי האומץ לדבר איתך.</w:t>
      </w:r>
    </w:p>
    <w:p w14:paraId="03A4B383" w14:textId="04D7C70F" w:rsidR="000B2840" w:rsidRDefault="000B2840" w:rsidP="003569B5">
      <w:pPr>
        <w:rPr>
          <w:rtl/>
        </w:rPr>
      </w:pPr>
      <w:r>
        <w:rPr>
          <w:rFonts w:hint="cs"/>
          <w:rtl/>
        </w:rPr>
        <w:t>באמת??? למה היית צריך אומץ?</w:t>
      </w:r>
    </w:p>
    <w:p w14:paraId="64FC414B" w14:textId="64D7FFEB" w:rsidR="000B2840" w:rsidRDefault="000B2840" w:rsidP="003569B5">
      <w:pPr>
        <w:rPr>
          <w:rtl/>
        </w:rPr>
      </w:pPr>
      <w:r>
        <w:rPr>
          <w:rFonts w:hint="cs"/>
          <w:rtl/>
        </w:rPr>
        <w:t>איזה בהמה אתה, צריך טונות אומץ לדבר איתך. אתה מפחיד.</w:t>
      </w:r>
    </w:p>
    <w:p w14:paraId="4D81D268" w14:textId="586F3632" w:rsidR="000B2840" w:rsidRDefault="000B2840" w:rsidP="003569B5">
      <w:pPr>
        <w:rPr>
          <w:rtl/>
        </w:rPr>
      </w:pPr>
      <w:r>
        <w:rPr>
          <w:rFonts w:hint="cs"/>
          <w:rtl/>
        </w:rPr>
        <w:t>מה? את מי אני מפחיד? איך אני יכול להפחיד בכלל?</w:t>
      </w:r>
    </w:p>
    <w:p w14:paraId="3D7F0537" w14:textId="2E61C1C6" w:rsidR="000B2840" w:rsidRDefault="000B2840" w:rsidP="003569B5">
      <w:pPr>
        <w:rPr>
          <w:rtl/>
        </w:rPr>
      </w:pPr>
      <w:r>
        <w:rPr>
          <w:rFonts w:hint="cs"/>
          <w:rtl/>
        </w:rPr>
        <w:t>אותי אתה מפחיד, תמיד הפחדת נורא. בהתחלה זה היה בגלל המכות, ו</w:t>
      </w:r>
      <w:r w:rsidR="00EE553A">
        <w:rPr>
          <w:rFonts w:hint="cs"/>
          <w:rtl/>
        </w:rPr>
        <w:t>אחר כך</w:t>
      </w:r>
      <w:r>
        <w:rPr>
          <w:rFonts w:hint="cs"/>
          <w:rtl/>
        </w:rPr>
        <w:t xml:space="preserve"> זה היה בגלל ש... שתמיד ידעתי שיש בך היכולת להכאיב לי באופן שלא ניתן לשאת. אתה עוד תעשה את זה.</w:t>
      </w:r>
    </w:p>
    <w:p w14:paraId="710D7D41" w14:textId="0F45BE21" w:rsidR="000B2840" w:rsidRDefault="000B2840" w:rsidP="003569B5">
      <w:pPr>
        <w:rPr>
          <w:rtl/>
        </w:rPr>
      </w:pPr>
      <w:r>
        <w:rPr>
          <w:rFonts w:hint="cs"/>
          <w:rtl/>
        </w:rPr>
        <w:t xml:space="preserve">אז אתה בעצם כרוך אחרי לא מפני שאתה אוהב אותי </w:t>
      </w:r>
      <w:r w:rsidR="00F97A34">
        <w:rPr>
          <w:rFonts w:hint="cs"/>
          <w:rtl/>
        </w:rPr>
        <w:t>כל כך</w:t>
      </w:r>
      <w:r>
        <w:rPr>
          <w:rFonts w:hint="cs"/>
          <w:rtl/>
        </w:rPr>
        <w:t xml:space="preserve"> אלא מפני שאתה צריך להתמודד עם הפחד שלך, פנים-אל-פנים.</w:t>
      </w:r>
    </w:p>
    <w:p w14:paraId="701A8578" w14:textId="0E96D508" w:rsidR="000B2840" w:rsidRDefault="000B2840" w:rsidP="003569B5">
      <w:pPr>
        <w:rPr>
          <w:rtl/>
        </w:rPr>
      </w:pPr>
      <w:r>
        <w:rPr>
          <w:rFonts w:hint="cs"/>
          <w:rtl/>
        </w:rPr>
        <w:t>כן... בדיוק.</w:t>
      </w:r>
    </w:p>
    <w:p w14:paraId="36872C46" w14:textId="77777777" w:rsidR="00667D78" w:rsidRDefault="00E8611B" w:rsidP="003569B5">
      <w:pPr>
        <w:rPr>
          <w:rtl/>
        </w:rPr>
      </w:pPr>
      <w:r>
        <w:rPr>
          <w:rFonts w:hint="cs"/>
          <w:rtl/>
        </w:rPr>
        <w:t>למה אתה כל הזמן מדב</w:t>
      </w:r>
      <w:r w:rsidR="00667D78">
        <w:rPr>
          <w:rFonts w:hint="cs"/>
          <w:rtl/>
        </w:rPr>
        <w:t xml:space="preserve">ר על איך שכמעט התעללו בך? </w:t>
      </w:r>
    </w:p>
    <w:p w14:paraId="58C3139E" w14:textId="2748C109" w:rsidR="00667D78" w:rsidRDefault="00667D78" w:rsidP="003569B5">
      <w:pPr>
        <w:rPr>
          <w:rtl/>
        </w:rPr>
      </w:pPr>
      <w:r>
        <w:rPr>
          <w:rFonts w:hint="cs"/>
          <w:rtl/>
        </w:rPr>
        <w:t>ארקדי, אני לעולם לא מדבר על זה עם אף אחד, אפילו לא עם גדולי הפסיכולוגיות שהצבא הביא לי. אף אחד. אף פעם. ההורים שלי לא יודעים, האחים שלי, אף אחד מהחברים שלי אף פעם. זה רק איתך אתה מבין מה שאני אומר לך?</w:t>
      </w:r>
    </w:p>
    <w:p w14:paraId="4B775D69" w14:textId="1F7E3C01" w:rsidR="00E8611B" w:rsidRDefault="00667D78" w:rsidP="003569B5">
      <w:pPr>
        <w:rPr>
          <w:rtl/>
        </w:rPr>
      </w:pPr>
      <w:r>
        <w:rPr>
          <w:rFonts w:hint="cs"/>
          <w:rtl/>
        </w:rPr>
        <w:t>בסדר, בסדר אני מבין. אבל הרי זה לא קרה. למה זה מעסיק אותך?</w:t>
      </w:r>
    </w:p>
    <w:p w14:paraId="425771F1" w14:textId="7742B34C" w:rsidR="00667D78" w:rsidRDefault="00667D78" w:rsidP="003569B5">
      <w:pPr>
        <w:rPr>
          <w:rtl/>
        </w:rPr>
      </w:pPr>
      <w:r>
        <w:rPr>
          <w:rFonts w:hint="cs"/>
          <w:rtl/>
        </w:rPr>
        <w:t xml:space="preserve">כי זה כמעט קרה. וגם התאונה </w:t>
      </w:r>
      <w:r>
        <w:rPr>
          <w:rtl/>
        </w:rPr>
        <w:t>–</w:t>
      </w:r>
      <w:r>
        <w:rPr>
          <w:rFonts w:hint="cs"/>
          <w:rtl/>
        </w:rPr>
        <w:t xml:space="preserve"> אותו דבר. התחמקתי. ב</w:t>
      </w:r>
      <w:r w:rsidR="003A7E9C">
        <w:rPr>
          <w:rFonts w:hint="cs"/>
          <w:rtl/>
        </w:rPr>
        <w:t>שנייה</w:t>
      </w:r>
      <w:r>
        <w:rPr>
          <w:rFonts w:hint="cs"/>
          <w:rtl/>
        </w:rPr>
        <w:t xml:space="preserve"> האחרונה התחמקתי. זה כאילו מזל אדיר, אבל זה לא </w:t>
      </w:r>
      <w:r>
        <w:rPr>
          <w:rtl/>
        </w:rPr>
        <w:t>–</w:t>
      </w:r>
      <w:r>
        <w:rPr>
          <w:rFonts w:hint="cs"/>
          <w:rtl/>
        </w:rPr>
        <w:t xml:space="preserve"> זה מזל של נבלות, שלוקחות ממישהו אחר את המזל שלו. והנה, סופ יושבת לה, חה, שוכבת לה ללא תזוזה. ואני פה, שוחה להנאתי.</w:t>
      </w:r>
    </w:p>
    <w:p w14:paraId="2359724D" w14:textId="20C533A9" w:rsidR="00667D78" w:rsidRDefault="00667D78" w:rsidP="003569B5">
      <w:pPr>
        <w:rPr>
          <w:rtl/>
        </w:rPr>
      </w:pPr>
      <w:r>
        <w:rPr>
          <w:rFonts w:hint="cs"/>
          <w:rtl/>
        </w:rPr>
        <w:t>טוב אתה לא שוחה להנאתך.</w:t>
      </w:r>
    </w:p>
    <w:p w14:paraId="485B9750" w14:textId="2066F6B1" w:rsidR="00667D78" w:rsidRDefault="00667D78" w:rsidP="003569B5">
      <w:pPr>
        <w:rPr>
          <w:rtl/>
        </w:rPr>
      </w:pPr>
      <w:r>
        <w:rPr>
          <w:rFonts w:hint="cs"/>
          <w:rtl/>
        </w:rPr>
        <w:t>נכון.</w:t>
      </w:r>
    </w:p>
    <w:p w14:paraId="29129561" w14:textId="4C8769D3" w:rsidR="00667D78" w:rsidRDefault="00667D78" w:rsidP="003569B5">
      <w:pPr>
        <w:rPr>
          <w:rtl/>
        </w:rPr>
      </w:pPr>
      <w:r>
        <w:rPr>
          <w:rFonts w:hint="cs"/>
          <w:rtl/>
        </w:rPr>
        <w:t>זה קשור למאמן? אבל שחית גם אחריו לא?</w:t>
      </w:r>
    </w:p>
    <w:p w14:paraId="01F3B3C0" w14:textId="17F6B0F3" w:rsidR="00667D78" w:rsidRDefault="00667D78" w:rsidP="003569B5">
      <w:pPr>
        <w:rPr>
          <w:rtl/>
        </w:rPr>
      </w:pPr>
      <w:r>
        <w:rPr>
          <w:rFonts w:hint="cs"/>
          <w:rtl/>
        </w:rPr>
        <w:t>זה קשור... אני לא יודע למה. אחרי</w:t>
      </w:r>
      <w:r w:rsidR="00BB7B0A">
        <w:rPr>
          <w:rFonts w:hint="cs"/>
          <w:rtl/>
        </w:rPr>
        <w:t xml:space="preserve"> שהכול </w:t>
      </w:r>
      <w:r>
        <w:rPr>
          <w:rFonts w:hint="cs"/>
          <w:rtl/>
        </w:rPr>
        <w:t xml:space="preserve">נקבר במשך שנות ההתבגרות </w:t>
      </w:r>
      <w:r w:rsidR="004C59E0">
        <w:rPr>
          <w:rFonts w:hint="cs"/>
          <w:rtl/>
        </w:rPr>
        <w:t>פתאום</w:t>
      </w:r>
      <w:r w:rsidR="00483BB1">
        <w:rPr>
          <w:rFonts w:hint="cs"/>
          <w:rtl/>
        </w:rPr>
        <w:t xml:space="preserve"> הכול </w:t>
      </w:r>
      <w:r>
        <w:rPr>
          <w:rFonts w:hint="cs"/>
          <w:rtl/>
        </w:rPr>
        <w:t xml:space="preserve">צץ מחדש, כמו איזה פרונקל שמישהו לא ניקז עד הסוף. כשהייתי חסר </w:t>
      </w:r>
      <w:r>
        <w:t>consciousness</w:t>
      </w:r>
      <w:r>
        <w:rPr>
          <w:rFonts w:hint="cs"/>
          <w:rtl/>
        </w:rPr>
        <w:t xml:space="preserve"> אחרי התאונה, הייתי בתוך סיוט, ובסיוט הייתי בבריכה. </w:t>
      </w:r>
    </w:p>
    <w:p w14:paraId="68D62563" w14:textId="5A8EDACB" w:rsidR="00667D78" w:rsidRDefault="00667D78" w:rsidP="003569B5">
      <w:pPr>
        <w:rPr>
          <w:rtl/>
        </w:rPr>
      </w:pPr>
      <w:r>
        <w:rPr>
          <w:rFonts w:hint="cs"/>
          <w:rtl/>
        </w:rPr>
        <w:t>כל הזמן היית בתוך סיוט? זה היה כמעט חודש!</w:t>
      </w:r>
    </w:p>
    <w:p w14:paraId="356C7497" w14:textId="5BDF5AF0" w:rsidR="00667D78" w:rsidRDefault="00667D78" w:rsidP="003569B5">
      <w:pPr>
        <w:rPr>
          <w:rtl/>
        </w:rPr>
      </w:pPr>
      <w:r>
        <w:rPr>
          <w:rFonts w:hint="cs"/>
          <w:rtl/>
        </w:rPr>
        <w:t>אני לא זוכר שום דבר מהחודש, חוץ מהסיוט. סיוט בבריכה, ועוד הזיה מוזרה, שאני משחק טניס עם שור.</w:t>
      </w:r>
    </w:p>
    <w:p w14:paraId="22B0899F" w14:textId="65948C05" w:rsidR="00667D78" w:rsidRDefault="00667D78" w:rsidP="003569B5">
      <w:pPr>
        <w:rPr>
          <w:rtl/>
        </w:rPr>
      </w:pPr>
      <w:r>
        <w:rPr>
          <w:rFonts w:hint="cs"/>
          <w:rtl/>
        </w:rPr>
        <w:t>ארקדי צחק.</w:t>
      </w:r>
    </w:p>
    <w:p w14:paraId="0ECC9B46" w14:textId="309BA8EF" w:rsidR="00667D78" w:rsidRDefault="00667D78" w:rsidP="003569B5">
      <w:pPr>
        <w:rPr>
          <w:rtl/>
        </w:rPr>
      </w:pPr>
      <w:r>
        <w:rPr>
          <w:rFonts w:hint="cs"/>
          <w:rtl/>
        </w:rPr>
        <w:t>כן, שיחקתי טניס לא רע פעם. בחוג. הפסקתי עם זה כשזה התחיל לפגוע לי ב</w:t>
      </w:r>
      <w:r w:rsidR="00C90C6C">
        <w:rPr>
          <w:rFonts w:hint="cs"/>
          <w:rtl/>
        </w:rPr>
        <w:t>שחייה</w:t>
      </w:r>
      <w:r>
        <w:rPr>
          <w:rFonts w:hint="cs"/>
          <w:rtl/>
        </w:rPr>
        <w:t xml:space="preserve">. חבל. אתה יודע איך ילדים שמשחקים עם מישהו חזק מהם, הם מפחדים מהכדורים המהירים? קשה להם כי כשכדור מהיר פוגע בך זה כמו אגרוף, </w:t>
      </w:r>
      <w:r w:rsidR="008C7942">
        <w:rPr>
          <w:rFonts w:hint="cs"/>
          <w:rtl/>
        </w:rPr>
        <w:t xml:space="preserve">הרבה יותר מפחיד מאגרוף, </w:t>
      </w:r>
      <w:r>
        <w:rPr>
          <w:rFonts w:hint="cs"/>
          <w:rtl/>
        </w:rPr>
        <w:t xml:space="preserve">זה ממש ממש כואב. אבל אני לא פחדתי מהכדורים, אפילו מהכי מהירים. </w:t>
      </w:r>
    </w:p>
    <w:p w14:paraId="6D2F3D7B" w14:textId="39A6282C" w:rsidR="002D30E6" w:rsidRDefault="002D30E6" w:rsidP="003569B5">
      <w:pPr>
        <w:rPr>
          <w:rtl/>
        </w:rPr>
      </w:pPr>
      <w:r>
        <w:rPr>
          <w:rFonts w:hint="cs"/>
          <w:rtl/>
        </w:rPr>
        <w:t>אבל אלכס, אף פעם לא הבנתי למה אתה מעשן. אתה הרי לא מכור.</w:t>
      </w:r>
    </w:p>
    <w:p w14:paraId="365FFCBF" w14:textId="448A718F" w:rsidR="002D30E6" w:rsidRDefault="002D30E6" w:rsidP="003569B5">
      <w:pPr>
        <w:rPr>
          <w:rtl/>
        </w:rPr>
      </w:pPr>
      <w:r>
        <w:rPr>
          <w:rFonts w:hint="cs"/>
          <w:rtl/>
        </w:rPr>
        <w:t>ברור שאני מכור.</w:t>
      </w:r>
    </w:p>
    <w:p w14:paraId="0E335D55" w14:textId="4DBFD260" w:rsidR="002D30E6" w:rsidRDefault="002D30E6" w:rsidP="003569B5">
      <w:pPr>
        <w:rPr>
          <w:rtl/>
        </w:rPr>
      </w:pPr>
      <w:r>
        <w:rPr>
          <w:rFonts w:hint="cs"/>
          <w:rtl/>
        </w:rPr>
        <w:t xml:space="preserve">אבל כשאתה מחליט, והחלטת כבר </w:t>
      </w:r>
      <w:r w:rsidR="00F97A34">
        <w:rPr>
          <w:rFonts w:hint="cs"/>
          <w:rtl/>
        </w:rPr>
        <w:t>כל כך</w:t>
      </w:r>
      <w:r>
        <w:rPr>
          <w:rFonts w:hint="cs"/>
          <w:rtl/>
        </w:rPr>
        <w:t xml:space="preserve"> הרבה פעמים בעבר, אתה מפסיק מייד.</w:t>
      </w:r>
    </w:p>
    <w:p w14:paraId="401E8A21" w14:textId="7E05D2B3" w:rsidR="002D30E6" w:rsidRDefault="002D30E6" w:rsidP="003569B5">
      <w:pPr>
        <w:rPr>
          <w:rtl/>
        </w:rPr>
      </w:pPr>
      <w:r>
        <w:rPr>
          <w:rFonts w:hint="cs"/>
          <w:rtl/>
        </w:rPr>
        <w:lastRenderedPageBreak/>
        <w:t xml:space="preserve">חה חה. אני מפסיק מייד אבל זה קשה נורא. אני מפסיק בעיקר בגלל שאני מכור </w:t>
      </w:r>
      <w:r>
        <w:rPr>
          <w:rtl/>
        </w:rPr>
        <w:t>–</w:t>
      </w:r>
      <w:r>
        <w:rPr>
          <w:rFonts w:hint="cs"/>
          <w:rtl/>
        </w:rPr>
        <w:t xml:space="preserve"> הצורך הקומפולסיבי הזה מגעיל אותי. ממש מחליא אותי. מגעיל ומפחיד. שאני תלוי במשהו שניתן למצא רק אם כל ה</w:t>
      </w:r>
      <w:r>
        <w:t>plantations</w:t>
      </w:r>
      <w:r>
        <w:rPr>
          <w:rFonts w:hint="cs"/>
          <w:rtl/>
        </w:rPr>
        <w:t xml:space="preserve"> מפיקים, ובתי החרושת פועלים, והייבוא. אני תלוי בכ"כ הרבה דברים. וזה מפחיד. גם אם הייתי מכור למרשמלו הייתי מפחד ונגעל ככה, כי אני לא יודע לייצר מרשמלו, אני תלוי באחרים. אני נהיה עבד למשהו, אני נותן למשהו חזק ממני להתגבר עלי. כן, אני נהיה עבד.</w:t>
      </w:r>
    </w:p>
    <w:p w14:paraId="40712612" w14:textId="196464A4" w:rsidR="002D30E6" w:rsidRDefault="002D30E6" w:rsidP="003569B5">
      <w:pPr>
        <w:rPr>
          <w:rtl/>
        </w:rPr>
      </w:pPr>
      <w:r>
        <w:rPr>
          <w:rFonts w:hint="cs"/>
          <w:rtl/>
        </w:rPr>
        <w:t>גם לאוכל אתה עבד, גם לשינה ולהרבה צרכי הגוף...</w:t>
      </w:r>
    </w:p>
    <w:p w14:paraId="3B75A385" w14:textId="31E51ACB" w:rsidR="002D30E6" w:rsidRDefault="002D30E6" w:rsidP="003569B5">
      <w:pPr>
        <w:rPr>
          <w:rtl/>
        </w:rPr>
      </w:pPr>
      <w:r>
        <w:rPr>
          <w:rFonts w:hint="cs"/>
          <w:rtl/>
        </w:rPr>
        <w:t xml:space="preserve">אני מתאר לעצמי שאם הייתי מקדיש יותר מדי מחשבה ועיסוק באוכל זה גם היה מגעיל אותי. </w:t>
      </w:r>
      <w:r w:rsidR="00F06A3F">
        <w:rPr>
          <w:rFonts w:hint="cs"/>
          <w:rtl/>
        </w:rPr>
        <w:t>עכשיו</w:t>
      </w:r>
      <w:r>
        <w:rPr>
          <w:rFonts w:hint="cs"/>
          <w:rtl/>
        </w:rPr>
        <w:t xml:space="preserve">, עם ההקאות, מה שהכי מגעיל אותי חוץ מזה שיש שרירים שכואבים לי ממש כל הזמן, השרירים שפועלים בזמן ההקאה, זה שאני צריך להתעסק במשהו שלא מעניין. שלא צריך לתפוס כזה מקום בהוויה שלי. עם סקס אותו דבר </w:t>
      </w:r>
      <w:r>
        <w:rPr>
          <w:rtl/>
        </w:rPr>
        <w:t>–</w:t>
      </w:r>
      <w:r>
        <w:rPr>
          <w:rFonts w:hint="cs"/>
          <w:rtl/>
        </w:rPr>
        <w:t xml:space="preserve"> אם אין אהבה, מסתפקים במה שיש, פשוט עושים את זה בשביל שהצורך הזה לא יפריע למחשבות אחרות. זאת השאיפה לפחות.</w:t>
      </w:r>
    </w:p>
    <w:p w14:paraId="0034D323" w14:textId="05949500" w:rsidR="002C5FB6" w:rsidRPr="00CD067C" w:rsidRDefault="002C5FB6" w:rsidP="003569B5">
      <w:pPr>
        <w:rPr>
          <w:rtl/>
        </w:rPr>
      </w:pPr>
      <w:r>
        <w:rPr>
          <w:rFonts w:hint="cs"/>
          <w:rtl/>
        </w:rPr>
        <w:t>]</w:t>
      </w:r>
    </w:p>
    <w:p w14:paraId="09A70D03" w14:textId="77777777" w:rsidR="00BD266F" w:rsidRPr="00CD067C" w:rsidRDefault="00BD266F" w:rsidP="00943146">
      <w:pPr>
        <w:rPr>
          <w:rtl/>
        </w:rPr>
      </w:pPr>
      <w:r w:rsidRPr="00CD067C">
        <w:rPr>
          <w:rtl/>
        </w:rPr>
        <w:t>כשארקדי יצא</w:t>
      </w:r>
      <w:r w:rsidR="004A2EC3">
        <w:rPr>
          <w:rFonts w:hint="cs"/>
          <w:rtl/>
        </w:rPr>
        <w:t>,</w:t>
      </w:r>
      <w:r w:rsidRPr="00CD067C">
        <w:rPr>
          <w:rtl/>
        </w:rPr>
        <w:t xml:space="preserve"> הוא התנגב וטיפס בכמה ניתורים קלים אל המשטח המואר והמחומם שאלכס </w:t>
      </w:r>
      <w:r w:rsidR="00943146">
        <w:rPr>
          <w:rFonts w:hint="cs"/>
          <w:rtl/>
        </w:rPr>
        <w:t>היה שרוע</w:t>
      </w:r>
      <w:r w:rsidRPr="00CD067C">
        <w:rPr>
          <w:rtl/>
        </w:rPr>
        <w:t xml:space="preserve"> עליו.</w:t>
      </w:r>
    </w:p>
    <w:p w14:paraId="68AAD094" w14:textId="77777777" w:rsidR="00BD266F" w:rsidRPr="00CD067C" w:rsidRDefault="00BD266F" w:rsidP="00BD266F">
      <w:pPr>
        <w:rPr>
          <w:rtl/>
        </w:rPr>
      </w:pPr>
      <w:r w:rsidRPr="00CD067C">
        <w:rPr>
          <w:rtl/>
        </w:rPr>
        <w:t>"הבריכה הזאת היא הבריכה הכי טובה שהייתי בה אי פעם," ארקדי אמר.</w:t>
      </w:r>
    </w:p>
    <w:p w14:paraId="7C10A936" w14:textId="77BC9D20" w:rsidR="00BD266F" w:rsidRPr="00CD067C" w:rsidRDefault="00BD266F" w:rsidP="00943146">
      <w:pPr>
        <w:rPr>
          <w:rtl/>
        </w:rPr>
      </w:pPr>
      <w:r w:rsidRPr="00CD067C">
        <w:rPr>
          <w:rtl/>
        </w:rPr>
        <w:t xml:space="preserve">"יש בריכות כאלה בכל מקום באירופה," אלכס אמר. "בונים אותן לפי </w:t>
      </w:r>
      <w:r w:rsidR="00943146">
        <w:rPr>
          <w:rFonts w:hint="cs"/>
          <w:rtl/>
        </w:rPr>
        <w:t xml:space="preserve">אותה </w:t>
      </w:r>
      <w:r w:rsidR="00C45B28">
        <w:rPr>
          <w:rFonts w:hint="cs"/>
          <w:rtl/>
        </w:rPr>
        <w:t>תוכני</w:t>
      </w:r>
      <w:r w:rsidR="00943146">
        <w:rPr>
          <w:rFonts w:hint="cs"/>
          <w:rtl/>
        </w:rPr>
        <w:t>ת</w:t>
      </w:r>
      <w:r w:rsidRPr="00CD067C">
        <w:rPr>
          <w:rtl/>
        </w:rPr>
        <w:t>.</w:t>
      </w:r>
      <w:r>
        <w:rPr>
          <w:rFonts w:hint="cs"/>
          <w:rtl/>
        </w:rPr>
        <w:t xml:space="preserve"> [</w:t>
      </w:r>
      <w:r w:rsidR="00943146">
        <w:rPr>
          <w:rFonts w:hint="cs"/>
          <w:rtl/>
        </w:rPr>
        <w:t>הי</w:t>
      </w:r>
      <w:r>
        <w:rPr>
          <w:rFonts w:hint="cs"/>
          <w:rtl/>
        </w:rPr>
        <w:t>יתי אמורה להזכיר זאת קודם]</w:t>
      </w:r>
      <w:r w:rsidRPr="00CD067C">
        <w:rPr>
          <w:rtl/>
        </w:rPr>
        <w:t>"</w:t>
      </w:r>
    </w:p>
    <w:p w14:paraId="26386897" w14:textId="77777777" w:rsidR="00BD266F" w:rsidRPr="00CD067C" w:rsidRDefault="00BD266F" w:rsidP="00BD266F">
      <w:pPr>
        <w:rPr>
          <w:rtl/>
        </w:rPr>
      </w:pPr>
      <w:r w:rsidRPr="00CD067C">
        <w:rPr>
          <w:rtl/>
        </w:rPr>
        <w:t>"היית בהרבה בריכות כאלה?"</w:t>
      </w:r>
    </w:p>
    <w:p w14:paraId="5D1138F4" w14:textId="77777777" w:rsidR="00BD266F" w:rsidRPr="00CD067C" w:rsidRDefault="00BD266F" w:rsidP="00BD266F">
      <w:pPr>
        <w:rPr>
          <w:rtl/>
        </w:rPr>
      </w:pPr>
      <w:r w:rsidRPr="00CD067C">
        <w:rPr>
          <w:rtl/>
        </w:rPr>
        <w:t>"די הרבה."</w:t>
      </w:r>
    </w:p>
    <w:p w14:paraId="78C2C925" w14:textId="7F957D66" w:rsidR="00BD266F" w:rsidRPr="00CD067C" w:rsidRDefault="00BD266F" w:rsidP="00BD266F">
      <w:pPr>
        <w:rPr>
          <w:rtl/>
        </w:rPr>
      </w:pPr>
      <w:r w:rsidRPr="00CD067C">
        <w:rPr>
          <w:rtl/>
        </w:rPr>
        <w:t xml:space="preserve">עדיין היה חולף באלכס רעד בלתי רצוני מדי פעם. ארקדי הניח את ידו על הזרוע הרועדת בשביל להרגיעה. היא </w:t>
      </w:r>
      <w:r w:rsidR="001C5A04">
        <w:rPr>
          <w:rtl/>
        </w:rPr>
        <w:t>הייתה</w:t>
      </w:r>
      <w:r w:rsidRPr="00CD067C">
        <w:rPr>
          <w:rtl/>
        </w:rPr>
        <w:t xml:space="preserve"> קרה.</w:t>
      </w:r>
    </w:p>
    <w:p w14:paraId="63AB8ED8" w14:textId="77777777" w:rsidR="00BD266F" w:rsidRPr="00CD067C" w:rsidRDefault="00BD266F" w:rsidP="00BD266F">
      <w:pPr>
        <w:rPr>
          <w:rtl/>
        </w:rPr>
      </w:pPr>
      <w:r w:rsidRPr="00CD067C">
        <w:rPr>
          <w:rtl/>
        </w:rPr>
        <w:t xml:space="preserve">"קח את המגבת שלי, היא פחות רטובה." הוא הניח את המגבת שלו סביב אלכס. </w:t>
      </w:r>
    </w:p>
    <w:p w14:paraId="4793DECB" w14:textId="77777777" w:rsidR="00BD266F" w:rsidRPr="00CD067C" w:rsidRDefault="003569B5" w:rsidP="00BD266F">
      <w:pPr>
        <w:rPr>
          <w:rtl/>
        </w:rPr>
      </w:pPr>
      <w:r>
        <w:rPr>
          <w:rFonts w:hint="cs"/>
          <w:rtl/>
        </w:rPr>
        <w:t>[</w:t>
      </w:r>
      <w:r w:rsidR="00BD266F" w:rsidRPr="00CD067C">
        <w:rPr>
          <w:rFonts w:hint="cs"/>
          <w:rtl/>
        </w:rPr>
        <w:t xml:space="preserve">לאט לאט </w:t>
      </w:r>
      <w:r w:rsidR="00BD266F" w:rsidRPr="00CD067C">
        <w:rPr>
          <w:rtl/>
        </w:rPr>
        <w:t>אלכס הפסיק לרעוד.</w:t>
      </w:r>
      <w:r>
        <w:rPr>
          <w:rFonts w:hint="cs"/>
          <w:rtl/>
        </w:rPr>
        <w:t>]</w:t>
      </w:r>
      <w:r w:rsidR="00BD266F" w:rsidRPr="00CD067C">
        <w:rPr>
          <w:rtl/>
        </w:rPr>
        <w:t xml:space="preserve"> "תודה."</w:t>
      </w:r>
    </w:p>
    <w:p w14:paraId="0ED6E1EC" w14:textId="77777777" w:rsidR="00BD266F" w:rsidRPr="00CD067C" w:rsidRDefault="00BD266F" w:rsidP="00BD266F">
      <w:pPr>
        <w:rPr>
          <w:rtl/>
        </w:rPr>
      </w:pPr>
      <w:r w:rsidRPr="00CD067C">
        <w:rPr>
          <w:rtl/>
        </w:rPr>
        <w:t>"מה קרה שם בבריכה?" ארקדי שאל ברכות.</w:t>
      </w:r>
    </w:p>
    <w:p w14:paraId="64A5DBD8" w14:textId="77777777" w:rsidR="00BD266F" w:rsidRPr="00CD067C" w:rsidRDefault="00BD266F" w:rsidP="00BD266F">
      <w:pPr>
        <w:rPr>
          <w:rtl/>
        </w:rPr>
      </w:pPr>
      <w:r w:rsidRPr="00CD067C">
        <w:rPr>
          <w:rtl/>
        </w:rPr>
        <w:t>"כלום. לא הצלחתי לשחות. המים קרים מדי."</w:t>
      </w:r>
    </w:p>
    <w:p w14:paraId="49EFE7C0" w14:textId="77777777" w:rsidR="00BD266F" w:rsidRPr="00CD067C" w:rsidRDefault="00BD266F" w:rsidP="00BD266F">
      <w:pPr>
        <w:rPr>
          <w:rtl/>
        </w:rPr>
      </w:pPr>
      <w:r w:rsidRPr="00CD067C">
        <w:rPr>
          <w:rtl/>
        </w:rPr>
        <w:t>"התכוונתי – בבריכה ההיא. בהתנחלות."</w:t>
      </w:r>
    </w:p>
    <w:p w14:paraId="139A9B60" w14:textId="77777777" w:rsidR="00943146" w:rsidRPr="00CD067C" w:rsidRDefault="00943146" w:rsidP="00943146">
      <w:pPr>
        <w:rPr>
          <w:rtl/>
        </w:rPr>
      </w:pPr>
      <w:r w:rsidRPr="00CD067C">
        <w:rPr>
          <w:rtl/>
        </w:rPr>
        <w:t>שתי נשי</w:t>
      </w:r>
      <w:r w:rsidR="004A2EC3">
        <w:rPr>
          <w:rtl/>
        </w:rPr>
        <w:t>ם גדולות ומלאות</w:t>
      </w:r>
      <w:r w:rsidR="004A2EC3">
        <w:rPr>
          <w:rFonts w:hint="cs"/>
          <w:rtl/>
        </w:rPr>
        <w:t>,</w:t>
      </w:r>
      <w:r w:rsidR="004A2EC3">
        <w:rPr>
          <w:rtl/>
        </w:rPr>
        <w:t xml:space="preserve"> שהיו שרועות על משטח </w:t>
      </w:r>
      <w:r w:rsidRPr="00CD067C">
        <w:rPr>
          <w:rtl/>
        </w:rPr>
        <w:t>גבוה יותר</w:t>
      </w:r>
      <w:r w:rsidR="004A2EC3">
        <w:rPr>
          <w:rFonts w:hint="cs"/>
          <w:rtl/>
        </w:rPr>
        <w:t>,</w:t>
      </w:r>
      <w:r w:rsidRPr="00CD067C">
        <w:rPr>
          <w:rtl/>
        </w:rPr>
        <w:t xml:space="preserve"> הציצו אליהם. הן היו חשופות חזה.</w:t>
      </w:r>
    </w:p>
    <w:p w14:paraId="2D47778F" w14:textId="77777777" w:rsidR="00BD266F" w:rsidRPr="00CD067C" w:rsidRDefault="00BD266F" w:rsidP="00BD266F">
      <w:pPr>
        <w:rPr>
          <w:rtl/>
        </w:rPr>
      </w:pPr>
      <w:r w:rsidRPr="00CD067C">
        <w:rPr>
          <w:rtl/>
        </w:rPr>
        <w:t>"קיבלת אות גבורה, למה לא הגעת לטקס?"</w:t>
      </w:r>
    </w:p>
    <w:p w14:paraId="29C27FF1" w14:textId="77777777" w:rsidR="00BD266F" w:rsidRPr="00CD067C" w:rsidRDefault="00943146" w:rsidP="00BD266F">
      <w:pPr>
        <w:rPr>
          <w:rtl/>
        </w:rPr>
      </w:pPr>
      <w:r>
        <w:rPr>
          <w:rFonts w:hint="cs"/>
          <w:rtl/>
        </w:rPr>
        <w:t>[</w:t>
      </w:r>
      <w:r w:rsidR="00BD266F" w:rsidRPr="00CD067C">
        <w:rPr>
          <w:rtl/>
        </w:rPr>
        <w:t>"לאיזה טקס מחורבן אני אמור להגיע בדיוק?"</w:t>
      </w:r>
    </w:p>
    <w:p w14:paraId="25B315F9" w14:textId="77777777" w:rsidR="00BD266F" w:rsidRPr="00CD067C" w:rsidRDefault="00BD266F" w:rsidP="00BD266F">
      <w:pPr>
        <w:rPr>
          <w:rtl/>
        </w:rPr>
      </w:pPr>
      <w:r w:rsidRPr="00CD067C">
        <w:rPr>
          <w:rtl/>
        </w:rPr>
        <w:t>"הטקס שבו העניקו לך את – "</w:t>
      </w:r>
    </w:p>
    <w:p w14:paraId="625EA7A1" w14:textId="77777777" w:rsidR="00BD266F" w:rsidRPr="00CD067C" w:rsidRDefault="00BD266F" w:rsidP="00943146">
      <w:pPr>
        <w:rPr>
          <w:rtl/>
        </w:rPr>
      </w:pPr>
      <w:r w:rsidRPr="00CD067C">
        <w:rPr>
          <w:rtl/>
        </w:rPr>
        <w:t xml:space="preserve">"אתה יודע מה היה בבריכה? אתה רוצה לדעת מה היה בבריכה?" </w:t>
      </w:r>
    </w:p>
    <w:p w14:paraId="6451B1D7" w14:textId="77777777" w:rsidR="00BD266F" w:rsidRPr="00CD067C" w:rsidRDefault="00BD266F" w:rsidP="00BD266F">
      <w:pPr>
        <w:rPr>
          <w:rtl/>
        </w:rPr>
      </w:pPr>
      <w:r w:rsidRPr="00CD067C">
        <w:rPr>
          <w:rtl/>
        </w:rPr>
        <w:t>"כן."</w:t>
      </w:r>
    </w:p>
    <w:p w14:paraId="2D206397" w14:textId="77777777" w:rsidR="00BD266F" w:rsidRPr="00CD067C" w:rsidRDefault="00BD266F" w:rsidP="00BD266F">
      <w:pPr>
        <w:rPr>
          <w:rtl/>
        </w:rPr>
      </w:pPr>
      <w:r w:rsidRPr="00CD067C">
        <w:rPr>
          <w:rtl/>
        </w:rPr>
        <w:t xml:space="preserve">"אני לא יכול להגיד לך," </w:t>
      </w:r>
      <w:r>
        <w:rPr>
          <w:rFonts w:hint="cs"/>
          <w:rtl/>
        </w:rPr>
        <w:t xml:space="preserve">[???] </w:t>
      </w:r>
      <w:r w:rsidRPr="00CD067C">
        <w:rPr>
          <w:rtl/>
        </w:rPr>
        <w:t>המאמץ להפיג את הצווחנות מקולו ולדבר בשקט גרמה לקולו לרעוד, כאילו עמד לפרוץ בבכי. אבל הוא לא בכה.</w:t>
      </w:r>
    </w:p>
    <w:p w14:paraId="4E997391" w14:textId="77777777" w:rsidR="00BD266F" w:rsidRPr="00CD067C" w:rsidRDefault="00BD266F" w:rsidP="00BD266F">
      <w:pPr>
        <w:rPr>
          <w:rtl/>
        </w:rPr>
      </w:pPr>
      <w:r w:rsidRPr="00CD067C">
        <w:rPr>
          <w:rtl/>
        </w:rPr>
        <w:t>"למה לא?"</w:t>
      </w:r>
    </w:p>
    <w:p w14:paraId="6FF3681A" w14:textId="77777777" w:rsidR="00BD266F" w:rsidRPr="00CD067C" w:rsidRDefault="00BD266F" w:rsidP="00BD266F">
      <w:pPr>
        <w:rPr>
          <w:rtl/>
        </w:rPr>
      </w:pPr>
      <w:r w:rsidRPr="00CD067C">
        <w:rPr>
          <w:rtl/>
        </w:rPr>
        <w:t>הנשים חזרו לענייניהן.</w:t>
      </w:r>
    </w:p>
    <w:p w14:paraId="67ED92E5" w14:textId="77777777" w:rsidR="00BD266F" w:rsidRPr="00CD067C" w:rsidRDefault="00BD266F" w:rsidP="00BD266F">
      <w:pPr>
        <w:rPr>
          <w:rtl/>
        </w:rPr>
      </w:pPr>
      <w:r w:rsidRPr="00CD067C">
        <w:rPr>
          <w:rtl/>
        </w:rPr>
        <w:t>"למה לא?"</w:t>
      </w:r>
    </w:p>
    <w:p w14:paraId="2029594C" w14:textId="07F90537" w:rsidR="00BD266F" w:rsidRPr="00CD067C" w:rsidRDefault="00BD266F" w:rsidP="00BD266F">
      <w:pPr>
        <w:rPr>
          <w:rtl/>
        </w:rPr>
      </w:pPr>
      <w:r w:rsidRPr="00CD067C">
        <w:rPr>
          <w:rFonts w:hint="cs"/>
          <w:rtl/>
        </w:rPr>
        <w:lastRenderedPageBreak/>
        <w:t xml:space="preserve">קול </w:t>
      </w:r>
      <w:r w:rsidRPr="00CD067C">
        <w:rPr>
          <w:rtl/>
        </w:rPr>
        <w:t xml:space="preserve">השפרצות השחיינים מתחתיהם חזר בהדהודים. הדהודי השפרצות, הדהודי צחוק </w:t>
      </w:r>
      <w:r w:rsidRPr="00CD067C">
        <w:rPr>
          <w:rFonts w:hint="cs"/>
          <w:rtl/>
        </w:rPr>
        <w:t>מעטים בלבד</w:t>
      </w:r>
      <w:r w:rsidRPr="00CD067C">
        <w:rPr>
          <w:rtl/>
        </w:rPr>
        <w:t xml:space="preserve"> כי הילדים הגרמנים המעטים היו</w:t>
      </w:r>
      <w:r w:rsidR="00C90C6C">
        <w:rPr>
          <w:rtl/>
        </w:rPr>
        <w:t xml:space="preserve"> מאוד </w:t>
      </w:r>
      <w:r w:rsidRPr="00CD067C">
        <w:rPr>
          <w:rtl/>
        </w:rPr>
        <w:t>מאופקים והשתוללו בנימוס רב.</w:t>
      </w:r>
    </w:p>
    <w:p w14:paraId="6D5386FB" w14:textId="3299F5DB" w:rsidR="00BD266F" w:rsidRPr="00CD067C" w:rsidRDefault="00BD266F" w:rsidP="00403BEA">
      <w:pPr>
        <w:rPr>
          <w:rtl/>
        </w:rPr>
      </w:pPr>
      <w:r w:rsidRPr="00CD067C">
        <w:rPr>
          <w:rtl/>
        </w:rPr>
        <w:t>"הפגנת גבורה באירוע הזה. הפגנת מנהיגות יוצאת דופן."</w:t>
      </w:r>
    </w:p>
    <w:p w14:paraId="386E4B3D" w14:textId="1D4F459D" w:rsidR="00BD266F" w:rsidRPr="00CD067C" w:rsidRDefault="00BD266F" w:rsidP="00BD266F">
      <w:pPr>
        <w:rPr>
          <w:rtl/>
        </w:rPr>
      </w:pPr>
      <w:r w:rsidRPr="00CD067C">
        <w:rPr>
          <w:rtl/>
        </w:rPr>
        <w:t xml:space="preserve">"איזה מנהיגות? איזה גבורה? מה אתה רוצה שכל חיילי צה"ל יסתערו </w:t>
      </w:r>
      <w:r w:rsidR="00F06A3F">
        <w:rPr>
          <w:rtl/>
        </w:rPr>
        <w:t>עכשיו</w:t>
      </w:r>
      <w:r w:rsidRPr="00CD067C">
        <w:rPr>
          <w:rtl/>
        </w:rPr>
        <w:t xml:space="preserve"> על רימונים משוחררי נצרה? איזה סוג של מנהיגות זה?"</w:t>
      </w:r>
    </w:p>
    <w:p w14:paraId="7A4926F8" w14:textId="77777777" w:rsidR="00BD266F" w:rsidRPr="00CD067C" w:rsidRDefault="00BD266F" w:rsidP="00BD266F">
      <w:pPr>
        <w:rPr>
          <w:rtl/>
        </w:rPr>
      </w:pPr>
      <w:r w:rsidRPr="00CD067C">
        <w:rPr>
          <w:rtl/>
        </w:rPr>
        <w:t>"ז</w:t>
      </w:r>
      <w:r w:rsidRPr="00CD067C">
        <w:rPr>
          <w:rFonts w:hint="cs"/>
          <w:rtl/>
        </w:rPr>
        <w:t>את</w:t>
      </w:r>
      <w:r w:rsidRPr="00CD067C">
        <w:rPr>
          <w:rtl/>
        </w:rPr>
        <w:t xml:space="preserve"> מנהיגות מהסוג שלא צריך בשביל</w:t>
      </w:r>
      <w:r w:rsidRPr="00CD067C">
        <w:rPr>
          <w:rFonts w:hint="cs"/>
          <w:rtl/>
        </w:rPr>
        <w:t>ה</w:t>
      </w:r>
      <w:r w:rsidRPr="00CD067C">
        <w:rPr>
          <w:rtl/>
        </w:rPr>
        <w:t xml:space="preserve"> דרגות. </w:t>
      </w:r>
      <w:r>
        <w:rPr>
          <w:rFonts w:hint="cs"/>
          <w:rtl/>
        </w:rPr>
        <w:t xml:space="preserve">[???] </w:t>
      </w:r>
      <w:r w:rsidRPr="00CD067C">
        <w:rPr>
          <w:rtl/>
        </w:rPr>
        <w:t>זאת מנהיגות מהסוג שגורם לחיילים לבטוח בך, לסמוך עליך, לדעת שאליך הם רוצים להיצמד בלילה חשוך כשהכדורים שורקים, כי אתה תראה להם את הדרך, כי הם חשובים לך בדיוק במידה שהאמהות שלהם היו מקוות ומצפות.</w:t>
      </w:r>
      <w:r w:rsidRPr="00CD067C">
        <w:rPr>
          <w:rFonts w:hint="cs"/>
          <w:rtl/>
        </w:rPr>
        <w:t xml:space="preserve"> </w:t>
      </w:r>
      <w:r w:rsidRPr="00CD067C">
        <w:rPr>
          <w:rtl/>
        </w:rPr>
        <w:t>אתה יודע, תדע כל אם עברייה שמסרה את גורל בניה לידי המפקדים הראויים לכך.</w:t>
      </w:r>
      <w:r w:rsidRPr="00CD067C">
        <w:rPr>
          <w:rFonts w:hint="cs"/>
          <w:rtl/>
        </w:rPr>
        <w:t>"</w:t>
      </w:r>
    </w:p>
    <w:p w14:paraId="6368E0B1" w14:textId="4CBF8CD4" w:rsidR="00BD266F" w:rsidRPr="00CD067C" w:rsidRDefault="00BD266F" w:rsidP="00BD266F">
      <w:pPr>
        <w:rPr>
          <w:rtl/>
        </w:rPr>
      </w:pPr>
      <w:r w:rsidRPr="00CD067C">
        <w:rPr>
          <w:rFonts w:hint="cs"/>
          <w:rtl/>
        </w:rPr>
        <w:t>"תשמע, הקלישאות האלה חורכות לי את ה</w:t>
      </w:r>
      <w:r w:rsidR="00C90C6C">
        <w:rPr>
          <w:rFonts w:hint="cs"/>
          <w:rtl/>
        </w:rPr>
        <w:t>אוזניים</w:t>
      </w:r>
      <w:r w:rsidRPr="00CD067C">
        <w:rPr>
          <w:rFonts w:hint="cs"/>
          <w:rtl/>
        </w:rPr>
        <w:t xml:space="preserve"> הקפואות שלי."</w:t>
      </w:r>
    </w:p>
    <w:p w14:paraId="4980D605" w14:textId="77777777" w:rsidR="00BD266F" w:rsidRPr="00CD067C" w:rsidRDefault="00BD266F" w:rsidP="00BD266F">
      <w:pPr>
        <w:rPr>
          <w:rtl/>
        </w:rPr>
      </w:pPr>
      <w:r w:rsidRPr="00CD067C">
        <w:rPr>
          <w:rFonts w:hint="cs"/>
          <w:rtl/>
        </w:rPr>
        <w:t>"</w:t>
      </w:r>
      <w:r w:rsidRPr="00CD067C">
        <w:rPr>
          <w:rtl/>
        </w:rPr>
        <w:t>זה לא מליצות, אלכס, וזאת גבורה מהסוג ש – "</w:t>
      </w:r>
    </w:p>
    <w:p w14:paraId="6E9F50FC" w14:textId="709125B0" w:rsidR="00BD266F" w:rsidRPr="00CD067C" w:rsidRDefault="00BD266F" w:rsidP="00BD266F">
      <w:pPr>
        <w:rPr>
          <w:rtl/>
        </w:rPr>
      </w:pPr>
      <w:r w:rsidRPr="00CD067C">
        <w:rPr>
          <w:rtl/>
        </w:rPr>
        <w:t xml:space="preserve">"גבורה? להגיד לך איזו גבורה זאת </w:t>
      </w:r>
      <w:r w:rsidR="001C5A04">
        <w:rPr>
          <w:rtl/>
        </w:rPr>
        <w:t>הייתה</w:t>
      </w:r>
      <w:r w:rsidRPr="00CD067C">
        <w:rPr>
          <w:rtl/>
        </w:rPr>
        <w:t xml:space="preserve">?" קולו הרעים </w:t>
      </w:r>
      <w:r>
        <w:rPr>
          <w:rFonts w:hint="cs"/>
          <w:rtl/>
        </w:rPr>
        <w:t xml:space="preserve">[???] </w:t>
      </w:r>
      <w:r w:rsidRPr="00CD067C">
        <w:rPr>
          <w:rtl/>
        </w:rPr>
        <w:t>והוא לא שם לב, "להגיד לך איזה מפקד ראוי אני? אני שכבתי שם וחירבנתי במכנסיים שלי," שדיים גדולים ודשנים נתלו מעבר לרמפה העליונה, "המפקד הגיבור שלהם," כל גופו רעד, "היה צריך חיתול!"</w:t>
      </w:r>
    </w:p>
    <w:p w14:paraId="70F2C536" w14:textId="74E74F68" w:rsidR="00BD266F" w:rsidRDefault="00BD266F" w:rsidP="00BD266F">
      <w:pPr>
        <w:rPr>
          <w:rtl/>
        </w:rPr>
      </w:pPr>
      <w:r w:rsidRPr="00CD067C">
        <w:rPr>
          <w:rtl/>
        </w:rPr>
        <w:t xml:space="preserve">"אבל לא התרוממת. נשארת. זאת </w:t>
      </w:r>
      <w:r w:rsidR="001C5A04">
        <w:rPr>
          <w:rtl/>
        </w:rPr>
        <w:t>הייתה</w:t>
      </w:r>
      <w:r w:rsidRPr="00CD067C">
        <w:rPr>
          <w:rtl/>
        </w:rPr>
        <w:t xml:space="preserve"> גבורה."</w:t>
      </w:r>
    </w:p>
    <w:p w14:paraId="2C849796" w14:textId="77777777" w:rsidR="00943146" w:rsidRPr="00CD067C" w:rsidRDefault="00943146" w:rsidP="00BD266F">
      <w:pPr>
        <w:rPr>
          <w:rtl/>
        </w:rPr>
      </w:pPr>
      <w:r>
        <w:rPr>
          <w:rFonts w:hint="cs"/>
          <w:rtl/>
        </w:rPr>
        <w:t>]</w:t>
      </w:r>
    </w:p>
    <w:p w14:paraId="75B82FC7" w14:textId="77777777" w:rsidR="00BD266F" w:rsidRPr="00CD067C" w:rsidRDefault="00BD266F" w:rsidP="00BD266F">
      <w:pPr>
        <w:rPr>
          <w:rtl/>
        </w:rPr>
      </w:pPr>
      <w:r w:rsidRPr="00CD067C">
        <w:rPr>
          <w:rtl/>
        </w:rPr>
        <w:t>אלכס רצה להגיד משהו אבל השדיים הרוטט</w:t>
      </w:r>
      <w:r>
        <w:rPr>
          <w:rFonts w:hint="cs"/>
          <w:rtl/>
        </w:rPr>
        <w:t>ים</w:t>
      </w:r>
      <w:r w:rsidRPr="00CD067C">
        <w:rPr>
          <w:rtl/>
        </w:rPr>
        <w:t xml:space="preserve"> שהציצו ממרום עם הורידים הכחולים שנראו היטב דרך העור השקוף גרמו לו לחייך. "שלום," הוא אמר להן. "הכל בסדר פה."</w:t>
      </w:r>
    </w:p>
    <w:p w14:paraId="360DE0C7" w14:textId="77777777" w:rsidR="00BD266F" w:rsidRPr="00CD067C" w:rsidRDefault="005777B3" w:rsidP="00BD266F">
      <w:pPr>
        <w:rPr>
          <w:rtl/>
        </w:rPr>
      </w:pPr>
      <w:r>
        <w:rPr>
          <w:rtl/>
        </w:rPr>
        <w:t xml:space="preserve">ארקדי הסתובב </w:t>
      </w:r>
      <w:r>
        <w:rPr>
          <w:rFonts w:hint="cs"/>
          <w:rtl/>
        </w:rPr>
        <w:t>לעברן</w:t>
      </w:r>
      <w:r w:rsidR="00BD266F" w:rsidRPr="00CD067C">
        <w:rPr>
          <w:rtl/>
        </w:rPr>
        <w:t xml:space="preserve">. </w:t>
      </w:r>
    </w:p>
    <w:p w14:paraId="4D74F2F5" w14:textId="77777777" w:rsidR="00BD266F" w:rsidRDefault="00BD266F" w:rsidP="00BD266F">
      <w:pPr>
        <w:rPr>
          <w:rtl/>
        </w:rPr>
      </w:pPr>
      <w:r w:rsidRPr="00CD067C">
        <w:rPr>
          <w:rtl/>
        </w:rPr>
        <w:t>"באופן טבעי," הן מלמלו ונעלמו מעבר לרמפה.</w:t>
      </w:r>
    </w:p>
    <w:p w14:paraId="1A99717B" w14:textId="77777777" w:rsidR="00285520" w:rsidRDefault="00285520" w:rsidP="00BD266F">
      <w:pPr>
        <w:rPr>
          <w:rtl/>
        </w:rPr>
      </w:pPr>
      <w:r>
        <w:rPr>
          <w:rFonts w:hint="cs"/>
          <w:rtl/>
        </w:rPr>
        <w:t>[תחילת אופציה א]</w:t>
      </w:r>
    </w:p>
    <w:p w14:paraId="0BA3324F" w14:textId="08E3A049" w:rsidR="00C00E4F" w:rsidRDefault="00C00E4F" w:rsidP="00D245B9">
      <w:pPr>
        <w:rPr>
          <w:rtl/>
        </w:rPr>
      </w:pPr>
      <w:r>
        <w:rPr>
          <w:rFonts w:hint="cs"/>
          <w:rtl/>
        </w:rPr>
        <w:t>"מה היה קורה אם היית טס במטוס, ו</w:t>
      </w:r>
      <w:r w:rsidR="004C59E0">
        <w:rPr>
          <w:rFonts w:hint="cs"/>
          <w:rtl/>
        </w:rPr>
        <w:t>פתאום</w:t>
      </w:r>
      <w:r>
        <w:rPr>
          <w:rFonts w:hint="cs"/>
          <w:rtl/>
        </w:rPr>
        <w:t xml:space="preserve"> מתרסק בארץ אחרת, ומהתאונה שוכח את כל מה שהיה.</w:t>
      </w:r>
      <w:r w:rsidR="00CE182D">
        <w:rPr>
          <w:rFonts w:hint="cs"/>
          <w:rtl/>
        </w:rPr>
        <w:t xml:space="preserve"> ומתחיל את החיים שלך מחדש בארץ אחרת, בלי לדעת מה היה, חיים </w:t>
      </w:r>
      <w:r w:rsidR="00D245B9">
        <w:rPr>
          <w:rFonts w:hint="cs"/>
          <w:rtl/>
        </w:rPr>
        <w:t>ח</w:t>
      </w:r>
      <w:r w:rsidR="00CE182D">
        <w:rPr>
          <w:rFonts w:hint="cs"/>
          <w:rtl/>
        </w:rPr>
        <w:t xml:space="preserve">דשים לגמרי, דף חלק." </w:t>
      </w:r>
      <w:r w:rsidR="00CE182D">
        <w:rPr>
          <w:rtl/>
        </w:rPr>
        <w:t>–</w:t>
      </w:r>
      <w:r w:rsidR="00CE182D">
        <w:rPr>
          <w:rFonts w:hint="cs"/>
          <w:rtl/>
        </w:rPr>
        <w:t xml:space="preserve"> כאילו להסביר לו שהנושא של האשמה מהתאונה לא טבוע בו, יש אפשרות להשתחרר מזה גם לא בעזרת היפנוזה... "היית רוצה בתור האדם הזה שיזכירו לך מחדש את התאונה ואת רגשות האשמה שלך? או שהיית מעדיף לחיות חיים אחרים?"</w:t>
      </w:r>
    </w:p>
    <w:p w14:paraId="0ECDC423" w14:textId="77777777" w:rsidR="00285520" w:rsidRDefault="00285520" w:rsidP="00285520">
      <w:pPr>
        <w:rPr>
          <w:rtl/>
        </w:rPr>
      </w:pPr>
      <w:r>
        <w:rPr>
          <w:rFonts w:hint="cs"/>
          <w:rtl/>
        </w:rPr>
        <w:t>[סוף אופציה א]</w:t>
      </w:r>
    </w:p>
    <w:p w14:paraId="06EA387A" w14:textId="77777777" w:rsidR="00285520" w:rsidRDefault="00285520" w:rsidP="00285520">
      <w:pPr>
        <w:rPr>
          <w:rtl/>
        </w:rPr>
      </w:pPr>
      <w:r>
        <w:rPr>
          <w:rFonts w:hint="cs"/>
          <w:rtl/>
        </w:rPr>
        <w:t>[תחילת אופציה ב]</w:t>
      </w:r>
    </w:p>
    <w:p w14:paraId="628557EA" w14:textId="77777777" w:rsidR="00403BEA" w:rsidRDefault="00403BEA" w:rsidP="00BD266F">
      <w:pPr>
        <w:rPr>
          <w:rtl/>
        </w:rPr>
      </w:pPr>
      <w:r>
        <w:rPr>
          <w:rFonts w:hint="cs"/>
          <w:rtl/>
        </w:rPr>
        <w:t>"יש לי הצעה עבורך. הצעה היפותטית."</w:t>
      </w:r>
    </w:p>
    <w:p w14:paraId="308AA3AB" w14:textId="77777777" w:rsidR="00403BEA" w:rsidRDefault="00403BEA" w:rsidP="00BD266F">
      <w:pPr>
        <w:rPr>
          <w:rtl/>
        </w:rPr>
      </w:pPr>
      <w:r>
        <w:rPr>
          <w:rFonts w:hint="cs"/>
          <w:rtl/>
        </w:rPr>
        <w:t>"כן?"</w:t>
      </w:r>
    </w:p>
    <w:p w14:paraId="51B5B408" w14:textId="77777777" w:rsidR="00403BEA" w:rsidRDefault="00403BEA" w:rsidP="00BD266F">
      <w:pPr>
        <w:rPr>
          <w:rtl/>
        </w:rPr>
      </w:pPr>
      <w:r>
        <w:rPr>
          <w:rFonts w:hint="cs"/>
          <w:rtl/>
        </w:rPr>
        <w:t>"הייתי מאפשר לך את זה, לו היה ניתן."</w:t>
      </w:r>
    </w:p>
    <w:p w14:paraId="42C879BD" w14:textId="77777777" w:rsidR="00403BEA" w:rsidRDefault="00403BEA" w:rsidP="00BD266F">
      <w:pPr>
        <w:rPr>
          <w:rtl/>
        </w:rPr>
      </w:pPr>
      <w:r>
        <w:rPr>
          <w:rFonts w:hint="cs"/>
          <w:rtl/>
        </w:rPr>
        <w:t>"נשמע מעניין."</w:t>
      </w:r>
    </w:p>
    <w:p w14:paraId="1FF3118B" w14:textId="77777777" w:rsidR="00403BEA" w:rsidRDefault="00403BEA" w:rsidP="00BD266F">
      <w:pPr>
        <w:rPr>
          <w:rtl/>
        </w:rPr>
      </w:pPr>
      <w:r>
        <w:rPr>
          <w:rFonts w:hint="cs"/>
          <w:rtl/>
        </w:rPr>
        <w:t>"ולו היית רוצה."</w:t>
      </w:r>
    </w:p>
    <w:p w14:paraId="4AF4B8B8" w14:textId="77777777" w:rsidR="00403BEA" w:rsidRDefault="00403BEA" w:rsidP="00BD266F">
      <w:pPr>
        <w:rPr>
          <w:rtl/>
        </w:rPr>
      </w:pPr>
      <w:r>
        <w:rPr>
          <w:rFonts w:hint="cs"/>
          <w:rtl/>
        </w:rPr>
        <w:t>"תמשיך..."</w:t>
      </w:r>
    </w:p>
    <w:p w14:paraId="295F3FAA" w14:textId="6018C3F6" w:rsidR="00403BEA" w:rsidRDefault="00403BEA" w:rsidP="00BD266F">
      <w:pPr>
        <w:rPr>
          <w:rtl/>
        </w:rPr>
      </w:pPr>
      <w:r>
        <w:rPr>
          <w:rFonts w:hint="cs"/>
          <w:rtl/>
        </w:rPr>
        <w:lastRenderedPageBreak/>
        <w:t xml:space="preserve">"נניח, רק נניח, שהיית </w:t>
      </w:r>
      <w:r w:rsidR="00F06A3F">
        <w:rPr>
          <w:rFonts w:hint="cs"/>
          <w:rtl/>
        </w:rPr>
        <w:t>עכשיו</w:t>
      </w:r>
      <w:r>
        <w:rPr>
          <w:rFonts w:hint="cs"/>
          <w:rtl/>
        </w:rPr>
        <w:t xml:space="preserve"> בתאונת מטוס, משהו מהסיגנון, לא משנה מה, והיית שורד. אבל הזיכרון שלך היה נמחק לחלוטין, וללא תקנה. היית </w:t>
      </w:r>
      <w:r w:rsidR="00D02627">
        <w:rPr>
          <w:rFonts w:hint="cs"/>
          <w:rtl/>
        </w:rPr>
        <w:t>[</w:t>
      </w:r>
      <w:r>
        <w:t>dropped</w:t>
      </w:r>
      <w:r w:rsidR="00D02627">
        <w:rPr>
          <w:rFonts w:hint="cs"/>
          <w:rtl/>
        </w:rPr>
        <w:t>]</w:t>
      </w:r>
      <w:r>
        <w:rPr>
          <w:rFonts w:hint="cs"/>
          <w:rtl/>
        </w:rPr>
        <w:t xml:space="preserve"> באיזו מדינה, וזהו. לא זוכר כלום לגביך, בלי שום מסמכים, </w:t>
      </w:r>
      <w:r w:rsidR="00CB5E45">
        <w:rPr>
          <w:rFonts w:hint="cs"/>
          <w:rtl/>
        </w:rPr>
        <w:t>מתחיל את חייך מחדש."</w:t>
      </w:r>
    </w:p>
    <w:p w14:paraId="461A27E9" w14:textId="77777777" w:rsidR="00CB5E45" w:rsidRDefault="00CB5E45" w:rsidP="00BD266F">
      <w:pPr>
        <w:rPr>
          <w:rtl/>
        </w:rPr>
      </w:pPr>
      <w:r>
        <w:rPr>
          <w:rFonts w:hint="cs"/>
          <w:rtl/>
        </w:rPr>
        <w:t>"הייתי זוכר איך מדברים?"</w:t>
      </w:r>
    </w:p>
    <w:p w14:paraId="7479F699" w14:textId="77777777" w:rsidR="00CB5E45" w:rsidRDefault="00CB5E45" w:rsidP="00D055AE">
      <w:pPr>
        <w:rPr>
          <w:rtl/>
        </w:rPr>
      </w:pPr>
      <w:r>
        <w:rPr>
          <w:rFonts w:hint="cs"/>
          <w:rtl/>
        </w:rPr>
        <w:t xml:space="preserve">"כן, כן. ברור. </w:t>
      </w:r>
      <w:r w:rsidR="00D055AE">
        <w:rPr>
          <w:rFonts w:hint="cs"/>
          <w:rtl/>
        </w:rPr>
        <w:t>קיימים</w:t>
      </w:r>
      <w:r>
        <w:rPr>
          <w:rFonts w:hint="cs"/>
          <w:rtl/>
        </w:rPr>
        <w:t xml:space="preserve"> שני סוגים של זיכרון</w:t>
      </w:r>
      <w:r w:rsidR="00D055AE">
        <w:rPr>
          <w:rFonts w:hint="cs"/>
          <w:rtl/>
        </w:rPr>
        <w:t>:</w:t>
      </w:r>
      <w:r>
        <w:rPr>
          <w:rFonts w:hint="cs"/>
          <w:rtl/>
        </w:rPr>
        <w:t xml:space="preserve"> </w:t>
      </w:r>
      <w:r w:rsidR="00D055AE">
        <w:rPr>
          <w:rFonts w:hint="cs"/>
          <w:rtl/>
        </w:rPr>
        <w:t>זיכרון אימפליציטי שהוא בעיקרו פרוצדורלי, כלומר קשור לידע לגבי מיומנויות ושפה, וזיכרון אכספליציטי</w:t>
      </w:r>
      <w:r>
        <w:rPr>
          <w:rFonts w:hint="cs"/>
          <w:rtl/>
        </w:rPr>
        <w:t xml:space="preserve"> </w:t>
      </w:r>
      <w:r w:rsidR="00D055AE">
        <w:rPr>
          <w:rFonts w:hint="cs"/>
          <w:rtl/>
        </w:rPr>
        <w:t xml:space="preserve">שהינו ברובו </w:t>
      </w:r>
      <w:r>
        <w:rPr>
          <w:rFonts w:hint="cs"/>
          <w:rtl/>
        </w:rPr>
        <w:t xml:space="preserve">אפיזודי </w:t>
      </w:r>
      <w:r w:rsidR="00D055AE">
        <w:rPr>
          <w:rFonts w:hint="cs"/>
          <w:rtl/>
        </w:rPr>
        <w:t>כלומר אוגר</w:t>
      </w:r>
      <w:r>
        <w:rPr>
          <w:rFonts w:hint="cs"/>
          <w:rtl/>
        </w:rPr>
        <w:t xml:space="preserve"> את המאורעות</w:t>
      </w:r>
      <w:r w:rsidR="00D055AE">
        <w:rPr>
          <w:rFonts w:hint="cs"/>
          <w:rtl/>
        </w:rPr>
        <w:t xml:space="preserve"> הספציפיים</w:t>
      </w:r>
      <w:r>
        <w:rPr>
          <w:rFonts w:hint="cs"/>
          <w:rtl/>
        </w:rPr>
        <w:t xml:space="preserve"> שקרו לך</w:t>
      </w:r>
      <w:r w:rsidR="00D055AE">
        <w:rPr>
          <w:rFonts w:hint="cs"/>
          <w:rtl/>
        </w:rPr>
        <w:t>. זה מודל גס, אבל באופן כללי כך מבינים את הזיכרון."</w:t>
      </w:r>
    </w:p>
    <w:p w14:paraId="05F64D70" w14:textId="77777777" w:rsidR="002514A0" w:rsidRDefault="002514A0" w:rsidP="00D055AE">
      <w:pPr>
        <w:rPr>
          <w:rtl/>
        </w:rPr>
      </w:pPr>
      <w:r>
        <w:rPr>
          <w:rFonts w:hint="cs"/>
          <w:rtl/>
        </w:rPr>
        <w:t>[</w:t>
      </w:r>
      <w:r w:rsidRPr="002514A0">
        <w:t>https://en.wikipedia.org/wiki/Implicit_memory</w:t>
      </w:r>
      <w:r>
        <w:rPr>
          <w:rFonts w:hint="cs"/>
          <w:rtl/>
        </w:rPr>
        <w:t>]</w:t>
      </w:r>
    </w:p>
    <w:p w14:paraId="55056CEC" w14:textId="77777777" w:rsidR="002514A0" w:rsidRDefault="002514A0" w:rsidP="00D055AE">
      <w:pPr>
        <w:rPr>
          <w:rtl/>
        </w:rPr>
      </w:pPr>
      <w:r>
        <w:rPr>
          <w:rFonts w:hint="cs"/>
          <w:rtl/>
        </w:rPr>
        <w:t>"אז מהמיומנויות שלי ישארו?"</w:t>
      </w:r>
    </w:p>
    <w:p w14:paraId="4C306C28" w14:textId="77777777" w:rsidR="00D02627" w:rsidRDefault="002514A0" w:rsidP="002514A0">
      <w:pPr>
        <w:rPr>
          <w:rtl/>
        </w:rPr>
      </w:pPr>
      <w:r>
        <w:rPr>
          <w:rFonts w:hint="cs"/>
          <w:rtl/>
        </w:rPr>
        <w:t>"תזכור נניח לדבר, ולקרא, ולשחות. לרכב על אופניים, דברים כאלה. אבל לא תזכור שום רכיבה ספציפית או ספר שקראת אי פעם, אתה מבין? ת</w:t>
      </w:r>
      <w:r w:rsidR="00D02627">
        <w:rPr>
          <w:rFonts w:hint="cs"/>
          <w:rtl/>
        </w:rPr>
        <w:t>דע בדיוק איך לחיות בעולם, אבל בלי שום מטען. מתחיל מחדש באופן הנקי ביותר."</w:t>
      </w:r>
    </w:p>
    <w:p w14:paraId="78B20CE0" w14:textId="77777777" w:rsidR="004730AE" w:rsidRDefault="004730AE" w:rsidP="002514A0">
      <w:pPr>
        <w:rPr>
          <w:rtl/>
        </w:rPr>
      </w:pPr>
      <w:r>
        <w:rPr>
          <w:rFonts w:hint="cs"/>
          <w:rtl/>
        </w:rPr>
        <w:t>"מישהו יחפש אותי, מישהו ימצא אותי."</w:t>
      </w:r>
    </w:p>
    <w:p w14:paraId="61A4DF1D" w14:textId="77777777" w:rsidR="004730AE" w:rsidRDefault="004730AE" w:rsidP="002514A0">
      <w:pPr>
        <w:rPr>
          <w:rtl/>
        </w:rPr>
      </w:pPr>
      <w:r>
        <w:rPr>
          <w:rFonts w:hint="cs"/>
          <w:rtl/>
        </w:rPr>
        <w:t xml:space="preserve">"נכון, זאת הנקודה. ברור שאני אמצא אותך. השאלה שלי </w:t>
      </w:r>
      <w:r>
        <w:rPr>
          <w:rtl/>
        </w:rPr>
        <w:t>–</w:t>
      </w:r>
      <w:r>
        <w:rPr>
          <w:rFonts w:hint="cs"/>
          <w:rtl/>
        </w:rPr>
        <w:t xml:space="preserve"> תרצה שאגלה לך את האמת על עצמך?"</w:t>
      </w:r>
    </w:p>
    <w:p w14:paraId="0D10518D" w14:textId="77777777" w:rsidR="004730AE" w:rsidRDefault="004730AE" w:rsidP="002514A0">
      <w:pPr>
        <w:rPr>
          <w:rtl/>
        </w:rPr>
      </w:pPr>
      <w:r>
        <w:rPr>
          <w:rFonts w:hint="cs"/>
          <w:rtl/>
        </w:rPr>
        <w:t>"ברור שכן."</w:t>
      </w:r>
    </w:p>
    <w:p w14:paraId="461544EC" w14:textId="6C14C990" w:rsidR="004730AE" w:rsidRDefault="004730AE" w:rsidP="00D245B9">
      <w:pPr>
        <w:rPr>
          <w:rtl/>
        </w:rPr>
      </w:pPr>
      <w:r>
        <w:rPr>
          <w:rFonts w:hint="cs"/>
          <w:rtl/>
        </w:rPr>
        <w:t xml:space="preserve">"לא, תחשוב לעומק. תוכל להיפטר מכל האשמה </w:t>
      </w:r>
      <w:r>
        <w:rPr>
          <w:rtl/>
        </w:rPr>
        <w:t>–</w:t>
      </w:r>
      <w:r w:rsidR="00D245B9">
        <w:rPr>
          <w:rFonts w:hint="cs"/>
          <w:rtl/>
        </w:rPr>
        <w:t xml:space="preserve"> </w:t>
      </w:r>
      <w:r>
        <w:rPr>
          <w:rFonts w:hint="cs"/>
          <w:rtl/>
        </w:rPr>
        <w:t>לא תזכור שום דבר ולא תהיה חייב דבר לאיש.</w:t>
      </w:r>
      <w:r w:rsidR="00303587">
        <w:rPr>
          <w:rFonts w:hint="cs"/>
          <w:rtl/>
        </w:rPr>
        <w:t xml:space="preserve"> בלי אשמתך היית משיל את זה מעליך. את הכל, ללא אשמה. בהן צדק </w:t>
      </w:r>
      <w:r w:rsidR="00303587">
        <w:rPr>
          <w:rtl/>
        </w:rPr>
        <w:t>–</w:t>
      </w:r>
      <w:r w:rsidR="00303587">
        <w:rPr>
          <w:rFonts w:hint="cs"/>
          <w:rtl/>
        </w:rPr>
        <w:t xml:space="preserve"> לעולם לא הייתי מזכיר לך דבר."</w:t>
      </w:r>
    </w:p>
    <w:p w14:paraId="3901DC24" w14:textId="76BE229F" w:rsidR="00AA73A0" w:rsidRDefault="00AA73A0" w:rsidP="002514A0">
      <w:pPr>
        <w:rPr>
          <w:rtl/>
        </w:rPr>
      </w:pPr>
      <w:r>
        <w:rPr>
          <w:rFonts w:hint="cs"/>
          <w:rtl/>
        </w:rPr>
        <w:t>"הייתי מגלה</w:t>
      </w:r>
      <w:r w:rsidR="00483BB1">
        <w:rPr>
          <w:rFonts w:hint="cs"/>
          <w:rtl/>
        </w:rPr>
        <w:t xml:space="preserve"> הכול </w:t>
      </w:r>
      <w:r>
        <w:rPr>
          <w:rFonts w:hint="cs"/>
          <w:rtl/>
        </w:rPr>
        <w:t>בסוף.</w:t>
      </w:r>
      <w:r w:rsidR="00B40BDC">
        <w:rPr>
          <w:rFonts w:hint="cs"/>
          <w:rtl/>
        </w:rPr>
        <w:t xml:space="preserve"> </w:t>
      </w:r>
      <w:r>
        <w:rPr>
          <w:rFonts w:hint="cs"/>
          <w:rtl/>
        </w:rPr>
        <w:t>הייתי מגלה שאני מבין עברית, הייתי מגיע לישראל..."</w:t>
      </w:r>
    </w:p>
    <w:p w14:paraId="176712B8" w14:textId="77777777" w:rsidR="00AA73A0" w:rsidRDefault="00AA73A0" w:rsidP="002514A0">
      <w:pPr>
        <w:rPr>
          <w:rtl/>
        </w:rPr>
      </w:pPr>
      <w:r>
        <w:rPr>
          <w:rFonts w:hint="cs"/>
          <w:rtl/>
        </w:rPr>
        <w:t>"תקשיב, אף אחד לא היה זורק אותך ממטוס מתוך כוונה למחוק את הזיכרון האפיזודי שלך. זאת שאלה היפוטתית לגמרי."</w:t>
      </w:r>
    </w:p>
    <w:p w14:paraId="6845D4D0" w14:textId="77777777" w:rsidR="00D02627" w:rsidRDefault="00D02627" w:rsidP="002514A0">
      <w:pPr>
        <w:rPr>
          <w:rtl/>
        </w:rPr>
      </w:pPr>
      <w:r>
        <w:rPr>
          <w:rFonts w:hint="cs"/>
          <w:rtl/>
        </w:rPr>
        <w:t>"באיזו מדינה היו מטילים אותי?"</w:t>
      </w:r>
    </w:p>
    <w:p w14:paraId="5A0223B3" w14:textId="77777777" w:rsidR="00D02627" w:rsidRDefault="00D02627" w:rsidP="002514A0">
      <w:pPr>
        <w:rPr>
          <w:rtl/>
        </w:rPr>
      </w:pPr>
      <w:r>
        <w:rPr>
          <w:rFonts w:hint="cs"/>
          <w:rtl/>
        </w:rPr>
        <w:t>"לא יודע, מה זה משנה. בארצות הברית אולי."</w:t>
      </w:r>
    </w:p>
    <w:p w14:paraId="1F2078B3" w14:textId="77777777" w:rsidR="002514A0" w:rsidRDefault="00D02627" w:rsidP="0028290E">
      <w:pPr>
        <w:rPr>
          <w:rtl/>
        </w:rPr>
      </w:pPr>
      <w:r>
        <w:rPr>
          <w:rFonts w:hint="cs"/>
          <w:rtl/>
        </w:rPr>
        <w:t>"בשביל חיים בארצות הברית לא הייתי מוכן, הטירחה שבתאונת מטוס לא שווה את זה."</w:t>
      </w:r>
    </w:p>
    <w:p w14:paraId="3BC3295E" w14:textId="77777777" w:rsidR="00D02627" w:rsidRDefault="00D02627" w:rsidP="002514A0">
      <w:pPr>
        <w:rPr>
          <w:rtl/>
        </w:rPr>
      </w:pPr>
      <w:r>
        <w:rPr>
          <w:rFonts w:hint="cs"/>
          <w:rtl/>
        </w:rPr>
        <w:t>"אז אני לא יודע איפה. בברזיל."</w:t>
      </w:r>
    </w:p>
    <w:p w14:paraId="4916D9C8" w14:textId="77777777" w:rsidR="00D02627" w:rsidRDefault="00D02627" w:rsidP="002514A0">
      <w:pPr>
        <w:rPr>
          <w:rtl/>
        </w:rPr>
      </w:pPr>
      <w:r>
        <w:rPr>
          <w:rFonts w:hint="cs"/>
          <w:rtl/>
        </w:rPr>
        <w:t>"בברזיל נראה לי שכן. זה מקום טוב להתחיל בו מחדש."</w:t>
      </w:r>
    </w:p>
    <w:p w14:paraId="0CADB74F" w14:textId="00FDCF5E" w:rsidR="00285520" w:rsidRDefault="00285520" w:rsidP="00285520">
      <w:pPr>
        <w:rPr>
          <w:rtl/>
        </w:rPr>
      </w:pPr>
      <w:r>
        <w:rPr>
          <w:rFonts w:hint="cs"/>
          <w:rtl/>
        </w:rPr>
        <w:t>[סוף אופציה ב]</w:t>
      </w:r>
    </w:p>
    <w:p w14:paraId="2408E6D2" w14:textId="06EC4EC7" w:rsidR="00ED1020" w:rsidRDefault="00ED1020" w:rsidP="00285520">
      <w:pPr>
        <w:rPr>
          <w:rtl/>
        </w:rPr>
      </w:pPr>
    </w:p>
    <w:p w14:paraId="3296CECF" w14:textId="33E258A2" w:rsidR="00ED1020" w:rsidRDefault="00ED1020" w:rsidP="00285520">
      <w:pPr>
        <w:rPr>
          <w:rtl/>
        </w:rPr>
      </w:pPr>
      <w:r>
        <w:rPr>
          <w:rFonts w:hint="cs"/>
          <w:rtl/>
        </w:rPr>
        <w:t>ארקדי מתלונן שהגרמנים לועגים לגרמנית העלובה שלו</w:t>
      </w:r>
    </w:p>
    <w:p w14:paraId="7EA12979" w14:textId="63677B2B" w:rsidR="00ED1020" w:rsidRDefault="00ED1020" w:rsidP="00ED1020">
      <w:pPr>
        <w:rPr>
          <w:rtl/>
        </w:rPr>
      </w:pPr>
      <w:r>
        <w:rPr>
          <w:rFonts w:cs="Times New Roman"/>
          <w:rtl/>
        </w:rPr>
        <w:t>כי אתה לגמרי מתעלם מהמינים, מההטיות, מחלקי המשפט ומסדר המילים. חוץ מזה</w:t>
      </w:r>
      <w:r w:rsidR="00483BB1">
        <w:rPr>
          <w:rFonts w:cs="Times New Roman"/>
          <w:rtl/>
        </w:rPr>
        <w:t xml:space="preserve"> הכול </w:t>
      </w:r>
      <w:r>
        <w:rPr>
          <w:rFonts w:cs="Times New Roman"/>
          <w:rtl/>
        </w:rPr>
        <w:t>בסדר.</w:t>
      </w:r>
    </w:p>
    <w:p w14:paraId="07C0FDF2" w14:textId="029273D1" w:rsidR="00ED1020" w:rsidRDefault="00ED1020" w:rsidP="00ED1020">
      <w:pPr>
        <w:rPr>
          <w:rtl/>
        </w:rPr>
      </w:pPr>
      <w:r>
        <w:rPr>
          <w:rFonts w:cs="Times New Roman"/>
          <w:rtl/>
        </w:rPr>
        <w:t>איך את</w:t>
      </w:r>
      <w:r w:rsidR="00A52577">
        <w:rPr>
          <w:rFonts w:cs="Times New Roman" w:hint="cs"/>
          <w:rtl/>
        </w:rPr>
        <w:t>ה</w:t>
      </w:r>
      <w:r>
        <w:rPr>
          <w:rFonts w:cs="Times New Roman"/>
          <w:rtl/>
        </w:rPr>
        <w:t xml:space="preserve"> זוכר את כל זה?</w:t>
      </w:r>
    </w:p>
    <w:p w14:paraId="0D6F0C08" w14:textId="1AF36571" w:rsidR="00ED1020" w:rsidRDefault="00ED1020" w:rsidP="00ED1020">
      <w:pPr>
        <w:rPr>
          <w:rFonts w:cs="Times New Roman"/>
          <w:rtl/>
        </w:rPr>
      </w:pPr>
      <w:r>
        <w:rPr>
          <w:rFonts w:cs="Times New Roman"/>
          <w:rtl/>
        </w:rPr>
        <w:t>אני לא זוכר כלום, אני מדבר בלי לזכור, אני פשוט יודע.</w:t>
      </w:r>
    </w:p>
    <w:p w14:paraId="129E9990" w14:textId="7417A7B8" w:rsidR="00ED1020" w:rsidRDefault="00ED1020" w:rsidP="00ED1020">
      <w:pPr>
        <w:rPr>
          <w:rtl/>
        </w:rPr>
      </w:pPr>
      <w:r>
        <w:rPr>
          <w:rFonts w:cs="Times New Roman"/>
          <w:rtl/>
        </w:rPr>
        <w:t xml:space="preserve">כי אתה לא שם לב לסדר המילים במשפט. גם לא להטיות, </w:t>
      </w:r>
      <w:r w:rsidR="00297D38">
        <w:rPr>
          <w:rFonts w:cs="Times New Roman"/>
          <w:rtl/>
        </w:rPr>
        <w:t>על פ</w:t>
      </w:r>
      <w:r>
        <w:rPr>
          <w:rFonts w:cs="Times New Roman"/>
          <w:rtl/>
        </w:rPr>
        <w:t>י גופים ו</w:t>
      </w:r>
      <w:r w:rsidR="00297D38">
        <w:rPr>
          <w:rFonts w:cs="Times New Roman"/>
          <w:rtl/>
        </w:rPr>
        <w:t>על פ</w:t>
      </w:r>
      <w:r>
        <w:rPr>
          <w:rFonts w:cs="Times New Roman"/>
          <w:rtl/>
        </w:rPr>
        <w:t>י המין. ומילות החיבור -לבדוק-</w:t>
      </w:r>
      <w:r>
        <w:t>prepositions</w:t>
      </w:r>
      <w:r>
        <w:rPr>
          <w:rFonts w:cs="Times New Roman"/>
          <w:rtl/>
        </w:rPr>
        <w:t xml:space="preserve"> שלך לא נכונות. חוץ מזה</w:t>
      </w:r>
      <w:r w:rsidR="00483BB1">
        <w:rPr>
          <w:rFonts w:cs="Times New Roman"/>
          <w:rtl/>
        </w:rPr>
        <w:t xml:space="preserve"> הכול </w:t>
      </w:r>
      <w:r>
        <w:rPr>
          <w:rFonts w:cs="Times New Roman"/>
          <w:rtl/>
        </w:rPr>
        <w:t>בסדר.</w:t>
      </w:r>
    </w:p>
    <w:p w14:paraId="6975E39B" w14:textId="77777777" w:rsidR="00ED1020" w:rsidRDefault="00ED1020" w:rsidP="00ED1020">
      <w:pPr>
        <w:rPr>
          <w:rtl/>
        </w:rPr>
      </w:pPr>
    </w:p>
    <w:p w14:paraId="6AA99749" w14:textId="548FCE39" w:rsidR="00ED1020" w:rsidRDefault="00ED1020" w:rsidP="00ED1020">
      <w:pPr>
        <w:rPr>
          <w:rtl/>
        </w:rPr>
      </w:pPr>
      <w:r>
        <w:rPr>
          <w:rFonts w:cs="Times New Roman"/>
          <w:rtl/>
        </w:rPr>
        <w:t>אתה לא מטה נכון על</w:t>
      </w:r>
      <w:r w:rsidR="00B317A3">
        <w:rPr>
          <w:rFonts w:cs="Times New Roman" w:hint="cs"/>
          <w:rtl/>
        </w:rPr>
        <w:t xml:space="preserve"> </w:t>
      </w:r>
      <w:r>
        <w:rPr>
          <w:rFonts w:cs="Times New Roman"/>
          <w:rtl/>
        </w:rPr>
        <w:t>פי המין.</w:t>
      </w:r>
    </w:p>
    <w:p w14:paraId="071DAD88" w14:textId="775F896A" w:rsidR="00ED1020" w:rsidRDefault="00ED1020" w:rsidP="00ED1020">
      <w:pPr>
        <w:rPr>
          <w:rtl/>
        </w:rPr>
      </w:pPr>
      <w:r>
        <w:rPr>
          <w:rFonts w:cs="Times New Roman"/>
          <w:rtl/>
        </w:rPr>
        <w:t>כי אי אפשר לדעת איז</w:t>
      </w:r>
      <w:r>
        <w:rPr>
          <w:rFonts w:cs="Times New Roman" w:hint="cs"/>
          <w:rtl/>
        </w:rPr>
        <w:t>ה</w:t>
      </w:r>
      <w:r>
        <w:rPr>
          <w:rFonts w:cs="Times New Roman"/>
          <w:rtl/>
        </w:rPr>
        <w:t xml:space="preserve"> מין יש </w:t>
      </w:r>
      <w:r>
        <w:rPr>
          <w:rFonts w:cs="Times New Roman" w:hint="cs"/>
          <w:rtl/>
        </w:rPr>
        <w:t>לעצמים.</w:t>
      </w:r>
    </w:p>
    <w:p w14:paraId="1896DE00" w14:textId="77777777" w:rsidR="00ED1020" w:rsidRDefault="00ED1020" w:rsidP="00ED1020">
      <w:pPr>
        <w:rPr>
          <w:rtl/>
        </w:rPr>
      </w:pPr>
      <w:r>
        <w:rPr>
          <w:rFonts w:cs="Times New Roman"/>
          <w:rtl/>
        </w:rPr>
        <w:lastRenderedPageBreak/>
        <w:t>גם לא עפ''י יחיד רבים</w:t>
      </w:r>
    </w:p>
    <w:p w14:paraId="6ECF6430" w14:textId="65FCE47D" w:rsidR="00ED1020" w:rsidRDefault="00ED1020" w:rsidP="00ED1020">
      <w:pPr>
        <w:rPr>
          <w:rtl/>
        </w:rPr>
      </w:pPr>
      <w:r>
        <w:rPr>
          <w:rFonts w:cs="Times New Roman"/>
          <w:rtl/>
        </w:rPr>
        <w:t xml:space="preserve">כי זה לא </w:t>
      </w:r>
      <w:r>
        <w:rPr>
          <w:rFonts w:cs="Times New Roman" w:hint="cs"/>
          <w:rtl/>
        </w:rPr>
        <w:t xml:space="preserve">תמיד </w:t>
      </w:r>
      <w:r>
        <w:rPr>
          <w:rFonts w:cs="Times New Roman"/>
          <w:rtl/>
        </w:rPr>
        <w:t>ברור</w:t>
      </w:r>
    </w:p>
    <w:p w14:paraId="25437C80" w14:textId="77777777" w:rsidR="00ED1020" w:rsidRDefault="00ED1020" w:rsidP="00ED1020">
      <w:pPr>
        <w:rPr>
          <w:rtl/>
        </w:rPr>
      </w:pPr>
      <w:r>
        <w:rPr>
          <w:rFonts w:cs="Times New Roman"/>
          <w:rtl/>
        </w:rPr>
        <w:t>אתה גם לא מקפיד על סדר מילים נכון במשפט</w:t>
      </w:r>
    </w:p>
    <w:p w14:paraId="290C061B" w14:textId="5AACDC2E" w:rsidR="00ED1020" w:rsidRDefault="00ED1020" w:rsidP="00ED1020">
      <w:pPr>
        <w:rPr>
          <w:rtl/>
        </w:rPr>
      </w:pPr>
      <w:r>
        <w:rPr>
          <w:rFonts w:cs="Times New Roman"/>
          <w:rtl/>
        </w:rPr>
        <w:t>טוב נו, כל החוקים האלה כל-כך ארביטררים</w:t>
      </w:r>
    </w:p>
    <w:p w14:paraId="4D52F7D9" w14:textId="77777777" w:rsidR="00ED1020" w:rsidRDefault="00ED1020" w:rsidP="00ED1020">
      <w:pPr>
        <w:rPr>
          <w:rtl/>
        </w:rPr>
      </w:pPr>
      <w:r>
        <w:rPr>
          <w:rFonts w:cs="Times New Roman"/>
          <w:rtl/>
        </w:rPr>
        <w:t>גם לא ---</w:t>
      </w:r>
    </w:p>
    <w:p w14:paraId="02FB28F6" w14:textId="7EE638C7" w:rsidR="00ED1020" w:rsidRDefault="00ED1020" w:rsidP="00ED1020">
      <w:pPr>
        <w:rPr>
          <w:rtl/>
        </w:rPr>
      </w:pPr>
      <w:r>
        <w:rPr>
          <w:rFonts w:cs="Times New Roman" w:hint="cs"/>
          <w:rtl/>
        </w:rPr>
        <w:t>א</w:t>
      </w:r>
      <w:r>
        <w:rPr>
          <w:rFonts w:cs="Times New Roman"/>
          <w:rtl/>
        </w:rPr>
        <w:t>בל מה זה משנה בעצם?</w:t>
      </w:r>
    </w:p>
    <w:p w14:paraId="06875EEB" w14:textId="65C3DC82" w:rsidR="00ED1020" w:rsidRDefault="00ED1020" w:rsidP="00ED1020">
      <w:pPr>
        <w:rPr>
          <w:rFonts w:cs="Times New Roman"/>
          <w:rtl/>
        </w:rPr>
      </w:pPr>
      <w:r>
        <w:rPr>
          <w:rFonts w:cs="Times New Roman"/>
          <w:rtl/>
        </w:rPr>
        <w:t xml:space="preserve">כי </w:t>
      </w:r>
      <w:r>
        <w:rPr>
          <w:rFonts w:cs="Times New Roman" w:hint="cs"/>
          <w:rtl/>
        </w:rPr>
        <w:t>דיבור נקי לגמרי, ללא שגיאות דיקדוק וללא מבטא זר ומעיק, מאפשר לאחרים להתרכז בתוכן של דבריך במקום בצליל של דבריך. כשמתרכזים בצליל וממתינים בתחושה לא נעימה לשגיאה הבאה, זה מקטין מתשומת הלב ומהחשיבות שמעניקים לתוכן של הדברים שאתה אומר. זאת הסיבה שכדאי</w:t>
      </w:r>
      <w:r w:rsidR="00C90C6C">
        <w:rPr>
          <w:rFonts w:cs="Times New Roman" w:hint="cs"/>
          <w:rtl/>
        </w:rPr>
        <w:t xml:space="preserve"> מאוד </w:t>
      </w:r>
      <w:r>
        <w:rPr>
          <w:rFonts w:cs="Times New Roman" w:hint="cs"/>
          <w:rtl/>
        </w:rPr>
        <w:t>לדבר כמה שיותר מהר באופן הנקי ביותר.</w:t>
      </w:r>
    </w:p>
    <w:p w14:paraId="685BA50C" w14:textId="350F4E49" w:rsidR="00480436" w:rsidRDefault="00480436" w:rsidP="00ED1020">
      <w:pPr>
        <w:rPr>
          <w:rFonts w:cs="Times New Roman"/>
          <w:rtl/>
        </w:rPr>
      </w:pPr>
    </w:p>
    <w:p w14:paraId="273B235C" w14:textId="7145AF03" w:rsidR="00480436" w:rsidRDefault="00480436" w:rsidP="00ED1020">
      <w:pPr>
        <w:rPr>
          <w:rFonts w:cs="Times New Roman"/>
          <w:rtl/>
        </w:rPr>
      </w:pPr>
      <w:r>
        <w:rPr>
          <w:rFonts w:cs="Times New Roman" w:hint="cs"/>
          <w:rtl/>
        </w:rPr>
        <w:t xml:space="preserve">גם לזה יש מילה בגרמנית </w:t>
      </w:r>
      <w:r w:rsidR="00A62249">
        <w:rPr>
          <w:rFonts w:cs="Times New Roman"/>
          <w:rtl/>
        </w:rPr>
        <w:t>–</w:t>
      </w:r>
      <w:r w:rsidRPr="00A62249">
        <w:rPr>
          <w:rStyle w:val="Emphasis"/>
          <w:i w:val="0"/>
          <w:iCs w:val="0"/>
          <w:color w:val="282828"/>
          <w:shd w:val="clear" w:color="auto" w:fill="FFFFFF"/>
        </w:rPr>
        <w:t>S</w:t>
      </w:r>
      <w:r w:rsidRPr="00A62249">
        <w:t>prachgefühl</w:t>
      </w:r>
      <w:r w:rsidR="00495419">
        <w:rPr>
          <w:rtl/>
        </w:rPr>
        <w:t>,</w:t>
      </w:r>
      <w:r>
        <w:rPr>
          <w:rFonts w:ascii="Georgia" w:hAnsi="Georgia" w:hint="cs"/>
          <w:color w:val="282828"/>
          <w:sz w:val="26"/>
          <w:szCs w:val="26"/>
          <w:shd w:val="clear" w:color="auto" w:fill="FFFFFF"/>
          <w:rtl/>
        </w:rPr>
        <w:t xml:space="preserve"> זה ההרגשה של השפה. זה בלי לחשוב, בלי לתרגם, פשוט </w:t>
      </w:r>
      <w:r>
        <w:rPr>
          <w:rFonts w:ascii="Georgia" w:hAnsi="Georgia"/>
          <w:color w:val="282828"/>
          <w:sz w:val="26"/>
          <w:szCs w:val="26"/>
          <w:shd w:val="clear" w:color="auto" w:fill="FFFFFF"/>
          <w:rtl/>
        </w:rPr>
        <w:t>–</w:t>
      </w:r>
      <w:r>
        <w:rPr>
          <w:rFonts w:ascii="Georgia" w:hAnsi="Georgia" w:hint="cs"/>
          <w:color w:val="282828"/>
          <w:sz w:val="26"/>
          <w:szCs w:val="26"/>
          <w:shd w:val="clear" w:color="auto" w:fill="FFFFFF"/>
          <w:rtl/>
        </w:rPr>
        <w:t xml:space="preserve"> להתבטא. לא לחשוב ואח"כ לדבר, אלא להגיד מה שאתה חושב באותו רגע. בשטף בלתי ניתן לעצירה, זה אפילו לא</w:t>
      </w:r>
      <w:r w:rsidR="00B40BDC">
        <w:rPr>
          <w:rFonts w:ascii="Georgia" w:hAnsi="Georgia" w:hint="cs"/>
          <w:color w:val="282828"/>
          <w:sz w:val="26"/>
          <w:szCs w:val="26"/>
          <w:shd w:val="clear" w:color="auto" w:fill="FFFFFF"/>
          <w:rtl/>
        </w:rPr>
        <w:t xml:space="preserve"> </w:t>
      </w:r>
      <w:r>
        <w:rPr>
          <w:rFonts w:ascii="Georgia" w:hAnsi="Georgia" w:hint="cs"/>
          <w:color w:val="282828"/>
          <w:sz w:val="26"/>
          <w:szCs w:val="26"/>
          <w:shd w:val="clear" w:color="auto" w:fill="FFFFFF"/>
          <w:rtl/>
        </w:rPr>
        <w:t>מילה רודפת מילה, זה מחשבה רודפת מחשבה, וכל המחשבה כמו איזה גוש מטושטש נעטפת בכל המילים שצריך בשביל לתת לה צורה וככה הם יוצאים מתוכך, גושים-גושים, ולא מילים-מילים..."</w:t>
      </w:r>
    </w:p>
    <w:p w14:paraId="5243C6BD" w14:textId="675031FB" w:rsidR="00ED1020" w:rsidRDefault="00ED1020" w:rsidP="00ED1020">
      <w:pPr>
        <w:rPr>
          <w:rFonts w:cs="Times New Roman"/>
          <w:rtl/>
        </w:rPr>
      </w:pPr>
      <w:r>
        <w:rPr>
          <w:rFonts w:cs="Times New Roman" w:hint="cs"/>
          <w:rtl/>
        </w:rPr>
        <w:t>[התשובות של ארקדי לתיקונים של אלכס:</w:t>
      </w:r>
    </w:p>
    <w:p w14:paraId="0A9A57E2" w14:textId="38C8B16D" w:rsidR="00ED1020" w:rsidRDefault="00ED1020" w:rsidP="00ED1020">
      <w:pPr>
        <w:rPr>
          <w:rFonts w:cs="Times New Roman"/>
          <w:rtl/>
        </w:rPr>
      </w:pPr>
      <w:r>
        <w:rPr>
          <w:rFonts w:cs="Times New Roman" w:hint="cs"/>
          <w:rtl/>
        </w:rPr>
        <w:t>טוב, נו.</w:t>
      </w:r>
    </w:p>
    <w:p w14:paraId="064B7FAA" w14:textId="059AA157" w:rsidR="00ED1020" w:rsidRDefault="00ED1020" w:rsidP="00ED1020">
      <w:pPr>
        <w:rPr>
          <w:rFonts w:cs="Times New Roman"/>
          <w:rtl/>
        </w:rPr>
      </w:pPr>
      <w:r>
        <w:rPr>
          <w:rFonts w:cs="Times New Roman" w:hint="cs"/>
          <w:rtl/>
        </w:rPr>
        <w:t>אה, גם זה.</w:t>
      </w:r>
    </w:p>
    <w:p w14:paraId="182C30F1" w14:textId="7E1EC4FF" w:rsidR="00ED1020" w:rsidRDefault="00ED1020" w:rsidP="00ED1020">
      <w:pPr>
        <w:rPr>
          <w:rFonts w:cs="Times New Roman"/>
          <w:rtl/>
        </w:rPr>
      </w:pPr>
      <w:r>
        <w:rPr>
          <w:rFonts w:cs="Times New Roman" w:hint="cs"/>
          <w:rtl/>
        </w:rPr>
        <w:t>נו, לא תמיד זה קל...</w:t>
      </w:r>
    </w:p>
    <w:p w14:paraId="7D78648B" w14:textId="08DED3E7" w:rsidR="00ED1020" w:rsidRDefault="00ED1020" w:rsidP="00ED1020">
      <w:pPr>
        <w:rPr>
          <w:rFonts w:cs="Times New Roman"/>
          <w:rtl/>
        </w:rPr>
      </w:pPr>
      <w:r>
        <w:rPr>
          <w:rFonts w:cs="Times New Roman" w:hint="cs"/>
          <w:rtl/>
        </w:rPr>
        <w:t>נכון, בסדר.</w:t>
      </w:r>
    </w:p>
    <w:p w14:paraId="6773EECD" w14:textId="3B3C548E" w:rsidR="00ED1020" w:rsidRDefault="00ED1020" w:rsidP="00ED1020">
      <w:pPr>
        <w:rPr>
          <w:rFonts w:cs="Times New Roman"/>
          <w:rtl/>
        </w:rPr>
      </w:pPr>
      <w:r>
        <w:rPr>
          <w:rFonts w:cs="Times New Roman" w:hint="cs"/>
          <w:rtl/>
        </w:rPr>
        <w:t>אז אני שוכח, אז מה?</w:t>
      </w:r>
    </w:p>
    <w:p w14:paraId="1484AF78" w14:textId="29CAB7BE" w:rsidR="00ED1020" w:rsidRDefault="00ED1020" w:rsidP="00ED1020">
      <w:pPr>
        <w:rPr>
          <w:rFonts w:cs="Times New Roman"/>
          <w:rtl/>
        </w:rPr>
      </w:pPr>
      <w:r>
        <w:rPr>
          <w:rFonts w:cs="Times New Roman" w:hint="cs"/>
          <w:rtl/>
        </w:rPr>
        <w:t>]</w:t>
      </w:r>
    </w:p>
    <w:p w14:paraId="60F7B4AF" w14:textId="65EFA7B3" w:rsidR="00BB4AA5" w:rsidRDefault="00BB4AA5" w:rsidP="00ED1020">
      <w:pPr>
        <w:rPr>
          <w:rFonts w:cs="Times New Roman"/>
          <w:rtl/>
        </w:rPr>
      </w:pPr>
      <w:r>
        <w:rPr>
          <w:rFonts w:cs="Times New Roman" w:hint="cs"/>
          <w:rtl/>
        </w:rPr>
        <w:t>"מה זה הסוודר הטוב שאתה כל הזמן מדבר עליו?" ארקדי שאל.</w:t>
      </w:r>
    </w:p>
    <w:p w14:paraId="36017B3C" w14:textId="44CC72EC" w:rsidR="00BB4AA5" w:rsidRDefault="00BB4AA5" w:rsidP="00ED1020">
      <w:pPr>
        <w:rPr>
          <w:rFonts w:cs="Times New Roman"/>
          <w:rtl/>
        </w:rPr>
      </w:pPr>
      <w:r>
        <w:rPr>
          <w:rFonts w:cs="Times New Roman" w:hint="cs"/>
          <w:rtl/>
        </w:rPr>
        <w:t>אלכס צחק. "לא זכור לי כל מה שאי פעם אמרתי, אבל אני בוודאי לא מרבה לדון בסוודרים טובים."</w:t>
      </w:r>
    </w:p>
    <w:p w14:paraId="72619150" w14:textId="4D278610" w:rsidR="00BB4AA5" w:rsidRDefault="00BB4AA5" w:rsidP="00ED1020">
      <w:pPr>
        <w:rPr>
          <w:rFonts w:cs="Times New Roman"/>
          <w:rtl/>
        </w:rPr>
      </w:pPr>
      <w:r>
        <w:rPr>
          <w:rFonts w:cs="Times New Roman" w:hint="cs"/>
          <w:rtl/>
        </w:rPr>
        <w:t>"אתה כל הזמן אומר גוטה סוודר."</w:t>
      </w:r>
    </w:p>
    <w:p w14:paraId="510C9A59" w14:textId="67A01DEE" w:rsidR="00BB4AA5" w:rsidRDefault="00BB4AA5" w:rsidP="00ED1020">
      <w:pPr>
        <w:rPr>
          <w:rFonts w:cs="Times New Roman"/>
          <w:rtl/>
        </w:rPr>
      </w:pPr>
      <w:r>
        <w:rPr>
          <w:rFonts w:cs="Times New Roman" w:hint="cs"/>
          <w:rtl/>
        </w:rPr>
        <w:t xml:space="preserve">"חה חה ארקדי." </w:t>
      </w:r>
      <w:r>
        <w:rPr>
          <w:rFonts w:cs="Times New Roman"/>
          <w:rtl/>
        </w:rPr>
        <w:t>–</w:t>
      </w:r>
      <w:r>
        <w:rPr>
          <w:rFonts w:cs="Times New Roman" w:hint="cs"/>
          <w:rtl/>
        </w:rPr>
        <w:t xml:space="preserve"> הוא אמר </w:t>
      </w:r>
      <w:r>
        <w:rPr>
          <w:rFonts w:cs="Times New Roman"/>
        </w:rPr>
        <w:t>Gutes Wetter</w:t>
      </w:r>
      <w:r>
        <w:rPr>
          <w:rFonts w:cs="Times New Roman" w:hint="cs"/>
          <w:rtl/>
        </w:rPr>
        <w:t xml:space="preserve"> כלומר מזג </w:t>
      </w:r>
      <w:r w:rsidR="004C59E0">
        <w:rPr>
          <w:rFonts w:cs="Times New Roman" w:hint="cs"/>
          <w:rtl/>
        </w:rPr>
        <w:t>אוויר</w:t>
      </w:r>
      <w:r>
        <w:rPr>
          <w:rFonts w:cs="Times New Roman" w:hint="cs"/>
          <w:rtl/>
        </w:rPr>
        <w:t xml:space="preserve"> טוב: עבורי זהו מזג </w:t>
      </w:r>
      <w:r w:rsidR="004C59E0">
        <w:rPr>
          <w:rFonts w:cs="Times New Roman" w:hint="cs"/>
          <w:rtl/>
        </w:rPr>
        <w:t>אוויר</w:t>
      </w:r>
      <w:r>
        <w:rPr>
          <w:rFonts w:cs="Times New Roman" w:hint="cs"/>
          <w:rtl/>
        </w:rPr>
        <w:t xml:space="preserve"> טוב, בתור אדם שהגיע מישראל, הוא ניחם את הגרמנים שנחנקו בחום.</w:t>
      </w:r>
    </w:p>
    <w:p w14:paraId="0E880207" w14:textId="7B9493F0" w:rsidR="00BB4AA5" w:rsidRDefault="00BB4AA5" w:rsidP="00ED1020">
      <w:pPr>
        <w:rPr>
          <w:rFonts w:cs="Times New Roman"/>
          <w:rtl/>
        </w:rPr>
      </w:pPr>
      <w:r>
        <w:rPr>
          <w:rFonts w:cs="Times New Roman" w:hint="cs"/>
          <w:rtl/>
        </w:rPr>
        <w:t>"אתה שם לב כמה ביטה ודאנקה הגרמנים מפזרים בכל משפט, איפה שצריך ואיפה שהכי לא צריך?" ארקדי</w:t>
      </w:r>
      <w:r w:rsidR="00B40BDC">
        <w:rPr>
          <w:rFonts w:cs="Times New Roman" w:hint="cs"/>
          <w:rtl/>
        </w:rPr>
        <w:t xml:space="preserve"> </w:t>
      </w:r>
      <w:r>
        <w:rPr>
          <w:rFonts w:cs="Times New Roman"/>
        </w:rPr>
        <w:t>observed</w:t>
      </w:r>
      <w:r>
        <w:rPr>
          <w:rFonts w:cs="Times New Roman" w:hint="cs"/>
          <w:rtl/>
        </w:rPr>
        <w:t>. "זה די אירוני, החתירה זאת לעודף נימוס ואדיבות, בהתחשב בעובדה שהם עסקו בהשמדה המונית של עמים ותרבויות."</w:t>
      </w:r>
    </w:p>
    <w:p w14:paraId="3D706951" w14:textId="34D747CA" w:rsidR="00BB4AA5" w:rsidRDefault="00BB4AA5" w:rsidP="00ED1020">
      <w:pPr>
        <w:rPr>
          <w:rFonts w:cs="Times New Roman"/>
          <w:rtl/>
        </w:rPr>
      </w:pPr>
      <w:r>
        <w:rPr>
          <w:rFonts w:cs="Times New Roman" w:hint="cs"/>
          <w:rtl/>
        </w:rPr>
        <w:t xml:space="preserve">"דווקא בגלל זה </w:t>
      </w:r>
      <w:r>
        <w:rPr>
          <w:rFonts w:cs="Times New Roman"/>
          <w:rtl/>
        </w:rPr>
        <w:t>–</w:t>
      </w:r>
      <w:r>
        <w:rPr>
          <w:rFonts w:cs="Times New Roman" w:hint="cs"/>
          <w:rtl/>
        </w:rPr>
        <w:t xml:space="preserve"> עם שבתרבות שלו מושרשת החתירה למושלם, לאנין, ליאה. דווקא עם כזה יחשוב ברצינות על טיהור שיטתי של כל מה שלא נכנס להגדרות שלהם."</w:t>
      </w:r>
    </w:p>
    <w:p w14:paraId="41E9EF8B" w14:textId="19F9DD51" w:rsidR="0083519D" w:rsidRDefault="0083519D" w:rsidP="00ED1020">
      <w:pPr>
        <w:rPr>
          <w:rFonts w:cs="Times New Roman"/>
          <w:rtl/>
        </w:rPr>
      </w:pPr>
    </w:p>
    <w:p w14:paraId="21AC3290" w14:textId="34B78151" w:rsidR="0083519D" w:rsidRDefault="00FD1361" w:rsidP="00ED1020">
      <w:pPr>
        <w:rPr>
          <w:rFonts w:cs="Times New Roman"/>
          <w:rtl/>
        </w:rPr>
      </w:pPr>
      <w:r>
        <w:rPr>
          <w:rFonts w:cs="Times New Roman" w:hint="cs"/>
          <w:rtl/>
        </w:rPr>
        <w:t xml:space="preserve">כי </w:t>
      </w:r>
      <w:r w:rsidR="0090315A">
        <w:rPr>
          <w:rFonts w:cs="Times New Roman" w:hint="cs"/>
          <w:rtl/>
        </w:rPr>
        <w:t xml:space="preserve">בגרמנית </w:t>
      </w:r>
      <w:r>
        <w:rPr>
          <w:rFonts w:cs="Times New Roman" w:hint="cs"/>
          <w:rtl/>
        </w:rPr>
        <w:t xml:space="preserve">זמן </w:t>
      </w:r>
      <w:r w:rsidR="0090315A">
        <w:rPr>
          <w:rFonts w:cs="Times New Roman" w:hint="cs"/>
          <w:rtl/>
        </w:rPr>
        <w:t xml:space="preserve">בא </w:t>
      </w:r>
      <w:r>
        <w:rPr>
          <w:rFonts w:cs="Times New Roman" w:hint="cs"/>
          <w:rtl/>
        </w:rPr>
        <w:t xml:space="preserve">לפני מקום. בסדר, אתה לא רוצה לדבר </w:t>
      </w:r>
      <w:r w:rsidR="00297D38">
        <w:rPr>
          <w:rFonts w:cs="Times New Roman" w:hint="cs"/>
          <w:rtl/>
        </w:rPr>
        <w:t>על פ</w:t>
      </w:r>
      <w:r>
        <w:rPr>
          <w:rFonts w:cs="Times New Roman" w:hint="cs"/>
          <w:rtl/>
        </w:rPr>
        <w:t xml:space="preserve">י החוקים האלו, סבבה נשמה, איך שמתאים לך, רק אל תבוא </w:t>
      </w:r>
      <w:r w:rsidR="00EE553A">
        <w:rPr>
          <w:rFonts w:cs="Times New Roman" w:hint="cs"/>
          <w:rtl/>
        </w:rPr>
        <w:t>אחר כך</w:t>
      </w:r>
      <w:r>
        <w:rPr>
          <w:rFonts w:cs="Times New Roman" w:hint="cs"/>
          <w:rtl/>
        </w:rPr>
        <w:t xml:space="preserve"> בטענות.</w:t>
      </w:r>
    </w:p>
    <w:p w14:paraId="5DC55A3F" w14:textId="1728BD51" w:rsidR="00DF156B" w:rsidRDefault="00FD1361" w:rsidP="00ED1020">
      <w:pPr>
        <w:rPr>
          <w:rtl/>
        </w:rPr>
      </w:pPr>
      <w:r>
        <w:rPr>
          <w:rFonts w:hint="cs"/>
          <w:rtl/>
        </w:rPr>
        <w:t>סבבה נשמה?</w:t>
      </w:r>
    </w:p>
    <w:p w14:paraId="10F386E0" w14:textId="5E1E3145" w:rsidR="00FD1361" w:rsidRDefault="00FD1361" w:rsidP="00ED1020">
      <w:pPr>
        <w:rPr>
          <w:rtl/>
        </w:rPr>
      </w:pPr>
      <w:r>
        <w:rPr>
          <w:rFonts w:hint="cs"/>
          <w:rtl/>
        </w:rPr>
        <w:lastRenderedPageBreak/>
        <w:t>כן, נשמה רכה שלא מטרידה את עצמה באיך שצריך לדבר. למה לא? קשה לך מדי?</w:t>
      </w:r>
    </w:p>
    <w:p w14:paraId="4804EF04" w14:textId="1B5F9586" w:rsidR="00DF156B" w:rsidRDefault="00DF156B" w:rsidP="00ED1020">
      <w:pPr>
        <w:rPr>
          <w:rtl/>
        </w:rPr>
      </w:pPr>
    </w:p>
    <w:p w14:paraId="3CF8058E" w14:textId="11F9E431" w:rsidR="00EF2113" w:rsidRDefault="00EF2113" w:rsidP="00ED1020">
      <w:pPr>
        <w:rPr>
          <w:rtl/>
        </w:rPr>
      </w:pPr>
    </w:p>
    <w:p w14:paraId="3AB3E9D8" w14:textId="5F1269B1" w:rsidR="00EF2113" w:rsidRDefault="00EF2113" w:rsidP="00ED1020">
      <w:pPr>
        <w:rPr>
          <w:rtl/>
        </w:rPr>
      </w:pPr>
      <w:r>
        <w:rPr>
          <w:rFonts w:hint="cs"/>
          <w:rtl/>
        </w:rPr>
        <w:t>כן אלכס, אני רוצה להגיד לך את זה, ורציתי כבר המון זמן.</w:t>
      </w:r>
      <w:r w:rsidR="00353540">
        <w:rPr>
          <w:rFonts w:hint="cs"/>
          <w:rtl/>
        </w:rPr>
        <w:t xml:space="preserve"> ואתה חייב לסמוך עלי, חייב, כי אני הולך להיות פסיכיאטר, ואני מבין ללב אנשים.</w:t>
      </w:r>
    </w:p>
    <w:p w14:paraId="606D8FEE" w14:textId="6211DF91" w:rsidR="00353540" w:rsidRDefault="00353540" w:rsidP="00ED1020">
      <w:pPr>
        <w:rPr>
          <w:rtl/>
        </w:rPr>
      </w:pPr>
      <w:r>
        <w:rPr>
          <w:rFonts w:hint="cs"/>
          <w:rtl/>
        </w:rPr>
        <w:t>טוב אז מה הדבר שאני אמור להבין?</w:t>
      </w:r>
    </w:p>
    <w:p w14:paraId="62BABBC7" w14:textId="59B0D624" w:rsidR="00353540" w:rsidRDefault="00353540" w:rsidP="00ED1020">
      <w:pPr>
        <w:rPr>
          <w:rtl/>
        </w:rPr>
      </w:pPr>
      <w:r>
        <w:rPr>
          <w:rFonts w:hint="cs"/>
          <w:rtl/>
        </w:rPr>
        <w:t xml:space="preserve">כל הנשים הרבות שאתה נמצא איתן, זה לא משנה כמה, זה לעולם לא יעבוד לך כל עוד יש לך דברים לא פתורים עם </w:t>
      </w:r>
      <w:r w:rsidR="001C5A04">
        <w:rPr>
          <w:rFonts w:hint="cs"/>
          <w:rtl/>
        </w:rPr>
        <w:t>אימא</w:t>
      </w:r>
      <w:r>
        <w:rPr>
          <w:rFonts w:hint="cs"/>
          <w:rtl/>
        </w:rPr>
        <w:t xml:space="preserve"> שלך.</w:t>
      </w:r>
    </w:p>
    <w:p w14:paraId="697368A7" w14:textId="49B56B2C" w:rsidR="00353540" w:rsidRDefault="00353540" w:rsidP="00ED1020">
      <w:pPr>
        <w:rPr>
          <w:rtl/>
        </w:rPr>
      </w:pPr>
      <w:r>
        <w:rPr>
          <w:rFonts w:hint="cs"/>
          <w:rtl/>
        </w:rPr>
        <w:t>מה?? אלכס צחק. אתה מעלה פה את שני הנושאים הכי משעממים עבורי בעולם. שני נושאים שאני לא מדבר עליהם עם אף אחד אף פעם, וגם איתך לא, לא משנה כמה פסיכיאטר תהיה.</w:t>
      </w:r>
    </w:p>
    <w:p w14:paraId="4FDD5CA9" w14:textId="4CCC55C5" w:rsidR="000F7E32" w:rsidRDefault="000F7E32" w:rsidP="00ED1020">
      <w:pPr>
        <w:rPr>
          <w:rtl/>
        </w:rPr>
      </w:pPr>
    </w:p>
    <w:p w14:paraId="56034E6A" w14:textId="57E42F45" w:rsidR="000F7E32" w:rsidRDefault="000F7E32" w:rsidP="00ED1020">
      <w:pPr>
        <w:rPr>
          <w:rtl/>
        </w:rPr>
      </w:pPr>
    </w:p>
    <w:p w14:paraId="67F64015" w14:textId="45BD5784" w:rsidR="000F7E32" w:rsidRDefault="00AE663A" w:rsidP="000F7E32">
      <w:pPr>
        <w:pStyle w:val="Heading2"/>
        <w:rPr>
          <w:rtl/>
        </w:rPr>
      </w:pPr>
      <w:r>
        <w:rPr>
          <w:rFonts w:hint="cs"/>
          <w:rtl/>
        </w:rPr>
        <w:t xml:space="preserve">אלכס שכח את </w:t>
      </w:r>
      <w:r w:rsidR="000F7E32">
        <w:rPr>
          <w:rFonts w:hint="cs"/>
          <w:rtl/>
        </w:rPr>
        <w:t>הגל</w:t>
      </w:r>
    </w:p>
    <w:p w14:paraId="6E82FCA8" w14:textId="77777777" w:rsidR="000F7E32" w:rsidRDefault="000F7E32" w:rsidP="000F7E32">
      <w:pPr>
        <w:rPr>
          <w:rtl/>
        </w:rPr>
      </w:pPr>
      <w:r>
        <w:rPr>
          <w:rFonts w:cs="Times New Roman"/>
          <w:rtl/>
        </w:rPr>
        <w:t>זה בין אלכס לארקדי אבל אני לא יודעת מי אומר מה:</w:t>
      </w:r>
    </w:p>
    <w:p w14:paraId="3223B124" w14:textId="77777777" w:rsidR="000F7E32" w:rsidRDefault="000F7E32" w:rsidP="000F7E32">
      <w:pPr>
        <w:rPr>
          <w:rtl/>
        </w:rPr>
      </w:pPr>
      <w:r>
        <w:rPr>
          <w:rFonts w:cs="Times New Roman"/>
          <w:rtl/>
        </w:rPr>
        <w:t xml:space="preserve">זה לא כאילו כל רגע צריך להיות מושלם. מה זה עם ההתמכרויות האלו </w:t>
      </w:r>
    </w:p>
    <w:p w14:paraId="1E4F9283" w14:textId="77777777" w:rsidR="000F7E32" w:rsidRDefault="000F7E32" w:rsidP="000F7E32">
      <w:pPr>
        <w:rPr>
          <w:rtl/>
        </w:rPr>
      </w:pPr>
      <w:r>
        <w:rPr>
          <w:rFonts w:cs="Times New Roman"/>
          <w:rtl/>
        </w:rPr>
        <w:t>לא מושלם, פשוט עביר.</w:t>
      </w:r>
    </w:p>
    <w:p w14:paraId="6DB47CA9" w14:textId="77777777" w:rsidR="000F7E32" w:rsidRDefault="000F7E32" w:rsidP="000F7E32">
      <w:pPr>
        <w:rPr>
          <w:rtl/>
        </w:rPr>
      </w:pPr>
      <w:r>
        <w:rPr>
          <w:rFonts w:cs="Times New Roman"/>
          <w:rtl/>
        </w:rPr>
        <w:t>אתה תעבור את הרגע איכשהו בכל מקרה.</w:t>
      </w:r>
    </w:p>
    <w:p w14:paraId="401F4DC4" w14:textId="77777777" w:rsidR="000F7E32" w:rsidRDefault="000F7E32" w:rsidP="000F7E32">
      <w:pPr>
        <w:rPr>
          <w:rtl/>
        </w:rPr>
      </w:pPr>
      <w:r>
        <w:rPr>
          <w:rFonts w:cs="Times New Roman"/>
          <w:rtl/>
        </w:rPr>
        <w:t>וואו, זה מראה שאתה בחיים לא קרה לך משהו ממש קשה. בחיים לא.</w:t>
      </w:r>
    </w:p>
    <w:p w14:paraId="0BF7211D" w14:textId="1467BDCE" w:rsidR="000F7E32" w:rsidRDefault="000F7E32" w:rsidP="000F7E32">
      <w:pPr>
        <w:rPr>
          <w:rtl/>
        </w:rPr>
      </w:pPr>
      <w:r>
        <w:rPr>
          <w:rFonts w:cs="Times New Roman"/>
          <w:rtl/>
        </w:rPr>
        <w:t xml:space="preserve">אל תתחסד, ואל תציג את עצמך בתור קורבן בינלאומי, לכל אחד מאיתנו קרה </w:t>
      </w:r>
      <w:r w:rsidR="00C8783F">
        <w:rPr>
          <w:rFonts w:cs="Times New Roman" w:hint="cs"/>
          <w:rtl/>
        </w:rPr>
        <w:t>מ</w:t>
      </w:r>
      <w:r>
        <w:rPr>
          <w:rFonts w:cs="Times New Roman"/>
          <w:rtl/>
        </w:rPr>
        <w:t>שהו קשה מספיק...</w:t>
      </w:r>
    </w:p>
    <w:p w14:paraId="6DE87B38" w14:textId="55A433B3" w:rsidR="000F7E32" w:rsidRDefault="000F7E32" w:rsidP="00A52577">
      <w:pPr>
        <w:rPr>
          <w:rtl/>
        </w:rPr>
      </w:pPr>
      <w:r>
        <w:rPr>
          <w:rFonts w:cs="Times New Roman"/>
          <w:rtl/>
        </w:rPr>
        <w:t xml:space="preserve">בסופו של דבר ארקדי אומר </w:t>
      </w:r>
      <w:r w:rsidR="00A52577">
        <w:rPr>
          <w:rFonts w:cs="Times New Roman"/>
          <w:rtl/>
        </w:rPr>
        <w:t>–</w:t>
      </w:r>
      <w:r>
        <w:rPr>
          <w:rFonts w:cs="Times New Roman"/>
          <w:rtl/>
        </w:rPr>
        <w:t xml:space="preserve"> אבל אם לא היו לך הסיגריות, מה היה מעביר אותך אל הגל?</w:t>
      </w:r>
    </w:p>
    <w:p w14:paraId="0ACBFFFE" w14:textId="77777777" w:rsidR="000F7E32" w:rsidRDefault="000F7E32" w:rsidP="000F7E32">
      <w:pPr>
        <w:rPr>
          <w:rtl/>
        </w:rPr>
      </w:pPr>
      <w:r>
        <w:rPr>
          <w:rFonts w:cs="Times New Roman"/>
          <w:rtl/>
        </w:rPr>
        <w:t>איזה גל?</w:t>
      </w:r>
    </w:p>
    <w:p w14:paraId="4F28756F" w14:textId="77777777" w:rsidR="000F7E32" w:rsidRDefault="000F7E32" w:rsidP="000F7E32">
      <w:pPr>
        <w:rPr>
          <w:rtl/>
        </w:rPr>
      </w:pPr>
      <w:r>
        <w:rPr>
          <w:rFonts w:cs="Times New Roman"/>
          <w:rtl/>
        </w:rPr>
        <w:t>הגל שלך, אל תגיד לי ששכחת את הגל.</w:t>
      </w:r>
    </w:p>
    <w:p w14:paraId="5E2E0C13" w14:textId="77777777" w:rsidR="000F7E32" w:rsidRDefault="000F7E32" w:rsidP="000F7E32">
      <w:pPr>
        <w:rPr>
          <w:rtl/>
        </w:rPr>
      </w:pPr>
      <w:r>
        <w:rPr>
          <w:rFonts w:cs="Times New Roman"/>
          <w:rtl/>
        </w:rPr>
        <w:t>אני באמת לא יודע על איזה גל אתה מדבר, מה זה שם קוד למשהו?</w:t>
      </w:r>
    </w:p>
    <w:p w14:paraId="27920C32" w14:textId="77777777" w:rsidR="000F7E32" w:rsidRDefault="000F7E32" w:rsidP="000F7E32">
      <w:pPr>
        <w:rPr>
          <w:rtl/>
        </w:rPr>
      </w:pPr>
      <w:r>
        <w:rPr>
          <w:rFonts w:cs="Times New Roman"/>
          <w:rtl/>
        </w:rPr>
        <w:t>הגל, אמרת לי שכל סיגריה מסיעה אותך אל גל באוקיינוס, ואתה שוכב עליו ומביט לשמיים.</w:t>
      </w:r>
    </w:p>
    <w:p w14:paraId="6B272444" w14:textId="13235D21" w:rsidR="000F7E32" w:rsidRDefault="000F7E32" w:rsidP="000F7E32">
      <w:pPr>
        <w:rPr>
          <w:rFonts w:cs="Times New Roman"/>
          <w:rtl/>
        </w:rPr>
      </w:pPr>
      <w:r>
        <w:rPr>
          <w:rFonts w:cs="Times New Roman"/>
          <w:rtl/>
        </w:rPr>
        <w:t>-- אכן מתברר שאלכס שכח את הגל, ובמסגרת ההחלמה האיטית שלו, אולי כשהו נופל למים באלסקה, הוא נזכר בגל.</w:t>
      </w:r>
    </w:p>
    <w:p w14:paraId="4EB87163" w14:textId="14E2B7DD" w:rsidR="00B552CF" w:rsidRDefault="00B552CF" w:rsidP="000F7E32">
      <w:pPr>
        <w:rPr>
          <w:rtl/>
        </w:rPr>
      </w:pPr>
    </w:p>
    <w:p w14:paraId="58B4450B" w14:textId="05D12024" w:rsidR="00B552CF" w:rsidRDefault="00B552CF" w:rsidP="000F7E32">
      <w:pPr>
        <w:rPr>
          <w:rtl/>
        </w:rPr>
      </w:pPr>
      <w:r w:rsidRPr="00B552CF">
        <w:rPr>
          <w:rFonts w:cs="Times New Roman"/>
          <w:rtl/>
        </w:rPr>
        <w:t>עם ארקדי בגרמנית או מישהו אחר</w:t>
      </w:r>
    </w:p>
    <w:p w14:paraId="2920B3C6" w14:textId="77777777" w:rsidR="00B552CF" w:rsidRDefault="00B552CF" w:rsidP="00B552CF">
      <w:r>
        <w:t>Wann wird die Party sein</w:t>
      </w:r>
      <w:r>
        <w:rPr>
          <w:rFonts w:cs="Times New Roman"/>
          <w:rtl/>
        </w:rPr>
        <w:t>?</w:t>
      </w:r>
    </w:p>
    <w:p w14:paraId="669D747D" w14:textId="77777777" w:rsidR="00B552CF" w:rsidRDefault="00B552CF" w:rsidP="00B552CF">
      <w:pPr>
        <w:rPr>
          <w:rtl/>
        </w:rPr>
      </w:pPr>
      <w:r>
        <w:rPr>
          <w:rFonts w:cs="Times New Roman"/>
          <w:rtl/>
        </w:rPr>
        <w:t>מתי תהיה המסיבה - לבדוק איות.</w:t>
      </w:r>
    </w:p>
    <w:p w14:paraId="4E392E3E" w14:textId="575716E2" w:rsidR="00B552CF" w:rsidRDefault="00B552CF" w:rsidP="00B552CF">
      <w:pPr>
        <w:rPr>
          <w:rFonts w:cs="Times New Roman"/>
          <w:rtl/>
        </w:rPr>
      </w:pPr>
      <w:r>
        <w:rPr>
          <w:rFonts w:cs="Times New Roman"/>
          <w:rtl/>
        </w:rPr>
        <w:t>ארקדי שמע - פרטיזן. הוא לא הבין על מה הם מדברים.</w:t>
      </w:r>
    </w:p>
    <w:p w14:paraId="4315BE7C" w14:textId="26EB7172" w:rsidR="00587FC7" w:rsidRDefault="00587FC7" w:rsidP="00B552CF">
      <w:pPr>
        <w:rPr>
          <w:rFonts w:cs="Times New Roman"/>
          <w:rtl/>
        </w:rPr>
      </w:pPr>
    </w:p>
    <w:p w14:paraId="316BEC4B" w14:textId="1454D6D6" w:rsidR="00872680" w:rsidRDefault="00872680" w:rsidP="00B552CF">
      <w:pPr>
        <w:rPr>
          <w:rFonts w:cs="Times New Roman"/>
          <w:rtl/>
        </w:rPr>
      </w:pPr>
    </w:p>
    <w:p w14:paraId="617035AE" w14:textId="77777777" w:rsidR="00872680" w:rsidRDefault="00872680" w:rsidP="00872680">
      <w:pPr>
        <w:rPr>
          <w:rtl/>
        </w:rPr>
      </w:pPr>
    </w:p>
    <w:p w14:paraId="28C8352B" w14:textId="77777777" w:rsidR="00872680" w:rsidRDefault="00872680" w:rsidP="00872680">
      <w:pPr>
        <w:pStyle w:val="Heading1"/>
        <w:rPr>
          <w:rtl/>
        </w:rPr>
      </w:pPr>
      <w:r>
        <w:rPr>
          <w:rFonts w:hint="cs"/>
          <w:rtl/>
        </w:rPr>
        <w:lastRenderedPageBreak/>
        <w:t xml:space="preserve">על אנטישמיות בגרמניה </w:t>
      </w:r>
    </w:p>
    <w:p w14:paraId="23AC8E1C" w14:textId="54880FBE" w:rsidR="00872680" w:rsidRDefault="00872680" w:rsidP="00872680">
      <w:pPr>
        <w:rPr>
          <w:rtl/>
        </w:rPr>
      </w:pPr>
      <w:r>
        <w:rPr>
          <w:rFonts w:hint="cs"/>
          <w:rtl/>
        </w:rPr>
        <w:t>[</w:t>
      </w:r>
      <w:hyperlink r:id="rId58" w:history="1">
        <w:r w:rsidRPr="007A60D7">
          <w:rPr>
            <w:rStyle w:val="Hyperlink"/>
            <w:rFonts w:hint="cs"/>
            <w:rtl/>
          </w:rPr>
          <w:t>מתוך</w:t>
        </w:r>
      </w:hyperlink>
    </w:p>
    <w:p w14:paraId="2DD499B2" w14:textId="77777777" w:rsidR="00872680" w:rsidRDefault="00872680" w:rsidP="00872680">
      <w:pPr>
        <w:bidi w:val="0"/>
        <w:rPr>
          <w:rFonts w:cs="Times New Roman"/>
        </w:rPr>
      </w:pPr>
      <w:r w:rsidRPr="0025056E">
        <w:t>Mit liest immer wieder über den „</w:t>
      </w:r>
      <w:r w:rsidRPr="007A60D7">
        <w:rPr>
          <w:highlight w:val="yellow"/>
        </w:rPr>
        <w:t>antisemitischen Bodensatz</w:t>
      </w:r>
      <w:r w:rsidRPr="0025056E">
        <w:t>“, jene 10 bis 20 Prozent der Bevölkerung, die angeblich immer schon antisemitisch eingestellt sind</w:t>
      </w:r>
      <w:r w:rsidRPr="0025056E">
        <w:rPr>
          <w:rFonts w:cs="Times New Roman"/>
          <w:rtl/>
        </w:rPr>
        <w:t>.</w:t>
      </w:r>
      <w:r>
        <w:rPr>
          <w:rFonts w:cs="Times New Roman"/>
        </w:rPr>
        <w:t xml:space="preserve"> == </w:t>
      </w:r>
      <w:r w:rsidRPr="007A60D7">
        <w:rPr>
          <w:rFonts w:cs="Times New Roman"/>
        </w:rPr>
        <w:t>I keep reading about the “</w:t>
      </w:r>
      <w:r w:rsidRPr="007A60D7">
        <w:rPr>
          <w:rFonts w:cs="Times New Roman"/>
          <w:highlight w:val="yellow"/>
        </w:rPr>
        <w:t>anti-Semitic sediment</w:t>
      </w:r>
      <w:r w:rsidRPr="007A60D7">
        <w:rPr>
          <w:rFonts w:cs="Times New Roman"/>
        </w:rPr>
        <w:t>”, those 10 to 20 percent of the population that are said to have always been anti-Semitic.</w:t>
      </w:r>
    </w:p>
    <w:p w14:paraId="50190D1E" w14:textId="77777777" w:rsidR="00872680" w:rsidRDefault="00872680" w:rsidP="00872680">
      <w:pPr>
        <w:bidi w:val="0"/>
        <w:rPr>
          <w:rFonts w:cs="Times New Roman"/>
        </w:rPr>
      </w:pPr>
    </w:p>
    <w:p w14:paraId="6C190E5D" w14:textId="77777777" w:rsidR="00872680" w:rsidRPr="007A60D7" w:rsidRDefault="00872680" w:rsidP="00872680">
      <w:pPr>
        <w:bidi w:val="0"/>
        <w:rPr>
          <w:rFonts w:cs="Times New Roman"/>
        </w:rPr>
      </w:pPr>
      <w:r w:rsidRPr="007A60D7">
        <w:rPr>
          <w:rFonts w:cs="Times New Roman"/>
        </w:rPr>
        <w:t>Humor ist die Waffe der Schwachen, hat ein Rabbiner es einmal treffend formuliert. Und deswegen möchte ich meine Rede mit einem Bonmot von Isaiah Berlin beenden. Der hat einmal gesagt:</w:t>
      </w:r>
    </w:p>
    <w:p w14:paraId="1848F728" w14:textId="77777777" w:rsidR="00872680" w:rsidRPr="007A60D7" w:rsidRDefault="00872680" w:rsidP="00872680">
      <w:pPr>
        <w:bidi w:val="0"/>
        <w:rPr>
          <w:rFonts w:cs="Times New Roman"/>
        </w:rPr>
      </w:pPr>
      <w:r w:rsidRPr="007A60D7">
        <w:rPr>
          <w:rFonts w:cs="Times New Roman"/>
          <w:i/>
          <w:iCs/>
        </w:rPr>
        <w:t>“</w:t>
      </w:r>
      <w:r w:rsidRPr="007A60D7">
        <w:rPr>
          <w:rFonts w:cs="Times New Roman"/>
          <w:i/>
          <w:iCs/>
          <w:highlight w:val="yellow"/>
        </w:rPr>
        <w:t>Ein Antisemit ist jemand, der die Juden noch mehr hasst, als es unbedingt notwendig ist.</w:t>
      </w:r>
      <w:r w:rsidRPr="007A60D7">
        <w:rPr>
          <w:rFonts w:cs="Times New Roman"/>
          <w:i/>
          <w:iCs/>
        </w:rPr>
        <w:t>“</w:t>
      </w:r>
    </w:p>
    <w:p w14:paraId="423E6643" w14:textId="77777777" w:rsidR="00872680" w:rsidRDefault="00872680" w:rsidP="00872680">
      <w:pPr>
        <w:bidi w:val="0"/>
        <w:rPr>
          <w:rFonts w:cs="Times New Roman"/>
        </w:rPr>
      </w:pPr>
      <w:r>
        <w:rPr>
          <w:rFonts w:cs="Times New Roman"/>
        </w:rPr>
        <w:t>==</w:t>
      </w:r>
    </w:p>
    <w:p w14:paraId="6EE60309" w14:textId="59B79C05" w:rsidR="00872680" w:rsidRPr="007A60D7" w:rsidRDefault="00872680" w:rsidP="00872680">
      <w:pPr>
        <w:bidi w:val="0"/>
      </w:pPr>
      <w:r w:rsidRPr="007A60D7">
        <w:t>Humor is the weapon of the weak, a rabbi once said. And that</w:t>
      </w:r>
      <w:r>
        <w:t>’</w:t>
      </w:r>
      <w:r w:rsidRPr="007A60D7">
        <w:t>s why I want to end my speech with a bon mot from Isaiah Berlin. He once said:</w:t>
      </w:r>
    </w:p>
    <w:p w14:paraId="090F634A" w14:textId="2A92DF00" w:rsidR="00872680" w:rsidRPr="007A60D7" w:rsidRDefault="00872680" w:rsidP="00872680">
      <w:pPr>
        <w:bidi w:val="0"/>
      </w:pPr>
      <w:r>
        <w:rPr>
          <w:i/>
          <w:iCs/>
        </w:rPr>
        <w:t>“</w:t>
      </w:r>
      <w:r w:rsidRPr="007A60D7">
        <w:rPr>
          <w:i/>
          <w:iCs/>
          <w:highlight w:val="yellow"/>
        </w:rPr>
        <w:t>An anti-Semite is someone who hates the Jews even more than is absolutely necessary.</w:t>
      </w:r>
      <w:r>
        <w:rPr>
          <w:i/>
          <w:iCs/>
        </w:rPr>
        <w:t>”</w:t>
      </w:r>
    </w:p>
    <w:p w14:paraId="2E60BA77" w14:textId="02D0C8DD" w:rsidR="00872680" w:rsidRDefault="00872680" w:rsidP="00872680">
      <w:pPr>
        <w:rPr>
          <w:rtl/>
        </w:rPr>
      </w:pPr>
      <w:r>
        <w:rPr>
          <w:rFonts w:hint="cs"/>
          <w:rtl/>
        </w:rPr>
        <w:t>]</w:t>
      </w:r>
    </w:p>
    <w:p w14:paraId="6381B784" w14:textId="6910C06A" w:rsidR="00587FC7" w:rsidRDefault="00587FC7" w:rsidP="00B552CF">
      <w:pPr>
        <w:rPr>
          <w:rFonts w:cs="Times New Roman"/>
          <w:rtl/>
        </w:rPr>
      </w:pPr>
      <w:r>
        <w:rPr>
          <w:rFonts w:cs="Times New Roman" w:hint="cs"/>
          <w:rtl/>
        </w:rPr>
        <w:t xml:space="preserve">אבל אתה לא באמת לגמרי יהודי, נכון? </w:t>
      </w:r>
    </w:p>
    <w:p w14:paraId="42B289E9" w14:textId="051A569A" w:rsidR="00587FC7" w:rsidRDefault="00587FC7" w:rsidP="00B552CF">
      <w:pPr>
        <w:rPr>
          <w:rFonts w:cs="Times New Roman"/>
          <w:rtl/>
        </w:rPr>
      </w:pPr>
      <w:r>
        <w:rPr>
          <w:rFonts w:cs="Times New Roman" w:hint="cs"/>
          <w:rtl/>
        </w:rPr>
        <w:t>מה זה משנה, גם אותי היו זורקים לתאים, להיחנק שם.</w:t>
      </w:r>
    </w:p>
    <w:p w14:paraId="5E78F23D" w14:textId="5109F783" w:rsidR="00587FC7" w:rsidRDefault="00587FC7" w:rsidP="00B552CF">
      <w:pPr>
        <w:rPr>
          <w:rFonts w:cs="Times New Roman"/>
          <w:rtl/>
        </w:rPr>
      </w:pPr>
      <w:r>
        <w:rPr>
          <w:rFonts w:cs="Times New Roman" w:hint="cs"/>
          <w:rtl/>
        </w:rPr>
        <w:t>אבל מה הטעם? היו בודקים, היו רואים...</w:t>
      </w:r>
    </w:p>
    <w:p w14:paraId="06694904" w14:textId="62162FAD" w:rsidR="00587FC7" w:rsidRDefault="00587FC7" w:rsidP="00B552CF">
      <w:pPr>
        <w:rPr>
          <w:rFonts w:cs="Times New Roman"/>
          <w:rtl/>
        </w:rPr>
      </w:pPr>
      <w:r>
        <w:rPr>
          <w:rFonts w:cs="Times New Roman" w:hint="cs"/>
          <w:rtl/>
        </w:rPr>
        <w:t xml:space="preserve">לא, אף אחד לא היה בודק, אף אחד לא היה רואה. כשעוסקים במלאכת טיהור, לפעמים יש </w:t>
      </w:r>
      <w:r>
        <w:rPr>
          <w:rFonts w:cs="Times New Roman"/>
        </w:rPr>
        <w:t>inevitable losses</w:t>
      </w:r>
      <w:r>
        <w:rPr>
          <w:rFonts w:cs="Times New Roman" w:hint="cs"/>
          <w:rtl/>
        </w:rPr>
        <w:t>, כל מני אובדנים שאולי בראייה דקדקנית יותר היינו חושבים פעמיים. אבל אין זמן כשעוסקים בטיהור, יוצאים מתוך הנחה שאין דרך להימנע מכמה פיספוסים, אבל זה התשלום שעלינו לשלם בשביל להגיע למדינה המטוהרת שאנחנו מכוננים עבור ילדינו לעד. ומעבר לכך, אני טמא לגמרי. ההורים שלי יהודים, וגם אני באמת יהודי.</w:t>
      </w:r>
    </w:p>
    <w:p w14:paraId="082FDD83" w14:textId="3721C3ED" w:rsidR="00587FC7" w:rsidRDefault="00587FC7" w:rsidP="00B552CF">
      <w:pPr>
        <w:rPr>
          <w:rFonts w:cs="Times New Roman"/>
          <w:rtl/>
        </w:rPr>
      </w:pPr>
      <w:r>
        <w:rPr>
          <w:rFonts w:cs="Times New Roman" w:hint="cs"/>
          <w:rtl/>
        </w:rPr>
        <w:t>ומה היית עושה? הולך בשקט לתאים?</w:t>
      </w:r>
    </w:p>
    <w:p w14:paraId="256638AF" w14:textId="69519F1B" w:rsidR="00587FC7" w:rsidRDefault="00587FC7" w:rsidP="00B552CF">
      <w:pPr>
        <w:rPr>
          <w:rFonts w:cs="Times New Roman"/>
          <w:rtl/>
        </w:rPr>
      </w:pPr>
      <w:r>
        <w:rPr>
          <w:rFonts w:cs="Times New Roman" w:hint="cs"/>
          <w:rtl/>
        </w:rPr>
        <w:t xml:space="preserve">"זה תלוי, זה לא חד משמעי. אם היו תופסים גם את האח שלי הקטן, הייתי מוכרח להישאר איתו. בחיים לא הייתי מפקיר אותו. אבל באופן כללי, אני לא יהודי שגדל בתור חצי-אזרח וחצי-איש בגולה. גדלתי בישראל ואני חייל בצבא שמגן על יהודים. אני קצין. לא היו כאלה </w:t>
      </w:r>
      <w:r w:rsidR="006B7601">
        <w:rPr>
          <w:rFonts w:cs="Times New Roman" w:hint="cs"/>
          <w:rtl/>
        </w:rPr>
        <w:t>בגרמניה בזמן השואה. כולם היו סוג ב' שכך הם גדלו, עלובים כאלה, וכך לאורך כל כך הרבה דורות אחורה, נדכאים ורמוסים כאלה. אני הייתי מצטרף לפרטיזנים. אבל לא כמו שהם היו אז. הייתי משיג חומר נפץ, לכך הייתי מקדיש את כל חיי, לחמש כמה שיו</w:t>
      </w:r>
      <w:r w:rsidR="009D4630">
        <w:rPr>
          <w:rFonts w:cs="Times New Roman" w:hint="cs"/>
          <w:rtl/>
        </w:rPr>
        <w:t>ת</w:t>
      </w:r>
      <w:r w:rsidR="006B7601">
        <w:rPr>
          <w:rFonts w:cs="Times New Roman" w:hint="cs"/>
          <w:rtl/>
        </w:rPr>
        <w:t xml:space="preserve">ר אנשים, </w:t>
      </w:r>
      <w:r w:rsidR="009D4630">
        <w:rPr>
          <w:rFonts w:cs="Times New Roman" w:hint="cs"/>
          <w:rtl/>
        </w:rPr>
        <w:t>לפוצץ כמה שיותר מתקנים ומפקדים ומנהלים. להקים צבא התנגדות כל כך עצום שאף אחד לא יעז להצטרף למנגנון ה</w:t>
      </w:r>
      <w:r w:rsidR="00872680">
        <w:rPr>
          <w:rFonts w:cs="Times New Roman" w:hint="cs"/>
          <w:rtl/>
        </w:rPr>
        <w:t>אנטישמי</w:t>
      </w:r>
      <w:r w:rsidR="009D4630">
        <w:rPr>
          <w:rFonts w:cs="Times New Roman" w:hint="cs"/>
          <w:rtl/>
        </w:rPr>
        <w:t xml:space="preserve"> כי הוא ידע שזמנו קצוב..." וגו'</w:t>
      </w:r>
    </w:p>
    <w:p w14:paraId="6531672A" w14:textId="334FA0CF" w:rsidR="005654E6" w:rsidRDefault="005654E6" w:rsidP="00B552CF">
      <w:pPr>
        <w:rPr>
          <w:rtl/>
        </w:rPr>
      </w:pPr>
    </w:p>
    <w:p w14:paraId="10D8E3EB" w14:textId="4D04DAC1" w:rsidR="005654E6" w:rsidRDefault="005654E6" w:rsidP="00667A32">
      <w:pPr>
        <w:pStyle w:val="Heading2"/>
        <w:rPr>
          <w:rtl/>
        </w:rPr>
      </w:pPr>
      <w:r>
        <w:rPr>
          <w:rFonts w:hint="cs"/>
          <w:rtl/>
        </w:rPr>
        <w:lastRenderedPageBreak/>
        <w:t>במעבדה ב</w:t>
      </w:r>
      <w:r>
        <w:rPr>
          <w:rFonts w:hint="cs"/>
        </w:rPr>
        <w:t>DESY</w:t>
      </w:r>
      <w:r w:rsidR="00667A32">
        <w:rPr>
          <w:rFonts w:hint="cs"/>
          <w:rtl/>
        </w:rPr>
        <w:t xml:space="preserve"> </w:t>
      </w:r>
      <w:r w:rsidR="00816DCE">
        <w:rPr>
          <w:rFonts w:hint="cs"/>
          <w:rtl/>
        </w:rPr>
        <w:t xml:space="preserve">בביקור </w:t>
      </w:r>
      <w:r w:rsidR="00816DCE" w:rsidRPr="00816DCE">
        <w:rPr>
          <w:rtl/>
        </w:rPr>
        <w:t>אצל הבעל של פטרה</w:t>
      </w:r>
      <w:r w:rsidR="00816DCE">
        <w:t xml:space="preserve"> </w:t>
      </w:r>
      <w:r w:rsidR="00C07E16">
        <w:rPr>
          <w:rtl/>
        </w:rPr>
        <w:t>–</w:t>
      </w:r>
      <w:r w:rsidR="00C07E16">
        <w:rPr>
          <w:rFonts w:hint="cs"/>
          <w:rtl/>
        </w:rPr>
        <w:t xml:space="preserve"> יש הרבה מה לעבות פה</w:t>
      </w:r>
    </w:p>
    <w:p w14:paraId="38271E9F" w14:textId="34E0DB64" w:rsidR="00667A32" w:rsidRDefault="00667A32" w:rsidP="00B552CF">
      <w:pPr>
        <w:rPr>
          <w:rtl/>
        </w:rPr>
      </w:pPr>
      <w:r>
        <w:rPr>
          <w:rFonts w:hint="cs"/>
          <w:rtl/>
        </w:rPr>
        <w:t>מה עושים גרמני, איטלקי ויהודיה (שהיא גם ישראלית)בשעה ארבע לפנות בוקר בחדר אחד, לבדם, 40 מטר מתחת לפני האדמה?</w:t>
      </w:r>
      <w:r w:rsidR="00166ABB">
        <w:rPr>
          <w:rFonts w:hint="cs"/>
          <w:rtl/>
        </w:rPr>
        <w:t xml:space="preserve"> </w:t>
      </w:r>
      <w:r>
        <w:rPr>
          <w:rFonts w:hint="cs"/>
          <w:rtl/>
        </w:rPr>
        <w:t>רמז: כרגע הם שמעו את פעמוני הכנסייה מצלצלים. עוד רמז: יש גם בריטי שמסתובב בבניין ובודק דברים.</w:t>
      </w:r>
    </w:p>
    <w:p w14:paraId="7A491F7A" w14:textId="49FD5DB5" w:rsidR="00013136" w:rsidRDefault="00667A32" w:rsidP="00B552CF">
      <w:pPr>
        <w:rPr>
          <w:rtl/>
        </w:rPr>
      </w:pPr>
      <w:r>
        <w:rPr>
          <w:rFonts w:hint="cs"/>
          <w:rtl/>
        </w:rPr>
        <w:t>והתשובה: הם נמצאים במשמרת שך ניסוי ב</w:t>
      </w:r>
      <w:r w:rsidR="000B586A">
        <w:rPr>
          <w:rFonts w:hint="cs"/>
          <w:rtl/>
        </w:rPr>
        <w:t>פיזיק</w:t>
      </w:r>
      <w:r>
        <w:rPr>
          <w:rFonts w:hint="cs"/>
          <w:rtl/>
        </w:rPr>
        <w:t>ה. האיטלקי הוא ראש המשמרת, והוא פרופסור ל</w:t>
      </w:r>
      <w:r w:rsidR="000B586A">
        <w:rPr>
          <w:rFonts w:hint="cs"/>
          <w:rtl/>
        </w:rPr>
        <w:t>פיזיק</w:t>
      </w:r>
      <w:r>
        <w:rPr>
          <w:rFonts w:hint="cs"/>
          <w:rtl/>
        </w:rPr>
        <w:t>ה מאוניברסיטת פאדובה שהגיע בטיסה שלשום בערב. הישראלית היא סגנית ראש המשמרת, והיא הגיעה בטיסה בשבוע שעבר. היא מסיימת תואר מאסטר ב</w:t>
      </w:r>
      <w:r w:rsidR="000B586A">
        <w:rPr>
          <w:rFonts w:hint="cs"/>
          <w:rtl/>
        </w:rPr>
        <w:t>פיזיק</w:t>
      </w:r>
      <w:r>
        <w:rPr>
          <w:rFonts w:hint="cs"/>
          <w:rtl/>
        </w:rPr>
        <w:t>ה באוניברסיטת תל-אביב.</w:t>
      </w:r>
      <w:r w:rsidR="00DA2990">
        <w:rPr>
          <w:rFonts w:hint="cs"/>
          <w:rtl/>
        </w:rPr>
        <w:t xml:space="preserve"> הגרמני הוא מומחה ה </w:t>
      </w:r>
      <w:r w:rsidR="00DA2990">
        <w:rPr>
          <w:rtl/>
        </w:rPr>
        <w:t>–</w:t>
      </w:r>
      <w:r w:rsidR="00DA2990">
        <w:rPr>
          <w:rFonts w:hint="cs"/>
          <w:rtl/>
        </w:rPr>
        <w:t xml:space="preserve"> </w:t>
      </w:r>
      <w:r w:rsidR="00DA2990">
        <w:t>on-line</w:t>
      </w:r>
      <w:r w:rsidR="00DA2990">
        <w:rPr>
          <w:rFonts w:hint="cs"/>
          <w:rtl/>
        </w:rPr>
        <w:t xml:space="preserve"> של המשמרת. הוא עושה פוסט-דוקטורט באוניברסיטת המבורג. והבריטי בסוף התואר הראשון ב</w:t>
      </w:r>
      <w:r w:rsidR="000B586A">
        <w:rPr>
          <w:rFonts w:hint="cs"/>
          <w:rtl/>
        </w:rPr>
        <w:t>פיזיק</w:t>
      </w:r>
      <w:r w:rsidR="00DA2990">
        <w:rPr>
          <w:rFonts w:hint="cs"/>
          <w:rtl/>
        </w:rPr>
        <w:t xml:space="preserve">ה, והוא מבצע את משמרת הבטיחות </w:t>
      </w:r>
      <w:r w:rsidR="00DA2990">
        <w:rPr>
          <w:rtl/>
        </w:rPr>
        <w:t>–</w:t>
      </w:r>
      <w:r w:rsidR="00DA2990">
        <w:rPr>
          <w:rFonts w:hint="cs"/>
          <w:rtl/>
        </w:rPr>
        <w:t xml:space="preserve"> בדיקת שעונים ומונים שונים בבניין שבו נערך הניסוי. כל הניסוי נמצאה 40 מטר מתחת לפני האדמה, בשביל לבטל את הקרניים הקוסמיות. זה ניסוי עצום עם המוני מונים ומחשבים ששולטים על הכל</w:t>
      </w:r>
      <w:r w:rsidR="00013136">
        <w:rPr>
          <w:rFonts w:hint="cs"/>
          <w:rtl/>
        </w:rPr>
        <w:t>. שעון הכנסייה שצלצל כרגע 4 לפנות בוקר בוקע מה-</w:t>
      </w:r>
      <w:r w:rsidR="00013136">
        <w:t>soundblaster</w:t>
      </w:r>
      <w:r w:rsidR="00013136">
        <w:rPr>
          <w:rFonts w:hint="cs"/>
          <w:rtl/>
        </w:rPr>
        <w:t xml:space="preserve"> של אחד המחשבים, ותוכנת </w:t>
      </w:r>
      <w:r w:rsidR="000655BB">
        <w:rPr>
          <w:rFonts w:hint="cs"/>
          <w:rtl/>
        </w:rPr>
        <w:t>על ידי</w:t>
      </w:r>
      <w:r w:rsidR="00013136">
        <w:rPr>
          <w:rFonts w:hint="cs"/>
          <w:rtl/>
        </w:rPr>
        <w:t xml:space="preserve"> מלך ה-</w:t>
      </w:r>
      <w:r w:rsidR="00013136">
        <w:t>online</w:t>
      </w:r>
      <w:r w:rsidR="00013136">
        <w:rPr>
          <w:rFonts w:hint="cs"/>
          <w:rtl/>
        </w:rPr>
        <w:t xml:space="preserve"> של הניסוי כולו </w:t>
      </w:r>
      <w:r w:rsidR="00013136">
        <w:rPr>
          <w:rtl/>
        </w:rPr>
        <w:t>–</w:t>
      </w:r>
      <w:r w:rsidR="00013136">
        <w:rPr>
          <w:rFonts w:hint="cs"/>
          <w:rtl/>
        </w:rPr>
        <w:t xml:space="preserve"> כריס יאנגמן.</w:t>
      </w:r>
    </w:p>
    <w:p w14:paraId="7AA5C116" w14:textId="0FEEBAE5" w:rsidR="00B91561" w:rsidRDefault="00013136" w:rsidP="00B552CF">
      <w:pPr>
        <w:rPr>
          <w:rtl/>
        </w:rPr>
      </w:pPr>
      <w:r>
        <w:rPr>
          <w:rFonts w:hint="cs"/>
          <w:rtl/>
        </w:rPr>
        <w:t>כרגע אין אלומות במאיץ,</w:t>
      </w:r>
      <w:r w:rsidR="00483BB1">
        <w:rPr>
          <w:rFonts w:hint="cs"/>
          <w:rtl/>
        </w:rPr>
        <w:t xml:space="preserve"> הכול </w:t>
      </w:r>
      <w:r>
        <w:rPr>
          <w:rFonts w:hint="cs"/>
          <w:rtl/>
        </w:rPr>
        <w:t xml:space="preserve">בהכנה ולא קורה הרבה. האיטלקי נרדם על ספר של יוליוס קיסר שהוא קורא, הגרמני מתכנת משהו בתוך הקרביים של </w:t>
      </w:r>
      <w:r>
        <w:t>Unix</w:t>
      </w:r>
      <w:r>
        <w:rPr>
          <w:rFonts w:hint="cs"/>
          <w:rtl/>
        </w:rPr>
        <w:t>, והישראלית מתקנת תיקונים אחרונים בתיזת המאסטר שתגיש בשבוע הבא למנחה שלה, שגם הוא הגיע לכאן.</w:t>
      </w:r>
    </w:p>
    <w:p w14:paraId="71A0EEB5" w14:textId="7E91E469" w:rsidR="008F5F31" w:rsidRDefault="00B91561" w:rsidP="00B552CF">
      <w:pPr>
        <w:rPr>
          <w:rtl/>
        </w:rPr>
      </w:pPr>
      <w:r>
        <w:rPr>
          <w:rFonts w:hint="cs"/>
          <w:rtl/>
        </w:rPr>
        <w:t xml:space="preserve">חוץ מזמזום קבוע של </w:t>
      </w:r>
      <w:r w:rsidR="008F5F31">
        <w:rPr>
          <w:rFonts w:hint="cs"/>
          <w:rtl/>
        </w:rPr>
        <w:t>מאווררים של מכונות,</w:t>
      </w:r>
      <w:r w:rsidR="00483BB1">
        <w:rPr>
          <w:rFonts w:hint="cs"/>
          <w:rtl/>
        </w:rPr>
        <w:t xml:space="preserve"> הכול </w:t>
      </w:r>
      <w:r w:rsidR="008F5F31">
        <w:rPr>
          <w:rFonts w:hint="cs"/>
          <w:rtl/>
        </w:rPr>
        <w:t xml:space="preserve">שקט. מדי פעם יש צלצול, כשהמעלית נפתחת ונסגרת </w:t>
      </w:r>
      <w:r w:rsidR="008F5F31">
        <w:rPr>
          <w:rtl/>
        </w:rPr>
        <w:t>–</w:t>
      </w:r>
      <w:r w:rsidR="008F5F31">
        <w:rPr>
          <w:rFonts w:hint="cs"/>
          <w:rtl/>
        </w:rPr>
        <w:t xml:space="preserve"> כי הבריטי צריך לעבור בכל הבניין ולבדוק הרבה דברים, לפי רשימה שהכינו לו.</w:t>
      </w:r>
    </w:p>
    <w:p w14:paraId="76C7253A" w14:textId="0429E505" w:rsidR="00667A32" w:rsidRDefault="008F5F31" w:rsidP="00B552CF">
      <w:pPr>
        <w:rPr>
          <w:rtl/>
        </w:rPr>
      </w:pPr>
      <w:r>
        <w:rPr>
          <w:rFonts w:hint="cs"/>
          <w:rtl/>
        </w:rPr>
        <w:t>מדי פעם, אחד מהאנשים "נשבר" לכמה רגעים. האיטלקי עוצם את העיניים, הגרמני מחזיק את הסנטר בידו ובוהה במסך, הישראלית עוצמת את העיניים ומסובבת את הכיסא. כשהוא נעצר היא פוקחת את העיניים ומחייכת, כי זה לא המקום שבו חשבה שיעצור והיא תמיד טועה ב-180 מעלות.</w:t>
      </w:r>
      <w:r w:rsidR="00DA2990">
        <w:rPr>
          <w:rFonts w:hint="cs"/>
          <w:rtl/>
        </w:rPr>
        <w:t xml:space="preserve"> </w:t>
      </w:r>
    </w:p>
    <w:p w14:paraId="5643B2E7" w14:textId="7E3329B2" w:rsidR="005A56CB" w:rsidRDefault="005A56CB" w:rsidP="00B552CF">
      <w:pPr>
        <w:rPr>
          <w:rtl/>
        </w:rPr>
      </w:pPr>
    </w:p>
    <w:p w14:paraId="0BD39372" w14:textId="0C060E3C" w:rsidR="005A56CB" w:rsidRDefault="005A56CB" w:rsidP="00B552CF">
      <w:pPr>
        <w:rPr>
          <w:rtl/>
        </w:rPr>
      </w:pPr>
      <w:r>
        <w:rPr>
          <w:rFonts w:hint="cs"/>
          <w:rtl/>
        </w:rPr>
        <w:t xml:space="preserve">זה היה סיפור שכתבתי כשהייתי בהמבורג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5F5CCA91" w14:textId="5581814D" w:rsidR="005A56CB" w:rsidRDefault="00153D5F" w:rsidP="00B552CF">
      <w:pPr>
        <w:rPr>
          <w:rtl/>
        </w:rPr>
      </w:pPr>
      <w:r>
        <w:rPr>
          <w:rFonts w:hint="cs"/>
          <w:rtl/>
        </w:rPr>
        <w:t>הישראלית מנסה ומצליחה להתחיל עם אלכס...</w:t>
      </w:r>
    </w:p>
    <w:p w14:paraId="644A3F89" w14:textId="0D9F2043" w:rsidR="00153D5F" w:rsidRDefault="00153D5F" w:rsidP="00B552CF">
      <w:pPr>
        <w:rPr>
          <w:rtl/>
        </w:rPr>
      </w:pPr>
      <w:r>
        <w:rPr>
          <w:rFonts w:hint="cs"/>
          <w:rtl/>
        </w:rPr>
        <w:t xml:space="preserve">הוא שומע שם כמה הרבה תיכנות יש, ושיש שם אנשים שבכלל לא </w:t>
      </w:r>
      <w:r w:rsidR="000B586A">
        <w:rPr>
          <w:rFonts w:hint="cs"/>
          <w:rtl/>
        </w:rPr>
        <w:t>פיזיק</w:t>
      </w:r>
      <w:r>
        <w:rPr>
          <w:rFonts w:hint="cs"/>
          <w:rtl/>
        </w:rPr>
        <w:t>אים אלא מתכנתים ולכן כשמעלים בפניו יותר מאוחר את רעיון התואר בתיכנות, הוא חושב שאולי יעבוד אח"כ במעבדה הזאת בהמבורג ו</w:t>
      </w:r>
    </w:p>
    <w:p w14:paraId="431E0B53" w14:textId="0D57B46E" w:rsidR="00667A32" w:rsidRDefault="00667A32" w:rsidP="00B552CF"/>
    <w:p w14:paraId="78B1A8B7" w14:textId="77777777" w:rsidR="0095160B" w:rsidRDefault="0095160B" w:rsidP="00B552CF">
      <w:pPr>
        <w:rPr>
          <w:rtl/>
        </w:rPr>
      </w:pPr>
    </w:p>
    <w:p w14:paraId="711C8790" w14:textId="77777777" w:rsidR="00DF156B" w:rsidRDefault="00DF156B" w:rsidP="00ED1020">
      <w:pPr>
        <w:rPr>
          <w:rtl/>
        </w:rPr>
      </w:pPr>
    </w:p>
    <w:p w14:paraId="7F5E0984" w14:textId="77777777" w:rsidR="00BD266F" w:rsidRDefault="00BD266F" w:rsidP="00BD266F">
      <w:pPr>
        <w:rPr>
          <w:rtl/>
        </w:rPr>
      </w:pPr>
    </w:p>
    <w:p w14:paraId="55A01985" w14:textId="77777777" w:rsidR="006D4660" w:rsidRPr="0058374F" w:rsidRDefault="008320D3" w:rsidP="00322FD3">
      <w:pPr>
        <w:pStyle w:val="Heading2"/>
        <w:rPr>
          <w:rtl/>
        </w:rPr>
      </w:pPr>
      <w:bookmarkStart w:id="109" w:name="_Toc297351169"/>
      <w:bookmarkStart w:id="110" w:name="_Toc322023187"/>
      <w:bookmarkStart w:id="111" w:name="_Toc299174473"/>
      <w:bookmarkStart w:id="112" w:name="_Toc408762914"/>
      <w:r>
        <w:rPr>
          <w:rtl/>
        </w:rPr>
        <w:t>הֲיֵלְכוּ שְׁנַיִם יַחְדָּו בִּלְתִּי אִם-נוֹעָדוּ</w:t>
      </w:r>
      <w:bookmarkEnd w:id="109"/>
      <w:bookmarkEnd w:id="110"/>
      <w:bookmarkEnd w:id="111"/>
      <w:bookmarkEnd w:id="112"/>
    </w:p>
    <w:p w14:paraId="79FFD3DC" w14:textId="56B88F29" w:rsidR="009476C6" w:rsidRDefault="009476C6" w:rsidP="00250000">
      <w:pPr>
        <w:rPr>
          <w:rtl/>
        </w:rPr>
      </w:pPr>
      <w:r>
        <w:rPr>
          <w:rFonts w:hint="cs"/>
          <w:rtl/>
        </w:rPr>
        <w:t>פטרה ביקשה לעזור לאלכס ללמוד ל</w:t>
      </w:r>
      <w:r w:rsidR="00C31416">
        <w:rPr>
          <w:rFonts w:hint="cs"/>
          <w:rtl/>
        </w:rPr>
        <w:t>בגרות בלשון. לא ברור אם בשל ענייני</w:t>
      </w:r>
      <w:r>
        <w:rPr>
          <w:rFonts w:hint="cs"/>
          <w:rtl/>
        </w:rPr>
        <w:t xml:space="preserve"> השואה שבחרה להשקיע עצמה בהם.</w:t>
      </w:r>
    </w:p>
    <w:p w14:paraId="0158F69C" w14:textId="07F4C5FB" w:rsidR="001C6741" w:rsidRDefault="00806F20" w:rsidP="00250000">
      <w:pPr>
        <w:rPr>
          <w:rtl/>
        </w:rPr>
      </w:pPr>
      <w:r>
        <w:rPr>
          <w:rFonts w:hint="cs"/>
          <w:rtl/>
        </w:rPr>
        <w:t xml:space="preserve">נָחֶי פ"ע </w:t>
      </w:r>
      <w:r>
        <w:rPr>
          <w:rtl/>
        </w:rPr>
        <w:t>–</w:t>
      </w:r>
      <w:r>
        <w:rPr>
          <w:rFonts w:hint="cs"/>
          <w:rtl/>
        </w:rPr>
        <w:t xml:space="preserve"> מושג שלומדים לבגרות בלשון</w:t>
      </w:r>
    </w:p>
    <w:p w14:paraId="666FA93D" w14:textId="77777777" w:rsidR="009476C6" w:rsidRDefault="009476C6" w:rsidP="00250000">
      <w:pPr>
        <w:rPr>
          <w:rtl/>
        </w:rPr>
      </w:pPr>
      <w:r>
        <w:rPr>
          <w:rFonts w:hint="cs"/>
          <w:rtl/>
        </w:rPr>
        <w:t>אלכס הסביר לפטרה את ענייני הניקוד.</w:t>
      </w:r>
    </w:p>
    <w:p w14:paraId="64BC6EFC" w14:textId="6103F5F7" w:rsidR="000D3B16" w:rsidRDefault="002D7D49" w:rsidP="002D7D49">
      <w:pPr>
        <w:rPr>
          <w:rtl/>
        </w:rPr>
      </w:pPr>
      <w:r>
        <w:rPr>
          <w:rFonts w:hint="cs"/>
          <w:rtl/>
        </w:rPr>
        <w:lastRenderedPageBreak/>
        <w:t>בעלה ה</w:t>
      </w:r>
      <w:r w:rsidR="000B586A">
        <w:rPr>
          <w:rFonts w:hint="cs"/>
          <w:rtl/>
        </w:rPr>
        <w:t>פיזיק</w:t>
      </w:r>
      <w:r>
        <w:rPr>
          <w:rFonts w:hint="cs"/>
          <w:rtl/>
        </w:rPr>
        <w:t>אי</w:t>
      </w:r>
      <w:r w:rsidR="000D3B16">
        <w:rPr>
          <w:rFonts w:hint="cs"/>
          <w:rtl/>
        </w:rPr>
        <w:t xml:space="preserve"> ה</w:t>
      </w:r>
      <w:r>
        <w:rPr>
          <w:rFonts w:hint="cs"/>
          <w:rtl/>
        </w:rPr>
        <w:t>צטרף</w:t>
      </w:r>
      <w:r w:rsidR="000D3B16">
        <w:rPr>
          <w:rFonts w:hint="cs"/>
          <w:rtl/>
        </w:rPr>
        <w:t xml:space="preserve"> </w:t>
      </w:r>
      <w:r>
        <w:rPr>
          <w:rFonts w:hint="cs"/>
          <w:rtl/>
        </w:rPr>
        <w:t>אף</w:t>
      </w:r>
      <w:r w:rsidR="00824612">
        <w:rPr>
          <w:rFonts w:hint="cs"/>
          <w:rtl/>
        </w:rPr>
        <w:t xml:space="preserve"> הוא </w:t>
      </w:r>
      <w:r w:rsidR="000D3B16">
        <w:rPr>
          <w:rFonts w:hint="cs"/>
          <w:rtl/>
        </w:rPr>
        <w:t xml:space="preserve">לכמה שיעורים כאלה, </w:t>
      </w:r>
      <w:r w:rsidR="00824612">
        <w:rPr>
          <w:rFonts w:hint="cs"/>
          <w:rtl/>
        </w:rPr>
        <w:t xml:space="preserve">ובסיומם </w:t>
      </w:r>
      <w:r w:rsidR="000D3B16">
        <w:rPr>
          <w:rFonts w:hint="cs"/>
          <w:rtl/>
        </w:rPr>
        <w:t xml:space="preserve">היה מלווה את אלכס לתחנת האוטובוס כשנסע </w:t>
      </w:r>
      <w:r w:rsidR="00BB52CE">
        <w:rPr>
          <w:rFonts w:hint="cs"/>
          <w:rtl/>
        </w:rPr>
        <w:t xml:space="preserve">זה </w:t>
      </w:r>
      <w:r w:rsidR="000D3B16">
        <w:rPr>
          <w:rFonts w:hint="cs"/>
          <w:rtl/>
        </w:rPr>
        <w:t>ל</w:t>
      </w:r>
      <w:r w:rsidR="00824612">
        <w:rPr>
          <w:rFonts w:hint="cs"/>
          <w:rtl/>
        </w:rPr>
        <w:t>שופטת שלו ב</w:t>
      </w:r>
      <w:r w:rsidR="000D3B16">
        <w:rPr>
          <w:rFonts w:hint="cs"/>
          <w:rtl/>
        </w:rPr>
        <w:t>בהרנפלד</w:t>
      </w:r>
      <w:r>
        <w:rPr>
          <w:rFonts w:hint="cs"/>
          <w:rtl/>
        </w:rPr>
        <w:t xml:space="preserve">, והוא </w:t>
      </w:r>
      <w:r>
        <w:rPr>
          <w:rtl/>
        </w:rPr>
        <w:t>–</w:t>
      </w:r>
      <w:r>
        <w:rPr>
          <w:rFonts w:hint="cs"/>
          <w:rtl/>
        </w:rPr>
        <w:t xml:space="preserve"> למעבדת החלקיקים</w:t>
      </w:r>
      <w:r w:rsidR="000D3B16">
        <w:rPr>
          <w:rFonts w:hint="cs"/>
          <w:rtl/>
        </w:rPr>
        <w:t xml:space="preserve">. </w:t>
      </w:r>
    </w:p>
    <w:p w14:paraId="0328E1FE" w14:textId="2F0F05E0" w:rsidR="00D245B9" w:rsidRDefault="004A2EC3" w:rsidP="009861EF">
      <w:pPr>
        <w:rPr>
          <w:rtl/>
        </w:rPr>
      </w:pPr>
      <w:r>
        <w:rPr>
          <w:rFonts w:hint="cs"/>
          <w:rtl/>
        </w:rPr>
        <w:t>[</w:t>
      </w:r>
      <w:hyperlink r:id="rId59" w:history="1">
        <w:r w:rsidR="009861EF" w:rsidRPr="009861EF">
          <w:rPr>
            <w:rStyle w:val="Hyperlink"/>
            <w:rFonts w:hint="cs"/>
            <w:rtl/>
          </w:rPr>
          <w:t>אותיות השימוש</w:t>
        </w:r>
      </w:hyperlink>
      <w:r>
        <w:rPr>
          <w:rFonts w:hint="cs"/>
          <w:rtl/>
        </w:rPr>
        <w:t>]</w:t>
      </w:r>
    </w:p>
    <w:p w14:paraId="2E7CBCBD" w14:textId="47212C2B" w:rsidR="003569B5" w:rsidRDefault="002D7D49" w:rsidP="009861EF">
      <w:pPr>
        <w:rPr>
          <w:rtl/>
        </w:rPr>
      </w:pPr>
      <w:r>
        <w:rPr>
          <w:rFonts w:hint="cs"/>
          <w:rtl/>
        </w:rPr>
        <w:t>הבעל ה</w:t>
      </w:r>
      <w:r w:rsidR="000B586A">
        <w:rPr>
          <w:rFonts w:hint="cs"/>
          <w:rtl/>
        </w:rPr>
        <w:t>פיזיק</w:t>
      </w:r>
      <w:r>
        <w:rPr>
          <w:rFonts w:hint="cs"/>
          <w:rtl/>
        </w:rPr>
        <w:t>אי</w:t>
      </w:r>
      <w:r w:rsidR="000D3B16">
        <w:rPr>
          <w:rFonts w:hint="cs"/>
          <w:rtl/>
        </w:rPr>
        <w:t xml:space="preserve"> לא הבין את נושאי הניקוד</w:t>
      </w:r>
      <w:r w:rsidR="004C54B9">
        <w:rPr>
          <w:rFonts w:hint="cs"/>
          <w:rtl/>
        </w:rPr>
        <w:t>, בייחוד כשמצרפים לכך את אותיות השימוש</w:t>
      </w:r>
      <w:r w:rsidR="004A2EC3">
        <w:rPr>
          <w:rFonts w:hint="cs"/>
          <w:rtl/>
        </w:rPr>
        <w:t xml:space="preserve"> </w:t>
      </w:r>
      <w:r w:rsidR="00D70705">
        <w:rPr>
          <w:rFonts w:hint="cs"/>
          <w:rtl/>
        </w:rPr>
        <w:t>ה</w:t>
      </w:r>
      <w:r w:rsidR="004C54B9">
        <w:rPr>
          <w:rFonts w:hint="cs"/>
          <w:rtl/>
        </w:rPr>
        <w:t>יוצרות מילים חדשות מכל מילה שאליה, וללא כל אזהרה, הן מתחברות</w:t>
      </w:r>
      <w:r w:rsidR="000D3B16">
        <w:rPr>
          <w:rFonts w:hint="cs"/>
          <w:rtl/>
        </w:rPr>
        <w:t>. ל</w:t>
      </w:r>
      <w:r w:rsidR="004C54B9">
        <w:rPr>
          <w:rFonts w:hint="cs"/>
          <w:rtl/>
        </w:rPr>
        <w:t xml:space="preserve">איזו כמות אינסופית של </w:t>
      </w:r>
      <w:r w:rsidR="000D3B16">
        <w:rPr>
          <w:rFonts w:hint="cs"/>
          <w:rtl/>
        </w:rPr>
        <w:t xml:space="preserve">ידע מוקדם </w:t>
      </w:r>
      <w:r w:rsidR="00E92F11">
        <w:rPr>
          <w:rFonts w:hint="cs"/>
          <w:rtl/>
        </w:rPr>
        <w:t>נז</w:t>
      </w:r>
      <w:r w:rsidR="004C54B9">
        <w:rPr>
          <w:rFonts w:hint="cs"/>
          <w:rtl/>
        </w:rPr>
        <w:t xml:space="preserve">קק </w:t>
      </w:r>
      <w:r w:rsidR="000D3B16">
        <w:rPr>
          <w:rFonts w:hint="cs"/>
          <w:rtl/>
        </w:rPr>
        <w:t>האדם הסביר בשביל להצליח לקרא</w:t>
      </w:r>
      <w:r w:rsidR="00D70705">
        <w:rPr>
          <w:rFonts w:hint="cs"/>
          <w:rtl/>
        </w:rPr>
        <w:t xml:space="preserve"> בעברית</w:t>
      </w:r>
      <w:r w:rsidR="000D3B16">
        <w:rPr>
          <w:rFonts w:hint="cs"/>
          <w:rtl/>
        </w:rPr>
        <w:t>? אכן, גם אלכס מתקשה</w:t>
      </w:r>
      <w:r w:rsidR="00C90C6C">
        <w:rPr>
          <w:rFonts w:hint="cs"/>
          <w:rtl/>
        </w:rPr>
        <w:t xml:space="preserve"> מאוד </w:t>
      </w:r>
      <w:r w:rsidR="000D3B16">
        <w:rPr>
          <w:rFonts w:hint="cs"/>
          <w:rtl/>
        </w:rPr>
        <w:t>בקריאה</w:t>
      </w:r>
      <w:r w:rsidR="001C1E28">
        <w:rPr>
          <w:rFonts w:hint="cs"/>
          <w:rtl/>
        </w:rPr>
        <w:t xml:space="preserve">. אלכס </w:t>
      </w:r>
      <w:r w:rsidR="000C7F71">
        <w:rPr>
          <w:rFonts w:hint="cs"/>
          <w:rtl/>
        </w:rPr>
        <w:t>חסר</w:t>
      </w:r>
      <w:r w:rsidR="001C1E28">
        <w:rPr>
          <w:rFonts w:hint="cs"/>
          <w:rtl/>
        </w:rPr>
        <w:t xml:space="preserve"> ידע מוקדם, הוא </w:t>
      </w:r>
      <w:r w:rsidR="000D3B16">
        <w:rPr>
          <w:rFonts w:hint="cs"/>
          <w:rtl/>
        </w:rPr>
        <w:t>ס</w:t>
      </w:r>
      <w:r w:rsidR="001C1E28">
        <w:rPr>
          <w:rFonts w:hint="cs"/>
          <w:rtl/>
        </w:rPr>
        <w:t>י</w:t>
      </w:r>
      <w:r w:rsidR="000D3B16">
        <w:rPr>
          <w:rFonts w:hint="cs"/>
          <w:rtl/>
        </w:rPr>
        <w:t xml:space="preserve">פר כיצד היה מתאמן על פקודות </w:t>
      </w:r>
      <w:r w:rsidR="004A2EC3">
        <w:rPr>
          <w:rFonts w:hint="cs"/>
          <w:rtl/>
        </w:rPr>
        <w:t xml:space="preserve">וצווים </w:t>
      </w:r>
      <w:r w:rsidR="000D3B16">
        <w:rPr>
          <w:rFonts w:hint="cs"/>
          <w:rtl/>
        </w:rPr>
        <w:t xml:space="preserve">[???] </w:t>
      </w:r>
      <w:r w:rsidR="004A2EC3">
        <w:rPr>
          <w:rFonts w:hint="cs"/>
          <w:rtl/>
        </w:rPr>
        <w:t>לפני שהיה מעז להקריאם</w:t>
      </w:r>
      <w:r w:rsidR="00CA2CBB">
        <w:rPr>
          <w:rFonts w:hint="cs"/>
          <w:rtl/>
        </w:rPr>
        <w:t xml:space="preserve"> לחיי</w:t>
      </w:r>
      <w:r w:rsidR="00C31416">
        <w:rPr>
          <w:rFonts w:hint="cs"/>
          <w:rtl/>
        </w:rPr>
        <w:t xml:space="preserve">ליו, </w:t>
      </w:r>
      <w:r w:rsidR="00283DEF">
        <w:rPr>
          <w:rFonts w:hint="cs"/>
          <w:rtl/>
        </w:rPr>
        <w:t>איך</w:t>
      </w:r>
      <w:r w:rsidR="00C31416">
        <w:rPr>
          <w:rFonts w:hint="cs"/>
          <w:rtl/>
        </w:rPr>
        <w:t xml:space="preserve"> לא הצליח לקרא שנית </w:t>
      </w:r>
      <w:r w:rsidR="00CA2CBB">
        <w:rPr>
          <w:rFonts w:hint="cs"/>
          <w:rtl/>
        </w:rPr>
        <w:t>חיבור</w:t>
      </w:r>
      <w:r w:rsidR="00824612">
        <w:rPr>
          <w:rFonts w:hint="cs"/>
          <w:rtl/>
        </w:rPr>
        <w:t>ים</w:t>
      </w:r>
      <w:r w:rsidR="00CA2CBB">
        <w:rPr>
          <w:rFonts w:hint="cs"/>
          <w:rtl/>
        </w:rPr>
        <w:t xml:space="preserve"> שכתב בעצמו, ומסר אות</w:t>
      </w:r>
      <w:r w:rsidR="00824612">
        <w:rPr>
          <w:rFonts w:hint="cs"/>
          <w:rtl/>
        </w:rPr>
        <w:t>ם</w:t>
      </w:r>
      <w:r w:rsidR="00CA2CBB">
        <w:rPr>
          <w:rFonts w:hint="cs"/>
          <w:rtl/>
        </w:rPr>
        <w:t xml:space="preserve"> כפי שה</w:t>
      </w:r>
      <w:r w:rsidR="00824612">
        <w:rPr>
          <w:rFonts w:hint="cs"/>
          <w:rtl/>
        </w:rPr>
        <w:t>ם</w:t>
      </w:r>
      <w:r w:rsidR="00CA2CBB">
        <w:rPr>
          <w:rFonts w:hint="cs"/>
          <w:rtl/>
        </w:rPr>
        <w:t xml:space="preserve">, </w:t>
      </w:r>
      <w:r w:rsidR="00283DEF">
        <w:rPr>
          <w:rFonts w:hint="cs"/>
          <w:rtl/>
        </w:rPr>
        <w:t>ב</w:t>
      </w:r>
      <w:r w:rsidR="00CA2CBB">
        <w:rPr>
          <w:rFonts w:hint="cs"/>
          <w:rtl/>
        </w:rPr>
        <w:t>מבחני</w:t>
      </w:r>
      <w:r w:rsidR="00283DEF">
        <w:rPr>
          <w:rFonts w:hint="cs"/>
          <w:rtl/>
        </w:rPr>
        <w:t xml:space="preserve"> הבגרות</w:t>
      </w:r>
      <w:r w:rsidR="00CA2CBB">
        <w:rPr>
          <w:rFonts w:hint="cs"/>
          <w:rtl/>
        </w:rPr>
        <w:t xml:space="preserve"> הרבים בהם נכשל.</w:t>
      </w:r>
    </w:p>
    <w:p w14:paraId="02616D0A" w14:textId="007EBC78" w:rsidR="00CA2CBB" w:rsidRDefault="00C7110D" w:rsidP="00D245B9">
      <w:pPr>
        <w:rPr>
          <w:rtl/>
        </w:rPr>
      </w:pPr>
      <w:r>
        <w:rPr>
          <w:rFonts w:hint="cs"/>
          <w:rtl/>
        </w:rPr>
        <w:t>המטר</w:t>
      </w:r>
      <w:r w:rsidR="00283DEF">
        <w:rPr>
          <w:rFonts w:hint="cs"/>
          <w:rtl/>
        </w:rPr>
        <w:t xml:space="preserve">ה </w:t>
      </w:r>
      <w:r w:rsidR="00D245B9">
        <w:rPr>
          <w:rFonts w:hint="cs"/>
          <w:rtl/>
        </w:rPr>
        <w:t xml:space="preserve">המיידית </w:t>
      </w:r>
      <w:r w:rsidR="00283DEF">
        <w:rPr>
          <w:rFonts w:hint="cs"/>
          <w:rtl/>
        </w:rPr>
        <w:t>בלימודם המשותף, פטרה ה</w:t>
      </w:r>
      <w:r w:rsidR="00037752">
        <w:rPr>
          <w:rFonts w:hint="cs"/>
          <w:rtl/>
        </w:rPr>
        <w:t>זה</w:t>
      </w:r>
      <w:r w:rsidR="00283DEF">
        <w:rPr>
          <w:rFonts w:hint="cs"/>
          <w:rtl/>
        </w:rPr>
        <w:t>ירה</w:t>
      </w:r>
      <w:r>
        <w:rPr>
          <w:rFonts w:hint="cs"/>
          <w:rtl/>
        </w:rPr>
        <w:t xml:space="preserve">, אסור שתהיה בחינת הבגרות, כי אז הם נידונים לכישלון. </w:t>
      </w:r>
      <w:r w:rsidR="003569B5">
        <w:rPr>
          <w:rFonts w:hint="cs"/>
          <w:rtl/>
        </w:rPr>
        <w:t>כשל</w:t>
      </w:r>
      <w:r w:rsidR="00283DEF">
        <w:rPr>
          <w:rFonts w:hint="cs"/>
          <w:rtl/>
        </w:rPr>
        <w:t xml:space="preserve">עצמה, </w:t>
      </w:r>
      <w:r>
        <w:rPr>
          <w:rFonts w:hint="cs"/>
          <w:rtl/>
        </w:rPr>
        <w:t>פטרה קיוותה שלימוד חוקי הדיקדוק העברי יובילו</w:t>
      </w:r>
      <w:r w:rsidR="004A2EC3">
        <w:rPr>
          <w:rFonts w:hint="cs"/>
          <w:rtl/>
        </w:rPr>
        <w:t>ה</w:t>
      </w:r>
      <w:r>
        <w:rPr>
          <w:rFonts w:hint="cs"/>
          <w:rtl/>
        </w:rPr>
        <w:t xml:space="preserve"> מעבר לתיזה המקורית שהותוותה עבורה </w:t>
      </w:r>
      <w:r w:rsidR="001C1E28">
        <w:rPr>
          <w:rFonts w:hint="cs"/>
          <w:rtl/>
        </w:rPr>
        <w:t xml:space="preserve">תחת </w:t>
      </w:r>
      <w:r>
        <w:rPr>
          <w:rFonts w:hint="cs"/>
          <w:rtl/>
        </w:rPr>
        <w:t xml:space="preserve">מגבלות החומר העומד לרשותה, כך הסבירה בטון רציני ורישמי. </w:t>
      </w:r>
      <w:r w:rsidR="003569B5">
        <w:rPr>
          <w:rFonts w:hint="cs"/>
          <w:rtl/>
        </w:rPr>
        <w:t>ומה אלכס מתווה לעצמו בתור מטרה,</w:t>
      </w:r>
      <w:r w:rsidR="00F86B7C">
        <w:rPr>
          <w:rFonts w:hint="cs"/>
          <w:rtl/>
        </w:rPr>
        <w:t xml:space="preserve"> גם אם איננה ברת-הגשמה</w:t>
      </w:r>
      <w:r>
        <w:rPr>
          <w:rFonts w:hint="cs"/>
          <w:rtl/>
        </w:rPr>
        <w:t>?</w:t>
      </w:r>
      <w:r w:rsidR="003569B5">
        <w:rPr>
          <w:rFonts w:hint="cs"/>
          <w:rtl/>
        </w:rPr>
        <w:t xml:space="preserve"> </w:t>
      </w:r>
      <w:r w:rsidR="003569B5">
        <w:rPr>
          <w:rtl/>
        </w:rPr>
        <w:t>–</w:t>
      </w:r>
      <w:r w:rsidR="003569B5">
        <w:rPr>
          <w:rFonts w:hint="cs"/>
          <w:rtl/>
        </w:rPr>
        <w:t xml:space="preserve"> ללא קשר [</w:t>
      </w:r>
      <w:r w:rsidR="003569B5">
        <w:t>independently of</w:t>
      </w:r>
      <w:r w:rsidR="003569B5">
        <w:rPr>
          <w:rFonts w:hint="cs"/>
          <w:rtl/>
        </w:rPr>
        <w:t>] לבחינת הבגרות כמובן.</w:t>
      </w:r>
      <w:r>
        <w:rPr>
          <w:rFonts w:hint="cs"/>
          <w:rtl/>
        </w:rPr>
        <w:t xml:space="preserve"> אלכס </w:t>
      </w:r>
      <w:r w:rsidR="008930FD">
        <w:rPr>
          <w:rFonts w:hint="cs"/>
          <w:rtl/>
        </w:rPr>
        <w:t>ה</w:t>
      </w:r>
      <w:r w:rsidR="00283DEF">
        <w:rPr>
          <w:rFonts w:hint="cs"/>
          <w:rtl/>
        </w:rPr>
        <w:t>ציב לעצמו כאתגר</w:t>
      </w:r>
      <w:r w:rsidR="00CA2CBB">
        <w:rPr>
          <w:rFonts w:hint="cs"/>
          <w:rtl/>
        </w:rPr>
        <w:t xml:space="preserve"> ל</w:t>
      </w:r>
      <w:r w:rsidR="00F86B7C">
        <w:rPr>
          <w:rFonts w:hint="cs"/>
          <w:rtl/>
        </w:rPr>
        <w:t>חבר</w:t>
      </w:r>
      <w:r w:rsidR="00CA2CBB">
        <w:rPr>
          <w:rFonts w:hint="cs"/>
          <w:rtl/>
        </w:rPr>
        <w:t xml:space="preserve"> </w:t>
      </w:r>
      <w:r w:rsidR="00F86B7C">
        <w:rPr>
          <w:rFonts w:hint="cs"/>
          <w:rtl/>
        </w:rPr>
        <w:t>סיפ</w:t>
      </w:r>
      <w:r w:rsidR="00CA2CBB">
        <w:rPr>
          <w:rFonts w:hint="cs"/>
          <w:rtl/>
        </w:rPr>
        <w:t xml:space="preserve">ור שניתן לקרא בשני מובנים, </w:t>
      </w:r>
      <w:r w:rsidR="00297D38">
        <w:rPr>
          <w:rFonts w:hint="cs"/>
          <w:rtl/>
        </w:rPr>
        <w:t>על פ</w:t>
      </w:r>
      <w:r w:rsidR="00F86B7C">
        <w:rPr>
          <w:rFonts w:hint="cs"/>
          <w:rtl/>
        </w:rPr>
        <w:t>י הניקוד הנבחר;</w:t>
      </w:r>
      <w:r w:rsidR="00CA2CBB">
        <w:rPr>
          <w:rFonts w:hint="cs"/>
          <w:rtl/>
        </w:rPr>
        <w:t xml:space="preserve"> חיבור יחיד המכיל בתוכו שני </w:t>
      </w:r>
      <w:r w:rsidR="00F86B7C">
        <w:rPr>
          <w:rFonts w:hint="cs"/>
          <w:rtl/>
        </w:rPr>
        <w:t xml:space="preserve">סיפורים שונים </w:t>
      </w:r>
      <w:r w:rsidR="000965A1">
        <w:rPr>
          <w:rFonts w:hint="cs"/>
          <w:rtl/>
        </w:rPr>
        <w:t>מאוד</w:t>
      </w:r>
      <w:r w:rsidR="00F86B7C">
        <w:rPr>
          <w:rFonts w:hint="cs"/>
          <w:rtl/>
        </w:rPr>
        <w:t>:</w:t>
      </w:r>
      <w:r w:rsidR="00CA2CBB">
        <w:rPr>
          <w:rFonts w:hint="cs"/>
          <w:rtl/>
        </w:rPr>
        <w:t xml:space="preserve"> </w:t>
      </w:r>
      <w:r w:rsidR="00F86B7C">
        <w:rPr>
          <w:rFonts w:hint="cs"/>
          <w:rtl/>
        </w:rPr>
        <w:t>ה</w:t>
      </w:r>
      <w:r w:rsidR="00CA2CBB">
        <w:rPr>
          <w:rFonts w:hint="cs"/>
          <w:rtl/>
        </w:rPr>
        <w:t xml:space="preserve">אחד </w:t>
      </w:r>
      <w:r w:rsidR="00F86B7C">
        <w:rPr>
          <w:rtl/>
        </w:rPr>
        <w:t>–</w:t>
      </w:r>
      <w:r w:rsidR="00F86B7C">
        <w:rPr>
          <w:rFonts w:hint="cs"/>
          <w:rtl/>
        </w:rPr>
        <w:t xml:space="preserve"> אודות</w:t>
      </w:r>
      <w:r w:rsidR="00CA2CBB">
        <w:rPr>
          <w:rFonts w:hint="cs"/>
          <w:rtl/>
        </w:rPr>
        <w:t xml:space="preserve"> ילד קטן</w:t>
      </w:r>
      <w:r w:rsidR="00283DEF">
        <w:rPr>
          <w:rFonts w:hint="cs"/>
          <w:rtl/>
        </w:rPr>
        <w:t>,</w:t>
      </w:r>
      <w:r w:rsidR="00CA2CBB">
        <w:rPr>
          <w:rFonts w:hint="cs"/>
          <w:rtl/>
        </w:rPr>
        <w:t xml:space="preserve"> ו</w:t>
      </w:r>
      <w:r w:rsidR="00F86B7C">
        <w:rPr>
          <w:rFonts w:hint="cs"/>
          <w:rtl/>
        </w:rPr>
        <w:t>ה</w:t>
      </w:r>
      <w:r w:rsidR="00CA2CBB">
        <w:rPr>
          <w:rFonts w:hint="cs"/>
          <w:rtl/>
        </w:rPr>
        <w:t xml:space="preserve">שני </w:t>
      </w:r>
      <w:r w:rsidR="00F86B7C">
        <w:rPr>
          <w:rtl/>
        </w:rPr>
        <w:t>–</w:t>
      </w:r>
      <w:r w:rsidR="00F86B7C">
        <w:rPr>
          <w:rFonts w:hint="cs"/>
          <w:rtl/>
        </w:rPr>
        <w:t xml:space="preserve"> </w:t>
      </w:r>
      <w:r w:rsidR="001C1E28">
        <w:rPr>
          <w:rFonts w:hint="cs"/>
          <w:rtl/>
        </w:rPr>
        <w:t>על מפלצת איומה. כך</w:t>
      </w:r>
      <w:r w:rsidR="00CA2CBB">
        <w:rPr>
          <w:rFonts w:hint="cs"/>
          <w:rtl/>
        </w:rPr>
        <w:t xml:space="preserve"> בניקוד שונה </w:t>
      </w:r>
      <w:r w:rsidR="001C1E28">
        <w:rPr>
          <w:rFonts w:hint="cs"/>
          <w:rtl/>
        </w:rPr>
        <w:t>(כלומר,</w:t>
      </w:r>
      <w:r w:rsidR="00CA2CBB">
        <w:rPr>
          <w:rFonts w:hint="cs"/>
          <w:rtl/>
        </w:rPr>
        <w:t xml:space="preserve"> בהטלות שונו</w:t>
      </w:r>
      <w:r w:rsidR="00F86B7C">
        <w:rPr>
          <w:rFonts w:hint="cs"/>
          <w:rtl/>
        </w:rPr>
        <w:t>ת שלו</w:t>
      </w:r>
      <w:r w:rsidR="001C1E28">
        <w:rPr>
          <w:rFonts w:hint="cs"/>
          <w:rtl/>
        </w:rPr>
        <w:t>)</w:t>
      </w:r>
      <w:r w:rsidR="00F86B7C">
        <w:rPr>
          <w:rFonts w:hint="cs"/>
          <w:rtl/>
        </w:rPr>
        <w:t xml:space="preserve"> </w:t>
      </w:r>
      <w:r w:rsidR="001C1E28">
        <w:rPr>
          <w:rFonts w:hint="cs"/>
          <w:rtl/>
        </w:rPr>
        <w:t xml:space="preserve">החיבור </w:t>
      </w:r>
      <w:r w:rsidR="00F86B7C">
        <w:rPr>
          <w:rFonts w:hint="cs"/>
          <w:rtl/>
        </w:rPr>
        <w:t xml:space="preserve">נקרא אחרת לגמרי. למשל, הילד מעז לנחש. ואילו המפלצת הופכת עצמה מעז לנחש. </w:t>
      </w:r>
      <w:r w:rsidR="00622233">
        <w:rPr>
          <w:rFonts w:hint="cs"/>
          <w:rtl/>
        </w:rPr>
        <w:t xml:space="preserve">הילד אוכל בְּלִילות מבֵּיצה, ואילו </w:t>
      </w:r>
      <w:r w:rsidR="00AC0148">
        <w:rPr>
          <w:rFonts w:hint="cs"/>
          <w:rtl/>
        </w:rPr>
        <w:t>המפלצת מגיחה בלילות מב</w:t>
      </w:r>
      <w:r w:rsidR="00D80AC9">
        <w:rPr>
          <w:rFonts w:hint="cs"/>
          <w:rtl/>
        </w:rPr>
        <w:t>ִּ</w:t>
      </w:r>
      <w:r w:rsidR="00D245B9">
        <w:rPr>
          <w:rFonts w:hint="cs"/>
          <w:rtl/>
        </w:rPr>
        <w:t>יצה</w:t>
      </w:r>
      <w:r w:rsidR="00AC0148">
        <w:rPr>
          <w:rFonts w:hint="cs"/>
          <w:rtl/>
        </w:rPr>
        <w:t xml:space="preserve">. </w:t>
      </w:r>
      <w:r w:rsidR="001B77DE">
        <w:rPr>
          <w:rFonts w:cs="Times New Roman"/>
          <w:rtl/>
        </w:rPr>
        <w:t xml:space="preserve">המפלצת הינה שרץ שביער כפר שלם ודקר בות.... ---, לעומת / ומנגד אליו </w:t>
      </w:r>
      <w:r w:rsidR="003868E0">
        <w:rPr>
          <w:rFonts w:cs="Times New Roman" w:hint="cs"/>
          <w:rtl/>
        </w:rPr>
        <w:t xml:space="preserve">(עבור אותו זה שעד היום מתלבט מהם המרווחים בין מילים בעברית ומתי יש להצמיד מילה לזאת העוקבת אחריה ולכנותה בפשטות ובבוטות 'אות החיבור') </w:t>
      </w:r>
      <w:r w:rsidR="001B77DE">
        <w:rPr>
          <w:rFonts w:cs="Times New Roman"/>
          <w:rtl/>
        </w:rPr>
        <w:t>הילד שרץ ביער כפרש למוד קרבות....</w:t>
      </w:r>
      <w:r w:rsidR="001B77DE">
        <w:rPr>
          <w:rFonts w:cs="Times New Roman" w:hint="cs"/>
          <w:rtl/>
        </w:rPr>
        <w:t xml:space="preserve"> </w:t>
      </w:r>
      <w:r w:rsidR="00283DEF">
        <w:rPr>
          <w:rFonts w:hint="cs"/>
          <w:rtl/>
        </w:rPr>
        <w:t>ושמא מתבלבל</w:t>
      </w:r>
      <w:r w:rsidR="00F86B7C">
        <w:rPr>
          <w:rFonts w:hint="cs"/>
          <w:rtl/>
        </w:rPr>
        <w:t xml:space="preserve"> הקורא</w:t>
      </w:r>
      <w:r w:rsidR="00CA2CBB">
        <w:rPr>
          <w:rFonts w:hint="cs"/>
          <w:rtl/>
        </w:rPr>
        <w:t xml:space="preserve"> ומערבב את הניקוד של אח</w:t>
      </w:r>
      <w:r w:rsidR="00F86B7C">
        <w:rPr>
          <w:rFonts w:hint="cs"/>
          <w:rtl/>
        </w:rPr>
        <w:t>ת</w:t>
      </w:r>
      <w:r w:rsidR="00CA2CBB">
        <w:rPr>
          <w:rFonts w:hint="cs"/>
          <w:rtl/>
        </w:rPr>
        <w:t xml:space="preserve"> ה</w:t>
      </w:r>
      <w:r w:rsidR="00F86B7C">
        <w:rPr>
          <w:rFonts w:hint="cs"/>
          <w:rtl/>
        </w:rPr>
        <w:t xml:space="preserve">הטלות בניקוד </w:t>
      </w:r>
      <w:r w:rsidR="00CA2CBB">
        <w:rPr>
          <w:rFonts w:hint="cs"/>
          <w:rtl/>
        </w:rPr>
        <w:t>ההטלה ה</w:t>
      </w:r>
      <w:r w:rsidR="003A7E9C">
        <w:rPr>
          <w:rFonts w:hint="cs"/>
          <w:rtl/>
        </w:rPr>
        <w:t>שנייה</w:t>
      </w:r>
      <w:r w:rsidR="00CA2CBB">
        <w:rPr>
          <w:rFonts w:hint="cs"/>
          <w:rtl/>
        </w:rPr>
        <w:t>? אז</w:t>
      </w:r>
      <w:r w:rsidR="00F86B7C">
        <w:rPr>
          <w:rFonts w:hint="cs"/>
          <w:rtl/>
        </w:rPr>
        <w:t>י</w:t>
      </w:r>
      <w:r w:rsidR="00CA2CBB">
        <w:rPr>
          <w:rFonts w:hint="cs"/>
          <w:rtl/>
        </w:rPr>
        <w:t xml:space="preserve"> הילד הקטן והמפלצת הנוראה מתער</w:t>
      </w:r>
      <w:r w:rsidR="00F86B7C">
        <w:rPr>
          <w:rFonts w:hint="cs"/>
          <w:rtl/>
        </w:rPr>
        <w:t>בבים, ואי</w:t>
      </w:r>
      <w:r w:rsidR="00D245B9">
        <w:rPr>
          <w:rFonts w:hint="cs"/>
          <w:rtl/>
        </w:rPr>
        <w:t>ן</w:t>
      </w:r>
      <w:r w:rsidR="00F86B7C">
        <w:rPr>
          <w:rFonts w:hint="cs"/>
          <w:rtl/>
        </w:rPr>
        <w:t xml:space="preserve"> לחלץ </w:t>
      </w:r>
      <w:r w:rsidR="00CA2CBB">
        <w:rPr>
          <w:rFonts w:hint="cs"/>
          <w:rtl/>
        </w:rPr>
        <w:t>את האחד מהשני, הם הופכים ליצור אחד ששתי התכונות טבועות בו.</w:t>
      </w:r>
    </w:p>
    <w:p w14:paraId="29BD601B" w14:textId="2AA31F01" w:rsidR="00EE1B1B" w:rsidRDefault="000C7F71" w:rsidP="00CC04AB">
      <w:pPr>
        <w:rPr>
          <w:rtl/>
        </w:rPr>
      </w:pPr>
      <w:r>
        <w:rPr>
          <w:rFonts w:hint="cs"/>
          <w:rtl/>
        </w:rPr>
        <w:t xml:space="preserve">אינך יודע למשל אם העננים מִתְעבּים לקראת הגשם, או שהעננים מְתעבִים את הגשם </w:t>
      </w:r>
      <w:r w:rsidR="00622233">
        <w:rPr>
          <w:rFonts w:hint="cs"/>
          <w:rtl/>
        </w:rPr>
        <w:t xml:space="preserve">מאחר והוא </w:t>
      </w:r>
      <w:r>
        <w:rPr>
          <w:rFonts w:hint="cs"/>
          <w:rtl/>
        </w:rPr>
        <w:t>גורע מבשרם...</w:t>
      </w:r>
      <w:r>
        <w:t xml:space="preserve"> </w:t>
      </w:r>
      <w:r>
        <w:rPr>
          <w:rFonts w:hint="cs"/>
          <w:rtl/>
        </w:rPr>
        <w:t>[ניקוד לא בדוק]</w:t>
      </w:r>
      <w:r w:rsidR="00EE1B1B">
        <w:rPr>
          <w:rFonts w:hint="cs"/>
          <w:rtl/>
        </w:rPr>
        <w:t xml:space="preserve">ובעצם, כל </w:t>
      </w:r>
      <w:r w:rsidR="00420FC9">
        <w:rPr>
          <w:rFonts w:hint="cs"/>
          <w:rtl/>
        </w:rPr>
        <w:t>חיבו</w:t>
      </w:r>
      <w:r w:rsidR="00EE1B1B">
        <w:rPr>
          <w:rFonts w:hint="cs"/>
          <w:rtl/>
        </w:rPr>
        <w:t>ר</w:t>
      </w:r>
      <w:r w:rsidR="00420FC9">
        <w:rPr>
          <w:rFonts w:hint="cs"/>
          <w:rtl/>
        </w:rPr>
        <w:t>,</w:t>
      </w:r>
      <w:r w:rsidR="00EE1B1B">
        <w:rPr>
          <w:rFonts w:hint="cs"/>
          <w:rtl/>
        </w:rPr>
        <w:t xml:space="preserve"> גם </w:t>
      </w:r>
      <w:r w:rsidR="00420FC9">
        <w:rPr>
          <w:rFonts w:hint="cs"/>
          <w:rtl/>
        </w:rPr>
        <w:t>זה ה</w:t>
      </w:r>
      <w:r w:rsidR="00EE1B1B">
        <w:rPr>
          <w:rFonts w:hint="cs"/>
          <w:rtl/>
        </w:rPr>
        <w:t>מנוקד</w:t>
      </w:r>
      <w:r w:rsidR="00420FC9">
        <w:rPr>
          <w:rFonts w:hint="cs"/>
          <w:rtl/>
        </w:rPr>
        <w:t xml:space="preserve"> במלואו,</w:t>
      </w:r>
      <w:r w:rsidR="00EE1B1B">
        <w:rPr>
          <w:rFonts w:hint="cs"/>
          <w:rtl/>
        </w:rPr>
        <w:t xml:space="preserve"> </w:t>
      </w:r>
      <w:r w:rsidR="00420FC9">
        <w:rPr>
          <w:rFonts w:hint="cs"/>
          <w:rtl/>
        </w:rPr>
        <w:t>גם זה ה</w:t>
      </w:r>
      <w:r w:rsidR="00EE1B1B">
        <w:rPr>
          <w:rFonts w:hint="cs"/>
          <w:rtl/>
        </w:rPr>
        <w:t xml:space="preserve">מפוסק </w:t>
      </w:r>
      <w:r w:rsidR="00420FC9">
        <w:rPr>
          <w:rFonts w:hint="cs"/>
          <w:rtl/>
        </w:rPr>
        <w:t xml:space="preserve">כהלכתו, </w:t>
      </w:r>
      <w:r w:rsidR="00EE1B1B">
        <w:rPr>
          <w:rFonts w:hint="cs"/>
          <w:rtl/>
        </w:rPr>
        <w:t>יכול להכיל ב</w:t>
      </w:r>
      <w:r w:rsidR="009F130B">
        <w:rPr>
          <w:rFonts w:hint="cs"/>
          <w:rtl/>
        </w:rPr>
        <w:t>קרבו</w:t>
      </w:r>
      <w:r w:rsidR="00EE1B1B">
        <w:rPr>
          <w:rFonts w:hint="cs"/>
          <w:rtl/>
        </w:rPr>
        <w:t xml:space="preserve"> שתי הטלות שונו</w:t>
      </w:r>
      <w:r w:rsidR="00420FC9">
        <w:rPr>
          <w:rFonts w:hint="cs"/>
          <w:rtl/>
        </w:rPr>
        <w:t>ת ואף יותר, סיפורים שונים</w:t>
      </w:r>
      <w:r w:rsidR="00EE1B1B">
        <w:rPr>
          <w:rFonts w:hint="cs"/>
          <w:rtl/>
        </w:rPr>
        <w:t xml:space="preserve"> </w:t>
      </w:r>
      <w:r w:rsidR="00420FC9">
        <w:rPr>
          <w:rFonts w:hint="cs"/>
          <w:rtl/>
        </w:rPr>
        <w:t xml:space="preserve">אשר </w:t>
      </w:r>
      <w:r w:rsidR="00EE1B1B">
        <w:rPr>
          <w:rFonts w:hint="cs"/>
          <w:rtl/>
        </w:rPr>
        <w:t xml:space="preserve">באחד </w:t>
      </w:r>
      <w:r w:rsidR="00EE1B1B">
        <w:rPr>
          <w:rtl/>
        </w:rPr>
        <w:t>–</w:t>
      </w:r>
      <w:r w:rsidR="00EE1B1B">
        <w:rPr>
          <w:rFonts w:hint="cs"/>
          <w:rtl/>
        </w:rPr>
        <w:t xml:space="preserve"> מאבק אמיץ ב</w:t>
      </w:r>
      <w:r w:rsidR="00420FC9">
        <w:rPr>
          <w:rFonts w:hint="cs"/>
          <w:rtl/>
        </w:rPr>
        <w:t>ִּ</w:t>
      </w:r>
      <w:r w:rsidR="00EE1B1B">
        <w:rPr>
          <w:rFonts w:hint="cs"/>
          <w:rtl/>
        </w:rPr>
        <w:t>ד</w:t>
      </w:r>
      <w:r w:rsidR="00420FC9">
        <w:rPr>
          <w:rFonts w:hint="cs"/>
          <w:rtl/>
        </w:rPr>
        <w:t>ְ</w:t>
      </w:r>
      <w:r w:rsidR="00EE1B1B">
        <w:rPr>
          <w:rFonts w:hint="cs"/>
          <w:rtl/>
        </w:rPr>
        <w:t>רקונים שהפילו חיתתם מזה שנים על הרי</w:t>
      </w:r>
      <w:r w:rsidR="001E18F8">
        <w:rPr>
          <w:rFonts w:hint="cs"/>
          <w:rtl/>
        </w:rPr>
        <w:t>-האבן</w:t>
      </w:r>
      <w:r w:rsidR="00EE1B1B">
        <w:rPr>
          <w:rFonts w:hint="cs"/>
          <w:rtl/>
        </w:rPr>
        <w:t xml:space="preserve"> הבודדים ב</w:t>
      </w:r>
      <w:r w:rsidR="00283DEF">
        <w:rPr>
          <w:rFonts w:hint="cs"/>
          <w:rtl/>
        </w:rPr>
        <w:t xml:space="preserve">מזרח [כפי שהיה בהוביט] ובאחר </w:t>
      </w:r>
      <w:r w:rsidR="00283DEF">
        <w:rPr>
          <w:rtl/>
        </w:rPr>
        <w:t>–</w:t>
      </w:r>
      <w:r w:rsidR="00EE1B1B">
        <w:rPr>
          <w:rFonts w:hint="cs"/>
          <w:rtl/>
        </w:rPr>
        <w:t xml:space="preserve"> </w:t>
      </w:r>
      <w:r w:rsidR="001E18F8">
        <w:rPr>
          <w:rFonts w:hint="cs"/>
          <w:rtl/>
        </w:rPr>
        <w:t>ה</w:t>
      </w:r>
      <w:r w:rsidR="00CC04AB">
        <w:rPr>
          <w:rFonts w:hint="cs"/>
          <w:rtl/>
        </w:rPr>
        <w:t>שלמה עם דוקרנים המבצבצים מאבני</w:t>
      </w:r>
      <w:r w:rsidR="008930FD">
        <w:rPr>
          <w:rFonts w:hint="cs"/>
          <w:rtl/>
        </w:rPr>
        <w:t>-</w:t>
      </w:r>
      <w:r w:rsidR="00EE1B1B">
        <w:rPr>
          <w:rFonts w:hint="cs"/>
          <w:rtl/>
        </w:rPr>
        <w:t>חומה שיש ל</w:t>
      </w:r>
      <w:r w:rsidR="001E18F8">
        <w:rPr>
          <w:rFonts w:hint="cs"/>
          <w:rtl/>
        </w:rPr>
        <w:t>הבקיע</w:t>
      </w:r>
      <w:r w:rsidR="00EE1B1B">
        <w:rPr>
          <w:rFonts w:hint="cs"/>
          <w:rtl/>
        </w:rPr>
        <w:t>.</w:t>
      </w:r>
    </w:p>
    <w:p w14:paraId="611CBE27" w14:textId="55A46174" w:rsidR="00CA2CBB" w:rsidRDefault="001E18F8" w:rsidP="00683D6D">
      <w:pPr>
        <w:rPr>
          <w:rtl/>
        </w:rPr>
      </w:pPr>
      <w:r>
        <w:rPr>
          <w:rFonts w:hint="cs"/>
          <w:rtl/>
        </w:rPr>
        <w:t>[</w:t>
      </w:r>
      <w:r w:rsidR="00CA2CBB">
        <w:rPr>
          <w:rFonts w:hint="cs"/>
          <w:rtl/>
        </w:rPr>
        <w:t xml:space="preserve">אבל אז האוטובוס הדייקן הגיע, ואלכס </w:t>
      </w:r>
      <w:r w:rsidR="00B95448">
        <w:rPr>
          <w:rFonts w:hint="cs"/>
          <w:rtl/>
        </w:rPr>
        <w:t>נ</w:t>
      </w:r>
      <w:r w:rsidR="00683D6D">
        <w:rPr>
          <w:rFonts w:hint="cs"/>
          <w:rtl/>
        </w:rPr>
        <w:t>סע לבהרנפלד ו</w:t>
      </w:r>
      <w:r w:rsidR="00CA2CBB">
        <w:rPr>
          <w:rFonts w:hint="cs"/>
          <w:rtl/>
        </w:rPr>
        <w:t>חילוץ הילד מהמפלצת נקטע באיבו, הם נותרו מעורבבים ומאוחדים האחד בשני.</w:t>
      </w:r>
      <w:r>
        <w:rPr>
          <w:rFonts w:hint="cs"/>
          <w:rtl/>
        </w:rPr>
        <w:t>]</w:t>
      </w:r>
    </w:p>
    <w:p w14:paraId="1E3B8B7D" w14:textId="3BEEEE36" w:rsidR="00B564E1" w:rsidRDefault="00B564E1" w:rsidP="00683D6D">
      <w:pPr>
        <w:rPr>
          <w:rtl/>
        </w:rPr>
      </w:pPr>
      <w:r>
        <w:rPr>
          <w:rFonts w:hint="cs"/>
          <w:rtl/>
        </w:rPr>
        <w:t xml:space="preserve">[עוד </w:t>
      </w:r>
      <w:r w:rsidR="004D7433">
        <w:rPr>
          <w:rFonts w:hint="cs"/>
          <w:rtl/>
        </w:rPr>
        <w:t>ניסיון</w:t>
      </w:r>
      <w:r>
        <w:rPr>
          <w:rFonts w:hint="cs"/>
          <w:rtl/>
        </w:rPr>
        <w:t xml:space="preserve"> לסיפור שיכול להיקרא בשתי דרכים:</w:t>
      </w:r>
    </w:p>
    <w:p w14:paraId="5B96588F" w14:textId="31D05764" w:rsidR="00B564E1" w:rsidRDefault="00B564E1" w:rsidP="00683D6D">
      <w:pPr>
        <w:rPr>
          <w:rtl/>
        </w:rPr>
      </w:pPr>
    </w:p>
    <w:p w14:paraId="20B57152" w14:textId="5D406BAB" w:rsidR="00B564E1" w:rsidRDefault="00B564E1" w:rsidP="00683D6D">
      <w:pPr>
        <w:rPr>
          <w:rtl/>
        </w:rPr>
      </w:pPr>
      <w:r>
        <w:rPr>
          <w:rFonts w:hint="cs"/>
          <w:rtl/>
        </w:rPr>
        <w:t xml:space="preserve">האדים העולים מן הביצה בלילות בחן הסיר </w:t>
      </w:r>
    </w:p>
    <w:p w14:paraId="0B6F6B3F" w14:textId="79E8B080" w:rsidR="00B564E1" w:rsidRDefault="00B564E1" w:rsidP="00683D6D">
      <w:pPr>
        <w:rPr>
          <w:rtl/>
        </w:rPr>
      </w:pPr>
      <w:r>
        <w:rPr>
          <w:rFonts w:hint="cs"/>
          <w:rtl/>
        </w:rPr>
        <w:t>הילד האדים                            בחן הסיר בגדיו</w:t>
      </w:r>
    </w:p>
    <w:p w14:paraId="6EC82AB0" w14:textId="498B1001" w:rsidR="00B564E1" w:rsidRDefault="00B564E1" w:rsidP="00683D6D">
      <w:pPr>
        <w:rPr>
          <w:rtl/>
        </w:rPr>
      </w:pPr>
      <w:r>
        <w:rPr>
          <w:rFonts w:hint="cs"/>
          <w:rtl/>
        </w:rPr>
        <w:t xml:space="preserve">                            לחמוד                         ישנה הקיץ</w:t>
      </w:r>
    </w:p>
    <w:p w14:paraId="76F1DBF7" w14:textId="77777777" w:rsidR="00B564E1" w:rsidRDefault="00B564E1" w:rsidP="00683D6D">
      <w:pPr>
        <w:rPr>
          <w:rtl/>
        </w:rPr>
      </w:pPr>
    </w:p>
    <w:p w14:paraId="0D5D1297" w14:textId="469EDCC2" w:rsidR="00B564E1" w:rsidRDefault="00B564E1" w:rsidP="00683D6D">
      <w:pPr>
        <w:rPr>
          <w:rtl/>
        </w:rPr>
      </w:pPr>
      <w:r>
        <w:rPr>
          <w:rFonts w:hint="cs"/>
          <w:rtl/>
        </w:rPr>
        <w:t>]</w:t>
      </w:r>
    </w:p>
    <w:p w14:paraId="26B7CFE9" w14:textId="77777777" w:rsidR="004627AB" w:rsidRDefault="001E18F8" w:rsidP="00250000">
      <w:pPr>
        <w:rPr>
          <w:rtl/>
        </w:rPr>
      </w:pPr>
      <w:r>
        <w:rPr>
          <w:rFonts w:hint="cs"/>
          <w:rtl/>
        </w:rPr>
        <w:t>[</w:t>
      </w:r>
      <w:r w:rsidR="004627AB" w:rsidRPr="00CD067C">
        <w:rPr>
          <w:rtl/>
        </w:rPr>
        <w:t xml:space="preserve">פטרה התעניינה בחוקי הדיקדוק בעיברית ואלכס </w:t>
      </w:r>
      <w:r w:rsidR="004627AB" w:rsidRPr="00CD067C">
        <w:rPr>
          <w:rFonts w:hint="cs"/>
          <w:rtl/>
        </w:rPr>
        <w:t>ניסה ל</w:t>
      </w:r>
      <w:r w:rsidR="004627AB" w:rsidRPr="00CD067C">
        <w:rPr>
          <w:rtl/>
        </w:rPr>
        <w:t>הסביר.</w:t>
      </w:r>
      <w:r>
        <w:rPr>
          <w:rFonts w:hint="cs"/>
          <w:rtl/>
        </w:rPr>
        <w:t>]</w:t>
      </w:r>
    </w:p>
    <w:p w14:paraId="020D8E7E" w14:textId="0D73C401" w:rsidR="00CE3E5D" w:rsidRDefault="00CE3E5D" w:rsidP="00250000">
      <w:pPr>
        <w:rPr>
          <w:rtl/>
        </w:rPr>
      </w:pPr>
      <w:r>
        <w:rPr>
          <w:rFonts w:hint="cs"/>
          <w:rtl/>
        </w:rPr>
        <w:t xml:space="preserve">אלכס לפטרה </w:t>
      </w:r>
      <w:r>
        <w:rPr>
          <w:rtl/>
        </w:rPr>
        <w:t>–</w:t>
      </w:r>
      <w:r>
        <w:rPr>
          <w:rFonts w:hint="cs"/>
          <w:rtl/>
        </w:rPr>
        <w:t xml:space="preserve"> לאותיות עבריות יש טעם של אבק.</w:t>
      </w:r>
    </w:p>
    <w:p w14:paraId="2D330141" w14:textId="6C5D1A6F" w:rsidR="00CE3E5D" w:rsidRDefault="00CE3E5D" w:rsidP="00250000">
      <w:pPr>
        <w:rPr>
          <w:rtl/>
        </w:rPr>
      </w:pPr>
      <w:r>
        <w:rPr>
          <w:rFonts w:hint="cs"/>
          <w:rtl/>
        </w:rPr>
        <w:lastRenderedPageBreak/>
        <w:t xml:space="preserve">פטרה </w:t>
      </w:r>
      <w:r>
        <w:rPr>
          <w:rtl/>
        </w:rPr>
        <w:t>–</w:t>
      </w:r>
      <w:r>
        <w:rPr>
          <w:rFonts w:hint="cs"/>
          <w:rtl/>
        </w:rPr>
        <w:t xml:space="preserve"> כלומר, בלתי מוחשיות? שכבה דקיקה ונעלמת?</w:t>
      </w:r>
    </w:p>
    <w:p w14:paraId="23034CDF" w14:textId="18CA2054" w:rsidR="00CE3E5D" w:rsidRPr="00CD067C" w:rsidRDefault="00CE3E5D" w:rsidP="00250000">
      <w:pPr>
        <w:rPr>
          <w:rtl/>
        </w:rPr>
      </w:pPr>
      <w:r>
        <w:rPr>
          <w:rFonts w:hint="cs"/>
          <w:rtl/>
        </w:rPr>
        <w:t xml:space="preserve">אלכס </w:t>
      </w:r>
      <w:r>
        <w:rPr>
          <w:rtl/>
        </w:rPr>
        <w:t>–</w:t>
      </w:r>
      <w:r>
        <w:rPr>
          <w:rFonts w:hint="cs"/>
          <w:rtl/>
        </w:rPr>
        <w:t xml:space="preserve"> לא, לא אבק אירופאי. אבק של שפלת החוף, של מדבריות יהודה, של שדות לא סקולים, אבק שחודר לכל נקב ובין השיניים, מתחת ללשון </w:t>
      </w:r>
      <w:r w:rsidR="00F72D82">
        <w:rPr>
          <w:rFonts w:hint="cs"/>
          <w:rtl/>
        </w:rPr>
        <w:t>ומבטן [?????????????] את הלוע, מפעפע למחזור הדם.</w:t>
      </w:r>
    </w:p>
    <w:p w14:paraId="74AFED24" w14:textId="77777777" w:rsidR="004627AB" w:rsidRPr="00CD067C" w:rsidRDefault="004627AB" w:rsidP="001E18F8">
      <w:pPr>
        <w:rPr>
          <w:rtl/>
        </w:rPr>
      </w:pPr>
      <w:r w:rsidRPr="00CD067C">
        <w:rPr>
          <w:rtl/>
        </w:rPr>
        <w:t xml:space="preserve">פטרה </w:t>
      </w:r>
      <w:r w:rsidR="001E18F8">
        <w:rPr>
          <w:rFonts w:hint="cs"/>
          <w:rtl/>
        </w:rPr>
        <w:t>קישרה את</w:t>
      </w:r>
      <w:r w:rsidRPr="00CD067C">
        <w:rPr>
          <w:rFonts w:hint="cs"/>
          <w:rtl/>
        </w:rPr>
        <w:t xml:space="preserve"> </w:t>
      </w:r>
      <w:r w:rsidR="008930FD">
        <w:rPr>
          <w:rtl/>
        </w:rPr>
        <w:t>ה-א"ב הע</w:t>
      </w:r>
      <w:r w:rsidRPr="00CD067C">
        <w:rPr>
          <w:rtl/>
        </w:rPr>
        <w:t xml:space="preserve">ברי </w:t>
      </w:r>
      <w:r w:rsidR="001E18F8">
        <w:rPr>
          <w:rFonts w:hint="cs"/>
          <w:rtl/>
        </w:rPr>
        <w:t>ל</w:t>
      </w:r>
      <w:r w:rsidRPr="00CD067C">
        <w:rPr>
          <w:rtl/>
        </w:rPr>
        <w:t>חול</w:t>
      </w:r>
      <w:r w:rsidR="001E18F8">
        <w:rPr>
          <w:rFonts w:hint="cs"/>
          <w:rtl/>
        </w:rPr>
        <w:t xml:space="preserve"> המדבר</w:t>
      </w:r>
      <w:r w:rsidRPr="00CD067C">
        <w:rPr>
          <w:rtl/>
        </w:rPr>
        <w:t xml:space="preserve">. </w:t>
      </w:r>
    </w:p>
    <w:p w14:paraId="1C297391" w14:textId="77777777" w:rsidR="004627AB" w:rsidRPr="00CD067C" w:rsidRDefault="004627AB" w:rsidP="00250000">
      <w:pPr>
        <w:rPr>
          <w:rtl/>
        </w:rPr>
      </w:pPr>
      <w:r w:rsidRPr="00CD067C">
        <w:rPr>
          <w:rtl/>
        </w:rPr>
        <w:t>ומהן האסוציאציות של ה-א"ב הלטיני?</w:t>
      </w:r>
    </w:p>
    <w:p w14:paraId="7D435451" w14:textId="77777777" w:rsidR="004627AB" w:rsidRPr="00CD067C" w:rsidRDefault="004627AB" w:rsidP="001E18F8">
      <w:pPr>
        <w:rPr>
          <w:rtl/>
        </w:rPr>
      </w:pPr>
      <w:r w:rsidRPr="00CD067C">
        <w:rPr>
          <w:rtl/>
        </w:rPr>
        <w:t>פלדה.</w:t>
      </w:r>
    </w:p>
    <w:p w14:paraId="1B06B50B" w14:textId="77777777" w:rsidR="004627AB" w:rsidRPr="00CD067C" w:rsidRDefault="001E18F8" w:rsidP="00250000">
      <w:pPr>
        <w:rPr>
          <w:rtl/>
        </w:rPr>
      </w:pPr>
      <w:r>
        <w:rPr>
          <w:rFonts w:hint="cs"/>
          <w:rtl/>
        </w:rPr>
        <w:t>[</w:t>
      </w:r>
      <w:r w:rsidR="004627AB" w:rsidRPr="00CD067C">
        <w:rPr>
          <w:rtl/>
        </w:rPr>
        <w:t>"ושל ה-א"ב הקירילי?"</w:t>
      </w:r>
    </w:p>
    <w:p w14:paraId="6B5C2629" w14:textId="77777777" w:rsidR="004627AB" w:rsidRPr="00CD067C" w:rsidRDefault="004627AB" w:rsidP="00250000">
      <w:pPr>
        <w:rPr>
          <w:rtl/>
        </w:rPr>
      </w:pPr>
      <w:r w:rsidRPr="00CD067C">
        <w:rPr>
          <w:rtl/>
        </w:rPr>
        <w:t>"לא יודעת. תשאל את ארקדי."</w:t>
      </w:r>
      <w:r w:rsidR="001E18F8">
        <w:rPr>
          <w:rFonts w:hint="cs"/>
          <w:rtl/>
        </w:rPr>
        <w:t>]</w:t>
      </w:r>
    </w:p>
    <w:p w14:paraId="4930D174" w14:textId="77777777" w:rsidR="004627AB" w:rsidRPr="00CD067C" w:rsidRDefault="00EA24F1" w:rsidP="007B6012">
      <w:pPr>
        <w:rPr>
          <w:rtl/>
        </w:rPr>
      </w:pPr>
      <w:r>
        <w:rPr>
          <w:rFonts w:hint="cs"/>
          <w:rtl/>
        </w:rPr>
        <w:t xml:space="preserve">מעט </w:t>
      </w:r>
      <w:r w:rsidR="00283DEF">
        <w:rPr>
          <w:rFonts w:hint="cs"/>
          <w:rtl/>
        </w:rPr>
        <w:t>לאחר</w:t>
      </w:r>
      <w:r>
        <w:rPr>
          <w:rFonts w:hint="cs"/>
          <w:rtl/>
        </w:rPr>
        <w:t xml:space="preserve"> ש</w:t>
      </w:r>
      <w:r w:rsidR="00CC04AB">
        <w:rPr>
          <w:rFonts w:hint="cs"/>
          <w:rtl/>
        </w:rPr>
        <w:t xml:space="preserve">פטרה </w:t>
      </w:r>
      <w:r w:rsidR="00283DEF">
        <w:rPr>
          <w:rFonts w:hint="cs"/>
          <w:rtl/>
        </w:rPr>
        <w:t>חזרה להפציר</w:t>
      </w:r>
      <w:r w:rsidR="00CC04AB">
        <w:rPr>
          <w:rFonts w:hint="cs"/>
          <w:rtl/>
        </w:rPr>
        <w:t xml:space="preserve"> בו </w:t>
      </w:r>
      <w:r>
        <w:rPr>
          <w:rFonts w:hint="cs"/>
          <w:rtl/>
        </w:rPr>
        <w:t xml:space="preserve">להתייחס </w:t>
      </w:r>
      <w:r w:rsidR="008930FD">
        <w:rPr>
          <w:rFonts w:hint="cs"/>
          <w:rtl/>
        </w:rPr>
        <w:t>אליה</w:t>
      </w:r>
      <w:r>
        <w:rPr>
          <w:rFonts w:hint="cs"/>
          <w:rtl/>
        </w:rPr>
        <w:t xml:space="preserve"> בלשון פנייה ישירה</w:t>
      </w:r>
      <w:r w:rsidR="00283DEF">
        <w:rPr>
          <w:rFonts w:hint="cs"/>
          <w:rtl/>
        </w:rPr>
        <w:t>,</w:t>
      </w:r>
      <w:r>
        <w:rPr>
          <w:rFonts w:hint="cs"/>
          <w:rtl/>
        </w:rPr>
        <w:t xml:space="preserve"> [בגוף </w:t>
      </w:r>
      <w:r>
        <w:rPr>
          <w:rFonts w:hint="cs"/>
        </w:rPr>
        <w:t>II</w:t>
      </w:r>
      <w:r>
        <w:rPr>
          <w:rFonts w:hint="cs"/>
          <w:rtl/>
        </w:rPr>
        <w:t xml:space="preserve"> </w:t>
      </w:r>
      <w:r>
        <w:t>familiar</w:t>
      </w:r>
      <w:r>
        <w:rPr>
          <w:rFonts w:hint="cs"/>
          <w:rtl/>
        </w:rPr>
        <w:t xml:space="preserve"> </w:t>
      </w:r>
      <w:r w:rsidR="007B6012">
        <w:rPr>
          <w:rtl/>
        </w:rPr>
        <w:t>–</w:t>
      </w:r>
      <w:r w:rsidR="007B6012">
        <w:rPr>
          <w:rFonts w:hint="cs"/>
          <w:rtl/>
        </w:rPr>
        <w:t xml:space="preserve"> </w:t>
      </w:r>
      <w:r w:rsidR="009476C6">
        <w:rPr>
          <w:rFonts w:hint="cs"/>
          <w:rtl/>
        </w:rPr>
        <w:t>אח"כ אני אומרת שלאלכס היה קשה עם זה???]</w:t>
      </w:r>
      <w:r w:rsidR="00283DEF">
        <w:rPr>
          <w:rFonts w:hint="cs"/>
          <w:rtl/>
        </w:rPr>
        <w:t xml:space="preserve"> </w:t>
      </w:r>
      <w:r w:rsidR="00283DEF" w:rsidRPr="00CD067C">
        <w:rPr>
          <w:rtl/>
        </w:rPr>
        <w:t>אלכס סיפר לה על תחוש</w:t>
      </w:r>
      <w:r w:rsidR="00283DEF">
        <w:rPr>
          <w:rFonts w:hint="cs"/>
          <w:rtl/>
        </w:rPr>
        <w:t>תו</w:t>
      </w:r>
      <w:r w:rsidR="00283DEF" w:rsidRPr="00CD067C">
        <w:rPr>
          <w:rtl/>
        </w:rPr>
        <w:t xml:space="preserve"> של</w:t>
      </w:r>
      <w:r w:rsidR="00283DEF">
        <w:rPr>
          <w:rFonts w:hint="cs"/>
          <w:rtl/>
        </w:rPr>
        <w:t xml:space="preserve"> מארק</w:t>
      </w:r>
      <w:r w:rsidR="00283DEF" w:rsidRPr="00CD067C">
        <w:rPr>
          <w:rtl/>
        </w:rPr>
        <w:t xml:space="preserve"> שלכל ספרה </w:t>
      </w:r>
      <w:r w:rsidR="00283DEF">
        <w:rPr>
          <w:rFonts w:hint="cs"/>
          <w:rtl/>
        </w:rPr>
        <w:t xml:space="preserve">ואות </w:t>
      </w:r>
      <w:r w:rsidR="00283DEF" w:rsidRPr="00CD067C">
        <w:rPr>
          <w:rtl/>
        </w:rPr>
        <w:t>יש צבע.</w:t>
      </w:r>
    </w:p>
    <w:p w14:paraId="70E031F8" w14:textId="77777777" w:rsidR="004627AB" w:rsidRPr="00CD067C" w:rsidRDefault="00283DEF" w:rsidP="00250000">
      <w:pPr>
        <w:rPr>
          <w:rtl/>
        </w:rPr>
      </w:pPr>
      <w:r>
        <w:rPr>
          <w:rFonts w:hint="cs"/>
          <w:rtl/>
        </w:rPr>
        <w:t xml:space="preserve"> </w:t>
      </w:r>
      <w:r w:rsidR="00204A68">
        <w:rPr>
          <w:rFonts w:hint="cs"/>
          <w:rtl/>
        </w:rPr>
        <w:t>[</w:t>
      </w:r>
      <w:r w:rsidR="004627AB" w:rsidRPr="00CD067C">
        <w:rPr>
          <w:rtl/>
        </w:rPr>
        <w:t>האם גם לכל אות יש צבע?</w:t>
      </w:r>
    </w:p>
    <w:p w14:paraId="63E9E756" w14:textId="77777777" w:rsidR="004627AB" w:rsidRPr="00CD067C" w:rsidRDefault="004627AB" w:rsidP="00250000">
      <w:pPr>
        <w:rPr>
          <w:rtl/>
        </w:rPr>
      </w:pPr>
      <w:r w:rsidRPr="00CD067C">
        <w:rPr>
          <w:rtl/>
        </w:rPr>
        <w:t>כן.</w:t>
      </w:r>
    </w:p>
    <w:p w14:paraId="1F5CABFB" w14:textId="77777777" w:rsidR="004627AB" w:rsidRPr="00CD067C" w:rsidRDefault="004627AB" w:rsidP="00250000">
      <w:pPr>
        <w:rPr>
          <w:rtl/>
        </w:rPr>
      </w:pPr>
      <w:r w:rsidRPr="00CD067C">
        <w:rPr>
          <w:rtl/>
        </w:rPr>
        <w:t>מהם הצבעים של השם שלך?</w:t>
      </w:r>
      <w:r w:rsidR="00204A68">
        <w:rPr>
          <w:rFonts w:hint="cs"/>
          <w:rtl/>
        </w:rPr>
        <w:t>]</w:t>
      </w:r>
    </w:p>
    <w:p w14:paraId="413E7893" w14:textId="210E3212" w:rsidR="004627AB" w:rsidRPr="00CD067C" w:rsidRDefault="00204A68" w:rsidP="00CC04AB">
      <w:pPr>
        <w:rPr>
          <w:rtl/>
        </w:rPr>
      </w:pPr>
      <w:r>
        <w:rPr>
          <w:rFonts w:hint="cs"/>
          <w:rtl/>
        </w:rPr>
        <w:t xml:space="preserve">בכתב לטיני, </w:t>
      </w:r>
      <w:r w:rsidR="004627AB" w:rsidRPr="00CD067C">
        <w:t>Alex</w:t>
      </w:r>
      <w:r w:rsidR="004627AB" w:rsidRPr="00CD067C">
        <w:rPr>
          <w:rtl/>
        </w:rPr>
        <w:t xml:space="preserve"> – </w:t>
      </w:r>
      <w:r w:rsidR="004627AB" w:rsidRPr="00CD067C">
        <w:t>A</w:t>
      </w:r>
      <w:r w:rsidR="004627AB" w:rsidRPr="00CD067C">
        <w:rPr>
          <w:rtl/>
        </w:rPr>
        <w:t xml:space="preserve"> הוא ירוק כהה, </w:t>
      </w:r>
      <w:r w:rsidR="004627AB" w:rsidRPr="00CD067C">
        <w:t>e</w:t>
      </w:r>
      <w:r w:rsidR="004627AB" w:rsidRPr="00CD067C">
        <w:rPr>
          <w:rtl/>
        </w:rPr>
        <w:t xml:space="preserve"> כחול כהה. אלה הצבעים ששולטים בשם </w:t>
      </w:r>
      <w:r w:rsidR="004627AB" w:rsidRPr="00CD067C">
        <w:t>Alex</w:t>
      </w:r>
      <w:r w:rsidR="00495419">
        <w:rPr>
          <w:rtl/>
        </w:rPr>
        <w:t>.</w:t>
      </w:r>
    </w:p>
    <w:p w14:paraId="14A488AE" w14:textId="77777777" w:rsidR="004627AB" w:rsidRPr="00CD067C" w:rsidRDefault="00204A68" w:rsidP="00250000">
      <w:pPr>
        <w:rPr>
          <w:rtl/>
        </w:rPr>
      </w:pPr>
      <w:r>
        <w:rPr>
          <w:rFonts w:hint="cs"/>
          <w:rtl/>
        </w:rPr>
        <w:t>[</w:t>
      </w:r>
      <w:r w:rsidR="004627AB" w:rsidRPr="00CD067C">
        <w:rPr>
          <w:rtl/>
        </w:rPr>
        <w:t>האם גם לאותיות בעברית יש צבע?</w:t>
      </w:r>
    </w:p>
    <w:p w14:paraId="071C368F" w14:textId="77777777" w:rsidR="004627AB" w:rsidRPr="00CD067C" w:rsidRDefault="004627AB" w:rsidP="00250000">
      <w:pPr>
        <w:rPr>
          <w:rtl/>
        </w:rPr>
      </w:pPr>
      <w:r w:rsidRPr="00CD067C">
        <w:rPr>
          <w:rtl/>
        </w:rPr>
        <w:t>לא יודע... אולי.</w:t>
      </w:r>
    </w:p>
    <w:p w14:paraId="6065BA07" w14:textId="77777777" w:rsidR="004627AB" w:rsidRPr="00CD067C" w:rsidRDefault="004627AB" w:rsidP="00250000">
      <w:pPr>
        <w:rPr>
          <w:rtl/>
        </w:rPr>
      </w:pPr>
      <w:r w:rsidRPr="00CD067C">
        <w:rPr>
          <w:rtl/>
        </w:rPr>
        <w:t>מה הצבעים של השם אלכס בעברית?</w:t>
      </w:r>
      <w:r w:rsidR="00204A68">
        <w:rPr>
          <w:rFonts w:hint="cs"/>
          <w:rtl/>
        </w:rPr>
        <w:t>]</w:t>
      </w:r>
    </w:p>
    <w:p w14:paraId="399E9395" w14:textId="77777777" w:rsidR="00204A68" w:rsidRDefault="00204A68" w:rsidP="00204A68">
      <w:pPr>
        <w:rPr>
          <w:rtl/>
        </w:rPr>
      </w:pPr>
      <w:r w:rsidRPr="00CD067C">
        <w:rPr>
          <w:rtl/>
        </w:rPr>
        <w:t>רוב האותיות בעברית</w:t>
      </w:r>
      <w:r>
        <w:rPr>
          <w:rFonts w:hint="cs"/>
          <w:rtl/>
        </w:rPr>
        <w:t>, לעומת זאת,</w:t>
      </w:r>
      <w:r>
        <w:rPr>
          <w:rtl/>
        </w:rPr>
        <w:t xml:space="preserve"> חסרות צבע</w:t>
      </w:r>
      <w:r>
        <w:rPr>
          <w:rFonts w:hint="cs"/>
          <w:rtl/>
        </w:rPr>
        <w:t xml:space="preserve">, או שהינן </w:t>
      </w:r>
      <w:r w:rsidRPr="00CD067C">
        <w:rPr>
          <w:rFonts w:hint="cs"/>
          <w:rtl/>
        </w:rPr>
        <w:t>בעלות</w:t>
      </w:r>
      <w:r w:rsidRPr="00CD067C">
        <w:rPr>
          <w:rtl/>
        </w:rPr>
        <w:t xml:space="preserve"> צבע דהוי וחיוור.</w:t>
      </w:r>
    </w:p>
    <w:p w14:paraId="13908A55" w14:textId="77777777" w:rsidR="00204A68" w:rsidRPr="00CD067C" w:rsidRDefault="00204A68" w:rsidP="00204A68">
      <w:pPr>
        <w:rPr>
          <w:rtl/>
        </w:rPr>
      </w:pPr>
      <w:r>
        <w:rPr>
          <w:rFonts w:hint="cs"/>
          <w:rtl/>
        </w:rPr>
        <w:t xml:space="preserve">א' שחור, ל' לבן, כ' לבן גם הוא, ס' בהיר וכמעט לבן, </w:t>
      </w:r>
      <w:r w:rsidRPr="00CD067C">
        <w:rPr>
          <w:rtl/>
        </w:rPr>
        <w:t>נ' הוא תכלת, ד' כתום, ר' אדום.</w:t>
      </w:r>
      <w:r>
        <w:rPr>
          <w:rFonts w:hint="cs"/>
          <w:rtl/>
        </w:rPr>
        <w:t xml:space="preserve"> </w:t>
      </w:r>
      <w:r w:rsidR="00CC04AB">
        <w:rPr>
          <w:rFonts w:hint="cs"/>
          <w:rtl/>
        </w:rPr>
        <w:t xml:space="preserve">כלומר, </w:t>
      </w:r>
      <w:r>
        <w:rPr>
          <w:rFonts w:hint="cs"/>
          <w:rtl/>
        </w:rPr>
        <w:t>רק לקראת סופו</w:t>
      </w:r>
      <w:r w:rsidR="00400CC9">
        <w:rPr>
          <w:rFonts w:hint="cs"/>
          <w:rtl/>
        </w:rPr>
        <w:t>,</w:t>
      </w:r>
      <w:r>
        <w:rPr>
          <w:rFonts w:hint="cs"/>
          <w:rtl/>
        </w:rPr>
        <w:t xml:space="preserve"> אלכסנדר נצבע בגוונים עזים.</w:t>
      </w:r>
    </w:p>
    <w:p w14:paraId="2B179222" w14:textId="77777777" w:rsidR="004627AB" w:rsidRPr="00CD067C" w:rsidRDefault="00204A68" w:rsidP="00250000">
      <w:pPr>
        <w:rPr>
          <w:rtl/>
        </w:rPr>
      </w:pPr>
      <w:r>
        <w:rPr>
          <w:rFonts w:hint="cs"/>
          <w:rtl/>
        </w:rPr>
        <w:t>[</w:t>
      </w:r>
      <w:r w:rsidR="004627AB" w:rsidRPr="00CD067C">
        <w:rPr>
          <w:rtl/>
        </w:rPr>
        <w:t>כ' הוא לבן. ס' גם הוא צבע בהיר כמעט לבן. כל השם דהוי וחיוור. חסר צבע.</w:t>
      </w:r>
    </w:p>
    <w:p w14:paraId="424DDF1E" w14:textId="77777777" w:rsidR="004627AB" w:rsidRPr="00CD067C" w:rsidRDefault="004627AB" w:rsidP="00250000">
      <w:pPr>
        <w:rPr>
          <w:rtl/>
        </w:rPr>
      </w:pPr>
      <w:r w:rsidRPr="00CD067C">
        <w:rPr>
          <w:rtl/>
        </w:rPr>
        <w:t>ומה עם השם המלא שלך? מה עם אלכסנדר?</w:t>
      </w:r>
    </w:p>
    <w:p w14:paraId="407567A7" w14:textId="77777777" w:rsidR="004627AB" w:rsidRPr="00CD067C" w:rsidRDefault="004627AB" w:rsidP="00250000">
      <w:pPr>
        <w:rPr>
          <w:rtl/>
        </w:rPr>
      </w:pPr>
      <w:r w:rsidRPr="00CD067C">
        <w:rPr>
          <w:rtl/>
        </w:rPr>
        <w:t xml:space="preserve">יש לו צבעים. נ' הוא תכלת, ד' כתום, ר' אדום. א' שחור. </w:t>
      </w:r>
    </w:p>
    <w:p w14:paraId="73163EC4" w14:textId="77777777" w:rsidR="004627AB" w:rsidRPr="00CD067C" w:rsidRDefault="004627AB" w:rsidP="00250000">
      <w:pPr>
        <w:rPr>
          <w:rtl/>
        </w:rPr>
      </w:pPr>
      <w:r w:rsidRPr="00CD067C">
        <w:rPr>
          <w:rtl/>
        </w:rPr>
        <w:t>אבל רוב האותיות בעברית חסרות צבע?</w:t>
      </w:r>
    </w:p>
    <w:p w14:paraId="3772E1E2" w14:textId="77777777" w:rsidR="004627AB" w:rsidRPr="00CD067C" w:rsidRDefault="004627AB" w:rsidP="00250000">
      <w:pPr>
        <w:rPr>
          <w:rtl/>
        </w:rPr>
      </w:pPr>
      <w:r w:rsidRPr="00CD067C">
        <w:rPr>
          <w:rtl/>
        </w:rPr>
        <w:t xml:space="preserve">כן. רוב האותיות בעברית </w:t>
      </w:r>
      <w:r w:rsidRPr="00CD067C">
        <w:rPr>
          <w:rFonts w:hint="cs"/>
          <w:rtl/>
        </w:rPr>
        <w:t>הן בעלות</w:t>
      </w:r>
      <w:r w:rsidRPr="00CD067C">
        <w:rPr>
          <w:rtl/>
        </w:rPr>
        <w:t xml:space="preserve"> צבע דהוי וחיוור.</w:t>
      </w:r>
    </w:p>
    <w:p w14:paraId="4D507E88" w14:textId="77777777" w:rsidR="00204A68" w:rsidRDefault="00204A68" w:rsidP="00204A68">
      <w:pPr>
        <w:rPr>
          <w:rtl/>
        </w:rPr>
      </w:pPr>
      <w:r>
        <w:rPr>
          <w:rFonts w:hint="cs"/>
          <w:rtl/>
        </w:rPr>
        <w:t>]</w:t>
      </w:r>
    </w:p>
    <w:p w14:paraId="241302AC" w14:textId="4507485F" w:rsidR="004627AB" w:rsidRPr="00CD067C" w:rsidRDefault="00CC04AB" w:rsidP="003F1889">
      <w:pPr>
        <w:rPr>
          <w:rtl/>
        </w:rPr>
      </w:pPr>
      <w:r>
        <w:rPr>
          <w:rFonts w:hint="cs"/>
          <w:rtl/>
        </w:rPr>
        <w:t xml:space="preserve">לא יאומן כי יסופר, כפתור ופרח ממש: </w:t>
      </w:r>
      <w:r w:rsidR="008930FD">
        <w:rPr>
          <w:rFonts w:hint="cs"/>
          <w:rtl/>
        </w:rPr>
        <w:t>אלכס פיענח</w:t>
      </w:r>
      <w:r>
        <w:rPr>
          <w:rFonts w:hint="cs"/>
          <w:rtl/>
        </w:rPr>
        <w:t xml:space="preserve"> </w:t>
      </w:r>
      <w:r w:rsidR="00F065F1">
        <w:rPr>
          <w:rFonts w:hint="cs"/>
          <w:rtl/>
        </w:rPr>
        <w:t>סוף-סוף</w:t>
      </w:r>
      <w:r w:rsidR="008930FD">
        <w:rPr>
          <w:rFonts w:hint="cs"/>
          <w:rtl/>
        </w:rPr>
        <w:t xml:space="preserve"> </w:t>
      </w:r>
      <w:r w:rsidR="009F4A38">
        <w:rPr>
          <w:rFonts w:hint="cs"/>
          <w:rtl/>
        </w:rPr>
        <w:t xml:space="preserve">את </w:t>
      </w:r>
      <w:r>
        <w:rPr>
          <w:rFonts w:hint="cs"/>
          <w:rtl/>
        </w:rPr>
        <w:t xml:space="preserve">נושא </w:t>
      </w:r>
      <w:r w:rsidR="009F4A38">
        <w:rPr>
          <w:rFonts w:hint="cs"/>
          <w:rtl/>
        </w:rPr>
        <w:t xml:space="preserve">הבניינים, </w:t>
      </w:r>
      <w:r w:rsidR="001E18F8">
        <w:rPr>
          <w:rFonts w:hint="cs"/>
          <w:rtl/>
        </w:rPr>
        <w:t>ובמשך צהריים מפתיע אחד שב</w:t>
      </w:r>
      <w:r w:rsidR="003F1889">
        <w:rPr>
          <w:rFonts w:hint="cs"/>
          <w:rtl/>
        </w:rPr>
        <w:t>מהלכו</w:t>
      </w:r>
      <w:r w:rsidR="001E18F8">
        <w:rPr>
          <w:rFonts w:hint="cs"/>
          <w:rtl/>
        </w:rPr>
        <w:t xml:space="preserve"> </w:t>
      </w:r>
      <w:r w:rsidR="003F1889">
        <w:rPr>
          <w:rFonts w:hint="cs"/>
          <w:rtl/>
        </w:rPr>
        <w:t xml:space="preserve">ישנה </w:t>
      </w:r>
      <w:r w:rsidR="001E18F8">
        <w:rPr>
          <w:rFonts w:hint="cs"/>
          <w:rtl/>
        </w:rPr>
        <w:t xml:space="preserve">טינקה שלוש שעות רצופות, צלח </w:t>
      </w:r>
      <w:r w:rsidR="009F4A38">
        <w:rPr>
          <w:rFonts w:hint="cs"/>
          <w:rtl/>
        </w:rPr>
        <w:t>אפילו את הגזרות</w:t>
      </w:r>
      <w:r w:rsidR="004627AB" w:rsidRPr="00CD067C">
        <w:rPr>
          <w:rFonts w:hint="cs"/>
          <w:rtl/>
        </w:rPr>
        <w:t>.</w:t>
      </w:r>
      <w:r w:rsidR="00400CC9">
        <w:rPr>
          <w:rFonts w:hint="cs"/>
          <w:rtl/>
        </w:rPr>
        <w:t xml:space="preserve"> עלה בידו לחבר</w:t>
      </w:r>
      <w:r w:rsidR="009F4A38">
        <w:rPr>
          <w:rFonts w:hint="cs"/>
          <w:rtl/>
        </w:rPr>
        <w:t xml:space="preserve"> משפטים כ</w:t>
      </w:r>
      <w:r>
        <w:rPr>
          <w:rFonts w:hint="cs"/>
          <w:rtl/>
        </w:rPr>
        <w:t>גון</w:t>
      </w:r>
      <w:r w:rsidR="009F4A38">
        <w:rPr>
          <w:rFonts w:hint="cs"/>
          <w:rtl/>
        </w:rPr>
        <w:t xml:space="preserve"> </w:t>
      </w:r>
      <w:r w:rsidR="009F4A38">
        <w:rPr>
          <w:rtl/>
        </w:rPr>
        <w:t>–</w:t>
      </w:r>
      <w:r w:rsidR="009F4A38">
        <w:rPr>
          <w:rFonts w:hint="cs"/>
          <w:rtl/>
        </w:rPr>
        <w:t xml:space="preserve"> "יטוס שייך לגזרת נחי ע</w:t>
      </w:r>
      <w:r w:rsidR="001E18F8">
        <w:rPr>
          <w:rFonts w:hint="cs"/>
          <w:rtl/>
        </w:rPr>
        <w:t xml:space="preserve">ין הפועל </w:t>
      </w:r>
      <w:r w:rsidR="009F4A38">
        <w:rPr>
          <w:rFonts w:hint="cs"/>
          <w:rtl/>
        </w:rPr>
        <w:t>ו'," ולהבין מה אמר. (פטרה הבינה לפניו.)</w:t>
      </w:r>
    </w:p>
    <w:p w14:paraId="085A3D1B" w14:textId="65984577" w:rsidR="004627AB" w:rsidRPr="00CD067C" w:rsidRDefault="009F4A38" w:rsidP="00D95062">
      <w:pPr>
        <w:rPr>
          <w:rtl/>
        </w:rPr>
      </w:pPr>
      <w:r>
        <w:rPr>
          <w:rFonts w:hint="cs"/>
          <w:rtl/>
        </w:rPr>
        <w:t>לאחר הצל</w:t>
      </w:r>
      <w:r w:rsidR="00B851B8">
        <w:rPr>
          <w:rFonts w:hint="cs"/>
          <w:rtl/>
        </w:rPr>
        <w:t>חה מסחררת זו, הוא האמין</w:t>
      </w:r>
      <w:r>
        <w:rPr>
          <w:rFonts w:hint="cs"/>
          <w:rtl/>
        </w:rPr>
        <w:t xml:space="preserve"> שיוכל אף לתנ"ך. </w:t>
      </w:r>
      <w:r w:rsidR="00C81B99">
        <w:rPr>
          <w:rFonts w:hint="cs"/>
          <w:rtl/>
        </w:rPr>
        <w:t xml:space="preserve">/ הרגיש שהוא בשל מספיק להתמודד אף עם התנ"ך, ואף כי יוכל לו. </w:t>
      </w:r>
      <w:r>
        <w:rPr>
          <w:rFonts w:hint="cs"/>
          <w:rtl/>
        </w:rPr>
        <w:t xml:space="preserve">פטרה </w:t>
      </w:r>
      <w:r w:rsidR="008320D3">
        <w:rPr>
          <w:rFonts w:hint="cs"/>
          <w:rtl/>
        </w:rPr>
        <w:t>סמכ</w:t>
      </w:r>
      <w:r w:rsidR="00D047EC">
        <w:rPr>
          <w:rFonts w:hint="cs"/>
          <w:rtl/>
        </w:rPr>
        <w:t>ה</w:t>
      </w:r>
      <w:r w:rsidR="004627AB" w:rsidRPr="00CD067C">
        <w:rPr>
          <w:rtl/>
        </w:rPr>
        <w:t xml:space="preserve"> על בירכיה את הברית הישנה בגרמנית, והוא הקריא לה בעברית. </w:t>
      </w:r>
      <w:r w:rsidR="00845F4E">
        <w:rPr>
          <w:rFonts w:hint="cs"/>
          <w:rtl/>
        </w:rPr>
        <w:t xml:space="preserve">היא עקבה אחרי מילותיו בזהירות, חוזרת בקול רועד הברה </w:t>
      </w:r>
      <w:r w:rsidR="000A4AF3">
        <w:rPr>
          <w:rFonts w:hint="cs"/>
          <w:rtl/>
        </w:rPr>
        <w:t xml:space="preserve">אחר </w:t>
      </w:r>
      <w:r w:rsidR="00845F4E">
        <w:rPr>
          <w:rFonts w:hint="cs"/>
          <w:rtl/>
        </w:rPr>
        <w:t xml:space="preserve">הברה </w:t>
      </w:r>
      <w:r w:rsidR="008320D3">
        <w:rPr>
          <w:rtl/>
        </w:rPr>
        <w:t>הֲיֵלְכוּ שְׁנַיִם יַחְדָּו בִּלְתִּי</w:t>
      </w:r>
      <w:r w:rsidR="009164E7">
        <w:rPr>
          <w:rtl/>
        </w:rPr>
        <w:t xml:space="preserve"> אִם-נוֹעָדוּ</w:t>
      </w:r>
      <w:r w:rsidR="00845F4E">
        <w:rPr>
          <w:rFonts w:hint="cs"/>
          <w:rtl/>
        </w:rPr>
        <w:t xml:space="preserve"> שוב ושוב בעיניים נוצצות</w:t>
      </w:r>
      <w:r w:rsidR="009164E7">
        <w:rPr>
          <w:rFonts w:hint="cs"/>
          <w:rtl/>
        </w:rPr>
        <w:t xml:space="preserve">, </w:t>
      </w:r>
      <w:r w:rsidR="009164E7">
        <w:rPr>
          <w:rtl/>
        </w:rPr>
        <w:t>הֲתִפֹּל צִפּוֹר עַל-פַּח הָאָרֶץ, וּמוֹקֵשׁ אֵין לָהּ</w:t>
      </w:r>
      <w:r w:rsidR="009164E7">
        <w:rPr>
          <w:rFonts w:hint="cs"/>
          <w:rtl/>
        </w:rPr>
        <w:t xml:space="preserve"> </w:t>
      </w:r>
      <w:r w:rsidR="004627AB" w:rsidRPr="00CD067C">
        <w:rPr>
          <w:rtl/>
        </w:rPr>
        <w:t>המילים ה</w:t>
      </w:r>
      <w:r w:rsidR="00682E33">
        <w:rPr>
          <w:rFonts w:hint="cs"/>
          <w:rtl/>
        </w:rPr>
        <w:t xml:space="preserve">נכונות, </w:t>
      </w:r>
      <w:r w:rsidR="00240E49">
        <w:rPr>
          <w:rFonts w:hint="cs"/>
          <w:rtl/>
        </w:rPr>
        <w:t>ה</w:t>
      </w:r>
      <w:r w:rsidR="004627AB" w:rsidRPr="00CD067C">
        <w:rPr>
          <w:rtl/>
        </w:rPr>
        <w:t>אמ</w:t>
      </w:r>
      <w:r w:rsidR="008320D3">
        <w:rPr>
          <w:rFonts w:hint="cs"/>
          <w:rtl/>
        </w:rPr>
        <w:t>י</w:t>
      </w:r>
      <w:r w:rsidR="004627AB" w:rsidRPr="00CD067C">
        <w:rPr>
          <w:rtl/>
        </w:rPr>
        <w:t>תיות, ואלכס תרגם פסוק</w:t>
      </w:r>
      <w:r w:rsidR="00682E33">
        <w:rPr>
          <w:rFonts w:hint="cs"/>
          <w:rtl/>
        </w:rPr>
        <w:t xml:space="preserve"> אחר פסוק</w:t>
      </w:r>
      <w:r w:rsidR="004627AB" w:rsidRPr="00CD067C">
        <w:rPr>
          <w:rtl/>
        </w:rPr>
        <w:t xml:space="preserve"> </w:t>
      </w:r>
      <w:r w:rsidR="00682E33">
        <w:rPr>
          <w:rFonts w:hint="cs"/>
          <w:rtl/>
        </w:rPr>
        <w:t>ו</w:t>
      </w:r>
      <w:r w:rsidR="004627AB" w:rsidRPr="00CD067C">
        <w:rPr>
          <w:rtl/>
        </w:rPr>
        <w:t xml:space="preserve">היא התווכחה על </w:t>
      </w:r>
      <w:r w:rsidR="00516F7C">
        <w:rPr>
          <w:rFonts w:hint="cs"/>
          <w:rtl/>
        </w:rPr>
        <w:t xml:space="preserve">דיוק </w:t>
      </w:r>
      <w:r w:rsidR="004627AB" w:rsidRPr="00CD067C">
        <w:rPr>
          <w:rtl/>
        </w:rPr>
        <w:t xml:space="preserve">התרגום </w:t>
      </w:r>
      <w:r w:rsidR="00682E33">
        <w:rPr>
          <w:rFonts w:hint="cs"/>
          <w:rtl/>
        </w:rPr>
        <w:t xml:space="preserve">וטינקה כבר התעוררה, </w:t>
      </w:r>
      <w:r w:rsidR="008320D3">
        <w:rPr>
          <w:rFonts w:hint="cs"/>
          <w:rtl/>
        </w:rPr>
        <w:t xml:space="preserve">רק חצי שעה ישנה </w:t>
      </w:r>
      <w:r w:rsidR="00CC04AB">
        <w:rPr>
          <w:rFonts w:hint="cs"/>
          <w:rtl/>
        </w:rPr>
        <w:t xml:space="preserve">הפעוטה </w:t>
      </w:r>
      <w:r w:rsidR="008320D3">
        <w:rPr>
          <w:rFonts w:hint="cs"/>
          <w:rtl/>
        </w:rPr>
        <w:t>ו</w:t>
      </w:r>
      <w:r w:rsidR="00CC04AB">
        <w:rPr>
          <w:rFonts w:hint="cs"/>
          <w:rtl/>
        </w:rPr>
        <w:t xml:space="preserve">הנה </w:t>
      </w:r>
      <w:r w:rsidR="008320D3">
        <w:rPr>
          <w:rFonts w:hint="cs"/>
          <w:rtl/>
        </w:rPr>
        <w:t xml:space="preserve">הקיצה </w:t>
      </w:r>
      <w:r w:rsidR="00C81B99">
        <w:rPr>
          <w:rFonts w:hint="cs"/>
          <w:rtl/>
        </w:rPr>
        <w:t>לוהטת ו</w:t>
      </w:r>
      <w:r w:rsidR="008320D3">
        <w:rPr>
          <w:rFonts w:hint="cs"/>
          <w:rtl/>
        </w:rPr>
        <w:t>בוכייה</w:t>
      </w:r>
      <w:r w:rsidR="00682E33">
        <w:rPr>
          <w:rFonts w:hint="cs"/>
          <w:rtl/>
        </w:rPr>
        <w:t xml:space="preserve"> אבל עדיין, </w:t>
      </w:r>
      <w:r w:rsidR="00516F7C">
        <w:rPr>
          <w:rtl/>
        </w:rPr>
        <w:t>אִם-יִתָּקַע ש</w:t>
      </w:r>
      <w:r w:rsidR="00516F7C" w:rsidRPr="008C148A">
        <w:rPr>
          <w:rtl/>
        </w:rPr>
        <w:t>ׁוֹפָר בְּעִיר, וְעָם לֹא יֶחֱרָדוּ; אִ</w:t>
      </w:r>
      <w:r w:rsidR="008320D3">
        <w:rPr>
          <w:rtl/>
        </w:rPr>
        <w:t>ם-</w:t>
      </w:r>
      <w:r w:rsidR="008320D3">
        <w:rPr>
          <w:rtl/>
        </w:rPr>
        <w:lastRenderedPageBreak/>
        <w:t>תִּהְיֶה רָעָה בְּעִיר, וַ</w:t>
      </w:r>
      <w:r w:rsidR="008320D3">
        <w:rPr>
          <w:rFonts w:hint="cs"/>
          <w:rtl/>
        </w:rPr>
        <w:t>-</w:t>
      </w:r>
      <w:r w:rsidR="00516F7C" w:rsidRPr="008C148A">
        <w:rPr>
          <w:rtl/>
        </w:rPr>
        <w:t>ה</w:t>
      </w:r>
      <w:r w:rsidR="008320D3">
        <w:rPr>
          <w:rFonts w:hint="cs"/>
          <w:rtl/>
        </w:rPr>
        <w:t>'</w:t>
      </w:r>
      <w:r w:rsidR="00516F7C" w:rsidRPr="008C148A">
        <w:rPr>
          <w:rtl/>
        </w:rPr>
        <w:t xml:space="preserve"> לֹא עָשָׂה</w:t>
      </w:r>
      <w:r w:rsidR="00682E33" w:rsidRPr="008C148A">
        <w:rPr>
          <w:rFonts w:hint="cs"/>
          <w:rtl/>
        </w:rPr>
        <w:t xml:space="preserve"> </w:t>
      </w:r>
      <w:r w:rsidR="00240E49" w:rsidRPr="008C148A">
        <w:rPr>
          <w:rFonts w:hint="cs"/>
          <w:rtl/>
        </w:rPr>
        <w:t>אפילו ט</w:t>
      </w:r>
      <w:r w:rsidR="0061699F">
        <w:rPr>
          <w:rFonts w:hint="cs"/>
          <w:rtl/>
        </w:rPr>
        <w:t>י</w:t>
      </w:r>
      <w:r w:rsidR="00240E49" w:rsidRPr="008C148A">
        <w:rPr>
          <w:rFonts w:hint="cs"/>
          <w:rtl/>
        </w:rPr>
        <w:t xml:space="preserve">נקה </w:t>
      </w:r>
      <w:r w:rsidR="002A6395">
        <w:rPr>
          <w:rFonts w:hint="cs"/>
          <w:rtl/>
        </w:rPr>
        <w:t xml:space="preserve">בחיתולה העמוּס </w:t>
      </w:r>
      <w:r w:rsidR="00240E49" w:rsidRPr="008C148A">
        <w:rPr>
          <w:rFonts w:hint="cs"/>
          <w:rtl/>
        </w:rPr>
        <w:t>ה</w:t>
      </w:r>
      <w:r w:rsidR="00CC04AB">
        <w:rPr>
          <w:rFonts w:hint="cs"/>
          <w:rtl/>
        </w:rPr>
        <w:t>כירה ב</w:t>
      </w:r>
      <w:r w:rsidR="00D95062">
        <w:rPr>
          <w:rFonts w:hint="cs"/>
          <w:rtl/>
        </w:rPr>
        <w:t>עצמת האמירות</w:t>
      </w:r>
      <w:r w:rsidR="00240E49" w:rsidRPr="008C148A">
        <w:rPr>
          <w:rFonts w:hint="cs"/>
          <w:rtl/>
        </w:rPr>
        <w:t xml:space="preserve">, </w:t>
      </w:r>
      <w:r w:rsidR="00240E49" w:rsidRPr="008C148A">
        <w:rPr>
          <w:rtl/>
        </w:rPr>
        <w:t>אַרְיֵה שָׁאָ</w:t>
      </w:r>
      <w:r w:rsidR="008320D3">
        <w:rPr>
          <w:rtl/>
        </w:rPr>
        <w:t>ג, מִי לֹא יִירָא;</w:t>
      </w:r>
      <w:r w:rsidR="002A6395">
        <w:rPr>
          <w:rFonts w:hint="cs"/>
          <w:rtl/>
        </w:rPr>
        <w:t xml:space="preserve"> היא טבלה פת לחם בחלב ואכלה בדממה,</w:t>
      </w:r>
      <w:r w:rsidR="008320D3">
        <w:rPr>
          <w:rtl/>
        </w:rPr>
        <w:t xml:space="preserve"> אֲדֹנָי </w:t>
      </w:r>
      <w:r w:rsidR="00240E49" w:rsidRPr="008C148A">
        <w:rPr>
          <w:rtl/>
        </w:rPr>
        <w:t>ה</w:t>
      </w:r>
      <w:r w:rsidR="008320D3">
        <w:rPr>
          <w:rFonts w:hint="cs"/>
          <w:rtl/>
        </w:rPr>
        <w:t>'</w:t>
      </w:r>
      <w:r w:rsidR="00240E49" w:rsidRPr="008C148A">
        <w:rPr>
          <w:rtl/>
        </w:rPr>
        <w:t xml:space="preserve"> דִּבֶּר, מִי לֹא יִנָּבֵא</w:t>
      </w:r>
      <w:r w:rsidR="00240E49" w:rsidRPr="008C148A">
        <w:rPr>
          <w:rFonts w:hint="cs"/>
          <w:rtl/>
        </w:rPr>
        <w:t xml:space="preserve"> </w:t>
      </w:r>
      <w:r w:rsidR="004627AB" w:rsidRPr="008C148A">
        <w:rPr>
          <w:rtl/>
        </w:rPr>
        <w:t>וכך</w:t>
      </w:r>
      <w:r w:rsidR="00683D6D">
        <w:rPr>
          <w:rFonts w:hint="cs"/>
          <w:rtl/>
        </w:rPr>
        <w:t xml:space="preserve"> </w:t>
      </w:r>
      <w:r w:rsidR="004627AB" w:rsidRPr="008C148A">
        <w:rPr>
          <w:rtl/>
        </w:rPr>
        <w:t xml:space="preserve">פרק אחר פרק, ספר אחר ספר, </w:t>
      </w:r>
      <w:r w:rsidR="00240E49" w:rsidRPr="008C148A">
        <w:rPr>
          <w:rFonts w:hint="cs"/>
          <w:rtl/>
        </w:rPr>
        <w:t xml:space="preserve">ולבסוף אפילו אלכס </w:t>
      </w:r>
      <w:r w:rsidR="00D95062">
        <w:rPr>
          <w:rFonts w:hint="cs"/>
          <w:rtl/>
        </w:rPr>
        <w:t>עמד על</w:t>
      </w:r>
      <w:r w:rsidR="008C148A" w:rsidRPr="008C148A">
        <w:rPr>
          <w:rFonts w:hint="cs"/>
          <w:rtl/>
        </w:rPr>
        <w:t xml:space="preserve"> ה</w:t>
      </w:r>
      <w:r w:rsidR="002A6395">
        <w:rPr>
          <w:rFonts w:hint="cs"/>
          <w:rtl/>
        </w:rPr>
        <w:t>תפארה</w:t>
      </w:r>
      <w:r w:rsidR="00D95062">
        <w:rPr>
          <w:rFonts w:hint="cs"/>
          <w:rtl/>
        </w:rPr>
        <w:t>, על</w:t>
      </w:r>
      <w:r w:rsidR="008C148A">
        <w:rPr>
          <w:rFonts w:hint="cs"/>
          <w:rtl/>
        </w:rPr>
        <w:t xml:space="preserve"> הנוראות</w:t>
      </w:r>
      <w:r w:rsidR="00240E49">
        <w:rPr>
          <w:rFonts w:hint="cs"/>
          <w:rtl/>
        </w:rPr>
        <w:t>,</w:t>
      </w:r>
      <w:r w:rsidR="002A6395">
        <w:rPr>
          <w:rFonts w:hint="cs"/>
          <w:rtl/>
        </w:rPr>
        <w:t xml:space="preserve"> [גדולה הינשאות עצמה עליונות תפארת]</w:t>
      </w:r>
      <w:r w:rsidR="00240E49">
        <w:rPr>
          <w:rFonts w:hint="cs"/>
          <w:rtl/>
        </w:rPr>
        <w:t xml:space="preserve"> </w:t>
      </w:r>
      <w:r w:rsidR="00240E49">
        <w:rPr>
          <w:rtl/>
        </w:rPr>
        <w:t xml:space="preserve">הֲיֵלְכוּ שְׁנַיִם </w:t>
      </w:r>
      <w:r w:rsidR="0061699F">
        <w:rPr>
          <w:rtl/>
        </w:rPr>
        <w:t>יַחְדָּו בִּלְתִּי</w:t>
      </w:r>
      <w:r w:rsidR="00240E49">
        <w:rPr>
          <w:rtl/>
        </w:rPr>
        <w:t xml:space="preserve"> אִם-נוֹעָדוּ</w:t>
      </w:r>
      <w:r w:rsidR="00240E49">
        <w:rPr>
          <w:rFonts w:hint="cs"/>
          <w:rtl/>
        </w:rPr>
        <w:t>. [כל זה ציטוטים מספר עמוס פרק ג' פסוקים ג-ח]</w:t>
      </w:r>
    </w:p>
    <w:p w14:paraId="08E6E644" w14:textId="77777777" w:rsidR="004627AB" w:rsidRDefault="004627AB" w:rsidP="00D84A08">
      <w:pPr>
        <w:rPr>
          <w:rtl/>
        </w:rPr>
      </w:pPr>
      <w:r w:rsidRPr="00CD067C">
        <w:rPr>
          <w:rtl/>
        </w:rPr>
        <w:t>"</w:t>
      </w:r>
      <w:r w:rsidR="00D24804">
        <w:t>Ach so!</w:t>
      </w:r>
      <w:r w:rsidRPr="00CD067C">
        <w:rPr>
          <w:rtl/>
        </w:rPr>
        <w:t xml:space="preserve">" </w:t>
      </w:r>
      <w:r w:rsidR="002A6395">
        <w:rPr>
          <w:rFonts w:hint="cs"/>
          <w:rtl/>
        </w:rPr>
        <w:t>פטרה</w:t>
      </w:r>
      <w:r w:rsidRPr="00CD067C">
        <w:rPr>
          <w:rtl/>
        </w:rPr>
        <w:t xml:space="preserve"> </w:t>
      </w:r>
      <w:r w:rsidR="00D84A08">
        <w:rPr>
          <w:rFonts w:hint="cs"/>
          <w:rtl/>
        </w:rPr>
        <w:t>נטלה</w:t>
      </w:r>
      <w:r w:rsidRPr="00CD067C">
        <w:rPr>
          <w:rtl/>
        </w:rPr>
        <w:t xml:space="preserve"> </w:t>
      </w:r>
      <w:r w:rsidR="008C148A">
        <w:rPr>
          <w:rFonts w:hint="cs"/>
          <w:rtl/>
        </w:rPr>
        <w:t>אפרסק</w:t>
      </w:r>
      <w:r w:rsidRPr="00CD067C">
        <w:rPr>
          <w:rtl/>
        </w:rPr>
        <w:t xml:space="preserve"> מקערת הפירות</w:t>
      </w:r>
      <w:r w:rsidR="004219AB">
        <w:rPr>
          <w:rFonts w:hint="cs"/>
          <w:rtl/>
        </w:rPr>
        <w:t xml:space="preserve">, </w:t>
      </w:r>
      <w:r w:rsidR="004219AB" w:rsidRPr="00CD067C">
        <w:rPr>
          <w:rtl/>
        </w:rPr>
        <w:t>בפיזור נפש</w:t>
      </w:r>
      <w:r w:rsidRPr="00CD067C">
        <w:rPr>
          <w:rtl/>
        </w:rPr>
        <w:t>. "</w:t>
      </w:r>
      <w:r w:rsidR="00D84A08">
        <w:t>Ach so…</w:t>
      </w:r>
      <w:r w:rsidRPr="00CD067C">
        <w:rPr>
          <w:rtl/>
        </w:rPr>
        <w:t>"</w:t>
      </w:r>
    </w:p>
    <w:p w14:paraId="1D1C6DB0" w14:textId="199B67A2" w:rsidR="00CB606B" w:rsidRDefault="00CB606B" w:rsidP="00DE34D7">
      <w:pPr>
        <w:rPr>
          <w:rtl/>
        </w:rPr>
      </w:pPr>
      <w:r>
        <w:rPr>
          <w:rFonts w:hint="cs"/>
          <w:rtl/>
        </w:rPr>
        <w:t xml:space="preserve">בכל תחום </w:t>
      </w:r>
      <w:r w:rsidR="00973DF4">
        <w:rPr>
          <w:rFonts w:hint="cs"/>
          <w:rtl/>
        </w:rPr>
        <w:t xml:space="preserve">[נושא שטח שדה מקצוע </w:t>
      </w:r>
      <w:r w:rsidR="00271F95">
        <w:rPr>
          <w:rFonts w:hint="cs"/>
          <w:rtl/>
        </w:rPr>
        <w:t>אזור</w:t>
      </w:r>
      <w:r w:rsidR="00973DF4">
        <w:rPr>
          <w:rFonts w:hint="cs"/>
          <w:rtl/>
        </w:rPr>
        <w:t xml:space="preserve"> גיזרה חבל מישור מחוז מרחב מתחם שטח אתר בסיס קרקע חוג] </w:t>
      </w:r>
      <w:r w:rsidR="002A6395">
        <w:rPr>
          <w:rFonts w:hint="cs"/>
          <w:rtl/>
        </w:rPr>
        <w:t>מתב</w:t>
      </w:r>
      <w:r w:rsidR="0061699F">
        <w:rPr>
          <w:rFonts w:hint="cs"/>
          <w:rtl/>
        </w:rPr>
        <w:t>לט</w:t>
      </w:r>
      <w:r w:rsidR="002A6395">
        <w:rPr>
          <w:rFonts w:hint="cs"/>
          <w:rtl/>
        </w:rPr>
        <w:t xml:space="preserve"> ומתנשא</w:t>
      </w:r>
      <w:r w:rsidR="0061699F">
        <w:rPr>
          <w:rFonts w:hint="cs"/>
          <w:rtl/>
        </w:rPr>
        <w:t xml:space="preserve"> גלעין נבדל</w:t>
      </w:r>
      <w:r>
        <w:rPr>
          <w:rFonts w:hint="cs"/>
          <w:rtl/>
        </w:rPr>
        <w:t xml:space="preserve"> </w:t>
      </w:r>
      <w:r w:rsidR="0061699F">
        <w:rPr>
          <w:rFonts w:hint="cs"/>
          <w:rtl/>
        </w:rPr>
        <w:t>[</w:t>
      </w:r>
      <w:r w:rsidR="008C148A">
        <w:rPr>
          <w:rFonts w:hint="cs"/>
          <w:rtl/>
        </w:rPr>
        <w:t>מתנשא</w:t>
      </w:r>
      <w:r w:rsidR="0061699F">
        <w:rPr>
          <w:rFonts w:hint="cs"/>
          <w:rtl/>
        </w:rPr>
        <w:t>]</w:t>
      </w:r>
      <w:r>
        <w:rPr>
          <w:rFonts w:hint="cs"/>
          <w:rtl/>
        </w:rPr>
        <w:t xml:space="preserve">, זיז להיאחז בו, </w:t>
      </w:r>
      <w:r w:rsidR="008C148A">
        <w:rPr>
          <w:rFonts w:hint="cs"/>
          <w:rtl/>
        </w:rPr>
        <w:t>[</w:t>
      </w:r>
      <w:r>
        <w:t>essence</w:t>
      </w:r>
      <w:r w:rsidR="008C148A">
        <w:rPr>
          <w:rFonts w:hint="cs"/>
          <w:rtl/>
        </w:rPr>
        <w:t>]</w:t>
      </w:r>
      <w:r>
        <w:rPr>
          <w:rFonts w:hint="cs"/>
          <w:rtl/>
        </w:rPr>
        <w:t xml:space="preserve"> </w:t>
      </w:r>
      <w:r w:rsidR="008C148A">
        <w:rPr>
          <w:rFonts w:hint="cs"/>
          <w:rtl/>
        </w:rPr>
        <w:t xml:space="preserve">מהות </w:t>
      </w:r>
      <w:r>
        <w:rPr>
          <w:rFonts w:hint="cs"/>
          <w:rtl/>
        </w:rPr>
        <w:t>אח</w:t>
      </w:r>
      <w:r w:rsidR="008C148A">
        <w:rPr>
          <w:rFonts w:hint="cs"/>
          <w:rtl/>
        </w:rPr>
        <w:t>ת</w:t>
      </w:r>
      <w:r>
        <w:rPr>
          <w:rFonts w:hint="cs"/>
          <w:rtl/>
        </w:rPr>
        <w:t xml:space="preserve"> ויחיד</w:t>
      </w:r>
      <w:r w:rsidR="008C148A">
        <w:rPr>
          <w:rFonts w:hint="cs"/>
          <w:rtl/>
        </w:rPr>
        <w:t>ה</w:t>
      </w:r>
      <w:r>
        <w:rPr>
          <w:rFonts w:hint="cs"/>
          <w:rtl/>
        </w:rPr>
        <w:t xml:space="preserve"> </w:t>
      </w:r>
      <w:r w:rsidR="0061699F">
        <w:rPr>
          <w:rFonts w:hint="cs"/>
          <w:rtl/>
        </w:rPr>
        <w:t>[</w:t>
      </w:r>
      <w:r>
        <w:rPr>
          <w:rFonts w:hint="cs"/>
          <w:rtl/>
        </w:rPr>
        <w:t xml:space="preserve">של התנגנות וצבע או איחוד מיוחד ויחיד של גוונים, צל </w:t>
      </w:r>
      <w:r w:rsidR="0007458E">
        <w:rPr>
          <w:rFonts w:hint="cs"/>
          <w:rtl/>
        </w:rPr>
        <w:t>מסוים</w:t>
      </w:r>
      <w:r>
        <w:rPr>
          <w:rFonts w:hint="cs"/>
          <w:rtl/>
        </w:rPr>
        <w:t xml:space="preserve"> שמוטל בשעה האחת והיחיד</w:t>
      </w:r>
      <w:r w:rsidRPr="00C749AC">
        <w:rPr>
          <w:rFonts w:hint="cs"/>
          <w:rtl/>
        </w:rPr>
        <w:t>ה ביום,</w:t>
      </w:r>
      <w:r w:rsidR="008C148A" w:rsidRPr="00C749AC">
        <w:rPr>
          <w:rFonts w:hint="cs"/>
          <w:rtl/>
        </w:rPr>
        <w:t xml:space="preserve"> </w:t>
      </w:r>
      <w:r w:rsidR="008C148A" w:rsidRPr="00C749AC">
        <w:rPr>
          <w:rFonts w:hint="cs"/>
          <w:highlight w:val="lightGray"/>
          <w:rtl/>
        </w:rPr>
        <w:t>הבלטה הדגש</w:t>
      </w:r>
      <w:r w:rsidR="008C148A" w:rsidRPr="00C749AC">
        <w:rPr>
          <w:rFonts w:hint="cs"/>
          <w:rtl/>
        </w:rPr>
        <w:t xml:space="preserve"> הטעמה </w:t>
      </w:r>
      <w:r w:rsidR="008C148A" w:rsidRPr="00C749AC">
        <w:rPr>
          <w:rFonts w:hint="cs"/>
          <w:highlight w:val="lightGray"/>
          <w:rtl/>
        </w:rPr>
        <w:t>טעם</w:t>
      </w:r>
      <w:r w:rsidR="008C148A" w:rsidRPr="00C749AC">
        <w:rPr>
          <w:rFonts w:hint="cs"/>
          <w:rtl/>
        </w:rPr>
        <w:t xml:space="preserve"> יוקרה </w:t>
      </w:r>
      <w:r w:rsidR="008C148A" w:rsidRPr="00C749AC">
        <w:rPr>
          <w:rFonts w:hint="cs"/>
          <w:highlight w:val="lightGray"/>
          <w:rtl/>
        </w:rPr>
        <w:t>מיצוי</w:t>
      </w:r>
      <w:r w:rsidR="008C148A" w:rsidRPr="00C749AC">
        <w:rPr>
          <w:rFonts w:hint="cs"/>
          <w:rtl/>
        </w:rPr>
        <w:t xml:space="preserve"> סגולה עיקר עצם </w:t>
      </w:r>
      <w:r w:rsidR="008C148A" w:rsidRPr="00C749AC">
        <w:rPr>
          <w:rFonts w:hint="cs"/>
          <w:highlight w:val="lightGray"/>
          <w:rtl/>
        </w:rPr>
        <w:t>פנינה</w:t>
      </w:r>
      <w:r w:rsidR="008C148A" w:rsidRPr="00C749AC">
        <w:rPr>
          <w:rFonts w:hint="cs"/>
          <w:rtl/>
        </w:rPr>
        <w:t xml:space="preserve"> רוממות שגב </w:t>
      </w:r>
      <w:r w:rsidR="008C148A" w:rsidRPr="00C749AC">
        <w:rPr>
          <w:rFonts w:hint="cs"/>
          <w:highlight w:val="lightGray"/>
          <w:rtl/>
        </w:rPr>
        <w:t>תמצית</w:t>
      </w:r>
      <w:r w:rsidR="00973DF4" w:rsidRPr="00C749AC">
        <w:rPr>
          <w:rFonts w:hint="cs"/>
          <w:highlight w:val="lightGray"/>
          <w:rtl/>
        </w:rPr>
        <w:t xml:space="preserve"> בושם הכרה חריפות ללקק ללטף</w:t>
      </w:r>
      <w:r w:rsidR="00973DF4" w:rsidRPr="00C749AC">
        <w:rPr>
          <w:rFonts w:hint="cs"/>
          <w:rtl/>
        </w:rPr>
        <w:t xml:space="preserve"> לתפוס </w:t>
      </w:r>
      <w:r w:rsidR="00973DF4" w:rsidRPr="00C749AC">
        <w:rPr>
          <w:rFonts w:hint="cs"/>
          <w:highlight w:val="lightGray"/>
          <w:rtl/>
        </w:rPr>
        <w:t>למשש מלח זרע שיבולת יסוד</w:t>
      </w:r>
      <w:r w:rsidR="00973DF4" w:rsidRPr="00C749AC">
        <w:rPr>
          <w:rFonts w:hint="cs"/>
          <w:rtl/>
        </w:rPr>
        <w:t xml:space="preserve"> משען </w:t>
      </w:r>
      <w:r w:rsidR="00973DF4" w:rsidRPr="00C749AC">
        <w:rPr>
          <w:rFonts w:hint="cs"/>
          <w:highlight w:val="lightGray"/>
          <w:rtl/>
        </w:rPr>
        <w:t>עמוד שורש</w:t>
      </w:r>
      <w:r w:rsidR="00973DF4" w:rsidRPr="00C749AC">
        <w:rPr>
          <w:rFonts w:hint="cs"/>
          <w:rtl/>
        </w:rPr>
        <w:t xml:space="preserve"> טיב </w:t>
      </w:r>
      <w:r w:rsidR="00973DF4" w:rsidRPr="00C749AC">
        <w:rPr>
          <w:rFonts w:hint="cs"/>
          <w:highlight w:val="lightGray"/>
          <w:rtl/>
        </w:rPr>
        <w:t>לוז מהות</w:t>
      </w:r>
      <w:r w:rsidR="00973DF4" w:rsidRPr="00C749AC">
        <w:rPr>
          <w:rFonts w:hint="cs"/>
          <w:rtl/>
        </w:rPr>
        <w:t xml:space="preserve"> מקור </w:t>
      </w:r>
      <w:r w:rsidR="00973DF4" w:rsidRPr="00C749AC">
        <w:rPr>
          <w:rFonts w:hint="cs"/>
          <w:highlight w:val="lightGray"/>
          <w:rtl/>
        </w:rPr>
        <w:t>עומק, עמוד התווך,</w:t>
      </w:r>
      <w:r w:rsidR="00973DF4" w:rsidRPr="00C749AC">
        <w:rPr>
          <w:rFonts w:hint="cs"/>
          <w:rtl/>
        </w:rPr>
        <w:t xml:space="preserve"> קוטב </w:t>
      </w:r>
      <w:r w:rsidR="0061699F" w:rsidRPr="00C749AC">
        <w:rPr>
          <w:rFonts w:hint="cs"/>
          <w:rtl/>
        </w:rPr>
        <w:t>קולו</w:t>
      </w:r>
      <w:r w:rsidR="0061699F">
        <w:rPr>
          <w:rFonts w:hint="cs"/>
          <w:rtl/>
        </w:rPr>
        <w:t>ת וצלילים וצללים</w:t>
      </w:r>
      <w:r>
        <w:rPr>
          <w:rFonts w:hint="cs"/>
          <w:rtl/>
        </w:rPr>
        <w:t xml:space="preserve"> שמתרכבים ל</w:t>
      </w:r>
      <w:r w:rsidR="0061699F">
        <w:rPr>
          <w:rFonts w:hint="cs"/>
          <w:rtl/>
        </w:rPr>
        <w:t xml:space="preserve">] פנינה כעין זרע השיבולת, </w:t>
      </w:r>
      <w:r w:rsidR="008C148A">
        <w:rPr>
          <w:rFonts w:hint="cs"/>
          <w:rtl/>
        </w:rPr>
        <w:t>ליבה[</w:t>
      </w:r>
      <w:r>
        <w:rPr>
          <w:rFonts w:hint="cs"/>
          <w:rtl/>
        </w:rPr>
        <w:t>-</w:t>
      </w:r>
      <w:r>
        <w:t>core</w:t>
      </w:r>
      <w:r w:rsidR="008C148A">
        <w:rPr>
          <w:rFonts w:hint="cs"/>
          <w:rtl/>
        </w:rPr>
        <w:t>]</w:t>
      </w:r>
      <w:r w:rsidR="00107F1C">
        <w:rPr>
          <w:rFonts w:hint="cs"/>
          <w:rtl/>
        </w:rPr>
        <w:t xml:space="preserve"> </w:t>
      </w:r>
      <w:r w:rsidR="00697420">
        <w:rPr>
          <w:rFonts w:hint="cs"/>
          <w:rtl/>
        </w:rPr>
        <w:t>[</w:t>
      </w:r>
      <w:r w:rsidR="00107F1C">
        <w:rPr>
          <w:rFonts w:hint="cs"/>
          <w:rtl/>
        </w:rPr>
        <w:t>המפרישה</w:t>
      </w:r>
      <w:r w:rsidR="00697420">
        <w:rPr>
          <w:rFonts w:hint="cs"/>
          <w:rtl/>
        </w:rPr>
        <w:t>] זבת</w:t>
      </w:r>
      <w:r w:rsidR="00107F1C">
        <w:rPr>
          <w:rFonts w:hint="cs"/>
          <w:rtl/>
        </w:rPr>
        <w:t xml:space="preserve"> תמצית </w:t>
      </w:r>
      <w:r w:rsidR="00111AE7">
        <w:rPr>
          <w:rFonts w:hint="cs"/>
          <w:rtl/>
        </w:rPr>
        <w:t>מבושמת</w:t>
      </w:r>
      <w:r w:rsidR="000A4AF3">
        <w:rPr>
          <w:rFonts w:hint="cs"/>
          <w:rtl/>
        </w:rPr>
        <w:t>,</w:t>
      </w:r>
      <w:r w:rsidR="00111AE7">
        <w:rPr>
          <w:rFonts w:hint="cs"/>
          <w:rtl/>
        </w:rPr>
        <w:t xml:space="preserve"> </w:t>
      </w:r>
      <w:r w:rsidR="00697420">
        <w:rPr>
          <w:rFonts w:hint="cs"/>
          <w:rtl/>
        </w:rPr>
        <w:t>וזו</w:t>
      </w:r>
      <w:r>
        <w:rPr>
          <w:rFonts w:hint="cs"/>
          <w:rtl/>
        </w:rPr>
        <w:t xml:space="preserve"> </w:t>
      </w:r>
      <w:r w:rsidR="00107F1C">
        <w:rPr>
          <w:rFonts w:hint="cs"/>
          <w:rtl/>
        </w:rPr>
        <w:t>זורמת</w:t>
      </w:r>
      <w:r w:rsidR="00973DF4">
        <w:rPr>
          <w:rFonts w:hint="cs"/>
          <w:rtl/>
        </w:rPr>
        <w:t xml:space="preserve"> ומשתרג</w:t>
      </w:r>
      <w:r w:rsidR="00107F1C">
        <w:rPr>
          <w:rFonts w:hint="cs"/>
          <w:rtl/>
        </w:rPr>
        <w:t>ת</w:t>
      </w:r>
      <w:r w:rsidR="00973DF4">
        <w:rPr>
          <w:rFonts w:hint="cs"/>
          <w:rtl/>
        </w:rPr>
        <w:t xml:space="preserve"> ממנה</w:t>
      </w:r>
      <w:r w:rsidR="004219AB">
        <w:rPr>
          <w:rFonts w:hint="cs"/>
          <w:rtl/>
        </w:rPr>
        <w:t>, מתפצל</w:t>
      </w:r>
      <w:r w:rsidR="00107F1C">
        <w:rPr>
          <w:rFonts w:hint="cs"/>
          <w:rtl/>
        </w:rPr>
        <w:t>ת</w:t>
      </w:r>
      <w:r w:rsidR="004219AB">
        <w:rPr>
          <w:rFonts w:hint="cs"/>
          <w:rtl/>
        </w:rPr>
        <w:t xml:space="preserve"> ונודד</w:t>
      </w:r>
      <w:r w:rsidR="00107F1C">
        <w:rPr>
          <w:rFonts w:hint="cs"/>
          <w:rtl/>
        </w:rPr>
        <w:t>ת</w:t>
      </w:r>
      <w:r w:rsidR="004219AB">
        <w:rPr>
          <w:rFonts w:hint="cs"/>
          <w:rtl/>
        </w:rPr>
        <w:t xml:space="preserve"> ל</w:t>
      </w:r>
      <w:r>
        <w:rPr>
          <w:rFonts w:hint="cs"/>
          <w:rtl/>
        </w:rPr>
        <w:t xml:space="preserve">מחוזות </w:t>
      </w:r>
      <w:r w:rsidR="002A6395">
        <w:rPr>
          <w:rFonts w:hint="cs"/>
          <w:rtl/>
        </w:rPr>
        <w:t>זרים</w:t>
      </w:r>
      <w:r>
        <w:rPr>
          <w:rFonts w:hint="cs"/>
          <w:rtl/>
        </w:rPr>
        <w:t xml:space="preserve">, לקולות </w:t>
      </w:r>
      <w:r w:rsidR="00107F1C">
        <w:rPr>
          <w:rFonts w:hint="cs"/>
          <w:rtl/>
        </w:rPr>
        <w:t>מוטעמים</w:t>
      </w:r>
      <w:r w:rsidR="002A6395">
        <w:rPr>
          <w:rFonts w:hint="cs"/>
          <w:rtl/>
        </w:rPr>
        <w:t xml:space="preserve"> </w:t>
      </w:r>
      <w:r w:rsidR="00DE34D7">
        <w:rPr>
          <w:rFonts w:hint="cs"/>
          <w:rtl/>
        </w:rPr>
        <w:t>שונים</w:t>
      </w:r>
      <w:r w:rsidR="002A6395">
        <w:rPr>
          <w:rFonts w:hint="cs"/>
          <w:rtl/>
        </w:rPr>
        <w:t>,</w:t>
      </w:r>
      <w:r w:rsidR="00107F1C">
        <w:rPr>
          <w:rFonts w:hint="cs"/>
          <w:rtl/>
        </w:rPr>
        <w:t xml:space="preserve"> </w:t>
      </w:r>
      <w:r w:rsidR="002A6395">
        <w:rPr>
          <w:rFonts w:hint="cs"/>
          <w:rtl/>
        </w:rPr>
        <w:t>ל</w:t>
      </w:r>
      <w:r>
        <w:rPr>
          <w:rFonts w:hint="cs"/>
          <w:rtl/>
        </w:rPr>
        <w:t>צבעים</w:t>
      </w:r>
      <w:r w:rsidR="004219AB">
        <w:rPr>
          <w:rFonts w:hint="cs"/>
          <w:rtl/>
        </w:rPr>
        <w:t>[צורות והטלות מנקודות ראייה שונות]</w:t>
      </w:r>
      <w:r w:rsidR="00107F1C">
        <w:rPr>
          <w:rFonts w:hint="cs"/>
          <w:rtl/>
        </w:rPr>
        <w:t xml:space="preserve"> </w:t>
      </w:r>
      <w:r w:rsidR="00DE34D7">
        <w:rPr>
          <w:rFonts w:hint="cs"/>
          <w:rtl/>
        </w:rPr>
        <w:t>ממוקדים במרחקים אחר</w:t>
      </w:r>
      <w:r w:rsidR="00697420">
        <w:rPr>
          <w:rFonts w:hint="cs"/>
          <w:rtl/>
        </w:rPr>
        <w:t xml:space="preserve">ים </w:t>
      </w:r>
      <w:r w:rsidR="00DE34D7">
        <w:rPr>
          <w:rFonts w:hint="cs"/>
          <w:rtl/>
        </w:rPr>
        <w:t>[</w:t>
      </w:r>
      <w:r w:rsidR="00697420">
        <w:rPr>
          <w:rFonts w:hint="cs"/>
          <w:rtl/>
        </w:rPr>
        <w:t>ו</w:t>
      </w:r>
      <w:r w:rsidR="00107F1C">
        <w:rPr>
          <w:rFonts w:hint="cs"/>
          <w:rtl/>
        </w:rPr>
        <w:t>מודגשים</w:t>
      </w:r>
      <w:r w:rsidR="00DE34D7">
        <w:rPr>
          <w:rFonts w:hint="cs"/>
          <w:rtl/>
        </w:rPr>
        <w:t>]</w:t>
      </w:r>
      <w:r>
        <w:rPr>
          <w:rFonts w:hint="cs"/>
          <w:rtl/>
        </w:rPr>
        <w:t xml:space="preserve">. אבל ללא </w:t>
      </w:r>
      <w:r w:rsidR="00697420">
        <w:rPr>
          <w:rFonts w:hint="cs"/>
          <w:rtl/>
        </w:rPr>
        <w:t>[</w:t>
      </w:r>
      <w:r>
        <w:rPr>
          <w:rFonts w:hint="cs"/>
          <w:rtl/>
        </w:rPr>
        <w:t>ה</w:t>
      </w:r>
      <w:r w:rsidR="00107F1C">
        <w:rPr>
          <w:rFonts w:hint="cs"/>
          <w:rtl/>
        </w:rPr>
        <w:t>כרה</w:t>
      </w:r>
      <w:r w:rsidR="00697420">
        <w:rPr>
          <w:rFonts w:hint="cs"/>
          <w:rtl/>
        </w:rPr>
        <w:t>] התוודעות אל</w:t>
      </w:r>
      <w:r w:rsidR="00107F1C">
        <w:rPr>
          <w:rFonts w:hint="cs"/>
          <w:rtl/>
        </w:rPr>
        <w:t xml:space="preserve"> </w:t>
      </w:r>
      <w:r>
        <w:rPr>
          <w:rFonts w:hint="cs"/>
          <w:rtl/>
        </w:rPr>
        <w:t xml:space="preserve">אותו </w:t>
      </w:r>
      <w:r w:rsidR="00107F1C">
        <w:rPr>
          <w:rFonts w:hint="cs"/>
          <w:rtl/>
        </w:rPr>
        <w:t>לוז</w:t>
      </w:r>
      <w:r>
        <w:rPr>
          <w:rFonts w:hint="cs"/>
          <w:rtl/>
        </w:rPr>
        <w:t>,</w:t>
      </w:r>
      <w:r w:rsidR="00107F1C">
        <w:rPr>
          <w:rFonts w:hint="cs"/>
          <w:rtl/>
        </w:rPr>
        <w:t xml:space="preserve"> ליקוק חריפותו, </w:t>
      </w:r>
      <w:r w:rsidR="002A6395">
        <w:rPr>
          <w:rFonts w:hint="cs"/>
          <w:rtl/>
        </w:rPr>
        <w:t>מישוש</w:t>
      </w:r>
      <w:r w:rsidR="00107F1C">
        <w:rPr>
          <w:rFonts w:hint="cs"/>
          <w:rtl/>
        </w:rPr>
        <w:t xml:space="preserve"> מליחותו</w:t>
      </w:r>
      <w:r>
        <w:rPr>
          <w:rFonts w:hint="cs"/>
          <w:rtl/>
        </w:rPr>
        <w:t xml:space="preserve"> </w:t>
      </w:r>
      <w:r w:rsidR="00107F1C">
        <w:rPr>
          <w:rFonts w:hint="cs"/>
          <w:rtl/>
        </w:rPr>
        <w:t>[</w:t>
      </w:r>
      <w:r>
        <w:rPr>
          <w:rFonts w:hint="cs"/>
          <w:rtl/>
        </w:rPr>
        <w:t>ללא ה</w:t>
      </w:r>
      <w:r>
        <w:t>glimpse</w:t>
      </w:r>
      <w:r w:rsidR="00107F1C">
        <w:rPr>
          <w:rFonts w:hint="cs"/>
          <w:rtl/>
        </w:rPr>
        <w:t xml:space="preserve"> החד והנוצץ </w:t>
      </w:r>
      <w:r>
        <w:rPr>
          <w:rFonts w:hint="cs"/>
          <w:rtl/>
        </w:rPr>
        <w:t xml:space="preserve">או משהו] של </w:t>
      </w:r>
      <w:r w:rsidR="00973DF4">
        <w:rPr>
          <w:rFonts w:hint="cs"/>
          <w:rtl/>
        </w:rPr>
        <w:t>עמוד התווך</w:t>
      </w:r>
      <w:r w:rsidR="00697420">
        <w:rPr>
          <w:rFonts w:hint="cs"/>
          <w:rtl/>
        </w:rPr>
        <w:t>, חוזרים ומקבלים 34</w:t>
      </w:r>
      <w:r>
        <w:rPr>
          <w:rFonts w:hint="cs"/>
          <w:rtl/>
        </w:rPr>
        <w:t xml:space="preserve"> בבגרות, וגם זאת רק לאחר הגרת כמויות נכבדות של </w:t>
      </w:r>
      <w:r w:rsidR="00AC2FA1">
        <w:rPr>
          <w:rFonts w:hint="cs"/>
          <w:rtl/>
        </w:rPr>
        <w:t xml:space="preserve">זיעה ותסכול. ואילו </w:t>
      </w:r>
      <w:r w:rsidR="000A4AF3">
        <w:rPr>
          <w:rFonts w:hint="cs"/>
          <w:rtl/>
        </w:rPr>
        <w:t xml:space="preserve">עתה </w:t>
      </w:r>
      <w:r w:rsidR="00AC2FA1">
        <w:rPr>
          <w:rFonts w:hint="cs"/>
          <w:rtl/>
        </w:rPr>
        <w:t>אלכס לטף</w:t>
      </w:r>
      <w:r>
        <w:rPr>
          <w:rFonts w:hint="cs"/>
          <w:rtl/>
        </w:rPr>
        <w:t xml:space="preserve"> גוונים </w:t>
      </w:r>
      <w:r w:rsidR="00AC2FA1">
        <w:rPr>
          <w:rFonts w:hint="cs"/>
          <w:rtl/>
        </w:rPr>
        <w:t>מתאחדים, צלילים ה</w:t>
      </w:r>
      <w:r>
        <w:rPr>
          <w:rFonts w:hint="cs"/>
          <w:rtl/>
        </w:rPr>
        <w:t xml:space="preserve">מתחברים </w:t>
      </w:r>
      <w:r w:rsidR="009B5C19">
        <w:rPr>
          <w:rFonts w:hint="cs"/>
          <w:rtl/>
        </w:rPr>
        <w:t>ב</w:t>
      </w:r>
      <w:r w:rsidR="00AC2FA1">
        <w:rPr>
          <w:rFonts w:hint="cs"/>
          <w:rtl/>
        </w:rPr>
        <w:t xml:space="preserve">עומק </w:t>
      </w:r>
      <w:r>
        <w:rPr>
          <w:rFonts w:hint="cs"/>
          <w:rtl/>
        </w:rPr>
        <w:t>זרו</w:t>
      </w:r>
      <w:r w:rsidR="00AC2FA1">
        <w:rPr>
          <w:rFonts w:hint="cs"/>
          <w:rtl/>
        </w:rPr>
        <w:t>עותיה השמנמנות והבטוחות של פטרה</w:t>
      </w:r>
      <w:r w:rsidR="00D17929">
        <w:rPr>
          <w:rFonts w:hint="cs"/>
          <w:rtl/>
        </w:rPr>
        <w:t xml:space="preserve"> שהפכה את הדף הדקיק </w:t>
      </w:r>
      <w:r w:rsidR="00AC2FA1">
        <w:rPr>
          <w:rFonts w:hint="cs"/>
          <w:rtl/>
        </w:rPr>
        <w:t>ועיניה</w:t>
      </w:r>
      <w:r w:rsidR="00D17929">
        <w:rPr>
          <w:rFonts w:hint="cs"/>
          <w:rtl/>
        </w:rPr>
        <w:t xml:space="preserve"> מכווצות והיא מרוכזת, היא דולה משם </w:t>
      </w:r>
      <w:r w:rsidR="00AC2FA1">
        <w:rPr>
          <w:rFonts w:hint="cs"/>
          <w:rtl/>
        </w:rPr>
        <w:t>את שורשו של הטעם, את יסוד ההתנגנות</w:t>
      </w:r>
      <w:r w:rsidR="00D17929">
        <w:rPr>
          <w:rFonts w:hint="cs"/>
          <w:rtl/>
        </w:rPr>
        <w:t>, השאר תלוי רק בו. [לא הצלחת</w:t>
      </w:r>
      <w:r w:rsidR="00973DF4">
        <w:rPr>
          <w:rFonts w:hint="cs"/>
          <w:rtl/>
        </w:rPr>
        <w:t>י להבהיר ז</w:t>
      </w:r>
      <w:r w:rsidR="00D17929">
        <w:rPr>
          <w:rFonts w:hint="cs"/>
          <w:rtl/>
        </w:rPr>
        <w:t>את היטב]</w:t>
      </w:r>
    </w:p>
    <w:p w14:paraId="777B6E4A" w14:textId="471D5FAC" w:rsidR="00860EE4" w:rsidRPr="00CD067C" w:rsidRDefault="00860EE4" w:rsidP="00DE34D7">
      <w:pPr>
        <w:rPr>
          <w:rtl/>
        </w:rPr>
      </w:pPr>
      <w:r>
        <w:rPr>
          <w:rFonts w:hint="cs"/>
          <w:rtl/>
        </w:rPr>
        <w:t>- א</w:t>
      </w:r>
      <w:r w:rsidR="00D047EC">
        <w:rPr>
          <w:rFonts w:hint="cs"/>
          <w:rtl/>
        </w:rPr>
        <w:t>ל</w:t>
      </w:r>
      <w:r>
        <w:rPr>
          <w:rFonts w:hint="cs"/>
          <w:rtl/>
        </w:rPr>
        <w:t>כס נזכר ברתיעה של טולאסי ללטינית ומנסה למצא את משפט הקסם שיקרב אותו לעברית</w:t>
      </w:r>
    </w:p>
    <w:p w14:paraId="66A8A824" w14:textId="32216330" w:rsidR="004627AB" w:rsidRPr="00CD067C" w:rsidRDefault="00D24804" w:rsidP="00111AE7">
      <w:pPr>
        <w:rPr>
          <w:rtl/>
        </w:rPr>
      </w:pPr>
      <w:r>
        <w:rPr>
          <w:rFonts w:hint="cs"/>
          <w:rtl/>
        </w:rPr>
        <w:t xml:space="preserve">בלי </w:t>
      </w:r>
      <w:r w:rsidR="00111AE7">
        <w:rPr>
          <w:rFonts w:hint="cs"/>
          <w:rtl/>
        </w:rPr>
        <w:t>לדעת</w:t>
      </w:r>
      <w:r>
        <w:rPr>
          <w:rFonts w:hint="cs"/>
          <w:rtl/>
        </w:rPr>
        <w:t xml:space="preserve"> מילה בעברית היא </w:t>
      </w:r>
      <w:r w:rsidR="001C5A04">
        <w:rPr>
          <w:rFonts w:hint="cs"/>
          <w:rtl/>
        </w:rPr>
        <w:t>הייתה</w:t>
      </w:r>
      <w:r>
        <w:rPr>
          <w:rFonts w:hint="cs"/>
          <w:rtl/>
        </w:rPr>
        <w:t xml:space="preserve"> המורה הטובה ביותר שלו לתנ"ך, </w:t>
      </w:r>
      <w:r w:rsidR="004627AB" w:rsidRPr="00CD067C">
        <w:rPr>
          <w:rtl/>
        </w:rPr>
        <w:t xml:space="preserve">שיער הדבש </w:t>
      </w:r>
      <w:r>
        <w:rPr>
          <w:rFonts w:hint="cs"/>
          <w:rtl/>
        </w:rPr>
        <w:t xml:space="preserve">שלה </w:t>
      </w:r>
      <w:r w:rsidR="004627AB" w:rsidRPr="00CD067C">
        <w:rPr>
          <w:rtl/>
        </w:rPr>
        <w:t xml:space="preserve">פזור על כתפיה הרחבות, עורה </w:t>
      </w:r>
      <w:r w:rsidR="004627AB" w:rsidRPr="00CD067C">
        <w:rPr>
          <w:rFonts w:hint="cs"/>
          <w:rtl/>
        </w:rPr>
        <w:t>ה</w:t>
      </w:r>
      <w:r w:rsidR="004627AB" w:rsidRPr="00CD067C">
        <w:rPr>
          <w:rtl/>
        </w:rPr>
        <w:t xml:space="preserve">ורוד </w:t>
      </w:r>
      <w:r w:rsidR="004627AB" w:rsidRPr="00CD067C">
        <w:rPr>
          <w:rFonts w:hint="cs"/>
          <w:rtl/>
        </w:rPr>
        <w:t xml:space="preserve">והרענן </w:t>
      </w:r>
      <w:r w:rsidR="004627AB" w:rsidRPr="00CD067C">
        <w:rPr>
          <w:rtl/>
        </w:rPr>
        <w:t xml:space="preserve">מכיל </w:t>
      </w:r>
      <w:r>
        <w:rPr>
          <w:rtl/>
        </w:rPr>
        <w:t>עד להתפקע את בשרה העסיסי והשופע</w:t>
      </w:r>
      <w:r w:rsidR="00111AE7">
        <w:rPr>
          <w:rFonts w:hint="cs"/>
          <w:rtl/>
        </w:rPr>
        <w:t>,</w:t>
      </w:r>
      <w:r w:rsidR="004627AB" w:rsidRPr="00CD067C">
        <w:rPr>
          <w:rFonts w:hint="cs"/>
          <w:rtl/>
        </w:rPr>
        <w:t xml:space="preserve"> </w:t>
      </w:r>
      <w:r w:rsidR="000A4AF3">
        <w:rPr>
          <w:rFonts w:hint="cs"/>
          <w:rtl/>
        </w:rPr>
        <w:t xml:space="preserve">את </w:t>
      </w:r>
      <w:r w:rsidR="00111AE7">
        <w:rPr>
          <w:rtl/>
        </w:rPr>
        <w:t>שדי</w:t>
      </w:r>
      <w:r w:rsidR="00111AE7">
        <w:rPr>
          <w:rFonts w:hint="cs"/>
          <w:rtl/>
        </w:rPr>
        <w:t>ה</w:t>
      </w:r>
      <w:r w:rsidR="00111AE7">
        <w:rPr>
          <w:rtl/>
        </w:rPr>
        <w:t xml:space="preserve"> הדשנים</w:t>
      </w:r>
      <w:r w:rsidR="000A4AF3">
        <w:rPr>
          <w:rFonts w:hint="cs"/>
          <w:rtl/>
        </w:rPr>
        <w:t>.</w:t>
      </w:r>
      <w:r w:rsidR="00111AE7">
        <w:rPr>
          <w:rtl/>
        </w:rPr>
        <w:t xml:space="preserve"> </w:t>
      </w:r>
      <w:r w:rsidR="000A4AF3">
        <w:rPr>
          <w:rFonts w:hint="cs"/>
          <w:rtl/>
        </w:rPr>
        <w:t>[</w:t>
      </w:r>
      <w:r w:rsidR="00111AE7">
        <w:rPr>
          <w:rtl/>
        </w:rPr>
        <w:t xml:space="preserve">שלה, טיפות חלב מתוק </w:t>
      </w:r>
      <w:r w:rsidR="00111AE7">
        <w:rPr>
          <w:rFonts w:hint="cs"/>
          <w:rtl/>
        </w:rPr>
        <w:t>ש</w:t>
      </w:r>
      <w:r w:rsidR="00111AE7">
        <w:rPr>
          <w:rtl/>
        </w:rPr>
        <w:t>בצבצו</w:t>
      </w:r>
      <w:r w:rsidR="004627AB" w:rsidRPr="00CD067C">
        <w:rPr>
          <w:rtl/>
        </w:rPr>
        <w:t xml:space="preserve"> מפטמותיה </w:t>
      </w:r>
      <w:r w:rsidR="004627AB" w:rsidRPr="00CD067C">
        <w:rPr>
          <w:rFonts w:hint="cs"/>
          <w:rtl/>
        </w:rPr>
        <w:t>ה</w:t>
      </w:r>
      <w:r w:rsidR="004627AB" w:rsidRPr="00CD067C">
        <w:rPr>
          <w:rtl/>
        </w:rPr>
        <w:t>דיפו ריח מנחם ומפייס</w:t>
      </w:r>
      <w:r w:rsidR="00111AE7">
        <w:rPr>
          <w:rFonts w:hint="cs"/>
          <w:rtl/>
        </w:rPr>
        <w:t>]</w:t>
      </w:r>
    </w:p>
    <w:p w14:paraId="6F47578C" w14:textId="1AFCBAE0" w:rsidR="004627AB" w:rsidRPr="00CD067C" w:rsidRDefault="004627AB" w:rsidP="00250000">
      <w:pPr>
        <w:rPr>
          <w:rtl/>
        </w:rPr>
      </w:pPr>
      <w:r w:rsidRPr="00CD067C">
        <w:rPr>
          <w:rtl/>
        </w:rPr>
        <w:t>"אלכס, אלכס!" היא ל</w:t>
      </w:r>
      <w:r w:rsidR="00973DF4">
        <w:rPr>
          <w:rtl/>
        </w:rPr>
        <w:t xml:space="preserve">חשה </w:t>
      </w:r>
      <w:r w:rsidR="00973DF4">
        <w:rPr>
          <w:rFonts w:hint="cs"/>
          <w:rtl/>
        </w:rPr>
        <w:t>ב</w:t>
      </w:r>
      <w:r w:rsidR="005E3213">
        <w:rPr>
          <w:rtl/>
        </w:rPr>
        <w:t>אוזנ</w:t>
      </w:r>
      <w:r w:rsidRPr="00CD067C">
        <w:rPr>
          <w:rtl/>
        </w:rPr>
        <w:t xml:space="preserve">ו. כתמים כהים של חלב מתוק </w:t>
      </w:r>
      <w:r w:rsidR="00111AE7">
        <w:rPr>
          <w:rFonts w:hint="cs"/>
          <w:rtl/>
        </w:rPr>
        <w:t>ששפע [</w:t>
      </w:r>
      <w:r w:rsidRPr="00CD067C">
        <w:rPr>
          <w:rtl/>
        </w:rPr>
        <w:t>שהופרש</w:t>
      </w:r>
      <w:r w:rsidR="00111AE7">
        <w:rPr>
          <w:rFonts w:hint="cs"/>
          <w:rtl/>
        </w:rPr>
        <w:t>]</w:t>
      </w:r>
      <w:r w:rsidR="00111AE7">
        <w:rPr>
          <w:rtl/>
        </w:rPr>
        <w:t xml:space="preserve"> מפטמותיה התפשטו על חולצתה</w:t>
      </w:r>
      <w:r w:rsidR="000A4AF3">
        <w:rPr>
          <w:rFonts w:hint="cs"/>
          <w:rtl/>
        </w:rPr>
        <w:t>, מדיפים ניחוח</w:t>
      </w:r>
      <w:r w:rsidR="00111AE7">
        <w:rPr>
          <w:rFonts w:hint="cs"/>
          <w:rtl/>
        </w:rPr>
        <w:t xml:space="preserve"> מנחם ומפייס.</w:t>
      </w:r>
    </w:p>
    <w:p w14:paraId="1EF69A56" w14:textId="77777777" w:rsidR="004627AB" w:rsidRPr="00CD067C" w:rsidRDefault="004627AB" w:rsidP="00250000">
      <w:pPr>
        <w:rPr>
          <w:rtl/>
        </w:rPr>
      </w:pPr>
      <w:r w:rsidRPr="00CD067C">
        <w:rPr>
          <w:rtl/>
        </w:rPr>
        <w:t>קול המפתח הנתחב למנעול החריד אותם</w:t>
      </w:r>
      <w:r w:rsidRPr="00CD067C">
        <w:rPr>
          <w:rFonts w:hint="cs"/>
          <w:rtl/>
        </w:rPr>
        <w:t xml:space="preserve"> מדימדומיהם</w:t>
      </w:r>
      <w:r w:rsidRPr="00CD067C">
        <w:rPr>
          <w:rtl/>
        </w:rPr>
        <w:t>.</w:t>
      </w:r>
    </w:p>
    <w:p w14:paraId="758B8E1C" w14:textId="01D6CC29" w:rsidR="004627AB" w:rsidRDefault="004627AB" w:rsidP="00DE34D7">
      <w:pPr>
        <w:rPr>
          <w:rtl/>
        </w:rPr>
      </w:pPr>
      <w:r w:rsidRPr="00CD067C">
        <w:rPr>
          <w:rtl/>
        </w:rPr>
        <w:t>אלכס קם</w:t>
      </w:r>
      <w:r w:rsidRPr="00CD067C">
        <w:rPr>
          <w:rFonts w:hint="cs"/>
          <w:rtl/>
        </w:rPr>
        <w:t>,</w:t>
      </w:r>
      <w:r w:rsidRPr="00CD067C">
        <w:rPr>
          <w:rtl/>
        </w:rPr>
        <w:t xml:space="preserve"> רגליו רועדות, </w:t>
      </w:r>
      <w:r w:rsidR="003B2198">
        <w:rPr>
          <w:rtl/>
        </w:rPr>
        <w:t>שערו</w:t>
      </w:r>
      <w:r w:rsidRPr="00CD067C">
        <w:rPr>
          <w:rtl/>
        </w:rPr>
        <w:t xml:space="preserve"> סתור וראשו סחרחר. הוא ניגב את מצחו בידו. "תודה על השיעור בתנ"ך," הוא מלמל והתכוון להמלט, אבל בעלה של פטרה </w:t>
      </w:r>
      <w:r w:rsidR="00111AE7">
        <w:rPr>
          <w:rFonts w:hint="cs"/>
          <w:rtl/>
        </w:rPr>
        <w:t xml:space="preserve">לא הסכים לשמוע על </w:t>
      </w:r>
      <w:r w:rsidRPr="00CD067C">
        <w:rPr>
          <w:rFonts w:hint="cs"/>
          <w:rtl/>
        </w:rPr>
        <w:t>כך</w:t>
      </w:r>
      <w:r w:rsidRPr="00CD067C">
        <w:rPr>
          <w:rtl/>
        </w:rPr>
        <w:t xml:space="preserve"> והוא </w:t>
      </w:r>
      <w:r w:rsidRPr="00CD067C">
        <w:rPr>
          <w:rFonts w:hint="cs"/>
          <w:rtl/>
        </w:rPr>
        <w:t>נ</w:t>
      </w:r>
      <w:r w:rsidRPr="00CD067C">
        <w:rPr>
          <w:rtl/>
        </w:rPr>
        <w:t>שאר לארוחת ערב</w:t>
      </w:r>
      <w:r w:rsidRPr="00CD067C">
        <w:rPr>
          <w:rFonts w:hint="cs"/>
          <w:rtl/>
        </w:rPr>
        <w:t xml:space="preserve">, גם ארקדי הוזמן </w:t>
      </w:r>
      <w:r w:rsidR="00DE34D7">
        <w:rPr>
          <w:rFonts w:hint="cs"/>
          <w:rtl/>
        </w:rPr>
        <w:t>מהדיר</w:t>
      </w:r>
      <w:r w:rsidR="00E56867">
        <w:rPr>
          <w:rFonts w:hint="cs"/>
          <w:rtl/>
        </w:rPr>
        <w:t xml:space="preserve">ה </w:t>
      </w:r>
      <w:r w:rsidR="00DE34D7">
        <w:rPr>
          <w:rFonts w:hint="cs"/>
          <w:rtl/>
        </w:rPr>
        <w:t>שלמעלה</w:t>
      </w:r>
      <w:r w:rsidR="00E56867">
        <w:rPr>
          <w:rFonts w:hint="cs"/>
          <w:rtl/>
        </w:rPr>
        <w:t xml:space="preserve"> </w:t>
      </w:r>
      <w:r w:rsidRPr="00CD067C">
        <w:rPr>
          <w:rtl/>
        </w:rPr>
        <w:t>ו</w:t>
      </w:r>
      <w:r w:rsidRPr="00CD067C">
        <w:rPr>
          <w:rFonts w:hint="cs"/>
          <w:rtl/>
        </w:rPr>
        <w:t xml:space="preserve">הם </w:t>
      </w:r>
      <w:r w:rsidR="005A2BAF">
        <w:rPr>
          <w:rFonts w:hint="cs"/>
          <w:rtl/>
        </w:rPr>
        <w:t>אכלו כופתאות שזיפים חמימות ו</w:t>
      </w:r>
      <w:r w:rsidRPr="00CD067C">
        <w:rPr>
          <w:rtl/>
        </w:rPr>
        <w:t>נ</w:t>
      </w:r>
      <w:r w:rsidRPr="00CD067C">
        <w:rPr>
          <w:rFonts w:hint="cs"/>
          <w:rtl/>
        </w:rPr>
        <w:t>י</w:t>
      </w:r>
      <w:r w:rsidRPr="00CD067C">
        <w:rPr>
          <w:rtl/>
        </w:rPr>
        <w:t>תח</w:t>
      </w:r>
      <w:r w:rsidR="00111AE7">
        <w:rPr>
          <w:rFonts w:hint="cs"/>
          <w:rtl/>
        </w:rPr>
        <w:t>ו</w:t>
      </w:r>
      <w:r w:rsidR="00884D14">
        <w:rPr>
          <w:rtl/>
        </w:rPr>
        <w:t xml:space="preserve"> את ההבדלים</w:t>
      </w:r>
      <w:r w:rsidR="00683D6D">
        <w:rPr>
          <w:rtl/>
        </w:rPr>
        <w:t xml:space="preserve"> בין אנגלית ל</w:t>
      </w:r>
      <w:r w:rsidR="00111AE7">
        <w:rPr>
          <w:rFonts w:hint="cs"/>
          <w:rtl/>
        </w:rPr>
        <w:t xml:space="preserve">בין </w:t>
      </w:r>
      <w:r w:rsidR="00683D6D">
        <w:rPr>
          <w:rtl/>
        </w:rPr>
        <w:t>גרמנית ובינן ל</w:t>
      </w:r>
      <w:r w:rsidR="000A4AF3">
        <w:rPr>
          <w:rFonts w:hint="cs"/>
          <w:rtl/>
        </w:rPr>
        <w:t xml:space="preserve">בין </w:t>
      </w:r>
      <w:r w:rsidRPr="00CD067C">
        <w:rPr>
          <w:rtl/>
        </w:rPr>
        <w:t>ניב גרמני הנקרא גרמנית גבוהה</w:t>
      </w:r>
      <w:r w:rsidR="00262209">
        <w:rPr>
          <w:rFonts w:hint="cs"/>
          <w:rtl/>
        </w:rPr>
        <w:t>, אותו</w:t>
      </w:r>
      <w:r w:rsidRPr="00CD067C">
        <w:rPr>
          <w:rtl/>
        </w:rPr>
        <w:t xml:space="preserve"> </w:t>
      </w:r>
      <w:r w:rsidRPr="00CD067C">
        <w:t>Hoch Deutch</w:t>
      </w:r>
      <w:r w:rsidRPr="00CD067C">
        <w:rPr>
          <w:rtl/>
        </w:rPr>
        <w:t xml:space="preserve"> הנפוץ בצ</w:t>
      </w:r>
      <w:r w:rsidR="003D6705">
        <w:rPr>
          <w:rtl/>
        </w:rPr>
        <w:t>פון</w:t>
      </w:r>
      <w:r w:rsidR="00111AE7">
        <w:rPr>
          <w:rFonts w:hint="cs"/>
          <w:rtl/>
        </w:rPr>
        <w:t>-מערב</w:t>
      </w:r>
      <w:r w:rsidR="003D6705">
        <w:rPr>
          <w:rtl/>
        </w:rPr>
        <w:t xml:space="preserve"> גרמניה, מקום הולדתו של הבעל</w:t>
      </w:r>
      <w:r w:rsidR="003D6705">
        <w:rPr>
          <w:rFonts w:hint="cs"/>
          <w:rtl/>
        </w:rPr>
        <w:t xml:space="preserve"> ובינתיים </w:t>
      </w:r>
      <w:r w:rsidR="004219AB">
        <w:rPr>
          <w:rFonts w:hint="cs"/>
          <w:rtl/>
        </w:rPr>
        <w:t>התכבדו</w:t>
      </w:r>
      <w:r w:rsidR="003D6705">
        <w:rPr>
          <w:rFonts w:hint="cs"/>
          <w:rtl/>
        </w:rPr>
        <w:t xml:space="preserve"> </w:t>
      </w:r>
      <w:r w:rsidR="004219AB">
        <w:rPr>
          <w:rFonts w:hint="cs"/>
          <w:rtl/>
        </w:rPr>
        <w:t>ב</w:t>
      </w:r>
      <w:r w:rsidR="003D6705">
        <w:rPr>
          <w:rFonts w:hint="cs"/>
          <w:rtl/>
        </w:rPr>
        <w:t>נקנקיות בחזרת</w:t>
      </w:r>
      <w:r w:rsidR="00111AE7">
        <w:rPr>
          <w:rFonts w:hint="cs"/>
          <w:rtl/>
        </w:rPr>
        <w:t>.</w:t>
      </w:r>
      <w:r w:rsidR="003D6705">
        <w:rPr>
          <w:rFonts w:hint="cs"/>
          <w:rtl/>
        </w:rPr>
        <w:t xml:space="preserve"> [אולי זה מאכל אוסטרי?? זה מ-קברות הקפוצינים עמ' 87]</w:t>
      </w:r>
    </w:p>
    <w:p w14:paraId="105C55FE" w14:textId="77777777" w:rsidR="00C81B99" w:rsidRDefault="004627AB" w:rsidP="00250000">
      <w:pPr>
        <w:rPr>
          <w:rtl/>
        </w:rPr>
      </w:pPr>
      <w:r w:rsidRPr="00CD067C">
        <w:rPr>
          <w:rFonts w:hint="cs"/>
          <w:rtl/>
        </w:rPr>
        <w:t>"</w:t>
      </w:r>
      <w:r w:rsidR="00C81B99">
        <w:rPr>
          <w:rFonts w:hint="cs"/>
          <w:rtl/>
        </w:rPr>
        <w:t>במשך שנים ניסיתי ללמד את אלכס ולא הצלחתי, והנה עם פטרה הוא לומד דיקדוק וגם תנ"ך..."</w:t>
      </w:r>
    </w:p>
    <w:p w14:paraId="274BECED" w14:textId="298651C3" w:rsidR="00C81B99" w:rsidRDefault="00C81B99" w:rsidP="00250000">
      <w:pPr>
        <w:rPr>
          <w:rtl/>
        </w:rPr>
      </w:pPr>
      <w:r>
        <w:rPr>
          <w:rFonts w:hint="cs"/>
          <w:rtl/>
        </w:rPr>
        <w:t>"פטרה מלמדת באופן בלתי ישיר את הנקודות ה</w:t>
      </w:r>
      <w:r w:rsidR="00B833EF">
        <w:rPr>
          <w:rFonts w:hint="cs"/>
          <w:rtl/>
        </w:rPr>
        <w:t>מדויק</w:t>
      </w:r>
      <w:r>
        <w:rPr>
          <w:rFonts w:hint="cs"/>
          <w:rtl/>
        </w:rPr>
        <w:t xml:space="preserve">ות שאני לא מבין </w:t>
      </w:r>
      <w:r>
        <w:rPr>
          <w:rtl/>
        </w:rPr>
        <w:t>–</w:t>
      </w:r>
      <w:r>
        <w:rPr>
          <w:rFonts w:hint="cs"/>
          <w:rtl/>
        </w:rPr>
        <w:t xml:space="preserve"> אני מבין כ"כ הרבה יותר ממה שלפני השיעור שלנו היום." </w:t>
      </w:r>
    </w:p>
    <w:p w14:paraId="05D7C335" w14:textId="2B7027C1" w:rsidR="004627AB" w:rsidRPr="00CD067C" w:rsidRDefault="00C81B99" w:rsidP="00250000">
      <w:pPr>
        <w:rPr>
          <w:rtl/>
        </w:rPr>
      </w:pPr>
      <w:r>
        <w:rPr>
          <w:rFonts w:hint="cs"/>
          <w:rtl/>
        </w:rPr>
        <w:t>"</w:t>
      </w:r>
      <w:r w:rsidR="004627AB" w:rsidRPr="00CD067C">
        <w:rPr>
          <w:rFonts w:hint="cs"/>
          <w:rtl/>
        </w:rPr>
        <w:t xml:space="preserve">פטרה היא </w:t>
      </w:r>
      <w:r>
        <w:rPr>
          <w:rFonts w:hint="cs"/>
          <w:rtl/>
        </w:rPr>
        <w:t xml:space="preserve">ללא ספק </w:t>
      </w:r>
      <w:r w:rsidR="00DE34D7">
        <w:rPr>
          <w:rFonts w:hint="cs"/>
          <w:rtl/>
        </w:rPr>
        <w:t xml:space="preserve">מורה נהדרת," </w:t>
      </w:r>
      <w:r>
        <w:rPr>
          <w:rFonts w:hint="cs"/>
          <w:rtl/>
        </w:rPr>
        <w:t>ארקדי</w:t>
      </w:r>
      <w:r w:rsidR="00DE34D7">
        <w:rPr>
          <w:rFonts w:hint="cs"/>
          <w:rtl/>
        </w:rPr>
        <w:t xml:space="preserve"> שיבח</w:t>
      </w:r>
      <w:r w:rsidR="004627AB" w:rsidRPr="00CD067C">
        <w:rPr>
          <w:rFonts w:hint="cs"/>
          <w:rtl/>
        </w:rPr>
        <w:t>.</w:t>
      </w:r>
    </w:p>
    <w:p w14:paraId="4168859F" w14:textId="77777777" w:rsidR="004627AB" w:rsidRDefault="00DE34D7" w:rsidP="00111AE7">
      <w:pPr>
        <w:rPr>
          <w:rtl/>
        </w:rPr>
      </w:pPr>
      <w:r>
        <w:rPr>
          <w:rFonts w:hint="cs"/>
          <w:rtl/>
        </w:rPr>
        <w:t xml:space="preserve">"ברור, ברור," </w:t>
      </w:r>
      <w:r w:rsidR="004627AB" w:rsidRPr="00CD067C">
        <w:rPr>
          <w:rFonts w:hint="cs"/>
          <w:rtl/>
        </w:rPr>
        <w:t>הבעל</w:t>
      </w:r>
      <w:r>
        <w:rPr>
          <w:rFonts w:hint="cs"/>
          <w:rtl/>
        </w:rPr>
        <w:t xml:space="preserve"> הסכים</w:t>
      </w:r>
      <w:r w:rsidR="004627AB" w:rsidRPr="00CD067C">
        <w:rPr>
          <w:rFonts w:hint="cs"/>
          <w:rtl/>
        </w:rPr>
        <w:t>.</w:t>
      </w:r>
      <w:r w:rsidR="00884D14">
        <w:rPr>
          <w:rFonts w:hint="cs"/>
          <w:rtl/>
        </w:rPr>
        <w:t xml:space="preserve"> "באופן טבעי.</w:t>
      </w:r>
      <w:r w:rsidR="0003345C">
        <w:rPr>
          <w:rFonts w:hint="cs"/>
          <w:rtl/>
        </w:rPr>
        <w:t xml:space="preserve"> באופן טיבעי</w:t>
      </w:r>
      <w:r w:rsidR="00111AE7">
        <w:rPr>
          <w:rFonts w:hint="cs"/>
          <w:rtl/>
        </w:rPr>
        <w:t xml:space="preserve"> למדי</w:t>
      </w:r>
      <w:r w:rsidR="0003345C">
        <w:rPr>
          <w:rFonts w:hint="cs"/>
          <w:rtl/>
        </w:rPr>
        <w:t>." [</w:t>
      </w:r>
      <w:r w:rsidR="0003345C" w:rsidRPr="0003345C">
        <w:t>ganz natürlich</w:t>
      </w:r>
      <w:r w:rsidR="0003345C">
        <w:rPr>
          <w:rFonts w:hint="cs"/>
          <w:rtl/>
        </w:rPr>
        <w:t>]</w:t>
      </w:r>
    </w:p>
    <w:p w14:paraId="61DAF588" w14:textId="77777777" w:rsidR="00884D14" w:rsidRDefault="007B6012" w:rsidP="00250000">
      <w:pPr>
        <w:rPr>
          <w:rtl/>
        </w:rPr>
      </w:pPr>
      <w:r>
        <w:rPr>
          <w:rFonts w:hint="cs"/>
          <w:rtl/>
        </w:rPr>
        <w:t>"לא כל דבר ניתן ללמוד," היא מחתה</w:t>
      </w:r>
      <w:r w:rsidR="00884D14">
        <w:rPr>
          <w:rFonts w:hint="cs"/>
          <w:rtl/>
        </w:rPr>
        <w:t>. "או ללמד. לא מה שבאמת חשוב."</w:t>
      </w:r>
    </w:p>
    <w:p w14:paraId="280A5B44" w14:textId="77777777" w:rsidR="00884D14" w:rsidRPr="00CD067C" w:rsidRDefault="000A4AF3" w:rsidP="00250000">
      <w:pPr>
        <w:rPr>
          <w:rtl/>
        </w:rPr>
      </w:pPr>
      <w:r>
        <w:rPr>
          <w:rFonts w:hint="cs"/>
          <w:rtl/>
        </w:rPr>
        <w:lastRenderedPageBreak/>
        <w:t>"למה היא</w:t>
      </w:r>
      <w:r w:rsidR="00884D14">
        <w:rPr>
          <w:rFonts w:hint="cs"/>
          <w:rtl/>
        </w:rPr>
        <w:t xml:space="preserve"> מתכוונת?"</w:t>
      </w:r>
    </w:p>
    <w:p w14:paraId="305C1905" w14:textId="3A602004" w:rsidR="004627AB" w:rsidRPr="00CD067C" w:rsidRDefault="007B6012" w:rsidP="00A4514C">
      <w:pPr>
        <w:rPr>
          <w:rtl/>
        </w:rPr>
      </w:pPr>
      <w:r>
        <w:rPr>
          <w:rFonts w:hint="cs"/>
          <w:rtl/>
        </w:rPr>
        <w:t>"</w:t>
      </w:r>
      <w:r w:rsidR="00884D14">
        <w:rPr>
          <w:rFonts w:hint="cs"/>
          <w:rtl/>
        </w:rPr>
        <w:t xml:space="preserve">למשל, להיות </w:t>
      </w:r>
      <w:r w:rsidR="001C5A04">
        <w:rPr>
          <w:rFonts w:hint="cs"/>
          <w:rtl/>
        </w:rPr>
        <w:t>אימא</w:t>
      </w:r>
      <w:r w:rsidR="00884D14">
        <w:rPr>
          <w:rFonts w:hint="cs"/>
          <w:rtl/>
        </w:rPr>
        <w:t>.</w:t>
      </w:r>
      <w:r w:rsidR="00A4514C">
        <w:rPr>
          <w:rFonts w:hint="cs"/>
          <w:rtl/>
        </w:rPr>
        <w:t xml:space="preserve"> להיות באמת </w:t>
      </w:r>
      <w:r w:rsidR="001C5A04">
        <w:rPr>
          <w:rFonts w:hint="cs"/>
          <w:rtl/>
        </w:rPr>
        <w:t>אימא</w:t>
      </w:r>
      <w:r w:rsidR="00A4514C">
        <w:rPr>
          <w:rFonts w:hint="cs"/>
          <w:rtl/>
        </w:rPr>
        <w:t>, כמו שצריך, כמו שמקרי הקיצון מכריחים / מאלצים / מכתיבים.</w:t>
      </w:r>
      <w:r w:rsidR="004627AB" w:rsidRPr="00CD067C">
        <w:rPr>
          <w:rFonts w:hint="cs"/>
          <w:rtl/>
        </w:rPr>
        <w:t xml:space="preserve"> </w:t>
      </w:r>
      <w:r w:rsidR="00884D14">
        <w:rPr>
          <w:rFonts w:hint="cs"/>
          <w:rtl/>
        </w:rPr>
        <w:t>א</w:t>
      </w:r>
      <w:r w:rsidR="004627AB" w:rsidRPr="00CD067C">
        <w:rPr>
          <w:rFonts w:hint="cs"/>
          <w:rtl/>
        </w:rPr>
        <w:t xml:space="preserve">ין </w:t>
      </w:r>
      <w:r w:rsidR="00111AE7">
        <w:rPr>
          <w:rFonts w:hint="cs"/>
          <w:rtl/>
        </w:rPr>
        <w:t>בי</w:t>
      </w:r>
      <w:r w:rsidR="004627AB" w:rsidRPr="00CD067C">
        <w:rPr>
          <w:rFonts w:hint="cs"/>
          <w:rtl/>
        </w:rPr>
        <w:t xml:space="preserve"> היכולת לז</w:t>
      </w:r>
      <w:r w:rsidR="004627AB" w:rsidRPr="00CD067C">
        <w:rPr>
          <w:rtl/>
        </w:rPr>
        <w:t>נק לכביש ו</w:t>
      </w:r>
      <w:r w:rsidR="004627AB" w:rsidRPr="00CD067C">
        <w:rPr>
          <w:rFonts w:hint="cs"/>
          <w:rtl/>
        </w:rPr>
        <w:t>ל</w:t>
      </w:r>
      <w:r w:rsidR="004627AB" w:rsidRPr="00CD067C">
        <w:rPr>
          <w:rtl/>
        </w:rPr>
        <w:t>הציל את הבת של</w:t>
      </w:r>
      <w:r w:rsidR="004627AB" w:rsidRPr="00CD067C">
        <w:rPr>
          <w:rFonts w:hint="cs"/>
          <w:rtl/>
        </w:rPr>
        <w:t>י</w:t>
      </w:r>
      <w:r w:rsidR="004627AB" w:rsidRPr="00CD067C">
        <w:rPr>
          <w:rtl/>
        </w:rPr>
        <w:t xml:space="preserve"> מתחת לגלגלי משאית</w:t>
      </w:r>
      <w:r w:rsidR="004627AB" w:rsidRPr="00CD067C">
        <w:rPr>
          <w:rFonts w:hint="cs"/>
          <w:rtl/>
        </w:rPr>
        <w:t xml:space="preserve"> ב</w:t>
      </w:r>
      <w:r w:rsidR="003A7E9C">
        <w:rPr>
          <w:rFonts w:hint="cs"/>
          <w:rtl/>
        </w:rPr>
        <w:t>שנייה</w:t>
      </w:r>
      <w:r w:rsidR="004627AB" w:rsidRPr="00CD067C">
        <w:rPr>
          <w:rFonts w:hint="cs"/>
          <w:rtl/>
        </w:rPr>
        <w:t xml:space="preserve"> האחרונה</w:t>
      </w:r>
      <w:r w:rsidR="004627AB" w:rsidRPr="00CD067C">
        <w:rPr>
          <w:rtl/>
        </w:rPr>
        <w:t xml:space="preserve">. </w:t>
      </w:r>
      <w:r w:rsidR="00683D6D">
        <w:rPr>
          <w:rFonts w:hint="cs"/>
          <w:rtl/>
        </w:rPr>
        <w:t>נותרתי</w:t>
      </w:r>
      <w:r w:rsidR="004627AB" w:rsidRPr="00CD067C">
        <w:rPr>
          <w:rtl/>
        </w:rPr>
        <w:t xml:space="preserve"> </w:t>
      </w:r>
      <w:r>
        <w:rPr>
          <w:rFonts w:hint="cs"/>
          <w:rtl/>
        </w:rPr>
        <w:t xml:space="preserve">אותו </w:t>
      </w:r>
      <w:r w:rsidR="00111AE7">
        <w:rPr>
          <w:rtl/>
        </w:rPr>
        <w:t>אדם שהייתי לפני ההריון</w:t>
      </w:r>
      <w:r w:rsidR="00111AE7">
        <w:rPr>
          <w:rFonts w:hint="cs"/>
          <w:rtl/>
        </w:rPr>
        <w:t>,</w:t>
      </w:r>
      <w:r w:rsidR="004627AB" w:rsidRPr="00CD067C">
        <w:rPr>
          <w:rtl/>
        </w:rPr>
        <w:t xml:space="preserve"> אולי עם </w:t>
      </w:r>
      <w:r>
        <w:rPr>
          <w:rFonts w:hint="cs"/>
          <w:rtl/>
        </w:rPr>
        <w:t>עשרה קילוגרמים</w:t>
      </w:r>
      <w:r w:rsidR="004627AB" w:rsidRPr="00CD067C">
        <w:rPr>
          <w:rtl/>
        </w:rPr>
        <w:t xml:space="preserve"> עודפים</w:t>
      </w:r>
      <w:r w:rsidR="00A4514C">
        <w:rPr>
          <w:rFonts w:hint="cs"/>
          <w:rtl/>
        </w:rPr>
        <w:t xml:space="preserve"> (איש לא סתר אותה) אבל ללא יכולות צביעה, או ריקמה, או זינוק</w:t>
      </w:r>
      <w:r w:rsidR="004627AB" w:rsidRPr="00CD067C">
        <w:rPr>
          <w:rtl/>
        </w:rPr>
        <w:t>.</w:t>
      </w:r>
      <w:r w:rsidR="00111AE7">
        <w:rPr>
          <w:rFonts w:hint="cs"/>
          <w:rtl/>
        </w:rPr>
        <w:t>"</w:t>
      </w:r>
      <w:r w:rsidR="004627AB" w:rsidRPr="00CD067C">
        <w:rPr>
          <w:rtl/>
        </w:rPr>
        <w:t xml:space="preserve"> </w:t>
      </w:r>
      <w:r w:rsidR="00111AE7">
        <w:rPr>
          <w:rFonts w:hint="cs"/>
          <w:rtl/>
        </w:rPr>
        <w:t>[</w:t>
      </w:r>
      <w:r w:rsidR="004627AB" w:rsidRPr="00CD067C">
        <w:rPr>
          <w:rtl/>
        </w:rPr>
        <w:t>ברור שהחיים שלי השתנו לחלוטין, כל סידרי העדיפויות שלי. אבל מבחינה פיזית, לא הפכתי לסופרמן."</w:t>
      </w:r>
      <w:r w:rsidR="00111AE7">
        <w:rPr>
          <w:rFonts w:hint="cs"/>
          <w:rtl/>
        </w:rPr>
        <w:t>]</w:t>
      </w:r>
    </w:p>
    <w:p w14:paraId="58389C12" w14:textId="3C5F7D7B" w:rsidR="004627AB" w:rsidRPr="00CD067C" w:rsidRDefault="004627AB" w:rsidP="00A4514C">
      <w:pPr>
        <w:rPr>
          <w:rtl/>
        </w:rPr>
      </w:pPr>
      <w:r w:rsidRPr="00CD067C">
        <w:rPr>
          <w:rtl/>
        </w:rPr>
        <w:t>"</w:t>
      </w:r>
      <w:r w:rsidR="000A4AF3">
        <w:rPr>
          <w:rFonts w:hint="cs"/>
          <w:rtl/>
        </w:rPr>
        <w:t xml:space="preserve">נא לא להניח </w:t>
      </w:r>
      <w:r w:rsidR="0003345C">
        <w:rPr>
          <w:rtl/>
        </w:rPr>
        <w:t>לה לרוץ לכביש בלי להזהר</w:t>
      </w:r>
      <w:r w:rsidR="0003345C">
        <w:rPr>
          <w:rFonts w:hint="cs"/>
          <w:rtl/>
        </w:rPr>
        <w:t>,</w:t>
      </w:r>
      <w:r w:rsidR="000A4AF3">
        <w:rPr>
          <w:rFonts w:hint="cs"/>
          <w:rtl/>
        </w:rPr>
        <w:t xml:space="preserve"> אם כן,</w:t>
      </w:r>
      <w:r w:rsidR="0003345C">
        <w:rPr>
          <w:rFonts w:hint="cs"/>
          <w:rtl/>
        </w:rPr>
        <w:t>" אלכס אמר.</w:t>
      </w:r>
      <w:r w:rsidRPr="00CD067C">
        <w:rPr>
          <w:rtl/>
        </w:rPr>
        <w:t xml:space="preserve"> </w:t>
      </w:r>
      <w:r w:rsidR="0003345C">
        <w:rPr>
          <w:rFonts w:hint="cs"/>
          <w:rtl/>
        </w:rPr>
        <w:t>"</w:t>
      </w:r>
      <w:r w:rsidR="000A4AF3">
        <w:rPr>
          <w:rtl/>
        </w:rPr>
        <w:t>ת</w:t>
      </w:r>
      <w:r w:rsidR="00A4514C">
        <w:rPr>
          <w:rFonts w:hint="cs"/>
          <w:rtl/>
        </w:rPr>
        <w:t>א</w:t>
      </w:r>
      <w:r w:rsidR="000A4AF3">
        <w:rPr>
          <w:rtl/>
        </w:rPr>
        <w:t>ח</w:t>
      </w:r>
      <w:r w:rsidR="00A4514C">
        <w:rPr>
          <w:rFonts w:hint="cs"/>
          <w:rtl/>
        </w:rPr>
        <w:t>ו</w:t>
      </w:r>
      <w:r w:rsidR="000A4AF3">
        <w:rPr>
          <w:rtl/>
        </w:rPr>
        <w:t>ז</w:t>
      </w:r>
      <w:r w:rsidR="000A4AF3">
        <w:rPr>
          <w:rFonts w:hint="cs"/>
          <w:rtl/>
        </w:rPr>
        <w:t xml:space="preserve"> היא</w:t>
      </w:r>
      <w:r w:rsidR="00111AE7">
        <w:rPr>
          <w:rtl/>
        </w:rPr>
        <w:t xml:space="preserve"> </w:t>
      </w:r>
      <w:r w:rsidR="00111AE7">
        <w:rPr>
          <w:rFonts w:hint="cs"/>
          <w:rtl/>
        </w:rPr>
        <w:t>ב</w:t>
      </w:r>
      <w:r w:rsidRPr="00CD067C">
        <w:rPr>
          <w:rtl/>
        </w:rPr>
        <w:t>ה חזק ביד."</w:t>
      </w:r>
    </w:p>
    <w:p w14:paraId="0EC854C7" w14:textId="77777777" w:rsidR="002828EF" w:rsidRDefault="00663EF0" w:rsidP="002828EF">
      <w:pPr>
        <w:rPr>
          <w:rtl/>
        </w:rPr>
      </w:pPr>
      <w:r>
        <w:rPr>
          <w:rFonts w:hint="cs"/>
          <w:rtl/>
        </w:rPr>
        <w:t>[</w:t>
      </w:r>
      <w:r w:rsidR="002828EF" w:rsidRPr="00CD067C">
        <w:rPr>
          <w:rtl/>
        </w:rPr>
        <w:t>"</w:t>
      </w:r>
      <w:r w:rsidR="002828EF">
        <w:rPr>
          <w:rFonts w:hint="cs"/>
          <w:rtl/>
        </w:rPr>
        <w:t xml:space="preserve">סיכמנו לפנייה בלשון נוכחות, </w:t>
      </w:r>
      <w:r w:rsidR="008E6323">
        <w:rPr>
          <w:rFonts w:hint="cs"/>
          <w:rtl/>
        </w:rPr>
        <w:t>עליך להתרגל לכך,</w:t>
      </w:r>
      <w:r w:rsidR="002828EF">
        <w:rPr>
          <w:rFonts w:hint="cs"/>
          <w:rtl/>
        </w:rPr>
        <w:t>"</w:t>
      </w:r>
      <w:r w:rsidR="008E6323">
        <w:rPr>
          <w:rFonts w:hint="cs"/>
          <w:rtl/>
        </w:rPr>
        <w:t xml:space="preserve"> היא נזפה בו.</w:t>
      </w:r>
    </w:p>
    <w:p w14:paraId="366921E6" w14:textId="77777777" w:rsidR="00EC0BE1" w:rsidRDefault="00EC0BE1" w:rsidP="00683D6D">
      <w:pPr>
        <w:rPr>
          <w:rtl/>
        </w:rPr>
      </w:pPr>
      <w:r>
        <w:rPr>
          <w:rFonts w:hint="cs"/>
          <w:rtl/>
        </w:rPr>
        <w:t>"אכן, כך סיכמנו," אלכס הודה.</w:t>
      </w:r>
    </w:p>
    <w:p w14:paraId="7A463298" w14:textId="77777777" w:rsidR="00663EF0" w:rsidRDefault="00663EF0" w:rsidP="00EC0BE1">
      <w:pPr>
        <w:rPr>
          <w:rtl/>
        </w:rPr>
      </w:pPr>
      <w:r>
        <w:rPr>
          <w:rFonts w:hint="cs"/>
          <w:rtl/>
        </w:rPr>
        <w:t>]</w:t>
      </w:r>
    </w:p>
    <w:p w14:paraId="720FDA57" w14:textId="77777777" w:rsidR="004627AB" w:rsidRPr="00CD067C" w:rsidRDefault="004627AB" w:rsidP="00EC0BE1">
      <w:pPr>
        <w:rPr>
          <w:rtl/>
        </w:rPr>
      </w:pPr>
      <w:r w:rsidRPr="00CD067C">
        <w:rPr>
          <w:rtl/>
        </w:rPr>
        <w:t>"</w:t>
      </w:r>
      <w:r w:rsidRPr="00CD067C">
        <w:rPr>
          <w:rFonts w:hint="cs"/>
          <w:rtl/>
        </w:rPr>
        <w:t xml:space="preserve">פטרה מודאגת </w:t>
      </w:r>
      <w:r w:rsidR="00EC0BE1">
        <w:rPr>
          <w:rFonts w:hint="cs"/>
          <w:rtl/>
        </w:rPr>
        <w:t xml:space="preserve">מכך </w:t>
      </w:r>
      <w:r w:rsidRPr="00CD067C">
        <w:rPr>
          <w:rFonts w:hint="cs"/>
          <w:rtl/>
        </w:rPr>
        <w:t>ש</w:t>
      </w:r>
      <w:r w:rsidR="00EC0BE1">
        <w:rPr>
          <w:rFonts w:hint="cs"/>
          <w:rtl/>
        </w:rPr>
        <w:t>איננה</w:t>
      </w:r>
      <w:r w:rsidRPr="00CD067C">
        <w:rPr>
          <w:rFonts w:hint="cs"/>
          <w:rtl/>
        </w:rPr>
        <w:t xml:space="preserve"> מקיימת את חוק רבע השעה,</w:t>
      </w:r>
      <w:r w:rsidRPr="00CD067C">
        <w:rPr>
          <w:rtl/>
        </w:rPr>
        <w:t>"</w:t>
      </w:r>
      <w:r w:rsidRPr="00CD067C">
        <w:rPr>
          <w:rFonts w:hint="cs"/>
          <w:rtl/>
        </w:rPr>
        <w:t xml:space="preserve"> הבעל</w:t>
      </w:r>
      <w:r w:rsidR="00EC0BE1">
        <w:rPr>
          <w:rFonts w:hint="cs"/>
          <w:rtl/>
        </w:rPr>
        <w:t xml:space="preserve"> סיפר להם</w:t>
      </w:r>
      <w:r w:rsidRPr="00CD067C">
        <w:rPr>
          <w:rFonts w:hint="cs"/>
          <w:rtl/>
        </w:rPr>
        <w:t>.</w:t>
      </w:r>
    </w:p>
    <w:p w14:paraId="653835D0" w14:textId="77777777" w:rsidR="004627AB" w:rsidRPr="00CD067C" w:rsidRDefault="004627AB" w:rsidP="00250000">
      <w:pPr>
        <w:rPr>
          <w:rtl/>
        </w:rPr>
      </w:pPr>
      <w:r w:rsidRPr="00CD067C">
        <w:rPr>
          <w:rFonts w:hint="cs"/>
          <w:rtl/>
        </w:rPr>
        <w:t>"איזה חוק?"</w:t>
      </w:r>
    </w:p>
    <w:p w14:paraId="3875504B" w14:textId="3DC40E6D" w:rsidR="004627AB" w:rsidRPr="00CD067C" w:rsidRDefault="00683D6D" w:rsidP="00A4514C">
      <w:pPr>
        <w:rPr>
          <w:rtl/>
        </w:rPr>
      </w:pPr>
      <w:r>
        <w:rPr>
          <w:rFonts w:hint="cs"/>
          <w:rtl/>
        </w:rPr>
        <w:t>"</w:t>
      </w:r>
      <w:r w:rsidR="004627AB" w:rsidRPr="00CD067C">
        <w:rPr>
          <w:rFonts w:hint="cs"/>
          <w:rtl/>
        </w:rPr>
        <w:t xml:space="preserve">מותר להשמיע לתינוקות </w:t>
      </w:r>
      <w:r w:rsidR="001C5A04">
        <w:rPr>
          <w:rtl/>
        </w:rPr>
        <w:t>מוזיקה</w:t>
      </w:r>
      <w:r w:rsidR="004627AB" w:rsidRPr="00CD067C">
        <w:rPr>
          <w:rtl/>
        </w:rPr>
        <w:t xml:space="preserve"> רק ל</w:t>
      </w:r>
      <w:r w:rsidR="004627AB" w:rsidRPr="00CD067C">
        <w:rPr>
          <w:rFonts w:hint="cs"/>
          <w:rtl/>
        </w:rPr>
        <w:t xml:space="preserve">משך </w:t>
      </w:r>
      <w:r w:rsidR="00C13510">
        <w:rPr>
          <w:rtl/>
        </w:rPr>
        <w:t>רבע שעה</w:t>
      </w:r>
      <w:r w:rsidR="004627AB" w:rsidRPr="00CD067C">
        <w:rPr>
          <w:rtl/>
        </w:rPr>
        <w:t xml:space="preserve">, כי </w:t>
      </w:r>
      <w:r>
        <w:rPr>
          <w:rFonts w:hint="cs"/>
          <w:rtl/>
        </w:rPr>
        <w:t>ל</w:t>
      </w:r>
      <w:r>
        <w:rPr>
          <w:rtl/>
        </w:rPr>
        <w:t>אחר</w:t>
      </w:r>
      <w:r w:rsidR="00A4514C">
        <w:rPr>
          <w:rFonts w:hint="cs"/>
          <w:rtl/>
        </w:rPr>
        <w:t>יה</w:t>
      </w:r>
      <w:r w:rsidR="004627AB" w:rsidRPr="00CD067C">
        <w:rPr>
          <w:rtl/>
        </w:rPr>
        <w:t xml:space="preserve"> ה</w:t>
      </w:r>
      <w:r w:rsidR="00111AE7">
        <w:rPr>
          <w:rFonts w:hint="cs"/>
          <w:rtl/>
        </w:rPr>
        <w:t>ם מאבדים ריכוז.</w:t>
      </w:r>
      <w:r w:rsidR="004627AB" w:rsidRPr="00CD067C">
        <w:rPr>
          <w:rtl/>
        </w:rPr>
        <w:t>"</w:t>
      </w:r>
    </w:p>
    <w:p w14:paraId="07961E06" w14:textId="48D589EC" w:rsidR="004627AB" w:rsidRPr="00CD067C" w:rsidRDefault="004627AB" w:rsidP="00250000">
      <w:pPr>
        <w:rPr>
          <w:rtl/>
        </w:rPr>
      </w:pPr>
      <w:r w:rsidRPr="00CD067C">
        <w:rPr>
          <w:rtl/>
        </w:rPr>
        <w:t>"גם אדם מבוגר לא תמיד מתרכז ב</w:t>
      </w:r>
      <w:r w:rsidR="001C5A04">
        <w:rPr>
          <w:rtl/>
        </w:rPr>
        <w:t>מוזיקה</w:t>
      </w:r>
      <w:r w:rsidRPr="00CD067C">
        <w:rPr>
          <w:rtl/>
        </w:rPr>
        <w:t xml:space="preserve">, ובכל זאת נעים </w:t>
      </w:r>
      <w:r w:rsidR="00111AE7">
        <w:rPr>
          <w:rFonts w:hint="cs"/>
          <w:rtl/>
        </w:rPr>
        <w:t>כ</w:t>
      </w:r>
      <w:r w:rsidRPr="00CD067C">
        <w:rPr>
          <w:rtl/>
        </w:rPr>
        <w:t>שיש</w:t>
      </w:r>
      <w:r w:rsidR="00111AE7">
        <w:rPr>
          <w:rtl/>
        </w:rPr>
        <w:t xml:space="preserve"> </w:t>
      </w:r>
      <w:r w:rsidR="001C5A04">
        <w:rPr>
          <w:rtl/>
        </w:rPr>
        <w:t>מוזיקה</w:t>
      </w:r>
      <w:r w:rsidR="00111AE7">
        <w:rPr>
          <w:rtl/>
        </w:rPr>
        <w:t xml:space="preserve"> ברקע</w:t>
      </w:r>
      <w:r w:rsidRPr="00CD067C">
        <w:rPr>
          <w:rFonts w:hint="cs"/>
          <w:rtl/>
        </w:rPr>
        <w:t>,</w:t>
      </w:r>
      <w:r w:rsidRPr="00CD067C">
        <w:rPr>
          <w:rtl/>
        </w:rPr>
        <w:t>"</w:t>
      </w:r>
      <w:r w:rsidRPr="00CD067C">
        <w:rPr>
          <w:rFonts w:hint="cs"/>
          <w:rtl/>
        </w:rPr>
        <w:t xml:space="preserve"> אלכס</w:t>
      </w:r>
      <w:r w:rsidR="00683D6D">
        <w:rPr>
          <w:rFonts w:hint="cs"/>
          <w:rtl/>
        </w:rPr>
        <w:t xml:space="preserve"> אמר</w:t>
      </w:r>
      <w:r w:rsidRPr="00CD067C">
        <w:rPr>
          <w:rFonts w:hint="cs"/>
          <w:rtl/>
        </w:rPr>
        <w:t>.</w:t>
      </w:r>
    </w:p>
    <w:p w14:paraId="250A7850" w14:textId="18C435C0" w:rsidR="004627AB" w:rsidRPr="00CD067C" w:rsidRDefault="00D95062" w:rsidP="00A4514C">
      <w:pPr>
        <w:rPr>
          <w:rtl/>
        </w:rPr>
      </w:pPr>
      <w:r>
        <w:rPr>
          <w:rFonts w:hint="cs"/>
          <w:rtl/>
        </w:rPr>
        <w:t>"</w:t>
      </w:r>
      <w:r w:rsidR="00A4514C">
        <w:rPr>
          <w:rFonts w:hint="cs"/>
          <w:rtl/>
        </w:rPr>
        <w:t>בטבעיות</w:t>
      </w:r>
      <w:r w:rsidR="004627AB" w:rsidRPr="00CD067C">
        <w:rPr>
          <w:rFonts w:hint="cs"/>
          <w:rtl/>
        </w:rPr>
        <w:t xml:space="preserve">! </w:t>
      </w:r>
      <w:r w:rsidR="009F79F3">
        <w:rPr>
          <w:rFonts w:hint="cs"/>
          <w:rtl/>
        </w:rPr>
        <w:t>[מעברון]" אמר הבעל והעמיס בכל צלוחית [</w:t>
      </w:r>
      <w:r w:rsidR="004627AB" w:rsidRPr="00CD067C">
        <w:rPr>
          <w:rFonts w:hint="cs"/>
          <w:rtl/>
        </w:rPr>
        <w:t>ו</w:t>
      </w:r>
      <w:r w:rsidR="00F06A3F">
        <w:rPr>
          <w:rFonts w:hint="cs"/>
          <w:rtl/>
        </w:rPr>
        <w:t>עכשיו</w:t>
      </w:r>
      <w:r w:rsidR="004627AB" w:rsidRPr="00CD067C">
        <w:rPr>
          <w:rFonts w:hint="cs"/>
          <w:rtl/>
        </w:rPr>
        <w:t xml:space="preserve">, </w:t>
      </w:r>
      <w:r w:rsidR="004627AB" w:rsidRPr="00CD067C">
        <w:rPr>
          <w:rtl/>
        </w:rPr>
        <w:t>פטרה הכינה קינוח מיוחד. קינוח מיוחד לצפון גרמניה,</w:t>
      </w:r>
      <w:r w:rsidR="009F79F3">
        <w:rPr>
          <w:rFonts w:hint="cs"/>
          <w:rtl/>
        </w:rPr>
        <w:t>]</w:t>
      </w:r>
      <w:r w:rsidR="004627AB" w:rsidRPr="00CD067C">
        <w:rPr>
          <w:rtl/>
        </w:rPr>
        <w:t xml:space="preserve"> </w:t>
      </w:r>
      <w:r w:rsidR="004627AB" w:rsidRPr="00CD067C">
        <w:rPr>
          <w:rFonts w:hint="cs"/>
          <w:rtl/>
        </w:rPr>
        <w:t>ר</w:t>
      </w:r>
      <w:r w:rsidR="004627AB" w:rsidRPr="00CD067C">
        <w:rPr>
          <w:rtl/>
        </w:rPr>
        <w:t xml:space="preserve">סק תפוחי עץ ברוטב וניל. </w:t>
      </w:r>
      <w:r w:rsidR="009F79F3">
        <w:rPr>
          <w:rFonts w:hint="cs"/>
          <w:rtl/>
        </w:rPr>
        <w:t>"</w:t>
      </w:r>
      <w:r w:rsidR="004627AB" w:rsidRPr="00CD067C">
        <w:rPr>
          <w:rtl/>
        </w:rPr>
        <w:t>ביקרנו את ההורים שלי בכפר בסוף השבוע, והב</w:t>
      </w:r>
      <w:r w:rsidR="009F79F3">
        <w:rPr>
          <w:rtl/>
        </w:rPr>
        <w:t>אנו ארגז מלא תפוחי</w:t>
      </w:r>
      <w:r w:rsidR="009F79F3">
        <w:rPr>
          <w:rFonts w:hint="cs"/>
          <w:rtl/>
        </w:rPr>
        <w:t>ם</w:t>
      </w:r>
      <w:r w:rsidR="009F79F3">
        <w:rPr>
          <w:rtl/>
        </w:rPr>
        <w:t xml:space="preserve"> ישר מהעץ.</w:t>
      </w:r>
      <w:r w:rsidR="009F79F3">
        <w:rPr>
          <w:rFonts w:hint="cs"/>
          <w:rtl/>
        </w:rPr>
        <w:t>"</w:t>
      </w:r>
    </w:p>
    <w:p w14:paraId="1DB66E61" w14:textId="1C5F0B68" w:rsidR="004627AB" w:rsidRPr="00CD067C" w:rsidRDefault="004627AB" w:rsidP="00824612">
      <w:pPr>
        <w:rPr>
          <w:rtl/>
        </w:rPr>
      </w:pPr>
      <w:r w:rsidRPr="00CD067C">
        <w:rPr>
          <w:rtl/>
        </w:rPr>
        <w:t>ארקדי ואלכס</w:t>
      </w:r>
      <w:r w:rsidR="004E1921">
        <w:rPr>
          <w:rFonts w:hint="cs"/>
          <w:rtl/>
        </w:rPr>
        <w:t xml:space="preserve"> </w:t>
      </w:r>
      <w:r w:rsidRPr="00CD067C">
        <w:rPr>
          <w:rtl/>
        </w:rPr>
        <w:t xml:space="preserve">הדיחו כלים </w:t>
      </w:r>
      <w:r w:rsidR="00663EF0">
        <w:rPr>
          <w:rFonts w:hint="cs"/>
          <w:rtl/>
        </w:rPr>
        <w:t>כש</w:t>
      </w:r>
      <w:r w:rsidRPr="00CD067C">
        <w:rPr>
          <w:rtl/>
        </w:rPr>
        <w:t xml:space="preserve">פטרה השכיבה את טִינְקָה לישון. אלכס סיבן, ארקדי שטף. </w:t>
      </w:r>
      <w:r w:rsidR="00B02D68">
        <w:rPr>
          <w:rFonts w:hint="cs"/>
          <w:rtl/>
        </w:rPr>
        <w:t>לאחר מכן, ארקדי חזר לדירתם להמשך לימודיו ו</w:t>
      </w:r>
      <w:r w:rsidRPr="00CD067C">
        <w:rPr>
          <w:rtl/>
        </w:rPr>
        <w:t xml:space="preserve">אלכס </w:t>
      </w:r>
      <w:r w:rsidR="00824612">
        <w:rPr>
          <w:rFonts w:hint="cs"/>
          <w:rtl/>
        </w:rPr>
        <w:t>חיפש ב</w:t>
      </w:r>
      <w:r w:rsidRPr="00CD067C">
        <w:rPr>
          <w:rtl/>
        </w:rPr>
        <w:t xml:space="preserve">ארונות המטבח </w:t>
      </w:r>
      <w:r w:rsidR="009F79F3">
        <w:rPr>
          <w:rFonts w:hint="cs"/>
          <w:rtl/>
        </w:rPr>
        <w:t xml:space="preserve">היכן לאפסן </w:t>
      </w:r>
      <w:r w:rsidR="000A4AF3">
        <w:rPr>
          <w:rtl/>
        </w:rPr>
        <w:t>את הצלחות. "אני רואה ש</w:t>
      </w:r>
      <w:r w:rsidR="000A4AF3">
        <w:rPr>
          <w:rFonts w:hint="cs"/>
          <w:rtl/>
        </w:rPr>
        <w:t>ה</w:t>
      </w:r>
      <w:r w:rsidRPr="00CD067C">
        <w:rPr>
          <w:rtl/>
        </w:rPr>
        <w:t>ם</w:t>
      </w:r>
      <w:r w:rsidR="00C90C6C">
        <w:rPr>
          <w:rtl/>
        </w:rPr>
        <w:t xml:space="preserve"> מאוד </w:t>
      </w:r>
      <w:r w:rsidRPr="00CD067C">
        <w:rPr>
          <w:rtl/>
        </w:rPr>
        <w:t>אוהבים את המעדנים האלה," הוא אמר ל</w:t>
      </w:r>
      <w:r w:rsidR="00B02D68">
        <w:rPr>
          <w:rFonts w:hint="cs"/>
          <w:rtl/>
        </w:rPr>
        <w:t>פטרה ו</w:t>
      </w:r>
      <w:r w:rsidRPr="00CD067C">
        <w:rPr>
          <w:rtl/>
        </w:rPr>
        <w:t>בעל</w:t>
      </w:r>
      <w:r w:rsidR="00B02D68">
        <w:rPr>
          <w:rFonts w:hint="cs"/>
          <w:rtl/>
        </w:rPr>
        <w:t>ה</w:t>
      </w:r>
      <w:r w:rsidRPr="00CD067C">
        <w:rPr>
          <w:rtl/>
        </w:rPr>
        <w:t xml:space="preserve"> שנכנס</w:t>
      </w:r>
      <w:r w:rsidR="00B02D68">
        <w:rPr>
          <w:rFonts w:hint="cs"/>
          <w:rtl/>
        </w:rPr>
        <w:t>ו</w:t>
      </w:r>
      <w:r w:rsidRPr="00CD067C">
        <w:rPr>
          <w:rtl/>
        </w:rPr>
        <w:t xml:space="preserve"> לעזור לו.</w:t>
      </w:r>
    </w:p>
    <w:p w14:paraId="7AB5467E" w14:textId="77777777" w:rsidR="0003345C" w:rsidRDefault="004627AB" w:rsidP="00250000">
      <w:pPr>
        <w:rPr>
          <w:rtl/>
        </w:rPr>
      </w:pPr>
      <w:r w:rsidRPr="00CD067C">
        <w:rPr>
          <w:rtl/>
        </w:rPr>
        <w:t>"</w:t>
      </w:r>
      <w:r w:rsidR="0003345C">
        <w:rPr>
          <w:rFonts w:hint="cs"/>
          <w:rtl/>
        </w:rPr>
        <w:t>נראה לי שהגיע הזמן בהיכרותנו שתרשה לעצמך לפנות אלינו בכינוי הקירבה."</w:t>
      </w:r>
    </w:p>
    <w:p w14:paraId="175E4603" w14:textId="77777777" w:rsidR="00B02D68" w:rsidRDefault="0003345C" w:rsidP="00250000">
      <w:pPr>
        <w:rPr>
          <w:rtl/>
        </w:rPr>
      </w:pPr>
      <w:r>
        <w:rPr>
          <w:rFonts w:hint="cs"/>
          <w:rtl/>
        </w:rPr>
        <w:t>"א</w:t>
      </w:r>
      <w:r w:rsidR="00B02D68">
        <w:rPr>
          <w:rFonts w:hint="cs"/>
          <w:rtl/>
        </w:rPr>
        <w:t>מת ויציב,</w:t>
      </w:r>
      <w:r>
        <w:rPr>
          <w:rFonts w:hint="cs"/>
          <w:rtl/>
        </w:rPr>
        <w:t xml:space="preserve"> פטרה העירה לי על כך כבר כמה פעמים."</w:t>
      </w:r>
    </w:p>
    <w:p w14:paraId="16B0ACD8" w14:textId="08B1EFAF" w:rsidR="004627AB" w:rsidRPr="00CD067C" w:rsidRDefault="00B02D68" w:rsidP="00663EF0">
      <w:pPr>
        <w:rPr>
          <w:rtl/>
        </w:rPr>
      </w:pPr>
      <w:r>
        <w:rPr>
          <w:rFonts w:hint="cs"/>
          <w:rtl/>
        </w:rPr>
        <w:t>"המעדנים האלה אינם</w:t>
      </w:r>
      <w:r w:rsidR="004627AB" w:rsidRPr="00CD067C">
        <w:rPr>
          <w:rtl/>
        </w:rPr>
        <w:t xml:space="preserve"> בשבילנו, </w:t>
      </w:r>
      <w:r>
        <w:rPr>
          <w:rFonts w:hint="cs"/>
          <w:rtl/>
        </w:rPr>
        <w:t>אלא</w:t>
      </w:r>
      <w:r w:rsidR="004627AB" w:rsidRPr="00CD067C">
        <w:rPr>
          <w:rtl/>
        </w:rPr>
        <w:t xml:space="preserve"> </w:t>
      </w:r>
      <w:r w:rsidR="00663EF0">
        <w:rPr>
          <w:rFonts w:hint="cs"/>
          <w:rtl/>
        </w:rPr>
        <w:t>ל</w:t>
      </w:r>
      <w:r w:rsidR="004627AB" w:rsidRPr="00CD067C">
        <w:rPr>
          <w:rtl/>
        </w:rPr>
        <w:t>תינוקת. היא מוכנה לאכול בערך שלושה דברים חוץ מחלב אם,</w:t>
      </w:r>
      <w:r w:rsidR="00C81B99">
        <w:rPr>
          <w:rFonts w:hint="cs"/>
          <w:rtl/>
        </w:rPr>
        <w:t xml:space="preserve"> חריצי</w:t>
      </w:r>
      <w:r w:rsidR="004627AB" w:rsidRPr="00CD067C">
        <w:rPr>
          <w:rtl/>
        </w:rPr>
        <w:t xml:space="preserve"> גבינה</w:t>
      </w:r>
      <w:r w:rsidR="00C81B99">
        <w:rPr>
          <w:rFonts w:hint="cs"/>
          <w:rtl/>
        </w:rPr>
        <w:t>,</w:t>
      </w:r>
      <w:r w:rsidR="004627AB" w:rsidRPr="00CD067C">
        <w:rPr>
          <w:rtl/>
        </w:rPr>
        <w:t xml:space="preserve"> פירה </w:t>
      </w:r>
      <w:r w:rsidR="00C81B99">
        <w:rPr>
          <w:rFonts w:hint="cs"/>
          <w:rtl/>
        </w:rPr>
        <w:t xml:space="preserve">בחמאה </w:t>
      </w:r>
      <w:r w:rsidR="004627AB" w:rsidRPr="00CD067C">
        <w:rPr>
          <w:rtl/>
        </w:rPr>
        <w:t>ו... "</w:t>
      </w:r>
    </w:p>
    <w:p w14:paraId="12E3A673" w14:textId="77777777" w:rsidR="004627AB" w:rsidRPr="00CD067C" w:rsidRDefault="00663EF0" w:rsidP="00250000">
      <w:pPr>
        <w:rPr>
          <w:rtl/>
        </w:rPr>
      </w:pPr>
      <w:r>
        <w:rPr>
          <w:rtl/>
        </w:rPr>
        <w:t>"וביסקויטים,"</w:t>
      </w:r>
      <w:r w:rsidR="004627AB" w:rsidRPr="00CD067C">
        <w:rPr>
          <w:rtl/>
        </w:rPr>
        <w:t xml:space="preserve"> פטרה</w:t>
      </w:r>
      <w:r>
        <w:rPr>
          <w:rFonts w:hint="cs"/>
          <w:rtl/>
        </w:rPr>
        <w:t xml:space="preserve"> השלימה</w:t>
      </w:r>
      <w:r w:rsidR="004627AB" w:rsidRPr="00CD067C">
        <w:rPr>
          <w:rtl/>
        </w:rPr>
        <w:t>.</w:t>
      </w:r>
    </w:p>
    <w:p w14:paraId="4275444C" w14:textId="77777777" w:rsidR="004627AB" w:rsidRPr="00CD067C" w:rsidRDefault="004627AB" w:rsidP="00250000">
      <w:pPr>
        <w:rPr>
          <w:rtl/>
        </w:rPr>
      </w:pPr>
      <w:r w:rsidRPr="00CD067C">
        <w:rPr>
          <w:rtl/>
        </w:rPr>
        <w:t>"וביסקויטים, וזהו. היא לא מוכנה לטעום שום דבר אחר. אנחנו נמצאים בשלב הרחבת הרפרטואר," הבעל אמר. היה לו צחוק רועם.</w:t>
      </w:r>
    </w:p>
    <w:p w14:paraId="27C9EC21" w14:textId="77777777" w:rsidR="004627AB" w:rsidRPr="00CD067C" w:rsidRDefault="004627AB" w:rsidP="00250000">
      <w:pPr>
        <w:rPr>
          <w:rtl/>
        </w:rPr>
      </w:pPr>
      <w:r w:rsidRPr="00CD067C">
        <w:rPr>
          <w:rtl/>
        </w:rPr>
        <w:t>"הרחבת הרפרטואר?"</w:t>
      </w:r>
    </w:p>
    <w:p w14:paraId="087483A3" w14:textId="77777777" w:rsidR="004627AB" w:rsidRDefault="00663EF0" w:rsidP="00E62273">
      <w:pPr>
        <w:rPr>
          <w:rtl/>
        </w:rPr>
      </w:pPr>
      <w:r>
        <w:rPr>
          <w:rtl/>
        </w:rPr>
        <w:t xml:space="preserve">"כן, כמו שחקן שמשחק כל </w:t>
      </w:r>
      <w:r w:rsidR="004627AB" w:rsidRPr="00CD067C">
        <w:rPr>
          <w:rtl/>
        </w:rPr>
        <w:t>חיי</w:t>
      </w:r>
      <w:r>
        <w:rPr>
          <w:rFonts w:hint="cs"/>
          <w:rtl/>
        </w:rPr>
        <w:t>ו</w:t>
      </w:r>
      <w:r w:rsidR="004627AB" w:rsidRPr="00CD067C">
        <w:rPr>
          <w:rtl/>
        </w:rPr>
        <w:t xml:space="preserve"> דמות קבועה, את הטוב, </w:t>
      </w:r>
      <w:r>
        <w:rPr>
          <w:rFonts w:hint="cs"/>
          <w:rtl/>
        </w:rPr>
        <w:t xml:space="preserve">נניח, </w:t>
      </w:r>
      <w:r w:rsidR="004627AB" w:rsidRPr="00CD067C">
        <w:rPr>
          <w:rtl/>
        </w:rPr>
        <w:t>או את הרע. מה הסוכן שלו יגיד לו? אדו</w:t>
      </w:r>
      <w:r w:rsidR="000A4AF3">
        <w:rPr>
          <w:rtl/>
        </w:rPr>
        <w:t xml:space="preserve">ני, </w:t>
      </w:r>
      <w:r w:rsidR="009D0D6C">
        <w:rPr>
          <w:rFonts w:hint="cs"/>
          <w:rtl/>
        </w:rPr>
        <w:t>עליך</w:t>
      </w:r>
      <w:r w:rsidR="004627AB" w:rsidRPr="00CD067C">
        <w:rPr>
          <w:rtl/>
        </w:rPr>
        <w:t xml:space="preserve"> להרחיב את הרפרטואר. אתה משחק המלט נהדר, קבעת סטנדרטים חדשים, אבל יש עוד תפקידים בעול</w:t>
      </w:r>
      <w:r w:rsidR="000A4AF3">
        <w:rPr>
          <w:rtl/>
        </w:rPr>
        <w:t>ם. אדוני, תרחיב את הרפרטואר. כ</w:t>
      </w:r>
      <w:r w:rsidR="000A4AF3">
        <w:rPr>
          <w:rFonts w:hint="cs"/>
          <w:rtl/>
        </w:rPr>
        <w:t>ך</w:t>
      </w:r>
      <w:r w:rsidR="004627AB" w:rsidRPr="00CD067C">
        <w:rPr>
          <w:rtl/>
        </w:rPr>
        <w:t xml:space="preserve"> גם אני אומר. יש מ</w:t>
      </w:r>
      <w:r w:rsidR="009F79F3">
        <w:rPr>
          <w:rtl/>
        </w:rPr>
        <w:t>רק ויש עוף ויש פירות ו</w:t>
      </w:r>
      <w:r w:rsidR="009F79F3">
        <w:rPr>
          <w:rFonts w:hint="cs"/>
          <w:rtl/>
        </w:rPr>
        <w:t>ביצים</w:t>
      </w:r>
      <w:r w:rsidR="004627AB" w:rsidRPr="00CD067C">
        <w:rPr>
          <w:rtl/>
        </w:rPr>
        <w:t xml:space="preserve"> וגזר ו</w:t>
      </w:r>
      <w:r w:rsidR="009F79F3">
        <w:rPr>
          <w:rFonts w:hint="cs"/>
          <w:rtl/>
        </w:rPr>
        <w:t>דגים</w:t>
      </w:r>
      <w:r w:rsidR="004627AB" w:rsidRPr="00CD067C">
        <w:rPr>
          <w:rtl/>
        </w:rPr>
        <w:t xml:space="preserve"> ו</w:t>
      </w:r>
      <w:r w:rsidR="009F79F3">
        <w:rPr>
          <w:rFonts w:hint="cs"/>
          <w:rtl/>
        </w:rPr>
        <w:t>ברוקולי</w:t>
      </w:r>
      <w:r w:rsidR="004627AB" w:rsidRPr="00CD067C">
        <w:rPr>
          <w:rtl/>
        </w:rPr>
        <w:t xml:space="preserve">. </w:t>
      </w:r>
      <w:r w:rsidR="009D0D6C">
        <w:rPr>
          <w:rFonts w:hint="cs"/>
          <w:rtl/>
        </w:rPr>
        <w:t>מוכרחים</w:t>
      </w:r>
      <w:r w:rsidR="004627AB" w:rsidRPr="00CD067C">
        <w:rPr>
          <w:rtl/>
        </w:rPr>
        <w:t xml:space="preserve"> להרחיב את הרפרטואר."</w:t>
      </w:r>
    </w:p>
    <w:p w14:paraId="78EAA8ED" w14:textId="77777777" w:rsidR="008135E3" w:rsidRDefault="008135E3" w:rsidP="00250000">
      <w:pPr>
        <w:rPr>
          <w:rtl/>
        </w:rPr>
      </w:pPr>
    </w:p>
    <w:p w14:paraId="5D5F8C73" w14:textId="77777777" w:rsidR="00B54F80" w:rsidRPr="00CD067C" w:rsidRDefault="00035FE3" w:rsidP="00250000">
      <w:pPr>
        <w:rPr>
          <w:rtl/>
        </w:rPr>
      </w:pPr>
      <w:r>
        <w:rPr>
          <w:rFonts w:hint="cs"/>
          <w:rtl/>
        </w:rPr>
        <w:t>[אני צריכה להזכיר יותר את בהרנפלד]</w:t>
      </w:r>
    </w:p>
    <w:p w14:paraId="359BF776" w14:textId="77777777" w:rsidR="003A7AB2" w:rsidRDefault="003A7AB2" w:rsidP="00250000">
      <w:pPr>
        <w:rPr>
          <w:rtl/>
        </w:rPr>
      </w:pPr>
    </w:p>
    <w:p w14:paraId="3B7141FC" w14:textId="77777777" w:rsidR="00763D87" w:rsidRDefault="00763D87" w:rsidP="00250000">
      <w:pPr>
        <w:rPr>
          <w:rtl/>
        </w:rPr>
      </w:pPr>
    </w:p>
    <w:p w14:paraId="02FD2B67" w14:textId="77777777" w:rsidR="004627AB" w:rsidRPr="00CD067C" w:rsidRDefault="004627AB" w:rsidP="00250000">
      <w:pPr>
        <w:rPr>
          <w:rtl/>
        </w:rPr>
      </w:pPr>
    </w:p>
    <w:p w14:paraId="4576D380" w14:textId="77777777" w:rsidR="004627AB" w:rsidRDefault="000E5816" w:rsidP="00250000">
      <w:pPr>
        <w:rPr>
          <w:rtl/>
        </w:rPr>
      </w:pPr>
      <w:r>
        <w:rPr>
          <w:rFonts w:hint="cs"/>
          <w:rtl/>
        </w:rPr>
        <w:lastRenderedPageBreak/>
        <w:t>[באיזה מקום ארקדי שואל א</w:t>
      </w:r>
      <w:r w:rsidR="00076AD6">
        <w:rPr>
          <w:rFonts w:hint="cs"/>
          <w:rtl/>
        </w:rPr>
        <w:t>ת אל</w:t>
      </w:r>
      <w:r>
        <w:rPr>
          <w:rFonts w:hint="cs"/>
          <w:rtl/>
        </w:rPr>
        <w:t xml:space="preserve">כס אם איזו מילה, שצריך לחשוב על המשמעות </w:t>
      </w:r>
      <w:r>
        <w:t>significance</w:t>
      </w:r>
      <w:r>
        <w:rPr>
          <w:rFonts w:hint="cs"/>
          <w:rtl/>
        </w:rPr>
        <w:t xml:space="preserve"> עמוק שלה היא זכר נקבה או נויטר: </w:t>
      </w:r>
      <w:r>
        <w:t>die/das/der</w:t>
      </w:r>
      <w:r>
        <w:rPr>
          <w:rFonts w:hint="cs"/>
          <w:rtl/>
        </w:rPr>
        <w:t>]</w:t>
      </w:r>
    </w:p>
    <w:p w14:paraId="7A9CC179" w14:textId="77777777" w:rsidR="00B16FB6" w:rsidRDefault="00B16FB6" w:rsidP="00250000">
      <w:pPr>
        <w:rPr>
          <w:rtl/>
        </w:rPr>
      </w:pPr>
    </w:p>
    <w:p w14:paraId="6AB725FB" w14:textId="5A6802E1" w:rsidR="00F92990" w:rsidRDefault="00F92990" w:rsidP="00250000">
      <w:pPr>
        <w:rPr>
          <w:rtl/>
        </w:rPr>
      </w:pPr>
      <w:r>
        <w:rPr>
          <w:rFonts w:hint="cs"/>
          <w:rtl/>
        </w:rPr>
        <w:t>[סוגי עצים בפארק ב</w:t>
      </w:r>
      <w:r w:rsidR="00C13510">
        <w:rPr>
          <w:rFonts w:hint="cs"/>
          <w:rtl/>
        </w:rPr>
        <w:t>המבורג: בוקיצה, דולב, אשור</w:t>
      </w:r>
      <w:r>
        <w:rPr>
          <w:rFonts w:hint="cs"/>
          <w:rtl/>
        </w:rPr>
        <w:t xml:space="preserve">, ליבנה </w:t>
      </w:r>
      <w:r>
        <w:rPr>
          <w:rtl/>
        </w:rPr>
        <w:t>–</w:t>
      </w:r>
      <w:r>
        <w:rPr>
          <w:rFonts w:hint="cs"/>
          <w:rtl/>
        </w:rPr>
        <w:t xml:space="preserve"> הר הקסמים </w:t>
      </w:r>
      <w:r>
        <w:rPr>
          <w:rFonts w:hint="cs"/>
        </w:rPr>
        <w:t>II</w:t>
      </w:r>
      <w:r>
        <w:rPr>
          <w:rFonts w:hint="cs"/>
          <w:rtl/>
        </w:rPr>
        <w:t xml:space="preserve"> עמ' 150]</w:t>
      </w:r>
    </w:p>
    <w:p w14:paraId="0F390519" w14:textId="77777777" w:rsidR="00B35436" w:rsidRDefault="00B35436" w:rsidP="00250000">
      <w:pPr>
        <w:rPr>
          <w:rtl/>
        </w:rPr>
      </w:pPr>
    </w:p>
    <w:p w14:paraId="19854DAD" w14:textId="77777777" w:rsidR="00B35436" w:rsidRDefault="00B35436" w:rsidP="00250000">
      <w:pPr>
        <w:rPr>
          <w:rtl/>
        </w:rPr>
      </w:pPr>
      <w:r>
        <w:rPr>
          <w:rFonts w:hint="cs"/>
          <w:rtl/>
        </w:rPr>
        <w:t xml:space="preserve">[להזכיר כי רוב רובו של החלק ההסטורי של המבורג הוחרב כליל ע" הפצצות אוויריות של טייסות אמריקאיות ובריטיות ולא נותר דבר מאותם מבנים [לבדור בוויקיפדיה] למשל </w:t>
      </w:r>
      <w:r>
        <w:rPr>
          <w:rtl/>
        </w:rPr>
        <w:t>–</w:t>
      </w:r>
      <w:r>
        <w:rPr>
          <w:rFonts w:hint="cs"/>
          <w:rtl/>
        </w:rPr>
        <w:t xml:space="preserve"> כנסיית קתאינה? מערת הכוך המיכאלית?? [הר הקסמים עמ' 26]]</w:t>
      </w:r>
    </w:p>
    <w:p w14:paraId="2A01A52A" w14:textId="77777777" w:rsidR="00DB3533" w:rsidRDefault="00DB3533" w:rsidP="00250000">
      <w:pPr>
        <w:rPr>
          <w:rtl/>
        </w:rPr>
      </w:pPr>
    </w:p>
    <w:p w14:paraId="1C2A0265" w14:textId="77777777" w:rsidR="00DB3533" w:rsidRDefault="00DB3533" w:rsidP="00250000">
      <w:pPr>
        <w:rPr>
          <w:rtl/>
        </w:rPr>
      </w:pPr>
      <w:r>
        <w:rPr>
          <w:rFonts w:hint="cs"/>
          <w:rtl/>
        </w:rPr>
        <w:t xml:space="preserve">[ניב האמבורג המתמשך לאיטו. [הר הקסמים עמ' 19] כלומר </w:t>
      </w:r>
      <w:r>
        <w:rPr>
          <w:rtl/>
        </w:rPr>
        <w:t>–</w:t>
      </w:r>
      <w:r>
        <w:rPr>
          <w:rFonts w:hint="cs"/>
          <w:rtl/>
        </w:rPr>
        <w:t xml:space="preserve"> הניב של אזרחי המבורג הוא מתמשך ומדברים לאט יותר?? כלומר, לארקדי היה קל יותר להבין את אנשי המבורג שהניב שלהם מתמשך לאיטו מאשר את אלכס בגרמנית המהירה שלו </w:t>
      </w:r>
      <w:r>
        <w:rPr>
          <w:rtl/>
        </w:rPr>
        <w:t>–</w:t>
      </w:r>
      <w:r>
        <w:rPr>
          <w:rFonts w:hint="cs"/>
          <w:rtl/>
        </w:rPr>
        <w:t xml:space="preserve"> לבדוק!!]</w:t>
      </w:r>
    </w:p>
    <w:p w14:paraId="12AA90C5" w14:textId="77777777" w:rsidR="00756010" w:rsidRDefault="00756010" w:rsidP="00250000">
      <w:pPr>
        <w:rPr>
          <w:rtl/>
        </w:rPr>
      </w:pPr>
    </w:p>
    <w:p w14:paraId="34809242" w14:textId="77777777" w:rsidR="00756010" w:rsidRDefault="00756010" w:rsidP="00250000">
      <w:pPr>
        <w:rPr>
          <w:rtl/>
        </w:rPr>
      </w:pPr>
      <w:r>
        <w:rPr>
          <w:rFonts w:hint="cs"/>
          <w:rtl/>
        </w:rPr>
        <w:t>[במקום המבורג</w:t>
      </w:r>
      <w:r w:rsidR="00AC0738">
        <w:rPr>
          <w:rFonts w:hint="cs"/>
          <w:rtl/>
        </w:rPr>
        <w:t>,</w:t>
      </w:r>
      <w:r>
        <w:rPr>
          <w:rFonts w:hint="cs"/>
          <w:rtl/>
        </w:rPr>
        <w:t xml:space="preserve"> לכתוב לפעמים </w:t>
      </w:r>
      <w:r>
        <w:rPr>
          <w:rtl/>
        </w:rPr>
        <w:t>–</w:t>
      </w:r>
      <w:r>
        <w:rPr>
          <w:rFonts w:hint="cs"/>
          <w:rtl/>
        </w:rPr>
        <w:t xml:space="preserve"> העיר ההנזאטית]</w:t>
      </w:r>
    </w:p>
    <w:p w14:paraId="4377CCC3" w14:textId="77777777" w:rsidR="008B03E2" w:rsidRDefault="008B03E2" w:rsidP="00250000">
      <w:pPr>
        <w:rPr>
          <w:rtl/>
        </w:rPr>
      </w:pPr>
    </w:p>
    <w:p w14:paraId="65F7260F" w14:textId="77777777" w:rsidR="008B03E2" w:rsidRDefault="008B03E2" w:rsidP="00250000">
      <w:pPr>
        <w:rPr>
          <w:rtl/>
        </w:rPr>
      </w:pPr>
      <w:r>
        <w:rPr>
          <w:rFonts w:hint="cs"/>
          <w:rtl/>
        </w:rPr>
        <w:t>[לכתוב איפשהו:]</w:t>
      </w:r>
    </w:p>
    <w:p w14:paraId="557C09C1" w14:textId="77777777" w:rsidR="008B03E2" w:rsidRDefault="008B03E2" w:rsidP="00250000">
      <w:pPr>
        <w:rPr>
          <w:rtl/>
        </w:rPr>
      </w:pPr>
      <w:r>
        <w:rPr>
          <w:rFonts w:hint="cs"/>
          <w:rtl/>
        </w:rPr>
        <w:t>כל מה שארקדי רוצה זה להביט באלכס בלי שארקדי ידחף באמצע ויפריע. להסתכל על העור שלו ועל הגוף מתחת לעור כמו אדם שזה מותר לו. אדם כזה לא קיים בעצם, כי כשמשהו אסור אז הוא אסור.</w:t>
      </w:r>
    </w:p>
    <w:p w14:paraId="128F1811" w14:textId="77777777" w:rsidR="00945460" w:rsidRDefault="00945460" w:rsidP="00250000">
      <w:pPr>
        <w:rPr>
          <w:rtl/>
        </w:rPr>
      </w:pPr>
    </w:p>
    <w:p w14:paraId="169B0DAF" w14:textId="77777777" w:rsidR="008E6241" w:rsidRDefault="008E6241" w:rsidP="00250000">
      <w:pPr>
        <w:rPr>
          <w:rtl/>
        </w:rPr>
      </w:pPr>
    </w:p>
    <w:p w14:paraId="5568AD51" w14:textId="77777777" w:rsidR="008E6241" w:rsidRDefault="008E6241" w:rsidP="00250000">
      <w:pPr>
        <w:rPr>
          <w:rtl/>
        </w:rPr>
      </w:pPr>
    </w:p>
    <w:p w14:paraId="2BCDE5DA" w14:textId="77777777" w:rsidR="00945460" w:rsidRDefault="00945460" w:rsidP="00250000">
      <w:pPr>
        <w:rPr>
          <w:rtl/>
        </w:rPr>
      </w:pPr>
      <w:r>
        <w:rPr>
          <w:rFonts w:hint="cs"/>
          <w:rtl/>
        </w:rPr>
        <w:t xml:space="preserve">[תכונה של אלכס </w:t>
      </w:r>
      <w:r>
        <w:rPr>
          <w:rtl/>
        </w:rPr>
        <w:t>–</w:t>
      </w:r>
      <w:r>
        <w:rPr>
          <w:rFonts w:hint="cs"/>
          <w:rtl/>
        </w:rPr>
        <w:t xml:space="preserve"> נזירי. תנועותיו הנזיריות, תווי פניו העדינים והנזיריים, זכרון דברים עמ' 180. אבל אצלי ארקדי </w:t>
      </w:r>
      <w:r>
        <w:t>stripped</w:t>
      </w:r>
      <w:r>
        <w:rPr>
          <w:rFonts w:hint="cs"/>
          <w:rtl/>
        </w:rPr>
        <w:t xml:space="preserve"> מאלכס את סי</w:t>
      </w:r>
      <w:r w:rsidR="00AC0738">
        <w:rPr>
          <w:rFonts w:hint="cs"/>
          <w:rtl/>
        </w:rPr>
        <w:t>מ</w:t>
      </w:r>
      <w:r>
        <w:rPr>
          <w:rFonts w:hint="cs"/>
          <w:rtl/>
        </w:rPr>
        <w:t>ני נזירותו].</w:t>
      </w:r>
    </w:p>
    <w:p w14:paraId="14F7A57A" w14:textId="77777777" w:rsidR="00863B19" w:rsidRDefault="00863B19" w:rsidP="00250000">
      <w:pPr>
        <w:rPr>
          <w:rtl/>
        </w:rPr>
      </w:pPr>
    </w:p>
    <w:p w14:paraId="7B940585" w14:textId="7FEC1A15" w:rsidR="00863B19" w:rsidRDefault="00863B19" w:rsidP="00250000">
      <w:pPr>
        <w:rPr>
          <w:rtl/>
        </w:rPr>
      </w:pPr>
      <w:r>
        <w:rPr>
          <w:rFonts w:hint="cs"/>
          <w:rtl/>
        </w:rPr>
        <w:t xml:space="preserve">[המשרה של </w:t>
      </w:r>
      <w:r w:rsidR="008B1B44">
        <w:rPr>
          <w:rFonts w:hint="cs"/>
          <w:rtl/>
        </w:rPr>
        <w:t>סופי</w:t>
      </w:r>
      <w:r>
        <w:rPr>
          <w:rFonts w:hint="cs"/>
          <w:rtl/>
        </w:rPr>
        <w:t xml:space="preserve"> בהמבורג </w:t>
      </w:r>
      <w:r>
        <w:rPr>
          <w:rtl/>
        </w:rPr>
        <w:t>–</w:t>
      </w:r>
      <w:r>
        <w:rPr>
          <w:rFonts w:hint="cs"/>
          <w:rtl/>
        </w:rPr>
        <w:t xml:space="preserve"> </w:t>
      </w:r>
      <w:r>
        <w:t>Artist In Residence</w:t>
      </w:r>
      <w:r>
        <w:rPr>
          <w:rFonts w:hint="cs"/>
          <w:rtl/>
        </w:rPr>
        <w:t xml:space="preserve"> </w:t>
      </w:r>
      <w:r w:rsidR="00106D6E">
        <w:rPr>
          <w:rFonts w:hint="cs"/>
          <w:rtl/>
        </w:rPr>
        <w:t>אומן אורח</w:t>
      </w:r>
      <w:r>
        <w:rPr>
          <w:rFonts w:hint="cs"/>
          <w:rtl/>
        </w:rPr>
        <w:t xml:space="preserve">: </w:t>
      </w:r>
      <w:r>
        <w:t>Wilkommen Sol Gabetta Artist In Residence 2001/2012 Am Konzerthaus Berlin</w:t>
      </w:r>
      <w:r w:rsidR="00106D6E">
        <w:rPr>
          <w:rFonts w:hint="cs"/>
          <w:rtl/>
        </w:rPr>
        <w:t xml:space="preserve"> </w:t>
      </w:r>
      <w:r w:rsidR="00106D6E" w:rsidRPr="00106D6E">
        <w:t>http://en.wikipedia.org/wiki/Artist-in-residence</w:t>
      </w:r>
      <w:r>
        <w:rPr>
          <w:rFonts w:hint="cs"/>
          <w:rtl/>
        </w:rPr>
        <w:t>]</w:t>
      </w:r>
    </w:p>
    <w:p w14:paraId="78A4B51A" w14:textId="77777777" w:rsidR="00107A11" w:rsidRDefault="00107A11" w:rsidP="00250000">
      <w:pPr>
        <w:rPr>
          <w:rtl/>
        </w:rPr>
      </w:pPr>
    </w:p>
    <w:p w14:paraId="61C494F6" w14:textId="77777777" w:rsidR="00107A11" w:rsidRDefault="00107A11" w:rsidP="00250000">
      <w:pPr>
        <w:rPr>
          <w:rtl/>
        </w:rPr>
      </w:pPr>
      <w:r>
        <w:rPr>
          <w:rFonts w:hint="cs"/>
          <w:rtl/>
        </w:rPr>
        <w:t>[תיאורים של אלכס:</w:t>
      </w:r>
    </w:p>
    <w:p w14:paraId="4D939E92" w14:textId="77777777" w:rsidR="00107A11" w:rsidRDefault="00107A11" w:rsidP="00250000">
      <w:pPr>
        <w:rPr>
          <w:rtl/>
        </w:rPr>
      </w:pPr>
      <w:r>
        <w:rPr>
          <w:rFonts w:hint="cs"/>
          <w:rtl/>
        </w:rPr>
        <w:t xml:space="preserve">ראה את צעדיו והם אומרים שלווה, ראה ראשו והוא עוטה זוהר, ראה דמותו והיא אפופת אור </w:t>
      </w:r>
      <w:r>
        <w:rPr>
          <w:rtl/>
        </w:rPr>
        <w:t>–</w:t>
      </w:r>
      <w:r>
        <w:rPr>
          <w:rFonts w:hint="cs"/>
          <w:rtl/>
        </w:rPr>
        <w:t xml:space="preserve"> ציטוט מתוך סידהרטא]</w:t>
      </w:r>
    </w:p>
    <w:p w14:paraId="333734E3" w14:textId="77777777" w:rsidR="00107A11" w:rsidRDefault="00107A11" w:rsidP="00250000">
      <w:pPr>
        <w:rPr>
          <w:rtl/>
        </w:rPr>
      </w:pPr>
    </w:p>
    <w:p w14:paraId="6274CB6E" w14:textId="334FB1D0" w:rsidR="00721099" w:rsidRDefault="009E0E74" w:rsidP="00A52577">
      <w:pPr>
        <w:pStyle w:val="Heading3"/>
        <w:rPr>
          <w:rtl/>
        </w:rPr>
      </w:pPr>
      <w:r>
        <w:rPr>
          <w:rFonts w:hint="cs"/>
          <w:rtl/>
        </w:rPr>
        <w:lastRenderedPageBreak/>
        <w:t xml:space="preserve">כיס קטן </w:t>
      </w:r>
      <w:r>
        <w:rPr>
          <w:rtl/>
        </w:rPr>
        <w:t>–</w:t>
      </w:r>
      <w:r>
        <w:rPr>
          <w:rFonts w:hint="cs"/>
          <w:rtl/>
        </w:rPr>
        <w:t xml:space="preserve"> זה מה שכתבתי באופן אורגינלי:</w:t>
      </w:r>
    </w:p>
    <w:p w14:paraId="661ABBEA" w14:textId="77777777" w:rsidR="009E0E74" w:rsidRDefault="009E0E74" w:rsidP="009E0E74">
      <w:pPr>
        <w:rPr>
          <w:rtl/>
        </w:rPr>
      </w:pPr>
      <w:r>
        <w:rPr>
          <w:rFonts w:hint="cs"/>
          <w:rtl/>
        </w:rPr>
        <w:t>["כשזר אומר שהוא צמא, שהוא עייף, הצמא כללי ואם אנסה להשקיט אותו זה יהיה במים, העייפות כללית, ואם אנסה להפיג אותה זה יהיה בהצעת יצוע לשינה. אבל כשמישהו שאני מכירה אומר שהוא עייף, אני יודעת איזו עייפות זאת, וכשהאח הגדול שלי אומר שהוא עייף, אני יודעת בדיוק מה היה חסר לו וזה לא תמיד שינה."</w:t>
      </w:r>
    </w:p>
    <w:p w14:paraId="2AA7EFF4" w14:textId="77777777" w:rsidR="009E0E74" w:rsidRDefault="009E0E74" w:rsidP="009E0E74">
      <w:pPr>
        <w:rPr>
          <w:rtl/>
        </w:rPr>
      </w:pPr>
      <w:r>
        <w:rPr>
          <w:rFonts w:hint="cs"/>
          <w:rtl/>
        </w:rPr>
        <w:t>"ואני?"</w:t>
      </w:r>
    </w:p>
    <w:p w14:paraId="07AD255B" w14:textId="7DB7A1C9" w:rsidR="009E0E74" w:rsidRDefault="009E0E74" w:rsidP="009E0E74">
      <w:pPr>
        <w:rPr>
          <w:rtl/>
        </w:rPr>
      </w:pPr>
      <w:r>
        <w:rPr>
          <w:rFonts w:hint="cs"/>
          <w:rtl/>
        </w:rPr>
        <w:t xml:space="preserve">"אתה מסתכל על הים הזה והחול הזה בעיניים זמניות, כי הם לא לגמרי אמיתיים עבורך </w:t>
      </w:r>
      <w:r>
        <w:rPr>
          <w:rtl/>
        </w:rPr>
        <w:t>–</w:t>
      </w:r>
      <w:r>
        <w:rPr>
          <w:rFonts w:hint="cs"/>
          <w:rtl/>
        </w:rPr>
        <w:t xml:space="preserve"> עוד כמה שבועות</w:t>
      </w:r>
      <w:r w:rsidR="00483BB1">
        <w:rPr>
          <w:rFonts w:hint="cs"/>
          <w:rtl/>
        </w:rPr>
        <w:t xml:space="preserve"> הכול </w:t>
      </w:r>
      <w:r>
        <w:rPr>
          <w:rFonts w:hint="cs"/>
          <w:rtl/>
        </w:rPr>
        <w:t xml:space="preserve">יעלם והמדורה הזאת שהם מקימים </w:t>
      </w:r>
      <w:r w:rsidR="00F06A3F">
        <w:rPr>
          <w:rFonts w:hint="cs"/>
          <w:rtl/>
        </w:rPr>
        <w:t>עכשיו</w:t>
      </w:r>
      <w:r>
        <w:rPr>
          <w:rFonts w:hint="cs"/>
          <w:rtl/>
        </w:rPr>
        <w:t xml:space="preserve"> במרכז המעגל תהפוך לחוויה מיוחדת שלא תוכל לשחזר. ואני מסתכלת עליהם כאילו אין דבר אחר בעולם, אין דרך אחרת לחיות, והמדורה היא חלק משרשרת מדורות שהיו בילדותי ושממשיכות ושיהיו עוד כמותן.. השיגרה שעבורי תימשך לעד היא עבורך חוויה אקזוטית שתתפוגג במשך השנים ותיראה חסרת ממשות."</w:t>
      </w:r>
    </w:p>
    <w:p w14:paraId="187ED300" w14:textId="77777777" w:rsidR="009E0E74" w:rsidRDefault="009E0E74" w:rsidP="009E0E74">
      <w:pPr>
        <w:rPr>
          <w:rtl/>
        </w:rPr>
      </w:pPr>
      <w:r>
        <w:rPr>
          <w:rFonts w:hint="cs"/>
          <w:rtl/>
        </w:rPr>
        <w:t>"גם עבורך במשך השנים כל מה שקורה לך כעת ייראה חסר ממשות. גם הלילה הזה."</w:t>
      </w:r>
    </w:p>
    <w:p w14:paraId="547170A7" w14:textId="44759EB3" w:rsidR="009E0E74" w:rsidRDefault="009E0E74" w:rsidP="009E0E74">
      <w:pPr>
        <w:rPr>
          <w:rtl/>
        </w:rPr>
      </w:pPr>
      <w:r>
        <w:rPr>
          <w:rFonts w:hint="cs"/>
          <w:rtl/>
        </w:rPr>
        <w:t xml:space="preserve">"למה אתה מתכוון כשאתה אומר לילה? לליטוף הרך והחמים שמגיע מהים, כשאנחנו שוכבים על חול שספג את השמש במשך יום שלם? זאת הכוונה שלי כשאני אומרת לילה, והכוונה ברורה וחשופה לגמרי בפניך. למה אתה מתכוון כשאתה אומר לילה, כשאתה אומר חורף, כשאתה אומר גשם? המשמעויות האלה חביות בתוך כיס קטן שאתה נושא עימך, ולי אולי יש את הכיס הקטן שלי אבל הוא ריק </w:t>
      </w:r>
      <w:r w:rsidR="00F06A3F">
        <w:rPr>
          <w:rFonts w:hint="cs"/>
          <w:rtl/>
        </w:rPr>
        <w:t>עכשיו</w:t>
      </w:r>
      <w:r>
        <w:rPr>
          <w:rFonts w:hint="cs"/>
          <w:rtl/>
        </w:rPr>
        <w:t xml:space="preserve"> </w:t>
      </w:r>
      <w:r>
        <w:rPr>
          <w:rtl/>
        </w:rPr>
        <w:t>–</w:t>
      </w:r>
      <w:r>
        <w:rPr>
          <w:rFonts w:hint="cs"/>
          <w:rtl/>
        </w:rPr>
        <w:t xml:space="preserve"> או שכולו פתוח לרווחה בפניך."</w:t>
      </w:r>
    </w:p>
    <w:p w14:paraId="1EFBA5B7" w14:textId="77777777" w:rsidR="009E0E74" w:rsidRDefault="009E0E74" w:rsidP="009E0E74">
      <w:pPr>
        <w:rPr>
          <w:rtl/>
        </w:rPr>
      </w:pPr>
    </w:p>
    <w:p w14:paraId="3711184D" w14:textId="77777777" w:rsidR="009E0E74" w:rsidRPr="00CE03C4" w:rsidRDefault="009E0E74" w:rsidP="009E0E74">
      <w:pPr>
        <w:rPr>
          <w:rtl/>
        </w:rPr>
      </w:pPr>
      <w:r w:rsidRPr="00CE03C4">
        <w:rPr>
          <w:rFonts w:hint="cs"/>
          <w:rtl/>
        </w:rPr>
        <w:t xml:space="preserve">"כשזר אומר שהוא צמא, שהוא עייף, </w:t>
      </w:r>
      <w:r>
        <w:rPr>
          <w:rFonts w:hint="cs"/>
          <w:rtl/>
        </w:rPr>
        <w:t>אני אציע לו מים, שינה</w:t>
      </w:r>
      <w:r w:rsidRPr="00CE03C4">
        <w:rPr>
          <w:rFonts w:hint="cs"/>
          <w:rtl/>
        </w:rPr>
        <w:t xml:space="preserve">. אבל כשמישהו שאני מכירה אומר שהוא </w:t>
      </w:r>
      <w:r>
        <w:rPr>
          <w:rFonts w:hint="cs"/>
          <w:rtl/>
        </w:rPr>
        <w:t>צמא</w:t>
      </w:r>
      <w:r w:rsidRPr="00CE03C4">
        <w:rPr>
          <w:rFonts w:hint="cs"/>
          <w:rtl/>
        </w:rPr>
        <w:t xml:space="preserve">, אני יודעת </w:t>
      </w:r>
      <w:r>
        <w:rPr>
          <w:rFonts w:hint="cs"/>
          <w:rtl/>
        </w:rPr>
        <w:t xml:space="preserve">בדיוק </w:t>
      </w:r>
      <w:r w:rsidRPr="00CE03C4">
        <w:rPr>
          <w:rFonts w:hint="cs"/>
          <w:rtl/>
        </w:rPr>
        <w:t>איז</w:t>
      </w:r>
      <w:r>
        <w:rPr>
          <w:rFonts w:hint="cs"/>
          <w:rtl/>
        </w:rPr>
        <w:t>ה</w:t>
      </w:r>
      <w:r w:rsidRPr="00CE03C4">
        <w:rPr>
          <w:rFonts w:hint="cs"/>
          <w:rtl/>
        </w:rPr>
        <w:t xml:space="preserve"> </w:t>
      </w:r>
      <w:r>
        <w:rPr>
          <w:rFonts w:hint="cs"/>
          <w:rtl/>
        </w:rPr>
        <w:t>צמא זה</w:t>
      </w:r>
      <w:r w:rsidRPr="00CE03C4">
        <w:rPr>
          <w:rFonts w:hint="cs"/>
          <w:rtl/>
        </w:rPr>
        <w:t>, וכשהאח הגדול שלי אומר שהוא עייף, אני יודעת מה חסר לו וזה לא תמיד שינה."</w:t>
      </w:r>
    </w:p>
    <w:p w14:paraId="25DE0C01" w14:textId="77777777" w:rsidR="009E0E74" w:rsidRPr="00CE03C4" w:rsidRDefault="009E0E74" w:rsidP="009E0E74">
      <w:pPr>
        <w:rPr>
          <w:rtl/>
        </w:rPr>
      </w:pPr>
      <w:r w:rsidRPr="00CE03C4">
        <w:rPr>
          <w:rFonts w:hint="cs"/>
          <w:rtl/>
        </w:rPr>
        <w:t>"ואני?"</w:t>
      </w:r>
    </w:p>
    <w:p w14:paraId="527F4785" w14:textId="521657BA" w:rsidR="009E0E74" w:rsidRPr="00CE03C4" w:rsidRDefault="009E0E74" w:rsidP="009E0E74">
      <w:pPr>
        <w:rPr>
          <w:rtl/>
        </w:rPr>
      </w:pPr>
      <w:r w:rsidRPr="00CE03C4">
        <w:rPr>
          <w:rFonts w:hint="cs"/>
          <w:rtl/>
        </w:rPr>
        <w:t>"אתה מסתכל על הים הזה והחול הזה</w:t>
      </w:r>
      <w:r w:rsidR="00B40BDC">
        <w:rPr>
          <w:rFonts w:hint="cs"/>
          <w:rtl/>
        </w:rPr>
        <w:t xml:space="preserve"> </w:t>
      </w:r>
      <w:r>
        <w:rPr>
          <w:rFonts w:hint="cs"/>
          <w:rtl/>
        </w:rPr>
        <w:t>ו</w:t>
      </w:r>
      <w:r w:rsidRPr="00CE03C4">
        <w:rPr>
          <w:rFonts w:hint="cs"/>
          <w:rtl/>
        </w:rPr>
        <w:t xml:space="preserve">הם לא לגמרי אמיתיים עבורך </w:t>
      </w:r>
      <w:r w:rsidRPr="00CE03C4">
        <w:rPr>
          <w:rtl/>
        </w:rPr>
        <w:t>–</w:t>
      </w:r>
      <w:r w:rsidRPr="00CE03C4">
        <w:rPr>
          <w:rFonts w:hint="cs"/>
          <w:rtl/>
        </w:rPr>
        <w:t xml:space="preserve"> עוד כמה שבועות</w:t>
      </w:r>
      <w:r w:rsidR="00483BB1">
        <w:rPr>
          <w:rFonts w:hint="cs"/>
          <w:rtl/>
        </w:rPr>
        <w:t xml:space="preserve"> הכול </w:t>
      </w:r>
      <w:r w:rsidRPr="00CE03C4">
        <w:rPr>
          <w:rFonts w:hint="cs"/>
          <w:rtl/>
        </w:rPr>
        <w:t xml:space="preserve">יעלם והמדורה הזאת שהם מקימים </w:t>
      </w:r>
      <w:r w:rsidR="00F06A3F">
        <w:rPr>
          <w:rFonts w:hint="cs"/>
          <w:rtl/>
        </w:rPr>
        <w:t>עכשיו</w:t>
      </w:r>
      <w:r w:rsidRPr="00CE03C4">
        <w:rPr>
          <w:rFonts w:hint="cs"/>
          <w:rtl/>
        </w:rPr>
        <w:t xml:space="preserve"> במרכז המעגל תהפוך לחוויה מיוחדת. ואני מסתכלת עליהם כאילו אין דבר אחר בעולם, אין דרך אחרת לחיות.. "</w:t>
      </w:r>
    </w:p>
    <w:p w14:paraId="77E7AC41" w14:textId="77777777" w:rsidR="009E0E74" w:rsidRPr="00CE03C4" w:rsidRDefault="009E0E74" w:rsidP="009E0E74">
      <w:pPr>
        <w:rPr>
          <w:rtl/>
        </w:rPr>
      </w:pPr>
      <w:r w:rsidRPr="00CE03C4">
        <w:rPr>
          <w:rFonts w:hint="cs"/>
          <w:rtl/>
        </w:rPr>
        <w:t>"</w:t>
      </w:r>
      <w:r>
        <w:rPr>
          <w:rFonts w:hint="cs"/>
          <w:rtl/>
        </w:rPr>
        <w:t>הלילה הזה הוא לילה יפה ומיוחד, גם עבורך</w:t>
      </w:r>
      <w:r w:rsidRPr="00CE03C4">
        <w:rPr>
          <w:rFonts w:hint="cs"/>
          <w:rtl/>
        </w:rPr>
        <w:t>."</w:t>
      </w:r>
    </w:p>
    <w:p w14:paraId="0DC82BE2" w14:textId="61A1351B" w:rsidR="009E0E74" w:rsidRPr="00CE03C4" w:rsidRDefault="009E0E74" w:rsidP="009E0E74">
      <w:pPr>
        <w:rPr>
          <w:rtl/>
        </w:rPr>
      </w:pPr>
      <w:r w:rsidRPr="00CE03C4">
        <w:rPr>
          <w:rFonts w:hint="cs"/>
          <w:rtl/>
        </w:rPr>
        <w:t xml:space="preserve">"למה אתה מתכוון כשאתה אומר לילה? </w:t>
      </w:r>
      <w:r>
        <w:rPr>
          <w:rFonts w:hint="cs"/>
          <w:rtl/>
        </w:rPr>
        <w:t>לרחש הגלים</w:t>
      </w:r>
      <w:r w:rsidR="00B40BDC">
        <w:rPr>
          <w:rFonts w:hint="cs"/>
          <w:rtl/>
        </w:rPr>
        <w:t xml:space="preserve"> </w:t>
      </w:r>
      <w:r w:rsidRPr="00CE03C4">
        <w:rPr>
          <w:rFonts w:hint="cs"/>
          <w:rtl/>
        </w:rPr>
        <w:t xml:space="preserve">שמגיע מהים, כשאנחנו שוכבים על חול שספג את השמש במשך יום שלם? זאת הכוונה שלי כשאני אומרת לילה, </w:t>
      </w:r>
      <w:r>
        <w:rPr>
          <w:rFonts w:hint="cs"/>
          <w:rtl/>
        </w:rPr>
        <w:t xml:space="preserve">ואתה חי </w:t>
      </w:r>
      <w:r w:rsidR="00F06A3F">
        <w:rPr>
          <w:rFonts w:hint="cs"/>
          <w:rtl/>
        </w:rPr>
        <w:t>עכשיו</w:t>
      </w:r>
      <w:r>
        <w:rPr>
          <w:rFonts w:hint="cs"/>
          <w:rtl/>
        </w:rPr>
        <w:t xml:space="preserve"> בלילה שלי, אתה מכיר אותו</w:t>
      </w:r>
      <w:r w:rsidRPr="00CE03C4">
        <w:rPr>
          <w:rFonts w:hint="cs"/>
          <w:rtl/>
        </w:rPr>
        <w:t xml:space="preserve">. </w:t>
      </w:r>
      <w:r>
        <w:rPr>
          <w:rFonts w:hint="cs"/>
          <w:rtl/>
        </w:rPr>
        <w:t>ו</w:t>
      </w:r>
      <w:r w:rsidRPr="00CE03C4">
        <w:rPr>
          <w:rFonts w:hint="cs"/>
          <w:rtl/>
        </w:rPr>
        <w:t xml:space="preserve">למה אתה מתכוון כשאתה אומר לילה, כשאתה אומר חורף, כשאתה אומר גשם? המשמעויות האלה </w:t>
      </w:r>
      <w:r>
        <w:rPr>
          <w:rFonts w:hint="cs"/>
          <w:rtl/>
        </w:rPr>
        <w:t>מסתתרות</w:t>
      </w:r>
      <w:r w:rsidRPr="00CE03C4">
        <w:rPr>
          <w:rFonts w:hint="cs"/>
          <w:rtl/>
        </w:rPr>
        <w:t xml:space="preserve"> בתוך כיס קטן ש</w:t>
      </w:r>
      <w:r>
        <w:rPr>
          <w:rFonts w:hint="cs"/>
          <w:rtl/>
        </w:rPr>
        <w:t>לך</w:t>
      </w:r>
      <w:r w:rsidRPr="00CE03C4">
        <w:rPr>
          <w:rFonts w:hint="cs"/>
          <w:rtl/>
        </w:rPr>
        <w:t xml:space="preserve">, ולי אולי יש את הכיס הקטן שלי אבל כולו פתוח </w:t>
      </w:r>
      <w:r>
        <w:rPr>
          <w:rFonts w:hint="cs"/>
          <w:rtl/>
        </w:rPr>
        <w:t xml:space="preserve">בפניך </w:t>
      </w:r>
      <w:r w:rsidRPr="00CE03C4">
        <w:rPr>
          <w:rFonts w:hint="cs"/>
          <w:rtl/>
        </w:rPr>
        <w:t>לרווחה."</w:t>
      </w:r>
    </w:p>
    <w:p w14:paraId="534830BA" w14:textId="77777777" w:rsidR="009E0E74" w:rsidRDefault="009E0E74" w:rsidP="009E0E74">
      <w:pPr>
        <w:rPr>
          <w:rtl/>
        </w:rPr>
      </w:pPr>
      <w:r>
        <w:rPr>
          <w:rFonts w:hint="cs"/>
          <w:rtl/>
        </w:rPr>
        <w:t xml:space="preserve">גם כשמדברים אותה שפה, יש שפה מיוחדת שמדברים עם אנשים שונים, כשהשפה הכללית והפתוחה / רחבה ביותר היא בין זרים, וככל שמכירים יותר השפה הולכת ו"מצטמצמת" </w:t>
      </w:r>
      <w:r>
        <w:rPr>
          <w:rtl/>
        </w:rPr>
        <w:t>–</w:t>
      </w:r>
      <w:r>
        <w:rPr>
          <w:rFonts w:hint="cs"/>
          <w:rtl/>
        </w:rPr>
        <w:t xml:space="preserve"> הופכת לאינטימית יותר, למילים יש משמעות עמוקה כי נהגו המון פעמים ביניכם. </w:t>
      </w:r>
    </w:p>
    <w:p w14:paraId="13822F2F" w14:textId="77777777" w:rsidR="009E0E74" w:rsidRDefault="009E0E74" w:rsidP="009E0E74">
      <w:pPr>
        <w:rPr>
          <w:rtl/>
        </w:rPr>
      </w:pPr>
      <w:r>
        <w:rPr>
          <w:rFonts w:hint="cs"/>
          <w:rtl/>
        </w:rPr>
        <w:t xml:space="preserve">אבל המשמעות האינטימית והקרובה ביותר היא כשאתה מדבר בשפת אימך. לך יש אינטימיות עם המילים שנאבדת / סנטימנט אינטימי שמתרחק כשאתה מכנה את הסנטימנטים משפתך בהגיות וצלילים ששיננת בשביל שאחרים יכירו אותך, המילים / ההגיות שוכנות מוזרות וזרות כמו אבנים חדות או סמרטוט שמנוני שנקשר ללשונך ולכל המשמעויות, אתה אומר דבר מה וכוונתך שונה. אני אומרת מדרכה ומתכוונת למרצפות הבטון השבורות מול בית-ילדותי, אני אומרת גדר ומתכוונת </w:t>
      </w:r>
      <w:r>
        <w:rPr>
          <w:rFonts w:hint="cs"/>
          <w:rtl/>
        </w:rPr>
        <w:lastRenderedPageBreak/>
        <w:t>לגדר-חיה חצי-מתה בקיץ ושבה לתחיה [</w:t>
      </w:r>
      <w:r>
        <w:t>revive</w:t>
      </w:r>
      <w:r>
        <w:rPr>
          <w:rFonts w:hint="cs"/>
          <w:rtl/>
        </w:rPr>
        <w:t xml:space="preserve">] לאחר הגשמים. למה אתה מתכוון כשאתה אומר מדרכה, כשאתה אומר גדר וגשם וחורף? </w:t>
      </w:r>
    </w:p>
    <w:p w14:paraId="0458C8DD" w14:textId="5544E701" w:rsidR="009E0E74" w:rsidRDefault="009E0E74" w:rsidP="009E0E74">
      <w:pPr>
        <w:rPr>
          <w:ins w:id="113" w:author="Carmit Sahar" w:date="2018-01-06T13:36:00Z"/>
          <w:rtl/>
        </w:rPr>
      </w:pPr>
      <w:r>
        <w:rPr>
          <w:rFonts w:hint="cs"/>
          <w:rtl/>
        </w:rPr>
        <w:t xml:space="preserve">והשפה האינטימית ביותר, היא זאת שבה אתה מדבר עם עצמך. באיזו שפה אתה מדבר עם עצמך, אלכס? אילו מילים אתה אומר לעצמך? אני </w:t>
      </w:r>
      <w:r w:rsidR="00F97A34">
        <w:rPr>
          <w:rFonts w:hint="cs"/>
          <w:rtl/>
        </w:rPr>
        <w:t>כל כך</w:t>
      </w:r>
      <w:r>
        <w:rPr>
          <w:rFonts w:hint="cs"/>
          <w:rtl/>
        </w:rPr>
        <w:t xml:space="preserve"> רוצה לדעת...</w:t>
      </w:r>
    </w:p>
    <w:p w14:paraId="3778ECFD" w14:textId="167AF60F" w:rsidR="004F1960" w:rsidRDefault="004F1960" w:rsidP="009E0E74">
      <w:pPr>
        <w:rPr>
          <w:ins w:id="114" w:author="Carmit Sahar" w:date="2018-01-06T13:36:00Z"/>
          <w:rtl/>
        </w:rPr>
      </w:pPr>
    </w:p>
    <w:p w14:paraId="063E59FF" w14:textId="1D5AD9F3" w:rsidR="004F1960" w:rsidRDefault="004F1960" w:rsidP="009E0E74">
      <w:pPr>
        <w:rPr>
          <w:ins w:id="115" w:author="Carmit Sahar" w:date="2018-01-06T13:36:00Z"/>
          <w:rtl/>
        </w:rPr>
      </w:pPr>
    </w:p>
    <w:p w14:paraId="2ADC34BA" w14:textId="77777777" w:rsidR="004F1960" w:rsidRPr="00CE03C4" w:rsidRDefault="004F1960" w:rsidP="004F1960">
      <w:pPr>
        <w:rPr>
          <w:ins w:id="116" w:author="Carmit Sahar" w:date="2018-01-06T13:36:00Z"/>
          <w:rtl/>
        </w:rPr>
      </w:pPr>
      <w:ins w:id="117" w:author="Carmit Sahar" w:date="2018-01-06T13:36:00Z">
        <w:r w:rsidRPr="00CE03C4">
          <w:rPr>
            <w:rFonts w:hint="cs"/>
            <w:rtl/>
          </w:rPr>
          <w:t xml:space="preserve">"כשזר אומר שהוא צמא, שהוא עייף, </w:t>
        </w:r>
        <w:r>
          <w:rPr>
            <w:rFonts w:hint="cs"/>
            <w:rtl/>
          </w:rPr>
          <w:t>אני אציע לו מים, אציע לו שיישן/אכין לו מקום לשינה</w:t>
        </w:r>
        <w:del w:id="118" w:author="Sahar, Carmit" w:date="2017-03-01T15:05:00Z">
          <w:r w:rsidRPr="00CE03C4" w:rsidDel="00745E48">
            <w:rPr>
              <w:rFonts w:hint="cs"/>
              <w:rtl/>
            </w:rPr>
            <w:delText>הצמא כללי ואם אנסה להשקיט אותו זה יהיה במים, העייפות כללית, ואם אנסה להפיג אותה זה יהיה בהצעת יצוע לשינה</w:delText>
          </w:r>
        </w:del>
        <w:r w:rsidRPr="00CE03C4">
          <w:rPr>
            <w:rFonts w:hint="cs"/>
            <w:rtl/>
          </w:rPr>
          <w:t xml:space="preserve">. אבל כשמישהו שאני מכירה אומר שהוא </w:t>
        </w:r>
        <w:r>
          <w:rPr>
            <w:rFonts w:hint="cs"/>
            <w:rtl/>
          </w:rPr>
          <w:t>צמא</w:t>
        </w:r>
        <w:del w:id="119" w:author="Sahar, Carmit" w:date="2017-03-01T15:06:00Z">
          <w:r w:rsidRPr="00CE03C4" w:rsidDel="00745E48">
            <w:rPr>
              <w:rFonts w:hint="cs"/>
              <w:rtl/>
            </w:rPr>
            <w:delText>עייף</w:delText>
          </w:r>
        </w:del>
        <w:r w:rsidRPr="00CE03C4">
          <w:rPr>
            <w:rFonts w:hint="cs"/>
            <w:rtl/>
          </w:rPr>
          <w:t xml:space="preserve">, אני יודעת </w:t>
        </w:r>
        <w:r>
          <w:rPr>
            <w:rFonts w:hint="cs"/>
            <w:rtl/>
          </w:rPr>
          <w:t xml:space="preserve">בדיוק </w:t>
        </w:r>
        <w:r w:rsidRPr="00CE03C4">
          <w:rPr>
            <w:rFonts w:hint="cs"/>
            <w:rtl/>
          </w:rPr>
          <w:t>איז</w:t>
        </w:r>
        <w:r>
          <w:rPr>
            <w:rFonts w:hint="cs"/>
            <w:rtl/>
          </w:rPr>
          <w:t>ה</w:t>
        </w:r>
        <w:del w:id="120" w:author="Sahar, Carmit" w:date="2017-03-01T15:06:00Z">
          <w:r w:rsidRPr="00CE03C4" w:rsidDel="00745E48">
            <w:rPr>
              <w:rFonts w:hint="cs"/>
              <w:rtl/>
            </w:rPr>
            <w:delText>ו</w:delText>
          </w:r>
        </w:del>
        <w:r w:rsidRPr="00CE03C4">
          <w:rPr>
            <w:rFonts w:hint="cs"/>
            <w:rtl/>
          </w:rPr>
          <w:t xml:space="preserve"> </w:t>
        </w:r>
        <w:r>
          <w:rPr>
            <w:rFonts w:hint="cs"/>
            <w:rtl/>
          </w:rPr>
          <w:t>צמא זה</w:t>
        </w:r>
        <w:del w:id="121" w:author="Sahar, Carmit" w:date="2017-03-01T15:06:00Z">
          <w:r w:rsidRPr="00CE03C4" w:rsidDel="00745E48">
            <w:rPr>
              <w:rFonts w:hint="cs"/>
              <w:rtl/>
            </w:rPr>
            <w:delText>עייפות זאת</w:delText>
          </w:r>
        </w:del>
        <w:r w:rsidRPr="00CE03C4">
          <w:rPr>
            <w:rFonts w:hint="cs"/>
            <w:rtl/>
          </w:rPr>
          <w:t xml:space="preserve">, וכשהאח הגדול שלי אומר שהוא עייף, אני יודעת </w:t>
        </w:r>
        <w:del w:id="122" w:author="Sahar, Carmit" w:date="2017-03-01T15:10:00Z">
          <w:r w:rsidRPr="00CE03C4" w:rsidDel="00F04E8B">
            <w:rPr>
              <w:rFonts w:hint="cs"/>
              <w:rtl/>
            </w:rPr>
            <w:delText xml:space="preserve">בדיוק </w:delText>
          </w:r>
        </w:del>
        <w:r w:rsidRPr="00CE03C4">
          <w:rPr>
            <w:rFonts w:hint="cs"/>
            <w:rtl/>
          </w:rPr>
          <w:t xml:space="preserve">מה </w:t>
        </w:r>
        <w:del w:id="123" w:author="Sahar, Carmit" w:date="2017-03-01T15:11:00Z">
          <w:r w:rsidRPr="00CE03C4" w:rsidDel="00F04E8B">
            <w:rPr>
              <w:rFonts w:hint="cs"/>
              <w:rtl/>
            </w:rPr>
            <w:delText xml:space="preserve">היה </w:delText>
          </w:r>
        </w:del>
        <w:r w:rsidRPr="00CE03C4">
          <w:rPr>
            <w:rFonts w:hint="cs"/>
            <w:rtl/>
          </w:rPr>
          <w:t>חסר לו וזה לא תמיד שינה."</w:t>
        </w:r>
      </w:ins>
    </w:p>
    <w:p w14:paraId="5CDF861B" w14:textId="77777777" w:rsidR="004F1960" w:rsidRPr="00CE03C4" w:rsidRDefault="004F1960" w:rsidP="004F1960">
      <w:pPr>
        <w:rPr>
          <w:ins w:id="124" w:author="Carmit Sahar" w:date="2018-01-06T13:36:00Z"/>
          <w:rtl/>
        </w:rPr>
      </w:pPr>
      <w:ins w:id="125" w:author="Carmit Sahar" w:date="2018-01-06T13:36:00Z">
        <w:r w:rsidRPr="00CE03C4">
          <w:rPr>
            <w:rFonts w:hint="cs"/>
            <w:rtl/>
          </w:rPr>
          <w:t>"ואני?"</w:t>
        </w:r>
      </w:ins>
    </w:p>
    <w:p w14:paraId="06289F0A" w14:textId="29C976AB" w:rsidR="004F1960" w:rsidRPr="00CE03C4" w:rsidRDefault="004F1960" w:rsidP="004F1960">
      <w:pPr>
        <w:rPr>
          <w:ins w:id="126" w:author="Carmit Sahar" w:date="2018-01-06T13:36:00Z"/>
          <w:rtl/>
        </w:rPr>
      </w:pPr>
      <w:ins w:id="127" w:author="Carmit Sahar" w:date="2018-01-06T13:36:00Z">
        <w:r w:rsidRPr="00CE03C4">
          <w:rPr>
            <w:rFonts w:hint="cs"/>
            <w:rtl/>
          </w:rPr>
          <w:t xml:space="preserve">"אתה מסתכל על הים הזה והחול הזה </w:t>
        </w:r>
        <w:del w:id="128" w:author="Sahar, Carmit" w:date="2017-03-01T15:12:00Z">
          <w:r w:rsidRPr="00CE03C4" w:rsidDel="00F04E8B">
            <w:rPr>
              <w:rFonts w:hint="cs"/>
              <w:rtl/>
            </w:rPr>
            <w:delText>בעיניים זמניות, כי</w:delText>
          </w:r>
        </w:del>
        <w:r w:rsidRPr="00CE03C4">
          <w:rPr>
            <w:rFonts w:hint="cs"/>
            <w:rtl/>
          </w:rPr>
          <w:t xml:space="preserve"> </w:t>
        </w:r>
        <w:r>
          <w:rPr>
            <w:rFonts w:hint="cs"/>
            <w:rtl/>
          </w:rPr>
          <w:t>ו</w:t>
        </w:r>
        <w:r w:rsidRPr="00CE03C4">
          <w:rPr>
            <w:rFonts w:hint="cs"/>
            <w:rtl/>
          </w:rPr>
          <w:t xml:space="preserve">הם לא לגמרי אמיתיים </w:t>
        </w:r>
        <w:r>
          <w:rPr>
            <w:rFonts w:hint="cs"/>
            <w:rtl/>
          </w:rPr>
          <w:t>בשבילך</w:t>
        </w:r>
        <w:del w:id="129" w:author="user" w:date="2017-04-11T15:34:00Z">
          <w:r w:rsidRPr="00CE03C4" w:rsidDel="006C280E">
            <w:rPr>
              <w:rFonts w:hint="cs"/>
              <w:rtl/>
            </w:rPr>
            <w:delText>עבורך</w:delText>
          </w:r>
        </w:del>
        <w:r w:rsidRPr="00CE03C4">
          <w:rPr>
            <w:rFonts w:hint="cs"/>
            <w:rtl/>
          </w:rPr>
          <w:t xml:space="preserve"> </w:t>
        </w:r>
        <w:r w:rsidRPr="00CE03C4">
          <w:rPr>
            <w:rtl/>
          </w:rPr>
          <w:t>–</w:t>
        </w:r>
        <w:r w:rsidRPr="00CE03C4">
          <w:rPr>
            <w:rFonts w:hint="cs"/>
            <w:rtl/>
          </w:rPr>
          <w:t xml:space="preserve"> עוד כמה שבועות הכ</w:t>
        </w:r>
        <w:r>
          <w:rPr>
            <w:rFonts w:hint="cs"/>
            <w:rtl/>
          </w:rPr>
          <w:t>ו</w:t>
        </w:r>
        <w:r w:rsidRPr="00CE03C4">
          <w:rPr>
            <w:rFonts w:hint="cs"/>
            <w:rtl/>
          </w:rPr>
          <w:t xml:space="preserve">ל יעלם והמדורה הזאת שהם מקימים </w:t>
        </w:r>
      </w:ins>
      <w:r w:rsidR="00F06A3F">
        <w:rPr>
          <w:rFonts w:hint="cs"/>
          <w:rtl/>
        </w:rPr>
        <w:t>עכשיו</w:t>
      </w:r>
      <w:ins w:id="130" w:author="Carmit Sahar" w:date="2018-01-06T13:36:00Z">
        <w:r w:rsidRPr="00CE03C4">
          <w:rPr>
            <w:rFonts w:hint="cs"/>
            <w:rtl/>
          </w:rPr>
          <w:t xml:space="preserve"> במרכז המעגל תהפוך לחוויה מיוחדת</w:t>
        </w:r>
        <w:del w:id="131" w:author="Sahar, Carmit" w:date="2017-03-01T15:13:00Z">
          <w:r w:rsidRPr="00CE03C4" w:rsidDel="00F04E8B">
            <w:rPr>
              <w:rFonts w:hint="cs"/>
              <w:rtl/>
            </w:rPr>
            <w:delText xml:space="preserve"> שלא תוכל לשחזר</w:delText>
          </w:r>
        </w:del>
        <w:r w:rsidRPr="00CE03C4">
          <w:rPr>
            <w:rFonts w:hint="cs"/>
            <w:rtl/>
          </w:rPr>
          <w:t>. ואני מסתכלת עליהם כאילו אין דבר אחר בעולם, אין דרך אחרת לחיות</w:t>
        </w:r>
        <w:del w:id="132" w:author="Sahar, Carmit" w:date="2017-03-01T15:14:00Z">
          <w:r w:rsidRPr="00CE03C4" w:rsidDel="00F04E8B">
            <w:rPr>
              <w:rFonts w:hint="cs"/>
              <w:rtl/>
            </w:rPr>
            <w:delText>, והמדורה היא חלק משרשרת מדורות שהיו בילדותי ושממשיכות ושיהיו עוד כמותן</w:delText>
          </w:r>
        </w:del>
        <w:r w:rsidRPr="00CE03C4">
          <w:rPr>
            <w:rFonts w:hint="cs"/>
            <w:rtl/>
          </w:rPr>
          <w:t xml:space="preserve">.. </w:t>
        </w:r>
        <w:del w:id="133" w:author="Sahar, Carmit" w:date="2017-03-01T15:16:00Z">
          <w:r w:rsidRPr="00CE03C4" w:rsidDel="00F04E8B">
            <w:rPr>
              <w:rFonts w:hint="cs"/>
              <w:rtl/>
            </w:rPr>
            <w:delText>השיגרה שעבורי תימשך לעד היא עבורך חוויה אקזוטית שתתפוגג במשך השנים ותיראה חסרת ממשות.</w:delText>
          </w:r>
        </w:del>
        <w:r w:rsidRPr="00CE03C4">
          <w:rPr>
            <w:rFonts w:hint="cs"/>
            <w:rtl/>
          </w:rPr>
          <w:t>"</w:t>
        </w:r>
      </w:ins>
    </w:p>
    <w:p w14:paraId="5F6A0551" w14:textId="77777777" w:rsidR="004F1960" w:rsidRPr="00CE03C4" w:rsidRDefault="004F1960" w:rsidP="004F1960">
      <w:pPr>
        <w:rPr>
          <w:ins w:id="134" w:author="Carmit Sahar" w:date="2018-01-06T13:36:00Z"/>
          <w:rtl/>
        </w:rPr>
      </w:pPr>
      <w:ins w:id="135" w:author="Carmit Sahar" w:date="2018-01-06T13:36:00Z">
        <w:r w:rsidRPr="00CE03C4">
          <w:rPr>
            <w:rFonts w:hint="cs"/>
            <w:rtl/>
          </w:rPr>
          <w:t>"</w:t>
        </w:r>
        <w:del w:id="136" w:author="Sahar, Carmit" w:date="2017-03-01T15:15:00Z">
          <w:r w:rsidRPr="00CE03C4" w:rsidDel="00F04E8B">
            <w:rPr>
              <w:rFonts w:hint="cs"/>
              <w:rtl/>
            </w:rPr>
            <w:delText>גם עבורך במשך השנים כל מה שקורה לך כעת ייראה חסר ממשות. גם הלילה הזה</w:delText>
          </w:r>
        </w:del>
        <w:r>
          <w:rPr>
            <w:rFonts w:hint="cs"/>
            <w:rtl/>
          </w:rPr>
          <w:t>הלילה הזה הוא לילה יפה ומיוחד, גם עבורך</w:t>
        </w:r>
        <w:r w:rsidRPr="00CE03C4">
          <w:rPr>
            <w:rFonts w:hint="cs"/>
            <w:rtl/>
          </w:rPr>
          <w:t>."</w:t>
        </w:r>
      </w:ins>
    </w:p>
    <w:p w14:paraId="015AE798" w14:textId="1A43F434" w:rsidR="004F1960" w:rsidRPr="00CE03C4" w:rsidRDefault="004F1960" w:rsidP="004F1960">
      <w:pPr>
        <w:rPr>
          <w:ins w:id="137" w:author="Carmit Sahar" w:date="2018-01-06T13:36:00Z"/>
          <w:rtl/>
        </w:rPr>
      </w:pPr>
      <w:ins w:id="138" w:author="Carmit Sahar" w:date="2018-01-06T13:36:00Z">
        <w:r w:rsidRPr="00CE03C4">
          <w:rPr>
            <w:rFonts w:hint="cs"/>
            <w:rtl/>
          </w:rPr>
          <w:t xml:space="preserve">"למה אתה מתכוון כשאתה אומר לילה? </w:t>
        </w:r>
        <w:r>
          <w:rPr>
            <w:rFonts w:hint="cs"/>
            <w:rtl/>
          </w:rPr>
          <w:t xml:space="preserve">לרחש הגלים </w:t>
        </w:r>
        <w:del w:id="139" w:author="Sahar, Carmit" w:date="2017-03-01T15:17:00Z">
          <w:r w:rsidRPr="00CE03C4" w:rsidDel="00F04E8B">
            <w:rPr>
              <w:rFonts w:hint="cs"/>
              <w:rtl/>
            </w:rPr>
            <w:delText>לליטוף הרך והחמים</w:delText>
          </w:r>
        </w:del>
        <w:r w:rsidRPr="00CE03C4">
          <w:rPr>
            <w:rFonts w:hint="cs"/>
            <w:rtl/>
          </w:rPr>
          <w:t xml:space="preserve"> שמגיע מהים, כשאנחנו שוכבים על חול שספג את השמש במשך יום שלם? זאת הכוונה שלי כשאני אומרת לילה, </w:t>
        </w:r>
        <w:r>
          <w:rPr>
            <w:rFonts w:hint="cs"/>
            <w:rtl/>
          </w:rPr>
          <w:t xml:space="preserve">ואתה חי </w:t>
        </w:r>
      </w:ins>
      <w:r w:rsidR="00F06A3F">
        <w:rPr>
          <w:rFonts w:hint="cs"/>
          <w:rtl/>
        </w:rPr>
        <w:t>עכשיו</w:t>
      </w:r>
      <w:ins w:id="140" w:author="Carmit Sahar" w:date="2018-01-06T13:36:00Z">
        <w:r>
          <w:rPr>
            <w:rFonts w:hint="cs"/>
            <w:rtl/>
          </w:rPr>
          <w:t xml:space="preserve"> בלילה שלי, אתה מכיר אותו</w:t>
        </w:r>
        <w:del w:id="141" w:author="Sahar, Carmit" w:date="2017-03-01T15:19:00Z">
          <w:r w:rsidRPr="00CE03C4" w:rsidDel="00F04E8B">
            <w:rPr>
              <w:rFonts w:hint="cs"/>
              <w:rtl/>
            </w:rPr>
            <w:delText>והכוונה ברורה וחשופה לגמרי בפני</w:delText>
          </w:r>
        </w:del>
        <w:del w:id="142" w:author="Sahar, Carmit" w:date="2017-03-01T15:20:00Z">
          <w:r w:rsidRPr="00CE03C4" w:rsidDel="00F04E8B">
            <w:rPr>
              <w:rFonts w:hint="cs"/>
              <w:rtl/>
            </w:rPr>
            <w:delText>ך</w:delText>
          </w:r>
        </w:del>
        <w:r w:rsidRPr="00CE03C4">
          <w:rPr>
            <w:rFonts w:hint="cs"/>
            <w:rtl/>
          </w:rPr>
          <w:t xml:space="preserve">. </w:t>
        </w:r>
        <w:r>
          <w:rPr>
            <w:rFonts w:hint="cs"/>
            <w:rtl/>
          </w:rPr>
          <w:t xml:space="preserve">ו=אבל </w:t>
        </w:r>
        <w:r w:rsidRPr="00CE03C4">
          <w:rPr>
            <w:rFonts w:hint="cs"/>
            <w:rtl/>
          </w:rPr>
          <w:t xml:space="preserve">למה אתה מתכוון כשאתה אומר לילה, כשאתה אומר חורף, כשאתה אומר גשם? המשמעויות האלה </w:t>
        </w:r>
        <w:del w:id="143" w:author="Sahar, Carmit" w:date="2017-03-01T15:21:00Z">
          <w:r w:rsidRPr="00CE03C4" w:rsidDel="00F04E8B">
            <w:rPr>
              <w:rFonts w:hint="cs"/>
              <w:rtl/>
            </w:rPr>
            <w:delText>חביות</w:delText>
          </w:r>
        </w:del>
        <w:r>
          <w:rPr>
            <w:rFonts w:hint="cs"/>
            <w:rtl/>
          </w:rPr>
          <w:t>מסתתרות</w:t>
        </w:r>
        <w:r w:rsidRPr="00CE03C4">
          <w:rPr>
            <w:rFonts w:hint="cs"/>
            <w:rtl/>
          </w:rPr>
          <w:t xml:space="preserve"> בתוך כיס קטן ש</w:t>
        </w:r>
        <w:r>
          <w:rPr>
            <w:rFonts w:hint="cs"/>
            <w:rtl/>
          </w:rPr>
          <w:t>לך</w:t>
        </w:r>
        <w:del w:id="144" w:author="Sahar, Carmit" w:date="2017-03-01T15:21:00Z">
          <w:r w:rsidRPr="00CE03C4" w:rsidDel="00F04E8B">
            <w:rPr>
              <w:rFonts w:hint="cs"/>
              <w:rtl/>
            </w:rPr>
            <w:delText>אתה נושא עימך</w:delText>
          </w:r>
        </w:del>
        <w:r w:rsidRPr="00CE03C4">
          <w:rPr>
            <w:rFonts w:hint="cs"/>
            <w:rtl/>
          </w:rPr>
          <w:t xml:space="preserve">, ולי אולי יש את הכיס הקטן שלי אבל </w:t>
        </w:r>
        <w:del w:id="145" w:author="Sahar, Carmit" w:date="2017-03-01T15:22:00Z">
          <w:r w:rsidRPr="00CE03C4" w:rsidDel="00F04E8B">
            <w:rPr>
              <w:rFonts w:hint="cs"/>
              <w:rtl/>
            </w:rPr>
            <w:delText xml:space="preserve">הוא ריק </w:delText>
          </w:r>
        </w:del>
      </w:ins>
      <w:r w:rsidR="00F06A3F">
        <w:rPr>
          <w:rFonts w:hint="cs"/>
          <w:rtl/>
        </w:rPr>
        <w:t>עכשיו</w:t>
      </w:r>
      <w:ins w:id="146" w:author="Carmit Sahar" w:date="2018-01-06T13:36:00Z">
        <w:del w:id="147" w:author="Sahar, Carmit" w:date="2017-03-01T15:22:00Z">
          <w:r w:rsidRPr="00CE03C4" w:rsidDel="00F04E8B">
            <w:rPr>
              <w:rFonts w:hint="cs"/>
              <w:rtl/>
            </w:rPr>
            <w:delText xml:space="preserve"> </w:delText>
          </w:r>
          <w:r w:rsidRPr="00CE03C4" w:rsidDel="00F04E8B">
            <w:rPr>
              <w:rtl/>
            </w:rPr>
            <w:delText>–</w:delText>
          </w:r>
          <w:r w:rsidRPr="00CE03C4" w:rsidDel="00F04E8B">
            <w:rPr>
              <w:rFonts w:hint="cs"/>
              <w:rtl/>
            </w:rPr>
            <w:delText xml:space="preserve"> או ש</w:delText>
          </w:r>
        </w:del>
        <w:r w:rsidRPr="00CE03C4">
          <w:rPr>
            <w:rFonts w:hint="cs"/>
            <w:rtl/>
          </w:rPr>
          <w:t xml:space="preserve">כולו פתוח </w:t>
        </w:r>
        <w:r>
          <w:rPr>
            <w:rFonts w:hint="cs"/>
            <w:rtl/>
          </w:rPr>
          <w:t xml:space="preserve">בפניך </w:t>
        </w:r>
        <w:r w:rsidRPr="00CE03C4">
          <w:rPr>
            <w:rFonts w:hint="cs"/>
            <w:rtl/>
          </w:rPr>
          <w:t>לרווחה</w:t>
        </w:r>
        <w:del w:id="148" w:author="Sahar, Carmit" w:date="2017-03-01T15:22:00Z">
          <w:r w:rsidRPr="00CE03C4" w:rsidDel="00F04E8B">
            <w:rPr>
              <w:rFonts w:hint="cs"/>
              <w:rtl/>
            </w:rPr>
            <w:delText xml:space="preserve"> בפניך</w:delText>
          </w:r>
        </w:del>
        <w:r w:rsidRPr="00CE03C4">
          <w:rPr>
            <w:rFonts w:hint="cs"/>
            <w:rtl/>
          </w:rPr>
          <w:t>."</w:t>
        </w:r>
      </w:ins>
    </w:p>
    <w:p w14:paraId="70FCEC50" w14:textId="77777777" w:rsidR="004F1960" w:rsidRDefault="004F1960" w:rsidP="009E0E74">
      <w:pPr>
        <w:rPr>
          <w:rtl/>
        </w:rPr>
      </w:pPr>
    </w:p>
    <w:p w14:paraId="5D1E6EE5" w14:textId="77777777" w:rsidR="009E0E74" w:rsidRPr="00CD067C" w:rsidRDefault="009E0E74" w:rsidP="009E0E74">
      <w:pPr>
        <w:rPr>
          <w:rtl/>
        </w:rPr>
      </w:pPr>
      <w:r>
        <w:rPr>
          <w:rFonts w:hint="cs"/>
          <w:rtl/>
        </w:rPr>
        <w:t>]</w:t>
      </w:r>
    </w:p>
    <w:p w14:paraId="13653E66" w14:textId="77777777" w:rsidR="009E0E74" w:rsidRDefault="009E0E74" w:rsidP="00250000">
      <w:pPr>
        <w:rPr>
          <w:rtl/>
        </w:rPr>
      </w:pPr>
    </w:p>
    <w:p w14:paraId="2C55B99C" w14:textId="77777777" w:rsidR="009E0E74" w:rsidRPr="00721099" w:rsidRDefault="009E0E74" w:rsidP="00250000">
      <w:pPr>
        <w:rPr>
          <w:rtl/>
        </w:rPr>
      </w:pPr>
    </w:p>
    <w:p w14:paraId="35AD2F7A" w14:textId="77777777" w:rsidR="00721099" w:rsidRDefault="00721099" w:rsidP="00250000">
      <w:pPr>
        <w:rPr>
          <w:rtl/>
        </w:rPr>
      </w:pPr>
    </w:p>
    <w:p w14:paraId="5003201B" w14:textId="77777777" w:rsidR="00721099" w:rsidRDefault="00721099" w:rsidP="00250000">
      <w:pPr>
        <w:rPr>
          <w:rtl/>
        </w:rPr>
      </w:pPr>
    </w:p>
    <w:p w14:paraId="22F37BE9" w14:textId="77777777" w:rsidR="00721099" w:rsidRDefault="00721099" w:rsidP="00250000">
      <w:pPr>
        <w:rPr>
          <w:rtl/>
        </w:rPr>
      </w:pPr>
    </w:p>
    <w:p w14:paraId="71E553C9" w14:textId="77777777" w:rsidR="00C44EC9" w:rsidRDefault="00C44EC9" w:rsidP="00250000">
      <w:pPr>
        <w:rPr>
          <w:rtl/>
        </w:rPr>
      </w:pPr>
      <w:r>
        <w:rPr>
          <w:rFonts w:hint="cs"/>
          <w:rtl/>
        </w:rPr>
        <w:t xml:space="preserve">יש </w:t>
      </w:r>
      <w:r>
        <w:t>insight</w:t>
      </w:r>
      <w:r>
        <w:rPr>
          <w:rFonts w:hint="cs"/>
          <w:rtl/>
        </w:rPr>
        <w:t xml:space="preserve"> שאלכס אומר מתישהו לאימו ואולי האחות שלה אומרת לאימו:</w:t>
      </w:r>
    </w:p>
    <w:p w14:paraId="05CC446D" w14:textId="6093470C" w:rsidR="00C44EC9" w:rsidRDefault="00C44EC9" w:rsidP="00250000">
      <w:pPr>
        <w:rPr>
          <w:rtl/>
        </w:rPr>
      </w:pPr>
      <w:r>
        <w:rPr>
          <w:rFonts w:hint="cs"/>
          <w:rtl/>
        </w:rPr>
        <w:t xml:space="preserve">כשאלכס נולד </w:t>
      </w:r>
      <w:r w:rsidR="001C5A04">
        <w:rPr>
          <w:rFonts w:hint="cs"/>
          <w:rtl/>
        </w:rPr>
        <w:t>אימא</w:t>
      </w:r>
      <w:r>
        <w:rPr>
          <w:rFonts w:hint="cs"/>
          <w:rtl/>
        </w:rPr>
        <w:t xml:space="preserve"> שלו התרעמה עליו על כי לקח מ</w:t>
      </w:r>
      <w:r w:rsidR="008B1B44">
        <w:rPr>
          <w:rFonts w:hint="cs"/>
          <w:rtl/>
        </w:rPr>
        <w:t>סופי</w:t>
      </w:r>
      <w:r>
        <w:rPr>
          <w:rFonts w:hint="cs"/>
          <w:rtl/>
        </w:rPr>
        <w:t xml:space="preserve"> את הבכורה / מרכז הבמה (</w:t>
      </w:r>
      <w:r w:rsidR="008B1B44">
        <w:rPr>
          <w:rFonts w:hint="cs"/>
          <w:rtl/>
        </w:rPr>
        <w:t>סופי</w:t>
      </w:r>
      <w:r>
        <w:rPr>
          <w:rFonts w:hint="cs"/>
          <w:rtl/>
        </w:rPr>
        <w:t xml:space="preserve"> התרעמה קודם ובעקבותיה האם).</w:t>
      </w:r>
    </w:p>
    <w:p w14:paraId="0869CD90" w14:textId="6D1641AF" w:rsidR="00C44EC9" w:rsidRDefault="00C44EC9" w:rsidP="00250000">
      <w:pPr>
        <w:rPr>
          <w:rtl/>
        </w:rPr>
      </w:pPr>
      <w:r>
        <w:rPr>
          <w:rFonts w:hint="cs"/>
          <w:rtl/>
        </w:rPr>
        <w:t>מישהו (הדודה??) אמר ל</w:t>
      </w:r>
      <w:r w:rsidR="001C5A04">
        <w:rPr>
          <w:rFonts w:hint="cs"/>
          <w:rtl/>
        </w:rPr>
        <w:t>אימא</w:t>
      </w:r>
      <w:r>
        <w:rPr>
          <w:rFonts w:hint="cs"/>
          <w:rtl/>
        </w:rPr>
        <w:t xml:space="preserve"> של אלכס </w:t>
      </w:r>
      <w:r>
        <w:rPr>
          <w:rtl/>
        </w:rPr>
        <w:t>–</w:t>
      </w:r>
      <w:r>
        <w:rPr>
          <w:rFonts w:hint="cs"/>
          <w:rtl/>
        </w:rPr>
        <w:t xml:space="preserve"> למה יש לך כ"כ הרבה ילדים? אדם כמוך זקוק לשקט, למנוחה, לרצף מחשבות </w:t>
      </w:r>
      <w:r>
        <w:t>uninterrupted</w:t>
      </w:r>
      <w:r>
        <w:rPr>
          <w:rFonts w:hint="cs"/>
          <w:rtl/>
        </w:rPr>
        <w:t>. דווקא בשבילך, הרעש של כ"כ הרבה ילדים הוא קשה במיוחד.</w:t>
      </w:r>
    </w:p>
    <w:p w14:paraId="5DFFB71F" w14:textId="77777777" w:rsidR="00C530B8" w:rsidRDefault="00C530B8" w:rsidP="00250000">
      <w:pPr>
        <w:rPr>
          <w:rtl/>
        </w:rPr>
      </w:pPr>
    </w:p>
    <w:p w14:paraId="362107BD" w14:textId="77777777" w:rsidR="00C530B8" w:rsidRDefault="00C530B8" w:rsidP="00250000">
      <w:pPr>
        <w:rPr>
          <w:rtl/>
        </w:rPr>
      </w:pPr>
      <w:r>
        <w:rPr>
          <w:rFonts w:hint="cs"/>
          <w:rtl/>
        </w:rPr>
        <w:t xml:space="preserve">[בלעדיה </w:t>
      </w:r>
      <w:r>
        <w:rPr>
          <w:rtl/>
        </w:rPr>
        <w:t>–</w:t>
      </w:r>
      <w:r>
        <w:rPr>
          <w:rFonts w:hint="cs"/>
          <w:rtl/>
        </w:rPr>
        <w:t xml:space="preserve"> אנטוניו מוניוס מולינה עמ' 77-78: (מקביל למה שקורה בין הדס וארקדי)</w:t>
      </w:r>
    </w:p>
    <w:p w14:paraId="2C32B195" w14:textId="77777777" w:rsidR="00C530B8" w:rsidRDefault="00C530B8" w:rsidP="00250000">
      <w:pPr>
        <w:rPr>
          <w:rtl/>
        </w:rPr>
      </w:pPr>
      <w:r>
        <w:rPr>
          <w:rFonts w:hint="cs"/>
          <w:rtl/>
        </w:rPr>
        <w:t>היו להם אירוסים פרובינציאליים, ניצחיים, אירוסים שמתחילים בסוף גיל ההתבגרות ונגמרים עשור לאחר מכן בנישואים מנומנמים וצפויים, אירוסים בלתי נמנעים ובלתי משתנים, ומשום כך קרובים יותר לממלכת הטבע מאשר לרגשות ולמעשים האנושיים, אירוסים מהסוג שבו העתיד נתון לשינוי עוד פחות מהעבר, לא רק השמלה הלבנה בפתח הכנסיה, הדירה עם הרהיטים החדשים בחיקוי עץ אלון, ירח הדבש באיים הקנריים או במיורקה וההריון המיידי, אלא גם החשד הכבד וההדדי לבגידה, המרירות המשמימה של טיולי יום ראשון, עם או בלי עגלת תינוקות, ההיטמטמות המשפחתית המתוקה, שדומה כ"כ לתחושת הנמנום שלאחר ארוחה דשנה.</w:t>
      </w:r>
    </w:p>
    <w:p w14:paraId="2FD36564" w14:textId="57488D92" w:rsidR="00C530B8" w:rsidRDefault="00C530B8" w:rsidP="00250000">
      <w:pPr>
        <w:rPr>
          <w:rtl/>
        </w:rPr>
      </w:pPr>
      <w:r>
        <w:rPr>
          <w:rFonts w:hint="cs"/>
          <w:rtl/>
        </w:rPr>
        <w:t>ו</w:t>
      </w:r>
      <w:r w:rsidR="00F06A3F">
        <w:rPr>
          <w:rFonts w:hint="cs"/>
          <w:rtl/>
        </w:rPr>
        <w:t>עכשיו</w:t>
      </w:r>
      <w:r>
        <w:rPr>
          <w:rFonts w:hint="cs"/>
          <w:rtl/>
        </w:rPr>
        <w:t xml:space="preserve"> דברי:</w:t>
      </w:r>
    </w:p>
    <w:p w14:paraId="5BE57303" w14:textId="77777777" w:rsidR="00C530B8" w:rsidRDefault="00C530B8" w:rsidP="00250000">
      <w:pPr>
        <w:rPr>
          <w:rtl/>
        </w:rPr>
      </w:pPr>
      <w:r>
        <w:rPr>
          <w:rFonts w:hint="cs"/>
          <w:rtl/>
        </w:rPr>
        <w:t>יש עוד תופעות טבע כמו גאות ושפל שהן כן משתנות וכן יפות ומדהימות וחזקות. זה מה שאלכס אומר בשביל לנסות לנחם אותו איכשהו. לפני שהם נפרדים??? אחרי??? לא ברור לי כרגע.]</w:t>
      </w:r>
    </w:p>
    <w:p w14:paraId="0C7A1116" w14:textId="77777777" w:rsidR="00C530B8" w:rsidRDefault="00C530B8" w:rsidP="00250000">
      <w:pPr>
        <w:rPr>
          <w:rtl/>
        </w:rPr>
      </w:pPr>
    </w:p>
    <w:p w14:paraId="41EE280C" w14:textId="77777777" w:rsidR="00A07993" w:rsidRDefault="00A07993" w:rsidP="00250000">
      <w:pPr>
        <w:rPr>
          <w:rtl/>
        </w:rPr>
      </w:pPr>
      <w:r>
        <w:rPr>
          <w:rFonts w:hint="cs"/>
          <w:rtl/>
        </w:rPr>
        <w:t>[ארקדי נזכר בבריה"מ: בתי הספר, וגם בתי החולים, יוחדו ע"י מספרים, לא שמות.]</w:t>
      </w:r>
    </w:p>
    <w:p w14:paraId="688330E5" w14:textId="77777777" w:rsidR="008A2811" w:rsidRDefault="008A2811" w:rsidP="00250000">
      <w:pPr>
        <w:rPr>
          <w:rtl/>
        </w:rPr>
      </w:pPr>
      <w:r>
        <w:rPr>
          <w:rFonts w:hint="cs"/>
          <w:rtl/>
        </w:rPr>
        <w:t>[סוגי וודקה:</w:t>
      </w:r>
    </w:p>
    <w:p w14:paraId="0BF7A78C" w14:textId="77777777" w:rsidR="008A2811" w:rsidRDefault="008A2811" w:rsidP="00250000">
      <w:pPr>
        <w:rPr>
          <w:rtl/>
        </w:rPr>
      </w:pPr>
      <w:r>
        <w:rPr>
          <w:rFonts w:hint="cs"/>
          <w:rtl/>
        </w:rPr>
        <w:t xml:space="preserve">סְטוֹלִיצְ'נָאיָה </w:t>
      </w:r>
      <w:r>
        <w:rPr>
          <w:rtl/>
        </w:rPr>
        <w:t>–</w:t>
      </w:r>
      <w:r>
        <w:rPr>
          <w:rFonts w:hint="cs"/>
          <w:rtl/>
        </w:rPr>
        <w:t xml:space="preserve"> וודקה שנחשבת טובה, גם עם צ'ונט]</w:t>
      </w:r>
    </w:p>
    <w:p w14:paraId="36E35DFB" w14:textId="77777777" w:rsidR="00DA3D83" w:rsidRPr="000A381C" w:rsidRDefault="000A381C" w:rsidP="00250000">
      <w:pPr>
        <w:rPr>
          <w:rtl/>
        </w:rPr>
      </w:pPr>
      <w:r w:rsidRPr="000A381C">
        <w:rPr>
          <w:rFonts w:hint="cs"/>
          <w:rtl/>
        </w:rPr>
        <w:t>[ביטוי רוסי טיפוסי: אני סתם ככה. איך אומרים זאת ברוסית???]</w:t>
      </w:r>
    </w:p>
    <w:p w14:paraId="165D6B0D" w14:textId="77777777" w:rsidR="007A2C2F" w:rsidRDefault="00107A11" w:rsidP="00250000">
      <w:pPr>
        <w:rPr>
          <w:rtl/>
        </w:rPr>
      </w:pPr>
      <w:r>
        <w:rPr>
          <w:rFonts w:hint="cs"/>
          <w:rtl/>
        </w:rPr>
        <w:t>[</w:t>
      </w:r>
    </w:p>
    <w:p w14:paraId="24504A5C" w14:textId="77777777" w:rsidR="007A2C2F" w:rsidRDefault="007A2C2F" w:rsidP="00250000">
      <w:pPr>
        <w:rPr>
          <w:rtl/>
        </w:rPr>
      </w:pPr>
    </w:p>
    <w:p w14:paraId="37416A83" w14:textId="77777777" w:rsidR="007A2C2F" w:rsidRDefault="007A2C2F" w:rsidP="00250000">
      <w:pPr>
        <w:rPr>
          <w:rtl/>
        </w:rPr>
      </w:pPr>
    </w:p>
    <w:p w14:paraId="639FFB2E" w14:textId="3D47AC11" w:rsidR="007A2C2F" w:rsidRDefault="007A2C2F" w:rsidP="00D047EC">
      <w:pPr>
        <w:pStyle w:val="Heading3"/>
        <w:rPr>
          <w:rtl/>
        </w:rPr>
      </w:pPr>
      <w:r>
        <w:rPr>
          <w:rFonts w:hint="cs"/>
          <w:rtl/>
        </w:rPr>
        <w:t>מילים שמשתנות לפי הניקוד:</w:t>
      </w:r>
    </w:p>
    <w:p w14:paraId="4EDB1EA6" w14:textId="77777777" w:rsidR="007A2C2F" w:rsidRDefault="007A2C2F" w:rsidP="00250000">
      <w:pPr>
        <w:rPr>
          <w:rtl/>
        </w:rPr>
      </w:pPr>
    </w:p>
    <w:p w14:paraId="127C9F79" w14:textId="77777777" w:rsidR="007A2C2F" w:rsidRDefault="007A2C2F" w:rsidP="007A2C2F">
      <w:pPr>
        <w:rPr>
          <w:rtl/>
        </w:rPr>
      </w:pPr>
      <w:r>
        <w:rPr>
          <w:rFonts w:cs="Times New Roman"/>
          <w:rtl/>
        </w:rPr>
        <w:t xml:space="preserve">אורז </w:t>
      </w:r>
      <w:r>
        <w:t>pack</w:t>
      </w:r>
      <w:r>
        <w:rPr>
          <w:rFonts w:cs="Times New Roman"/>
          <w:rtl/>
        </w:rPr>
        <w:t xml:space="preserve"> - אורז </w:t>
      </w:r>
      <w:r>
        <w:t>rice</w:t>
      </w:r>
    </w:p>
    <w:p w14:paraId="4733AD2E" w14:textId="51FEA6BE" w:rsidR="007A2C2F" w:rsidRDefault="007A2C2F" w:rsidP="007A2C2F">
      <w:pPr>
        <w:rPr>
          <w:rtl/>
        </w:rPr>
      </w:pPr>
      <w:r>
        <w:rPr>
          <w:rFonts w:cs="Times New Roman"/>
          <w:rtl/>
        </w:rPr>
        <w:t xml:space="preserve">ישן </w:t>
      </w:r>
      <w:r>
        <w:t>old</w:t>
      </w:r>
      <w:r>
        <w:rPr>
          <w:rFonts w:cs="Times New Roman"/>
          <w:rtl/>
        </w:rPr>
        <w:t xml:space="preserve"> - ישן </w:t>
      </w:r>
      <w:r>
        <w:t>sleep</w:t>
      </w:r>
    </w:p>
    <w:p w14:paraId="01A0E6F7" w14:textId="0C369C83" w:rsidR="007A2C2F" w:rsidRDefault="00D55783" w:rsidP="00250000">
      <w:pPr>
        <w:rPr>
          <w:rtl/>
        </w:rPr>
      </w:pPr>
      <w:r>
        <w:rPr>
          <w:rFonts w:hint="cs"/>
          <w:rtl/>
        </w:rPr>
        <w:t>ש</w:t>
      </w:r>
      <w:r w:rsidR="00DF42BE">
        <w:rPr>
          <w:rFonts w:hint="cs"/>
          <w:rtl/>
        </w:rPr>
        <w:t>ֶׁ</w:t>
      </w:r>
      <w:r>
        <w:rPr>
          <w:rFonts w:hint="cs"/>
          <w:rtl/>
        </w:rPr>
        <w:t>מ</w:t>
      </w:r>
      <w:r w:rsidR="00DF42BE">
        <w:rPr>
          <w:rFonts w:hint="cs"/>
          <w:rtl/>
        </w:rPr>
        <w:t>ַ</w:t>
      </w:r>
      <w:r>
        <w:rPr>
          <w:rFonts w:hint="cs"/>
          <w:rtl/>
        </w:rPr>
        <w:t>ח</w:t>
      </w:r>
      <w:r w:rsidR="00DF42BE">
        <w:rPr>
          <w:rFonts w:hint="cs"/>
          <w:rtl/>
        </w:rPr>
        <w:t>ָ</w:t>
      </w:r>
      <w:r>
        <w:rPr>
          <w:rFonts w:hint="cs"/>
          <w:rtl/>
        </w:rPr>
        <w:t xml:space="preserve">ה </w:t>
      </w:r>
      <w:r w:rsidR="00DF42BE">
        <w:rPr>
          <w:rFonts w:hint="cs"/>
          <w:rtl/>
        </w:rPr>
        <w:t>- שִׂמְחָה</w:t>
      </w:r>
    </w:p>
    <w:p w14:paraId="55A5B3D5" w14:textId="77777777" w:rsidR="00DA3D83" w:rsidRDefault="00DA3D83" w:rsidP="00250000">
      <w:pPr>
        <w:rPr>
          <w:rtl/>
        </w:rPr>
      </w:pPr>
    </w:p>
    <w:p w14:paraId="50F0E518" w14:textId="77777777" w:rsidR="00DA3D83" w:rsidRDefault="00C23DB2" w:rsidP="00250000">
      <w:pPr>
        <w:rPr>
          <w:rtl/>
        </w:rPr>
      </w:pPr>
      <w:r>
        <w:rPr>
          <w:rFonts w:hint="cs"/>
          <w:rtl/>
        </w:rPr>
        <w:t>[אני לא יודעת איפה לכתוב את זה:</w:t>
      </w:r>
    </w:p>
    <w:p w14:paraId="4491A714" w14:textId="77777777" w:rsidR="00C23DB2" w:rsidRDefault="00C23DB2" w:rsidP="00250000">
      <w:pPr>
        <w:pStyle w:val="ListParagraph"/>
      </w:pPr>
      <w:r>
        <w:rPr>
          <w:rFonts w:hint="cs"/>
          <w:rtl/>
        </w:rPr>
        <w:t>גלדייטורים בזירה ברומי העתיקה</w:t>
      </w:r>
    </w:p>
    <w:p w14:paraId="22C3908B" w14:textId="77777777" w:rsidR="00C23DB2" w:rsidRDefault="00C23DB2" w:rsidP="00250000">
      <w:pPr>
        <w:pStyle w:val="ListParagraph"/>
      </w:pPr>
      <w:r>
        <w:rPr>
          <w:rFonts w:hint="cs"/>
          <w:rtl/>
        </w:rPr>
        <w:t xml:space="preserve">קורידה </w:t>
      </w:r>
      <w:r>
        <w:rPr>
          <w:rtl/>
        </w:rPr>
        <w:t>–</w:t>
      </w:r>
      <w:r>
        <w:rPr>
          <w:rFonts w:hint="cs"/>
          <w:rtl/>
        </w:rPr>
        <w:t xml:space="preserve"> מלחמת שוורים:</w:t>
      </w:r>
    </w:p>
    <w:p w14:paraId="438CFC03" w14:textId="77777777" w:rsidR="00C23DB2" w:rsidRDefault="00C23DB2" w:rsidP="00250000">
      <w:pPr>
        <w:pStyle w:val="ListParagraph"/>
      </w:pPr>
      <w:r>
        <w:rPr>
          <w:rFonts w:hint="cs"/>
          <w:rtl/>
        </w:rPr>
        <w:t>קודם בא הפיקדור. הוא דוקר</w:t>
      </w:r>
    </w:p>
    <w:p w14:paraId="12ACDEED" w14:textId="77777777" w:rsidR="00C23DB2" w:rsidRDefault="00C23DB2" w:rsidP="00250000">
      <w:pPr>
        <w:pStyle w:val="ListParagraph"/>
      </w:pPr>
      <w:r>
        <w:rPr>
          <w:rFonts w:hint="cs"/>
          <w:rtl/>
        </w:rPr>
        <w:t>אח"כ בא ה__. הוא ___</w:t>
      </w:r>
    </w:p>
    <w:p w14:paraId="0CF0E9CA" w14:textId="77777777" w:rsidR="00C23DB2" w:rsidRDefault="00C23DB2" w:rsidP="00250000">
      <w:pPr>
        <w:pStyle w:val="ListParagraph"/>
      </w:pPr>
      <w:r>
        <w:t>Finally</w:t>
      </w:r>
      <w:r>
        <w:rPr>
          <w:rFonts w:hint="cs"/>
          <w:rtl/>
        </w:rPr>
        <w:t xml:space="preserve"> בא המטדור. הוא שוחט / הורג.</w:t>
      </w:r>
    </w:p>
    <w:p w14:paraId="1145ACFF" w14:textId="77777777" w:rsidR="00C23DB2" w:rsidRDefault="00C23DB2" w:rsidP="00250000">
      <w:pPr>
        <w:rPr>
          <w:rtl/>
        </w:rPr>
      </w:pPr>
      <w:r>
        <w:rPr>
          <w:rFonts w:hint="cs"/>
          <w:rtl/>
        </w:rPr>
        <w:t xml:space="preserve">ולאלכס בכלל אין פציעות / דקירות בעמוד השדרה. </w:t>
      </w:r>
    </w:p>
    <w:p w14:paraId="390A7878" w14:textId="77777777" w:rsidR="00C23DB2" w:rsidRDefault="00C23DB2" w:rsidP="00250000">
      <w:pPr>
        <w:rPr>
          <w:rtl/>
        </w:rPr>
      </w:pPr>
      <w:r>
        <w:rPr>
          <w:rFonts w:hint="cs"/>
          <w:rtl/>
        </w:rPr>
        <w:t>וגו'.</w:t>
      </w:r>
    </w:p>
    <w:p w14:paraId="61BC7885" w14:textId="3ABC5962" w:rsidR="00C23DB2" w:rsidRDefault="00C23DB2" w:rsidP="00250000">
      <w:pPr>
        <w:rPr>
          <w:rtl/>
        </w:rPr>
      </w:pPr>
      <w:r>
        <w:rPr>
          <w:rFonts w:hint="cs"/>
          <w:rtl/>
        </w:rPr>
        <w:lastRenderedPageBreak/>
        <w:t>זה אמור להיות במקום גילגמש ו</w:t>
      </w:r>
      <w:r w:rsidR="00762822">
        <w:rPr>
          <w:rFonts w:hint="cs"/>
          <w:rtl/>
        </w:rPr>
        <w:t>אנכידו</w:t>
      </w:r>
      <w:r>
        <w:rPr>
          <w:rFonts w:hint="cs"/>
          <w:rtl/>
        </w:rPr>
        <w:t xml:space="preserve"> שכמה אפשר מהם. וגם אלכס לא מדבר עליהם לפני שפגש בארקדי. או אולי כן, הוא רוצה חבר כזה.]</w:t>
      </w:r>
    </w:p>
    <w:p w14:paraId="166879DC" w14:textId="77777777" w:rsidR="00C23DB2" w:rsidRDefault="00C23DB2" w:rsidP="00250000">
      <w:pPr>
        <w:rPr>
          <w:rtl/>
        </w:rPr>
      </w:pPr>
      <w:r>
        <w:rPr>
          <w:rFonts w:hint="cs"/>
          <w:rtl/>
        </w:rPr>
        <w:t>דם:</w:t>
      </w:r>
    </w:p>
    <w:p w14:paraId="4117A3D8" w14:textId="77777777" w:rsidR="00C23DB2" w:rsidRPr="00050B1F" w:rsidRDefault="00C23DB2" w:rsidP="00250000">
      <w:pPr>
        <w:bidi w:val="0"/>
        <w:rPr>
          <w:rtl/>
        </w:rPr>
      </w:pPr>
      <w:r w:rsidRPr="00050B1F">
        <w:rPr>
          <w:shd w:val="clear" w:color="auto" w:fill="FFFFFF"/>
        </w:rPr>
        <w:t>In the Greek and Roman form of the cult, Mithras's most important mythic act was the slaying of a great bull, whose body and blood became the source of all life on earth. Images of Mithras usually show him killing a bull. Such sacrifices were central to his worship, which took place in shrines located in caves or cavelike buildings in honor of the god's</w:t>
      </w:r>
      <w:r w:rsidRPr="00050B1F">
        <w:rPr>
          <w:rStyle w:val="apple-converted-space"/>
          <w:color w:val="000000"/>
          <w:shd w:val="clear" w:color="auto" w:fill="FFFFFF"/>
        </w:rPr>
        <w:t> </w:t>
      </w:r>
      <w:r w:rsidRPr="00050B1F">
        <w:rPr>
          <w:b/>
          <w:bCs/>
        </w:rPr>
        <w:t>subterranean</w:t>
      </w:r>
      <w:r w:rsidRPr="00050B1F">
        <w:rPr>
          <w:rStyle w:val="apple-converted-space"/>
          <w:b/>
          <w:bCs/>
          <w:color w:val="000000"/>
        </w:rPr>
        <w:t> </w:t>
      </w:r>
      <w:r w:rsidRPr="00050B1F">
        <w:rPr>
          <w:shd w:val="clear" w:color="auto" w:fill="FFFFFF"/>
        </w:rPr>
        <w:t>origins.</w:t>
      </w:r>
      <w:r w:rsidRPr="00050B1F">
        <w:br/>
      </w:r>
      <w:r w:rsidRPr="00050B1F">
        <w:br/>
        <w:t>Read more:</w:t>
      </w:r>
      <w:r w:rsidRPr="00050B1F">
        <w:rPr>
          <w:rStyle w:val="apple-converted-space"/>
          <w:color w:val="000000"/>
        </w:rPr>
        <w:t> </w:t>
      </w:r>
      <w:hyperlink r:id="rId60" w:anchor="ixzz2rOC8lJlE" w:history="1">
        <w:r w:rsidRPr="00050B1F">
          <w:rPr>
            <w:rStyle w:val="Hyperlink"/>
            <w:color w:val="003399"/>
          </w:rPr>
          <w:t>http://www.mythencyclopedia.com/Mi-Ni/Mithras.html#ixzz2rOC8lJlE</w:t>
        </w:r>
      </w:hyperlink>
    </w:p>
    <w:p w14:paraId="42F574C7" w14:textId="0BD9C1BC" w:rsidR="00C23DB2" w:rsidRPr="00050B1F" w:rsidRDefault="00C23DB2" w:rsidP="00250000">
      <w:pPr>
        <w:rPr>
          <w:rtl/>
        </w:rPr>
      </w:pPr>
    </w:p>
    <w:p w14:paraId="5D8DD1EE" w14:textId="77777777" w:rsidR="00C23DB2" w:rsidRPr="00050B1F" w:rsidRDefault="00C23DB2" w:rsidP="00250000">
      <w:pPr>
        <w:rPr>
          <w:shd w:val="clear" w:color="auto" w:fill="FFFFFF"/>
          <w:rtl/>
        </w:rPr>
      </w:pPr>
      <w:r w:rsidRPr="00050B1F">
        <w:rPr>
          <w:rStyle w:val="Emphasis"/>
          <w:b/>
          <w:bCs/>
          <w:i w:val="0"/>
          <w:iCs w:val="0"/>
          <w:color w:val="444444"/>
          <w:shd w:val="clear" w:color="auto" w:fill="FFFFFF"/>
        </w:rPr>
        <w:t>Male Friendship</w:t>
      </w:r>
      <w:r w:rsidRPr="00050B1F">
        <w:rPr>
          <w:rStyle w:val="apple-converted-space"/>
          <w:color w:val="444444"/>
          <w:shd w:val="clear" w:color="auto" w:fill="FFFFFF"/>
        </w:rPr>
        <w:t> </w:t>
      </w:r>
      <w:r w:rsidRPr="00050B1F">
        <w:rPr>
          <w:shd w:val="clear" w:color="auto" w:fill="FFFFFF"/>
        </w:rPr>
        <w:t>in Virgil: Aeneas &amp; Pallas; Nisus &amp; Euryalus.</w:t>
      </w:r>
    </w:p>
    <w:p w14:paraId="24BB76EC" w14:textId="77777777" w:rsidR="00C23DB2" w:rsidRPr="00050B1F" w:rsidRDefault="00C23DB2" w:rsidP="00250000">
      <w:pPr>
        <w:rPr>
          <w:shd w:val="clear" w:color="auto" w:fill="FFFFFF"/>
          <w:rtl/>
        </w:rPr>
      </w:pPr>
    </w:p>
    <w:p w14:paraId="46CDFEF2" w14:textId="0218C57D" w:rsidR="00C23DB2" w:rsidRDefault="00C23DB2" w:rsidP="00250000">
      <w:pPr>
        <w:rPr>
          <w:rtl/>
        </w:rPr>
      </w:pPr>
    </w:p>
    <w:p w14:paraId="67BA6121" w14:textId="77777777" w:rsidR="009015AD" w:rsidRDefault="009015AD" w:rsidP="00250000">
      <w:pPr>
        <w:rPr>
          <w:rtl/>
        </w:rPr>
      </w:pPr>
      <w:r>
        <w:rPr>
          <w:rFonts w:hint="cs"/>
          <w:rtl/>
        </w:rPr>
        <w:t>[</w:t>
      </w:r>
      <w:r>
        <w:t>insight</w:t>
      </w:r>
      <w:r>
        <w:rPr>
          <w:rFonts w:hint="cs"/>
          <w:rtl/>
        </w:rPr>
        <w:t xml:space="preserve"> על דם? חייבים משהו חכם כי דם מופיע המון. למשל:</w:t>
      </w:r>
    </w:p>
    <w:p w14:paraId="742D194F" w14:textId="77777777" w:rsidR="009015AD" w:rsidRDefault="009015AD" w:rsidP="00250000">
      <w:pPr>
        <w:rPr>
          <w:rtl/>
        </w:rPr>
      </w:pPr>
      <w:r>
        <w:rPr>
          <w:rFonts w:hint="cs"/>
          <w:rtl/>
        </w:rPr>
        <w:t>- דביק</w:t>
      </w:r>
    </w:p>
    <w:p w14:paraId="0130E23D" w14:textId="77777777" w:rsidR="009015AD" w:rsidRDefault="009015AD" w:rsidP="00250000">
      <w:pPr>
        <w:rPr>
          <w:rtl/>
        </w:rPr>
      </w:pPr>
      <w:r>
        <w:rPr>
          <w:rFonts w:hint="cs"/>
          <w:rtl/>
        </w:rPr>
        <w:t>- משתנה עם הזמן (נהיה יותר סמיך)</w:t>
      </w:r>
    </w:p>
    <w:p w14:paraId="4B63FF6C" w14:textId="310E0D37" w:rsidR="009015AD" w:rsidRDefault="009015AD" w:rsidP="00250000">
      <w:pPr>
        <w:rPr>
          <w:rtl/>
        </w:rPr>
      </w:pPr>
      <w:r>
        <w:rPr>
          <w:rFonts w:hint="cs"/>
          <w:rtl/>
        </w:rPr>
        <w:t>- לא תמיד מר</w:t>
      </w:r>
      <w:r w:rsidR="00352290">
        <w:rPr>
          <w:rFonts w:hint="cs"/>
          <w:rtl/>
        </w:rPr>
        <w:t xml:space="preserve"> מאוד.</w:t>
      </w:r>
    </w:p>
    <w:p w14:paraId="564AB417" w14:textId="77777777" w:rsidR="009015AD" w:rsidRDefault="009015AD" w:rsidP="00250000">
      <w:pPr>
        <w:rPr>
          <w:rtl/>
        </w:rPr>
      </w:pPr>
      <w:r>
        <w:rPr>
          <w:rFonts w:hint="cs"/>
          <w:rtl/>
        </w:rPr>
        <w:t>]</w:t>
      </w:r>
    </w:p>
    <w:p w14:paraId="0AEBC434" w14:textId="77777777" w:rsidR="009015AD" w:rsidRDefault="009015AD" w:rsidP="00250000">
      <w:pPr>
        <w:rPr>
          <w:rtl/>
        </w:rPr>
      </w:pPr>
    </w:p>
    <w:p w14:paraId="5C3BCE24" w14:textId="672258A3" w:rsidR="00934CC1" w:rsidRDefault="00934CC1" w:rsidP="00934CC1">
      <w:pPr>
        <w:rPr>
          <w:rtl/>
        </w:rPr>
      </w:pPr>
      <w:r>
        <w:rPr>
          <w:rFonts w:hint="cs"/>
          <w:rtl/>
        </w:rPr>
        <w:t>מילותינו לרוב נאמרות כלאחר-יד, בלי להקצות להן את המקום המתאים, אך יש ומילים מתגבשות ותופסות את מקומן ה</w:t>
      </w:r>
      <w:r w:rsidR="00B833EF">
        <w:rPr>
          <w:rFonts w:hint="cs"/>
          <w:rtl/>
        </w:rPr>
        <w:t>מדויק</w:t>
      </w:r>
      <w:r>
        <w:rPr>
          <w:rFonts w:hint="cs"/>
          <w:rtl/>
        </w:rPr>
        <w:t>, המוכן זה שנים, הרוטט, הממתין.</w:t>
      </w:r>
    </w:p>
    <w:p w14:paraId="7D602553" w14:textId="77777777" w:rsidR="00934CC1" w:rsidRDefault="00934CC1" w:rsidP="00934CC1">
      <w:pPr>
        <w:rPr>
          <w:rtl/>
        </w:rPr>
      </w:pPr>
      <w:r>
        <w:rPr>
          <w:rFonts w:hint="cs"/>
          <w:rtl/>
        </w:rPr>
        <w:t>ויש כאלה ימים.</w:t>
      </w:r>
    </w:p>
    <w:p w14:paraId="11D2BD4F" w14:textId="77777777" w:rsidR="00D24D4F" w:rsidRDefault="00D24D4F" w:rsidP="00250000">
      <w:pPr>
        <w:rPr>
          <w:rtl/>
        </w:rPr>
      </w:pPr>
    </w:p>
    <w:p w14:paraId="5CB53EF0" w14:textId="77777777" w:rsidR="00D24D4F" w:rsidRDefault="00D24D4F" w:rsidP="00250000">
      <w:pPr>
        <w:rPr>
          <w:rtl/>
        </w:rPr>
      </w:pPr>
    </w:p>
    <w:p w14:paraId="7833EF49" w14:textId="77777777" w:rsidR="00351B66" w:rsidRDefault="00351B66" w:rsidP="00250000"/>
    <w:p w14:paraId="7B6FB555" w14:textId="77777777" w:rsidR="00B01B1E" w:rsidRDefault="00B01B1E" w:rsidP="00250000"/>
    <w:p w14:paraId="08C9EE6D" w14:textId="77777777" w:rsidR="00351B66" w:rsidRDefault="00351B66" w:rsidP="00250000">
      <w:pPr>
        <w:rPr>
          <w:rtl/>
        </w:rPr>
      </w:pPr>
    </w:p>
    <w:p w14:paraId="45CC781B" w14:textId="77777777" w:rsidR="00C947A3" w:rsidRDefault="00C947A3" w:rsidP="007A2C2F">
      <w:pPr>
        <w:pStyle w:val="Heading3"/>
        <w:rPr>
          <w:rtl/>
        </w:rPr>
      </w:pPr>
      <w:r>
        <w:rPr>
          <w:rFonts w:hint="cs"/>
          <w:rtl/>
        </w:rPr>
        <w:t>אלסקה</w:t>
      </w:r>
    </w:p>
    <w:p w14:paraId="5028799A" w14:textId="77777777" w:rsidR="00B97DC2" w:rsidRDefault="00B97DC2" w:rsidP="00250000">
      <w:pPr>
        <w:rPr>
          <w:rtl/>
        </w:rPr>
      </w:pPr>
      <w:r>
        <w:rPr>
          <w:rFonts w:hint="cs"/>
          <w:rtl/>
        </w:rPr>
        <w:t xml:space="preserve">מתוך </w:t>
      </w:r>
    </w:p>
    <w:p w14:paraId="3BCDE1F6" w14:textId="77777777" w:rsidR="00B97DC2" w:rsidRDefault="00B97DC2" w:rsidP="00250000">
      <w:pPr>
        <w:rPr>
          <w:rtl/>
        </w:rPr>
      </w:pPr>
      <w:r w:rsidRPr="00B97DC2">
        <w:t>http://jobsearch.about.com/gi/o.htm?zi=1/XJ&amp;zTi=1&amp;sdn=jobsearch&amp;cdn=careers&amp;tm=26&amp;f=10&amp;tt=14&amp;bt=0&amp;bts=0&amp;zu=http%3A//jobs.alaska.gov/seafood</w:t>
      </w:r>
      <w:r w:rsidRPr="00B97DC2">
        <w:rPr>
          <w:rFonts w:cs="Times New Roman"/>
          <w:rtl/>
        </w:rPr>
        <w:t>/</w:t>
      </w:r>
    </w:p>
    <w:p w14:paraId="64626C1D" w14:textId="4B60432E" w:rsidR="00C947A3" w:rsidRDefault="00C947A3" w:rsidP="00250000">
      <w:pPr>
        <w:rPr>
          <w:rtl/>
        </w:rPr>
      </w:pPr>
      <w:r>
        <w:rPr>
          <w:rFonts w:hint="cs"/>
          <w:rtl/>
        </w:rPr>
        <w:t xml:space="preserve">לאלכס </w:t>
      </w:r>
      <w:r w:rsidR="001C5A04">
        <w:rPr>
          <w:rFonts w:hint="cs"/>
          <w:rtl/>
        </w:rPr>
        <w:t>הייתה</w:t>
      </w:r>
      <w:r>
        <w:rPr>
          <w:rFonts w:hint="cs"/>
          <w:rtl/>
        </w:rPr>
        <w:t xml:space="preserve"> קצת בעייה כי הוא היה מתחת לגיל 18. לכן הא היה צריך אישורים מיוחדים.</w:t>
      </w:r>
    </w:p>
    <w:p w14:paraId="2EDA74E5" w14:textId="77777777" w:rsidR="00C947A3" w:rsidRDefault="00C947A3" w:rsidP="00250000">
      <w:pPr>
        <w:rPr>
          <w:rtl/>
        </w:rPr>
      </w:pPr>
      <w:r>
        <w:rPr>
          <w:rFonts w:hint="cs"/>
          <w:rtl/>
        </w:rPr>
        <w:t>מרוויחים 80-100$ ליום, או אחוז מהרווחים.</w:t>
      </w:r>
    </w:p>
    <w:p w14:paraId="0DC33F4D" w14:textId="77777777" w:rsidR="00B55714" w:rsidRDefault="00B55714" w:rsidP="00250000">
      <w:pPr>
        <w:rPr>
          <w:rtl/>
        </w:rPr>
      </w:pPr>
      <w:r>
        <w:rPr>
          <w:rFonts w:hint="cs"/>
          <w:rtl/>
        </w:rPr>
        <w:lastRenderedPageBreak/>
        <w:t xml:space="preserve">בסירת </w:t>
      </w:r>
      <w:r w:rsidR="009A1C00">
        <w:rPr>
          <w:rFonts w:hint="cs"/>
          <w:rtl/>
        </w:rPr>
        <w:t>פרס-</w:t>
      </w:r>
      <w:r>
        <w:rPr>
          <w:rFonts w:hint="cs"/>
          <w:rtl/>
        </w:rPr>
        <w:t>סיינר</w:t>
      </w:r>
    </w:p>
    <w:p w14:paraId="166012BD" w14:textId="77777777" w:rsidR="00F469AA" w:rsidRDefault="00F469AA" w:rsidP="00250000">
      <w:pPr>
        <w:rPr>
          <w:rtl/>
        </w:rPr>
      </w:pPr>
      <w:r>
        <w:rPr>
          <w:rFonts w:hint="cs"/>
          <w:rtl/>
        </w:rPr>
        <w:t xml:space="preserve">אלסקה מתוך </w:t>
      </w:r>
      <w:r w:rsidRPr="00F469AA">
        <w:t>http://jobsearch.about.com/od/akfishingjobs/a/alaskafishing.htm</w:t>
      </w:r>
    </w:p>
    <w:p w14:paraId="7EBBA51D" w14:textId="77777777" w:rsidR="00F469AA" w:rsidRDefault="00F469AA" w:rsidP="00250000">
      <w:pPr>
        <w:bidi w:val="0"/>
      </w:pPr>
      <w:r w:rsidRPr="008147FD">
        <w:rPr>
          <w:shd w:val="clear" w:color="auto" w:fill="FFFFFF"/>
        </w:rPr>
        <w:t>one of the most common entry-level gigs you can land in Alaska; a summer job on a salmon boat called a purse seiner (pronounced "say-ner").</w:t>
      </w:r>
      <w:r w:rsidRPr="008147FD">
        <w:rPr>
          <w:rStyle w:val="apple-converted-space"/>
          <w:color w:val="333333"/>
          <w:shd w:val="clear" w:color="auto" w:fill="FFFFFF"/>
        </w:rPr>
        <w:t> </w:t>
      </w:r>
    </w:p>
    <w:p w14:paraId="7FBA3C2C" w14:textId="77777777" w:rsidR="00B55714" w:rsidRDefault="00B55714" w:rsidP="00250000">
      <w:pPr>
        <w:bidi w:val="0"/>
      </w:pPr>
      <w:r w:rsidRPr="00B55714">
        <w:t>from Ketchikan to Nikolski, from Naknek to Dutch Harbor</w:t>
      </w:r>
    </w:p>
    <w:p w14:paraId="26A360E4" w14:textId="77777777" w:rsidR="00C947A3" w:rsidRDefault="00C947A3" w:rsidP="00250000">
      <w:pPr>
        <w:bidi w:val="0"/>
      </w:pPr>
    </w:p>
    <w:p w14:paraId="64C8DCDF" w14:textId="77777777" w:rsidR="005847CD" w:rsidRDefault="005847CD" w:rsidP="00250000">
      <w:pPr>
        <w:rPr>
          <w:rtl/>
        </w:rPr>
      </w:pPr>
      <w:r>
        <w:rPr>
          <w:rFonts w:hint="cs"/>
          <w:rtl/>
        </w:rPr>
        <w:t xml:space="preserve">מתוך </w:t>
      </w:r>
      <w:r w:rsidRPr="005847CD">
        <w:t>http://www.fishingjobs.com/dont-take-our-word-it</w:t>
      </w:r>
    </w:p>
    <w:p w14:paraId="08CE533F" w14:textId="77777777" w:rsidR="005847CD" w:rsidRDefault="005847CD" w:rsidP="00250000">
      <w:pPr>
        <w:bidi w:val="0"/>
      </w:pPr>
      <w:r>
        <w:t xml:space="preserve">I made about $10,000 in three months, and that was even after our market fell through, and we experienced some major setbacks. When I finished, I felt like I had lived about three years in three months, simply due to the life experiences which came with the job. </w:t>
      </w:r>
    </w:p>
    <w:p w14:paraId="6E5C5181" w14:textId="77777777" w:rsidR="005847CD" w:rsidRDefault="005847CD" w:rsidP="00250000">
      <w:pPr>
        <w:bidi w:val="0"/>
        <w:rPr>
          <w:rtl/>
        </w:rPr>
      </w:pPr>
      <w:r>
        <w:t xml:space="preserve"> </w:t>
      </w:r>
      <w:r>
        <w:tab/>
        <w:t xml:space="preserve"> </w:t>
      </w:r>
      <w:r>
        <w:tab/>
      </w:r>
      <w:r>
        <w:tab/>
        <w:t xml:space="preserve"> </w:t>
      </w:r>
    </w:p>
    <w:p w14:paraId="66AFB5DA" w14:textId="77777777" w:rsidR="005847CD" w:rsidRDefault="005847CD" w:rsidP="00250000">
      <w:pPr>
        <w:bidi w:val="0"/>
      </w:pPr>
      <w:r>
        <w:t xml:space="preserve">I sent out about a hundred letters to skipper’s addresses that I got from AFJC, and I got a job on a salmon gillnetter. I worked one season in Bristol Bay, and from there I won a spot on a tender boat and headed to Kodiak. I stayed on that boat for three months and then I won myself a job on a pot fishing boat where I learned some new skills that helped my fishing career. </w:t>
      </w:r>
    </w:p>
    <w:p w14:paraId="7DE04CED" w14:textId="77777777" w:rsidR="005847CD" w:rsidRDefault="005847CD" w:rsidP="00250000">
      <w:pPr>
        <w:bidi w:val="0"/>
        <w:rPr>
          <w:rtl/>
        </w:rPr>
      </w:pPr>
      <w:r>
        <w:t>Once you get to Alaska the opportunities are endless. The work is hard, with long hours, but the money is great. One thing I suggest before you head up is to learn some knots. Believe me, it will help you stand out from the rest and help you get more work.</w:t>
      </w:r>
    </w:p>
    <w:p w14:paraId="20F40D0C" w14:textId="77777777" w:rsidR="005847CD" w:rsidRDefault="005847CD" w:rsidP="00250000">
      <w:pPr>
        <w:bidi w:val="0"/>
      </w:pPr>
      <w:r>
        <w:t>This summer, I will be heading back up to Bristol Bay on a tender boat, which off-loads the smaller fishing boats. I will be up there for herring and salmon in Bristol Bay, then to Southeast for more salmon. I will also be working on a crab boat this fall in the Bering Sea.</w:t>
      </w:r>
    </w:p>
    <w:p w14:paraId="4DA53D08" w14:textId="77777777" w:rsidR="005847CD" w:rsidRDefault="005847CD" w:rsidP="00250000">
      <w:pPr>
        <w:bidi w:val="0"/>
        <w:rPr>
          <w:rtl/>
        </w:rPr>
      </w:pPr>
    </w:p>
    <w:p w14:paraId="5723342C" w14:textId="77777777" w:rsidR="005847CD" w:rsidRDefault="005847CD" w:rsidP="00250000">
      <w:pPr>
        <w:bidi w:val="0"/>
      </w:pPr>
      <w:r>
        <w:t xml:space="preserve">I'll be working on a gillnetter in Prince William Sound this season. </w:t>
      </w:r>
    </w:p>
    <w:p w14:paraId="7C9554C5" w14:textId="77777777" w:rsidR="005847CD" w:rsidRDefault="005847CD" w:rsidP="00250000">
      <w:pPr>
        <w:bidi w:val="0"/>
        <w:rPr>
          <w:rtl/>
        </w:rPr>
      </w:pPr>
    </w:p>
    <w:p w14:paraId="07E21323" w14:textId="77777777" w:rsidR="005847CD" w:rsidRDefault="005847CD" w:rsidP="00250000">
      <w:pPr>
        <w:bidi w:val="0"/>
      </w:pPr>
      <w:r>
        <w:t>The best ways to start fishing are to either walk the docks, know someone or meet someone. Walking the docks - most of the boats are already crewed.</w:t>
      </w:r>
    </w:p>
    <w:p w14:paraId="0704EC14" w14:textId="77777777" w:rsidR="005847CD" w:rsidRDefault="005847CD" w:rsidP="00250000">
      <w:pPr>
        <w:bidi w:val="0"/>
        <w:rPr>
          <w:rtl/>
        </w:rPr>
      </w:pPr>
      <w:r>
        <w:tab/>
        <w:t xml:space="preserve"> </w:t>
      </w:r>
      <w:r>
        <w:tab/>
        <w:t xml:space="preserve"> </w:t>
      </w:r>
      <w:r>
        <w:tab/>
        <w:t xml:space="preserve"> </w:t>
      </w:r>
    </w:p>
    <w:p w14:paraId="62E15DE1" w14:textId="77777777" w:rsidR="005847CD" w:rsidRDefault="005847CD" w:rsidP="00250000">
      <w:pPr>
        <w:bidi w:val="0"/>
      </w:pPr>
      <w:r>
        <w:t>I was hired as a deckhand on the F/V Kendal, based out of Seward. It was a great job.</w:t>
      </w:r>
      <w:r>
        <w:tab/>
        <w:t xml:space="preserve"> </w:t>
      </w:r>
      <w:r>
        <w:tab/>
      </w:r>
    </w:p>
    <w:p w14:paraId="7ADB7DCA" w14:textId="77777777" w:rsidR="005847CD" w:rsidRDefault="005847CD" w:rsidP="00250000">
      <w:pPr>
        <w:bidi w:val="0"/>
      </w:pPr>
      <w:r>
        <w:t xml:space="preserve"> got a response to my online posting after about six weeks, which ultimately turned into a job offer. I was hired as a deckhand for the summer aboard the F/V Kendal, based out of Seward. The Kendal is a salmon seine boat. It was a great job.</w:t>
      </w:r>
    </w:p>
    <w:p w14:paraId="5175B4A7" w14:textId="77777777" w:rsidR="005847CD" w:rsidRDefault="005847CD" w:rsidP="00250000">
      <w:pPr>
        <w:bidi w:val="0"/>
      </w:pPr>
      <w:r>
        <w:t xml:space="preserve">The things that I remember the most about fishing are the environment, and the peace I felt. We were fishing in small coves, right next to forests and snow-capped mountains. We saw bears, eagles, </w:t>
      </w:r>
      <w:r>
        <w:lastRenderedPageBreak/>
        <w:t>and other animals feeding and drinking only a few hundred feet from where we were fishing. And when we'd shut down the engine, everything got quiet. You could hear the birds, the gentle waves lapping against shore, it was a truly peaceful experience. Then you'd bring several hundred fish on deck, and the noise was in such stark contrast to the silence of only a few minutes before. Add in a beautiful sunset or sunrise and you can't imagine a more serene experience.</w:t>
      </w:r>
    </w:p>
    <w:p w14:paraId="2BA057B1" w14:textId="77777777" w:rsidR="005847CD" w:rsidRDefault="005847CD" w:rsidP="00250000">
      <w:pPr>
        <w:bidi w:val="0"/>
      </w:pPr>
      <w:r>
        <w:t>I really enjoyed my time fishing, and wish I could do it again. It is hard work. You do earn your money. But it's an experience that you cannot get anywhere else.</w:t>
      </w:r>
    </w:p>
    <w:p w14:paraId="4150DFCB" w14:textId="77777777" w:rsidR="009F024C" w:rsidRDefault="009F024C" w:rsidP="00250000">
      <w:pPr>
        <w:bidi w:val="0"/>
      </w:pPr>
    </w:p>
    <w:p w14:paraId="56A634F4" w14:textId="372C68D6" w:rsidR="009F024C" w:rsidRDefault="009F024C" w:rsidP="00A5017E">
      <w:pPr>
        <w:rPr>
          <w:rtl/>
        </w:rPr>
      </w:pPr>
      <w:r>
        <w:rPr>
          <w:rFonts w:hint="cs"/>
          <w:rtl/>
        </w:rPr>
        <w:t xml:space="preserve">מתוך </w:t>
      </w:r>
      <w:hyperlink r:id="rId61" w:history="1">
        <w:r w:rsidR="00A5017E" w:rsidRPr="00A5017E">
          <w:rPr>
            <w:rStyle w:val="Hyperlink"/>
          </w:rPr>
          <w:t>fishingjobs</w:t>
        </w:r>
      </w:hyperlink>
      <w:r w:rsidR="00A5017E" w:rsidRPr="00A5017E">
        <w:t xml:space="preserve"> </w:t>
      </w:r>
    </w:p>
    <w:p w14:paraId="414A560C" w14:textId="77777777" w:rsidR="009F024C" w:rsidRDefault="00214131" w:rsidP="00250000">
      <w:pPr>
        <w:rPr>
          <w:rtl/>
        </w:rPr>
      </w:pPr>
      <w:r>
        <w:rPr>
          <w:rFonts w:hint="cs"/>
          <w:rtl/>
        </w:rPr>
        <w:t>הנק' שצריך להזכיר:</w:t>
      </w:r>
    </w:p>
    <w:p w14:paraId="5BD3E94B" w14:textId="77777777" w:rsidR="00214131" w:rsidRDefault="00214131" w:rsidP="00250000">
      <w:pPr>
        <w:rPr>
          <w:rtl/>
        </w:rPr>
      </w:pPr>
      <w:r>
        <w:rPr>
          <w:rFonts w:hint="cs"/>
          <w:rtl/>
        </w:rPr>
        <w:t>- אפשר להרוויח גם 16000 דולר בעונה</w:t>
      </w:r>
    </w:p>
    <w:p w14:paraId="6BA9C167" w14:textId="77777777" w:rsidR="00214131" w:rsidRDefault="00214131" w:rsidP="00250000">
      <w:pPr>
        <w:rPr>
          <w:rtl/>
        </w:rPr>
      </w:pPr>
      <w:r>
        <w:rPr>
          <w:rFonts w:hint="cs"/>
          <w:rtl/>
        </w:rPr>
        <w:t>- עונה מתחילה ב-1 ביוני ואז רק מכירים, מתרגלים וכו'. לקראת סוף יוני מתחילים לצאת לדוג.</w:t>
      </w:r>
    </w:p>
    <w:p w14:paraId="6A6D807B" w14:textId="77777777" w:rsidR="00214131" w:rsidRDefault="00214131" w:rsidP="00250000">
      <w:pPr>
        <w:rPr>
          <w:rtl/>
        </w:rPr>
      </w:pPr>
      <w:r>
        <w:rPr>
          <w:rFonts w:hint="cs"/>
          <w:rtl/>
        </w:rPr>
        <w:t>- הסלמונים נולדים במים מתוקים וחיים שם עד גיל 2, אז יוצאים לים, וכשחוזרים למקום הולדתם במים המתוקים, זה הזמן שבו דגים אותם.</w:t>
      </w:r>
    </w:p>
    <w:p w14:paraId="05E6D677" w14:textId="77777777" w:rsidR="00214131" w:rsidRDefault="00214131" w:rsidP="00250000">
      <w:pPr>
        <w:rPr>
          <w:rtl/>
        </w:rPr>
      </w:pPr>
      <w:r>
        <w:rPr>
          <w:rFonts w:hint="cs"/>
          <w:rtl/>
        </w:rPr>
        <w:t xml:space="preserve">- אוכלוסיית הסלמון מתדלדלת בכל העולם חוץ מאשר באלסקה. באלסקה הסלמון משגשג. יש </w:t>
      </w:r>
      <w:r>
        <w:t>opening</w:t>
      </w:r>
      <w:r>
        <w:rPr>
          <w:rFonts w:hint="cs"/>
          <w:rtl/>
        </w:rPr>
        <w:t xml:space="preserve"> שיכול להמשך עד 4 ימים שבו הביולוגים הימיים מאשרים שניתן לדוג. אז דגים כל עוד יש אור יום, ב"סטים", בכל סט פורשים את הרשת ומושכים את הדגה פנימה. ניתן לבצע אפילו 15-18 סטים ביום. מי שפורש הוא ה-</w:t>
      </w:r>
      <w:r>
        <w:t>skiffman</w:t>
      </w:r>
      <w:r>
        <w:rPr>
          <w:rFonts w:hint="cs"/>
          <w:rtl/>
        </w:rPr>
        <w:t xml:space="preserve"> שיוצא החוצה בסירה שנקראת </w:t>
      </w:r>
      <w:r>
        <w:t>skiff</w:t>
      </w:r>
      <w:r>
        <w:rPr>
          <w:rFonts w:hint="cs"/>
          <w:rtl/>
        </w:rPr>
        <w:t xml:space="preserve"> ומטיל את הרשת במקום שהקפטיין הורה לו, לפי המיק</w:t>
      </w:r>
      <w:r w:rsidR="00A21F0D">
        <w:rPr>
          <w:rFonts w:hint="cs"/>
          <w:rtl/>
        </w:rPr>
        <w:t>ו</w:t>
      </w:r>
      <w:r>
        <w:rPr>
          <w:rFonts w:hint="cs"/>
          <w:rtl/>
        </w:rPr>
        <w:t xml:space="preserve">ם שנראה לו שיש הכי הרבה דגה, לפי הזרמים, </w:t>
      </w:r>
      <w:r w:rsidR="00A21F0D">
        <w:rPr>
          <w:rFonts w:hint="cs"/>
          <w:rtl/>
        </w:rPr>
        <w:t xml:space="preserve">לפי זה שמעל המים רואים סלמונים וגם המון בועות כי הם שוחים קרוב לפני השטח. (בגלל זה לא צדים כמעט בכלל יונקי ים וחיות אחרות שאינם סלמון, דבר שכן קורה באוניות דייג של ארצות אחרות.) </w:t>
      </w:r>
      <w:r>
        <w:rPr>
          <w:rFonts w:hint="cs"/>
          <w:rtl/>
        </w:rPr>
        <w:t xml:space="preserve">בסוף היום </w:t>
      </w:r>
      <w:r w:rsidR="00A21F0D">
        <w:rPr>
          <w:rFonts w:hint="cs"/>
          <w:rtl/>
        </w:rPr>
        <w:t>הם מגיעים לנמל, שופכים את הדגה ואז שוקלים להם אותה. הם יכולים לנוח קצת וישנים בתוך הסירה ב-</w:t>
      </w:r>
      <w:r w:rsidR="00A21F0D">
        <w:t>bunks</w:t>
      </w:r>
      <w:r w:rsidR="00A21F0D">
        <w:rPr>
          <w:rFonts w:hint="cs"/>
          <w:rtl/>
        </w:rPr>
        <w:t xml:space="preserve">. </w:t>
      </w:r>
    </w:p>
    <w:p w14:paraId="03BE364D" w14:textId="25EF1F74" w:rsidR="00DB2C8E" w:rsidRDefault="00DB2C8E" w:rsidP="00250000">
      <w:pPr>
        <w:rPr>
          <w:rtl/>
        </w:rPr>
      </w:pPr>
      <w:r>
        <w:rPr>
          <w:rFonts w:hint="cs"/>
          <w:rtl/>
        </w:rPr>
        <w:t xml:space="preserve">- יש כל מני </w:t>
      </w:r>
      <w:r w:rsidR="00271F95">
        <w:rPr>
          <w:rFonts w:hint="cs"/>
          <w:rtl/>
        </w:rPr>
        <w:t>אזור</w:t>
      </w:r>
      <w:r>
        <w:rPr>
          <w:rFonts w:hint="cs"/>
          <w:rtl/>
        </w:rPr>
        <w:t>ים באלסקה שבהם דגים, עד 200 מ' מהחוף. צריך להסתכל ב-</w:t>
      </w:r>
      <w:r>
        <w:t>pdf</w:t>
      </w:r>
      <w:r>
        <w:rPr>
          <w:rFonts w:hint="cs"/>
          <w:rtl/>
        </w:rPr>
        <w:t xml:space="preserve"> (אי אפשר להעתיק ממנו) בשביל רשימה.</w:t>
      </w:r>
    </w:p>
    <w:p w14:paraId="3335DBC0" w14:textId="77777777" w:rsidR="00DB2C8E" w:rsidRDefault="00DB2C8E" w:rsidP="00250000">
      <w:pPr>
        <w:rPr>
          <w:rtl/>
        </w:rPr>
      </w:pPr>
      <w:r>
        <w:rPr>
          <w:rFonts w:hint="cs"/>
          <w:rtl/>
        </w:rPr>
        <w:t>- צריך לקנות הרבה ציוד עבור הדייג, כולל בגדים חמים, ערכת גשם, חליפת הצלה וסכין. חייבים שיהיה עליך סכין כל הזמן ושתהיה מיומן בשליפתו.</w:t>
      </w:r>
    </w:p>
    <w:p w14:paraId="343C1BEF" w14:textId="77777777" w:rsidR="00A21F0D" w:rsidRDefault="00A21F0D" w:rsidP="00250000">
      <w:pPr>
        <w:rPr>
          <w:rtl/>
        </w:rPr>
      </w:pPr>
      <w:r>
        <w:rPr>
          <w:rFonts w:hint="cs"/>
          <w:rtl/>
        </w:rPr>
        <w:t xml:space="preserve">- אדם חדש לדייג נקרא </w:t>
      </w:r>
      <w:r>
        <w:t>greenhorn</w:t>
      </w:r>
    </w:p>
    <w:p w14:paraId="010868BC" w14:textId="4E1A1BD6" w:rsidR="00A21F0D" w:rsidRDefault="00A21F0D" w:rsidP="00250000">
      <w:pPr>
        <w:rPr>
          <w:rtl/>
        </w:rPr>
      </w:pPr>
      <w:r>
        <w:rPr>
          <w:rFonts w:hint="cs"/>
          <w:rtl/>
        </w:rPr>
        <w:t>-</w:t>
      </w:r>
      <w:r w:rsidR="00C90C6C">
        <w:rPr>
          <w:rFonts w:hint="cs"/>
          <w:rtl/>
        </w:rPr>
        <w:t xml:space="preserve"> מאוד </w:t>
      </w:r>
      <w:r>
        <w:rPr>
          <w:rFonts w:hint="cs"/>
          <w:rtl/>
        </w:rPr>
        <w:t xml:space="preserve">מעריכים אנשים שיודעים לבשל טוב, אנשים מסודרים ואנשים אחראיים. צריך המון כח פיזי בשביל העבודה. אדם שאין לו הרבה מיומניויות מקבל תפקיד של </w:t>
      </w:r>
      <w:r>
        <w:t>deckman</w:t>
      </w:r>
      <w:r>
        <w:rPr>
          <w:rFonts w:hint="cs"/>
          <w:rtl/>
        </w:rPr>
        <w:t xml:space="preserve"> כלומר נער סיפון. חוץ מזה יש </w:t>
      </w:r>
      <w:r>
        <w:t>engineer</w:t>
      </w:r>
      <w:r>
        <w:rPr>
          <w:rFonts w:hint="cs"/>
          <w:rtl/>
        </w:rPr>
        <w:t xml:space="preserve"> שאחראי למנועים.</w:t>
      </w:r>
    </w:p>
    <w:p w14:paraId="3AA69DA8" w14:textId="77777777" w:rsidR="00A21F0D" w:rsidRDefault="00A21F0D" w:rsidP="00250000">
      <w:pPr>
        <w:rPr>
          <w:rtl/>
        </w:rPr>
      </w:pPr>
      <w:r>
        <w:rPr>
          <w:rFonts w:hint="cs"/>
          <w:rtl/>
        </w:rPr>
        <w:t>- אלכס פיתח מבטא אמריקאי כשעבד שם, בעיקר בביטוי המילים המיוחדות לדייג ויש הרבה כאלה.</w:t>
      </w:r>
    </w:p>
    <w:p w14:paraId="24FB1A10" w14:textId="658D97BA" w:rsidR="00A21F0D" w:rsidRDefault="00A21F0D" w:rsidP="00250000">
      <w:pPr>
        <w:rPr>
          <w:rtl/>
        </w:rPr>
      </w:pPr>
      <w:r>
        <w:rPr>
          <w:rFonts w:hint="cs"/>
          <w:rtl/>
        </w:rPr>
        <w:t xml:space="preserve">- הסירה של אלכס </w:t>
      </w:r>
      <w:r w:rsidR="001C5A04">
        <w:rPr>
          <w:rFonts w:hint="cs"/>
          <w:rtl/>
        </w:rPr>
        <w:t>הייתה</w:t>
      </w:r>
      <w:r w:rsidR="00C90C6C">
        <w:rPr>
          <w:rFonts w:hint="cs"/>
          <w:rtl/>
        </w:rPr>
        <w:t xml:space="preserve"> מאוד </w:t>
      </w:r>
      <w:r>
        <w:rPr>
          <w:rFonts w:hint="cs"/>
          <w:rtl/>
        </w:rPr>
        <w:t>מוצלחת ושל סער פחות. בגלל זה הוא קינא ואמר לאלכס שהם צריכים להתחלק חצי חצי. אלכס הסכים.</w:t>
      </w:r>
    </w:p>
    <w:p w14:paraId="5023A98F" w14:textId="77777777" w:rsidR="00277B02" w:rsidRDefault="00277B02" w:rsidP="00250000">
      <w:pPr>
        <w:rPr>
          <w:rtl/>
        </w:rPr>
      </w:pPr>
    </w:p>
    <w:p w14:paraId="032CB350" w14:textId="77777777" w:rsidR="00277B02" w:rsidRDefault="00277B02" w:rsidP="00250000">
      <w:pPr>
        <w:rPr>
          <w:rtl/>
        </w:rPr>
      </w:pPr>
    </w:p>
    <w:p w14:paraId="64E7A7CD" w14:textId="77777777" w:rsidR="00277B02" w:rsidRDefault="00277B02" w:rsidP="00250000">
      <w:pPr>
        <w:rPr>
          <w:rtl/>
        </w:rPr>
      </w:pPr>
      <w:r>
        <w:rPr>
          <w:rFonts w:hint="cs"/>
          <w:rtl/>
        </w:rPr>
        <w:t xml:space="preserve">מתוך </w:t>
      </w:r>
      <w:hyperlink r:id="rId62" w:history="1">
        <w:r w:rsidRPr="00580098">
          <w:rPr>
            <w:rStyle w:val="Hyperlink"/>
          </w:rPr>
          <w:t>http://www.thekitchn.com/this-is-one-way-to-catch-salmon-in-alaska-193566</w:t>
        </w:r>
      </w:hyperlink>
    </w:p>
    <w:p w14:paraId="261D55F8" w14:textId="77777777" w:rsidR="00277B02" w:rsidRDefault="00277B02" w:rsidP="00250000">
      <w:pPr>
        <w:rPr>
          <w:rtl/>
        </w:rPr>
      </w:pPr>
      <w:r>
        <w:rPr>
          <w:rFonts w:hint="cs"/>
          <w:rtl/>
        </w:rPr>
        <w:lastRenderedPageBreak/>
        <w:t>שיש בו גם הרבה תמונות</w:t>
      </w:r>
    </w:p>
    <w:p w14:paraId="4E77C430" w14:textId="77777777" w:rsidR="00277B02" w:rsidRDefault="00277B02" w:rsidP="00250000">
      <w:pPr>
        <w:bidi w:val="0"/>
      </w:pPr>
      <w:r>
        <w:t>P</w:t>
      </w:r>
      <w:r w:rsidRPr="00277B02">
        <w:t>urse seining, while it is very effective at catching a large amount of fish at one time, also has higher casualties. Fish can get bruised, torn, or decapitated, so the overall quality of the fish tends to be lower than if you were trolling, for example, with a line or hook.</w:t>
      </w:r>
    </w:p>
    <w:p w14:paraId="63AE4F02" w14:textId="77777777" w:rsidR="00277B02" w:rsidRDefault="00277B02" w:rsidP="00DD2F6E">
      <w:pPr>
        <w:bidi w:val="0"/>
        <w:rPr>
          <w:rtl/>
        </w:rPr>
      </w:pPr>
      <w:r w:rsidRPr="00277B02">
        <w:t>20,000 lbs of chum and pink salmon, and I'm told that is an extremely good round, or set, of fishing onboard a seiner.</w:t>
      </w:r>
      <w:r>
        <w:t xml:space="preserve"> </w:t>
      </w:r>
      <w:r w:rsidRPr="00277B02">
        <w:t>This is too much for the boat to store for too long, so they're off to find a tender, which will weigh and transport their catch to shore.</w:t>
      </w:r>
      <w:r>
        <w:t xml:space="preserve"> </w:t>
      </w:r>
      <w:r w:rsidRPr="00277B02">
        <w:t>Seiners try to do as many sets a day as they can, for as long as they can, which usually amounts to around 15 - 20 sets per day.</w:t>
      </w:r>
    </w:p>
    <w:p w14:paraId="3119FD4F" w14:textId="77777777" w:rsidR="00B603A6" w:rsidRDefault="00B603A6" w:rsidP="00B603A6">
      <w:pPr>
        <w:bidi w:val="0"/>
        <w:rPr>
          <w:rtl/>
        </w:rPr>
      </w:pPr>
    </w:p>
    <w:p w14:paraId="4D1783A9" w14:textId="2B1A08D9" w:rsidR="00B603A6" w:rsidRDefault="00B603A6" w:rsidP="00B603A6">
      <w:pPr>
        <w:rPr>
          <w:rtl/>
        </w:rPr>
      </w:pPr>
      <w:r>
        <w:rPr>
          <w:rFonts w:hint="cs"/>
          <w:rtl/>
        </w:rPr>
        <w:t>אישה הרה בשנות ה-20 לחייה ש</w:t>
      </w:r>
      <w:r w:rsidR="001C5A04">
        <w:rPr>
          <w:rFonts w:hint="cs"/>
          <w:rtl/>
        </w:rPr>
        <w:t>הייתה</w:t>
      </w:r>
      <w:r>
        <w:rPr>
          <w:rFonts w:hint="cs"/>
          <w:rtl/>
        </w:rPr>
        <w:t xml:space="preserve"> במוות מוחי: [</w:t>
      </w:r>
      <w:r w:rsidRPr="00B603A6">
        <w:t>http://www.ynet.co.il/articles/0,7340,L-4608375,00.html</w:t>
      </w:r>
      <w:r>
        <w:rPr>
          <w:rFonts w:hint="cs"/>
          <w:rtl/>
        </w:rPr>
        <w:t>]</w:t>
      </w:r>
    </w:p>
    <w:p w14:paraId="1A22BA92" w14:textId="77777777" w:rsidR="007D6AA9" w:rsidRDefault="007D6AA9" w:rsidP="007D6AA9">
      <w:pPr>
        <w:rPr>
          <w:rFonts w:cs="Times New Roman"/>
          <w:rtl/>
        </w:rPr>
      </w:pPr>
      <w:r w:rsidRPr="007D6AA9">
        <w:rPr>
          <w:rFonts w:cs="Times New Roman"/>
          <w:rtl/>
        </w:rPr>
        <w:t>האישה סבלה מפגיעה קשה בגלל קריש בראשה.</w:t>
      </w:r>
    </w:p>
    <w:p w14:paraId="415C3427" w14:textId="77777777" w:rsidR="00B603A6" w:rsidRDefault="00B603A6" w:rsidP="007D6AA9">
      <w:pPr>
        <w:rPr>
          <w:rFonts w:cs="Times New Roman"/>
          <w:rtl/>
        </w:rPr>
      </w:pPr>
      <w:r w:rsidRPr="00B603A6">
        <w:rPr>
          <w:rFonts w:cs="Times New Roman"/>
          <w:rtl/>
        </w:rPr>
        <w:t xml:space="preserve">גוף האישה הופך לסביבה קטלנית העמוסה בזיהומים, פטריות, חום ולחץ דם גבוה. </w:t>
      </w:r>
    </w:p>
    <w:p w14:paraId="09499017" w14:textId="77777777" w:rsidR="00E04ECD" w:rsidRDefault="00E04ECD" w:rsidP="00B603A6">
      <w:pPr>
        <w:rPr>
          <w:rFonts w:cs="Times New Roman"/>
          <w:rtl/>
        </w:rPr>
      </w:pPr>
    </w:p>
    <w:p w14:paraId="6629869D" w14:textId="77777777" w:rsidR="00E04ECD" w:rsidRDefault="00E04ECD" w:rsidP="00B603A6">
      <w:pPr>
        <w:rPr>
          <w:rFonts w:cs="Times New Roman"/>
          <w:rtl/>
        </w:rPr>
      </w:pPr>
    </w:p>
    <w:p w14:paraId="621E2114" w14:textId="77777777" w:rsidR="00E04ECD" w:rsidRDefault="00E04ECD" w:rsidP="00B603A6">
      <w:pPr>
        <w:rPr>
          <w:rFonts w:cs="Times New Roman"/>
          <w:rtl/>
        </w:rPr>
      </w:pPr>
      <w:r>
        <w:rPr>
          <w:rFonts w:cs="Times New Roman" w:hint="cs"/>
          <w:rtl/>
        </w:rPr>
        <w:t>סוגים של כלבים:</w:t>
      </w:r>
    </w:p>
    <w:p w14:paraId="38E7F99F" w14:textId="77777777" w:rsidR="00E04ECD" w:rsidRDefault="005809A2" w:rsidP="00B603A6">
      <w:pPr>
        <w:rPr>
          <w:rtl/>
        </w:rPr>
      </w:pPr>
      <w:hyperlink r:id="rId63" w:anchor=".shLVGv0Jab" w:history="1">
        <w:r w:rsidR="005D47BA" w:rsidRPr="00DB7F5A">
          <w:rPr>
            <w:rStyle w:val="Hyperlink"/>
          </w:rPr>
          <w:t>http://www.buzzfeed.com/adamdavis/the-definitive-ranking-of-dog-breeds#.shLVGv0Jab</w:t>
        </w:r>
      </w:hyperlink>
    </w:p>
    <w:p w14:paraId="36601E2E" w14:textId="77777777" w:rsidR="005D47BA" w:rsidRDefault="005D47BA" w:rsidP="00B603A6">
      <w:pPr>
        <w:rPr>
          <w:rtl/>
        </w:rPr>
      </w:pPr>
    </w:p>
    <w:p w14:paraId="2072A740" w14:textId="77777777" w:rsidR="005D47BA" w:rsidRDefault="005D47BA" w:rsidP="00B603A6">
      <w:pPr>
        <w:rPr>
          <w:rtl/>
        </w:rPr>
      </w:pPr>
    </w:p>
    <w:p w14:paraId="6987023D" w14:textId="77777777" w:rsidR="005D47BA" w:rsidRDefault="005D47BA" w:rsidP="00B603A6">
      <w:pPr>
        <w:rPr>
          <w:rtl/>
        </w:rPr>
      </w:pPr>
      <w:r>
        <w:rPr>
          <w:rFonts w:hint="cs"/>
          <w:rtl/>
        </w:rPr>
        <w:t>כמה נושאים שאני נוגעת בהם פה בקצרה:</w:t>
      </w:r>
    </w:p>
    <w:p w14:paraId="7B6DBCA4" w14:textId="7FDE8D8D" w:rsidR="005D47BA" w:rsidRDefault="005D47BA" w:rsidP="005D47BA">
      <w:pPr>
        <w:pStyle w:val="ListParagraph"/>
        <w:numPr>
          <w:ilvl w:val="0"/>
          <w:numId w:val="45"/>
        </w:numPr>
      </w:pPr>
      <w:r>
        <w:rPr>
          <w:rFonts w:hint="cs"/>
          <w:rtl/>
        </w:rPr>
        <w:t xml:space="preserve">כמה קשה ללמוד מדעים </w:t>
      </w:r>
      <w:r w:rsidR="00B833EF">
        <w:rPr>
          <w:rFonts w:hint="cs"/>
          <w:rtl/>
        </w:rPr>
        <w:t>מדויק</w:t>
      </w:r>
      <w:r>
        <w:rPr>
          <w:rFonts w:hint="cs"/>
          <w:rtl/>
        </w:rPr>
        <w:t>ים. (יואל)</w:t>
      </w:r>
    </w:p>
    <w:p w14:paraId="3BEAE1A7" w14:textId="77777777" w:rsidR="005D47BA" w:rsidRDefault="005D47BA" w:rsidP="005D47BA">
      <w:pPr>
        <w:pStyle w:val="ListParagraph"/>
        <w:numPr>
          <w:ilvl w:val="0"/>
          <w:numId w:val="45"/>
        </w:numPr>
      </w:pPr>
      <w:r>
        <w:rPr>
          <w:rFonts w:hint="cs"/>
          <w:rtl/>
        </w:rPr>
        <w:t>כמה קשה לנערים בגיל ההתבגרות (יסמין) לעבור למדינה אחרת.</w:t>
      </w:r>
    </w:p>
    <w:p w14:paraId="3CDFAA18" w14:textId="77777777" w:rsidR="00AF4BA6" w:rsidRDefault="00AF4BA6" w:rsidP="00AF4BA6">
      <w:pPr>
        <w:rPr>
          <w:rtl/>
        </w:rPr>
      </w:pPr>
    </w:p>
    <w:p w14:paraId="6B8D402B" w14:textId="77777777" w:rsidR="00AF4BA6" w:rsidRDefault="00AF4BA6" w:rsidP="00AF4BA6">
      <w:pPr>
        <w:rPr>
          <w:rtl/>
        </w:rPr>
      </w:pPr>
      <w:r>
        <w:rPr>
          <w:rFonts w:hint="cs"/>
          <w:rtl/>
        </w:rPr>
        <w:t>הערה עצומה:</w:t>
      </w:r>
    </w:p>
    <w:p w14:paraId="24E3AF94" w14:textId="77777777" w:rsidR="00AF4BA6" w:rsidRDefault="00AF4BA6" w:rsidP="00AF4BA6">
      <w:pPr>
        <w:rPr>
          <w:rtl/>
        </w:rPr>
      </w:pPr>
      <w:r>
        <w:rPr>
          <w:rFonts w:hint="cs"/>
          <w:rtl/>
        </w:rPr>
        <w:t>אני מטפלת פה בעיקר רק בגיל 13-23, בגלל כמה סיבות:</w:t>
      </w:r>
    </w:p>
    <w:p w14:paraId="4DD38147" w14:textId="77777777" w:rsidR="00AF4BA6" w:rsidRDefault="00AF4BA6" w:rsidP="00AF4BA6">
      <w:pPr>
        <w:pStyle w:val="ListParagraph"/>
        <w:numPr>
          <w:ilvl w:val="0"/>
          <w:numId w:val="46"/>
        </w:numPr>
      </w:pPr>
      <w:r>
        <w:rPr>
          <w:rFonts w:hint="cs"/>
          <w:rtl/>
        </w:rPr>
        <w:t>זה גיל שלי לא היה. כל מה שאני זוכרת ממנו זה שחור.</w:t>
      </w:r>
    </w:p>
    <w:p w14:paraId="461369B1" w14:textId="3FD676E8" w:rsidR="00AF4BA6" w:rsidRDefault="00AF4BA6" w:rsidP="00AF4BA6">
      <w:pPr>
        <w:pStyle w:val="ListParagraph"/>
        <w:numPr>
          <w:ilvl w:val="0"/>
          <w:numId w:val="46"/>
        </w:numPr>
      </w:pPr>
      <w:r>
        <w:rPr>
          <w:rFonts w:hint="cs"/>
          <w:rtl/>
        </w:rPr>
        <w:t>אני מרגישה שגיל החתונה והילדים הוא גיל עם חוקים וכללים ברורים שצריך לעמוד בהם. אז אין לי מה להגיד עליו. צריך עבודה, צריך לגדל את הילדים ולהשקיע בהם, ויש לכך כללים שכתובים בהמון ספרי עצות. הגיל שלפני הוא גיל נטול חוקים</w:t>
      </w:r>
      <w:r w:rsidR="00A40C9F">
        <w:rPr>
          <w:rFonts w:hint="cs"/>
          <w:rtl/>
        </w:rPr>
        <w:t>, שאתה נבנה ומותר לך לחשוב</w:t>
      </w:r>
      <w:r w:rsidR="00483BB1">
        <w:rPr>
          <w:rFonts w:hint="cs"/>
          <w:rtl/>
        </w:rPr>
        <w:t xml:space="preserve"> הכול </w:t>
      </w:r>
      <w:r w:rsidR="00A40C9F">
        <w:rPr>
          <w:rFonts w:hint="cs"/>
          <w:rtl/>
        </w:rPr>
        <w:t>ולנסות המון ולכן זה הגיל שמעניין אותי לדון בו.</w:t>
      </w:r>
    </w:p>
    <w:p w14:paraId="71CA9087" w14:textId="77777777" w:rsidR="005B1EDD" w:rsidRDefault="005B1EDD" w:rsidP="005B1EDD"/>
    <w:p w14:paraId="03177419" w14:textId="7403FACB" w:rsidR="005B1EDD" w:rsidRDefault="005B1EDD" w:rsidP="001759D8">
      <w:r>
        <w:rPr>
          <w:rFonts w:hint="cs"/>
          <w:rtl/>
        </w:rPr>
        <w:t>נראה כאילו הדס היא בחורה אנטיפטית אבל זה לא ככה, היא מרירה. היה לה כמו להרבה</w:t>
      </w:r>
      <w:r w:rsidR="00C90C6C">
        <w:rPr>
          <w:rFonts w:hint="cs"/>
          <w:rtl/>
        </w:rPr>
        <w:t xml:space="preserve"> מאוד </w:t>
      </w:r>
      <w:r>
        <w:rPr>
          <w:rFonts w:hint="cs"/>
          <w:rtl/>
        </w:rPr>
        <w:t>נערות תקופת הילדות המופזת שהגיעה לשיא כש</w:t>
      </w:r>
      <w:r w:rsidR="001C5A04">
        <w:rPr>
          <w:rFonts w:hint="cs"/>
          <w:rtl/>
        </w:rPr>
        <w:t>הייתה</w:t>
      </w:r>
      <w:r>
        <w:rPr>
          <w:rFonts w:hint="cs"/>
          <w:rtl/>
        </w:rPr>
        <w:t xml:space="preserve"> עם אלכס והיא אהבה כל דבר שהיה קשור לגוף שלה ולנפש שלה. אבל התקופה נשברה באכזריות והתרסקה ו</w:t>
      </w:r>
      <w:r w:rsidR="00F06A3F">
        <w:rPr>
          <w:rFonts w:hint="cs"/>
          <w:rtl/>
        </w:rPr>
        <w:t>עכשיו</w:t>
      </w:r>
      <w:r>
        <w:rPr>
          <w:rFonts w:hint="cs"/>
          <w:rtl/>
        </w:rPr>
        <w:t xml:space="preserve"> היא </w:t>
      </w:r>
      <w:r w:rsidR="001C5A04">
        <w:rPr>
          <w:rFonts w:hint="cs"/>
          <w:rtl/>
        </w:rPr>
        <w:t>הייתה</w:t>
      </w:r>
      <w:r w:rsidR="001759D8">
        <w:rPr>
          <w:rFonts w:hint="cs"/>
          <w:rtl/>
        </w:rPr>
        <w:t xml:space="preserve"> עם מישהו, החבר הראשון שלה שלא היה האדם שהיא הכי אהבה מעודה, והחבר עצמו גם היה איתה כשהיא לא </w:t>
      </w:r>
      <w:r w:rsidR="001C5A04">
        <w:rPr>
          <w:rFonts w:hint="cs"/>
          <w:rtl/>
        </w:rPr>
        <w:t>הייתה</w:t>
      </w:r>
      <w:r w:rsidR="001759D8">
        <w:rPr>
          <w:rFonts w:hint="cs"/>
          <w:rtl/>
        </w:rPr>
        <w:t xml:space="preserve"> האדם שהוא הכי אהב בחיים. וזה נורא קשה. ברור לה שהיא לא תשיג בחזרה את אלכס </w:t>
      </w:r>
      <w:r w:rsidR="001759D8">
        <w:rPr>
          <w:rFonts w:hint="cs"/>
          <w:rtl/>
        </w:rPr>
        <w:lastRenderedPageBreak/>
        <w:t>ולא את תקופת הפז שלה שקשורה בו כ"כ חזק, וזה הופך אותה למעוצבנת ומרירה. אבל זה הולך להשתנות כשתתאהב בגידי בספר הבא.</w:t>
      </w:r>
    </w:p>
    <w:p w14:paraId="35CD89AC" w14:textId="77777777" w:rsidR="001748BA" w:rsidRDefault="001748BA" w:rsidP="001759D8"/>
    <w:p w14:paraId="10800B6A" w14:textId="77777777" w:rsidR="001748BA" w:rsidRDefault="001748BA" w:rsidP="00D245B9">
      <w:pPr>
        <w:jc w:val="right"/>
        <w:rPr>
          <w:rtl/>
        </w:rPr>
      </w:pPr>
    </w:p>
    <w:p w14:paraId="1B4295BC" w14:textId="77777777" w:rsidR="00C51B40" w:rsidRDefault="00C51B40" w:rsidP="00D245B9">
      <w:pPr>
        <w:jc w:val="right"/>
        <w:rPr>
          <w:rtl/>
        </w:rPr>
      </w:pPr>
    </w:p>
    <w:p w14:paraId="647717EC" w14:textId="77777777" w:rsidR="00C51B40" w:rsidRDefault="00C51B40" w:rsidP="00D245B9">
      <w:pPr>
        <w:jc w:val="left"/>
      </w:pPr>
      <w:r>
        <w:rPr>
          <w:rFonts w:hint="cs"/>
          <w:rtl/>
        </w:rPr>
        <w:t xml:space="preserve">עוד להקה בריטית: </w:t>
      </w:r>
      <w:r w:rsidRPr="00C51B40">
        <w:t>en.wikipedia.org/wiki/Echo_%26_the_Bunnymen</w:t>
      </w:r>
    </w:p>
    <w:p w14:paraId="47DDB5A4" w14:textId="77777777" w:rsidR="000C1966" w:rsidRDefault="000C1966" w:rsidP="00D245B9">
      <w:pPr>
        <w:jc w:val="left"/>
      </w:pPr>
    </w:p>
    <w:p w14:paraId="1F8E268D" w14:textId="77777777" w:rsidR="000C1966" w:rsidRDefault="000C1966" w:rsidP="00D245B9">
      <w:pPr>
        <w:jc w:val="left"/>
      </w:pPr>
    </w:p>
    <w:p w14:paraId="2B69BE20" w14:textId="77777777" w:rsidR="000C1966" w:rsidRDefault="000C1966" w:rsidP="00D245B9">
      <w:pPr>
        <w:bidi w:val="0"/>
        <w:jc w:val="left"/>
      </w:pPr>
      <w:r>
        <w:t xml:space="preserve">From : </w:t>
      </w:r>
      <w:r w:rsidRPr="000C1966">
        <w:t>http://www.theguardian.com/lifeandstyle/wordofmouth/2015/sep/15/fish-fingers-60-britain-taste-of-childhood</w:t>
      </w:r>
    </w:p>
    <w:p w14:paraId="12AF8F5E" w14:textId="77777777" w:rsidR="000C1966" w:rsidRDefault="000C1966" w:rsidP="00D245B9">
      <w:pPr>
        <w:bidi w:val="0"/>
        <w:jc w:val="left"/>
      </w:pPr>
      <w:r>
        <w:t>It’s hard to believe that fish fingers celebrate their diamond jubilee this year – for me, they are the quintessential taste of the 80s, a decade in which they appeared every Friday lunchtime without fail, flanked by mealy peas and a gaggle of cheery faces made from reconstituted potato</w:t>
      </w:r>
      <w:r>
        <w:rPr>
          <w:rFonts w:cs="Times New Roman"/>
          <w:rtl/>
        </w:rPr>
        <w:t>.</w:t>
      </w:r>
    </w:p>
    <w:p w14:paraId="741BD666" w14:textId="77777777" w:rsidR="000C1966" w:rsidRDefault="000C1966" w:rsidP="00D245B9">
      <w:pPr>
        <w:bidi w:val="0"/>
        <w:jc w:val="left"/>
      </w:pPr>
    </w:p>
    <w:p w14:paraId="6AFCEB4E" w14:textId="77777777" w:rsidR="00AD061C" w:rsidRDefault="000C1966" w:rsidP="00D245B9">
      <w:pPr>
        <w:bidi w:val="0"/>
        <w:jc w:val="left"/>
        <w:rPr>
          <w:rtl/>
        </w:rPr>
      </w:pPr>
      <w:r>
        <w:t>But then, perhaps every postwar generation feels similarly proprietorial about this staple of British childhood – until recently, the kind of food you put aside along with colouring books and onesies at the age of 10.</w:t>
      </w:r>
    </w:p>
    <w:p w14:paraId="03DC110A" w14:textId="77777777" w:rsidR="007A7E62" w:rsidRDefault="007A7E62" w:rsidP="007A7E62">
      <w:pPr>
        <w:rPr>
          <w:rtl/>
        </w:rPr>
      </w:pPr>
    </w:p>
    <w:p w14:paraId="2C86704B" w14:textId="77777777" w:rsidR="00C57895" w:rsidRDefault="00C57895" w:rsidP="001E2BE4">
      <w:pPr>
        <w:rPr>
          <w:rFonts w:cs="Times New Roman"/>
          <w:rtl/>
        </w:rPr>
      </w:pPr>
      <w:r>
        <w:rPr>
          <w:rFonts w:cs="Times New Roman" w:hint="cs"/>
          <w:rtl/>
        </w:rPr>
        <w:t xml:space="preserve">מתוך: </w:t>
      </w:r>
      <w:r w:rsidR="00871E01" w:rsidRPr="00871E01">
        <w:rPr>
          <w:rFonts w:cs="Times New Roman"/>
        </w:rPr>
        <w:t>http://www.haaretz.co.il/opinions/.premium-1.2940430</w:t>
      </w:r>
    </w:p>
    <w:p w14:paraId="3C8EC7E9" w14:textId="77777777" w:rsidR="007A7E62" w:rsidRDefault="00C57895" w:rsidP="001E2BE4">
      <w:pPr>
        <w:rPr>
          <w:rFonts w:cs="Times New Roman"/>
          <w:rtl/>
        </w:rPr>
      </w:pPr>
      <w:r w:rsidRPr="00C57895">
        <w:rPr>
          <w:rFonts w:cs="Times New Roman"/>
          <w:rtl/>
        </w:rPr>
        <w:t>הבן, סרן ליעד לביא ז"ל, שירת בצנחנים ביחידה מובחרת (גדס"ר פלחה"ן צנחנים), סיים קורס קצינים בבה"ד 1 וחזר לשרת בצנחנים.</w:t>
      </w:r>
    </w:p>
    <w:p w14:paraId="4C98073E" w14:textId="77777777" w:rsidR="00871E01" w:rsidRDefault="00871E01" w:rsidP="001E2BE4">
      <w:pPr>
        <w:rPr>
          <w:rtl/>
        </w:rPr>
      </w:pPr>
    </w:p>
    <w:p w14:paraId="7F5AA7F1" w14:textId="77777777" w:rsidR="00910060" w:rsidRDefault="00910060" w:rsidP="001E2BE4">
      <w:pPr>
        <w:rPr>
          <w:rtl/>
        </w:rPr>
      </w:pPr>
    </w:p>
    <w:p w14:paraId="53E9C142" w14:textId="77777777" w:rsidR="00910060" w:rsidRDefault="00910060" w:rsidP="001E2BE4">
      <w:pPr>
        <w:rPr>
          <w:rtl/>
        </w:rPr>
      </w:pPr>
      <w:r>
        <w:rPr>
          <w:rFonts w:hint="cs"/>
          <w:rtl/>
        </w:rPr>
        <w:t xml:space="preserve">מתוך ספר על בחור שהתאבד, </w:t>
      </w:r>
      <w:r w:rsidRPr="00910060">
        <w:t>http://www.haaretz.co.il/gallery/literature/.premium-1.3046966</w:t>
      </w:r>
    </w:p>
    <w:p w14:paraId="49A7F2CB" w14:textId="0AADD652" w:rsidR="00910060" w:rsidRDefault="00910060" w:rsidP="00910060">
      <w:pPr>
        <w:rPr>
          <w:rtl/>
        </w:rPr>
      </w:pPr>
      <w:r>
        <w:rPr>
          <w:rFonts w:cs="Times New Roman"/>
          <w:rtl/>
        </w:rPr>
        <w:t xml:space="preserve">על התופים הוא היה מופלא. היה לו גרוב נדיר. </w:t>
      </w:r>
      <w:r w:rsidR="001C5A04">
        <w:rPr>
          <w:rFonts w:cs="Times New Roman"/>
          <w:rtl/>
        </w:rPr>
        <w:t>הייתה</w:t>
      </w:r>
      <w:r>
        <w:rPr>
          <w:rFonts w:cs="Times New Roman"/>
          <w:rtl/>
        </w:rPr>
        <w:t xml:space="preserve"> לו מכה עדינה ואלגנטית אבל </w:t>
      </w:r>
      <w:r w:rsidR="00F97A34">
        <w:rPr>
          <w:rFonts w:cs="Times New Roman"/>
          <w:rtl/>
        </w:rPr>
        <w:t>כל כך</w:t>
      </w:r>
      <w:r>
        <w:rPr>
          <w:rFonts w:cs="Times New Roman"/>
          <w:rtl/>
        </w:rPr>
        <w:t xml:space="preserve"> עמוקה. לפעמים היה גם משהו מעט עצור ומופנם בנגינה שלו. אבל גם התפרצויות של שחרור וחופש נהדרים. המכלול הזה יצר מוזיקאי ייחודי ובלתי נשכח.</w:t>
      </w:r>
    </w:p>
    <w:p w14:paraId="4B1A2C37" w14:textId="77777777" w:rsidR="00910060" w:rsidRDefault="00910060" w:rsidP="00910060">
      <w:pPr>
        <w:rPr>
          <w:rFonts w:cs="Times New Roman"/>
          <w:rtl/>
        </w:rPr>
      </w:pPr>
      <w:r>
        <w:rPr>
          <w:rFonts w:cs="Times New Roman"/>
          <w:rtl/>
        </w:rPr>
        <w:t>"אבל מעבר למאפייני נגינה, המופלאות והעדינות והאלגנטיות והחוכמה והעומק והרכות והמופנמות היו רפי האדם. ובזה זכיתי ובזה זכה כל מי שהיה חלק מחייו", ממשיך ציגלר. "ואפשר להוסיף לזה גם חוש הומור מהמחודדים והמוטרפים שיש. הערצה גדולה לשלמה בראבא ו'מונטי פייתון'. וחיוך שנחרט בלב. וניצוץ בעיניים. קיים אצלי תמיד געגוע לרפי. ותחושה מעיקה של פספוס ואז קללה עצבנית. אבל אז אני רואה אותו מחייך אלי ואני נרגע".</w:t>
      </w:r>
    </w:p>
    <w:p w14:paraId="461F04FC" w14:textId="77777777" w:rsidR="00910060" w:rsidRDefault="00910060" w:rsidP="00910060">
      <w:pPr>
        <w:rPr>
          <w:rFonts w:cs="Times New Roman"/>
          <w:rtl/>
        </w:rPr>
      </w:pPr>
      <w:r w:rsidRPr="00910060">
        <w:rPr>
          <w:rFonts w:cs="Times New Roman"/>
          <w:rtl/>
        </w:rPr>
        <w:t xml:space="preserve">קצב וגרוב חורגים מהמוזיקה ונמצאים בכל מה שאדם עושה, ורפי הבין את זה, דיברנו על זה המון והוא לימד אותי המון. הוא באמת היה המתופף הכי טוב שהכרתי. היציבה שלו והפנים שלו עם הריכוז העמוק והחיוך המסוים, כאילו פנימה, </w:t>
      </w:r>
      <w:r w:rsidRPr="00910060">
        <w:rPr>
          <w:rFonts w:cs="Times New Roman"/>
          <w:rtl/>
        </w:rPr>
        <w:lastRenderedPageBreak/>
        <w:t>זכורים לי חזק. וההומור. אהבתי לצחוק איתו וחלקנו איזו מחלקה אפלה של הומור שחור, ובכלל איזו אפילה. רפי היה איש יפה בכל מובן. תמיד רצית לספר לו משהו כדי שיספר בחזרה".</w:t>
      </w:r>
    </w:p>
    <w:p w14:paraId="2F0F0A92" w14:textId="77777777" w:rsidR="00910060" w:rsidRDefault="00910060" w:rsidP="00910060">
      <w:pPr>
        <w:rPr>
          <w:rFonts w:cs="Times New Roman"/>
          <w:rtl/>
        </w:rPr>
      </w:pPr>
    </w:p>
    <w:p w14:paraId="6F154067" w14:textId="77777777" w:rsidR="00910060" w:rsidRPr="00910060" w:rsidRDefault="00910060" w:rsidP="00910060"/>
    <w:p w14:paraId="1D54A68E" w14:textId="77777777" w:rsidR="00055337" w:rsidRDefault="00055337" w:rsidP="001E2BE4">
      <w:pPr>
        <w:rPr>
          <w:rtl/>
        </w:rPr>
      </w:pPr>
      <w:r>
        <w:rPr>
          <w:rFonts w:hint="cs"/>
          <w:rtl/>
        </w:rPr>
        <w:t xml:space="preserve">מתוך </w:t>
      </w:r>
      <w:r w:rsidRPr="00055337">
        <w:t>http://www.haaretz.co.il/blogs/limortevet/1.2941628</w:t>
      </w:r>
    </w:p>
    <w:p w14:paraId="5386683B" w14:textId="77777777" w:rsidR="00055337" w:rsidRDefault="00055337" w:rsidP="001E2BE4">
      <w:pPr>
        <w:rPr>
          <w:rtl/>
        </w:rPr>
      </w:pPr>
      <w:r w:rsidRPr="00055337">
        <w:rPr>
          <w:rFonts w:cs="Times New Roman"/>
          <w:rtl/>
        </w:rPr>
        <w:t xml:space="preserve">גל חום חסר תקדים לחודש מאי </w:t>
      </w:r>
      <w:r>
        <w:rPr>
          <w:rFonts w:cs="Times New Roman" w:hint="cs"/>
          <w:rtl/>
        </w:rPr>
        <w:t xml:space="preserve">[מדובר על השבוע הראשון במאי] </w:t>
      </w:r>
      <w:r w:rsidRPr="00055337">
        <w:rPr>
          <w:rFonts w:cs="Times New Roman"/>
          <w:rtl/>
        </w:rPr>
        <w:t>פקד את אנגליה בסוף השבוע שעבר, 27 מעלות נרשמו בלונדון וסביבתה. כיאה לציניות הבריטית הטיפוסית, רבים כינו את סוף השבוע הזה כ"הקיץ" בהא הידיעה, שכנראה נצטרך להסתפק בו עד הקיץ של 2017. "מקווה שנהניתם ותפסתם צבע הקיץ, להתראות בקיץ הבא", כתבה אחת מחברותיי הבריטיות בפייסבוק. טוב הבריטים תמיד מתקשים להאמין שיהיה שוב חם, או שמזג אוויר טוב יחזיק מעמד יותר משלושה ימים ברציפות. די בצדק האמת.</w:t>
      </w:r>
    </w:p>
    <w:p w14:paraId="665986AF" w14:textId="77777777" w:rsidR="007A7E62" w:rsidRDefault="007A7E62" w:rsidP="008A456F">
      <w:pPr>
        <w:rPr>
          <w:rtl/>
        </w:rPr>
      </w:pPr>
    </w:p>
    <w:p w14:paraId="6DC13011" w14:textId="77777777" w:rsidR="007A2C2F" w:rsidRDefault="007A2C2F" w:rsidP="007A2C2F">
      <w:pPr>
        <w:pStyle w:val="Heading3"/>
        <w:rPr>
          <w:rtl/>
        </w:rPr>
      </w:pPr>
      <w:r>
        <w:rPr>
          <w:rFonts w:hint="cs"/>
          <w:rtl/>
        </w:rPr>
        <w:t>לינקים שקשורים לצנחנים ולצניחה</w:t>
      </w:r>
    </w:p>
    <w:p w14:paraId="275DE90C" w14:textId="77777777" w:rsidR="007A2C2F" w:rsidRDefault="005809A2" w:rsidP="007A2C2F">
      <w:pPr>
        <w:rPr>
          <w:rtl/>
        </w:rPr>
      </w:pPr>
      <w:hyperlink r:id="rId64" w:history="1">
        <w:r w:rsidR="007A2C2F" w:rsidRPr="00BD0FE7">
          <w:rPr>
            <w:rStyle w:val="Hyperlink"/>
          </w:rPr>
          <w:t>http://he.wikipedia.org/wiki/%D7%A7%D7%95%D7%A8%D7%A1_%D7%9E%22%D7%9B%D7%99%D7%9D</w:t>
        </w:r>
      </w:hyperlink>
    </w:p>
    <w:p w14:paraId="58C2485A" w14:textId="77777777" w:rsidR="007A2C2F" w:rsidRDefault="005809A2" w:rsidP="007A2C2F">
      <w:pPr>
        <w:rPr>
          <w:rtl/>
        </w:rPr>
      </w:pPr>
      <w:hyperlink r:id="rId65" w:history="1">
        <w:r w:rsidR="007A2C2F" w:rsidRPr="00BD0FE7">
          <w:rPr>
            <w:rStyle w:val="Hyperlink"/>
          </w:rPr>
          <w:t>http://www.aka.idf.il/giyus/general</w:t>
        </w:r>
      </w:hyperlink>
    </w:p>
    <w:p w14:paraId="305E7A1D" w14:textId="77777777" w:rsidR="007A2C2F" w:rsidRDefault="005809A2" w:rsidP="007A2C2F">
      <w:pPr>
        <w:rPr>
          <w:rtl/>
        </w:rPr>
      </w:pPr>
      <w:hyperlink r:id="rId66" w:history="1">
        <w:r w:rsidR="007A2C2F" w:rsidRPr="00BD0FE7">
          <w:rPr>
            <w:rStyle w:val="Hyperlink"/>
          </w:rPr>
          <w:t>http://he.wikipedia.org/wiki/%D7%97%D7%98%D7%99%D7%91%D7%AA_%D7%94%D7%A6%D7%A0%D7%97%D7%A0%D7%99%D7%9D</w:t>
        </w:r>
      </w:hyperlink>
    </w:p>
    <w:p w14:paraId="337F8713" w14:textId="77777777" w:rsidR="007A2C2F" w:rsidRDefault="005809A2" w:rsidP="007A2C2F">
      <w:pPr>
        <w:rPr>
          <w:rtl/>
        </w:rPr>
      </w:pPr>
      <w:hyperlink r:id="rId67" w:history="1">
        <w:r w:rsidR="007A2C2F" w:rsidRPr="00BD0FE7">
          <w:rPr>
            <w:rStyle w:val="Hyperlink"/>
          </w:rPr>
          <w:t>http://www.paratroops.org.il/%D7%93%D7%A3-1646-%D7%97%D7%98%D7%99%D7%91%D7%94-35.aspx</w:t>
        </w:r>
      </w:hyperlink>
    </w:p>
    <w:p w14:paraId="3E6DA3E4" w14:textId="77777777" w:rsidR="007A2C2F" w:rsidRDefault="005809A2" w:rsidP="007A2C2F">
      <w:pPr>
        <w:rPr>
          <w:rtl/>
        </w:rPr>
      </w:pPr>
      <w:hyperlink r:id="rId68" w:history="1">
        <w:r w:rsidR="007A2C2F" w:rsidRPr="00BD0FE7">
          <w:rPr>
            <w:rStyle w:val="Hyperlink"/>
          </w:rPr>
          <w:t>http://www.yehida.co.il/index.php?option=com_content&amp;view=article&amp;id=44&amp;Itemid=26</w:t>
        </w:r>
      </w:hyperlink>
    </w:p>
    <w:p w14:paraId="0F354051" w14:textId="77777777" w:rsidR="007A2C2F" w:rsidRDefault="005809A2" w:rsidP="007A2C2F">
      <w:pPr>
        <w:rPr>
          <w:rtl/>
        </w:rPr>
      </w:pPr>
      <w:hyperlink r:id="rId69" w:history="1">
        <w:r w:rsidR="007A2C2F" w:rsidRPr="00BD0FE7">
          <w:rPr>
            <w:rStyle w:val="Hyperlink"/>
          </w:rPr>
          <w:t>http://dover.idf.il/IDF/News_Channels/bamahana/09/47/4714.htm</w:t>
        </w:r>
      </w:hyperlink>
    </w:p>
    <w:p w14:paraId="08F118C7" w14:textId="77777777" w:rsidR="007A2C2F" w:rsidRDefault="005809A2" w:rsidP="007A2C2F">
      <w:pPr>
        <w:rPr>
          <w:rtl/>
        </w:rPr>
      </w:pPr>
      <w:hyperlink r:id="rId70" w:history="1">
        <w:r w:rsidR="007A2C2F" w:rsidRPr="00BD0FE7">
          <w:rPr>
            <w:rStyle w:val="Hyperlink"/>
          </w:rPr>
          <w:t>http://www.iaf.org.il/511-18967-he/IAF.aspx</w:t>
        </w:r>
      </w:hyperlink>
    </w:p>
    <w:p w14:paraId="1390CCF5" w14:textId="57703D44" w:rsidR="0057201E" w:rsidRDefault="0057201E" w:rsidP="008A456F">
      <w:pPr>
        <w:rPr>
          <w:rtl/>
        </w:rPr>
      </w:pPr>
    </w:p>
    <w:p w14:paraId="2D6211E6" w14:textId="77777777" w:rsidR="004E465E" w:rsidRDefault="004E465E" w:rsidP="008459ED">
      <w:pPr>
        <w:rPr>
          <w:rtl/>
        </w:rPr>
      </w:pPr>
    </w:p>
    <w:p w14:paraId="26556B10" w14:textId="77777777" w:rsidR="004E465E" w:rsidRPr="00D245B9" w:rsidRDefault="004E465E" w:rsidP="008459ED">
      <w:pPr>
        <w:rPr>
          <w:b/>
          <w:bCs/>
          <w:sz w:val="32"/>
          <w:szCs w:val="32"/>
          <w:rtl/>
        </w:rPr>
      </w:pPr>
      <w:r w:rsidRPr="00D245B9">
        <w:rPr>
          <w:rFonts w:hint="eastAsia"/>
          <w:b/>
          <w:bCs/>
          <w:sz w:val="32"/>
          <w:szCs w:val="32"/>
          <w:highlight w:val="darkBlue"/>
          <w:rtl/>
        </w:rPr>
        <w:t>עוד</w:t>
      </w:r>
      <w:r w:rsidRPr="00D245B9">
        <w:rPr>
          <w:b/>
          <w:bCs/>
          <w:sz w:val="32"/>
          <w:szCs w:val="32"/>
          <w:highlight w:val="darkBlue"/>
          <w:rtl/>
        </w:rPr>
        <w:t xml:space="preserve"> </w:t>
      </w:r>
      <w:r w:rsidRPr="00D245B9">
        <w:rPr>
          <w:rFonts w:hint="eastAsia"/>
          <w:b/>
          <w:bCs/>
          <w:sz w:val="32"/>
          <w:szCs w:val="32"/>
          <w:highlight w:val="darkBlue"/>
          <w:rtl/>
        </w:rPr>
        <w:t>שם</w:t>
      </w:r>
      <w:r w:rsidRPr="00D245B9">
        <w:rPr>
          <w:b/>
          <w:bCs/>
          <w:sz w:val="32"/>
          <w:szCs w:val="32"/>
          <w:highlight w:val="darkBlue"/>
          <w:rtl/>
        </w:rPr>
        <w:t xml:space="preserve"> </w:t>
      </w:r>
      <w:r w:rsidRPr="00D245B9">
        <w:rPr>
          <w:rFonts w:hint="eastAsia"/>
          <w:b/>
          <w:bCs/>
          <w:sz w:val="32"/>
          <w:szCs w:val="32"/>
          <w:highlight w:val="darkBlue"/>
          <w:rtl/>
        </w:rPr>
        <w:t>של</w:t>
      </w:r>
      <w:r w:rsidRPr="00D245B9">
        <w:rPr>
          <w:b/>
          <w:bCs/>
          <w:sz w:val="32"/>
          <w:szCs w:val="32"/>
          <w:highlight w:val="darkBlue"/>
          <w:rtl/>
        </w:rPr>
        <w:t xml:space="preserve"> </w:t>
      </w:r>
      <w:r w:rsidRPr="00D245B9">
        <w:rPr>
          <w:rFonts w:hint="eastAsia"/>
          <w:b/>
          <w:bCs/>
          <w:sz w:val="32"/>
          <w:szCs w:val="32"/>
          <w:highlight w:val="darkBlue"/>
          <w:rtl/>
        </w:rPr>
        <w:t>פרח</w:t>
      </w:r>
      <w:r w:rsidRPr="00D245B9">
        <w:rPr>
          <w:b/>
          <w:bCs/>
          <w:sz w:val="32"/>
          <w:szCs w:val="32"/>
          <w:highlight w:val="darkBlue"/>
          <w:rtl/>
        </w:rPr>
        <w:t xml:space="preserve"> </w:t>
      </w:r>
      <w:r w:rsidRPr="00D245B9">
        <w:rPr>
          <w:rFonts w:hint="eastAsia"/>
          <w:b/>
          <w:bCs/>
          <w:sz w:val="32"/>
          <w:szCs w:val="32"/>
          <w:highlight w:val="darkBlue"/>
          <w:rtl/>
        </w:rPr>
        <w:t>שיכול</w:t>
      </w:r>
      <w:r w:rsidRPr="00D245B9">
        <w:rPr>
          <w:b/>
          <w:bCs/>
          <w:sz w:val="32"/>
          <w:szCs w:val="32"/>
          <w:highlight w:val="darkBlue"/>
          <w:rtl/>
        </w:rPr>
        <w:t xml:space="preserve"> </w:t>
      </w:r>
      <w:r w:rsidRPr="00D245B9">
        <w:rPr>
          <w:rFonts w:hint="eastAsia"/>
          <w:b/>
          <w:bCs/>
          <w:sz w:val="32"/>
          <w:szCs w:val="32"/>
          <w:highlight w:val="darkBlue"/>
          <w:rtl/>
        </w:rPr>
        <w:t>להיות</w:t>
      </w:r>
      <w:r w:rsidRPr="00D245B9">
        <w:rPr>
          <w:b/>
          <w:bCs/>
          <w:sz w:val="32"/>
          <w:szCs w:val="32"/>
          <w:highlight w:val="darkBlue"/>
          <w:rtl/>
        </w:rPr>
        <w:t xml:space="preserve"> שם של אישה - לילי</w:t>
      </w:r>
    </w:p>
    <w:p w14:paraId="35F91BBB" w14:textId="77777777" w:rsidR="00AD061C" w:rsidRDefault="00AD061C" w:rsidP="00A5017E">
      <w:pPr>
        <w:rPr>
          <w:rtl/>
        </w:rPr>
      </w:pPr>
    </w:p>
    <w:p w14:paraId="3DBEB7C7" w14:textId="25DF61C9" w:rsidR="00A5017E" w:rsidRDefault="00FA21AD" w:rsidP="00A52577">
      <w:pPr>
        <w:pStyle w:val="Heading3"/>
        <w:rPr>
          <w:rtl/>
        </w:rPr>
      </w:pPr>
      <w:r>
        <w:rPr>
          <w:rFonts w:hint="cs"/>
          <w:rtl/>
        </w:rPr>
        <w:t>אוכלוסיית הדמויות בספרים</w:t>
      </w:r>
    </w:p>
    <w:p w14:paraId="589D258F" w14:textId="245AA03A" w:rsidR="00A5017E" w:rsidRDefault="00A5017E" w:rsidP="00A5017E">
      <w:pPr>
        <w:rPr>
          <w:rtl/>
        </w:rPr>
      </w:pPr>
      <w:r>
        <w:rPr>
          <w:rFonts w:hint="cs"/>
          <w:rtl/>
        </w:rPr>
        <w:t xml:space="preserve">כשמישהו מפחד / חושש שמישהו אחר יתאבד, למשל ארקדי חושש שאלכס יתאבד, אלכס אומר לו </w:t>
      </w:r>
      <w:r>
        <w:rPr>
          <w:rtl/>
        </w:rPr>
        <w:t>–</w:t>
      </w:r>
      <w:r>
        <w:rPr>
          <w:rFonts w:hint="cs"/>
          <w:rtl/>
        </w:rPr>
        <w:t xml:space="preserve"> אין סיכוי כי אני צריך לטפל ב</w:t>
      </w:r>
      <w:r w:rsidR="008B1B44">
        <w:rPr>
          <w:rFonts w:hint="cs"/>
          <w:rtl/>
        </w:rPr>
        <w:t>סופי</w:t>
      </w:r>
      <w:r>
        <w:rPr>
          <w:rFonts w:hint="cs"/>
          <w:rtl/>
        </w:rPr>
        <w:t xml:space="preserve"> עד שתחלים, ואח"כ ללוות את החיים שלה עד סופם. היא הרי תאריך הרבה שנים אחרי.</w:t>
      </w:r>
    </w:p>
    <w:p w14:paraId="0E911332" w14:textId="76D9A037" w:rsidR="00A5017E" w:rsidRDefault="00A5017E" w:rsidP="00A5017E">
      <w:pPr>
        <w:rPr>
          <w:rtl/>
        </w:rPr>
      </w:pPr>
      <w:r>
        <w:rPr>
          <w:rFonts w:hint="cs"/>
          <w:rtl/>
        </w:rPr>
        <w:t>ארקדי לא בטוח בזה.</w:t>
      </w:r>
    </w:p>
    <w:p w14:paraId="3FB4047C" w14:textId="0D769306" w:rsidR="0006088F" w:rsidRDefault="00A5017E" w:rsidP="00224B6E">
      <w:pPr>
        <w:rPr>
          <w:rtl/>
        </w:rPr>
      </w:pPr>
      <w:r>
        <w:rPr>
          <w:rFonts w:hint="cs"/>
          <w:rtl/>
        </w:rPr>
        <w:t xml:space="preserve">אלכס אומר </w:t>
      </w:r>
      <w:r>
        <w:rPr>
          <w:rtl/>
        </w:rPr>
        <w:t>–</w:t>
      </w:r>
      <w:r>
        <w:rPr>
          <w:rFonts w:hint="cs"/>
          <w:rtl/>
        </w:rPr>
        <w:t xml:space="preserve"> אתה חושש מזה מפני שקראת יותר מדי ספרים. באמת. כי בספרים אנשים מתאבדים ונרצחים ונטרפים ומתרסקים ובאופן כללי מתים הרבה יותר מאשר בעולם האמיתי. בוא נראה, כמה אנשים מתאבדים בעולם כל שנה?</w:t>
      </w:r>
      <w:r w:rsidR="00224B6E">
        <w:rPr>
          <w:rFonts w:hint="cs"/>
          <w:rtl/>
        </w:rPr>
        <w:t xml:space="preserve"> </w:t>
      </w:r>
      <w:r>
        <w:rPr>
          <w:rFonts w:hint="cs"/>
          <w:rtl/>
        </w:rPr>
        <w:t>ו</w:t>
      </w:r>
      <w:r w:rsidR="00F06A3F">
        <w:rPr>
          <w:rFonts w:hint="cs"/>
          <w:rtl/>
        </w:rPr>
        <w:t>עכשיו</w:t>
      </w:r>
      <w:r>
        <w:rPr>
          <w:rFonts w:hint="cs"/>
          <w:rtl/>
        </w:rPr>
        <w:t xml:space="preserve"> </w:t>
      </w:r>
      <w:r>
        <w:rPr>
          <w:rFonts w:hint="cs"/>
          <w:rtl/>
        </w:rPr>
        <w:lastRenderedPageBreak/>
        <w:t xml:space="preserve">נחשב את גודל אוכלוסיית הדמויות בספרים. כמות הספרים שנכתבו אי פעם, כפול מספר הדמויות הממוצע בכל ספר. אבל לא באמת מספר הדמויות כי יש כל מני דמויות שחולפות בספר בחטף, כמו המלצר ההוא שם שנכנס </w:t>
      </w:r>
      <w:r w:rsidR="00F06A3F">
        <w:rPr>
          <w:rFonts w:hint="cs"/>
          <w:rtl/>
        </w:rPr>
        <w:t>עכשיו</w:t>
      </w:r>
      <w:r>
        <w:rPr>
          <w:rFonts w:hint="cs"/>
          <w:rtl/>
        </w:rPr>
        <w:t xml:space="preserve"> למטבח [נניח אם הם במסעדה], שראינו בחטף ולעולם לא נראה יותר, ואין לנו דרך לעקוב אחר אורחות חייו, אולי הוא יתאבד, אולי הוא יכנס לדיכאון שלא ניתן לצאת ממנו, או יעשה מעשה שאין עליו מחילה...</w:t>
      </w:r>
      <w:r w:rsidR="00AD40C6">
        <w:rPr>
          <w:rFonts w:hint="cs"/>
          <w:rtl/>
        </w:rPr>
        <w:t xml:space="preserve"> (כמוני בעצם).</w:t>
      </w:r>
      <w:r w:rsidR="0006088F">
        <w:rPr>
          <w:rFonts w:hint="cs"/>
          <w:rtl/>
        </w:rPr>
        <w:t xml:space="preserve"> אז בלי כל הדמויות שנכנסות לספרים ויוצאות מהם בחטף, כמה דמויות יש בספר ממוצע? חמישים, נניח. זה לוקח בחשבון את כל ספרי הרומנסים שאין בהם כלום חוץ מגבר ואישה וכל השאר תפאורה, וספר של דיקנס או טולסטוי, עם מאות רבות של דמויות שהם מקימים לתחייה.</w:t>
      </w:r>
      <w:r w:rsidR="00224B6E">
        <w:rPr>
          <w:rFonts w:hint="cs"/>
          <w:rtl/>
        </w:rPr>
        <w:t xml:space="preserve"> </w:t>
      </w:r>
      <w:r w:rsidR="0006088F">
        <w:rPr>
          <w:rFonts w:hint="cs"/>
          <w:rtl/>
        </w:rPr>
        <w:t xml:space="preserve">וכמה ספרים יוצאים לאור כל שנה? </w:t>
      </w:r>
      <w:r w:rsidR="0006088F">
        <w:rPr>
          <w:rtl/>
        </w:rPr>
        <w:t>–</w:t>
      </w:r>
      <w:r w:rsidR="0006088F">
        <w:rPr>
          <w:rFonts w:hint="cs"/>
          <w:rtl/>
        </w:rPr>
        <w:t xml:space="preserve"> כמה עריסות של דמויות חדשות נבנות כל שנה? אולי מאה אלף, </w:t>
      </w:r>
      <w:r w:rsidR="00297D38">
        <w:rPr>
          <w:rFonts w:hint="cs"/>
          <w:rtl/>
        </w:rPr>
        <w:t>על פ</w:t>
      </w:r>
      <w:r w:rsidR="0006088F">
        <w:rPr>
          <w:rFonts w:hint="cs"/>
          <w:rtl/>
        </w:rPr>
        <w:t xml:space="preserve">ני מאתיים השנים האחרונות. זה </w:t>
      </w:r>
      <w:r w:rsidR="0006088F">
        <w:t>200*100,000*50</w:t>
      </w:r>
      <w:r w:rsidR="00B40BDC">
        <w:rPr>
          <w:rtl/>
        </w:rPr>
        <w:t xml:space="preserve"> </w:t>
      </w:r>
      <w:r w:rsidR="0006088F">
        <w:rPr>
          <w:rFonts w:hint="cs"/>
          <w:rtl/>
        </w:rPr>
        <w:t>מיליארד דמויות.</w:t>
      </w:r>
    </w:p>
    <w:p w14:paraId="3800B5AF" w14:textId="79E444FF" w:rsidR="0006088F" w:rsidRDefault="0006088F" w:rsidP="0006088F">
      <w:pPr>
        <w:rPr>
          <w:rtl/>
        </w:rPr>
      </w:pPr>
      <w:r>
        <w:rPr>
          <w:rFonts w:hint="cs"/>
          <w:rtl/>
        </w:rPr>
        <w:t xml:space="preserve">זה המון! </w:t>
      </w:r>
    </w:p>
    <w:p w14:paraId="18FE4414" w14:textId="39358BDD" w:rsidR="008468D9" w:rsidRDefault="0006088F" w:rsidP="008468D9">
      <w:pPr>
        <w:rPr>
          <w:rtl/>
        </w:rPr>
      </w:pPr>
      <w:r>
        <w:rPr>
          <w:rFonts w:hint="cs"/>
          <w:rtl/>
        </w:rPr>
        <w:t xml:space="preserve">תירגע, לא כל הדמויות שוות משהו. </w:t>
      </w:r>
      <w:r w:rsidR="00224B6E">
        <w:rPr>
          <w:rFonts w:hint="cs"/>
          <w:rtl/>
        </w:rPr>
        <w:t xml:space="preserve">נניח, יוצאים גם ספרים בהודו, בסין, אין לי מושג כמה. </w:t>
      </w:r>
      <w:r w:rsidR="008468D9">
        <w:rPr>
          <w:rFonts w:hint="cs"/>
          <w:rtl/>
        </w:rPr>
        <w:t xml:space="preserve">ניקח את דיקנס </w:t>
      </w:r>
      <w:r w:rsidR="008468D9">
        <w:rPr>
          <w:rtl/>
        </w:rPr>
        <w:t>–</w:t>
      </w:r>
      <w:r w:rsidR="008468D9">
        <w:rPr>
          <w:rFonts w:hint="cs"/>
          <w:rtl/>
        </w:rPr>
        <w:t xml:space="preserve"> יש לו בערך 450 דמויות שמתוכן אחת מתאבדת.</w:t>
      </w:r>
    </w:p>
    <w:p w14:paraId="5643630B" w14:textId="240972D9" w:rsidR="008468D9" w:rsidRDefault="008468D9" w:rsidP="008468D9">
      <w:pPr>
        <w:rPr>
          <w:rtl/>
        </w:rPr>
      </w:pPr>
      <w:r>
        <w:rPr>
          <w:rFonts w:hint="cs"/>
          <w:rtl/>
        </w:rPr>
        <w:t xml:space="preserve">הנק' שאני מנסה לעשות </w:t>
      </w:r>
      <w:r>
        <w:rPr>
          <w:rtl/>
        </w:rPr>
        <w:t>–</w:t>
      </w:r>
      <w:r>
        <w:rPr>
          <w:rFonts w:hint="cs"/>
          <w:rtl/>
        </w:rPr>
        <w:t xml:space="preserve"> לאוכלוסיית הדמויות קורים דברים הרבה יותר גרועים מאשר בחיים האמיתיים </w:t>
      </w:r>
      <w:r>
        <w:sym w:font="Wingdings" w:char="F04C"/>
      </w:r>
      <w:r>
        <w:rPr>
          <w:rFonts w:hint="cs"/>
          <w:rtl/>
        </w:rPr>
        <w:t xml:space="preserve"> אבל אני לא מצליחה.</w:t>
      </w:r>
    </w:p>
    <w:p w14:paraId="1987A708" w14:textId="041F9A3A" w:rsidR="00D1707E" w:rsidRDefault="00D1707E" w:rsidP="008468D9">
      <w:pPr>
        <w:rPr>
          <w:rtl/>
        </w:rPr>
      </w:pPr>
    </w:p>
    <w:p w14:paraId="4B6C5F03" w14:textId="1785DBEC" w:rsidR="00D1707E" w:rsidRDefault="00D1707E" w:rsidP="008468D9">
      <w:pPr>
        <w:rPr>
          <w:rtl/>
        </w:rPr>
      </w:pPr>
    </w:p>
    <w:p w14:paraId="05529A72" w14:textId="77777777" w:rsidR="00D1707E" w:rsidRDefault="00D1707E" w:rsidP="008468D9">
      <w:pPr>
        <w:rPr>
          <w:rtl/>
        </w:rPr>
      </w:pPr>
    </w:p>
    <w:sectPr w:rsidR="00D1707E" w:rsidSect="001245B7">
      <w:footerReference w:type="even" r:id="rId71"/>
      <w:footerReference w:type="default" r:id="rId72"/>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8" w:author="Sahar, Carmit" w:date="2017-04-02T06:59:00Z" w:initials="SC">
    <w:p w14:paraId="025B7C10" w14:textId="20BE49D5" w:rsidR="005809A2" w:rsidRDefault="005809A2">
      <w:pPr>
        <w:pStyle w:val="CommentText"/>
      </w:pPr>
      <w:r>
        <w:rPr>
          <w:rStyle w:val="CommentReference"/>
        </w:rPr>
        <w:annotationRef/>
      </w:r>
      <w:r>
        <w:rPr>
          <w:rFonts w:hint="cs"/>
          <w:rtl/>
        </w:rPr>
        <w:t>להתייחס למה שקרה עם זה אחרי הביטול של החתונה</w:t>
      </w:r>
    </w:p>
  </w:comment>
  <w:comment w:id="49" w:author="Sahar, Carmit" w:date="2016-12-27T10:56:00Z" w:initials="SC">
    <w:p w14:paraId="60183D5A" w14:textId="03A6FBF3" w:rsidR="005809A2" w:rsidRDefault="005809A2">
      <w:pPr>
        <w:pStyle w:val="CommentText"/>
      </w:pPr>
      <w:r>
        <w:rPr>
          <w:rStyle w:val="CommentReference"/>
        </w:rPr>
        <w:annotationRef/>
      </w:r>
      <w:r>
        <w:rPr>
          <w:rFonts w:hint="cs"/>
          <w:rtl/>
        </w:rPr>
        <w:t>זה לא נשמע מתאים לו כ"כ משום מה</w:t>
      </w:r>
    </w:p>
  </w:comment>
  <w:comment w:id="59" w:author="Sahar, Carmit" w:date="2017-01-01T06:43:00Z" w:initials="SC">
    <w:p w14:paraId="507E1A92" w14:textId="522C3032" w:rsidR="005809A2" w:rsidRDefault="005809A2">
      <w:pPr>
        <w:pStyle w:val="CommentText"/>
      </w:pPr>
      <w:r>
        <w:rPr>
          <w:rStyle w:val="CommentReference"/>
        </w:rPr>
        <w:annotationRef/>
      </w:r>
      <w:r>
        <w:rPr>
          <w:rFonts w:hint="cs"/>
          <w:rtl/>
        </w:rPr>
        <w:t>להבהיר איזה נוזל</w:t>
      </w:r>
    </w:p>
  </w:comment>
  <w:comment w:id="95" w:author="Sahar, Carmit" w:date="2016-12-21T14:10:00Z" w:initials="SC">
    <w:p w14:paraId="72C6CD5D" w14:textId="48C330CB" w:rsidR="005809A2" w:rsidRDefault="005809A2">
      <w:pPr>
        <w:pStyle w:val="CommentText"/>
      </w:pPr>
      <w:r>
        <w:rPr>
          <w:rStyle w:val="CommentReference"/>
        </w:rPr>
        <w:annotationRef/>
      </w:r>
      <w:r>
        <w:rPr>
          <w:rFonts w:hint="cs"/>
          <w:rtl/>
        </w:rPr>
        <w:t>[לפני רגע היו ערפדים, זה לא טוב!]</w:t>
      </w:r>
    </w:p>
  </w:comment>
  <w:comment w:id="96" w:author="Sahar, Carmit" w:date="2016-12-27T10:59:00Z" w:initials="SC">
    <w:p w14:paraId="51CA88C2" w14:textId="3D7D114D" w:rsidR="005809A2" w:rsidRDefault="005809A2">
      <w:pPr>
        <w:pStyle w:val="CommentText"/>
      </w:pPr>
      <w:r>
        <w:rPr>
          <w:rStyle w:val="CommentReference"/>
        </w:rPr>
        <w:annotationRef/>
      </w:r>
      <w:r>
        <w:rPr>
          <w:rFonts w:hint="cs"/>
          <w:rtl/>
        </w:rPr>
        <w:t>לשפר ולעבות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25B7C10" w15:done="0"/>
  <w15:commentEx w15:paraId="60183D5A" w15:done="0"/>
  <w15:commentEx w15:paraId="507E1A92" w15:done="0"/>
  <w15:commentEx w15:paraId="72C6CD5D" w15:done="0"/>
  <w15:commentEx w15:paraId="51CA88C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25B7C10" w16cid:durableId="1D09F9EB"/>
  <w16cid:commentId w16cid:paraId="60183D5A" w16cid:durableId="1D09F9EC"/>
  <w16cid:commentId w16cid:paraId="507E1A92" w16cid:durableId="1D09F9ED"/>
  <w16cid:commentId w16cid:paraId="72C6CD5D" w16cid:durableId="1D09F9EE"/>
  <w16cid:commentId w16cid:paraId="51CA88C2" w16cid:durableId="1D09F9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247CD6" w14:textId="77777777" w:rsidR="00B8336D" w:rsidRDefault="00B8336D" w:rsidP="00250000">
      <w:r>
        <w:separator/>
      </w:r>
    </w:p>
  </w:endnote>
  <w:endnote w:type="continuationSeparator" w:id="0">
    <w:p w14:paraId="15817319" w14:textId="77777777" w:rsidR="00B8336D" w:rsidRDefault="00B8336D" w:rsidP="0025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itter">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Guttman Mantova-Decor">
    <w:panose1 w:val="02010401010101010101"/>
    <w:charset w:val="B1"/>
    <w:family w:val="auto"/>
    <w:pitch w:val="variable"/>
    <w:sig w:usb0="00000801" w:usb1="40000000" w:usb2="00000000" w:usb3="00000000" w:csb0="00000020"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7956E1" w14:textId="77777777" w:rsidR="005809A2" w:rsidRDefault="005809A2" w:rsidP="00250000">
    <w:pPr>
      <w:pStyle w:val="Footer"/>
      <w:rPr>
        <w:rStyle w:val="PageNumber"/>
        <w:rtl/>
      </w:rPr>
    </w:pPr>
    <w:r>
      <w:rPr>
        <w:rStyle w:val="PageNumber"/>
        <w:rtl/>
      </w:rPr>
      <w:fldChar w:fldCharType="begin"/>
    </w:r>
    <w:r>
      <w:rPr>
        <w:rStyle w:val="PageNumber"/>
      </w:rPr>
      <w:instrText xml:space="preserve">PAGE  </w:instrText>
    </w:r>
    <w:r>
      <w:rPr>
        <w:rStyle w:val="PageNumber"/>
        <w:rtl/>
      </w:rPr>
      <w:fldChar w:fldCharType="end"/>
    </w:r>
  </w:p>
  <w:p w14:paraId="5D06BA85" w14:textId="77777777" w:rsidR="005809A2" w:rsidRDefault="005809A2" w:rsidP="00250000">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8F90CE" w14:textId="76C80867" w:rsidR="005809A2" w:rsidRPr="00CF66D9" w:rsidRDefault="005809A2" w:rsidP="00250000">
    <w:pPr>
      <w:pStyle w:val="Footer"/>
      <w:rPr>
        <w:rStyle w:val="PageNumber"/>
        <w:rtl/>
      </w:rPr>
    </w:pPr>
    <w:r w:rsidRPr="00CF66D9">
      <w:rPr>
        <w:rStyle w:val="PageNumber"/>
        <w:rtl/>
      </w:rPr>
      <w:fldChar w:fldCharType="begin"/>
    </w:r>
    <w:r w:rsidRPr="00CF66D9">
      <w:rPr>
        <w:rStyle w:val="PageNumber"/>
      </w:rPr>
      <w:instrText xml:space="preserve">PAGE  </w:instrText>
    </w:r>
    <w:r w:rsidRPr="00CF66D9">
      <w:rPr>
        <w:rStyle w:val="PageNumber"/>
        <w:rtl/>
      </w:rPr>
      <w:fldChar w:fldCharType="separate"/>
    </w:r>
    <w:r>
      <w:rPr>
        <w:rStyle w:val="PageNumber"/>
        <w:rtl/>
      </w:rPr>
      <w:t>39</w:t>
    </w:r>
    <w:r w:rsidRPr="00CF66D9">
      <w:rPr>
        <w:rStyle w:val="PageNumber"/>
        <w:rtl/>
      </w:rPr>
      <w:fldChar w:fldCharType="end"/>
    </w:r>
  </w:p>
  <w:p w14:paraId="61B2E083" w14:textId="77777777" w:rsidR="005809A2" w:rsidRDefault="005809A2" w:rsidP="00250000">
    <w:pPr>
      <w:pStyle w:val="Foote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6BE5AD" w14:textId="77777777" w:rsidR="00B8336D" w:rsidRDefault="00B8336D" w:rsidP="00250000">
      <w:r>
        <w:separator/>
      </w:r>
    </w:p>
  </w:footnote>
  <w:footnote w:type="continuationSeparator" w:id="0">
    <w:p w14:paraId="63EB775C" w14:textId="77777777" w:rsidR="00B8336D" w:rsidRDefault="00B8336D" w:rsidP="00250000">
      <w:r>
        <w:continuationSeparator/>
      </w:r>
    </w:p>
  </w:footnote>
  <w:footnote w:id="1">
    <w:p w14:paraId="7842A24B" w14:textId="77777777" w:rsidR="005809A2" w:rsidRDefault="005809A2" w:rsidP="00B03490">
      <w:pPr>
        <w:pStyle w:val="FootnoteText"/>
      </w:pPr>
      <w:r>
        <w:rPr>
          <w:rStyle w:val="FootnoteReference"/>
        </w:rPr>
        <w:footnoteRef/>
      </w:r>
      <w:r>
        <w:rPr>
          <w:rtl/>
        </w:rPr>
        <w:t xml:space="preserve"> </w:t>
      </w:r>
      <w:r>
        <w:rPr>
          <w:rFonts w:hint="cs"/>
          <w:rtl/>
        </w:rPr>
        <w:t xml:space="preserve">הכוונה איננה רק לנקיון הגוף: אין הפעולה מסתיימת עד שעצמות השלד חוזרות לטמפרטורת גוף של אזרח.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12A4C2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E7AFD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CC7E0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280AA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A244C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028CA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C478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3ADF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FFCA5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60C4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023111"/>
    <w:multiLevelType w:val="hybridMultilevel"/>
    <w:tmpl w:val="C178C9B8"/>
    <w:lvl w:ilvl="0" w:tplc="EA4E67D4">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1" w15:restartNumberingAfterBreak="0">
    <w:nsid w:val="068709ED"/>
    <w:multiLevelType w:val="hybridMultilevel"/>
    <w:tmpl w:val="CA86F21A"/>
    <w:lvl w:ilvl="0" w:tplc="53BA5644">
      <w:start w:val="1"/>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12" w15:restartNumberingAfterBreak="0">
    <w:nsid w:val="097E6480"/>
    <w:multiLevelType w:val="hybridMultilevel"/>
    <w:tmpl w:val="21B8E96E"/>
    <w:lvl w:ilvl="0" w:tplc="11B6FAD4">
      <w:start w:val="5"/>
      <w:numFmt w:val="bullet"/>
      <w:lvlText w:val=""/>
      <w:lvlJc w:val="left"/>
      <w:pPr>
        <w:ind w:left="870" w:hanging="360"/>
      </w:pPr>
      <w:rPr>
        <w:rFonts w:ascii="Symbol" w:eastAsia="Times New Roman" w:hAnsi="Symbol" w:cstheme="maj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15:restartNumberingAfterBreak="0">
    <w:nsid w:val="09EA111B"/>
    <w:multiLevelType w:val="hybridMultilevel"/>
    <w:tmpl w:val="CB5051CA"/>
    <w:lvl w:ilvl="0" w:tplc="0409000F">
      <w:start w:val="1"/>
      <w:numFmt w:val="decimal"/>
      <w:lvlText w:val="%1."/>
      <w:lvlJc w:val="left"/>
      <w:pPr>
        <w:tabs>
          <w:tab w:val="num" w:pos="1230"/>
        </w:tabs>
        <w:ind w:left="1230" w:hanging="360"/>
      </w:pPr>
    </w:lvl>
    <w:lvl w:ilvl="1" w:tplc="04090019" w:tentative="1">
      <w:start w:val="1"/>
      <w:numFmt w:val="lowerLetter"/>
      <w:lvlText w:val="%2."/>
      <w:lvlJc w:val="left"/>
      <w:pPr>
        <w:tabs>
          <w:tab w:val="num" w:pos="1950"/>
        </w:tabs>
        <w:ind w:left="1950" w:hanging="360"/>
      </w:pPr>
    </w:lvl>
    <w:lvl w:ilvl="2" w:tplc="0409001B" w:tentative="1">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14" w15:restartNumberingAfterBreak="0">
    <w:nsid w:val="0F586043"/>
    <w:multiLevelType w:val="hybridMultilevel"/>
    <w:tmpl w:val="4628F1D2"/>
    <w:lvl w:ilvl="0" w:tplc="26C4B35C">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104305B7"/>
    <w:multiLevelType w:val="hybridMultilevel"/>
    <w:tmpl w:val="BD2CFB92"/>
    <w:lvl w:ilvl="0" w:tplc="9ADC69D6">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6" w15:restartNumberingAfterBreak="0">
    <w:nsid w:val="160D26E5"/>
    <w:multiLevelType w:val="hybridMultilevel"/>
    <w:tmpl w:val="FD9E192A"/>
    <w:lvl w:ilvl="0" w:tplc="3794780C">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7" w15:restartNumberingAfterBreak="0">
    <w:nsid w:val="1C954621"/>
    <w:multiLevelType w:val="hybridMultilevel"/>
    <w:tmpl w:val="62221786"/>
    <w:lvl w:ilvl="0" w:tplc="DA8853EE">
      <w:start w:val="1"/>
      <w:numFmt w:val="bullet"/>
      <w:lvlText w:val=""/>
      <w:lvlJc w:val="left"/>
      <w:pPr>
        <w:tabs>
          <w:tab w:val="num" w:pos="720"/>
        </w:tabs>
        <w:ind w:left="720" w:hanging="360"/>
      </w:pPr>
      <w:rPr>
        <w:rFonts w:ascii="Symbol" w:hAnsi="Symbol" w:hint="default"/>
        <w:sz w:val="20"/>
      </w:rPr>
    </w:lvl>
    <w:lvl w:ilvl="1" w:tplc="3D8A30D2" w:tentative="1">
      <w:start w:val="1"/>
      <w:numFmt w:val="bullet"/>
      <w:lvlText w:val="o"/>
      <w:lvlJc w:val="left"/>
      <w:pPr>
        <w:tabs>
          <w:tab w:val="num" w:pos="1440"/>
        </w:tabs>
        <w:ind w:left="1440" w:hanging="360"/>
      </w:pPr>
      <w:rPr>
        <w:rFonts w:ascii="Courier New" w:hAnsi="Courier New" w:hint="default"/>
        <w:sz w:val="20"/>
      </w:rPr>
    </w:lvl>
    <w:lvl w:ilvl="2" w:tplc="51129DAE" w:tentative="1">
      <w:start w:val="1"/>
      <w:numFmt w:val="bullet"/>
      <w:lvlText w:val=""/>
      <w:lvlJc w:val="left"/>
      <w:pPr>
        <w:tabs>
          <w:tab w:val="num" w:pos="2160"/>
        </w:tabs>
        <w:ind w:left="2160" w:hanging="360"/>
      </w:pPr>
      <w:rPr>
        <w:rFonts w:ascii="Wingdings" w:hAnsi="Wingdings" w:hint="default"/>
        <w:sz w:val="20"/>
      </w:rPr>
    </w:lvl>
    <w:lvl w:ilvl="3" w:tplc="9C0262C6" w:tentative="1">
      <w:start w:val="1"/>
      <w:numFmt w:val="bullet"/>
      <w:lvlText w:val=""/>
      <w:lvlJc w:val="left"/>
      <w:pPr>
        <w:tabs>
          <w:tab w:val="num" w:pos="2880"/>
        </w:tabs>
        <w:ind w:left="2880" w:hanging="360"/>
      </w:pPr>
      <w:rPr>
        <w:rFonts w:ascii="Wingdings" w:hAnsi="Wingdings" w:hint="default"/>
        <w:sz w:val="20"/>
      </w:rPr>
    </w:lvl>
    <w:lvl w:ilvl="4" w:tplc="E5EE5B6A" w:tentative="1">
      <w:start w:val="1"/>
      <w:numFmt w:val="bullet"/>
      <w:lvlText w:val=""/>
      <w:lvlJc w:val="left"/>
      <w:pPr>
        <w:tabs>
          <w:tab w:val="num" w:pos="3600"/>
        </w:tabs>
        <w:ind w:left="3600" w:hanging="360"/>
      </w:pPr>
      <w:rPr>
        <w:rFonts w:ascii="Wingdings" w:hAnsi="Wingdings" w:hint="default"/>
        <w:sz w:val="20"/>
      </w:rPr>
    </w:lvl>
    <w:lvl w:ilvl="5" w:tplc="7AD80F68" w:tentative="1">
      <w:start w:val="1"/>
      <w:numFmt w:val="bullet"/>
      <w:lvlText w:val=""/>
      <w:lvlJc w:val="left"/>
      <w:pPr>
        <w:tabs>
          <w:tab w:val="num" w:pos="4320"/>
        </w:tabs>
        <w:ind w:left="4320" w:hanging="360"/>
      </w:pPr>
      <w:rPr>
        <w:rFonts w:ascii="Wingdings" w:hAnsi="Wingdings" w:hint="default"/>
        <w:sz w:val="20"/>
      </w:rPr>
    </w:lvl>
    <w:lvl w:ilvl="6" w:tplc="60A405CE" w:tentative="1">
      <w:start w:val="1"/>
      <w:numFmt w:val="bullet"/>
      <w:lvlText w:val=""/>
      <w:lvlJc w:val="left"/>
      <w:pPr>
        <w:tabs>
          <w:tab w:val="num" w:pos="5040"/>
        </w:tabs>
        <w:ind w:left="5040" w:hanging="360"/>
      </w:pPr>
      <w:rPr>
        <w:rFonts w:ascii="Wingdings" w:hAnsi="Wingdings" w:hint="default"/>
        <w:sz w:val="20"/>
      </w:rPr>
    </w:lvl>
    <w:lvl w:ilvl="7" w:tplc="209AFBCA" w:tentative="1">
      <w:start w:val="1"/>
      <w:numFmt w:val="bullet"/>
      <w:lvlText w:val=""/>
      <w:lvlJc w:val="left"/>
      <w:pPr>
        <w:tabs>
          <w:tab w:val="num" w:pos="5760"/>
        </w:tabs>
        <w:ind w:left="5760" w:hanging="360"/>
      </w:pPr>
      <w:rPr>
        <w:rFonts w:ascii="Wingdings" w:hAnsi="Wingdings" w:hint="default"/>
        <w:sz w:val="20"/>
      </w:rPr>
    </w:lvl>
    <w:lvl w:ilvl="8" w:tplc="2E0A9C4A"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313BC"/>
    <w:multiLevelType w:val="hybridMultilevel"/>
    <w:tmpl w:val="68ECB264"/>
    <w:lvl w:ilvl="0" w:tplc="053E948C">
      <w:start w:val="202"/>
      <w:numFmt w:val="bullet"/>
      <w:lvlText w:val=""/>
      <w:lvlJc w:val="left"/>
      <w:pPr>
        <w:ind w:left="1230" w:hanging="360"/>
      </w:pPr>
      <w:rPr>
        <w:rFonts w:ascii="Wingdings" w:eastAsia="Times New Roman" w:hAnsi="Wingdings" w:cstheme="majorBidi"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9" w15:restartNumberingAfterBreak="0">
    <w:nsid w:val="1D7F41F0"/>
    <w:multiLevelType w:val="hybridMultilevel"/>
    <w:tmpl w:val="9DC0590C"/>
    <w:lvl w:ilvl="0" w:tplc="9196BDC4">
      <w:start w:val="1"/>
      <w:numFmt w:val="bullet"/>
      <w:lvlText w:val=""/>
      <w:lvlJc w:val="left"/>
      <w:pPr>
        <w:tabs>
          <w:tab w:val="num" w:pos="720"/>
        </w:tabs>
        <w:ind w:left="720" w:hanging="360"/>
      </w:pPr>
      <w:rPr>
        <w:rFonts w:ascii="Symbol" w:hAnsi="Symbol" w:hint="default"/>
        <w:sz w:val="20"/>
      </w:rPr>
    </w:lvl>
    <w:lvl w:ilvl="1" w:tplc="BE5A2A56" w:tentative="1">
      <w:start w:val="1"/>
      <w:numFmt w:val="bullet"/>
      <w:lvlText w:val="o"/>
      <w:lvlJc w:val="left"/>
      <w:pPr>
        <w:tabs>
          <w:tab w:val="num" w:pos="1440"/>
        </w:tabs>
        <w:ind w:left="1440" w:hanging="360"/>
      </w:pPr>
      <w:rPr>
        <w:rFonts w:ascii="Courier New" w:hAnsi="Courier New" w:hint="default"/>
        <w:sz w:val="20"/>
      </w:rPr>
    </w:lvl>
    <w:lvl w:ilvl="2" w:tplc="77C4FD10" w:tentative="1">
      <w:start w:val="1"/>
      <w:numFmt w:val="bullet"/>
      <w:lvlText w:val=""/>
      <w:lvlJc w:val="left"/>
      <w:pPr>
        <w:tabs>
          <w:tab w:val="num" w:pos="2160"/>
        </w:tabs>
        <w:ind w:left="2160" w:hanging="360"/>
      </w:pPr>
      <w:rPr>
        <w:rFonts w:ascii="Wingdings" w:hAnsi="Wingdings" w:hint="default"/>
        <w:sz w:val="20"/>
      </w:rPr>
    </w:lvl>
    <w:lvl w:ilvl="3" w:tplc="FC9484FA" w:tentative="1">
      <w:start w:val="1"/>
      <w:numFmt w:val="bullet"/>
      <w:lvlText w:val=""/>
      <w:lvlJc w:val="left"/>
      <w:pPr>
        <w:tabs>
          <w:tab w:val="num" w:pos="2880"/>
        </w:tabs>
        <w:ind w:left="2880" w:hanging="360"/>
      </w:pPr>
      <w:rPr>
        <w:rFonts w:ascii="Wingdings" w:hAnsi="Wingdings" w:hint="default"/>
        <w:sz w:val="20"/>
      </w:rPr>
    </w:lvl>
    <w:lvl w:ilvl="4" w:tplc="F27C22FC" w:tentative="1">
      <w:start w:val="1"/>
      <w:numFmt w:val="bullet"/>
      <w:lvlText w:val=""/>
      <w:lvlJc w:val="left"/>
      <w:pPr>
        <w:tabs>
          <w:tab w:val="num" w:pos="3600"/>
        </w:tabs>
        <w:ind w:left="3600" w:hanging="360"/>
      </w:pPr>
      <w:rPr>
        <w:rFonts w:ascii="Wingdings" w:hAnsi="Wingdings" w:hint="default"/>
        <w:sz w:val="20"/>
      </w:rPr>
    </w:lvl>
    <w:lvl w:ilvl="5" w:tplc="66E6E4DC" w:tentative="1">
      <w:start w:val="1"/>
      <w:numFmt w:val="bullet"/>
      <w:lvlText w:val=""/>
      <w:lvlJc w:val="left"/>
      <w:pPr>
        <w:tabs>
          <w:tab w:val="num" w:pos="4320"/>
        </w:tabs>
        <w:ind w:left="4320" w:hanging="360"/>
      </w:pPr>
      <w:rPr>
        <w:rFonts w:ascii="Wingdings" w:hAnsi="Wingdings" w:hint="default"/>
        <w:sz w:val="20"/>
      </w:rPr>
    </w:lvl>
    <w:lvl w:ilvl="6" w:tplc="8EACECB0" w:tentative="1">
      <w:start w:val="1"/>
      <w:numFmt w:val="bullet"/>
      <w:lvlText w:val=""/>
      <w:lvlJc w:val="left"/>
      <w:pPr>
        <w:tabs>
          <w:tab w:val="num" w:pos="5040"/>
        </w:tabs>
        <w:ind w:left="5040" w:hanging="360"/>
      </w:pPr>
      <w:rPr>
        <w:rFonts w:ascii="Wingdings" w:hAnsi="Wingdings" w:hint="default"/>
        <w:sz w:val="20"/>
      </w:rPr>
    </w:lvl>
    <w:lvl w:ilvl="7" w:tplc="B15C8B02" w:tentative="1">
      <w:start w:val="1"/>
      <w:numFmt w:val="bullet"/>
      <w:lvlText w:val=""/>
      <w:lvlJc w:val="left"/>
      <w:pPr>
        <w:tabs>
          <w:tab w:val="num" w:pos="5760"/>
        </w:tabs>
        <w:ind w:left="5760" w:hanging="360"/>
      </w:pPr>
      <w:rPr>
        <w:rFonts w:ascii="Wingdings" w:hAnsi="Wingdings" w:hint="default"/>
        <w:sz w:val="20"/>
      </w:rPr>
    </w:lvl>
    <w:lvl w:ilvl="8" w:tplc="5EE86DBE"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277CD"/>
    <w:multiLevelType w:val="hybridMultilevel"/>
    <w:tmpl w:val="5FA25D50"/>
    <w:lvl w:ilvl="0" w:tplc="70E8EFD4">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1" w15:restartNumberingAfterBreak="0">
    <w:nsid w:val="215B5A47"/>
    <w:multiLevelType w:val="hybridMultilevel"/>
    <w:tmpl w:val="7F50B750"/>
    <w:lvl w:ilvl="0" w:tplc="5304102A">
      <w:start w:val="1"/>
      <w:numFmt w:val="hebrew1"/>
      <w:lvlText w:val="%1."/>
      <w:lvlJc w:val="left"/>
      <w:pPr>
        <w:ind w:left="870" w:hanging="360"/>
      </w:pPr>
      <w:rPr>
        <w:rFonts w:hint="default"/>
      </w:rPr>
    </w:lvl>
    <w:lvl w:ilvl="1" w:tplc="04090019">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2" w15:restartNumberingAfterBreak="0">
    <w:nsid w:val="21A90594"/>
    <w:multiLevelType w:val="multilevel"/>
    <w:tmpl w:val="0874AD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color w:val="FF000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27E24E44"/>
    <w:multiLevelType w:val="hybridMultilevel"/>
    <w:tmpl w:val="B4F6B910"/>
    <w:lvl w:ilvl="0" w:tplc="04090005">
      <w:start w:val="1"/>
      <w:numFmt w:val="bullet"/>
      <w:lvlText w:val=""/>
      <w:lvlJc w:val="left"/>
      <w:pPr>
        <w:tabs>
          <w:tab w:val="num" w:pos="870"/>
        </w:tabs>
        <w:ind w:left="870" w:hanging="360"/>
      </w:pPr>
      <w:rPr>
        <w:rFonts w:ascii="Wingdings" w:hAnsi="Wingdings"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24" w15:restartNumberingAfterBreak="0">
    <w:nsid w:val="29C51FAD"/>
    <w:multiLevelType w:val="hybridMultilevel"/>
    <w:tmpl w:val="8354D694"/>
    <w:lvl w:ilvl="0" w:tplc="9F26E840">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5" w15:restartNumberingAfterBreak="0">
    <w:nsid w:val="2D5F5E09"/>
    <w:multiLevelType w:val="hybridMultilevel"/>
    <w:tmpl w:val="F3C68252"/>
    <w:lvl w:ilvl="0" w:tplc="EA3A448A">
      <w:start w:val="1"/>
      <w:numFmt w:val="decimal"/>
      <w:lvlText w:val="%1."/>
      <w:lvlJc w:val="left"/>
      <w:pPr>
        <w:tabs>
          <w:tab w:val="num" w:pos="1245"/>
        </w:tabs>
        <w:ind w:left="1245" w:hanging="735"/>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26" w15:restartNumberingAfterBreak="0">
    <w:nsid w:val="2FAF0805"/>
    <w:multiLevelType w:val="hybridMultilevel"/>
    <w:tmpl w:val="2D66ED8A"/>
    <w:lvl w:ilvl="0" w:tplc="7F1E2928">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7" w15:restartNumberingAfterBreak="0">
    <w:nsid w:val="31582A5D"/>
    <w:multiLevelType w:val="hybridMultilevel"/>
    <w:tmpl w:val="FD566012"/>
    <w:lvl w:ilvl="0" w:tplc="0409000F">
      <w:start w:val="1"/>
      <w:numFmt w:val="decimal"/>
      <w:lvlText w:val="%1."/>
      <w:lvlJc w:val="left"/>
      <w:pPr>
        <w:tabs>
          <w:tab w:val="num" w:pos="1230"/>
        </w:tabs>
        <w:ind w:left="1230" w:hanging="360"/>
      </w:pPr>
    </w:lvl>
    <w:lvl w:ilvl="1" w:tplc="04090019">
      <w:start w:val="1"/>
      <w:numFmt w:val="lowerLetter"/>
      <w:lvlText w:val="%2."/>
      <w:lvlJc w:val="left"/>
      <w:pPr>
        <w:tabs>
          <w:tab w:val="num" w:pos="1950"/>
        </w:tabs>
        <w:ind w:left="1950" w:hanging="360"/>
      </w:pPr>
    </w:lvl>
    <w:lvl w:ilvl="2" w:tplc="0409001B">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28" w15:restartNumberingAfterBreak="0">
    <w:nsid w:val="33311288"/>
    <w:multiLevelType w:val="hybridMultilevel"/>
    <w:tmpl w:val="32067198"/>
    <w:lvl w:ilvl="0" w:tplc="50309DC0">
      <w:start w:val="1"/>
      <w:numFmt w:val="bullet"/>
      <w:lvlText w:val=""/>
      <w:lvlJc w:val="left"/>
      <w:pPr>
        <w:tabs>
          <w:tab w:val="num" w:pos="720"/>
        </w:tabs>
        <w:ind w:left="720" w:hanging="360"/>
      </w:pPr>
      <w:rPr>
        <w:rFonts w:ascii="Symbol" w:hAnsi="Symbol" w:hint="default"/>
        <w:sz w:val="20"/>
      </w:rPr>
    </w:lvl>
    <w:lvl w:ilvl="1" w:tplc="38CC57EC" w:tentative="1">
      <w:start w:val="1"/>
      <w:numFmt w:val="bullet"/>
      <w:lvlText w:val="o"/>
      <w:lvlJc w:val="left"/>
      <w:pPr>
        <w:tabs>
          <w:tab w:val="num" w:pos="1440"/>
        </w:tabs>
        <w:ind w:left="1440" w:hanging="360"/>
      </w:pPr>
      <w:rPr>
        <w:rFonts w:ascii="Courier New" w:hAnsi="Courier New" w:hint="default"/>
        <w:sz w:val="20"/>
      </w:rPr>
    </w:lvl>
    <w:lvl w:ilvl="2" w:tplc="52A4C274" w:tentative="1">
      <w:start w:val="1"/>
      <w:numFmt w:val="bullet"/>
      <w:lvlText w:val=""/>
      <w:lvlJc w:val="left"/>
      <w:pPr>
        <w:tabs>
          <w:tab w:val="num" w:pos="2160"/>
        </w:tabs>
        <w:ind w:left="2160" w:hanging="360"/>
      </w:pPr>
      <w:rPr>
        <w:rFonts w:ascii="Wingdings" w:hAnsi="Wingdings" w:hint="default"/>
        <w:sz w:val="20"/>
      </w:rPr>
    </w:lvl>
    <w:lvl w:ilvl="3" w:tplc="77D00986" w:tentative="1">
      <w:start w:val="1"/>
      <w:numFmt w:val="bullet"/>
      <w:lvlText w:val=""/>
      <w:lvlJc w:val="left"/>
      <w:pPr>
        <w:tabs>
          <w:tab w:val="num" w:pos="2880"/>
        </w:tabs>
        <w:ind w:left="2880" w:hanging="360"/>
      </w:pPr>
      <w:rPr>
        <w:rFonts w:ascii="Wingdings" w:hAnsi="Wingdings" w:hint="default"/>
        <w:sz w:val="20"/>
      </w:rPr>
    </w:lvl>
    <w:lvl w:ilvl="4" w:tplc="A2DECADE" w:tentative="1">
      <w:start w:val="1"/>
      <w:numFmt w:val="bullet"/>
      <w:lvlText w:val=""/>
      <w:lvlJc w:val="left"/>
      <w:pPr>
        <w:tabs>
          <w:tab w:val="num" w:pos="3600"/>
        </w:tabs>
        <w:ind w:left="3600" w:hanging="360"/>
      </w:pPr>
      <w:rPr>
        <w:rFonts w:ascii="Wingdings" w:hAnsi="Wingdings" w:hint="default"/>
        <w:sz w:val="20"/>
      </w:rPr>
    </w:lvl>
    <w:lvl w:ilvl="5" w:tplc="1DE432C0" w:tentative="1">
      <w:start w:val="1"/>
      <w:numFmt w:val="bullet"/>
      <w:lvlText w:val=""/>
      <w:lvlJc w:val="left"/>
      <w:pPr>
        <w:tabs>
          <w:tab w:val="num" w:pos="4320"/>
        </w:tabs>
        <w:ind w:left="4320" w:hanging="360"/>
      </w:pPr>
      <w:rPr>
        <w:rFonts w:ascii="Wingdings" w:hAnsi="Wingdings" w:hint="default"/>
        <w:sz w:val="20"/>
      </w:rPr>
    </w:lvl>
    <w:lvl w:ilvl="6" w:tplc="6908D8BE" w:tentative="1">
      <w:start w:val="1"/>
      <w:numFmt w:val="bullet"/>
      <w:lvlText w:val=""/>
      <w:lvlJc w:val="left"/>
      <w:pPr>
        <w:tabs>
          <w:tab w:val="num" w:pos="5040"/>
        </w:tabs>
        <w:ind w:left="5040" w:hanging="360"/>
      </w:pPr>
      <w:rPr>
        <w:rFonts w:ascii="Wingdings" w:hAnsi="Wingdings" w:hint="default"/>
        <w:sz w:val="20"/>
      </w:rPr>
    </w:lvl>
    <w:lvl w:ilvl="7" w:tplc="7B588600" w:tentative="1">
      <w:start w:val="1"/>
      <w:numFmt w:val="bullet"/>
      <w:lvlText w:val=""/>
      <w:lvlJc w:val="left"/>
      <w:pPr>
        <w:tabs>
          <w:tab w:val="num" w:pos="5760"/>
        </w:tabs>
        <w:ind w:left="5760" w:hanging="360"/>
      </w:pPr>
      <w:rPr>
        <w:rFonts w:ascii="Wingdings" w:hAnsi="Wingdings" w:hint="default"/>
        <w:sz w:val="20"/>
      </w:rPr>
    </w:lvl>
    <w:lvl w:ilvl="8" w:tplc="119CF004"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B00AB"/>
    <w:multiLevelType w:val="hybridMultilevel"/>
    <w:tmpl w:val="F0047F9A"/>
    <w:lvl w:ilvl="0" w:tplc="9A1EE9C6">
      <w:start w:val="1"/>
      <w:numFmt w:val="hebrew1"/>
      <w:lvlText w:val="%1."/>
      <w:lvlJc w:val="left"/>
      <w:pPr>
        <w:ind w:left="1230" w:hanging="360"/>
      </w:pPr>
      <w:rPr>
        <w:rFonts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0" w15:restartNumberingAfterBreak="0">
    <w:nsid w:val="340267BB"/>
    <w:multiLevelType w:val="hybridMultilevel"/>
    <w:tmpl w:val="5DE80210"/>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1" w15:restartNumberingAfterBreak="0">
    <w:nsid w:val="34F31D25"/>
    <w:multiLevelType w:val="hybridMultilevel"/>
    <w:tmpl w:val="E95614E2"/>
    <w:lvl w:ilvl="0" w:tplc="63948084">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32" w15:restartNumberingAfterBreak="0">
    <w:nsid w:val="38084378"/>
    <w:multiLevelType w:val="multilevel"/>
    <w:tmpl w:val="6B529C74"/>
    <w:lvl w:ilvl="0">
      <w:start w:val="1"/>
      <w:numFmt w:val="bullet"/>
      <w:lvlText w:val=""/>
      <w:lvlJc w:val="left"/>
      <w:pPr>
        <w:tabs>
          <w:tab w:val="num" w:pos="870"/>
        </w:tabs>
        <w:ind w:left="870" w:hanging="360"/>
      </w:pPr>
      <w:rPr>
        <w:rFonts w:ascii="Symbol" w:hAnsi="Symbol" w:hint="default"/>
      </w:rPr>
    </w:lvl>
    <w:lvl w:ilvl="1">
      <w:start w:val="1"/>
      <w:numFmt w:val="bullet"/>
      <w:lvlText w:val="o"/>
      <w:lvlJc w:val="left"/>
      <w:pPr>
        <w:tabs>
          <w:tab w:val="num" w:pos="1590"/>
        </w:tabs>
        <w:ind w:left="1590" w:hanging="360"/>
      </w:pPr>
      <w:rPr>
        <w:rFonts w:ascii="Courier New" w:hAnsi="Courier New" w:cs="Courier New" w:hint="default"/>
      </w:rPr>
    </w:lvl>
    <w:lvl w:ilvl="2">
      <w:start w:val="1"/>
      <w:numFmt w:val="bullet"/>
      <w:lvlText w:val=""/>
      <w:lvlJc w:val="left"/>
      <w:pPr>
        <w:tabs>
          <w:tab w:val="num" w:pos="2310"/>
        </w:tabs>
        <w:ind w:left="2310" w:hanging="360"/>
      </w:pPr>
      <w:rPr>
        <w:rFonts w:ascii="Wingdings" w:hAnsi="Wingdings" w:hint="default"/>
      </w:rPr>
    </w:lvl>
    <w:lvl w:ilvl="3">
      <w:start w:val="1"/>
      <w:numFmt w:val="bullet"/>
      <w:lvlText w:val=""/>
      <w:lvlJc w:val="left"/>
      <w:pPr>
        <w:tabs>
          <w:tab w:val="num" w:pos="3030"/>
        </w:tabs>
        <w:ind w:left="3030" w:hanging="360"/>
      </w:pPr>
      <w:rPr>
        <w:rFonts w:ascii="Symbol" w:hAnsi="Symbol" w:hint="default"/>
      </w:rPr>
    </w:lvl>
    <w:lvl w:ilvl="4">
      <w:start w:val="1"/>
      <w:numFmt w:val="bullet"/>
      <w:lvlText w:val="o"/>
      <w:lvlJc w:val="left"/>
      <w:pPr>
        <w:tabs>
          <w:tab w:val="num" w:pos="3750"/>
        </w:tabs>
        <w:ind w:left="3750" w:hanging="360"/>
      </w:pPr>
      <w:rPr>
        <w:rFonts w:ascii="Courier New" w:hAnsi="Courier New" w:cs="Courier New" w:hint="default"/>
      </w:rPr>
    </w:lvl>
    <w:lvl w:ilvl="5">
      <w:start w:val="1"/>
      <w:numFmt w:val="bullet"/>
      <w:lvlText w:val=""/>
      <w:lvlJc w:val="left"/>
      <w:pPr>
        <w:tabs>
          <w:tab w:val="num" w:pos="4470"/>
        </w:tabs>
        <w:ind w:left="4470" w:hanging="360"/>
      </w:pPr>
      <w:rPr>
        <w:rFonts w:ascii="Wingdings" w:hAnsi="Wingdings" w:hint="default"/>
      </w:rPr>
    </w:lvl>
    <w:lvl w:ilvl="6">
      <w:start w:val="1"/>
      <w:numFmt w:val="bullet"/>
      <w:lvlText w:val=""/>
      <w:lvlJc w:val="left"/>
      <w:pPr>
        <w:tabs>
          <w:tab w:val="num" w:pos="5190"/>
        </w:tabs>
        <w:ind w:left="5190" w:hanging="360"/>
      </w:pPr>
      <w:rPr>
        <w:rFonts w:ascii="Symbol" w:hAnsi="Symbol" w:hint="default"/>
      </w:rPr>
    </w:lvl>
    <w:lvl w:ilvl="7">
      <w:start w:val="1"/>
      <w:numFmt w:val="bullet"/>
      <w:lvlText w:val="o"/>
      <w:lvlJc w:val="left"/>
      <w:pPr>
        <w:tabs>
          <w:tab w:val="num" w:pos="5910"/>
        </w:tabs>
        <w:ind w:left="5910" w:hanging="360"/>
      </w:pPr>
      <w:rPr>
        <w:rFonts w:ascii="Courier New" w:hAnsi="Courier New" w:cs="Courier New" w:hint="default"/>
      </w:rPr>
    </w:lvl>
    <w:lvl w:ilvl="8">
      <w:start w:val="1"/>
      <w:numFmt w:val="bullet"/>
      <w:lvlText w:val=""/>
      <w:lvlJc w:val="left"/>
      <w:pPr>
        <w:tabs>
          <w:tab w:val="num" w:pos="6630"/>
        </w:tabs>
        <w:ind w:left="6630" w:hanging="360"/>
      </w:pPr>
      <w:rPr>
        <w:rFonts w:ascii="Wingdings" w:hAnsi="Wingdings" w:hint="default"/>
      </w:rPr>
    </w:lvl>
  </w:abstractNum>
  <w:abstractNum w:abstractNumId="33" w15:restartNumberingAfterBreak="0">
    <w:nsid w:val="3A3E2C2A"/>
    <w:multiLevelType w:val="hybridMultilevel"/>
    <w:tmpl w:val="16B47606"/>
    <w:lvl w:ilvl="0" w:tplc="124EA400">
      <w:start w:val="1"/>
      <w:numFmt w:val="decimal"/>
      <w:lvlText w:val="%1."/>
      <w:lvlJc w:val="left"/>
      <w:pPr>
        <w:tabs>
          <w:tab w:val="num" w:pos="1290"/>
        </w:tabs>
        <w:ind w:left="1290" w:hanging="780"/>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34" w15:restartNumberingAfterBreak="0">
    <w:nsid w:val="3BFE310A"/>
    <w:multiLevelType w:val="hybridMultilevel"/>
    <w:tmpl w:val="1BFAB3AA"/>
    <w:lvl w:ilvl="0" w:tplc="204094E4">
      <w:start w:val="1"/>
      <w:numFmt w:val="bullet"/>
      <w:lvlText w:val=""/>
      <w:lvlJc w:val="left"/>
      <w:pPr>
        <w:tabs>
          <w:tab w:val="num" w:pos="720"/>
        </w:tabs>
        <w:ind w:left="720" w:hanging="360"/>
      </w:pPr>
      <w:rPr>
        <w:rFonts w:ascii="Symbol" w:hAnsi="Symbol" w:hint="default"/>
        <w:sz w:val="20"/>
      </w:rPr>
    </w:lvl>
    <w:lvl w:ilvl="1" w:tplc="6BA0498C" w:tentative="1">
      <w:start w:val="1"/>
      <w:numFmt w:val="bullet"/>
      <w:lvlText w:val="o"/>
      <w:lvlJc w:val="left"/>
      <w:pPr>
        <w:tabs>
          <w:tab w:val="num" w:pos="1440"/>
        </w:tabs>
        <w:ind w:left="1440" w:hanging="360"/>
      </w:pPr>
      <w:rPr>
        <w:rFonts w:ascii="Courier New" w:hAnsi="Courier New" w:hint="default"/>
        <w:sz w:val="20"/>
      </w:rPr>
    </w:lvl>
    <w:lvl w:ilvl="2" w:tplc="D4345B7C" w:tentative="1">
      <w:start w:val="1"/>
      <w:numFmt w:val="bullet"/>
      <w:lvlText w:val=""/>
      <w:lvlJc w:val="left"/>
      <w:pPr>
        <w:tabs>
          <w:tab w:val="num" w:pos="2160"/>
        </w:tabs>
        <w:ind w:left="2160" w:hanging="360"/>
      </w:pPr>
      <w:rPr>
        <w:rFonts w:ascii="Wingdings" w:hAnsi="Wingdings" w:hint="default"/>
        <w:sz w:val="20"/>
      </w:rPr>
    </w:lvl>
    <w:lvl w:ilvl="3" w:tplc="10F267A0" w:tentative="1">
      <w:start w:val="1"/>
      <w:numFmt w:val="bullet"/>
      <w:lvlText w:val=""/>
      <w:lvlJc w:val="left"/>
      <w:pPr>
        <w:tabs>
          <w:tab w:val="num" w:pos="2880"/>
        </w:tabs>
        <w:ind w:left="2880" w:hanging="360"/>
      </w:pPr>
      <w:rPr>
        <w:rFonts w:ascii="Wingdings" w:hAnsi="Wingdings" w:hint="default"/>
        <w:sz w:val="20"/>
      </w:rPr>
    </w:lvl>
    <w:lvl w:ilvl="4" w:tplc="E36093BC" w:tentative="1">
      <w:start w:val="1"/>
      <w:numFmt w:val="bullet"/>
      <w:lvlText w:val=""/>
      <w:lvlJc w:val="left"/>
      <w:pPr>
        <w:tabs>
          <w:tab w:val="num" w:pos="3600"/>
        </w:tabs>
        <w:ind w:left="3600" w:hanging="360"/>
      </w:pPr>
      <w:rPr>
        <w:rFonts w:ascii="Wingdings" w:hAnsi="Wingdings" w:hint="default"/>
        <w:sz w:val="20"/>
      </w:rPr>
    </w:lvl>
    <w:lvl w:ilvl="5" w:tplc="12D288F8" w:tentative="1">
      <w:start w:val="1"/>
      <w:numFmt w:val="bullet"/>
      <w:lvlText w:val=""/>
      <w:lvlJc w:val="left"/>
      <w:pPr>
        <w:tabs>
          <w:tab w:val="num" w:pos="4320"/>
        </w:tabs>
        <w:ind w:left="4320" w:hanging="360"/>
      </w:pPr>
      <w:rPr>
        <w:rFonts w:ascii="Wingdings" w:hAnsi="Wingdings" w:hint="default"/>
        <w:sz w:val="20"/>
      </w:rPr>
    </w:lvl>
    <w:lvl w:ilvl="6" w:tplc="334E8D18" w:tentative="1">
      <w:start w:val="1"/>
      <w:numFmt w:val="bullet"/>
      <w:lvlText w:val=""/>
      <w:lvlJc w:val="left"/>
      <w:pPr>
        <w:tabs>
          <w:tab w:val="num" w:pos="5040"/>
        </w:tabs>
        <w:ind w:left="5040" w:hanging="360"/>
      </w:pPr>
      <w:rPr>
        <w:rFonts w:ascii="Wingdings" w:hAnsi="Wingdings" w:hint="default"/>
        <w:sz w:val="20"/>
      </w:rPr>
    </w:lvl>
    <w:lvl w:ilvl="7" w:tplc="41BC2212" w:tentative="1">
      <w:start w:val="1"/>
      <w:numFmt w:val="bullet"/>
      <w:lvlText w:val=""/>
      <w:lvlJc w:val="left"/>
      <w:pPr>
        <w:tabs>
          <w:tab w:val="num" w:pos="5760"/>
        </w:tabs>
        <w:ind w:left="5760" w:hanging="360"/>
      </w:pPr>
      <w:rPr>
        <w:rFonts w:ascii="Wingdings" w:hAnsi="Wingdings" w:hint="default"/>
        <w:sz w:val="20"/>
      </w:rPr>
    </w:lvl>
    <w:lvl w:ilvl="8" w:tplc="919E031C"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9E370C"/>
    <w:multiLevelType w:val="hybridMultilevel"/>
    <w:tmpl w:val="3866F1C4"/>
    <w:lvl w:ilvl="0" w:tplc="109A40DE">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36" w15:restartNumberingAfterBreak="0">
    <w:nsid w:val="443318D0"/>
    <w:multiLevelType w:val="hybridMultilevel"/>
    <w:tmpl w:val="EBFE16E6"/>
    <w:lvl w:ilvl="0" w:tplc="01F21730">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7" w15:restartNumberingAfterBreak="0">
    <w:nsid w:val="47874E44"/>
    <w:multiLevelType w:val="hybridMultilevel"/>
    <w:tmpl w:val="738A0AF0"/>
    <w:lvl w:ilvl="0" w:tplc="E5965802">
      <w:start w:val="1"/>
      <w:numFmt w:val="bullet"/>
      <w:lvlText w:val=""/>
      <w:lvlJc w:val="left"/>
      <w:pPr>
        <w:tabs>
          <w:tab w:val="num" w:pos="720"/>
        </w:tabs>
        <w:ind w:left="720" w:hanging="360"/>
      </w:pPr>
      <w:rPr>
        <w:rFonts w:ascii="Symbol" w:hAnsi="Symbol" w:hint="default"/>
        <w:sz w:val="20"/>
      </w:rPr>
    </w:lvl>
    <w:lvl w:ilvl="1" w:tplc="C4581A76" w:tentative="1">
      <w:start w:val="1"/>
      <w:numFmt w:val="bullet"/>
      <w:lvlText w:val="o"/>
      <w:lvlJc w:val="left"/>
      <w:pPr>
        <w:tabs>
          <w:tab w:val="num" w:pos="1440"/>
        </w:tabs>
        <w:ind w:left="1440" w:hanging="360"/>
      </w:pPr>
      <w:rPr>
        <w:rFonts w:ascii="Courier New" w:hAnsi="Courier New" w:hint="default"/>
        <w:sz w:val="20"/>
      </w:rPr>
    </w:lvl>
    <w:lvl w:ilvl="2" w:tplc="85AA350E" w:tentative="1">
      <w:start w:val="1"/>
      <w:numFmt w:val="bullet"/>
      <w:lvlText w:val=""/>
      <w:lvlJc w:val="left"/>
      <w:pPr>
        <w:tabs>
          <w:tab w:val="num" w:pos="2160"/>
        </w:tabs>
        <w:ind w:left="2160" w:hanging="360"/>
      </w:pPr>
      <w:rPr>
        <w:rFonts w:ascii="Wingdings" w:hAnsi="Wingdings" w:hint="default"/>
        <w:sz w:val="20"/>
      </w:rPr>
    </w:lvl>
    <w:lvl w:ilvl="3" w:tplc="AFFE4498" w:tentative="1">
      <w:start w:val="1"/>
      <w:numFmt w:val="bullet"/>
      <w:lvlText w:val=""/>
      <w:lvlJc w:val="left"/>
      <w:pPr>
        <w:tabs>
          <w:tab w:val="num" w:pos="2880"/>
        </w:tabs>
        <w:ind w:left="2880" w:hanging="360"/>
      </w:pPr>
      <w:rPr>
        <w:rFonts w:ascii="Wingdings" w:hAnsi="Wingdings" w:hint="default"/>
        <w:sz w:val="20"/>
      </w:rPr>
    </w:lvl>
    <w:lvl w:ilvl="4" w:tplc="E50474CA" w:tentative="1">
      <w:start w:val="1"/>
      <w:numFmt w:val="bullet"/>
      <w:lvlText w:val=""/>
      <w:lvlJc w:val="left"/>
      <w:pPr>
        <w:tabs>
          <w:tab w:val="num" w:pos="3600"/>
        </w:tabs>
        <w:ind w:left="3600" w:hanging="360"/>
      </w:pPr>
      <w:rPr>
        <w:rFonts w:ascii="Wingdings" w:hAnsi="Wingdings" w:hint="default"/>
        <w:sz w:val="20"/>
      </w:rPr>
    </w:lvl>
    <w:lvl w:ilvl="5" w:tplc="DFB240AC" w:tentative="1">
      <w:start w:val="1"/>
      <w:numFmt w:val="bullet"/>
      <w:lvlText w:val=""/>
      <w:lvlJc w:val="left"/>
      <w:pPr>
        <w:tabs>
          <w:tab w:val="num" w:pos="4320"/>
        </w:tabs>
        <w:ind w:left="4320" w:hanging="360"/>
      </w:pPr>
      <w:rPr>
        <w:rFonts w:ascii="Wingdings" w:hAnsi="Wingdings" w:hint="default"/>
        <w:sz w:val="20"/>
      </w:rPr>
    </w:lvl>
    <w:lvl w:ilvl="6" w:tplc="91EA4B5E" w:tentative="1">
      <w:start w:val="1"/>
      <w:numFmt w:val="bullet"/>
      <w:lvlText w:val=""/>
      <w:lvlJc w:val="left"/>
      <w:pPr>
        <w:tabs>
          <w:tab w:val="num" w:pos="5040"/>
        </w:tabs>
        <w:ind w:left="5040" w:hanging="360"/>
      </w:pPr>
      <w:rPr>
        <w:rFonts w:ascii="Wingdings" w:hAnsi="Wingdings" w:hint="default"/>
        <w:sz w:val="20"/>
      </w:rPr>
    </w:lvl>
    <w:lvl w:ilvl="7" w:tplc="A47EFAC0" w:tentative="1">
      <w:start w:val="1"/>
      <w:numFmt w:val="bullet"/>
      <w:lvlText w:val=""/>
      <w:lvlJc w:val="left"/>
      <w:pPr>
        <w:tabs>
          <w:tab w:val="num" w:pos="5760"/>
        </w:tabs>
        <w:ind w:left="5760" w:hanging="360"/>
      </w:pPr>
      <w:rPr>
        <w:rFonts w:ascii="Wingdings" w:hAnsi="Wingdings" w:hint="default"/>
        <w:sz w:val="20"/>
      </w:rPr>
    </w:lvl>
    <w:lvl w:ilvl="8" w:tplc="5F6C39FE"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06AEF"/>
    <w:multiLevelType w:val="hybridMultilevel"/>
    <w:tmpl w:val="67C43DC0"/>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9" w15:restartNumberingAfterBreak="0">
    <w:nsid w:val="4A0310BD"/>
    <w:multiLevelType w:val="hybridMultilevel"/>
    <w:tmpl w:val="9FFE4B4A"/>
    <w:lvl w:ilvl="0" w:tplc="CECCF574">
      <w:start w:val="1"/>
      <w:numFmt w:val="bullet"/>
      <w:lvlText w:val=""/>
      <w:lvlJc w:val="left"/>
      <w:pPr>
        <w:tabs>
          <w:tab w:val="num" w:pos="720"/>
        </w:tabs>
        <w:ind w:left="720" w:hanging="360"/>
      </w:pPr>
      <w:rPr>
        <w:rFonts w:ascii="Symbol" w:hAnsi="Symbol" w:hint="default"/>
        <w:sz w:val="20"/>
      </w:rPr>
    </w:lvl>
    <w:lvl w:ilvl="1" w:tplc="245ADD54" w:tentative="1">
      <w:start w:val="1"/>
      <w:numFmt w:val="bullet"/>
      <w:lvlText w:val="o"/>
      <w:lvlJc w:val="left"/>
      <w:pPr>
        <w:tabs>
          <w:tab w:val="num" w:pos="1440"/>
        </w:tabs>
        <w:ind w:left="1440" w:hanging="360"/>
      </w:pPr>
      <w:rPr>
        <w:rFonts w:ascii="Courier New" w:hAnsi="Courier New" w:hint="default"/>
        <w:sz w:val="20"/>
      </w:rPr>
    </w:lvl>
    <w:lvl w:ilvl="2" w:tplc="94E0FCFA" w:tentative="1">
      <w:start w:val="1"/>
      <w:numFmt w:val="bullet"/>
      <w:lvlText w:val=""/>
      <w:lvlJc w:val="left"/>
      <w:pPr>
        <w:tabs>
          <w:tab w:val="num" w:pos="2160"/>
        </w:tabs>
        <w:ind w:left="2160" w:hanging="360"/>
      </w:pPr>
      <w:rPr>
        <w:rFonts w:ascii="Wingdings" w:hAnsi="Wingdings" w:hint="default"/>
        <w:sz w:val="20"/>
      </w:rPr>
    </w:lvl>
    <w:lvl w:ilvl="3" w:tplc="A7F60010" w:tentative="1">
      <w:start w:val="1"/>
      <w:numFmt w:val="bullet"/>
      <w:lvlText w:val=""/>
      <w:lvlJc w:val="left"/>
      <w:pPr>
        <w:tabs>
          <w:tab w:val="num" w:pos="2880"/>
        </w:tabs>
        <w:ind w:left="2880" w:hanging="360"/>
      </w:pPr>
      <w:rPr>
        <w:rFonts w:ascii="Wingdings" w:hAnsi="Wingdings" w:hint="default"/>
        <w:sz w:val="20"/>
      </w:rPr>
    </w:lvl>
    <w:lvl w:ilvl="4" w:tplc="AA98250A" w:tentative="1">
      <w:start w:val="1"/>
      <w:numFmt w:val="bullet"/>
      <w:lvlText w:val=""/>
      <w:lvlJc w:val="left"/>
      <w:pPr>
        <w:tabs>
          <w:tab w:val="num" w:pos="3600"/>
        </w:tabs>
        <w:ind w:left="3600" w:hanging="360"/>
      </w:pPr>
      <w:rPr>
        <w:rFonts w:ascii="Wingdings" w:hAnsi="Wingdings" w:hint="default"/>
        <w:sz w:val="20"/>
      </w:rPr>
    </w:lvl>
    <w:lvl w:ilvl="5" w:tplc="3E164F92" w:tentative="1">
      <w:start w:val="1"/>
      <w:numFmt w:val="bullet"/>
      <w:lvlText w:val=""/>
      <w:lvlJc w:val="left"/>
      <w:pPr>
        <w:tabs>
          <w:tab w:val="num" w:pos="4320"/>
        </w:tabs>
        <w:ind w:left="4320" w:hanging="360"/>
      </w:pPr>
      <w:rPr>
        <w:rFonts w:ascii="Wingdings" w:hAnsi="Wingdings" w:hint="default"/>
        <w:sz w:val="20"/>
      </w:rPr>
    </w:lvl>
    <w:lvl w:ilvl="6" w:tplc="20D28A5C" w:tentative="1">
      <w:start w:val="1"/>
      <w:numFmt w:val="bullet"/>
      <w:lvlText w:val=""/>
      <w:lvlJc w:val="left"/>
      <w:pPr>
        <w:tabs>
          <w:tab w:val="num" w:pos="5040"/>
        </w:tabs>
        <w:ind w:left="5040" w:hanging="360"/>
      </w:pPr>
      <w:rPr>
        <w:rFonts w:ascii="Wingdings" w:hAnsi="Wingdings" w:hint="default"/>
        <w:sz w:val="20"/>
      </w:rPr>
    </w:lvl>
    <w:lvl w:ilvl="7" w:tplc="7F2C2BDC" w:tentative="1">
      <w:start w:val="1"/>
      <w:numFmt w:val="bullet"/>
      <w:lvlText w:val=""/>
      <w:lvlJc w:val="left"/>
      <w:pPr>
        <w:tabs>
          <w:tab w:val="num" w:pos="5760"/>
        </w:tabs>
        <w:ind w:left="5760" w:hanging="360"/>
      </w:pPr>
      <w:rPr>
        <w:rFonts w:ascii="Wingdings" w:hAnsi="Wingdings" w:hint="default"/>
        <w:sz w:val="20"/>
      </w:rPr>
    </w:lvl>
    <w:lvl w:ilvl="8" w:tplc="EC76ED20"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A553B5"/>
    <w:multiLevelType w:val="hybridMultilevel"/>
    <w:tmpl w:val="22E07246"/>
    <w:lvl w:ilvl="0" w:tplc="44887AD6">
      <w:start w:val="1"/>
      <w:numFmt w:val="bullet"/>
      <w:lvlText w:val=""/>
      <w:lvlJc w:val="left"/>
      <w:pPr>
        <w:tabs>
          <w:tab w:val="num" w:pos="720"/>
        </w:tabs>
        <w:ind w:left="720" w:hanging="360"/>
      </w:pPr>
      <w:rPr>
        <w:rFonts w:ascii="Symbol" w:hAnsi="Symbol" w:hint="default"/>
        <w:sz w:val="20"/>
      </w:rPr>
    </w:lvl>
    <w:lvl w:ilvl="1" w:tplc="CA2215DC" w:tentative="1">
      <w:start w:val="1"/>
      <w:numFmt w:val="bullet"/>
      <w:lvlText w:val="o"/>
      <w:lvlJc w:val="left"/>
      <w:pPr>
        <w:tabs>
          <w:tab w:val="num" w:pos="1440"/>
        </w:tabs>
        <w:ind w:left="1440" w:hanging="360"/>
      </w:pPr>
      <w:rPr>
        <w:rFonts w:ascii="Courier New" w:hAnsi="Courier New" w:hint="default"/>
        <w:sz w:val="20"/>
      </w:rPr>
    </w:lvl>
    <w:lvl w:ilvl="2" w:tplc="1842DF34" w:tentative="1">
      <w:start w:val="1"/>
      <w:numFmt w:val="bullet"/>
      <w:lvlText w:val=""/>
      <w:lvlJc w:val="left"/>
      <w:pPr>
        <w:tabs>
          <w:tab w:val="num" w:pos="2160"/>
        </w:tabs>
        <w:ind w:left="2160" w:hanging="360"/>
      </w:pPr>
      <w:rPr>
        <w:rFonts w:ascii="Wingdings" w:hAnsi="Wingdings" w:hint="default"/>
        <w:sz w:val="20"/>
      </w:rPr>
    </w:lvl>
    <w:lvl w:ilvl="3" w:tplc="7DC6773A" w:tentative="1">
      <w:start w:val="1"/>
      <w:numFmt w:val="bullet"/>
      <w:lvlText w:val=""/>
      <w:lvlJc w:val="left"/>
      <w:pPr>
        <w:tabs>
          <w:tab w:val="num" w:pos="2880"/>
        </w:tabs>
        <w:ind w:left="2880" w:hanging="360"/>
      </w:pPr>
      <w:rPr>
        <w:rFonts w:ascii="Wingdings" w:hAnsi="Wingdings" w:hint="default"/>
        <w:sz w:val="20"/>
      </w:rPr>
    </w:lvl>
    <w:lvl w:ilvl="4" w:tplc="8632CE38" w:tentative="1">
      <w:start w:val="1"/>
      <w:numFmt w:val="bullet"/>
      <w:lvlText w:val=""/>
      <w:lvlJc w:val="left"/>
      <w:pPr>
        <w:tabs>
          <w:tab w:val="num" w:pos="3600"/>
        </w:tabs>
        <w:ind w:left="3600" w:hanging="360"/>
      </w:pPr>
      <w:rPr>
        <w:rFonts w:ascii="Wingdings" w:hAnsi="Wingdings" w:hint="default"/>
        <w:sz w:val="20"/>
      </w:rPr>
    </w:lvl>
    <w:lvl w:ilvl="5" w:tplc="B4D260BE" w:tentative="1">
      <w:start w:val="1"/>
      <w:numFmt w:val="bullet"/>
      <w:lvlText w:val=""/>
      <w:lvlJc w:val="left"/>
      <w:pPr>
        <w:tabs>
          <w:tab w:val="num" w:pos="4320"/>
        </w:tabs>
        <w:ind w:left="4320" w:hanging="360"/>
      </w:pPr>
      <w:rPr>
        <w:rFonts w:ascii="Wingdings" w:hAnsi="Wingdings" w:hint="default"/>
        <w:sz w:val="20"/>
      </w:rPr>
    </w:lvl>
    <w:lvl w:ilvl="6" w:tplc="F3F0014A" w:tentative="1">
      <w:start w:val="1"/>
      <w:numFmt w:val="bullet"/>
      <w:lvlText w:val=""/>
      <w:lvlJc w:val="left"/>
      <w:pPr>
        <w:tabs>
          <w:tab w:val="num" w:pos="5040"/>
        </w:tabs>
        <w:ind w:left="5040" w:hanging="360"/>
      </w:pPr>
      <w:rPr>
        <w:rFonts w:ascii="Wingdings" w:hAnsi="Wingdings" w:hint="default"/>
        <w:sz w:val="20"/>
      </w:rPr>
    </w:lvl>
    <w:lvl w:ilvl="7" w:tplc="C2B66C9E" w:tentative="1">
      <w:start w:val="1"/>
      <w:numFmt w:val="bullet"/>
      <w:lvlText w:val=""/>
      <w:lvlJc w:val="left"/>
      <w:pPr>
        <w:tabs>
          <w:tab w:val="num" w:pos="5760"/>
        </w:tabs>
        <w:ind w:left="5760" w:hanging="360"/>
      </w:pPr>
      <w:rPr>
        <w:rFonts w:ascii="Wingdings" w:hAnsi="Wingdings" w:hint="default"/>
        <w:sz w:val="20"/>
      </w:rPr>
    </w:lvl>
    <w:lvl w:ilvl="8" w:tplc="6666D83C"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7336A2"/>
    <w:multiLevelType w:val="hybridMultilevel"/>
    <w:tmpl w:val="0000570E"/>
    <w:lvl w:ilvl="0" w:tplc="2438D04E">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2" w15:restartNumberingAfterBreak="0">
    <w:nsid w:val="511E3A35"/>
    <w:multiLevelType w:val="hybridMultilevel"/>
    <w:tmpl w:val="7E82E068"/>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3" w15:restartNumberingAfterBreak="0">
    <w:nsid w:val="55125085"/>
    <w:multiLevelType w:val="hybridMultilevel"/>
    <w:tmpl w:val="7EB8FAF8"/>
    <w:lvl w:ilvl="0" w:tplc="942E442E">
      <w:start w:val="1"/>
      <w:numFmt w:val="bullet"/>
      <w:lvlText w:val=""/>
      <w:lvlJc w:val="left"/>
      <w:pPr>
        <w:tabs>
          <w:tab w:val="num" w:pos="360"/>
        </w:tabs>
        <w:ind w:left="360" w:hanging="360"/>
      </w:pPr>
      <w:rPr>
        <w:rFonts w:ascii="Symbol" w:hAnsi="Symbol" w:hint="default"/>
        <w:sz w:val="20"/>
      </w:rPr>
    </w:lvl>
    <w:lvl w:ilvl="1" w:tplc="0A36151C" w:tentative="1">
      <w:start w:val="1"/>
      <w:numFmt w:val="bullet"/>
      <w:lvlText w:val="o"/>
      <w:lvlJc w:val="left"/>
      <w:pPr>
        <w:tabs>
          <w:tab w:val="num" w:pos="1080"/>
        </w:tabs>
        <w:ind w:left="1080" w:hanging="360"/>
      </w:pPr>
      <w:rPr>
        <w:rFonts w:ascii="Courier New" w:hAnsi="Courier New" w:hint="default"/>
        <w:sz w:val="20"/>
      </w:rPr>
    </w:lvl>
    <w:lvl w:ilvl="2" w:tplc="3B78D042" w:tentative="1">
      <w:start w:val="1"/>
      <w:numFmt w:val="bullet"/>
      <w:lvlText w:val=""/>
      <w:lvlJc w:val="left"/>
      <w:pPr>
        <w:tabs>
          <w:tab w:val="num" w:pos="1800"/>
        </w:tabs>
        <w:ind w:left="1800" w:hanging="360"/>
      </w:pPr>
      <w:rPr>
        <w:rFonts w:ascii="Wingdings" w:hAnsi="Wingdings" w:hint="default"/>
        <w:sz w:val="20"/>
      </w:rPr>
    </w:lvl>
    <w:lvl w:ilvl="3" w:tplc="15526166" w:tentative="1">
      <w:start w:val="1"/>
      <w:numFmt w:val="bullet"/>
      <w:lvlText w:val=""/>
      <w:lvlJc w:val="left"/>
      <w:pPr>
        <w:tabs>
          <w:tab w:val="num" w:pos="2520"/>
        </w:tabs>
        <w:ind w:left="2520" w:hanging="360"/>
      </w:pPr>
      <w:rPr>
        <w:rFonts w:ascii="Wingdings" w:hAnsi="Wingdings" w:hint="default"/>
        <w:sz w:val="20"/>
      </w:rPr>
    </w:lvl>
    <w:lvl w:ilvl="4" w:tplc="E6445E12" w:tentative="1">
      <w:start w:val="1"/>
      <w:numFmt w:val="bullet"/>
      <w:lvlText w:val=""/>
      <w:lvlJc w:val="left"/>
      <w:pPr>
        <w:tabs>
          <w:tab w:val="num" w:pos="3240"/>
        </w:tabs>
        <w:ind w:left="3240" w:hanging="360"/>
      </w:pPr>
      <w:rPr>
        <w:rFonts w:ascii="Wingdings" w:hAnsi="Wingdings" w:hint="default"/>
        <w:sz w:val="20"/>
      </w:rPr>
    </w:lvl>
    <w:lvl w:ilvl="5" w:tplc="5BBEFCDA" w:tentative="1">
      <w:start w:val="1"/>
      <w:numFmt w:val="bullet"/>
      <w:lvlText w:val=""/>
      <w:lvlJc w:val="left"/>
      <w:pPr>
        <w:tabs>
          <w:tab w:val="num" w:pos="3960"/>
        </w:tabs>
        <w:ind w:left="3960" w:hanging="360"/>
      </w:pPr>
      <w:rPr>
        <w:rFonts w:ascii="Wingdings" w:hAnsi="Wingdings" w:hint="default"/>
        <w:sz w:val="20"/>
      </w:rPr>
    </w:lvl>
    <w:lvl w:ilvl="6" w:tplc="FB84A1D2" w:tentative="1">
      <w:start w:val="1"/>
      <w:numFmt w:val="bullet"/>
      <w:lvlText w:val=""/>
      <w:lvlJc w:val="left"/>
      <w:pPr>
        <w:tabs>
          <w:tab w:val="num" w:pos="4680"/>
        </w:tabs>
        <w:ind w:left="4680" w:hanging="360"/>
      </w:pPr>
      <w:rPr>
        <w:rFonts w:ascii="Wingdings" w:hAnsi="Wingdings" w:hint="default"/>
        <w:sz w:val="20"/>
      </w:rPr>
    </w:lvl>
    <w:lvl w:ilvl="7" w:tplc="88CEA608" w:tentative="1">
      <w:start w:val="1"/>
      <w:numFmt w:val="bullet"/>
      <w:lvlText w:val=""/>
      <w:lvlJc w:val="left"/>
      <w:pPr>
        <w:tabs>
          <w:tab w:val="num" w:pos="5400"/>
        </w:tabs>
        <w:ind w:left="5400" w:hanging="360"/>
      </w:pPr>
      <w:rPr>
        <w:rFonts w:ascii="Wingdings" w:hAnsi="Wingdings" w:hint="default"/>
        <w:sz w:val="20"/>
      </w:rPr>
    </w:lvl>
    <w:lvl w:ilvl="8" w:tplc="14044634"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57A6A1C"/>
    <w:multiLevelType w:val="hybridMultilevel"/>
    <w:tmpl w:val="FB885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0C56C5"/>
    <w:multiLevelType w:val="hybridMultilevel"/>
    <w:tmpl w:val="91DE8B9E"/>
    <w:lvl w:ilvl="0" w:tplc="83305D02">
      <w:start w:val="2"/>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6" w15:restartNumberingAfterBreak="0">
    <w:nsid w:val="56F3785C"/>
    <w:multiLevelType w:val="hybridMultilevel"/>
    <w:tmpl w:val="6B529C74"/>
    <w:lvl w:ilvl="0" w:tplc="04090001">
      <w:start w:val="1"/>
      <w:numFmt w:val="bullet"/>
      <w:lvlText w:val=""/>
      <w:lvlJc w:val="left"/>
      <w:pPr>
        <w:tabs>
          <w:tab w:val="num" w:pos="870"/>
        </w:tabs>
        <w:ind w:left="870" w:hanging="360"/>
      </w:pPr>
      <w:rPr>
        <w:rFonts w:ascii="Symbol" w:hAnsi="Symbol"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47" w15:restartNumberingAfterBreak="0">
    <w:nsid w:val="5A6819C4"/>
    <w:multiLevelType w:val="hybridMultilevel"/>
    <w:tmpl w:val="3CD88168"/>
    <w:lvl w:ilvl="0" w:tplc="F278A98C">
      <w:start w:val="1"/>
      <w:numFmt w:val="bullet"/>
      <w:lvlText w:val=""/>
      <w:lvlJc w:val="left"/>
      <w:pPr>
        <w:tabs>
          <w:tab w:val="num" w:pos="720"/>
        </w:tabs>
        <w:ind w:left="720" w:hanging="360"/>
      </w:pPr>
      <w:rPr>
        <w:rFonts w:ascii="Symbol" w:hAnsi="Symbol" w:hint="default"/>
        <w:sz w:val="20"/>
      </w:rPr>
    </w:lvl>
    <w:lvl w:ilvl="1" w:tplc="EDF0CB8A">
      <w:start w:val="1"/>
      <w:numFmt w:val="bullet"/>
      <w:lvlText w:val="o"/>
      <w:lvlJc w:val="left"/>
      <w:pPr>
        <w:tabs>
          <w:tab w:val="num" w:pos="1440"/>
        </w:tabs>
        <w:ind w:left="1440" w:hanging="360"/>
      </w:pPr>
      <w:rPr>
        <w:rFonts w:ascii="Courier New" w:hAnsi="Courier New" w:hint="default"/>
        <w:sz w:val="20"/>
      </w:rPr>
    </w:lvl>
    <w:lvl w:ilvl="2" w:tplc="2446DB70" w:tentative="1">
      <w:start w:val="1"/>
      <w:numFmt w:val="bullet"/>
      <w:lvlText w:val=""/>
      <w:lvlJc w:val="left"/>
      <w:pPr>
        <w:tabs>
          <w:tab w:val="num" w:pos="2160"/>
        </w:tabs>
        <w:ind w:left="2160" w:hanging="360"/>
      </w:pPr>
      <w:rPr>
        <w:rFonts w:ascii="Wingdings" w:hAnsi="Wingdings" w:hint="default"/>
        <w:sz w:val="20"/>
      </w:rPr>
    </w:lvl>
    <w:lvl w:ilvl="3" w:tplc="D2DCB912" w:tentative="1">
      <w:start w:val="1"/>
      <w:numFmt w:val="bullet"/>
      <w:lvlText w:val=""/>
      <w:lvlJc w:val="left"/>
      <w:pPr>
        <w:tabs>
          <w:tab w:val="num" w:pos="2880"/>
        </w:tabs>
        <w:ind w:left="2880" w:hanging="360"/>
      </w:pPr>
      <w:rPr>
        <w:rFonts w:ascii="Wingdings" w:hAnsi="Wingdings" w:hint="default"/>
        <w:sz w:val="20"/>
      </w:rPr>
    </w:lvl>
    <w:lvl w:ilvl="4" w:tplc="8724E794" w:tentative="1">
      <w:start w:val="1"/>
      <w:numFmt w:val="bullet"/>
      <w:lvlText w:val=""/>
      <w:lvlJc w:val="left"/>
      <w:pPr>
        <w:tabs>
          <w:tab w:val="num" w:pos="3600"/>
        </w:tabs>
        <w:ind w:left="3600" w:hanging="360"/>
      </w:pPr>
      <w:rPr>
        <w:rFonts w:ascii="Wingdings" w:hAnsi="Wingdings" w:hint="default"/>
        <w:sz w:val="20"/>
      </w:rPr>
    </w:lvl>
    <w:lvl w:ilvl="5" w:tplc="A912AF98" w:tentative="1">
      <w:start w:val="1"/>
      <w:numFmt w:val="bullet"/>
      <w:lvlText w:val=""/>
      <w:lvlJc w:val="left"/>
      <w:pPr>
        <w:tabs>
          <w:tab w:val="num" w:pos="4320"/>
        </w:tabs>
        <w:ind w:left="4320" w:hanging="360"/>
      </w:pPr>
      <w:rPr>
        <w:rFonts w:ascii="Wingdings" w:hAnsi="Wingdings" w:hint="default"/>
        <w:sz w:val="20"/>
      </w:rPr>
    </w:lvl>
    <w:lvl w:ilvl="6" w:tplc="C57A79E2" w:tentative="1">
      <w:start w:val="1"/>
      <w:numFmt w:val="bullet"/>
      <w:lvlText w:val=""/>
      <w:lvlJc w:val="left"/>
      <w:pPr>
        <w:tabs>
          <w:tab w:val="num" w:pos="5040"/>
        </w:tabs>
        <w:ind w:left="5040" w:hanging="360"/>
      </w:pPr>
      <w:rPr>
        <w:rFonts w:ascii="Wingdings" w:hAnsi="Wingdings" w:hint="default"/>
        <w:sz w:val="20"/>
      </w:rPr>
    </w:lvl>
    <w:lvl w:ilvl="7" w:tplc="3CAAA75A" w:tentative="1">
      <w:start w:val="1"/>
      <w:numFmt w:val="bullet"/>
      <w:lvlText w:val=""/>
      <w:lvlJc w:val="left"/>
      <w:pPr>
        <w:tabs>
          <w:tab w:val="num" w:pos="5760"/>
        </w:tabs>
        <w:ind w:left="5760" w:hanging="360"/>
      </w:pPr>
      <w:rPr>
        <w:rFonts w:ascii="Wingdings" w:hAnsi="Wingdings" w:hint="default"/>
        <w:sz w:val="20"/>
      </w:rPr>
    </w:lvl>
    <w:lvl w:ilvl="8" w:tplc="C78611F2"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B357BC"/>
    <w:multiLevelType w:val="hybridMultilevel"/>
    <w:tmpl w:val="74207916"/>
    <w:lvl w:ilvl="0" w:tplc="F012764A">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9" w15:restartNumberingAfterBreak="0">
    <w:nsid w:val="5C335E71"/>
    <w:multiLevelType w:val="hybridMultilevel"/>
    <w:tmpl w:val="3B3A7128"/>
    <w:lvl w:ilvl="0" w:tplc="14A2DCE0">
      <w:start w:val="1"/>
      <w:numFmt w:val="decimal"/>
      <w:lvlText w:val="%1."/>
      <w:lvlJc w:val="left"/>
      <w:pPr>
        <w:tabs>
          <w:tab w:val="num" w:pos="870"/>
        </w:tabs>
        <w:ind w:left="870" w:hanging="360"/>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50" w15:restartNumberingAfterBreak="0">
    <w:nsid w:val="5CAF68D2"/>
    <w:multiLevelType w:val="hybridMultilevel"/>
    <w:tmpl w:val="B45A7B06"/>
    <w:lvl w:ilvl="0" w:tplc="09FE95D6">
      <w:numFmt w:val="bullet"/>
      <w:lvlText w:val="-"/>
      <w:lvlJc w:val="left"/>
      <w:pPr>
        <w:tabs>
          <w:tab w:val="num" w:pos="870"/>
        </w:tabs>
        <w:ind w:left="870" w:hanging="360"/>
      </w:pPr>
      <w:rPr>
        <w:rFonts w:ascii="Times New Roman" w:eastAsia="Times New Roman" w:hAnsi="Times New Roman" w:cs="Narkisim"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51" w15:restartNumberingAfterBreak="0">
    <w:nsid w:val="5FAD3CD7"/>
    <w:multiLevelType w:val="hybridMultilevel"/>
    <w:tmpl w:val="DB0E56E4"/>
    <w:lvl w:ilvl="0" w:tplc="94762196">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2" w15:restartNumberingAfterBreak="0">
    <w:nsid w:val="61555686"/>
    <w:multiLevelType w:val="hybridMultilevel"/>
    <w:tmpl w:val="C5027416"/>
    <w:lvl w:ilvl="0" w:tplc="5DDC212A">
      <w:start w:val="202"/>
      <w:numFmt w:val="bullet"/>
      <w:lvlText w:val=""/>
      <w:lvlJc w:val="left"/>
      <w:pPr>
        <w:ind w:left="870" w:hanging="360"/>
      </w:pPr>
      <w:rPr>
        <w:rFonts w:ascii="Wingdings" w:eastAsia="Times New Roman" w:hAnsi="Wingdings" w:cstheme="maj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3" w15:restartNumberingAfterBreak="0">
    <w:nsid w:val="65250562"/>
    <w:multiLevelType w:val="hybridMultilevel"/>
    <w:tmpl w:val="DAF20D24"/>
    <w:lvl w:ilvl="0" w:tplc="E08C1BE8">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4" w15:restartNumberingAfterBreak="0">
    <w:nsid w:val="656060F5"/>
    <w:multiLevelType w:val="hybridMultilevel"/>
    <w:tmpl w:val="AA783F08"/>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55" w15:restartNumberingAfterBreak="0">
    <w:nsid w:val="66A45EB6"/>
    <w:multiLevelType w:val="hybridMultilevel"/>
    <w:tmpl w:val="E878D830"/>
    <w:lvl w:ilvl="0" w:tplc="2A3EED1E">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6" w15:restartNumberingAfterBreak="0">
    <w:nsid w:val="689B4A3D"/>
    <w:multiLevelType w:val="hybridMultilevel"/>
    <w:tmpl w:val="8502060E"/>
    <w:lvl w:ilvl="0" w:tplc="C60E7A8A">
      <w:start w:val="1"/>
      <w:numFmt w:val="bullet"/>
      <w:lvlText w:val=""/>
      <w:lvlJc w:val="left"/>
      <w:pPr>
        <w:tabs>
          <w:tab w:val="num" w:pos="720"/>
        </w:tabs>
        <w:ind w:left="720" w:hanging="360"/>
      </w:pPr>
      <w:rPr>
        <w:rFonts w:ascii="Symbol" w:hAnsi="Symbol" w:hint="default"/>
        <w:sz w:val="20"/>
      </w:rPr>
    </w:lvl>
    <w:lvl w:ilvl="1" w:tplc="6FB87592" w:tentative="1">
      <w:start w:val="1"/>
      <w:numFmt w:val="bullet"/>
      <w:lvlText w:val="o"/>
      <w:lvlJc w:val="left"/>
      <w:pPr>
        <w:tabs>
          <w:tab w:val="num" w:pos="1440"/>
        </w:tabs>
        <w:ind w:left="1440" w:hanging="360"/>
      </w:pPr>
      <w:rPr>
        <w:rFonts w:ascii="Courier New" w:hAnsi="Courier New" w:hint="default"/>
        <w:sz w:val="20"/>
      </w:rPr>
    </w:lvl>
    <w:lvl w:ilvl="2" w:tplc="E2CAF0CA" w:tentative="1">
      <w:start w:val="1"/>
      <w:numFmt w:val="bullet"/>
      <w:lvlText w:val=""/>
      <w:lvlJc w:val="left"/>
      <w:pPr>
        <w:tabs>
          <w:tab w:val="num" w:pos="2160"/>
        </w:tabs>
        <w:ind w:left="2160" w:hanging="360"/>
      </w:pPr>
      <w:rPr>
        <w:rFonts w:ascii="Wingdings" w:hAnsi="Wingdings" w:hint="default"/>
        <w:sz w:val="20"/>
      </w:rPr>
    </w:lvl>
    <w:lvl w:ilvl="3" w:tplc="2BE097CC" w:tentative="1">
      <w:start w:val="1"/>
      <w:numFmt w:val="bullet"/>
      <w:lvlText w:val=""/>
      <w:lvlJc w:val="left"/>
      <w:pPr>
        <w:tabs>
          <w:tab w:val="num" w:pos="2880"/>
        </w:tabs>
        <w:ind w:left="2880" w:hanging="360"/>
      </w:pPr>
      <w:rPr>
        <w:rFonts w:ascii="Wingdings" w:hAnsi="Wingdings" w:hint="default"/>
        <w:sz w:val="20"/>
      </w:rPr>
    </w:lvl>
    <w:lvl w:ilvl="4" w:tplc="EFA8B75E" w:tentative="1">
      <w:start w:val="1"/>
      <w:numFmt w:val="bullet"/>
      <w:lvlText w:val=""/>
      <w:lvlJc w:val="left"/>
      <w:pPr>
        <w:tabs>
          <w:tab w:val="num" w:pos="3600"/>
        </w:tabs>
        <w:ind w:left="3600" w:hanging="360"/>
      </w:pPr>
      <w:rPr>
        <w:rFonts w:ascii="Wingdings" w:hAnsi="Wingdings" w:hint="default"/>
        <w:sz w:val="20"/>
      </w:rPr>
    </w:lvl>
    <w:lvl w:ilvl="5" w:tplc="37C016E8" w:tentative="1">
      <w:start w:val="1"/>
      <w:numFmt w:val="bullet"/>
      <w:lvlText w:val=""/>
      <w:lvlJc w:val="left"/>
      <w:pPr>
        <w:tabs>
          <w:tab w:val="num" w:pos="4320"/>
        </w:tabs>
        <w:ind w:left="4320" w:hanging="360"/>
      </w:pPr>
      <w:rPr>
        <w:rFonts w:ascii="Wingdings" w:hAnsi="Wingdings" w:hint="default"/>
        <w:sz w:val="20"/>
      </w:rPr>
    </w:lvl>
    <w:lvl w:ilvl="6" w:tplc="36769C7A" w:tentative="1">
      <w:start w:val="1"/>
      <w:numFmt w:val="bullet"/>
      <w:lvlText w:val=""/>
      <w:lvlJc w:val="left"/>
      <w:pPr>
        <w:tabs>
          <w:tab w:val="num" w:pos="5040"/>
        </w:tabs>
        <w:ind w:left="5040" w:hanging="360"/>
      </w:pPr>
      <w:rPr>
        <w:rFonts w:ascii="Wingdings" w:hAnsi="Wingdings" w:hint="default"/>
        <w:sz w:val="20"/>
      </w:rPr>
    </w:lvl>
    <w:lvl w:ilvl="7" w:tplc="8CA28B1C" w:tentative="1">
      <w:start w:val="1"/>
      <w:numFmt w:val="bullet"/>
      <w:lvlText w:val=""/>
      <w:lvlJc w:val="left"/>
      <w:pPr>
        <w:tabs>
          <w:tab w:val="num" w:pos="5760"/>
        </w:tabs>
        <w:ind w:left="5760" w:hanging="360"/>
      </w:pPr>
      <w:rPr>
        <w:rFonts w:ascii="Wingdings" w:hAnsi="Wingdings" w:hint="default"/>
        <w:sz w:val="20"/>
      </w:rPr>
    </w:lvl>
    <w:lvl w:ilvl="8" w:tplc="209C74C4"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37213F"/>
    <w:multiLevelType w:val="hybridMultilevel"/>
    <w:tmpl w:val="48CAD5B4"/>
    <w:lvl w:ilvl="0" w:tplc="0409000F">
      <w:start w:val="1"/>
      <w:numFmt w:val="decimal"/>
      <w:lvlText w:val="%1."/>
      <w:lvlJc w:val="left"/>
      <w:pPr>
        <w:tabs>
          <w:tab w:val="num" w:pos="1230"/>
        </w:tabs>
        <w:ind w:left="1230" w:hanging="360"/>
      </w:pPr>
    </w:lvl>
    <w:lvl w:ilvl="1" w:tplc="04090019" w:tentative="1">
      <w:start w:val="1"/>
      <w:numFmt w:val="lowerLetter"/>
      <w:lvlText w:val="%2."/>
      <w:lvlJc w:val="left"/>
      <w:pPr>
        <w:tabs>
          <w:tab w:val="num" w:pos="1950"/>
        </w:tabs>
        <w:ind w:left="1950" w:hanging="360"/>
      </w:pPr>
    </w:lvl>
    <w:lvl w:ilvl="2" w:tplc="0409001B" w:tentative="1">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58" w15:restartNumberingAfterBreak="0">
    <w:nsid w:val="6B9F7A76"/>
    <w:multiLevelType w:val="hybridMultilevel"/>
    <w:tmpl w:val="DE564490"/>
    <w:lvl w:ilvl="0" w:tplc="9DB6EBA0">
      <w:start w:val="1"/>
      <w:numFmt w:val="decimal"/>
      <w:lvlText w:val="%1."/>
      <w:lvlJc w:val="left"/>
      <w:pPr>
        <w:tabs>
          <w:tab w:val="num" w:pos="1275"/>
        </w:tabs>
        <w:ind w:left="1275" w:hanging="765"/>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59" w15:restartNumberingAfterBreak="0">
    <w:nsid w:val="730269BF"/>
    <w:multiLevelType w:val="hybridMultilevel"/>
    <w:tmpl w:val="A09294F2"/>
    <w:lvl w:ilvl="0" w:tplc="ABECF062">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60" w15:restartNumberingAfterBreak="0">
    <w:nsid w:val="73391B7B"/>
    <w:multiLevelType w:val="hybridMultilevel"/>
    <w:tmpl w:val="955688DE"/>
    <w:lvl w:ilvl="0" w:tplc="B6820C2E">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61" w15:restartNumberingAfterBreak="0">
    <w:nsid w:val="75256EF3"/>
    <w:multiLevelType w:val="hybridMultilevel"/>
    <w:tmpl w:val="75CA48DC"/>
    <w:lvl w:ilvl="0" w:tplc="91563574">
      <w:start w:val="1"/>
      <w:numFmt w:val="bullet"/>
      <w:lvlText w:val=""/>
      <w:lvlJc w:val="left"/>
      <w:pPr>
        <w:tabs>
          <w:tab w:val="num" w:pos="720"/>
        </w:tabs>
        <w:ind w:left="720" w:hanging="360"/>
      </w:pPr>
      <w:rPr>
        <w:rFonts w:ascii="Symbol" w:hAnsi="Symbol" w:hint="default"/>
        <w:sz w:val="20"/>
      </w:rPr>
    </w:lvl>
    <w:lvl w:ilvl="1" w:tplc="FE34DABC" w:tentative="1">
      <w:start w:val="1"/>
      <w:numFmt w:val="bullet"/>
      <w:lvlText w:val="o"/>
      <w:lvlJc w:val="left"/>
      <w:pPr>
        <w:tabs>
          <w:tab w:val="num" w:pos="1440"/>
        </w:tabs>
        <w:ind w:left="1440" w:hanging="360"/>
      </w:pPr>
      <w:rPr>
        <w:rFonts w:ascii="Courier New" w:hAnsi="Courier New" w:hint="default"/>
        <w:sz w:val="20"/>
      </w:rPr>
    </w:lvl>
    <w:lvl w:ilvl="2" w:tplc="05F86B90" w:tentative="1">
      <w:start w:val="1"/>
      <w:numFmt w:val="bullet"/>
      <w:lvlText w:val=""/>
      <w:lvlJc w:val="left"/>
      <w:pPr>
        <w:tabs>
          <w:tab w:val="num" w:pos="2160"/>
        </w:tabs>
        <w:ind w:left="2160" w:hanging="360"/>
      </w:pPr>
      <w:rPr>
        <w:rFonts w:ascii="Wingdings" w:hAnsi="Wingdings" w:hint="default"/>
        <w:sz w:val="20"/>
      </w:rPr>
    </w:lvl>
    <w:lvl w:ilvl="3" w:tplc="F69AF21A" w:tentative="1">
      <w:start w:val="1"/>
      <w:numFmt w:val="bullet"/>
      <w:lvlText w:val=""/>
      <w:lvlJc w:val="left"/>
      <w:pPr>
        <w:tabs>
          <w:tab w:val="num" w:pos="2880"/>
        </w:tabs>
        <w:ind w:left="2880" w:hanging="360"/>
      </w:pPr>
      <w:rPr>
        <w:rFonts w:ascii="Wingdings" w:hAnsi="Wingdings" w:hint="default"/>
        <w:sz w:val="20"/>
      </w:rPr>
    </w:lvl>
    <w:lvl w:ilvl="4" w:tplc="91C831F4" w:tentative="1">
      <w:start w:val="1"/>
      <w:numFmt w:val="bullet"/>
      <w:lvlText w:val=""/>
      <w:lvlJc w:val="left"/>
      <w:pPr>
        <w:tabs>
          <w:tab w:val="num" w:pos="3600"/>
        </w:tabs>
        <w:ind w:left="3600" w:hanging="360"/>
      </w:pPr>
      <w:rPr>
        <w:rFonts w:ascii="Wingdings" w:hAnsi="Wingdings" w:hint="default"/>
        <w:sz w:val="20"/>
      </w:rPr>
    </w:lvl>
    <w:lvl w:ilvl="5" w:tplc="BE8E096E" w:tentative="1">
      <w:start w:val="1"/>
      <w:numFmt w:val="bullet"/>
      <w:lvlText w:val=""/>
      <w:lvlJc w:val="left"/>
      <w:pPr>
        <w:tabs>
          <w:tab w:val="num" w:pos="4320"/>
        </w:tabs>
        <w:ind w:left="4320" w:hanging="360"/>
      </w:pPr>
      <w:rPr>
        <w:rFonts w:ascii="Wingdings" w:hAnsi="Wingdings" w:hint="default"/>
        <w:sz w:val="20"/>
      </w:rPr>
    </w:lvl>
    <w:lvl w:ilvl="6" w:tplc="328211EE" w:tentative="1">
      <w:start w:val="1"/>
      <w:numFmt w:val="bullet"/>
      <w:lvlText w:val=""/>
      <w:lvlJc w:val="left"/>
      <w:pPr>
        <w:tabs>
          <w:tab w:val="num" w:pos="5040"/>
        </w:tabs>
        <w:ind w:left="5040" w:hanging="360"/>
      </w:pPr>
      <w:rPr>
        <w:rFonts w:ascii="Wingdings" w:hAnsi="Wingdings" w:hint="default"/>
        <w:sz w:val="20"/>
      </w:rPr>
    </w:lvl>
    <w:lvl w:ilvl="7" w:tplc="40488C40" w:tentative="1">
      <w:start w:val="1"/>
      <w:numFmt w:val="bullet"/>
      <w:lvlText w:val=""/>
      <w:lvlJc w:val="left"/>
      <w:pPr>
        <w:tabs>
          <w:tab w:val="num" w:pos="5760"/>
        </w:tabs>
        <w:ind w:left="5760" w:hanging="360"/>
      </w:pPr>
      <w:rPr>
        <w:rFonts w:ascii="Wingdings" w:hAnsi="Wingdings" w:hint="default"/>
        <w:sz w:val="20"/>
      </w:rPr>
    </w:lvl>
    <w:lvl w:ilvl="8" w:tplc="EBD6226A"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233543"/>
    <w:multiLevelType w:val="hybridMultilevel"/>
    <w:tmpl w:val="09707F48"/>
    <w:lvl w:ilvl="0" w:tplc="7B3C46F6">
      <w:start w:val="1"/>
      <w:numFmt w:val="bullet"/>
      <w:lvlText w:val=""/>
      <w:lvlJc w:val="left"/>
      <w:pPr>
        <w:tabs>
          <w:tab w:val="num" w:pos="720"/>
        </w:tabs>
        <w:ind w:left="720" w:hanging="360"/>
      </w:pPr>
      <w:rPr>
        <w:rFonts w:ascii="Symbol" w:hAnsi="Symbol" w:hint="default"/>
        <w:sz w:val="20"/>
      </w:rPr>
    </w:lvl>
    <w:lvl w:ilvl="1" w:tplc="DBE2E8B2" w:tentative="1">
      <w:start w:val="1"/>
      <w:numFmt w:val="bullet"/>
      <w:lvlText w:val="o"/>
      <w:lvlJc w:val="left"/>
      <w:pPr>
        <w:tabs>
          <w:tab w:val="num" w:pos="1440"/>
        </w:tabs>
        <w:ind w:left="1440" w:hanging="360"/>
      </w:pPr>
      <w:rPr>
        <w:rFonts w:ascii="Courier New" w:hAnsi="Courier New" w:hint="default"/>
        <w:sz w:val="20"/>
      </w:rPr>
    </w:lvl>
    <w:lvl w:ilvl="2" w:tplc="7F984E7C" w:tentative="1">
      <w:start w:val="1"/>
      <w:numFmt w:val="bullet"/>
      <w:lvlText w:val=""/>
      <w:lvlJc w:val="left"/>
      <w:pPr>
        <w:tabs>
          <w:tab w:val="num" w:pos="2160"/>
        </w:tabs>
        <w:ind w:left="2160" w:hanging="360"/>
      </w:pPr>
      <w:rPr>
        <w:rFonts w:ascii="Wingdings" w:hAnsi="Wingdings" w:hint="default"/>
        <w:sz w:val="20"/>
      </w:rPr>
    </w:lvl>
    <w:lvl w:ilvl="3" w:tplc="7E8C2568" w:tentative="1">
      <w:start w:val="1"/>
      <w:numFmt w:val="bullet"/>
      <w:lvlText w:val=""/>
      <w:lvlJc w:val="left"/>
      <w:pPr>
        <w:tabs>
          <w:tab w:val="num" w:pos="2880"/>
        </w:tabs>
        <w:ind w:left="2880" w:hanging="360"/>
      </w:pPr>
      <w:rPr>
        <w:rFonts w:ascii="Wingdings" w:hAnsi="Wingdings" w:hint="default"/>
        <w:sz w:val="20"/>
      </w:rPr>
    </w:lvl>
    <w:lvl w:ilvl="4" w:tplc="8362B510" w:tentative="1">
      <w:start w:val="1"/>
      <w:numFmt w:val="bullet"/>
      <w:lvlText w:val=""/>
      <w:lvlJc w:val="left"/>
      <w:pPr>
        <w:tabs>
          <w:tab w:val="num" w:pos="3600"/>
        </w:tabs>
        <w:ind w:left="3600" w:hanging="360"/>
      </w:pPr>
      <w:rPr>
        <w:rFonts w:ascii="Wingdings" w:hAnsi="Wingdings" w:hint="default"/>
        <w:sz w:val="20"/>
      </w:rPr>
    </w:lvl>
    <w:lvl w:ilvl="5" w:tplc="C3925F2A" w:tentative="1">
      <w:start w:val="1"/>
      <w:numFmt w:val="bullet"/>
      <w:lvlText w:val=""/>
      <w:lvlJc w:val="left"/>
      <w:pPr>
        <w:tabs>
          <w:tab w:val="num" w:pos="4320"/>
        </w:tabs>
        <w:ind w:left="4320" w:hanging="360"/>
      </w:pPr>
      <w:rPr>
        <w:rFonts w:ascii="Wingdings" w:hAnsi="Wingdings" w:hint="default"/>
        <w:sz w:val="20"/>
      </w:rPr>
    </w:lvl>
    <w:lvl w:ilvl="6" w:tplc="33AE0F88" w:tentative="1">
      <w:start w:val="1"/>
      <w:numFmt w:val="bullet"/>
      <w:lvlText w:val=""/>
      <w:lvlJc w:val="left"/>
      <w:pPr>
        <w:tabs>
          <w:tab w:val="num" w:pos="5040"/>
        </w:tabs>
        <w:ind w:left="5040" w:hanging="360"/>
      </w:pPr>
      <w:rPr>
        <w:rFonts w:ascii="Wingdings" w:hAnsi="Wingdings" w:hint="default"/>
        <w:sz w:val="20"/>
      </w:rPr>
    </w:lvl>
    <w:lvl w:ilvl="7" w:tplc="41221BC6" w:tentative="1">
      <w:start w:val="1"/>
      <w:numFmt w:val="bullet"/>
      <w:lvlText w:val=""/>
      <w:lvlJc w:val="left"/>
      <w:pPr>
        <w:tabs>
          <w:tab w:val="num" w:pos="5760"/>
        </w:tabs>
        <w:ind w:left="5760" w:hanging="360"/>
      </w:pPr>
      <w:rPr>
        <w:rFonts w:ascii="Wingdings" w:hAnsi="Wingdings" w:hint="default"/>
        <w:sz w:val="20"/>
      </w:rPr>
    </w:lvl>
    <w:lvl w:ilvl="8" w:tplc="FD1820FA"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7"/>
  </w:num>
  <w:num w:numId="3">
    <w:abstractNumId w:val="13"/>
  </w:num>
  <w:num w:numId="4">
    <w:abstractNumId w:val="33"/>
  </w:num>
  <w:num w:numId="5">
    <w:abstractNumId w:val="50"/>
  </w:num>
  <w:num w:numId="6">
    <w:abstractNumId w:val="25"/>
  </w:num>
  <w:num w:numId="7">
    <w:abstractNumId w:val="49"/>
  </w:num>
  <w:num w:numId="8">
    <w:abstractNumId w:val="27"/>
  </w:num>
  <w:num w:numId="9">
    <w:abstractNumId w:val="58"/>
  </w:num>
  <w:num w:numId="10">
    <w:abstractNumId w:val="46"/>
  </w:num>
  <w:num w:numId="11">
    <w:abstractNumId w:val="32"/>
  </w:num>
  <w:num w:numId="12">
    <w:abstractNumId w:val="23"/>
  </w:num>
  <w:num w:numId="13">
    <w:abstractNumId w:val="11"/>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37"/>
  </w:num>
  <w:num w:numId="24">
    <w:abstractNumId w:val="17"/>
  </w:num>
  <w:num w:numId="25">
    <w:abstractNumId w:val="19"/>
  </w:num>
  <w:num w:numId="26">
    <w:abstractNumId w:val="39"/>
  </w:num>
  <w:num w:numId="27">
    <w:abstractNumId w:val="43"/>
  </w:num>
  <w:num w:numId="28">
    <w:abstractNumId w:val="40"/>
  </w:num>
  <w:num w:numId="29">
    <w:abstractNumId w:val="62"/>
  </w:num>
  <w:num w:numId="30">
    <w:abstractNumId w:val="28"/>
  </w:num>
  <w:num w:numId="31">
    <w:abstractNumId w:val="34"/>
  </w:num>
  <w:num w:numId="32">
    <w:abstractNumId w:val="47"/>
  </w:num>
  <w:num w:numId="33">
    <w:abstractNumId w:val="56"/>
  </w:num>
  <w:num w:numId="34">
    <w:abstractNumId w:val="61"/>
  </w:num>
  <w:num w:numId="35">
    <w:abstractNumId w:val="14"/>
  </w:num>
  <w:num w:numId="36">
    <w:abstractNumId w:val="51"/>
  </w:num>
  <w:num w:numId="37">
    <w:abstractNumId w:val="15"/>
  </w:num>
  <w:num w:numId="38">
    <w:abstractNumId w:val="21"/>
  </w:num>
  <w:num w:numId="39">
    <w:abstractNumId w:val="10"/>
  </w:num>
  <w:num w:numId="40">
    <w:abstractNumId w:val="42"/>
  </w:num>
  <w:num w:numId="41">
    <w:abstractNumId w:val="35"/>
  </w:num>
  <w:num w:numId="42">
    <w:abstractNumId w:val="22"/>
  </w:num>
  <w:num w:numId="43">
    <w:abstractNumId w:val="30"/>
  </w:num>
  <w:num w:numId="44">
    <w:abstractNumId w:val="22"/>
  </w:num>
  <w:num w:numId="45">
    <w:abstractNumId w:val="16"/>
  </w:num>
  <w:num w:numId="46">
    <w:abstractNumId w:val="24"/>
  </w:num>
  <w:num w:numId="47">
    <w:abstractNumId w:val="55"/>
  </w:num>
  <w:num w:numId="48">
    <w:abstractNumId w:val="59"/>
  </w:num>
  <w:num w:numId="49">
    <w:abstractNumId w:val="52"/>
  </w:num>
  <w:num w:numId="50">
    <w:abstractNumId w:val="18"/>
  </w:num>
  <w:num w:numId="51">
    <w:abstractNumId w:val="31"/>
  </w:num>
  <w:num w:numId="52">
    <w:abstractNumId w:val="48"/>
  </w:num>
  <w:num w:numId="53">
    <w:abstractNumId w:val="60"/>
  </w:num>
  <w:num w:numId="54">
    <w:abstractNumId w:val="36"/>
  </w:num>
  <w:num w:numId="55">
    <w:abstractNumId w:val="20"/>
  </w:num>
  <w:num w:numId="56">
    <w:abstractNumId w:val="44"/>
  </w:num>
  <w:num w:numId="57">
    <w:abstractNumId w:val="26"/>
  </w:num>
  <w:num w:numId="58">
    <w:abstractNumId w:val="41"/>
  </w:num>
  <w:num w:numId="59">
    <w:abstractNumId w:val="45"/>
  </w:num>
  <w:num w:numId="60">
    <w:abstractNumId w:val="53"/>
  </w:num>
  <w:num w:numId="61">
    <w:abstractNumId w:val="38"/>
  </w:num>
  <w:num w:numId="62">
    <w:abstractNumId w:val="29"/>
  </w:num>
  <w:num w:numId="63">
    <w:abstractNumId w:val="12"/>
  </w:num>
  <w:num w:numId="64">
    <w:abstractNumId w:val="54"/>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har, Carmit">
    <w15:presenceInfo w15:providerId="AD" w15:userId="S-1-5-21-854245398-1972579041-362288127-1603119"/>
  </w15:person>
  <w15:person w15:author="Carmit Sahar">
    <w15:presenceInfo w15:providerId="Windows Live" w15:userId="c99dd5d2685ba9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hideGrammaticalErrors/>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247"/>
    <w:rsid w:val="00000136"/>
    <w:rsid w:val="00000380"/>
    <w:rsid w:val="00000397"/>
    <w:rsid w:val="00000547"/>
    <w:rsid w:val="0000056A"/>
    <w:rsid w:val="000007E8"/>
    <w:rsid w:val="00000801"/>
    <w:rsid w:val="00000951"/>
    <w:rsid w:val="000009A0"/>
    <w:rsid w:val="00001178"/>
    <w:rsid w:val="000012BB"/>
    <w:rsid w:val="00001307"/>
    <w:rsid w:val="00001345"/>
    <w:rsid w:val="00001508"/>
    <w:rsid w:val="0000165A"/>
    <w:rsid w:val="00001A63"/>
    <w:rsid w:val="00001DF2"/>
    <w:rsid w:val="00001FD4"/>
    <w:rsid w:val="000022D0"/>
    <w:rsid w:val="00002411"/>
    <w:rsid w:val="000024A5"/>
    <w:rsid w:val="0000267F"/>
    <w:rsid w:val="00002688"/>
    <w:rsid w:val="000029F5"/>
    <w:rsid w:val="00002A9F"/>
    <w:rsid w:val="00002CD3"/>
    <w:rsid w:val="00002ED9"/>
    <w:rsid w:val="00002FDD"/>
    <w:rsid w:val="00003094"/>
    <w:rsid w:val="00003293"/>
    <w:rsid w:val="00003737"/>
    <w:rsid w:val="00003848"/>
    <w:rsid w:val="00003951"/>
    <w:rsid w:val="00003B8C"/>
    <w:rsid w:val="00003BB3"/>
    <w:rsid w:val="00003C51"/>
    <w:rsid w:val="00003D40"/>
    <w:rsid w:val="00003D44"/>
    <w:rsid w:val="00003E7B"/>
    <w:rsid w:val="00003FBB"/>
    <w:rsid w:val="00003FD3"/>
    <w:rsid w:val="00004537"/>
    <w:rsid w:val="000048BF"/>
    <w:rsid w:val="00004932"/>
    <w:rsid w:val="000049AD"/>
    <w:rsid w:val="00004BD1"/>
    <w:rsid w:val="00004D47"/>
    <w:rsid w:val="00005092"/>
    <w:rsid w:val="0000515F"/>
    <w:rsid w:val="000053F7"/>
    <w:rsid w:val="00005447"/>
    <w:rsid w:val="000058EE"/>
    <w:rsid w:val="00005B40"/>
    <w:rsid w:val="00005B58"/>
    <w:rsid w:val="00005D39"/>
    <w:rsid w:val="00005E74"/>
    <w:rsid w:val="00005FBA"/>
    <w:rsid w:val="000060F6"/>
    <w:rsid w:val="00006128"/>
    <w:rsid w:val="000061A1"/>
    <w:rsid w:val="0000647B"/>
    <w:rsid w:val="0000648B"/>
    <w:rsid w:val="00006818"/>
    <w:rsid w:val="000070E2"/>
    <w:rsid w:val="00007551"/>
    <w:rsid w:val="00007E1D"/>
    <w:rsid w:val="000101E2"/>
    <w:rsid w:val="000108E2"/>
    <w:rsid w:val="00010A63"/>
    <w:rsid w:val="00010A9E"/>
    <w:rsid w:val="00010B2F"/>
    <w:rsid w:val="00010BF3"/>
    <w:rsid w:val="00010E6A"/>
    <w:rsid w:val="000112AE"/>
    <w:rsid w:val="0001170B"/>
    <w:rsid w:val="0001174C"/>
    <w:rsid w:val="0001175B"/>
    <w:rsid w:val="00011833"/>
    <w:rsid w:val="00011A4C"/>
    <w:rsid w:val="00011C4E"/>
    <w:rsid w:val="00011C9B"/>
    <w:rsid w:val="00011D52"/>
    <w:rsid w:val="00012135"/>
    <w:rsid w:val="00012251"/>
    <w:rsid w:val="0001254F"/>
    <w:rsid w:val="00012A14"/>
    <w:rsid w:val="00012C23"/>
    <w:rsid w:val="00012E42"/>
    <w:rsid w:val="00012EF7"/>
    <w:rsid w:val="00013136"/>
    <w:rsid w:val="000131A2"/>
    <w:rsid w:val="00013546"/>
    <w:rsid w:val="00013693"/>
    <w:rsid w:val="0001388F"/>
    <w:rsid w:val="00013E04"/>
    <w:rsid w:val="000141BF"/>
    <w:rsid w:val="000149E4"/>
    <w:rsid w:val="00014D93"/>
    <w:rsid w:val="00014E97"/>
    <w:rsid w:val="00015147"/>
    <w:rsid w:val="0001545F"/>
    <w:rsid w:val="000159BE"/>
    <w:rsid w:val="00015A1D"/>
    <w:rsid w:val="00015F3C"/>
    <w:rsid w:val="00015F64"/>
    <w:rsid w:val="00015F80"/>
    <w:rsid w:val="00016040"/>
    <w:rsid w:val="000161CC"/>
    <w:rsid w:val="00016268"/>
    <w:rsid w:val="00016784"/>
    <w:rsid w:val="000167D3"/>
    <w:rsid w:val="00016ABA"/>
    <w:rsid w:val="00016B58"/>
    <w:rsid w:val="00016EE7"/>
    <w:rsid w:val="000172D9"/>
    <w:rsid w:val="00017334"/>
    <w:rsid w:val="000175DA"/>
    <w:rsid w:val="000176BE"/>
    <w:rsid w:val="00017822"/>
    <w:rsid w:val="000178E8"/>
    <w:rsid w:val="00017B22"/>
    <w:rsid w:val="00017C17"/>
    <w:rsid w:val="00017C35"/>
    <w:rsid w:val="00017C47"/>
    <w:rsid w:val="0002004E"/>
    <w:rsid w:val="000201BF"/>
    <w:rsid w:val="000201F1"/>
    <w:rsid w:val="000202EE"/>
    <w:rsid w:val="000203E1"/>
    <w:rsid w:val="0002043E"/>
    <w:rsid w:val="0002063F"/>
    <w:rsid w:val="00020DB8"/>
    <w:rsid w:val="00020E78"/>
    <w:rsid w:val="00020E9B"/>
    <w:rsid w:val="00020F0F"/>
    <w:rsid w:val="00021005"/>
    <w:rsid w:val="00021253"/>
    <w:rsid w:val="000212FB"/>
    <w:rsid w:val="0002133F"/>
    <w:rsid w:val="00021534"/>
    <w:rsid w:val="000215E1"/>
    <w:rsid w:val="00021B35"/>
    <w:rsid w:val="00021D47"/>
    <w:rsid w:val="00021D6F"/>
    <w:rsid w:val="0002219C"/>
    <w:rsid w:val="000223B4"/>
    <w:rsid w:val="000225E2"/>
    <w:rsid w:val="00022843"/>
    <w:rsid w:val="00022A80"/>
    <w:rsid w:val="00022B68"/>
    <w:rsid w:val="00022EA3"/>
    <w:rsid w:val="00023004"/>
    <w:rsid w:val="000230FA"/>
    <w:rsid w:val="000231D0"/>
    <w:rsid w:val="0002325E"/>
    <w:rsid w:val="0002336D"/>
    <w:rsid w:val="0002339A"/>
    <w:rsid w:val="000233FB"/>
    <w:rsid w:val="00023400"/>
    <w:rsid w:val="0002341E"/>
    <w:rsid w:val="000236AE"/>
    <w:rsid w:val="00023D99"/>
    <w:rsid w:val="00023DE6"/>
    <w:rsid w:val="00023F21"/>
    <w:rsid w:val="00024303"/>
    <w:rsid w:val="00024305"/>
    <w:rsid w:val="00024823"/>
    <w:rsid w:val="000248F8"/>
    <w:rsid w:val="00024A84"/>
    <w:rsid w:val="00024B63"/>
    <w:rsid w:val="000250F7"/>
    <w:rsid w:val="00025131"/>
    <w:rsid w:val="000251BF"/>
    <w:rsid w:val="0002537B"/>
    <w:rsid w:val="00025394"/>
    <w:rsid w:val="000253E2"/>
    <w:rsid w:val="000256E4"/>
    <w:rsid w:val="000257E6"/>
    <w:rsid w:val="000258AE"/>
    <w:rsid w:val="00025928"/>
    <w:rsid w:val="00025935"/>
    <w:rsid w:val="00025ABC"/>
    <w:rsid w:val="00025B45"/>
    <w:rsid w:val="00025B68"/>
    <w:rsid w:val="00025DB6"/>
    <w:rsid w:val="00025DCE"/>
    <w:rsid w:val="00025E9B"/>
    <w:rsid w:val="000260C0"/>
    <w:rsid w:val="0002658A"/>
    <w:rsid w:val="000267CC"/>
    <w:rsid w:val="00026896"/>
    <w:rsid w:val="00026B2D"/>
    <w:rsid w:val="00026DCC"/>
    <w:rsid w:val="0002714D"/>
    <w:rsid w:val="00027606"/>
    <w:rsid w:val="000276AF"/>
    <w:rsid w:val="000277E3"/>
    <w:rsid w:val="000278B3"/>
    <w:rsid w:val="00027D7D"/>
    <w:rsid w:val="00027E20"/>
    <w:rsid w:val="00027ED3"/>
    <w:rsid w:val="00030078"/>
    <w:rsid w:val="000303ED"/>
    <w:rsid w:val="0003044B"/>
    <w:rsid w:val="000305D4"/>
    <w:rsid w:val="00030801"/>
    <w:rsid w:val="00030A9F"/>
    <w:rsid w:val="00030B54"/>
    <w:rsid w:val="00030D69"/>
    <w:rsid w:val="00031060"/>
    <w:rsid w:val="000311C6"/>
    <w:rsid w:val="00031586"/>
    <w:rsid w:val="00031596"/>
    <w:rsid w:val="000315A7"/>
    <w:rsid w:val="00031792"/>
    <w:rsid w:val="00031A23"/>
    <w:rsid w:val="00031CBC"/>
    <w:rsid w:val="00031DAF"/>
    <w:rsid w:val="00031F03"/>
    <w:rsid w:val="00031F7F"/>
    <w:rsid w:val="000320DF"/>
    <w:rsid w:val="00032494"/>
    <w:rsid w:val="00032C5D"/>
    <w:rsid w:val="0003300D"/>
    <w:rsid w:val="000331A0"/>
    <w:rsid w:val="000332DB"/>
    <w:rsid w:val="00033354"/>
    <w:rsid w:val="0003345C"/>
    <w:rsid w:val="0003358C"/>
    <w:rsid w:val="0003377B"/>
    <w:rsid w:val="0003379F"/>
    <w:rsid w:val="000337BB"/>
    <w:rsid w:val="00033992"/>
    <w:rsid w:val="00033C75"/>
    <w:rsid w:val="0003448F"/>
    <w:rsid w:val="000345BB"/>
    <w:rsid w:val="0003476A"/>
    <w:rsid w:val="000347B2"/>
    <w:rsid w:val="000348D1"/>
    <w:rsid w:val="000348E1"/>
    <w:rsid w:val="00034A91"/>
    <w:rsid w:val="00034BF4"/>
    <w:rsid w:val="00034C5B"/>
    <w:rsid w:val="00034CE3"/>
    <w:rsid w:val="00034E2D"/>
    <w:rsid w:val="00034F6E"/>
    <w:rsid w:val="0003510D"/>
    <w:rsid w:val="00035117"/>
    <w:rsid w:val="0003511C"/>
    <w:rsid w:val="000351B8"/>
    <w:rsid w:val="000352F5"/>
    <w:rsid w:val="00035320"/>
    <w:rsid w:val="00035839"/>
    <w:rsid w:val="00035BFC"/>
    <w:rsid w:val="00035DF9"/>
    <w:rsid w:val="00035FE3"/>
    <w:rsid w:val="00036092"/>
    <w:rsid w:val="000361F2"/>
    <w:rsid w:val="000367C3"/>
    <w:rsid w:val="00036937"/>
    <w:rsid w:val="00036ADE"/>
    <w:rsid w:val="00036EFF"/>
    <w:rsid w:val="0003719A"/>
    <w:rsid w:val="0003732F"/>
    <w:rsid w:val="000374B0"/>
    <w:rsid w:val="000374D1"/>
    <w:rsid w:val="00037752"/>
    <w:rsid w:val="00037A6F"/>
    <w:rsid w:val="00037D91"/>
    <w:rsid w:val="00037DA5"/>
    <w:rsid w:val="00037DD1"/>
    <w:rsid w:val="00040030"/>
    <w:rsid w:val="000405D8"/>
    <w:rsid w:val="00040B5E"/>
    <w:rsid w:val="00040BE5"/>
    <w:rsid w:val="00040DA1"/>
    <w:rsid w:val="00041130"/>
    <w:rsid w:val="000412DE"/>
    <w:rsid w:val="000417FD"/>
    <w:rsid w:val="0004182C"/>
    <w:rsid w:val="00041D8D"/>
    <w:rsid w:val="00041E49"/>
    <w:rsid w:val="00041E5B"/>
    <w:rsid w:val="00041F45"/>
    <w:rsid w:val="000420F3"/>
    <w:rsid w:val="0004213E"/>
    <w:rsid w:val="000421B7"/>
    <w:rsid w:val="0004225A"/>
    <w:rsid w:val="000423E0"/>
    <w:rsid w:val="0004247D"/>
    <w:rsid w:val="00042532"/>
    <w:rsid w:val="00042712"/>
    <w:rsid w:val="000427C0"/>
    <w:rsid w:val="00042896"/>
    <w:rsid w:val="00042A38"/>
    <w:rsid w:val="00042D1A"/>
    <w:rsid w:val="00042E08"/>
    <w:rsid w:val="00042F36"/>
    <w:rsid w:val="0004305F"/>
    <w:rsid w:val="000436A2"/>
    <w:rsid w:val="00043726"/>
    <w:rsid w:val="00043B2A"/>
    <w:rsid w:val="00043B7C"/>
    <w:rsid w:val="00043B91"/>
    <w:rsid w:val="00043D1E"/>
    <w:rsid w:val="00043FB3"/>
    <w:rsid w:val="00044197"/>
    <w:rsid w:val="00044223"/>
    <w:rsid w:val="0004460A"/>
    <w:rsid w:val="00044710"/>
    <w:rsid w:val="00044DE6"/>
    <w:rsid w:val="00044E1F"/>
    <w:rsid w:val="00044E89"/>
    <w:rsid w:val="000452C6"/>
    <w:rsid w:val="000452D8"/>
    <w:rsid w:val="000453AB"/>
    <w:rsid w:val="00045A09"/>
    <w:rsid w:val="00045BA0"/>
    <w:rsid w:val="00045CFD"/>
    <w:rsid w:val="00045DF6"/>
    <w:rsid w:val="00045EA0"/>
    <w:rsid w:val="00046119"/>
    <w:rsid w:val="00046642"/>
    <w:rsid w:val="000466B1"/>
    <w:rsid w:val="00046999"/>
    <w:rsid w:val="00046C94"/>
    <w:rsid w:val="00046ED6"/>
    <w:rsid w:val="00047196"/>
    <w:rsid w:val="000474DA"/>
    <w:rsid w:val="00047A97"/>
    <w:rsid w:val="00047BCB"/>
    <w:rsid w:val="00047CA9"/>
    <w:rsid w:val="000505C9"/>
    <w:rsid w:val="000506AC"/>
    <w:rsid w:val="00050787"/>
    <w:rsid w:val="00050B1F"/>
    <w:rsid w:val="00050C2D"/>
    <w:rsid w:val="00050EB3"/>
    <w:rsid w:val="00051084"/>
    <w:rsid w:val="0005158D"/>
    <w:rsid w:val="000516F2"/>
    <w:rsid w:val="00051A13"/>
    <w:rsid w:val="00051ED0"/>
    <w:rsid w:val="00052001"/>
    <w:rsid w:val="000520F7"/>
    <w:rsid w:val="0005244C"/>
    <w:rsid w:val="000524B3"/>
    <w:rsid w:val="0005255A"/>
    <w:rsid w:val="000525E9"/>
    <w:rsid w:val="0005265B"/>
    <w:rsid w:val="0005290A"/>
    <w:rsid w:val="00052A0D"/>
    <w:rsid w:val="00052B7D"/>
    <w:rsid w:val="00052D8F"/>
    <w:rsid w:val="00052EDD"/>
    <w:rsid w:val="000532B2"/>
    <w:rsid w:val="000533B3"/>
    <w:rsid w:val="0005352C"/>
    <w:rsid w:val="0005372A"/>
    <w:rsid w:val="00053808"/>
    <w:rsid w:val="00053B76"/>
    <w:rsid w:val="00053BFB"/>
    <w:rsid w:val="00053F3D"/>
    <w:rsid w:val="00054437"/>
    <w:rsid w:val="000545EB"/>
    <w:rsid w:val="00054667"/>
    <w:rsid w:val="000547CD"/>
    <w:rsid w:val="00054892"/>
    <w:rsid w:val="000548D5"/>
    <w:rsid w:val="00054A88"/>
    <w:rsid w:val="00054B3A"/>
    <w:rsid w:val="00054EB8"/>
    <w:rsid w:val="00054FDA"/>
    <w:rsid w:val="00055054"/>
    <w:rsid w:val="00055172"/>
    <w:rsid w:val="00055337"/>
    <w:rsid w:val="00055416"/>
    <w:rsid w:val="000557FC"/>
    <w:rsid w:val="00055951"/>
    <w:rsid w:val="00055A37"/>
    <w:rsid w:val="00055E9C"/>
    <w:rsid w:val="00056105"/>
    <w:rsid w:val="000561AF"/>
    <w:rsid w:val="000562C6"/>
    <w:rsid w:val="00056553"/>
    <w:rsid w:val="000565F6"/>
    <w:rsid w:val="00056801"/>
    <w:rsid w:val="0005693D"/>
    <w:rsid w:val="00056A71"/>
    <w:rsid w:val="00056AEB"/>
    <w:rsid w:val="00056CF3"/>
    <w:rsid w:val="00056E48"/>
    <w:rsid w:val="0005737D"/>
    <w:rsid w:val="00057531"/>
    <w:rsid w:val="00057864"/>
    <w:rsid w:val="000579F2"/>
    <w:rsid w:val="00057A47"/>
    <w:rsid w:val="00057C6F"/>
    <w:rsid w:val="00057CC9"/>
    <w:rsid w:val="0006008B"/>
    <w:rsid w:val="000602A6"/>
    <w:rsid w:val="000603A0"/>
    <w:rsid w:val="000604BB"/>
    <w:rsid w:val="000605BE"/>
    <w:rsid w:val="0006086B"/>
    <w:rsid w:val="0006088F"/>
    <w:rsid w:val="000609C3"/>
    <w:rsid w:val="00060AF8"/>
    <w:rsid w:val="00060B06"/>
    <w:rsid w:val="00060D85"/>
    <w:rsid w:val="00060F9F"/>
    <w:rsid w:val="00061324"/>
    <w:rsid w:val="000615E3"/>
    <w:rsid w:val="000616CE"/>
    <w:rsid w:val="00061726"/>
    <w:rsid w:val="00061731"/>
    <w:rsid w:val="00061911"/>
    <w:rsid w:val="00061B36"/>
    <w:rsid w:val="00061EA3"/>
    <w:rsid w:val="00062045"/>
    <w:rsid w:val="0006221C"/>
    <w:rsid w:val="000624EF"/>
    <w:rsid w:val="00062526"/>
    <w:rsid w:val="0006270D"/>
    <w:rsid w:val="000627E1"/>
    <w:rsid w:val="00062CEF"/>
    <w:rsid w:val="00062E52"/>
    <w:rsid w:val="00063319"/>
    <w:rsid w:val="0006334D"/>
    <w:rsid w:val="00063378"/>
    <w:rsid w:val="0006346C"/>
    <w:rsid w:val="0006387B"/>
    <w:rsid w:val="000638BD"/>
    <w:rsid w:val="00063B62"/>
    <w:rsid w:val="00063B9D"/>
    <w:rsid w:val="00063CED"/>
    <w:rsid w:val="00064321"/>
    <w:rsid w:val="00064716"/>
    <w:rsid w:val="0006492C"/>
    <w:rsid w:val="000655BB"/>
    <w:rsid w:val="00065739"/>
    <w:rsid w:val="000657D9"/>
    <w:rsid w:val="00065A58"/>
    <w:rsid w:val="00065B7F"/>
    <w:rsid w:val="00065BD3"/>
    <w:rsid w:val="00065D63"/>
    <w:rsid w:val="00065EBA"/>
    <w:rsid w:val="00065F30"/>
    <w:rsid w:val="00066058"/>
    <w:rsid w:val="000660A4"/>
    <w:rsid w:val="0006619E"/>
    <w:rsid w:val="00066224"/>
    <w:rsid w:val="00066317"/>
    <w:rsid w:val="000668C1"/>
    <w:rsid w:val="00066954"/>
    <w:rsid w:val="00066956"/>
    <w:rsid w:val="00066BE7"/>
    <w:rsid w:val="00066DDB"/>
    <w:rsid w:val="00067BB3"/>
    <w:rsid w:val="00067BC3"/>
    <w:rsid w:val="00067BEB"/>
    <w:rsid w:val="00067CE0"/>
    <w:rsid w:val="00067D2D"/>
    <w:rsid w:val="0007000C"/>
    <w:rsid w:val="0007006F"/>
    <w:rsid w:val="00070338"/>
    <w:rsid w:val="00070353"/>
    <w:rsid w:val="000704CC"/>
    <w:rsid w:val="00070546"/>
    <w:rsid w:val="00070701"/>
    <w:rsid w:val="00070714"/>
    <w:rsid w:val="00070716"/>
    <w:rsid w:val="00070992"/>
    <w:rsid w:val="00071112"/>
    <w:rsid w:val="00071164"/>
    <w:rsid w:val="0007141A"/>
    <w:rsid w:val="0007213F"/>
    <w:rsid w:val="000723AB"/>
    <w:rsid w:val="000723D9"/>
    <w:rsid w:val="000723E8"/>
    <w:rsid w:val="00072718"/>
    <w:rsid w:val="000728D4"/>
    <w:rsid w:val="00072906"/>
    <w:rsid w:val="00072947"/>
    <w:rsid w:val="00072F3C"/>
    <w:rsid w:val="00072F46"/>
    <w:rsid w:val="000732E1"/>
    <w:rsid w:val="0007343A"/>
    <w:rsid w:val="0007383B"/>
    <w:rsid w:val="00073C9D"/>
    <w:rsid w:val="00074532"/>
    <w:rsid w:val="0007458E"/>
    <w:rsid w:val="00074634"/>
    <w:rsid w:val="0007486C"/>
    <w:rsid w:val="000748F1"/>
    <w:rsid w:val="00074C29"/>
    <w:rsid w:val="00075027"/>
    <w:rsid w:val="00075131"/>
    <w:rsid w:val="00075229"/>
    <w:rsid w:val="000753EA"/>
    <w:rsid w:val="00075485"/>
    <w:rsid w:val="000754CE"/>
    <w:rsid w:val="000755B2"/>
    <w:rsid w:val="00075667"/>
    <w:rsid w:val="000756A6"/>
    <w:rsid w:val="000757FB"/>
    <w:rsid w:val="0007593F"/>
    <w:rsid w:val="00075A9C"/>
    <w:rsid w:val="00075D3A"/>
    <w:rsid w:val="0007605D"/>
    <w:rsid w:val="000760C9"/>
    <w:rsid w:val="000760E9"/>
    <w:rsid w:val="00076134"/>
    <w:rsid w:val="000761B2"/>
    <w:rsid w:val="00076224"/>
    <w:rsid w:val="0007628E"/>
    <w:rsid w:val="00076378"/>
    <w:rsid w:val="00076689"/>
    <w:rsid w:val="0007668F"/>
    <w:rsid w:val="000768BE"/>
    <w:rsid w:val="00076984"/>
    <w:rsid w:val="00076AD6"/>
    <w:rsid w:val="00076AFD"/>
    <w:rsid w:val="00076FA4"/>
    <w:rsid w:val="0007709E"/>
    <w:rsid w:val="000772F8"/>
    <w:rsid w:val="0007731C"/>
    <w:rsid w:val="00077342"/>
    <w:rsid w:val="00077593"/>
    <w:rsid w:val="0007760D"/>
    <w:rsid w:val="0007784F"/>
    <w:rsid w:val="00077AE0"/>
    <w:rsid w:val="00077C8A"/>
    <w:rsid w:val="00077F46"/>
    <w:rsid w:val="00080006"/>
    <w:rsid w:val="00080407"/>
    <w:rsid w:val="0008041B"/>
    <w:rsid w:val="000804EF"/>
    <w:rsid w:val="00080569"/>
    <w:rsid w:val="00080943"/>
    <w:rsid w:val="00080A1A"/>
    <w:rsid w:val="00080B61"/>
    <w:rsid w:val="00080B64"/>
    <w:rsid w:val="00080B9F"/>
    <w:rsid w:val="00080BB8"/>
    <w:rsid w:val="00080EB7"/>
    <w:rsid w:val="00081384"/>
    <w:rsid w:val="000813CE"/>
    <w:rsid w:val="00081716"/>
    <w:rsid w:val="00081D93"/>
    <w:rsid w:val="00081EFE"/>
    <w:rsid w:val="00082055"/>
    <w:rsid w:val="00082115"/>
    <w:rsid w:val="00082465"/>
    <w:rsid w:val="00082935"/>
    <w:rsid w:val="00082AD7"/>
    <w:rsid w:val="00082C80"/>
    <w:rsid w:val="00082F11"/>
    <w:rsid w:val="00083165"/>
    <w:rsid w:val="000834BB"/>
    <w:rsid w:val="00083527"/>
    <w:rsid w:val="00083B4B"/>
    <w:rsid w:val="00083FDE"/>
    <w:rsid w:val="00084435"/>
    <w:rsid w:val="00084A8B"/>
    <w:rsid w:val="000853C1"/>
    <w:rsid w:val="000854BC"/>
    <w:rsid w:val="00085691"/>
    <w:rsid w:val="0008592D"/>
    <w:rsid w:val="00085D08"/>
    <w:rsid w:val="00085E57"/>
    <w:rsid w:val="00085F10"/>
    <w:rsid w:val="00086860"/>
    <w:rsid w:val="00086D47"/>
    <w:rsid w:val="00086D76"/>
    <w:rsid w:val="00086D90"/>
    <w:rsid w:val="00086D9E"/>
    <w:rsid w:val="000871CD"/>
    <w:rsid w:val="000872F4"/>
    <w:rsid w:val="000874A1"/>
    <w:rsid w:val="000874F1"/>
    <w:rsid w:val="0008786A"/>
    <w:rsid w:val="000878BD"/>
    <w:rsid w:val="00087994"/>
    <w:rsid w:val="0009052A"/>
    <w:rsid w:val="000905C1"/>
    <w:rsid w:val="000905E4"/>
    <w:rsid w:val="0009070B"/>
    <w:rsid w:val="000908FD"/>
    <w:rsid w:val="00090CD2"/>
    <w:rsid w:val="00090DD6"/>
    <w:rsid w:val="00091684"/>
    <w:rsid w:val="00091A81"/>
    <w:rsid w:val="00091AAB"/>
    <w:rsid w:val="00091B36"/>
    <w:rsid w:val="00091C11"/>
    <w:rsid w:val="00091F8A"/>
    <w:rsid w:val="000926BF"/>
    <w:rsid w:val="00092707"/>
    <w:rsid w:val="00092736"/>
    <w:rsid w:val="00092977"/>
    <w:rsid w:val="00092A92"/>
    <w:rsid w:val="00093051"/>
    <w:rsid w:val="0009333E"/>
    <w:rsid w:val="000936BA"/>
    <w:rsid w:val="000938D4"/>
    <w:rsid w:val="00093D6A"/>
    <w:rsid w:val="00093E40"/>
    <w:rsid w:val="000940AE"/>
    <w:rsid w:val="000941F8"/>
    <w:rsid w:val="00094343"/>
    <w:rsid w:val="00094414"/>
    <w:rsid w:val="0009474F"/>
    <w:rsid w:val="00094A9E"/>
    <w:rsid w:val="00094B65"/>
    <w:rsid w:val="00094C6A"/>
    <w:rsid w:val="00094C90"/>
    <w:rsid w:val="00094CF1"/>
    <w:rsid w:val="00094F92"/>
    <w:rsid w:val="00094FA9"/>
    <w:rsid w:val="000951B6"/>
    <w:rsid w:val="000952D4"/>
    <w:rsid w:val="0009530B"/>
    <w:rsid w:val="0009566C"/>
    <w:rsid w:val="00095AF3"/>
    <w:rsid w:val="00095BDD"/>
    <w:rsid w:val="00095F5B"/>
    <w:rsid w:val="0009600B"/>
    <w:rsid w:val="000960E4"/>
    <w:rsid w:val="0009653F"/>
    <w:rsid w:val="000965A1"/>
    <w:rsid w:val="000965B5"/>
    <w:rsid w:val="0009670E"/>
    <w:rsid w:val="000969E5"/>
    <w:rsid w:val="00096C0C"/>
    <w:rsid w:val="00096F9D"/>
    <w:rsid w:val="00096FFE"/>
    <w:rsid w:val="000970F1"/>
    <w:rsid w:val="0009717A"/>
    <w:rsid w:val="000974E0"/>
    <w:rsid w:val="00097641"/>
    <w:rsid w:val="00097707"/>
    <w:rsid w:val="0009797C"/>
    <w:rsid w:val="00097985"/>
    <w:rsid w:val="000A0041"/>
    <w:rsid w:val="000A0178"/>
    <w:rsid w:val="000A02EF"/>
    <w:rsid w:val="000A0562"/>
    <w:rsid w:val="000A0651"/>
    <w:rsid w:val="000A095C"/>
    <w:rsid w:val="000A09FE"/>
    <w:rsid w:val="000A0C4F"/>
    <w:rsid w:val="000A1017"/>
    <w:rsid w:val="000A1DC3"/>
    <w:rsid w:val="000A1F93"/>
    <w:rsid w:val="000A21C0"/>
    <w:rsid w:val="000A23AE"/>
    <w:rsid w:val="000A261C"/>
    <w:rsid w:val="000A2624"/>
    <w:rsid w:val="000A2880"/>
    <w:rsid w:val="000A2A34"/>
    <w:rsid w:val="000A2EDE"/>
    <w:rsid w:val="000A302E"/>
    <w:rsid w:val="000A3033"/>
    <w:rsid w:val="000A30CA"/>
    <w:rsid w:val="000A3174"/>
    <w:rsid w:val="000A347D"/>
    <w:rsid w:val="000A3655"/>
    <w:rsid w:val="000A381C"/>
    <w:rsid w:val="000A38ED"/>
    <w:rsid w:val="000A395C"/>
    <w:rsid w:val="000A3C05"/>
    <w:rsid w:val="000A3D31"/>
    <w:rsid w:val="000A3DED"/>
    <w:rsid w:val="000A3F1C"/>
    <w:rsid w:val="000A4551"/>
    <w:rsid w:val="000A479E"/>
    <w:rsid w:val="000A4AF3"/>
    <w:rsid w:val="000A4D64"/>
    <w:rsid w:val="000A4F7A"/>
    <w:rsid w:val="000A51C9"/>
    <w:rsid w:val="000A530D"/>
    <w:rsid w:val="000A532D"/>
    <w:rsid w:val="000A538D"/>
    <w:rsid w:val="000A549C"/>
    <w:rsid w:val="000A54C3"/>
    <w:rsid w:val="000A55A4"/>
    <w:rsid w:val="000A58A0"/>
    <w:rsid w:val="000A5C0D"/>
    <w:rsid w:val="000A5E4C"/>
    <w:rsid w:val="000A66A9"/>
    <w:rsid w:val="000A6748"/>
    <w:rsid w:val="000A6836"/>
    <w:rsid w:val="000A69FE"/>
    <w:rsid w:val="000A6B15"/>
    <w:rsid w:val="000A6BE6"/>
    <w:rsid w:val="000A6DFA"/>
    <w:rsid w:val="000A6ECD"/>
    <w:rsid w:val="000A7298"/>
    <w:rsid w:val="000A75AF"/>
    <w:rsid w:val="000A7777"/>
    <w:rsid w:val="000A79CA"/>
    <w:rsid w:val="000A7BF4"/>
    <w:rsid w:val="000B009C"/>
    <w:rsid w:val="000B012B"/>
    <w:rsid w:val="000B050B"/>
    <w:rsid w:val="000B0582"/>
    <w:rsid w:val="000B0583"/>
    <w:rsid w:val="000B05E3"/>
    <w:rsid w:val="000B06B6"/>
    <w:rsid w:val="000B0870"/>
    <w:rsid w:val="000B0A6F"/>
    <w:rsid w:val="000B0BC2"/>
    <w:rsid w:val="000B0C70"/>
    <w:rsid w:val="000B0EAE"/>
    <w:rsid w:val="000B0EE0"/>
    <w:rsid w:val="000B1245"/>
    <w:rsid w:val="000B1297"/>
    <w:rsid w:val="000B130B"/>
    <w:rsid w:val="000B1720"/>
    <w:rsid w:val="000B1A86"/>
    <w:rsid w:val="000B1A8F"/>
    <w:rsid w:val="000B1BA5"/>
    <w:rsid w:val="000B1C0E"/>
    <w:rsid w:val="000B1CE6"/>
    <w:rsid w:val="000B1DC8"/>
    <w:rsid w:val="000B23E9"/>
    <w:rsid w:val="000B261A"/>
    <w:rsid w:val="000B2770"/>
    <w:rsid w:val="000B2840"/>
    <w:rsid w:val="000B2A5C"/>
    <w:rsid w:val="000B2CB9"/>
    <w:rsid w:val="000B2DE3"/>
    <w:rsid w:val="000B2F42"/>
    <w:rsid w:val="000B319C"/>
    <w:rsid w:val="000B3316"/>
    <w:rsid w:val="000B34C9"/>
    <w:rsid w:val="000B3718"/>
    <w:rsid w:val="000B37D9"/>
    <w:rsid w:val="000B382E"/>
    <w:rsid w:val="000B3870"/>
    <w:rsid w:val="000B396D"/>
    <w:rsid w:val="000B3BDC"/>
    <w:rsid w:val="000B3C5B"/>
    <w:rsid w:val="000B3E53"/>
    <w:rsid w:val="000B3E81"/>
    <w:rsid w:val="000B44CA"/>
    <w:rsid w:val="000B47B3"/>
    <w:rsid w:val="000B4ACE"/>
    <w:rsid w:val="000B4C3F"/>
    <w:rsid w:val="000B4DDA"/>
    <w:rsid w:val="000B53DD"/>
    <w:rsid w:val="000B55F4"/>
    <w:rsid w:val="000B5669"/>
    <w:rsid w:val="000B581C"/>
    <w:rsid w:val="000B586A"/>
    <w:rsid w:val="000B58EF"/>
    <w:rsid w:val="000B597D"/>
    <w:rsid w:val="000B5B25"/>
    <w:rsid w:val="000B5D96"/>
    <w:rsid w:val="000B5FC6"/>
    <w:rsid w:val="000B6130"/>
    <w:rsid w:val="000B661C"/>
    <w:rsid w:val="000B66DD"/>
    <w:rsid w:val="000B696D"/>
    <w:rsid w:val="000B6D28"/>
    <w:rsid w:val="000B6D9D"/>
    <w:rsid w:val="000B6F3E"/>
    <w:rsid w:val="000B7201"/>
    <w:rsid w:val="000B737A"/>
    <w:rsid w:val="000B77B3"/>
    <w:rsid w:val="000B795C"/>
    <w:rsid w:val="000B7AEF"/>
    <w:rsid w:val="000C0142"/>
    <w:rsid w:val="000C05E6"/>
    <w:rsid w:val="000C0766"/>
    <w:rsid w:val="000C07A6"/>
    <w:rsid w:val="000C0CD8"/>
    <w:rsid w:val="000C0F1F"/>
    <w:rsid w:val="000C1005"/>
    <w:rsid w:val="000C1318"/>
    <w:rsid w:val="000C1492"/>
    <w:rsid w:val="000C175A"/>
    <w:rsid w:val="000C194B"/>
    <w:rsid w:val="000C1966"/>
    <w:rsid w:val="000C1988"/>
    <w:rsid w:val="000C1B00"/>
    <w:rsid w:val="000C1DF4"/>
    <w:rsid w:val="000C20E8"/>
    <w:rsid w:val="000C2337"/>
    <w:rsid w:val="000C25EB"/>
    <w:rsid w:val="000C2B3D"/>
    <w:rsid w:val="000C2BFF"/>
    <w:rsid w:val="000C2EEE"/>
    <w:rsid w:val="000C2F39"/>
    <w:rsid w:val="000C3313"/>
    <w:rsid w:val="000C33B2"/>
    <w:rsid w:val="000C33B6"/>
    <w:rsid w:val="000C3483"/>
    <w:rsid w:val="000C34D6"/>
    <w:rsid w:val="000C3871"/>
    <w:rsid w:val="000C3B69"/>
    <w:rsid w:val="000C3BBD"/>
    <w:rsid w:val="000C4040"/>
    <w:rsid w:val="000C421D"/>
    <w:rsid w:val="000C44D5"/>
    <w:rsid w:val="000C44FC"/>
    <w:rsid w:val="000C489A"/>
    <w:rsid w:val="000C48C9"/>
    <w:rsid w:val="000C4C5B"/>
    <w:rsid w:val="000C5112"/>
    <w:rsid w:val="000C5189"/>
    <w:rsid w:val="000C518C"/>
    <w:rsid w:val="000C56B9"/>
    <w:rsid w:val="000C5743"/>
    <w:rsid w:val="000C58BB"/>
    <w:rsid w:val="000C5ADC"/>
    <w:rsid w:val="000C5ADF"/>
    <w:rsid w:val="000C5B48"/>
    <w:rsid w:val="000C5CE1"/>
    <w:rsid w:val="000C5EBC"/>
    <w:rsid w:val="000C5F73"/>
    <w:rsid w:val="000C5FC6"/>
    <w:rsid w:val="000C6066"/>
    <w:rsid w:val="000C62FE"/>
    <w:rsid w:val="000C6499"/>
    <w:rsid w:val="000C6C29"/>
    <w:rsid w:val="000C6FA1"/>
    <w:rsid w:val="000C6FC0"/>
    <w:rsid w:val="000C7389"/>
    <w:rsid w:val="000C74C0"/>
    <w:rsid w:val="000C7592"/>
    <w:rsid w:val="000C767D"/>
    <w:rsid w:val="000C7966"/>
    <w:rsid w:val="000C7A1A"/>
    <w:rsid w:val="000C7F71"/>
    <w:rsid w:val="000D00E0"/>
    <w:rsid w:val="000D03B4"/>
    <w:rsid w:val="000D052B"/>
    <w:rsid w:val="000D05B6"/>
    <w:rsid w:val="000D0B23"/>
    <w:rsid w:val="000D124E"/>
    <w:rsid w:val="000D1283"/>
    <w:rsid w:val="000D14A5"/>
    <w:rsid w:val="000D1516"/>
    <w:rsid w:val="000D1652"/>
    <w:rsid w:val="000D1E7E"/>
    <w:rsid w:val="000D1F74"/>
    <w:rsid w:val="000D2120"/>
    <w:rsid w:val="000D2402"/>
    <w:rsid w:val="000D242E"/>
    <w:rsid w:val="000D280A"/>
    <w:rsid w:val="000D2B89"/>
    <w:rsid w:val="000D2BAB"/>
    <w:rsid w:val="000D2BE1"/>
    <w:rsid w:val="000D2C10"/>
    <w:rsid w:val="000D2CB2"/>
    <w:rsid w:val="000D2FF7"/>
    <w:rsid w:val="000D30BE"/>
    <w:rsid w:val="000D326C"/>
    <w:rsid w:val="000D32F4"/>
    <w:rsid w:val="000D3316"/>
    <w:rsid w:val="000D336C"/>
    <w:rsid w:val="000D3B16"/>
    <w:rsid w:val="000D3E1F"/>
    <w:rsid w:val="000D4053"/>
    <w:rsid w:val="000D4058"/>
    <w:rsid w:val="000D4144"/>
    <w:rsid w:val="000D46B8"/>
    <w:rsid w:val="000D48B7"/>
    <w:rsid w:val="000D4979"/>
    <w:rsid w:val="000D49EF"/>
    <w:rsid w:val="000D4C24"/>
    <w:rsid w:val="000D4C2F"/>
    <w:rsid w:val="000D4E3C"/>
    <w:rsid w:val="000D4E8F"/>
    <w:rsid w:val="000D53BA"/>
    <w:rsid w:val="000D57FC"/>
    <w:rsid w:val="000D5C2B"/>
    <w:rsid w:val="000D5C8C"/>
    <w:rsid w:val="000D5F7C"/>
    <w:rsid w:val="000D6A0A"/>
    <w:rsid w:val="000D6D4D"/>
    <w:rsid w:val="000D70AC"/>
    <w:rsid w:val="000D7283"/>
    <w:rsid w:val="000D76FD"/>
    <w:rsid w:val="000D786E"/>
    <w:rsid w:val="000D7884"/>
    <w:rsid w:val="000D78F2"/>
    <w:rsid w:val="000D7AAE"/>
    <w:rsid w:val="000E009B"/>
    <w:rsid w:val="000E0392"/>
    <w:rsid w:val="000E0441"/>
    <w:rsid w:val="000E084B"/>
    <w:rsid w:val="000E0929"/>
    <w:rsid w:val="000E09B1"/>
    <w:rsid w:val="000E0D19"/>
    <w:rsid w:val="000E0D8B"/>
    <w:rsid w:val="000E0E11"/>
    <w:rsid w:val="000E0EE9"/>
    <w:rsid w:val="000E11C6"/>
    <w:rsid w:val="000E137D"/>
    <w:rsid w:val="000E155C"/>
    <w:rsid w:val="000E1708"/>
    <w:rsid w:val="000E17E1"/>
    <w:rsid w:val="000E1BEE"/>
    <w:rsid w:val="000E2A40"/>
    <w:rsid w:val="000E2B8A"/>
    <w:rsid w:val="000E2F64"/>
    <w:rsid w:val="000E3074"/>
    <w:rsid w:val="000E3129"/>
    <w:rsid w:val="000E3157"/>
    <w:rsid w:val="000E3359"/>
    <w:rsid w:val="000E35CC"/>
    <w:rsid w:val="000E380F"/>
    <w:rsid w:val="000E3A00"/>
    <w:rsid w:val="000E3DB8"/>
    <w:rsid w:val="000E3EDA"/>
    <w:rsid w:val="000E3F68"/>
    <w:rsid w:val="000E4111"/>
    <w:rsid w:val="000E4124"/>
    <w:rsid w:val="000E45EA"/>
    <w:rsid w:val="000E47AF"/>
    <w:rsid w:val="000E48EE"/>
    <w:rsid w:val="000E49AA"/>
    <w:rsid w:val="000E4B28"/>
    <w:rsid w:val="000E4B62"/>
    <w:rsid w:val="000E4BE4"/>
    <w:rsid w:val="000E4C92"/>
    <w:rsid w:val="000E4DAB"/>
    <w:rsid w:val="000E4DC0"/>
    <w:rsid w:val="000E5229"/>
    <w:rsid w:val="000E52F7"/>
    <w:rsid w:val="000E5677"/>
    <w:rsid w:val="000E5794"/>
    <w:rsid w:val="000E5816"/>
    <w:rsid w:val="000E5C6A"/>
    <w:rsid w:val="000E5D8D"/>
    <w:rsid w:val="000E5E4E"/>
    <w:rsid w:val="000E5FA2"/>
    <w:rsid w:val="000E6038"/>
    <w:rsid w:val="000E616A"/>
    <w:rsid w:val="000E6470"/>
    <w:rsid w:val="000E649A"/>
    <w:rsid w:val="000E68B4"/>
    <w:rsid w:val="000E6BCC"/>
    <w:rsid w:val="000E6C03"/>
    <w:rsid w:val="000E75C3"/>
    <w:rsid w:val="000E78E8"/>
    <w:rsid w:val="000E7D91"/>
    <w:rsid w:val="000E7E6C"/>
    <w:rsid w:val="000E7F57"/>
    <w:rsid w:val="000E7F5B"/>
    <w:rsid w:val="000F00E2"/>
    <w:rsid w:val="000F0320"/>
    <w:rsid w:val="000F0701"/>
    <w:rsid w:val="000F0935"/>
    <w:rsid w:val="000F093E"/>
    <w:rsid w:val="000F0E45"/>
    <w:rsid w:val="000F0F6C"/>
    <w:rsid w:val="000F14B0"/>
    <w:rsid w:val="000F15E0"/>
    <w:rsid w:val="000F1856"/>
    <w:rsid w:val="000F1935"/>
    <w:rsid w:val="000F1A87"/>
    <w:rsid w:val="000F1AFD"/>
    <w:rsid w:val="000F1B93"/>
    <w:rsid w:val="000F1C6C"/>
    <w:rsid w:val="000F1F0C"/>
    <w:rsid w:val="000F20F8"/>
    <w:rsid w:val="000F21B9"/>
    <w:rsid w:val="000F23A8"/>
    <w:rsid w:val="000F28A8"/>
    <w:rsid w:val="000F2C43"/>
    <w:rsid w:val="000F2C60"/>
    <w:rsid w:val="000F340A"/>
    <w:rsid w:val="000F347D"/>
    <w:rsid w:val="000F3510"/>
    <w:rsid w:val="000F39C3"/>
    <w:rsid w:val="000F3AFB"/>
    <w:rsid w:val="000F3B24"/>
    <w:rsid w:val="000F3BC5"/>
    <w:rsid w:val="000F4806"/>
    <w:rsid w:val="000F4998"/>
    <w:rsid w:val="000F504E"/>
    <w:rsid w:val="000F50B7"/>
    <w:rsid w:val="000F53F5"/>
    <w:rsid w:val="000F5507"/>
    <w:rsid w:val="000F5509"/>
    <w:rsid w:val="000F5E9A"/>
    <w:rsid w:val="000F608A"/>
    <w:rsid w:val="000F60B7"/>
    <w:rsid w:val="000F62F8"/>
    <w:rsid w:val="000F6406"/>
    <w:rsid w:val="000F65BB"/>
    <w:rsid w:val="000F66D5"/>
    <w:rsid w:val="000F6A3A"/>
    <w:rsid w:val="000F6A81"/>
    <w:rsid w:val="000F6ABE"/>
    <w:rsid w:val="000F6B76"/>
    <w:rsid w:val="000F6D57"/>
    <w:rsid w:val="000F6DD4"/>
    <w:rsid w:val="000F713A"/>
    <w:rsid w:val="000F7570"/>
    <w:rsid w:val="000F7924"/>
    <w:rsid w:val="000F796D"/>
    <w:rsid w:val="000F7B1D"/>
    <w:rsid w:val="000F7CEB"/>
    <w:rsid w:val="000F7D0C"/>
    <w:rsid w:val="000F7D32"/>
    <w:rsid w:val="000F7DA7"/>
    <w:rsid w:val="000F7E32"/>
    <w:rsid w:val="000F7F2C"/>
    <w:rsid w:val="000F7FD9"/>
    <w:rsid w:val="0010033B"/>
    <w:rsid w:val="00100392"/>
    <w:rsid w:val="00100611"/>
    <w:rsid w:val="00100739"/>
    <w:rsid w:val="0010078D"/>
    <w:rsid w:val="001008C5"/>
    <w:rsid w:val="00101389"/>
    <w:rsid w:val="00101772"/>
    <w:rsid w:val="001017A2"/>
    <w:rsid w:val="00101B6A"/>
    <w:rsid w:val="00101C19"/>
    <w:rsid w:val="00101DF4"/>
    <w:rsid w:val="00101E23"/>
    <w:rsid w:val="00101ED0"/>
    <w:rsid w:val="00102293"/>
    <w:rsid w:val="0010255F"/>
    <w:rsid w:val="001027C3"/>
    <w:rsid w:val="001028B0"/>
    <w:rsid w:val="001029A7"/>
    <w:rsid w:val="00102B55"/>
    <w:rsid w:val="00102E4B"/>
    <w:rsid w:val="00102EB8"/>
    <w:rsid w:val="001032AA"/>
    <w:rsid w:val="001034CF"/>
    <w:rsid w:val="001037E1"/>
    <w:rsid w:val="00103A30"/>
    <w:rsid w:val="00103A7D"/>
    <w:rsid w:val="00103B08"/>
    <w:rsid w:val="00103F0B"/>
    <w:rsid w:val="00103FAB"/>
    <w:rsid w:val="00104355"/>
    <w:rsid w:val="001043B1"/>
    <w:rsid w:val="001044AC"/>
    <w:rsid w:val="00104882"/>
    <w:rsid w:val="001048AA"/>
    <w:rsid w:val="00104904"/>
    <w:rsid w:val="00104A22"/>
    <w:rsid w:val="00104D2E"/>
    <w:rsid w:val="00104F44"/>
    <w:rsid w:val="00104F82"/>
    <w:rsid w:val="001050D4"/>
    <w:rsid w:val="00105562"/>
    <w:rsid w:val="001055D4"/>
    <w:rsid w:val="0010566E"/>
    <w:rsid w:val="00105865"/>
    <w:rsid w:val="00105954"/>
    <w:rsid w:val="001059A4"/>
    <w:rsid w:val="001059D1"/>
    <w:rsid w:val="00105EF4"/>
    <w:rsid w:val="00105F1A"/>
    <w:rsid w:val="00105FA6"/>
    <w:rsid w:val="0010601E"/>
    <w:rsid w:val="001060D2"/>
    <w:rsid w:val="001060FF"/>
    <w:rsid w:val="001061A9"/>
    <w:rsid w:val="001067E6"/>
    <w:rsid w:val="00106803"/>
    <w:rsid w:val="001069B1"/>
    <w:rsid w:val="00106A3F"/>
    <w:rsid w:val="00106A74"/>
    <w:rsid w:val="00106D6E"/>
    <w:rsid w:val="00107141"/>
    <w:rsid w:val="0010715A"/>
    <w:rsid w:val="001072F1"/>
    <w:rsid w:val="0010730A"/>
    <w:rsid w:val="00107406"/>
    <w:rsid w:val="0010753D"/>
    <w:rsid w:val="00107782"/>
    <w:rsid w:val="001078F5"/>
    <w:rsid w:val="001079C6"/>
    <w:rsid w:val="00107A11"/>
    <w:rsid w:val="00107C91"/>
    <w:rsid w:val="00107CB3"/>
    <w:rsid w:val="00107D0A"/>
    <w:rsid w:val="00107F1C"/>
    <w:rsid w:val="00110015"/>
    <w:rsid w:val="0011025A"/>
    <w:rsid w:val="00110969"/>
    <w:rsid w:val="00110C87"/>
    <w:rsid w:val="001111E9"/>
    <w:rsid w:val="00111560"/>
    <w:rsid w:val="00111860"/>
    <w:rsid w:val="001118AF"/>
    <w:rsid w:val="00111AE7"/>
    <w:rsid w:val="00111BCA"/>
    <w:rsid w:val="00111C5D"/>
    <w:rsid w:val="00111CA5"/>
    <w:rsid w:val="00111D17"/>
    <w:rsid w:val="00111F2F"/>
    <w:rsid w:val="00112158"/>
    <w:rsid w:val="001123FC"/>
    <w:rsid w:val="00112482"/>
    <w:rsid w:val="001124DD"/>
    <w:rsid w:val="00112594"/>
    <w:rsid w:val="001125DB"/>
    <w:rsid w:val="0011273C"/>
    <w:rsid w:val="00112AD7"/>
    <w:rsid w:val="00112CC8"/>
    <w:rsid w:val="00112D62"/>
    <w:rsid w:val="00112D6D"/>
    <w:rsid w:val="00112E2A"/>
    <w:rsid w:val="0011313C"/>
    <w:rsid w:val="00113161"/>
    <w:rsid w:val="0011395A"/>
    <w:rsid w:val="00113A9A"/>
    <w:rsid w:val="00113A9F"/>
    <w:rsid w:val="00113C61"/>
    <w:rsid w:val="00113F8F"/>
    <w:rsid w:val="001142F7"/>
    <w:rsid w:val="00114445"/>
    <w:rsid w:val="001145CF"/>
    <w:rsid w:val="0011474F"/>
    <w:rsid w:val="00114A60"/>
    <w:rsid w:val="00114A63"/>
    <w:rsid w:val="00114A80"/>
    <w:rsid w:val="00114C0E"/>
    <w:rsid w:val="00114C7E"/>
    <w:rsid w:val="00114CFE"/>
    <w:rsid w:val="00114E8B"/>
    <w:rsid w:val="00114F7F"/>
    <w:rsid w:val="001153E5"/>
    <w:rsid w:val="00115471"/>
    <w:rsid w:val="001154AD"/>
    <w:rsid w:val="001155B2"/>
    <w:rsid w:val="0011565D"/>
    <w:rsid w:val="001159C2"/>
    <w:rsid w:val="0011602E"/>
    <w:rsid w:val="00116230"/>
    <w:rsid w:val="00116341"/>
    <w:rsid w:val="00116406"/>
    <w:rsid w:val="00116B3D"/>
    <w:rsid w:val="00116B5E"/>
    <w:rsid w:val="00116D77"/>
    <w:rsid w:val="00116DCC"/>
    <w:rsid w:val="00116F5C"/>
    <w:rsid w:val="00117332"/>
    <w:rsid w:val="00117937"/>
    <w:rsid w:val="00117993"/>
    <w:rsid w:val="00117B6D"/>
    <w:rsid w:val="00117D4E"/>
    <w:rsid w:val="001202C2"/>
    <w:rsid w:val="001204D3"/>
    <w:rsid w:val="00120735"/>
    <w:rsid w:val="00120741"/>
    <w:rsid w:val="001208E6"/>
    <w:rsid w:val="00120BD6"/>
    <w:rsid w:val="00120C80"/>
    <w:rsid w:val="00120F37"/>
    <w:rsid w:val="00120FED"/>
    <w:rsid w:val="00121016"/>
    <w:rsid w:val="0012139E"/>
    <w:rsid w:val="001216B9"/>
    <w:rsid w:val="00121F96"/>
    <w:rsid w:val="001223C6"/>
    <w:rsid w:val="0012259B"/>
    <w:rsid w:val="00122682"/>
    <w:rsid w:val="00122787"/>
    <w:rsid w:val="00122CBE"/>
    <w:rsid w:val="00122DD8"/>
    <w:rsid w:val="0012311C"/>
    <w:rsid w:val="001231ED"/>
    <w:rsid w:val="00123250"/>
    <w:rsid w:val="0012329A"/>
    <w:rsid w:val="00123322"/>
    <w:rsid w:val="00123458"/>
    <w:rsid w:val="00123559"/>
    <w:rsid w:val="0012390D"/>
    <w:rsid w:val="00123B35"/>
    <w:rsid w:val="00123D19"/>
    <w:rsid w:val="00123D9F"/>
    <w:rsid w:val="00123E1B"/>
    <w:rsid w:val="00123EEC"/>
    <w:rsid w:val="00123F2C"/>
    <w:rsid w:val="00124363"/>
    <w:rsid w:val="00124442"/>
    <w:rsid w:val="001245B7"/>
    <w:rsid w:val="0012460B"/>
    <w:rsid w:val="001249E3"/>
    <w:rsid w:val="00125150"/>
    <w:rsid w:val="001252FE"/>
    <w:rsid w:val="0012543C"/>
    <w:rsid w:val="0012553C"/>
    <w:rsid w:val="00125872"/>
    <w:rsid w:val="001258A2"/>
    <w:rsid w:val="001258EF"/>
    <w:rsid w:val="00125E18"/>
    <w:rsid w:val="001264BD"/>
    <w:rsid w:val="0012685C"/>
    <w:rsid w:val="00126A0B"/>
    <w:rsid w:val="00126B54"/>
    <w:rsid w:val="00126F79"/>
    <w:rsid w:val="00126F97"/>
    <w:rsid w:val="00127312"/>
    <w:rsid w:val="0012745A"/>
    <w:rsid w:val="001276A7"/>
    <w:rsid w:val="0012783B"/>
    <w:rsid w:val="0012787A"/>
    <w:rsid w:val="00127920"/>
    <w:rsid w:val="00127DB3"/>
    <w:rsid w:val="00127E60"/>
    <w:rsid w:val="001302FE"/>
    <w:rsid w:val="00130325"/>
    <w:rsid w:val="001303A8"/>
    <w:rsid w:val="00130574"/>
    <w:rsid w:val="001305F1"/>
    <w:rsid w:val="00130D6C"/>
    <w:rsid w:val="00130D74"/>
    <w:rsid w:val="00130EA6"/>
    <w:rsid w:val="00130F48"/>
    <w:rsid w:val="00131052"/>
    <w:rsid w:val="0013132A"/>
    <w:rsid w:val="0013148D"/>
    <w:rsid w:val="001319CF"/>
    <w:rsid w:val="001319E0"/>
    <w:rsid w:val="001321D4"/>
    <w:rsid w:val="00132253"/>
    <w:rsid w:val="0013244E"/>
    <w:rsid w:val="001324E6"/>
    <w:rsid w:val="00132540"/>
    <w:rsid w:val="0013270D"/>
    <w:rsid w:val="001328DE"/>
    <w:rsid w:val="00132965"/>
    <w:rsid w:val="00132B22"/>
    <w:rsid w:val="00132EF0"/>
    <w:rsid w:val="0013314A"/>
    <w:rsid w:val="001335C7"/>
    <w:rsid w:val="00133887"/>
    <w:rsid w:val="00133E14"/>
    <w:rsid w:val="00133EAB"/>
    <w:rsid w:val="0013403F"/>
    <w:rsid w:val="0013414D"/>
    <w:rsid w:val="00134172"/>
    <w:rsid w:val="001341FD"/>
    <w:rsid w:val="00134566"/>
    <w:rsid w:val="001347EC"/>
    <w:rsid w:val="0013499E"/>
    <w:rsid w:val="00134BD9"/>
    <w:rsid w:val="00134C5E"/>
    <w:rsid w:val="00134E83"/>
    <w:rsid w:val="0013510A"/>
    <w:rsid w:val="001357BA"/>
    <w:rsid w:val="00135856"/>
    <w:rsid w:val="0013585B"/>
    <w:rsid w:val="00135876"/>
    <w:rsid w:val="0013587D"/>
    <w:rsid w:val="001358B5"/>
    <w:rsid w:val="00135933"/>
    <w:rsid w:val="00135960"/>
    <w:rsid w:val="0013599E"/>
    <w:rsid w:val="00135B31"/>
    <w:rsid w:val="00135D36"/>
    <w:rsid w:val="0013603D"/>
    <w:rsid w:val="001362DC"/>
    <w:rsid w:val="0013636A"/>
    <w:rsid w:val="001364CF"/>
    <w:rsid w:val="001364FF"/>
    <w:rsid w:val="001369BD"/>
    <w:rsid w:val="00136A18"/>
    <w:rsid w:val="00137354"/>
    <w:rsid w:val="001376C9"/>
    <w:rsid w:val="00137AC5"/>
    <w:rsid w:val="00137F31"/>
    <w:rsid w:val="00137F76"/>
    <w:rsid w:val="001401D1"/>
    <w:rsid w:val="00140530"/>
    <w:rsid w:val="00140B92"/>
    <w:rsid w:val="0014146C"/>
    <w:rsid w:val="00141489"/>
    <w:rsid w:val="00141D55"/>
    <w:rsid w:val="00141D5D"/>
    <w:rsid w:val="00141F74"/>
    <w:rsid w:val="00142002"/>
    <w:rsid w:val="001421B0"/>
    <w:rsid w:val="00142C5C"/>
    <w:rsid w:val="00142D6A"/>
    <w:rsid w:val="00142E17"/>
    <w:rsid w:val="001430BA"/>
    <w:rsid w:val="00143297"/>
    <w:rsid w:val="00143458"/>
    <w:rsid w:val="0014371C"/>
    <w:rsid w:val="00143A94"/>
    <w:rsid w:val="00143C00"/>
    <w:rsid w:val="00143C91"/>
    <w:rsid w:val="00143CAF"/>
    <w:rsid w:val="00143DCC"/>
    <w:rsid w:val="001442D8"/>
    <w:rsid w:val="0014459C"/>
    <w:rsid w:val="001445AB"/>
    <w:rsid w:val="00144762"/>
    <w:rsid w:val="00144767"/>
    <w:rsid w:val="00144855"/>
    <w:rsid w:val="001449A3"/>
    <w:rsid w:val="00144D65"/>
    <w:rsid w:val="00144D85"/>
    <w:rsid w:val="00144DFD"/>
    <w:rsid w:val="00145060"/>
    <w:rsid w:val="00145230"/>
    <w:rsid w:val="001456BD"/>
    <w:rsid w:val="001456D2"/>
    <w:rsid w:val="00145899"/>
    <w:rsid w:val="00145B7F"/>
    <w:rsid w:val="00145D6C"/>
    <w:rsid w:val="00145E24"/>
    <w:rsid w:val="0014623D"/>
    <w:rsid w:val="001465F2"/>
    <w:rsid w:val="0014661F"/>
    <w:rsid w:val="001466E9"/>
    <w:rsid w:val="0014679E"/>
    <w:rsid w:val="00146872"/>
    <w:rsid w:val="00146A6C"/>
    <w:rsid w:val="00146E4D"/>
    <w:rsid w:val="00147021"/>
    <w:rsid w:val="00147065"/>
    <w:rsid w:val="00147131"/>
    <w:rsid w:val="0014715B"/>
    <w:rsid w:val="001478C1"/>
    <w:rsid w:val="00147DFB"/>
    <w:rsid w:val="00147E17"/>
    <w:rsid w:val="00147EA1"/>
    <w:rsid w:val="00147F01"/>
    <w:rsid w:val="001504F6"/>
    <w:rsid w:val="00150A5A"/>
    <w:rsid w:val="00150C62"/>
    <w:rsid w:val="00150E49"/>
    <w:rsid w:val="0015196B"/>
    <w:rsid w:val="00151B6E"/>
    <w:rsid w:val="00151C28"/>
    <w:rsid w:val="00151E36"/>
    <w:rsid w:val="00152220"/>
    <w:rsid w:val="00152247"/>
    <w:rsid w:val="0015238F"/>
    <w:rsid w:val="001524E0"/>
    <w:rsid w:val="00152650"/>
    <w:rsid w:val="0015281A"/>
    <w:rsid w:val="00152AAE"/>
    <w:rsid w:val="00152B53"/>
    <w:rsid w:val="00152C66"/>
    <w:rsid w:val="00152E9C"/>
    <w:rsid w:val="001531C7"/>
    <w:rsid w:val="0015330E"/>
    <w:rsid w:val="0015355B"/>
    <w:rsid w:val="00153601"/>
    <w:rsid w:val="001538FF"/>
    <w:rsid w:val="00153C66"/>
    <w:rsid w:val="00153D5F"/>
    <w:rsid w:val="001543C3"/>
    <w:rsid w:val="00154ACC"/>
    <w:rsid w:val="00154C0F"/>
    <w:rsid w:val="001553CD"/>
    <w:rsid w:val="001553D3"/>
    <w:rsid w:val="0015578A"/>
    <w:rsid w:val="001559B0"/>
    <w:rsid w:val="001559D4"/>
    <w:rsid w:val="001559DD"/>
    <w:rsid w:val="00155ABF"/>
    <w:rsid w:val="00155F0F"/>
    <w:rsid w:val="00155F40"/>
    <w:rsid w:val="0015625A"/>
    <w:rsid w:val="0015668C"/>
    <w:rsid w:val="00156C65"/>
    <w:rsid w:val="00156E86"/>
    <w:rsid w:val="001572C5"/>
    <w:rsid w:val="0015735D"/>
    <w:rsid w:val="001573FE"/>
    <w:rsid w:val="00157B7E"/>
    <w:rsid w:val="00157BD1"/>
    <w:rsid w:val="001602CD"/>
    <w:rsid w:val="00160413"/>
    <w:rsid w:val="001605BA"/>
    <w:rsid w:val="00160771"/>
    <w:rsid w:val="00160876"/>
    <w:rsid w:val="001609C0"/>
    <w:rsid w:val="00160C32"/>
    <w:rsid w:val="00160D29"/>
    <w:rsid w:val="00161143"/>
    <w:rsid w:val="0016172A"/>
    <w:rsid w:val="00161880"/>
    <w:rsid w:val="00161F4E"/>
    <w:rsid w:val="001622DF"/>
    <w:rsid w:val="001622E6"/>
    <w:rsid w:val="001623A8"/>
    <w:rsid w:val="001623DE"/>
    <w:rsid w:val="00162531"/>
    <w:rsid w:val="0016254E"/>
    <w:rsid w:val="001625F9"/>
    <w:rsid w:val="0016297F"/>
    <w:rsid w:val="00162988"/>
    <w:rsid w:val="00162B3F"/>
    <w:rsid w:val="00162CC8"/>
    <w:rsid w:val="00162D49"/>
    <w:rsid w:val="00163369"/>
    <w:rsid w:val="001633C0"/>
    <w:rsid w:val="001634D9"/>
    <w:rsid w:val="00163578"/>
    <w:rsid w:val="0016358A"/>
    <w:rsid w:val="00163652"/>
    <w:rsid w:val="001638E8"/>
    <w:rsid w:val="00163C50"/>
    <w:rsid w:val="00163C80"/>
    <w:rsid w:val="00163F64"/>
    <w:rsid w:val="001642C8"/>
    <w:rsid w:val="00164494"/>
    <w:rsid w:val="00164887"/>
    <w:rsid w:val="00164AB5"/>
    <w:rsid w:val="00164ADE"/>
    <w:rsid w:val="00164D14"/>
    <w:rsid w:val="00164F1D"/>
    <w:rsid w:val="00164F68"/>
    <w:rsid w:val="0016507E"/>
    <w:rsid w:val="00165245"/>
    <w:rsid w:val="00165314"/>
    <w:rsid w:val="00165587"/>
    <w:rsid w:val="00165590"/>
    <w:rsid w:val="00165A21"/>
    <w:rsid w:val="00165AA1"/>
    <w:rsid w:val="00165CDE"/>
    <w:rsid w:val="00165DC0"/>
    <w:rsid w:val="00165E2B"/>
    <w:rsid w:val="00165ED1"/>
    <w:rsid w:val="0016604F"/>
    <w:rsid w:val="00166430"/>
    <w:rsid w:val="001668FB"/>
    <w:rsid w:val="00166ABB"/>
    <w:rsid w:val="00166C2B"/>
    <w:rsid w:val="00166CA0"/>
    <w:rsid w:val="00166D58"/>
    <w:rsid w:val="00166F26"/>
    <w:rsid w:val="001670AB"/>
    <w:rsid w:val="001670E9"/>
    <w:rsid w:val="00167793"/>
    <w:rsid w:val="00167BFD"/>
    <w:rsid w:val="00167E07"/>
    <w:rsid w:val="001700A8"/>
    <w:rsid w:val="001700F7"/>
    <w:rsid w:val="00170186"/>
    <w:rsid w:val="001702EE"/>
    <w:rsid w:val="0017056A"/>
    <w:rsid w:val="001708BD"/>
    <w:rsid w:val="00170C13"/>
    <w:rsid w:val="00170DF9"/>
    <w:rsid w:val="00170E8B"/>
    <w:rsid w:val="0017105E"/>
    <w:rsid w:val="0017111D"/>
    <w:rsid w:val="00171235"/>
    <w:rsid w:val="00171286"/>
    <w:rsid w:val="001712B3"/>
    <w:rsid w:val="001714AC"/>
    <w:rsid w:val="0017159E"/>
    <w:rsid w:val="0017175C"/>
    <w:rsid w:val="0017176B"/>
    <w:rsid w:val="00171948"/>
    <w:rsid w:val="00171C5A"/>
    <w:rsid w:val="00171C7B"/>
    <w:rsid w:val="00171D89"/>
    <w:rsid w:val="001723A1"/>
    <w:rsid w:val="001727FB"/>
    <w:rsid w:val="00172823"/>
    <w:rsid w:val="00172B6C"/>
    <w:rsid w:val="00172D92"/>
    <w:rsid w:val="00172DC8"/>
    <w:rsid w:val="00172EF7"/>
    <w:rsid w:val="0017314D"/>
    <w:rsid w:val="0017316C"/>
    <w:rsid w:val="001731A7"/>
    <w:rsid w:val="0017325F"/>
    <w:rsid w:val="00173636"/>
    <w:rsid w:val="00173ED3"/>
    <w:rsid w:val="00173F30"/>
    <w:rsid w:val="001740A6"/>
    <w:rsid w:val="001747FE"/>
    <w:rsid w:val="001748BA"/>
    <w:rsid w:val="00174E5C"/>
    <w:rsid w:val="00174FF0"/>
    <w:rsid w:val="001750BA"/>
    <w:rsid w:val="001759BD"/>
    <w:rsid w:val="001759D8"/>
    <w:rsid w:val="00175B65"/>
    <w:rsid w:val="00175D42"/>
    <w:rsid w:val="00176121"/>
    <w:rsid w:val="00176398"/>
    <w:rsid w:val="001764F4"/>
    <w:rsid w:val="001766E1"/>
    <w:rsid w:val="00176916"/>
    <w:rsid w:val="00176B44"/>
    <w:rsid w:val="00176BBF"/>
    <w:rsid w:val="00176C47"/>
    <w:rsid w:val="001774F8"/>
    <w:rsid w:val="00177515"/>
    <w:rsid w:val="00177574"/>
    <w:rsid w:val="00177618"/>
    <w:rsid w:val="00177737"/>
    <w:rsid w:val="001777EB"/>
    <w:rsid w:val="00177B1F"/>
    <w:rsid w:val="00177B63"/>
    <w:rsid w:val="00177BD6"/>
    <w:rsid w:val="00177E65"/>
    <w:rsid w:val="001801CB"/>
    <w:rsid w:val="001803E4"/>
    <w:rsid w:val="001808BA"/>
    <w:rsid w:val="0018095A"/>
    <w:rsid w:val="00180A6B"/>
    <w:rsid w:val="00180CDE"/>
    <w:rsid w:val="00180D6C"/>
    <w:rsid w:val="00180E53"/>
    <w:rsid w:val="00180F9B"/>
    <w:rsid w:val="0018111E"/>
    <w:rsid w:val="0018122B"/>
    <w:rsid w:val="001815E6"/>
    <w:rsid w:val="00181A7C"/>
    <w:rsid w:val="00181C48"/>
    <w:rsid w:val="0018201D"/>
    <w:rsid w:val="001821EC"/>
    <w:rsid w:val="001824B8"/>
    <w:rsid w:val="0018253D"/>
    <w:rsid w:val="001828FC"/>
    <w:rsid w:val="00182998"/>
    <w:rsid w:val="00182A4D"/>
    <w:rsid w:val="00182FA1"/>
    <w:rsid w:val="0018310D"/>
    <w:rsid w:val="001831F4"/>
    <w:rsid w:val="00183423"/>
    <w:rsid w:val="001836EC"/>
    <w:rsid w:val="00183847"/>
    <w:rsid w:val="001839CF"/>
    <w:rsid w:val="00183B1D"/>
    <w:rsid w:val="00183B77"/>
    <w:rsid w:val="00183D7D"/>
    <w:rsid w:val="00183DF2"/>
    <w:rsid w:val="00183F31"/>
    <w:rsid w:val="001840BF"/>
    <w:rsid w:val="001841FB"/>
    <w:rsid w:val="001850D5"/>
    <w:rsid w:val="001852A2"/>
    <w:rsid w:val="001858F4"/>
    <w:rsid w:val="00185D5F"/>
    <w:rsid w:val="00185E06"/>
    <w:rsid w:val="00185E07"/>
    <w:rsid w:val="00185ED1"/>
    <w:rsid w:val="00185EEF"/>
    <w:rsid w:val="00186022"/>
    <w:rsid w:val="001860F5"/>
    <w:rsid w:val="00186189"/>
    <w:rsid w:val="001865DC"/>
    <w:rsid w:val="00186846"/>
    <w:rsid w:val="00186B8F"/>
    <w:rsid w:val="00186D5B"/>
    <w:rsid w:val="00187007"/>
    <w:rsid w:val="00187075"/>
    <w:rsid w:val="0018709D"/>
    <w:rsid w:val="001878E3"/>
    <w:rsid w:val="00187C9B"/>
    <w:rsid w:val="0019002E"/>
    <w:rsid w:val="001900AC"/>
    <w:rsid w:val="00190625"/>
    <w:rsid w:val="001906D4"/>
    <w:rsid w:val="00190AB6"/>
    <w:rsid w:val="00190AC4"/>
    <w:rsid w:val="00190B5D"/>
    <w:rsid w:val="00190C46"/>
    <w:rsid w:val="00190C71"/>
    <w:rsid w:val="00190E42"/>
    <w:rsid w:val="00190F82"/>
    <w:rsid w:val="00191024"/>
    <w:rsid w:val="00191200"/>
    <w:rsid w:val="001913E8"/>
    <w:rsid w:val="0019177D"/>
    <w:rsid w:val="00191826"/>
    <w:rsid w:val="001919B7"/>
    <w:rsid w:val="00191AB6"/>
    <w:rsid w:val="00191AC1"/>
    <w:rsid w:val="001920D8"/>
    <w:rsid w:val="00192AEB"/>
    <w:rsid w:val="00192BB0"/>
    <w:rsid w:val="00192C6E"/>
    <w:rsid w:val="0019327E"/>
    <w:rsid w:val="00193304"/>
    <w:rsid w:val="001937C0"/>
    <w:rsid w:val="00193850"/>
    <w:rsid w:val="0019396B"/>
    <w:rsid w:val="00193A2C"/>
    <w:rsid w:val="00193DB3"/>
    <w:rsid w:val="00193F64"/>
    <w:rsid w:val="00194218"/>
    <w:rsid w:val="00194792"/>
    <w:rsid w:val="00194A44"/>
    <w:rsid w:val="00194ADB"/>
    <w:rsid w:val="00194C69"/>
    <w:rsid w:val="0019507F"/>
    <w:rsid w:val="0019513F"/>
    <w:rsid w:val="00195356"/>
    <w:rsid w:val="00195383"/>
    <w:rsid w:val="0019539B"/>
    <w:rsid w:val="00195406"/>
    <w:rsid w:val="00195689"/>
    <w:rsid w:val="001956FE"/>
    <w:rsid w:val="00195702"/>
    <w:rsid w:val="00195802"/>
    <w:rsid w:val="00195872"/>
    <w:rsid w:val="0019594C"/>
    <w:rsid w:val="00195E4F"/>
    <w:rsid w:val="00195FAC"/>
    <w:rsid w:val="00196091"/>
    <w:rsid w:val="00196447"/>
    <w:rsid w:val="001967D2"/>
    <w:rsid w:val="00196967"/>
    <w:rsid w:val="00196A38"/>
    <w:rsid w:val="00196F2C"/>
    <w:rsid w:val="00197400"/>
    <w:rsid w:val="0019741F"/>
    <w:rsid w:val="00197420"/>
    <w:rsid w:val="001976A2"/>
    <w:rsid w:val="001978C2"/>
    <w:rsid w:val="00197D6F"/>
    <w:rsid w:val="00197E77"/>
    <w:rsid w:val="00197FA6"/>
    <w:rsid w:val="001A02C7"/>
    <w:rsid w:val="001A042B"/>
    <w:rsid w:val="001A07E9"/>
    <w:rsid w:val="001A0A2A"/>
    <w:rsid w:val="001A0FF0"/>
    <w:rsid w:val="001A11FB"/>
    <w:rsid w:val="001A134A"/>
    <w:rsid w:val="001A15B9"/>
    <w:rsid w:val="001A1722"/>
    <w:rsid w:val="001A24D3"/>
    <w:rsid w:val="001A285F"/>
    <w:rsid w:val="001A2AF0"/>
    <w:rsid w:val="001A2C4B"/>
    <w:rsid w:val="001A306C"/>
    <w:rsid w:val="001A396D"/>
    <w:rsid w:val="001A3AF0"/>
    <w:rsid w:val="001A3D1E"/>
    <w:rsid w:val="001A3EAE"/>
    <w:rsid w:val="001A3ECA"/>
    <w:rsid w:val="001A3FC2"/>
    <w:rsid w:val="001A4642"/>
    <w:rsid w:val="001A46CE"/>
    <w:rsid w:val="001A46FA"/>
    <w:rsid w:val="001A4CB4"/>
    <w:rsid w:val="001A4E5F"/>
    <w:rsid w:val="001A4F02"/>
    <w:rsid w:val="001A5158"/>
    <w:rsid w:val="001A53F9"/>
    <w:rsid w:val="001A5426"/>
    <w:rsid w:val="001A56D6"/>
    <w:rsid w:val="001A57EB"/>
    <w:rsid w:val="001A5C2F"/>
    <w:rsid w:val="001A5ED8"/>
    <w:rsid w:val="001A5FBA"/>
    <w:rsid w:val="001A601F"/>
    <w:rsid w:val="001A6636"/>
    <w:rsid w:val="001A686C"/>
    <w:rsid w:val="001A6A20"/>
    <w:rsid w:val="001A70C7"/>
    <w:rsid w:val="001A71F0"/>
    <w:rsid w:val="001A72C4"/>
    <w:rsid w:val="001A7599"/>
    <w:rsid w:val="001A780C"/>
    <w:rsid w:val="001A7914"/>
    <w:rsid w:val="001A7A0F"/>
    <w:rsid w:val="001A7ABB"/>
    <w:rsid w:val="001A7D9B"/>
    <w:rsid w:val="001A7F1A"/>
    <w:rsid w:val="001B03C4"/>
    <w:rsid w:val="001B0A10"/>
    <w:rsid w:val="001B0B96"/>
    <w:rsid w:val="001B0F40"/>
    <w:rsid w:val="001B0FA3"/>
    <w:rsid w:val="001B1291"/>
    <w:rsid w:val="001B1643"/>
    <w:rsid w:val="001B1675"/>
    <w:rsid w:val="001B16A8"/>
    <w:rsid w:val="001B182A"/>
    <w:rsid w:val="001B1B3D"/>
    <w:rsid w:val="001B1F16"/>
    <w:rsid w:val="001B2088"/>
    <w:rsid w:val="001B20DA"/>
    <w:rsid w:val="001B21F2"/>
    <w:rsid w:val="001B250A"/>
    <w:rsid w:val="001B275A"/>
    <w:rsid w:val="001B2BCF"/>
    <w:rsid w:val="001B2C4C"/>
    <w:rsid w:val="001B2C4E"/>
    <w:rsid w:val="001B2D03"/>
    <w:rsid w:val="001B3210"/>
    <w:rsid w:val="001B34FB"/>
    <w:rsid w:val="001B35C3"/>
    <w:rsid w:val="001B37A4"/>
    <w:rsid w:val="001B399B"/>
    <w:rsid w:val="001B3C55"/>
    <w:rsid w:val="001B4837"/>
    <w:rsid w:val="001B4A21"/>
    <w:rsid w:val="001B4A95"/>
    <w:rsid w:val="001B4C65"/>
    <w:rsid w:val="001B4D17"/>
    <w:rsid w:val="001B4F41"/>
    <w:rsid w:val="001B509D"/>
    <w:rsid w:val="001B54DD"/>
    <w:rsid w:val="001B55B2"/>
    <w:rsid w:val="001B582A"/>
    <w:rsid w:val="001B5A0A"/>
    <w:rsid w:val="001B5B5C"/>
    <w:rsid w:val="001B5D55"/>
    <w:rsid w:val="001B5E22"/>
    <w:rsid w:val="001B6561"/>
    <w:rsid w:val="001B67A8"/>
    <w:rsid w:val="001B688C"/>
    <w:rsid w:val="001B69F6"/>
    <w:rsid w:val="001B6B23"/>
    <w:rsid w:val="001B6D3E"/>
    <w:rsid w:val="001B6DCF"/>
    <w:rsid w:val="001B6F28"/>
    <w:rsid w:val="001B6FE4"/>
    <w:rsid w:val="001B7390"/>
    <w:rsid w:val="001B7506"/>
    <w:rsid w:val="001B754E"/>
    <w:rsid w:val="001B768B"/>
    <w:rsid w:val="001B77DB"/>
    <w:rsid w:val="001B77DE"/>
    <w:rsid w:val="001B78EB"/>
    <w:rsid w:val="001B7A03"/>
    <w:rsid w:val="001B7A16"/>
    <w:rsid w:val="001B7A3A"/>
    <w:rsid w:val="001B7DD5"/>
    <w:rsid w:val="001C0386"/>
    <w:rsid w:val="001C0AA4"/>
    <w:rsid w:val="001C0D0F"/>
    <w:rsid w:val="001C0D34"/>
    <w:rsid w:val="001C0E18"/>
    <w:rsid w:val="001C109F"/>
    <w:rsid w:val="001C150B"/>
    <w:rsid w:val="001C15AA"/>
    <w:rsid w:val="001C17EC"/>
    <w:rsid w:val="001C19C7"/>
    <w:rsid w:val="001C19D3"/>
    <w:rsid w:val="001C1AE9"/>
    <w:rsid w:val="001C1E28"/>
    <w:rsid w:val="001C20C8"/>
    <w:rsid w:val="001C2208"/>
    <w:rsid w:val="001C22E4"/>
    <w:rsid w:val="001C2441"/>
    <w:rsid w:val="001C2737"/>
    <w:rsid w:val="001C293F"/>
    <w:rsid w:val="001C2A10"/>
    <w:rsid w:val="001C2A45"/>
    <w:rsid w:val="001C2C26"/>
    <w:rsid w:val="001C2EFC"/>
    <w:rsid w:val="001C2F99"/>
    <w:rsid w:val="001C3121"/>
    <w:rsid w:val="001C312D"/>
    <w:rsid w:val="001C31A4"/>
    <w:rsid w:val="001C3245"/>
    <w:rsid w:val="001C32C7"/>
    <w:rsid w:val="001C3520"/>
    <w:rsid w:val="001C3857"/>
    <w:rsid w:val="001C3973"/>
    <w:rsid w:val="001C3B2F"/>
    <w:rsid w:val="001C3E01"/>
    <w:rsid w:val="001C3E1B"/>
    <w:rsid w:val="001C3EDE"/>
    <w:rsid w:val="001C3F3A"/>
    <w:rsid w:val="001C4074"/>
    <w:rsid w:val="001C4106"/>
    <w:rsid w:val="001C45E8"/>
    <w:rsid w:val="001C468A"/>
    <w:rsid w:val="001C4BF3"/>
    <w:rsid w:val="001C4C0F"/>
    <w:rsid w:val="001C4E25"/>
    <w:rsid w:val="001C4EDA"/>
    <w:rsid w:val="001C5438"/>
    <w:rsid w:val="001C552D"/>
    <w:rsid w:val="001C5552"/>
    <w:rsid w:val="001C59E7"/>
    <w:rsid w:val="001C5A04"/>
    <w:rsid w:val="001C5B2B"/>
    <w:rsid w:val="001C5F26"/>
    <w:rsid w:val="001C6447"/>
    <w:rsid w:val="001C6741"/>
    <w:rsid w:val="001C6947"/>
    <w:rsid w:val="001C69D7"/>
    <w:rsid w:val="001C6B63"/>
    <w:rsid w:val="001C7409"/>
    <w:rsid w:val="001C78FC"/>
    <w:rsid w:val="001C79C6"/>
    <w:rsid w:val="001C7A57"/>
    <w:rsid w:val="001C7AF4"/>
    <w:rsid w:val="001C7C39"/>
    <w:rsid w:val="001D011C"/>
    <w:rsid w:val="001D015E"/>
    <w:rsid w:val="001D0226"/>
    <w:rsid w:val="001D05DE"/>
    <w:rsid w:val="001D05F7"/>
    <w:rsid w:val="001D0BE1"/>
    <w:rsid w:val="001D0C7D"/>
    <w:rsid w:val="001D0EC9"/>
    <w:rsid w:val="001D12C6"/>
    <w:rsid w:val="001D183F"/>
    <w:rsid w:val="001D18BC"/>
    <w:rsid w:val="001D18E7"/>
    <w:rsid w:val="001D1B3D"/>
    <w:rsid w:val="001D1BE1"/>
    <w:rsid w:val="001D1C88"/>
    <w:rsid w:val="001D1CD7"/>
    <w:rsid w:val="001D1EFD"/>
    <w:rsid w:val="001D1F48"/>
    <w:rsid w:val="001D2043"/>
    <w:rsid w:val="001D239A"/>
    <w:rsid w:val="001D29F3"/>
    <w:rsid w:val="001D2A8B"/>
    <w:rsid w:val="001D2B69"/>
    <w:rsid w:val="001D2D67"/>
    <w:rsid w:val="001D2DDA"/>
    <w:rsid w:val="001D2E3F"/>
    <w:rsid w:val="001D2FEB"/>
    <w:rsid w:val="001D358E"/>
    <w:rsid w:val="001D36E2"/>
    <w:rsid w:val="001D36FB"/>
    <w:rsid w:val="001D3700"/>
    <w:rsid w:val="001D447F"/>
    <w:rsid w:val="001D478E"/>
    <w:rsid w:val="001D47B6"/>
    <w:rsid w:val="001D485C"/>
    <w:rsid w:val="001D486D"/>
    <w:rsid w:val="001D4B94"/>
    <w:rsid w:val="001D4C4D"/>
    <w:rsid w:val="001D4CBC"/>
    <w:rsid w:val="001D4F70"/>
    <w:rsid w:val="001D524D"/>
    <w:rsid w:val="001D5AA4"/>
    <w:rsid w:val="001D5B06"/>
    <w:rsid w:val="001D5FB4"/>
    <w:rsid w:val="001D6170"/>
    <w:rsid w:val="001D64D8"/>
    <w:rsid w:val="001D68AC"/>
    <w:rsid w:val="001D699A"/>
    <w:rsid w:val="001D6A57"/>
    <w:rsid w:val="001D6DC1"/>
    <w:rsid w:val="001D6E81"/>
    <w:rsid w:val="001D6F7D"/>
    <w:rsid w:val="001D71DA"/>
    <w:rsid w:val="001D71E7"/>
    <w:rsid w:val="001D7537"/>
    <w:rsid w:val="001D7994"/>
    <w:rsid w:val="001D7D9E"/>
    <w:rsid w:val="001D7F07"/>
    <w:rsid w:val="001D7F44"/>
    <w:rsid w:val="001E0374"/>
    <w:rsid w:val="001E0684"/>
    <w:rsid w:val="001E0CB1"/>
    <w:rsid w:val="001E0CCA"/>
    <w:rsid w:val="001E11F7"/>
    <w:rsid w:val="001E12F7"/>
    <w:rsid w:val="001E1518"/>
    <w:rsid w:val="001E17AF"/>
    <w:rsid w:val="001E18F8"/>
    <w:rsid w:val="001E1B55"/>
    <w:rsid w:val="001E1B62"/>
    <w:rsid w:val="001E1E2E"/>
    <w:rsid w:val="001E1EDE"/>
    <w:rsid w:val="001E1F88"/>
    <w:rsid w:val="001E1F9D"/>
    <w:rsid w:val="001E1FD7"/>
    <w:rsid w:val="001E2387"/>
    <w:rsid w:val="001E24F8"/>
    <w:rsid w:val="001E2559"/>
    <w:rsid w:val="001E27AA"/>
    <w:rsid w:val="001E2ADF"/>
    <w:rsid w:val="001E2BE1"/>
    <w:rsid w:val="001E2BE4"/>
    <w:rsid w:val="001E2F13"/>
    <w:rsid w:val="001E2F42"/>
    <w:rsid w:val="001E3067"/>
    <w:rsid w:val="001E31F2"/>
    <w:rsid w:val="001E3321"/>
    <w:rsid w:val="001E3418"/>
    <w:rsid w:val="001E3CCB"/>
    <w:rsid w:val="001E3CE7"/>
    <w:rsid w:val="001E4008"/>
    <w:rsid w:val="001E4092"/>
    <w:rsid w:val="001E4271"/>
    <w:rsid w:val="001E4392"/>
    <w:rsid w:val="001E4A8B"/>
    <w:rsid w:val="001E4D4C"/>
    <w:rsid w:val="001E4D98"/>
    <w:rsid w:val="001E4E12"/>
    <w:rsid w:val="001E4EA1"/>
    <w:rsid w:val="001E4F67"/>
    <w:rsid w:val="001E5881"/>
    <w:rsid w:val="001E5B80"/>
    <w:rsid w:val="001E603B"/>
    <w:rsid w:val="001E6286"/>
    <w:rsid w:val="001E639E"/>
    <w:rsid w:val="001E6856"/>
    <w:rsid w:val="001E6878"/>
    <w:rsid w:val="001E68AC"/>
    <w:rsid w:val="001E6AD4"/>
    <w:rsid w:val="001E6B03"/>
    <w:rsid w:val="001E6C84"/>
    <w:rsid w:val="001E6CFE"/>
    <w:rsid w:val="001E6EA1"/>
    <w:rsid w:val="001E6F42"/>
    <w:rsid w:val="001E70ED"/>
    <w:rsid w:val="001E7494"/>
    <w:rsid w:val="001E75AE"/>
    <w:rsid w:val="001E78CE"/>
    <w:rsid w:val="001E7984"/>
    <w:rsid w:val="001E7A3F"/>
    <w:rsid w:val="001E7C46"/>
    <w:rsid w:val="001E7F9F"/>
    <w:rsid w:val="001F0177"/>
    <w:rsid w:val="001F085F"/>
    <w:rsid w:val="001F0879"/>
    <w:rsid w:val="001F0A16"/>
    <w:rsid w:val="001F0B06"/>
    <w:rsid w:val="001F0C2F"/>
    <w:rsid w:val="001F0C3A"/>
    <w:rsid w:val="001F0DD1"/>
    <w:rsid w:val="001F120C"/>
    <w:rsid w:val="001F1543"/>
    <w:rsid w:val="001F15AC"/>
    <w:rsid w:val="001F17D7"/>
    <w:rsid w:val="001F199B"/>
    <w:rsid w:val="001F19F8"/>
    <w:rsid w:val="001F1AC5"/>
    <w:rsid w:val="001F1C90"/>
    <w:rsid w:val="001F1DA3"/>
    <w:rsid w:val="001F22DE"/>
    <w:rsid w:val="001F2380"/>
    <w:rsid w:val="001F243C"/>
    <w:rsid w:val="001F2538"/>
    <w:rsid w:val="001F2565"/>
    <w:rsid w:val="001F261B"/>
    <w:rsid w:val="001F265E"/>
    <w:rsid w:val="001F26E0"/>
    <w:rsid w:val="001F27D0"/>
    <w:rsid w:val="001F2AFE"/>
    <w:rsid w:val="001F2B29"/>
    <w:rsid w:val="001F2B92"/>
    <w:rsid w:val="001F2E6B"/>
    <w:rsid w:val="001F2F0E"/>
    <w:rsid w:val="001F2FA2"/>
    <w:rsid w:val="001F38B6"/>
    <w:rsid w:val="001F38E4"/>
    <w:rsid w:val="001F3949"/>
    <w:rsid w:val="001F39B8"/>
    <w:rsid w:val="001F3A21"/>
    <w:rsid w:val="001F3EAB"/>
    <w:rsid w:val="001F3F71"/>
    <w:rsid w:val="001F3FB1"/>
    <w:rsid w:val="001F46E9"/>
    <w:rsid w:val="001F47F5"/>
    <w:rsid w:val="001F4881"/>
    <w:rsid w:val="001F49D2"/>
    <w:rsid w:val="001F4B2A"/>
    <w:rsid w:val="001F4B4D"/>
    <w:rsid w:val="001F4F9E"/>
    <w:rsid w:val="001F50D4"/>
    <w:rsid w:val="001F5372"/>
    <w:rsid w:val="001F5796"/>
    <w:rsid w:val="001F5B10"/>
    <w:rsid w:val="001F6005"/>
    <w:rsid w:val="001F60B9"/>
    <w:rsid w:val="001F62F1"/>
    <w:rsid w:val="001F6993"/>
    <w:rsid w:val="001F6AF3"/>
    <w:rsid w:val="001F7176"/>
    <w:rsid w:val="001F7278"/>
    <w:rsid w:val="001F743E"/>
    <w:rsid w:val="001F75E5"/>
    <w:rsid w:val="001F7749"/>
    <w:rsid w:val="001F793B"/>
    <w:rsid w:val="001F7BA6"/>
    <w:rsid w:val="001F7C90"/>
    <w:rsid w:val="001F7DB2"/>
    <w:rsid w:val="001F7E1A"/>
    <w:rsid w:val="00200326"/>
    <w:rsid w:val="0020033B"/>
    <w:rsid w:val="0020034F"/>
    <w:rsid w:val="0020050B"/>
    <w:rsid w:val="002005FE"/>
    <w:rsid w:val="0020084D"/>
    <w:rsid w:val="0020087C"/>
    <w:rsid w:val="00200A9F"/>
    <w:rsid w:val="00200BF4"/>
    <w:rsid w:val="00200FBA"/>
    <w:rsid w:val="00201022"/>
    <w:rsid w:val="002015A6"/>
    <w:rsid w:val="002015B2"/>
    <w:rsid w:val="00201668"/>
    <w:rsid w:val="00201966"/>
    <w:rsid w:val="002019C9"/>
    <w:rsid w:val="002019D2"/>
    <w:rsid w:val="00201AAD"/>
    <w:rsid w:val="00201DE9"/>
    <w:rsid w:val="00201E31"/>
    <w:rsid w:val="00201F47"/>
    <w:rsid w:val="00201FE3"/>
    <w:rsid w:val="0020209F"/>
    <w:rsid w:val="00202129"/>
    <w:rsid w:val="00202203"/>
    <w:rsid w:val="002022BB"/>
    <w:rsid w:val="002026F9"/>
    <w:rsid w:val="00202AE0"/>
    <w:rsid w:val="00202B37"/>
    <w:rsid w:val="00202F46"/>
    <w:rsid w:val="00202F8B"/>
    <w:rsid w:val="00203730"/>
    <w:rsid w:val="00203921"/>
    <w:rsid w:val="00203D5B"/>
    <w:rsid w:val="00203E1F"/>
    <w:rsid w:val="00204547"/>
    <w:rsid w:val="002045CB"/>
    <w:rsid w:val="002045CD"/>
    <w:rsid w:val="00204723"/>
    <w:rsid w:val="00204948"/>
    <w:rsid w:val="00204A68"/>
    <w:rsid w:val="00204AEF"/>
    <w:rsid w:val="0020565F"/>
    <w:rsid w:val="0020581D"/>
    <w:rsid w:val="002058A7"/>
    <w:rsid w:val="002058F4"/>
    <w:rsid w:val="00205A1D"/>
    <w:rsid w:val="00205AFE"/>
    <w:rsid w:val="00205BE6"/>
    <w:rsid w:val="00206024"/>
    <w:rsid w:val="00206B7A"/>
    <w:rsid w:val="00206F67"/>
    <w:rsid w:val="0020700B"/>
    <w:rsid w:val="002073A0"/>
    <w:rsid w:val="00207469"/>
    <w:rsid w:val="00207ABC"/>
    <w:rsid w:val="00207B04"/>
    <w:rsid w:val="00207F00"/>
    <w:rsid w:val="00210003"/>
    <w:rsid w:val="00210304"/>
    <w:rsid w:val="002103F6"/>
    <w:rsid w:val="00210B69"/>
    <w:rsid w:val="00210B70"/>
    <w:rsid w:val="00210D19"/>
    <w:rsid w:val="00210DA3"/>
    <w:rsid w:val="00210F58"/>
    <w:rsid w:val="002114AA"/>
    <w:rsid w:val="0021155D"/>
    <w:rsid w:val="00211584"/>
    <w:rsid w:val="00211B14"/>
    <w:rsid w:val="00211BAE"/>
    <w:rsid w:val="00211E2D"/>
    <w:rsid w:val="00211F04"/>
    <w:rsid w:val="00212054"/>
    <w:rsid w:val="002121A0"/>
    <w:rsid w:val="002123F1"/>
    <w:rsid w:val="00212698"/>
    <w:rsid w:val="002126EE"/>
    <w:rsid w:val="00212823"/>
    <w:rsid w:val="00212946"/>
    <w:rsid w:val="00212A1F"/>
    <w:rsid w:val="00212C78"/>
    <w:rsid w:val="002136F9"/>
    <w:rsid w:val="00213B72"/>
    <w:rsid w:val="00213D7C"/>
    <w:rsid w:val="00214131"/>
    <w:rsid w:val="00214580"/>
    <w:rsid w:val="002145E4"/>
    <w:rsid w:val="002148A0"/>
    <w:rsid w:val="00214D32"/>
    <w:rsid w:val="00214D44"/>
    <w:rsid w:val="00214D62"/>
    <w:rsid w:val="00214F3E"/>
    <w:rsid w:val="00215538"/>
    <w:rsid w:val="0021560B"/>
    <w:rsid w:val="002156D1"/>
    <w:rsid w:val="00215775"/>
    <w:rsid w:val="00215A9F"/>
    <w:rsid w:val="00215B49"/>
    <w:rsid w:val="00215B5F"/>
    <w:rsid w:val="00215D2A"/>
    <w:rsid w:val="00215F7F"/>
    <w:rsid w:val="0021617F"/>
    <w:rsid w:val="002161BC"/>
    <w:rsid w:val="0021633C"/>
    <w:rsid w:val="002163AB"/>
    <w:rsid w:val="002165AE"/>
    <w:rsid w:val="002166F7"/>
    <w:rsid w:val="00216706"/>
    <w:rsid w:val="00216984"/>
    <w:rsid w:val="00217024"/>
    <w:rsid w:val="00217160"/>
    <w:rsid w:val="0021721B"/>
    <w:rsid w:val="0021727D"/>
    <w:rsid w:val="00217331"/>
    <w:rsid w:val="002173B4"/>
    <w:rsid w:val="0021748D"/>
    <w:rsid w:val="00217609"/>
    <w:rsid w:val="002177BB"/>
    <w:rsid w:val="0021793D"/>
    <w:rsid w:val="00217D1C"/>
    <w:rsid w:val="00220042"/>
    <w:rsid w:val="002204AD"/>
    <w:rsid w:val="002208B3"/>
    <w:rsid w:val="00220A52"/>
    <w:rsid w:val="00220A58"/>
    <w:rsid w:val="00220BA5"/>
    <w:rsid w:val="00220E2C"/>
    <w:rsid w:val="0022101F"/>
    <w:rsid w:val="00221299"/>
    <w:rsid w:val="0022140E"/>
    <w:rsid w:val="0022182A"/>
    <w:rsid w:val="00221936"/>
    <w:rsid w:val="00221C72"/>
    <w:rsid w:val="00221E35"/>
    <w:rsid w:val="00221F76"/>
    <w:rsid w:val="0022222E"/>
    <w:rsid w:val="00222355"/>
    <w:rsid w:val="00222AFB"/>
    <w:rsid w:val="00222D72"/>
    <w:rsid w:val="002233E3"/>
    <w:rsid w:val="00223513"/>
    <w:rsid w:val="00223544"/>
    <w:rsid w:val="002235C0"/>
    <w:rsid w:val="002235F1"/>
    <w:rsid w:val="002235F8"/>
    <w:rsid w:val="00223880"/>
    <w:rsid w:val="00223935"/>
    <w:rsid w:val="00223A0A"/>
    <w:rsid w:val="00223B00"/>
    <w:rsid w:val="00223C2F"/>
    <w:rsid w:val="00223DF4"/>
    <w:rsid w:val="0022454E"/>
    <w:rsid w:val="00224A66"/>
    <w:rsid w:val="00224B6E"/>
    <w:rsid w:val="00224DCD"/>
    <w:rsid w:val="00224F99"/>
    <w:rsid w:val="00224FAB"/>
    <w:rsid w:val="00224FB1"/>
    <w:rsid w:val="00225284"/>
    <w:rsid w:val="002252F8"/>
    <w:rsid w:val="0022548F"/>
    <w:rsid w:val="002256FC"/>
    <w:rsid w:val="00226061"/>
    <w:rsid w:val="002262D7"/>
    <w:rsid w:val="00226489"/>
    <w:rsid w:val="00226924"/>
    <w:rsid w:val="00226A7E"/>
    <w:rsid w:val="00226C00"/>
    <w:rsid w:val="00226CA8"/>
    <w:rsid w:val="00226E31"/>
    <w:rsid w:val="00226ED1"/>
    <w:rsid w:val="00226F50"/>
    <w:rsid w:val="002271CA"/>
    <w:rsid w:val="002275D1"/>
    <w:rsid w:val="002277E8"/>
    <w:rsid w:val="00227B84"/>
    <w:rsid w:val="00227FFA"/>
    <w:rsid w:val="0023017F"/>
    <w:rsid w:val="00230259"/>
    <w:rsid w:val="002302EC"/>
    <w:rsid w:val="0023060C"/>
    <w:rsid w:val="002307C6"/>
    <w:rsid w:val="00230964"/>
    <w:rsid w:val="002309F9"/>
    <w:rsid w:val="00230A61"/>
    <w:rsid w:val="00230E63"/>
    <w:rsid w:val="0023108B"/>
    <w:rsid w:val="002311D1"/>
    <w:rsid w:val="0023133D"/>
    <w:rsid w:val="0023199B"/>
    <w:rsid w:val="00231B54"/>
    <w:rsid w:val="00231C2B"/>
    <w:rsid w:val="00231E44"/>
    <w:rsid w:val="00231F3C"/>
    <w:rsid w:val="00231F4C"/>
    <w:rsid w:val="00231FAE"/>
    <w:rsid w:val="0023209F"/>
    <w:rsid w:val="0023270F"/>
    <w:rsid w:val="002327FF"/>
    <w:rsid w:val="00232D21"/>
    <w:rsid w:val="00232D83"/>
    <w:rsid w:val="0023301E"/>
    <w:rsid w:val="0023351B"/>
    <w:rsid w:val="0023356D"/>
    <w:rsid w:val="00233997"/>
    <w:rsid w:val="00233FB1"/>
    <w:rsid w:val="00233FFD"/>
    <w:rsid w:val="0023407E"/>
    <w:rsid w:val="0023437C"/>
    <w:rsid w:val="002347CB"/>
    <w:rsid w:val="002347DE"/>
    <w:rsid w:val="00234835"/>
    <w:rsid w:val="002349F1"/>
    <w:rsid w:val="00234BA5"/>
    <w:rsid w:val="00235018"/>
    <w:rsid w:val="00235034"/>
    <w:rsid w:val="0023507C"/>
    <w:rsid w:val="002351FD"/>
    <w:rsid w:val="002352C2"/>
    <w:rsid w:val="00235365"/>
    <w:rsid w:val="0023558D"/>
    <w:rsid w:val="00235804"/>
    <w:rsid w:val="00235AB4"/>
    <w:rsid w:val="00235BEC"/>
    <w:rsid w:val="00235EC3"/>
    <w:rsid w:val="00235EEC"/>
    <w:rsid w:val="0023626F"/>
    <w:rsid w:val="002363EF"/>
    <w:rsid w:val="002364DF"/>
    <w:rsid w:val="002366C5"/>
    <w:rsid w:val="00236850"/>
    <w:rsid w:val="002368CB"/>
    <w:rsid w:val="00236ACA"/>
    <w:rsid w:val="00236B01"/>
    <w:rsid w:val="00236BC4"/>
    <w:rsid w:val="00236E3B"/>
    <w:rsid w:val="00236FB2"/>
    <w:rsid w:val="002371D0"/>
    <w:rsid w:val="00237222"/>
    <w:rsid w:val="002376CA"/>
    <w:rsid w:val="002376E1"/>
    <w:rsid w:val="0023798E"/>
    <w:rsid w:val="00237C3B"/>
    <w:rsid w:val="00237DEE"/>
    <w:rsid w:val="00237EF1"/>
    <w:rsid w:val="002400BB"/>
    <w:rsid w:val="0024040B"/>
    <w:rsid w:val="002404D5"/>
    <w:rsid w:val="00240C67"/>
    <w:rsid w:val="00240E49"/>
    <w:rsid w:val="00240FEE"/>
    <w:rsid w:val="002412B0"/>
    <w:rsid w:val="002415E4"/>
    <w:rsid w:val="0024163C"/>
    <w:rsid w:val="002417D4"/>
    <w:rsid w:val="00241AB2"/>
    <w:rsid w:val="00241CD0"/>
    <w:rsid w:val="00241D0A"/>
    <w:rsid w:val="00241D9A"/>
    <w:rsid w:val="00242805"/>
    <w:rsid w:val="002428E5"/>
    <w:rsid w:val="00242A53"/>
    <w:rsid w:val="00242B29"/>
    <w:rsid w:val="00242E73"/>
    <w:rsid w:val="00243062"/>
    <w:rsid w:val="00243071"/>
    <w:rsid w:val="00243251"/>
    <w:rsid w:val="00243D77"/>
    <w:rsid w:val="00243DE4"/>
    <w:rsid w:val="00243FFE"/>
    <w:rsid w:val="0024406C"/>
    <w:rsid w:val="002440A7"/>
    <w:rsid w:val="00244660"/>
    <w:rsid w:val="00244835"/>
    <w:rsid w:val="002448EE"/>
    <w:rsid w:val="00244D0C"/>
    <w:rsid w:val="0024518C"/>
    <w:rsid w:val="002452CC"/>
    <w:rsid w:val="00245351"/>
    <w:rsid w:val="00245552"/>
    <w:rsid w:val="00245E06"/>
    <w:rsid w:val="00245F72"/>
    <w:rsid w:val="002460B0"/>
    <w:rsid w:val="00246165"/>
    <w:rsid w:val="002466DC"/>
    <w:rsid w:val="0024674D"/>
    <w:rsid w:val="002468A4"/>
    <w:rsid w:val="00246A84"/>
    <w:rsid w:val="00246B18"/>
    <w:rsid w:val="00246B94"/>
    <w:rsid w:val="00247000"/>
    <w:rsid w:val="002476F5"/>
    <w:rsid w:val="00247886"/>
    <w:rsid w:val="002478A6"/>
    <w:rsid w:val="0024791B"/>
    <w:rsid w:val="0024795D"/>
    <w:rsid w:val="00247C0F"/>
    <w:rsid w:val="00247C7A"/>
    <w:rsid w:val="00247F23"/>
    <w:rsid w:val="00250000"/>
    <w:rsid w:val="002501CF"/>
    <w:rsid w:val="00250494"/>
    <w:rsid w:val="0025060A"/>
    <w:rsid w:val="0025071E"/>
    <w:rsid w:val="00250809"/>
    <w:rsid w:val="002508DB"/>
    <w:rsid w:val="002508ED"/>
    <w:rsid w:val="00250A82"/>
    <w:rsid w:val="00250AE9"/>
    <w:rsid w:val="00250C2A"/>
    <w:rsid w:val="00250D4B"/>
    <w:rsid w:val="00250E2E"/>
    <w:rsid w:val="00250F08"/>
    <w:rsid w:val="0025114F"/>
    <w:rsid w:val="00251327"/>
    <w:rsid w:val="0025134F"/>
    <w:rsid w:val="002514A0"/>
    <w:rsid w:val="0025173E"/>
    <w:rsid w:val="00251971"/>
    <w:rsid w:val="00251BBF"/>
    <w:rsid w:val="00251D02"/>
    <w:rsid w:val="00251D82"/>
    <w:rsid w:val="00251D93"/>
    <w:rsid w:val="002521B5"/>
    <w:rsid w:val="0025252B"/>
    <w:rsid w:val="00252742"/>
    <w:rsid w:val="0025284C"/>
    <w:rsid w:val="00252887"/>
    <w:rsid w:val="00252A9A"/>
    <w:rsid w:val="00252FF3"/>
    <w:rsid w:val="00253282"/>
    <w:rsid w:val="002532CD"/>
    <w:rsid w:val="002536EA"/>
    <w:rsid w:val="002538F2"/>
    <w:rsid w:val="00253FB4"/>
    <w:rsid w:val="002541BD"/>
    <w:rsid w:val="002543D7"/>
    <w:rsid w:val="00254448"/>
    <w:rsid w:val="002547E4"/>
    <w:rsid w:val="00254B7B"/>
    <w:rsid w:val="00254BBD"/>
    <w:rsid w:val="002551BD"/>
    <w:rsid w:val="002554F1"/>
    <w:rsid w:val="00255679"/>
    <w:rsid w:val="00256008"/>
    <w:rsid w:val="00256021"/>
    <w:rsid w:val="0025613E"/>
    <w:rsid w:val="00256302"/>
    <w:rsid w:val="002565B1"/>
    <w:rsid w:val="0025684C"/>
    <w:rsid w:val="00256DAC"/>
    <w:rsid w:val="00257252"/>
    <w:rsid w:val="0025775E"/>
    <w:rsid w:val="0025799D"/>
    <w:rsid w:val="00257A84"/>
    <w:rsid w:val="00257ADE"/>
    <w:rsid w:val="00257BD1"/>
    <w:rsid w:val="00257CD1"/>
    <w:rsid w:val="00257CFA"/>
    <w:rsid w:val="00260046"/>
    <w:rsid w:val="00260811"/>
    <w:rsid w:val="00260A60"/>
    <w:rsid w:val="00260BBF"/>
    <w:rsid w:val="00260CF9"/>
    <w:rsid w:val="00260FEE"/>
    <w:rsid w:val="00261180"/>
    <w:rsid w:val="002611BE"/>
    <w:rsid w:val="0026139D"/>
    <w:rsid w:val="002613C3"/>
    <w:rsid w:val="00261B7C"/>
    <w:rsid w:val="00261E68"/>
    <w:rsid w:val="00261F6B"/>
    <w:rsid w:val="00261FC5"/>
    <w:rsid w:val="00262010"/>
    <w:rsid w:val="002621E0"/>
    <w:rsid w:val="00262209"/>
    <w:rsid w:val="0026246E"/>
    <w:rsid w:val="00262503"/>
    <w:rsid w:val="00262611"/>
    <w:rsid w:val="0026277B"/>
    <w:rsid w:val="002627AD"/>
    <w:rsid w:val="00262E8F"/>
    <w:rsid w:val="0026361F"/>
    <w:rsid w:val="002636FF"/>
    <w:rsid w:val="00263781"/>
    <w:rsid w:val="002638E1"/>
    <w:rsid w:val="00263B66"/>
    <w:rsid w:val="00263C14"/>
    <w:rsid w:val="00263CD7"/>
    <w:rsid w:val="00263F25"/>
    <w:rsid w:val="0026467C"/>
    <w:rsid w:val="00264750"/>
    <w:rsid w:val="002647FF"/>
    <w:rsid w:val="0026480C"/>
    <w:rsid w:val="00264D01"/>
    <w:rsid w:val="00264D4E"/>
    <w:rsid w:val="00264DCF"/>
    <w:rsid w:val="00264E07"/>
    <w:rsid w:val="00265005"/>
    <w:rsid w:val="00265721"/>
    <w:rsid w:val="002658F3"/>
    <w:rsid w:val="00265971"/>
    <w:rsid w:val="00265EEE"/>
    <w:rsid w:val="00265F9A"/>
    <w:rsid w:val="00266489"/>
    <w:rsid w:val="00266882"/>
    <w:rsid w:val="00266A0B"/>
    <w:rsid w:val="00266A17"/>
    <w:rsid w:val="00266C40"/>
    <w:rsid w:val="00266C8D"/>
    <w:rsid w:val="00267088"/>
    <w:rsid w:val="0026710A"/>
    <w:rsid w:val="0026736C"/>
    <w:rsid w:val="00267520"/>
    <w:rsid w:val="002676C4"/>
    <w:rsid w:val="00267891"/>
    <w:rsid w:val="002679A0"/>
    <w:rsid w:val="002679C7"/>
    <w:rsid w:val="00267AA6"/>
    <w:rsid w:val="00270747"/>
    <w:rsid w:val="00270774"/>
    <w:rsid w:val="00270AA0"/>
    <w:rsid w:val="00270F04"/>
    <w:rsid w:val="002710B2"/>
    <w:rsid w:val="00271403"/>
    <w:rsid w:val="002717A4"/>
    <w:rsid w:val="00271919"/>
    <w:rsid w:val="00271B12"/>
    <w:rsid w:val="00271C3B"/>
    <w:rsid w:val="00271C41"/>
    <w:rsid w:val="00271C42"/>
    <w:rsid w:val="00271EE4"/>
    <w:rsid w:val="00271F6C"/>
    <w:rsid w:val="00271F95"/>
    <w:rsid w:val="00272097"/>
    <w:rsid w:val="002723C3"/>
    <w:rsid w:val="002725A6"/>
    <w:rsid w:val="00272C4A"/>
    <w:rsid w:val="00272CE6"/>
    <w:rsid w:val="0027310E"/>
    <w:rsid w:val="00273116"/>
    <w:rsid w:val="002732EE"/>
    <w:rsid w:val="00273320"/>
    <w:rsid w:val="002735FB"/>
    <w:rsid w:val="00273745"/>
    <w:rsid w:val="00273781"/>
    <w:rsid w:val="00273BA0"/>
    <w:rsid w:val="00273CA7"/>
    <w:rsid w:val="002740DB"/>
    <w:rsid w:val="00274225"/>
    <w:rsid w:val="002745A1"/>
    <w:rsid w:val="00274B6F"/>
    <w:rsid w:val="00274E04"/>
    <w:rsid w:val="00274F58"/>
    <w:rsid w:val="00274F67"/>
    <w:rsid w:val="00274F72"/>
    <w:rsid w:val="00274F94"/>
    <w:rsid w:val="00275058"/>
    <w:rsid w:val="00275064"/>
    <w:rsid w:val="002750DA"/>
    <w:rsid w:val="0027515D"/>
    <w:rsid w:val="00275310"/>
    <w:rsid w:val="00275383"/>
    <w:rsid w:val="002756BA"/>
    <w:rsid w:val="00275752"/>
    <w:rsid w:val="002759FA"/>
    <w:rsid w:val="00275C9F"/>
    <w:rsid w:val="00276126"/>
    <w:rsid w:val="00276365"/>
    <w:rsid w:val="00276555"/>
    <w:rsid w:val="00276780"/>
    <w:rsid w:val="00276881"/>
    <w:rsid w:val="00276A21"/>
    <w:rsid w:val="00276D3C"/>
    <w:rsid w:val="00276DB4"/>
    <w:rsid w:val="00277121"/>
    <w:rsid w:val="002771C9"/>
    <w:rsid w:val="0027737E"/>
    <w:rsid w:val="002775A6"/>
    <w:rsid w:val="002778D9"/>
    <w:rsid w:val="002778F3"/>
    <w:rsid w:val="00277B02"/>
    <w:rsid w:val="00277C2C"/>
    <w:rsid w:val="00277ECE"/>
    <w:rsid w:val="00277FA0"/>
    <w:rsid w:val="00280649"/>
    <w:rsid w:val="002806D8"/>
    <w:rsid w:val="002808B2"/>
    <w:rsid w:val="0028095E"/>
    <w:rsid w:val="00280BC1"/>
    <w:rsid w:val="0028107A"/>
    <w:rsid w:val="00281252"/>
    <w:rsid w:val="002815F9"/>
    <w:rsid w:val="002816E3"/>
    <w:rsid w:val="0028172F"/>
    <w:rsid w:val="00281749"/>
    <w:rsid w:val="00281B8D"/>
    <w:rsid w:val="00281C48"/>
    <w:rsid w:val="00281D1E"/>
    <w:rsid w:val="00281DEE"/>
    <w:rsid w:val="00282064"/>
    <w:rsid w:val="002821B0"/>
    <w:rsid w:val="00282281"/>
    <w:rsid w:val="00282395"/>
    <w:rsid w:val="0028254A"/>
    <w:rsid w:val="00282794"/>
    <w:rsid w:val="002828EF"/>
    <w:rsid w:val="0028290E"/>
    <w:rsid w:val="00282941"/>
    <w:rsid w:val="002829C4"/>
    <w:rsid w:val="00282AF5"/>
    <w:rsid w:val="00282C23"/>
    <w:rsid w:val="00282C80"/>
    <w:rsid w:val="00282F11"/>
    <w:rsid w:val="00283007"/>
    <w:rsid w:val="00283109"/>
    <w:rsid w:val="00283429"/>
    <w:rsid w:val="00283634"/>
    <w:rsid w:val="00283859"/>
    <w:rsid w:val="002839A8"/>
    <w:rsid w:val="00283B04"/>
    <w:rsid w:val="00283C47"/>
    <w:rsid w:val="00283C71"/>
    <w:rsid w:val="00283D2F"/>
    <w:rsid w:val="00283D54"/>
    <w:rsid w:val="00283DEF"/>
    <w:rsid w:val="00283E32"/>
    <w:rsid w:val="00283E91"/>
    <w:rsid w:val="00283F71"/>
    <w:rsid w:val="00283F73"/>
    <w:rsid w:val="00283F8B"/>
    <w:rsid w:val="002840F7"/>
    <w:rsid w:val="002844A0"/>
    <w:rsid w:val="002845CA"/>
    <w:rsid w:val="00284959"/>
    <w:rsid w:val="00284F3E"/>
    <w:rsid w:val="0028525B"/>
    <w:rsid w:val="00285520"/>
    <w:rsid w:val="002855BD"/>
    <w:rsid w:val="00285632"/>
    <w:rsid w:val="002857BA"/>
    <w:rsid w:val="002861EE"/>
    <w:rsid w:val="002862F4"/>
    <w:rsid w:val="00286311"/>
    <w:rsid w:val="002863A2"/>
    <w:rsid w:val="00286496"/>
    <w:rsid w:val="002864BB"/>
    <w:rsid w:val="002867A8"/>
    <w:rsid w:val="0028695F"/>
    <w:rsid w:val="00286AF2"/>
    <w:rsid w:val="00286E33"/>
    <w:rsid w:val="00286E6F"/>
    <w:rsid w:val="00287179"/>
    <w:rsid w:val="002872B4"/>
    <w:rsid w:val="002875CE"/>
    <w:rsid w:val="00287671"/>
    <w:rsid w:val="002877F3"/>
    <w:rsid w:val="002878C7"/>
    <w:rsid w:val="00290288"/>
    <w:rsid w:val="00290960"/>
    <w:rsid w:val="00290A9E"/>
    <w:rsid w:val="00290B05"/>
    <w:rsid w:val="00290CFA"/>
    <w:rsid w:val="00291094"/>
    <w:rsid w:val="002912AF"/>
    <w:rsid w:val="00291355"/>
    <w:rsid w:val="00291496"/>
    <w:rsid w:val="0029159D"/>
    <w:rsid w:val="002915A7"/>
    <w:rsid w:val="002916F6"/>
    <w:rsid w:val="00291729"/>
    <w:rsid w:val="00291A0B"/>
    <w:rsid w:val="00291A9D"/>
    <w:rsid w:val="00291BA5"/>
    <w:rsid w:val="00291C00"/>
    <w:rsid w:val="00291EA7"/>
    <w:rsid w:val="00291EB2"/>
    <w:rsid w:val="00292030"/>
    <w:rsid w:val="00292131"/>
    <w:rsid w:val="00292168"/>
    <w:rsid w:val="002921C0"/>
    <w:rsid w:val="00292596"/>
    <w:rsid w:val="0029273D"/>
    <w:rsid w:val="00292987"/>
    <w:rsid w:val="00292A58"/>
    <w:rsid w:val="00292BD1"/>
    <w:rsid w:val="00292F74"/>
    <w:rsid w:val="0029334D"/>
    <w:rsid w:val="002935CE"/>
    <w:rsid w:val="00293679"/>
    <w:rsid w:val="0029367F"/>
    <w:rsid w:val="002937DD"/>
    <w:rsid w:val="00293972"/>
    <w:rsid w:val="00293D9B"/>
    <w:rsid w:val="00293FAA"/>
    <w:rsid w:val="00293FD3"/>
    <w:rsid w:val="002940F1"/>
    <w:rsid w:val="00294489"/>
    <w:rsid w:val="00294737"/>
    <w:rsid w:val="00294899"/>
    <w:rsid w:val="0029493E"/>
    <w:rsid w:val="002949AA"/>
    <w:rsid w:val="00294B39"/>
    <w:rsid w:val="00294F8F"/>
    <w:rsid w:val="00295066"/>
    <w:rsid w:val="002950E0"/>
    <w:rsid w:val="00295196"/>
    <w:rsid w:val="0029547E"/>
    <w:rsid w:val="002954AA"/>
    <w:rsid w:val="00295A02"/>
    <w:rsid w:val="00296017"/>
    <w:rsid w:val="00296639"/>
    <w:rsid w:val="00296716"/>
    <w:rsid w:val="002967DF"/>
    <w:rsid w:val="002969C8"/>
    <w:rsid w:val="00296FD3"/>
    <w:rsid w:val="00297040"/>
    <w:rsid w:val="00297907"/>
    <w:rsid w:val="00297C45"/>
    <w:rsid w:val="00297D38"/>
    <w:rsid w:val="00297DC8"/>
    <w:rsid w:val="00297E15"/>
    <w:rsid w:val="002A050C"/>
    <w:rsid w:val="002A053C"/>
    <w:rsid w:val="002A0D45"/>
    <w:rsid w:val="002A0E95"/>
    <w:rsid w:val="002A0EDC"/>
    <w:rsid w:val="002A0F85"/>
    <w:rsid w:val="002A127A"/>
    <w:rsid w:val="002A1357"/>
    <w:rsid w:val="002A1396"/>
    <w:rsid w:val="002A1572"/>
    <w:rsid w:val="002A169D"/>
    <w:rsid w:val="002A1BD0"/>
    <w:rsid w:val="002A2096"/>
    <w:rsid w:val="002A210F"/>
    <w:rsid w:val="002A2134"/>
    <w:rsid w:val="002A22F3"/>
    <w:rsid w:val="002A2342"/>
    <w:rsid w:val="002A258B"/>
    <w:rsid w:val="002A25EB"/>
    <w:rsid w:val="002A26E2"/>
    <w:rsid w:val="002A2741"/>
    <w:rsid w:val="002A2FD5"/>
    <w:rsid w:val="002A330D"/>
    <w:rsid w:val="002A34A6"/>
    <w:rsid w:val="002A34BB"/>
    <w:rsid w:val="002A35DF"/>
    <w:rsid w:val="002A383C"/>
    <w:rsid w:val="002A393A"/>
    <w:rsid w:val="002A3B57"/>
    <w:rsid w:val="002A3F57"/>
    <w:rsid w:val="002A427F"/>
    <w:rsid w:val="002A4460"/>
    <w:rsid w:val="002A4685"/>
    <w:rsid w:val="002A46D4"/>
    <w:rsid w:val="002A49F4"/>
    <w:rsid w:val="002A4AEB"/>
    <w:rsid w:val="002A4E57"/>
    <w:rsid w:val="002A5010"/>
    <w:rsid w:val="002A5099"/>
    <w:rsid w:val="002A5186"/>
    <w:rsid w:val="002A54BB"/>
    <w:rsid w:val="002A5591"/>
    <w:rsid w:val="002A5728"/>
    <w:rsid w:val="002A59BE"/>
    <w:rsid w:val="002A5A4D"/>
    <w:rsid w:val="002A5AA9"/>
    <w:rsid w:val="002A5CA4"/>
    <w:rsid w:val="002A5D1D"/>
    <w:rsid w:val="002A62D9"/>
    <w:rsid w:val="002A6395"/>
    <w:rsid w:val="002A63A4"/>
    <w:rsid w:val="002A6405"/>
    <w:rsid w:val="002A6636"/>
    <w:rsid w:val="002A6737"/>
    <w:rsid w:val="002A6842"/>
    <w:rsid w:val="002A6D79"/>
    <w:rsid w:val="002A6DA3"/>
    <w:rsid w:val="002A6E37"/>
    <w:rsid w:val="002A6FE7"/>
    <w:rsid w:val="002A705D"/>
    <w:rsid w:val="002A7609"/>
    <w:rsid w:val="002A785A"/>
    <w:rsid w:val="002A7A41"/>
    <w:rsid w:val="002A7A84"/>
    <w:rsid w:val="002A7C94"/>
    <w:rsid w:val="002A7E1D"/>
    <w:rsid w:val="002A7FB6"/>
    <w:rsid w:val="002B0288"/>
    <w:rsid w:val="002B02A7"/>
    <w:rsid w:val="002B0464"/>
    <w:rsid w:val="002B047B"/>
    <w:rsid w:val="002B0ABC"/>
    <w:rsid w:val="002B0CDC"/>
    <w:rsid w:val="002B0DBF"/>
    <w:rsid w:val="002B12B2"/>
    <w:rsid w:val="002B1377"/>
    <w:rsid w:val="002B1408"/>
    <w:rsid w:val="002B1A99"/>
    <w:rsid w:val="002B1C9B"/>
    <w:rsid w:val="002B1E26"/>
    <w:rsid w:val="002B2079"/>
    <w:rsid w:val="002B20CD"/>
    <w:rsid w:val="002B24D3"/>
    <w:rsid w:val="002B2527"/>
    <w:rsid w:val="002B2F97"/>
    <w:rsid w:val="002B2FC4"/>
    <w:rsid w:val="002B2FF3"/>
    <w:rsid w:val="002B37A2"/>
    <w:rsid w:val="002B38B6"/>
    <w:rsid w:val="002B4043"/>
    <w:rsid w:val="002B4221"/>
    <w:rsid w:val="002B4509"/>
    <w:rsid w:val="002B4712"/>
    <w:rsid w:val="002B4767"/>
    <w:rsid w:val="002B4800"/>
    <w:rsid w:val="002B4E9F"/>
    <w:rsid w:val="002B5004"/>
    <w:rsid w:val="002B5133"/>
    <w:rsid w:val="002B5230"/>
    <w:rsid w:val="002B5375"/>
    <w:rsid w:val="002B53E3"/>
    <w:rsid w:val="002B57A0"/>
    <w:rsid w:val="002B592C"/>
    <w:rsid w:val="002B5A4A"/>
    <w:rsid w:val="002B5B2A"/>
    <w:rsid w:val="002B5C8F"/>
    <w:rsid w:val="002B5CF4"/>
    <w:rsid w:val="002B5E89"/>
    <w:rsid w:val="002B64D9"/>
    <w:rsid w:val="002B660F"/>
    <w:rsid w:val="002B6616"/>
    <w:rsid w:val="002B6663"/>
    <w:rsid w:val="002B68B6"/>
    <w:rsid w:val="002B695E"/>
    <w:rsid w:val="002B6A97"/>
    <w:rsid w:val="002B6BC6"/>
    <w:rsid w:val="002B6C77"/>
    <w:rsid w:val="002B6CB3"/>
    <w:rsid w:val="002B6E6B"/>
    <w:rsid w:val="002B7180"/>
    <w:rsid w:val="002B7661"/>
    <w:rsid w:val="002B7B8B"/>
    <w:rsid w:val="002B7F19"/>
    <w:rsid w:val="002C0047"/>
    <w:rsid w:val="002C0056"/>
    <w:rsid w:val="002C035A"/>
    <w:rsid w:val="002C090C"/>
    <w:rsid w:val="002C090F"/>
    <w:rsid w:val="002C0A0D"/>
    <w:rsid w:val="002C0A4B"/>
    <w:rsid w:val="002C0C04"/>
    <w:rsid w:val="002C0D15"/>
    <w:rsid w:val="002C0E8A"/>
    <w:rsid w:val="002C0F62"/>
    <w:rsid w:val="002C1345"/>
    <w:rsid w:val="002C15ED"/>
    <w:rsid w:val="002C163A"/>
    <w:rsid w:val="002C174C"/>
    <w:rsid w:val="002C18A4"/>
    <w:rsid w:val="002C21D1"/>
    <w:rsid w:val="002C232F"/>
    <w:rsid w:val="002C2378"/>
    <w:rsid w:val="002C23EA"/>
    <w:rsid w:val="002C2588"/>
    <w:rsid w:val="002C2926"/>
    <w:rsid w:val="002C296D"/>
    <w:rsid w:val="002C2DB5"/>
    <w:rsid w:val="002C2EFB"/>
    <w:rsid w:val="002C356C"/>
    <w:rsid w:val="002C35F9"/>
    <w:rsid w:val="002C360F"/>
    <w:rsid w:val="002C36E7"/>
    <w:rsid w:val="002C38D5"/>
    <w:rsid w:val="002C3DA7"/>
    <w:rsid w:val="002C42F5"/>
    <w:rsid w:val="002C4415"/>
    <w:rsid w:val="002C448F"/>
    <w:rsid w:val="002C451D"/>
    <w:rsid w:val="002C4574"/>
    <w:rsid w:val="002C4D30"/>
    <w:rsid w:val="002C5177"/>
    <w:rsid w:val="002C5188"/>
    <w:rsid w:val="002C52D8"/>
    <w:rsid w:val="002C53F4"/>
    <w:rsid w:val="002C565C"/>
    <w:rsid w:val="002C57CB"/>
    <w:rsid w:val="002C5C42"/>
    <w:rsid w:val="002C5C8E"/>
    <w:rsid w:val="002C5FB6"/>
    <w:rsid w:val="002C61FA"/>
    <w:rsid w:val="002C6217"/>
    <w:rsid w:val="002C6384"/>
    <w:rsid w:val="002C67F8"/>
    <w:rsid w:val="002C6914"/>
    <w:rsid w:val="002C6A30"/>
    <w:rsid w:val="002C6BC5"/>
    <w:rsid w:val="002C6CD2"/>
    <w:rsid w:val="002C6F4B"/>
    <w:rsid w:val="002C7250"/>
    <w:rsid w:val="002C74D2"/>
    <w:rsid w:val="002C74FB"/>
    <w:rsid w:val="002C76C9"/>
    <w:rsid w:val="002C7D3D"/>
    <w:rsid w:val="002D0309"/>
    <w:rsid w:val="002D090D"/>
    <w:rsid w:val="002D0AFC"/>
    <w:rsid w:val="002D0CC9"/>
    <w:rsid w:val="002D104D"/>
    <w:rsid w:val="002D119C"/>
    <w:rsid w:val="002D11C9"/>
    <w:rsid w:val="002D125F"/>
    <w:rsid w:val="002D126C"/>
    <w:rsid w:val="002D1278"/>
    <w:rsid w:val="002D143F"/>
    <w:rsid w:val="002D1753"/>
    <w:rsid w:val="002D1BB5"/>
    <w:rsid w:val="002D216F"/>
    <w:rsid w:val="002D23A8"/>
    <w:rsid w:val="002D252E"/>
    <w:rsid w:val="002D25E4"/>
    <w:rsid w:val="002D2B0B"/>
    <w:rsid w:val="002D2BD9"/>
    <w:rsid w:val="002D2D03"/>
    <w:rsid w:val="002D30E6"/>
    <w:rsid w:val="002D31CF"/>
    <w:rsid w:val="002D31FE"/>
    <w:rsid w:val="002D3231"/>
    <w:rsid w:val="002D3A2E"/>
    <w:rsid w:val="002D3AAB"/>
    <w:rsid w:val="002D3BA1"/>
    <w:rsid w:val="002D3C90"/>
    <w:rsid w:val="002D3E2C"/>
    <w:rsid w:val="002D4370"/>
    <w:rsid w:val="002D4382"/>
    <w:rsid w:val="002D4583"/>
    <w:rsid w:val="002D4616"/>
    <w:rsid w:val="002D4916"/>
    <w:rsid w:val="002D495B"/>
    <w:rsid w:val="002D4BEA"/>
    <w:rsid w:val="002D4D33"/>
    <w:rsid w:val="002D4E2E"/>
    <w:rsid w:val="002D4E3A"/>
    <w:rsid w:val="002D4F74"/>
    <w:rsid w:val="002D51BF"/>
    <w:rsid w:val="002D5608"/>
    <w:rsid w:val="002D567F"/>
    <w:rsid w:val="002D56B2"/>
    <w:rsid w:val="002D56D3"/>
    <w:rsid w:val="002D5841"/>
    <w:rsid w:val="002D59CB"/>
    <w:rsid w:val="002D5D0F"/>
    <w:rsid w:val="002D60E6"/>
    <w:rsid w:val="002D6576"/>
    <w:rsid w:val="002D65C2"/>
    <w:rsid w:val="002D6D1D"/>
    <w:rsid w:val="002D704E"/>
    <w:rsid w:val="002D72BA"/>
    <w:rsid w:val="002D748F"/>
    <w:rsid w:val="002D78FA"/>
    <w:rsid w:val="002D7996"/>
    <w:rsid w:val="002D7A70"/>
    <w:rsid w:val="002D7BF7"/>
    <w:rsid w:val="002D7C3E"/>
    <w:rsid w:val="002D7D49"/>
    <w:rsid w:val="002D7E70"/>
    <w:rsid w:val="002D7FCD"/>
    <w:rsid w:val="002E01D1"/>
    <w:rsid w:val="002E02E9"/>
    <w:rsid w:val="002E030E"/>
    <w:rsid w:val="002E05AA"/>
    <w:rsid w:val="002E0AEB"/>
    <w:rsid w:val="002E0D38"/>
    <w:rsid w:val="002E0E39"/>
    <w:rsid w:val="002E0E41"/>
    <w:rsid w:val="002E0F82"/>
    <w:rsid w:val="002E0FC9"/>
    <w:rsid w:val="002E1083"/>
    <w:rsid w:val="002E1175"/>
    <w:rsid w:val="002E11F3"/>
    <w:rsid w:val="002E1287"/>
    <w:rsid w:val="002E132E"/>
    <w:rsid w:val="002E13EE"/>
    <w:rsid w:val="002E142C"/>
    <w:rsid w:val="002E1567"/>
    <w:rsid w:val="002E1D9C"/>
    <w:rsid w:val="002E22CA"/>
    <w:rsid w:val="002E24F6"/>
    <w:rsid w:val="002E2835"/>
    <w:rsid w:val="002E291E"/>
    <w:rsid w:val="002E2C26"/>
    <w:rsid w:val="002E2DC6"/>
    <w:rsid w:val="002E2ECF"/>
    <w:rsid w:val="002E2F17"/>
    <w:rsid w:val="002E2F6C"/>
    <w:rsid w:val="002E30DE"/>
    <w:rsid w:val="002E328A"/>
    <w:rsid w:val="002E3307"/>
    <w:rsid w:val="002E35AE"/>
    <w:rsid w:val="002E363E"/>
    <w:rsid w:val="002E370B"/>
    <w:rsid w:val="002E3BE4"/>
    <w:rsid w:val="002E3F08"/>
    <w:rsid w:val="002E40D7"/>
    <w:rsid w:val="002E4224"/>
    <w:rsid w:val="002E426A"/>
    <w:rsid w:val="002E440F"/>
    <w:rsid w:val="002E470D"/>
    <w:rsid w:val="002E4933"/>
    <w:rsid w:val="002E4BA0"/>
    <w:rsid w:val="002E4E82"/>
    <w:rsid w:val="002E4FA0"/>
    <w:rsid w:val="002E506A"/>
    <w:rsid w:val="002E51EA"/>
    <w:rsid w:val="002E54C5"/>
    <w:rsid w:val="002E569D"/>
    <w:rsid w:val="002E590E"/>
    <w:rsid w:val="002E5949"/>
    <w:rsid w:val="002E5FE7"/>
    <w:rsid w:val="002E6A73"/>
    <w:rsid w:val="002E6BD1"/>
    <w:rsid w:val="002E750E"/>
    <w:rsid w:val="002E76F2"/>
    <w:rsid w:val="002E7B30"/>
    <w:rsid w:val="002E7E4C"/>
    <w:rsid w:val="002E7EDB"/>
    <w:rsid w:val="002F0169"/>
    <w:rsid w:val="002F0235"/>
    <w:rsid w:val="002F026E"/>
    <w:rsid w:val="002F035A"/>
    <w:rsid w:val="002F0547"/>
    <w:rsid w:val="002F0662"/>
    <w:rsid w:val="002F0A27"/>
    <w:rsid w:val="002F12EC"/>
    <w:rsid w:val="002F1748"/>
    <w:rsid w:val="002F174E"/>
    <w:rsid w:val="002F178E"/>
    <w:rsid w:val="002F17C8"/>
    <w:rsid w:val="002F18C5"/>
    <w:rsid w:val="002F2618"/>
    <w:rsid w:val="002F261B"/>
    <w:rsid w:val="002F2722"/>
    <w:rsid w:val="002F2DB6"/>
    <w:rsid w:val="002F2EEA"/>
    <w:rsid w:val="002F2F09"/>
    <w:rsid w:val="002F3031"/>
    <w:rsid w:val="002F3098"/>
    <w:rsid w:val="002F3729"/>
    <w:rsid w:val="002F3762"/>
    <w:rsid w:val="002F38B5"/>
    <w:rsid w:val="002F38B9"/>
    <w:rsid w:val="002F3AA7"/>
    <w:rsid w:val="002F3B42"/>
    <w:rsid w:val="002F3D0C"/>
    <w:rsid w:val="002F423C"/>
    <w:rsid w:val="002F45AB"/>
    <w:rsid w:val="002F487F"/>
    <w:rsid w:val="002F4B3B"/>
    <w:rsid w:val="002F4E8C"/>
    <w:rsid w:val="002F4EDC"/>
    <w:rsid w:val="002F501F"/>
    <w:rsid w:val="002F5212"/>
    <w:rsid w:val="002F52A7"/>
    <w:rsid w:val="002F54C6"/>
    <w:rsid w:val="002F554F"/>
    <w:rsid w:val="002F55D5"/>
    <w:rsid w:val="002F56A1"/>
    <w:rsid w:val="002F573A"/>
    <w:rsid w:val="002F5EF7"/>
    <w:rsid w:val="002F5FCE"/>
    <w:rsid w:val="002F65F1"/>
    <w:rsid w:val="002F661D"/>
    <w:rsid w:val="002F6953"/>
    <w:rsid w:val="002F6AD4"/>
    <w:rsid w:val="002F6B3D"/>
    <w:rsid w:val="002F6DB0"/>
    <w:rsid w:val="002F6F46"/>
    <w:rsid w:val="002F704E"/>
    <w:rsid w:val="002F70CE"/>
    <w:rsid w:val="002F711F"/>
    <w:rsid w:val="002F7557"/>
    <w:rsid w:val="002F7678"/>
    <w:rsid w:val="002F78FE"/>
    <w:rsid w:val="002F7AED"/>
    <w:rsid w:val="002F7BE0"/>
    <w:rsid w:val="002F7C36"/>
    <w:rsid w:val="002F7E43"/>
    <w:rsid w:val="002F7FB0"/>
    <w:rsid w:val="0030020F"/>
    <w:rsid w:val="00300329"/>
    <w:rsid w:val="003003F0"/>
    <w:rsid w:val="00300605"/>
    <w:rsid w:val="0030069F"/>
    <w:rsid w:val="003007BE"/>
    <w:rsid w:val="003007CC"/>
    <w:rsid w:val="00300AAD"/>
    <w:rsid w:val="00300B42"/>
    <w:rsid w:val="00300E4F"/>
    <w:rsid w:val="00301449"/>
    <w:rsid w:val="003018C8"/>
    <w:rsid w:val="00301F71"/>
    <w:rsid w:val="003021B2"/>
    <w:rsid w:val="003024BF"/>
    <w:rsid w:val="003024F7"/>
    <w:rsid w:val="00302580"/>
    <w:rsid w:val="0030260B"/>
    <w:rsid w:val="003026CE"/>
    <w:rsid w:val="0030276B"/>
    <w:rsid w:val="00302797"/>
    <w:rsid w:val="00302831"/>
    <w:rsid w:val="00302E1E"/>
    <w:rsid w:val="00302E5B"/>
    <w:rsid w:val="00302E9B"/>
    <w:rsid w:val="00302EF6"/>
    <w:rsid w:val="0030326C"/>
    <w:rsid w:val="003032B3"/>
    <w:rsid w:val="003033C9"/>
    <w:rsid w:val="00303587"/>
    <w:rsid w:val="00303845"/>
    <w:rsid w:val="00303BE1"/>
    <w:rsid w:val="00304358"/>
    <w:rsid w:val="003045BD"/>
    <w:rsid w:val="00304660"/>
    <w:rsid w:val="003046AB"/>
    <w:rsid w:val="00304838"/>
    <w:rsid w:val="00304A8F"/>
    <w:rsid w:val="00304BBF"/>
    <w:rsid w:val="00304EC5"/>
    <w:rsid w:val="00305028"/>
    <w:rsid w:val="0030537D"/>
    <w:rsid w:val="00305B92"/>
    <w:rsid w:val="00305CB5"/>
    <w:rsid w:val="003061FC"/>
    <w:rsid w:val="003062E3"/>
    <w:rsid w:val="00306560"/>
    <w:rsid w:val="00306F3F"/>
    <w:rsid w:val="00306F95"/>
    <w:rsid w:val="003071F9"/>
    <w:rsid w:val="00307364"/>
    <w:rsid w:val="00307590"/>
    <w:rsid w:val="00307850"/>
    <w:rsid w:val="00307961"/>
    <w:rsid w:val="0030798B"/>
    <w:rsid w:val="00307CC1"/>
    <w:rsid w:val="00307DB4"/>
    <w:rsid w:val="00307FF2"/>
    <w:rsid w:val="003100CB"/>
    <w:rsid w:val="0031057E"/>
    <w:rsid w:val="003106A9"/>
    <w:rsid w:val="003108C1"/>
    <w:rsid w:val="00310ABA"/>
    <w:rsid w:val="00310E87"/>
    <w:rsid w:val="00311034"/>
    <w:rsid w:val="0031117F"/>
    <w:rsid w:val="003111D1"/>
    <w:rsid w:val="00311338"/>
    <w:rsid w:val="003113DE"/>
    <w:rsid w:val="00311446"/>
    <w:rsid w:val="0031146F"/>
    <w:rsid w:val="0031148C"/>
    <w:rsid w:val="003114AB"/>
    <w:rsid w:val="00311609"/>
    <w:rsid w:val="00311754"/>
    <w:rsid w:val="00311814"/>
    <w:rsid w:val="00311931"/>
    <w:rsid w:val="00311E38"/>
    <w:rsid w:val="00311EBC"/>
    <w:rsid w:val="00311F16"/>
    <w:rsid w:val="00312ADC"/>
    <w:rsid w:val="00312E65"/>
    <w:rsid w:val="00312FB3"/>
    <w:rsid w:val="00312FE3"/>
    <w:rsid w:val="003131F1"/>
    <w:rsid w:val="00313441"/>
    <w:rsid w:val="003134CF"/>
    <w:rsid w:val="00313746"/>
    <w:rsid w:val="0031383C"/>
    <w:rsid w:val="00313B6C"/>
    <w:rsid w:val="003141F4"/>
    <w:rsid w:val="00314560"/>
    <w:rsid w:val="0031464C"/>
    <w:rsid w:val="0031479E"/>
    <w:rsid w:val="00314825"/>
    <w:rsid w:val="0031490B"/>
    <w:rsid w:val="00314999"/>
    <w:rsid w:val="00314A3B"/>
    <w:rsid w:val="00314A80"/>
    <w:rsid w:val="00314B2E"/>
    <w:rsid w:val="00314EB6"/>
    <w:rsid w:val="00314F4D"/>
    <w:rsid w:val="00314FB2"/>
    <w:rsid w:val="00315008"/>
    <w:rsid w:val="00315330"/>
    <w:rsid w:val="003153F6"/>
    <w:rsid w:val="0031551B"/>
    <w:rsid w:val="0031591B"/>
    <w:rsid w:val="0031593A"/>
    <w:rsid w:val="00315D57"/>
    <w:rsid w:val="00315E01"/>
    <w:rsid w:val="00315F75"/>
    <w:rsid w:val="00316292"/>
    <w:rsid w:val="003162D6"/>
    <w:rsid w:val="00316473"/>
    <w:rsid w:val="0031674E"/>
    <w:rsid w:val="00317354"/>
    <w:rsid w:val="00317394"/>
    <w:rsid w:val="00317572"/>
    <w:rsid w:val="00317748"/>
    <w:rsid w:val="0031797B"/>
    <w:rsid w:val="00317CB5"/>
    <w:rsid w:val="00317E5D"/>
    <w:rsid w:val="00317F57"/>
    <w:rsid w:val="00317F9F"/>
    <w:rsid w:val="0032011B"/>
    <w:rsid w:val="00320175"/>
    <w:rsid w:val="003202A3"/>
    <w:rsid w:val="003202D2"/>
    <w:rsid w:val="003205E8"/>
    <w:rsid w:val="0032066F"/>
    <w:rsid w:val="0032084B"/>
    <w:rsid w:val="00320869"/>
    <w:rsid w:val="00320AFD"/>
    <w:rsid w:val="00320FF4"/>
    <w:rsid w:val="003211C2"/>
    <w:rsid w:val="003212E1"/>
    <w:rsid w:val="00321351"/>
    <w:rsid w:val="0032136A"/>
    <w:rsid w:val="003215F7"/>
    <w:rsid w:val="00321654"/>
    <w:rsid w:val="003220AB"/>
    <w:rsid w:val="0032221C"/>
    <w:rsid w:val="00322593"/>
    <w:rsid w:val="003225AF"/>
    <w:rsid w:val="00322957"/>
    <w:rsid w:val="00322B76"/>
    <w:rsid w:val="00322F84"/>
    <w:rsid w:val="00322FD3"/>
    <w:rsid w:val="0032303A"/>
    <w:rsid w:val="00323201"/>
    <w:rsid w:val="00323227"/>
    <w:rsid w:val="00323244"/>
    <w:rsid w:val="0032342C"/>
    <w:rsid w:val="003235D3"/>
    <w:rsid w:val="0032371F"/>
    <w:rsid w:val="00323A14"/>
    <w:rsid w:val="00323BAB"/>
    <w:rsid w:val="00323D31"/>
    <w:rsid w:val="00323E07"/>
    <w:rsid w:val="0032402D"/>
    <w:rsid w:val="00324213"/>
    <w:rsid w:val="00324301"/>
    <w:rsid w:val="0032445D"/>
    <w:rsid w:val="00324536"/>
    <w:rsid w:val="00324589"/>
    <w:rsid w:val="003247F5"/>
    <w:rsid w:val="003249FE"/>
    <w:rsid w:val="00324CAF"/>
    <w:rsid w:val="0032511A"/>
    <w:rsid w:val="0032545A"/>
    <w:rsid w:val="0032594A"/>
    <w:rsid w:val="00325AF4"/>
    <w:rsid w:val="00325B2B"/>
    <w:rsid w:val="00325C21"/>
    <w:rsid w:val="00325D5C"/>
    <w:rsid w:val="00325E28"/>
    <w:rsid w:val="0032606C"/>
    <w:rsid w:val="0032634B"/>
    <w:rsid w:val="0032635C"/>
    <w:rsid w:val="00326393"/>
    <w:rsid w:val="003269C2"/>
    <w:rsid w:val="00326B4A"/>
    <w:rsid w:val="00326B52"/>
    <w:rsid w:val="00326C78"/>
    <w:rsid w:val="00326CFE"/>
    <w:rsid w:val="00326E47"/>
    <w:rsid w:val="00326FF5"/>
    <w:rsid w:val="00327335"/>
    <w:rsid w:val="00327506"/>
    <w:rsid w:val="00327985"/>
    <w:rsid w:val="00327BC4"/>
    <w:rsid w:val="00330148"/>
    <w:rsid w:val="00330544"/>
    <w:rsid w:val="003307CD"/>
    <w:rsid w:val="0033093F"/>
    <w:rsid w:val="00330C5B"/>
    <w:rsid w:val="0033105C"/>
    <w:rsid w:val="0033151A"/>
    <w:rsid w:val="00331535"/>
    <w:rsid w:val="00331553"/>
    <w:rsid w:val="0033158B"/>
    <w:rsid w:val="00331B07"/>
    <w:rsid w:val="00331B7C"/>
    <w:rsid w:val="00331F6A"/>
    <w:rsid w:val="003323FA"/>
    <w:rsid w:val="003327CC"/>
    <w:rsid w:val="00332B5E"/>
    <w:rsid w:val="00332D6D"/>
    <w:rsid w:val="00332E20"/>
    <w:rsid w:val="0033301A"/>
    <w:rsid w:val="003330FE"/>
    <w:rsid w:val="003335C0"/>
    <w:rsid w:val="0033363B"/>
    <w:rsid w:val="0033372C"/>
    <w:rsid w:val="003338E0"/>
    <w:rsid w:val="00333A6C"/>
    <w:rsid w:val="00333A9D"/>
    <w:rsid w:val="00333BCD"/>
    <w:rsid w:val="00333E77"/>
    <w:rsid w:val="003341FD"/>
    <w:rsid w:val="0033420B"/>
    <w:rsid w:val="003346D0"/>
    <w:rsid w:val="003346FF"/>
    <w:rsid w:val="00334760"/>
    <w:rsid w:val="00334E80"/>
    <w:rsid w:val="00334E84"/>
    <w:rsid w:val="003354C7"/>
    <w:rsid w:val="00335511"/>
    <w:rsid w:val="00335555"/>
    <w:rsid w:val="003357C8"/>
    <w:rsid w:val="00335891"/>
    <w:rsid w:val="00335964"/>
    <w:rsid w:val="003359F8"/>
    <w:rsid w:val="00335E20"/>
    <w:rsid w:val="00335FBE"/>
    <w:rsid w:val="0033601C"/>
    <w:rsid w:val="003365BF"/>
    <w:rsid w:val="00336C63"/>
    <w:rsid w:val="00336E7A"/>
    <w:rsid w:val="00336EAD"/>
    <w:rsid w:val="003379C0"/>
    <w:rsid w:val="00337B2F"/>
    <w:rsid w:val="00337C28"/>
    <w:rsid w:val="00337D12"/>
    <w:rsid w:val="00337D4F"/>
    <w:rsid w:val="00337DB2"/>
    <w:rsid w:val="00337E28"/>
    <w:rsid w:val="0034013E"/>
    <w:rsid w:val="003402BA"/>
    <w:rsid w:val="00340572"/>
    <w:rsid w:val="0034057C"/>
    <w:rsid w:val="003406F6"/>
    <w:rsid w:val="0034097D"/>
    <w:rsid w:val="00340CDA"/>
    <w:rsid w:val="00340ED5"/>
    <w:rsid w:val="00341075"/>
    <w:rsid w:val="0034113D"/>
    <w:rsid w:val="00341366"/>
    <w:rsid w:val="00341797"/>
    <w:rsid w:val="0034181B"/>
    <w:rsid w:val="0034186D"/>
    <w:rsid w:val="003418AB"/>
    <w:rsid w:val="00341B7F"/>
    <w:rsid w:val="003420C9"/>
    <w:rsid w:val="0034257D"/>
    <w:rsid w:val="00342814"/>
    <w:rsid w:val="00342E58"/>
    <w:rsid w:val="00342E94"/>
    <w:rsid w:val="0034309C"/>
    <w:rsid w:val="0034318F"/>
    <w:rsid w:val="00343217"/>
    <w:rsid w:val="0034360E"/>
    <w:rsid w:val="003438E3"/>
    <w:rsid w:val="00343C4C"/>
    <w:rsid w:val="00343D96"/>
    <w:rsid w:val="00343E19"/>
    <w:rsid w:val="00343F9A"/>
    <w:rsid w:val="003440FC"/>
    <w:rsid w:val="003441BC"/>
    <w:rsid w:val="00344675"/>
    <w:rsid w:val="003446EA"/>
    <w:rsid w:val="003448CE"/>
    <w:rsid w:val="00344A3F"/>
    <w:rsid w:val="003450AC"/>
    <w:rsid w:val="00345225"/>
    <w:rsid w:val="0034529D"/>
    <w:rsid w:val="00345BE0"/>
    <w:rsid w:val="00345D99"/>
    <w:rsid w:val="00345E1D"/>
    <w:rsid w:val="00345E33"/>
    <w:rsid w:val="00345FC9"/>
    <w:rsid w:val="0034631E"/>
    <w:rsid w:val="00346720"/>
    <w:rsid w:val="00346866"/>
    <w:rsid w:val="0034731D"/>
    <w:rsid w:val="00347AB5"/>
    <w:rsid w:val="00347CA3"/>
    <w:rsid w:val="00347D75"/>
    <w:rsid w:val="003502A8"/>
    <w:rsid w:val="003504BD"/>
    <w:rsid w:val="0035069A"/>
    <w:rsid w:val="003508D8"/>
    <w:rsid w:val="00350A2E"/>
    <w:rsid w:val="00350C80"/>
    <w:rsid w:val="00350D01"/>
    <w:rsid w:val="0035106D"/>
    <w:rsid w:val="00351174"/>
    <w:rsid w:val="00351188"/>
    <w:rsid w:val="003511D1"/>
    <w:rsid w:val="0035143C"/>
    <w:rsid w:val="003516C0"/>
    <w:rsid w:val="003517B1"/>
    <w:rsid w:val="0035186C"/>
    <w:rsid w:val="0035194C"/>
    <w:rsid w:val="00351B66"/>
    <w:rsid w:val="00351BEC"/>
    <w:rsid w:val="00351DA7"/>
    <w:rsid w:val="0035207B"/>
    <w:rsid w:val="0035209A"/>
    <w:rsid w:val="003521A0"/>
    <w:rsid w:val="00352290"/>
    <w:rsid w:val="00352353"/>
    <w:rsid w:val="00352481"/>
    <w:rsid w:val="0035250A"/>
    <w:rsid w:val="00352863"/>
    <w:rsid w:val="003531A5"/>
    <w:rsid w:val="003532CE"/>
    <w:rsid w:val="00353540"/>
    <w:rsid w:val="0035363B"/>
    <w:rsid w:val="00353790"/>
    <w:rsid w:val="003538BC"/>
    <w:rsid w:val="003538D7"/>
    <w:rsid w:val="00353CAA"/>
    <w:rsid w:val="003540E5"/>
    <w:rsid w:val="0035459D"/>
    <w:rsid w:val="0035460C"/>
    <w:rsid w:val="003549C0"/>
    <w:rsid w:val="00354DC6"/>
    <w:rsid w:val="0035534B"/>
    <w:rsid w:val="003557CB"/>
    <w:rsid w:val="003559D8"/>
    <w:rsid w:val="00355A37"/>
    <w:rsid w:val="00355B57"/>
    <w:rsid w:val="00355F36"/>
    <w:rsid w:val="0035601B"/>
    <w:rsid w:val="00356165"/>
    <w:rsid w:val="003569A5"/>
    <w:rsid w:val="003569B5"/>
    <w:rsid w:val="00356BDF"/>
    <w:rsid w:val="0035715E"/>
    <w:rsid w:val="0035741E"/>
    <w:rsid w:val="00357CBE"/>
    <w:rsid w:val="00357F83"/>
    <w:rsid w:val="00360494"/>
    <w:rsid w:val="0036053A"/>
    <w:rsid w:val="0036063D"/>
    <w:rsid w:val="00360765"/>
    <w:rsid w:val="00360D8D"/>
    <w:rsid w:val="00360F11"/>
    <w:rsid w:val="00360F23"/>
    <w:rsid w:val="00360F7C"/>
    <w:rsid w:val="00360FCD"/>
    <w:rsid w:val="0036145B"/>
    <w:rsid w:val="00361773"/>
    <w:rsid w:val="00361D77"/>
    <w:rsid w:val="00361F3D"/>
    <w:rsid w:val="00362250"/>
    <w:rsid w:val="0036246B"/>
    <w:rsid w:val="00362898"/>
    <w:rsid w:val="0036296D"/>
    <w:rsid w:val="00362C65"/>
    <w:rsid w:val="00362CE8"/>
    <w:rsid w:val="00362D74"/>
    <w:rsid w:val="0036310F"/>
    <w:rsid w:val="003632CC"/>
    <w:rsid w:val="0036331B"/>
    <w:rsid w:val="003635C6"/>
    <w:rsid w:val="003635E8"/>
    <w:rsid w:val="00363692"/>
    <w:rsid w:val="003637F2"/>
    <w:rsid w:val="003639F2"/>
    <w:rsid w:val="00363D6D"/>
    <w:rsid w:val="00364408"/>
    <w:rsid w:val="003645AB"/>
    <w:rsid w:val="003645F5"/>
    <w:rsid w:val="00364738"/>
    <w:rsid w:val="0036492D"/>
    <w:rsid w:val="00364A3C"/>
    <w:rsid w:val="00364E52"/>
    <w:rsid w:val="00365290"/>
    <w:rsid w:val="0036552D"/>
    <w:rsid w:val="003658B0"/>
    <w:rsid w:val="0036602B"/>
    <w:rsid w:val="0036620C"/>
    <w:rsid w:val="0036632F"/>
    <w:rsid w:val="00366798"/>
    <w:rsid w:val="0036682D"/>
    <w:rsid w:val="00366A44"/>
    <w:rsid w:val="00366A51"/>
    <w:rsid w:val="0036738C"/>
    <w:rsid w:val="003673DC"/>
    <w:rsid w:val="0036753E"/>
    <w:rsid w:val="0036776B"/>
    <w:rsid w:val="00367966"/>
    <w:rsid w:val="00367E2D"/>
    <w:rsid w:val="00367E50"/>
    <w:rsid w:val="003700BA"/>
    <w:rsid w:val="003702CE"/>
    <w:rsid w:val="0037043F"/>
    <w:rsid w:val="0037057D"/>
    <w:rsid w:val="0037076F"/>
    <w:rsid w:val="003707E7"/>
    <w:rsid w:val="00370DB6"/>
    <w:rsid w:val="00370EE8"/>
    <w:rsid w:val="00370F6F"/>
    <w:rsid w:val="00371140"/>
    <w:rsid w:val="0037117B"/>
    <w:rsid w:val="00371453"/>
    <w:rsid w:val="003714FC"/>
    <w:rsid w:val="00371768"/>
    <w:rsid w:val="00371D1F"/>
    <w:rsid w:val="00371D3E"/>
    <w:rsid w:val="00371EE2"/>
    <w:rsid w:val="00371FF9"/>
    <w:rsid w:val="00372068"/>
    <w:rsid w:val="00372406"/>
    <w:rsid w:val="00372849"/>
    <w:rsid w:val="0037285E"/>
    <w:rsid w:val="00372C72"/>
    <w:rsid w:val="00372DF7"/>
    <w:rsid w:val="00372E2A"/>
    <w:rsid w:val="00373206"/>
    <w:rsid w:val="00373318"/>
    <w:rsid w:val="0037331A"/>
    <w:rsid w:val="00373526"/>
    <w:rsid w:val="0037370A"/>
    <w:rsid w:val="00373B07"/>
    <w:rsid w:val="00373D78"/>
    <w:rsid w:val="0037444C"/>
    <w:rsid w:val="0037471C"/>
    <w:rsid w:val="00374BD6"/>
    <w:rsid w:val="00374BDE"/>
    <w:rsid w:val="00374DEC"/>
    <w:rsid w:val="00374E16"/>
    <w:rsid w:val="003751A7"/>
    <w:rsid w:val="0037561A"/>
    <w:rsid w:val="0037563D"/>
    <w:rsid w:val="003758AA"/>
    <w:rsid w:val="00375ED1"/>
    <w:rsid w:val="0037632D"/>
    <w:rsid w:val="003764DE"/>
    <w:rsid w:val="00376586"/>
    <w:rsid w:val="003765FF"/>
    <w:rsid w:val="00376622"/>
    <w:rsid w:val="00376983"/>
    <w:rsid w:val="00376D79"/>
    <w:rsid w:val="00376E6E"/>
    <w:rsid w:val="00376FED"/>
    <w:rsid w:val="003770C0"/>
    <w:rsid w:val="003770DE"/>
    <w:rsid w:val="0037723F"/>
    <w:rsid w:val="00377B4A"/>
    <w:rsid w:val="00377B61"/>
    <w:rsid w:val="003803B2"/>
    <w:rsid w:val="00380940"/>
    <w:rsid w:val="00380A30"/>
    <w:rsid w:val="00380D5B"/>
    <w:rsid w:val="00381157"/>
    <w:rsid w:val="00381173"/>
    <w:rsid w:val="00381264"/>
    <w:rsid w:val="003817A9"/>
    <w:rsid w:val="003819B1"/>
    <w:rsid w:val="003819C1"/>
    <w:rsid w:val="00381AEF"/>
    <w:rsid w:val="00381B2E"/>
    <w:rsid w:val="00381BC2"/>
    <w:rsid w:val="00381F68"/>
    <w:rsid w:val="00382232"/>
    <w:rsid w:val="00382371"/>
    <w:rsid w:val="00382660"/>
    <w:rsid w:val="0038283D"/>
    <w:rsid w:val="0038285C"/>
    <w:rsid w:val="00382CB7"/>
    <w:rsid w:val="00382CFD"/>
    <w:rsid w:val="00382E6F"/>
    <w:rsid w:val="0038314E"/>
    <w:rsid w:val="0038344A"/>
    <w:rsid w:val="0038351F"/>
    <w:rsid w:val="0038352A"/>
    <w:rsid w:val="0038357A"/>
    <w:rsid w:val="003835A9"/>
    <w:rsid w:val="003836EB"/>
    <w:rsid w:val="00383CE1"/>
    <w:rsid w:val="00383E07"/>
    <w:rsid w:val="00383E60"/>
    <w:rsid w:val="003840B4"/>
    <w:rsid w:val="00384763"/>
    <w:rsid w:val="00384840"/>
    <w:rsid w:val="00384B46"/>
    <w:rsid w:val="00384EC3"/>
    <w:rsid w:val="0038543F"/>
    <w:rsid w:val="003855B4"/>
    <w:rsid w:val="003855C8"/>
    <w:rsid w:val="00385873"/>
    <w:rsid w:val="00385920"/>
    <w:rsid w:val="00385B63"/>
    <w:rsid w:val="00385C88"/>
    <w:rsid w:val="00385FCD"/>
    <w:rsid w:val="0038603D"/>
    <w:rsid w:val="0038620D"/>
    <w:rsid w:val="00386574"/>
    <w:rsid w:val="0038661F"/>
    <w:rsid w:val="003866C1"/>
    <w:rsid w:val="00386738"/>
    <w:rsid w:val="003868E0"/>
    <w:rsid w:val="00386AF4"/>
    <w:rsid w:val="00386E61"/>
    <w:rsid w:val="0038731D"/>
    <w:rsid w:val="003878F4"/>
    <w:rsid w:val="00387958"/>
    <w:rsid w:val="00387AAB"/>
    <w:rsid w:val="00387BCE"/>
    <w:rsid w:val="00387CED"/>
    <w:rsid w:val="00387D7F"/>
    <w:rsid w:val="00390017"/>
    <w:rsid w:val="0039005E"/>
    <w:rsid w:val="003900F8"/>
    <w:rsid w:val="00390422"/>
    <w:rsid w:val="00390567"/>
    <w:rsid w:val="003905BB"/>
    <w:rsid w:val="003905BF"/>
    <w:rsid w:val="00390863"/>
    <w:rsid w:val="00390D2F"/>
    <w:rsid w:val="00391316"/>
    <w:rsid w:val="00391401"/>
    <w:rsid w:val="003916AE"/>
    <w:rsid w:val="0039176E"/>
    <w:rsid w:val="003918B7"/>
    <w:rsid w:val="0039196F"/>
    <w:rsid w:val="00391BAD"/>
    <w:rsid w:val="00391C63"/>
    <w:rsid w:val="00391CE0"/>
    <w:rsid w:val="003925CE"/>
    <w:rsid w:val="00392D73"/>
    <w:rsid w:val="00392E33"/>
    <w:rsid w:val="003930C6"/>
    <w:rsid w:val="00393124"/>
    <w:rsid w:val="00393309"/>
    <w:rsid w:val="003933BB"/>
    <w:rsid w:val="00393467"/>
    <w:rsid w:val="003934BC"/>
    <w:rsid w:val="003935C1"/>
    <w:rsid w:val="0039363C"/>
    <w:rsid w:val="003936E9"/>
    <w:rsid w:val="003938FC"/>
    <w:rsid w:val="00393991"/>
    <w:rsid w:val="00393C13"/>
    <w:rsid w:val="00393C9C"/>
    <w:rsid w:val="00393F02"/>
    <w:rsid w:val="003940EA"/>
    <w:rsid w:val="00394420"/>
    <w:rsid w:val="0039450B"/>
    <w:rsid w:val="00394518"/>
    <w:rsid w:val="003945DD"/>
    <w:rsid w:val="00394706"/>
    <w:rsid w:val="003948F3"/>
    <w:rsid w:val="00394979"/>
    <w:rsid w:val="00394A37"/>
    <w:rsid w:val="00394CD3"/>
    <w:rsid w:val="00394DFD"/>
    <w:rsid w:val="003950CF"/>
    <w:rsid w:val="003951F8"/>
    <w:rsid w:val="003953C7"/>
    <w:rsid w:val="00395C40"/>
    <w:rsid w:val="00396093"/>
    <w:rsid w:val="003961B8"/>
    <w:rsid w:val="0039622B"/>
    <w:rsid w:val="003968A8"/>
    <w:rsid w:val="00396A00"/>
    <w:rsid w:val="00396A7E"/>
    <w:rsid w:val="00396AF7"/>
    <w:rsid w:val="003976C4"/>
    <w:rsid w:val="003977D5"/>
    <w:rsid w:val="00397839"/>
    <w:rsid w:val="00397B72"/>
    <w:rsid w:val="00397BD3"/>
    <w:rsid w:val="00397F68"/>
    <w:rsid w:val="00397FA9"/>
    <w:rsid w:val="00397FB0"/>
    <w:rsid w:val="003A004F"/>
    <w:rsid w:val="003A06B3"/>
    <w:rsid w:val="003A07C1"/>
    <w:rsid w:val="003A09B7"/>
    <w:rsid w:val="003A0D28"/>
    <w:rsid w:val="003A0F63"/>
    <w:rsid w:val="003A0FCD"/>
    <w:rsid w:val="003A1044"/>
    <w:rsid w:val="003A1054"/>
    <w:rsid w:val="003A114F"/>
    <w:rsid w:val="003A1552"/>
    <w:rsid w:val="003A1C28"/>
    <w:rsid w:val="003A1D3A"/>
    <w:rsid w:val="003A1E0B"/>
    <w:rsid w:val="003A1F20"/>
    <w:rsid w:val="003A1F82"/>
    <w:rsid w:val="003A206D"/>
    <w:rsid w:val="003A2239"/>
    <w:rsid w:val="003A2967"/>
    <w:rsid w:val="003A302D"/>
    <w:rsid w:val="003A31B0"/>
    <w:rsid w:val="003A31CF"/>
    <w:rsid w:val="003A32E0"/>
    <w:rsid w:val="003A3342"/>
    <w:rsid w:val="003A33C2"/>
    <w:rsid w:val="003A3648"/>
    <w:rsid w:val="003A3765"/>
    <w:rsid w:val="003A3B5B"/>
    <w:rsid w:val="003A3BD5"/>
    <w:rsid w:val="003A457C"/>
    <w:rsid w:val="003A470A"/>
    <w:rsid w:val="003A4CAE"/>
    <w:rsid w:val="003A4EC9"/>
    <w:rsid w:val="003A52BB"/>
    <w:rsid w:val="003A55B0"/>
    <w:rsid w:val="003A5618"/>
    <w:rsid w:val="003A5809"/>
    <w:rsid w:val="003A58B7"/>
    <w:rsid w:val="003A5C76"/>
    <w:rsid w:val="003A5ED7"/>
    <w:rsid w:val="003A5FA9"/>
    <w:rsid w:val="003A6674"/>
    <w:rsid w:val="003A6C3E"/>
    <w:rsid w:val="003A6ECE"/>
    <w:rsid w:val="003A722A"/>
    <w:rsid w:val="003A7379"/>
    <w:rsid w:val="003A74C8"/>
    <w:rsid w:val="003A76D3"/>
    <w:rsid w:val="003A7890"/>
    <w:rsid w:val="003A7AB2"/>
    <w:rsid w:val="003A7AE1"/>
    <w:rsid w:val="003A7AEA"/>
    <w:rsid w:val="003A7AFF"/>
    <w:rsid w:val="003A7E9C"/>
    <w:rsid w:val="003B0128"/>
    <w:rsid w:val="003B032C"/>
    <w:rsid w:val="003B0493"/>
    <w:rsid w:val="003B04CE"/>
    <w:rsid w:val="003B0612"/>
    <w:rsid w:val="003B0E17"/>
    <w:rsid w:val="003B0E88"/>
    <w:rsid w:val="003B0EB6"/>
    <w:rsid w:val="003B0F93"/>
    <w:rsid w:val="003B1481"/>
    <w:rsid w:val="003B1772"/>
    <w:rsid w:val="003B17AB"/>
    <w:rsid w:val="003B1913"/>
    <w:rsid w:val="003B1E3B"/>
    <w:rsid w:val="003B1EA9"/>
    <w:rsid w:val="003B2198"/>
    <w:rsid w:val="003B2366"/>
    <w:rsid w:val="003B2565"/>
    <w:rsid w:val="003B2606"/>
    <w:rsid w:val="003B297D"/>
    <w:rsid w:val="003B2BDF"/>
    <w:rsid w:val="003B2CB5"/>
    <w:rsid w:val="003B2D13"/>
    <w:rsid w:val="003B2F4B"/>
    <w:rsid w:val="003B30FE"/>
    <w:rsid w:val="003B317C"/>
    <w:rsid w:val="003B3309"/>
    <w:rsid w:val="003B3414"/>
    <w:rsid w:val="003B34A6"/>
    <w:rsid w:val="003B360F"/>
    <w:rsid w:val="003B3770"/>
    <w:rsid w:val="003B398E"/>
    <w:rsid w:val="003B39A9"/>
    <w:rsid w:val="003B3D37"/>
    <w:rsid w:val="003B3E22"/>
    <w:rsid w:val="003B3E2D"/>
    <w:rsid w:val="003B3EB5"/>
    <w:rsid w:val="003B3F0C"/>
    <w:rsid w:val="003B3F4D"/>
    <w:rsid w:val="003B486C"/>
    <w:rsid w:val="003B4926"/>
    <w:rsid w:val="003B4AFA"/>
    <w:rsid w:val="003B4D77"/>
    <w:rsid w:val="003B4E03"/>
    <w:rsid w:val="003B503D"/>
    <w:rsid w:val="003B5064"/>
    <w:rsid w:val="003B5135"/>
    <w:rsid w:val="003B5264"/>
    <w:rsid w:val="003B555B"/>
    <w:rsid w:val="003B58D2"/>
    <w:rsid w:val="003B5B6A"/>
    <w:rsid w:val="003B5D02"/>
    <w:rsid w:val="003B5FA9"/>
    <w:rsid w:val="003B6412"/>
    <w:rsid w:val="003B6639"/>
    <w:rsid w:val="003B6659"/>
    <w:rsid w:val="003B674D"/>
    <w:rsid w:val="003B6959"/>
    <w:rsid w:val="003B71A4"/>
    <w:rsid w:val="003B71BE"/>
    <w:rsid w:val="003B7213"/>
    <w:rsid w:val="003B7AD6"/>
    <w:rsid w:val="003B7C9B"/>
    <w:rsid w:val="003B7DFD"/>
    <w:rsid w:val="003C005B"/>
    <w:rsid w:val="003C08A9"/>
    <w:rsid w:val="003C0E33"/>
    <w:rsid w:val="003C135C"/>
    <w:rsid w:val="003C13CD"/>
    <w:rsid w:val="003C13F7"/>
    <w:rsid w:val="003C148E"/>
    <w:rsid w:val="003C1929"/>
    <w:rsid w:val="003C1DB5"/>
    <w:rsid w:val="003C1E5F"/>
    <w:rsid w:val="003C20B3"/>
    <w:rsid w:val="003C23E6"/>
    <w:rsid w:val="003C23FC"/>
    <w:rsid w:val="003C25C6"/>
    <w:rsid w:val="003C2933"/>
    <w:rsid w:val="003C2CBB"/>
    <w:rsid w:val="003C2E11"/>
    <w:rsid w:val="003C2E1D"/>
    <w:rsid w:val="003C2F58"/>
    <w:rsid w:val="003C2F8E"/>
    <w:rsid w:val="003C34A2"/>
    <w:rsid w:val="003C36FA"/>
    <w:rsid w:val="003C3776"/>
    <w:rsid w:val="003C3B76"/>
    <w:rsid w:val="003C3EBA"/>
    <w:rsid w:val="003C3ECE"/>
    <w:rsid w:val="003C43AD"/>
    <w:rsid w:val="003C457B"/>
    <w:rsid w:val="003C4CD7"/>
    <w:rsid w:val="003C4D4C"/>
    <w:rsid w:val="003C4D53"/>
    <w:rsid w:val="003C51D1"/>
    <w:rsid w:val="003C532A"/>
    <w:rsid w:val="003C53AA"/>
    <w:rsid w:val="003C5514"/>
    <w:rsid w:val="003C597D"/>
    <w:rsid w:val="003C599B"/>
    <w:rsid w:val="003C5A3E"/>
    <w:rsid w:val="003C5E62"/>
    <w:rsid w:val="003C5F5E"/>
    <w:rsid w:val="003C6453"/>
    <w:rsid w:val="003C653F"/>
    <w:rsid w:val="003C660C"/>
    <w:rsid w:val="003C68C5"/>
    <w:rsid w:val="003C6938"/>
    <w:rsid w:val="003C6A85"/>
    <w:rsid w:val="003C6C85"/>
    <w:rsid w:val="003C6F60"/>
    <w:rsid w:val="003C7089"/>
    <w:rsid w:val="003C7098"/>
    <w:rsid w:val="003C72E8"/>
    <w:rsid w:val="003C73F2"/>
    <w:rsid w:val="003C75C3"/>
    <w:rsid w:val="003C7828"/>
    <w:rsid w:val="003C7919"/>
    <w:rsid w:val="003C7D71"/>
    <w:rsid w:val="003D02A3"/>
    <w:rsid w:val="003D0333"/>
    <w:rsid w:val="003D06F8"/>
    <w:rsid w:val="003D096F"/>
    <w:rsid w:val="003D0999"/>
    <w:rsid w:val="003D0AC1"/>
    <w:rsid w:val="003D0ADD"/>
    <w:rsid w:val="003D0C88"/>
    <w:rsid w:val="003D0EDE"/>
    <w:rsid w:val="003D0FA7"/>
    <w:rsid w:val="003D131D"/>
    <w:rsid w:val="003D1347"/>
    <w:rsid w:val="003D138F"/>
    <w:rsid w:val="003D1516"/>
    <w:rsid w:val="003D16DF"/>
    <w:rsid w:val="003D1AB4"/>
    <w:rsid w:val="003D1ABB"/>
    <w:rsid w:val="003D1C25"/>
    <w:rsid w:val="003D20D1"/>
    <w:rsid w:val="003D2385"/>
    <w:rsid w:val="003D2660"/>
    <w:rsid w:val="003D2789"/>
    <w:rsid w:val="003D2803"/>
    <w:rsid w:val="003D286D"/>
    <w:rsid w:val="003D28D8"/>
    <w:rsid w:val="003D29AE"/>
    <w:rsid w:val="003D2D6E"/>
    <w:rsid w:val="003D2DCC"/>
    <w:rsid w:val="003D2E81"/>
    <w:rsid w:val="003D3179"/>
    <w:rsid w:val="003D318C"/>
    <w:rsid w:val="003D3AF1"/>
    <w:rsid w:val="003D3CDE"/>
    <w:rsid w:val="003D3D7F"/>
    <w:rsid w:val="003D3E12"/>
    <w:rsid w:val="003D3E5A"/>
    <w:rsid w:val="003D3F6D"/>
    <w:rsid w:val="003D3F97"/>
    <w:rsid w:val="003D40E3"/>
    <w:rsid w:val="003D4536"/>
    <w:rsid w:val="003D481B"/>
    <w:rsid w:val="003D4DAB"/>
    <w:rsid w:val="003D52A8"/>
    <w:rsid w:val="003D52BF"/>
    <w:rsid w:val="003D52E5"/>
    <w:rsid w:val="003D5388"/>
    <w:rsid w:val="003D53CD"/>
    <w:rsid w:val="003D5562"/>
    <w:rsid w:val="003D5772"/>
    <w:rsid w:val="003D5955"/>
    <w:rsid w:val="003D5D55"/>
    <w:rsid w:val="003D5E0E"/>
    <w:rsid w:val="003D5EC8"/>
    <w:rsid w:val="003D5FF5"/>
    <w:rsid w:val="003D62FF"/>
    <w:rsid w:val="003D6510"/>
    <w:rsid w:val="003D6524"/>
    <w:rsid w:val="003D6705"/>
    <w:rsid w:val="003D678A"/>
    <w:rsid w:val="003D69B7"/>
    <w:rsid w:val="003D6ACE"/>
    <w:rsid w:val="003D6D32"/>
    <w:rsid w:val="003D70DB"/>
    <w:rsid w:val="003D7651"/>
    <w:rsid w:val="003D770B"/>
    <w:rsid w:val="003D78D0"/>
    <w:rsid w:val="003D7A91"/>
    <w:rsid w:val="003D7B74"/>
    <w:rsid w:val="003D7BC9"/>
    <w:rsid w:val="003D7D86"/>
    <w:rsid w:val="003D7F09"/>
    <w:rsid w:val="003E0286"/>
    <w:rsid w:val="003E0327"/>
    <w:rsid w:val="003E0351"/>
    <w:rsid w:val="003E03D8"/>
    <w:rsid w:val="003E0853"/>
    <w:rsid w:val="003E08F5"/>
    <w:rsid w:val="003E0951"/>
    <w:rsid w:val="003E0B39"/>
    <w:rsid w:val="003E0BEC"/>
    <w:rsid w:val="003E0C59"/>
    <w:rsid w:val="003E0CFA"/>
    <w:rsid w:val="003E0F4F"/>
    <w:rsid w:val="003E1666"/>
    <w:rsid w:val="003E16CB"/>
    <w:rsid w:val="003E1927"/>
    <w:rsid w:val="003E1ACD"/>
    <w:rsid w:val="003E1AF8"/>
    <w:rsid w:val="003E1B96"/>
    <w:rsid w:val="003E1BEA"/>
    <w:rsid w:val="003E1C52"/>
    <w:rsid w:val="003E1E39"/>
    <w:rsid w:val="003E21EF"/>
    <w:rsid w:val="003E2253"/>
    <w:rsid w:val="003E225A"/>
    <w:rsid w:val="003E2303"/>
    <w:rsid w:val="003E2397"/>
    <w:rsid w:val="003E2412"/>
    <w:rsid w:val="003E292E"/>
    <w:rsid w:val="003E2B19"/>
    <w:rsid w:val="003E2D7E"/>
    <w:rsid w:val="003E2DEA"/>
    <w:rsid w:val="003E2E6C"/>
    <w:rsid w:val="003E2F4B"/>
    <w:rsid w:val="003E2F82"/>
    <w:rsid w:val="003E3079"/>
    <w:rsid w:val="003E312D"/>
    <w:rsid w:val="003E322D"/>
    <w:rsid w:val="003E347B"/>
    <w:rsid w:val="003E34CC"/>
    <w:rsid w:val="003E371D"/>
    <w:rsid w:val="003E37FC"/>
    <w:rsid w:val="003E387B"/>
    <w:rsid w:val="003E3950"/>
    <w:rsid w:val="003E3961"/>
    <w:rsid w:val="003E3AD0"/>
    <w:rsid w:val="003E3AF6"/>
    <w:rsid w:val="003E3D90"/>
    <w:rsid w:val="003E41AC"/>
    <w:rsid w:val="003E4296"/>
    <w:rsid w:val="003E4516"/>
    <w:rsid w:val="003E4535"/>
    <w:rsid w:val="003E480E"/>
    <w:rsid w:val="003E48CA"/>
    <w:rsid w:val="003E4907"/>
    <w:rsid w:val="003E4B8C"/>
    <w:rsid w:val="003E4C22"/>
    <w:rsid w:val="003E4E5C"/>
    <w:rsid w:val="003E5229"/>
    <w:rsid w:val="003E550F"/>
    <w:rsid w:val="003E5544"/>
    <w:rsid w:val="003E567D"/>
    <w:rsid w:val="003E585C"/>
    <w:rsid w:val="003E596A"/>
    <w:rsid w:val="003E5AA8"/>
    <w:rsid w:val="003E5E58"/>
    <w:rsid w:val="003E6103"/>
    <w:rsid w:val="003E640C"/>
    <w:rsid w:val="003E6659"/>
    <w:rsid w:val="003E6B04"/>
    <w:rsid w:val="003E6C1B"/>
    <w:rsid w:val="003E6EFD"/>
    <w:rsid w:val="003E6EFF"/>
    <w:rsid w:val="003E712F"/>
    <w:rsid w:val="003E72D0"/>
    <w:rsid w:val="003E7791"/>
    <w:rsid w:val="003E77F5"/>
    <w:rsid w:val="003E78FD"/>
    <w:rsid w:val="003E79BE"/>
    <w:rsid w:val="003E7F9F"/>
    <w:rsid w:val="003F01EA"/>
    <w:rsid w:val="003F025D"/>
    <w:rsid w:val="003F047F"/>
    <w:rsid w:val="003F05B4"/>
    <w:rsid w:val="003F08E0"/>
    <w:rsid w:val="003F09F9"/>
    <w:rsid w:val="003F0B7D"/>
    <w:rsid w:val="003F0D44"/>
    <w:rsid w:val="003F0EAF"/>
    <w:rsid w:val="003F0F0E"/>
    <w:rsid w:val="003F0FA6"/>
    <w:rsid w:val="003F1136"/>
    <w:rsid w:val="003F12C8"/>
    <w:rsid w:val="003F13AE"/>
    <w:rsid w:val="003F17FC"/>
    <w:rsid w:val="003F1889"/>
    <w:rsid w:val="003F1913"/>
    <w:rsid w:val="003F207F"/>
    <w:rsid w:val="003F2621"/>
    <w:rsid w:val="003F27AD"/>
    <w:rsid w:val="003F28ED"/>
    <w:rsid w:val="003F2930"/>
    <w:rsid w:val="003F29AD"/>
    <w:rsid w:val="003F2C70"/>
    <w:rsid w:val="003F2FC4"/>
    <w:rsid w:val="003F3095"/>
    <w:rsid w:val="003F31B6"/>
    <w:rsid w:val="003F3331"/>
    <w:rsid w:val="003F33BD"/>
    <w:rsid w:val="003F34F9"/>
    <w:rsid w:val="003F3578"/>
    <w:rsid w:val="003F3620"/>
    <w:rsid w:val="003F38FC"/>
    <w:rsid w:val="003F390D"/>
    <w:rsid w:val="003F3934"/>
    <w:rsid w:val="003F3AA1"/>
    <w:rsid w:val="003F3C7B"/>
    <w:rsid w:val="003F3EEC"/>
    <w:rsid w:val="003F4044"/>
    <w:rsid w:val="003F40BD"/>
    <w:rsid w:val="003F4389"/>
    <w:rsid w:val="003F5009"/>
    <w:rsid w:val="003F5129"/>
    <w:rsid w:val="003F57C7"/>
    <w:rsid w:val="003F57E5"/>
    <w:rsid w:val="003F5A01"/>
    <w:rsid w:val="003F5AC4"/>
    <w:rsid w:val="003F5C67"/>
    <w:rsid w:val="003F5F20"/>
    <w:rsid w:val="003F607D"/>
    <w:rsid w:val="003F61C3"/>
    <w:rsid w:val="003F6260"/>
    <w:rsid w:val="003F6327"/>
    <w:rsid w:val="003F6456"/>
    <w:rsid w:val="003F65A6"/>
    <w:rsid w:val="003F6897"/>
    <w:rsid w:val="003F6944"/>
    <w:rsid w:val="003F6B11"/>
    <w:rsid w:val="003F6B9A"/>
    <w:rsid w:val="003F6C83"/>
    <w:rsid w:val="003F6ED4"/>
    <w:rsid w:val="003F740D"/>
    <w:rsid w:val="003F76D6"/>
    <w:rsid w:val="003F77CE"/>
    <w:rsid w:val="003F794C"/>
    <w:rsid w:val="003F7A5A"/>
    <w:rsid w:val="003F7D54"/>
    <w:rsid w:val="003F7E2F"/>
    <w:rsid w:val="003F7E9A"/>
    <w:rsid w:val="004002FC"/>
    <w:rsid w:val="0040037C"/>
    <w:rsid w:val="0040038B"/>
    <w:rsid w:val="00400603"/>
    <w:rsid w:val="004007B1"/>
    <w:rsid w:val="0040081C"/>
    <w:rsid w:val="00400825"/>
    <w:rsid w:val="004009E4"/>
    <w:rsid w:val="00400B10"/>
    <w:rsid w:val="00400CC9"/>
    <w:rsid w:val="004010A8"/>
    <w:rsid w:val="00401160"/>
    <w:rsid w:val="00401574"/>
    <w:rsid w:val="004015FC"/>
    <w:rsid w:val="004017CC"/>
    <w:rsid w:val="0040183D"/>
    <w:rsid w:val="004019DE"/>
    <w:rsid w:val="00401B9D"/>
    <w:rsid w:val="00402001"/>
    <w:rsid w:val="0040204C"/>
    <w:rsid w:val="0040210A"/>
    <w:rsid w:val="00402138"/>
    <w:rsid w:val="004023ED"/>
    <w:rsid w:val="004028B2"/>
    <w:rsid w:val="00402B1A"/>
    <w:rsid w:val="00402DAB"/>
    <w:rsid w:val="00402EFD"/>
    <w:rsid w:val="00402F83"/>
    <w:rsid w:val="0040301E"/>
    <w:rsid w:val="00403448"/>
    <w:rsid w:val="0040363D"/>
    <w:rsid w:val="004036C1"/>
    <w:rsid w:val="0040388D"/>
    <w:rsid w:val="004039C2"/>
    <w:rsid w:val="004039D0"/>
    <w:rsid w:val="004039E5"/>
    <w:rsid w:val="00403BEA"/>
    <w:rsid w:val="00403D96"/>
    <w:rsid w:val="00403EF7"/>
    <w:rsid w:val="00403FE7"/>
    <w:rsid w:val="004043CB"/>
    <w:rsid w:val="00404435"/>
    <w:rsid w:val="00404528"/>
    <w:rsid w:val="00404753"/>
    <w:rsid w:val="00404A92"/>
    <w:rsid w:val="00404E9F"/>
    <w:rsid w:val="00404FC6"/>
    <w:rsid w:val="004052AE"/>
    <w:rsid w:val="00405423"/>
    <w:rsid w:val="00405BD9"/>
    <w:rsid w:val="00405F0A"/>
    <w:rsid w:val="00406126"/>
    <w:rsid w:val="00406170"/>
    <w:rsid w:val="004061BB"/>
    <w:rsid w:val="0040624A"/>
    <w:rsid w:val="004068C3"/>
    <w:rsid w:val="00406B31"/>
    <w:rsid w:val="00406CC1"/>
    <w:rsid w:val="004074C7"/>
    <w:rsid w:val="00407A4B"/>
    <w:rsid w:val="00407E30"/>
    <w:rsid w:val="00410076"/>
    <w:rsid w:val="00410460"/>
    <w:rsid w:val="00410481"/>
    <w:rsid w:val="00410BD6"/>
    <w:rsid w:val="00410CFB"/>
    <w:rsid w:val="00410F21"/>
    <w:rsid w:val="004112CD"/>
    <w:rsid w:val="004113B2"/>
    <w:rsid w:val="004114DE"/>
    <w:rsid w:val="00411B8D"/>
    <w:rsid w:val="00411C6F"/>
    <w:rsid w:val="00411CB2"/>
    <w:rsid w:val="00411CFE"/>
    <w:rsid w:val="0041248C"/>
    <w:rsid w:val="004124C8"/>
    <w:rsid w:val="00412625"/>
    <w:rsid w:val="004126B4"/>
    <w:rsid w:val="004127DC"/>
    <w:rsid w:val="00412912"/>
    <w:rsid w:val="00412972"/>
    <w:rsid w:val="00412985"/>
    <w:rsid w:val="00412BA9"/>
    <w:rsid w:val="00412F49"/>
    <w:rsid w:val="0041327F"/>
    <w:rsid w:val="004134B1"/>
    <w:rsid w:val="00413743"/>
    <w:rsid w:val="004139A0"/>
    <w:rsid w:val="00413A35"/>
    <w:rsid w:val="00413C10"/>
    <w:rsid w:val="004141DA"/>
    <w:rsid w:val="0041429A"/>
    <w:rsid w:val="004143CF"/>
    <w:rsid w:val="00414410"/>
    <w:rsid w:val="004147AD"/>
    <w:rsid w:val="004147B8"/>
    <w:rsid w:val="004147D9"/>
    <w:rsid w:val="0041490B"/>
    <w:rsid w:val="00414E99"/>
    <w:rsid w:val="00414F70"/>
    <w:rsid w:val="00414FD1"/>
    <w:rsid w:val="0041556C"/>
    <w:rsid w:val="0041576C"/>
    <w:rsid w:val="00415C04"/>
    <w:rsid w:val="004162EA"/>
    <w:rsid w:val="004165DC"/>
    <w:rsid w:val="0041663C"/>
    <w:rsid w:val="00416643"/>
    <w:rsid w:val="004167FC"/>
    <w:rsid w:val="00416857"/>
    <w:rsid w:val="00416931"/>
    <w:rsid w:val="00416982"/>
    <w:rsid w:val="00416EBD"/>
    <w:rsid w:val="004171DD"/>
    <w:rsid w:val="00417287"/>
    <w:rsid w:val="004175F1"/>
    <w:rsid w:val="00417AA3"/>
    <w:rsid w:val="00417CA6"/>
    <w:rsid w:val="00417F54"/>
    <w:rsid w:val="0042007C"/>
    <w:rsid w:val="00420213"/>
    <w:rsid w:val="004204F2"/>
    <w:rsid w:val="00420563"/>
    <w:rsid w:val="0042064C"/>
    <w:rsid w:val="004206A0"/>
    <w:rsid w:val="004207FB"/>
    <w:rsid w:val="00420FC9"/>
    <w:rsid w:val="00420FF6"/>
    <w:rsid w:val="00421426"/>
    <w:rsid w:val="00421480"/>
    <w:rsid w:val="0042169D"/>
    <w:rsid w:val="00421788"/>
    <w:rsid w:val="004219AB"/>
    <w:rsid w:val="00422155"/>
    <w:rsid w:val="00422449"/>
    <w:rsid w:val="00422E0C"/>
    <w:rsid w:val="00422E90"/>
    <w:rsid w:val="00422EA5"/>
    <w:rsid w:val="00423198"/>
    <w:rsid w:val="00423578"/>
    <w:rsid w:val="004239A2"/>
    <w:rsid w:val="00423D20"/>
    <w:rsid w:val="00423D24"/>
    <w:rsid w:val="00423ECE"/>
    <w:rsid w:val="00423FFD"/>
    <w:rsid w:val="004240E6"/>
    <w:rsid w:val="0042416D"/>
    <w:rsid w:val="0042434B"/>
    <w:rsid w:val="004245A1"/>
    <w:rsid w:val="00424A8C"/>
    <w:rsid w:val="00424CAF"/>
    <w:rsid w:val="00424EDB"/>
    <w:rsid w:val="00425035"/>
    <w:rsid w:val="004253A8"/>
    <w:rsid w:val="00425825"/>
    <w:rsid w:val="00425A6C"/>
    <w:rsid w:val="00425FA0"/>
    <w:rsid w:val="00425FA2"/>
    <w:rsid w:val="00426158"/>
    <w:rsid w:val="004266EB"/>
    <w:rsid w:val="00426875"/>
    <w:rsid w:val="00426C3D"/>
    <w:rsid w:val="00426D19"/>
    <w:rsid w:val="00426EBF"/>
    <w:rsid w:val="00426F0F"/>
    <w:rsid w:val="004270BB"/>
    <w:rsid w:val="0042736E"/>
    <w:rsid w:val="004273E1"/>
    <w:rsid w:val="00427630"/>
    <w:rsid w:val="004276FD"/>
    <w:rsid w:val="00427759"/>
    <w:rsid w:val="00427C8D"/>
    <w:rsid w:val="00427DCB"/>
    <w:rsid w:val="004302CC"/>
    <w:rsid w:val="00430333"/>
    <w:rsid w:val="004303F0"/>
    <w:rsid w:val="00430451"/>
    <w:rsid w:val="004307F6"/>
    <w:rsid w:val="004308E4"/>
    <w:rsid w:val="00430ABD"/>
    <w:rsid w:val="00430B3D"/>
    <w:rsid w:val="00430E10"/>
    <w:rsid w:val="00431035"/>
    <w:rsid w:val="0043122A"/>
    <w:rsid w:val="004313BE"/>
    <w:rsid w:val="00431551"/>
    <w:rsid w:val="0043174E"/>
    <w:rsid w:val="00431834"/>
    <w:rsid w:val="004318BF"/>
    <w:rsid w:val="00431A0B"/>
    <w:rsid w:val="00431E97"/>
    <w:rsid w:val="00432325"/>
    <w:rsid w:val="004325CE"/>
    <w:rsid w:val="00432765"/>
    <w:rsid w:val="004328D7"/>
    <w:rsid w:val="00432930"/>
    <w:rsid w:val="00432945"/>
    <w:rsid w:val="0043298F"/>
    <w:rsid w:val="00432CF8"/>
    <w:rsid w:val="00432E81"/>
    <w:rsid w:val="00432FC4"/>
    <w:rsid w:val="004330AE"/>
    <w:rsid w:val="004337A1"/>
    <w:rsid w:val="00433812"/>
    <w:rsid w:val="0043385F"/>
    <w:rsid w:val="00433982"/>
    <w:rsid w:val="00433EC9"/>
    <w:rsid w:val="00433F85"/>
    <w:rsid w:val="004342AD"/>
    <w:rsid w:val="004342FF"/>
    <w:rsid w:val="00434668"/>
    <w:rsid w:val="00434757"/>
    <w:rsid w:val="0043475C"/>
    <w:rsid w:val="00434CAB"/>
    <w:rsid w:val="00434DC8"/>
    <w:rsid w:val="00434E9C"/>
    <w:rsid w:val="00435351"/>
    <w:rsid w:val="00435451"/>
    <w:rsid w:val="004357FE"/>
    <w:rsid w:val="00435809"/>
    <w:rsid w:val="00435835"/>
    <w:rsid w:val="00435904"/>
    <w:rsid w:val="00436851"/>
    <w:rsid w:val="00436D99"/>
    <w:rsid w:val="00436E16"/>
    <w:rsid w:val="0043747D"/>
    <w:rsid w:val="0043776B"/>
    <w:rsid w:val="00437C35"/>
    <w:rsid w:val="00437D25"/>
    <w:rsid w:val="00437D77"/>
    <w:rsid w:val="00437DDC"/>
    <w:rsid w:val="00437FAD"/>
    <w:rsid w:val="00440225"/>
    <w:rsid w:val="0044032A"/>
    <w:rsid w:val="00440361"/>
    <w:rsid w:val="00440F11"/>
    <w:rsid w:val="00440F63"/>
    <w:rsid w:val="00441146"/>
    <w:rsid w:val="00441843"/>
    <w:rsid w:val="00441915"/>
    <w:rsid w:val="004419AF"/>
    <w:rsid w:val="00441A1D"/>
    <w:rsid w:val="00441A76"/>
    <w:rsid w:val="00441AA0"/>
    <w:rsid w:val="00441D60"/>
    <w:rsid w:val="00441DEC"/>
    <w:rsid w:val="00442068"/>
    <w:rsid w:val="00442192"/>
    <w:rsid w:val="004421E7"/>
    <w:rsid w:val="004422F4"/>
    <w:rsid w:val="00442516"/>
    <w:rsid w:val="0044287C"/>
    <w:rsid w:val="00442948"/>
    <w:rsid w:val="00442989"/>
    <w:rsid w:val="00442A3F"/>
    <w:rsid w:val="00442AAA"/>
    <w:rsid w:val="00442B09"/>
    <w:rsid w:val="00442BF4"/>
    <w:rsid w:val="00442D47"/>
    <w:rsid w:val="00442D84"/>
    <w:rsid w:val="0044317D"/>
    <w:rsid w:val="004433EB"/>
    <w:rsid w:val="004434EF"/>
    <w:rsid w:val="0044357B"/>
    <w:rsid w:val="00443829"/>
    <w:rsid w:val="0044392E"/>
    <w:rsid w:val="00443F14"/>
    <w:rsid w:val="00444103"/>
    <w:rsid w:val="00444448"/>
    <w:rsid w:val="004447ED"/>
    <w:rsid w:val="00444C2B"/>
    <w:rsid w:val="00444E50"/>
    <w:rsid w:val="00444FA0"/>
    <w:rsid w:val="004450CC"/>
    <w:rsid w:val="0044522F"/>
    <w:rsid w:val="0044540B"/>
    <w:rsid w:val="00445456"/>
    <w:rsid w:val="0044548C"/>
    <w:rsid w:val="004454FC"/>
    <w:rsid w:val="004455C5"/>
    <w:rsid w:val="004455FB"/>
    <w:rsid w:val="00445652"/>
    <w:rsid w:val="00445740"/>
    <w:rsid w:val="00445D94"/>
    <w:rsid w:val="00445DBB"/>
    <w:rsid w:val="00445DEF"/>
    <w:rsid w:val="004460EE"/>
    <w:rsid w:val="00446619"/>
    <w:rsid w:val="00446719"/>
    <w:rsid w:val="0044677D"/>
    <w:rsid w:val="004467C9"/>
    <w:rsid w:val="004468D5"/>
    <w:rsid w:val="00446939"/>
    <w:rsid w:val="00446BD4"/>
    <w:rsid w:val="00446C7D"/>
    <w:rsid w:val="00446D4E"/>
    <w:rsid w:val="00446DC4"/>
    <w:rsid w:val="00446FD2"/>
    <w:rsid w:val="00447174"/>
    <w:rsid w:val="00447194"/>
    <w:rsid w:val="0044722A"/>
    <w:rsid w:val="00447393"/>
    <w:rsid w:val="00447464"/>
    <w:rsid w:val="00447564"/>
    <w:rsid w:val="00447630"/>
    <w:rsid w:val="0044776D"/>
    <w:rsid w:val="00447792"/>
    <w:rsid w:val="004479A7"/>
    <w:rsid w:val="00447A13"/>
    <w:rsid w:val="00447A97"/>
    <w:rsid w:val="00447D79"/>
    <w:rsid w:val="00447EEF"/>
    <w:rsid w:val="004501CC"/>
    <w:rsid w:val="004502F4"/>
    <w:rsid w:val="0045046A"/>
    <w:rsid w:val="00450650"/>
    <w:rsid w:val="00450886"/>
    <w:rsid w:val="00450B24"/>
    <w:rsid w:val="00450C9C"/>
    <w:rsid w:val="00450D67"/>
    <w:rsid w:val="00451111"/>
    <w:rsid w:val="00451225"/>
    <w:rsid w:val="00451471"/>
    <w:rsid w:val="00451500"/>
    <w:rsid w:val="004515B5"/>
    <w:rsid w:val="00451DD8"/>
    <w:rsid w:val="00451FCC"/>
    <w:rsid w:val="00452324"/>
    <w:rsid w:val="00452368"/>
    <w:rsid w:val="00452567"/>
    <w:rsid w:val="00452569"/>
    <w:rsid w:val="00452640"/>
    <w:rsid w:val="004529E1"/>
    <w:rsid w:val="004533D0"/>
    <w:rsid w:val="00453546"/>
    <w:rsid w:val="004536E4"/>
    <w:rsid w:val="00453794"/>
    <w:rsid w:val="00453C6F"/>
    <w:rsid w:val="00453CB8"/>
    <w:rsid w:val="00453D69"/>
    <w:rsid w:val="00453DEB"/>
    <w:rsid w:val="00453F40"/>
    <w:rsid w:val="004540B2"/>
    <w:rsid w:val="00454518"/>
    <w:rsid w:val="0045472E"/>
    <w:rsid w:val="004548CD"/>
    <w:rsid w:val="004548FA"/>
    <w:rsid w:val="004549BA"/>
    <w:rsid w:val="00454AEF"/>
    <w:rsid w:val="004551C4"/>
    <w:rsid w:val="004552E3"/>
    <w:rsid w:val="004554E1"/>
    <w:rsid w:val="00455642"/>
    <w:rsid w:val="0045572F"/>
    <w:rsid w:val="004557EA"/>
    <w:rsid w:val="00456055"/>
    <w:rsid w:val="0045606A"/>
    <w:rsid w:val="00456224"/>
    <w:rsid w:val="00456566"/>
    <w:rsid w:val="0045663E"/>
    <w:rsid w:val="004566A7"/>
    <w:rsid w:val="004566CB"/>
    <w:rsid w:val="004566CC"/>
    <w:rsid w:val="00456EC3"/>
    <w:rsid w:val="00456F65"/>
    <w:rsid w:val="00457184"/>
    <w:rsid w:val="004573CB"/>
    <w:rsid w:val="00457573"/>
    <w:rsid w:val="00457638"/>
    <w:rsid w:val="00457898"/>
    <w:rsid w:val="00457984"/>
    <w:rsid w:val="00457C8F"/>
    <w:rsid w:val="00457D60"/>
    <w:rsid w:val="00460308"/>
    <w:rsid w:val="004605D0"/>
    <w:rsid w:val="004607F7"/>
    <w:rsid w:val="004608C6"/>
    <w:rsid w:val="0046095A"/>
    <w:rsid w:val="00460B72"/>
    <w:rsid w:val="00460D05"/>
    <w:rsid w:val="00460F56"/>
    <w:rsid w:val="00461212"/>
    <w:rsid w:val="00461245"/>
    <w:rsid w:val="0046187C"/>
    <w:rsid w:val="004618AC"/>
    <w:rsid w:val="00461BD5"/>
    <w:rsid w:val="00461C53"/>
    <w:rsid w:val="00461C5A"/>
    <w:rsid w:val="00461C65"/>
    <w:rsid w:val="00461CA8"/>
    <w:rsid w:val="00461D9C"/>
    <w:rsid w:val="00461EE9"/>
    <w:rsid w:val="00462616"/>
    <w:rsid w:val="00462769"/>
    <w:rsid w:val="004627AB"/>
    <w:rsid w:val="004627BF"/>
    <w:rsid w:val="004627F9"/>
    <w:rsid w:val="0046287A"/>
    <w:rsid w:val="00462A80"/>
    <w:rsid w:val="004635F5"/>
    <w:rsid w:val="00463608"/>
    <w:rsid w:val="004639F0"/>
    <w:rsid w:val="00463A57"/>
    <w:rsid w:val="00463B8E"/>
    <w:rsid w:val="004640BA"/>
    <w:rsid w:val="004641E4"/>
    <w:rsid w:val="00464467"/>
    <w:rsid w:val="004644B7"/>
    <w:rsid w:val="004645A9"/>
    <w:rsid w:val="004645E6"/>
    <w:rsid w:val="00464BA9"/>
    <w:rsid w:val="00464C8C"/>
    <w:rsid w:val="0046507A"/>
    <w:rsid w:val="0046532C"/>
    <w:rsid w:val="0046556B"/>
    <w:rsid w:val="00465909"/>
    <w:rsid w:val="0046599C"/>
    <w:rsid w:val="00465C8F"/>
    <w:rsid w:val="00466423"/>
    <w:rsid w:val="004664B1"/>
    <w:rsid w:val="0046656A"/>
    <w:rsid w:val="0046668F"/>
    <w:rsid w:val="00466734"/>
    <w:rsid w:val="00466783"/>
    <w:rsid w:val="00466959"/>
    <w:rsid w:val="00466972"/>
    <w:rsid w:val="00466CEF"/>
    <w:rsid w:val="00466FDF"/>
    <w:rsid w:val="0046703E"/>
    <w:rsid w:val="00467182"/>
    <w:rsid w:val="0046720C"/>
    <w:rsid w:val="004673E8"/>
    <w:rsid w:val="00467574"/>
    <w:rsid w:val="00467581"/>
    <w:rsid w:val="0046776D"/>
    <w:rsid w:val="004677F0"/>
    <w:rsid w:val="00467C1F"/>
    <w:rsid w:val="00467CCE"/>
    <w:rsid w:val="00467D0B"/>
    <w:rsid w:val="00470A7B"/>
    <w:rsid w:val="0047102A"/>
    <w:rsid w:val="004710D5"/>
    <w:rsid w:val="0047115E"/>
    <w:rsid w:val="00471247"/>
    <w:rsid w:val="00471596"/>
    <w:rsid w:val="00471C8D"/>
    <w:rsid w:val="00471E02"/>
    <w:rsid w:val="004721D2"/>
    <w:rsid w:val="0047223E"/>
    <w:rsid w:val="0047240B"/>
    <w:rsid w:val="00472422"/>
    <w:rsid w:val="004724B1"/>
    <w:rsid w:val="004727DB"/>
    <w:rsid w:val="004727F3"/>
    <w:rsid w:val="0047297E"/>
    <w:rsid w:val="00472B04"/>
    <w:rsid w:val="00472E81"/>
    <w:rsid w:val="00472F35"/>
    <w:rsid w:val="004730AE"/>
    <w:rsid w:val="0047321D"/>
    <w:rsid w:val="004733B3"/>
    <w:rsid w:val="00473AB1"/>
    <w:rsid w:val="00473CD0"/>
    <w:rsid w:val="00473D21"/>
    <w:rsid w:val="00473DDE"/>
    <w:rsid w:val="00473E27"/>
    <w:rsid w:val="00473E91"/>
    <w:rsid w:val="00474695"/>
    <w:rsid w:val="004747C4"/>
    <w:rsid w:val="00474993"/>
    <w:rsid w:val="00474A14"/>
    <w:rsid w:val="00474AA9"/>
    <w:rsid w:val="00474B15"/>
    <w:rsid w:val="00474C47"/>
    <w:rsid w:val="00474CCA"/>
    <w:rsid w:val="00474EC7"/>
    <w:rsid w:val="00474F30"/>
    <w:rsid w:val="00474F52"/>
    <w:rsid w:val="00475041"/>
    <w:rsid w:val="004750B4"/>
    <w:rsid w:val="004751B2"/>
    <w:rsid w:val="004753A2"/>
    <w:rsid w:val="0047542A"/>
    <w:rsid w:val="004754A4"/>
    <w:rsid w:val="00475627"/>
    <w:rsid w:val="00475A85"/>
    <w:rsid w:val="004760D1"/>
    <w:rsid w:val="004761A2"/>
    <w:rsid w:val="00476256"/>
    <w:rsid w:val="00476565"/>
    <w:rsid w:val="004765C1"/>
    <w:rsid w:val="0047666B"/>
    <w:rsid w:val="00476808"/>
    <w:rsid w:val="00476AD7"/>
    <w:rsid w:val="00476E16"/>
    <w:rsid w:val="00476E9C"/>
    <w:rsid w:val="004775B6"/>
    <w:rsid w:val="00477668"/>
    <w:rsid w:val="00477717"/>
    <w:rsid w:val="004778EE"/>
    <w:rsid w:val="00480003"/>
    <w:rsid w:val="00480085"/>
    <w:rsid w:val="004803DA"/>
    <w:rsid w:val="00480436"/>
    <w:rsid w:val="00480480"/>
    <w:rsid w:val="00480596"/>
    <w:rsid w:val="00480940"/>
    <w:rsid w:val="00480964"/>
    <w:rsid w:val="00480A89"/>
    <w:rsid w:val="00480CA0"/>
    <w:rsid w:val="00480D41"/>
    <w:rsid w:val="00480DBF"/>
    <w:rsid w:val="00480DFD"/>
    <w:rsid w:val="0048100E"/>
    <w:rsid w:val="004811B0"/>
    <w:rsid w:val="0048158A"/>
    <w:rsid w:val="0048172B"/>
    <w:rsid w:val="00481932"/>
    <w:rsid w:val="00481A22"/>
    <w:rsid w:val="00481B9F"/>
    <w:rsid w:val="00481C3E"/>
    <w:rsid w:val="00481C7D"/>
    <w:rsid w:val="00481DF3"/>
    <w:rsid w:val="00481E5F"/>
    <w:rsid w:val="0048206D"/>
    <w:rsid w:val="00482357"/>
    <w:rsid w:val="00482431"/>
    <w:rsid w:val="004827EA"/>
    <w:rsid w:val="00482878"/>
    <w:rsid w:val="0048290F"/>
    <w:rsid w:val="00482CD2"/>
    <w:rsid w:val="00482FA5"/>
    <w:rsid w:val="00483211"/>
    <w:rsid w:val="0048330A"/>
    <w:rsid w:val="00483429"/>
    <w:rsid w:val="00483529"/>
    <w:rsid w:val="004836EC"/>
    <w:rsid w:val="0048389A"/>
    <w:rsid w:val="0048391A"/>
    <w:rsid w:val="00483BB1"/>
    <w:rsid w:val="00483C97"/>
    <w:rsid w:val="00483EBE"/>
    <w:rsid w:val="00483F26"/>
    <w:rsid w:val="0048402A"/>
    <w:rsid w:val="00484135"/>
    <w:rsid w:val="004841CD"/>
    <w:rsid w:val="004842EA"/>
    <w:rsid w:val="00484574"/>
    <w:rsid w:val="004847A9"/>
    <w:rsid w:val="0048494A"/>
    <w:rsid w:val="00484A7A"/>
    <w:rsid w:val="00484ED5"/>
    <w:rsid w:val="004851BE"/>
    <w:rsid w:val="00485403"/>
    <w:rsid w:val="004854BE"/>
    <w:rsid w:val="004858E4"/>
    <w:rsid w:val="00485A73"/>
    <w:rsid w:val="00485AA4"/>
    <w:rsid w:val="00485C82"/>
    <w:rsid w:val="00486319"/>
    <w:rsid w:val="0048641D"/>
    <w:rsid w:val="004869F5"/>
    <w:rsid w:val="00486A88"/>
    <w:rsid w:val="00486CCA"/>
    <w:rsid w:val="00486DBB"/>
    <w:rsid w:val="00486DC7"/>
    <w:rsid w:val="00486E72"/>
    <w:rsid w:val="004870F0"/>
    <w:rsid w:val="004871C2"/>
    <w:rsid w:val="00487207"/>
    <w:rsid w:val="004872B3"/>
    <w:rsid w:val="00487D54"/>
    <w:rsid w:val="00487D56"/>
    <w:rsid w:val="00487D88"/>
    <w:rsid w:val="00490391"/>
    <w:rsid w:val="0049095A"/>
    <w:rsid w:val="00490F77"/>
    <w:rsid w:val="004910AB"/>
    <w:rsid w:val="0049124B"/>
    <w:rsid w:val="004912B8"/>
    <w:rsid w:val="004915E1"/>
    <w:rsid w:val="00491691"/>
    <w:rsid w:val="004919CE"/>
    <w:rsid w:val="00491D17"/>
    <w:rsid w:val="0049258C"/>
    <w:rsid w:val="00492750"/>
    <w:rsid w:val="004929C4"/>
    <w:rsid w:val="00492A4F"/>
    <w:rsid w:val="00492EC0"/>
    <w:rsid w:val="00492FF8"/>
    <w:rsid w:val="00493095"/>
    <w:rsid w:val="004933D2"/>
    <w:rsid w:val="00493A78"/>
    <w:rsid w:val="00493AD6"/>
    <w:rsid w:val="00494074"/>
    <w:rsid w:val="0049469B"/>
    <w:rsid w:val="004947D7"/>
    <w:rsid w:val="004948D4"/>
    <w:rsid w:val="00494BB7"/>
    <w:rsid w:val="00494C27"/>
    <w:rsid w:val="00494C78"/>
    <w:rsid w:val="00494DAA"/>
    <w:rsid w:val="00495419"/>
    <w:rsid w:val="0049548B"/>
    <w:rsid w:val="004958CF"/>
    <w:rsid w:val="00495C06"/>
    <w:rsid w:val="00495C4B"/>
    <w:rsid w:val="00496007"/>
    <w:rsid w:val="00496035"/>
    <w:rsid w:val="004964CA"/>
    <w:rsid w:val="00496597"/>
    <w:rsid w:val="00496677"/>
    <w:rsid w:val="00496910"/>
    <w:rsid w:val="00496A21"/>
    <w:rsid w:val="00496A46"/>
    <w:rsid w:val="00496BE8"/>
    <w:rsid w:val="00496F3A"/>
    <w:rsid w:val="00497395"/>
    <w:rsid w:val="0049755A"/>
    <w:rsid w:val="0049758C"/>
    <w:rsid w:val="00497840"/>
    <w:rsid w:val="00497975"/>
    <w:rsid w:val="00497A15"/>
    <w:rsid w:val="00497A95"/>
    <w:rsid w:val="00497CC1"/>
    <w:rsid w:val="00497FB3"/>
    <w:rsid w:val="004A0059"/>
    <w:rsid w:val="004A0384"/>
    <w:rsid w:val="004A0406"/>
    <w:rsid w:val="004A058B"/>
    <w:rsid w:val="004A0742"/>
    <w:rsid w:val="004A0848"/>
    <w:rsid w:val="004A09B5"/>
    <w:rsid w:val="004A09CF"/>
    <w:rsid w:val="004A0A4B"/>
    <w:rsid w:val="004A0C2B"/>
    <w:rsid w:val="004A0DDE"/>
    <w:rsid w:val="004A0DE4"/>
    <w:rsid w:val="004A0E6A"/>
    <w:rsid w:val="004A1114"/>
    <w:rsid w:val="004A15B9"/>
    <w:rsid w:val="004A16EE"/>
    <w:rsid w:val="004A19DB"/>
    <w:rsid w:val="004A1A07"/>
    <w:rsid w:val="004A1AD7"/>
    <w:rsid w:val="004A1DEB"/>
    <w:rsid w:val="004A1EE0"/>
    <w:rsid w:val="004A259C"/>
    <w:rsid w:val="004A25E6"/>
    <w:rsid w:val="004A2B23"/>
    <w:rsid w:val="004A2EC3"/>
    <w:rsid w:val="004A32F5"/>
    <w:rsid w:val="004A379B"/>
    <w:rsid w:val="004A38A4"/>
    <w:rsid w:val="004A38DF"/>
    <w:rsid w:val="004A3AB6"/>
    <w:rsid w:val="004A3B1F"/>
    <w:rsid w:val="004A3C25"/>
    <w:rsid w:val="004A3CA1"/>
    <w:rsid w:val="004A3D6C"/>
    <w:rsid w:val="004A3EA6"/>
    <w:rsid w:val="004A425F"/>
    <w:rsid w:val="004A4BA2"/>
    <w:rsid w:val="004A4CE7"/>
    <w:rsid w:val="004A4F23"/>
    <w:rsid w:val="004A4FC7"/>
    <w:rsid w:val="004A56BF"/>
    <w:rsid w:val="004A57D2"/>
    <w:rsid w:val="004A5B26"/>
    <w:rsid w:val="004A5C30"/>
    <w:rsid w:val="004A5C8F"/>
    <w:rsid w:val="004A5CAA"/>
    <w:rsid w:val="004A5CDD"/>
    <w:rsid w:val="004A607C"/>
    <w:rsid w:val="004A62C7"/>
    <w:rsid w:val="004A62E9"/>
    <w:rsid w:val="004A6DD9"/>
    <w:rsid w:val="004A6E73"/>
    <w:rsid w:val="004A733D"/>
    <w:rsid w:val="004A75C9"/>
    <w:rsid w:val="004A7724"/>
    <w:rsid w:val="004A77AA"/>
    <w:rsid w:val="004A7BBE"/>
    <w:rsid w:val="004A7E8A"/>
    <w:rsid w:val="004A7ED1"/>
    <w:rsid w:val="004B0010"/>
    <w:rsid w:val="004B0571"/>
    <w:rsid w:val="004B0822"/>
    <w:rsid w:val="004B0843"/>
    <w:rsid w:val="004B0AA3"/>
    <w:rsid w:val="004B131B"/>
    <w:rsid w:val="004B13B3"/>
    <w:rsid w:val="004B18E9"/>
    <w:rsid w:val="004B1D79"/>
    <w:rsid w:val="004B1D95"/>
    <w:rsid w:val="004B1F34"/>
    <w:rsid w:val="004B238D"/>
    <w:rsid w:val="004B2576"/>
    <w:rsid w:val="004B2770"/>
    <w:rsid w:val="004B27C9"/>
    <w:rsid w:val="004B2813"/>
    <w:rsid w:val="004B2943"/>
    <w:rsid w:val="004B2CF6"/>
    <w:rsid w:val="004B2DE4"/>
    <w:rsid w:val="004B2F0A"/>
    <w:rsid w:val="004B3176"/>
    <w:rsid w:val="004B3523"/>
    <w:rsid w:val="004B3526"/>
    <w:rsid w:val="004B3AEA"/>
    <w:rsid w:val="004B3D68"/>
    <w:rsid w:val="004B459D"/>
    <w:rsid w:val="004B4648"/>
    <w:rsid w:val="004B4682"/>
    <w:rsid w:val="004B47E1"/>
    <w:rsid w:val="004B488C"/>
    <w:rsid w:val="004B4ABB"/>
    <w:rsid w:val="004B4F44"/>
    <w:rsid w:val="004B5098"/>
    <w:rsid w:val="004B5286"/>
    <w:rsid w:val="004B54A3"/>
    <w:rsid w:val="004B57CD"/>
    <w:rsid w:val="004B58F6"/>
    <w:rsid w:val="004B59BC"/>
    <w:rsid w:val="004B5B4A"/>
    <w:rsid w:val="004B5D7F"/>
    <w:rsid w:val="004B6099"/>
    <w:rsid w:val="004B643C"/>
    <w:rsid w:val="004B67DF"/>
    <w:rsid w:val="004B6B96"/>
    <w:rsid w:val="004B6C48"/>
    <w:rsid w:val="004B6D1E"/>
    <w:rsid w:val="004B6D36"/>
    <w:rsid w:val="004B70C2"/>
    <w:rsid w:val="004B71A4"/>
    <w:rsid w:val="004B7202"/>
    <w:rsid w:val="004B746C"/>
    <w:rsid w:val="004B751F"/>
    <w:rsid w:val="004B794D"/>
    <w:rsid w:val="004B79AD"/>
    <w:rsid w:val="004B7C38"/>
    <w:rsid w:val="004C00BD"/>
    <w:rsid w:val="004C0350"/>
    <w:rsid w:val="004C0527"/>
    <w:rsid w:val="004C0660"/>
    <w:rsid w:val="004C0744"/>
    <w:rsid w:val="004C09A3"/>
    <w:rsid w:val="004C0D9A"/>
    <w:rsid w:val="004C0DE7"/>
    <w:rsid w:val="004C0F38"/>
    <w:rsid w:val="004C0F7E"/>
    <w:rsid w:val="004C128C"/>
    <w:rsid w:val="004C1330"/>
    <w:rsid w:val="004C1803"/>
    <w:rsid w:val="004C185F"/>
    <w:rsid w:val="004C1EA1"/>
    <w:rsid w:val="004C207A"/>
    <w:rsid w:val="004C20AA"/>
    <w:rsid w:val="004C2201"/>
    <w:rsid w:val="004C2959"/>
    <w:rsid w:val="004C2AEF"/>
    <w:rsid w:val="004C2BD9"/>
    <w:rsid w:val="004C2D1A"/>
    <w:rsid w:val="004C324F"/>
    <w:rsid w:val="004C349C"/>
    <w:rsid w:val="004C349D"/>
    <w:rsid w:val="004C34D3"/>
    <w:rsid w:val="004C3569"/>
    <w:rsid w:val="004C396B"/>
    <w:rsid w:val="004C3CB7"/>
    <w:rsid w:val="004C3DDF"/>
    <w:rsid w:val="004C3E18"/>
    <w:rsid w:val="004C3F7C"/>
    <w:rsid w:val="004C406D"/>
    <w:rsid w:val="004C430B"/>
    <w:rsid w:val="004C4318"/>
    <w:rsid w:val="004C438D"/>
    <w:rsid w:val="004C4721"/>
    <w:rsid w:val="004C475E"/>
    <w:rsid w:val="004C490F"/>
    <w:rsid w:val="004C49C4"/>
    <w:rsid w:val="004C49C6"/>
    <w:rsid w:val="004C4A12"/>
    <w:rsid w:val="004C4B29"/>
    <w:rsid w:val="004C4D91"/>
    <w:rsid w:val="004C4E9F"/>
    <w:rsid w:val="004C4F31"/>
    <w:rsid w:val="004C526E"/>
    <w:rsid w:val="004C53BD"/>
    <w:rsid w:val="004C53DB"/>
    <w:rsid w:val="004C54B3"/>
    <w:rsid w:val="004C54B9"/>
    <w:rsid w:val="004C5666"/>
    <w:rsid w:val="004C59E0"/>
    <w:rsid w:val="004C5B65"/>
    <w:rsid w:val="004C5CD1"/>
    <w:rsid w:val="004C5F44"/>
    <w:rsid w:val="004C5F60"/>
    <w:rsid w:val="004C61AF"/>
    <w:rsid w:val="004C62AF"/>
    <w:rsid w:val="004C63E3"/>
    <w:rsid w:val="004C6819"/>
    <w:rsid w:val="004C693A"/>
    <w:rsid w:val="004C6E36"/>
    <w:rsid w:val="004C6F3A"/>
    <w:rsid w:val="004C6FE0"/>
    <w:rsid w:val="004C70BC"/>
    <w:rsid w:val="004C7211"/>
    <w:rsid w:val="004C758B"/>
    <w:rsid w:val="004C768A"/>
    <w:rsid w:val="004C77AC"/>
    <w:rsid w:val="004C78B2"/>
    <w:rsid w:val="004C792A"/>
    <w:rsid w:val="004C793D"/>
    <w:rsid w:val="004C79CC"/>
    <w:rsid w:val="004C7CA2"/>
    <w:rsid w:val="004C7D44"/>
    <w:rsid w:val="004C7DF9"/>
    <w:rsid w:val="004C7DFF"/>
    <w:rsid w:val="004C7EA7"/>
    <w:rsid w:val="004D00FD"/>
    <w:rsid w:val="004D0396"/>
    <w:rsid w:val="004D073E"/>
    <w:rsid w:val="004D08AB"/>
    <w:rsid w:val="004D0B97"/>
    <w:rsid w:val="004D0D53"/>
    <w:rsid w:val="004D0D80"/>
    <w:rsid w:val="004D0DC7"/>
    <w:rsid w:val="004D108E"/>
    <w:rsid w:val="004D124E"/>
    <w:rsid w:val="004D14F2"/>
    <w:rsid w:val="004D17D3"/>
    <w:rsid w:val="004D1A4C"/>
    <w:rsid w:val="004D1AD6"/>
    <w:rsid w:val="004D1B44"/>
    <w:rsid w:val="004D1C56"/>
    <w:rsid w:val="004D20BA"/>
    <w:rsid w:val="004D23C6"/>
    <w:rsid w:val="004D23FB"/>
    <w:rsid w:val="004D2697"/>
    <w:rsid w:val="004D2719"/>
    <w:rsid w:val="004D2835"/>
    <w:rsid w:val="004D2A51"/>
    <w:rsid w:val="004D2B1A"/>
    <w:rsid w:val="004D2EC4"/>
    <w:rsid w:val="004D2F17"/>
    <w:rsid w:val="004D3146"/>
    <w:rsid w:val="004D339D"/>
    <w:rsid w:val="004D339F"/>
    <w:rsid w:val="004D3757"/>
    <w:rsid w:val="004D37E0"/>
    <w:rsid w:val="004D3AD2"/>
    <w:rsid w:val="004D3C42"/>
    <w:rsid w:val="004D3F76"/>
    <w:rsid w:val="004D4043"/>
    <w:rsid w:val="004D41BA"/>
    <w:rsid w:val="004D48AF"/>
    <w:rsid w:val="004D4D86"/>
    <w:rsid w:val="004D5210"/>
    <w:rsid w:val="004D5358"/>
    <w:rsid w:val="004D5420"/>
    <w:rsid w:val="004D543E"/>
    <w:rsid w:val="004D5476"/>
    <w:rsid w:val="004D558F"/>
    <w:rsid w:val="004D55C4"/>
    <w:rsid w:val="004D5B0C"/>
    <w:rsid w:val="004D5C64"/>
    <w:rsid w:val="004D5D67"/>
    <w:rsid w:val="004D5EE0"/>
    <w:rsid w:val="004D60EC"/>
    <w:rsid w:val="004D6672"/>
    <w:rsid w:val="004D6677"/>
    <w:rsid w:val="004D6832"/>
    <w:rsid w:val="004D68E1"/>
    <w:rsid w:val="004D6B2A"/>
    <w:rsid w:val="004D6C8D"/>
    <w:rsid w:val="004D6CCF"/>
    <w:rsid w:val="004D6FD8"/>
    <w:rsid w:val="004D7008"/>
    <w:rsid w:val="004D71BB"/>
    <w:rsid w:val="004D724F"/>
    <w:rsid w:val="004D7433"/>
    <w:rsid w:val="004D79E2"/>
    <w:rsid w:val="004D7CCD"/>
    <w:rsid w:val="004E0022"/>
    <w:rsid w:val="004E019B"/>
    <w:rsid w:val="004E0209"/>
    <w:rsid w:val="004E0597"/>
    <w:rsid w:val="004E081C"/>
    <w:rsid w:val="004E10DD"/>
    <w:rsid w:val="004E1154"/>
    <w:rsid w:val="004E13A5"/>
    <w:rsid w:val="004E1733"/>
    <w:rsid w:val="004E17B9"/>
    <w:rsid w:val="004E18FD"/>
    <w:rsid w:val="004E1921"/>
    <w:rsid w:val="004E1C7C"/>
    <w:rsid w:val="004E2024"/>
    <w:rsid w:val="004E2386"/>
    <w:rsid w:val="004E2438"/>
    <w:rsid w:val="004E28A7"/>
    <w:rsid w:val="004E298A"/>
    <w:rsid w:val="004E2B5E"/>
    <w:rsid w:val="004E2BDB"/>
    <w:rsid w:val="004E2C07"/>
    <w:rsid w:val="004E2C48"/>
    <w:rsid w:val="004E2F0F"/>
    <w:rsid w:val="004E30A1"/>
    <w:rsid w:val="004E38C8"/>
    <w:rsid w:val="004E39D2"/>
    <w:rsid w:val="004E3CF5"/>
    <w:rsid w:val="004E3DA4"/>
    <w:rsid w:val="004E3EC8"/>
    <w:rsid w:val="004E413C"/>
    <w:rsid w:val="004E4399"/>
    <w:rsid w:val="004E465E"/>
    <w:rsid w:val="004E48D4"/>
    <w:rsid w:val="004E4C03"/>
    <w:rsid w:val="004E4C52"/>
    <w:rsid w:val="004E4C59"/>
    <w:rsid w:val="004E4E6C"/>
    <w:rsid w:val="004E56CF"/>
    <w:rsid w:val="004E5771"/>
    <w:rsid w:val="004E58D9"/>
    <w:rsid w:val="004E5A1C"/>
    <w:rsid w:val="004E5A86"/>
    <w:rsid w:val="004E60F9"/>
    <w:rsid w:val="004E64DF"/>
    <w:rsid w:val="004E66E8"/>
    <w:rsid w:val="004E6740"/>
    <w:rsid w:val="004E68B4"/>
    <w:rsid w:val="004E69A4"/>
    <w:rsid w:val="004E6C1A"/>
    <w:rsid w:val="004E6C8E"/>
    <w:rsid w:val="004E6CA8"/>
    <w:rsid w:val="004E6D34"/>
    <w:rsid w:val="004E6E6A"/>
    <w:rsid w:val="004E74E4"/>
    <w:rsid w:val="004E76B9"/>
    <w:rsid w:val="004E7735"/>
    <w:rsid w:val="004E7A00"/>
    <w:rsid w:val="004E7BCC"/>
    <w:rsid w:val="004E7CD8"/>
    <w:rsid w:val="004E7DD4"/>
    <w:rsid w:val="004F0090"/>
    <w:rsid w:val="004F0189"/>
    <w:rsid w:val="004F019A"/>
    <w:rsid w:val="004F02B2"/>
    <w:rsid w:val="004F07F8"/>
    <w:rsid w:val="004F0A83"/>
    <w:rsid w:val="004F0DD7"/>
    <w:rsid w:val="004F0E81"/>
    <w:rsid w:val="004F106B"/>
    <w:rsid w:val="004F152A"/>
    <w:rsid w:val="004F1693"/>
    <w:rsid w:val="004F16EE"/>
    <w:rsid w:val="004F1960"/>
    <w:rsid w:val="004F1A54"/>
    <w:rsid w:val="004F1DCD"/>
    <w:rsid w:val="004F1E3A"/>
    <w:rsid w:val="004F2067"/>
    <w:rsid w:val="004F20D4"/>
    <w:rsid w:val="004F216B"/>
    <w:rsid w:val="004F23FD"/>
    <w:rsid w:val="004F247B"/>
    <w:rsid w:val="004F27C8"/>
    <w:rsid w:val="004F2861"/>
    <w:rsid w:val="004F2895"/>
    <w:rsid w:val="004F2962"/>
    <w:rsid w:val="004F2C58"/>
    <w:rsid w:val="004F2CA1"/>
    <w:rsid w:val="004F2ED7"/>
    <w:rsid w:val="004F3048"/>
    <w:rsid w:val="004F3414"/>
    <w:rsid w:val="004F3756"/>
    <w:rsid w:val="004F389B"/>
    <w:rsid w:val="004F3A0D"/>
    <w:rsid w:val="004F3D17"/>
    <w:rsid w:val="004F3E2C"/>
    <w:rsid w:val="004F3F3F"/>
    <w:rsid w:val="004F4571"/>
    <w:rsid w:val="004F47AF"/>
    <w:rsid w:val="004F4E48"/>
    <w:rsid w:val="004F4E55"/>
    <w:rsid w:val="004F4E63"/>
    <w:rsid w:val="004F503F"/>
    <w:rsid w:val="004F5170"/>
    <w:rsid w:val="004F5255"/>
    <w:rsid w:val="004F53AF"/>
    <w:rsid w:val="004F5450"/>
    <w:rsid w:val="004F5605"/>
    <w:rsid w:val="004F56BA"/>
    <w:rsid w:val="004F596C"/>
    <w:rsid w:val="004F6067"/>
    <w:rsid w:val="004F6673"/>
    <w:rsid w:val="004F67D7"/>
    <w:rsid w:val="004F680E"/>
    <w:rsid w:val="004F692B"/>
    <w:rsid w:val="004F6E32"/>
    <w:rsid w:val="004F6EC9"/>
    <w:rsid w:val="004F6F28"/>
    <w:rsid w:val="004F6F5F"/>
    <w:rsid w:val="004F70EE"/>
    <w:rsid w:val="004F727E"/>
    <w:rsid w:val="004F73A7"/>
    <w:rsid w:val="004F74DA"/>
    <w:rsid w:val="004F7594"/>
    <w:rsid w:val="004F772C"/>
    <w:rsid w:val="004F78E4"/>
    <w:rsid w:val="004F78F4"/>
    <w:rsid w:val="004F7AEF"/>
    <w:rsid w:val="004F7F26"/>
    <w:rsid w:val="004F7FB4"/>
    <w:rsid w:val="0050002A"/>
    <w:rsid w:val="0050035B"/>
    <w:rsid w:val="0050047D"/>
    <w:rsid w:val="005008DE"/>
    <w:rsid w:val="00500B44"/>
    <w:rsid w:val="00500F27"/>
    <w:rsid w:val="00501318"/>
    <w:rsid w:val="00501665"/>
    <w:rsid w:val="00501893"/>
    <w:rsid w:val="00501986"/>
    <w:rsid w:val="00501CBF"/>
    <w:rsid w:val="00502036"/>
    <w:rsid w:val="00502466"/>
    <w:rsid w:val="005025F9"/>
    <w:rsid w:val="00502745"/>
    <w:rsid w:val="005029F8"/>
    <w:rsid w:val="00502DA1"/>
    <w:rsid w:val="0050326F"/>
    <w:rsid w:val="00503335"/>
    <w:rsid w:val="005033F1"/>
    <w:rsid w:val="005034B4"/>
    <w:rsid w:val="00503564"/>
    <w:rsid w:val="0050392B"/>
    <w:rsid w:val="00503E48"/>
    <w:rsid w:val="00503E73"/>
    <w:rsid w:val="00503F29"/>
    <w:rsid w:val="005041D1"/>
    <w:rsid w:val="00504808"/>
    <w:rsid w:val="00504BE8"/>
    <w:rsid w:val="00504C79"/>
    <w:rsid w:val="00504D55"/>
    <w:rsid w:val="00504F3D"/>
    <w:rsid w:val="00504F74"/>
    <w:rsid w:val="005050E6"/>
    <w:rsid w:val="005051BD"/>
    <w:rsid w:val="005053D7"/>
    <w:rsid w:val="00505479"/>
    <w:rsid w:val="00505567"/>
    <w:rsid w:val="0050556A"/>
    <w:rsid w:val="005055AE"/>
    <w:rsid w:val="005056F7"/>
    <w:rsid w:val="00505EF0"/>
    <w:rsid w:val="0050600C"/>
    <w:rsid w:val="005060AA"/>
    <w:rsid w:val="005067F9"/>
    <w:rsid w:val="00506858"/>
    <w:rsid w:val="00506A11"/>
    <w:rsid w:val="00506BD8"/>
    <w:rsid w:val="00506CB6"/>
    <w:rsid w:val="00506D6B"/>
    <w:rsid w:val="00506EE7"/>
    <w:rsid w:val="0050701C"/>
    <w:rsid w:val="0050714C"/>
    <w:rsid w:val="005072A8"/>
    <w:rsid w:val="0050739D"/>
    <w:rsid w:val="00507626"/>
    <w:rsid w:val="00507A5C"/>
    <w:rsid w:val="00507B14"/>
    <w:rsid w:val="00507E3C"/>
    <w:rsid w:val="00510129"/>
    <w:rsid w:val="005103C9"/>
    <w:rsid w:val="00510427"/>
    <w:rsid w:val="0051072C"/>
    <w:rsid w:val="005107C8"/>
    <w:rsid w:val="005109CE"/>
    <w:rsid w:val="00510D88"/>
    <w:rsid w:val="00511040"/>
    <w:rsid w:val="00511521"/>
    <w:rsid w:val="00511BAF"/>
    <w:rsid w:val="00511BFD"/>
    <w:rsid w:val="00511D1D"/>
    <w:rsid w:val="00511E0C"/>
    <w:rsid w:val="00511F65"/>
    <w:rsid w:val="005121A2"/>
    <w:rsid w:val="0051226F"/>
    <w:rsid w:val="00512478"/>
    <w:rsid w:val="005127D2"/>
    <w:rsid w:val="005128B5"/>
    <w:rsid w:val="0051297A"/>
    <w:rsid w:val="005129A9"/>
    <w:rsid w:val="00512A66"/>
    <w:rsid w:val="0051301D"/>
    <w:rsid w:val="00513098"/>
    <w:rsid w:val="00513366"/>
    <w:rsid w:val="00513F55"/>
    <w:rsid w:val="00513F56"/>
    <w:rsid w:val="0051408A"/>
    <w:rsid w:val="0051416B"/>
    <w:rsid w:val="00514B0E"/>
    <w:rsid w:val="00514BDE"/>
    <w:rsid w:val="00515320"/>
    <w:rsid w:val="00515394"/>
    <w:rsid w:val="005154A3"/>
    <w:rsid w:val="00515586"/>
    <w:rsid w:val="005156F8"/>
    <w:rsid w:val="00515709"/>
    <w:rsid w:val="00515B2B"/>
    <w:rsid w:val="00515D8E"/>
    <w:rsid w:val="00516076"/>
    <w:rsid w:val="0051618A"/>
    <w:rsid w:val="00516350"/>
    <w:rsid w:val="00516461"/>
    <w:rsid w:val="00516467"/>
    <w:rsid w:val="00516474"/>
    <w:rsid w:val="00516630"/>
    <w:rsid w:val="00516749"/>
    <w:rsid w:val="005168CA"/>
    <w:rsid w:val="00516F7C"/>
    <w:rsid w:val="0051702B"/>
    <w:rsid w:val="00517257"/>
    <w:rsid w:val="0051749E"/>
    <w:rsid w:val="0051757E"/>
    <w:rsid w:val="005178FC"/>
    <w:rsid w:val="00517901"/>
    <w:rsid w:val="00517959"/>
    <w:rsid w:val="00517D0A"/>
    <w:rsid w:val="00520300"/>
    <w:rsid w:val="00521193"/>
    <w:rsid w:val="00521357"/>
    <w:rsid w:val="005213D8"/>
    <w:rsid w:val="00521411"/>
    <w:rsid w:val="0052151C"/>
    <w:rsid w:val="0052158C"/>
    <w:rsid w:val="00521730"/>
    <w:rsid w:val="00521776"/>
    <w:rsid w:val="005219F0"/>
    <w:rsid w:val="00521C40"/>
    <w:rsid w:val="00521D5F"/>
    <w:rsid w:val="00521FAB"/>
    <w:rsid w:val="00522393"/>
    <w:rsid w:val="0052257F"/>
    <w:rsid w:val="005227B3"/>
    <w:rsid w:val="005228F5"/>
    <w:rsid w:val="00522E53"/>
    <w:rsid w:val="0052302B"/>
    <w:rsid w:val="005231EE"/>
    <w:rsid w:val="005232AA"/>
    <w:rsid w:val="005236F2"/>
    <w:rsid w:val="005238A8"/>
    <w:rsid w:val="005238F6"/>
    <w:rsid w:val="00523969"/>
    <w:rsid w:val="00523D17"/>
    <w:rsid w:val="00523FF7"/>
    <w:rsid w:val="00524200"/>
    <w:rsid w:val="0052457C"/>
    <w:rsid w:val="00524C64"/>
    <w:rsid w:val="00524E46"/>
    <w:rsid w:val="00524ECE"/>
    <w:rsid w:val="00524EEB"/>
    <w:rsid w:val="00524F66"/>
    <w:rsid w:val="0052538B"/>
    <w:rsid w:val="005254D5"/>
    <w:rsid w:val="005257B9"/>
    <w:rsid w:val="005257C2"/>
    <w:rsid w:val="0052604C"/>
    <w:rsid w:val="005261EA"/>
    <w:rsid w:val="0052621B"/>
    <w:rsid w:val="0052673D"/>
    <w:rsid w:val="00526A40"/>
    <w:rsid w:val="00526B61"/>
    <w:rsid w:val="00526C28"/>
    <w:rsid w:val="00526C84"/>
    <w:rsid w:val="00527055"/>
    <w:rsid w:val="005271FF"/>
    <w:rsid w:val="0052745C"/>
    <w:rsid w:val="00527466"/>
    <w:rsid w:val="00527A19"/>
    <w:rsid w:val="00527EEF"/>
    <w:rsid w:val="00530605"/>
    <w:rsid w:val="00530751"/>
    <w:rsid w:val="00530815"/>
    <w:rsid w:val="0053095E"/>
    <w:rsid w:val="00530AAE"/>
    <w:rsid w:val="00530BE5"/>
    <w:rsid w:val="00530BFF"/>
    <w:rsid w:val="00530D52"/>
    <w:rsid w:val="00530F1B"/>
    <w:rsid w:val="005311EB"/>
    <w:rsid w:val="00531346"/>
    <w:rsid w:val="005313B1"/>
    <w:rsid w:val="0053177E"/>
    <w:rsid w:val="005317D2"/>
    <w:rsid w:val="00531FD6"/>
    <w:rsid w:val="005324EC"/>
    <w:rsid w:val="005325A3"/>
    <w:rsid w:val="00532871"/>
    <w:rsid w:val="0053313B"/>
    <w:rsid w:val="00533814"/>
    <w:rsid w:val="0053394D"/>
    <w:rsid w:val="00533981"/>
    <w:rsid w:val="00533FF8"/>
    <w:rsid w:val="005340B0"/>
    <w:rsid w:val="005340F2"/>
    <w:rsid w:val="00534102"/>
    <w:rsid w:val="00534186"/>
    <w:rsid w:val="00534213"/>
    <w:rsid w:val="0053454C"/>
    <w:rsid w:val="00534739"/>
    <w:rsid w:val="0053479F"/>
    <w:rsid w:val="005347EB"/>
    <w:rsid w:val="00534C16"/>
    <w:rsid w:val="00534C17"/>
    <w:rsid w:val="00534CAB"/>
    <w:rsid w:val="00534DAD"/>
    <w:rsid w:val="0053501B"/>
    <w:rsid w:val="005351AD"/>
    <w:rsid w:val="0053532A"/>
    <w:rsid w:val="005353F3"/>
    <w:rsid w:val="00535468"/>
    <w:rsid w:val="00535EF9"/>
    <w:rsid w:val="00535F59"/>
    <w:rsid w:val="00535FD7"/>
    <w:rsid w:val="00536685"/>
    <w:rsid w:val="00536718"/>
    <w:rsid w:val="005368CD"/>
    <w:rsid w:val="00536B3F"/>
    <w:rsid w:val="00536D98"/>
    <w:rsid w:val="00537722"/>
    <w:rsid w:val="0053775F"/>
    <w:rsid w:val="005379B6"/>
    <w:rsid w:val="005379BB"/>
    <w:rsid w:val="00537B17"/>
    <w:rsid w:val="00537C64"/>
    <w:rsid w:val="00537D53"/>
    <w:rsid w:val="00537EA8"/>
    <w:rsid w:val="00537EC2"/>
    <w:rsid w:val="0054002D"/>
    <w:rsid w:val="005402EF"/>
    <w:rsid w:val="0054044D"/>
    <w:rsid w:val="005404F5"/>
    <w:rsid w:val="00540512"/>
    <w:rsid w:val="00540820"/>
    <w:rsid w:val="00540959"/>
    <w:rsid w:val="00540A8D"/>
    <w:rsid w:val="00540B42"/>
    <w:rsid w:val="00540BDD"/>
    <w:rsid w:val="00541185"/>
    <w:rsid w:val="00541390"/>
    <w:rsid w:val="00541434"/>
    <w:rsid w:val="0054144C"/>
    <w:rsid w:val="00541469"/>
    <w:rsid w:val="00541D34"/>
    <w:rsid w:val="00541DFA"/>
    <w:rsid w:val="00541E13"/>
    <w:rsid w:val="00541FE0"/>
    <w:rsid w:val="00542402"/>
    <w:rsid w:val="005425F8"/>
    <w:rsid w:val="005425FB"/>
    <w:rsid w:val="005426A9"/>
    <w:rsid w:val="0054276C"/>
    <w:rsid w:val="00542EFD"/>
    <w:rsid w:val="0054301F"/>
    <w:rsid w:val="0054306F"/>
    <w:rsid w:val="00543A62"/>
    <w:rsid w:val="00543BCA"/>
    <w:rsid w:val="00543C10"/>
    <w:rsid w:val="00543EE1"/>
    <w:rsid w:val="00543FBE"/>
    <w:rsid w:val="00544119"/>
    <w:rsid w:val="005447AE"/>
    <w:rsid w:val="005448A6"/>
    <w:rsid w:val="005448F2"/>
    <w:rsid w:val="005449ED"/>
    <w:rsid w:val="00544A57"/>
    <w:rsid w:val="00544EB1"/>
    <w:rsid w:val="00544FBD"/>
    <w:rsid w:val="0054502B"/>
    <w:rsid w:val="0054513E"/>
    <w:rsid w:val="00545279"/>
    <w:rsid w:val="00545967"/>
    <w:rsid w:val="0054611A"/>
    <w:rsid w:val="005461B8"/>
    <w:rsid w:val="00546358"/>
    <w:rsid w:val="005463C7"/>
    <w:rsid w:val="005467DB"/>
    <w:rsid w:val="005467E6"/>
    <w:rsid w:val="00546BA7"/>
    <w:rsid w:val="0054723D"/>
    <w:rsid w:val="005475E0"/>
    <w:rsid w:val="005478E5"/>
    <w:rsid w:val="00547904"/>
    <w:rsid w:val="00547BB7"/>
    <w:rsid w:val="0055015A"/>
    <w:rsid w:val="005501E0"/>
    <w:rsid w:val="00550348"/>
    <w:rsid w:val="005503B2"/>
    <w:rsid w:val="0055042A"/>
    <w:rsid w:val="00550449"/>
    <w:rsid w:val="005504E9"/>
    <w:rsid w:val="005506D2"/>
    <w:rsid w:val="00550771"/>
    <w:rsid w:val="00550B3B"/>
    <w:rsid w:val="00550CCA"/>
    <w:rsid w:val="005511F7"/>
    <w:rsid w:val="00551295"/>
    <w:rsid w:val="0055133A"/>
    <w:rsid w:val="005516B7"/>
    <w:rsid w:val="005517EB"/>
    <w:rsid w:val="0055180D"/>
    <w:rsid w:val="00551A08"/>
    <w:rsid w:val="00551A4F"/>
    <w:rsid w:val="00551D78"/>
    <w:rsid w:val="0055231A"/>
    <w:rsid w:val="005523A1"/>
    <w:rsid w:val="0055262C"/>
    <w:rsid w:val="0055287C"/>
    <w:rsid w:val="005528CD"/>
    <w:rsid w:val="00552951"/>
    <w:rsid w:val="00552971"/>
    <w:rsid w:val="00552BBC"/>
    <w:rsid w:val="00553007"/>
    <w:rsid w:val="005530B3"/>
    <w:rsid w:val="005531E1"/>
    <w:rsid w:val="00553415"/>
    <w:rsid w:val="00553458"/>
    <w:rsid w:val="0055352F"/>
    <w:rsid w:val="0055354B"/>
    <w:rsid w:val="00553D95"/>
    <w:rsid w:val="00553DDC"/>
    <w:rsid w:val="00554004"/>
    <w:rsid w:val="0055404C"/>
    <w:rsid w:val="005541E6"/>
    <w:rsid w:val="00554381"/>
    <w:rsid w:val="005543BB"/>
    <w:rsid w:val="00554422"/>
    <w:rsid w:val="005545E1"/>
    <w:rsid w:val="00554708"/>
    <w:rsid w:val="0055480C"/>
    <w:rsid w:val="00554A49"/>
    <w:rsid w:val="00554B86"/>
    <w:rsid w:val="00555218"/>
    <w:rsid w:val="005558A8"/>
    <w:rsid w:val="00555B3A"/>
    <w:rsid w:val="00555D3D"/>
    <w:rsid w:val="00555DBE"/>
    <w:rsid w:val="00556158"/>
    <w:rsid w:val="00556179"/>
    <w:rsid w:val="00556343"/>
    <w:rsid w:val="00556429"/>
    <w:rsid w:val="00556648"/>
    <w:rsid w:val="00556998"/>
    <w:rsid w:val="00556ACB"/>
    <w:rsid w:val="00556AD1"/>
    <w:rsid w:val="00556BDF"/>
    <w:rsid w:val="00556D3F"/>
    <w:rsid w:val="00557003"/>
    <w:rsid w:val="005570D2"/>
    <w:rsid w:val="0055735B"/>
    <w:rsid w:val="00557446"/>
    <w:rsid w:val="005576D0"/>
    <w:rsid w:val="005577CC"/>
    <w:rsid w:val="005578B4"/>
    <w:rsid w:val="00557A5F"/>
    <w:rsid w:val="00557D3B"/>
    <w:rsid w:val="00557E82"/>
    <w:rsid w:val="00557FA1"/>
    <w:rsid w:val="00560013"/>
    <w:rsid w:val="0056001E"/>
    <w:rsid w:val="00560149"/>
    <w:rsid w:val="005601FF"/>
    <w:rsid w:val="00560737"/>
    <w:rsid w:val="005607D2"/>
    <w:rsid w:val="00560A74"/>
    <w:rsid w:val="00560D3F"/>
    <w:rsid w:val="00560DC7"/>
    <w:rsid w:val="00560F79"/>
    <w:rsid w:val="00561BAD"/>
    <w:rsid w:val="005628E4"/>
    <w:rsid w:val="00562936"/>
    <w:rsid w:val="00562B6C"/>
    <w:rsid w:val="00562F40"/>
    <w:rsid w:val="00563163"/>
    <w:rsid w:val="0056327A"/>
    <w:rsid w:val="0056345C"/>
    <w:rsid w:val="005639E6"/>
    <w:rsid w:val="00563AFA"/>
    <w:rsid w:val="00563BAC"/>
    <w:rsid w:val="00563D3D"/>
    <w:rsid w:val="00563D54"/>
    <w:rsid w:val="0056416F"/>
    <w:rsid w:val="00564264"/>
    <w:rsid w:val="00564AC2"/>
    <w:rsid w:val="00564B4C"/>
    <w:rsid w:val="00564C15"/>
    <w:rsid w:val="0056542C"/>
    <w:rsid w:val="005654E6"/>
    <w:rsid w:val="00565841"/>
    <w:rsid w:val="00565A00"/>
    <w:rsid w:val="00565A8B"/>
    <w:rsid w:val="00565B89"/>
    <w:rsid w:val="00565C2C"/>
    <w:rsid w:val="00565FFF"/>
    <w:rsid w:val="00566157"/>
    <w:rsid w:val="00566696"/>
    <w:rsid w:val="0056680A"/>
    <w:rsid w:val="00566968"/>
    <w:rsid w:val="00566A1E"/>
    <w:rsid w:val="00566B04"/>
    <w:rsid w:val="00566ED9"/>
    <w:rsid w:val="00566FEA"/>
    <w:rsid w:val="00567039"/>
    <w:rsid w:val="005670D1"/>
    <w:rsid w:val="0056717B"/>
    <w:rsid w:val="0056745F"/>
    <w:rsid w:val="0056758A"/>
    <w:rsid w:val="00567795"/>
    <w:rsid w:val="0056787D"/>
    <w:rsid w:val="005678E2"/>
    <w:rsid w:val="00567936"/>
    <w:rsid w:val="005679C5"/>
    <w:rsid w:val="00567C24"/>
    <w:rsid w:val="00567C27"/>
    <w:rsid w:val="00567D79"/>
    <w:rsid w:val="00567E1A"/>
    <w:rsid w:val="0057028B"/>
    <w:rsid w:val="0057031E"/>
    <w:rsid w:val="005703A9"/>
    <w:rsid w:val="005705AD"/>
    <w:rsid w:val="00570665"/>
    <w:rsid w:val="0057096A"/>
    <w:rsid w:val="00570E45"/>
    <w:rsid w:val="00570EB2"/>
    <w:rsid w:val="0057113B"/>
    <w:rsid w:val="00571146"/>
    <w:rsid w:val="005714C7"/>
    <w:rsid w:val="0057171D"/>
    <w:rsid w:val="005717B1"/>
    <w:rsid w:val="00571BB1"/>
    <w:rsid w:val="0057201E"/>
    <w:rsid w:val="0057203F"/>
    <w:rsid w:val="005721FB"/>
    <w:rsid w:val="00572266"/>
    <w:rsid w:val="005722EC"/>
    <w:rsid w:val="00572339"/>
    <w:rsid w:val="00572342"/>
    <w:rsid w:val="00572A93"/>
    <w:rsid w:val="00572AED"/>
    <w:rsid w:val="00572B39"/>
    <w:rsid w:val="00572C78"/>
    <w:rsid w:val="00573027"/>
    <w:rsid w:val="00573303"/>
    <w:rsid w:val="00573408"/>
    <w:rsid w:val="0057356B"/>
    <w:rsid w:val="005738E8"/>
    <w:rsid w:val="00573A98"/>
    <w:rsid w:val="00573AF2"/>
    <w:rsid w:val="00573BB8"/>
    <w:rsid w:val="00573CE5"/>
    <w:rsid w:val="00573E36"/>
    <w:rsid w:val="00573F16"/>
    <w:rsid w:val="0057432D"/>
    <w:rsid w:val="00574679"/>
    <w:rsid w:val="00574CEA"/>
    <w:rsid w:val="00575118"/>
    <w:rsid w:val="00575163"/>
    <w:rsid w:val="005751CF"/>
    <w:rsid w:val="00575218"/>
    <w:rsid w:val="00575231"/>
    <w:rsid w:val="0057532F"/>
    <w:rsid w:val="00575586"/>
    <w:rsid w:val="0057573D"/>
    <w:rsid w:val="005757B1"/>
    <w:rsid w:val="005758E1"/>
    <w:rsid w:val="00575B5F"/>
    <w:rsid w:val="00576703"/>
    <w:rsid w:val="005767D5"/>
    <w:rsid w:val="00576838"/>
    <w:rsid w:val="005768A0"/>
    <w:rsid w:val="005769C5"/>
    <w:rsid w:val="00576AAD"/>
    <w:rsid w:val="005775D6"/>
    <w:rsid w:val="00577672"/>
    <w:rsid w:val="005777B3"/>
    <w:rsid w:val="00577CA4"/>
    <w:rsid w:val="00577DAD"/>
    <w:rsid w:val="00580033"/>
    <w:rsid w:val="005800E4"/>
    <w:rsid w:val="00580134"/>
    <w:rsid w:val="00580187"/>
    <w:rsid w:val="005801DC"/>
    <w:rsid w:val="0058053D"/>
    <w:rsid w:val="0058073B"/>
    <w:rsid w:val="00580939"/>
    <w:rsid w:val="005809A2"/>
    <w:rsid w:val="00580A3B"/>
    <w:rsid w:val="00580A51"/>
    <w:rsid w:val="00580C12"/>
    <w:rsid w:val="00580D76"/>
    <w:rsid w:val="00580D8F"/>
    <w:rsid w:val="00580E57"/>
    <w:rsid w:val="00580E66"/>
    <w:rsid w:val="005811F5"/>
    <w:rsid w:val="00581280"/>
    <w:rsid w:val="0058131B"/>
    <w:rsid w:val="0058132D"/>
    <w:rsid w:val="00581342"/>
    <w:rsid w:val="005815A8"/>
    <w:rsid w:val="005817AE"/>
    <w:rsid w:val="005817AF"/>
    <w:rsid w:val="00581A19"/>
    <w:rsid w:val="00581B23"/>
    <w:rsid w:val="00581EAA"/>
    <w:rsid w:val="00582053"/>
    <w:rsid w:val="0058206E"/>
    <w:rsid w:val="00582087"/>
    <w:rsid w:val="0058224D"/>
    <w:rsid w:val="005822D1"/>
    <w:rsid w:val="00582304"/>
    <w:rsid w:val="005827A8"/>
    <w:rsid w:val="00582D76"/>
    <w:rsid w:val="00582EA9"/>
    <w:rsid w:val="00582F10"/>
    <w:rsid w:val="00583471"/>
    <w:rsid w:val="00583724"/>
    <w:rsid w:val="0058374F"/>
    <w:rsid w:val="00583908"/>
    <w:rsid w:val="00583A5F"/>
    <w:rsid w:val="00583CB5"/>
    <w:rsid w:val="0058400A"/>
    <w:rsid w:val="00584293"/>
    <w:rsid w:val="00584375"/>
    <w:rsid w:val="0058465D"/>
    <w:rsid w:val="005847CD"/>
    <w:rsid w:val="0058499C"/>
    <w:rsid w:val="00584B87"/>
    <w:rsid w:val="00584BFD"/>
    <w:rsid w:val="00584C4B"/>
    <w:rsid w:val="00584C91"/>
    <w:rsid w:val="00584FDD"/>
    <w:rsid w:val="00585180"/>
    <w:rsid w:val="00585741"/>
    <w:rsid w:val="005857B3"/>
    <w:rsid w:val="005859BA"/>
    <w:rsid w:val="005859FF"/>
    <w:rsid w:val="00585CC1"/>
    <w:rsid w:val="00586291"/>
    <w:rsid w:val="00586351"/>
    <w:rsid w:val="005863C1"/>
    <w:rsid w:val="0058646B"/>
    <w:rsid w:val="00586A3C"/>
    <w:rsid w:val="00586F54"/>
    <w:rsid w:val="005870A7"/>
    <w:rsid w:val="005875EF"/>
    <w:rsid w:val="00587627"/>
    <w:rsid w:val="005878DB"/>
    <w:rsid w:val="00587A4D"/>
    <w:rsid w:val="00587E26"/>
    <w:rsid w:val="00587FC7"/>
    <w:rsid w:val="00590133"/>
    <w:rsid w:val="00590284"/>
    <w:rsid w:val="00590709"/>
    <w:rsid w:val="00590903"/>
    <w:rsid w:val="00590BB9"/>
    <w:rsid w:val="00590EE4"/>
    <w:rsid w:val="00591082"/>
    <w:rsid w:val="00591254"/>
    <w:rsid w:val="005912D9"/>
    <w:rsid w:val="005915AE"/>
    <w:rsid w:val="005916F4"/>
    <w:rsid w:val="005918ED"/>
    <w:rsid w:val="005918F2"/>
    <w:rsid w:val="0059191B"/>
    <w:rsid w:val="00591A41"/>
    <w:rsid w:val="00591ACB"/>
    <w:rsid w:val="00591C8C"/>
    <w:rsid w:val="00591D9C"/>
    <w:rsid w:val="00591DC9"/>
    <w:rsid w:val="00591DFD"/>
    <w:rsid w:val="00591E5B"/>
    <w:rsid w:val="00591F91"/>
    <w:rsid w:val="005922DB"/>
    <w:rsid w:val="005924AB"/>
    <w:rsid w:val="0059250D"/>
    <w:rsid w:val="00592625"/>
    <w:rsid w:val="0059277A"/>
    <w:rsid w:val="005929F4"/>
    <w:rsid w:val="00592BDB"/>
    <w:rsid w:val="00592C5B"/>
    <w:rsid w:val="0059304B"/>
    <w:rsid w:val="0059331C"/>
    <w:rsid w:val="005936BA"/>
    <w:rsid w:val="00593720"/>
    <w:rsid w:val="005938F7"/>
    <w:rsid w:val="00593B40"/>
    <w:rsid w:val="00593BAC"/>
    <w:rsid w:val="00593BC8"/>
    <w:rsid w:val="00593F16"/>
    <w:rsid w:val="00594015"/>
    <w:rsid w:val="005946DE"/>
    <w:rsid w:val="005949E9"/>
    <w:rsid w:val="00594B7B"/>
    <w:rsid w:val="00595027"/>
    <w:rsid w:val="00595073"/>
    <w:rsid w:val="0059551E"/>
    <w:rsid w:val="00595636"/>
    <w:rsid w:val="005959AA"/>
    <w:rsid w:val="00595C79"/>
    <w:rsid w:val="00595E7F"/>
    <w:rsid w:val="00595FA6"/>
    <w:rsid w:val="0059632E"/>
    <w:rsid w:val="005963C7"/>
    <w:rsid w:val="0059641B"/>
    <w:rsid w:val="00596575"/>
    <w:rsid w:val="0059660D"/>
    <w:rsid w:val="00596667"/>
    <w:rsid w:val="00596C1D"/>
    <w:rsid w:val="00596F71"/>
    <w:rsid w:val="005971CD"/>
    <w:rsid w:val="0059730C"/>
    <w:rsid w:val="0059731A"/>
    <w:rsid w:val="00597376"/>
    <w:rsid w:val="00597501"/>
    <w:rsid w:val="00597743"/>
    <w:rsid w:val="00597795"/>
    <w:rsid w:val="005977B8"/>
    <w:rsid w:val="0059780A"/>
    <w:rsid w:val="0059781C"/>
    <w:rsid w:val="0059782D"/>
    <w:rsid w:val="00597ACD"/>
    <w:rsid w:val="00597BFE"/>
    <w:rsid w:val="005A0748"/>
    <w:rsid w:val="005A0B25"/>
    <w:rsid w:val="005A0B73"/>
    <w:rsid w:val="005A0F09"/>
    <w:rsid w:val="005A12B9"/>
    <w:rsid w:val="005A14F9"/>
    <w:rsid w:val="005A15F8"/>
    <w:rsid w:val="005A173C"/>
    <w:rsid w:val="005A1760"/>
    <w:rsid w:val="005A1A5B"/>
    <w:rsid w:val="005A1DCB"/>
    <w:rsid w:val="005A1E50"/>
    <w:rsid w:val="005A1E5E"/>
    <w:rsid w:val="005A1EFD"/>
    <w:rsid w:val="005A2181"/>
    <w:rsid w:val="005A227D"/>
    <w:rsid w:val="005A24BC"/>
    <w:rsid w:val="005A25B7"/>
    <w:rsid w:val="005A2823"/>
    <w:rsid w:val="005A2858"/>
    <w:rsid w:val="005A2AE9"/>
    <w:rsid w:val="005A2BAF"/>
    <w:rsid w:val="005A2FB9"/>
    <w:rsid w:val="005A323B"/>
    <w:rsid w:val="005A32CF"/>
    <w:rsid w:val="005A3348"/>
    <w:rsid w:val="005A381F"/>
    <w:rsid w:val="005A38B3"/>
    <w:rsid w:val="005A3A5A"/>
    <w:rsid w:val="005A3B66"/>
    <w:rsid w:val="005A3CDA"/>
    <w:rsid w:val="005A3D01"/>
    <w:rsid w:val="005A3DD9"/>
    <w:rsid w:val="005A40C4"/>
    <w:rsid w:val="005A4230"/>
    <w:rsid w:val="005A4606"/>
    <w:rsid w:val="005A46A5"/>
    <w:rsid w:val="005A4819"/>
    <w:rsid w:val="005A4A30"/>
    <w:rsid w:val="005A4B5D"/>
    <w:rsid w:val="005A4C80"/>
    <w:rsid w:val="005A4FDA"/>
    <w:rsid w:val="005A55B2"/>
    <w:rsid w:val="005A56CB"/>
    <w:rsid w:val="005A5744"/>
    <w:rsid w:val="005A5AEB"/>
    <w:rsid w:val="005A5C18"/>
    <w:rsid w:val="005A637B"/>
    <w:rsid w:val="005A6650"/>
    <w:rsid w:val="005A6677"/>
    <w:rsid w:val="005A685D"/>
    <w:rsid w:val="005A6975"/>
    <w:rsid w:val="005A6A23"/>
    <w:rsid w:val="005A6A61"/>
    <w:rsid w:val="005A6C0D"/>
    <w:rsid w:val="005A6C9B"/>
    <w:rsid w:val="005A7292"/>
    <w:rsid w:val="005A7368"/>
    <w:rsid w:val="005A754C"/>
    <w:rsid w:val="005A764B"/>
    <w:rsid w:val="005A7725"/>
    <w:rsid w:val="005A77FC"/>
    <w:rsid w:val="005A788F"/>
    <w:rsid w:val="005A794B"/>
    <w:rsid w:val="005A7A6C"/>
    <w:rsid w:val="005B0546"/>
    <w:rsid w:val="005B0555"/>
    <w:rsid w:val="005B061F"/>
    <w:rsid w:val="005B0642"/>
    <w:rsid w:val="005B07FD"/>
    <w:rsid w:val="005B09D0"/>
    <w:rsid w:val="005B0AB7"/>
    <w:rsid w:val="005B0F68"/>
    <w:rsid w:val="005B10BE"/>
    <w:rsid w:val="005B1320"/>
    <w:rsid w:val="005B13A2"/>
    <w:rsid w:val="005B14D5"/>
    <w:rsid w:val="005B14F8"/>
    <w:rsid w:val="005B15CC"/>
    <w:rsid w:val="005B185A"/>
    <w:rsid w:val="005B1B32"/>
    <w:rsid w:val="005B1EDD"/>
    <w:rsid w:val="005B22DB"/>
    <w:rsid w:val="005B2C2E"/>
    <w:rsid w:val="005B2CDF"/>
    <w:rsid w:val="005B2E1A"/>
    <w:rsid w:val="005B2EA8"/>
    <w:rsid w:val="005B3073"/>
    <w:rsid w:val="005B358F"/>
    <w:rsid w:val="005B36BE"/>
    <w:rsid w:val="005B3B90"/>
    <w:rsid w:val="005B3C08"/>
    <w:rsid w:val="005B3C47"/>
    <w:rsid w:val="005B419D"/>
    <w:rsid w:val="005B44B7"/>
    <w:rsid w:val="005B44C7"/>
    <w:rsid w:val="005B4507"/>
    <w:rsid w:val="005B465D"/>
    <w:rsid w:val="005B470E"/>
    <w:rsid w:val="005B4A40"/>
    <w:rsid w:val="005B4B16"/>
    <w:rsid w:val="005B4D51"/>
    <w:rsid w:val="005B4D67"/>
    <w:rsid w:val="005B4D83"/>
    <w:rsid w:val="005B5008"/>
    <w:rsid w:val="005B516C"/>
    <w:rsid w:val="005B5200"/>
    <w:rsid w:val="005B532F"/>
    <w:rsid w:val="005B534A"/>
    <w:rsid w:val="005B537C"/>
    <w:rsid w:val="005B5545"/>
    <w:rsid w:val="005B55E5"/>
    <w:rsid w:val="005B597F"/>
    <w:rsid w:val="005B5A29"/>
    <w:rsid w:val="005B5AFC"/>
    <w:rsid w:val="005B5D28"/>
    <w:rsid w:val="005B607A"/>
    <w:rsid w:val="005B6335"/>
    <w:rsid w:val="005B6508"/>
    <w:rsid w:val="005B67E5"/>
    <w:rsid w:val="005B684A"/>
    <w:rsid w:val="005B6A17"/>
    <w:rsid w:val="005B6A89"/>
    <w:rsid w:val="005B6D33"/>
    <w:rsid w:val="005B6D85"/>
    <w:rsid w:val="005B6F9A"/>
    <w:rsid w:val="005B71DC"/>
    <w:rsid w:val="005B73C0"/>
    <w:rsid w:val="005B77B9"/>
    <w:rsid w:val="005B7813"/>
    <w:rsid w:val="005B7C4C"/>
    <w:rsid w:val="005B7DD9"/>
    <w:rsid w:val="005C0158"/>
    <w:rsid w:val="005C02E7"/>
    <w:rsid w:val="005C06C0"/>
    <w:rsid w:val="005C07FD"/>
    <w:rsid w:val="005C0847"/>
    <w:rsid w:val="005C0AC4"/>
    <w:rsid w:val="005C0E26"/>
    <w:rsid w:val="005C0EA3"/>
    <w:rsid w:val="005C0FA4"/>
    <w:rsid w:val="005C157C"/>
    <w:rsid w:val="005C18CD"/>
    <w:rsid w:val="005C1BA1"/>
    <w:rsid w:val="005C2085"/>
    <w:rsid w:val="005C22C7"/>
    <w:rsid w:val="005C2354"/>
    <w:rsid w:val="005C26B7"/>
    <w:rsid w:val="005C2821"/>
    <w:rsid w:val="005C2A51"/>
    <w:rsid w:val="005C3012"/>
    <w:rsid w:val="005C3271"/>
    <w:rsid w:val="005C3305"/>
    <w:rsid w:val="005C394C"/>
    <w:rsid w:val="005C3991"/>
    <w:rsid w:val="005C39D0"/>
    <w:rsid w:val="005C3A01"/>
    <w:rsid w:val="005C3D36"/>
    <w:rsid w:val="005C3E16"/>
    <w:rsid w:val="005C3FE6"/>
    <w:rsid w:val="005C415F"/>
    <w:rsid w:val="005C4307"/>
    <w:rsid w:val="005C43E2"/>
    <w:rsid w:val="005C4498"/>
    <w:rsid w:val="005C44B4"/>
    <w:rsid w:val="005C4992"/>
    <w:rsid w:val="005C49F4"/>
    <w:rsid w:val="005C4ACF"/>
    <w:rsid w:val="005C4B24"/>
    <w:rsid w:val="005C4B5D"/>
    <w:rsid w:val="005C4C19"/>
    <w:rsid w:val="005C4F94"/>
    <w:rsid w:val="005C517A"/>
    <w:rsid w:val="005C5220"/>
    <w:rsid w:val="005C52C3"/>
    <w:rsid w:val="005C546F"/>
    <w:rsid w:val="005C54F5"/>
    <w:rsid w:val="005C5534"/>
    <w:rsid w:val="005C55E5"/>
    <w:rsid w:val="005C563E"/>
    <w:rsid w:val="005C56A0"/>
    <w:rsid w:val="005C5DDA"/>
    <w:rsid w:val="005C6027"/>
    <w:rsid w:val="005C62EE"/>
    <w:rsid w:val="005C63E3"/>
    <w:rsid w:val="005C651A"/>
    <w:rsid w:val="005C65E8"/>
    <w:rsid w:val="005C6652"/>
    <w:rsid w:val="005C6770"/>
    <w:rsid w:val="005C69E7"/>
    <w:rsid w:val="005C6DCF"/>
    <w:rsid w:val="005C6EDF"/>
    <w:rsid w:val="005C6F60"/>
    <w:rsid w:val="005C7234"/>
    <w:rsid w:val="005C7637"/>
    <w:rsid w:val="005C7918"/>
    <w:rsid w:val="005C7A10"/>
    <w:rsid w:val="005C7E31"/>
    <w:rsid w:val="005C7F10"/>
    <w:rsid w:val="005C7F7E"/>
    <w:rsid w:val="005C7FA1"/>
    <w:rsid w:val="005D007F"/>
    <w:rsid w:val="005D01BD"/>
    <w:rsid w:val="005D01D5"/>
    <w:rsid w:val="005D0273"/>
    <w:rsid w:val="005D0408"/>
    <w:rsid w:val="005D0551"/>
    <w:rsid w:val="005D080A"/>
    <w:rsid w:val="005D0810"/>
    <w:rsid w:val="005D08B3"/>
    <w:rsid w:val="005D08C4"/>
    <w:rsid w:val="005D0E44"/>
    <w:rsid w:val="005D1127"/>
    <w:rsid w:val="005D129E"/>
    <w:rsid w:val="005D1352"/>
    <w:rsid w:val="005D1518"/>
    <w:rsid w:val="005D15DA"/>
    <w:rsid w:val="005D1929"/>
    <w:rsid w:val="005D1A27"/>
    <w:rsid w:val="005D1C24"/>
    <w:rsid w:val="005D1E41"/>
    <w:rsid w:val="005D1FB5"/>
    <w:rsid w:val="005D1FDC"/>
    <w:rsid w:val="005D2084"/>
    <w:rsid w:val="005D214A"/>
    <w:rsid w:val="005D2222"/>
    <w:rsid w:val="005D2273"/>
    <w:rsid w:val="005D233A"/>
    <w:rsid w:val="005D2652"/>
    <w:rsid w:val="005D28FE"/>
    <w:rsid w:val="005D2AFC"/>
    <w:rsid w:val="005D2B24"/>
    <w:rsid w:val="005D2C6F"/>
    <w:rsid w:val="005D2CC4"/>
    <w:rsid w:val="005D2F36"/>
    <w:rsid w:val="005D2F9F"/>
    <w:rsid w:val="005D328E"/>
    <w:rsid w:val="005D351F"/>
    <w:rsid w:val="005D3586"/>
    <w:rsid w:val="005D35DB"/>
    <w:rsid w:val="005D374B"/>
    <w:rsid w:val="005D4104"/>
    <w:rsid w:val="005D43CA"/>
    <w:rsid w:val="005D457C"/>
    <w:rsid w:val="005D4634"/>
    <w:rsid w:val="005D47BA"/>
    <w:rsid w:val="005D47DA"/>
    <w:rsid w:val="005D4C38"/>
    <w:rsid w:val="005D4C97"/>
    <w:rsid w:val="005D4CC4"/>
    <w:rsid w:val="005D4D43"/>
    <w:rsid w:val="005D50A3"/>
    <w:rsid w:val="005D5260"/>
    <w:rsid w:val="005D53C4"/>
    <w:rsid w:val="005D54EF"/>
    <w:rsid w:val="005D58CA"/>
    <w:rsid w:val="005D59A6"/>
    <w:rsid w:val="005D59D9"/>
    <w:rsid w:val="005D5BC5"/>
    <w:rsid w:val="005D5D5C"/>
    <w:rsid w:val="005D5D82"/>
    <w:rsid w:val="005D5F14"/>
    <w:rsid w:val="005D639D"/>
    <w:rsid w:val="005D660C"/>
    <w:rsid w:val="005D6AD7"/>
    <w:rsid w:val="005D6D97"/>
    <w:rsid w:val="005D7113"/>
    <w:rsid w:val="005D7940"/>
    <w:rsid w:val="005D7A19"/>
    <w:rsid w:val="005D7BD1"/>
    <w:rsid w:val="005D7DCD"/>
    <w:rsid w:val="005D7EDC"/>
    <w:rsid w:val="005E0512"/>
    <w:rsid w:val="005E0591"/>
    <w:rsid w:val="005E05D6"/>
    <w:rsid w:val="005E05EF"/>
    <w:rsid w:val="005E09E2"/>
    <w:rsid w:val="005E0C16"/>
    <w:rsid w:val="005E0CF8"/>
    <w:rsid w:val="005E0E2F"/>
    <w:rsid w:val="005E0F03"/>
    <w:rsid w:val="005E11D6"/>
    <w:rsid w:val="005E11FA"/>
    <w:rsid w:val="005E1250"/>
    <w:rsid w:val="005E1389"/>
    <w:rsid w:val="005E14A7"/>
    <w:rsid w:val="005E17F8"/>
    <w:rsid w:val="005E1819"/>
    <w:rsid w:val="005E1AB1"/>
    <w:rsid w:val="005E1EDF"/>
    <w:rsid w:val="005E1F2A"/>
    <w:rsid w:val="005E1F49"/>
    <w:rsid w:val="005E1F75"/>
    <w:rsid w:val="005E1F9B"/>
    <w:rsid w:val="005E200C"/>
    <w:rsid w:val="005E219D"/>
    <w:rsid w:val="005E238D"/>
    <w:rsid w:val="005E2855"/>
    <w:rsid w:val="005E2C45"/>
    <w:rsid w:val="005E2CCE"/>
    <w:rsid w:val="005E2F6A"/>
    <w:rsid w:val="005E3213"/>
    <w:rsid w:val="005E3501"/>
    <w:rsid w:val="005E3517"/>
    <w:rsid w:val="005E3557"/>
    <w:rsid w:val="005E38CD"/>
    <w:rsid w:val="005E3A41"/>
    <w:rsid w:val="005E3A86"/>
    <w:rsid w:val="005E3C31"/>
    <w:rsid w:val="005E3CD6"/>
    <w:rsid w:val="005E3F8F"/>
    <w:rsid w:val="005E40D5"/>
    <w:rsid w:val="005E40FE"/>
    <w:rsid w:val="005E4118"/>
    <w:rsid w:val="005E45F6"/>
    <w:rsid w:val="005E484E"/>
    <w:rsid w:val="005E4890"/>
    <w:rsid w:val="005E4A86"/>
    <w:rsid w:val="005E4B2F"/>
    <w:rsid w:val="005E4E18"/>
    <w:rsid w:val="005E51D8"/>
    <w:rsid w:val="005E5296"/>
    <w:rsid w:val="005E57EC"/>
    <w:rsid w:val="005E58B7"/>
    <w:rsid w:val="005E59EF"/>
    <w:rsid w:val="005E5B72"/>
    <w:rsid w:val="005E5C37"/>
    <w:rsid w:val="005E6089"/>
    <w:rsid w:val="005E656F"/>
    <w:rsid w:val="005E666D"/>
    <w:rsid w:val="005E68B4"/>
    <w:rsid w:val="005E68C6"/>
    <w:rsid w:val="005E68FA"/>
    <w:rsid w:val="005E6A32"/>
    <w:rsid w:val="005E6E9D"/>
    <w:rsid w:val="005E6FEA"/>
    <w:rsid w:val="005E7114"/>
    <w:rsid w:val="005E77EB"/>
    <w:rsid w:val="005E77F2"/>
    <w:rsid w:val="005E793C"/>
    <w:rsid w:val="005E7A69"/>
    <w:rsid w:val="005E7B0E"/>
    <w:rsid w:val="005F013C"/>
    <w:rsid w:val="005F047C"/>
    <w:rsid w:val="005F05C4"/>
    <w:rsid w:val="005F0A76"/>
    <w:rsid w:val="005F0A7D"/>
    <w:rsid w:val="005F0C95"/>
    <w:rsid w:val="005F0DA1"/>
    <w:rsid w:val="005F0EC9"/>
    <w:rsid w:val="005F12BD"/>
    <w:rsid w:val="005F1334"/>
    <w:rsid w:val="005F135E"/>
    <w:rsid w:val="005F1362"/>
    <w:rsid w:val="005F19F0"/>
    <w:rsid w:val="005F1B1D"/>
    <w:rsid w:val="005F1B36"/>
    <w:rsid w:val="005F1CA1"/>
    <w:rsid w:val="005F22E4"/>
    <w:rsid w:val="005F2384"/>
    <w:rsid w:val="005F2537"/>
    <w:rsid w:val="005F269C"/>
    <w:rsid w:val="005F26DB"/>
    <w:rsid w:val="005F2B26"/>
    <w:rsid w:val="005F2B85"/>
    <w:rsid w:val="005F2BD3"/>
    <w:rsid w:val="005F2E7B"/>
    <w:rsid w:val="005F3022"/>
    <w:rsid w:val="005F3236"/>
    <w:rsid w:val="005F344C"/>
    <w:rsid w:val="005F36A1"/>
    <w:rsid w:val="005F378A"/>
    <w:rsid w:val="005F37BE"/>
    <w:rsid w:val="005F3AD7"/>
    <w:rsid w:val="005F3B96"/>
    <w:rsid w:val="005F3F58"/>
    <w:rsid w:val="005F3FCD"/>
    <w:rsid w:val="005F411C"/>
    <w:rsid w:val="005F4CA7"/>
    <w:rsid w:val="005F4D3B"/>
    <w:rsid w:val="005F4EAA"/>
    <w:rsid w:val="005F4F6D"/>
    <w:rsid w:val="005F4FEF"/>
    <w:rsid w:val="005F5139"/>
    <w:rsid w:val="005F529C"/>
    <w:rsid w:val="005F564D"/>
    <w:rsid w:val="005F571D"/>
    <w:rsid w:val="005F5B70"/>
    <w:rsid w:val="005F5BCE"/>
    <w:rsid w:val="005F5DEE"/>
    <w:rsid w:val="005F5F9B"/>
    <w:rsid w:val="005F631A"/>
    <w:rsid w:val="005F68FD"/>
    <w:rsid w:val="005F6A84"/>
    <w:rsid w:val="005F6B8F"/>
    <w:rsid w:val="005F6E2E"/>
    <w:rsid w:val="005F6EBC"/>
    <w:rsid w:val="005F6EE0"/>
    <w:rsid w:val="005F70B8"/>
    <w:rsid w:val="005F7614"/>
    <w:rsid w:val="005F76FE"/>
    <w:rsid w:val="005F7722"/>
    <w:rsid w:val="005F78A2"/>
    <w:rsid w:val="005F7AD7"/>
    <w:rsid w:val="005F7D11"/>
    <w:rsid w:val="0060041F"/>
    <w:rsid w:val="00600466"/>
    <w:rsid w:val="006004B3"/>
    <w:rsid w:val="00600613"/>
    <w:rsid w:val="00600A04"/>
    <w:rsid w:val="00600ABD"/>
    <w:rsid w:val="00600BB7"/>
    <w:rsid w:val="00600F72"/>
    <w:rsid w:val="00601117"/>
    <w:rsid w:val="0060119E"/>
    <w:rsid w:val="00601259"/>
    <w:rsid w:val="0060136D"/>
    <w:rsid w:val="00602458"/>
    <w:rsid w:val="006026F1"/>
    <w:rsid w:val="0060272F"/>
    <w:rsid w:val="00603344"/>
    <w:rsid w:val="006034E0"/>
    <w:rsid w:val="0060385F"/>
    <w:rsid w:val="00603998"/>
    <w:rsid w:val="006039B5"/>
    <w:rsid w:val="00603A06"/>
    <w:rsid w:val="0060415E"/>
    <w:rsid w:val="0060449C"/>
    <w:rsid w:val="006045E5"/>
    <w:rsid w:val="00604898"/>
    <w:rsid w:val="006048F9"/>
    <w:rsid w:val="00604B35"/>
    <w:rsid w:val="00604D5C"/>
    <w:rsid w:val="00604EF4"/>
    <w:rsid w:val="00604EF7"/>
    <w:rsid w:val="0060513C"/>
    <w:rsid w:val="0060520B"/>
    <w:rsid w:val="00605421"/>
    <w:rsid w:val="0060553C"/>
    <w:rsid w:val="0060554F"/>
    <w:rsid w:val="006055C8"/>
    <w:rsid w:val="00605992"/>
    <w:rsid w:val="00605A21"/>
    <w:rsid w:val="00605AB7"/>
    <w:rsid w:val="00605B63"/>
    <w:rsid w:val="00605C58"/>
    <w:rsid w:val="0060662E"/>
    <w:rsid w:val="00606668"/>
    <w:rsid w:val="00606B6C"/>
    <w:rsid w:val="00606F73"/>
    <w:rsid w:val="00606FED"/>
    <w:rsid w:val="00607037"/>
    <w:rsid w:val="00607076"/>
    <w:rsid w:val="006070A8"/>
    <w:rsid w:val="00607307"/>
    <w:rsid w:val="00607465"/>
    <w:rsid w:val="006077F8"/>
    <w:rsid w:val="00607935"/>
    <w:rsid w:val="00607C01"/>
    <w:rsid w:val="0061005C"/>
    <w:rsid w:val="00610126"/>
    <w:rsid w:val="00610184"/>
    <w:rsid w:val="00610BC0"/>
    <w:rsid w:val="00610E67"/>
    <w:rsid w:val="0061130D"/>
    <w:rsid w:val="00611372"/>
    <w:rsid w:val="0061141A"/>
    <w:rsid w:val="006116F9"/>
    <w:rsid w:val="00611AE2"/>
    <w:rsid w:val="0061212A"/>
    <w:rsid w:val="006125F2"/>
    <w:rsid w:val="00612762"/>
    <w:rsid w:val="00612A64"/>
    <w:rsid w:val="00612B64"/>
    <w:rsid w:val="00612E15"/>
    <w:rsid w:val="00612E46"/>
    <w:rsid w:val="00612E6B"/>
    <w:rsid w:val="00612F37"/>
    <w:rsid w:val="00612FF9"/>
    <w:rsid w:val="00613042"/>
    <w:rsid w:val="0061336D"/>
    <w:rsid w:val="006133AE"/>
    <w:rsid w:val="006135D5"/>
    <w:rsid w:val="0061367F"/>
    <w:rsid w:val="0061371E"/>
    <w:rsid w:val="00613723"/>
    <w:rsid w:val="00613AF4"/>
    <w:rsid w:val="00613B92"/>
    <w:rsid w:val="006140F4"/>
    <w:rsid w:val="006141B9"/>
    <w:rsid w:val="0061451F"/>
    <w:rsid w:val="00614D54"/>
    <w:rsid w:val="00614E45"/>
    <w:rsid w:val="00614E5E"/>
    <w:rsid w:val="00614F3D"/>
    <w:rsid w:val="006150AC"/>
    <w:rsid w:val="006155E4"/>
    <w:rsid w:val="006156BB"/>
    <w:rsid w:val="006156F5"/>
    <w:rsid w:val="0061572D"/>
    <w:rsid w:val="0061593D"/>
    <w:rsid w:val="00615B30"/>
    <w:rsid w:val="00615C5E"/>
    <w:rsid w:val="006160A3"/>
    <w:rsid w:val="006162E9"/>
    <w:rsid w:val="00616346"/>
    <w:rsid w:val="00616509"/>
    <w:rsid w:val="0061699F"/>
    <w:rsid w:val="00616A18"/>
    <w:rsid w:val="00617192"/>
    <w:rsid w:val="006171B0"/>
    <w:rsid w:val="006175DF"/>
    <w:rsid w:val="00617648"/>
    <w:rsid w:val="00617B60"/>
    <w:rsid w:val="00617C50"/>
    <w:rsid w:val="00617E28"/>
    <w:rsid w:val="00617F3B"/>
    <w:rsid w:val="0062050B"/>
    <w:rsid w:val="006209FC"/>
    <w:rsid w:val="006214B8"/>
    <w:rsid w:val="00621C01"/>
    <w:rsid w:val="00621D2B"/>
    <w:rsid w:val="00622077"/>
    <w:rsid w:val="00622085"/>
    <w:rsid w:val="00622233"/>
    <w:rsid w:val="00622286"/>
    <w:rsid w:val="00622CF0"/>
    <w:rsid w:val="0062303B"/>
    <w:rsid w:val="006231E4"/>
    <w:rsid w:val="006231FC"/>
    <w:rsid w:val="006232E0"/>
    <w:rsid w:val="00623482"/>
    <w:rsid w:val="006235DB"/>
    <w:rsid w:val="00623988"/>
    <w:rsid w:val="00623A3F"/>
    <w:rsid w:val="00623B67"/>
    <w:rsid w:val="00623BA3"/>
    <w:rsid w:val="00623C10"/>
    <w:rsid w:val="006240C0"/>
    <w:rsid w:val="0062427B"/>
    <w:rsid w:val="006244E6"/>
    <w:rsid w:val="006247B8"/>
    <w:rsid w:val="00624808"/>
    <w:rsid w:val="00624A34"/>
    <w:rsid w:val="00624CA9"/>
    <w:rsid w:val="00624F93"/>
    <w:rsid w:val="006253E7"/>
    <w:rsid w:val="00625562"/>
    <w:rsid w:val="006256EB"/>
    <w:rsid w:val="0062591E"/>
    <w:rsid w:val="00625F36"/>
    <w:rsid w:val="0062650A"/>
    <w:rsid w:val="00626572"/>
    <w:rsid w:val="0062663E"/>
    <w:rsid w:val="006266A8"/>
    <w:rsid w:val="00626940"/>
    <w:rsid w:val="00626B37"/>
    <w:rsid w:val="00626D3A"/>
    <w:rsid w:val="00626E50"/>
    <w:rsid w:val="00626ECC"/>
    <w:rsid w:val="00626F38"/>
    <w:rsid w:val="00626F86"/>
    <w:rsid w:val="0062726A"/>
    <w:rsid w:val="00627454"/>
    <w:rsid w:val="00627487"/>
    <w:rsid w:val="006274BF"/>
    <w:rsid w:val="0062757E"/>
    <w:rsid w:val="006275E2"/>
    <w:rsid w:val="00627608"/>
    <w:rsid w:val="0062768F"/>
    <w:rsid w:val="0062780A"/>
    <w:rsid w:val="00627934"/>
    <w:rsid w:val="00627B26"/>
    <w:rsid w:val="00627C0F"/>
    <w:rsid w:val="00630323"/>
    <w:rsid w:val="00630368"/>
    <w:rsid w:val="00630523"/>
    <w:rsid w:val="0063096B"/>
    <w:rsid w:val="00630C2A"/>
    <w:rsid w:val="00630FF4"/>
    <w:rsid w:val="0063113B"/>
    <w:rsid w:val="006315ED"/>
    <w:rsid w:val="00631689"/>
    <w:rsid w:val="006316C7"/>
    <w:rsid w:val="00631819"/>
    <w:rsid w:val="00631AB6"/>
    <w:rsid w:val="00631F3A"/>
    <w:rsid w:val="00632469"/>
    <w:rsid w:val="0063248B"/>
    <w:rsid w:val="0063272E"/>
    <w:rsid w:val="00632BA7"/>
    <w:rsid w:val="00632E7C"/>
    <w:rsid w:val="00632EE5"/>
    <w:rsid w:val="00632F09"/>
    <w:rsid w:val="00633155"/>
    <w:rsid w:val="00633372"/>
    <w:rsid w:val="006333FE"/>
    <w:rsid w:val="00633816"/>
    <w:rsid w:val="00633887"/>
    <w:rsid w:val="00633A05"/>
    <w:rsid w:val="00633C61"/>
    <w:rsid w:val="00633E45"/>
    <w:rsid w:val="00633EA1"/>
    <w:rsid w:val="006340B8"/>
    <w:rsid w:val="006341F8"/>
    <w:rsid w:val="0063423F"/>
    <w:rsid w:val="00634473"/>
    <w:rsid w:val="00634518"/>
    <w:rsid w:val="0063451A"/>
    <w:rsid w:val="0063457F"/>
    <w:rsid w:val="006347A4"/>
    <w:rsid w:val="0063488F"/>
    <w:rsid w:val="006349F3"/>
    <w:rsid w:val="00634B86"/>
    <w:rsid w:val="00634CCF"/>
    <w:rsid w:val="00634D9C"/>
    <w:rsid w:val="00635486"/>
    <w:rsid w:val="006354EF"/>
    <w:rsid w:val="006356A4"/>
    <w:rsid w:val="0063589E"/>
    <w:rsid w:val="006358DB"/>
    <w:rsid w:val="00635903"/>
    <w:rsid w:val="00635A17"/>
    <w:rsid w:val="00635D97"/>
    <w:rsid w:val="00635F45"/>
    <w:rsid w:val="00635FC3"/>
    <w:rsid w:val="00636175"/>
    <w:rsid w:val="006364C4"/>
    <w:rsid w:val="0063656D"/>
    <w:rsid w:val="00636643"/>
    <w:rsid w:val="0063672F"/>
    <w:rsid w:val="00636751"/>
    <w:rsid w:val="006368A1"/>
    <w:rsid w:val="00636B9F"/>
    <w:rsid w:val="00636F92"/>
    <w:rsid w:val="0063732D"/>
    <w:rsid w:val="006374C3"/>
    <w:rsid w:val="0063783C"/>
    <w:rsid w:val="00637841"/>
    <w:rsid w:val="00637A42"/>
    <w:rsid w:val="00637F21"/>
    <w:rsid w:val="006402B3"/>
    <w:rsid w:val="00640911"/>
    <w:rsid w:val="00640D58"/>
    <w:rsid w:val="00640D94"/>
    <w:rsid w:val="006412B5"/>
    <w:rsid w:val="006414B8"/>
    <w:rsid w:val="00641763"/>
    <w:rsid w:val="0064183C"/>
    <w:rsid w:val="00641B1B"/>
    <w:rsid w:val="00641B8A"/>
    <w:rsid w:val="00641C98"/>
    <w:rsid w:val="00641DDD"/>
    <w:rsid w:val="00641E6F"/>
    <w:rsid w:val="0064219E"/>
    <w:rsid w:val="006423D3"/>
    <w:rsid w:val="00642443"/>
    <w:rsid w:val="006426E4"/>
    <w:rsid w:val="006429B3"/>
    <w:rsid w:val="006429F9"/>
    <w:rsid w:val="00642ADA"/>
    <w:rsid w:val="00642DA3"/>
    <w:rsid w:val="00642E0F"/>
    <w:rsid w:val="00642F4A"/>
    <w:rsid w:val="006432A1"/>
    <w:rsid w:val="006435C9"/>
    <w:rsid w:val="00643759"/>
    <w:rsid w:val="006437B6"/>
    <w:rsid w:val="006439E7"/>
    <w:rsid w:val="00643A31"/>
    <w:rsid w:val="00643C34"/>
    <w:rsid w:val="00643E24"/>
    <w:rsid w:val="00643F79"/>
    <w:rsid w:val="0064412B"/>
    <w:rsid w:val="006441B7"/>
    <w:rsid w:val="006443A2"/>
    <w:rsid w:val="006446C9"/>
    <w:rsid w:val="00644963"/>
    <w:rsid w:val="0064496F"/>
    <w:rsid w:val="006449A7"/>
    <w:rsid w:val="00644ED3"/>
    <w:rsid w:val="00644EDC"/>
    <w:rsid w:val="00644FC8"/>
    <w:rsid w:val="00645010"/>
    <w:rsid w:val="0064534A"/>
    <w:rsid w:val="0064554E"/>
    <w:rsid w:val="006457BA"/>
    <w:rsid w:val="00645857"/>
    <w:rsid w:val="00645FD1"/>
    <w:rsid w:val="00646552"/>
    <w:rsid w:val="006468CC"/>
    <w:rsid w:val="0064691F"/>
    <w:rsid w:val="00646BF8"/>
    <w:rsid w:val="006471CE"/>
    <w:rsid w:val="00647274"/>
    <w:rsid w:val="006472DF"/>
    <w:rsid w:val="0064737D"/>
    <w:rsid w:val="0064776A"/>
    <w:rsid w:val="00647ABF"/>
    <w:rsid w:val="00647E99"/>
    <w:rsid w:val="00647EC7"/>
    <w:rsid w:val="00647FE5"/>
    <w:rsid w:val="00650744"/>
    <w:rsid w:val="00650937"/>
    <w:rsid w:val="00650B0A"/>
    <w:rsid w:val="00650B2A"/>
    <w:rsid w:val="00650C27"/>
    <w:rsid w:val="00650CE9"/>
    <w:rsid w:val="00650F41"/>
    <w:rsid w:val="00650FFA"/>
    <w:rsid w:val="00651193"/>
    <w:rsid w:val="006512C6"/>
    <w:rsid w:val="00651482"/>
    <w:rsid w:val="00651530"/>
    <w:rsid w:val="0065178B"/>
    <w:rsid w:val="00651A20"/>
    <w:rsid w:val="00651AF7"/>
    <w:rsid w:val="00651BE0"/>
    <w:rsid w:val="00652034"/>
    <w:rsid w:val="006520AE"/>
    <w:rsid w:val="00652482"/>
    <w:rsid w:val="006525C6"/>
    <w:rsid w:val="006525EB"/>
    <w:rsid w:val="006526B3"/>
    <w:rsid w:val="0065293E"/>
    <w:rsid w:val="00652ED9"/>
    <w:rsid w:val="00653095"/>
    <w:rsid w:val="0065314A"/>
    <w:rsid w:val="00653166"/>
    <w:rsid w:val="006532A1"/>
    <w:rsid w:val="00653348"/>
    <w:rsid w:val="0065371A"/>
    <w:rsid w:val="006537E3"/>
    <w:rsid w:val="00653A59"/>
    <w:rsid w:val="00653AB8"/>
    <w:rsid w:val="00653BE4"/>
    <w:rsid w:val="00653C26"/>
    <w:rsid w:val="006543BE"/>
    <w:rsid w:val="00654519"/>
    <w:rsid w:val="00654562"/>
    <w:rsid w:val="00654AB9"/>
    <w:rsid w:val="00654F58"/>
    <w:rsid w:val="00655169"/>
    <w:rsid w:val="00655196"/>
    <w:rsid w:val="006551C4"/>
    <w:rsid w:val="0065539C"/>
    <w:rsid w:val="0065576C"/>
    <w:rsid w:val="0065578D"/>
    <w:rsid w:val="00655830"/>
    <w:rsid w:val="00655BF9"/>
    <w:rsid w:val="00655CFC"/>
    <w:rsid w:val="00655DA3"/>
    <w:rsid w:val="00655F3A"/>
    <w:rsid w:val="00655F7F"/>
    <w:rsid w:val="006563F8"/>
    <w:rsid w:val="00656515"/>
    <w:rsid w:val="006568BF"/>
    <w:rsid w:val="00656981"/>
    <w:rsid w:val="00656BF9"/>
    <w:rsid w:val="00656CB0"/>
    <w:rsid w:val="00656D28"/>
    <w:rsid w:val="00656F5F"/>
    <w:rsid w:val="00656F93"/>
    <w:rsid w:val="00656FD9"/>
    <w:rsid w:val="00657003"/>
    <w:rsid w:val="00657050"/>
    <w:rsid w:val="0065706A"/>
    <w:rsid w:val="0065725C"/>
    <w:rsid w:val="00657844"/>
    <w:rsid w:val="00657A58"/>
    <w:rsid w:val="00657A6D"/>
    <w:rsid w:val="00657A97"/>
    <w:rsid w:val="00657AFA"/>
    <w:rsid w:val="00657BFF"/>
    <w:rsid w:val="00657C60"/>
    <w:rsid w:val="00657C9F"/>
    <w:rsid w:val="00657CF9"/>
    <w:rsid w:val="00657EBC"/>
    <w:rsid w:val="00657F6C"/>
    <w:rsid w:val="006600D1"/>
    <w:rsid w:val="006602B5"/>
    <w:rsid w:val="006603B2"/>
    <w:rsid w:val="006603F2"/>
    <w:rsid w:val="006604D3"/>
    <w:rsid w:val="006605D1"/>
    <w:rsid w:val="00660634"/>
    <w:rsid w:val="006608CF"/>
    <w:rsid w:val="00660C4F"/>
    <w:rsid w:val="00660CEC"/>
    <w:rsid w:val="0066122B"/>
    <w:rsid w:val="00661392"/>
    <w:rsid w:val="00661782"/>
    <w:rsid w:val="00661858"/>
    <w:rsid w:val="00661A98"/>
    <w:rsid w:val="00661DBA"/>
    <w:rsid w:val="00661EFB"/>
    <w:rsid w:val="00662326"/>
    <w:rsid w:val="00662501"/>
    <w:rsid w:val="0066267D"/>
    <w:rsid w:val="006626D3"/>
    <w:rsid w:val="00662D83"/>
    <w:rsid w:val="0066325B"/>
    <w:rsid w:val="006633DD"/>
    <w:rsid w:val="00663590"/>
    <w:rsid w:val="00663612"/>
    <w:rsid w:val="006636B8"/>
    <w:rsid w:val="00663809"/>
    <w:rsid w:val="00663BCA"/>
    <w:rsid w:val="00663E57"/>
    <w:rsid w:val="00663E64"/>
    <w:rsid w:val="00663EF0"/>
    <w:rsid w:val="00663FCC"/>
    <w:rsid w:val="00664162"/>
    <w:rsid w:val="00664294"/>
    <w:rsid w:val="00664390"/>
    <w:rsid w:val="006643D1"/>
    <w:rsid w:val="006647D1"/>
    <w:rsid w:val="0066489C"/>
    <w:rsid w:val="00664A95"/>
    <w:rsid w:val="00664BBB"/>
    <w:rsid w:val="006654D2"/>
    <w:rsid w:val="006656C3"/>
    <w:rsid w:val="006656EE"/>
    <w:rsid w:val="00665A67"/>
    <w:rsid w:val="00665E34"/>
    <w:rsid w:val="00665EB7"/>
    <w:rsid w:val="00665FB0"/>
    <w:rsid w:val="00666097"/>
    <w:rsid w:val="006661FD"/>
    <w:rsid w:val="00666236"/>
    <w:rsid w:val="00666431"/>
    <w:rsid w:val="006664C0"/>
    <w:rsid w:val="006665B1"/>
    <w:rsid w:val="006665B9"/>
    <w:rsid w:val="006666C9"/>
    <w:rsid w:val="0066697B"/>
    <w:rsid w:val="00666E2B"/>
    <w:rsid w:val="00666F42"/>
    <w:rsid w:val="00667059"/>
    <w:rsid w:val="00667197"/>
    <w:rsid w:val="00667321"/>
    <w:rsid w:val="00667961"/>
    <w:rsid w:val="00667A32"/>
    <w:rsid w:val="00667BF1"/>
    <w:rsid w:val="00667D10"/>
    <w:rsid w:val="00667D78"/>
    <w:rsid w:val="00667E1A"/>
    <w:rsid w:val="00667E76"/>
    <w:rsid w:val="00667F2F"/>
    <w:rsid w:val="00667FD4"/>
    <w:rsid w:val="006702BA"/>
    <w:rsid w:val="006705C8"/>
    <w:rsid w:val="00670716"/>
    <w:rsid w:val="0067090F"/>
    <w:rsid w:val="006709DC"/>
    <w:rsid w:val="00670ADC"/>
    <w:rsid w:val="006711FF"/>
    <w:rsid w:val="006714B2"/>
    <w:rsid w:val="00671571"/>
    <w:rsid w:val="006716BA"/>
    <w:rsid w:val="00671D08"/>
    <w:rsid w:val="00671D66"/>
    <w:rsid w:val="00671E56"/>
    <w:rsid w:val="00671E7B"/>
    <w:rsid w:val="00672423"/>
    <w:rsid w:val="00672670"/>
    <w:rsid w:val="00672966"/>
    <w:rsid w:val="006736DB"/>
    <w:rsid w:val="006739EA"/>
    <w:rsid w:val="00673D28"/>
    <w:rsid w:val="00673D8A"/>
    <w:rsid w:val="00673E28"/>
    <w:rsid w:val="006740A8"/>
    <w:rsid w:val="00674220"/>
    <w:rsid w:val="00674227"/>
    <w:rsid w:val="00674495"/>
    <w:rsid w:val="00674549"/>
    <w:rsid w:val="006749CD"/>
    <w:rsid w:val="00674B56"/>
    <w:rsid w:val="00674BB5"/>
    <w:rsid w:val="00674C95"/>
    <w:rsid w:val="00674ECD"/>
    <w:rsid w:val="00675118"/>
    <w:rsid w:val="00675261"/>
    <w:rsid w:val="006752F8"/>
    <w:rsid w:val="00675392"/>
    <w:rsid w:val="006756A4"/>
    <w:rsid w:val="006757CB"/>
    <w:rsid w:val="0067582A"/>
    <w:rsid w:val="00675A54"/>
    <w:rsid w:val="00675C64"/>
    <w:rsid w:val="00675C75"/>
    <w:rsid w:val="00675CE6"/>
    <w:rsid w:val="00675FBA"/>
    <w:rsid w:val="0067613C"/>
    <w:rsid w:val="006761AD"/>
    <w:rsid w:val="006761C1"/>
    <w:rsid w:val="00676656"/>
    <w:rsid w:val="006766D1"/>
    <w:rsid w:val="00676713"/>
    <w:rsid w:val="00676873"/>
    <w:rsid w:val="00676A93"/>
    <w:rsid w:val="00676DF6"/>
    <w:rsid w:val="00676F21"/>
    <w:rsid w:val="00677049"/>
    <w:rsid w:val="00677141"/>
    <w:rsid w:val="0067720D"/>
    <w:rsid w:val="0067727C"/>
    <w:rsid w:val="006772E4"/>
    <w:rsid w:val="006777F3"/>
    <w:rsid w:val="00677885"/>
    <w:rsid w:val="0067790D"/>
    <w:rsid w:val="0067791A"/>
    <w:rsid w:val="00677FBD"/>
    <w:rsid w:val="006800D5"/>
    <w:rsid w:val="00680430"/>
    <w:rsid w:val="00680CDB"/>
    <w:rsid w:val="00680DA4"/>
    <w:rsid w:val="00681011"/>
    <w:rsid w:val="006810B5"/>
    <w:rsid w:val="00681259"/>
    <w:rsid w:val="006816FF"/>
    <w:rsid w:val="0068186E"/>
    <w:rsid w:val="006819C4"/>
    <w:rsid w:val="006824F9"/>
    <w:rsid w:val="006827C2"/>
    <w:rsid w:val="00682AC9"/>
    <w:rsid w:val="00682D46"/>
    <w:rsid w:val="00682D65"/>
    <w:rsid w:val="00682E33"/>
    <w:rsid w:val="00682EBE"/>
    <w:rsid w:val="006830C9"/>
    <w:rsid w:val="006832E9"/>
    <w:rsid w:val="00683350"/>
    <w:rsid w:val="00683775"/>
    <w:rsid w:val="00683B16"/>
    <w:rsid w:val="00683B22"/>
    <w:rsid w:val="00683D6D"/>
    <w:rsid w:val="006842C1"/>
    <w:rsid w:val="0068435A"/>
    <w:rsid w:val="00684390"/>
    <w:rsid w:val="00684A3C"/>
    <w:rsid w:val="00684C4C"/>
    <w:rsid w:val="00684D58"/>
    <w:rsid w:val="00685377"/>
    <w:rsid w:val="00685583"/>
    <w:rsid w:val="006856E6"/>
    <w:rsid w:val="006857AE"/>
    <w:rsid w:val="00685869"/>
    <w:rsid w:val="00685C0C"/>
    <w:rsid w:val="00685E2E"/>
    <w:rsid w:val="00686085"/>
    <w:rsid w:val="0068629F"/>
    <w:rsid w:val="00686323"/>
    <w:rsid w:val="00686351"/>
    <w:rsid w:val="0068643C"/>
    <w:rsid w:val="00686542"/>
    <w:rsid w:val="00686E62"/>
    <w:rsid w:val="00686EE7"/>
    <w:rsid w:val="006871B2"/>
    <w:rsid w:val="00687557"/>
    <w:rsid w:val="006878BD"/>
    <w:rsid w:val="0069007A"/>
    <w:rsid w:val="00690290"/>
    <w:rsid w:val="006903E7"/>
    <w:rsid w:val="00690657"/>
    <w:rsid w:val="00690698"/>
    <w:rsid w:val="00690D52"/>
    <w:rsid w:val="00690DFB"/>
    <w:rsid w:val="00690EF9"/>
    <w:rsid w:val="00691947"/>
    <w:rsid w:val="00691BEF"/>
    <w:rsid w:val="00691D95"/>
    <w:rsid w:val="00691E63"/>
    <w:rsid w:val="00691EAB"/>
    <w:rsid w:val="00691FA3"/>
    <w:rsid w:val="0069229B"/>
    <w:rsid w:val="006927E4"/>
    <w:rsid w:val="00692930"/>
    <w:rsid w:val="00692E69"/>
    <w:rsid w:val="00692F7C"/>
    <w:rsid w:val="0069321E"/>
    <w:rsid w:val="006933C0"/>
    <w:rsid w:val="0069352E"/>
    <w:rsid w:val="00693A35"/>
    <w:rsid w:val="00693B00"/>
    <w:rsid w:val="00693BFC"/>
    <w:rsid w:val="00693F2C"/>
    <w:rsid w:val="00693F93"/>
    <w:rsid w:val="00693FB9"/>
    <w:rsid w:val="00693FD4"/>
    <w:rsid w:val="0069415A"/>
    <w:rsid w:val="0069435D"/>
    <w:rsid w:val="0069468A"/>
    <w:rsid w:val="00694738"/>
    <w:rsid w:val="00694D1B"/>
    <w:rsid w:val="00694E51"/>
    <w:rsid w:val="00694E7E"/>
    <w:rsid w:val="00695167"/>
    <w:rsid w:val="006956D9"/>
    <w:rsid w:val="00695B35"/>
    <w:rsid w:val="00695C43"/>
    <w:rsid w:val="00696011"/>
    <w:rsid w:val="00696143"/>
    <w:rsid w:val="006965BB"/>
    <w:rsid w:val="00696630"/>
    <w:rsid w:val="0069671F"/>
    <w:rsid w:val="0069680F"/>
    <w:rsid w:val="0069690E"/>
    <w:rsid w:val="00696969"/>
    <w:rsid w:val="006969EB"/>
    <w:rsid w:val="00696A37"/>
    <w:rsid w:val="00696B4A"/>
    <w:rsid w:val="00696C54"/>
    <w:rsid w:val="00696CB6"/>
    <w:rsid w:val="00696FE9"/>
    <w:rsid w:val="006971CA"/>
    <w:rsid w:val="006972E5"/>
    <w:rsid w:val="00697420"/>
    <w:rsid w:val="0069752F"/>
    <w:rsid w:val="006975DC"/>
    <w:rsid w:val="0069778B"/>
    <w:rsid w:val="00697799"/>
    <w:rsid w:val="00697886"/>
    <w:rsid w:val="00697A28"/>
    <w:rsid w:val="00697AD2"/>
    <w:rsid w:val="006A0285"/>
    <w:rsid w:val="006A058A"/>
    <w:rsid w:val="006A05A0"/>
    <w:rsid w:val="006A08A8"/>
    <w:rsid w:val="006A0A75"/>
    <w:rsid w:val="006A0AAA"/>
    <w:rsid w:val="006A0BD9"/>
    <w:rsid w:val="006A0C67"/>
    <w:rsid w:val="006A11DF"/>
    <w:rsid w:val="006A1496"/>
    <w:rsid w:val="006A14D8"/>
    <w:rsid w:val="006A1540"/>
    <w:rsid w:val="006A1846"/>
    <w:rsid w:val="006A18DE"/>
    <w:rsid w:val="006A1B02"/>
    <w:rsid w:val="006A1BF4"/>
    <w:rsid w:val="006A1F2A"/>
    <w:rsid w:val="006A1F47"/>
    <w:rsid w:val="006A246E"/>
    <w:rsid w:val="006A2631"/>
    <w:rsid w:val="006A298E"/>
    <w:rsid w:val="006A2B31"/>
    <w:rsid w:val="006A2E38"/>
    <w:rsid w:val="006A2F73"/>
    <w:rsid w:val="006A2FE2"/>
    <w:rsid w:val="006A303D"/>
    <w:rsid w:val="006A3503"/>
    <w:rsid w:val="006A35F4"/>
    <w:rsid w:val="006A3948"/>
    <w:rsid w:val="006A3B9D"/>
    <w:rsid w:val="006A3D44"/>
    <w:rsid w:val="006A3D63"/>
    <w:rsid w:val="006A4172"/>
    <w:rsid w:val="006A4209"/>
    <w:rsid w:val="006A4453"/>
    <w:rsid w:val="006A4B3A"/>
    <w:rsid w:val="006A4D24"/>
    <w:rsid w:val="006A4F33"/>
    <w:rsid w:val="006A50BA"/>
    <w:rsid w:val="006A517B"/>
    <w:rsid w:val="006A53A7"/>
    <w:rsid w:val="006A54F0"/>
    <w:rsid w:val="006A57DA"/>
    <w:rsid w:val="006A5816"/>
    <w:rsid w:val="006A58C3"/>
    <w:rsid w:val="006A5AD8"/>
    <w:rsid w:val="006A5B79"/>
    <w:rsid w:val="006A5CBA"/>
    <w:rsid w:val="006A5E64"/>
    <w:rsid w:val="006A626E"/>
    <w:rsid w:val="006A63A4"/>
    <w:rsid w:val="006A6575"/>
    <w:rsid w:val="006A665B"/>
    <w:rsid w:val="006A690F"/>
    <w:rsid w:val="006A695E"/>
    <w:rsid w:val="006A6972"/>
    <w:rsid w:val="006A6AB6"/>
    <w:rsid w:val="006A6B1D"/>
    <w:rsid w:val="006A6C76"/>
    <w:rsid w:val="006A6D97"/>
    <w:rsid w:val="006A6DCF"/>
    <w:rsid w:val="006A6DDC"/>
    <w:rsid w:val="006A7031"/>
    <w:rsid w:val="006A71E4"/>
    <w:rsid w:val="006A75D4"/>
    <w:rsid w:val="006A75E6"/>
    <w:rsid w:val="006A7720"/>
    <w:rsid w:val="006A787C"/>
    <w:rsid w:val="006A7FEF"/>
    <w:rsid w:val="006B0055"/>
    <w:rsid w:val="006B01ED"/>
    <w:rsid w:val="006B0263"/>
    <w:rsid w:val="006B045F"/>
    <w:rsid w:val="006B0483"/>
    <w:rsid w:val="006B0496"/>
    <w:rsid w:val="006B055F"/>
    <w:rsid w:val="006B0584"/>
    <w:rsid w:val="006B0793"/>
    <w:rsid w:val="006B0794"/>
    <w:rsid w:val="006B0A44"/>
    <w:rsid w:val="006B0C64"/>
    <w:rsid w:val="006B0C6C"/>
    <w:rsid w:val="006B118C"/>
    <w:rsid w:val="006B1431"/>
    <w:rsid w:val="006B144C"/>
    <w:rsid w:val="006B1567"/>
    <w:rsid w:val="006B15DF"/>
    <w:rsid w:val="006B194A"/>
    <w:rsid w:val="006B1BC1"/>
    <w:rsid w:val="006B1CB3"/>
    <w:rsid w:val="006B1D18"/>
    <w:rsid w:val="006B1FDD"/>
    <w:rsid w:val="006B257D"/>
    <w:rsid w:val="006B2688"/>
    <w:rsid w:val="006B2C80"/>
    <w:rsid w:val="006B2D14"/>
    <w:rsid w:val="006B3182"/>
    <w:rsid w:val="006B31B8"/>
    <w:rsid w:val="006B3656"/>
    <w:rsid w:val="006B3706"/>
    <w:rsid w:val="006B3C80"/>
    <w:rsid w:val="006B42C9"/>
    <w:rsid w:val="006B4322"/>
    <w:rsid w:val="006B43AC"/>
    <w:rsid w:val="006B4448"/>
    <w:rsid w:val="006B44FA"/>
    <w:rsid w:val="006B458F"/>
    <w:rsid w:val="006B459B"/>
    <w:rsid w:val="006B4D1C"/>
    <w:rsid w:val="006B4FAB"/>
    <w:rsid w:val="006B5587"/>
    <w:rsid w:val="006B5A55"/>
    <w:rsid w:val="006B606B"/>
    <w:rsid w:val="006B6076"/>
    <w:rsid w:val="006B60D2"/>
    <w:rsid w:val="006B6222"/>
    <w:rsid w:val="006B6265"/>
    <w:rsid w:val="006B6369"/>
    <w:rsid w:val="006B6576"/>
    <w:rsid w:val="006B699E"/>
    <w:rsid w:val="006B6AAA"/>
    <w:rsid w:val="006B6F39"/>
    <w:rsid w:val="006B7042"/>
    <w:rsid w:val="006B7130"/>
    <w:rsid w:val="006B731C"/>
    <w:rsid w:val="006B7601"/>
    <w:rsid w:val="006B7666"/>
    <w:rsid w:val="006B7685"/>
    <w:rsid w:val="006B794D"/>
    <w:rsid w:val="006B7AE1"/>
    <w:rsid w:val="006B7E09"/>
    <w:rsid w:val="006C035E"/>
    <w:rsid w:val="006C059F"/>
    <w:rsid w:val="006C0ADA"/>
    <w:rsid w:val="006C0CCE"/>
    <w:rsid w:val="006C1010"/>
    <w:rsid w:val="006C10A9"/>
    <w:rsid w:val="006C1127"/>
    <w:rsid w:val="006C123E"/>
    <w:rsid w:val="006C1274"/>
    <w:rsid w:val="006C13B3"/>
    <w:rsid w:val="006C185E"/>
    <w:rsid w:val="006C1A4F"/>
    <w:rsid w:val="006C1F30"/>
    <w:rsid w:val="006C2050"/>
    <w:rsid w:val="006C2287"/>
    <w:rsid w:val="006C28F8"/>
    <w:rsid w:val="006C2AED"/>
    <w:rsid w:val="006C2B36"/>
    <w:rsid w:val="006C2F19"/>
    <w:rsid w:val="006C308E"/>
    <w:rsid w:val="006C329E"/>
    <w:rsid w:val="006C3361"/>
    <w:rsid w:val="006C33F4"/>
    <w:rsid w:val="006C35F5"/>
    <w:rsid w:val="006C3669"/>
    <w:rsid w:val="006C3682"/>
    <w:rsid w:val="006C3889"/>
    <w:rsid w:val="006C3BE2"/>
    <w:rsid w:val="006C3C7D"/>
    <w:rsid w:val="006C4258"/>
    <w:rsid w:val="006C4384"/>
    <w:rsid w:val="006C4431"/>
    <w:rsid w:val="006C46DD"/>
    <w:rsid w:val="006C47CD"/>
    <w:rsid w:val="006C482C"/>
    <w:rsid w:val="006C4A2F"/>
    <w:rsid w:val="006C4B77"/>
    <w:rsid w:val="006C4E9F"/>
    <w:rsid w:val="006C4F2F"/>
    <w:rsid w:val="006C50F8"/>
    <w:rsid w:val="006C51D3"/>
    <w:rsid w:val="006C51DB"/>
    <w:rsid w:val="006C529E"/>
    <w:rsid w:val="006C52C7"/>
    <w:rsid w:val="006C539F"/>
    <w:rsid w:val="006C56D0"/>
    <w:rsid w:val="006C5717"/>
    <w:rsid w:val="006C571D"/>
    <w:rsid w:val="006C575B"/>
    <w:rsid w:val="006C5780"/>
    <w:rsid w:val="006C5838"/>
    <w:rsid w:val="006C5A7C"/>
    <w:rsid w:val="006C5CBA"/>
    <w:rsid w:val="006C61BF"/>
    <w:rsid w:val="006C6601"/>
    <w:rsid w:val="006C66D6"/>
    <w:rsid w:val="006C67CE"/>
    <w:rsid w:val="006C69EF"/>
    <w:rsid w:val="006C6A64"/>
    <w:rsid w:val="006C6C87"/>
    <w:rsid w:val="006C6CCD"/>
    <w:rsid w:val="006C6D29"/>
    <w:rsid w:val="006C6DB0"/>
    <w:rsid w:val="006C6EF5"/>
    <w:rsid w:val="006C6F42"/>
    <w:rsid w:val="006C7009"/>
    <w:rsid w:val="006C7159"/>
    <w:rsid w:val="006C71F5"/>
    <w:rsid w:val="006C72DA"/>
    <w:rsid w:val="006C77B0"/>
    <w:rsid w:val="006C79A7"/>
    <w:rsid w:val="006C7B79"/>
    <w:rsid w:val="006C7C22"/>
    <w:rsid w:val="006C7D62"/>
    <w:rsid w:val="006C7F82"/>
    <w:rsid w:val="006D008F"/>
    <w:rsid w:val="006D0097"/>
    <w:rsid w:val="006D028B"/>
    <w:rsid w:val="006D041E"/>
    <w:rsid w:val="006D0735"/>
    <w:rsid w:val="006D0778"/>
    <w:rsid w:val="006D082F"/>
    <w:rsid w:val="006D0880"/>
    <w:rsid w:val="006D0F5A"/>
    <w:rsid w:val="006D1029"/>
    <w:rsid w:val="006D15DC"/>
    <w:rsid w:val="006D1902"/>
    <w:rsid w:val="006D190B"/>
    <w:rsid w:val="006D193F"/>
    <w:rsid w:val="006D19A7"/>
    <w:rsid w:val="006D1B0D"/>
    <w:rsid w:val="006D1C8D"/>
    <w:rsid w:val="006D20A3"/>
    <w:rsid w:val="006D21EE"/>
    <w:rsid w:val="006D22AA"/>
    <w:rsid w:val="006D23E0"/>
    <w:rsid w:val="006D270A"/>
    <w:rsid w:val="006D28E0"/>
    <w:rsid w:val="006D2A0F"/>
    <w:rsid w:val="006D2F02"/>
    <w:rsid w:val="006D30A7"/>
    <w:rsid w:val="006D32E8"/>
    <w:rsid w:val="006D36DA"/>
    <w:rsid w:val="006D379B"/>
    <w:rsid w:val="006D38E2"/>
    <w:rsid w:val="006D3B2A"/>
    <w:rsid w:val="006D3D07"/>
    <w:rsid w:val="006D40FE"/>
    <w:rsid w:val="006D4225"/>
    <w:rsid w:val="006D4299"/>
    <w:rsid w:val="006D42A5"/>
    <w:rsid w:val="006D42EC"/>
    <w:rsid w:val="006D436D"/>
    <w:rsid w:val="006D4660"/>
    <w:rsid w:val="006D4C0B"/>
    <w:rsid w:val="006D4DBD"/>
    <w:rsid w:val="006D4DDB"/>
    <w:rsid w:val="006D4F68"/>
    <w:rsid w:val="006D515D"/>
    <w:rsid w:val="006D5372"/>
    <w:rsid w:val="006D5510"/>
    <w:rsid w:val="006D55C2"/>
    <w:rsid w:val="006D5881"/>
    <w:rsid w:val="006D58C4"/>
    <w:rsid w:val="006D5A16"/>
    <w:rsid w:val="006D5F1D"/>
    <w:rsid w:val="006D6046"/>
    <w:rsid w:val="006D6063"/>
    <w:rsid w:val="006D60F4"/>
    <w:rsid w:val="006D619C"/>
    <w:rsid w:val="006D63DA"/>
    <w:rsid w:val="006D69B9"/>
    <w:rsid w:val="006D6EFC"/>
    <w:rsid w:val="006D704D"/>
    <w:rsid w:val="006D708A"/>
    <w:rsid w:val="006D77C1"/>
    <w:rsid w:val="006D79BB"/>
    <w:rsid w:val="006D7CD9"/>
    <w:rsid w:val="006E00C1"/>
    <w:rsid w:val="006E0555"/>
    <w:rsid w:val="006E0747"/>
    <w:rsid w:val="006E0B07"/>
    <w:rsid w:val="006E0E9C"/>
    <w:rsid w:val="006E1055"/>
    <w:rsid w:val="006E125A"/>
    <w:rsid w:val="006E12E3"/>
    <w:rsid w:val="006E13AF"/>
    <w:rsid w:val="006E152E"/>
    <w:rsid w:val="006E156C"/>
    <w:rsid w:val="006E18F7"/>
    <w:rsid w:val="006E1C2B"/>
    <w:rsid w:val="006E1F02"/>
    <w:rsid w:val="006E2840"/>
    <w:rsid w:val="006E299C"/>
    <w:rsid w:val="006E2D0A"/>
    <w:rsid w:val="006E31EB"/>
    <w:rsid w:val="006E3304"/>
    <w:rsid w:val="006E374B"/>
    <w:rsid w:val="006E3A0F"/>
    <w:rsid w:val="006E3D5A"/>
    <w:rsid w:val="006E3EDD"/>
    <w:rsid w:val="006E4175"/>
    <w:rsid w:val="006E43E1"/>
    <w:rsid w:val="006E46D9"/>
    <w:rsid w:val="006E493B"/>
    <w:rsid w:val="006E49CF"/>
    <w:rsid w:val="006E4A1F"/>
    <w:rsid w:val="006E4C20"/>
    <w:rsid w:val="006E4D72"/>
    <w:rsid w:val="006E506F"/>
    <w:rsid w:val="006E526C"/>
    <w:rsid w:val="006E5834"/>
    <w:rsid w:val="006E5860"/>
    <w:rsid w:val="006E5971"/>
    <w:rsid w:val="006E5AC6"/>
    <w:rsid w:val="006E5B12"/>
    <w:rsid w:val="006E5E30"/>
    <w:rsid w:val="006E5F99"/>
    <w:rsid w:val="006E626D"/>
    <w:rsid w:val="006E62B8"/>
    <w:rsid w:val="006E671F"/>
    <w:rsid w:val="006E68AF"/>
    <w:rsid w:val="006E6CC5"/>
    <w:rsid w:val="006E7A44"/>
    <w:rsid w:val="006E7C1D"/>
    <w:rsid w:val="006E7C4E"/>
    <w:rsid w:val="006E7C93"/>
    <w:rsid w:val="006E7E8C"/>
    <w:rsid w:val="006F0340"/>
    <w:rsid w:val="006F05D2"/>
    <w:rsid w:val="006F0654"/>
    <w:rsid w:val="006F06FC"/>
    <w:rsid w:val="006F095A"/>
    <w:rsid w:val="006F0B0F"/>
    <w:rsid w:val="006F0C02"/>
    <w:rsid w:val="006F0CAE"/>
    <w:rsid w:val="006F0ECB"/>
    <w:rsid w:val="006F0F2A"/>
    <w:rsid w:val="006F11B2"/>
    <w:rsid w:val="006F1735"/>
    <w:rsid w:val="006F17CA"/>
    <w:rsid w:val="006F196E"/>
    <w:rsid w:val="006F19F0"/>
    <w:rsid w:val="006F19FE"/>
    <w:rsid w:val="006F1EF3"/>
    <w:rsid w:val="006F1F1D"/>
    <w:rsid w:val="006F203F"/>
    <w:rsid w:val="006F2519"/>
    <w:rsid w:val="006F276C"/>
    <w:rsid w:val="006F28D6"/>
    <w:rsid w:val="006F2CF7"/>
    <w:rsid w:val="006F3490"/>
    <w:rsid w:val="006F35E9"/>
    <w:rsid w:val="006F3803"/>
    <w:rsid w:val="006F3B3D"/>
    <w:rsid w:val="006F3D4E"/>
    <w:rsid w:val="006F41BC"/>
    <w:rsid w:val="006F44D6"/>
    <w:rsid w:val="006F48DD"/>
    <w:rsid w:val="006F4CD0"/>
    <w:rsid w:val="006F4D05"/>
    <w:rsid w:val="006F4EB0"/>
    <w:rsid w:val="006F51B0"/>
    <w:rsid w:val="006F51DF"/>
    <w:rsid w:val="006F5397"/>
    <w:rsid w:val="006F5476"/>
    <w:rsid w:val="006F55DF"/>
    <w:rsid w:val="006F564E"/>
    <w:rsid w:val="006F578B"/>
    <w:rsid w:val="006F5A96"/>
    <w:rsid w:val="006F5F7B"/>
    <w:rsid w:val="006F61F2"/>
    <w:rsid w:val="006F6418"/>
    <w:rsid w:val="006F6707"/>
    <w:rsid w:val="006F68BA"/>
    <w:rsid w:val="006F6A52"/>
    <w:rsid w:val="006F6B68"/>
    <w:rsid w:val="006F6CF8"/>
    <w:rsid w:val="006F6DAC"/>
    <w:rsid w:val="006F6DD4"/>
    <w:rsid w:val="006F7042"/>
    <w:rsid w:val="006F70A6"/>
    <w:rsid w:val="006F72CE"/>
    <w:rsid w:val="006F738F"/>
    <w:rsid w:val="006F7399"/>
    <w:rsid w:val="006F73FC"/>
    <w:rsid w:val="006F7866"/>
    <w:rsid w:val="006F79EC"/>
    <w:rsid w:val="006F7DDF"/>
    <w:rsid w:val="006F7E6E"/>
    <w:rsid w:val="006F7F70"/>
    <w:rsid w:val="00700037"/>
    <w:rsid w:val="00700295"/>
    <w:rsid w:val="007002EA"/>
    <w:rsid w:val="007007BA"/>
    <w:rsid w:val="00700A16"/>
    <w:rsid w:val="00700A9F"/>
    <w:rsid w:val="0070103D"/>
    <w:rsid w:val="00701071"/>
    <w:rsid w:val="00701208"/>
    <w:rsid w:val="0070130A"/>
    <w:rsid w:val="007013DF"/>
    <w:rsid w:val="00701514"/>
    <w:rsid w:val="00701614"/>
    <w:rsid w:val="0070179F"/>
    <w:rsid w:val="0070184D"/>
    <w:rsid w:val="007018DC"/>
    <w:rsid w:val="00701943"/>
    <w:rsid w:val="00701BF0"/>
    <w:rsid w:val="00701CCA"/>
    <w:rsid w:val="00701E17"/>
    <w:rsid w:val="00701EB7"/>
    <w:rsid w:val="00701F49"/>
    <w:rsid w:val="0070206B"/>
    <w:rsid w:val="0070252D"/>
    <w:rsid w:val="007028ED"/>
    <w:rsid w:val="00702C26"/>
    <w:rsid w:val="00702C8E"/>
    <w:rsid w:val="00703647"/>
    <w:rsid w:val="007036CC"/>
    <w:rsid w:val="007037ED"/>
    <w:rsid w:val="0070389A"/>
    <w:rsid w:val="00703989"/>
    <w:rsid w:val="00703BD3"/>
    <w:rsid w:val="00703D3A"/>
    <w:rsid w:val="00703E85"/>
    <w:rsid w:val="00704099"/>
    <w:rsid w:val="0070415F"/>
    <w:rsid w:val="007043D9"/>
    <w:rsid w:val="007043F5"/>
    <w:rsid w:val="007049E1"/>
    <w:rsid w:val="00704B54"/>
    <w:rsid w:val="00704D6F"/>
    <w:rsid w:val="00704FD5"/>
    <w:rsid w:val="0070512A"/>
    <w:rsid w:val="00705160"/>
    <w:rsid w:val="0070533A"/>
    <w:rsid w:val="00705772"/>
    <w:rsid w:val="00705B62"/>
    <w:rsid w:val="00705BF3"/>
    <w:rsid w:val="00705C42"/>
    <w:rsid w:val="00705C92"/>
    <w:rsid w:val="00705CC8"/>
    <w:rsid w:val="00705D1D"/>
    <w:rsid w:val="00705EBC"/>
    <w:rsid w:val="00706116"/>
    <w:rsid w:val="00706626"/>
    <w:rsid w:val="0070668A"/>
    <w:rsid w:val="007066A1"/>
    <w:rsid w:val="00706862"/>
    <w:rsid w:val="00706A83"/>
    <w:rsid w:val="00706C9C"/>
    <w:rsid w:val="00706D62"/>
    <w:rsid w:val="00706DBB"/>
    <w:rsid w:val="00706DDB"/>
    <w:rsid w:val="007071DD"/>
    <w:rsid w:val="00707302"/>
    <w:rsid w:val="007073C3"/>
    <w:rsid w:val="007074B3"/>
    <w:rsid w:val="00707C5C"/>
    <w:rsid w:val="00707F8F"/>
    <w:rsid w:val="007100BE"/>
    <w:rsid w:val="007101FA"/>
    <w:rsid w:val="007105D5"/>
    <w:rsid w:val="007106A5"/>
    <w:rsid w:val="00710D7E"/>
    <w:rsid w:val="00710E3C"/>
    <w:rsid w:val="00711092"/>
    <w:rsid w:val="0071123C"/>
    <w:rsid w:val="00711319"/>
    <w:rsid w:val="0071152C"/>
    <w:rsid w:val="00711D76"/>
    <w:rsid w:val="00711F0A"/>
    <w:rsid w:val="00712296"/>
    <w:rsid w:val="007122EF"/>
    <w:rsid w:val="007125BC"/>
    <w:rsid w:val="0071266A"/>
    <w:rsid w:val="007126C0"/>
    <w:rsid w:val="00712EDE"/>
    <w:rsid w:val="00712F55"/>
    <w:rsid w:val="00712F86"/>
    <w:rsid w:val="007130BF"/>
    <w:rsid w:val="0071317E"/>
    <w:rsid w:val="007131FD"/>
    <w:rsid w:val="00713277"/>
    <w:rsid w:val="007134C5"/>
    <w:rsid w:val="007138FC"/>
    <w:rsid w:val="007138FD"/>
    <w:rsid w:val="00713D71"/>
    <w:rsid w:val="00713D7C"/>
    <w:rsid w:val="00714178"/>
    <w:rsid w:val="00714330"/>
    <w:rsid w:val="00714915"/>
    <w:rsid w:val="007150A2"/>
    <w:rsid w:val="0071521C"/>
    <w:rsid w:val="00715247"/>
    <w:rsid w:val="0071524C"/>
    <w:rsid w:val="00715419"/>
    <w:rsid w:val="007154E7"/>
    <w:rsid w:val="00715799"/>
    <w:rsid w:val="0071583D"/>
    <w:rsid w:val="0071597D"/>
    <w:rsid w:val="00715982"/>
    <w:rsid w:val="00715A95"/>
    <w:rsid w:val="00715BE3"/>
    <w:rsid w:val="00715D9C"/>
    <w:rsid w:val="00715DF5"/>
    <w:rsid w:val="00715F68"/>
    <w:rsid w:val="00715FCD"/>
    <w:rsid w:val="007161D6"/>
    <w:rsid w:val="00716999"/>
    <w:rsid w:val="00716ADC"/>
    <w:rsid w:val="00716D06"/>
    <w:rsid w:val="00716D82"/>
    <w:rsid w:val="00716F5E"/>
    <w:rsid w:val="007172D7"/>
    <w:rsid w:val="0071766E"/>
    <w:rsid w:val="00717706"/>
    <w:rsid w:val="00717748"/>
    <w:rsid w:val="00717946"/>
    <w:rsid w:val="00720293"/>
    <w:rsid w:val="00720746"/>
    <w:rsid w:val="00720B8F"/>
    <w:rsid w:val="00720CF3"/>
    <w:rsid w:val="00720F36"/>
    <w:rsid w:val="00721099"/>
    <w:rsid w:val="0072117E"/>
    <w:rsid w:val="007213F4"/>
    <w:rsid w:val="0072165E"/>
    <w:rsid w:val="0072181B"/>
    <w:rsid w:val="00721936"/>
    <w:rsid w:val="00721BDA"/>
    <w:rsid w:val="00721F42"/>
    <w:rsid w:val="00722031"/>
    <w:rsid w:val="00722128"/>
    <w:rsid w:val="00722172"/>
    <w:rsid w:val="0072289A"/>
    <w:rsid w:val="007229C0"/>
    <w:rsid w:val="00722ABD"/>
    <w:rsid w:val="00722B3B"/>
    <w:rsid w:val="00722E85"/>
    <w:rsid w:val="00722FDD"/>
    <w:rsid w:val="0072325D"/>
    <w:rsid w:val="007239EB"/>
    <w:rsid w:val="007239F1"/>
    <w:rsid w:val="00724020"/>
    <w:rsid w:val="007240FA"/>
    <w:rsid w:val="0072418B"/>
    <w:rsid w:val="007242E0"/>
    <w:rsid w:val="00724A95"/>
    <w:rsid w:val="00724BF7"/>
    <w:rsid w:val="00724C8D"/>
    <w:rsid w:val="00725386"/>
    <w:rsid w:val="0072542F"/>
    <w:rsid w:val="007254E1"/>
    <w:rsid w:val="007254ED"/>
    <w:rsid w:val="00725B47"/>
    <w:rsid w:val="00725D42"/>
    <w:rsid w:val="00725E9E"/>
    <w:rsid w:val="00725F29"/>
    <w:rsid w:val="00726551"/>
    <w:rsid w:val="007267B1"/>
    <w:rsid w:val="00726B7A"/>
    <w:rsid w:val="00726BE5"/>
    <w:rsid w:val="0072719F"/>
    <w:rsid w:val="007271E6"/>
    <w:rsid w:val="00727285"/>
    <w:rsid w:val="00727661"/>
    <w:rsid w:val="007276E7"/>
    <w:rsid w:val="00727D55"/>
    <w:rsid w:val="00727E0D"/>
    <w:rsid w:val="00727FC2"/>
    <w:rsid w:val="007301FB"/>
    <w:rsid w:val="00730202"/>
    <w:rsid w:val="007304CA"/>
    <w:rsid w:val="0073061A"/>
    <w:rsid w:val="007306BB"/>
    <w:rsid w:val="00730714"/>
    <w:rsid w:val="00730A0C"/>
    <w:rsid w:val="00730D37"/>
    <w:rsid w:val="00730E26"/>
    <w:rsid w:val="00730E84"/>
    <w:rsid w:val="00730F72"/>
    <w:rsid w:val="007312DA"/>
    <w:rsid w:val="00731412"/>
    <w:rsid w:val="007314A6"/>
    <w:rsid w:val="007314B3"/>
    <w:rsid w:val="007314F2"/>
    <w:rsid w:val="00731671"/>
    <w:rsid w:val="00731A2A"/>
    <w:rsid w:val="00731FD9"/>
    <w:rsid w:val="007321AA"/>
    <w:rsid w:val="007323AB"/>
    <w:rsid w:val="007323AF"/>
    <w:rsid w:val="0073242C"/>
    <w:rsid w:val="007324F8"/>
    <w:rsid w:val="00732501"/>
    <w:rsid w:val="00732616"/>
    <w:rsid w:val="007326F7"/>
    <w:rsid w:val="007327B9"/>
    <w:rsid w:val="0073292A"/>
    <w:rsid w:val="00732E6A"/>
    <w:rsid w:val="00733200"/>
    <w:rsid w:val="0073329B"/>
    <w:rsid w:val="007333C7"/>
    <w:rsid w:val="007333F4"/>
    <w:rsid w:val="00733559"/>
    <w:rsid w:val="007335DF"/>
    <w:rsid w:val="00733B22"/>
    <w:rsid w:val="00733C60"/>
    <w:rsid w:val="00733E50"/>
    <w:rsid w:val="00733EF8"/>
    <w:rsid w:val="007341F5"/>
    <w:rsid w:val="00734403"/>
    <w:rsid w:val="00734642"/>
    <w:rsid w:val="007347C3"/>
    <w:rsid w:val="00734906"/>
    <w:rsid w:val="00734FB0"/>
    <w:rsid w:val="0073500C"/>
    <w:rsid w:val="00735218"/>
    <w:rsid w:val="0073556D"/>
    <w:rsid w:val="007356E7"/>
    <w:rsid w:val="007357E0"/>
    <w:rsid w:val="00735A4A"/>
    <w:rsid w:val="00735A80"/>
    <w:rsid w:val="00735BE1"/>
    <w:rsid w:val="00735C82"/>
    <w:rsid w:val="00735D3F"/>
    <w:rsid w:val="0073606A"/>
    <w:rsid w:val="007360DF"/>
    <w:rsid w:val="007363BE"/>
    <w:rsid w:val="0073640A"/>
    <w:rsid w:val="007364E7"/>
    <w:rsid w:val="007365D6"/>
    <w:rsid w:val="0073683D"/>
    <w:rsid w:val="007369B9"/>
    <w:rsid w:val="00736A17"/>
    <w:rsid w:val="00736CF0"/>
    <w:rsid w:val="00736FB8"/>
    <w:rsid w:val="00737076"/>
    <w:rsid w:val="00737B44"/>
    <w:rsid w:val="00737B71"/>
    <w:rsid w:val="00737C8A"/>
    <w:rsid w:val="00737E51"/>
    <w:rsid w:val="0074008A"/>
    <w:rsid w:val="0074027D"/>
    <w:rsid w:val="00740490"/>
    <w:rsid w:val="007405D8"/>
    <w:rsid w:val="007406C1"/>
    <w:rsid w:val="0074080F"/>
    <w:rsid w:val="007409CB"/>
    <w:rsid w:val="00740ABA"/>
    <w:rsid w:val="00740C83"/>
    <w:rsid w:val="00740E0F"/>
    <w:rsid w:val="00740E82"/>
    <w:rsid w:val="00740EB8"/>
    <w:rsid w:val="00740F16"/>
    <w:rsid w:val="007413C3"/>
    <w:rsid w:val="00741451"/>
    <w:rsid w:val="007414DB"/>
    <w:rsid w:val="007414E1"/>
    <w:rsid w:val="0074187A"/>
    <w:rsid w:val="00741B1B"/>
    <w:rsid w:val="00741F4D"/>
    <w:rsid w:val="00742012"/>
    <w:rsid w:val="007421CE"/>
    <w:rsid w:val="00742287"/>
    <w:rsid w:val="0074235C"/>
    <w:rsid w:val="007426DA"/>
    <w:rsid w:val="007427C0"/>
    <w:rsid w:val="00742B33"/>
    <w:rsid w:val="00742E99"/>
    <w:rsid w:val="00742EAE"/>
    <w:rsid w:val="00743191"/>
    <w:rsid w:val="00743531"/>
    <w:rsid w:val="00743587"/>
    <w:rsid w:val="00743808"/>
    <w:rsid w:val="00743AEC"/>
    <w:rsid w:val="00743CE2"/>
    <w:rsid w:val="00743D72"/>
    <w:rsid w:val="007441E1"/>
    <w:rsid w:val="007444AE"/>
    <w:rsid w:val="00744501"/>
    <w:rsid w:val="007445A2"/>
    <w:rsid w:val="007446DD"/>
    <w:rsid w:val="0074488D"/>
    <w:rsid w:val="0074496B"/>
    <w:rsid w:val="00744A5F"/>
    <w:rsid w:val="00744C3D"/>
    <w:rsid w:val="00744CBA"/>
    <w:rsid w:val="00744E50"/>
    <w:rsid w:val="007454C9"/>
    <w:rsid w:val="00745575"/>
    <w:rsid w:val="007455F0"/>
    <w:rsid w:val="00745689"/>
    <w:rsid w:val="00745972"/>
    <w:rsid w:val="007459AD"/>
    <w:rsid w:val="00745A08"/>
    <w:rsid w:val="00745D2A"/>
    <w:rsid w:val="00745E31"/>
    <w:rsid w:val="00745E9C"/>
    <w:rsid w:val="00745EF9"/>
    <w:rsid w:val="00745F4B"/>
    <w:rsid w:val="007460DF"/>
    <w:rsid w:val="0074614A"/>
    <w:rsid w:val="0074615A"/>
    <w:rsid w:val="00746394"/>
    <w:rsid w:val="0074639B"/>
    <w:rsid w:val="007465BF"/>
    <w:rsid w:val="007465CD"/>
    <w:rsid w:val="0074662E"/>
    <w:rsid w:val="007469B9"/>
    <w:rsid w:val="00747308"/>
    <w:rsid w:val="007473F3"/>
    <w:rsid w:val="0074748D"/>
    <w:rsid w:val="00747777"/>
    <w:rsid w:val="00747826"/>
    <w:rsid w:val="007478C8"/>
    <w:rsid w:val="00747DF4"/>
    <w:rsid w:val="00750092"/>
    <w:rsid w:val="00750291"/>
    <w:rsid w:val="007508C0"/>
    <w:rsid w:val="00750A0D"/>
    <w:rsid w:val="00750D47"/>
    <w:rsid w:val="00750E87"/>
    <w:rsid w:val="007515DB"/>
    <w:rsid w:val="00751624"/>
    <w:rsid w:val="00751B80"/>
    <w:rsid w:val="00751BC6"/>
    <w:rsid w:val="00751D34"/>
    <w:rsid w:val="00751F4D"/>
    <w:rsid w:val="00751F69"/>
    <w:rsid w:val="00752247"/>
    <w:rsid w:val="0075241F"/>
    <w:rsid w:val="0075253F"/>
    <w:rsid w:val="007526D7"/>
    <w:rsid w:val="00752AFA"/>
    <w:rsid w:val="00752D73"/>
    <w:rsid w:val="00752E22"/>
    <w:rsid w:val="00753340"/>
    <w:rsid w:val="007534C9"/>
    <w:rsid w:val="0075355E"/>
    <w:rsid w:val="0075390E"/>
    <w:rsid w:val="00753B6E"/>
    <w:rsid w:val="00753C73"/>
    <w:rsid w:val="00753CEB"/>
    <w:rsid w:val="00753D1B"/>
    <w:rsid w:val="00753D25"/>
    <w:rsid w:val="00753EFC"/>
    <w:rsid w:val="0075453C"/>
    <w:rsid w:val="007546BD"/>
    <w:rsid w:val="0075480C"/>
    <w:rsid w:val="007548C7"/>
    <w:rsid w:val="00754B36"/>
    <w:rsid w:val="00754BA5"/>
    <w:rsid w:val="00754EA1"/>
    <w:rsid w:val="007553D5"/>
    <w:rsid w:val="007554D1"/>
    <w:rsid w:val="00755653"/>
    <w:rsid w:val="0075576A"/>
    <w:rsid w:val="00755EEF"/>
    <w:rsid w:val="00756010"/>
    <w:rsid w:val="0075610D"/>
    <w:rsid w:val="0075671C"/>
    <w:rsid w:val="00756774"/>
    <w:rsid w:val="00756820"/>
    <w:rsid w:val="00756AA2"/>
    <w:rsid w:val="00756B0A"/>
    <w:rsid w:val="00756EC0"/>
    <w:rsid w:val="00756EE1"/>
    <w:rsid w:val="007571BD"/>
    <w:rsid w:val="007576E3"/>
    <w:rsid w:val="00757819"/>
    <w:rsid w:val="00757B6F"/>
    <w:rsid w:val="00757BB6"/>
    <w:rsid w:val="00760094"/>
    <w:rsid w:val="00760701"/>
    <w:rsid w:val="0076072C"/>
    <w:rsid w:val="0076076C"/>
    <w:rsid w:val="00760877"/>
    <w:rsid w:val="007608CA"/>
    <w:rsid w:val="00760A22"/>
    <w:rsid w:val="00760B30"/>
    <w:rsid w:val="00760BD3"/>
    <w:rsid w:val="00760CBB"/>
    <w:rsid w:val="00760F70"/>
    <w:rsid w:val="007610C8"/>
    <w:rsid w:val="007611B1"/>
    <w:rsid w:val="00761298"/>
    <w:rsid w:val="007612CC"/>
    <w:rsid w:val="00761307"/>
    <w:rsid w:val="007618AE"/>
    <w:rsid w:val="00761CC1"/>
    <w:rsid w:val="00761D97"/>
    <w:rsid w:val="00761E7E"/>
    <w:rsid w:val="007622E9"/>
    <w:rsid w:val="007625C3"/>
    <w:rsid w:val="007626C5"/>
    <w:rsid w:val="00762822"/>
    <w:rsid w:val="0076295C"/>
    <w:rsid w:val="00762AFD"/>
    <w:rsid w:val="00763351"/>
    <w:rsid w:val="0076335F"/>
    <w:rsid w:val="0076390E"/>
    <w:rsid w:val="00763910"/>
    <w:rsid w:val="00763A73"/>
    <w:rsid w:val="00763A87"/>
    <w:rsid w:val="00763AD5"/>
    <w:rsid w:val="00763D87"/>
    <w:rsid w:val="00763F78"/>
    <w:rsid w:val="007641E0"/>
    <w:rsid w:val="00764389"/>
    <w:rsid w:val="007646E3"/>
    <w:rsid w:val="007651DB"/>
    <w:rsid w:val="00765241"/>
    <w:rsid w:val="007652ED"/>
    <w:rsid w:val="007655AB"/>
    <w:rsid w:val="00765757"/>
    <w:rsid w:val="007657C9"/>
    <w:rsid w:val="0076599C"/>
    <w:rsid w:val="00765AB5"/>
    <w:rsid w:val="00765B57"/>
    <w:rsid w:val="00765B6F"/>
    <w:rsid w:val="00765C05"/>
    <w:rsid w:val="00765C52"/>
    <w:rsid w:val="00765C69"/>
    <w:rsid w:val="00765D7D"/>
    <w:rsid w:val="00765E4B"/>
    <w:rsid w:val="007664D9"/>
    <w:rsid w:val="00766663"/>
    <w:rsid w:val="0076670F"/>
    <w:rsid w:val="007668E0"/>
    <w:rsid w:val="00766A15"/>
    <w:rsid w:val="00766BD1"/>
    <w:rsid w:val="00766C13"/>
    <w:rsid w:val="00766C49"/>
    <w:rsid w:val="00766DCC"/>
    <w:rsid w:val="00766E6D"/>
    <w:rsid w:val="007671AE"/>
    <w:rsid w:val="007672D3"/>
    <w:rsid w:val="00767425"/>
    <w:rsid w:val="007675DF"/>
    <w:rsid w:val="00767CAF"/>
    <w:rsid w:val="00767CCF"/>
    <w:rsid w:val="00767CD5"/>
    <w:rsid w:val="00767D8E"/>
    <w:rsid w:val="0077003D"/>
    <w:rsid w:val="0077050A"/>
    <w:rsid w:val="00770B3E"/>
    <w:rsid w:val="00770E96"/>
    <w:rsid w:val="0077112D"/>
    <w:rsid w:val="007712F4"/>
    <w:rsid w:val="0077151A"/>
    <w:rsid w:val="007715EB"/>
    <w:rsid w:val="0077163E"/>
    <w:rsid w:val="0077176D"/>
    <w:rsid w:val="007717F6"/>
    <w:rsid w:val="00771CCE"/>
    <w:rsid w:val="00771D6C"/>
    <w:rsid w:val="00771EAF"/>
    <w:rsid w:val="00771FB4"/>
    <w:rsid w:val="00772227"/>
    <w:rsid w:val="007722B5"/>
    <w:rsid w:val="0077232A"/>
    <w:rsid w:val="0077263B"/>
    <w:rsid w:val="0077286C"/>
    <w:rsid w:val="00772969"/>
    <w:rsid w:val="007729AE"/>
    <w:rsid w:val="00772A4D"/>
    <w:rsid w:val="00772AB3"/>
    <w:rsid w:val="00772B9B"/>
    <w:rsid w:val="00772E0A"/>
    <w:rsid w:val="00772E6A"/>
    <w:rsid w:val="007735DD"/>
    <w:rsid w:val="007736C1"/>
    <w:rsid w:val="00773E65"/>
    <w:rsid w:val="0077417A"/>
    <w:rsid w:val="007741EA"/>
    <w:rsid w:val="00774289"/>
    <w:rsid w:val="007746B3"/>
    <w:rsid w:val="00774997"/>
    <w:rsid w:val="00774CF8"/>
    <w:rsid w:val="00774DD3"/>
    <w:rsid w:val="00774FA7"/>
    <w:rsid w:val="00775192"/>
    <w:rsid w:val="007753C8"/>
    <w:rsid w:val="00775514"/>
    <w:rsid w:val="007758EE"/>
    <w:rsid w:val="007759B2"/>
    <w:rsid w:val="00775B27"/>
    <w:rsid w:val="00775D57"/>
    <w:rsid w:val="00775DDD"/>
    <w:rsid w:val="0077604B"/>
    <w:rsid w:val="00776192"/>
    <w:rsid w:val="007762DE"/>
    <w:rsid w:val="007762F1"/>
    <w:rsid w:val="007763D3"/>
    <w:rsid w:val="00776538"/>
    <w:rsid w:val="007767F6"/>
    <w:rsid w:val="00776A06"/>
    <w:rsid w:val="00776A1B"/>
    <w:rsid w:val="00776B5E"/>
    <w:rsid w:val="00776E22"/>
    <w:rsid w:val="00776E9C"/>
    <w:rsid w:val="0077715C"/>
    <w:rsid w:val="007772EA"/>
    <w:rsid w:val="0077736A"/>
    <w:rsid w:val="00777370"/>
    <w:rsid w:val="00777400"/>
    <w:rsid w:val="00777589"/>
    <w:rsid w:val="0077763B"/>
    <w:rsid w:val="00777983"/>
    <w:rsid w:val="00777A00"/>
    <w:rsid w:val="00777AF8"/>
    <w:rsid w:val="00777E16"/>
    <w:rsid w:val="00777E47"/>
    <w:rsid w:val="00777E99"/>
    <w:rsid w:val="0078041C"/>
    <w:rsid w:val="00780771"/>
    <w:rsid w:val="00780799"/>
    <w:rsid w:val="00780831"/>
    <w:rsid w:val="00780954"/>
    <w:rsid w:val="00780D91"/>
    <w:rsid w:val="00780EE3"/>
    <w:rsid w:val="0078118D"/>
    <w:rsid w:val="007812A0"/>
    <w:rsid w:val="00781745"/>
    <w:rsid w:val="007817B0"/>
    <w:rsid w:val="007818E5"/>
    <w:rsid w:val="00781968"/>
    <w:rsid w:val="00781C82"/>
    <w:rsid w:val="00781F42"/>
    <w:rsid w:val="00782347"/>
    <w:rsid w:val="00782364"/>
    <w:rsid w:val="007825C3"/>
    <w:rsid w:val="007829A6"/>
    <w:rsid w:val="00782DB8"/>
    <w:rsid w:val="00782E24"/>
    <w:rsid w:val="00782EF7"/>
    <w:rsid w:val="00782F6D"/>
    <w:rsid w:val="00783148"/>
    <w:rsid w:val="007832B0"/>
    <w:rsid w:val="0078337D"/>
    <w:rsid w:val="007838A3"/>
    <w:rsid w:val="00783968"/>
    <w:rsid w:val="00783CC0"/>
    <w:rsid w:val="00783ED4"/>
    <w:rsid w:val="00783F84"/>
    <w:rsid w:val="0078414C"/>
    <w:rsid w:val="007841A2"/>
    <w:rsid w:val="0078445D"/>
    <w:rsid w:val="007844D6"/>
    <w:rsid w:val="007845B6"/>
    <w:rsid w:val="007849D6"/>
    <w:rsid w:val="007849E8"/>
    <w:rsid w:val="00784B09"/>
    <w:rsid w:val="00784D0D"/>
    <w:rsid w:val="00784DCE"/>
    <w:rsid w:val="00784EAC"/>
    <w:rsid w:val="00785027"/>
    <w:rsid w:val="007851D1"/>
    <w:rsid w:val="0078531F"/>
    <w:rsid w:val="0078562D"/>
    <w:rsid w:val="00785888"/>
    <w:rsid w:val="00785A68"/>
    <w:rsid w:val="00785B48"/>
    <w:rsid w:val="00785B91"/>
    <w:rsid w:val="007863F0"/>
    <w:rsid w:val="00786637"/>
    <w:rsid w:val="00786740"/>
    <w:rsid w:val="0078679E"/>
    <w:rsid w:val="00786B33"/>
    <w:rsid w:val="00786D24"/>
    <w:rsid w:val="00786EC0"/>
    <w:rsid w:val="00786F41"/>
    <w:rsid w:val="007872E9"/>
    <w:rsid w:val="0078744D"/>
    <w:rsid w:val="00787672"/>
    <w:rsid w:val="00787AD1"/>
    <w:rsid w:val="00787CB2"/>
    <w:rsid w:val="00787E88"/>
    <w:rsid w:val="00790103"/>
    <w:rsid w:val="00790378"/>
    <w:rsid w:val="007903C6"/>
    <w:rsid w:val="007905C7"/>
    <w:rsid w:val="00790AAD"/>
    <w:rsid w:val="00790C37"/>
    <w:rsid w:val="00790C4A"/>
    <w:rsid w:val="00790FCB"/>
    <w:rsid w:val="0079106E"/>
    <w:rsid w:val="00791429"/>
    <w:rsid w:val="00791787"/>
    <w:rsid w:val="00791913"/>
    <w:rsid w:val="00791940"/>
    <w:rsid w:val="00791A90"/>
    <w:rsid w:val="00791B1A"/>
    <w:rsid w:val="00791EA2"/>
    <w:rsid w:val="00792003"/>
    <w:rsid w:val="00792040"/>
    <w:rsid w:val="00792072"/>
    <w:rsid w:val="007920C0"/>
    <w:rsid w:val="007920F3"/>
    <w:rsid w:val="00792206"/>
    <w:rsid w:val="007926BD"/>
    <w:rsid w:val="00792781"/>
    <w:rsid w:val="00792A5E"/>
    <w:rsid w:val="00792EE8"/>
    <w:rsid w:val="00793467"/>
    <w:rsid w:val="007934A9"/>
    <w:rsid w:val="00793725"/>
    <w:rsid w:val="007937F0"/>
    <w:rsid w:val="00793950"/>
    <w:rsid w:val="00793AC9"/>
    <w:rsid w:val="00793AE4"/>
    <w:rsid w:val="00793E63"/>
    <w:rsid w:val="00793ED9"/>
    <w:rsid w:val="00793F0C"/>
    <w:rsid w:val="007941A7"/>
    <w:rsid w:val="007942AE"/>
    <w:rsid w:val="007942BF"/>
    <w:rsid w:val="00794368"/>
    <w:rsid w:val="00794374"/>
    <w:rsid w:val="00794498"/>
    <w:rsid w:val="00794610"/>
    <w:rsid w:val="00794793"/>
    <w:rsid w:val="0079483C"/>
    <w:rsid w:val="00794B9C"/>
    <w:rsid w:val="00794C60"/>
    <w:rsid w:val="00794C7F"/>
    <w:rsid w:val="00794F4B"/>
    <w:rsid w:val="00795007"/>
    <w:rsid w:val="0079513C"/>
    <w:rsid w:val="00795166"/>
    <w:rsid w:val="00795198"/>
    <w:rsid w:val="007958B3"/>
    <w:rsid w:val="0079590E"/>
    <w:rsid w:val="00795971"/>
    <w:rsid w:val="00795D58"/>
    <w:rsid w:val="00795E5B"/>
    <w:rsid w:val="00795EE0"/>
    <w:rsid w:val="007965E6"/>
    <w:rsid w:val="00796A02"/>
    <w:rsid w:val="00796A11"/>
    <w:rsid w:val="00796B52"/>
    <w:rsid w:val="00796BA2"/>
    <w:rsid w:val="00796C87"/>
    <w:rsid w:val="00796CEC"/>
    <w:rsid w:val="00796FFB"/>
    <w:rsid w:val="00797589"/>
    <w:rsid w:val="007976E2"/>
    <w:rsid w:val="0079774A"/>
    <w:rsid w:val="00797855"/>
    <w:rsid w:val="0079786B"/>
    <w:rsid w:val="00797D6B"/>
    <w:rsid w:val="007A00F9"/>
    <w:rsid w:val="007A0183"/>
    <w:rsid w:val="007A03A9"/>
    <w:rsid w:val="007A05DD"/>
    <w:rsid w:val="007A07A7"/>
    <w:rsid w:val="007A07E9"/>
    <w:rsid w:val="007A0B0B"/>
    <w:rsid w:val="007A0B40"/>
    <w:rsid w:val="007A0CBC"/>
    <w:rsid w:val="007A0DF8"/>
    <w:rsid w:val="007A11FA"/>
    <w:rsid w:val="007A1219"/>
    <w:rsid w:val="007A1303"/>
    <w:rsid w:val="007A15F7"/>
    <w:rsid w:val="007A177B"/>
    <w:rsid w:val="007A1D0B"/>
    <w:rsid w:val="007A2075"/>
    <w:rsid w:val="007A2138"/>
    <w:rsid w:val="007A2436"/>
    <w:rsid w:val="007A24E7"/>
    <w:rsid w:val="007A2515"/>
    <w:rsid w:val="007A285D"/>
    <w:rsid w:val="007A288A"/>
    <w:rsid w:val="007A2C2F"/>
    <w:rsid w:val="007A2E02"/>
    <w:rsid w:val="007A2EAF"/>
    <w:rsid w:val="007A2FEB"/>
    <w:rsid w:val="007A308F"/>
    <w:rsid w:val="007A314A"/>
    <w:rsid w:val="007A31D0"/>
    <w:rsid w:val="007A369E"/>
    <w:rsid w:val="007A3A06"/>
    <w:rsid w:val="007A3A37"/>
    <w:rsid w:val="007A3AF3"/>
    <w:rsid w:val="007A3B00"/>
    <w:rsid w:val="007A3DD0"/>
    <w:rsid w:val="007A3FCD"/>
    <w:rsid w:val="007A41CF"/>
    <w:rsid w:val="007A429F"/>
    <w:rsid w:val="007A45A0"/>
    <w:rsid w:val="007A4792"/>
    <w:rsid w:val="007A4D7B"/>
    <w:rsid w:val="007A4D81"/>
    <w:rsid w:val="007A4EB1"/>
    <w:rsid w:val="007A4EFF"/>
    <w:rsid w:val="007A4FD4"/>
    <w:rsid w:val="007A5119"/>
    <w:rsid w:val="007A518E"/>
    <w:rsid w:val="007A568B"/>
    <w:rsid w:val="007A5721"/>
    <w:rsid w:val="007A59C8"/>
    <w:rsid w:val="007A5C4A"/>
    <w:rsid w:val="007A5D9B"/>
    <w:rsid w:val="007A60DF"/>
    <w:rsid w:val="007A6696"/>
    <w:rsid w:val="007A672D"/>
    <w:rsid w:val="007A6853"/>
    <w:rsid w:val="007A6871"/>
    <w:rsid w:val="007A6B09"/>
    <w:rsid w:val="007A6CB4"/>
    <w:rsid w:val="007A6E1A"/>
    <w:rsid w:val="007A71E0"/>
    <w:rsid w:val="007A73CD"/>
    <w:rsid w:val="007A768B"/>
    <w:rsid w:val="007A7BC4"/>
    <w:rsid w:val="007A7BEC"/>
    <w:rsid w:val="007A7C01"/>
    <w:rsid w:val="007A7CD3"/>
    <w:rsid w:val="007A7E62"/>
    <w:rsid w:val="007B0077"/>
    <w:rsid w:val="007B00EF"/>
    <w:rsid w:val="007B00FC"/>
    <w:rsid w:val="007B0159"/>
    <w:rsid w:val="007B01C1"/>
    <w:rsid w:val="007B0301"/>
    <w:rsid w:val="007B0618"/>
    <w:rsid w:val="007B06FC"/>
    <w:rsid w:val="007B07EF"/>
    <w:rsid w:val="007B081A"/>
    <w:rsid w:val="007B08BF"/>
    <w:rsid w:val="007B0AC6"/>
    <w:rsid w:val="007B0BFD"/>
    <w:rsid w:val="007B1344"/>
    <w:rsid w:val="007B154A"/>
    <w:rsid w:val="007B171E"/>
    <w:rsid w:val="007B1B3A"/>
    <w:rsid w:val="007B1B7A"/>
    <w:rsid w:val="007B1C18"/>
    <w:rsid w:val="007B1DB1"/>
    <w:rsid w:val="007B1F6E"/>
    <w:rsid w:val="007B2501"/>
    <w:rsid w:val="007B2672"/>
    <w:rsid w:val="007B273B"/>
    <w:rsid w:val="007B294D"/>
    <w:rsid w:val="007B2C7E"/>
    <w:rsid w:val="007B3109"/>
    <w:rsid w:val="007B3700"/>
    <w:rsid w:val="007B376C"/>
    <w:rsid w:val="007B37FD"/>
    <w:rsid w:val="007B3A14"/>
    <w:rsid w:val="007B3C00"/>
    <w:rsid w:val="007B3DF5"/>
    <w:rsid w:val="007B3FD5"/>
    <w:rsid w:val="007B40A8"/>
    <w:rsid w:val="007B4110"/>
    <w:rsid w:val="007B41DE"/>
    <w:rsid w:val="007B432D"/>
    <w:rsid w:val="007B472E"/>
    <w:rsid w:val="007B47CC"/>
    <w:rsid w:val="007B4875"/>
    <w:rsid w:val="007B4BAB"/>
    <w:rsid w:val="007B4EDB"/>
    <w:rsid w:val="007B5046"/>
    <w:rsid w:val="007B5682"/>
    <w:rsid w:val="007B5783"/>
    <w:rsid w:val="007B5BCE"/>
    <w:rsid w:val="007B6012"/>
    <w:rsid w:val="007B60EE"/>
    <w:rsid w:val="007B60F4"/>
    <w:rsid w:val="007B61B2"/>
    <w:rsid w:val="007B639C"/>
    <w:rsid w:val="007B69B5"/>
    <w:rsid w:val="007B6AB4"/>
    <w:rsid w:val="007B6B2E"/>
    <w:rsid w:val="007B6BDF"/>
    <w:rsid w:val="007B6BE4"/>
    <w:rsid w:val="007B6BEA"/>
    <w:rsid w:val="007B6EC7"/>
    <w:rsid w:val="007B72B1"/>
    <w:rsid w:val="007B75BC"/>
    <w:rsid w:val="007B7B9E"/>
    <w:rsid w:val="007B7BE8"/>
    <w:rsid w:val="007B7EA2"/>
    <w:rsid w:val="007C0375"/>
    <w:rsid w:val="007C046A"/>
    <w:rsid w:val="007C04CA"/>
    <w:rsid w:val="007C0A5B"/>
    <w:rsid w:val="007C0BD2"/>
    <w:rsid w:val="007C0CFA"/>
    <w:rsid w:val="007C0F4D"/>
    <w:rsid w:val="007C12AF"/>
    <w:rsid w:val="007C12C5"/>
    <w:rsid w:val="007C12DC"/>
    <w:rsid w:val="007C12EA"/>
    <w:rsid w:val="007C135E"/>
    <w:rsid w:val="007C13F5"/>
    <w:rsid w:val="007C1A8A"/>
    <w:rsid w:val="007C2439"/>
    <w:rsid w:val="007C26D5"/>
    <w:rsid w:val="007C2757"/>
    <w:rsid w:val="007C275A"/>
    <w:rsid w:val="007C2911"/>
    <w:rsid w:val="007C29B3"/>
    <w:rsid w:val="007C2A49"/>
    <w:rsid w:val="007C2D49"/>
    <w:rsid w:val="007C2DC3"/>
    <w:rsid w:val="007C2EBC"/>
    <w:rsid w:val="007C2F94"/>
    <w:rsid w:val="007C30D1"/>
    <w:rsid w:val="007C3333"/>
    <w:rsid w:val="007C3367"/>
    <w:rsid w:val="007C3603"/>
    <w:rsid w:val="007C36E1"/>
    <w:rsid w:val="007C3750"/>
    <w:rsid w:val="007C3846"/>
    <w:rsid w:val="007C3928"/>
    <w:rsid w:val="007C3C7E"/>
    <w:rsid w:val="007C3F16"/>
    <w:rsid w:val="007C3F31"/>
    <w:rsid w:val="007C4149"/>
    <w:rsid w:val="007C4697"/>
    <w:rsid w:val="007C46A1"/>
    <w:rsid w:val="007C48F8"/>
    <w:rsid w:val="007C4A6F"/>
    <w:rsid w:val="007C4AD4"/>
    <w:rsid w:val="007C4B1E"/>
    <w:rsid w:val="007C4C5F"/>
    <w:rsid w:val="007C4D04"/>
    <w:rsid w:val="007C503C"/>
    <w:rsid w:val="007C5240"/>
    <w:rsid w:val="007C5267"/>
    <w:rsid w:val="007C568F"/>
    <w:rsid w:val="007C57CF"/>
    <w:rsid w:val="007C593F"/>
    <w:rsid w:val="007C59B9"/>
    <w:rsid w:val="007C5A94"/>
    <w:rsid w:val="007C5E72"/>
    <w:rsid w:val="007C5EE1"/>
    <w:rsid w:val="007C5EF0"/>
    <w:rsid w:val="007C6124"/>
    <w:rsid w:val="007C6153"/>
    <w:rsid w:val="007C6166"/>
    <w:rsid w:val="007C616E"/>
    <w:rsid w:val="007C64F6"/>
    <w:rsid w:val="007C6655"/>
    <w:rsid w:val="007C67A1"/>
    <w:rsid w:val="007C6979"/>
    <w:rsid w:val="007C6A54"/>
    <w:rsid w:val="007C6C27"/>
    <w:rsid w:val="007C6C8C"/>
    <w:rsid w:val="007C7022"/>
    <w:rsid w:val="007C72F7"/>
    <w:rsid w:val="007C763C"/>
    <w:rsid w:val="007C788F"/>
    <w:rsid w:val="007C7AAB"/>
    <w:rsid w:val="007C7DAA"/>
    <w:rsid w:val="007D0249"/>
    <w:rsid w:val="007D0487"/>
    <w:rsid w:val="007D05F6"/>
    <w:rsid w:val="007D0621"/>
    <w:rsid w:val="007D0703"/>
    <w:rsid w:val="007D0785"/>
    <w:rsid w:val="007D08A4"/>
    <w:rsid w:val="007D0A3E"/>
    <w:rsid w:val="007D0BD0"/>
    <w:rsid w:val="007D11A9"/>
    <w:rsid w:val="007D14FD"/>
    <w:rsid w:val="007D1640"/>
    <w:rsid w:val="007D1682"/>
    <w:rsid w:val="007D1755"/>
    <w:rsid w:val="007D1B18"/>
    <w:rsid w:val="007D1D9E"/>
    <w:rsid w:val="007D1EF4"/>
    <w:rsid w:val="007D2023"/>
    <w:rsid w:val="007D230F"/>
    <w:rsid w:val="007D2442"/>
    <w:rsid w:val="007D2568"/>
    <w:rsid w:val="007D265B"/>
    <w:rsid w:val="007D2681"/>
    <w:rsid w:val="007D27D1"/>
    <w:rsid w:val="007D2CBF"/>
    <w:rsid w:val="007D2D9D"/>
    <w:rsid w:val="007D2E9A"/>
    <w:rsid w:val="007D315C"/>
    <w:rsid w:val="007D3537"/>
    <w:rsid w:val="007D364D"/>
    <w:rsid w:val="007D3796"/>
    <w:rsid w:val="007D37B3"/>
    <w:rsid w:val="007D3D42"/>
    <w:rsid w:val="007D3EFA"/>
    <w:rsid w:val="007D3F31"/>
    <w:rsid w:val="007D4160"/>
    <w:rsid w:val="007D44CB"/>
    <w:rsid w:val="007D45B7"/>
    <w:rsid w:val="007D45B9"/>
    <w:rsid w:val="007D4641"/>
    <w:rsid w:val="007D49C6"/>
    <w:rsid w:val="007D4A38"/>
    <w:rsid w:val="007D4C93"/>
    <w:rsid w:val="007D4E74"/>
    <w:rsid w:val="007D4F09"/>
    <w:rsid w:val="007D4F51"/>
    <w:rsid w:val="007D4FA6"/>
    <w:rsid w:val="007D532D"/>
    <w:rsid w:val="007D5534"/>
    <w:rsid w:val="007D585D"/>
    <w:rsid w:val="007D5B43"/>
    <w:rsid w:val="007D5BA8"/>
    <w:rsid w:val="007D5C5C"/>
    <w:rsid w:val="007D5E8B"/>
    <w:rsid w:val="007D5ED7"/>
    <w:rsid w:val="007D5FFC"/>
    <w:rsid w:val="007D60EB"/>
    <w:rsid w:val="007D6141"/>
    <w:rsid w:val="007D616E"/>
    <w:rsid w:val="007D63EA"/>
    <w:rsid w:val="007D6743"/>
    <w:rsid w:val="007D6930"/>
    <w:rsid w:val="007D6AA9"/>
    <w:rsid w:val="007D6F51"/>
    <w:rsid w:val="007D7296"/>
    <w:rsid w:val="007D72B1"/>
    <w:rsid w:val="007D7320"/>
    <w:rsid w:val="007D75E1"/>
    <w:rsid w:val="007D7A2A"/>
    <w:rsid w:val="007D7E2D"/>
    <w:rsid w:val="007D7F1B"/>
    <w:rsid w:val="007E040F"/>
    <w:rsid w:val="007E04A2"/>
    <w:rsid w:val="007E04F6"/>
    <w:rsid w:val="007E06CC"/>
    <w:rsid w:val="007E078A"/>
    <w:rsid w:val="007E07C6"/>
    <w:rsid w:val="007E0BF6"/>
    <w:rsid w:val="007E0F56"/>
    <w:rsid w:val="007E0FA4"/>
    <w:rsid w:val="007E13F0"/>
    <w:rsid w:val="007E1553"/>
    <w:rsid w:val="007E183E"/>
    <w:rsid w:val="007E1B2E"/>
    <w:rsid w:val="007E1C53"/>
    <w:rsid w:val="007E1C69"/>
    <w:rsid w:val="007E1EC4"/>
    <w:rsid w:val="007E24CE"/>
    <w:rsid w:val="007E255E"/>
    <w:rsid w:val="007E2910"/>
    <w:rsid w:val="007E2B5A"/>
    <w:rsid w:val="007E2B69"/>
    <w:rsid w:val="007E2B89"/>
    <w:rsid w:val="007E3078"/>
    <w:rsid w:val="007E319F"/>
    <w:rsid w:val="007E3A42"/>
    <w:rsid w:val="007E3A91"/>
    <w:rsid w:val="007E3C2B"/>
    <w:rsid w:val="007E4151"/>
    <w:rsid w:val="007E42DE"/>
    <w:rsid w:val="007E447F"/>
    <w:rsid w:val="007E44B7"/>
    <w:rsid w:val="007E4608"/>
    <w:rsid w:val="007E4613"/>
    <w:rsid w:val="007E4693"/>
    <w:rsid w:val="007E46F3"/>
    <w:rsid w:val="007E47B3"/>
    <w:rsid w:val="007E4A3C"/>
    <w:rsid w:val="007E4C0A"/>
    <w:rsid w:val="007E4D55"/>
    <w:rsid w:val="007E4EF9"/>
    <w:rsid w:val="007E4F37"/>
    <w:rsid w:val="007E5482"/>
    <w:rsid w:val="007E550B"/>
    <w:rsid w:val="007E55F1"/>
    <w:rsid w:val="007E5F94"/>
    <w:rsid w:val="007E6396"/>
    <w:rsid w:val="007E6967"/>
    <w:rsid w:val="007E6ACB"/>
    <w:rsid w:val="007E6CA9"/>
    <w:rsid w:val="007E6E7F"/>
    <w:rsid w:val="007E6E87"/>
    <w:rsid w:val="007E701B"/>
    <w:rsid w:val="007E732A"/>
    <w:rsid w:val="007E7688"/>
    <w:rsid w:val="007E78E2"/>
    <w:rsid w:val="007E79A7"/>
    <w:rsid w:val="007E7B90"/>
    <w:rsid w:val="007E7E06"/>
    <w:rsid w:val="007E7E1F"/>
    <w:rsid w:val="007E7F1A"/>
    <w:rsid w:val="007F0121"/>
    <w:rsid w:val="007F01C3"/>
    <w:rsid w:val="007F097C"/>
    <w:rsid w:val="007F0B7C"/>
    <w:rsid w:val="007F0BBB"/>
    <w:rsid w:val="007F0EDC"/>
    <w:rsid w:val="007F10C0"/>
    <w:rsid w:val="007F122D"/>
    <w:rsid w:val="007F12CC"/>
    <w:rsid w:val="007F136A"/>
    <w:rsid w:val="007F1A0E"/>
    <w:rsid w:val="007F1B8E"/>
    <w:rsid w:val="007F1EE9"/>
    <w:rsid w:val="007F2148"/>
    <w:rsid w:val="007F22BE"/>
    <w:rsid w:val="007F22E6"/>
    <w:rsid w:val="007F2387"/>
    <w:rsid w:val="007F23A6"/>
    <w:rsid w:val="007F29F2"/>
    <w:rsid w:val="007F2AA8"/>
    <w:rsid w:val="007F2D43"/>
    <w:rsid w:val="007F2D53"/>
    <w:rsid w:val="007F2D66"/>
    <w:rsid w:val="007F2E47"/>
    <w:rsid w:val="007F2EEA"/>
    <w:rsid w:val="007F3392"/>
    <w:rsid w:val="007F36E0"/>
    <w:rsid w:val="007F3803"/>
    <w:rsid w:val="007F39C7"/>
    <w:rsid w:val="007F3A94"/>
    <w:rsid w:val="007F3B2E"/>
    <w:rsid w:val="007F3D4A"/>
    <w:rsid w:val="007F3E19"/>
    <w:rsid w:val="007F3F31"/>
    <w:rsid w:val="007F3FD3"/>
    <w:rsid w:val="007F418C"/>
    <w:rsid w:val="007F458B"/>
    <w:rsid w:val="007F45E5"/>
    <w:rsid w:val="007F474B"/>
    <w:rsid w:val="007F4A77"/>
    <w:rsid w:val="007F4D74"/>
    <w:rsid w:val="007F4EC3"/>
    <w:rsid w:val="007F4F12"/>
    <w:rsid w:val="007F4FDF"/>
    <w:rsid w:val="007F514B"/>
    <w:rsid w:val="007F54BD"/>
    <w:rsid w:val="007F5AFA"/>
    <w:rsid w:val="007F5C22"/>
    <w:rsid w:val="007F5E70"/>
    <w:rsid w:val="007F5EB7"/>
    <w:rsid w:val="007F6016"/>
    <w:rsid w:val="007F6106"/>
    <w:rsid w:val="007F61A0"/>
    <w:rsid w:val="007F652D"/>
    <w:rsid w:val="007F67F4"/>
    <w:rsid w:val="007F698C"/>
    <w:rsid w:val="007F6A9C"/>
    <w:rsid w:val="007F6E39"/>
    <w:rsid w:val="007F6E71"/>
    <w:rsid w:val="007F7242"/>
    <w:rsid w:val="007F7DE1"/>
    <w:rsid w:val="007F7EF1"/>
    <w:rsid w:val="0080002D"/>
    <w:rsid w:val="00800366"/>
    <w:rsid w:val="00800535"/>
    <w:rsid w:val="00800616"/>
    <w:rsid w:val="0080082B"/>
    <w:rsid w:val="00800A18"/>
    <w:rsid w:val="00800C75"/>
    <w:rsid w:val="00800D0D"/>
    <w:rsid w:val="00800DE0"/>
    <w:rsid w:val="00800FF3"/>
    <w:rsid w:val="008011B1"/>
    <w:rsid w:val="00801291"/>
    <w:rsid w:val="00801297"/>
    <w:rsid w:val="00801691"/>
    <w:rsid w:val="00801B33"/>
    <w:rsid w:val="00801B8E"/>
    <w:rsid w:val="00801DF2"/>
    <w:rsid w:val="00801E1C"/>
    <w:rsid w:val="00801FCC"/>
    <w:rsid w:val="0080223C"/>
    <w:rsid w:val="00802873"/>
    <w:rsid w:val="008029AF"/>
    <w:rsid w:val="00802BB2"/>
    <w:rsid w:val="0080333B"/>
    <w:rsid w:val="00803781"/>
    <w:rsid w:val="0080394E"/>
    <w:rsid w:val="00803BAB"/>
    <w:rsid w:val="00803BE9"/>
    <w:rsid w:val="00803E02"/>
    <w:rsid w:val="00803EA1"/>
    <w:rsid w:val="00803FA5"/>
    <w:rsid w:val="00804008"/>
    <w:rsid w:val="008040B2"/>
    <w:rsid w:val="008040CD"/>
    <w:rsid w:val="008042F6"/>
    <w:rsid w:val="00804452"/>
    <w:rsid w:val="008044B9"/>
    <w:rsid w:val="0080464E"/>
    <w:rsid w:val="008048D1"/>
    <w:rsid w:val="0080493A"/>
    <w:rsid w:val="00804B32"/>
    <w:rsid w:val="00804B8B"/>
    <w:rsid w:val="0080501A"/>
    <w:rsid w:val="00805058"/>
    <w:rsid w:val="008054DF"/>
    <w:rsid w:val="008058DA"/>
    <w:rsid w:val="00805D41"/>
    <w:rsid w:val="008060F1"/>
    <w:rsid w:val="008064A8"/>
    <w:rsid w:val="0080654D"/>
    <w:rsid w:val="00806790"/>
    <w:rsid w:val="00806825"/>
    <w:rsid w:val="008068C2"/>
    <w:rsid w:val="00806B19"/>
    <w:rsid w:val="00806C68"/>
    <w:rsid w:val="00806E2D"/>
    <w:rsid w:val="00806F20"/>
    <w:rsid w:val="00806F9C"/>
    <w:rsid w:val="0080714F"/>
    <w:rsid w:val="00807403"/>
    <w:rsid w:val="008074CF"/>
    <w:rsid w:val="00807621"/>
    <w:rsid w:val="00807803"/>
    <w:rsid w:val="00807805"/>
    <w:rsid w:val="00807A76"/>
    <w:rsid w:val="00807EFE"/>
    <w:rsid w:val="00807FA6"/>
    <w:rsid w:val="008100B6"/>
    <w:rsid w:val="00810619"/>
    <w:rsid w:val="008107B3"/>
    <w:rsid w:val="00810949"/>
    <w:rsid w:val="00810D79"/>
    <w:rsid w:val="00810FAB"/>
    <w:rsid w:val="008111B1"/>
    <w:rsid w:val="008115DA"/>
    <w:rsid w:val="008116A1"/>
    <w:rsid w:val="00811786"/>
    <w:rsid w:val="00811842"/>
    <w:rsid w:val="00811928"/>
    <w:rsid w:val="00811958"/>
    <w:rsid w:val="00811996"/>
    <w:rsid w:val="00811B03"/>
    <w:rsid w:val="00811B51"/>
    <w:rsid w:val="00811CC0"/>
    <w:rsid w:val="00811F6A"/>
    <w:rsid w:val="00812137"/>
    <w:rsid w:val="008123D7"/>
    <w:rsid w:val="00812680"/>
    <w:rsid w:val="00812855"/>
    <w:rsid w:val="00812DD3"/>
    <w:rsid w:val="00812E41"/>
    <w:rsid w:val="008130FD"/>
    <w:rsid w:val="00813105"/>
    <w:rsid w:val="0081319B"/>
    <w:rsid w:val="008135E3"/>
    <w:rsid w:val="0081364C"/>
    <w:rsid w:val="008138A9"/>
    <w:rsid w:val="00813CFE"/>
    <w:rsid w:val="00813DEF"/>
    <w:rsid w:val="00813F0D"/>
    <w:rsid w:val="00814446"/>
    <w:rsid w:val="008145D2"/>
    <w:rsid w:val="0081469C"/>
    <w:rsid w:val="00814799"/>
    <w:rsid w:val="008147FD"/>
    <w:rsid w:val="00814FE8"/>
    <w:rsid w:val="008150E9"/>
    <w:rsid w:val="008150EB"/>
    <w:rsid w:val="008152D7"/>
    <w:rsid w:val="00815394"/>
    <w:rsid w:val="008155DC"/>
    <w:rsid w:val="008155E0"/>
    <w:rsid w:val="008157E2"/>
    <w:rsid w:val="00815821"/>
    <w:rsid w:val="008158D9"/>
    <w:rsid w:val="008159A5"/>
    <w:rsid w:val="00815B3D"/>
    <w:rsid w:val="00815F7C"/>
    <w:rsid w:val="0081606E"/>
    <w:rsid w:val="00816315"/>
    <w:rsid w:val="0081648E"/>
    <w:rsid w:val="00816946"/>
    <w:rsid w:val="00816C61"/>
    <w:rsid w:val="00816DB7"/>
    <w:rsid w:val="00816DCE"/>
    <w:rsid w:val="00816FE8"/>
    <w:rsid w:val="00817375"/>
    <w:rsid w:val="0081775F"/>
    <w:rsid w:val="008179AA"/>
    <w:rsid w:val="00817A61"/>
    <w:rsid w:val="00817B74"/>
    <w:rsid w:val="00817D78"/>
    <w:rsid w:val="00817E77"/>
    <w:rsid w:val="00817EA9"/>
    <w:rsid w:val="0082018C"/>
    <w:rsid w:val="0082021B"/>
    <w:rsid w:val="00820298"/>
    <w:rsid w:val="008202B5"/>
    <w:rsid w:val="008206A2"/>
    <w:rsid w:val="008206BD"/>
    <w:rsid w:val="00820B6B"/>
    <w:rsid w:val="00820CF8"/>
    <w:rsid w:val="00820D67"/>
    <w:rsid w:val="008211D9"/>
    <w:rsid w:val="008213E8"/>
    <w:rsid w:val="008215A4"/>
    <w:rsid w:val="00821626"/>
    <w:rsid w:val="00821B83"/>
    <w:rsid w:val="00821BBF"/>
    <w:rsid w:val="00821C0C"/>
    <w:rsid w:val="00821EAD"/>
    <w:rsid w:val="0082210D"/>
    <w:rsid w:val="008221D4"/>
    <w:rsid w:val="0082241F"/>
    <w:rsid w:val="008229B6"/>
    <w:rsid w:val="008229E2"/>
    <w:rsid w:val="00822D61"/>
    <w:rsid w:val="008231BA"/>
    <w:rsid w:val="008231C4"/>
    <w:rsid w:val="008231F1"/>
    <w:rsid w:val="00823338"/>
    <w:rsid w:val="00823367"/>
    <w:rsid w:val="00823528"/>
    <w:rsid w:val="0082391D"/>
    <w:rsid w:val="00823AB0"/>
    <w:rsid w:val="00823BBF"/>
    <w:rsid w:val="00823E28"/>
    <w:rsid w:val="00823FA7"/>
    <w:rsid w:val="00823FBB"/>
    <w:rsid w:val="008242E6"/>
    <w:rsid w:val="0082440C"/>
    <w:rsid w:val="008244FC"/>
    <w:rsid w:val="0082458D"/>
    <w:rsid w:val="00824612"/>
    <w:rsid w:val="00824617"/>
    <w:rsid w:val="00824A13"/>
    <w:rsid w:val="00824E65"/>
    <w:rsid w:val="00824EBE"/>
    <w:rsid w:val="00825106"/>
    <w:rsid w:val="0082519C"/>
    <w:rsid w:val="00825203"/>
    <w:rsid w:val="00825D66"/>
    <w:rsid w:val="00826074"/>
    <w:rsid w:val="00826434"/>
    <w:rsid w:val="00826599"/>
    <w:rsid w:val="00826A52"/>
    <w:rsid w:val="00826AD2"/>
    <w:rsid w:val="00826B52"/>
    <w:rsid w:val="00826EE5"/>
    <w:rsid w:val="00826F89"/>
    <w:rsid w:val="00827058"/>
    <w:rsid w:val="0082710A"/>
    <w:rsid w:val="00827115"/>
    <w:rsid w:val="008271A9"/>
    <w:rsid w:val="008271FA"/>
    <w:rsid w:val="00827257"/>
    <w:rsid w:val="008274D5"/>
    <w:rsid w:val="0082776C"/>
    <w:rsid w:val="00827B50"/>
    <w:rsid w:val="00827C6C"/>
    <w:rsid w:val="00830094"/>
    <w:rsid w:val="00830447"/>
    <w:rsid w:val="0083061E"/>
    <w:rsid w:val="008308A2"/>
    <w:rsid w:val="00830B9B"/>
    <w:rsid w:val="00830D3B"/>
    <w:rsid w:val="008310D3"/>
    <w:rsid w:val="008317C9"/>
    <w:rsid w:val="0083196C"/>
    <w:rsid w:val="00831FEE"/>
    <w:rsid w:val="0083205D"/>
    <w:rsid w:val="008320D3"/>
    <w:rsid w:val="008321D7"/>
    <w:rsid w:val="008324F6"/>
    <w:rsid w:val="0083263B"/>
    <w:rsid w:val="0083292F"/>
    <w:rsid w:val="00832981"/>
    <w:rsid w:val="00832BCE"/>
    <w:rsid w:val="00832D6C"/>
    <w:rsid w:val="00832EA1"/>
    <w:rsid w:val="00832F63"/>
    <w:rsid w:val="00833092"/>
    <w:rsid w:val="0083388B"/>
    <w:rsid w:val="00833F8D"/>
    <w:rsid w:val="00834205"/>
    <w:rsid w:val="008344A7"/>
    <w:rsid w:val="008345A7"/>
    <w:rsid w:val="00834600"/>
    <w:rsid w:val="008346E6"/>
    <w:rsid w:val="008348F9"/>
    <w:rsid w:val="00834B0F"/>
    <w:rsid w:val="00834B2B"/>
    <w:rsid w:val="00834D8A"/>
    <w:rsid w:val="00834E16"/>
    <w:rsid w:val="00835015"/>
    <w:rsid w:val="0083519D"/>
    <w:rsid w:val="008351F8"/>
    <w:rsid w:val="00835469"/>
    <w:rsid w:val="00835829"/>
    <w:rsid w:val="00835DE5"/>
    <w:rsid w:val="00835FB2"/>
    <w:rsid w:val="0083623B"/>
    <w:rsid w:val="00836543"/>
    <w:rsid w:val="008366E6"/>
    <w:rsid w:val="008368B9"/>
    <w:rsid w:val="0083695A"/>
    <w:rsid w:val="00836AB4"/>
    <w:rsid w:val="00837113"/>
    <w:rsid w:val="00837193"/>
    <w:rsid w:val="008372AB"/>
    <w:rsid w:val="008376DE"/>
    <w:rsid w:val="00840083"/>
    <w:rsid w:val="00840187"/>
    <w:rsid w:val="00840281"/>
    <w:rsid w:val="008403F1"/>
    <w:rsid w:val="0084048B"/>
    <w:rsid w:val="00840DBF"/>
    <w:rsid w:val="00840E69"/>
    <w:rsid w:val="00840EE3"/>
    <w:rsid w:val="00841220"/>
    <w:rsid w:val="0084172D"/>
    <w:rsid w:val="0084184B"/>
    <w:rsid w:val="00841951"/>
    <w:rsid w:val="00841966"/>
    <w:rsid w:val="00841A14"/>
    <w:rsid w:val="00841ACE"/>
    <w:rsid w:val="00842036"/>
    <w:rsid w:val="00842146"/>
    <w:rsid w:val="00842397"/>
    <w:rsid w:val="00842458"/>
    <w:rsid w:val="008426A2"/>
    <w:rsid w:val="00842844"/>
    <w:rsid w:val="00842F16"/>
    <w:rsid w:val="0084301E"/>
    <w:rsid w:val="008433C6"/>
    <w:rsid w:val="00843454"/>
    <w:rsid w:val="00843469"/>
    <w:rsid w:val="00843519"/>
    <w:rsid w:val="00843747"/>
    <w:rsid w:val="008437E0"/>
    <w:rsid w:val="008439C0"/>
    <w:rsid w:val="00843BC5"/>
    <w:rsid w:val="00843F71"/>
    <w:rsid w:val="008442D7"/>
    <w:rsid w:val="00844655"/>
    <w:rsid w:val="0084473A"/>
    <w:rsid w:val="00844A4E"/>
    <w:rsid w:val="00844EFD"/>
    <w:rsid w:val="008451C9"/>
    <w:rsid w:val="0084522D"/>
    <w:rsid w:val="008455AF"/>
    <w:rsid w:val="00845723"/>
    <w:rsid w:val="008458C0"/>
    <w:rsid w:val="0084593C"/>
    <w:rsid w:val="008459ED"/>
    <w:rsid w:val="00845C33"/>
    <w:rsid w:val="00845E6E"/>
    <w:rsid w:val="00845F4E"/>
    <w:rsid w:val="00846193"/>
    <w:rsid w:val="0084643B"/>
    <w:rsid w:val="00846620"/>
    <w:rsid w:val="008468D9"/>
    <w:rsid w:val="00846C62"/>
    <w:rsid w:val="00846C9A"/>
    <w:rsid w:val="00846D7C"/>
    <w:rsid w:val="00846EDA"/>
    <w:rsid w:val="00846FA7"/>
    <w:rsid w:val="00846FB7"/>
    <w:rsid w:val="00847110"/>
    <w:rsid w:val="00847222"/>
    <w:rsid w:val="008472D7"/>
    <w:rsid w:val="0084739F"/>
    <w:rsid w:val="0084745E"/>
    <w:rsid w:val="0084784D"/>
    <w:rsid w:val="0084786B"/>
    <w:rsid w:val="008479F7"/>
    <w:rsid w:val="00847A73"/>
    <w:rsid w:val="00847ACB"/>
    <w:rsid w:val="00847B54"/>
    <w:rsid w:val="00847BB9"/>
    <w:rsid w:val="00847C1D"/>
    <w:rsid w:val="00847ED5"/>
    <w:rsid w:val="008500A5"/>
    <w:rsid w:val="00850107"/>
    <w:rsid w:val="008501AF"/>
    <w:rsid w:val="0085041B"/>
    <w:rsid w:val="00850C50"/>
    <w:rsid w:val="00850C64"/>
    <w:rsid w:val="00850CD5"/>
    <w:rsid w:val="00850DE7"/>
    <w:rsid w:val="00850E20"/>
    <w:rsid w:val="00850FBA"/>
    <w:rsid w:val="0085121F"/>
    <w:rsid w:val="008513E5"/>
    <w:rsid w:val="00851488"/>
    <w:rsid w:val="008515E5"/>
    <w:rsid w:val="008516B7"/>
    <w:rsid w:val="0085185C"/>
    <w:rsid w:val="008519F7"/>
    <w:rsid w:val="00851A6C"/>
    <w:rsid w:val="00851B24"/>
    <w:rsid w:val="00851C79"/>
    <w:rsid w:val="00851DC9"/>
    <w:rsid w:val="008520AA"/>
    <w:rsid w:val="008525E8"/>
    <w:rsid w:val="00852605"/>
    <w:rsid w:val="00852786"/>
    <w:rsid w:val="00852798"/>
    <w:rsid w:val="00852916"/>
    <w:rsid w:val="00852A27"/>
    <w:rsid w:val="00852D38"/>
    <w:rsid w:val="00852D4D"/>
    <w:rsid w:val="00853857"/>
    <w:rsid w:val="0085398A"/>
    <w:rsid w:val="00853B06"/>
    <w:rsid w:val="00853C18"/>
    <w:rsid w:val="00853EEB"/>
    <w:rsid w:val="008544F2"/>
    <w:rsid w:val="00854560"/>
    <w:rsid w:val="00855178"/>
    <w:rsid w:val="00855213"/>
    <w:rsid w:val="0085530E"/>
    <w:rsid w:val="00855310"/>
    <w:rsid w:val="00855595"/>
    <w:rsid w:val="00855749"/>
    <w:rsid w:val="0085586D"/>
    <w:rsid w:val="0085591E"/>
    <w:rsid w:val="00855D34"/>
    <w:rsid w:val="00855E2C"/>
    <w:rsid w:val="00855F4A"/>
    <w:rsid w:val="00856061"/>
    <w:rsid w:val="008562C4"/>
    <w:rsid w:val="0085659F"/>
    <w:rsid w:val="008565A4"/>
    <w:rsid w:val="008569AA"/>
    <w:rsid w:val="00856B4C"/>
    <w:rsid w:val="0085725A"/>
    <w:rsid w:val="0085736B"/>
    <w:rsid w:val="008576E8"/>
    <w:rsid w:val="008578B6"/>
    <w:rsid w:val="00857E08"/>
    <w:rsid w:val="00857F95"/>
    <w:rsid w:val="0086010B"/>
    <w:rsid w:val="0086030C"/>
    <w:rsid w:val="008603D3"/>
    <w:rsid w:val="0086063B"/>
    <w:rsid w:val="008606E3"/>
    <w:rsid w:val="008607FC"/>
    <w:rsid w:val="00860C5C"/>
    <w:rsid w:val="00860EA8"/>
    <w:rsid w:val="00860EB3"/>
    <w:rsid w:val="00860EC2"/>
    <w:rsid w:val="00860EE4"/>
    <w:rsid w:val="00860FD9"/>
    <w:rsid w:val="00861200"/>
    <w:rsid w:val="00861465"/>
    <w:rsid w:val="00861CBB"/>
    <w:rsid w:val="00861F0C"/>
    <w:rsid w:val="00861F3B"/>
    <w:rsid w:val="00861FEB"/>
    <w:rsid w:val="00862179"/>
    <w:rsid w:val="00862381"/>
    <w:rsid w:val="00862565"/>
    <w:rsid w:val="0086256A"/>
    <w:rsid w:val="00862EFC"/>
    <w:rsid w:val="008630F0"/>
    <w:rsid w:val="008631AD"/>
    <w:rsid w:val="0086366E"/>
    <w:rsid w:val="0086367B"/>
    <w:rsid w:val="00863765"/>
    <w:rsid w:val="008637B9"/>
    <w:rsid w:val="00863875"/>
    <w:rsid w:val="00863B19"/>
    <w:rsid w:val="00863D76"/>
    <w:rsid w:val="00863F19"/>
    <w:rsid w:val="00863F9A"/>
    <w:rsid w:val="00864850"/>
    <w:rsid w:val="00864E3D"/>
    <w:rsid w:val="00864EC9"/>
    <w:rsid w:val="00864EE9"/>
    <w:rsid w:val="00864FFB"/>
    <w:rsid w:val="00865671"/>
    <w:rsid w:val="008658AF"/>
    <w:rsid w:val="00865CEB"/>
    <w:rsid w:val="00865D9E"/>
    <w:rsid w:val="00865E7B"/>
    <w:rsid w:val="00865F67"/>
    <w:rsid w:val="00865F88"/>
    <w:rsid w:val="008660C7"/>
    <w:rsid w:val="0086614F"/>
    <w:rsid w:val="008664EC"/>
    <w:rsid w:val="008668BA"/>
    <w:rsid w:val="00866A38"/>
    <w:rsid w:val="00866AA1"/>
    <w:rsid w:val="00866E98"/>
    <w:rsid w:val="00867044"/>
    <w:rsid w:val="00867719"/>
    <w:rsid w:val="008678FD"/>
    <w:rsid w:val="0086790A"/>
    <w:rsid w:val="00867AAD"/>
    <w:rsid w:val="00870479"/>
    <w:rsid w:val="008704B6"/>
    <w:rsid w:val="00870AE3"/>
    <w:rsid w:val="00870B32"/>
    <w:rsid w:val="00870E7E"/>
    <w:rsid w:val="008710D3"/>
    <w:rsid w:val="008711E0"/>
    <w:rsid w:val="00871471"/>
    <w:rsid w:val="008715EE"/>
    <w:rsid w:val="00871626"/>
    <w:rsid w:val="00871634"/>
    <w:rsid w:val="008719CE"/>
    <w:rsid w:val="00871CC8"/>
    <w:rsid w:val="00871E01"/>
    <w:rsid w:val="00872062"/>
    <w:rsid w:val="0087224D"/>
    <w:rsid w:val="00872294"/>
    <w:rsid w:val="0087232F"/>
    <w:rsid w:val="0087235D"/>
    <w:rsid w:val="00872680"/>
    <w:rsid w:val="00872782"/>
    <w:rsid w:val="00872829"/>
    <w:rsid w:val="00872995"/>
    <w:rsid w:val="00872A41"/>
    <w:rsid w:val="00872B52"/>
    <w:rsid w:val="00872B59"/>
    <w:rsid w:val="00872CB4"/>
    <w:rsid w:val="0087301F"/>
    <w:rsid w:val="0087306C"/>
    <w:rsid w:val="00873631"/>
    <w:rsid w:val="008739F3"/>
    <w:rsid w:val="00873A0A"/>
    <w:rsid w:val="00873DBD"/>
    <w:rsid w:val="008740B2"/>
    <w:rsid w:val="00874445"/>
    <w:rsid w:val="008745D5"/>
    <w:rsid w:val="0087467A"/>
    <w:rsid w:val="00874966"/>
    <w:rsid w:val="00874A49"/>
    <w:rsid w:val="00874D26"/>
    <w:rsid w:val="008752D5"/>
    <w:rsid w:val="0087540C"/>
    <w:rsid w:val="0087554E"/>
    <w:rsid w:val="008759C2"/>
    <w:rsid w:val="00876519"/>
    <w:rsid w:val="008770BF"/>
    <w:rsid w:val="008770D4"/>
    <w:rsid w:val="0087710F"/>
    <w:rsid w:val="0087747B"/>
    <w:rsid w:val="00877802"/>
    <w:rsid w:val="008778A6"/>
    <w:rsid w:val="00877A7B"/>
    <w:rsid w:val="00877C82"/>
    <w:rsid w:val="00877E12"/>
    <w:rsid w:val="0088000D"/>
    <w:rsid w:val="00880040"/>
    <w:rsid w:val="008803D0"/>
    <w:rsid w:val="00880B01"/>
    <w:rsid w:val="00880BF6"/>
    <w:rsid w:val="00880DE7"/>
    <w:rsid w:val="00881322"/>
    <w:rsid w:val="00881521"/>
    <w:rsid w:val="008815EE"/>
    <w:rsid w:val="0088170F"/>
    <w:rsid w:val="00881863"/>
    <w:rsid w:val="00881BC4"/>
    <w:rsid w:val="00881C43"/>
    <w:rsid w:val="00881E89"/>
    <w:rsid w:val="00881E92"/>
    <w:rsid w:val="008822CE"/>
    <w:rsid w:val="0088249C"/>
    <w:rsid w:val="00882681"/>
    <w:rsid w:val="008826CC"/>
    <w:rsid w:val="0088278E"/>
    <w:rsid w:val="008828C2"/>
    <w:rsid w:val="00882AB7"/>
    <w:rsid w:val="00882C18"/>
    <w:rsid w:val="00882C65"/>
    <w:rsid w:val="00882CA0"/>
    <w:rsid w:val="00882CD1"/>
    <w:rsid w:val="00882CE7"/>
    <w:rsid w:val="00882CFD"/>
    <w:rsid w:val="008836C6"/>
    <w:rsid w:val="00883809"/>
    <w:rsid w:val="0088395B"/>
    <w:rsid w:val="008839A5"/>
    <w:rsid w:val="00883D31"/>
    <w:rsid w:val="00883D72"/>
    <w:rsid w:val="00883D82"/>
    <w:rsid w:val="0088418C"/>
    <w:rsid w:val="008841A1"/>
    <w:rsid w:val="00884355"/>
    <w:rsid w:val="0088436F"/>
    <w:rsid w:val="008844E1"/>
    <w:rsid w:val="0088477A"/>
    <w:rsid w:val="008848DF"/>
    <w:rsid w:val="00884942"/>
    <w:rsid w:val="008849CD"/>
    <w:rsid w:val="00884D14"/>
    <w:rsid w:val="00885079"/>
    <w:rsid w:val="008852EB"/>
    <w:rsid w:val="008853E0"/>
    <w:rsid w:val="00885452"/>
    <w:rsid w:val="0088562B"/>
    <w:rsid w:val="008856DE"/>
    <w:rsid w:val="008857ED"/>
    <w:rsid w:val="00885D6C"/>
    <w:rsid w:val="008864BD"/>
    <w:rsid w:val="00886A27"/>
    <w:rsid w:val="00886A3C"/>
    <w:rsid w:val="00886D43"/>
    <w:rsid w:val="00886E7C"/>
    <w:rsid w:val="00886F66"/>
    <w:rsid w:val="00886FC5"/>
    <w:rsid w:val="00887107"/>
    <w:rsid w:val="0088714A"/>
    <w:rsid w:val="00887200"/>
    <w:rsid w:val="0088722B"/>
    <w:rsid w:val="00887353"/>
    <w:rsid w:val="00887622"/>
    <w:rsid w:val="0088764D"/>
    <w:rsid w:val="00887A14"/>
    <w:rsid w:val="00887A64"/>
    <w:rsid w:val="00887C86"/>
    <w:rsid w:val="008901BC"/>
    <w:rsid w:val="008901F1"/>
    <w:rsid w:val="008902C9"/>
    <w:rsid w:val="008903EE"/>
    <w:rsid w:val="008904EB"/>
    <w:rsid w:val="00890825"/>
    <w:rsid w:val="008908EC"/>
    <w:rsid w:val="008909C0"/>
    <w:rsid w:val="00890AA4"/>
    <w:rsid w:val="00890B60"/>
    <w:rsid w:val="00890C2E"/>
    <w:rsid w:val="00890D07"/>
    <w:rsid w:val="00890D38"/>
    <w:rsid w:val="00891201"/>
    <w:rsid w:val="00891753"/>
    <w:rsid w:val="00891A8C"/>
    <w:rsid w:val="00891B84"/>
    <w:rsid w:val="00891EC8"/>
    <w:rsid w:val="0089206E"/>
    <w:rsid w:val="00892202"/>
    <w:rsid w:val="008926EB"/>
    <w:rsid w:val="00892C3F"/>
    <w:rsid w:val="00892D05"/>
    <w:rsid w:val="008930FC"/>
    <w:rsid w:val="008930FD"/>
    <w:rsid w:val="0089361D"/>
    <w:rsid w:val="008937FE"/>
    <w:rsid w:val="00893933"/>
    <w:rsid w:val="00893A41"/>
    <w:rsid w:val="00893B1B"/>
    <w:rsid w:val="00893DD5"/>
    <w:rsid w:val="00893E48"/>
    <w:rsid w:val="00893F2B"/>
    <w:rsid w:val="00893FA0"/>
    <w:rsid w:val="00894268"/>
    <w:rsid w:val="008942B7"/>
    <w:rsid w:val="008942E9"/>
    <w:rsid w:val="0089431B"/>
    <w:rsid w:val="008947CF"/>
    <w:rsid w:val="0089487E"/>
    <w:rsid w:val="00894BFE"/>
    <w:rsid w:val="00894E84"/>
    <w:rsid w:val="00894F78"/>
    <w:rsid w:val="00894F9E"/>
    <w:rsid w:val="00895401"/>
    <w:rsid w:val="008954E8"/>
    <w:rsid w:val="008954EC"/>
    <w:rsid w:val="00895C1D"/>
    <w:rsid w:val="00895C4B"/>
    <w:rsid w:val="00896051"/>
    <w:rsid w:val="00896152"/>
    <w:rsid w:val="0089627B"/>
    <w:rsid w:val="00896284"/>
    <w:rsid w:val="008962C0"/>
    <w:rsid w:val="008965ED"/>
    <w:rsid w:val="0089692E"/>
    <w:rsid w:val="00896944"/>
    <w:rsid w:val="00896C31"/>
    <w:rsid w:val="00896D7C"/>
    <w:rsid w:val="00896E4E"/>
    <w:rsid w:val="00896EC8"/>
    <w:rsid w:val="00896FFC"/>
    <w:rsid w:val="0089707E"/>
    <w:rsid w:val="008970BD"/>
    <w:rsid w:val="008973AE"/>
    <w:rsid w:val="008976AC"/>
    <w:rsid w:val="008976F7"/>
    <w:rsid w:val="008977AD"/>
    <w:rsid w:val="00897995"/>
    <w:rsid w:val="00897A85"/>
    <w:rsid w:val="00897B0C"/>
    <w:rsid w:val="00897B41"/>
    <w:rsid w:val="00897BDA"/>
    <w:rsid w:val="00897BEB"/>
    <w:rsid w:val="008A0195"/>
    <w:rsid w:val="008A040C"/>
    <w:rsid w:val="008A0429"/>
    <w:rsid w:val="008A04F3"/>
    <w:rsid w:val="008A0584"/>
    <w:rsid w:val="008A0FB9"/>
    <w:rsid w:val="008A1267"/>
    <w:rsid w:val="008A130C"/>
    <w:rsid w:val="008A1345"/>
    <w:rsid w:val="008A1C5F"/>
    <w:rsid w:val="008A1D14"/>
    <w:rsid w:val="008A23AA"/>
    <w:rsid w:val="008A2811"/>
    <w:rsid w:val="008A2C78"/>
    <w:rsid w:val="008A2CC4"/>
    <w:rsid w:val="008A2CEE"/>
    <w:rsid w:val="008A2E06"/>
    <w:rsid w:val="008A2E5C"/>
    <w:rsid w:val="008A2FDC"/>
    <w:rsid w:val="008A30DA"/>
    <w:rsid w:val="008A3356"/>
    <w:rsid w:val="008A3382"/>
    <w:rsid w:val="008A33C1"/>
    <w:rsid w:val="008A3AF9"/>
    <w:rsid w:val="008A3E12"/>
    <w:rsid w:val="008A4275"/>
    <w:rsid w:val="008A42DD"/>
    <w:rsid w:val="008A431F"/>
    <w:rsid w:val="008A43B3"/>
    <w:rsid w:val="008A4517"/>
    <w:rsid w:val="008A456F"/>
    <w:rsid w:val="008A467D"/>
    <w:rsid w:val="008A476C"/>
    <w:rsid w:val="008A4E9B"/>
    <w:rsid w:val="008A5468"/>
    <w:rsid w:val="008A5585"/>
    <w:rsid w:val="008A558D"/>
    <w:rsid w:val="008A56DB"/>
    <w:rsid w:val="008A59C2"/>
    <w:rsid w:val="008A5B43"/>
    <w:rsid w:val="008A5BDC"/>
    <w:rsid w:val="008A5D3E"/>
    <w:rsid w:val="008A5E0E"/>
    <w:rsid w:val="008A6090"/>
    <w:rsid w:val="008A6389"/>
    <w:rsid w:val="008A64B1"/>
    <w:rsid w:val="008A65D8"/>
    <w:rsid w:val="008A6641"/>
    <w:rsid w:val="008A6697"/>
    <w:rsid w:val="008A6CBD"/>
    <w:rsid w:val="008A7193"/>
    <w:rsid w:val="008A77A2"/>
    <w:rsid w:val="008A79DF"/>
    <w:rsid w:val="008A7A2A"/>
    <w:rsid w:val="008A7BCC"/>
    <w:rsid w:val="008A7DD8"/>
    <w:rsid w:val="008B001D"/>
    <w:rsid w:val="008B0133"/>
    <w:rsid w:val="008B03E2"/>
    <w:rsid w:val="008B074C"/>
    <w:rsid w:val="008B099B"/>
    <w:rsid w:val="008B0BC3"/>
    <w:rsid w:val="008B1006"/>
    <w:rsid w:val="008B100C"/>
    <w:rsid w:val="008B1032"/>
    <w:rsid w:val="008B1105"/>
    <w:rsid w:val="008B12BB"/>
    <w:rsid w:val="008B13CC"/>
    <w:rsid w:val="008B1554"/>
    <w:rsid w:val="008B16B9"/>
    <w:rsid w:val="008B184A"/>
    <w:rsid w:val="008B1B44"/>
    <w:rsid w:val="008B1BAF"/>
    <w:rsid w:val="008B1BD5"/>
    <w:rsid w:val="008B1C83"/>
    <w:rsid w:val="008B1DE5"/>
    <w:rsid w:val="008B1E8A"/>
    <w:rsid w:val="008B1F29"/>
    <w:rsid w:val="008B2309"/>
    <w:rsid w:val="008B234E"/>
    <w:rsid w:val="008B2886"/>
    <w:rsid w:val="008B2F5B"/>
    <w:rsid w:val="008B3054"/>
    <w:rsid w:val="008B3197"/>
    <w:rsid w:val="008B3209"/>
    <w:rsid w:val="008B35CE"/>
    <w:rsid w:val="008B3884"/>
    <w:rsid w:val="008B392B"/>
    <w:rsid w:val="008B39BC"/>
    <w:rsid w:val="008B3AF6"/>
    <w:rsid w:val="008B3C30"/>
    <w:rsid w:val="008B3E86"/>
    <w:rsid w:val="008B4427"/>
    <w:rsid w:val="008B45F8"/>
    <w:rsid w:val="008B4635"/>
    <w:rsid w:val="008B464A"/>
    <w:rsid w:val="008B468A"/>
    <w:rsid w:val="008B4902"/>
    <w:rsid w:val="008B49D2"/>
    <w:rsid w:val="008B4B27"/>
    <w:rsid w:val="008B4F29"/>
    <w:rsid w:val="008B5393"/>
    <w:rsid w:val="008B552F"/>
    <w:rsid w:val="008B58E9"/>
    <w:rsid w:val="008B5939"/>
    <w:rsid w:val="008B593A"/>
    <w:rsid w:val="008B5B63"/>
    <w:rsid w:val="008B5CDE"/>
    <w:rsid w:val="008B5E2C"/>
    <w:rsid w:val="008B6589"/>
    <w:rsid w:val="008B661E"/>
    <w:rsid w:val="008B675A"/>
    <w:rsid w:val="008B67B6"/>
    <w:rsid w:val="008B68DE"/>
    <w:rsid w:val="008B6B97"/>
    <w:rsid w:val="008B7598"/>
    <w:rsid w:val="008B78C9"/>
    <w:rsid w:val="008B78DA"/>
    <w:rsid w:val="008B7981"/>
    <w:rsid w:val="008B79C6"/>
    <w:rsid w:val="008B7C61"/>
    <w:rsid w:val="008B7CA9"/>
    <w:rsid w:val="008B7CF9"/>
    <w:rsid w:val="008B7EB8"/>
    <w:rsid w:val="008B7F14"/>
    <w:rsid w:val="008C0123"/>
    <w:rsid w:val="008C01F0"/>
    <w:rsid w:val="008C043C"/>
    <w:rsid w:val="008C066C"/>
    <w:rsid w:val="008C06D5"/>
    <w:rsid w:val="008C0BE6"/>
    <w:rsid w:val="008C0E07"/>
    <w:rsid w:val="008C0E33"/>
    <w:rsid w:val="008C124B"/>
    <w:rsid w:val="008C13EA"/>
    <w:rsid w:val="008C1447"/>
    <w:rsid w:val="008C148A"/>
    <w:rsid w:val="008C160F"/>
    <w:rsid w:val="008C16B3"/>
    <w:rsid w:val="008C1715"/>
    <w:rsid w:val="008C19CB"/>
    <w:rsid w:val="008C2360"/>
    <w:rsid w:val="008C25CB"/>
    <w:rsid w:val="008C2732"/>
    <w:rsid w:val="008C28ED"/>
    <w:rsid w:val="008C2920"/>
    <w:rsid w:val="008C2A4D"/>
    <w:rsid w:val="008C2B8F"/>
    <w:rsid w:val="008C2CA5"/>
    <w:rsid w:val="008C31CA"/>
    <w:rsid w:val="008C33DF"/>
    <w:rsid w:val="008C33EE"/>
    <w:rsid w:val="008C3670"/>
    <w:rsid w:val="008C37CD"/>
    <w:rsid w:val="008C3BE6"/>
    <w:rsid w:val="008C3C8B"/>
    <w:rsid w:val="008C3F62"/>
    <w:rsid w:val="008C3FE5"/>
    <w:rsid w:val="008C418C"/>
    <w:rsid w:val="008C4D97"/>
    <w:rsid w:val="008C50EE"/>
    <w:rsid w:val="008C587E"/>
    <w:rsid w:val="008C5B0C"/>
    <w:rsid w:val="008C5E33"/>
    <w:rsid w:val="008C606C"/>
    <w:rsid w:val="008C6523"/>
    <w:rsid w:val="008C6C64"/>
    <w:rsid w:val="008C6FA1"/>
    <w:rsid w:val="008C71AD"/>
    <w:rsid w:val="008C7253"/>
    <w:rsid w:val="008C739B"/>
    <w:rsid w:val="008C73BD"/>
    <w:rsid w:val="008C73F5"/>
    <w:rsid w:val="008C76C9"/>
    <w:rsid w:val="008C77BA"/>
    <w:rsid w:val="008C7864"/>
    <w:rsid w:val="008C7942"/>
    <w:rsid w:val="008C7963"/>
    <w:rsid w:val="008C7A72"/>
    <w:rsid w:val="008C7C9F"/>
    <w:rsid w:val="008C7EEF"/>
    <w:rsid w:val="008C7F7D"/>
    <w:rsid w:val="008D01BF"/>
    <w:rsid w:val="008D059B"/>
    <w:rsid w:val="008D0842"/>
    <w:rsid w:val="008D09AA"/>
    <w:rsid w:val="008D0FEF"/>
    <w:rsid w:val="008D102D"/>
    <w:rsid w:val="008D1045"/>
    <w:rsid w:val="008D10B1"/>
    <w:rsid w:val="008D116C"/>
    <w:rsid w:val="008D1313"/>
    <w:rsid w:val="008D16EF"/>
    <w:rsid w:val="008D1D9C"/>
    <w:rsid w:val="008D1E9A"/>
    <w:rsid w:val="008D2192"/>
    <w:rsid w:val="008D21CA"/>
    <w:rsid w:val="008D2400"/>
    <w:rsid w:val="008D243C"/>
    <w:rsid w:val="008D2854"/>
    <w:rsid w:val="008D28E6"/>
    <w:rsid w:val="008D294D"/>
    <w:rsid w:val="008D2C86"/>
    <w:rsid w:val="008D2E98"/>
    <w:rsid w:val="008D332E"/>
    <w:rsid w:val="008D3566"/>
    <w:rsid w:val="008D3782"/>
    <w:rsid w:val="008D39CA"/>
    <w:rsid w:val="008D43E7"/>
    <w:rsid w:val="008D446C"/>
    <w:rsid w:val="008D45FA"/>
    <w:rsid w:val="008D473F"/>
    <w:rsid w:val="008D4A05"/>
    <w:rsid w:val="008D4A41"/>
    <w:rsid w:val="008D4C42"/>
    <w:rsid w:val="008D4CF4"/>
    <w:rsid w:val="008D4FD6"/>
    <w:rsid w:val="008D4FF0"/>
    <w:rsid w:val="008D515D"/>
    <w:rsid w:val="008D519A"/>
    <w:rsid w:val="008D5246"/>
    <w:rsid w:val="008D5474"/>
    <w:rsid w:val="008D5832"/>
    <w:rsid w:val="008D59E8"/>
    <w:rsid w:val="008D5B26"/>
    <w:rsid w:val="008D5B4B"/>
    <w:rsid w:val="008D5F1B"/>
    <w:rsid w:val="008D6379"/>
    <w:rsid w:val="008D6552"/>
    <w:rsid w:val="008D673A"/>
    <w:rsid w:val="008D702C"/>
    <w:rsid w:val="008D707C"/>
    <w:rsid w:val="008D7081"/>
    <w:rsid w:val="008D717C"/>
    <w:rsid w:val="008D71DE"/>
    <w:rsid w:val="008D730E"/>
    <w:rsid w:val="008D73D8"/>
    <w:rsid w:val="008D75E0"/>
    <w:rsid w:val="008D766A"/>
    <w:rsid w:val="008D7767"/>
    <w:rsid w:val="008D77BD"/>
    <w:rsid w:val="008D7890"/>
    <w:rsid w:val="008D7BB5"/>
    <w:rsid w:val="008D7BBF"/>
    <w:rsid w:val="008D7BD5"/>
    <w:rsid w:val="008E00E6"/>
    <w:rsid w:val="008E020A"/>
    <w:rsid w:val="008E03E3"/>
    <w:rsid w:val="008E0439"/>
    <w:rsid w:val="008E04A8"/>
    <w:rsid w:val="008E069E"/>
    <w:rsid w:val="008E0AE8"/>
    <w:rsid w:val="008E0C3A"/>
    <w:rsid w:val="008E0CF0"/>
    <w:rsid w:val="008E0DC8"/>
    <w:rsid w:val="008E0E75"/>
    <w:rsid w:val="008E0F7A"/>
    <w:rsid w:val="008E1230"/>
    <w:rsid w:val="008E126A"/>
    <w:rsid w:val="008E13DB"/>
    <w:rsid w:val="008E1550"/>
    <w:rsid w:val="008E1D23"/>
    <w:rsid w:val="008E2037"/>
    <w:rsid w:val="008E2106"/>
    <w:rsid w:val="008E21F8"/>
    <w:rsid w:val="008E238A"/>
    <w:rsid w:val="008E23A6"/>
    <w:rsid w:val="008E23D8"/>
    <w:rsid w:val="008E28A4"/>
    <w:rsid w:val="008E28C7"/>
    <w:rsid w:val="008E2ABB"/>
    <w:rsid w:val="008E2AE7"/>
    <w:rsid w:val="008E2C2E"/>
    <w:rsid w:val="008E2D93"/>
    <w:rsid w:val="008E2DAE"/>
    <w:rsid w:val="008E2E82"/>
    <w:rsid w:val="008E31EF"/>
    <w:rsid w:val="008E33EC"/>
    <w:rsid w:val="008E35B2"/>
    <w:rsid w:val="008E3F4A"/>
    <w:rsid w:val="008E41C5"/>
    <w:rsid w:val="008E4352"/>
    <w:rsid w:val="008E494D"/>
    <w:rsid w:val="008E4ABD"/>
    <w:rsid w:val="008E4E77"/>
    <w:rsid w:val="008E4F32"/>
    <w:rsid w:val="008E4F39"/>
    <w:rsid w:val="008E5075"/>
    <w:rsid w:val="008E5130"/>
    <w:rsid w:val="008E51ED"/>
    <w:rsid w:val="008E5605"/>
    <w:rsid w:val="008E570A"/>
    <w:rsid w:val="008E5823"/>
    <w:rsid w:val="008E5B7F"/>
    <w:rsid w:val="008E5DC2"/>
    <w:rsid w:val="008E5EFE"/>
    <w:rsid w:val="008E6128"/>
    <w:rsid w:val="008E6198"/>
    <w:rsid w:val="008E6241"/>
    <w:rsid w:val="008E6323"/>
    <w:rsid w:val="008E67A0"/>
    <w:rsid w:val="008E6888"/>
    <w:rsid w:val="008E68DE"/>
    <w:rsid w:val="008E6BD3"/>
    <w:rsid w:val="008E6DE2"/>
    <w:rsid w:val="008E7270"/>
    <w:rsid w:val="008E75C3"/>
    <w:rsid w:val="008E79FA"/>
    <w:rsid w:val="008E7AB3"/>
    <w:rsid w:val="008E7C86"/>
    <w:rsid w:val="008E7D05"/>
    <w:rsid w:val="008F00A9"/>
    <w:rsid w:val="008F00B3"/>
    <w:rsid w:val="008F015A"/>
    <w:rsid w:val="008F0526"/>
    <w:rsid w:val="008F07AC"/>
    <w:rsid w:val="008F0834"/>
    <w:rsid w:val="008F0C2A"/>
    <w:rsid w:val="008F117C"/>
    <w:rsid w:val="008F1523"/>
    <w:rsid w:val="008F1703"/>
    <w:rsid w:val="008F170D"/>
    <w:rsid w:val="008F1DA7"/>
    <w:rsid w:val="008F1F09"/>
    <w:rsid w:val="008F21DA"/>
    <w:rsid w:val="008F226D"/>
    <w:rsid w:val="008F23AE"/>
    <w:rsid w:val="008F23CF"/>
    <w:rsid w:val="008F2426"/>
    <w:rsid w:val="008F2511"/>
    <w:rsid w:val="008F2794"/>
    <w:rsid w:val="008F2A3A"/>
    <w:rsid w:val="008F2C3F"/>
    <w:rsid w:val="008F2E2A"/>
    <w:rsid w:val="008F3093"/>
    <w:rsid w:val="008F336E"/>
    <w:rsid w:val="008F3FE3"/>
    <w:rsid w:val="008F40A9"/>
    <w:rsid w:val="008F43A4"/>
    <w:rsid w:val="008F4481"/>
    <w:rsid w:val="008F47B7"/>
    <w:rsid w:val="008F4838"/>
    <w:rsid w:val="008F499E"/>
    <w:rsid w:val="008F4BB3"/>
    <w:rsid w:val="008F4D94"/>
    <w:rsid w:val="008F4F4C"/>
    <w:rsid w:val="008F573A"/>
    <w:rsid w:val="008F59DA"/>
    <w:rsid w:val="008F5DDA"/>
    <w:rsid w:val="008F5E3C"/>
    <w:rsid w:val="008F5E78"/>
    <w:rsid w:val="008F5EAA"/>
    <w:rsid w:val="008F5F31"/>
    <w:rsid w:val="008F605C"/>
    <w:rsid w:val="008F61C3"/>
    <w:rsid w:val="008F6270"/>
    <w:rsid w:val="008F650C"/>
    <w:rsid w:val="008F65CB"/>
    <w:rsid w:val="008F661C"/>
    <w:rsid w:val="008F668A"/>
    <w:rsid w:val="008F66F5"/>
    <w:rsid w:val="008F687B"/>
    <w:rsid w:val="008F699D"/>
    <w:rsid w:val="008F6DFF"/>
    <w:rsid w:val="008F6F2F"/>
    <w:rsid w:val="008F736C"/>
    <w:rsid w:val="008F7765"/>
    <w:rsid w:val="008F77B8"/>
    <w:rsid w:val="00900058"/>
    <w:rsid w:val="00900074"/>
    <w:rsid w:val="009000A2"/>
    <w:rsid w:val="00900160"/>
    <w:rsid w:val="0090021D"/>
    <w:rsid w:val="00900255"/>
    <w:rsid w:val="0090052F"/>
    <w:rsid w:val="00900B56"/>
    <w:rsid w:val="00900C0A"/>
    <w:rsid w:val="00900CE3"/>
    <w:rsid w:val="009012B7"/>
    <w:rsid w:val="00901345"/>
    <w:rsid w:val="00901385"/>
    <w:rsid w:val="009015AD"/>
    <w:rsid w:val="00901650"/>
    <w:rsid w:val="009017F6"/>
    <w:rsid w:val="00901CDC"/>
    <w:rsid w:val="00902045"/>
    <w:rsid w:val="00902246"/>
    <w:rsid w:val="00902600"/>
    <w:rsid w:val="00902619"/>
    <w:rsid w:val="00902673"/>
    <w:rsid w:val="0090270C"/>
    <w:rsid w:val="0090283D"/>
    <w:rsid w:val="00902A30"/>
    <w:rsid w:val="00902ACD"/>
    <w:rsid w:val="00902B8C"/>
    <w:rsid w:val="00902F74"/>
    <w:rsid w:val="00903041"/>
    <w:rsid w:val="0090315A"/>
    <w:rsid w:val="00903162"/>
    <w:rsid w:val="00903339"/>
    <w:rsid w:val="00903460"/>
    <w:rsid w:val="0090365B"/>
    <w:rsid w:val="009036F4"/>
    <w:rsid w:val="009037A6"/>
    <w:rsid w:val="009037C8"/>
    <w:rsid w:val="0090423B"/>
    <w:rsid w:val="009043C7"/>
    <w:rsid w:val="0090449B"/>
    <w:rsid w:val="00904686"/>
    <w:rsid w:val="0090473F"/>
    <w:rsid w:val="00904869"/>
    <w:rsid w:val="00904937"/>
    <w:rsid w:val="00904B79"/>
    <w:rsid w:val="00904C39"/>
    <w:rsid w:val="00904D43"/>
    <w:rsid w:val="00904E8B"/>
    <w:rsid w:val="00904EBB"/>
    <w:rsid w:val="009050C1"/>
    <w:rsid w:val="00905175"/>
    <w:rsid w:val="0090550A"/>
    <w:rsid w:val="009055A6"/>
    <w:rsid w:val="00905B01"/>
    <w:rsid w:val="00905F11"/>
    <w:rsid w:val="0090628A"/>
    <w:rsid w:val="00906AF6"/>
    <w:rsid w:val="00906B9D"/>
    <w:rsid w:val="0090744F"/>
    <w:rsid w:val="0090748A"/>
    <w:rsid w:val="00907690"/>
    <w:rsid w:val="009076E0"/>
    <w:rsid w:val="00907EE1"/>
    <w:rsid w:val="00907FA6"/>
    <w:rsid w:val="00910056"/>
    <w:rsid w:val="00910060"/>
    <w:rsid w:val="009100DA"/>
    <w:rsid w:val="0091021F"/>
    <w:rsid w:val="00910315"/>
    <w:rsid w:val="0091040C"/>
    <w:rsid w:val="0091043C"/>
    <w:rsid w:val="009106A2"/>
    <w:rsid w:val="00910732"/>
    <w:rsid w:val="00910858"/>
    <w:rsid w:val="009108D0"/>
    <w:rsid w:val="009108F0"/>
    <w:rsid w:val="00910950"/>
    <w:rsid w:val="00910A77"/>
    <w:rsid w:val="00910BA8"/>
    <w:rsid w:val="00910BA9"/>
    <w:rsid w:val="00910C4D"/>
    <w:rsid w:val="00910D12"/>
    <w:rsid w:val="00910EE4"/>
    <w:rsid w:val="00910F78"/>
    <w:rsid w:val="009112F9"/>
    <w:rsid w:val="0091139B"/>
    <w:rsid w:val="00911411"/>
    <w:rsid w:val="00911608"/>
    <w:rsid w:val="00911B5B"/>
    <w:rsid w:val="00911C24"/>
    <w:rsid w:val="00911C30"/>
    <w:rsid w:val="00911F75"/>
    <w:rsid w:val="00912285"/>
    <w:rsid w:val="0091247E"/>
    <w:rsid w:val="009124A6"/>
    <w:rsid w:val="009128E2"/>
    <w:rsid w:val="00913053"/>
    <w:rsid w:val="00913295"/>
    <w:rsid w:val="009133F5"/>
    <w:rsid w:val="0091343A"/>
    <w:rsid w:val="009138F6"/>
    <w:rsid w:val="0091392D"/>
    <w:rsid w:val="00913BEB"/>
    <w:rsid w:val="00913C61"/>
    <w:rsid w:val="00913CE0"/>
    <w:rsid w:val="00913DF8"/>
    <w:rsid w:val="00913E23"/>
    <w:rsid w:val="00913E61"/>
    <w:rsid w:val="00914380"/>
    <w:rsid w:val="00914506"/>
    <w:rsid w:val="0091474E"/>
    <w:rsid w:val="009148AF"/>
    <w:rsid w:val="00914BA5"/>
    <w:rsid w:val="00914BF3"/>
    <w:rsid w:val="00914E93"/>
    <w:rsid w:val="009153BA"/>
    <w:rsid w:val="0091564A"/>
    <w:rsid w:val="009156D5"/>
    <w:rsid w:val="0091598E"/>
    <w:rsid w:val="00915D4C"/>
    <w:rsid w:val="00915E85"/>
    <w:rsid w:val="00915F56"/>
    <w:rsid w:val="0091624A"/>
    <w:rsid w:val="00916424"/>
    <w:rsid w:val="009164E7"/>
    <w:rsid w:val="0091673F"/>
    <w:rsid w:val="00916CD1"/>
    <w:rsid w:val="00916ED8"/>
    <w:rsid w:val="00917272"/>
    <w:rsid w:val="00917488"/>
    <w:rsid w:val="009174EC"/>
    <w:rsid w:val="0091760B"/>
    <w:rsid w:val="00917962"/>
    <w:rsid w:val="00917A5A"/>
    <w:rsid w:val="00917B8A"/>
    <w:rsid w:val="00917E1D"/>
    <w:rsid w:val="00920313"/>
    <w:rsid w:val="009205C0"/>
    <w:rsid w:val="0092067D"/>
    <w:rsid w:val="00920939"/>
    <w:rsid w:val="00920AE6"/>
    <w:rsid w:val="00920F65"/>
    <w:rsid w:val="0092105B"/>
    <w:rsid w:val="00921100"/>
    <w:rsid w:val="00921140"/>
    <w:rsid w:val="00921219"/>
    <w:rsid w:val="00921969"/>
    <w:rsid w:val="00922179"/>
    <w:rsid w:val="00922186"/>
    <w:rsid w:val="0092222B"/>
    <w:rsid w:val="00922255"/>
    <w:rsid w:val="0092256D"/>
    <w:rsid w:val="009225DA"/>
    <w:rsid w:val="00922977"/>
    <w:rsid w:val="00922A8A"/>
    <w:rsid w:val="00922A9D"/>
    <w:rsid w:val="00922CC9"/>
    <w:rsid w:val="00922D4F"/>
    <w:rsid w:val="00922E12"/>
    <w:rsid w:val="0092318B"/>
    <w:rsid w:val="00923903"/>
    <w:rsid w:val="00923D27"/>
    <w:rsid w:val="00923D5A"/>
    <w:rsid w:val="00923E64"/>
    <w:rsid w:val="00923EB9"/>
    <w:rsid w:val="00923F29"/>
    <w:rsid w:val="00923F2D"/>
    <w:rsid w:val="00924004"/>
    <w:rsid w:val="009240CB"/>
    <w:rsid w:val="009242CC"/>
    <w:rsid w:val="00924548"/>
    <w:rsid w:val="0092459B"/>
    <w:rsid w:val="0092466B"/>
    <w:rsid w:val="00924983"/>
    <w:rsid w:val="00924A10"/>
    <w:rsid w:val="00924DE6"/>
    <w:rsid w:val="00925061"/>
    <w:rsid w:val="0092517E"/>
    <w:rsid w:val="009251BD"/>
    <w:rsid w:val="0092533C"/>
    <w:rsid w:val="00925518"/>
    <w:rsid w:val="0092567C"/>
    <w:rsid w:val="00925854"/>
    <w:rsid w:val="00925B37"/>
    <w:rsid w:val="00925E10"/>
    <w:rsid w:val="00925F41"/>
    <w:rsid w:val="00926351"/>
    <w:rsid w:val="009264B0"/>
    <w:rsid w:val="00926695"/>
    <w:rsid w:val="0092683D"/>
    <w:rsid w:val="0092695B"/>
    <w:rsid w:val="00927138"/>
    <w:rsid w:val="009271F0"/>
    <w:rsid w:val="009274F4"/>
    <w:rsid w:val="009277FB"/>
    <w:rsid w:val="00927922"/>
    <w:rsid w:val="009279B9"/>
    <w:rsid w:val="00927A04"/>
    <w:rsid w:val="00927BA7"/>
    <w:rsid w:val="00927FC3"/>
    <w:rsid w:val="009300A0"/>
    <w:rsid w:val="00930B6B"/>
    <w:rsid w:val="00930BB1"/>
    <w:rsid w:val="00930DBF"/>
    <w:rsid w:val="00930E66"/>
    <w:rsid w:val="00931468"/>
    <w:rsid w:val="009315DD"/>
    <w:rsid w:val="009319FA"/>
    <w:rsid w:val="00931EFD"/>
    <w:rsid w:val="00931F74"/>
    <w:rsid w:val="0093216D"/>
    <w:rsid w:val="009321D6"/>
    <w:rsid w:val="0093244F"/>
    <w:rsid w:val="0093246E"/>
    <w:rsid w:val="00932958"/>
    <w:rsid w:val="00932AE4"/>
    <w:rsid w:val="00932B64"/>
    <w:rsid w:val="00932C2C"/>
    <w:rsid w:val="00932C75"/>
    <w:rsid w:val="00932D8C"/>
    <w:rsid w:val="0093340E"/>
    <w:rsid w:val="009335EE"/>
    <w:rsid w:val="0093367B"/>
    <w:rsid w:val="00933C38"/>
    <w:rsid w:val="00933D7C"/>
    <w:rsid w:val="00933EB3"/>
    <w:rsid w:val="00934119"/>
    <w:rsid w:val="00934345"/>
    <w:rsid w:val="00934379"/>
    <w:rsid w:val="009343FA"/>
    <w:rsid w:val="00934426"/>
    <w:rsid w:val="00934655"/>
    <w:rsid w:val="009349BB"/>
    <w:rsid w:val="00934A6E"/>
    <w:rsid w:val="00934B98"/>
    <w:rsid w:val="00934CC1"/>
    <w:rsid w:val="00934DD3"/>
    <w:rsid w:val="009350BA"/>
    <w:rsid w:val="00935188"/>
    <w:rsid w:val="0093526B"/>
    <w:rsid w:val="00935B90"/>
    <w:rsid w:val="00935FF9"/>
    <w:rsid w:val="00936102"/>
    <w:rsid w:val="0093624C"/>
    <w:rsid w:val="00936BB0"/>
    <w:rsid w:val="00936F2C"/>
    <w:rsid w:val="00937083"/>
    <w:rsid w:val="009372C3"/>
    <w:rsid w:val="00937484"/>
    <w:rsid w:val="009374C3"/>
    <w:rsid w:val="009377BE"/>
    <w:rsid w:val="00937967"/>
    <w:rsid w:val="009379EC"/>
    <w:rsid w:val="00937C58"/>
    <w:rsid w:val="00937D59"/>
    <w:rsid w:val="00937F35"/>
    <w:rsid w:val="0094013E"/>
    <w:rsid w:val="009403D4"/>
    <w:rsid w:val="009404CF"/>
    <w:rsid w:val="009405F2"/>
    <w:rsid w:val="00940BFE"/>
    <w:rsid w:val="00940E47"/>
    <w:rsid w:val="00940EA2"/>
    <w:rsid w:val="00941256"/>
    <w:rsid w:val="009412F6"/>
    <w:rsid w:val="00941455"/>
    <w:rsid w:val="0094185F"/>
    <w:rsid w:val="0094196E"/>
    <w:rsid w:val="00941F48"/>
    <w:rsid w:val="00942298"/>
    <w:rsid w:val="00942478"/>
    <w:rsid w:val="00942631"/>
    <w:rsid w:val="009427F7"/>
    <w:rsid w:val="009429B5"/>
    <w:rsid w:val="00942A0F"/>
    <w:rsid w:val="00942CB4"/>
    <w:rsid w:val="00943146"/>
    <w:rsid w:val="00943211"/>
    <w:rsid w:val="0094340E"/>
    <w:rsid w:val="009435B4"/>
    <w:rsid w:val="00943878"/>
    <w:rsid w:val="00943955"/>
    <w:rsid w:val="00943BD6"/>
    <w:rsid w:val="00943C28"/>
    <w:rsid w:val="00943C32"/>
    <w:rsid w:val="00943C81"/>
    <w:rsid w:val="00943E1F"/>
    <w:rsid w:val="0094410B"/>
    <w:rsid w:val="009447C7"/>
    <w:rsid w:val="00944C00"/>
    <w:rsid w:val="00944C53"/>
    <w:rsid w:val="00944F1A"/>
    <w:rsid w:val="00944F69"/>
    <w:rsid w:val="00945460"/>
    <w:rsid w:val="00945679"/>
    <w:rsid w:val="009458DB"/>
    <w:rsid w:val="0094597D"/>
    <w:rsid w:val="00945BEB"/>
    <w:rsid w:val="0094612A"/>
    <w:rsid w:val="0094631E"/>
    <w:rsid w:val="00946654"/>
    <w:rsid w:val="00946685"/>
    <w:rsid w:val="00946DC8"/>
    <w:rsid w:val="00946E0F"/>
    <w:rsid w:val="00946FAA"/>
    <w:rsid w:val="00947631"/>
    <w:rsid w:val="009476C6"/>
    <w:rsid w:val="009476C8"/>
    <w:rsid w:val="00947A7F"/>
    <w:rsid w:val="00947BD4"/>
    <w:rsid w:val="00947FCB"/>
    <w:rsid w:val="009502A2"/>
    <w:rsid w:val="009502DD"/>
    <w:rsid w:val="0095049C"/>
    <w:rsid w:val="00950815"/>
    <w:rsid w:val="00950992"/>
    <w:rsid w:val="00950B64"/>
    <w:rsid w:val="00950B7A"/>
    <w:rsid w:val="00950C2B"/>
    <w:rsid w:val="00950F81"/>
    <w:rsid w:val="00950FAF"/>
    <w:rsid w:val="00951147"/>
    <w:rsid w:val="0095117B"/>
    <w:rsid w:val="009512B8"/>
    <w:rsid w:val="0095151E"/>
    <w:rsid w:val="009515D9"/>
    <w:rsid w:val="0095160B"/>
    <w:rsid w:val="009516C7"/>
    <w:rsid w:val="0095194A"/>
    <w:rsid w:val="00951A45"/>
    <w:rsid w:val="00951E81"/>
    <w:rsid w:val="00952563"/>
    <w:rsid w:val="00952760"/>
    <w:rsid w:val="009528BB"/>
    <w:rsid w:val="009529B9"/>
    <w:rsid w:val="00952C64"/>
    <w:rsid w:val="0095323A"/>
    <w:rsid w:val="00953397"/>
    <w:rsid w:val="009534BD"/>
    <w:rsid w:val="0095361E"/>
    <w:rsid w:val="0095395C"/>
    <w:rsid w:val="00953B05"/>
    <w:rsid w:val="00953B66"/>
    <w:rsid w:val="00953ED7"/>
    <w:rsid w:val="00953F0B"/>
    <w:rsid w:val="00953FC2"/>
    <w:rsid w:val="0095439D"/>
    <w:rsid w:val="00954676"/>
    <w:rsid w:val="0095473B"/>
    <w:rsid w:val="00954782"/>
    <w:rsid w:val="00954E10"/>
    <w:rsid w:val="00954E5E"/>
    <w:rsid w:val="00955055"/>
    <w:rsid w:val="009550D2"/>
    <w:rsid w:val="0095516B"/>
    <w:rsid w:val="00955196"/>
    <w:rsid w:val="009551A8"/>
    <w:rsid w:val="0095526B"/>
    <w:rsid w:val="00955445"/>
    <w:rsid w:val="009554C6"/>
    <w:rsid w:val="009554D8"/>
    <w:rsid w:val="009558A7"/>
    <w:rsid w:val="00955A00"/>
    <w:rsid w:val="00955AD4"/>
    <w:rsid w:val="00955E58"/>
    <w:rsid w:val="009563D0"/>
    <w:rsid w:val="009564E3"/>
    <w:rsid w:val="009565A4"/>
    <w:rsid w:val="009565A9"/>
    <w:rsid w:val="00956815"/>
    <w:rsid w:val="0095684D"/>
    <w:rsid w:val="00956916"/>
    <w:rsid w:val="009569D5"/>
    <w:rsid w:val="00956BBD"/>
    <w:rsid w:val="00956CB7"/>
    <w:rsid w:val="00956D80"/>
    <w:rsid w:val="00956E12"/>
    <w:rsid w:val="00956E26"/>
    <w:rsid w:val="00956F13"/>
    <w:rsid w:val="00957121"/>
    <w:rsid w:val="009571A2"/>
    <w:rsid w:val="009578F3"/>
    <w:rsid w:val="00957AC9"/>
    <w:rsid w:val="00957E29"/>
    <w:rsid w:val="00957E76"/>
    <w:rsid w:val="00957EA9"/>
    <w:rsid w:val="009600E5"/>
    <w:rsid w:val="009602F3"/>
    <w:rsid w:val="009607EA"/>
    <w:rsid w:val="009608CE"/>
    <w:rsid w:val="00960AF2"/>
    <w:rsid w:val="00960E39"/>
    <w:rsid w:val="009610F1"/>
    <w:rsid w:val="00961323"/>
    <w:rsid w:val="00961502"/>
    <w:rsid w:val="00961963"/>
    <w:rsid w:val="00961A46"/>
    <w:rsid w:val="00961C6E"/>
    <w:rsid w:val="00962138"/>
    <w:rsid w:val="0096219E"/>
    <w:rsid w:val="009621BC"/>
    <w:rsid w:val="009622F9"/>
    <w:rsid w:val="0096265B"/>
    <w:rsid w:val="009626E8"/>
    <w:rsid w:val="0096282A"/>
    <w:rsid w:val="00962B6F"/>
    <w:rsid w:val="00962D65"/>
    <w:rsid w:val="00962EDA"/>
    <w:rsid w:val="00962FC5"/>
    <w:rsid w:val="0096315D"/>
    <w:rsid w:val="00963284"/>
    <w:rsid w:val="00963798"/>
    <w:rsid w:val="009639BC"/>
    <w:rsid w:val="00963C93"/>
    <w:rsid w:val="00963D1B"/>
    <w:rsid w:val="00963EB0"/>
    <w:rsid w:val="00964079"/>
    <w:rsid w:val="009641FC"/>
    <w:rsid w:val="00964298"/>
    <w:rsid w:val="009643D6"/>
    <w:rsid w:val="009643DE"/>
    <w:rsid w:val="00964A7C"/>
    <w:rsid w:val="00964CAC"/>
    <w:rsid w:val="00964EC2"/>
    <w:rsid w:val="009650B5"/>
    <w:rsid w:val="00965168"/>
    <w:rsid w:val="009651CC"/>
    <w:rsid w:val="009652B5"/>
    <w:rsid w:val="009652B6"/>
    <w:rsid w:val="00965502"/>
    <w:rsid w:val="00965514"/>
    <w:rsid w:val="00965946"/>
    <w:rsid w:val="00965B8F"/>
    <w:rsid w:val="00965C3F"/>
    <w:rsid w:val="00966041"/>
    <w:rsid w:val="00966148"/>
    <w:rsid w:val="009661D5"/>
    <w:rsid w:val="00966647"/>
    <w:rsid w:val="0096664E"/>
    <w:rsid w:val="00966676"/>
    <w:rsid w:val="009668CA"/>
    <w:rsid w:val="00966A1D"/>
    <w:rsid w:val="00966A81"/>
    <w:rsid w:val="00966B7A"/>
    <w:rsid w:val="00966D56"/>
    <w:rsid w:val="00966E1A"/>
    <w:rsid w:val="00966F3C"/>
    <w:rsid w:val="0096709E"/>
    <w:rsid w:val="0096741D"/>
    <w:rsid w:val="00967602"/>
    <w:rsid w:val="00967742"/>
    <w:rsid w:val="00967C1A"/>
    <w:rsid w:val="00970549"/>
    <w:rsid w:val="00970618"/>
    <w:rsid w:val="00970649"/>
    <w:rsid w:val="009709C5"/>
    <w:rsid w:val="00970A11"/>
    <w:rsid w:val="00970A4E"/>
    <w:rsid w:val="00970AEC"/>
    <w:rsid w:val="00970BFB"/>
    <w:rsid w:val="00970C3A"/>
    <w:rsid w:val="00971142"/>
    <w:rsid w:val="00971311"/>
    <w:rsid w:val="009716E5"/>
    <w:rsid w:val="00971840"/>
    <w:rsid w:val="009718E0"/>
    <w:rsid w:val="00971BD6"/>
    <w:rsid w:val="00971CD4"/>
    <w:rsid w:val="00971E23"/>
    <w:rsid w:val="00971E69"/>
    <w:rsid w:val="009720C3"/>
    <w:rsid w:val="00972405"/>
    <w:rsid w:val="00972511"/>
    <w:rsid w:val="0097258F"/>
    <w:rsid w:val="00972609"/>
    <w:rsid w:val="0097268C"/>
    <w:rsid w:val="00972838"/>
    <w:rsid w:val="0097286D"/>
    <w:rsid w:val="00972F7E"/>
    <w:rsid w:val="00972FAE"/>
    <w:rsid w:val="00973341"/>
    <w:rsid w:val="00973387"/>
    <w:rsid w:val="00973441"/>
    <w:rsid w:val="00973459"/>
    <w:rsid w:val="00973933"/>
    <w:rsid w:val="00973983"/>
    <w:rsid w:val="00973B43"/>
    <w:rsid w:val="00973D91"/>
    <w:rsid w:val="00973DF4"/>
    <w:rsid w:val="00973F63"/>
    <w:rsid w:val="00974576"/>
    <w:rsid w:val="00974651"/>
    <w:rsid w:val="009747A8"/>
    <w:rsid w:val="00974C36"/>
    <w:rsid w:val="00974DAF"/>
    <w:rsid w:val="00974DDC"/>
    <w:rsid w:val="00974E68"/>
    <w:rsid w:val="00974F03"/>
    <w:rsid w:val="00974F9A"/>
    <w:rsid w:val="009750F8"/>
    <w:rsid w:val="0097512D"/>
    <w:rsid w:val="0097517A"/>
    <w:rsid w:val="00975264"/>
    <w:rsid w:val="0097546F"/>
    <w:rsid w:val="0097549D"/>
    <w:rsid w:val="009754FE"/>
    <w:rsid w:val="00975503"/>
    <w:rsid w:val="00975522"/>
    <w:rsid w:val="009757D0"/>
    <w:rsid w:val="00975874"/>
    <w:rsid w:val="00975B3B"/>
    <w:rsid w:val="00975E97"/>
    <w:rsid w:val="00975ED6"/>
    <w:rsid w:val="009760BA"/>
    <w:rsid w:val="009763D5"/>
    <w:rsid w:val="00976554"/>
    <w:rsid w:val="00976ABC"/>
    <w:rsid w:val="00976D03"/>
    <w:rsid w:val="00976FCA"/>
    <w:rsid w:val="009772E1"/>
    <w:rsid w:val="009776DF"/>
    <w:rsid w:val="009778EA"/>
    <w:rsid w:val="00977C05"/>
    <w:rsid w:val="00977D87"/>
    <w:rsid w:val="0098006F"/>
    <w:rsid w:val="009800B3"/>
    <w:rsid w:val="0098087C"/>
    <w:rsid w:val="0098090C"/>
    <w:rsid w:val="00980938"/>
    <w:rsid w:val="00980AD0"/>
    <w:rsid w:val="00980AE0"/>
    <w:rsid w:val="00980AF6"/>
    <w:rsid w:val="009810CD"/>
    <w:rsid w:val="0098135B"/>
    <w:rsid w:val="00981560"/>
    <w:rsid w:val="00981C98"/>
    <w:rsid w:val="00981CC2"/>
    <w:rsid w:val="0098230C"/>
    <w:rsid w:val="00982664"/>
    <w:rsid w:val="00982882"/>
    <w:rsid w:val="009830E0"/>
    <w:rsid w:val="009830E8"/>
    <w:rsid w:val="00983351"/>
    <w:rsid w:val="0098340B"/>
    <w:rsid w:val="00983613"/>
    <w:rsid w:val="0098378D"/>
    <w:rsid w:val="009837E4"/>
    <w:rsid w:val="009837F5"/>
    <w:rsid w:val="00983A5A"/>
    <w:rsid w:val="00983BAF"/>
    <w:rsid w:val="00983F59"/>
    <w:rsid w:val="00984150"/>
    <w:rsid w:val="009841B0"/>
    <w:rsid w:val="00984243"/>
    <w:rsid w:val="00984246"/>
    <w:rsid w:val="0098429D"/>
    <w:rsid w:val="009844C0"/>
    <w:rsid w:val="00984943"/>
    <w:rsid w:val="009849F5"/>
    <w:rsid w:val="00984AAC"/>
    <w:rsid w:val="00984AC8"/>
    <w:rsid w:val="00984F94"/>
    <w:rsid w:val="00984FEB"/>
    <w:rsid w:val="009858DA"/>
    <w:rsid w:val="00985928"/>
    <w:rsid w:val="00985ACD"/>
    <w:rsid w:val="00986030"/>
    <w:rsid w:val="009860C1"/>
    <w:rsid w:val="009861EF"/>
    <w:rsid w:val="009863FD"/>
    <w:rsid w:val="00986635"/>
    <w:rsid w:val="00986708"/>
    <w:rsid w:val="009867FC"/>
    <w:rsid w:val="00986AFB"/>
    <w:rsid w:val="00986DD2"/>
    <w:rsid w:val="00987026"/>
    <w:rsid w:val="00987A1D"/>
    <w:rsid w:val="00987B44"/>
    <w:rsid w:val="00987B91"/>
    <w:rsid w:val="00987C15"/>
    <w:rsid w:val="00987E0B"/>
    <w:rsid w:val="00987FE4"/>
    <w:rsid w:val="009900F8"/>
    <w:rsid w:val="00990151"/>
    <w:rsid w:val="009902F8"/>
    <w:rsid w:val="00990322"/>
    <w:rsid w:val="0099041F"/>
    <w:rsid w:val="00990488"/>
    <w:rsid w:val="009909F4"/>
    <w:rsid w:val="00990C92"/>
    <w:rsid w:val="00990E70"/>
    <w:rsid w:val="009913F5"/>
    <w:rsid w:val="009914C1"/>
    <w:rsid w:val="0099169A"/>
    <w:rsid w:val="00991821"/>
    <w:rsid w:val="00991B3D"/>
    <w:rsid w:val="00991B64"/>
    <w:rsid w:val="00991CFF"/>
    <w:rsid w:val="00991DBD"/>
    <w:rsid w:val="00991F7C"/>
    <w:rsid w:val="00992243"/>
    <w:rsid w:val="0099234B"/>
    <w:rsid w:val="0099238C"/>
    <w:rsid w:val="00992463"/>
    <w:rsid w:val="00992483"/>
    <w:rsid w:val="009926B2"/>
    <w:rsid w:val="00992A42"/>
    <w:rsid w:val="00992E06"/>
    <w:rsid w:val="00992EA6"/>
    <w:rsid w:val="00992EBB"/>
    <w:rsid w:val="00992F45"/>
    <w:rsid w:val="00993019"/>
    <w:rsid w:val="009933F4"/>
    <w:rsid w:val="00993765"/>
    <w:rsid w:val="00993856"/>
    <w:rsid w:val="009938E6"/>
    <w:rsid w:val="0099390F"/>
    <w:rsid w:val="00993913"/>
    <w:rsid w:val="00993C24"/>
    <w:rsid w:val="00993C90"/>
    <w:rsid w:val="00994204"/>
    <w:rsid w:val="00994246"/>
    <w:rsid w:val="00994621"/>
    <w:rsid w:val="00994661"/>
    <w:rsid w:val="009946C9"/>
    <w:rsid w:val="00994860"/>
    <w:rsid w:val="00994D68"/>
    <w:rsid w:val="00995195"/>
    <w:rsid w:val="00995210"/>
    <w:rsid w:val="009952F1"/>
    <w:rsid w:val="009954AF"/>
    <w:rsid w:val="009958B6"/>
    <w:rsid w:val="00995B61"/>
    <w:rsid w:val="00995D8F"/>
    <w:rsid w:val="00995DA6"/>
    <w:rsid w:val="00995DD7"/>
    <w:rsid w:val="009963F0"/>
    <w:rsid w:val="009964F3"/>
    <w:rsid w:val="00996623"/>
    <w:rsid w:val="00996A47"/>
    <w:rsid w:val="00996BDE"/>
    <w:rsid w:val="00996BF8"/>
    <w:rsid w:val="00996E78"/>
    <w:rsid w:val="00996ED9"/>
    <w:rsid w:val="00997283"/>
    <w:rsid w:val="00997781"/>
    <w:rsid w:val="00997C14"/>
    <w:rsid w:val="009A00D4"/>
    <w:rsid w:val="009A021D"/>
    <w:rsid w:val="009A027E"/>
    <w:rsid w:val="009A051D"/>
    <w:rsid w:val="009A0842"/>
    <w:rsid w:val="009A088E"/>
    <w:rsid w:val="009A0A08"/>
    <w:rsid w:val="009A0B5A"/>
    <w:rsid w:val="009A109E"/>
    <w:rsid w:val="009A1196"/>
    <w:rsid w:val="009A161A"/>
    <w:rsid w:val="009A1C00"/>
    <w:rsid w:val="009A1DD0"/>
    <w:rsid w:val="009A1E00"/>
    <w:rsid w:val="009A1F5A"/>
    <w:rsid w:val="009A1FBE"/>
    <w:rsid w:val="009A211D"/>
    <w:rsid w:val="009A24E6"/>
    <w:rsid w:val="009A26F1"/>
    <w:rsid w:val="009A289F"/>
    <w:rsid w:val="009A28D8"/>
    <w:rsid w:val="009A2942"/>
    <w:rsid w:val="009A2D10"/>
    <w:rsid w:val="009A2F29"/>
    <w:rsid w:val="009A3AEB"/>
    <w:rsid w:val="009A3F1A"/>
    <w:rsid w:val="009A3F37"/>
    <w:rsid w:val="009A3FA8"/>
    <w:rsid w:val="009A423C"/>
    <w:rsid w:val="009A42D2"/>
    <w:rsid w:val="009A42F4"/>
    <w:rsid w:val="009A4658"/>
    <w:rsid w:val="009A4E20"/>
    <w:rsid w:val="009A4ED2"/>
    <w:rsid w:val="009A5011"/>
    <w:rsid w:val="009A522B"/>
    <w:rsid w:val="009A52E4"/>
    <w:rsid w:val="009A52E6"/>
    <w:rsid w:val="009A5335"/>
    <w:rsid w:val="009A558D"/>
    <w:rsid w:val="009A5741"/>
    <w:rsid w:val="009A59D5"/>
    <w:rsid w:val="009A5BC5"/>
    <w:rsid w:val="009A6254"/>
    <w:rsid w:val="009A633A"/>
    <w:rsid w:val="009A6973"/>
    <w:rsid w:val="009A6C53"/>
    <w:rsid w:val="009A6E90"/>
    <w:rsid w:val="009A6F45"/>
    <w:rsid w:val="009A745A"/>
    <w:rsid w:val="009B0069"/>
    <w:rsid w:val="009B04E0"/>
    <w:rsid w:val="009B04F3"/>
    <w:rsid w:val="009B05A9"/>
    <w:rsid w:val="009B08EB"/>
    <w:rsid w:val="009B0A8C"/>
    <w:rsid w:val="009B0D1D"/>
    <w:rsid w:val="009B0F3F"/>
    <w:rsid w:val="009B1650"/>
    <w:rsid w:val="009B1722"/>
    <w:rsid w:val="009B1BA6"/>
    <w:rsid w:val="009B1D3B"/>
    <w:rsid w:val="009B1E9E"/>
    <w:rsid w:val="009B1FAE"/>
    <w:rsid w:val="009B1FD1"/>
    <w:rsid w:val="009B20C2"/>
    <w:rsid w:val="009B2289"/>
    <w:rsid w:val="009B2300"/>
    <w:rsid w:val="009B230D"/>
    <w:rsid w:val="009B2415"/>
    <w:rsid w:val="009B265B"/>
    <w:rsid w:val="009B2709"/>
    <w:rsid w:val="009B274C"/>
    <w:rsid w:val="009B29EF"/>
    <w:rsid w:val="009B2A6F"/>
    <w:rsid w:val="009B2AA4"/>
    <w:rsid w:val="009B2C78"/>
    <w:rsid w:val="009B2E53"/>
    <w:rsid w:val="009B2F01"/>
    <w:rsid w:val="009B34A2"/>
    <w:rsid w:val="009B35A5"/>
    <w:rsid w:val="009B364D"/>
    <w:rsid w:val="009B3835"/>
    <w:rsid w:val="009B38D3"/>
    <w:rsid w:val="009B38E5"/>
    <w:rsid w:val="009B3977"/>
    <w:rsid w:val="009B3E9E"/>
    <w:rsid w:val="009B3EBC"/>
    <w:rsid w:val="009B3FF6"/>
    <w:rsid w:val="009B40BE"/>
    <w:rsid w:val="009B4890"/>
    <w:rsid w:val="009B4B44"/>
    <w:rsid w:val="009B4CA2"/>
    <w:rsid w:val="009B50B2"/>
    <w:rsid w:val="009B50DF"/>
    <w:rsid w:val="009B524F"/>
    <w:rsid w:val="009B558A"/>
    <w:rsid w:val="009B559F"/>
    <w:rsid w:val="009B58C8"/>
    <w:rsid w:val="009B5C19"/>
    <w:rsid w:val="009B5E0C"/>
    <w:rsid w:val="009B5E3A"/>
    <w:rsid w:val="009B63DB"/>
    <w:rsid w:val="009B6C34"/>
    <w:rsid w:val="009B6C61"/>
    <w:rsid w:val="009B6C84"/>
    <w:rsid w:val="009B722A"/>
    <w:rsid w:val="009B74EF"/>
    <w:rsid w:val="009B768F"/>
    <w:rsid w:val="009B76AB"/>
    <w:rsid w:val="009B7706"/>
    <w:rsid w:val="009B7ABE"/>
    <w:rsid w:val="009B7B16"/>
    <w:rsid w:val="009B7EA0"/>
    <w:rsid w:val="009C0003"/>
    <w:rsid w:val="009C0147"/>
    <w:rsid w:val="009C0339"/>
    <w:rsid w:val="009C07FF"/>
    <w:rsid w:val="009C0C5C"/>
    <w:rsid w:val="009C0CE0"/>
    <w:rsid w:val="009C0D04"/>
    <w:rsid w:val="009C0D61"/>
    <w:rsid w:val="009C147B"/>
    <w:rsid w:val="009C15C6"/>
    <w:rsid w:val="009C1A61"/>
    <w:rsid w:val="009C1C9C"/>
    <w:rsid w:val="009C1D27"/>
    <w:rsid w:val="009C21FD"/>
    <w:rsid w:val="009C23EE"/>
    <w:rsid w:val="009C28A4"/>
    <w:rsid w:val="009C2921"/>
    <w:rsid w:val="009C29C4"/>
    <w:rsid w:val="009C2A70"/>
    <w:rsid w:val="009C2B58"/>
    <w:rsid w:val="009C2C51"/>
    <w:rsid w:val="009C2CBD"/>
    <w:rsid w:val="009C2EC6"/>
    <w:rsid w:val="009C304D"/>
    <w:rsid w:val="009C320D"/>
    <w:rsid w:val="009C34B9"/>
    <w:rsid w:val="009C36CD"/>
    <w:rsid w:val="009C378A"/>
    <w:rsid w:val="009C396B"/>
    <w:rsid w:val="009C3BF2"/>
    <w:rsid w:val="009C3EB8"/>
    <w:rsid w:val="009C3F9A"/>
    <w:rsid w:val="009C41C0"/>
    <w:rsid w:val="009C4208"/>
    <w:rsid w:val="009C46C5"/>
    <w:rsid w:val="009C4A47"/>
    <w:rsid w:val="009C4A57"/>
    <w:rsid w:val="009C4BC1"/>
    <w:rsid w:val="009C4F55"/>
    <w:rsid w:val="009C510E"/>
    <w:rsid w:val="009C5120"/>
    <w:rsid w:val="009C56A6"/>
    <w:rsid w:val="009C5712"/>
    <w:rsid w:val="009C5720"/>
    <w:rsid w:val="009C581A"/>
    <w:rsid w:val="009C593B"/>
    <w:rsid w:val="009C5B67"/>
    <w:rsid w:val="009C5C5F"/>
    <w:rsid w:val="009C5D05"/>
    <w:rsid w:val="009C5D8F"/>
    <w:rsid w:val="009C5E89"/>
    <w:rsid w:val="009C6131"/>
    <w:rsid w:val="009C615D"/>
    <w:rsid w:val="009C630C"/>
    <w:rsid w:val="009C6580"/>
    <w:rsid w:val="009C67DF"/>
    <w:rsid w:val="009C6A19"/>
    <w:rsid w:val="009C6D33"/>
    <w:rsid w:val="009C6EDB"/>
    <w:rsid w:val="009C7057"/>
    <w:rsid w:val="009C7139"/>
    <w:rsid w:val="009C7311"/>
    <w:rsid w:val="009C744F"/>
    <w:rsid w:val="009C75FC"/>
    <w:rsid w:val="009C77BC"/>
    <w:rsid w:val="009C793D"/>
    <w:rsid w:val="009C7989"/>
    <w:rsid w:val="009C7A7A"/>
    <w:rsid w:val="009C7A9A"/>
    <w:rsid w:val="009C7C7C"/>
    <w:rsid w:val="009C7FE0"/>
    <w:rsid w:val="009D0332"/>
    <w:rsid w:val="009D038F"/>
    <w:rsid w:val="009D054F"/>
    <w:rsid w:val="009D05A0"/>
    <w:rsid w:val="009D0A50"/>
    <w:rsid w:val="009D0B1C"/>
    <w:rsid w:val="009D0D6C"/>
    <w:rsid w:val="009D0EB2"/>
    <w:rsid w:val="009D0F36"/>
    <w:rsid w:val="009D13D0"/>
    <w:rsid w:val="009D1786"/>
    <w:rsid w:val="009D17E8"/>
    <w:rsid w:val="009D1924"/>
    <w:rsid w:val="009D198A"/>
    <w:rsid w:val="009D1A95"/>
    <w:rsid w:val="009D1E64"/>
    <w:rsid w:val="009D1FA8"/>
    <w:rsid w:val="009D20DE"/>
    <w:rsid w:val="009D20FC"/>
    <w:rsid w:val="009D220C"/>
    <w:rsid w:val="009D26C3"/>
    <w:rsid w:val="009D29E3"/>
    <w:rsid w:val="009D2CB3"/>
    <w:rsid w:val="009D2D3D"/>
    <w:rsid w:val="009D2ED7"/>
    <w:rsid w:val="009D304F"/>
    <w:rsid w:val="009D3464"/>
    <w:rsid w:val="009D346A"/>
    <w:rsid w:val="009D37B8"/>
    <w:rsid w:val="009D3DC6"/>
    <w:rsid w:val="009D3DF5"/>
    <w:rsid w:val="009D3E52"/>
    <w:rsid w:val="009D43E8"/>
    <w:rsid w:val="009D4623"/>
    <w:rsid w:val="009D4630"/>
    <w:rsid w:val="009D497E"/>
    <w:rsid w:val="009D4CA0"/>
    <w:rsid w:val="009D4F4A"/>
    <w:rsid w:val="009D50FD"/>
    <w:rsid w:val="009D5136"/>
    <w:rsid w:val="009D51A4"/>
    <w:rsid w:val="009D5396"/>
    <w:rsid w:val="009D5451"/>
    <w:rsid w:val="009D5618"/>
    <w:rsid w:val="009D5852"/>
    <w:rsid w:val="009D5912"/>
    <w:rsid w:val="009D5A2F"/>
    <w:rsid w:val="009D5CDA"/>
    <w:rsid w:val="009D62D7"/>
    <w:rsid w:val="009D6795"/>
    <w:rsid w:val="009D68E6"/>
    <w:rsid w:val="009D6EF8"/>
    <w:rsid w:val="009D701B"/>
    <w:rsid w:val="009D734C"/>
    <w:rsid w:val="009D74F0"/>
    <w:rsid w:val="009D7547"/>
    <w:rsid w:val="009D765D"/>
    <w:rsid w:val="009D7992"/>
    <w:rsid w:val="009D7AB5"/>
    <w:rsid w:val="009D7B1E"/>
    <w:rsid w:val="009D7D27"/>
    <w:rsid w:val="009E01AF"/>
    <w:rsid w:val="009E0427"/>
    <w:rsid w:val="009E0959"/>
    <w:rsid w:val="009E0965"/>
    <w:rsid w:val="009E0B47"/>
    <w:rsid w:val="009E0BB4"/>
    <w:rsid w:val="009E0E74"/>
    <w:rsid w:val="009E0E8C"/>
    <w:rsid w:val="009E143D"/>
    <w:rsid w:val="009E1742"/>
    <w:rsid w:val="009E1823"/>
    <w:rsid w:val="009E23D8"/>
    <w:rsid w:val="009E2567"/>
    <w:rsid w:val="009E25D1"/>
    <w:rsid w:val="009E2656"/>
    <w:rsid w:val="009E2683"/>
    <w:rsid w:val="009E2776"/>
    <w:rsid w:val="009E2A2F"/>
    <w:rsid w:val="009E2C04"/>
    <w:rsid w:val="009E2DC3"/>
    <w:rsid w:val="009E2FD7"/>
    <w:rsid w:val="009E3285"/>
    <w:rsid w:val="009E3568"/>
    <w:rsid w:val="009E35AA"/>
    <w:rsid w:val="009E3831"/>
    <w:rsid w:val="009E39AA"/>
    <w:rsid w:val="009E3A43"/>
    <w:rsid w:val="009E3EA6"/>
    <w:rsid w:val="009E3F89"/>
    <w:rsid w:val="009E4114"/>
    <w:rsid w:val="009E4141"/>
    <w:rsid w:val="009E429A"/>
    <w:rsid w:val="009E43EC"/>
    <w:rsid w:val="009E45AB"/>
    <w:rsid w:val="009E4604"/>
    <w:rsid w:val="009E4809"/>
    <w:rsid w:val="009E4AFA"/>
    <w:rsid w:val="009E4E9D"/>
    <w:rsid w:val="009E51B3"/>
    <w:rsid w:val="009E5421"/>
    <w:rsid w:val="009E5686"/>
    <w:rsid w:val="009E57BC"/>
    <w:rsid w:val="009E57F6"/>
    <w:rsid w:val="009E586F"/>
    <w:rsid w:val="009E5969"/>
    <w:rsid w:val="009E59DF"/>
    <w:rsid w:val="009E5A78"/>
    <w:rsid w:val="009E5C8C"/>
    <w:rsid w:val="009E5CBF"/>
    <w:rsid w:val="009E5D47"/>
    <w:rsid w:val="009E5E38"/>
    <w:rsid w:val="009E6002"/>
    <w:rsid w:val="009E6325"/>
    <w:rsid w:val="009E65E8"/>
    <w:rsid w:val="009E67B3"/>
    <w:rsid w:val="009E682D"/>
    <w:rsid w:val="009E6BD1"/>
    <w:rsid w:val="009E6E37"/>
    <w:rsid w:val="009E7044"/>
    <w:rsid w:val="009E708C"/>
    <w:rsid w:val="009E71D2"/>
    <w:rsid w:val="009E723D"/>
    <w:rsid w:val="009E726C"/>
    <w:rsid w:val="009E754B"/>
    <w:rsid w:val="009E77A2"/>
    <w:rsid w:val="009E787E"/>
    <w:rsid w:val="009E7880"/>
    <w:rsid w:val="009E78CB"/>
    <w:rsid w:val="009E7A3F"/>
    <w:rsid w:val="009E7B9D"/>
    <w:rsid w:val="009E7BF0"/>
    <w:rsid w:val="009E7C33"/>
    <w:rsid w:val="009E7D36"/>
    <w:rsid w:val="009E7D4C"/>
    <w:rsid w:val="009E7F0E"/>
    <w:rsid w:val="009E7F39"/>
    <w:rsid w:val="009E7FAF"/>
    <w:rsid w:val="009F0039"/>
    <w:rsid w:val="009F024C"/>
    <w:rsid w:val="009F052B"/>
    <w:rsid w:val="009F07CB"/>
    <w:rsid w:val="009F0859"/>
    <w:rsid w:val="009F0ADF"/>
    <w:rsid w:val="009F0B79"/>
    <w:rsid w:val="009F0B90"/>
    <w:rsid w:val="009F0DC4"/>
    <w:rsid w:val="009F0E62"/>
    <w:rsid w:val="009F0E9E"/>
    <w:rsid w:val="009F100C"/>
    <w:rsid w:val="009F108D"/>
    <w:rsid w:val="009F1123"/>
    <w:rsid w:val="009F130B"/>
    <w:rsid w:val="009F1617"/>
    <w:rsid w:val="009F1623"/>
    <w:rsid w:val="009F1B41"/>
    <w:rsid w:val="009F1DDB"/>
    <w:rsid w:val="009F1E49"/>
    <w:rsid w:val="009F1F1B"/>
    <w:rsid w:val="009F1F89"/>
    <w:rsid w:val="009F2150"/>
    <w:rsid w:val="009F224C"/>
    <w:rsid w:val="009F26CE"/>
    <w:rsid w:val="009F296F"/>
    <w:rsid w:val="009F2992"/>
    <w:rsid w:val="009F2A1A"/>
    <w:rsid w:val="009F2A75"/>
    <w:rsid w:val="009F2AA0"/>
    <w:rsid w:val="009F2D1B"/>
    <w:rsid w:val="009F2E12"/>
    <w:rsid w:val="009F2F97"/>
    <w:rsid w:val="009F31F0"/>
    <w:rsid w:val="009F3488"/>
    <w:rsid w:val="009F35AA"/>
    <w:rsid w:val="009F35CD"/>
    <w:rsid w:val="009F37D4"/>
    <w:rsid w:val="009F3E5D"/>
    <w:rsid w:val="009F3EF3"/>
    <w:rsid w:val="009F4601"/>
    <w:rsid w:val="009F4714"/>
    <w:rsid w:val="009F47C5"/>
    <w:rsid w:val="009F4809"/>
    <w:rsid w:val="009F483D"/>
    <w:rsid w:val="009F4A38"/>
    <w:rsid w:val="009F4AF3"/>
    <w:rsid w:val="009F4BCA"/>
    <w:rsid w:val="009F4BD5"/>
    <w:rsid w:val="009F4E19"/>
    <w:rsid w:val="009F5158"/>
    <w:rsid w:val="009F5180"/>
    <w:rsid w:val="009F5433"/>
    <w:rsid w:val="009F5452"/>
    <w:rsid w:val="009F5453"/>
    <w:rsid w:val="009F558A"/>
    <w:rsid w:val="009F58A7"/>
    <w:rsid w:val="009F5A83"/>
    <w:rsid w:val="009F5BF6"/>
    <w:rsid w:val="009F5FBA"/>
    <w:rsid w:val="009F6345"/>
    <w:rsid w:val="009F64FE"/>
    <w:rsid w:val="009F65D2"/>
    <w:rsid w:val="009F67B5"/>
    <w:rsid w:val="009F68AB"/>
    <w:rsid w:val="009F6B7E"/>
    <w:rsid w:val="009F6BEB"/>
    <w:rsid w:val="009F6BF3"/>
    <w:rsid w:val="009F6CCC"/>
    <w:rsid w:val="009F6DBA"/>
    <w:rsid w:val="009F7089"/>
    <w:rsid w:val="009F7285"/>
    <w:rsid w:val="009F785B"/>
    <w:rsid w:val="009F79F3"/>
    <w:rsid w:val="009F7E97"/>
    <w:rsid w:val="00A00096"/>
    <w:rsid w:val="00A0032A"/>
    <w:rsid w:val="00A00434"/>
    <w:rsid w:val="00A00463"/>
    <w:rsid w:val="00A004EE"/>
    <w:rsid w:val="00A00A1A"/>
    <w:rsid w:val="00A00AE4"/>
    <w:rsid w:val="00A00CA2"/>
    <w:rsid w:val="00A01226"/>
    <w:rsid w:val="00A01705"/>
    <w:rsid w:val="00A018C8"/>
    <w:rsid w:val="00A019F6"/>
    <w:rsid w:val="00A01A88"/>
    <w:rsid w:val="00A01C81"/>
    <w:rsid w:val="00A01FA1"/>
    <w:rsid w:val="00A021C6"/>
    <w:rsid w:val="00A02337"/>
    <w:rsid w:val="00A023C6"/>
    <w:rsid w:val="00A025DA"/>
    <w:rsid w:val="00A02704"/>
    <w:rsid w:val="00A0279D"/>
    <w:rsid w:val="00A027F9"/>
    <w:rsid w:val="00A0294C"/>
    <w:rsid w:val="00A02AD0"/>
    <w:rsid w:val="00A02E36"/>
    <w:rsid w:val="00A02FE8"/>
    <w:rsid w:val="00A03082"/>
    <w:rsid w:val="00A03190"/>
    <w:rsid w:val="00A033CB"/>
    <w:rsid w:val="00A034ED"/>
    <w:rsid w:val="00A03724"/>
    <w:rsid w:val="00A037F3"/>
    <w:rsid w:val="00A03801"/>
    <w:rsid w:val="00A0392F"/>
    <w:rsid w:val="00A03C63"/>
    <w:rsid w:val="00A04203"/>
    <w:rsid w:val="00A042A2"/>
    <w:rsid w:val="00A042E1"/>
    <w:rsid w:val="00A044A5"/>
    <w:rsid w:val="00A04848"/>
    <w:rsid w:val="00A04ACD"/>
    <w:rsid w:val="00A04AD9"/>
    <w:rsid w:val="00A0518C"/>
    <w:rsid w:val="00A05569"/>
    <w:rsid w:val="00A05612"/>
    <w:rsid w:val="00A057AD"/>
    <w:rsid w:val="00A058AF"/>
    <w:rsid w:val="00A05B38"/>
    <w:rsid w:val="00A05D25"/>
    <w:rsid w:val="00A05DE3"/>
    <w:rsid w:val="00A05EA3"/>
    <w:rsid w:val="00A05FA6"/>
    <w:rsid w:val="00A061DE"/>
    <w:rsid w:val="00A067DC"/>
    <w:rsid w:val="00A06902"/>
    <w:rsid w:val="00A0698E"/>
    <w:rsid w:val="00A06C1F"/>
    <w:rsid w:val="00A06EA3"/>
    <w:rsid w:val="00A074ED"/>
    <w:rsid w:val="00A076BE"/>
    <w:rsid w:val="00A0787E"/>
    <w:rsid w:val="00A07993"/>
    <w:rsid w:val="00A079B1"/>
    <w:rsid w:val="00A079C1"/>
    <w:rsid w:val="00A07A83"/>
    <w:rsid w:val="00A07B33"/>
    <w:rsid w:val="00A10105"/>
    <w:rsid w:val="00A10138"/>
    <w:rsid w:val="00A101AC"/>
    <w:rsid w:val="00A103EA"/>
    <w:rsid w:val="00A10BBB"/>
    <w:rsid w:val="00A10D37"/>
    <w:rsid w:val="00A10EC3"/>
    <w:rsid w:val="00A11394"/>
    <w:rsid w:val="00A11435"/>
    <w:rsid w:val="00A11A7B"/>
    <w:rsid w:val="00A11AB3"/>
    <w:rsid w:val="00A11B19"/>
    <w:rsid w:val="00A11C40"/>
    <w:rsid w:val="00A11ECF"/>
    <w:rsid w:val="00A11F5F"/>
    <w:rsid w:val="00A1200D"/>
    <w:rsid w:val="00A1214B"/>
    <w:rsid w:val="00A121BA"/>
    <w:rsid w:val="00A123B5"/>
    <w:rsid w:val="00A13033"/>
    <w:rsid w:val="00A13094"/>
    <w:rsid w:val="00A130BA"/>
    <w:rsid w:val="00A13288"/>
    <w:rsid w:val="00A1335B"/>
    <w:rsid w:val="00A133DA"/>
    <w:rsid w:val="00A137E3"/>
    <w:rsid w:val="00A139F0"/>
    <w:rsid w:val="00A13A9C"/>
    <w:rsid w:val="00A13B87"/>
    <w:rsid w:val="00A13F0C"/>
    <w:rsid w:val="00A14046"/>
    <w:rsid w:val="00A14145"/>
    <w:rsid w:val="00A1431D"/>
    <w:rsid w:val="00A143A8"/>
    <w:rsid w:val="00A14AEA"/>
    <w:rsid w:val="00A14B2F"/>
    <w:rsid w:val="00A14BC1"/>
    <w:rsid w:val="00A14DF5"/>
    <w:rsid w:val="00A14EC5"/>
    <w:rsid w:val="00A150AE"/>
    <w:rsid w:val="00A152CD"/>
    <w:rsid w:val="00A1537F"/>
    <w:rsid w:val="00A15653"/>
    <w:rsid w:val="00A15820"/>
    <w:rsid w:val="00A15837"/>
    <w:rsid w:val="00A15AFD"/>
    <w:rsid w:val="00A15B80"/>
    <w:rsid w:val="00A15CB0"/>
    <w:rsid w:val="00A15E33"/>
    <w:rsid w:val="00A1628F"/>
    <w:rsid w:val="00A162A9"/>
    <w:rsid w:val="00A16708"/>
    <w:rsid w:val="00A16D69"/>
    <w:rsid w:val="00A17466"/>
    <w:rsid w:val="00A1777B"/>
    <w:rsid w:val="00A17A6E"/>
    <w:rsid w:val="00A17C49"/>
    <w:rsid w:val="00A17D71"/>
    <w:rsid w:val="00A2001B"/>
    <w:rsid w:val="00A20992"/>
    <w:rsid w:val="00A20CD5"/>
    <w:rsid w:val="00A20E02"/>
    <w:rsid w:val="00A20F4C"/>
    <w:rsid w:val="00A2103E"/>
    <w:rsid w:val="00A21140"/>
    <w:rsid w:val="00A21184"/>
    <w:rsid w:val="00A2129B"/>
    <w:rsid w:val="00A2133B"/>
    <w:rsid w:val="00A2133F"/>
    <w:rsid w:val="00A2166B"/>
    <w:rsid w:val="00A21A42"/>
    <w:rsid w:val="00A21C08"/>
    <w:rsid w:val="00A21C16"/>
    <w:rsid w:val="00A21F0D"/>
    <w:rsid w:val="00A22022"/>
    <w:rsid w:val="00A221CB"/>
    <w:rsid w:val="00A22292"/>
    <w:rsid w:val="00A222AB"/>
    <w:rsid w:val="00A222BC"/>
    <w:rsid w:val="00A225C4"/>
    <w:rsid w:val="00A228F9"/>
    <w:rsid w:val="00A22A77"/>
    <w:rsid w:val="00A22C32"/>
    <w:rsid w:val="00A22D51"/>
    <w:rsid w:val="00A230E2"/>
    <w:rsid w:val="00A23361"/>
    <w:rsid w:val="00A233E7"/>
    <w:rsid w:val="00A23644"/>
    <w:rsid w:val="00A23AAD"/>
    <w:rsid w:val="00A23B32"/>
    <w:rsid w:val="00A23F24"/>
    <w:rsid w:val="00A23F29"/>
    <w:rsid w:val="00A23FB4"/>
    <w:rsid w:val="00A24106"/>
    <w:rsid w:val="00A2435E"/>
    <w:rsid w:val="00A245C1"/>
    <w:rsid w:val="00A24A41"/>
    <w:rsid w:val="00A24B5A"/>
    <w:rsid w:val="00A24D01"/>
    <w:rsid w:val="00A25001"/>
    <w:rsid w:val="00A25461"/>
    <w:rsid w:val="00A2558D"/>
    <w:rsid w:val="00A25DE6"/>
    <w:rsid w:val="00A25F58"/>
    <w:rsid w:val="00A262DE"/>
    <w:rsid w:val="00A2639E"/>
    <w:rsid w:val="00A263BE"/>
    <w:rsid w:val="00A264D1"/>
    <w:rsid w:val="00A268AD"/>
    <w:rsid w:val="00A26920"/>
    <w:rsid w:val="00A26B0F"/>
    <w:rsid w:val="00A26B2C"/>
    <w:rsid w:val="00A26EA2"/>
    <w:rsid w:val="00A271D3"/>
    <w:rsid w:val="00A272C0"/>
    <w:rsid w:val="00A276DA"/>
    <w:rsid w:val="00A27A25"/>
    <w:rsid w:val="00A27B8F"/>
    <w:rsid w:val="00A3004C"/>
    <w:rsid w:val="00A30121"/>
    <w:rsid w:val="00A30382"/>
    <w:rsid w:val="00A30464"/>
    <w:rsid w:val="00A306FC"/>
    <w:rsid w:val="00A31010"/>
    <w:rsid w:val="00A31061"/>
    <w:rsid w:val="00A312F6"/>
    <w:rsid w:val="00A31352"/>
    <w:rsid w:val="00A3135E"/>
    <w:rsid w:val="00A3140B"/>
    <w:rsid w:val="00A314EE"/>
    <w:rsid w:val="00A3172F"/>
    <w:rsid w:val="00A31781"/>
    <w:rsid w:val="00A317D6"/>
    <w:rsid w:val="00A31B31"/>
    <w:rsid w:val="00A31E81"/>
    <w:rsid w:val="00A31F0C"/>
    <w:rsid w:val="00A32415"/>
    <w:rsid w:val="00A324B2"/>
    <w:rsid w:val="00A32627"/>
    <w:rsid w:val="00A326C1"/>
    <w:rsid w:val="00A326F4"/>
    <w:rsid w:val="00A32806"/>
    <w:rsid w:val="00A32C04"/>
    <w:rsid w:val="00A32C65"/>
    <w:rsid w:val="00A32CB5"/>
    <w:rsid w:val="00A32CFE"/>
    <w:rsid w:val="00A32F44"/>
    <w:rsid w:val="00A3310F"/>
    <w:rsid w:val="00A3329E"/>
    <w:rsid w:val="00A3387A"/>
    <w:rsid w:val="00A33C96"/>
    <w:rsid w:val="00A33D93"/>
    <w:rsid w:val="00A3415C"/>
    <w:rsid w:val="00A341C7"/>
    <w:rsid w:val="00A34275"/>
    <w:rsid w:val="00A342A7"/>
    <w:rsid w:val="00A34703"/>
    <w:rsid w:val="00A347C1"/>
    <w:rsid w:val="00A3488B"/>
    <w:rsid w:val="00A34AA6"/>
    <w:rsid w:val="00A34B3F"/>
    <w:rsid w:val="00A34D7C"/>
    <w:rsid w:val="00A34E8C"/>
    <w:rsid w:val="00A350FF"/>
    <w:rsid w:val="00A351F2"/>
    <w:rsid w:val="00A35271"/>
    <w:rsid w:val="00A352FC"/>
    <w:rsid w:val="00A354C4"/>
    <w:rsid w:val="00A35856"/>
    <w:rsid w:val="00A35B73"/>
    <w:rsid w:val="00A35CB7"/>
    <w:rsid w:val="00A3656F"/>
    <w:rsid w:val="00A36C15"/>
    <w:rsid w:val="00A36E41"/>
    <w:rsid w:val="00A3725D"/>
    <w:rsid w:val="00A37524"/>
    <w:rsid w:val="00A379B8"/>
    <w:rsid w:val="00A37A30"/>
    <w:rsid w:val="00A37AC4"/>
    <w:rsid w:val="00A40228"/>
    <w:rsid w:val="00A40501"/>
    <w:rsid w:val="00A4062C"/>
    <w:rsid w:val="00A40935"/>
    <w:rsid w:val="00A40968"/>
    <w:rsid w:val="00A40B7A"/>
    <w:rsid w:val="00A40C9F"/>
    <w:rsid w:val="00A40D13"/>
    <w:rsid w:val="00A410F3"/>
    <w:rsid w:val="00A4128A"/>
    <w:rsid w:val="00A414F6"/>
    <w:rsid w:val="00A414F7"/>
    <w:rsid w:val="00A4155E"/>
    <w:rsid w:val="00A41914"/>
    <w:rsid w:val="00A41CAF"/>
    <w:rsid w:val="00A42102"/>
    <w:rsid w:val="00A421DE"/>
    <w:rsid w:val="00A42363"/>
    <w:rsid w:val="00A42378"/>
    <w:rsid w:val="00A42533"/>
    <w:rsid w:val="00A426DF"/>
    <w:rsid w:val="00A429DE"/>
    <w:rsid w:val="00A42D82"/>
    <w:rsid w:val="00A42F19"/>
    <w:rsid w:val="00A42F5D"/>
    <w:rsid w:val="00A42F69"/>
    <w:rsid w:val="00A4340F"/>
    <w:rsid w:val="00A43ABE"/>
    <w:rsid w:val="00A43B2B"/>
    <w:rsid w:val="00A43BAC"/>
    <w:rsid w:val="00A43F2D"/>
    <w:rsid w:val="00A440A4"/>
    <w:rsid w:val="00A442A2"/>
    <w:rsid w:val="00A442E1"/>
    <w:rsid w:val="00A44465"/>
    <w:rsid w:val="00A4455E"/>
    <w:rsid w:val="00A4467C"/>
    <w:rsid w:val="00A44756"/>
    <w:rsid w:val="00A44B07"/>
    <w:rsid w:val="00A44B7F"/>
    <w:rsid w:val="00A44CF9"/>
    <w:rsid w:val="00A4514C"/>
    <w:rsid w:val="00A4523E"/>
    <w:rsid w:val="00A45556"/>
    <w:rsid w:val="00A456DC"/>
    <w:rsid w:val="00A457A0"/>
    <w:rsid w:val="00A45859"/>
    <w:rsid w:val="00A45A3C"/>
    <w:rsid w:val="00A45B20"/>
    <w:rsid w:val="00A45CD6"/>
    <w:rsid w:val="00A45D0A"/>
    <w:rsid w:val="00A45F1B"/>
    <w:rsid w:val="00A4629C"/>
    <w:rsid w:val="00A4630F"/>
    <w:rsid w:val="00A4659F"/>
    <w:rsid w:val="00A46688"/>
    <w:rsid w:val="00A46A67"/>
    <w:rsid w:val="00A46C54"/>
    <w:rsid w:val="00A46CDC"/>
    <w:rsid w:val="00A46CFD"/>
    <w:rsid w:val="00A46D5E"/>
    <w:rsid w:val="00A46E1C"/>
    <w:rsid w:val="00A4712E"/>
    <w:rsid w:val="00A473D7"/>
    <w:rsid w:val="00A47492"/>
    <w:rsid w:val="00A47496"/>
    <w:rsid w:val="00A477D8"/>
    <w:rsid w:val="00A477DC"/>
    <w:rsid w:val="00A47BE7"/>
    <w:rsid w:val="00A5017E"/>
    <w:rsid w:val="00A502FD"/>
    <w:rsid w:val="00A5031C"/>
    <w:rsid w:val="00A509E9"/>
    <w:rsid w:val="00A50A36"/>
    <w:rsid w:val="00A50C59"/>
    <w:rsid w:val="00A50CFD"/>
    <w:rsid w:val="00A50DA5"/>
    <w:rsid w:val="00A50DDE"/>
    <w:rsid w:val="00A50DF8"/>
    <w:rsid w:val="00A510B1"/>
    <w:rsid w:val="00A51122"/>
    <w:rsid w:val="00A51783"/>
    <w:rsid w:val="00A51B87"/>
    <w:rsid w:val="00A51BC2"/>
    <w:rsid w:val="00A51C22"/>
    <w:rsid w:val="00A51DB8"/>
    <w:rsid w:val="00A51E11"/>
    <w:rsid w:val="00A51E52"/>
    <w:rsid w:val="00A52016"/>
    <w:rsid w:val="00A522C9"/>
    <w:rsid w:val="00A524B9"/>
    <w:rsid w:val="00A52577"/>
    <w:rsid w:val="00A526BD"/>
    <w:rsid w:val="00A526CB"/>
    <w:rsid w:val="00A5273F"/>
    <w:rsid w:val="00A52822"/>
    <w:rsid w:val="00A529B5"/>
    <w:rsid w:val="00A52AA2"/>
    <w:rsid w:val="00A52F70"/>
    <w:rsid w:val="00A5309D"/>
    <w:rsid w:val="00A5322B"/>
    <w:rsid w:val="00A537C9"/>
    <w:rsid w:val="00A539EA"/>
    <w:rsid w:val="00A53A14"/>
    <w:rsid w:val="00A53D98"/>
    <w:rsid w:val="00A53DAD"/>
    <w:rsid w:val="00A53DEF"/>
    <w:rsid w:val="00A53E62"/>
    <w:rsid w:val="00A53F56"/>
    <w:rsid w:val="00A5404F"/>
    <w:rsid w:val="00A54112"/>
    <w:rsid w:val="00A543D1"/>
    <w:rsid w:val="00A543F1"/>
    <w:rsid w:val="00A545E2"/>
    <w:rsid w:val="00A546EA"/>
    <w:rsid w:val="00A54AC3"/>
    <w:rsid w:val="00A54BD2"/>
    <w:rsid w:val="00A54D30"/>
    <w:rsid w:val="00A54E1B"/>
    <w:rsid w:val="00A5502A"/>
    <w:rsid w:val="00A5505C"/>
    <w:rsid w:val="00A55082"/>
    <w:rsid w:val="00A550D0"/>
    <w:rsid w:val="00A5538E"/>
    <w:rsid w:val="00A553F0"/>
    <w:rsid w:val="00A55808"/>
    <w:rsid w:val="00A55CB1"/>
    <w:rsid w:val="00A55E68"/>
    <w:rsid w:val="00A5607B"/>
    <w:rsid w:val="00A5634D"/>
    <w:rsid w:val="00A565FF"/>
    <w:rsid w:val="00A56678"/>
    <w:rsid w:val="00A5697A"/>
    <w:rsid w:val="00A56AEF"/>
    <w:rsid w:val="00A56C0D"/>
    <w:rsid w:val="00A56C30"/>
    <w:rsid w:val="00A56E4D"/>
    <w:rsid w:val="00A56FF6"/>
    <w:rsid w:val="00A57271"/>
    <w:rsid w:val="00A572B0"/>
    <w:rsid w:val="00A572BA"/>
    <w:rsid w:val="00A572FF"/>
    <w:rsid w:val="00A57498"/>
    <w:rsid w:val="00A575DC"/>
    <w:rsid w:val="00A576F5"/>
    <w:rsid w:val="00A57864"/>
    <w:rsid w:val="00A57942"/>
    <w:rsid w:val="00A57F2F"/>
    <w:rsid w:val="00A600A1"/>
    <w:rsid w:val="00A6017A"/>
    <w:rsid w:val="00A602E0"/>
    <w:rsid w:val="00A60307"/>
    <w:rsid w:val="00A606F5"/>
    <w:rsid w:val="00A60D7B"/>
    <w:rsid w:val="00A6139E"/>
    <w:rsid w:val="00A616C1"/>
    <w:rsid w:val="00A618FE"/>
    <w:rsid w:val="00A61A11"/>
    <w:rsid w:val="00A61D04"/>
    <w:rsid w:val="00A61D2A"/>
    <w:rsid w:val="00A62149"/>
    <w:rsid w:val="00A62249"/>
    <w:rsid w:val="00A62285"/>
    <w:rsid w:val="00A62664"/>
    <w:rsid w:val="00A626B5"/>
    <w:rsid w:val="00A6288F"/>
    <w:rsid w:val="00A62C7E"/>
    <w:rsid w:val="00A62C8F"/>
    <w:rsid w:val="00A62D30"/>
    <w:rsid w:val="00A62E57"/>
    <w:rsid w:val="00A62F25"/>
    <w:rsid w:val="00A62F34"/>
    <w:rsid w:val="00A631D8"/>
    <w:rsid w:val="00A63413"/>
    <w:rsid w:val="00A634E6"/>
    <w:rsid w:val="00A6362D"/>
    <w:rsid w:val="00A63976"/>
    <w:rsid w:val="00A63B96"/>
    <w:rsid w:val="00A63C14"/>
    <w:rsid w:val="00A63C45"/>
    <w:rsid w:val="00A63E9F"/>
    <w:rsid w:val="00A63ED7"/>
    <w:rsid w:val="00A64157"/>
    <w:rsid w:val="00A645CF"/>
    <w:rsid w:val="00A64692"/>
    <w:rsid w:val="00A64914"/>
    <w:rsid w:val="00A649E3"/>
    <w:rsid w:val="00A64AA6"/>
    <w:rsid w:val="00A64AC4"/>
    <w:rsid w:val="00A64B0A"/>
    <w:rsid w:val="00A64B80"/>
    <w:rsid w:val="00A64BF0"/>
    <w:rsid w:val="00A64CF3"/>
    <w:rsid w:val="00A64E47"/>
    <w:rsid w:val="00A650A0"/>
    <w:rsid w:val="00A65143"/>
    <w:rsid w:val="00A65169"/>
    <w:rsid w:val="00A65425"/>
    <w:rsid w:val="00A65507"/>
    <w:rsid w:val="00A656B4"/>
    <w:rsid w:val="00A6598D"/>
    <w:rsid w:val="00A65BEA"/>
    <w:rsid w:val="00A65C12"/>
    <w:rsid w:val="00A65C9C"/>
    <w:rsid w:val="00A65E09"/>
    <w:rsid w:val="00A65EA2"/>
    <w:rsid w:val="00A6623F"/>
    <w:rsid w:val="00A66265"/>
    <w:rsid w:val="00A6635C"/>
    <w:rsid w:val="00A6641A"/>
    <w:rsid w:val="00A66582"/>
    <w:rsid w:val="00A66592"/>
    <w:rsid w:val="00A66598"/>
    <w:rsid w:val="00A666FE"/>
    <w:rsid w:val="00A66873"/>
    <w:rsid w:val="00A66ABD"/>
    <w:rsid w:val="00A66B7C"/>
    <w:rsid w:val="00A66D82"/>
    <w:rsid w:val="00A66E94"/>
    <w:rsid w:val="00A672F3"/>
    <w:rsid w:val="00A67362"/>
    <w:rsid w:val="00A674FD"/>
    <w:rsid w:val="00A70549"/>
    <w:rsid w:val="00A70572"/>
    <w:rsid w:val="00A70C95"/>
    <w:rsid w:val="00A70F36"/>
    <w:rsid w:val="00A70F92"/>
    <w:rsid w:val="00A71164"/>
    <w:rsid w:val="00A71537"/>
    <w:rsid w:val="00A71804"/>
    <w:rsid w:val="00A71828"/>
    <w:rsid w:val="00A718A9"/>
    <w:rsid w:val="00A71EE5"/>
    <w:rsid w:val="00A721F1"/>
    <w:rsid w:val="00A723EB"/>
    <w:rsid w:val="00A7295C"/>
    <w:rsid w:val="00A729B1"/>
    <w:rsid w:val="00A72ABE"/>
    <w:rsid w:val="00A72E15"/>
    <w:rsid w:val="00A7302A"/>
    <w:rsid w:val="00A7323B"/>
    <w:rsid w:val="00A734D6"/>
    <w:rsid w:val="00A737E4"/>
    <w:rsid w:val="00A73821"/>
    <w:rsid w:val="00A73941"/>
    <w:rsid w:val="00A73C79"/>
    <w:rsid w:val="00A73D94"/>
    <w:rsid w:val="00A73E24"/>
    <w:rsid w:val="00A73EC5"/>
    <w:rsid w:val="00A73F20"/>
    <w:rsid w:val="00A74107"/>
    <w:rsid w:val="00A7456B"/>
    <w:rsid w:val="00A74999"/>
    <w:rsid w:val="00A74AAC"/>
    <w:rsid w:val="00A74C7F"/>
    <w:rsid w:val="00A74E28"/>
    <w:rsid w:val="00A75113"/>
    <w:rsid w:val="00A75204"/>
    <w:rsid w:val="00A75239"/>
    <w:rsid w:val="00A7525A"/>
    <w:rsid w:val="00A752A0"/>
    <w:rsid w:val="00A7574B"/>
    <w:rsid w:val="00A75810"/>
    <w:rsid w:val="00A75CF6"/>
    <w:rsid w:val="00A7600B"/>
    <w:rsid w:val="00A76140"/>
    <w:rsid w:val="00A76361"/>
    <w:rsid w:val="00A76579"/>
    <w:rsid w:val="00A76761"/>
    <w:rsid w:val="00A7696C"/>
    <w:rsid w:val="00A76A1B"/>
    <w:rsid w:val="00A76AB9"/>
    <w:rsid w:val="00A76AE2"/>
    <w:rsid w:val="00A76B65"/>
    <w:rsid w:val="00A77021"/>
    <w:rsid w:val="00A77048"/>
    <w:rsid w:val="00A77170"/>
    <w:rsid w:val="00A7719F"/>
    <w:rsid w:val="00A7725F"/>
    <w:rsid w:val="00A7742D"/>
    <w:rsid w:val="00A7758A"/>
    <w:rsid w:val="00A77758"/>
    <w:rsid w:val="00A7782B"/>
    <w:rsid w:val="00A7789C"/>
    <w:rsid w:val="00A77988"/>
    <w:rsid w:val="00A77E24"/>
    <w:rsid w:val="00A801C3"/>
    <w:rsid w:val="00A802DC"/>
    <w:rsid w:val="00A8039B"/>
    <w:rsid w:val="00A80BC1"/>
    <w:rsid w:val="00A80C5B"/>
    <w:rsid w:val="00A80D91"/>
    <w:rsid w:val="00A8155C"/>
    <w:rsid w:val="00A815D4"/>
    <w:rsid w:val="00A8170E"/>
    <w:rsid w:val="00A818CA"/>
    <w:rsid w:val="00A819A1"/>
    <w:rsid w:val="00A81B42"/>
    <w:rsid w:val="00A81C0B"/>
    <w:rsid w:val="00A82205"/>
    <w:rsid w:val="00A8222B"/>
    <w:rsid w:val="00A822B4"/>
    <w:rsid w:val="00A82514"/>
    <w:rsid w:val="00A82829"/>
    <w:rsid w:val="00A8286A"/>
    <w:rsid w:val="00A828EC"/>
    <w:rsid w:val="00A82B8C"/>
    <w:rsid w:val="00A82C71"/>
    <w:rsid w:val="00A83013"/>
    <w:rsid w:val="00A830C4"/>
    <w:rsid w:val="00A830EA"/>
    <w:rsid w:val="00A83115"/>
    <w:rsid w:val="00A8331B"/>
    <w:rsid w:val="00A833EC"/>
    <w:rsid w:val="00A837FE"/>
    <w:rsid w:val="00A83D14"/>
    <w:rsid w:val="00A83EAB"/>
    <w:rsid w:val="00A8464C"/>
    <w:rsid w:val="00A84741"/>
    <w:rsid w:val="00A8480C"/>
    <w:rsid w:val="00A84839"/>
    <w:rsid w:val="00A848C6"/>
    <w:rsid w:val="00A84A5D"/>
    <w:rsid w:val="00A84D14"/>
    <w:rsid w:val="00A85141"/>
    <w:rsid w:val="00A853CF"/>
    <w:rsid w:val="00A85716"/>
    <w:rsid w:val="00A85F5F"/>
    <w:rsid w:val="00A8600F"/>
    <w:rsid w:val="00A8608F"/>
    <w:rsid w:val="00A86097"/>
    <w:rsid w:val="00A86455"/>
    <w:rsid w:val="00A86747"/>
    <w:rsid w:val="00A86749"/>
    <w:rsid w:val="00A86759"/>
    <w:rsid w:val="00A868B3"/>
    <w:rsid w:val="00A86B47"/>
    <w:rsid w:val="00A86BA4"/>
    <w:rsid w:val="00A8701F"/>
    <w:rsid w:val="00A87425"/>
    <w:rsid w:val="00A8778F"/>
    <w:rsid w:val="00A87B7A"/>
    <w:rsid w:val="00A90088"/>
    <w:rsid w:val="00A90241"/>
    <w:rsid w:val="00A904B0"/>
    <w:rsid w:val="00A9057B"/>
    <w:rsid w:val="00A90827"/>
    <w:rsid w:val="00A908C7"/>
    <w:rsid w:val="00A909EF"/>
    <w:rsid w:val="00A90C05"/>
    <w:rsid w:val="00A90CDC"/>
    <w:rsid w:val="00A910A1"/>
    <w:rsid w:val="00A914D0"/>
    <w:rsid w:val="00A91611"/>
    <w:rsid w:val="00A9175E"/>
    <w:rsid w:val="00A91804"/>
    <w:rsid w:val="00A92005"/>
    <w:rsid w:val="00A9209B"/>
    <w:rsid w:val="00A9242C"/>
    <w:rsid w:val="00A92678"/>
    <w:rsid w:val="00A92719"/>
    <w:rsid w:val="00A92753"/>
    <w:rsid w:val="00A9281E"/>
    <w:rsid w:val="00A929F6"/>
    <w:rsid w:val="00A92E27"/>
    <w:rsid w:val="00A93188"/>
    <w:rsid w:val="00A938A9"/>
    <w:rsid w:val="00A93953"/>
    <w:rsid w:val="00A93AF0"/>
    <w:rsid w:val="00A93B67"/>
    <w:rsid w:val="00A93CAE"/>
    <w:rsid w:val="00A944E6"/>
    <w:rsid w:val="00A945EE"/>
    <w:rsid w:val="00A94645"/>
    <w:rsid w:val="00A94984"/>
    <w:rsid w:val="00A94E6D"/>
    <w:rsid w:val="00A95088"/>
    <w:rsid w:val="00A9511E"/>
    <w:rsid w:val="00A9511F"/>
    <w:rsid w:val="00A95235"/>
    <w:rsid w:val="00A95474"/>
    <w:rsid w:val="00A954B7"/>
    <w:rsid w:val="00A9552B"/>
    <w:rsid w:val="00A95779"/>
    <w:rsid w:val="00A95918"/>
    <w:rsid w:val="00A95A77"/>
    <w:rsid w:val="00A95A81"/>
    <w:rsid w:val="00A95B71"/>
    <w:rsid w:val="00A95E81"/>
    <w:rsid w:val="00A95F33"/>
    <w:rsid w:val="00A9634E"/>
    <w:rsid w:val="00A9640F"/>
    <w:rsid w:val="00A9644B"/>
    <w:rsid w:val="00A96648"/>
    <w:rsid w:val="00A96726"/>
    <w:rsid w:val="00A96737"/>
    <w:rsid w:val="00A96A2D"/>
    <w:rsid w:val="00A96DC7"/>
    <w:rsid w:val="00A96FA9"/>
    <w:rsid w:val="00A97494"/>
    <w:rsid w:val="00A97762"/>
    <w:rsid w:val="00A9785B"/>
    <w:rsid w:val="00A97952"/>
    <w:rsid w:val="00A97B6D"/>
    <w:rsid w:val="00A97B86"/>
    <w:rsid w:val="00A97FD0"/>
    <w:rsid w:val="00AA0180"/>
    <w:rsid w:val="00AA0423"/>
    <w:rsid w:val="00AA0982"/>
    <w:rsid w:val="00AA0A7D"/>
    <w:rsid w:val="00AA0B6B"/>
    <w:rsid w:val="00AA10E2"/>
    <w:rsid w:val="00AA1134"/>
    <w:rsid w:val="00AA125B"/>
    <w:rsid w:val="00AA127E"/>
    <w:rsid w:val="00AA13DA"/>
    <w:rsid w:val="00AA145F"/>
    <w:rsid w:val="00AA1623"/>
    <w:rsid w:val="00AA1DF0"/>
    <w:rsid w:val="00AA1F0C"/>
    <w:rsid w:val="00AA2249"/>
    <w:rsid w:val="00AA2337"/>
    <w:rsid w:val="00AA2493"/>
    <w:rsid w:val="00AA26FE"/>
    <w:rsid w:val="00AA28C4"/>
    <w:rsid w:val="00AA2ABA"/>
    <w:rsid w:val="00AA32D1"/>
    <w:rsid w:val="00AA32DB"/>
    <w:rsid w:val="00AA3339"/>
    <w:rsid w:val="00AA3F1A"/>
    <w:rsid w:val="00AA40FE"/>
    <w:rsid w:val="00AA410D"/>
    <w:rsid w:val="00AA4135"/>
    <w:rsid w:val="00AA41BC"/>
    <w:rsid w:val="00AA46CA"/>
    <w:rsid w:val="00AA49BC"/>
    <w:rsid w:val="00AA4DE6"/>
    <w:rsid w:val="00AA4E27"/>
    <w:rsid w:val="00AA4EB2"/>
    <w:rsid w:val="00AA5130"/>
    <w:rsid w:val="00AA51AF"/>
    <w:rsid w:val="00AA51B2"/>
    <w:rsid w:val="00AA53D9"/>
    <w:rsid w:val="00AA5471"/>
    <w:rsid w:val="00AA55A7"/>
    <w:rsid w:val="00AA56CF"/>
    <w:rsid w:val="00AA5D80"/>
    <w:rsid w:val="00AA5F5D"/>
    <w:rsid w:val="00AA6117"/>
    <w:rsid w:val="00AA6851"/>
    <w:rsid w:val="00AA68C7"/>
    <w:rsid w:val="00AA69AE"/>
    <w:rsid w:val="00AA69BE"/>
    <w:rsid w:val="00AA69C2"/>
    <w:rsid w:val="00AA725B"/>
    <w:rsid w:val="00AA73A0"/>
    <w:rsid w:val="00AA75DE"/>
    <w:rsid w:val="00AA7810"/>
    <w:rsid w:val="00AA79EA"/>
    <w:rsid w:val="00AA7CF0"/>
    <w:rsid w:val="00AB0086"/>
    <w:rsid w:val="00AB0210"/>
    <w:rsid w:val="00AB052B"/>
    <w:rsid w:val="00AB0806"/>
    <w:rsid w:val="00AB0E91"/>
    <w:rsid w:val="00AB15B1"/>
    <w:rsid w:val="00AB17C6"/>
    <w:rsid w:val="00AB1A21"/>
    <w:rsid w:val="00AB1CD1"/>
    <w:rsid w:val="00AB1DDE"/>
    <w:rsid w:val="00AB1F0A"/>
    <w:rsid w:val="00AB21F0"/>
    <w:rsid w:val="00AB2265"/>
    <w:rsid w:val="00AB23D1"/>
    <w:rsid w:val="00AB25E3"/>
    <w:rsid w:val="00AB281E"/>
    <w:rsid w:val="00AB2E39"/>
    <w:rsid w:val="00AB3210"/>
    <w:rsid w:val="00AB323F"/>
    <w:rsid w:val="00AB3488"/>
    <w:rsid w:val="00AB3678"/>
    <w:rsid w:val="00AB3719"/>
    <w:rsid w:val="00AB393C"/>
    <w:rsid w:val="00AB3A54"/>
    <w:rsid w:val="00AB3C5F"/>
    <w:rsid w:val="00AB3C7D"/>
    <w:rsid w:val="00AB4920"/>
    <w:rsid w:val="00AB49D2"/>
    <w:rsid w:val="00AB4A6D"/>
    <w:rsid w:val="00AB4ADE"/>
    <w:rsid w:val="00AB4B1F"/>
    <w:rsid w:val="00AB4B4E"/>
    <w:rsid w:val="00AB4BD5"/>
    <w:rsid w:val="00AB4DED"/>
    <w:rsid w:val="00AB4EC3"/>
    <w:rsid w:val="00AB5020"/>
    <w:rsid w:val="00AB5218"/>
    <w:rsid w:val="00AB521E"/>
    <w:rsid w:val="00AB5448"/>
    <w:rsid w:val="00AB546A"/>
    <w:rsid w:val="00AB5869"/>
    <w:rsid w:val="00AB5938"/>
    <w:rsid w:val="00AB59B6"/>
    <w:rsid w:val="00AB5A06"/>
    <w:rsid w:val="00AB5ABB"/>
    <w:rsid w:val="00AB5D77"/>
    <w:rsid w:val="00AB5DD8"/>
    <w:rsid w:val="00AB5DDC"/>
    <w:rsid w:val="00AB60CF"/>
    <w:rsid w:val="00AB68C7"/>
    <w:rsid w:val="00AB6989"/>
    <w:rsid w:val="00AB6B03"/>
    <w:rsid w:val="00AB6BC6"/>
    <w:rsid w:val="00AB6BCD"/>
    <w:rsid w:val="00AB6E19"/>
    <w:rsid w:val="00AB6EAD"/>
    <w:rsid w:val="00AB7323"/>
    <w:rsid w:val="00AB7462"/>
    <w:rsid w:val="00AB7642"/>
    <w:rsid w:val="00AB77E3"/>
    <w:rsid w:val="00AB7A61"/>
    <w:rsid w:val="00AB7FA6"/>
    <w:rsid w:val="00AC0148"/>
    <w:rsid w:val="00AC01DF"/>
    <w:rsid w:val="00AC0363"/>
    <w:rsid w:val="00AC06AC"/>
    <w:rsid w:val="00AC06EF"/>
    <w:rsid w:val="00AC0738"/>
    <w:rsid w:val="00AC076C"/>
    <w:rsid w:val="00AC086C"/>
    <w:rsid w:val="00AC0945"/>
    <w:rsid w:val="00AC1126"/>
    <w:rsid w:val="00AC163D"/>
    <w:rsid w:val="00AC16EF"/>
    <w:rsid w:val="00AC1F66"/>
    <w:rsid w:val="00AC1FAD"/>
    <w:rsid w:val="00AC2114"/>
    <w:rsid w:val="00AC22D6"/>
    <w:rsid w:val="00AC25EA"/>
    <w:rsid w:val="00AC27FD"/>
    <w:rsid w:val="00AC2A3E"/>
    <w:rsid w:val="00AC2D90"/>
    <w:rsid w:val="00AC2DA7"/>
    <w:rsid w:val="00AC2F7A"/>
    <w:rsid w:val="00AC2FA1"/>
    <w:rsid w:val="00AC2FF0"/>
    <w:rsid w:val="00AC3127"/>
    <w:rsid w:val="00AC3165"/>
    <w:rsid w:val="00AC32FE"/>
    <w:rsid w:val="00AC3ADB"/>
    <w:rsid w:val="00AC402D"/>
    <w:rsid w:val="00AC40C6"/>
    <w:rsid w:val="00AC43ED"/>
    <w:rsid w:val="00AC46D6"/>
    <w:rsid w:val="00AC4876"/>
    <w:rsid w:val="00AC4978"/>
    <w:rsid w:val="00AC4CA5"/>
    <w:rsid w:val="00AC4CAF"/>
    <w:rsid w:val="00AC5013"/>
    <w:rsid w:val="00AC52CB"/>
    <w:rsid w:val="00AC5346"/>
    <w:rsid w:val="00AC53A4"/>
    <w:rsid w:val="00AC547B"/>
    <w:rsid w:val="00AC5611"/>
    <w:rsid w:val="00AC5703"/>
    <w:rsid w:val="00AC59B8"/>
    <w:rsid w:val="00AC5A2B"/>
    <w:rsid w:val="00AC5B91"/>
    <w:rsid w:val="00AC5F15"/>
    <w:rsid w:val="00AC5FCF"/>
    <w:rsid w:val="00AC606E"/>
    <w:rsid w:val="00AC6380"/>
    <w:rsid w:val="00AC63CD"/>
    <w:rsid w:val="00AC669A"/>
    <w:rsid w:val="00AC6E20"/>
    <w:rsid w:val="00AC7341"/>
    <w:rsid w:val="00AC763D"/>
    <w:rsid w:val="00AC77B6"/>
    <w:rsid w:val="00AC7DBC"/>
    <w:rsid w:val="00AC7E3F"/>
    <w:rsid w:val="00AC7EAE"/>
    <w:rsid w:val="00AD0101"/>
    <w:rsid w:val="00AD0154"/>
    <w:rsid w:val="00AD029D"/>
    <w:rsid w:val="00AD02A7"/>
    <w:rsid w:val="00AD02DA"/>
    <w:rsid w:val="00AD043F"/>
    <w:rsid w:val="00AD05BA"/>
    <w:rsid w:val="00AD061C"/>
    <w:rsid w:val="00AD06A6"/>
    <w:rsid w:val="00AD072C"/>
    <w:rsid w:val="00AD0768"/>
    <w:rsid w:val="00AD08A2"/>
    <w:rsid w:val="00AD08C5"/>
    <w:rsid w:val="00AD0928"/>
    <w:rsid w:val="00AD0AC0"/>
    <w:rsid w:val="00AD1139"/>
    <w:rsid w:val="00AD12F5"/>
    <w:rsid w:val="00AD1509"/>
    <w:rsid w:val="00AD16C0"/>
    <w:rsid w:val="00AD17B3"/>
    <w:rsid w:val="00AD1C10"/>
    <w:rsid w:val="00AD1C81"/>
    <w:rsid w:val="00AD1F95"/>
    <w:rsid w:val="00AD206A"/>
    <w:rsid w:val="00AD22D4"/>
    <w:rsid w:val="00AD2306"/>
    <w:rsid w:val="00AD23E0"/>
    <w:rsid w:val="00AD2456"/>
    <w:rsid w:val="00AD24CA"/>
    <w:rsid w:val="00AD250F"/>
    <w:rsid w:val="00AD27FE"/>
    <w:rsid w:val="00AD29B1"/>
    <w:rsid w:val="00AD2AB9"/>
    <w:rsid w:val="00AD2AD2"/>
    <w:rsid w:val="00AD2EF7"/>
    <w:rsid w:val="00AD31E4"/>
    <w:rsid w:val="00AD3577"/>
    <w:rsid w:val="00AD368A"/>
    <w:rsid w:val="00AD3842"/>
    <w:rsid w:val="00AD3954"/>
    <w:rsid w:val="00AD3959"/>
    <w:rsid w:val="00AD3B37"/>
    <w:rsid w:val="00AD3FEA"/>
    <w:rsid w:val="00AD40C6"/>
    <w:rsid w:val="00AD419F"/>
    <w:rsid w:val="00AD4294"/>
    <w:rsid w:val="00AD43F4"/>
    <w:rsid w:val="00AD441C"/>
    <w:rsid w:val="00AD46F4"/>
    <w:rsid w:val="00AD47A8"/>
    <w:rsid w:val="00AD4952"/>
    <w:rsid w:val="00AD4A6A"/>
    <w:rsid w:val="00AD4B19"/>
    <w:rsid w:val="00AD4EF1"/>
    <w:rsid w:val="00AD5394"/>
    <w:rsid w:val="00AD5481"/>
    <w:rsid w:val="00AD55D6"/>
    <w:rsid w:val="00AD5767"/>
    <w:rsid w:val="00AD57F3"/>
    <w:rsid w:val="00AD5848"/>
    <w:rsid w:val="00AD5849"/>
    <w:rsid w:val="00AD58A3"/>
    <w:rsid w:val="00AD59AF"/>
    <w:rsid w:val="00AD5B70"/>
    <w:rsid w:val="00AD5CB6"/>
    <w:rsid w:val="00AD6118"/>
    <w:rsid w:val="00AD65FD"/>
    <w:rsid w:val="00AD669C"/>
    <w:rsid w:val="00AD6A11"/>
    <w:rsid w:val="00AD6B63"/>
    <w:rsid w:val="00AD6EC3"/>
    <w:rsid w:val="00AD740F"/>
    <w:rsid w:val="00AD74DD"/>
    <w:rsid w:val="00AD74F4"/>
    <w:rsid w:val="00AD758C"/>
    <w:rsid w:val="00AD76CB"/>
    <w:rsid w:val="00AD782F"/>
    <w:rsid w:val="00AD795D"/>
    <w:rsid w:val="00AD7A80"/>
    <w:rsid w:val="00AD7EE5"/>
    <w:rsid w:val="00AD7F70"/>
    <w:rsid w:val="00AD7FEF"/>
    <w:rsid w:val="00AE02B0"/>
    <w:rsid w:val="00AE0B16"/>
    <w:rsid w:val="00AE0DDD"/>
    <w:rsid w:val="00AE1161"/>
    <w:rsid w:val="00AE1353"/>
    <w:rsid w:val="00AE143E"/>
    <w:rsid w:val="00AE1769"/>
    <w:rsid w:val="00AE18C3"/>
    <w:rsid w:val="00AE1A6C"/>
    <w:rsid w:val="00AE1CFF"/>
    <w:rsid w:val="00AE1FE7"/>
    <w:rsid w:val="00AE208E"/>
    <w:rsid w:val="00AE2409"/>
    <w:rsid w:val="00AE272D"/>
    <w:rsid w:val="00AE2860"/>
    <w:rsid w:val="00AE296B"/>
    <w:rsid w:val="00AE2A0D"/>
    <w:rsid w:val="00AE2DDA"/>
    <w:rsid w:val="00AE2E2D"/>
    <w:rsid w:val="00AE2EEB"/>
    <w:rsid w:val="00AE2EFB"/>
    <w:rsid w:val="00AE3037"/>
    <w:rsid w:val="00AE318A"/>
    <w:rsid w:val="00AE336D"/>
    <w:rsid w:val="00AE3478"/>
    <w:rsid w:val="00AE34F1"/>
    <w:rsid w:val="00AE373B"/>
    <w:rsid w:val="00AE37B7"/>
    <w:rsid w:val="00AE3BA3"/>
    <w:rsid w:val="00AE3D15"/>
    <w:rsid w:val="00AE41BD"/>
    <w:rsid w:val="00AE4359"/>
    <w:rsid w:val="00AE4377"/>
    <w:rsid w:val="00AE43DF"/>
    <w:rsid w:val="00AE4677"/>
    <w:rsid w:val="00AE480C"/>
    <w:rsid w:val="00AE4A37"/>
    <w:rsid w:val="00AE4E28"/>
    <w:rsid w:val="00AE4FE4"/>
    <w:rsid w:val="00AE50CA"/>
    <w:rsid w:val="00AE558D"/>
    <w:rsid w:val="00AE5679"/>
    <w:rsid w:val="00AE56BC"/>
    <w:rsid w:val="00AE5A61"/>
    <w:rsid w:val="00AE5BAC"/>
    <w:rsid w:val="00AE5F39"/>
    <w:rsid w:val="00AE65BA"/>
    <w:rsid w:val="00AE6637"/>
    <w:rsid w:val="00AE663A"/>
    <w:rsid w:val="00AE67F7"/>
    <w:rsid w:val="00AE6EAE"/>
    <w:rsid w:val="00AE6FD3"/>
    <w:rsid w:val="00AE7695"/>
    <w:rsid w:val="00AE77BF"/>
    <w:rsid w:val="00AE7975"/>
    <w:rsid w:val="00AE7D30"/>
    <w:rsid w:val="00AE7EFF"/>
    <w:rsid w:val="00AF0002"/>
    <w:rsid w:val="00AF027E"/>
    <w:rsid w:val="00AF0299"/>
    <w:rsid w:val="00AF04E2"/>
    <w:rsid w:val="00AF062D"/>
    <w:rsid w:val="00AF074C"/>
    <w:rsid w:val="00AF084F"/>
    <w:rsid w:val="00AF0A3E"/>
    <w:rsid w:val="00AF0AED"/>
    <w:rsid w:val="00AF0F70"/>
    <w:rsid w:val="00AF10C4"/>
    <w:rsid w:val="00AF1A7A"/>
    <w:rsid w:val="00AF20EF"/>
    <w:rsid w:val="00AF2283"/>
    <w:rsid w:val="00AF22CC"/>
    <w:rsid w:val="00AF2431"/>
    <w:rsid w:val="00AF252F"/>
    <w:rsid w:val="00AF271F"/>
    <w:rsid w:val="00AF2AF7"/>
    <w:rsid w:val="00AF2B64"/>
    <w:rsid w:val="00AF2BE0"/>
    <w:rsid w:val="00AF2C38"/>
    <w:rsid w:val="00AF2EF3"/>
    <w:rsid w:val="00AF3260"/>
    <w:rsid w:val="00AF3753"/>
    <w:rsid w:val="00AF375F"/>
    <w:rsid w:val="00AF3C79"/>
    <w:rsid w:val="00AF3C90"/>
    <w:rsid w:val="00AF4831"/>
    <w:rsid w:val="00AF4BA6"/>
    <w:rsid w:val="00AF4E9B"/>
    <w:rsid w:val="00AF4EA1"/>
    <w:rsid w:val="00AF5152"/>
    <w:rsid w:val="00AF5247"/>
    <w:rsid w:val="00AF52EC"/>
    <w:rsid w:val="00AF537D"/>
    <w:rsid w:val="00AF5749"/>
    <w:rsid w:val="00AF5A34"/>
    <w:rsid w:val="00AF5CD0"/>
    <w:rsid w:val="00AF5DF2"/>
    <w:rsid w:val="00AF60E8"/>
    <w:rsid w:val="00AF675F"/>
    <w:rsid w:val="00AF69B7"/>
    <w:rsid w:val="00AF6B8F"/>
    <w:rsid w:val="00AF6C08"/>
    <w:rsid w:val="00AF709F"/>
    <w:rsid w:val="00AF75A1"/>
    <w:rsid w:val="00AF76CE"/>
    <w:rsid w:val="00AF7808"/>
    <w:rsid w:val="00AF795A"/>
    <w:rsid w:val="00AF7A77"/>
    <w:rsid w:val="00AF7C47"/>
    <w:rsid w:val="00B00326"/>
    <w:rsid w:val="00B0043E"/>
    <w:rsid w:val="00B007D1"/>
    <w:rsid w:val="00B007ED"/>
    <w:rsid w:val="00B008ED"/>
    <w:rsid w:val="00B00D1C"/>
    <w:rsid w:val="00B00D69"/>
    <w:rsid w:val="00B00D6D"/>
    <w:rsid w:val="00B01065"/>
    <w:rsid w:val="00B01325"/>
    <w:rsid w:val="00B01559"/>
    <w:rsid w:val="00B0162E"/>
    <w:rsid w:val="00B0182F"/>
    <w:rsid w:val="00B01884"/>
    <w:rsid w:val="00B0189A"/>
    <w:rsid w:val="00B01B1E"/>
    <w:rsid w:val="00B01B4A"/>
    <w:rsid w:val="00B01CC6"/>
    <w:rsid w:val="00B01FFE"/>
    <w:rsid w:val="00B022FE"/>
    <w:rsid w:val="00B0244B"/>
    <w:rsid w:val="00B02548"/>
    <w:rsid w:val="00B025E5"/>
    <w:rsid w:val="00B02761"/>
    <w:rsid w:val="00B028CA"/>
    <w:rsid w:val="00B02A44"/>
    <w:rsid w:val="00B02ACA"/>
    <w:rsid w:val="00B02AE3"/>
    <w:rsid w:val="00B02D68"/>
    <w:rsid w:val="00B02E17"/>
    <w:rsid w:val="00B02E3C"/>
    <w:rsid w:val="00B03268"/>
    <w:rsid w:val="00B03490"/>
    <w:rsid w:val="00B037DA"/>
    <w:rsid w:val="00B03852"/>
    <w:rsid w:val="00B03882"/>
    <w:rsid w:val="00B038B1"/>
    <w:rsid w:val="00B03A66"/>
    <w:rsid w:val="00B03C72"/>
    <w:rsid w:val="00B03D71"/>
    <w:rsid w:val="00B03E6B"/>
    <w:rsid w:val="00B03FB4"/>
    <w:rsid w:val="00B0434C"/>
    <w:rsid w:val="00B0472F"/>
    <w:rsid w:val="00B04E21"/>
    <w:rsid w:val="00B050D2"/>
    <w:rsid w:val="00B050F6"/>
    <w:rsid w:val="00B057D4"/>
    <w:rsid w:val="00B057D5"/>
    <w:rsid w:val="00B05BB7"/>
    <w:rsid w:val="00B05C6B"/>
    <w:rsid w:val="00B05D41"/>
    <w:rsid w:val="00B05E37"/>
    <w:rsid w:val="00B05E97"/>
    <w:rsid w:val="00B06428"/>
    <w:rsid w:val="00B0658A"/>
    <w:rsid w:val="00B06757"/>
    <w:rsid w:val="00B06AF3"/>
    <w:rsid w:val="00B06E22"/>
    <w:rsid w:val="00B070FC"/>
    <w:rsid w:val="00B0722C"/>
    <w:rsid w:val="00B0763B"/>
    <w:rsid w:val="00B07A58"/>
    <w:rsid w:val="00B07C46"/>
    <w:rsid w:val="00B07DA3"/>
    <w:rsid w:val="00B07E01"/>
    <w:rsid w:val="00B07E63"/>
    <w:rsid w:val="00B10ECD"/>
    <w:rsid w:val="00B10F45"/>
    <w:rsid w:val="00B110EE"/>
    <w:rsid w:val="00B116E2"/>
    <w:rsid w:val="00B117F0"/>
    <w:rsid w:val="00B1192D"/>
    <w:rsid w:val="00B1193A"/>
    <w:rsid w:val="00B119C9"/>
    <w:rsid w:val="00B11B32"/>
    <w:rsid w:val="00B11E38"/>
    <w:rsid w:val="00B11E66"/>
    <w:rsid w:val="00B11EAF"/>
    <w:rsid w:val="00B1239D"/>
    <w:rsid w:val="00B126D7"/>
    <w:rsid w:val="00B127EA"/>
    <w:rsid w:val="00B12884"/>
    <w:rsid w:val="00B12908"/>
    <w:rsid w:val="00B12917"/>
    <w:rsid w:val="00B12AD0"/>
    <w:rsid w:val="00B12C01"/>
    <w:rsid w:val="00B12D2F"/>
    <w:rsid w:val="00B12D3C"/>
    <w:rsid w:val="00B13007"/>
    <w:rsid w:val="00B1319B"/>
    <w:rsid w:val="00B133BE"/>
    <w:rsid w:val="00B136C1"/>
    <w:rsid w:val="00B13705"/>
    <w:rsid w:val="00B13A2C"/>
    <w:rsid w:val="00B13A8F"/>
    <w:rsid w:val="00B13AFC"/>
    <w:rsid w:val="00B13BB0"/>
    <w:rsid w:val="00B13BD4"/>
    <w:rsid w:val="00B13CDE"/>
    <w:rsid w:val="00B13E5C"/>
    <w:rsid w:val="00B13E97"/>
    <w:rsid w:val="00B13F2A"/>
    <w:rsid w:val="00B1403F"/>
    <w:rsid w:val="00B14701"/>
    <w:rsid w:val="00B14829"/>
    <w:rsid w:val="00B1496C"/>
    <w:rsid w:val="00B14B52"/>
    <w:rsid w:val="00B14CB4"/>
    <w:rsid w:val="00B14E22"/>
    <w:rsid w:val="00B15171"/>
    <w:rsid w:val="00B151B7"/>
    <w:rsid w:val="00B155E1"/>
    <w:rsid w:val="00B1573E"/>
    <w:rsid w:val="00B15D5E"/>
    <w:rsid w:val="00B15E4D"/>
    <w:rsid w:val="00B1646F"/>
    <w:rsid w:val="00B164DD"/>
    <w:rsid w:val="00B1690C"/>
    <w:rsid w:val="00B16A2A"/>
    <w:rsid w:val="00B16BF2"/>
    <w:rsid w:val="00B16C71"/>
    <w:rsid w:val="00B16D24"/>
    <w:rsid w:val="00B16FB6"/>
    <w:rsid w:val="00B1720B"/>
    <w:rsid w:val="00B1726E"/>
    <w:rsid w:val="00B1735C"/>
    <w:rsid w:val="00B175ED"/>
    <w:rsid w:val="00B17747"/>
    <w:rsid w:val="00B17C56"/>
    <w:rsid w:val="00B17CA0"/>
    <w:rsid w:val="00B17D08"/>
    <w:rsid w:val="00B17D2D"/>
    <w:rsid w:val="00B17E9C"/>
    <w:rsid w:val="00B17F95"/>
    <w:rsid w:val="00B2008E"/>
    <w:rsid w:val="00B201CA"/>
    <w:rsid w:val="00B2035A"/>
    <w:rsid w:val="00B20420"/>
    <w:rsid w:val="00B20966"/>
    <w:rsid w:val="00B20AE1"/>
    <w:rsid w:val="00B20BE3"/>
    <w:rsid w:val="00B20D24"/>
    <w:rsid w:val="00B20D8C"/>
    <w:rsid w:val="00B20E78"/>
    <w:rsid w:val="00B20FEE"/>
    <w:rsid w:val="00B215E0"/>
    <w:rsid w:val="00B21A27"/>
    <w:rsid w:val="00B21A86"/>
    <w:rsid w:val="00B21E3C"/>
    <w:rsid w:val="00B223A2"/>
    <w:rsid w:val="00B225A1"/>
    <w:rsid w:val="00B227D3"/>
    <w:rsid w:val="00B2297D"/>
    <w:rsid w:val="00B22A1F"/>
    <w:rsid w:val="00B22D99"/>
    <w:rsid w:val="00B22DC6"/>
    <w:rsid w:val="00B23380"/>
    <w:rsid w:val="00B2360B"/>
    <w:rsid w:val="00B23845"/>
    <w:rsid w:val="00B239BB"/>
    <w:rsid w:val="00B23A46"/>
    <w:rsid w:val="00B23A54"/>
    <w:rsid w:val="00B23AEE"/>
    <w:rsid w:val="00B24152"/>
    <w:rsid w:val="00B24347"/>
    <w:rsid w:val="00B2450A"/>
    <w:rsid w:val="00B249CB"/>
    <w:rsid w:val="00B24D0D"/>
    <w:rsid w:val="00B24EBF"/>
    <w:rsid w:val="00B2513E"/>
    <w:rsid w:val="00B25273"/>
    <w:rsid w:val="00B254A6"/>
    <w:rsid w:val="00B255B0"/>
    <w:rsid w:val="00B255B4"/>
    <w:rsid w:val="00B2598C"/>
    <w:rsid w:val="00B26589"/>
    <w:rsid w:val="00B2660A"/>
    <w:rsid w:val="00B2671D"/>
    <w:rsid w:val="00B26939"/>
    <w:rsid w:val="00B26C0B"/>
    <w:rsid w:val="00B26CA0"/>
    <w:rsid w:val="00B270C1"/>
    <w:rsid w:val="00B27514"/>
    <w:rsid w:val="00B275A2"/>
    <w:rsid w:val="00B27E21"/>
    <w:rsid w:val="00B27F7D"/>
    <w:rsid w:val="00B27FE7"/>
    <w:rsid w:val="00B300B8"/>
    <w:rsid w:val="00B306ED"/>
    <w:rsid w:val="00B306F2"/>
    <w:rsid w:val="00B30A22"/>
    <w:rsid w:val="00B311F4"/>
    <w:rsid w:val="00B31273"/>
    <w:rsid w:val="00B31560"/>
    <w:rsid w:val="00B317A3"/>
    <w:rsid w:val="00B3194A"/>
    <w:rsid w:val="00B31E16"/>
    <w:rsid w:val="00B322F6"/>
    <w:rsid w:val="00B326B5"/>
    <w:rsid w:val="00B32D93"/>
    <w:rsid w:val="00B32E43"/>
    <w:rsid w:val="00B33181"/>
    <w:rsid w:val="00B335A6"/>
    <w:rsid w:val="00B33630"/>
    <w:rsid w:val="00B33A44"/>
    <w:rsid w:val="00B33A9B"/>
    <w:rsid w:val="00B33BA2"/>
    <w:rsid w:val="00B33F8E"/>
    <w:rsid w:val="00B342A6"/>
    <w:rsid w:val="00B342DE"/>
    <w:rsid w:val="00B343DF"/>
    <w:rsid w:val="00B34664"/>
    <w:rsid w:val="00B3478E"/>
    <w:rsid w:val="00B34843"/>
    <w:rsid w:val="00B34945"/>
    <w:rsid w:val="00B3499E"/>
    <w:rsid w:val="00B34A3A"/>
    <w:rsid w:val="00B34E09"/>
    <w:rsid w:val="00B34E95"/>
    <w:rsid w:val="00B34F8F"/>
    <w:rsid w:val="00B35436"/>
    <w:rsid w:val="00B3543F"/>
    <w:rsid w:val="00B35600"/>
    <w:rsid w:val="00B356D6"/>
    <w:rsid w:val="00B358CE"/>
    <w:rsid w:val="00B35A16"/>
    <w:rsid w:val="00B35D4D"/>
    <w:rsid w:val="00B36302"/>
    <w:rsid w:val="00B36334"/>
    <w:rsid w:val="00B3635D"/>
    <w:rsid w:val="00B369AC"/>
    <w:rsid w:val="00B36A67"/>
    <w:rsid w:val="00B36BC2"/>
    <w:rsid w:val="00B36D52"/>
    <w:rsid w:val="00B371E0"/>
    <w:rsid w:val="00B37263"/>
    <w:rsid w:val="00B37287"/>
    <w:rsid w:val="00B372A6"/>
    <w:rsid w:val="00B37A00"/>
    <w:rsid w:val="00B37B8F"/>
    <w:rsid w:val="00B37D82"/>
    <w:rsid w:val="00B400CB"/>
    <w:rsid w:val="00B401EA"/>
    <w:rsid w:val="00B40202"/>
    <w:rsid w:val="00B40224"/>
    <w:rsid w:val="00B40701"/>
    <w:rsid w:val="00B408A4"/>
    <w:rsid w:val="00B40A86"/>
    <w:rsid w:val="00B40BDC"/>
    <w:rsid w:val="00B40CFA"/>
    <w:rsid w:val="00B40D43"/>
    <w:rsid w:val="00B40DCF"/>
    <w:rsid w:val="00B40E40"/>
    <w:rsid w:val="00B40E52"/>
    <w:rsid w:val="00B410A6"/>
    <w:rsid w:val="00B410B6"/>
    <w:rsid w:val="00B41216"/>
    <w:rsid w:val="00B41420"/>
    <w:rsid w:val="00B414CB"/>
    <w:rsid w:val="00B415A6"/>
    <w:rsid w:val="00B41725"/>
    <w:rsid w:val="00B41899"/>
    <w:rsid w:val="00B41A2E"/>
    <w:rsid w:val="00B41B86"/>
    <w:rsid w:val="00B42006"/>
    <w:rsid w:val="00B42036"/>
    <w:rsid w:val="00B420E7"/>
    <w:rsid w:val="00B4219F"/>
    <w:rsid w:val="00B422B9"/>
    <w:rsid w:val="00B42341"/>
    <w:rsid w:val="00B42611"/>
    <w:rsid w:val="00B4271D"/>
    <w:rsid w:val="00B42B31"/>
    <w:rsid w:val="00B42B66"/>
    <w:rsid w:val="00B42CA1"/>
    <w:rsid w:val="00B42ED0"/>
    <w:rsid w:val="00B42FD4"/>
    <w:rsid w:val="00B430C9"/>
    <w:rsid w:val="00B431F4"/>
    <w:rsid w:val="00B432E8"/>
    <w:rsid w:val="00B434D1"/>
    <w:rsid w:val="00B436AC"/>
    <w:rsid w:val="00B43E6F"/>
    <w:rsid w:val="00B43EDA"/>
    <w:rsid w:val="00B43F82"/>
    <w:rsid w:val="00B43FD7"/>
    <w:rsid w:val="00B440EF"/>
    <w:rsid w:val="00B44191"/>
    <w:rsid w:val="00B441F6"/>
    <w:rsid w:val="00B44210"/>
    <w:rsid w:val="00B44336"/>
    <w:rsid w:val="00B4468B"/>
    <w:rsid w:val="00B4476F"/>
    <w:rsid w:val="00B447B3"/>
    <w:rsid w:val="00B44A0B"/>
    <w:rsid w:val="00B44B0E"/>
    <w:rsid w:val="00B44D7F"/>
    <w:rsid w:val="00B44E25"/>
    <w:rsid w:val="00B45069"/>
    <w:rsid w:val="00B45236"/>
    <w:rsid w:val="00B453A6"/>
    <w:rsid w:val="00B45CA2"/>
    <w:rsid w:val="00B45DE9"/>
    <w:rsid w:val="00B45F0B"/>
    <w:rsid w:val="00B4610F"/>
    <w:rsid w:val="00B463A0"/>
    <w:rsid w:val="00B4640D"/>
    <w:rsid w:val="00B464EF"/>
    <w:rsid w:val="00B4664E"/>
    <w:rsid w:val="00B467B0"/>
    <w:rsid w:val="00B468BA"/>
    <w:rsid w:val="00B4697C"/>
    <w:rsid w:val="00B46EE4"/>
    <w:rsid w:val="00B47123"/>
    <w:rsid w:val="00B474B3"/>
    <w:rsid w:val="00B474CA"/>
    <w:rsid w:val="00B4750A"/>
    <w:rsid w:val="00B4769A"/>
    <w:rsid w:val="00B479D5"/>
    <w:rsid w:val="00B47CD9"/>
    <w:rsid w:val="00B502B1"/>
    <w:rsid w:val="00B506E1"/>
    <w:rsid w:val="00B50776"/>
    <w:rsid w:val="00B50789"/>
    <w:rsid w:val="00B507D9"/>
    <w:rsid w:val="00B50923"/>
    <w:rsid w:val="00B509AE"/>
    <w:rsid w:val="00B50AB6"/>
    <w:rsid w:val="00B50AD5"/>
    <w:rsid w:val="00B50B68"/>
    <w:rsid w:val="00B50CF6"/>
    <w:rsid w:val="00B50DE0"/>
    <w:rsid w:val="00B50E90"/>
    <w:rsid w:val="00B5157F"/>
    <w:rsid w:val="00B51585"/>
    <w:rsid w:val="00B51700"/>
    <w:rsid w:val="00B51913"/>
    <w:rsid w:val="00B51B0B"/>
    <w:rsid w:val="00B51BA9"/>
    <w:rsid w:val="00B51DAA"/>
    <w:rsid w:val="00B52397"/>
    <w:rsid w:val="00B5259C"/>
    <w:rsid w:val="00B52882"/>
    <w:rsid w:val="00B5296D"/>
    <w:rsid w:val="00B52C2A"/>
    <w:rsid w:val="00B5318B"/>
    <w:rsid w:val="00B53535"/>
    <w:rsid w:val="00B536F1"/>
    <w:rsid w:val="00B53734"/>
    <w:rsid w:val="00B539E5"/>
    <w:rsid w:val="00B53B52"/>
    <w:rsid w:val="00B53E95"/>
    <w:rsid w:val="00B53F94"/>
    <w:rsid w:val="00B541A2"/>
    <w:rsid w:val="00B5437E"/>
    <w:rsid w:val="00B543C9"/>
    <w:rsid w:val="00B54953"/>
    <w:rsid w:val="00B54C5F"/>
    <w:rsid w:val="00B54F4A"/>
    <w:rsid w:val="00B54F58"/>
    <w:rsid w:val="00B54F77"/>
    <w:rsid w:val="00B54F7A"/>
    <w:rsid w:val="00B54F80"/>
    <w:rsid w:val="00B55277"/>
    <w:rsid w:val="00B552CF"/>
    <w:rsid w:val="00B55502"/>
    <w:rsid w:val="00B55714"/>
    <w:rsid w:val="00B558B8"/>
    <w:rsid w:val="00B55A78"/>
    <w:rsid w:val="00B55B4B"/>
    <w:rsid w:val="00B55C1A"/>
    <w:rsid w:val="00B55D3E"/>
    <w:rsid w:val="00B564E1"/>
    <w:rsid w:val="00B564FF"/>
    <w:rsid w:val="00B56640"/>
    <w:rsid w:val="00B56760"/>
    <w:rsid w:val="00B56ADC"/>
    <w:rsid w:val="00B5705B"/>
    <w:rsid w:val="00B5710C"/>
    <w:rsid w:val="00B57275"/>
    <w:rsid w:val="00B57953"/>
    <w:rsid w:val="00B57BE3"/>
    <w:rsid w:val="00B57D94"/>
    <w:rsid w:val="00B600B6"/>
    <w:rsid w:val="00B602DB"/>
    <w:rsid w:val="00B603A6"/>
    <w:rsid w:val="00B60535"/>
    <w:rsid w:val="00B605EC"/>
    <w:rsid w:val="00B607E8"/>
    <w:rsid w:val="00B609E7"/>
    <w:rsid w:val="00B60B2F"/>
    <w:rsid w:val="00B60BA5"/>
    <w:rsid w:val="00B60F6C"/>
    <w:rsid w:val="00B60FA8"/>
    <w:rsid w:val="00B611BF"/>
    <w:rsid w:val="00B6136E"/>
    <w:rsid w:val="00B614AE"/>
    <w:rsid w:val="00B61538"/>
    <w:rsid w:val="00B6187F"/>
    <w:rsid w:val="00B61905"/>
    <w:rsid w:val="00B61A39"/>
    <w:rsid w:val="00B61B47"/>
    <w:rsid w:val="00B61CF2"/>
    <w:rsid w:val="00B61DDE"/>
    <w:rsid w:val="00B61EE9"/>
    <w:rsid w:val="00B620F2"/>
    <w:rsid w:val="00B6226E"/>
    <w:rsid w:val="00B62441"/>
    <w:rsid w:val="00B62521"/>
    <w:rsid w:val="00B628E0"/>
    <w:rsid w:val="00B629BA"/>
    <w:rsid w:val="00B62BD3"/>
    <w:rsid w:val="00B62C5C"/>
    <w:rsid w:val="00B62DD2"/>
    <w:rsid w:val="00B63265"/>
    <w:rsid w:val="00B63518"/>
    <w:rsid w:val="00B6374B"/>
    <w:rsid w:val="00B63834"/>
    <w:rsid w:val="00B6385B"/>
    <w:rsid w:val="00B63B2D"/>
    <w:rsid w:val="00B642CB"/>
    <w:rsid w:val="00B642EB"/>
    <w:rsid w:val="00B643DF"/>
    <w:rsid w:val="00B64490"/>
    <w:rsid w:val="00B64498"/>
    <w:rsid w:val="00B645E1"/>
    <w:rsid w:val="00B64669"/>
    <w:rsid w:val="00B6489F"/>
    <w:rsid w:val="00B64C67"/>
    <w:rsid w:val="00B64D89"/>
    <w:rsid w:val="00B65025"/>
    <w:rsid w:val="00B65398"/>
    <w:rsid w:val="00B656F4"/>
    <w:rsid w:val="00B65914"/>
    <w:rsid w:val="00B65A23"/>
    <w:rsid w:val="00B65C4D"/>
    <w:rsid w:val="00B65C71"/>
    <w:rsid w:val="00B66961"/>
    <w:rsid w:val="00B66BAD"/>
    <w:rsid w:val="00B66D1E"/>
    <w:rsid w:val="00B66DEC"/>
    <w:rsid w:val="00B66DF0"/>
    <w:rsid w:val="00B66F4E"/>
    <w:rsid w:val="00B6711F"/>
    <w:rsid w:val="00B673FE"/>
    <w:rsid w:val="00B67480"/>
    <w:rsid w:val="00B674F4"/>
    <w:rsid w:val="00B6761F"/>
    <w:rsid w:val="00B67ECF"/>
    <w:rsid w:val="00B704CE"/>
    <w:rsid w:val="00B70AC3"/>
    <w:rsid w:val="00B70B15"/>
    <w:rsid w:val="00B70B97"/>
    <w:rsid w:val="00B7102F"/>
    <w:rsid w:val="00B711AB"/>
    <w:rsid w:val="00B71305"/>
    <w:rsid w:val="00B7134D"/>
    <w:rsid w:val="00B71552"/>
    <w:rsid w:val="00B7162E"/>
    <w:rsid w:val="00B716A1"/>
    <w:rsid w:val="00B718A5"/>
    <w:rsid w:val="00B71C33"/>
    <w:rsid w:val="00B71E9E"/>
    <w:rsid w:val="00B71EC9"/>
    <w:rsid w:val="00B72BD4"/>
    <w:rsid w:val="00B72C2B"/>
    <w:rsid w:val="00B72D74"/>
    <w:rsid w:val="00B72E72"/>
    <w:rsid w:val="00B72EA9"/>
    <w:rsid w:val="00B72FE1"/>
    <w:rsid w:val="00B73043"/>
    <w:rsid w:val="00B73217"/>
    <w:rsid w:val="00B7336F"/>
    <w:rsid w:val="00B7358D"/>
    <w:rsid w:val="00B735BE"/>
    <w:rsid w:val="00B736D2"/>
    <w:rsid w:val="00B738CA"/>
    <w:rsid w:val="00B73AE9"/>
    <w:rsid w:val="00B73B25"/>
    <w:rsid w:val="00B73E89"/>
    <w:rsid w:val="00B7466E"/>
    <w:rsid w:val="00B74673"/>
    <w:rsid w:val="00B74CC4"/>
    <w:rsid w:val="00B74F8F"/>
    <w:rsid w:val="00B74FCC"/>
    <w:rsid w:val="00B752DF"/>
    <w:rsid w:val="00B752EB"/>
    <w:rsid w:val="00B754FA"/>
    <w:rsid w:val="00B75AA7"/>
    <w:rsid w:val="00B75BCE"/>
    <w:rsid w:val="00B75D1C"/>
    <w:rsid w:val="00B75DEC"/>
    <w:rsid w:val="00B75F83"/>
    <w:rsid w:val="00B76043"/>
    <w:rsid w:val="00B7639A"/>
    <w:rsid w:val="00B76613"/>
    <w:rsid w:val="00B766A6"/>
    <w:rsid w:val="00B766C3"/>
    <w:rsid w:val="00B7685A"/>
    <w:rsid w:val="00B768D3"/>
    <w:rsid w:val="00B771BB"/>
    <w:rsid w:val="00B7756B"/>
    <w:rsid w:val="00B77747"/>
    <w:rsid w:val="00B77C1D"/>
    <w:rsid w:val="00B77C4F"/>
    <w:rsid w:val="00B77F69"/>
    <w:rsid w:val="00B800D4"/>
    <w:rsid w:val="00B801FB"/>
    <w:rsid w:val="00B80336"/>
    <w:rsid w:val="00B80946"/>
    <w:rsid w:val="00B80D8F"/>
    <w:rsid w:val="00B81232"/>
    <w:rsid w:val="00B812C7"/>
    <w:rsid w:val="00B81335"/>
    <w:rsid w:val="00B8135B"/>
    <w:rsid w:val="00B8139D"/>
    <w:rsid w:val="00B814F7"/>
    <w:rsid w:val="00B81501"/>
    <w:rsid w:val="00B817B2"/>
    <w:rsid w:val="00B81959"/>
    <w:rsid w:val="00B81A53"/>
    <w:rsid w:val="00B81B63"/>
    <w:rsid w:val="00B81E41"/>
    <w:rsid w:val="00B8215A"/>
    <w:rsid w:val="00B82274"/>
    <w:rsid w:val="00B826AF"/>
    <w:rsid w:val="00B828EE"/>
    <w:rsid w:val="00B8297B"/>
    <w:rsid w:val="00B82992"/>
    <w:rsid w:val="00B82AEB"/>
    <w:rsid w:val="00B82BEF"/>
    <w:rsid w:val="00B82C08"/>
    <w:rsid w:val="00B82C4E"/>
    <w:rsid w:val="00B830E4"/>
    <w:rsid w:val="00B831C5"/>
    <w:rsid w:val="00B83322"/>
    <w:rsid w:val="00B8336D"/>
    <w:rsid w:val="00B833EF"/>
    <w:rsid w:val="00B83503"/>
    <w:rsid w:val="00B83532"/>
    <w:rsid w:val="00B836FC"/>
    <w:rsid w:val="00B8375C"/>
    <w:rsid w:val="00B83767"/>
    <w:rsid w:val="00B84090"/>
    <w:rsid w:val="00B840A0"/>
    <w:rsid w:val="00B84690"/>
    <w:rsid w:val="00B84706"/>
    <w:rsid w:val="00B8478E"/>
    <w:rsid w:val="00B84837"/>
    <w:rsid w:val="00B8486D"/>
    <w:rsid w:val="00B84D0E"/>
    <w:rsid w:val="00B84D34"/>
    <w:rsid w:val="00B850F3"/>
    <w:rsid w:val="00B85195"/>
    <w:rsid w:val="00B851B8"/>
    <w:rsid w:val="00B8536D"/>
    <w:rsid w:val="00B857EE"/>
    <w:rsid w:val="00B85A44"/>
    <w:rsid w:val="00B85AD6"/>
    <w:rsid w:val="00B85FFB"/>
    <w:rsid w:val="00B863FC"/>
    <w:rsid w:val="00B868D7"/>
    <w:rsid w:val="00B8695E"/>
    <w:rsid w:val="00B86B26"/>
    <w:rsid w:val="00B8704C"/>
    <w:rsid w:val="00B87156"/>
    <w:rsid w:val="00B8716C"/>
    <w:rsid w:val="00B8726A"/>
    <w:rsid w:val="00B87493"/>
    <w:rsid w:val="00B879CF"/>
    <w:rsid w:val="00B87C0A"/>
    <w:rsid w:val="00B87FD6"/>
    <w:rsid w:val="00B903B0"/>
    <w:rsid w:val="00B9057F"/>
    <w:rsid w:val="00B9062F"/>
    <w:rsid w:val="00B90700"/>
    <w:rsid w:val="00B907D3"/>
    <w:rsid w:val="00B907EA"/>
    <w:rsid w:val="00B90A0B"/>
    <w:rsid w:val="00B90AB8"/>
    <w:rsid w:val="00B911F0"/>
    <w:rsid w:val="00B91258"/>
    <w:rsid w:val="00B91561"/>
    <w:rsid w:val="00B918EE"/>
    <w:rsid w:val="00B91999"/>
    <w:rsid w:val="00B91D03"/>
    <w:rsid w:val="00B91D97"/>
    <w:rsid w:val="00B91F9F"/>
    <w:rsid w:val="00B923A7"/>
    <w:rsid w:val="00B926D0"/>
    <w:rsid w:val="00B92765"/>
    <w:rsid w:val="00B92A20"/>
    <w:rsid w:val="00B92A6C"/>
    <w:rsid w:val="00B92A92"/>
    <w:rsid w:val="00B92B42"/>
    <w:rsid w:val="00B92DB4"/>
    <w:rsid w:val="00B92E81"/>
    <w:rsid w:val="00B931C3"/>
    <w:rsid w:val="00B934B6"/>
    <w:rsid w:val="00B93505"/>
    <w:rsid w:val="00B93554"/>
    <w:rsid w:val="00B93708"/>
    <w:rsid w:val="00B93881"/>
    <w:rsid w:val="00B93967"/>
    <w:rsid w:val="00B93B0D"/>
    <w:rsid w:val="00B93BDC"/>
    <w:rsid w:val="00B93E49"/>
    <w:rsid w:val="00B94248"/>
    <w:rsid w:val="00B942D7"/>
    <w:rsid w:val="00B943A5"/>
    <w:rsid w:val="00B94941"/>
    <w:rsid w:val="00B9496B"/>
    <w:rsid w:val="00B94BB5"/>
    <w:rsid w:val="00B94BCA"/>
    <w:rsid w:val="00B94D51"/>
    <w:rsid w:val="00B9514D"/>
    <w:rsid w:val="00B95179"/>
    <w:rsid w:val="00B95448"/>
    <w:rsid w:val="00B9551D"/>
    <w:rsid w:val="00B955C9"/>
    <w:rsid w:val="00B9567A"/>
    <w:rsid w:val="00B95989"/>
    <w:rsid w:val="00B95C79"/>
    <w:rsid w:val="00B95E68"/>
    <w:rsid w:val="00B96027"/>
    <w:rsid w:val="00B96491"/>
    <w:rsid w:val="00B96559"/>
    <w:rsid w:val="00B9660B"/>
    <w:rsid w:val="00B9664E"/>
    <w:rsid w:val="00B9699F"/>
    <w:rsid w:val="00B96B12"/>
    <w:rsid w:val="00B96C9C"/>
    <w:rsid w:val="00B96D2F"/>
    <w:rsid w:val="00B96DCD"/>
    <w:rsid w:val="00B96DEB"/>
    <w:rsid w:val="00B96F3D"/>
    <w:rsid w:val="00B96FC6"/>
    <w:rsid w:val="00B96FC7"/>
    <w:rsid w:val="00B96FF6"/>
    <w:rsid w:val="00B97179"/>
    <w:rsid w:val="00B97454"/>
    <w:rsid w:val="00B9764C"/>
    <w:rsid w:val="00B97A59"/>
    <w:rsid w:val="00B97B7D"/>
    <w:rsid w:val="00B97DC2"/>
    <w:rsid w:val="00B97ED1"/>
    <w:rsid w:val="00BA02A5"/>
    <w:rsid w:val="00BA0695"/>
    <w:rsid w:val="00BA0B73"/>
    <w:rsid w:val="00BA0BDC"/>
    <w:rsid w:val="00BA0CA7"/>
    <w:rsid w:val="00BA10DC"/>
    <w:rsid w:val="00BA11AF"/>
    <w:rsid w:val="00BA14BF"/>
    <w:rsid w:val="00BA1716"/>
    <w:rsid w:val="00BA1802"/>
    <w:rsid w:val="00BA18FB"/>
    <w:rsid w:val="00BA1CDC"/>
    <w:rsid w:val="00BA24D9"/>
    <w:rsid w:val="00BA259A"/>
    <w:rsid w:val="00BA2802"/>
    <w:rsid w:val="00BA299D"/>
    <w:rsid w:val="00BA2FD6"/>
    <w:rsid w:val="00BA303C"/>
    <w:rsid w:val="00BA324D"/>
    <w:rsid w:val="00BA330A"/>
    <w:rsid w:val="00BA35A8"/>
    <w:rsid w:val="00BA35F3"/>
    <w:rsid w:val="00BA397E"/>
    <w:rsid w:val="00BA3BAE"/>
    <w:rsid w:val="00BA3BB5"/>
    <w:rsid w:val="00BA3E3B"/>
    <w:rsid w:val="00BA3F99"/>
    <w:rsid w:val="00BA41A9"/>
    <w:rsid w:val="00BA41C1"/>
    <w:rsid w:val="00BA436E"/>
    <w:rsid w:val="00BA4379"/>
    <w:rsid w:val="00BA43D9"/>
    <w:rsid w:val="00BA4492"/>
    <w:rsid w:val="00BA44FD"/>
    <w:rsid w:val="00BA492C"/>
    <w:rsid w:val="00BA5094"/>
    <w:rsid w:val="00BA5221"/>
    <w:rsid w:val="00BA535B"/>
    <w:rsid w:val="00BA54DA"/>
    <w:rsid w:val="00BA54F6"/>
    <w:rsid w:val="00BA56F3"/>
    <w:rsid w:val="00BA5E0A"/>
    <w:rsid w:val="00BA5E85"/>
    <w:rsid w:val="00BA61C2"/>
    <w:rsid w:val="00BA62B4"/>
    <w:rsid w:val="00BA67B6"/>
    <w:rsid w:val="00BA67F8"/>
    <w:rsid w:val="00BA6824"/>
    <w:rsid w:val="00BA6839"/>
    <w:rsid w:val="00BA6A3E"/>
    <w:rsid w:val="00BA6B13"/>
    <w:rsid w:val="00BA6CF1"/>
    <w:rsid w:val="00BA6E48"/>
    <w:rsid w:val="00BA70B2"/>
    <w:rsid w:val="00BA71F2"/>
    <w:rsid w:val="00BA773F"/>
    <w:rsid w:val="00BA7A1E"/>
    <w:rsid w:val="00BA7A99"/>
    <w:rsid w:val="00BA7DFF"/>
    <w:rsid w:val="00BA7E4F"/>
    <w:rsid w:val="00BA7F5D"/>
    <w:rsid w:val="00BB0039"/>
    <w:rsid w:val="00BB0398"/>
    <w:rsid w:val="00BB0758"/>
    <w:rsid w:val="00BB0BDC"/>
    <w:rsid w:val="00BB0F75"/>
    <w:rsid w:val="00BB1638"/>
    <w:rsid w:val="00BB1A54"/>
    <w:rsid w:val="00BB251A"/>
    <w:rsid w:val="00BB28FA"/>
    <w:rsid w:val="00BB2954"/>
    <w:rsid w:val="00BB2A00"/>
    <w:rsid w:val="00BB2AD3"/>
    <w:rsid w:val="00BB2D0F"/>
    <w:rsid w:val="00BB2E7C"/>
    <w:rsid w:val="00BB2F49"/>
    <w:rsid w:val="00BB2FEF"/>
    <w:rsid w:val="00BB300A"/>
    <w:rsid w:val="00BB333E"/>
    <w:rsid w:val="00BB3727"/>
    <w:rsid w:val="00BB3AE4"/>
    <w:rsid w:val="00BB3D9E"/>
    <w:rsid w:val="00BB3EA5"/>
    <w:rsid w:val="00BB3F1F"/>
    <w:rsid w:val="00BB3F64"/>
    <w:rsid w:val="00BB3FDD"/>
    <w:rsid w:val="00BB4185"/>
    <w:rsid w:val="00BB420E"/>
    <w:rsid w:val="00BB4528"/>
    <w:rsid w:val="00BB4736"/>
    <w:rsid w:val="00BB4AA5"/>
    <w:rsid w:val="00BB4C7F"/>
    <w:rsid w:val="00BB4F06"/>
    <w:rsid w:val="00BB51D3"/>
    <w:rsid w:val="00BB52CE"/>
    <w:rsid w:val="00BB5559"/>
    <w:rsid w:val="00BB572B"/>
    <w:rsid w:val="00BB584F"/>
    <w:rsid w:val="00BB5C97"/>
    <w:rsid w:val="00BB5EC0"/>
    <w:rsid w:val="00BB5EF3"/>
    <w:rsid w:val="00BB5F4B"/>
    <w:rsid w:val="00BB650A"/>
    <w:rsid w:val="00BB687A"/>
    <w:rsid w:val="00BB6E59"/>
    <w:rsid w:val="00BB6E81"/>
    <w:rsid w:val="00BB7497"/>
    <w:rsid w:val="00BB77C0"/>
    <w:rsid w:val="00BB7B0A"/>
    <w:rsid w:val="00BC0335"/>
    <w:rsid w:val="00BC0447"/>
    <w:rsid w:val="00BC0738"/>
    <w:rsid w:val="00BC0AE8"/>
    <w:rsid w:val="00BC0B8E"/>
    <w:rsid w:val="00BC13A3"/>
    <w:rsid w:val="00BC1589"/>
    <w:rsid w:val="00BC15DD"/>
    <w:rsid w:val="00BC17F1"/>
    <w:rsid w:val="00BC1861"/>
    <w:rsid w:val="00BC1894"/>
    <w:rsid w:val="00BC2301"/>
    <w:rsid w:val="00BC23AC"/>
    <w:rsid w:val="00BC23BE"/>
    <w:rsid w:val="00BC242C"/>
    <w:rsid w:val="00BC2578"/>
    <w:rsid w:val="00BC2874"/>
    <w:rsid w:val="00BC2C53"/>
    <w:rsid w:val="00BC2D44"/>
    <w:rsid w:val="00BC2E68"/>
    <w:rsid w:val="00BC33FC"/>
    <w:rsid w:val="00BC3A29"/>
    <w:rsid w:val="00BC3A4A"/>
    <w:rsid w:val="00BC3DED"/>
    <w:rsid w:val="00BC3EB1"/>
    <w:rsid w:val="00BC423F"/>
    <w:rsid w:val="00BC4287"/>
    <w:rsid w:val="00BC432B"/>
    <w:rsid w:val="00BC4346"/>
    <w:rsid w:val="00BC4361"/>
    <w:rsid w:val="00BC4488"/>
    <w:rsid w:val="00BC461F"/>
    <w:rsid w:val="00BC4715"/>
    <w:rsid w:val="00BC47C4"/>
    <w:rsid w:val="00BC4DE6"/>
    <w:rsid w:val="00BC4EB4"/>
    <w:rsid w:val="00BC4FC1"/>
    <w:rsid w:val="00BC4FEB"/>
    <w:rsid w:val="00BC50B1"/>
    <w:rsid w:val="00BC50FA"/>
    <w:rsid w:val="00BC51CD"/>
    <w:rsid w:val="00BC527D"/>
    <w:rsid w:val="00BC553E"/>
    <w:rsid w:val="00BC58B3"/>
    <w:rsid w:val="00BC597B"/>
    <w:rsid w:val="00BC60FE"/>
    <w:rsid w:val="00BC6398"/>
    <w:rsid w:val="00BC64D0"/>
    <w:rsid w:val="00BC6905"/>
    <w:rsid w:val="00BC6963"/>
    <w:rsid w:val="00BC6CF5"/>
    <w:rsid w:val="00BC6F7D"/>
    <w:rsid w:val="00BC7009"/>
    <w:rsid w:val="00BC709B"/>
    <w:rsid w:val="00BC70DB"/>
    <w:rsid w:val="00BC74AD"/>
    <w:rsid w:val="00BC74D1"/>
    <w:rsid w:val="00BC76A7"/>
    <w:rsid w:val="00BC7973"/>
    <w:rsid w:val="00BC7A99"/>
    <w:rsid w:val="00BC7B72"/>
    <w:rsid w:val="00BC7BF1"/>
    <w:rsid w:val="00BC7D5C"/>
    <w:rsid w:val="00BC7F0A"/>
    <w:rsid w:val="00BD00F7"/>
    <w:rsid w:val="00BD01E7"/>
    <w:rsid w:val="00BD047D"/>
    <w:rsid w:val="00BD05ED"/>
    <w:rsid w:val="00BD0738"/>
    <w:rsid w:val="00BD0F77"/>
    <w:rsid w:val="00BD122E"/>
    <w:rsid w:val="00BD165F"/>
    <w:rsid w:val="00BD18F5"/>
    <w:rsid w:val="00BD207F"/>
    <w:rsid w:val="00BD20F0"/>
    <w:rsid w:val="00BD2155"/>
    <w:rsid w:val="00BD2166"/>
    <w:rsid w:val="00BD2599"/>
    <w:rsid w:val="00BD2602"/>
    <w:rsid w:val="00BD264C"/>
    <w:rsid w:val="00BD266F"/>
    <w:rsid w:val="00BD2987"/>
    <w:rsid w:val="00BD2D30"/>
    <w:rsid w:val="00BD2F2F"/>
    <w:rsid w:val="00BD2F7A"/>
    <w:rsid w:val="00BD3064"/>
    <w:rsid w:val="00BD358C"/>
    <w:rsid w:val="00BD35B5"/>
    <w:rsid w:val="00BD3CE9"/>
    <w:rsid w:val="00BD4109"/>
    <w:rsid w:val="00BD4310"/>
    <w:rsid w:val="00BD43A4"/>
    <w:rsid w:val="00BD4967"/>
    <w:rsid w:val="00BD4A3F"/>
    <w:rsid w:val="00BD4A94"/>
    <w:rsid w:val="00BD4F00"/>
    <w:rsid w:val="00BD4F62"/>
    <w:rsid w:val="00BD511C"/>
    <w:rsid w:val="00BD54A8"/>
    <w:rsid w:val="00BD5588"/>
    <w:rsid w:val="00BD56BC"/>
    <w:rsid w:val="00BD586E"/>
    <w:rsid w:val="00BD5C7A"/>
    <w:rsid w:val="00BD5DCD"/>
    <w:rsid w:val="00BD5E08"/>
    <w:rsid w:val="00BD5F35"/>
    <w:rsid w:val="00BD6330"/>
    <w:rsid w:val="00BD6340"/>
    <w:rsid w:val="00BD65D6"/>
    <w:rsid w:val="00BD67BB"/>
    <w:rsid w:val="00BD6841"/>
    <w:rsid w:val="00BD68FC"/>
    <w:rsid w:val="00BD6D42"/>
    <w:rsid w:val="00BD71CE"/>
    <w:rsid w:val="00BD786F"/>
    <w:rsid w:val="00BD7D8C"/>
    <w:rsid w:val="00BD7E8B"/>
    <w:rsid w:val="00BD7FAB"/>
    <w:rsid w:val="00BE0ECE"/>
    <w:rsid w:val="00BE0ED4"/>
    <w:rsid w:val="00BE0F81"/>
    <w:rsid w:val="00BE1027"/>
    <w:rsid w:val="00BE10AB"/>
    <w:rsid w:val="00BE115D"/>
    <w:rsid w:val="00BE132A"/>
    <w:rsid w:val="00BE1366"/>
    <w:rsid w:val="00BE1766"/>
    <w:rsid w:val="00BE17E1"/>
    <w:rsid w:val="00BE1866"/>
    <w:rsid w:val="00BE1B6D"/>
    <w:rsid w:val="00BE1EDC"/>
    <w:rsid w:val="00BE22F8"/>
    <w:rsid w:val="00BE2359"/>
    <w:rsid w:val="00BE236D"/>
    <w:rsid w:val="00BE248A"/>
    <w:rsid w:val="00BE2DCB"/>
    <w:rsid w:val="00BE2F2B"/>
    <w:rsid w:val="00BE2F99"/>
    <w:rsid w:val="00BE319B"/>
    <w:rsid w:val="00BE3490"/>
    <w:rsid w:val="00BE3495"/>
    <w:rsid w:val="00BE3BBA"/>
    <w:rsid w:val="00BE3EA1"/>
    <w:rsid w:val="00BE438E"/>
    <w:rsid w:val="00BE4613"/>
    <w:rsid w:val="00BE4655"/>
    <w:rsid w:val="00BE4677"/>
    <w:rsid w:val="00BE49AC"/>
    <w:rsid w:val="00BE4A8B"/>
    <w:rsid w:val="00BE4B10"/>
    <w:rsid w:val="00BE53C4"/>
    <w:rsid w:val="00BE570D"/>
    <w:rsid w:val="00BE58EB"/>
    <w:rsid w:val="00BE5EB3"/>
    <w:rsid w:val="00BE5EB6"/>
    <w:rsid w:val="00BE6703"/>
    <w:rsid w:val="00BE6755"/>
    <w:rsid w:val="00BE67D3"/>
    <w:rsid w:val="00BE692B"/>
    <w:rsid w:val="00BE6B98"/>
    <w:rsid w:val="00BE7A48"/>
    <w:rsid w:val="00BE7A6B"/>
    <w:rsid w:val="00BE7E74"/>
    <w:rsid w:val="00BF003F"/>
    <w:rsid w:val="00BF00C7"/>
    <w:rsid w:val="00BF0730"/>
    <w:rsid w:val="00BF07AC"/>
    <w:rsid w:val="00BF0886"/>
    <w:rsid w:val="00BF08CC"/>
    <w:rsid w:val="00BF0911"/>
    <w:rsid w:val="00BF0A7B"/>
    <w:rsid w:val="00BF0AA0"/>
    <w:rsid w:val="00BF0CCB"/>
    <w:rsid w:val="00BF0D42"/>
    <w:rsid w:val="00BF0D75"/>
    <w:rsid w:val="00BF1349"/>
    <w:rsid w:val="00BF1778"/>
    <w:rsid w:val="00BF188D"/>
    <w:rsid w:val="00BF18DC"/>
    <w:rsid w:val="00BF19DD"/>
    <w:rsid w:val="00BF1F13"/>
    <w:rsid w:val="00BF20F0"/>
    <w:rsid w:val="00BF271A"/>
    <w:rsid w:val="00BF2955"/>
    <w:rsid w:val="00BF29A5"/>
    <w:rsid w:val="00BF29FA"/>
    <w:rsid w:val="00BF2EFE"/>
    <w:rsid w:val="00BF35C1"/>
    <w:rsid w:val="00BF36F9"/>
    <w:rsid w:val="00BF398E"/>
    <w:rsid w:val="00BF3A0C"/>
    <w:rsid w:val="00BF3EBD"/>
    <w:rsid w:val="00BF3FCE"/>
    <w:rsid w:val="00BF43BE"/>
    <w:rsid w:val="00BF44B1"/>
    <w:rsid w:val="00BF45C6"/>
    <w:rsid w:val="00BF45D2"/>
    <w:rsid w:val="00BF46A0"/>
    <w:rsid w:val="00BF4750"/>
    <w:rsid w:val="00BF4ACE"/>
    <w:rsid w:val="00BF5238"/>
    <w:rsid w:val="00BF52CC"/>
    <w:rsid w:val="00BF5607"/>
    <w:rsid w:val="00BF5675"/>
    <w:rsid w:val="00BF59C3"/>
    <w:rsid w:val="00BF5D88"/>
    <w:rsid w:val="00BF5F47"/>
    <w:rsid w:val="00BF614F"/>
    <w:rsid w:val="00BF6244"/>
    <w:rsid w:val="00BF6893"/>
    <w:rsid w:val="00BF69A6"/>
    <w:rsid w:val="00BF6E56"/>
    <w:rsid w:val="00BF7509"/>
    <w:rsid w:val="00BF76BF"/>
    <w:rsid w:val="00BF76F7"/>
    <w:rsid w:val="00BF78D0"/>
    <w:rsid w:val="00BF7B52"/>
    <w:rsid w:val="00BF7C59"/>
    <w:rsid w:val="00BF7D12"/>
    <w:rsid w:val="00BF7D2B"/>
    <w:rsid w:val="00BF7EBC"/>
    <w:rsid w:val="00BF7F2C"/>
    <w:rsid w:val="00C00044"/>
    <w:rsid w:val="00C000DE"/>
    <w:rsid w:val="00C004A6"/>
    <w:rsid w:val="00C00734"/>
    <w:rsid w:val="00C00A6E"/>
    <w:rsid w:val="00C00DF8"/>
    <w:rsid w:val="00C00E4F"/>
    <w:rsid w:val="00C00FDF"/>
    <w:rsid w:val="00C01583"/>
    <w:rsid w:val="00C019E1"/>
    <w:rsid w:val="00C01DB7"/>
    <w:rsid w:val="00C01F3B"/>
    <w:rsid w:val="00C02225"/>
    <w:rsid w:val="00C0225F"/>
    <w:rsid w:val="00C022CA"/>
    <w:rsid w:val="00C02906"/>
    <w:rsid w:val="00C02B17"/>
    <w:rsid w:val="00C02CF3"/>
    <w:rsid w:val="00C02E25"/>
    <w:rsid w:val="00C03045"/>
    <w:rsid w:val="00C03676"/>
    <w:rsid w:val="00C037E1"/>
    <w:rsid w:val="00C038FE"/>
    <w:rsid w:val="00C039AA"/>
    <w:rsid w:val="00C03F1C"/>
    <w:rsid w:val="00C040FC"/>
    <w:rsid w:val="00C042FA"/>
    <w:rsid w:val="00C04388"/>
    <w:rsid w:val="00C04975"/>
    <w:rsid w:val="00C04A77"/>
    <w:rsid w:val="00C04AAB"/>
    <w:rsid w:val="00C04DF8"/>
    <w:rsid w:val="00C0510A"/>
    <w:rsid w:val="00C051E0"/>
    <w:rsid w:val="00C0534D"/>
    <w:rsid w:val="00C05485"/>
    <w:rsid w:val="00C05601"/>
    <w:rsid w:val="00C056C9"/>
    <w:rsid w:val="00C05742"/>
    <w:rsid w:val="00C0589B"/>
    <w:rsid w:val="00C058A6"/>
    <w:rsid w:val="00C058EF"/>
    <w:rsid w:val="00C05990"/>
    <w:rsid w:val="00C0599D"/>
    <w:rsid w:val="00C05A5F"/>
    <w:rsid w:val="00C05ADC"/>
    <w:rsid w:val="00C05CD8"/>
    <w:rsid w:val="00C05E2B"/>
    <w:rsid w:val="00C06C5E"/>
    <w:rsid w:val="00C06EDC"/>
    <w:rsid w:val="00C07101"/>
    <w:rsid w:val="00C071D7"/>
    <w:rsid w:val="00C073D4"/>
    <w:rsid w:val="00C0754E"/>
    <w:rsid w:val="00C076FC"/>
    <w:rsid w:val="00C078B1"/>
    <w:rsid w:val="00C07E0A"/>
    <w:rsid w:val="00C07E16"/>
    <w:rsid w:val="00C07E2A"/>
    <w:rsid w:val="00C07E69"/>
    <w:rsid w:val="00C07F4F"/>
    <w:rsid w:val="00C10564"/>
    <w:rsid w:val="00C10646"/>
    <w:rsid w:val="00C10B00"/>
    <w:rsid w:val="00C10BD3"/>
    <w:rsid w:val="00C10C4F"/>
    <w:rsid w:val="00C10E6E"/>
    <w:rsid w:val="00C10E7B"/>
    <w:rsid w:val="00C1152E"/>
    <w:rsid w:val="00C115DC"/>
    <w:rsid w:val="00C1182F"/>
    <w:rsid w:val="00C11D35"/>
    <w:rsid w:val="00C11D63"/>
    <w:rsid w:val="00C11DE9"/>
    <w:rsid w:val="00C12109"/>
    <w:rsid w:val="00C126BB"/>
    <w:rsid w:val="00C12879"/>
    <w:rsid w:val="00C13365"/>
    <w:rsid w:val="00C13510"/>
    <w:rsid w:val="00C13607"/>
    <w:rsid w:val="00C13768"/>
    <w:rsid w:val="00C1376B"/>
    <w:rsid w:val="00C13BF9"/>
    <w:rsid w:val="00C13DAB"/>
    <w:rsid w:val="00C1440C"/>
    <w:rsid w:val="00C1464B"/>
    <w:rsid w:val="00C1483C"/>
    <w:rsid w:val="00C14A36"/>
    <w:rsid w:val="00C14B12"/>
    <w:rsid w:val="00C14E25"/>
    <w:rsid w:val="00C14F07"/>
    <w:rsid w:val="00C14F3B"/>
    <w:rsid w:val="00C1503B"/>
    <w:rsid w:val="00C15112"/>
    <w:rsid w:val="00C15247"/>
    <w:rsid w:val="00C1531B"/>
    <w:rsid w:val="00C158AE"/>
    <w:rsid w:val="00C15A5E"/>
    <w:rsid w:val="00C15A95"/>
    <w:rsid w:val="00C15AC9"/>
    <w:rsid w:val="00C15CA6"/>
    <w:rsid w:val="00C15E49"/>
    <w:rsid w:val="00C160F3"/>
    <w:rsid w:val="00C16128"/>
    <w:rsid w:val="00C1622E"/>
    <w:rsid w:val="00C16311"/>
    <w:rsid w:val="00C163DB"/>
    <w:rsid w:val="00C1673E"/>
    <w:rsid w:val="00C16786"/>
    <w:rsid w:val="00C16966"/>
    <w:rsid w:val="00C16A9F"/>
    <w:rsid w:val="00C16AA3"/>
    <w:rsid w:val="00C16B4E"/>
    <w:rsid w:val="00C16BC2"/>
    <w:rsid w:val="00C16BF0"/>
    <w:rsid w:val="00C16E39"/>
    <w:rsid w:val="00C16FF7"/>
    <w:rsid w:val="00C17235"/>
    <w:rsid w:val="00C172E1"/>
    <w:rsid w:val="00C172FD"/>
    <w:rsid w:val="00C1734D"/>
    <w:rsid w:val="00C17568"/>
    <w:rsid w:val="00C17817"/>
    <w:rsid w:val="00C17AB5"/>
    <w:rsid w:val="00C17AF5"/>
    <w:rsid w:val="00C17BD2"/>
    <w:rsid w:val="00C17C5F"/>
    <w:rsid w:val="00C20044"/>
    <w:rsid w:val="00C20061"/>
    <w:rsid w:val="00C200D6"/>
    <w:rsid w:val="00C2028F"/>
    <w:rsid w:val="00C20B25"/>
    <w:rsid w:val="00C20B5D"/>
    <w:rsid w:val="00C20C9A"/>
    <w:rsid w:val="00C21004"/>
    <w:rsid w:val="00C216B0"/>
    <w:rsid w:val="00C2179C"/>
    <w:rsid w:val="00C21838"/>
    <w:rsid w:val="00C21990"/>
    <w:rsid w:val="00C21B14"/>
    <w:rsid w:val="00C21C02"/>
    <w:rsid w:val="00C21DEB"/>
    <w:rsid w:val="00C21E89"/>
    <w:rsid w:val="00C22028"/>
    <w:rsid w:val="00C22362"/>
    <w:rsid w:val="00C223DD"/>
    <w:rsid w:val="00C22AFD"/>
    <w:rsid w:val="00C22DCA"/>
    <w:rsid w:val="00C22FE4"/>
    <w:rsid w:val="00C23198"/>
    <w:rsid w:val="00C231EC"/>
    <w:rsid w:val="00C234B2"/>
    <w:rsid w:val="00C23722"/>
    <w:rsid w:val="00C23B4C"/>
    <w:rsid w:val="00C23D5C"/>
    <w:rsid w:val="00C23D71"/>
    <w:rsid w:val="00C23DB2"/>
    <w:rsid w:val="00C23E26"/>
    <w:rsid w:val="00C24043"/>
    <w:rsid w:val="00C24301"/>
    <w:rsid w:val="00C24DE0"/>
    <w:rsid w:val="00C25126"/>
    <w:rsid w:val="00C25433"/>
    <w:rsid w:val="00C254BA"/>
    <w:rsid w:val="00C25592"/>
    <w:rsid w:val="00C25A87"/>
    <w:rsid w:val="00C25C00"/>
    <w:rsid w:val="00C25D4C"/>
    <w:rsid w:val="00C25E2A"/>
    <w:rsid w:val="00C26172"/>
    <w:rsid w:val="00C26176"/>
    <w:rsid w:val="00C26195"/>
    <w:rsid w:val="00C26767"/>
    <w:rsid w:val="00C26870"/>
    <w:rsid w:val="00C26B1D"/>
    <w:rsid w:val="00C26D8D"/>
    <w:rsid w:val="00C26E7A"/>
    <w:rsid w:val="00C26EB8"/>
    <w:rsid w:val="00C26EC9"/>
    <w:rsid w:val="00C2712E"/>
    <w:rsid w:val="00C2714B"/>
    <w:rsid w:val="00C27232"/>
    <w:rsid w:val="00C2789A"/>
    <w:rsid w:val="00C2798A"/>
    <w:rsid w:val="00C27B18"/>
    <w:rsid w:val="00C27C62"/>
    <w:rsid w:val="00C27CE4"/>
    <w:rsid w:val="00C27CFA"/>
    <w:rsid w:val="00C27D20"/>
    <w:rsid w:val="00C27DE0"/>
    <w:rsid w:val="00C30141"/>
    <w:rsid w:val="00C30326"/>
    <w:rsid w:val="00C30410"/>
    <w:rsid w:val="00C30E15"/>
    <w:rsid w:val="00C30E6B"/>
    <w:rsid w:val="00C31111"/>
    <w:rsid w:val="00C311EB"/>
    <w:rsid w:val="00C311FC"/>
    <w:rsid w:val="00C312C9"/>
    <w:rsid w:val="00C31416"/>
    <w:rsid w:val="00C3148F"/>
    <w:rsid w:val="00C31564"/>
    <w:rsid w:val="00C3156D"/>
    <w:rsid w:val="00C3177F"/>
    <w:rsid w:val="00C31834"/>
    <w:rsid w:val="00C31886"/>
    <w:rsid w:val="00C318AA"/>
    <w:rsid w:val="00C328AB"/>
    <w:rsid w:val="00C32DB9"/>
    <w:rsid w:val="00C32DCB"/>
    <w:rsid w:val="00C33267"/>
    <w:rsid w:val="00C332E2"/>
    <w:rsid w:val="00C336D4"/>
    <w:rsid w:val="00C33738"/>
    <w:rsid w:val="00C338A2"/>
    <w:rsid w:val="00C338BA"/>
    <w:rsid w:val="00C338F8"/>
    <w:rsid w:val="00C33A22"/>
    <w:rsid w:val="00C33CB5"/>
    <w:rsid w:val="00C33CF1"/>
    <w:rsid w:val="00C341E0"/>
    <w:rsid w:val="00C3440A"/>
    <w:rsid w:val="00C34525"/>
    <w:rsid w:val="00C34867"/>
    <w:rsid w:val="00C3487C"/>
    <w:rsid w:val="00C34A3B"/>
    <w:rsid w:val="00C34BEF"/>
    <w:rsid w:val="00C34D89"/>
    <w:rsid w:val="00C34FE1"/>
    <w:rsid w:val="00C351F2"/>
    <w:rsid w:val="00C35476"/>
    <w:rsid w:val="00C35485"/>
    <w:rsid w:val="00C35C44"/>
    <w:rsid w:val="00C35EED"/>
    <w:rsid w:val="00C3641B"/>
    <w:rsid w:val="00C3641D"/>
    <w:rsid w:val="00C36561"/>
    <w:rsid w:val="00C3668F"/>
    <w:rsid w:val="00C368A0"/>
    <w:rsid w:val="00C368A6"/>
    <w:rsid w:val="00C36A1D"/>
    <w:rsid w:val="00C36B69"/>
    <w:rsid w:val="00C36E6D"/>
    <w:rsid w:val="00C37247"/>
    <w:rsid w:val="00C37323"/>
    <w:rsid w:val="00C37675"/>
    <w:rsid w:val="00C37D2B"/>
    <w:rsid w:val="00C40067"/>
    <w:rsid w:val="00C40279"/>
    <w:rsid w:val="00C40292"/>
    <w:rsid w:val="00C404A1"/>
    <w:rsid w:val="00C406C3"/>
    <w:rsid w:val="00C4072F"/>
    <w:rsid w:val="00C408C7"/>
    <w:rsid w:val="00C408CB"/>
    <w:rsid w:val="00C40965"/>
    <w:rsid w:val="00C40DEF"/>
    <w:rsid w:val="00C4104F"/>
    <w:rsid w:val="00C41203"/>
    <w:rsid w:val="00C412CE"/>
    <w:rsid w:val="00C413D4"/>
    <w:rsid w:val="00C415F8"/>
    <w:rsid w:val="00C416FC"/>
    <w:rsid w:val="00C41B81"/>
    <w:rsid w:val="00C41D92"/>
    <w:rsid w:val="00C42074"/>
    <w:rsid w:val="00C4245D"/>
    <w:rsid w:val="00C426A7"/>
    <w:rsid w:val="00C42737"/>
    <w:rsid w:val="00C42915"/>
    <w:rsid w:val="00C42B39"/>
    <w:rsid w:val="00C42CB0"/>
    <w:rsid w:val="00C42E0F"/>
    <w:rsid w:val="00C42EBC"/>
    <w:rsid w:val="00C42FC3"/>
    <w:rsid w:val="00C4311B"/>
    <w:rsid w:val="00C4319A"/>
    <w:rsid w:val="00C431C8"/>
    <w:rsid w:val="00C43389"/>
    <w:rsid w:val="00C437F0"/>
    <w:rsid w:val="00C43910"/>
    <w:rsid w:val="00C43B67"/>
    <w:rsid w:val="00C43F33"/>
    <w:rsid w:val="00C441D0"/>
    <w:rsid w:val="00C444C0"/>
    <w:rsid w:val="00C444CC"/>
    <w:rsid w:val="00C445A6"/>
    <w:rsid w:val="00C445BA"/>
    <w:rsid w:val="00C4491F"/>
    <w:rsid w:val="00C4499A"/>
    <w:rsid w:val="00C44C4B"/>
    <w:rsid w:val="00C44CC5"/>
    <w:rsid w:val="00C44EC9"/>
    <w:rsid w:val="00C453EA"/>
    <w:rsid w:val="00C45436"/>
    <w:rsid w:val="00C45596"/>
    <w:rsid w:val="00C45B0A"/>
    <w:rsid w:val="00C45B28"/>
    <w:rsid w:val="00C45BA3"/>
    <w:rsid w:val="00C45C9A"/>
    <w:rsid w:val="00C45F83"/>
    <w:rsid w:val="00C46029"/>
    <w:rsid w:val="00C46296"/>
    <w:rsid w:val="00C466BD"/>
    <w:rsid w:val="00C46FD4"/>
    <w:rsid w:val="00C471FF"/>
    <w:rsid w:val="00C475A4"/>
    <w:rsid w:val="00C4780C"/>
    <w:rsid w:val="00C478E9"/>
    <w:rsid w:val="00C479CE"/>
    <w:rsid w:val="00C47B5A"/>
    <w:rsid w:val="00C47DAC"/>
    <w:rsid w:val="00C47DDD"/>
    <w:rsid w:val="00C5009B"/>
    <w:rsid w:val="00C50108"/>
    <w:rsid w:val="00C5047E"/>
    <w:rsid w:val="00C50BF6"/>
    <w:rsid w:val="00C50C2D"/>
    <w:rsid w:val="00C50E9E"/>
    <w:rsid w:val="00C51519"/>
    <w:rsid w:val="00C5178B"/>
    <w:rsid w:val="00C51B40"/>
    <w:rsid w:val="00C51B46"/>
    <w:rsid w:val="00C51EB0"/>
    <w:rsid w:val="00C5216C"/>
    <w:rsid w:val="00C524D9"/>
    <w:rsid w:val="00C529BA"/>
    <w:rsid w:val="00C52A27"/>
    <w:rsid w:val="00C52A6B"/>
    <w:rsid w:val="00C52ED9"/>
    <w:rsid w:val="00C52F09"/>
    <w:rsid w:val="00C53087"/>
    <w:rsid w:val="00C530B8"/>
    <w:rsid w:val="00C533F2"/>
    <w:rsid w:val="00C5365D"/>
    <w:rsid w:val="00C53660"/>
    <w:rsid w:val="00C53D18"/>
    <w:rsid w:val="00C53E14"/>
    <w:rsid w:val="00C53E1D"/>
    <w:rsid w:val="00C53E63"/>
    <w:rsid w:val="00C5404F"/>
    <w:rsid w:val="00C54173"/>
    <w:rsid w:val="00C54232"/>
    <w:rsid w:val="00C543A8"/>
    <w:rsid w:val="00C54675"/>
    <w:rsid w:val="00C54891"/>
    <w:rsid w:val="00C548B4"/>
    <w:rsid w:val="00C548E5"/>
    <w:rsid w:val="00C54924"/>
    <w:rsid w:val="00C54ECC"/>
    <w:rsid w:val="00C55367"/>
    <w:rsid w:val="00C55390"/>
    <w:rsid w:val="00C55480"/>
    <w:rsid w:val="00C5582F"/>
    <w:rsid w:val="00C55A6E"/>
    <w:rsid w:val="00C5600A"/>
    <w:rsid w:val="00C560F7"/>
    <w:rsid w:val="00C56306"/>
    <w:rsid w:val="00C563BE"/>
    <w:rsid w:val="00C56492"/>
    <w:rsid w:val="00C56B25"/>
    <w:rsid w:val="00C56C15"/>
    <w:rsid w:val="00C56DCA"/>
    <w:rsid w:val="00C5732A"/>
    <w:rsid w:val="00C577B7"/>
    <w:rsid w:val="00C57895"/>
    <w:rsid w:val="00C57A16"/>
    <w:rsid w:val="00C57BAB"/>
    <w:rsid w:val="00C57D18"/>
    <w:rsid w:val="00C60137"/>
    <w:rsid w:val="00C6023A"/>
    <w:rsid w:val="00C60676"/>
    <w:rsid w:val="00C608CF"/>
    <w:rsid w:val="00C609B3"/>
    <w:rsid w:val="00C60D41"/>
    <w:rsid w:val="00C613DA"/>
    <w:rsid w:val="00C6177D"/>
    <w:rsid w:val="00C6190E"/>
    <w:rsid w:val="00C61A7B"/>
    <w:rsid w:val="00C61BF5"/>
    <w:rsid w:val="00C61E00"/>
    <w:rsid w:val="00C61E03"/>
    <w:rsid w:val="00C61FB3"/>
    <w:rsid w:val="00C6223B"/>
    <w:rsid w:val="00C62D43"/>
    <w:rsid w:val="00C62FA0"/>
    <w:rsid w:val="00C633E0"/>
    <w:rsid w:val="00C63405"/>
    <w:rsid w:val="00C635E4"/>
    <w:rsid w:val="00C639C2"/>
    <w:rsid w:val="00C639E1"/>
    <w:rsid w:val="00C63A12"/>
    <w:rsid w:val="00C63CBA"/>
    <w:rsid w:val="00C63E21"/>
    <w:rsid w:val="00C63F12"/>
    <w:rsid w:val="00C63F3B"/>
    <w:rsid w:val="00C6403E"/>
    <w:rsid w:val="00C64120"/>
    <w:rsid w:val="00C64158"/>
    <w:rsid w:val="00C64180"/>
    <w:rsid w:val="00C6429A"/>
    <w:rsid w:val="00C642E9"/>
    <w:rsid w:val="00C6430D"/>
    <w:rsid w:val="00C643D6"/>
    <w:rsid w:val="00C64406"/>
    <w:rsid w:val="00C64442"/>
    <w:rsid w:val="00C6454B"/>
    <w:rsid w:val="00C646B4"/>
    <w:rsid w:val="00C64CA1"/>
    <w:rsid w:val="00C64E47"/>
    <w:rsid w:val="00C64EAD"/>
    <w:rsid w:val="00C64F06"/>
    <w:rsid w:val="00C64F28"/>
    <w:rsid w:val="00C64F86"/>
    <w:rsid w:val="00C6506F"/>
    <w:rsid w:val="00C661D4"/>
    <w:rsid w:val="00C661D5"/>
    <w:rsid w:val="00C66274"/>
    <w:rsid w:val="00C66410"/>
    <w:rsid w:val="00C66415"/>
    <w:rsid w:val="00C6654F"/>
    <w:rsid w:val="00C66CC4"/>
    <w:rsid w:val="00C66D44"/>
    <w:rsid w:val="00C66F17"/>
    <w:rsid w:val="00C66FC7"/>
    <w:rsid w:val="00C6700A"/>
    <w:rsid w:val="00C6725F"/>
    <w:rsid w:val="00C672F4"/>
    <w:rsid w:val="00C672F7"/>
    <w:rsid w:val="00C676D7"/>
    <w:rsid w:val="00C67800"/>
    <w:rsid w:val="00C67866"/>
    <w:rsid w:val="00C678C2"/>
    <w:rsid w:val="00C67A60"/>
    <w:rsid w:val="00C67C0C"/>
    <w:rsid w:val="00C67CF5"/>
    <w:rsid w:val="00C70437"/>
    <w:rsid w:val="00C70486"/>
    <w:rsid w:val="00C70C1D"/>
    <w:rsid w:val="00C70D23"/>
    <w:rsid w:val="00C710FD"/>
    <w:rsid w:val="00C7110D"/>
    <w:rsid w:val="00C71217"/>
    <w:rsid w:val="00C7137B"/>
    <w:rsid w:val="00C7179A"/>
    <w:rsid w:val="00C718B2"/>
    <w:rsid w:val="00C71AE5"/>
    <w:rsid w:val="00C71C3B"/>
    <w:rsid w:val="00C71E44"/>
    <w:rsid w:val="00C720C5"/>
    <w:rsid w:val="00C72448"/>
    <w:rsid w:val="00C72DCF"/>
    <w:rsid w:val="00C72F5C"/>
    <w:rsid w:val="00C731AC"/>
    <w:rsid w:val="00C7359F"/>
    <w:rsid w:val="00C7361E"/>
    <w:rsid w:val="00C73C66"/>
    <w:rsid w:val="00C73EB4"/>
    <w:rsid w:val="00C743D0"/>
    <w:rsid w:val="00C746CC"/>
    <w:rsid w:val="00C746D6"/>
    <w:rsid w:val="00C7486B"/>
    <w:rsid w:val="00C749AC"/>
    <w:rsid w:val="00C74A22"/>
    <w:rsid w:val="00C74A6C"/>
    <w:rsid w:val="00C74BE4"/>
    <w:rsid w:val="00C74D9F"/>
    <w:rsid w:val="00C74F31"/>
    <w:rsid w:val="00C75015"/>
    <w:rsid w:val="00C75AE4"/>
    <w:rsid w:val="00C75C85"/>
    <w:rsid w:val="00C763E8"/>
    <w:rsid w:val="00C76670"/>
    <w:rsid w:val="00C76774"/>
    <w:rsid w:val="00C767DD"/>
    <w:rsid w:val="00C768F0"/>
    <w:rsid w:val="00C76956"/>
    <w:rsid w:val="00C76995"/>
    <w:rsid w:val="00C76996"/>
    <w:rsid w:val="00C769A8"/>
    <w:rsid w:val="00C76BD4"/>
    <w:rsid w:val="00C76C98"/>
    <w:rsid w:val="00C76C9B"/>
    <w:rsid w:val="00C76D01"/>
    <w:rsid w:val="00C76D48"/>
    <w:rsid w:val="00C76DA3"/>
    <w:rsid w:val="00C76ED9"/>
    <w:rsid w:val="00C770C2"/>
    <w:rsid w:val="00C772BC"/>
    <w:rsid w:val="00C772C1"/>
    <w:rsid w:val="00C774CC"/>
    <w:rsid w:val="00C775C9"/>
    <w:rsid w:val="00C777A2"/>
    <w:rsid w:val="00C7798C"/>
    <w:rsid w:val="00C77A0F"/>
    <w:rsid w:val="00C80314"/>
    <w:rsid w:val="00C8041B"/>
    <w:rsid w:val="00C80447"/>
    <w:rsid w:val="00C8082A"/>
    <w:rsid w:val="00C80A1C"/>
    <w:rsid w:val="00C80C50"/>
    <w:rsid w:val="00C80C88"/>
    <w:rsid w:val="00C80E8A"/>
    <w:rsid w:val="00C81065"/>
    <w:rsid w:val="00C812F6"/>
    <w:rsid w:val="00C813E5"/>
    <w:rsid w:val="00C81536"/>
    <w:rsid w:val="00C81643"/>
    <w:rsid w:val="00C819F8"/>
    <w:rsid w:val="00C81A1E"/>
    <w:rsid w:val="00C81AA1"/>
    <w:rsid w:val="00C81B2A"/>
    <w:rsid w:val="00C81B99"/>
    <w:rsid w:val="00C81CA5"/>
    <w:rsid w:val="00C81D00"/>
    <w:rsid w:val="00C81E34"/>
    <w:rsid w:val="00C81E82"/>
    <w:rsid w:val="00C82095"/>
    <w:rsid w:val="00C822DE"/>
    <w:rsid w:val="00C82357"/>
    <w:rsid w:val="00C82554"/>
    <w:rsid w:val="00C8268D"/>
    <w:rsid w:val="00C829C1"/>
    <w:rsid w:val="00C8309E"/>
    <w:rsid w:val="00C83318"/>
    <w:rsid w:val="00C8337E"/>
    <w:rsid w:val="00C83443"/>
    <w:rsid w:val="00C83711"/>
    <w:rsid w:val="00C83811"/>
    <w:rsid w:val="00C83D9C"/>
    <w:rsid w:val="00C83E1F"/>
    <w:rsid w:val="00C83E41"/>
    <w:rsid w:val="00C83FEB"/>
    <w:rsid w:val="00C84271"/>
    <w:rsid w:val="00C8448C"/>
    <w:rsid w:val="00C8452E"/>
    <w:rsid w:val="00C845F6"/>
    <w:rsid w:val="00C8476B"/>
    <w:rsid w:val="00C84C8E"/>
    <w:rsid w:val="00C84F51"/>
    <w:rsid w:val="00C8532F"/>
    <w:rsid w:val="00C85945"/>
    <w:rsid w:val="00C85A5B"/>
    <w:rsid w:val="00C85AC8"/>
    <w:rsid w:val="00C85B26"/>
    <w:rsid w:val="00C85D47"/>
    <w:rsid w:val="00C85E1E"/>
    <w:rsid w:val="00C862BB"/>
    <w:rsid w:val="00C8656F"/>
    <w:rsid w:val="00C865B9"/>
    <w:rsid w:val="00C86630"/>
    <w:rsid w:val="00C867A9"/>
    <w:rsid w:val="00C867CD"/>
    <w:rsid w:val="00C86978"/>
    <w:rsid w:val="00C86CCF"/>
    <w:rsid w:val="00C86EF7"/>
    <w:rsid w:val="00C871EA"/>
    <w:rsid w:val="00C872C4"/>
    <w:rsid w:val="00C87377"/>
    <w:rsid w:val="00C87380"/>
    <w:rsid w:val="00C8783F"/>
    <w:rsid w:val="00C878E3"/>
    <w:rsid w:val="00C87B5E"/>
    <w:rsid w:val="00C87BB5"/>
    <w:rsid w:val="00C87F21"/>
    <w:rsid w:val="00C90056"/>
    <w:rsid w:val="00C90181"/>
    <w:rsid w:val="00C901DB"/>
    <w:rsid w:val="00C902D0"/>
    <w:rsid w:val="00C9063C"/>
    <w:rsid w:val="00C906E1"/>
    <w:rsid w:val="00C90B37"/>
    <w:rsid w:val="00C90C6C"/>
    <w:rsid w:val="00C90EB2"/>
    <w:rsid w:val="00C91324"/>
    <w:rsid w:val="00C91432"/>
    <w:rsid w:val="00C91675"/>
    <w:rsid w:val="00C916D4"/>
    <w:rsid w:val="00C91994"/>
    <w:rsid w:val="00C91A6A"/>
    <w:rsid w:val="00C91CBF"/>
    <w:rsid w:val="00C91F52"/>
    <w:rsid w:val="00C91F83"/>
    <w:rsid w:val="00C92334"/>
    <w:rsid w:val="00C924ED"/>
    <w:rsid w:val="00C92699"/>
    <w:rsid w:val="00C92719"/>
    <w:rsid w:val="00C9278F"/>
    <w:rsid w:val="00C92801"/>
    <w:rsid w:val="00C92B06"/>
    <w:rsid w:val="00C9318F"/>
    <w:rsid w:val="00C932D4"/>
    <w:rsid w:val="00C9333D"/>
    <w:rsid w:val="00C93390"/>
    <w:rsid w:val="00C93608"/>
    <w:rsid w:val="00C936F6"/>
    <w:rsid w:val="00C9383C"/>
    <w:rsid w:val="00C938E5"/>
    <w:rsid w:val="00C938ED"/>
    <w:rsid w:val="00C939D5"/>
    <w:rsid w:val="00C93B69"/>
    <w:rsid w:val="00C93BFD"/>
    <w:rsid w:val="00C93EFE"/>
    <w:rsid w:val="00C93F9E"/>
    <w:rsid w:val="00C93FB0"/>
    <w:rsid w:val="00C9400C"/>
    <w:rsid w:val="00C94269"/>
    <w:rsid w:val="00C944C3"/>
    <w:rsid w:val="00C9450B"/>
    <w:rsid w:val="00C945C2"/>
    <w:rsid w:val="00C94772"/>
    <w:rsid w:val="00C947A3"/>
    <w:rsid w:val="00C94EF1"/>
    <w:rsid w:val="00C94F1D"/>
    <w:rsid w:val="00C94F33"/>
    <w:rsid w:val="00C95089"/>
    <w:rsid w:val="00C953C5"/>
    <w:rsid w:val="00C95413"/>
    <w:rsid w:val="00C95527"/>
    <w:rsid w:val="00C955F6"/>
    <w:rsid w:val="00C9589B"/>
    <w:rsid w:val="00C95968"/>
    <w:rsid w:val="00C95CBB"/>
    <w:rsid w:val="00C96003"/>
    <w:rsid w:val="00C9609E"/>
    <w:rsid w:val="00C962D0"/>
    <w:rsid w:val="00C9638D"/>
    <w:rsid w:val="00C963FF"/>
    <w:rsid w:val="00C96495"/>
    <w:rsid w:val="00C96666"/>
    <w:rsid w:val="00C968B2"/>
    <w:rsid w:val="00C968C9"/>
    <w:rsid w:val="00C9694B"/>
    <w:rsid w:val="00C96A51"/>
    <w:rsid w:val="00C97645"/>
    <w:rsid w:val="00C976A7"/>
    <w:rsid w:val="00C97D5F"/>
    <w:rsid w:val="00C97EBE"/>
    <w:rsid w:val="00C97EDA"/>
    <w:rsid w:val="00C97F90"/>
    <w:rsid w:val="00CA0407"/>
    <w:rsid w:val="00CA0589"/>
    <w:rsid w:val="00CA05DB"/>
    <w:rsid w:val="00CA0673"/>
    <w:rsid w:val="00CA0F63"/>
    <w:rsid w:val="00CA0F92"/>
    <w:rsid w:val="00CA1198"/>
    <w:rsid w:val="00CA1627"/>
    <w:rsid w:val="00CA19EB"/>
    <w:rsid w:val="00CA1B4F"/>
    <w:rsid w:val="00CA1FF2"/>
    <w:rsid w:val="00CA215E"/>
    <w:rsid w:val="00CA2673"/>
    <w:rsid w:val="00CA2863"/>
    <w:rsid w:val="00CA2B97"/>
    <w:rsid w:val="00CA2CBB"/>
    <w:rsid w:val="00CA2D16"/>
    <w:rsid w:val="00CA2DB7"/>
    <w:rsid w:val="00CA2F88"/>
    <w:rsid w:val="00CA2FDD"/>
    <w:rsid w:val="00CA301E"/>
    <w:rsid w:val="00CA3129"/>
    <w:rsid w:val="00CA32A8"/>
    <w:rsid w:val="00CA34E7"/>
    <w:rsid w:val="00CA3614"/>
    <w:rsid w:val="00CA37A2"/>
    <w:rsid w:val="00CA3AAC"/>
    <w:rsid w:val="00CA3B7B"/>
    <w:rsid w:val="00CA3C9A"/>
    <w:rsid w:val="00CA3F15"/>
    <w:rsid w:val="00CA3F3F"/>
    <w:rsid w:val="00CA4172"/>
    <w:rsid w:val="00CA45D3"/>
    <w:rsid w:val="00CA4D53"/>
    <w:rsid w:val="00CA4DEC"/>
    <w:rsid w:val="00CA5334"/>
    <w:rsid w:val="00CA5774"/>
    <w:rsid w:val="00CA5B49"/>
    <w:rsid w:val="00CA5E18"/>
    <w:rsid w:val="00CA5E5F"/>
    <w:rsid w:val="00CA60ED"/>
    <w:rsid w:val="00CA61EF"/>
    <w:rsid w:val="00CA6260"/>
    <w:rsid w:val="00CA62CB"/>
    <w:rsid w:val="00CA62EE"/>
    <w:rsid w:val="00CA634C"/>
    <w:rsid w:val="00CA655C"/>
    <w:rsid w:val="00CA6588"/>
    <w:rsid w:val="00CA65B8"/>
    <w:rsid w:val="00CA661A"/>
    <w:rsid w:val="00CA6723"/>
    <w:rsid w:val="00CA6AEF"/>
    <w:rsid w:val="00CA6DE7"/>
    <w:rsid w:val="00CA6DE9"/>
    <w:rsid w:val="00CA6FD9"/>
    <w:rsid w:val="00CA7054"/>
    <w:rsid w:val="00CA76FD"/>
    <w:rsid w:val="00CA77B3"/>
    <w:rsid w:val="00CA7804"/>
    <w:rsid w:val="00CA7B1C"/>
    <w:rsid w:val="00CB045B"/>
    <w:rsid w:val="00CB049F"/>
    <w:rsid w:val="00CB05DA"/>
    <w:rsid w:val="00CB0619"/>
    <w:rsid w:val="00CB0B30"/>
    <w:rsid w:val="00CB0BB3"/>
    <w:rsid w:val="00CB0CD4"/>
    <w:rsid w:val="00CB0D3C"/>
    <w:rsid w:val="00CB1236"/>
    <w:rsid w:val="00CB12EE"/>
    <w:rsid w:val="00CB133D"/>
    <w:rsid w:val="00CB13A7"/>
    <w:rsid w:val="00CB13FC"/>
    <w:rsid w:val="00CB14AE"/>
    <w:rsid w:val="00CB14CD"/>
    <w:rsid w:val="00CB15F2"/>
    <w:rsid w:val="00CB181B"/>
    <w:rsid w:val="00CB1838"/>
    <w:rsid w:val="00CB18C7"/>
    <w:rsid w:val="00CB199B"/>
    <w:rsid w:val="00CB1E88"/>
    <w:rsid w:val="00CB1F63"/>
    <w:rsid w:val="00CB2042"/>
    <w:rsid w:val="00CB2112"/>
    <w:rsid w:val="00CB2118"/>
    <w:rsid w:val="00CB23E7"/>
    <w:rsid w:val="00CB2EBC"/>
    <w:rsid w:val="00CB3059"/>
    <w:rsid w:val="00CB3221"/>
    <w:rsid w:val="00CB39BE"/>
    <w:rsid w:val="00CB3A78"/>
    <w:rsid w:val="00CB3B68"/>
    <w:rsid w:val="00CB3F58"/>
    <w:rsid w:val="00CB4148"/>
    <w:rsid w:val="00CB4229"/>
    <w:rsid w:val="00CB440B"/>
    <w:rsid w:val="00CB4526"/>
    <w:rsid w:val="00CB45D3"/>
    <w:rsid w:val="00CB48EC"/>
    <w:rsid w:val="00CB499F"/>
    <w:rsid w:val="00CB4D43"/>
    <w:rsid w:val="00CB55B7"/>
    <w:rsid w:val="00CB55EF"/>
    <w:rsid w:val="00CB55F7"/>
    <w:rsid w:val="00CB56EF"/>
    <w:rsid w:val="00CB576D"/>
    <w:rsid w:val="00CB57FC"/>
    <w:rsid w:val="00CB5B10"/>
    <w:rsid w:val="00CB5C54"/>
    <w:rsid w:val="00CB5E45"/>
    <w:rsid w:val="00CB5E64"/>
    <w:rsid w:val="00CB606B"/>
    <w:rsid w:val="00CB60FB"/>
    <w:rsid w:val="00CB6154"/>
    <w:rsid w:val="00CB6227"/>
    <w:rsid w:val="00CB6613"/>
    <w:rsid w:val="00CB6A83"/>
    <w:rsid w:val="00CB6B04"/>
    <w:rsid w:val="00CB6B84"/>
    <w:rsid w:val="00CB6D47"/>
    <w:rsid w:val="00CB7187"/>
    <w:rsid w:val="00CB73B9"/>
    <w:rsid w:val="00CB7405"/>
    <w:rsid w:val="00CB749E"/>
    <w:rsid w:val="00CB74B1"/>
    <w:rsid w:val="00CB7584"/>
    <w:rsid w:val="00CB771C"/>
    <w:rsid w:val="00CB7748"/>
    <w:rsid w:val="00CB7A5B"/>
    <w:rsid w:val="00CB7A87"/>
    <w:rsid w:val="00CB7CC2"/>
    <w:rsid w:val="00CB7D60"/>
    <w:rsid w:val="00CB7DB1"/>
    <w:rsid w:val="00CB7F4A"/>
    <w:rsid w:val="00CC0018"/>
    <w:rsid w:val="00CC0093"/>
    <w:rsid w:val="00CC045E"/>
    <w:rsid w:val="00CC04AB"/>
    <w:rsid w:val="00CC05B3"/>
    <w:rsid w:val="00CC06ED"/>
    <w:rsid w:val="00CC07E3"/>
    <w:rsid w:val="00CC0ACD"/>
    <w:rsid w:val="00CC0D13"/>
    <w:rsid w:val="00CC0EDF"/>
    <w:rsid w:val="00CC0FA3"/>
    <w:rsid w:val="00CC1088"/>
    <w:rsid w:val="00CC10C7"/>
    <w:rsid w:val="00CC1649"/>
    <w:rsid w:val="00CC17B9"/>
    <w:rsid w:val="00CC1830"/>
    <w:rsid w:val="00CC1944"/>
    <w:rsid w:val="00CC1AF2"/>
    <w:rsid w:val="00CC1CCE"/>
    <w:rsid w:val="00CC1D69"/>
    <w:rsid w:val="00CC210F"/>
    <w:rsid w:val="00CC212C"/>
    <w:rsid w:val="00CC2156"/>
    <w:rsid w:val="00CC21AA"/>
    <w:rsid w:val="00CC23DD"/>
    <w:rsid w:val="00CC2602"/>
    <w:rsid w:val="00CC2715"/>
    <w:rsid w:val="00CC27D5"/>
    <w:rsid w:val="00CC28ED"/>
    <w:rsid w:val="00CC2B8C"/>
    <w:rsid w:val="00CC3184"/>
    <w:rsid w:val="00CC37B1"/>
    <w:rsid w:val="00CC37DD"/>
    <w:rsid w:val="00CC39AD"/>
    <w:rsid w:val="00CC3AEA"/>
    <w:rsid w:val="00CC3CCA"/>
    <w:rsid w:val="00CC403D"/>
    <w:rsid w:val="00CC40A9"/>
    <w:rsid w:val="00CC49AF"/>
    <w:rsid w:val="00CC4A51"/>
    <w:rsid w:val="00CC4A6F"/>
    <w:rsid w:val="00CC4AAE"/>
    <w:rsid w:val="00CC4AD9"/>
    <w:rsid w:val="00CC4B55"/>
    <w:rsid w:val="00CC4D4D"/>
    <w:rsid w:val="00CC4D76"/>
    <w:rsid w:val="00CC4E7D"/>
    <w:rsid w:val="00CC4F17"/>
    <w:rsid w:val="00CC55FA"/>
    <w:rsid w:val="00CC579B"/>
    <w:rsid w:val="00CC590D"/>
    <w:rsid w:val="00CC591E"/>
    <w:rsid w:val="00CC660D"/>
    <w:rsid w:val="00CC68C7"/>
    <w:rsid w:val="00CC6AE5"/>
    <w:rsid w:val="00CC6B91"/>
    <w:rsid w:val="00CC6D75"/>
    <w:rsid w:val="00CC6D7D"/>
    <w:rsid w:val="00CC7048"/>
    <w:rsid w:val="00CC7220"/>
    <w:rsid w:val="00CC72D6"/>
    <w:rsid w:val="00CC7572"/>
    <w:rsid w:val="00CC76C2"/>
    <w:rsid w:val="00CC7986"/>
    <w:rsid w:val="00CC7BDC"/>
    <w:rsid w:val="00CC7DF1"/>
    <w:rsid w:val="00CD011D"/>
    <w:rsid w:val="00CD04EC"/>
    <w:rsid w:val="00CD067C"/>
    <w:rsid w:val="00CD0726"/>
    <w:rsid w:val="00CD0B5E"/>
    <w:rsid w:val="00CD0C93"/>
    <w:rsid w:val="00CD0D27"/>
    <w:rsid w:val="00CD0E94"/>
    <w:rsid w:val="00CD1288"/>
    <w:rsid w:val="00CD1431"/>
    <w:rsid w:val="00CD1513"/>
    <w:rsid w:val="00CD1AF4"/>
    <w:rsid w:val="00CD1C35"/>
    <w:rsid w:val="00CD1F14"/>
    <w:rsid w:val="00CD2072"/>
    <w:rsid w:val="00CD22D9"/>
    <w:rsid w:val="00CD2A55"/>
    <w:rsid w:val="00CD2AE8"/>
    <w:rsid w:val="00CD2B03"/>
    <w:rsid w:val="00CD2CB8"/>
    <w:rsid w:val="00CD2DE6"/>
    <w:rsid w:val="00CD2DFD"/>
    <w:rsid w:val="00CD2F08"/>
    <w:rsid w:val="00CD3319"/>
    <w:rsid w:val="00CD3661"/>
    <w:rsid w:val="00CD3702"/>
    <w:rsid w:val="00CD397D"/>
    <w:rsid w:val="00CD3A67"/>
    <w:rsid w:val="00CD3A6E"/>
    <w:rsid w:val="00CD3B8A"/>
    <w:rsid w:val="00CD3D78"/>
    <w:rsid w:val="00CD3F8B"/>
    <w:rsid w:val="00CD4687"/>
    <w:rsid w:val="00CD4758"/>
    <w:rsid w:val="00CD48EA"/>
    <w:rsid w:val="00CD4A1F"/>
    <w:rsid w:val="00CD4C64"/>
    <w:rsid w:val="00CD5075"/>
    <w:rsid w:val="00CD54E3"/>
    <w:rsid w:val="00CD54EA"/>
    <w:rsid w:val="00CD5511"/>
    <w:rsid w:val="00CD56CC"/>
    <w:rsid w:val="00CD5704"/>
    <w:rsid w:val="00CD5720"/>
    <w:rsid w:val="00CD58F4"/>
    <w:rsid w:val="00CD59C1"/>
    <w:rsid w:val="00CD5A40"/>
    <w:rsid w:val="00CD5B82"/>
    <w:rsid w:val="00CD5BAA"/>
    <w:rsid w:val="00CD5BE6"/>
    <w:rsid w:val="00CD5FEA"/>
    <w:rsid w:val="00CD6017"/>
    <w:rsid w:val="00CD66AB"/>
    <w:rsid w:val="00CD68E2"/>
    <w:rsid w:val="00CD691E"/>
    <w:rsid w:val="00CD69FF"/>
    <w:rsid w:val="00CD6ADC"/>
    <w:rsid w:val="00CD6CB4"/>
    <w:rsid w:val="00CD6E29"/>
    <w:rsid w:val="00CD775B"/>
    <w:rsid w:val="00CD79FC"/>
    <w:rsid w:val="00CD7D09"/>
    <w:rsid w:val="00CD7D6A"/>
    <w:rsid w:val="00CD7F0B"/>
    <w:rsid w:val="00CE0642"/>
    <w:rsid w:val="00CE068F"/>
    <w:rsid w:val="00CE09BE"/>
    <w:rsid w:val="00CE09E5"/>
    <w:rsid w:val="00CE11F1"/>
    <w:rsid w:val="00CE179F"/>
    <w:rsid w:val="00CE182D"/>
    <w:rsid w:val="00CE19EB"/>
    <w:rsid w:val="00CE1E1E"/>
    <w:rsid w:val="00CE1ED9"/>
    <w:rsid w:val="00CE215E"/>
    <w:rsid w:val="00CE2334"/>
    <w:rsid w:val="00CE26DC"/>
    <w:rsid w:val="00CE2BAD"/>
    <w:rsid w:val="00CE2D17"/>
    <w:rsid w:val="00CE2D9C"/>
    <w:rsid w:val="00CE3199"/>
    <w:rsid w:val="00CE31AD"/>
    <w:rsid w:val="00CE366D"/>
    <w:rsid w:val="00CE3732"/>
    <w:rsid w:val="00CE3D45"/>
    <w:rsid w:val="00CE3DA5"/>
    <w:rsid w:val="00CE3E5D"/>
    <w:rsid w:val="00CE3FCF"/>
    <w:rsid w:val="00CE4153"/>
    <w:rsid w:val="00CE4A03"/>
    <w:rsid w:val="00CE4D77"/>
    <w:rsid w:val="00CE525D"/>
    <w:rsid w:val="00CE53D4"/>
    <w:rsid w:val="00CE54AC"/>
    <w:rsid w:val="00CE57B2"/>
    <w:rsid w:val="00CE59BE"/>
    <w:rsid w:val="00CE5E32"/>
    <w:rsid w:val="00CE5E62"/>
    <w:rsid w:val="00CE5EE7"/>
    <w:rsid w:val="00CE5F12"/>
    <w:rsid w:val="00CE6337"/>
    <w:rsid w:val="00CE63EE"/>
    <w:rsid w:val="00CE66F0"/>
    <w:rsid w:val="00CE692D"/>
    <w:rsid w:val="00CE69A4"/>
    <w:rsid w:val="00CE6AF5"/>
    <w:rsid w:val="00CE6AF6"/>
    <w:rsid w:val="00CE6CD3"/>
    <w:rsid w:val="00CE6DE6"/>
    <w:rsid w:val="00CE6DFD"/>
    <w:rsid w:val="00CE6EEA"/>
    <w:rsid w:val="00CE72A0"/>
    <w:rsid w:val="00CE75D1"/>
    <w:rsid w:val="00CE76EB"/>
    <w:rsid w:val="00CE786A"/>
    <w:rsid w:val="00CE795E"/>
    <w:rsid w:val="00CE7A9E"/>
    <w:rsid w:val="00CE7BC3"/>
    <w:rsid w:val="00CE7E2D"/>
    <w:rsid w:val="00CE7EB6"/>
    <w:rsid w:val="00CF016E"/>
    <w:rsid w:val="00CF05E7"/>
    <w:rsid w:val="00CF0712"/>
    <w:rsid w:val="00CF0EFA"/>
    <w:rsid w:val="00CF0F43"/>
    <w:rsid w:val="00CF11A9"/>
    <w:rsid w:val="00CF11F5"/>
    <w:rsid w:val="00CF12AD"/>
    <w:rsid w:val="00CF1338"/>
    <w:rsid w:val="00CF14F8"/>
    <w:rsid w:val="00CF15AB"/>
    <w:rsid w:val="00CF15BF"/>
    <w:rsid w:val="00CF1B3A"/>
    <w:rsid w:val="00CF1C2E"/>
    <w:rsid w:val="00CF1E29"/>
    <w:rsid w:val="00CF1F93"/>
    <w:rsid w:val="00CF1F97"/>
    <w:rsid w:val="00CF2021"/>
    <w:rsid w:val="00CF224F"/>
    <w:rsid w:val="00CF252A"/>
    <w:rsid w:val="00CF262D"/>
    <w:rsid w:val="00CF28E9"/>
    <w:rsid w:val="00CF2970"/>
    <w:rsid w:val="00CF2A63"/>
    <w:rsid w:val="00CF2E60"/>
    <w:rsid w:val="00CF2EB1"/>
    <w:rsid w:val="00CF310A"/>
    <w:rsid w:val="00CF347D"/>
    <w:rsid w:val="00CF34AD"/>
    <w:rsid w:val="00CF3738"/>
    <w:rsid w:val="00CF3A9C"/>
    <w:rsid w:val="00CF3ABB"/>
    <w:rsid w:val="00CF3C5E"/>
    <w:rsid w:val="00CF3D27"/>
    <w:rsid w:val="00CF4133"/>
    <w:rsid w:val="00CF4140"/>
    <w:rsid w:val="00CF471D"/>
    <w:rsid w:val="00CF4894"/>
    <w:rsid w:val="00CF4909"/>
    <w:rsid w:val="00CF4C5D"/>
    <w:rsid w:val="00CF5007"/>
    <w:rsid w:val="00CF5201"/>
    <w:rsid w:val="00CF53BA"/>
    <w:rsid w:val="00CF5696"/>
    <w:rsid w:val="00CF59D2"/>
    <w:rsid w:val="00CF5AE0"/>
    <w:rsid w:val="00CF63BB"/>
    <w:rsid w:val="00CF65B2"/>
    <w:rsid w:val="00CF65CA"/>
    <w:rsid w:val="00CF66D9"/>
    <w:rsid w:val="00CF673E"/>
    <w:rsid w:val="00CF6940"/>
    <w:rsid w:val="00CF6C67"/>
    <w:rsid w:val="00CF6F80"/>
    <w:rsid w:val="00CF709C"/>
    <w:rsid w:val="00CF71DD"/>
    <w:rsid w:val="00CF7211"/>
    <w:rsid w:val="00CF7520"/>
    <w:rsid w:val="00CF75BB"/>
    <w:rsid w:val="00CF7778"/>
    <w:rsid w:val="00CF7786"/>
    <w:rsid w:val="00CF77CF"/>
    <w:rsid w:val="00CF78D8"/>
    <w:rsid w:val="00CF7B25"/>
    <w:rsid w:val="00CF7C38"/>
    <w:rsid w:val="00CF7DD5"/>
    <w:rsid w:val="00D005A3"/>
    <w:rsid w:val="00D008C0"/>
    <w:rsid w:val="00D0092C"/>
    <w:rsid w:val="00D0096D"/>
    <w:rsid w:val="00D013E6"/>
    <w:rsid w:val="00D01422"/>
    <w:rsid w:val="00D0174C"/>
    <w:rsid w:val="00D01A78"/>
    <w:rsid w:val="00D01C40"/>
    <w:rsid w:val="00D01C76"/>
    <w:rsid w:val="00D01DD1"/>
    <w:rsid w:val="00D01E58"/>
    <w:rsid w:val="00D02002"/>
    <w:rsid w:val="00D025C6"/>
    <w:rsid w:val="00D02627"/>
    <w:rsid w:val="00D02796"/>
    <w:rsid w:val="00D02997"/>
    <w:rsid w:val="00D02A2D"/>
    <w:rsid w:val="00D02A74"/>
    <w:rsid w:val="00D02C08"/>
    <w:rsid w:val="00D02DAD"/>
    <w:rsid w:val="00D02F71"/>
    <w:rsid w:val="00D031D6"/>
    <w:rsid w:val="00D0394F"/>
    <w:rsid w:val="00D039F2"/>
    <w:rsid w:val="00D03D45"/>
    <w:rsid w:val="00D03D82"/>
    <w:rsid w:val="00D03F17"/>
    <w:rsid w:val="00D0415C"/>
    <w:rsid w:val="00D0415E"/>
    <w:rsid w:val="00D042FE"/>
    <w:rsid w:val="00D04359"/>
    <w:rsid w:val="00D046C9"/>
    <w:rsid w:val="00D046D4"/>
    <w:rsid w:val="00D047EC"/>
    <w:rsid w:val="00D04B7F"/>
    <w:rsid w:val="00D04CF4"/>
    <w:rsid w:val="00D05196"/>
    <w:rsid w:val="00D051D4"/>
    <w:rsid w:val="00D05308"/>
    <w:rsid w:val="00D05570"/>
    <w:rsid w:val="00D055AE"/>
    <w:rsid w:val="00D055FD"/>
    <w:rsid w:val="00D056AB"/>
    <w:rsid w:val="00D05729"/>
    <w:rsid w:val="00D057D7"/>
    <w:rsid w:val="00D05900"/>
    <w:rsid w:val="00D068AE"/>
    <w:rsid w:val="00D068E4"/>
    <w:rsid w:val="00D06CBE"/>
    <w:rsid w:val="00D06D06"/>
    <w:rsid w:val="00D06E4E"/>
    <w:rsid w:val="00D06ED1"/>
    <w:rsid w:val="00D06EF8"/>
    <w:rsid w:val="00D070AB"/>
    <w:rsid w:val="00D07157"/>
    <w:rsid w:val="00D07160"/>
    <w:rsid w:val="00D07645"/>
    <w:rsid w:val="00D07713"/>
    <w:rsid w:val="00D07E20"/>
    <w:rsid w:val="00D07E51"/>
    <w:rsid w:val="00D07ECD"/>
    <w:rsid w:val="00D07F45"/>
    <w:rsid w:val="00D07F65"/>
    <w:rsid w:val="00D1015B"/>
    <w:rsid w:val="00D102F6"/>
    <w:rsid w:val="00D10B73"/>
    <w:rsid w:val="00D10C39"/>
    <w:rsid w:val="00D1100D"/>
    <w:rsid w:val="00D112C0"/>
    <w:rsid w:val="00D11545"/>
    <w:rsid w:val="00D11616"/>
    <w:rsid w:val="00D1166D"/>
    <w:rsid w:val="00D116C8"/>
    <w:rsid w:val="00D11789"/>
    <w:rsid w:val="00D11A35"/>
    <w:rsid w:val="00D11CEB"/>
    <w:rsid w:val="00D11EE0"/>
    <w:rsid w:val="00D11F1C"/>
    <w:rsid w:val="00D11F8F"/>
    <w:rsid w:val="00D121C1"/>
    <w:rsid w:val="00D12D55"/>
    <w:rsid w:val="00D12F39"/>
    <w:rsid w:val="00D1334E"/>
    <w:rsid w:val="00D13439"/>
    <w:rsid w:val="00D13512"/>
    <w:rsid w:val="00D13620"/>
    <w:rsid w:val="00D13641"/>
    <w:rsid w:val="00D1370C"/>
    <w:rsid w:val="00D13B64"/>
    <w:rsid w:val="00D13C30"/>
    <w:rsid w:val="00D1416C"/>
    <w:rsid w:val="00D14637"/>
    <w:rsid w:val="00D14958"/>
    <w:rsid w:val="00D1497D"/>
    <w:rsid w:val="00D14A18"/>
    <w:rsid w:val="00D14F26"/>
    <w:rsid w:val="00D14F6B"/>
    <w:rsid w:val="00D14FCA"/>
    <w:rsid w:val="00D151A5"/>
    <w:rsid w:val="00D15256"/>
    <w:rsid w:val="00D15654"/>
    <w:rsid w:val="00D15663"/>
    <w:rsid w:val="00D159BA"/>
    <w:rsid w:val="00D159CB"/>
    <w:rsid w:val="00D15A48"/>
    <w:rsid w:val="00D15AC9"/>
    <w:rsid w:val="00D15B57"/>
    <w:rsid w:val="00D15B86"/>
    <w:rsid w:val="00D15B91"/>
    <w:rsid w:val="00D165E7"/>
    <w:rsid w:val="00D1685F"/>
    <w:rsid w:val="00D169E1"/>
    <w:rsid w:val="00D16A5E"/>
    <w:rsid w:val="00D16CA4"/>
    <w:rsid w:val="00D16CA6"/>
    <w:rsid w:val="00D16DD7"/>
    <w:rsid w:val="00D16F0B"/>
    <w:rsid w:val="00D1707E"/>
    <w:rsid w:val="00D17367"/>
    <w:rsid w:val="00D1745B"/>
    <w:rsid w:val="00D174AF"/>
    <w:rsid w:val="00D17929"/>
    <w:rsid w:val="00D17ACD"/>
    <w:rsid w:val="00D17ADD"/>
    <w:rsid w:val="00D17B21"/>
    <w:rsid w:val="00D17FA1"/>
    <w:rsid w:val="00D20180"/>
    <w:rsid w:val="00D204AF"/>
    <w:rsid w:val="00D206E2"/>
    <w:rsid w:val="00D21193"/>
    <w:rsid w:val="00D214B0"/>
    <w:rsid w:val="00D21548"/>
    <w:rsid w:val="00D218E6"/>
    <w:rsid w:val="00D2194A"/>
    <w:rsid w:val="00D21976"/>
    <w:rsid w:val="00D21C6E"/>
    <w:rsid w:val="00D21DCA"/>
    <w:rsid w:val="00D22037"/>
    <w:rsid w:val="00D22368"/>
    <w:rsid w:val="00D22671"/>
    <w:rsid w:val="00D22766"/>
    <w:rsid w:val="00D22AD9"/>
    <w:rsid w:val="00D22AEB"/>
    <w:rsid w:val="00D22C40"/>
    <w:rsid w:val="00D22F36"/>
    <w:rsid w:val="00D22FA3"/>
    <w:rsid w:val="00D2328F"/>
    <w:rsid w:val="00D239DC"/>
    <w:rsid w:val="00D23B6B"/>
    <w:rsid w:val="00D23BFD"/>
    <w:rsid w:val="00D24015"/>
    <w:rsid w:val="00D245B9"/>
    <w:rsid w:val="00D24744"/>
    <w:rsid w:val="00D24804"/>
    <w:rsid w:val="00D24B2A"/>
    <w:rsid w:val="00D24D4F"/>
    <w:rsid w:val="00D24D69"/>
    <w:rsid w:val="00D24F83"/>
    <w:rsid w:val="00D24FAC"/>
    <w:rsid w:val="00D2505F"/>
    <w:rsid w:val="00D25114"/>
    <w:rsid w:val="00D253BC"/>
    <w:rsid w:val="00D253D6"/>
    <w:rsid w:val="00D25531"/>
    <w:rsid w:val="00D25561"/>
    <w:rsid w:val="00D25945"/>
    <w:rsid w:val="00D259FB"/>
    <w:rsid w:val="00D25AD3"/>
    <w:rsid w:val="00D25D46"/>
    <w:rsid w:val="00D25D52"/>
    <w:rsid w:val="00D25DE5"/>
    <w:rsid w:val="00D26048"/>
    <w:rsid w:val="00D260FC"/>
    <w:rsid w:val="00D2611E"/>
    <w:rsid w:val="00D2616A"/>
    <w:rsid w:val="00D261D8"/>
    <w:rsid w:val="00D2643F"/>
    <w:rsid w:val="00D26D27"/>
    <w:rsid w:val="00D26D37"/>
    <w:rsid w:val="00D26DED"/>
    <w:rsid w:val="00D26FBC"/>
    <w:rsid w:val="00D26FE8"/>
    <w:rsid w:val="00D27431"/>
    <w:rsid w:val="00D275B1"/>
    <w:rsid w:val="00D275FA"/>
    <w:rsid w:val="00D27618"/>
    <w:rsid w:val="00D27912"/>
    <w:rsid w:val="00D27AA7"/>
    <w:rsid w:val="00D30179"/>
    <w:rsid w:val="00D303A9"/>
    <w:rsid w:val="00D30857"/>
    <w:rsid w:val="00D30948"/>
    <w:rsid w:val="00D30A40"/>
    <w:rsid w:val="00D30E0A"/>
    <w:rsid w:val="00D30E5A"/>
    <w:rsid w:val="00D31138"/>
    <w:rsid w:val="00D31388"/>
    <w:rsid w:val="00D314C2"/>
    <w:rsid w:val="00D31661"/>
    <w:rsid w:val="00D316CC"/>
    <w:rsid w:val="00D3196E"/>
    <w:rsid w:val="00D31A20"/>
    <w:rsid w:val="00D31CAB"/>
    <w:rsid w:val="00D31DF1"/>
    <w:rsid w:val="00D3204F"/>
    <w:rsid w:val="00D32072"/>
    <w:rsid w:val="00D32653"/>
    <w:rsid w:val="00D328BD"/>
    <w:rsid w:val="00D3296A"/>
    <w:rsid w:val="00D32ABC"/>
    <w:rsid w:val="00D32D69"/>
    <w:rsid w:val="00D32F16"/>
    <w:rsid w:val="00D32FBD"/>
    <w:rsid w:val="00D332F9"/>
    <w:rsid w:val="00D3349A"/>
    <w:rsid w:val="00D337F4"/>
    <w:rsid w:val="00D33A04"/>
    <w:rsid w:val="00D33BC0"/>
    <w:rsid w:val="00D33C81"/>
    <w:rsid w:val="00D34486"/>
    <w:rsid w:val="00D345A6"/>
    <w:rsid w:val="00D34734"/>
    <w:rsid w:val="00D34B11"/>
    <w:rsid w:val="00D35125"/>
    <w:rsid w:val="00D3580F"/>
    <w:rsid w:val="00D3585C"/>
    <w:rsid w:val="00D35948"/>
    <w:rsid w:val="00D35B9D"/>
    <w:rsid w:val="00D35D6D"/>
    <w:rsid w:val="00D36086"/>
    <w:rsid w:val="00D36442"/>
    <w:rsid w:val="00D3644A"/>
    <w:rsid w:val="00D3704A"/>
    <w:rsid w:val="00D37591"/>
    <w:rsid w:val="00D376A5"/>
    <w:rsid w:val="00D3771C"/>
    <w:rsid w:val="00D377F7"/>
    <w:rsid w:val="00D3791E"/>
    <w:rsid w:val="00D37A72"/>
    <w:rsid w:val="00D37D88"/>
    <w:rsid w:val="00D37E93"/>
    <w:rsid w:val="00D401E3"/>
    <w:rsid w:val="00D40221"/>
    <w:rsid w:val="00D40310"/>
    <w:rsid w:val="00D40533"/>
    <w:rsid w:val="00D4062D"/>
    <w:rsid w:val="00D4068D"/>
    <w:rsid w:val="00D4071D"/>
    <w:rsid w:val="00D412E5"/>
    <w:rsid w:val="00D41764"/>
    <w:rsid w:val="00D41B1D"/>
    <w:rsid w:val="00D41D2D"/>
    <w:rsid w:val="00D41FD6"/>
    <w:rsid w:val="00D420B9"/>
    <w:rsid w:val="00D42302"/>
    <w:rsid w:val="00D425A4"/>
    <w:rsid w:val="00D425EF"/>
    <w:rsid w:val="00D42B77"/>
    <w:rsid w:val="00D42C39"/>
    <w:rsid w:val="00D42CC2"/>
    <w:rsid w:val="00D42CE2"/>
    <w:rsid w:val="00D430F3"/>
    <w:rsid w:val="00D43115"/>
    <w:rsid w:val="00D432C5"/>
    <w:rsid w:val="00D43471"/>
    <w:rsid w:val="00D435A8"/>
    <w:rsid w:val="00D435F7"/>
    <w:rsid w:val="00D4368B"/>
    <w:rsid w:val="00D43715"/>
    <w:rsid w:val="00D438B8"/>
    <w:rsid w:val="00D43BFE"/>
    <w:rsid w:val="00D43EC6"/>
    <w:rsid w:val="00D43F96"/>
    <w:rsid w:val="00D43FAF"/>
    <w:rsid w:val="00D43FF6"/>
    <w:rsid w:val="00D4411E"/>
    <w:rsid w:val="00D44190"/>
    <w:rsid w:val="00D4452B"/>
    <w:rsid w:val="00D445DE"/>
    <w:rsid w:val="00D446A1"/>
    <w:rsid w:val="00D446B6"/>
    <w:rsid w:val="00D4496A"/>
    <w:rsid w:val="00D449D4"/>
    <w:rsid w:val="00D449F5"/>
    <w:rsid w:val="00D44BEE"/>
    <w:rsid w:val="00D44C85"/>
    <w:rsid w:val="00D44E7E"/>
    <w:rsid w:val="00D44FA0"/>
    <w:rsid w:val="00D44FAE"/>
    <w:rsid w:val="00D4553E"/>
    <w:rsid w:val="00D455C0"/>
    <w:rsid w:val="00D4598E"/>
    <w:rsid w:val="00D45E79"/>
    <w:rsid w:val="00D45F0E"/>
    <w:rsid w:val="00D45F8D"/>
    <w:rsid w:val="00D4602B"/>
    <w:rsid w:val="00D46124"/>
    <w:rsid w:val="00D4614C"/>
    <w:rsid w:val="00D462F7"/>
    <w:rsid w:val="00D46428"/>
    <w:rsid w:val="00D464D4"/>
    <w:rsid w:val="00D46899"/>
    <w:rsid w:val="00D46BA2"/>
    <w:rsid w:val="00D46C9C"/>
    <w:rsid w:val="00D471AE"/>
    <w:rsid w:val="00D47630"/>
    <w:rsid w:val="00D47719"/>
    <w:rsid w:val="00D47B16"/>
    <w:rsid w:val="00D47FCF"/>
    <w:rsid w:val="00D50466"/>
    <w:rsid w:val="00D504CF"/>
    <w:rsid w:val="00D50527"/>
    <w:rsid w:val="00D507BA"/>
    <w:rsid w:val="00D50967"/>
    <w:rsid w:val="00D50A9A"/>
    <w:rsid w:val="00D50B4A"/>
    <w:rsid w:val="00D50BE2"/>
    <w:rsid w:val="00D50C3B"/>
    <w:rsid w:val="00D50E6A"/>
    <w:rsid w:val="00D513F5"/>
    <w:rsid w:val="00D517F7"/>
    <w:rsid w:val="00D51952"/>
    <w:rsid w:val="00D519A5"/>
    <w:rsid w:val="00D51EC8"/>
    <w:rsid w:val="00D52040"/>
    <w:rsid w:val="00D52061"/>
    <w:rsid w:val="00D5211F"/>
    <w:rsid w:val="00D52164"/>
    <w:rsid w:val="00D525E7"/>
    <w:rsid w:val="00D528C1"/>
    <w:rsid w:val="00D52CAA"/>
    <w:rsid w:val="00D53205"/>
    <w:rsid w:val="00D532C5"/>
    <w:rsid w:val="00D539BC"/>
    <w:rsid w:val="00D539F4"/>
    <w:rsid w:val="00D53BDF"/>
    <w:rsid w:val="00D53D93"/>
    <w:rsid w:val="00D53EB5"/>
    <w:rsid w:val="00D54660"/>
    <w:rsid w:val="00D54907"/>
    <w:rsid w:val="00D54C3E"/>
    <w:rsid w:val="00D54EF5"/>
    <w:rsid w:val="00D55783"/>
    <w:rsid w:val="00D55ACF"/>
    <w:rsid w:val="00D55D6E"/>
    <w:rsid w:val="00D55EEE"/>
    <w:rsid w:val="00D55F16"/>
    <w:rsid w:val="00D56201"/>
    <w:rsid w:val="00D568D1"/>
    <w:rsid w:val="00D569AE"/>
    <w:rsid w:val="00D56ADF"/>
    <w:rsid w:val="00D56B2B"/>
    <w:rsid w:val="00D56FED"/>
    <w:rsid w:val="00D57165"/>
    <w:rsid w:val="00D57517"/>
    <w:rsid w:val="00D57518"/>
    <w:rsid w:val="00D57644"/>
    <w:rsid w:val="00D57783"/>
    <w:rsid w:val="00D57880"/>
    <w:rsid w:val="00D579EB"/>
    <w:rsid w:val="00D57A5B"/>
    <w:rsid w:val="00D57B89"/>
    <w:rsid w:val="00D57C78"/>
    <w:rsid w:val="00D6009F"/>
    <w:rsid w:val="00D600B0"/>
    <w:rsid w:val="00D601ED"/>
    <w:rsid w:val="00D60351"/>
    <w:rsid w:val="00D609D1"/>
    <w:rsid w:val="00D609ED"/>
    <w:rsid w:val="00D60AB1"/>
    <w:rsid w:val="00D60C00"/>
    <w:rsid w:val="00D60CDC"/>
    <w:rsid w:val="00D614F3"/>
    <w:rsid w:val="00D619FD"/>
    <w:rsid w:val="00D61C3D"/>
    <w:rsid w:val="00D61E6B"/>
    <w:rsid w:val="00D61EA1"/>
    <w:rsid w:val="00D62561"/>
    <w:rsid w:val="00D62AE2"/>
    <w:rsid w:val="00D62C67"/>
    <w:rsid w:val="00D62D11"/>
    <w:rsid w:val="00D62D32"/>
    <w:rsid w:val="00D62D3C"/>
    <w:rsid w:val="00D62F07"/>
    <w:rsid w:val="00D6321E"/>
    <w:rsid w:val="00D63345"/>
    <w:rsid w:val="00D63392"/>
    <w:rsid w:val="00D635E3"/>
    <w:rsid w:val="00D63671"/>
    <w:rsid w:val="00D63737"/>
    <w:rsid w:val="00D63CFA"/>
    <w:rsid w:val="00D641B9"/>
    <w:rsid w:val="00D64691"/>
    <w:rsid w:val="00D64869"/>
    <w:rsid w:val="00D648E1"/>
    <w:rsid w:val="00D64EEA"/>
    <w:rsid w:val="00D6511A"/>
    <w:rsid w:val="00D65149"/>
    <w:rsid w:val="00D653FC"/>
    <w:rsid w:val="00D65406"/>
    <w:rsid w:val="00D65505"/>
    <w:rsid w:val="00D65535"/>
    <w:rsid w:val="00D65732"/>
    <w:rsid w:val="00D65757"/>
    <w:rsid w:val="00D65B0D"/>
    <w:rsid w:val="00D65C04"/>
    <w:rsid w:val="00D65D2E"/>
    <w:rsid w:val="00D65E17"/>
    <w:rsid w:val="00D65F0B"/>
    <w:rsid w:val="00D660AE"/>
    <w:rsid w:val="00D664FD"/>
    <w:rsid w:val="00D6653B"/>
    <w:rsid w:val="00D66551"/>
    <w:rsid w:val="00D6657E"/>
    <w:rsid w:val="00D66A90"/>
    <w:rsid w:val="00D66C6E"/>
    <w:rsid w:val="00D66E47"/>
    <w:rsid w:val="00D66FBF"/>
    <w:rsid w:val="00D67244"/>
    <w:rsid w:val="00D672E2"/>
    <w:rsid w:val="00D673DA"/>
    <w:rsid w:val="00D673EF"/>
    <w:rsid w:val="00D6741B"/>
    <w:rsid w:val="00D6778B"/>
    <w:rsid w:val="00D67B12"/>
    <w:rsid w:val="00D67B2C"/>
    <w:rsid w:val="00D67E19"/>
    <w:rsid w:val="00D7014A"/>
    <w:rsid w:val="00D7055A"/>
    <w:rsid w:val="00D705D6"/>
    <w:rsid w:val="00D70705"/>
    <w:rsid w:val="00D70A60"/>
    <w:rsid w:val="00D70B60"/>
    <w:rsid w:val="00D710DC"/>
    <w:rsid w:val="00D7123C"/>
    <w:rsid w:val="00D713F6"/>
    <w:rsid w:val="00D7158F"/>
    <w:rsid w:val="00D719DB"/>
    <w:rsid w:val="00D71C37"/>
    <w:rsid w:val="00D71D65"/>
    <w:rsid w:val="00D7208A"/>
    <w:rsid w:val="00D720FA"/>
    <w:rsid w:val="00D72528"/>
    <w:rsid w:val="00D72611"/>
    <w:rsid w:val="00D7262F"/>
    <w:rsid w:val="00D72A08"/>
    <w:rsid w:val="00D72AA0"/>
    <w:rsid w:val="00D72BEA"/>
    <w:rsid w:val="00D733D6"/>
    <w:rsid w:val="00D73619"/>
    <w:rsid w:val="00D737E4"/>
    <w:rsid w:val="00D73830"/>
    <w:rsid w:val="00D738BE"/>
    <w:rsid w:val="00D738F6"/>
    <w:rsid w:val="00D73D69"/>
    <w:rsid w:val="00D741A7"/>
    <w:rsid w:val="00D7466E"/>
    <w:rsid w:val="00D7471F"/>
    <w:rsid w:val="00D74811"/>
    <w:rsid w:val="00D75130"/>
    <w:rsid w:val="00D75362"/>
    <w:rsid w:val="00D753FC"/>
    <w:rsid w:val="00D7547B"/>
    <w:rsid w:val="00D7576E"/>
    <w:rsid w:val="00D75888"/>
    <w:rsid w:val="00D75891"/>
    <w:rsid w:val="00D75DD2"/>
    <w:rsid w:val="00D76019"/>
    <w:rsid w:val="00D76031"/>
    <w:rsid w:val="00D76149"/>
    <w:rsid w:val="00D761F9"/>
    <w:rsid w:val="00D7621E"/>
    <w:rsid w:val="00D764E8"/>
    <w:rsid w:val="00D7660B"/>
    <w:rsid w:val="00D76629"/>
    <w:rsid w:val="00D76CBC"/>
    <w:rsid w:val="00D76D80"/>
    <w:rsid w:val="00D76EE9"/>
    <w:rsid w:val="00D76F72"/>
    <w:rsid w:val="00D76F92"/>
    <w:rsid w:val="00D77101"/>
    <w:rsid w:val="00D77339"/>
    <w:rsid w:val="00D774C4"/>
    <w:rsid w:val="00D77502"/>
    <w:rsid w:val="00D775FF"/>
    <w:rsid w:val="00D77649"/>
    <w:rsid w:val="00D77699"/>
    <w:rsid w:val="00D7777C"/>
    <w:rsid w:val="00D778C8"/>
    <w:rsid w:val="00D77E5D"/>
    <w:rsid w:val="00D77EAD"/>
    <w:rsid w:val="00D8011F"/>
    <w:rsid w:val="00D8030E"/>
    <w:rsid w:val="00D804A0"/>
    <w:rsid w:val="00D8059A"/>
    <w:rsid w:val="00D805EE"/>
    <w:rsid w:val="00D805F8"/>
    <w:rsid w:val="00D8074E"/>
    <w:rsid w:val="00D80A59"/>
    <w:rsid w:val="00D80AC9"/>
    <w:rsid w:val="00D80B01"/>
    <w:rsid w:val="00D81152"/>
    <w:rsid w:val="00D81302"/>
    <w:rsid w:val="00D813D2"/>
    <w:rsid w:val="00D81452"/>
    <w:rsid w:val="00D81454"/>
    <w:rsid w:val="00D8151D"/>
    <w:rsid w:val="00D818C5"/>
    <w:rsid w:val="00D818E5"/>
    <w:rsid w:val="00D81B34"/>
    <w:rsid w:val="00D81DCB"/>
    <w:rsid w:val="00D81ED3"/>
    <w:rsid w:val="00D81FEF"/>
    <w:rsid w:val="00D823C5"/>
    <w:rsid w:val="00D824F2"/>
    <w:rsid w:val="00D82559"/>
    <w:rsid w:val="00D82609"/>
    <w:rsid w:val="00D82752"/>
    <w:rsid w:val="00D827C3"/>
    <w:rsid w:val="00D82906"/>
    <w:rsid w:val="00D82915"/>
    <w:rsid w:val="00D8326D"/>
    <w:rsid w:val="00D832BE"/>
    <w:rsid w:val="00D834FB"/>
    <w:rsid w:val="00D83744"/>
    <w:rsid w:val="00D83898"/>
    <w:rsid w:val="00D83BA5"/>
    <w:rsid w:val="00D83BE6"/>
    <w:rsid w:val="00D83D8B"/>
    <w:rsid w:val="00D83E83"/>
    <w:rsid w:val="00D84156"/>
    <w:rsid w:val="00D84211"/>
    <w:rsid w:val="00D84640"/>
    <w:rsid w:val="00D84741"/>
    <w:rsid w:val="00D847BF"/>
    <w:rsid w:val="00D8485A"/>
    <w:rsid w:val="00D848B5"/>
    <w:rsid w:val="00D84A08"/>
    <w:rsid w:val="00D8504D"/>
    <w:rsid w:val="00D852EE"/>
    <w:rsid w:val="00D854A4"/>
    <w:rsid w:val="00D854A6"/>
    <w:rsid w:val="00D8562B"/>
    <w:rsid w:val="00D85A8C"/>
    <w:rsid w:val="00D85E01"/>
    <w:rsid w:val="00D8604B"/>
    <w:rsid w:val="00D86086"/>
    <w:rsid w:val="00D86213"/>
    <w:rsid w:val="00D86222"/>
    <w:rsid w:val="00D862E2"/>
    <w:rsid w:val="00D86367"/>
    <w:rsid w:val="00D86578"/>
    <w:rsid w:val="00D86D29"/>
    <w:rsid w:val="00D86FAB"/>
    <w:rsid w:val="00D86FFC"/>
    <w:rsid w:val="00D870BC"/>
    <w:rsid w:val="00D872D6"/>
    <w:rsid w:val="00D8777C"/>
    <w:rsid w:val="00D87BCF"/>
    <w:rsid w:val="00D87EAF"/>
    <w:rsid w:val="00D87F87"/>
    <w:rsid w:val="00D87FA9"/>
    <w:rsid w:val="00D90100"/>
    <w:rsid w:val="00D902FB"/>
    <w:rsid w:val="00D903CE"/>
    <w:rsid w:val="00D907CD"/>
    <w:rsid w:val="00D90B5F"/>
    <w:rsid w:val="00D90DF8"/>
    <w:rsid w:val="00D90F88"/>
    <w:rsid w:val="00D9117E"/>
    <w:rsid w:val="00D9127E"/>
    <w:rsid w:val="00D91442"/>
    <w:rsid w:val="00D91621"/>
    <w:rsid w:val="00D9165A"/>
    <w:rsid w:val="00D91727"/>
    <w:rsid w:val="00D9198B"/>
    <w:rsid w:val="00D91BB5"/>
    <w:rsid w:val="00D91DA2"/>
    <w:rsid w:val="00D9206F"/>
    <w:rsid w:val="00D92155"/>
    <w:rsid w:val="00D921C9"/>
    <w:rsid w:val="00D92272"/>
    <w:rsid w:val="00D9235D"/>
    <w:rsid w:val="00D923C8"/>
    <w:rsid w:val="00D92694"/>
    <w:rsid w:val="00D92C71"/>
    <w:rsid w:val="00D92FBF"/>
    <w:rsid w:val="00D9332A"/>
    <w:rsid w:val="00D93337"/>
    <w:rsid w:val="00D933B2"/>
    <w:rsid w:val="00D933C2"/>
    <w:rsid w:val="00D93786"/>
    <w:rsid w:val="00D937D6"/>
    <w:rsid w:val="00D93836"/>
    <w:rsid w:val="00D93D38"/>
    <w:rsid w:val="00D93D9D"/>
    <w:rsid w:val="00D94489"/>
    <w:rsid w:val="00D944B2"/>
    <w:rsid w:val="00D945DB"/>
    <w:rsid w:val="00D946F3"/>
    <w:rsid w:val="00D9473E"/>
    <w:rsid w:val="00D947C0"/>
    <w:rsid w:val="00D94D07"/>
    <w:rsid w:val="00D94D0F"/>
    <w:rsid w:val="00D95062"/>
    <w:rsid w:val="00D952C2"/>
    <w:rsid w:val="00D954FC"/>
    <w:rsid w:val="00D9559C"/>
    <w:rsid w:val="00D956E4"/>
    <w:rsid w:val="00D957B2"/>
    <w:rsid w:val="00D95893"/>
    <w:rsid w:val="00D95F94"/>
    <w:rsid w:val="00D96013"/>
    <w:rsid w:val="00D960F7"/>
    <w:rsid w:val="00D96159"/>
    <w:rsid w:val="00D961E2"/>
    <w:rsid w:val="00D964D3"/>
    <w:rsid w:val="00D964F9"/>
    <w:rsid w:val="00D964FB"/>
    <w:rsid w:val="00D9664D"/>
    <w:rsid w:val="00D966AB"/>
    <w:rsid w:val="00D968FC"/>
    <w:rsid w:val="00D97093"/>
    <w:rsid w:val="00D97748"/>
    <w:rsid w:val="00D9784E"/>
    <w:rsid w:val="00D978AD"/>
    <w:rsid w:val="00D9798F"/>
    <w:rsid w:val="00DA01EA"/>
    <w:rsid w:val="00DA05B6"/>
    <w:rsid w:val="00DA0778"/>
    <w:rsid w:val="00DA0A5B"/>
    <w:rsid w:val="00DA0CAF"/>
    <w:rsid w:val="00DA0CC4"/>
    <w:rsid w:val="00DA118F"/>
    <w:rsid w:val="00DA1427"/>
    <w:rsid w:val="00DA142B"/>
    <w:rsid w:val="00DA16F1"/>
    <w:rsid w:val="00DA17A8"/>
    <w:rsid w:val="00DA180C"/>
    <w:rsid w:val="00DA188D"/>
    <w:rsid w:val="00DA18B8"/>
    <w:rsid w:val="00DA1973"/>
    <w:rsid w:val="00DA1A45"/>
    <w:rsid w:val="00DA1C10"/>
    <w:rsid w:val="00DA1D36"/>
    <w:rsid w:val="00DA1DB1"/>
    <w:rsid w:val="00DA1E54"/>
    <w:rsid w:val="00DA209E"/>
    <w:rsid w:val="00DA2261"/>
    <w:rsid w:val="00DA2667"/>
    <w:rsid w:val="00DA2990"/>
    <w:rsid w:val="00DA2C7F"/>
    <w:rsid w:val="00DA2F5D"/>
    <w:rsid w:val="00DA2F9A"/>
    <w:rsid w:val="00DA305D"/>
    <w:rsid w:val="00DA3177"/>
    <w:rsid w:val="00DA322F"/>
    <w:rsid w:val="00DA3241"/>
    <w:rsid w:val="00DA3302"/>
    <w:rsid w:val="00DA38C6"/>
    <w:rsid w:val="00DA3B41"/>
    <w:rsid w:val="00DA3D83"/>
    <w:rsid w:val="00DA3DE1"/>
    <w:rsid w:val="00DA3E92"/>
    <w:rsid w:val="00DA40E0"/>
    <w:rsid w:val="00DA4157"/>
    <w:rsid w:val="00DA42D3"/>
    <w:rsid w:val="00DA4A73"/>
    <w:rsid w:val="00DA4AF3"/>
    <w:rsid w:val="00DA5311"/>
    <w:rsid w:val="00DA5606"/>
    <w:rsid w:val="00DA58A7"/>
    <w:rsid w:val="00DA5B4C"/>
    <w:rsid w:val="00DA5B75"/>
    <w:rsid w:val="00DA5EEA"/>
    <w:rsid w:val="00DA5FF2"/>
    <w:rsid w:val="00DA6193"/>
    <w:rsid w:val="00DA61B0"/>
    <w:rsid w:val="00DA6263"/>
    <w:rsid w:val="00DA636D"/>
    <w:rsid w:val="00DA640D"/>
    <w:rsid w:val="00DA6852"/>
    <w:rsid w:val="00DA6C1C"/>
    <w:rsid w:val="00DA6CA8"/>
    <w:rsid w:val="00DA74E8"/>
    <w:rsid w:val="00DA795B"/>
    <w:rsid w:val="00DA7A06"/>
    <w:rsid w:val="00DA7B70"/>
    <w:rsid w:val="00DA7CC6"/>
    <w:rsid w:val="00DA7E1A"/>
    <w:rsid w:val="00DA7EA4"/>
    <w:rsid w:val="00DB027A"/>
    <w:rsid w:val="00DB04BE"/>
    <w:rsid w:val="00DB04D7"/>
    <w:rsid w:val="00DB0510"/>
    <w:rsid w:val="00DB0651"/>
    <w:rsid w:val="00DB095C"/>
    <w:rsid w:val="00DB09CD"/>
    <w:rsid w:val="00DB0D0A"/>
    <w:rsid w:val="00DB11BD"/>
    <w:rsid w:val="00DB14C9"/>
    <w:rsid w:val="00DB17E6"/>
    <w:rsid w:val="00DB1873"/>
    <w:rsid w:val="00DB1A0E"/>
    <w:rsid w:val="00DB1DFB"/>
    <w:rsid w:val="00DB1E53"/>
    <w:rsid w:val="00DB1EBB"/>
    <w:rsid w:val="00DB1F9A"/>
    <w:rsid w:val="00DB2391"/>
    <w:rsid w:val="00DB2629"/>
    <w:rsid w:val="00DB28E7"/>
    <w:rsid w:val="00DB2C8E"/>
    <w:rsid w:val="00DB2F8B"/>
    <w:rsid w:val="00DB3102"/>
    <w:rsid w:val="00DB32C7"/>
    <w:rsid w:val="00DB32F8"/>
    <w:rsid w:val="00DB3533"/>
    <w:rsid w:val="00DB3578"/>
    <w:rsid w:val="00DB35BD"/>
    <w:rsid w:val="00DB3E1B"/>
    <w:rsid w:val="00DB3EA9"/>
    <w:rsid w:val="00DB412A"/>
    <w:rsid w:val="00DB4166"/>
    <w:rsid w:val="00DB43D8"/>
    <w:rsid w:val="00DB4560"/>
    <w:rsid w:val="00DB45C0"/>
    <w:rsid w:val="00DB46BA"/>
    <w:rsid w:val="00DB4765"/>
    <w:rsid w:val="00DB4A0E"/>
    <w:rsid w:val="00DB4C54"/>
    <w:rsid w:val="00DB4D7A"/>
    <w:rsid w:val="00DB4FAB"/>
    <w:rsid w:val="00DB50D0"/>
    <w:rsid w:val="00DB513E"/>
    <w:rsid w:val="00DB54E7"/>
    <w:rsid w:val="00DB54F3"/>
    <w:rsid w:val="00DB56EC"/>
    <w:rsid w:val="00DB5755"/>
    <w:rsid w:val="00DB57F1"/>
    <w:rsid w:val="00DB5BED"/>
    <w:rsid w:val="00DB644A"/>
    <w:rsid w:val="00DB6584"/>
    <w:rsid w:val="00DB69A4"/>
    <w:rsid w:val="00DB6A60"/>
    <w:rsid w:val="00DB6C9F"/>
    <w:rsid w:val="00DB6ECB"/>
    <w:rsid w:val="00DB6F0C"/>
    <w:rsid w:val="00DB71A4"/>
    <w:rsid w:val="00DB73BB"/>
    <w:rsid w:val="00DB7878"/>
    <w:rsid w:val="00DB78CB"/>
    <w:rsid w:val="00DB79DF"/>
    <w:rsid w:val="00DB7A59"/>
    <w:rsid w:val="00DB7A9A"/>
    <w:rsid w:val="00DB7E1B"/>
    <w:rsid w:val="00DB7F2A"/>
    <w:rsid w:val="00DC00EA"/>
    <w:rsid w:val="00DC0183"/>
    <w:rsid w:val="00DC0229"/>
    <w:rsid w:val="00DC025D"/>
    <w:rsid w:val="00DC03C5"/>
    <w:rsid w:val="00DC0538"/>
    <w:rsid w:val="00DC0A7A"/>
    <w:rsid w:val="00DC0A7D"/>
    <w:rsid w:val="00DC0AE4"/>
    <w:rsid w:val="00DC0B1F"/>
    <w:rsid w:val="00DC0B6A"/>
    <w:rsid w:val="00DC137A"/>
    <w:rsid w:val="00DC1843"/>
    <w:rsid w:val="00DC19FF"/>
    <w:rsid w:val="00DC1B77"/>
    <w:rsid w:val="00DC1C0F"/>
    <w:rsid w:val="00DC208C"/>
    <w:rsid w:val="00DC276B"/>
    <w:rsid w:val="00DC2BDA"/>
    <w:rsid w:val="00DC2C45"/>
    <w:rsid w:val="00DC2C69"/>
    <w:rsid w:val="00DC2CC7"/>
    <w:rsid w:val="00DC2EC5"/>
    <w:rsid w:val="00DC3700"/>
    <w:rsid w:val="00DC3945"/>
    <w:rsid w:val="00DC39F5"/>
    <w:rsid w:val="00DC3A34"/>
    <w:rsid w:val="00DC3CDC"/>
    <w:rsid w:val="00DC3CDE"/>
    <w:rsid w:val="00DC3F81"/>
    <w:rsid w:val="00DC4122"/>
    <w:rsid w:val="00DC427E"/>
    <w:rsid w:val="00DC48B3"/>
    <w:rsid w:val="00DC4A88"/>
    <w:rsid w:val="00DC5130"/>
    <w:rsid w:val="00DC575D"/>
    <w:rsid w:val="00DC5B03"/>
    <w:rsid w:val="00DC5C11"/>
    <w:rsid w:val="00DC5C34"/>
    <w:rsid w:val="00DC5DEF"/>
    <w:rsid w:val="00DC5EC4"/>
    <w:rsid w:val="00DC5F41"/>
    <w:rsid w:val="00DC613A"/>
    <w:rsid w:val="00DC633A"/>
    <w:rsid w:val="00DC66BF"/>
    <w:rsid w:val="00DC6728"/>
    <w:rsid w:val="00DC6AE8"/>
    <w:rsid w:val="00DC6B10"/>
    <w:rsid w:val="00DC6BE2"/>
    <w:rsid w:val="00DC71AD"/>
    <w:rsid w:val="00DC743A"/>
    <w:rsid w:val="00DC76D7"/>
    <w:rsid w:val="00DC7831"/>
    <w:rsid w:val="00DC7BC8"/>
    <w:rsid w:val="00DC7C08"/>
    <w:rsid w:val="00DC7E62"/>
    <w:rsid w:val="00DC7EF0"/>
    <w:rsid w:val="00DD047F"/>
    <w:rsid w:val="00DD0B78"/>
    <w:rsid w:val="00DD0C41"/>
    <w:rsid w:val="00DD0E17"/>
    <w:rsid w:val="00DD0E87"/>
    <w:rsid w:val="00DD0EF1"/>
    <w:rsid w:val="00DD11D5"/>
    <w:rsid w:val="00DD120A"/>
    <w:rsid w:val="00DD13E0"/>
    <w:rsid w:val="00DD166D"/>
    <w:rsid w:val="00DD17BD"/>
    <w:rsid w:val="00DD17C8"/>
    <w:rsid w:val="00DD18F3"/>
    <w:rsid w:val="00DD1CFB"/>
    <w:rsid w:val="00DD1F6E"/>
    <w:rsid w:val="00DD1FD3"/>
    <w:rsid w:val="00DD221B"/>
    <w:rsid w:val="00DD242C"/>
    <w:rsid w:val="00DD270C"/>
    <w:rsid w:val="00DD2980"/>
    <w:rsid w:val="00DD2F6E"/>
    <w:rsid w:val="00DD3065"/>
    <w:rsid w:val="00DD334F"/>
    <w:rsid w:val="00DD378F"/>
    <w:rsid w:val="00DD37C2"/>
    <w:rsid w:val="00DD3B58"/>
    <w:rsid w:val="00DD4302"/>
    <w:rsid w:val="00DD45B8"/>
    <w:rsid w:val="00DD4654"/>
    <w:rsid w:val="00DD48B9"/>
    <w:rsid w:val="00DD4967"/>
    <w:rsid w:val="00DD4AA1"/>
    <w:rsid w:val="00DD50FA"/>
    <w:rsid w:val="00DD51AA"/>
    <w:rsid w:val="00DD51E2"/>
    <w:rsid w:val="00DD547C"/>
    <w:rsid w:val="00DD56DA"/>
    <w:rsid w:val="00DD580A"/>
    <w:rsid w:val="00DD594D"/>
    <w:rsid w:val="00DD59DC"/>
    <w:rsid w:val="00DD5A7F"/>
    <w:rsid w:val="00DD5E88"/>
    <w:rsid w:val="00DD5F70"/>
    <w:rsid w:val="00DD60BF"/>
    <w:rsid w:val="00DD647A"/>
    <w:rsid w:val="00DD6BA3"/>
    <w:rsid w:val="00DD6BB7"/>
    <w:rsid w:val="00DD6E07"/>
    <w:rsid w:val="00DD700C"/>
    <w:rsid w:val="00DD711F"/>
    <w:rsid w:val="00DD7162"/>
    <w:rsid w:val="00DD725B"/>
    <w:rsid w:val="00DD72FE"/>
    <w:rsid w:val="00DD7949"/>
    <w:rsid w:val="00DD7E9E"/>
    <w:rsid w:val="00DE02C9"/>
    <w:rsid w:val="00DE066F"/>
    <w:rsid w:val="00DE06FD"/>
    <w:rsid w:val="00DE0A94"/>
    <w:rsid w:val="00DE0C32"/>
    <w:rsid w:val="00DE0F1C"/>
    <w:rsid w:val="00DE0FB4"/>
    <w:rsid w:val="00DE1096"/>
    <w:rsid w:val="00DE1676"/>
    <w:rsid w:val="00DE18CA"/>
    <w:rsid w:val="00DE18D6"/>
    <w:rsid w:val="00DE1D07"/>
    <w:rsid w:val="00DE20A0"/>
    <w:rsid w:val="00DE250C"/>
    <w:rsid w:val="00DE273A"/>
    <w:rsid w:val="00DE2945"/>
    <w:rsid w:val="00DE2957"/>
    <w:rsid w:val="00DE2B3E"/>
    <w:rsid w:val="00DE2B9D"/>
    <w:rsid w:val="00DE2BB6"/>
    <w:rsid w:val="00DE2E85"/>
    <w:rsid w:val="00DE2F0C"/>
    <w:rsid w:val="00DE2F6C"/>
    <w:rsid w:val="00DE307F"/>
    <w:rsid w:val="00DE3153"/>
    <w:rsid w:val="00DE3162"/>
    <w:rsid w:val="00DE34D7"/>
    <w:rsid w:val="00DE3686"/>
    <w:rsid w:val="00DE36DE"/>
    <w:rsid w:val="00DE37FB"/>
    <w:rsid w:val="00DE3C1B"/>
    <w:rsid w:val="00DE3DEA"/>
    <w:rsid w:val="00DE3F20"/>
    <w:rsid w:val="00DE3F5F"/>
    <w:rsid w:val="00DE3F7E"/>
    <w:rsid w:val="00DE4108"/>
    <w:rsid w:val="00DE4149"/>
    <w:rsid w:val="00DE462E"/>
    <w:rsid w:val="00DE46EB"/>
    <w:rsid w:val="00DE472D"/>
    <w:rsid w:val="00DE477B"/>
    <w:rsid w:val="00DE49B3"/>
    <w:rsid w:val="00DE4A5C"/>
    <w:rsid w:val="00DE4B05"/>
    <w:rsid w:val="00DE4C01"/>
    <w:rsid w:val="00DE4F69"/>
    <w:rsid w:val="00DE501B"/>
    <w:rsid w:val="00DE533C"/>
    <w:rsid w:val="00DE53AC"/>
    <w:rsid w:val="00DE540C"/>
    <w:rsid w:val="00DE5722"/>
    <w:rsid w:val="00DE5866"/>
    <w:rsid w:val="00DE58C8"/>
    <w:rsid w:val="00DE5B7B"/>
    <w:rsid w:val="00DE5B96"/>
    <w:rsid w:val="00DE6171"/>
    <w:rsid w:val="00DE64BD"/>
    <w:rsid w:val="00DE68D8"/>
    <w:rsid w:val="00DE68FE"/>
    <w:rsid w:val="00DE6924"/>
    <w:rsid w:val="00DE69A1"/>
    <w:rsid w:val="00DE6A11"/>
    <w:rsid w:val="00DE6E71"/>
    <w:rsid w:val="00DE6F9A"/>
    <w:rsid w:val="00DE720F"/>
    <w:rsid w:val="00DE7342"/>
    <w:rsid w:val="00DE7540"/>
    <w:rsid w:val="00DE791F"/>
    <w:rsid w:val="00DE7A6F"/>
    <w:rsid w:val="00DE7B84"/>
    <w:rsid w:val="00DE7D35"/>
    <w:rsid w:val="00DE7EFF"/>
    <w:rsid w:val="00DF00DC"/>
    <w:rsid w:val="00DF0B1F"/>
    <w:rsid w:val="00DF0F61"/>
    <w:rsid w:val="00DF112B"/>
    <w:rsid w:val="00DF113F"/>
    <w:rsid w:val="00DF156B"/>
    <w:rsid w:val="00DF16E5"/>
    <w:rsid w:val="00DF1A06"/>
    <w:rsid w:val="00DF1B9F"/>
    <w:rsid w:val="00DF1C3D"/>
    <w:rsid w:val="00DF1CF5"/>
    <w:rsid w:val="00DF1F51"/>
    <w:rsid w:val="00DF20E6"/>
    <w:rsid w:val="00DF2554"/>
    <w:rsid w:val="00DF261D"/>
    <w:rsid w:val="00DF26D8"/>
    <w:rsid w:val="00DF2B56"/>
    <w:rsid w:val="00DF2B76"/>
    <w:rsid w:val="00DF2D28"/>
    <w:rsid w:val="00DF2F77"/>
    <w:rsid w:val="00DF31FD"/>
    <w:rsid w:val="00DF323F"/>
    <w:rsid w:val="00DF34F2"/>
    <w:rsid w:val="00DF3626"/>
    <w:rsid w:val="00DF3B9B"/>
    <w:rsid w:val="00DF3C47"/>
    <w:rsid w:val="00DF3C81"/>
    <w:rsid w:val="00DF3CAC"/>
    <w:rsid w:val="00DF4246"/>
    <w:rsid w:val="00DF42BE"/>
    <w:rsid w:val="00DF4369"/>
    <w:rsid w:val="00DF4813"/>
    <w:rsid w:val="00DF4A13"/>
    <w:rsid w:val="00DF4ABC"/>
    <w:rsid w:val="00DF4DBC"/>
    <w:rsid w:val="00DF4E37"/>
    <w:rsid w:val="00DF4FB4"/>
    <w:rsid w:val="00DF5976"/>
    <w:rsid w:val="00DF5A65"/>
    <w:rsid w:val="00DF5B0A"/>
    <w:rsid w:val="00DF5B66"/>
    <w:rsid w:val="00DF5B89"/>
    <w:rsid w:val="00DF608E"/>
    <w:rsid w:val="00DF60BB"/>
    <w:rsid w:val="00DF61C5"/>
    <w:rsid w:val="00DF6510"/>
    <w:rsid w:val="00DF6787"/>
    <w:rsid w:val="00DF6902"/>
    <w:rsid w:val="00DF693E"/>
    <w:rsid w:val="00DF699F"/>
    <w:rsid w:val="00DF69C9"/>
    <w:rsid w:val="00DF6AD1"/>
    <w:rsid w:val="00DF6C0B"/>
    <w:rsid w:val="00DF6C65"/>
    <w:rsid w:val="00DF6CDA"/>
    <w:rsid w:val="00DF6DA8"/>
    <w:rsid w:val="00DF717F"/>
    <w:rsid w:val="00DF74E0"/>
    <w:rsid w:val="00DF7A0D"/>
    <w:rsid w:val="00DF7B2F"/>
    <w:rsid w:val="00DF7D68"/>
    <w:rsid w:val="00DF7EF0"/>
    <w:rsid w:val="00E00268"/>
    <w:rsid w:val="00E00347"/>
    <w:rsid w:val="00E0035A"/>
    <w:rsid w:val="00E003C9"/>
    <w:rsid w:val="00E0040F"/>
    <w:rsid w:val="00E00594"/>
    <w:rsid w:val="00E005EF"/>
    <w:rsid w:val="00E00A8E"/>
    <w:rsid w:val="00E00D54"/>
    <w:rsid w:val="00E00E7E"/>
    <w:rsid w:val="00E00EE2"/>
    <w:rsid w:val="00E01144"/>
    <w:rsid w:val="00E015A3"/>
    <w:rsid w:val="00E01960"/>
    <w:rsid w:val="00E01C20"/>
    <w:rsid w:val="00E01DC5"/>
    <w:rsid w:val="00E02084"/>
    <w:rsid w:val="00E0232D"/>
    <w:rsid w:val="00E0251D"/>
    <w:rsid w:val="00E025D0"/>
    <w:rsid w:val="00E02662"/>
    <w:rsid w:val="00E029DE"/>
    <w:rsid w:val="00E02C9B"/>
    <w:rsid w:val="00E02E49"/>
    <w:rsid w:val="00E034D7"/>
    <w:rsid w:val="00E03740"/>
    <w:rsid w:val="00E0386E"/>
    <w:rsid w:val="00E03BA9"/>
    <w:rsid w:val="00E0420A"/>
    <w:rsid w:val="00E045B8"/>
    <w:rsid w:val="00E047B3"/>
    <w:rsid w:val="00E0488B"/>
    <w:rsid w:val="00E04ACC"/>
    <w:rsid w:val="00E04C23"/>
    <w:rsid w:val="00E04ECD"/>
    <w:rsid w:val="00E04F77"/>
    <w:rsid w:val="00E0515B"/>
    <w:rsid w:val="00E05C0C"/>
    <w:rsid w:val="00E05DE7"/>
    <w:rsid w:val="00E05E18"/>
    <w:rsid w:val="00E060EA"/>
    <w:rsid w:val="00E06172"/>
    <w:rsid w:val="00E06292"/>
    <w:rsid w:val="00E06320"/>
    <w:rsid w:val="00E06457"/>
    <w:rsid w:val="00E066A9"/>
    <w:rsid w:val="00E067DE"/>
    <w:rsid w:val="00E07374"/>
    <w:rsid w:val="00E0739F"/>
    <w:rsid w:val="00E079DB"/>
    <w:rsid w:val="00E07CA2"/>
    <w:rsid w:val="00E07CE5"/>
    <w:rsid w:val="00E10037"/>
    <w:rsid w:val="00E10436"/>
    <w:rsid w:val="00E10497"/>
    <w:rsid w:val="00E1071A"/>
    <w:rsid w:val="00E1095D"/>
    <w:rsid w:val="00E10A56"/>
    <w:rsid w:val="00E10AFA"/>
    <w:rsid w:val="00E10D3F"/>
    <w:rsid w:val="00E10D62"/>
    <w:rsid w:val="00E10E6D"/>
    <w:rsid w:val="00E11122"/>
    <w:rsid w:val="00E114FC"/>
    <w:rsid w:val="00E11635"/>
    <w:rsid w:val="00E11892"/>
    <w:rsid w:val="00E11AA0"/>
    <w:rsid w:val="00E12115"/>
    <w:rsid w:val="00E12240"/>
    <w:rsid w:val="00E12314"/>
    <w:rsid w:val="00E1238F"/>
    <w:rsid w:val="00E1252A"/>
    <w:rsid w:val="00E1261C"/>
    <w:rsid w:val="00E1274F"/>
    <w:rsid w:val="00E12963"/>
    <w:rsid w:val="00E12A5D"/>
    <w:rsid w:val="00E12E08"/>
    <w:rsid w:val="00E133C5"/>
    <w:rsid w:val="00E134D7"/>
    <w:rsid w:val="00E135B3"/>
    <w:rsid w:val="00E1396F"/>
    <w:rsid w:val="00E14045"/>
    <w:rsid w:val="00E140CE"/>
    <w:rsid w:val="00E14200"/>
    <w:rsid w:val="00E14305"/>
    <w:rsid w:val="00E14335"/>
    <w:rsid w:val="00E144D9"/>
    <w:rsid w:val="00E14522"/>
    <w:rsid w:val="00E146D2"/>
    <w:rsid w:val="00E14D98"/>
    <w:rsid w:val="00E14DE8"/>
    <w:rsid w:val="00E150FE"/>
    <w:rsid w:val="00E1529D"/>
    <w:rsid w:val="00E15527"/>
    <w:rsid w:val="00E15591"/>
    <w:rsid w:val="00E15A73"/>
    <w:rsid w:val="00E15D6A"/>
    <w:rsid w:val="00E16145"/>
    <w:rsid w:val="00E163AA"/>
    <w:rsid w:val="00E1648A"/>
    <w:rsid w:val="00E164B7"/>
    <w:rsid w:val="00E168FE"/>
    <w:rsid w:val="00E16AE5"/>
    <w:rsid w:val="00E16E90"/>
    <w:rsid w:val="00E16EB1"/>
    <w:rsid w:val="00E16EB6"/>
    <w:rsid w:val="00E16FC6"/>
    <w:rsid w:val="00E170E6"/>
    <w:rsid w:val="00E17632"/>
    <w:rsid w:val="00E1763B"/>
    <w:rsid w:val="00E1767A"/>
    <w:rsid w:val="00E177D9"/>
    <w:rsid w:val="00E17B4B"/>
    <w:rsid w:val="00E17B7B"/>
    <w:rsid w:val="00E17F0D"/>
    <w:rsid w:val="00E200C2"/>
    <w:rsid w:val="00E204DD"/>
    <w:rsid w:val="00E206E6"/>
    <w:rsid w:val="00E207CD"/>
    <w:rsid w:val="00E2097C"/>
    <w:rsid w:val="00E20B72"/>
    <w:rsid w:val="00E210BF"/>
    <w:rsid w:val="00E211D1"/>
    <w:rsid w:val="00E21339"/>
    <w:rsid w:val="00E215B2"/>
    <w:rsid w:val="00E21A86"/>
    <w:rsid w:val="00E21C2D"/>
    <w:rsid w:val="00E21CE6"/>
    <w:rsid w:val="00E21F15"/>
    <w:rsid w:val="00E21F28"/>
    <w:rsid w:val="00E22048"/>
    <w:rsid w:val="00E22429"/>
    <w:rsid w:val="00E22581"/>
    <w:rsid w:val="00E22983"/>
    <w:rsid w:val="00E22B5A"/>
    <w:rsid w:val="00E22CFC"/>
    <w:rsid w:val="00E22DC5"/>
    <w:rsid w:val="00E22E12"/>
    <w:rsid w:val="00E23174"/>
    <w:rsid w:val="00E231A2"/>
    <w:rsid w:val="00E23325"/>
    <w:rsid w:val="00E2365A"/>
    <w:rsid w:val="00E236D0"/>
    <w:rsid w:val="00E237C1"/>
    <w:rsid w:val="00E23E68"/>
    <w:rsid w:val="00E2412D"/>
    <w:rsid w:val="00E241CF"/>
    <w:rsid w:val="00E24662"/>
    <w:rsid w:val="00E246D9"/>
    <w:rsid w:val="00E24A4F"/>
    <w:rsid w:val="00E24AEF"/>
    <w:rsid w:val="00E24D0E"/>
    <w:rsid w:val="00E24E92"/>
    <w:rsid w:val="00E24E9D"/>
    <w:rsid w:val="00E2538F"/>
    <w:rsid w:val="00E255DC"/>
    <w:rsid w:val="00E25914"/>
    <w:rsid w:val="00E25C05"/>
    <w:rsid w:val="00E25D9C"/>
    <w:rsid w:val="00E25FBE"/>
    <w:rsid w:val="00E26151"/>
    <w:rsid w:val="00E261FA"/>
    <w:rsid w:val="00E264D9"/>
    <w:rsid w:val="00E26637"/>
    <w:rsid w:val="00E26AAC"/>
    <w:rsid w:val="00E26EAE"/>
    <w:rsid w:val="00E27199"/>
    <w:rsid w:val="00E27469"/>
    <w:rsid w:val="00E27503"/>
    <w:rsid w:val="00E27535"/>
    <w:rsid w:val="00E2761D"/>
    <w:rsid w:val="00E27691"/>
    <w:rsid w:val="00E2777E"/>
    <w:rsid w:val="00E278CE"/>
    <w:rsid w:val="00E27A5F"/>
    <w:rsid w:val="00E27C42"/>
    <w:rsid w:val="00E30270"/>
    <w:rsid w:val="00E3030A"/>
    <w:rsid w:val="00E30A31"/>
    <w:rsid w:val="00E30CB5"/>
    <w:rsid w:val="00E30D20"/>
    <w:rsid w:val="00E30DA7"/>
    <w:rsid w:val="00E30E2A"/>
    <w:rsid w:val="00E30E4E"/>
    <w:rsid w:val="00E311CF"/>
    <w:rsid w:val="00E31694"/>
    <w:rsid w:val="00E316CA"/>
    <w:rsid w:val="00E316D3"/>
    <w:rsid w:val="00E31931"/>
    <w:rsid w:val="00E31A4C"/>
    <w:rsid w:val="00E31ADE"/>
    <w:rsid w:val="00E32041"/>
    <w:rsid w:val="00E320A9"/>
    <w:rsid w:val="00E32124"/>
    <w:rsid w:val="00E325CB"/>
    <w:rsid w:val="00E32611"/>
    <w:rsid w:val="00E326AE"/>
    <w:rsid w:val="00E326E6"/>
    <w:rsid w:val="00E327CA"/>
    <w:rsid w:val="00E32B42"/>
    <w:rsid w:val="00E32BB6"/>
    <w:rsid w:val="00E32BD7"/>
    <w:rsid w:val="00E32CEC"/>
    <w:rsid w:val="00E32EEC"/>
    <w:rsid w:val="00E333B9"/>
    <w:rsid w:val="00E33633"/>
    <w:rsid w:val="00E33983"/>
    <w:rsid w:val="00E339A6"/>
    <w:rsid w:val="00E339DF"/>
    <w:rsid w:val="00E33A81"/>
    <w:rsid w:val="00E33BC9"/>
    <w:rsid w:val="00E33BCA"/>
    <w:rsid w:val="00E3438C"/>
    <w:rsid w:val="00E34BF0"/>
    <w:rsid w:val="00E34DF1"/>
    <w:rsid w:val="00E34E8B"/>
    <w:rsid w:val="00E35084"/>
    <w:rsid w:val="00E351CE"/>
    <w:rsid w:val="00E352D0"/>
    <w:rsid w:val="00E35470"/>
    <w:rsid w:val="00E355A9"/>
    <w:rsid w:val="00E35941"/>
    <w:rsid w:val="00E35A2E"/>
    <w:rsid w:val="00E35C73"/>
    <w:rsid w:val="00E35CC3"/>
    <w:rsid w:val="00E35D2A"/>
    <w:rsid w:val="00E35DB5"/>
    <w:rsid w:val="00E35E51"/>
    <w:rsid w:val="00E35F17"/>
    <w:rsid w:val="00E3611D"/>
    <w:rsid w:val="00E361C6"/>
    <w:rsid w:val="00E36345"/>
    <w:rsid w:val="00E36446"/>
    <w:rsid w:val="00E36759"/>
    <w:rsid w:val="00E36984"/>
    <w:rsid w:val="00E36CCC"/>
    <w:rsid w:val="00E36EDC"/>
    <w:rsid w:val="00E36FA1"/>
    <w:rsid w:val="00E37097"/>
    <w:rsid w:val="00E3744F"/>
    <w:rsid w:val="00E37B5F"/>
    <w:rsid w:val="00E37C0D"/>
    <w:rsid w:val="00E37D19"/>
    <w:rsid w:val="00E37E13"/>
    <w:rsid w:val="00E401D7"/>
    <w:rsid w:val="00E4076D"/>
    <w:rsid w:val="00E40B6B"/>
    <w:rsid w:val="00E40C9A"/>
    <w:rsid w:val="00E40CD2"/>
    <w:rsid w:val="00E40D61"/>
    <w:rsid w:val="00E40F28"/>
    <w:rsid w:val="00E40FFD"/>
    <w:rsid w:val="00E41159"/>
    <w:rsid w:val="00E41293"/>
    <w:rsid w:val="00E4175C"/>
    <w:rsid w:val="00E41852"/>
    <w:rsid w:val="00E41893"/>
    <w:rsid w:val="00E41F42"/>
    <w:rsid w:val="00E42174"/>
    <w:rsid w:val="00E425A6"/>
    <w:rsid w:val="00E426AC"/>
    <w:rsid w:val="00E42C91"/>
    <w:rsid w:val="00E42FA7"/>
    <w:rsid w:val="00E430AB"/>
    <w:rsid w:val="00E431EB"/>
    <w:rsid w:val="00E433B3"/>
    <w:rsid w:val="00E43533"/>
    <w:rsid w:val="00E4372B"/>
    <w:rsid w:val="00E4387C"/>
    <w:rsid w:val="00E438AD"/>
    <w:rsid w:val="00E43C94"/>
    <w:rsid w:val="00E43D78"/>
    <w:rsid w:val="00E43DDF"/>
    <w:rsid w:val="00E44307"/>
    <w:rsid w:val="00E443EB"/>
    <w:rsid w:val="00E444F7"/>
    <w:rsid w:val="00E44E51"/>
    <w:rsid w:val="00E455FC"/>
    <w:rsid w:val="00E456CB"/>
    <w:rsid w:val="00E4598E"/>
    <w:rsid w:val="00E45EAE"/>
    <w:rsid w:val="00E4623A"/>
    <w:rsid w:val="00E46268"/>
    <w:rsid w:val="00E466C5"/>
    <w:rsid w:val="00E46798"/>
    <w:rsid w:val="00E46887"/>
    <w:rsid w:val="00E46930"/>
    <w:rsid w:val="00E46BBA"/>
    <w:rsid w:val="00E46DFA"/>
    <w:rsid w:val="00E4700D"/>
    <w:rsid w:val="00E471AA"/>
    <w:rsid w:val="00E471BE"/>
    <w:rsid w:val="00E4720F"/>
    <w:rsid w:val="00E47263"/>
    <w:rsid w:val="00E474A8"/>
    <w:rsid w:val="00E474CF"/>
    <w:rsid w:val="00E474F5"/>
    <w:rsid w:val="00E475EA"/>
    <w:rsid w:val="00E4764C"/>
    <w:rsid w:val="00E47862"/>
    <w:rsid w:val="00E47871"/>
    <w:rsid w:val="00E47B26"/>
    <w:rsid w:val="00E50393"/>
    <w:rsid w:val="00E503FC"/>
    <w:rsid w:val="00E50452"/>
    <w:rsid w:val="00E504DB"/>
    <w:rsid w:val="00E50A88"/>
    <w:rsid w:val="00E513F3"/>
    <w:rsid w:val="00E51AE9"/>
    <w:rsid w:val="00E51DB7"/>
    <w:rsid w:val="00E51FBF"/>
    <w:rsid w:val="00E52537"/>
    <w:rsid w:val="00E5278C"/>
    <w:rsid w:val="00E527F4"/>
    <w:rsid w:val="00E52821"/>
    <w:rsid w:val="00E52E4D"/>
    <w:rsid w:val="00E52F50"/>
    <w:rsid w:val="00E530D5"/>
    <w:rsid w:val="00E5320E"/>
    <w:rsid w:val="00E53368"/>
    <w:rsid w:val="00E53C76"/>
    <w:rsid w:val="00E53E58"/>
    <w:rsid w:val="00E54112"/>
    <w:rsid w:val="00E541BC"/>
    <w:rsid w:val="00E54C62"/>
    <w:rsid w:val="00E551C4"/>
    <w:rsid w:val="00E552EC"/>
    <w:rsid w:val="00E55306"/>
    <w:rsid w:val="00E5556A"/>
    <w:rsid w:val="00E555CC"/>
    <w:rsid w:val="00E55B67"/>
    <w:rsid w:val="00E55B87"/>
    <w:rsid w:val="00E55C90"/>
    <w:rsid w:val="00E5605F"/>
    <w:rsid w:val="00E56292"/>
    <w:rsid w:val="00E562EA"/>
    <w:rsid w:val="00E5661D"/>
    <w:rsid w:val="00E566B1"/>
    <w:rsid w:val="00E567A7"/>
    <w:rsid w:val="00E56867"/>
    <w:rsid w:val="00E56C1A"/>
    <w:rsid w:val="00E56DED"/>
    <w:rsid w:val="00E56F86"/>
    <w:rsid w:val="00E56FFB"/>
    <w:rsid w:val="00E57013"/>
    <w:rsid w:val="00E5712C"/>
    <w:rsid w:val="00E571C2"/>
    <w:rsid w:val="00E57371"/>
    <w:rsid w:val="00E57501"/>
    <w:rsid w:val="00E575BF"/>
    <w:rsid w:val="00E57776"/>
    <w:rsid w:val="00E577F5"/>
    <w:rsid w:val="00E57DAD"/>
    <w:rsid w:val="00E60013"/>
    <w:rsid w:val="00E604A9"/>
    <w:rsid w:val="00E60521"/>
    <w:rsid w:val="00E605F3"/>
    <w:rsid w:val="00E605F5"/>
    <w:rsid w:val="00E607A8"/>
    <w:rsid w:val="00E609F1"/>
    <w:rsid w:val="00E60A3D"/>
    <w:rsid w:val="00E60AC3"/>
    <w:rsid w:val="00E60E6F"/>
    <w:rsid w:val="00E61155"/>
    <w:rsid w:val="00E61285"/>
    <w:rsid w:val="00E61418"/>
    <w:rsid w:val="00E61677"/>
    <w:rsid w:val="00E616BB"/>
    <w:rsid w:val="00E61D62"/>
    <w:rsid w:val="00E61EA9"/>
    <w:rsid w:val="00E61EC7"/>
    <w:rsid w:val="00E62044"/>
    <w:rsid w:val="00E62273"/>
    <w:rsid w:val="00E623FB"/>
    <w:rsid w:val="00E62AAB"/>
    <w:rsid w:val="00E62EED"/>
    <w:rsid w:val="00E62F6A"/>
    <w:rsid w:val="00E63158"/>
    <w:rsid w:val="00E6374D"/>
    <w:rsid w:val="00E63B60"/>
    <w:rsid w:val="00E63B90"/>
    <w:rsid w:val="00E63D7B"/>
    <w:rsid w:val="00E63DBF"/>
    <w:rsid w:val="00E63E29"/>
    <w:rsid w:val="00E6418B"/>
    <w:rsid w:val="00E64291"/>
    <w:rsid w:val="00E645CD"/>
    <w:rsid w:val="00E6482E"/>
    <w:rsid w:val="00E64A51"/>
    <w:rsid w:val="00E64C28"/>
    <w:rsid w:val="00E64ED5"/>
    <w:rsid w:val="00E64EEF"/>
    <w:rsid w:val="00E650AD"/>
    <w:rsid w:val="00E65680"/>
    <w:rsid w:val="00E65739"/>
    <w:rsid w:val="00E65940"/>
    <w:rsid w:val="00E65954"/>
    <w:rsid w:val="00E65BA5"/>
    <w:rsid w:val="00E65C0B"/>
    <w:rsid w:val="00E65CD5"/>
    <w:rsid w:val="00E65F9A"/>
    <w:rsid w:val="00E66092"/>
    <w:rsid w:val="00E6658F"/>
    <w:rsid w:val="00E665EA"/>
    <w:rsid w:val="00E66666"/>
    <w:rsid w:val="00E66B03"/>
    <w:rsid w:val="00E66B9F"/>
    <w:rsid w:val="00E66D3D"/>
    <w:rsid w:val="00E66D79"/>
    <w:rsid w:val="00E66DD9"/>
    <w:rsid w:val="00E66FBE"/>
    <w:rsid w:val="00E67452"/>
    <w:rsid w:val="00E6746B"/>
    <w:rsid w:val="00E676E0"/>
    <w:rsid w:val="00E6784E"/>
    <w:rsid w:val="00E679D4"/>
    <w:rsid w:val="00E67C1F"/>
    <w:rsid w:val="00E70056"/>
    <w:rsid w:val="00E70184"/>
    <w:rsid w:val="00E7020A"/>
    <w:rsid w:val="00E70289"/>
    <w:rsid w:val="00E704EF"/>
    <w:rsid w:val="00E7065B"/>
    <w:rsid w:val="00E70848"/>
    <w:rsid w:val="00E70B05"/>
    <w:rsid w:val="00E710B7"/>
    <w:rsid w:val="00E712F1"/>
    <w:rsid w:val="00E71468"/>
    <w:rsid w:val="00E716A6"/>
    <w:rsid w:val="00E71A08"/>
    <w:rsid w:val="00E71E88"/>
    <w:rsid w:val="00E71FB1"/>
    <w:rsid w:val="00E7228E"/>
    <w:rsid w:val="00E724DB"/>
    <w:rsid w:val="00E72542"/>
    <w:rsid w:val="00E72686"/>
    <w:rsid w:val="00E72782"/>
    <w:rsid w:val="00E72A09"/>
    <w:rsid w:val="00E72B66"/>
    <w:rsid w:val="00E72C58"/>
    <w:rsid w:val="00E72D30"/>
    <w:rsid w:val="00E72DE8"/>
    <w:rsid w:val="00E73208"/>
    <w:rsid w:val="00E7323A"/>
    <w:rsid w:val="00E73465"/>
    <w:rsid w:val="00E73942"/>
    <w:rsid w:val="00E73F5F"/>
    <w:rsid w:val="00E7401D"/>
    <w:rsid w:val="00E7477C"/>
    <w:rsid w:val="00E7486A"/>
    <w:rsid w:val="00E748CF"/>
    <w:rsid w:val="00E74920"/>
    <w:rsid w:val="00E74C7C"/>
    <w:rsid w:val="00E74D55"/>
    <w:rsid w:val="00E74D96"/>
    <w:rsid w:val="00E752CB"/>
    <w:rsid w:val="00E75420"/>
    <w:rsid w:val="00E75741"/>
    <w:rsid w:val="00E759E0"/>
    <w:rsid w:val="00E75E1F"/>
    <w:rsid w:val="00E75F2E"/>
    <w:rsid w:val="00E76118"/>
    <w:rsid w:val="00E762DD"/>
    <w:rsid w:val="00E762F4"/>
    <w:rsid w:val="00E76572"/>
    <w:rsid w:val="00E7658D"/>
    <w:rsid w:val="00E7675F"/>
    <w:rsid w:val="00E7694E"/>
    <w:rsid w:val="00E76B48"/>
    <w:rsid w:val="00E76B6E"/>
    <w:rsid w:val="00E76D71"/>
    <w:rsid w:val="00E7702F"/>
    <w:rsid w:val="00E7712F"/>
    <w:rsid w:val="00E772B7"/>
    <w:rsid w:val="00E7753F"/>
    <w:rsid w:val="00E775E1"/>
    <w:rsid w:val="00E7763F"/>
    <w:rsid w:val="00E7786D"/>
    <w:rsid w:val="00E77A85"/>
    <w:rsid w:val="00E77C66"/>
    <w:rsid w:val="00E77E65"/>
    <w:rsid w:val="00E80049"/>
    <w:rsid w:val="00E800FD"/>
    <w:rsid w:val="00E801A4"/>
    <w:rsid w:val="00E803FD"/>
    <w:rsid w:val="00E804A8"/>
    <w:rsid w:val="00E805FB"/>
    <w:rsid w:val="00E807CB"/>
    <w:rsid w:val="00E80854"/>
    <w:rsid w:val="00E808FC"/>
    <w:rsid w:val="00E8091B"/>
    <w:rsid w:val="00E81200"/>
    <w:rsid w:val="00E81820"/>
    <w:rsid w:val="00E819E7"/>
    <w:rsid w:val="00E81E58"/>
    <w:rsid w:val="00E81FAD"/>
    <w:rsid w:val="00E8238A"/>
    <w:rsid w:val="00E82535"/>
    <w:rsid w:val="00E82545"/>
    <w:rsid w:val="00E825FB"/>
    <w:rsid w:val="00E8289F"/>
    <w:rsid w:val="00E82950"/>
    <w:rsid w:val="00E82A9A"/>
    <w:rsid w:val="00E82B7A"/>
    <w:rsid w:val="00E82E1C"/>
    <w:rsid w:val="00E832CE"/>
    <w:rsid w:val="00E8351F"/>
    <w:rsid w:val="00E8380D"/>
    <w:rsid w:val="00E8388C"/>
    <w:rsid w:val="00E83E40"/>
    <w:rsid w:val="00E83ED2"/>
    <w:rsid w:val="00E83F62"/>
    <w:rsid w:val="00E83F79"/>
    <w:rsid w:val="00E84271"/>
    <w:rsid w:val="00E84293"/>
    <w:rsid w:val="00E842CA"/>
    <w:rsid w:val="00E845C3"/>
    <w:rsid w:val="00E84825"/>
    <w:rsid w:val="00E84B59"/>
    <w:rsid w:val="00E84DAB"/>
    <w:rsid w:val="00E8566E"/>
    <w:rsid w:val="00E856F6"/>
    <w:rsid w:val="00E8597C"/>
    <w:rsid w:val="00E85D47"/>
    <w:rsid w:val="00E85FB2"/>
    <w:rsid w:val="00E86028"/>
    <w:rsid w:val="00E860B9"/>
    <w:rsid w:val="00E8611B"/>
    <w:rsid w:val="00E862C1"/>
    <w:rsid w:val="00E867BD"/>
    <w:rsid w:val="00E86B2E"/>
    <w:rsid w:val="00E86C40"/>
    <w:rsid w:val="00E86D08"/>
    <w:rsid w:val="00E86D6C"/>
    <w:rsid w:val="00E872D3"/>
    <w:rsid w:val="00E873C4"/>
    <w:rsid w:val="00E87509"/>
    <w:rsid w:val="00E8777A"/>
    <w:rsid w:val="00E878E9"/>
    <w:rsid w:val="00E8797E"/>
    <w:rsid w:val="00E87DC0"/>
    <w:rsid w:val="00E902C3"/>
    <w:rsid w:val="00E902EA"/>
    <w:rsid w:val="00E90503"/>
    <w:rsid w:val="00E9050A"/>
    <w:rsid w:val="00E9071B"/>
    <w:rsid w:val="00E907A0"/>
    <w:rsid w:val="00E90B98"/>
    <w:rsid w:val="00E90D1E"/>
    <w:rsid w:val="00E90D48"/>
    <w:rsid w:val="00E90F96"/>
    <w:rsid w:val="00E910D9"/>
    <w:rsid w:val="00E910E5"/>
    <w:rsid w:val="00E911D9"/>
    <w:rsid w:val="00E9130C"/>
    <w:rsid w:val="00E913F6"/>
    <w:rsid w:val="00E9170B"/>
    <w:rsid w:val="00E91C1F"/>
    <w:rsid w:val="00E91C2D"/>
    <w:rsid w:val="00E91E24"/>
    <w:rsid w:val="00E91E88"/>
    <w:rsid w:val="00E92264"/>
    <w:rsid w:val="00E923A4"/>
    <w:rsid w:val="00E92413"/>
    <w:rsid w:val="00E9244B"/>
    <w:rsid w:val="00E928BD"/>
    <w:rsid w:val="00E929CD"/>
    <w:rsid w:val="00E929D0"/>
    <w:rsid w:val="00E929F9"/>
    <w:rsid w:val="00E92F11"/>
    <w:rsid w:val="00E932B3"/>
    <w:rsid w:val="00E932F7"/>
    <w:rsid w:val="00E935C5"/>
    <w:rsid w:val="00E93E68"/>
    <w:rsid w:val="00E941A6"/>
    <w:rsid w:val="00E942D2"/>
    <w:rsid w:val="00E94811"/>
    <w:rsid w:val="00E94858"/>
    <w:rsid w:val="00E948CC"/>
    <w:rsid w:val="00E94EFE"/>
    <w:rsid w:val="00E95348"/>
    <w:rsid w:val="00E9546D"/>
    <w:rsid w:val="00E957FF"/>
    <w:rsid w:val="00E959AC"/>
    <w:rsid w:val="00E95B7F"/>
    <w:rsid w:val="00E95DFE"/>
    <w:rsid w:val="00E96120"/>
    <w:rsid w:val="00E962BB"/>
    <w:rsid w:val="00E964A2"/>
    <w:rsid w:val="00E9658C"/>
    <w:rsid w:val="00E96785"/>
    <w:rsid w:val="00E967AD"/>
    <w:rsid w:val="00E96C2B"/>
    <w:rsid w:val="00E96D7E"/>
    <w:rsid w:val="00E96D9C"/>
    <w:rsid w:val="00E9768F"/>
    <w:rsid w:val="00E9788C"/>
    <w:rsid w:val="00E97C9A"/>
    <w:rsid w:val="00E97E45"/>
    <w:rsid w:val="00EA01D5"/>
    <w:rsid w:val="00EA021F"/>
    <w:rsid w:val="00EA047A"/>
    <w:rsid w:val="00EA0493"/>
    <w:rsid w:val="00EA064A"/>
    <w:rsid w:val="00EA0724"/>
    <w:rsid w:val="00EA0736"/>
    <w:rsid w:val="00EA0882"/>
    <w:rsid w:val="00EA08E1"/>
    <w:rsid w:val="00EA0D19"/>
    <w:rsid w:val="00EA0F97"/>
    <w:rsid w:val="00EA139F"/>
    <w:rsid w:val="00EA19B0"/>
    <w:rsid w:val="00EA1A62"/>
    <w:rsid w:val="00EA1B75"/>
    <w:rsid w:val="00EA1C86"/>
    <w:rsid w:val="00EA1CD5"/>
    <w:rsid w:val="00EA1D26"/>
    <w:rsid w:val="00EA1DAF"/>
    <w:rsid w:val="00EA2092"/>
    <w:rsid w:val="00EA20D7"/>
    <w:rsid w:val="00EA20D8"/>
    <w:rsid w:val="00EA20EA"/>
    <w:rsid w:val="00EA2185"/>
    <w:rsid w:val="00EA21D7"/>
    <w:rsid w:val="00EA24D2"/>
    <w:rsid w:val="00EA24F1"/>
    <w:rsid w:val="00EA2576"/>
    <w:rsid w:val="00EA2667"/>
    <w:rsid w:val="00EA274C"/>
    <w:rsid w:val="00EA29BD"/>
    <w:rsid w:val="00EA29FB"/>
    <w:rsid w:val="00EA2B2B"/>
    <w:rsid w:val="00EA2D63"/>
    <w:rsid w:val="00EA2E8C"/>
    <w:rsid w:val="00EA30B7"/>
    <w:rsid w:val="00EA30FC"/>
    <w:rsid w:val="00EA312E"/>
    <w:rsid w:val="00EA3399"/>
    <w:rsid w:val="00EA33CF"/>
    <w:rsid w:val="00EA34C6"/>
    <w:rsid w:val="00EA429D"/>
    <w:rsid w:val="00EA433B"/>
    <w:rsid w:val="00EA4393"/>
    <w:rsid w:val="00EA43A4"/>
    <w:rsid w:val="00EA466E"/>
    <w:rsid w:val="00EA4756"/>
    <w:rsid w:val="00EA4800"/>
    <w:rsid w:val="00EA48E9"/>
    <w:rsid w:val="00EA4A7D"/>
    <w:rsid w:val="00EA4B45"/>
    <w:rsid w:val="00EA50F2"/>
    <w:rsid w:val="00EA512A"/>
    <w:rsid w:val="00EA574A"/>
    <w:rsid w:val="00EA5A8D"/>
    <w:rsid w:val="00EA5B5F"/>
    <w:rsid w:val="00EA613A"/>
    <w:rsid w:val="00EA6267"/>
    <w:rsid w:val="00EA654A"/>
    <w:rsid w:val="00EA6615"/>
    <w:rsid w:val="00EA66A6"/>
    <w:rsid w:val="00EA6CB4"/>
    <w:rsid w:val="00EA704F"/>
    <w:rsid w:val="00EA7117"/>
    <w:rsid w:val="00EA766A"/>
    <w:rsid w:val="00EA779C"/>
    <w:rsid w:val="00EA7D35"/>
    <w:rsid w:val="00EB0439"/>
    <w:rsid w:val="00EB04BD"/>
    <w:rsid w:val="00EB08CF"/>
    <w:rsid w:val="00EB090E"/>
    <w:rsid w:val="00EB0C2F"/>
    <w:rsid w:val="00EB0D78"/>
    <w:rsid w:val="00EB0E51"/>
    <w:rsid w:val="00EB11F7"/>
    <w:rsid w:val="00EB1373"/>
    <w:rsid w:val="00EB15F6"/>
    <w:rsid w:val="00EB18E4"/>
    <w:rsid w:val="00EB1BC2"/>
    <w:rsid w:val="00EB1BC8"/>
    <w:rsid w:val="00EB1D14"/>
    <w:rsid w:val="00EB2185"/>
    <w:rsid w:val="00EB226C"/>
    <w:rsid w:val="00EB253B"/>
    <w:rsid w:val="00EB2705"/>
    <w:rsid w:val="00EB27A7"/>
    <w:rsid w:val="00EB2868"/>
    <w:rsid w:val="00EB2A1E"/>
    <w:rsid w:val="00EB2C5A"/>
    <w:rsid w:val="00EB2C8A"/>
    <w:rsid w:val="00EB2D96"/>
    <w:rsid w:val="00EB2F09"/>
    <w:rsid w:val="00EB3209"/>
    <w:rsid w:val="00EB3424"/>
    <w:rsid w:val="00EB37F1"/>
    <w:rsid w:val="00EB38EB"/>
    <w:rsid w:val="00EB3A4F"/>
    <w:rsid w:val="00EB3C68"/>
    <w:rsid w:val="00EB3E2B"/>
    <w:rsid w:val="00EB3E39"/>
    <w:rsid w:val="00EB41D5"/>
    <w:rsid w:val="00EB42E0"/>
    <w:rsid w:val="00EB463E"/>
    <w:rsid w:val="00EB463F"/>
    <w:rsid w:val="00EB4A61"/>
    <w:rsid w:val="00EB4BCD"/>
    <w:rsid w:val="00EB4CD3"/>
    <w:rsid w:val="00EB4ED8"/>
    <w:rsid w:val="00EB5070"/>
    <w:rsid w:val="00EB5237"/>
    <w:rsid w:val="00EB536D"/>
    <w:rsid w:val="00EB54E2"/>
    <w:rsid w:val="00EB5541"/>
    <w:rsid w:val="00EB5612"/>
    <w:rsid w:val="00EB58B4"/>
    <w:rsid w:val="00EB59DF"/>
    <w:rsid w:val="00EB5A02"/>
    <w:rsid w:val="00EB5B89"/>
    <w:rsid w:val="00EB5D46"/>
    <w:rsid w:val="00EB60AB"/>
    <w:rsid w:val="00EB615E"/>
    <w:rsid w:val="00EB65D0"/>
    <w:rsid w:val="00EB6810"/>
    <w:rsid w:val="00EB6855"/>
    <w:rsid w:val="00EB6879"/>
    <w:rsid w:val="00EB69F0"/>
    <w:rsid w:val="00EB6A81"/>
    <w:rsid w:val="00EB6B53"/>
    <w:rsid w:val="00EB6FFE"/>
    <w:rsid w:val="00EB70E5"/>
    <w:rsid w:val="00EB7671"/>
    <w:rsid w:val="00EB77CA"/>
    <w:rsid w:val="00EB77E9"/>
    <w:rsid w:val="00EB7904"/>
    <w:rsid w:val="00EB7BB2"/>
    <w:rsid w:val="00EB7C0D"/>
    <w:rsid w:val="00EB7E89"/>
    <w:rsid w:val="00EC019C"/>
    <w:rsid w:val="00EC0632"/>
    <w:rsid w:val="00EC06DE"/>
    <w:rsid w:val="00EC078C"/>
    <w:rsid w:val="00EC08CD"/>
    <w:rsid w:val="00EC0ABF"/>
    <w:rsid w:val="00EC0ACA"/>
    <w:rsid w:val="00EC0BA0"/>
    <w:rsid w:val="00EC0BBB"/>
    <w:rsid w:val="00EC0BE1"/>
    <w:rsid w:val="00EC0C74"/>
    <w:rsid w:val="00EC1117"/>
    <w:rsid w:val="00EC1389"/>
    <w:rsid w:val="00EC156E"/>
    <w:rsid w:val="00EC15CB"/>
    <w:rsid w:val="00EC18BC"/>
    <w:rsid w:val="00EC19B0"/>
    <w:rsid w:val="00EC1C7D"/>
    <w:rsid w:val="00EC1F10"/>
    <w:rsid w:val="00EC1F24"/>
    <w:rsid w:val="00EC2217"/>
    <w:rsid w:val="00EC236B"/>
    <w:rsid w:val="00EC23F5"/>
    <w:rsid w:val="00EC2700"/>
    <w:rsid w:val="00EC36B6"/>
    <w:rsid w:val="00EC38BF"/>
    <w:rsid w:val="00EC38FC"/>
    <w:rsid w:val="00EC3B80"/>
    <w:rsid w:val="00EC3ECD"/>
    <w:rsid w:val="00EC3F68"/>
    <w:rsid w:val="00EC4313"/>
    <w:rsid w:val="00EC4425"/>
    <w:rsid w:val="00EC45F0"/>
    <w:rsid w:val="00EC4702"/>
    <w:rsid w:val="00EC4781"/>
    <w:rsid w:val="00EC4BEF"/>
    <w:rsid w:val="00EC4C52"/>
    <w:rsid w:val="00EC4C5E"/>
    <w:rsid w:val="00EC4EF8"/>
    <w:rsid w:val="00EC5158"/>
    <w:rsid w:val="00EC53F5"/>
    <w:rsid w:val="00EC547B"/>
    <w:rsid w:val="00EC557E"/>
    <w:rsid w:val="00EC5611"/>
    <w:rsid w:val="00EC5854"/>
    <w:rsid w:val="00EC5BE1"/>
    <w:rsid w:val="00EC5D52"/>
    <w:rsid w:val="00EC5F06"/>
    <w:rsid w:val="00EC6047"/>
    <w:rsid w:val="00EC60D6"/>
    <w:rsid w:val="00EC644E"/>
    <w:rsid w:val="00EC664E"/>
    <w:rsid w:val="00EC68B0"/>
    <w:rsid w:val="00EC6908"/>
    <w:rsid w:val="00EC6B7E"/>
    <w:rsid w:val="00EC6CCA"/>
    <w:rsid w:val="00EC7266"/>
    <w:rsid w:val="00EC732D"/>
    <w:rsid w:val="00EC7606"/>
    <w:rsid w:val="00EC762A"/>
    <w:rsid w:val="00EC7E45"/>
    <w:rsid w:val="00EC7E95"/>
    <w:rsid w:val="00ED0209"/>
    <w:rsid w:val="00ED022E"/>
    <w:rsid w:val="00ED040A"/>
    <w:rsid w:val="00ED081F"/>
    <w:rsid w:val="00ED0AA2"/>
    <w:rsid w:val="00ED0B00"/>
    <w:rsid w:val="00ED0C3B"/>
    <w:rsid w:val="00ED0C52"/>
    <w:rsid w:val="00ED0E5F"/>
    <w:rsid w:val="00ED0E6C"/>
    <w:rsid w:val="00ED0FCD"/>
    <w:rsid w:val="00ED1020"/>
    <w:rsid w:val="00ED10FE"/>
    <w:rsid w:val="00ED114F"/>
    <w:rsid w:val="00ED119E"/>
    <w:rsid w:val="00ED1202"/>
    <w:rsid w:val="00ED12F9"/>
    <w:rsid w:val="00ED1737"/>
    <w:rsid w:val="00ED2520"/>
    <w:rsid w:val="00ED258A"/>
    <w:rsid w:val="00ED27B2"/>
    <w:rsid w:val="00ED286F"/>
    <w:rsid w:val="00ED2AF9"/>
    <w:rsid w:val="00ED2C93"/>
    <w:rsid w:val="00ED2CEA"/>
    <w:rsid w:val="00ED2EFA"/>
    <w:rsid w:val="00ED31E6"/>
    <w:rsid w:val="00ED3252"/>
    <w:rsid w:val="00ED367C"/>
    <w:rsid w:val="00ED3681"/>
    <w:rsid w:val="00ED370C"/>
    <w:rsid w:val="00ED3714"/>
    <w:rsid w:val="00ED3820"/>
    <w:rsid w:val="00ED386B"/>
    <w:rsid w:val="00ED3FFC"/>
    <w:rsid w:val="00ED41F8"/>
    <w:rsid w:val="00ED4402"/>
    <w:rsid w:val="00ED468A"/>
    <w:rsid w:val="00ED477C"/>
    <w:rsid w:val="00ED4840"/>
    <w:rsid w:val="00ED495C"/>
    <w:rsid w:val="00ED4A3F"/>
    <w:rsid w:val="00ED4C52"/>
    <w:rsid w:val="00ED5011"/>
    <w:rsid w:val="00ED52F9"/>
    <w:rsid w:val="00ED54F5"/>
    <w:rsid w:val="00ED55ED"/>
    <w:rsid w:val="00ED584E"/>
    <w:rsid w:val="00ED596B"/>
    <w:rsid w:val="00ED5CB3"/>
    <w:rsid w:val="00ED5CBF"/>
    <w:rsid w:val="00ED5D1D"/>
    <w:rsid w:val="00ED5E59"/>
    <w:rsid w:val="00ED6317"/>
    <w:rsid w:val="00ED676A"/>
    <w:rsid w:val="00ED6853"/>
    <w:rsid w:val="00ED694B"/>
    <w:rsid w:val="00ED6DAF"/>
    <w:rsid w:val="00ED6DCB"/>
    <w:rsid w:val="00ED6DCF"/>
    <w:rsid w:val="00ED6FA3"/>
    <w:rsid w:val="00ED721D"/>
    <w:rsid w:val="00ED72CE"/>
    <w:rsid w:val="00ED73AF"/>
    <w:rsid w:val="00ED74D4"/>
    <w:rsid w:val="00ED76C7"/>
    <w:rsid w:val="00ED7C15"/>
    <w:rsid w:val="00ED7D59"/>
    <w:rsid w:val="00ED7D72"/>
    <w:rsid w:val="00ED7FC7"/>
    <w:rsid w:val="00ED7FEA"/>
    <w:rsid w:val="00EE03BF"/>
    <w:rsid w:val="00EE0484"/>
    <w:rsid w:val="00EE07B4"/>
    <w:rsid w:val="00EE08F6"/>
    <w:rsid w:val="00EE0A3C"/>
    <w:rsid w:val="00EE0A6E"/>
    <w:rsid w:val="00EE0E43"/>
    <w:rsid w:val="00EE103C"/>
    <w:rsid w:val="00EE1940"/>
    <w:rsid w:val="00EE1B1B"/>
    <w:rsid w:val="00EE1B7A"/>
    <w:rsid w:val="00EE1EE6"/>
    <w:rsid w:val="00EE2299"/>
    <w:rsid w:val="00EE23B2"/>
    <w:rsid w:val="00EE25B0"/>
    <w:rsid w:val="00EE2693"/>
    <w:rsid w:val="00EE2AB1"/>
    <w:rsid w:val="00EE30C9"/>
    <w:rsid w:val="00EE34C3"/>
    <w:rsid w:val="00EE35EA"/>
    <w:rsid w:val="00EE397B"/>
    <w:rsid w:val="00EE3A2F"/>
    <w:rsid w:val="00EE3BF1"/>
    <w:rsid w:val="00EE3C2B"/>
    <w:rsid w:val="00EE425A"/>
    <w:rsid w:val="00EE4354"/>
    <w:rsid w:val="00EE4431"/>
    <w:rsid w:val="00EE48F8"/>
    <w:rsid w:val="00EE4A06"/>
    <w:rsid w:val="00EE4B02"/>
    <w:rsid w:val="00EE4C8B"/>
    <w:rsid w:val="00EE4CA6"/>
    <w:rsid w:val="00EE4CC3"/>
    <w:rsid w:val="00EE4D92"/>
    <w:rsid w:val="00EE4D96"/>
    <w:rsid w:val="00EE4E9F"/>
    <w:rsid w:val="00EE5354"/>
    <w:rsid w:val="00EE553A"/>
    <w:rsid w:val="00EE586B"/>
    <w:rsid w:val="00EE5AF3"/>
    <w:rsid w:val="00EE5B89"/>
    <w:rsid w:val="00EE5CB1"/>
    <w:rsid w:val="00EE5DC0"/>
    <w:rsid w:val="00EE5E67"/>
    <w:rsid w:val="00EE6412"/>
    <w:rsid w:val="00EE67C0"/>
    <w:rsid w:val="00EE68A9"/>
    <w:rsid w:val="00EE6936"/>
    <w:rsid w:val="00EE6976"/>
    <w:rsid w:val="00EE6A09"/>
    <w:rsid w:val="00EE6A4B"/>
    <w:rsid w:val="00EE6C98"/>
    <w:rsid w:val="00EE6F9D"/>
    <w:rsid w:val="00EE6FB5"/>
    <w:rsid w:val="00EE759D"/>
    <w:rsid w:val="00EE75BF"/>
    <w:rsid w:val="00EE79F3"/>
    <w:rsid w:val="00EE7C63"/>
    <w:rsid w:val="00EE7E0F"/>
    <w:rsid w:val="00EE7F92"/>
    <w:rsid w:val="00EE7FC1"/>
    <w:rsid w:val="00EF0362"/>
    <w:rsid w:val="00EF03CD"/>
    <w:rsid w:val="00EF055F"/>
    <w:rsid w:val="00EF0A8A"/>
    <w:rsid w:val="00EF0CB0"/>
    <w:rsid w:val="00EF1152"/>
    <w:rsid w:val="00EF142E"/>
    <w:rsid w:val="00EF154B"/>
    <w:rsid w:val="00EF16B9"/>
    <w:rsid w:val="00EF16C7"/>
    <w:rsid w:val="00EF17E8"/>
    <w:rsid w:val="00EF1BC7"/>
    <w:rsid w:val="00EF1BD8"/>
    <w:rsid w:val="00EF2113"/>
    <w:rsid w:val="00EF23DD"/>
    <w:rsid w:val="00EF280D"/>
    <w:rsid w:val="00EF29E2"/>
    <w:rsid w:val="00EF2A44"/>
    <w:rsid w:val="00EF2AC4"/>
    <w:rsid w:val="00EF2AF8"/>
    <w:rsid w:val="00EF2FB7"/>
    <w:rsid w:val="00EF30B7"/>
    <w:rsid w:val="00EF31FC"/>
    <w:rsid w:val="00EF323B"/>
    <w:rsid w:val="00EF323F"/>
    <w:rsid w:val="00EF3247"/>
    <w:rsid w:val="00EF35A8"/>
    <w:rsid w:val="00EF36CB"/>
    <w:rsid w:val="00EF37D8"/>
    <w:rsid w:val="00EF3ACC"/>
    <w:rsid w:val="00EF3CCD"/>
    <w:rsid w:val="00EF3E3A"/>
    <w:rsid w:val="00EF3FAE"/>
    <w:rsid w:val="00EF3FC9"/>
    <w:rsid w:val="00EF42A0"/>
    <w:rsid w:val="00EF46C9"/>
    <w:rsid w:val="00EF46D1"/>
    <w:rsid w:val="00EF48D7"/>
    <w:rsid w:val="00EF4C77"/>
    <w:rsid w:val="00EF4CF5"/>
    <w:rsid w:val="00EF4FBB"/>
    <w:rsid w:val="00EF4FE3"/>
    <w:rsid w:val="00EF5002"/>
    <w:rsid w:val="00EF5100"/>
    <w:rsid w:val="00EF5127"/>
    <w:rsid w:val="00EF522D"/>
    <w:rsid w:val="00EF525D"/>
    <w:rsid w:val="00EF5585"/>
    <w:rsid w:val="00EF55DD"/>
    <w:rsid w:val="00EF583F"/>
    <w:rsid w:val="00EF5ACD"/>
    <w:rsid w:val="00EF5BB5"/>
    <w:rsid w:val="00EF5DD0"/>
    <w:rsid w:val="00EF61AE"/>
    <w:rsid w:val="00EF62EA"/>
    <w:rsid w:val="00EF6369"/>
    <w:rsid w:val="00EF642A"/>
    <w:rsid w:val="00EF692B"/>
    <w:rsid w:val="00EF6A3E"/>
    <w:rsid w:val="00EF6B64"/>
    <w:rsid w:val="00EF6B9C"/>
    <w:rsid w:val="00EF6D2B"/>
    <w:rsid w:val="00EF6FCC"/>
    <w:rsid w:val="00EF7671"/>
    <w:rsid w:val="00EF76DE"/>
    <w:rsid w:val="00EF788E"/>
    <w:rsid w:val="00EF7ADE"/>
    <w:rsid w:val="00EF7C22"/>
    <w:rsid w:val="00EF7C6D"/>
    <w:rsid w:val="00EF7E23"/>
    <w:rsid w:val="00F00301"/>
    <w:rsid w:val="00F0031E"/>
    <w:rsid w:val="00F0038B"/>
    <w:rsid w:val="00F00496"/>
    <w:rsid w:val="00F00647"/>
    <w:rsid w:val="00F008EE"/>
    <w:rsid w:val="00F009C1"/>
    <w:rsid w:val="00F00A2D"/>
    <w:rsid w:val="00F00B75"/>
    <w:rsid w:val="00F00BB9"/>
    <w:rsid w:val="00F00BCF"/>
    <w:rsid w:val="00F00FEF"/>
    <w:rsid w:val="00F01082"/>
    <w:rsid w:val="00F01097"/>
    <w:rsid w:val="00F0118B"/>
    <w:rsid w:val="00F015D0"/>
    <w:rsid w:val="00F01D3C"/>
    <w:rsid w:val="00F01D4C"/>
    <w:rsid w:val="00F02021"/>
    <w:rsid w:val="00F021B1"/>
    <w:rsid w:val="00F02297"/>
    <w:rsid w:val="00F0253E"/>
    <w:rsid w:val="00F026E4"/>
    <w:rsid w:val="00F02969"/>
    <w:rsid w:val="00F02AE2"/>
    <w:rsid w:val="00F02B54"/>
    <w:rsid w:val="00F02BE1"/>
    <w:rsid w:val="00F02BF0"/>
    <w:rsid w:val="00F02D10"/>
    <w:rsid w:val="00F02DA3"/>
    <w:rsid w:val="00F03037"/>
    <w:rsid w:val="00F03148"/>
    <w:rsid w:val="00F03269"/>
    <w:rsid w:val="00F03BDF"/>
    <w:rsid w:val="00F03E0D"/>
    <w:rsid w:val="00F03F7D"/>
    <w:rsid w:val="00F0400E"/>
    <w:rsid w:val="00F04164"/>
    <w:rsid w:val="00F04530"/>
    <w:rsid w:val="00F0457A"/>
    <w:rsid w:val="00F04641"/>
    <w:rsid w:val="00F04E00"/>
    <w:rsid w:val="00F05228"/>
    <w:rsid w:val="00F052DC"/>
    <w:rsid w:val="00F05395"/>
    <w:rsid w:val="00F054DF"/>
    <w:rsid w:val="00F057D6"/>
    <w:rsid w:val="00F05968"/>
    <w:rsid w:val="00F05A2B"/>
    <w:rsid w:val="00F05D24"/>
    <w:rsid w:val="00F05D7C"/>
    <w:rsid w:val="00F061CC"/>
    <w:rsid w:val="00F06243"/>
    <w:rsid w:val="00F065F1"/>
    <w:rsid w:val="00F06A3F"/>
    <w:rsid w:val="00F06B0D"/>
    <w:rsid w:val="00F06B26"/>
    <w:rsid w:val="00F06CB6"/>
    <w:rsid w:val="00F070C8"/>
    <w:rsid w:val="00F07925"/>
    <w:rsid w:val="00F07DA1"/>
    <w:rsid w:val="00F07E41"/>
    <w:rsid w:val="00F07E5C"/>
    <w:rsid w:val="00F1036C"/>
    <w:rsid w:val="00F1043C"/>
    <w:rsid w:val="00F107C1"/>
    <w:rsid w:val="00F10825"/>
    <w:rsid w:val="00F10858"/>
    <w:rsid w:val="00F10A94"/>
    <w:rsid w:val="00F10ACD"/>
    <w:rsid w:val="00F10AE5"/>
    <w:rsid w:val="00F10B16"/>
    <w:rsid w:val="00F10D2D"/>
    <w:rsid w:val="00F10F81"/>
    <w:rsid w:val="00F10FEC"/>
    <w:rsid w:val="00F1100E"/>
    <w:rsid w:val="00F112D8"/>
    <w:rsid w:val="00F1182C"/>
    <w:rsid w:val="00F11E4A"/>
    <w:rsid w:val="00F11E82"/>
    <w:rsid w:val="00F126A2"/>
    <w:rsid w:val="00F127FD"/>
    <w:rsid w:val="00F1280D"/>
    <w:rsid w:val="00F129F3"/>
    <w:rsid w:val="00F12A35"/>
    <w:rsid w:val="00F12E58"/>
    <w:rsid w:val="00F13142"/>
    <w:rsid w:val="00F131BC"/>
    <w:rsid w:val="00F1345B"/>
    <w:rsid w:val="00F134C0"/>
    <w:rsid w:val="00F136DB"/>
    <w:rsid w:val="00F13712"/>
    <w:rsid w:val="00F13A4B"/>
    <w:rsid w:val="00F13B5A"/>
    <w:rsid w:val="00F13E6E"/>
    <w:rsid w:val="00F13F71"/>
    <w:rsid w:val="00F14139"/>
    <w:rsid w:val="00F141EE"/>
    <w:rsid w:val="00F143F1"/>
    <w:rsid w:val="00F14554"/>
    <w:rsid w:val="00F1478F"/>
    <w:rsid w:val="00F14830"/>
    <w:rsid w:val="00F14AF0"/>
    <w:rsid w:val="00F14B4D"/>
    <w:rsid w:val="00F14B88"/>
    <w:rsid w:val="00F14BE0"/>
    <w:rsid w:val="00F14E4F"/>
    <w:rsid w:val="00F14E9B"/>
    <w:rsid w:val="00F1593F"/>
    <w:rsid w:val="00F1596F"/>
    <w:rsid w:val="00F159FB"/>
    <w:rsid w:val="00F15A75"/>
    <w:rsid w:val="00F15B8B"/>
    <w:rsid w:val="00F16099"/>
    <w:rsid w:val="00F16158"/>
    <w:rsid w:val="00F16217"/>
    <w:rsid w:val="00F162A0"/>
    <w:rsid w:val="00F1681B"/>
    <w:rsid w:val="00F16EC7"/>
    <w:rsid w:val="00F16F71"/>
    <w:rsid w:val="00F16FC2"/>
    <w:rsid w:val="00F17015"/>
    <w:rsid w:val="00F170D7"/>
    <w:rsid w:val="00F17129"/>
    <w:rsid w:val="00F174AA"/>
    <w:rsid w:val="00F174FE"/>
    <w:rsid w:val="00F1758E"/>
    <w:rsid w:val="00F1767C"/>
    <w:rsid w:val="00F17C23"/>
    <w:rsid w:val="00F200F7"/>
    <w:rsid w:val="00F20199"/>
    <w:rsid w:val="00F2037B"/>
    <w:rsid w:val="00F203B7"/>
    <w:rsid w:val="00F20560"/>
    <w:rsid w:val="00F205E8"/>
    <w:rsid w:val="00F20908"/>
    <w:rsid w:val="00F209FA"/>
    <w:rsid w:val="00F20A20"/>
    <w:rsid w:val="00F20C1D"/>
    <w:rsid w:val="00F20E1F"/>
    <w:rsid w:val="00F20EC0"/>
    <w:rsid w:val="00F210B2"/>
    <w:rsid w:val="00F210C7"/>
    <w:rsid w:val="00F21138"/>
    <w:rsid w:val="00F21233"/>
    <w:rsid w:val="00F21398"/>
    <w:rsid w:val="00F2159D"/>
    <w:rsid w:val="00F215FD"/>
    <w:rsid w:val="00F21984"/>
    <w:rsid w:val="00F21B14"/>
    <w:rsid w:val="00F21E90"/>
    <w:rsid w:val="00F2233F"/>
    <w:rsid w:val="00F224D1"/>
    <w:rsid w:val="00F22DAA"/>
    <w:rsid w:val="00F23172"/>
    <w:rsid w:val="00F2345D"/>
    <w:rsid w:val="00F236D3"/>
    <w:rsid w:val="00F23704"/>
    <w:rsid w:val="00F24283"/>
    <w:rsid w:val="00F24576"/>
    <w:rsid w:val="00F2459F"/>
    <w:rsid w:val="00F2474C"/>
    <w:rsid w:val="00F247A7"/>
    <w:rsid w:val="00F24D04"/>
    <w:rsid w:val="00F24E04"/>
    <w:rsid w:val="00F24F03"/>
    <w:rsid w:val="00F2509B"/>
    <w:rsid w:val="00F251CA"/>
    <w:rsid w:val="00F255FE"/>
    <w:rsid w:val="00F25AA2"/>
    <w:rsid w:val="00F25B6F"/>
    <w:rsid w:val="00F25E75"/>
    <w:rsid w:val="00F260D4"/>
    <w:rsid w:val="00F26126"/>
    <w:rsid w:val="00F26239"/>
    <w:rsid w:val="00F26507"/>
    <w:rsid w:val="00F269AC"/>
    <w:rsid w:val="00F26C28"/>
    <w:rsid w:val="00F26DD5"/>
    <w:rsid w:val="00F27155"/>
    <w:rsid w:val="00F2721A"/>
    <w:rsid w:val="00F272EC"/>
    <w:rsid w:val="00F273FE"/>
    <w:rsid w:val="00F274B8"/>
    <w:rsid w:val="00F277E7"/>
    <w:rsid w:val="00F278E2"/>
    <w:rsid w:val="00F27902"/>
    <w:rsid w:val="00F27A70"/>
    <w:rsid w:val="00F27DD2"/>
    <w:rsid w:val="00F27E6C"/>
    <w:rsid w:val="00F27ED4"/>
    <w:rsid w:val="00F306CA"/>
    <w:rsid w:val="00F3070B"/>
    <w:rsid w:val="00F3076E"/>
    <w:rsid w:val="00F30A4B"/>
    <w:rsid w:val="00F30A98"/>
    <w:rsid w:val="00F30AF9"/>
    <w:rsid w:val="00F30D0E"/>
    <w:rsid w:val="00F30E8C"/>
    <w:rsid w:val="00F3110A"/>
    <w:rsid w:val="00F3130A"/>
    <w:rsid w:val="00F31314"/>
    <w:rsid w:val="00F315B9"/>
    <w:rsid w:val="00F31746"/>
    <w:rsid w:val="00F31B71"/>
    <w:rsid w:val="00F31DEF"/>
    <w:rsid w:val="00F31E36"/>
    <w:rsid w:val="00F31EDA"/>
    <w:rsid w:val="00F321EC"/>
    <w:rsid w:val="00F32240"/>
    <w:rsid w:val="00F3265F"/>
    <w:rsid w:val="00F327DA"/>
    <w:rsid w:val="00F3291A"/>
    <w:rsid w:val="00F32E45"/>
    <w:rsid w:val="00F33453"/>
    <w:rsid w:val="00F334AA"/>
    <w:rsid w:val="00F337B4"/>
    <w:rsid w:val="00F338C5"/>
    <w:rsid w:val="00F33ADF"/>
    <w:rsid w:val="00F33E09"/>
    <w:rsid w:val="00F340D6"/>
    <w:rsid w:val="00F3447E"/>
    <w:rsid w:val="00F347E0"/>
    <w:rsid w:val="00F348CB"/>
    <w:rsid w:val="00F34ABE"/>
    <w:rsid w:val="00F34BCE"/>
    <w:rsid w:val="00F34D6D"/>
    <w:rsid w:val="00F34D6E"/>
    <w:rsid w:val="00F34E37"/>
    <w:rsid w:val="00F34E8F"/>
    <w:rsid w:val="00F34FE9"/>
    <w:rsid w:val="00F35280"/>
    <w:rsid w:val="00F3550E"/>
    <w:rsid w:val="00F35544"/>
    <w:rsid w:val="00F35705"/>
    <w:rsid w:val="00F35749"/>
    <w:rsid w:val="00F35E17"/>
    <w:rsid w:val="00F35E2C"/>
    <w:rsid w:val="00F35E6B"/>
    <w:rsid w:val="00F36109"/>
    <w:rsid w:val="00F36489"/>
    <w:rsid w:val="00F3670F"/>
    <w:rsid w:val="00F36F23"/>
    <w:rsid w:val="00F373A2"/>
    <w:rsid w:val="00F373D6"/>
    <w:rsid w:val="00F3770F"/>
    <w:rsid w:val="00F37736"/>
    <w:rsid w:val="00F378CB"/>
    <w:rsid w:val="00F37C05"/>
    <w:rsid w:val="00F37DD3"/>
    <w:rsid w:val="00F37FBF"/>
    <w:rsid w:val="00F4016E"/>
    <w:rsid w:val="00F40E7E"/>
    <w:rsid w:val="00F40F73"/>
    <w:rsid w:val="00F41137"/>
    <w:rsid w:val="00F411D1"/>
    <w:rsid w:val="00F4123A"/>
    <w:rsid w:val="00F4151F"/>
    <w:rsid w:val="00F417F4"/>
    <w:rsid w:val="00F41875"/>
    <w:rsid w:val="00F41BCF"/>
    <w:rsid w:val="00F41D5F"/>
    <w:rsid w:val="00F41E2D"/>
    <w:rsid w:val="00F42005"/>
    <w:rsid w:val="00F425DB"/>
    <w:rsid w:val="00F428F7"/>
    <w:rsid w:val="00F42A5C"/>
    <w:rsid w:val="00F42D54"/>
    <w:rsid w:val="00F4319D"/>
    <w:rsid w:val="00F437A8"/>
    <w:rsid w:val="00F438B6"/>
    <w:rsid w:val="00F43E0F"/>
    <w:rsid w:val="00F44125"/>
    <w:rsid w:val="00F4431E"/>
    <w:rsid w:val="00F44454"/>
    <w:rsid w:val="00F44936"/>
    <w:rsid w:val="00F449A9"/>
    <w:rsid w:val="00F44FCD"/>
    <w:rsid w:val="00F4515F"/>
    <w:rsid w:val="00F4585C"/>
    <w:rsid w:val="00F45867"/>
    <w:rsid w:val="00F4592B"/>
    <w:rsid w:val="00F45A82"/>
    <w:rsid w:val="00F45C1B"/>
    <w:rsid w:val="00F45CE9"/>
    <w:rsid w:val="00F45EB6"/>
    <w:rsid w:val="00F46154"/>
    <w:rsid w:val="00F46213"/>
    <w:rsid w:val="00F46552"/>
    <w:rsid w:val="00F466E5"/>
    <w:rsid w:val="00F469A7"/>
    <w:rsid w:val="00F469AA"/>
    <w:rsid w:val="00F46CFB"/>
    <w:rsid w:val="00F46F48"/>
    <w:rsid w:val="00F47029"/>
    <w:rsid w:val="00F47739"/>
    <w:rsid w:val="00F47902"/>
    <w:rsid w:val="00F47AF6"/>
    <w:rsid w:val="00F47D97"/>
    <w:rsid w:val="00F47F95"/>
    <w:rsid w:val="00F5001A"/>
    <w:rsid w:val="00F500A5"/>
    <w:rsid w:val="00F500E4"/>
    <w:rsid w:val="00F50261"/>
    <w:rsid w:val="00F50269"/>
    <w:rsid w:val="00F50277"/>
    <w:rsid w:val="00F504CE"/>
    <w:rsid w:val="00F50694"/>
    <w:rsid w:val="00F5077D"/>
    <w:rsid w:val="00F508EB"/>
    <w:rsid w:val="00F50DFA"/>
    <w:rsid w:val="00F50F75"/>
    <w:rsid w:val="00F512B2"/>
    <w:rsid w:val="00F5162D"/>
    <w:rsid w:val="00F517FD"/>
    <w:rsid w:val="00F51CC4"/>
    <w:rsid w:val="00F5205E"/>
    <w:rsid w:val="00F5221A"/>
    <w:rsid w:val="00F52369"/>
    <w:rsid w:val="00F5287E"/>
    <w:rsid w:val="00F52A64"/>
    <w:rsid w:val="00F52ADA"/>
    <w:rsid w:val="00F52B91"/>
    <w:rsid w:val="00F52E03"/>
    <w:rsid w:val="00F53013"/>
    <w:rsid w:val="00F53091"/>
    <w:rsid w:val="00F5319A"/>
    <w:rsid w:val="00F534F0"/>
    <w:rsid w:val="00F5353F"/>
    <w:rsid w:val="00F535BC"/>
    <w:rsid w:val="00F53AC9"/>
    <w:rsid w:val="00F53B48"/>
    <w:rsid w:val="00F53EAA"/>
    <w:rsid w:val="00F54190"/>
    <w:rsid w:val="00F5419D"/>
    <w:rsid w:val="00F54263"/>
    <w:rsid w:val="00F542DF"/>
    <w:rsid w:val="00F5431F"/>
    <w:rsid w:val="00F54670"/>
    <w:rsid w:val="00F5492B"/>
    <w:rsid w:val="00F54AEB"/>
    <w:rsid w:val="00F54DC6"/>
    <w:rsid w:val="00F54E5A"/>
    <w:rsid w:val="00F550AF"/>
    <w:rsid w:val="00F5561F"/>
    <w:rsid w:val="00F55D04"/>
    <w:rsid w:val="00F56083"/>
    <w:rsid w:val="00F56111"/>
    <w:rsid w:val="00F56308"/>
    <w:rsid w:val="00F5633F"/>
    <w:rsid w:val="00F56500"/>
    <w:rsid w:val="00F568C0"/>
    <w:rsid w:val="00F5692C"/>
    <w:rsid w:val="00F5698A"/>
    <w:rsid w:val="00F56A47"/>
    <w:rsid w:val="00F56DA8"/>
    <w:rsid w:val="00F56DFF"/>
    <w:rsid w:val="00F5713C"/>
    <w:rsid w:val="00F572B6"/>
    <w:rsid w:val="00F57360"/>
    <w:rsid w:val="00F57812"/>
    <w:rsid w:val="00F57A8D"/>
    <w:rsid w:val="00F57C4C"/>
    <w:rsid w:val="00F57F1C"/>
    <w:rsid w:val="00F57F30"/>
    <w:rsid w:val="00F6017B"/>
    <w:rsid w:val="00F602D5"/>
    <w:rsid w:val="00F60925"/>
    <w:rsid w:val="00F60B40"/>
    <w:rsid w:val="00F60B44"/>
    <w:rsid w:val="00F60E3D"/>
    <w:rsid w:val="00F60F69"/>
    <w:rsid w:val="00F60F98"/>
    <w:rsid w:val="00F61133"/>
    <w:rsid w:val="00F61414"/>
    <w:rsid w:val="00F6191C"/>
    <w:rsid w:val="00F61BE3"/>
    <w:rsid w:val="00F62415"/>
    <w:rsid w:val="00F6246C"/>
    <w:rsid w:val="00F6266D"/>
    <w:rsid w:val="00F626F2"/>
    <w:rsid w:val="00F6271E"/>
    <w:rsid w:val="00F629B9"/>
    <w:rsid w:val="00F62B2B"/>
    <w:rsid w:val="00F62DD0"/>
    <w:rsid w:val="00F62EB2"/>
    <w:rsid w:val="00F62F40"/>
    <w:rsid w:val="00F630A1"/>
    <w:rsid w:val="00F6349C"/>
    <w:rsid w:val="00F636D2"/>
    <w:rsid w:val="00F636E7"/>
    <w:rsid w:val="00F63928"/>
    <w:rsid w:val="00F63D74"/>
    <w:rsid w:val="00F63E69"/>
    <w:rsid w:val="00F642B3"/>
    <w:rsid w:val="00F64328"/>
    <w:rsid w:val="00F64780"/>
    <w:rsid w:val="00F64C98"/>
    <w:rsid w:val="00F64EB6"/>
    <w:rsid w:val="00F65114"/>
    <w:rsid w:val="00F65173"/>
    <w:rsid w:val="00F65381"/>
    <w:rsid w:val="00F653B6"/>
    <w:rsid w:val="00F653C2"/>
    <w:rsid w:val="00F653D1"/>
    <w:rsid w:val="00F654D9"/>
    <w:rsid w:val="00F65777"/>
    <w:rsid w:val="00F65CEF"/>
    <w:rsid w:val="00F65F70"/>
    <w:rsid w:val="00F65F7C"/>
    <w:rsid w:val="00F663CB"/>
    <w:rsid w:val="00F665EA"/>
    <w:rsid w:val="00F6670B"/>
    <w:rsid w:val="00F66BE3"/>
    <w:rsid w:val="00F671E5"/>
    <w:rsid w:val="00F6723D"/>
    <w:rsid w:val="00F67319"/>
    <w:rsid w:val="00F67B09"/>
    <w:rsid w:val="00F67D3E"/>
    <w:rsid w:val="00F67EBF"/>
    <w:rsid w:val="00F7014A"/>
    <w:rsid w:val="00F704E8"/>
    <w:rsid w:val="00F705F4"/>
    <w:rsid w:val="00F706AA"/>
    <w:rsid w:val="00F708D7"/>
    <w:rsid w:val="00F70A0F"/>
    <w:rsid w:val="00F70ADA"/>
    <w:rsid w:val="00F717D4"/>
    <w:rsid w:val="00F71833"/>
    <w:rsid w:val="00F718DB"/>
    <w:rsid w:val="00F721E4"/>
    <w:rsid w:val="00F7221D"/>
    <w:rsid w:val="00F7231C"/>
    <w:rsid w:val="00F72592"/>
    <w:rsid w:val="00F72BBE"/>
    <w:rsid w:val="00F72D82"/>
    <w:rsid w:val="00F72E1F"/>
    <w:rsid w:val="00F72EE0"/>
    <w:rsid w:val="00F73414"/>
    <w:rsid w:val="00F73436"/>
    <w:rsid w:val="00F7359B"/>
    <w:rsid w:val="00F7360F"/>
    <w:rsid w:val="00F73618"/>
    <w:rsid w:val="00F73661"/>
    <w:rsid w:val="00F738A8"/>
    <w:rsid w:val="00F739BB"/>
    <w:rsid w:val="00F73A0B"/>
    <w:rsid w:val="00F73F78"/>
    <w:rsid w:val="00F743E2"/>
    <w:rsid w:val="00F74480"/>
    <w:rsid w:val="00F7457E"/>
    <w:rsid w:val="00F74786"/>
    <w:rsid w:val="00F749B8"/>
    <w:rsid w:val="00F74B49"/>
    <w:rsid w:val="00F74C68"/>
    <w:rsid w:val="00F7503D"/>
    <w:rsid w:val="00F759F2"/>
    <w:rsid w:val="00F75C2D"/>
    <w:rsid w:val="00F75C47"/>
    <w:rsid w:val="00F75D93"/>
    <w:rsid w:val="00F76401"/>
    <w:rsid w:val="00F76690"/>
    <w:rsid w:val="00F767E1"/>
    <w:rsid w:val="00F76867"/>
    <w:rsid w:val="00F76977"/>
    <w:rsid w:val="00F769EA"/>
    <w:rsid w:val="00F76A0E"/>
    <w:rsid w:val="00F76A46"/>
    <w:rsid w:val="00F76DD3"/>
    <w:rsid w:val="00F76FDC"/>
    <w:rsid w:val="00F77067"/>
    <w:rsid w:val="00F77661"/>
    <w:rsid w:val="00F7774B"/>
    <w:rsid w:val="00F77967"/>
    <w:rsid w:val="00F77BD7"/>
    <w:rsid w:val="00F77C00"/>
    <w:rsid w:val="00F77E3E"/>
    <w:rsid w:val="00F805EB"/>
    <w:rsid w:val="00F80740"/>
    <w:rsid w:val="00F809F6"/>
    <w:rsid w:val="00F80BC3"/>
    <w:rsid w:val="00F810F7"/>
    <w:rsid w:val="00F81312"/>
    <w:rsid w:val="00F81519"/>
    <w:rsid w:val="00F81993"/>
    <w:rsid w:val="00F81A7D"/>
    <w:rsid w:val="00F81C56"/>
    <w:rsid w:val="00F81D71"/>
    <w:rsid w:val="00F81EC3"/>
    <w:rsid w:val="00F82196"/>
    <w:rsid w:val="00F821D6"/>
    <w:rsid w:val="00F8224E"/>
    <w:rsid w:val="00F8254A"/>
    <w:rsid w:val="00F8269F"/>
    <w:rsid w:val="00F8281F"/>
    <w:rsid w:val="00F828DD"/>
    <w:rsid w:val="00F82A16"/>
    <w:rsid w:val="00F82A18"/>
    <w:rsid w:val="00F82A38"/>
    <w:rsid w:val="00F82E5E"/>
    <w:rsid w:val="00F82E85"/>
    <w:rsid w:val="00F82EB5"/>
    <w:rsid w:val="00F83087"/>
    <w:rsid w:val="00F83CA8"/>
    <w:rsid w:val="00F83EDA"/>
    <w:rsid w:val="00F83F97"/>
    <w:rsid w:val="00F84044"/>
    <w:rsid w:val="00F8429D"/>
    <w:rsid w:val="00F84674"/>
    <w:rsid w:val="00F848A5"/>
    <w:rsid w:val="00F84B4E"/>
    <w:rsid w:val="00F84D3F"/>
    <w:rsid w:val="00F851BE"/>
    <w:rsid w:val="00F852B2"/>
    <w:rsid w:val="00F852C3"/>
    <w:rsid w:val="00F85562"/>
    <w:rsid w:val="00F85567"/>
    <w:rsid w:val="00F855C8"/>
    <w:rsid w:val="00F857DD"/>
    <w:rsid w:val="00F8587D"/>
    <w:rsid w:val="00F85A60"/>
    <w:rsid w:val="00F85B9F"/>
    <w:rsid w:val="00F85BF0"/>
    <w:rsid w:val="00F85C0E"/>
    <w:rsid w:val="00F85F3A"/>
    <w:rsid w:val="00F85FCE"/>
    <w:rsid w:val="00F86023"/>
    <w:rsid w:val="00F86122"/>
    <w:rsid w:val="00F86253"/>
    <w:rsid w:val="00F863B0"/>
    <w:rsid w:val="00F863EF"/>
    <w:rsid w:val="00F86477"/>
    <w:rsid w:val="00F8664A"/>
    <w:rsid w:val="00F867C9"/>
    <w:rsid w:val="00F86AB9"/>
    <w:rsid w:val="00F86AD8"/>
    <w:rsid w:val="00F86B7C"/>
    <w:rsid w:val="00F86D0F"/>
    <w:rsid w:val="00F86EB7"/>
    <w:rsid w:val="00F87258"/>
    <w:rsid w:val="00F87331"/>
    <w:rsid w:val="00F875CF"/>
    <w:rsid w:val="00F875DE"/>
    <w:rsid w:val="00F87656"/>
    <w:rsid w:val="00F878D3"/>
    <w:rsid w:val="00F9001F"/>
    <w:rsid w:val="00F902FE"/>
    <w:rsid w:val="00F90398"/>
    <w:rsid w:val="00F90453"/>
    <w:rsid w:val="00F9051A"/>
    <w:rsid w:val="00F90545"/>
    <w:rsid w:val="00F905E0"/>
    <w:rsid w:val="00F908D6"/>
    <w:rsid w:val="00F90C67"/>
    <w:rsid w:val="00F90D08"/>
    <w:rsid w:val="00F90D43"/>
    <w:rsid w:val="00F90D5F"/>
    <w:rsid w:val="00F912CE"/>
    <w:rsid w:val="00F913F9"/>
    <w:rsid w:val="00F91584"/>
    <w:rsid w:val="00F918D3"/>
    <w:rsid w:val="00F919A3"/>
    <w:rsid w:val="00F91CD4"/>
    <w:rsid w:val="00F91F34"/>
    <w:rsid w:val="00F92077"/>
    <w:rsid w:val="00F9218F"/>
    <w:rsid w:val="00F922D2"/>
    <w:rsid w:val="00F92311"/>
    <w:rsid w:val="00F92481"/>
    <w:rsid w:val="00F926F0"/>
    <w:rsid w:val="00F92831"/>
    <w:rsid w:val="00F92990"/>
    <w:rsid w:val="00F92A32"/>
    <w:rsid w:val="00F92B5E"/>
    <w:rsid w:val="00F92B80"/>
    <w:rsid w:val="00F92D49"/>
    <w:rsid w:val="00F92DCF"/>
    <w:rsid w:val="00F93006"/>
    <w:rsid w:val="00F93060"/>
    <w:rsid w:val="00F932B6"/>
    <w:rsid w:val="00F9346F"/>
    <w:rsid w:val="00F9361C"/>
    <w:rsid w:val="00F9364E"/>
    <w:rsid w:val="00F93767"/>
    <w:rsid w:val="00F93DC7"/>
    <w:rsid w:val="00F93F63"/>
    <w:rsid w:val="00F93FF2"/>
    <w:rsid w:val="00F9401A"/>
    <w:rsid w:val="00F941C7"/>
    <w:rsid w:val="00F94329"/>
    <w:rsid w:val="00F94454"/>
    <w:rsid w:val="00F9486A"/>
    <w:rsid w:val="00F949FE"/>
    <w:rsid w:val="00F94BCC"/>
    <w:rsid w:val="00F94C92"/>
    <w:rsid w:val="00F94C9D"/>
    <w:rsid w:val="00F94D27"/>
    <w:rsid w:val="00F94D8C"/>
    <w:rsid w:val="00F94E10"/>
    <w:rsid w:val="00F94ED9"/>
    <w:rsid w:val="00F951AD"/>
    <w:rsid w:val="00F951B6"/>
    <w:rsid w:val="00F952ED"/>
    <w:rsid w:val="00F953CC"/>
    <w:rsid w:val="00F953CE"/>
    <w:rsid w:val="00F95474"/>
    <w:rsid w:val="00F95549"/>
    <w:rsid w:val="00F956D9"/>
    <w:rsid w:val="00F958F9"/>
    <w:rsid w:val="00F95B99"/>
    <w:rsid w:val="00F95E0C"/>
    <w:rsid w:val="00F95F21"/>
    <w:rsid w:val="00F95FDA"/>
    <w:rsid w:val="00F9605D"/>
    <w:rsid w:val="00F962F3"/>
    <w:rsid w:val="00F9661A"/>
    <w:rsid w:val="00F96B9D"/>
    <w:rsid w:val="00F96E13"/>
    <w:rsid w:val="00F96E74"/>
    <w:rsid w:val="00F96EA1"/>
    <w:rsid w:val="00F970BB"/>
    <w:rsid w:val="00F9749E"/>
    <w:rsid w:val="00F976F7"/>
    <w:rsid w:val="00F9780E"/>
    <w:rsid w:val="00F9785C"/>
    <w:rsid w:val="00F97A34"/>
    <w:rsid w:val="00F97C59"/>
    <w:rsid w:val="00F97F73"/>
    <w:rsid w:val="00FA06C1"/>
    <w:rsid w:val="00FA079B"/>
    <w:rsid w:val="00FA0DF1"/>
    <w:rsid w:val="00FA1561"/>
    <w:rsid w:val="00FA19A0"/>
    <w:rsid w:val="00FA1C87"/>
    <w:rsid w:val="00FA1EB6"/>
    <w:rsid w:val="00FA1F90"/>
    <w:rsid w:val="00FA1FF0"/>
    <w:rsid w:val="00FA21AD"/>
    <w:rsid w:val="00FA2512"/>
    <w:rsid w:val="00FA29CA"/>
    <w:rsid w:val="00FA2B9F"/>
    <w:rsid w:val="00FA2DFC"/>
    <w:rsid w:val="00FA2F3C"/>
    <w:rsid w:val="00FA2F99"/>
    <w:rsid w:val="00FA32D7"/>
    <w:rsid w:val="00FA32EF"/>
    <w:rsid w:val="00FA3328"/>
    <w:rsid w:val="00FA3660"/>
    <w:rsid w:val="00FA379C"/>
    <w:rsid w:val="00FA3812"/>
    <w:rsid w:val="00FA3DD7"/>
    <w:rsid w:val="00FA41DA"/>
    <w:rsid w:val="00FA4308"/>
    <w:rsid w:val="00FA438B"/>
    <w:rsid w:val="00FA46BA"/>
    <w:rsid w:val="00FA4731"/>
    <w:rsid w:val="00FA49CC"/>
    <w:rsid w:val="00FA4E7B"/>
    <w:rsid w:val="00FA4FC1"/>
    <w:rsid w:val="00FA51F0"/>
    <w:rsid w:val="00FA529D"/>
    <w:rsid w:val="00FA53A2"/>
    <w:rsid w:val="00FA53D2"/>
    <w:rsid w:val="00FA5630"/>
    <w:rsid w:val="00FA5800"/>
    <w:rsid w:val="00FA5935"/>
    <w:rsid w:val="00FA5950"/>
    <w:rsid w:val="00FA5B39"/>
    <w:rsid w:val="00FA5CFC"/>
    <w:rsid w:val="00FA6C28"/>
    <w:rsid w:val="00FA6EC3"/>
    <w:rsid w:val="00FA6F39"/>
    <w:rsid w:val="00FA74EC"/>
    <w:rsid w:val="00FA77A6"/>
    <w:rsid w:val="00FA7BD0"/>
    <w:rsid w:val="00FA7E3C"/>
    <w:rsid w:val="00FB038A"/>
    <w:rsid w:val="00FB0429"/>
    <w:rsid w:val="00FB0795"/>
    <w:rsid w:val="00FB0970"/>
    <w:rsid w:val="00FB0A30"/>
    <w:rsid w:val="00FB0CA6"/>
    <w:rsid w:val="00FB0D52"/>
    <w:rsid w:val="00FB0DB5"/>
    <w:rsid w:val="00FB1164"/>
    <w:rsid w:val="00FB1603"/>
    <w:rsid w:val="00FB19AC"/>
    <w:rsid w:val="00FB1A65"/>
    <w:rsid w:val="00FB1C37"/>
    <w:rsid w:val="00FB1C68"/>
    <w:rsid w:val="00FB22E1"/>
    <w:rsid w:val="00FB2577"/>
    <w:rsid w:val="00FB2702"/>
    <w:rsid w:val="00FB2745"/>
    <w:rsid w:val="00FB27D4"/>
    <w:rsid w:val="00FB2AF6"/>
    <w:rsid w:val="00FB2BC7"/>
    <w:rsid w:val="00FB2C2C"/>
    <w:rsid w:val="00FB2D8C"/>
    <w:rsid w:val="00FB2FE1"/>
    <w:rsid w:val="00FB3254"/>
    <w:rsid w:val="00FB3256"/>
    <w:rsid w:val="00FB32A5"/>
    <w:rsid w:val="00FB3594"/>
    <w:rsid w:val="00FB35EE"/>
    <w:rsid w:val="00FB366D"/>
    <w:rsid w:val="00FB3838"/>
    <w:rsid w:val="00FB390F"/>
    <w:rsid w:val="00FB39D9"/>
    <w:rsid w:val="00FB3D06"/>
    <w:rsid w:val="00FB3D31"/>
    <w:rsid w:val="00FB3D88"/>
    <w:rsid w:val="00FB3E21"/>
    <w:rsid w:val="00FB42B4"/>
    <w:rsid w:val="00FB4648"/>
    <w:rsid w:val="00FB477B"/>
    <w:rsid w:val="00FB4C0C"/>
    <w:rsid w:val="00FB4E59"/>
    <w:rsid w:val="00FB4EC5"/>
    <w:rsid w:val="00FB505D"/>
    <w:rsid w:val="00FB529A"/>
    <w:rsid w:val="00FB52DF"/>
    <w:rsid w:val="00FB539A"/>
    <w:rsid w:val="00FB53CC"/>
    <w:rsid w:val="00FB56C5"/>
    <w:rsid w:val="00FB58D9"/>
    <w:rsid w:val="00FB5F21"/>
    <w:rsid w:val="00FB6067"/>
    <w:rsid w:val="00FB614F"/>
    <w:rsid w:val="00FB62CA"/>
    <w:rsid w:val="00FB632A"/>
    <w:rsid w:val="00FB636D"/>
    <w:rsid w:val="00FB6B77"/>
    <w:rsid w:val="00FB6D27"/>
    <w:rsid w:val="00FB757A"/>
    <w:rsid w:val="00FB75C9"/>
    <w:rsid w:val="00FB75DE"/>
    <w:rsid w:val="00FB7A34"/>
    <w:rsid w:val="00FB7A87"/>
    <w:rsid w:val="00FB7B97"/>
    <w:rsid w:val="00FC013E"/>
    <w:rsid w:val="00FC0519"/>
    <w:rsid w:val="00FC09BE"/>
    <w:rsid w:val="00FC0A58"/>
    <w:rsid w:val="00FC0AD8"/>
    <w:rsid w:val="00FC13C9"/>
    <w:rsid w:val="00FC1576"/>
    <w:rsid w:val="00FC1747"/>
    <w:rsid w:val="00FC1A79"/>
    <w:rsid w:val="00FC1BBD"/>
    <w:rsid w:val="00FC1F1C"/>
    <w:rsid w:val="00FC1FC6"/>
    <w:rsid w:val="00FC216C"/>
    <w:rsid w:val="00FC277D"/>
    <w:rsid w:val="00FC2AF7"/>
    <w:rsid w:val="00FC2B18"/>
    <w:rsid w:val="00FC336C"/>
    <w:rsid w:val="00FC3623"/>
    <w:rsid w:val="00FC37F1"/>
    <w:rsid w:val="00FC38CF"/>
    <w:rsid w:val="00FC3F89"/>
    <w:rsid w:val="00FC3FEE"/>
    <w:rsid w:val="00FC4500"/>
    <w:rsid w:val="00FC4594"/>
    <w:rsid w:val="00FC4C16"/>
    <w:rsid w:val="00FC5423"/>
    <w:rsid w:val="00FC5480"/>
    <w:rsid w:val="00FC596C"/>
    <w:rsid w:val="00FC59F3"/>
    <w:rsid w:val="00FC5A4D"/>
    <w:rsid w:val="00FC5CC8"/>
    <w:rsid w:val="00FC5DA0"/>
    <w:rsid w:val="00FC5DBB"/>
    <w:rsid w:val="00FC5FC4"/>
    <w:rsid w:val="00FC60E9"/>
    <w:rsid w:val="00FC6403"/>
    <w:rsid w:val="00FC6450"/>
    <w:rsid w:val="00FC6590"/>
    <w:rsid w:val="00FC65AA"/>
    <w:rsid w:val="00FC670B"/>
    <w:rsid w:val="00FC6851"/>
    <w:rsid w:val="00FC6AB5"/>
    <w:rsid w:val="00FC6B0F"/>
    <w:rsid w:val="00FC6E15"/>
    <w:rsid w:val="00FC6FE7"/>
    <w:rsid w:val="00FC7273"/>
    <w:rsid w:val="00FC73A5"/>
    <w:rsid w:val="00FC74AA"/>
    <w:rsid w:val="00FC753B"/>
    <w:rsid w:val="00FC75EE"/>
    <w:rsid w:val="00FC7840"/>
    <w:rsid w:val="00FC78BA"/>
    <w:rsid w:val="00FC7BB0"/>
    <w:rsid w:val="00FC7D64"/>
    <w:rsid w:val="00FC7F47"/>
    <w:rsid w:val="00FC7FC5"/>
    <w:rsid w:val="00FD021C"/>
    <w:rsid w:val="00FD0AEC"/>
    <w:rsid w:val="00FD0F03"/>
    <w:rsid w:val="00FD111A"/>
    <w:rsid w:val="00FD1361"/>
    <w:rsid w:val="00FD17B2"/>
    <w:rsid w:val="00FD1B5A"/>
    <w:rsid w:val="00FD1BA8"/>
    <w:rsid w:val="00FD1CAA"/>
    <w:rsid w:val="00FD1CFC"/>
    <w:rsid w:val="00FD1DAC"/>
    <w:rsid w:val="00FD1E88"/>
    <w:rsid w:val="00FD20AC"/>
    <w:rsid w:val="00FD21F7"/>
    <w:rsid w:val="00FD2414"/>
    <w:rsid w:val="00FD2646"/>
    <w:rsid w:val="00FD2D52"/>
    <w:rsid w:val="00FD2D90"/>
    <w:rsid w:val="00FD2DE2"/>
    <w:rsid w:val="00FD3103"/>
    <w:rsid w:val="00FD320E"/>
    <w:rsid w:val="00FD337E"/>
    <w:rsid w:val="00FD352D"/>
    <w:rsid w:val="00FD3AE8"/>
    <w:rsid w:val="00FD3B6E"/>
    <w:rsid w:val="00FD3B6F"/>
    <w:rsid w:val="00FD3C2A"/>
    <w:rsid w:val="00FD4074"/>
    <w:rsid w:val="00FD42BE"/>
    <w:rsid w:val="00FD441A"/>
    <w:rsid w:val="00FD47BE"/>
    <w:rsid w:val="00FD47FB"/>
    <w:rsid w:val="00FD4841"/>
    <w:rsid w:val="00FD4876"/>
    <w:rsid w:val="00FD504E"/>
    <w:rsid w:val="00FD51B9"/>
    <w:rsid w:val="00FD560E"/>
    <w:rsid w:val="00FD580F"/>
    <w:rsid w:val="00FD5828"/>
    <w:rsid w:val="00FD5D8D"/>
    <w:rsid w:val="00FD5DB9"/>
    <w:rsid w:val="00FD5F8D"/>
    <w:rsid w:val="00FD624C"/>
    <w:rsid w:val="00FD6250"/>
    <w:rsid w:val="00FD6639"/>
    <w:rsid w:val="00FD67E6"/>
    <w:rsid w:val="00FD691F"/>
    <w:rsid w:val="00FD6A99"/>
    <w:rsid w:val="00FD6C2F"/>
    <w:rsid w:val="00FD6D9F"/>
    <w:rsid w:val="00FD6DC8"/>
    <w:rsid w:val="00FD6E32"/>
    <w:rsid w:val="00FD6E53"/>
    <w:rsid w:val="00FD71A2"/>
    <w:rsid w:val="00FD78CD"/>
    <w:rsid w:val="00FD7B7E"/>
    <w:rsid w:val="00FD7F08"/>
    <w:rsid w:val="00FE0143"/>
    <w:rsid w:val="00FE039F"/>
    <w:rsid w:val="00FE067D"/>
    <w:rsid w:val="00FE0816"/>
    <w:rsid w:val="00FE0BB9"/>
    <w:rsid w:val="00FE0C78"/>
    <w:rsid w:val="00FE0DF9"/>
    <w:rsid w:val="00FE0E7F"/>
    <w:rsid w:val="00FE0ED0"/>
    <w:rsid w:val="00FE0FE8"/>
    <w:rsid w:val="00FE1053"/>
    <w:rsid w:val="00FE1421"/>
    <w:rsid w:val="00FE14BF"/>
    <w:rsid w:val="00FE175F"/>
    <w:rsid w:val="00FE195F"/>
    <w:rsid w:val="00FE1B17"/>
    <w:rsid w:val="00FE1DF7"/>
    <w:rsid w:val="00FE1EA7"/>
    <w:rsid w:val="00FE1FD4"/>
    <w:rsid w:val="00FE20B2"/>
    <w:rsid w:val="00FE213F"/>
    <w:rsid w:val="00FE2207"/>
    <w:rsid w:val="00FE220D"/>
    <w:rsid w:val="00FE2482"/>
    <w:rsid w:val="00FE2558"/>
    <w:rsid w:val="00FE27E9"/>
    <w:rsid w:val="00FE2992"/>
    <w:rsid w:val="00FE2BC0"/>
    <w:rsid w:val="00FE2DA0"/>
    <w:rsid w:val="00FE2E7D"/>
    <w:rsid w:val="00FE30D3"/>
    <w:rsid w:val="00FE3169"/>
    <w:rsid w:val="00FE3329"/>
    <w:rsid w:val="00FE3791"/>
    <w:rsid w:val="00FE3938"/>
    <w:rsid w:val="00FE39F0"/>
    <w:rsid w:val="00FE3FB4"/>
    <w:rsid w:val="00FE3FF9"/>
    <w:rsid w:val="00FE43DB"/>
    <w:rsid w:val="00FE44AC"/>
    <w:rsid w:val="00FE45FB"/>
    <w:rsid w:val="00FE4700"/>
    <w:rsid w:val="00FE492D"/>
    <w:rsid w:val="00FE49A5"/>
    <w:rsid w:val="00FE4A57"/>
    <w:rsid w:val="00FE4A5E"/>
    <w:rsid w:val="00FE4BAC"/>
    <w:rsid w:val="00FE4E76"/>
    <w:rsid w:val="00FE4F38"/>
    <w:rsid w:val="00FE50BD"/>
    <w:rsid w:val="00FE5277"/>
    <w:rsid w:val="00FE5854"/>
    <w:rsid w:val="00FE5B05"/>
    <w:rsid w:val="00FE5EC8"/>
    <w:rsid w:val="00FE6123"/>
    <w:rsid w:val="00FE61DA"/>
    <w:rsid w:val="00FE62FC"/>
    <w:rsid w:val="00FE6304"/>
    <w:rsid w:val="00FE6472"/>
    <w:rsid w:val="00FE65EC"/>
    <w:rsid w:val="00FE661D"/>
    <w:rsid w:val="00FE66FE"/>
    <w:rsid w:val="00FE6720"/>
    <w:rsid w:val="00FE69C8"/>
    <w:rsid w:val="00FE6C19"/>
    <w:rsid w:val="00FE6C35"/>
    <w:rsid w:val="00FE6D70"/>
    <w:rsid w:val="00FE6DDD"/>
    <w:rsid w:val="00FE6FC1"/>
    <w:rsid w:val="00FE7323"/>
    <w:rsid w:val="00FE7431"/>
    <w:rsid w:val="00FE76E0"/>
    <w:rsid w:val="00FE7E3E"/>
    <w:rsid w:val="00FF0022"/>
    <w:rsid w:val="00FF0039"/>
    <w:rsid w:val="00FF01EB"/>
    <w:rsid w:val="00FF06D3"/>
    <w:rsid w:val="00FF0867"/>
    <w:rsid w:val="00FF093F"/>
    <w:rsid w:val="00FF09BF"/>
    <w:rsid w:val="00FF1074"/>
    <w:rsid w:val="00FF14B1"/>
    <w:rsid w:val="00FF164D"/>
    <w:rsid w:val="00FF16F9"/>
    <w:rsid w:val="00FF1911"/>
    <w:rsid w:val="00FF1ADE"/>
    <w:rsid w:val="00FF2286"/>
    <w:rsid w:val="00FF22B0"/>
    <w:rsid w:val="00FF232C"/>
    <w:rsid w:val="00FF2E77"/>
    <w:rsid w:val="00FF32E9"/>
    <w:rsid w:val="00FF3504"/>
    <w:rsid w:val="00FF3823"/>
    <w:rsid w:val="00FF38B5"/>
    <w:rsid w:val="00FF3BB7"/>
    <w:rsid w:val="00FF3E83"/>
    <w:rsid w:val="00FF3F13"/>
    <w:rsid w:val="00FF434B"/>
    <w:rsid w:val="00FF460C"/>
    <w:rsid w:val="00FF47A1"/>
    <w:rsid w:val="00FF4809"/>
    <w:rsid w:val="00FF4888"/>
    <w:rsid w:val="00FF4A43"/>
    <w:rsid w:val="00FF4C22"/>
    <w:rsid w:val="00FF4EAB"/>
    <w:rsid w:val="00FF4FFD"/>
    <w:rsid w:val="00FF50DF"/>
    <w:rsid w:val="00FF5300"/>
    <w:rsid w:val="00FF573C"/>
    <w:rsid w:val="00FF5AAD"/>
    <w:rsid w:val="00FF5E12"/>
    <w:rsid w:val="00FF606D"/>
    <w:rsid w:val="00FF60C4"/>
    <w:rsid w:val="00FF613E"/>
    <w:rsid w:val="00FF6331"/>
    <w:rsid w:val="00FF662C"/>
    <w:rsid w:val="00FF679C"/>
    <w:rsid w:val="00FF67C9"/>
    <w:rsid w:val="00FF6A87"/>
    <w:rsid w:val="00FF6B74"/>
    <w:rsid w:val="00FF6CC1"/>
    <w:rsid w:val="00FF6D9A"/>
    <w:rsid w:val="00FF6DC5"/>
    <w:rsid w:val="00FF6EC4"/>
    <w:rsid w:val="00FF6FFC"/>
    <w:rsid w:val="00FF7491"/>
    <w:rsid w:val="00FF74CB"/>
    <w:rsid w:val="00FF77F4"/>
    <w:rsid w:val="00FF7807"/>
    <w:rsid w:val="00FF7968"/>
    <w:rsid w:val="00FF7B1D"/>
    <w:rsid w:val="00FF7E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A1B89"/>
  <w15:docId w15:val="{089EF3C7-835F-4CB2-BA1E-D41D904E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23E9"/>
    <w:pPr>
      <w:bidi/>
      <w:spacing w:after="0" w:line="400" w:lineRule="atLeast"/>
      <w:ind w:firstLine="510"/>
      <w:jc w:val="both"/>
    </w:pPr>
    <w:rPr>
      <w:rFonts w:asciiTheme="majorBidi" w:eastAsia="Times New Roman" w:hAnsiTheme="majorBidi" w:cstheme="majorBidi"/>
      <w:noProof/>
      <w:sz w:val="24"/>
      <w:szCs w:val="24"/>
    </w:rPr>
  </w:style>
  <w:style w:type="paragraph" w:styleId="Heading1">
    <w:name w:val="heading 1"/>
    <w:basedOn w:val="Normal"/>
    <w:next w:val="Normal"/>
    <w:link w:val="Heading1Char"/>
    <w:qFormat/>
    <w:rsid w:val="00A41914"/>
    <w:pPr>
      <w:keepNext/>
      <w:numPr>
        <w:numId w:val="42"/>
      </w:numPr>
      <w:spacing w:before="240" w:after="60"/>
      <w:jc w:val="center"/>
      <w:outlineLvl w:val="0"/>
    </w:pPr>
    <w:rPr>
      <w:rFonts w:ascii="Arial" w:hAnsi="Arial" w:cs="Arial"/>
      <w:b/>
      <w:bCs/>
      <w:color w:val="FF0000"/>
      <w:kern w:val="32"/>
      <w:sz w:val="32"/>
      <w:szCs w:val="36"/>
    </w:rPr>
  </w:style>
  <w:style w:type="paragraph" w:styleId="Heading2">
    <w:name w:val="heading 2"/>
    <w:basedOn w:val="Normal"/>
    <w:next w:val="Normal"/>
    <w:link w:val="Heading2Char"/>
    <w:autoRedefine/>
    <w:qFormat/>
    <w:rsid w:val="00D14A18"/>
    <w:pPr>
      <w:keepNext/>
      <w:numPr>
        <w:ilvl w:val="1"/>
        <w:numId w:val="42"/>
      </w:numPr>
      <w:spacing w:before="360" w:after="180"/>
      <w:jc w:val="center"/>
      <w:outlineLvl w:val="1"/>
    </w:pPr>
    <w:rPr>
      <w:rFonts w:ascii="Arial" w:hAnsi="Arial" w:cs="Arial"/>
      <w:b/>
      <w:bCs/>
      <w:color w:val="FF0000"/>
      <w:kern w:val="32"/>
      <w:sz w:val="32"/>
      <w:szCs w:val="32"/>
    </w:rPr>
  </w:style>
  <w:style w:type="paragraph" w:styleId="Heading3">
    <w:name w:val="heading 3"/>
    <w:basedOn w:val="Normal"/>
    <w:next w:val="Normal"/>
    <w:link w:val="Heading3Char"/>
    <w:unhideWhenUsed/>
    <w:qFormat/>
    <w:rsid w:val="00942A0F"/>
    <w:pPr>
      <w:keepNext/>
      <w:keepLines/>
      <w:numPr>
        <w:ilvl w:val="2"/>
        <w:numId w:val="42"/>
      </w:numPr>
      <w:spacing w:before="320" w:after="120"/>
      <w:outlineLvl w:val="2"/>
    </w:pPr>
    <w:rPr>
      <w:rFonts w:asciiTheme="minorBidi" w:eastAsiaTheme="majorEastAsia" w:hAnsiTheme="minorBidi" w:cstheme="minorBidi"/>
      <w:b/>
      <w:bCs/>
      <w:color w:val="FF0000"/>
      <w:szCs w:val="28"/>
    </w:rPr>
  </w:style>
  <w:style w:type="paragraph" w:styleId="Heading4">
    <w:name w:val="heading 4"/>
    <w:basedOn w:val="Normal"/>
    <w:next w:val="Normal"/>
    <w:link w:val="Heading4Char"/>
    <w:qFormat/>
    <w:rsid w:val="001123FC"/>
    <w:pPr>
      <w:keepNext/>
      <w:numPr>
        <w:ilvl w:val="3"/>
        <w:numId w:val="42"/>
      </w:numPr>
      <w:spacing w:before="240" w:after="60"/>
      <w:outlineLvl w:val="3"/>
    </w:pPr>
    <w:rPr>
      <w:rFonts w:cs="Times New Roman"/>
      <w:b/>
      <w:bCs/>
      <w:color w:val="FF0000"/>
      <w:sz w:val="28"/>
      <w:szCs w:val="28"/>
    </w:rPr>
  </w:style>
  <w:style w:type="paragraph" w:styleId="Heading5">
    <w:name w:val="heading 5"/>
    <w:basedOn w:val="Normal"/>
    <w:next w:val="Normal"/>
    <w:link w:val="Heading5Char"/>
    <w:qFormat/>
    <w:rsid w:val="00AF5247"/>
    <w:pPr>
      <w:numPr>
        <w:ilvl w:val="4"/>
        <w:numId w:val="42"/>
      </w:numPr>
      <w:spacing w:before="240" w:after="60"/>
      <w:outlineLvl w:val="4"/>
    </w:pPr>
    <w:rPr>
      <w:b/>
      <w:bCs/>
      <w:i/>
      <w:iCs/>
      <w:sz w:val="26"/>
      <w:szCs w:val="26"/>
    </w:rPr>
  </w:style>
  <w:style w:type="paragraph" w:styleId="Heading6">
    <w:name w:val="heading 6"/>
    <w:basedOn w:val="Normal"/>
    <w:next w:val="Normal"/>
    <w:link w:val="Heading6Char"/>
    <w:qFormat/>
    <w:rsid w:val="00AF5247"/>
    <w:pPr>
      <w:numPr>
        <w:ilvl w:val="5"/>
        <w:numId w:val="42"/>
      </w:numPr>
      <w:spacing w:before="240" w:after="60"/>
      <w:outlineLvl w:val="5"/>
    </w:pPr>
    <w:rPr>
      <w:rFonts w:cs="Times New Roman"/>
      <w:b/>
      <w:bCs/>
      <w:sz w:val="22"/>
      <w:szCs w:val="22"/>
    </w:rPr>
  </w:style>
  <w:style w:type="paragraph" w:styleId="Heading7">
    <w:name w:val="heading 7"/>
    <w:basedOn w:val="Normal"/>
    <w:next w:val="Normal"/>
    <w:link w:val="Heading7Char"/>
    <w:qFormat/>
    <w:rsid w:val="00AF5247"/>
    <w:pPr>
      <w:numPr>
        <w:ilvl w:val="6"/>
        <w:numId w:val="42"/>
      </w:numPr>
      <w:spacing w:before="240" w:after="60"/>
      <w:outlineLvl w:val="6"/>
    </w:pPr>
    <w:rPr>
      <w:rFonts w:cs="Times New Roman"/>
    </w:rPr>
  </w:style>
  <w:style w:type="paragraph" w:styleId="Heading8">
    <w:name w:val="heading 8"/>
    <w:basedOn w:val="Normal"/>
    <w:next w:val="Normal"/>
    <w:link w:val="Heading8Char"/>
    <w:qFormat/>
    <w:rsid w:val="00AF5247"/>
    <w:pPr>
      <w:numPr>
        <w:ilvl w:val="7"/>
        <w:numId w:val="42"/>
      </w:numPr>
      <w:spacing w:before="240" w:after="60"/>
      <w:outlineLvl w:val="7"/>
    </w:pPr>
    <w:rPr>
      <w:rFonts w:cs="Times New Roman"/>
      <w:i/>
      <w:iCs/>
    </w:rPr>
  </w:style>
  <w:style w:type="paragraph" w:styleId="Heading9">
    <w:name w:val="heading 9"/>
    <w:basedOn w:val="Normal"/>
    <w:next w:val="Normal"/>
    <w:link w:val="Heading9Char"/>
    <w:qFormat/>
    <w:rsid w:val="00AF5247"/>
    <w:pPr>
      <w:numPr>
        <w:ilvl w:val="8"/>
        <w:numId w:val="4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1914"/>
    <w:rPr>
      <w:rFonts w:ascii="Arial" w:eastAsia="Times New Roman" w:hAnsi="Arial" w:cs="Arial"/>
      <w:b/>
      <w:bCs/>
      <w:noProof/>
      <w:color w:val="FF0000"/>
      <w:kern w:val="32"/>
      <w:sz w:val="32"/>
      <w:szCs w:val="36"/>
    </w:rPr>
  </w:style>
  <w:style w:type="paragraph" w:styleId="Footer">
    <w:name w:val="footer"/>
    <w:basedOn w:val="Normal"/>
    <w:link w:val="FooterChar"/>
    <w:rsid w:val="00AF5247"/>
    <w:pPr>
      <w:tabs>
        <w:tab w:val="center" w:pos="4153"/>
        <w:tab w:val="right" w:pos="8306"/>
      </w:tabs>
    </w:pPr>
  </w:style>
  <w:style w:type="character" w:customStyle="1" w:styleId="FooterChar">
    <w:name w:val="Footer Char"/>
    <w:basedOn w:val="DefaultParagraphFont"/>
    <w:link w:val="Footer"/>
    <w:rsid w:val="00AF5247"/>
    <w:rPr>
      <w:rFonts w:ascii="Times New Roman" w:eastAsia="Times New Roman" w:hAnsi="Times New Roman" w:cs="Narkisim"/>
      <w:noProof/>
      <w:color w:val="990000"/>
      <w:sz w:val="24"/>
      <w:szCs w:val="24"/>
    </w:rPr>
  </w:style>
  <w:style w:type="character" w:styleId="PageNumber">
    <w:name w:val="page number"/>
    <w:basedOn w:val="DefaultParagraphFont"/>
    <w:rsid w:val="00AF5247"/>
  </w:style>
  <w:style w:type="paragraph" w:styleId="Header">
    <w:name w:val="header"/>
    <w:basedOn w:val="Normal"/>
    <w:link w:val="HeaderChar"/>
    <w:rsid w:val="00AF5247"/>
    <w:pPr>
      <w:tabs>
        <w:tab w:val="center" w:pos="4153"/>
        <w:tab w:val="right" w:pos="8306"/>
      </w:tabs>
    </w:pPr>
  </w:style>
  <w:style w:type="character" w:customStyle="1" w:styleId="HeaderChar">
    <w:name w:val="Header Char"/>
    <w:basedOn w:val="DefaultParagraphFont"/>
    <w:link w:val="Header"/>
    <w:rsid w:val="00AF5247"/>
    <w:rPr>
      <w:rFonts w:ascii="Times New Roman" w:eastAsia="Times New Roman" w:hAnsi="Times New Roman" w:cs="Narkisim"/>
      <w:noProof/>
      <w:color w:val="990000"/>
      <w:sz w:val="24"/>
      <w:szCs w:val="24"/>
    </w:rPr>
  </w:style>
  <w:style w:type="paragraph" w:styleId="TOC1">
    <w:name w:val="toc 1"/>
    <w:basedOn w:val="Normal"/>
    <w:next w:val="Normal"/>
    <w:autoRedefine/>
    <w:uiPriority w:val="39"/>
    <w:rsid w:val="004627AB"/>
    <w:pPr>
      <w:tabs>
        <w:tab w:val="right" w:leader="dot" w:pos="9736"/>
      </w:tabs>
      <w:bidi w:val="0"/>
      <w:spacing w:before="120" w:after="120"/>
    </w:pPr>
    <w:rPr>
      <w:rFonts w:cs="Times New Roman"/>
      <w:b/>
      <w:bCs/>
      <w:caps/>
      <w:sz w:val="20"/>
      <w:szCs w:val="20"/>
    </w:rPr>
  </w:style>
  <w:style w:type="character" w:styleId="Hyperlink">
    <w:name w:val="Hyperlink"/>
    <w:basedOn w:val="DefaultParagraphFont"/>
    <w:uiPriority w:val="99"/>
    <w:rsid w:val="00AF5247"/>
    <w:rPr>
      <w:color w:val="0000FF"/>
      <w:u w:val="single"/>
    </w:rPr>
  </w:style>
  <w:style w:type="character" w:customStyle="1" w:styleId="Heading3Char">
    <w:name w:val="Heading 3 Char"/>
    <w:basedOn w:val="DefaultParagraphFont"/>
    <w:link w:val="Heading3"/>
    <w:rsid w:val="00942A0F"/>
    <w:rPr>
      <w:rFonts w:asciiTheme="minorBidi" w:eastAsiaTheme="majorEastAsia" w:hAnsiTheme="minorBidi"/>
      <w:b/>
      <w:bCs/>
      <w:noProof/>
      <w:color w:val="FF0000"/>
      <w:sz w:val="24"/>
      <w:szCs w:val="28"/>
    </w:rPr>
  </w:style>
  <w:style w:type="character" w:customStyle="1" w:styleId="Heading2Char">
    <w:name w:val="Heading 2 Char"/>
    <w:basedOn w:val="DefaultParagraphFont"/>
    <w:link w:val="Heading2"/>
    <w:rsid w:val="00D14A18"/>
    <w:rPr>
      <w:rFonts w:ascii="Arial" w:eastAsia="Times New Roman" w:hAnsi="Arial" w:cs="Arial"/>
      <w:b/>
      <w:bCs/>
      <w:noProof/>
      <w:color w:val="FF0000"/>
      <w:kern w:val="32"/>
      <w:sz w:val="32"/>
      <w:szCs w:val="32"/>
    </w:rPr>
  </w:style>
  <w:style w:type="character" w:customStyle="1" w:styleId="Heading4Char">
    <w:name w:val="Heading 4 Char"/>
    <w:basedOn w:val="DefaultParagraphFont"/>
    <w:link w:val="Heading4"/>
    <w:rsid w:val="001123FC"/>
    <w:rPr>
      <w:rFonts w:asciiTheme="majorBidi" w:eastAsia="Times New Roman" w:hAnsiTheme="majorBidi" w:cs="Times New Roman"/>
      <w:b/>
      <w:bCs/>
      <w:noProof/>
      <w:color w:val="FF0000"/>
      <w:sz w:val="28"/>
      <w:szCs w:val="28"/>
    </w:rPr>
  </w:style>
  <w:style w:type="character" w:customStyle="1" w:styleId="Heading5Char">
    <w:name w:val="Heading 5 Char"/>
    <w:basedOn w:val="DefaultParagraphFont"/>
    <w:link w:val="Heading5"/>
    <w:rsid w:val="00AF5247"/>
    <w:rPr>
      <w:rFonts w:asciiTheme="majorBidi" w:eastAsia="Times New Roman" w:hAnsiTheme="majorBidi" w:cstheme="majorBidi"/>
      <w:b/>
      <w:bCs/>
      <w:i/>
      <w:iCs/>
      <w:noProof/>
      <w:sz w:val="26"/>
      <w:szCs w:val="26"/>
    </w:rPr>
  </w:style>
  <w:style w:type="character" w:customStyle="1" w:styleId="Heading6Char">
    <w:name w:val="Heading 6 Char"/>
    <w:basedOn w:val="DefaultParagraphFont"/>
    <w:link w:val="Heading6"/>
    <w:rsid w:val="00AF5247"/>
    <w:rPr>
      <w:rFonts w:asciiTheme="majorBidi" w:eastAsia="Times New Roman" w:hAnsiTheme="majorBidi" w:cs="Times New Roman"/>
      <w:b/>
      <w:bCs/>
      <w:noProof/>
    </w:rPr>
  </w:style>
  <w:style w:type="character" w:customStyle="1" w:styleId="Heading7Char">
    <w:name w:val="Heading 7 Char"/>
    <w:basedOn w:val="DefaultParagraphFont"/>
    <w:link w:val="Heading7"/>
    <w:rsid w:val="00AF5247"/>
    <w:rPr>
      <w:rFonts w:asciiTheme="majorBidi" w:eastAsia="Times New Roman" w:hAnsiTheme="majorBidi" w:cs="Times New Roman"/>
      <w:noProof/>
      <w:sz w:val="24"/>
      <w:szCs w:val="24"/>
    </w:rPr>
  </w:style>
  <w:style w:type="character" w:customStyle="1" w:styleId="Heading8Char">
    <w:name w:val="Heading 8 Char"/>
    <w:basedOn w:val="DefaultParagraphFont"/>
    <w:link w:val="Heading8"/>
    <w:rsid w:val="00AF5247"/>
    <w:rPr>
      <w:rFonts w:asciiTheme="majorBidi" w:eastAsia="Times New Roman" w:hAnsiTheme="majorBidi" w:cs="Times New Roman"/>
      <w:i/>
      <w:iCs/>
      <w:noProof/>
      <w:sz w:val="24"/>
      <w:szCs w:val="24"/>
    </w:rPr>
  </w:style>
  <w:style w:type="character" w:customStyle="1" w:styleId="Heading9Char">
    <w:name w:val="Heading 9 Char"/>
    <w:basedOn w:val="DefaultParagraphFont"/>
    <w:link w:val="Heading9"/>
    <w:rsid w:val="00AF5247"/>
    <w:rPr>
      <w:rFonts w:ascii="Arial" w:eastAsia="Times New Roman" w:hAnsi="Arial" w:cs="Arial"/>
      <w:noProof/>
    </w:rPr>
  </w:style>
  <w:style w:type="paragraph" w:styleId="BodyTextIndent">
    <w:name w:val="Body Text Indent"/>
    <w:basedOn w:val="Normal"/>
    <w:link w:val="BodyTextIndentChar"/>
    <w:autoRedefine/>
    <w:qFormat/>
    <w:rsid w:val="00DF31FD"/>
    <w:pPr>
      <w:spacing w:line="360" w:lineRule="auto"/>
      <w:ind w:left="870" w:firstLine="0"/>
    </w:pPr>
    <w:rPr>
      <w:rFonts w:cs="Times New Roman"/>
    </w:rPr>
  </w:style>
  <w:style w:type="character" w:customStyle="1" w:styleId="BodyTextIndentChar">
    <w:name w:val="Body Text Indent Char"/>
    <w:basedOn w:val="DefaultParagraphFont"/>
    <w:link w:val="BodyTextIndent"/>
    <w:rsid w:val="00DF31FD"/>
    <w:rPr>
      <w:rFonts w:asciiTheme="majorBidi" w:eastAsia="Times New Roman" w:hAnsiTheme="majorBidi" w:cs="Times New Roman"/>
      <w:noProof/>
      <w:sz w:val="24"/>
      <w:szCs w:val="24"/>
    </w:rPr>
  </w:style>
  <w:style w:type="paragraph" w:styleId="ListBullet">
    <w:name w:val="List Bullet"/>
    <w:basedOn w:val="Normal"/>
    <w:autoRedefine/>
    <w:rsid w:val="00AF5247"/>
    <w:pPr>
      <w:numPr>
        <w:numId w:val="1"/>
      </w:numPr>
    </w:pPr>
  </w:style>
  <w:style w:type="paragraph" w:styleId="HTMLPreformatted">
    <w:name w:val="HTML Preformatted"/>
    <w:basedOn w:val="Normal"/>
    <w:link w:val="HTMLPreformattedChar"/>
    <w:rsid w:val="00AF5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Courier New" w:hAnsi="Courier New" w:cs="Courier New"/>
      <w:noProof w:val="0"/>
      <w:sz w:val="20"/>
      <w:szCs w:val="20"/>
    </w:rPr>
  </w:style>
  <w:style w:type="character" w:customStyle="1" w:styleId="HTMLPreformattedChar">
    <w:name w:val="HTML Preformatted Char"/>
    <w:basedOn w:val="DefaultParagraphFont"/>
    <w:link w:val="HTMLPreformatted"/>
    <w:rsid w:val="00AF5247"/>
    <w:rPr>
      <w:rFonts w:ascii="Courier New" w:eastAsia="Courier New" w:hAnsi="Courier New" w:cs="Courier New"/>
      <w:sz w:val="20"/>
      <w:szCs w:val="20"/>
    </w:rPr>
  </w:style>
  <w:style w:type="paragraph" w:customStyle="1" w:styleId="Style1">
    <w:name w:val="Style1"/>
    <w:basedOn w:val="Heading4"/>
    <w:rsid w:val="00AF5247"/>
  </w:style>
  <w:style w:type="paragraph" w:customStyle="1" w:styleId="Style2">
    <w:name w:val="Style2"/>
    <w:basedOn w:val="Heading5"/>
    <w:rsid w:val="00AF5247"/>
  </w:style>
  <w:style w:type="paragraph" w:customStyle="1" w:styleId="Style3">
    <w:name w:val="Style3"/>
    <w:basedOn w:val="Heading6"/>
    <w:rsid w:val="00AF5247"/>
  </w:style>
  <w:style w:type="paragraph" w:customStyle="1" w:styleId="Style4">
    <w:name w:val="Style4"/>
    <w:basedOn w:val="Heading7"/>
    <w:link w:val="Style4Char"/>
    <w:rsid w:val="00AF5247"/>
  </w:style>
  <w:style w:type="paragraph" w:customStyle="1" w:styleId="Style5">
    <w:name w:val="Style5"/>
    <w:basedOn w:val="Heading8"/>
    <w:rsid w:val="00AF5247"/>
  </w:style>
  <w:style w:type="paragraph" w:customStyle="1" w:styleId="Style6">
    <w:name w:val="Style6"/>
    <w:basedOn w:val="Heading9"/>
    <w:rsid w:val="00AF5247"/>
  </w:style>
  <w:style w:type="paragraph" w:styleId="TOC2">
    <w:name w:val="toc 2"/>
    <w:basedOn w:val="Normal"/>
    <w:next w:val="Normal"/>
    <w:autoRedefine/>
    <w:uiPriority w:val="39"/>
    <w:rsid w:val="004627AB"/>
    <w:pPr>
      <w:bidi w:val="0"/>
      <w:ind w:left="240"/>
    </w:pPr>
    <w:rPr>
      <w:rFonts w:cs="Times New Roman"/>
      <w:smallCaps/>
      <w:sz w:val="20"/>
      <w:szCs w:val="20"/>
    </w:rPr>
  </w:style>
  <w:style w:type="paragraph" w:styleId="TOC3">
    <w:name w:val="toc 3"/>
    <w:basedOn w:val="Normal"/>
    <w:next w:val="Normal"/>
    <w:autoRedefine/>
    <w:uiPriority w:val="39"/>
    <w:qFormat/>
    <w:rsid w:val="004627AB"/>
    <w:pPr>
      <w:tabs>
        <w:tab w:val="right" w:leader="dot" w:pos="9736"/>
      </w:tabs>
      <w:bidi w:val="0"/>
      <w:ind w:left="480"/>
    </w:pPr>
    <w:rPr>
      <w:rFonts w:cs="Times New Roman"/>
      <w:i/>
      <w:iCs/>
      <w:sz w:val="20"/>
      <w:szCs w:val="20"/>
    </w:rPr>
  </w:style>
  <w:style w:type="paragraph" w:styleId="TOC4">
    <w:name w:val="toc 4"/>
    <w:basedOn w:val="Normal"/>
    <w:next w:val="Normal"/>
    <w:autoRedefine/>
    <w:uiPriority w:val="39"/>
    <w:rsid w:val="00AF5247"/>
    <w:pPr>
      <w:bidi w:val="0"/>
      <w:ind w:left="720"/>
    </w:pPr>
    <w:rPr>
      <w:rFonts w:cs="Times New Roman"/>
      <w:sz w:val="18"/>
      <w:szCs w:val="18"/>
    </w:rPr>
  </w:style>
  <w:style w:type="paragraph" w:styleId="TOC5">
    <w:name w:val="toc 5"/>
    <w:basedOn w:val="Normal"/>
    <w:next w:val="Normal"/>
    <w:autoRedefine/>
    <w:uiPriority w:val="39"/>
    <w:rsid w:val="00AF5247"/>
    <w:pPr>
      <w:bidi w:val="0"/>
      <w:ind w:left="960"/>
    </w:pPr>
    <w:rPr>
      <w:rFonts w:cs="Times New Roman"/>
      <w:sz w:val="18"/>
      <w:szCs w:val="18"/>
    </w:rPr>
  </w:style>
  <w:style w:type="paragraph" w:styleId="TOC6">
    <w:name w:val="toc 6"/>
    <w:basedOn w:val="Normal"/>
    <w:next w:val="Normal"/>
    <w:autoRedefine/>
    <w:uiPriority w:val="39"/>
    <w:rsid w:val="00AF5247"/>
    <w:pPr>
      <w:bidi w:val="0"/>
      <w:ind w:left="1200"/>
    </w:pPr>
    <w:rPr>
      <w:rFonts w:cs="Times New Roman"/>
      <w:sz w:val="18"/>
      <w:szCs w:val="18"/>
    </w:rPr>
  </w:style>
  <w:style w:type="paragraph" w:styleId="TOC7">
    <w:name w:val="toc 7"/>
    <w:basedOn w:val="Normal"/>
    <w:next w:val="Normal"/>
    <w:autoRedefine/>
    <w:uiPriority w:val="39"/>
    <w:rsid w:val="00AF5247"/>
    <w:pPr>
      <w:bidi w:val="0"/>
      <w:ind w:left="1440"/>
    </w:pPr>
    <w:rPr>
      <w:rFonts w:cs="Times New Roman"/>
      <w:sz w:val="18"/>
      <w:szCs w:val="18"/>
    </w:rPr>
  </w:style>
  <w:style w:type="paragraph" w:styleId="TOC8">
    <w:name w:val="toc 8"/>
    <w:basedOn w:val="Normal"/>
    <w:next w:val="Normal"/>
    <w:autoRedefine/>
    <w:uiPriority w:val="39"/>
    <w:rsid w:val="00AF5247"/>
    <w:pPr>
      <w:bidi w:val="0"/>
      <w:ind w:left="1680"/>
    </w:pPr>
    <w:rPr>
      <w:rFonts w:cs="Times New Roman"/>
      <w:sz w:val="18"/>
      <w:szCs w:val="18"/>
    </w:rPr>
  </w:style>
  <w:style w:type="paragraph" w:styleId="TOC9">
    <w:name w:val="toc 9"/>
    <w:basedOn w:val="Normal"/>
    <w:next w:val="Normal"/>
    <w:autoRedefine/>
    <w:uiPriority w:val="39"/>
    <w:rsid w:val="00AF5247"/>
    <w:pPr>
      <w:bidi w:val="0"/>
      <w:ind w:left="1920"/>
    </w:pPr>
    <w:rPr>
      <w:rFonts w:cs="Times New Roman"/>
      <w:sz w:val="18"/>
      <w:szCs w:val="18"/>
    </w:rPr>
  </w:style>
  <w:style w:type="table" w:styleId="TableGrid">
    <w:name w:val="Table Grid"/>
    <w:basedOn w:val="TableNormal"/>
    <w:rsid w:val="00803EA1"/>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3EA1"/>
    <w:rPr>
      <w:rFonts w:ascii="Tahoma" w:hAnsi="Tahoma" w:cs="Tahoma"/>
      <w:sz w:val="16"/>
      <w:szCs w:val="16"/>
    </w:rPr>
  </w:style>
  <w:style w:type="character" w:customStyle="1" w:styleId="BalloonTextChar">
    <w:name w:val="Balloon Text Char"/>
    <w:basedOn w:val="DefaultParagraphFont"/>
    <w:link w:val="BalloonText"/>
    <w:uiPriority w:val="99"/>
    <w:semiHidden/>
    <w:rsid w:val="00803EA1"/>
    <w:rPr>
      <w:rFonts w:ascii="Tahoma" w:eastAsia="Times New Roman" w:hAnsi="Tahoma" w:cs="Tahoma"/>
      <w:noProof/>
      <w:color w:val="990000"/>
      <w:sz w:val="16"/>
      <w:szCs w:val="16"/>
    </w:rPr>
  </w:style>
  <w:style w:type="paragraph" w:styleId="FootnoteText">
    <w:name w:val="footnote text"/>
    <w:basedOn w:val="Normal"/>
    <w:link w:val="FootnoteTextChar"/>
    <w:semiHidden/>
    <w:rsid w:val="00506D6B"/>
    <w:rPr>
      <w:sz w:val="20"/>
      <w:szCs w:val="20"/>
    </w:rPr>
  </w:style>
  <w:style w:type="character" w:customStyle="1" w:styleId="FootnoteTextChar">
    <w:name w:val="Footnote Text Char"/>
    <w:basedOn w:val="DefaultParagraphFont"/>
    <w:link w:val="FootnoteText"/>
    <w:semiHidden/>
    <w:rsid w:val="00506D6B"/>
    <w:rPr>
      <w:rFonts w:ascii="Times New Roman" w:eastAsia="Times New Roman" w:hAnsi="Times New Roman" w:cs="Narkisim"/>
      <w:noProof/>
      <w:color w:val="990000"/>
      <w:sz w:val="20"/>
      <w:szCs w:val="20"/>
    </w:rPr>
  </w:style>
  <w:style w:type="character" w:styleId="FootnoteReference">
    <w:name w:val="footnote reference"/>
    <w:basedOn w:val="DefaultParagraphFont"/>
    <w:semiHidden/>
    <w:rsid w:val="00506D6B"/>
    <w:rPr>
      <w:vertAlign w:val="superscript"/>
    </w:rPr>
  </w:style>
  <w:style w:type="paragraph" w:styleId="NormalWeb">
    <w:name w:val="Normal (Web)"/>
    <w:basedOn w:val="Normal"/>
    <w:uiPriority w:val="99"/>
    <w:rsid w:val="00904E8B"/>
    <w:pPr>
      <w:bidi w:val="0"/>
      <w:spacing w:before="100" w:beforeAutospacing="1" w:after="100" w:afterAutospacing="1"/>
    </w:pPr>
    <w:rPr>
      <w:rFonts w:ascii="Arial" w:hAnsi="Arial" w:cs="Arial"/>
      <w:noProof w:val="0"/>
      <w:color w:val="000000"/>
    </w:rPr>
  </w:style>
  <w:style w:type="paragraph" w:customStyle="1" w:styleId="Todelete">
    <w:name w:val="To delete"/>
    <w:basedOn w:val="Normal"/>
    <w:link w:val="TodeleteChar"/>
    <w:qFormat/>
    <w:rsid w:val="00C819F8"/>
    <w:pPr>
      <w:spacing w:line="360" w:lineRule="auto"/>
    </w:pPr>
    <w:rPr>
      <w:color w:val="FFCC99"/>
    </w:rPr>
  </w:style>
  <w:style w:type="character" w:customStyle="1" w:styleId="TodeleteChar">
    <w:name w:val="To delete Char"/>
    <w:basedOn w:val="DefaultParagraphFont"/>
    <w:link w:val="Todelete"/>
    <w:rsid w:val="00C819F8"/>
    <w:rPr>
      <w:rFonts w:ascii="Times New Roman" w:eastAsia="Times New Roman" w:hAnsi="Times New Roman" w:cs="Narkisim"/>
      <w:noProof/>
      <w:color w:val="FFCC99"/>
      <w:sz w:val="24"/>
      <w:szCs w:val="24"/>
    </w:rPr>
  </w:style>
  <w:style w:type="paragraph" w:styleId="TOCHeading">
    <w:name w:val="TOC Heading"/>
    <w:basedOn w:val="Heading1"/>
    <w:next w:val="Normal"/>
    <w:uiPriority w:val="39"/>
    <w:semiHidden/>
    <w:unhideWhenUsed/>
    <w:qFormat/>
    <w:rsid w:val="00D54EF5"/>
    <w:pPr>
      <w:keepLines/>
      <w:bidi w:val="0"/>
      <w:spacing w:before="480" w:after="0" w:line="276" w:lineRule="auto"/>
      <w:jc w:val="left"/>
      <w:outlineLvl w:val="9"/>
    </w:pPr>
    <w:rPr>
      <w:rFonts w:asciiTheme="majorHAnsi" w:eastAsiaTheme="majorEastAsia" w:hAnsiTheme="majorHAnsi" w:cstheme="majorBidi"/>
      <w:noProof w:val="0"/>
      <w:color w:val="365F91" w:themeColor="accent1" w:themeShade="BF"/>
      <w:kern w:val="0"/>
      <w:sz w:val="28"/>
      <w:szCs w:val="28"/>
      <w:lang w:bidi="ar-SA"/>
    </w:rPr>
  </w:style>
  <w:style w:type="paragraph" w:styleId="ListParagraph">
    <w:name w:val="List Paragraph"/>
    <w:basedOn w:val="Normal"/>
    <w:uiPriority w:val="34"/>
    <w:qFormat/>
    <w:rsid w:val="00FB56C5"/>
    <w:pPr>
      <w:ind w:left="720"/>
      <w:contextualSpacing/>
    </w:pPr>
  </w:style>
  <w:style w:type="paragraph" w:styleId="Title">
    <w:name w:val="Title"/>
    <w:basedOn w:val="Normal"/>
    <w:next w:val="Normal"/>
    <w:link w:val="TitleChar"/>
    <w:uiPriority w:val="10"/>
    <w:qFormat/>
    <w:rsid w:val="007548C7"/>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7548C7"/>
    <w:rPr>
      <w:rFonts w:asciiTheme="majorHAnsi" w:eastAsiaTheme="majorEastAsia" w:hAnsiTheme="majorHAnsi" w:cstheme="majorBidi"/>
      <w:noProof/>
      <w:color w:val="17365D" w:themeColor="text2" w:themeShade="BF"/>
      <w:spacing w:val="5"/>
      <w:kern w:val="28"/>
      <w:sz w:val="52"/>
      <w:szCs w:val="52"/>
    </w:rPr>
  </w:style>
  <w:style w:type="character" w:styleId="PlaceholderText">
    <w:name w:val="Placeholder Text"/>
    <w:basedOn w:val="DefaultParagraphFont"/>
    <w:uiPriority w:val="99"/>
    <w:semiHidden/>
    <w:rsid w:val="00535468"/>
    <w:rPr>
      <w:color w:val="808080"/>
    </w:rPr>
  </w:style>
  <w:style w:type="character" w:customStyle="1" w:styleId="Style4Char">
    <w:name w:val="Style4 Char"/>
    <w:basedOn w:val="Heading7Char"/>
    <w:link w:val="Style4"/>
    <w:rsid w:val="003D5955"/>
    <w:rPr>
      <w:rFonts w:asciiTheme="majorBidi" w:eastAsia="Times New Roman" w:hAnsiTheme="majorBidi" w:cs="Times New Roman"/>
      <w:noProof/>
      <w:color w:val="990000"/>
      <w:sz w:val="24"/>
      <w:szCs w:val="24"/>
    </w:rPr>
  </w:style>
  <w:style w:type="paragraph" w:styleId="Revision">
    <w:name w:val="Revision"/>
    <w:hidden/>
    <w:uiPriority w:val="99"/>
    <w:semiHidden/>
    <w:rsid w:val="00C172FD"/>
    <w:pPr>
      <w:spacing w:after="0" w:line="240" w:lineRule="auto"/>
    </w:pPr>
    <w:rPr>
      <w:rFonts w:asciiTheme="majorBidi" w:eastAsia="Times New Roman" w:hAnsiTheme="majorBidi" w:cstheme="majorBidi"/>
      <w:noProof/>
      <w:sz w:val="24"/>
      <w:szCs w:val="24"/>
    </w:rPr>
  </w:style>
  <w:style w:type="paragraph" w:styleId="DocumentMap">
    <w:name w:val="Document Map"/>
    <w:basedOn w:val="Normal"/>
    <w:link w:val="DocumentMapChar"/>
    <w:uiPriority w:val="99"/>
    <w:semiHidden/>
    <w:unhideWhenUsed/>
    <w:rsid w:val="002A5591"/>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A5591"/>
    <w:rPr>
      <w:rFonts w:ascii="Tahoma" w:eastAsia="Times New Roman" w:hAnsi="Tahoma" w:cs="Tahoma"/>
      <w:noProof/>
      <w:sz w:val="16"/>
      <w:szCs w:val="16"/>
    </w:rPr>
  </w:style>
  <w:style w:type="character" w:customStyle="1" w:styleId="apple-converted-space">
    <w:name w:val="apple-converted-space"/>
    <w:basedOn w:val="DefaultParagraphFont"/>
    <w:rsid w:val="00C23DB2"/>
  </w:style>
  <w:style w:type="character" w:styleId="Emphasis">
    <w:name w:val="Emphasis"/>
    <w:basedOn w:val="DefaultParagraphFont"/>
    <w:uiPriority w:val="20"/>
    <w:qFormat/>
    <w:rsid w:val="00C23DB2"/>
    <w:rPr>
      <w:i/>
      <w:iCs/>
    </w:rPr>
  </w:style>
  <w:style w:type="character" w:customStyle="1" w:styleId="il">
    <w:name w:val="il"/>
    <w:basedOn w:val="DefaultParagraphFont"/>
    <w:rsid w:val="00B603A6"/>
  </w:style>
  <w:style w:type="paragraph" w:styleId="IntenseQuote">
    <w:name w:val="Intense Quote"/>
    <w:basedOn w:val="Normal"/>
    <w:next w:val="Normal"/>
    <w:link w:val="IntenseQuoteChar"/>
    <w:uiPriority w:val="30"/>
    <w:qFormat/>
    <w:rsid w:val="0033555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35555"/>
    <w:rPr>
      <w:rFonts w:asciiTheme="majorBidi" w:eastAsia="Times New Roman" w:hAnsiTheme="majorBidi" w:cstheme="majorBidi"/>
      <w:b/>
      <w:bCs/>
      <w:i/>
      <w:iCs/>
      <w:noProof/>
      <w:color w:val="4F81BD" w:themeColor="accent1"/>
      <w:sz w:val="24"/>
      <w:szCs w:val="24"/>
    </w:rPr>
  </w:style>
  <w:style w:type="character" w:styleId="BookTitle">
    <w:name w:val="Book Title"/>
    <w:basedOn w:val="DefaultParagraphFont"/>
    <w:uiPriority w:val="33"/>
    <w:qFormat/>
    <w:rsid w:val="00335555"/>
    <w:rPr>
      <w:b/>
      <w:bCs/>
      <w:smallCaps/>
      <w:spacing w:val="5"/>
    </w:rPr>
  </w:style>
  <w:style w:type="character" w:styleId="FollowedHyperlink">
    <w:name w:val="FollowedHyperlink"/>
    <w:basedOn w:val="DefaultParagraphFont"/>
    <w:uiPriority w:val="99"/>
    <w:semiHidden/>
    <w:unhideWhenUsed/>
    <w:rsid w:val="00AF10C4"/>
    <w:rPr>
      <w:color w:val="800080" w:themeColor="followedHyperlink"/>
      <w:u w:val="single"/>
    </w:rPr>
  </w:style>
  <w:style w:type="character" w:styleId="Strong">
    <w:name w:val="Strong"/>
    <w:basedOn w:val="DefaultParagraphFont"/>
    <w:uiPriority w:val="22"/>
    <w:qFormat/>
    <w:rsid w:val="00053B76"/>
    <w:rPr>
      <w:b/>
      <w:bCs/>
    </w:rPr>
  </w:style>
  <w:style w:type="character" w:customStyle="1" w:styleId="gt-baf-word-clickable">
    <w:name w:val="gt-baf-word-clickable"/>
    <w:basedOn w:val="DefaultParagraphFont"/>
    <w:rsid w:val="00CD59C1"/>
  </w:style>
  <w:style w:type="character" w:customStyle="1" w:styleId="gt-baf-back">
    <w:name w:val="gt-baf-back"/>
    <w:basedOn w:val="DefaultParagraphFont"/>
    <w:rsid w:val="00CD59C1"/>
  </w:style>
  <w:style w:type="character" w:styleId="CommentReference">
    <w:name w:val="annotation reference"/>
    <w:basedOn w:val="DefaultParagraphFont"/>
    <w:uiPriority w:val="99"/>
    <w:semiHidden/>
    <w:unhideWhenUsed/>
    <w:rsid w:val="00B00D69"/>
    <w:rPr>
      <w:sz w:val="16"/>
      <w:szCs w:val="16"/>
    </w:rPr>
  </w:style>
  <w:style w:type="paragraph" w:styleId="CommentText">
    <w:name w:val="annotation text"/>
    <w:basedOn w:val="Normal"/>
    <w:link w:val="CommentTextChar"/>
    <w:uiPriority w:val="99"/>
    <w:semiHidden/>
    <w:unhideWhenUsed/>
    <w:rsid w:val="00B00D69"/>
    <w:pPr>
      <w:spacing w:line="240" w:lineRule="auto"/>
    </w:pPr>
    <w:rPr>
      <w:sz w:val="20"/>
      <w:szCs w:val="20"/>
    </w:rPr>
  </w:style>
  <w:style w:type="character" w:customStyle="1" w:styleId="CommentTextChar">
    <w:name w:val="Comment Text Char"/>
    <w:basedOn w:val="DefaultParagraphFont"/>
    <w:link w:val="CommentText"/>
    <w:uiPriority w:val="99"/>
    <w:semiHidden/>
    <w:rsid w:val="00B00D69"/>
    <w:rPr>
      <w:rFonts w:asciiTheme="majorBidi" w:eastAsia="Times New Roman" w:hAnsiTheme="majorBidi" w:cstheme="majorBidi"/>
      <w:noProof/>
      <w:sz w:val="20"/>
      <w:szCs w:val="20"/>
    </w:rPr>
  </w:style>
  <w:style w:type="paragraph" w:styleId="CommentSubject">
    <w:name w:val="annotation subject"/>
    <w:basedOn w:val="CommentText"/>
    <w:next w:val="CommentText"/>
    <w:link w:val="CommentSubjectChar"/>
    <w:uiPriority w:val="99"/>
    <w:semiHidden/>
    <w:unhideWhenUsed/>
    <w:rsid w:val="00B00D69"/>
    <w:rPr>
      <w:b/>
      <w:bCs/>
    </w:rPr>
  </w:style>
  <w:style w:type="character" w:customStyle="1" w:styleId="CommentSubjectChar">
    <w:name w:val="Comment Subject Char"/>
    <w:basedOn w:val="CommentTextChar"/>
    <w:link w:val="CommentSubject"/>
    <w:uiPriority w:val="99"/>
    <w:semiHidden/>
    <w:rsid w:val="00B00D69"/>
    <w:rPr>
      <w:rFonts w:asciiTheme="majorBidi" w:eastAsia="Times New Roman" w:hAnsiTheme="majorBidi" w:cstheme="majorBidi"/>
      <w:b/>
      <w:bCs/>
      <w:noProof/>
      <w:sz w:val="20"/>
      <w:szCs w:val="20"/>
    </w:rPr>
  </w:style>
  <w:style w:type="paragraph" w:styleId="EndnoteText">
    <w:name w:val="endnote text"/>
    <w:basedOn w:val="Normal"/>
    <w:link w:val="EndnoteTextChar"/>
    <w:uiPriority w:val="99"/>
    <w:semiHidden/>
    <w:unhideWhenUsed/>
    <w:rsid w:val="00CF2021"/>
    <w:pPr>
      <w:spacing w:line="240" w:lineRule="auto"/>
    </w:pPr>
    <w:rPr>
      <w:sz w:val="20"/>
      <w:szCs w:val="20"/>
    </w:rPr>
  </w:style>
  <w:style w:type="character" w:customStyle="1" w:styleId="EndnoteTextChar">
    <w:name w:val="Endnote Text Char"/>
    <w:basedOn w:val="DefaultParagraphFont"/>
    <w:link w:val="EndnoteText"/>
    <w:uiPriority w:val="99"/>
    <w:semiHidden/>
    <w:rsid w:val="00CF2021"/>
    <w:rPr>
      <w:rFonts w:asciiTheme="majorBidi" w:eastAsia="Times New Roman" w:hAnsiTheme="majorBidi" w:cstheme="majorBidi"/>
      <w:noProof/>
      <w:sz w:val="20"/>
      <w:szCs w:val="20"/>
    </w:rPr>
  </w:style>
  <w:style w:type="character" w:styleId="EndnoteReference">
    <w:name w:val="endnote reference"/>
    <w:basedOn w:val="DefaultParagraphFont"/>
    <w:uiPriority w:val="99"/>
    <w:semiHidden/>
    <w:unhideWhenUsed/>
    <w:rsid w:val="00CF2021"/>
    <w:rPr>
      <w:vertAlign w:val="superscript"/>
    </w:rPr>
  </w:style>
  <w:style w:type="character" w:styleId="UnresolvedMention">
    <w:name w:val="Unresolved Mention"/>
    <w:basedOn w:val="DefaultParagraphFont"/>
    <w:uiPriority w:val="99"/>
    <w:semiHidden/>
    <w:unhideWhenUsed/>
    <w:rsid w:val="004455FB"/>
    <w:rPr>
      <w:color w:val="808080"/>
      <w:shd w:val="clear" w:color="auto" w:fill="E6E6E6"/>
    </w:rPr>
  </w:style>
  <w:style w:type="paragraph" w:styleId="BodyText">
    <w:name w:val="Body Text"/>
    <w:basedOn w:val="Normal"/>
    <w:link w:val="BodyTextChar"/>
    <w:uiPriority w:val="99"/>
    <w:semiHidden/>
    <w:unhideWhenUsed/>
    <w:rsid w:val="00715D9C"/>
    <w:pPr>
      <w:spacing w:after="120"/>
    </w:pPr>
  </w:style>
  <w:style w:type="character" w:customStyle="1" w:styleId="BodyTextChar">
    <w:name w:val="Body Text Char"/>
    <w:basedOn w:val="DefaultParagraphFont"/>
    <w:link w:val="BodyText"/>
    <w:uiPriority w:val="99"/>
    <w:semiHidden/>
    <w:rsid w:val="00715D9C"/>
    <w:rPr>
      <w:rFonts w:asciiTheme="majorBidi" w:eastAsia="Times New Roman" w:hAnsiTheme="majorBidi" w:cstheme="majorBidi"/>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0056">
      <w:bodyDiv w:val="1"/>
      <w:marLeft w:val="0"/>
      <w:marRight w:val="0"/>
      <w:marTop w:val="0"/>
      <w:marBottom w:val="0"/>
      <w:divBdr>
        <w:top w:val="none" w:sz="0" w:space="0" w:color="auto"/>
        <w:left w:val="none" w:sz="0" w:space="0" w:color="auto"/>
        <w:bottom w:val="none" w:sz="0" w:space="0" w:color="auto"/>
        <w:right w:val="none" w:sz="0" w:space="0" w:color="auto"/>
      </w:divBdr>
    </w:div>
    <w:div w:id="3483647">
      <w:bodyDiv w:val="1"/>
      <w:marLeft w:val="0"/>
      <w:marRight w:val="0"/>
      <w:marTop w:val="0"/>
      <w:marBottom w:val="0"/>
      <w:divBdr>
        <w:top w:val="none" w:sz="0" w:space="0" w:color="auto"/>
        <w:left w:val="none" w:sz="0" w:space="0" w:color="auto"/>
        <w:bottom w:val="none" w:sz="0" w:space="0" w:color="auto"/>
        <w:right w:val="none" w:sz="0" w:space="0" w:color="auto"/>
      </w:divBdr>
    </w:div>
    <w:div w:id="3821138">
      <w:bodyDiv w:val="1"/>
      <w:marLeft w:val="0"/>
      <w:marRight w:val="0"/>
      <w:marTop w:val="0"/>
      <w:marBottom w:val="0"/>
      <w:divBdr>
        <w:top w:val="none" w:sz="0" w:space="0" w:color="auto"/>
        <w:left w:val="none" w:sz="0" w:space="0" w:color="auto"/>
        <w:bottom w:val="none" w:sz="0" w:space="0" w:color="auto"/>
        <w:right w:val="none" w:sz="0" w:space="0" w:color="auto"/>
      </w:divBdr>
      <w:divsChild>
        <w:div w:id="351498133">
          <w:marLeft w:val="0"/>
          <w:marRight w:val="0"/>
          <w:marTop w:val="0"/>
          <w:marBottom w:val="0"/>
          <w:divBdr>
            <w:top w:val="none" w:sz="0" w:space="0" w:color="auto"/>
            <w:left w:val="none" w:sz="0" w:space="0" w:color="auto"/>
            <w:bottom w:val="none" w:sz="0" w:space="0" w:color="auto"/>
            <w:right w:val="none" w:sz="0" w:space="0" w:color="auto"/>
          </w:divBdr>
        </w:div>
        <w:div w:id="593828554">
          <w:marLeft w:val="0"/>
          <w:marRight w:val="0"/>
          <w:marTop w:val="0"/>
          <w:marBottom w:val="0"/>
          <w:divBdr>
            <w:top w:val="none" w:sz="0" w:space="0" w:color="auto"/>
            <w:left w:val="none" w:sz="0" w:space="0" w:color="auto"/>
            <w:bottom w:val="dotted" w:sz="6" w:space="0" w:color="4B4E50"/>
            <w:right w:val="none" w:sz="0" w:space="0" w:color="auto"/>
          </w:divBdr>
          <w:divsChild>
            <w:div w:id="412824918">
              <w:marLeft w:val="0"/>
              <w:marRight w:val="0"/>
              <w:marTop w:val="0"/>
              <w:marBottom w:val="0"/>
              <w:divBdr>
                <w:top w:val="none" w:sz="0" w:space="0" w:color="auto"/>
                <w:left w:val="none" w:sz="0" w:space="0" w:color="auto"/>
                <w:bottom w:val="none" w:sz="0" w:space="0" w:color="auto"/>
                <w:right w:val="none" w:sz="0" w:space="0" w:color="auto"/>
              </w:divBdr>
              <w:divsChild>
                <w:div w:id="1655068432">
                  <w:marLeft w:val="0"/>
                  <w:marRight w:val="0"/>
                  <w:marTop w:val="0"/>
                  <w:marBottom w:val="0"/>
                  <w:divBdr>
                    <w:top w:val="none" w:sz="0" w:space="0" w:color="auto"/>
                    <w:left w:val="none" w:sz="0" w:space="0" w:color="auto"/>
                    <w:bottom w:val="none" w:sz="0" w:space="0" w:color="auto"/>
                    <w:right w:val="none" w:sz="0" w:space="0" w:color="auto"/>
                  </w:divBdr>
                </w:div>
              </w:divsChild>
            </w:div>
            <w:div w:id="1080757004">
              <w:marLeft w:val="0"/>
              <w:marRight w:val="0"/>
              <w:marTop w:val="0"/>
              <w:marBottom w:val="0"/>
              <w:divBdr>
                <w:top w:val="none" w:sz="0" w:space="0" w:color="auto"/>
                <w:left w:val="none" w:sz="0" w:space="0" w:color="auto"/>
                <w:bottom w:val="none" w:sz="0" w:space="0" w:color="auto"/>
                <w:right w:val="none" w:sz="0" w:space="0" w:color="auto"/>
              </w:divBdr>
            </w:div>
            <w:div w:id="1369138931">
              <w:marLeft w:val="0"/>
              <w:marRight w:val="0"/>
              <w:marTop w:val="0"/>
              <w:marBottom w:val="0"/>
              <w:divBdr>
                <w:top w:val="none" w:sz="0" w:space="0" w:color="auto"/>
                <w:left w:val="none" w:sz="0" w:space="0" w:color="auto"/>
                <w:bottom w:val="none" w:sz="0" w:space="0" w:color="auto"/>
                <w:right w:val="none" w:sz="0" w:space="0" w:color="auto"/>
              </w:divBdr>
              <w:divsChild>
                <w:div w:id="11708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2112">
          <w:marLeft w:val="0"/>
          <w:marRight w:val="0"/>
          <w:marTop w:val="0"/>
          <w:marBottom w:val="75"/>
          <w:divBdr>
            <w:top w:val="none" w:sz="0" w:space="0" w:color="auto"/>
            <w:left w:val="none" w:sz="0" w:space="0" w:color="auto"/>
            <w:bottom w:val="none" w:sz="0" w:space="0" w:color="auto"/>
            <w:right w:val="none" w:sz="0" w:space="0" w:color="auto"/>
          </w:divBdr>
        </w:div>
      </w:divsChild>
    </w:div>
    <w:div w:id="8798269">
      <w:bodyDiv w:val="1"/>
      <w:marLeft w:val="0"/>
      <w:marRight w:val="0"/>
      <w:marTop w:val="0"/>
      <w:marBottom w:val="0"/>
      <w:divBdr>
        <w:top w:val="none" w:sz="0" w:space="0" w:color="auto"/>
        <w:left w:val="none" w:sz="0" w:space="0" w:color="auto"/>
        <w:bottom w:val="none" w:sz="0" w:space="0" w:color="auto"/>
        <w:right w:val="none" w:sz="0" w:space="0" w:color="auto"/>
      </w:divBdr>
    </w:div>
    <w:div w:id="10425432">
      <w:bodyDiv w:val="1"/>
      <w:marLeft w:val="0"/>
      <w:marRight w:val="0"/>
      <w:marTop w:val="0"/>
      <w:marBottom w:val="0"/>
      <w:divBdr>
        <w:top w:val="none" w:sz="0" w:space="0" w:color="auto"/>
        <w:left w:val="none" w:sz="0" w:space="0" w:color="auto"/>
        <w:bottom w:val="none" w:sz="0" w:space="0" w:color="auto"/>
        <w:right w:val="none" w:sz="0" w:space="0" w:color="auto"/>
      </w:divBdr>
      <w:divsChild>
        <w:div w:id="12728353">
          <w:marLeft w:val="0"/>
          <w:marRight w:val="0"/>
          <w:marTop w:val="0"/>
          <w:marBottom w:val="0"/>
          <w:divBdr>
            <w:top w:val="none" w:sz="0" w:space="0" w:color="auto"/>
            <w:left w:val="none" w:sz="0" w:space="0" w:color="auto"/>
            <w:bottom w:val="none" w:sz="0" w:space="0" w:color="auto"/>
            <w:right w:val="none" w:sz="0" w:space="0" w:color="auto"/>
          </w:divBdr>
        </w:div>
        <w:div w:id="43675763">
          <w:marLeft w:val="60"/>
          <w:marRight w:val="0"/>
          <w:marTop w:val="15"/>
          <w:marBottom w:val="0"/>
          <w:divBdr>
            <w:top w:val="none" w:sz="0" w:space="0" w:color="auto"/>
            <w:left w:val="none" w:sz="0" w:space="0" w:color="auto"/>
            <w:bottom w:val="none" w:sz="0" w:space="0" w:color="auto"/>
            <w:right w:val="none" w:sz="0" w:space="0" w:color="auto"/>
          </w:divBdr>
        </w:div>
        <w:div w:id="218518218">
          <w:marLeft w:val="60"/>
          <w:marRight w:val="0"/>
          <w:marTop w:val="15"/>
          <w:marBottom w:val="0"/>
          <w:divBdr>
            <w:top w:val="none" w:sz="0" w:space="0" w:color="auto"/>
            <w:left w:val="none" w:sz="0" w:space="0" w:color="auto"/>
            <w:bottom w:val="none" w:sz="0" w:space="0" w:color="auto"/>
            <w:right w:val="none" w:sz="0" w:space="0" w:color="auto"/>
          </w:divBdr>
        </w:div>
        <w:div w:id="368647826">
          <w:marLeft w:val="0"/>
          <w:marRight w:val="0"/>
          <w:marTop w:val="0"/>
          <w:marBottom w:val="0"/>
          <w:divBdr>
            <w:top w:val="none" w:sz="0" w:space="0" w:color="auto"/>
            <w:left w:val="none" w:sz="0" w:space="0" w:color="auto"/>
            <w:bottom w:val="none" w:sz="0" w:space="0" w:color="auto"/>
            <w:right w:val="none" w:sz="0" w:space="0" w:color="auto"/>
          </w:divBdr>
        </w:div>
        <w:div w:id="511606144">
          <w:marLeft w:val="60"/>
          <w:marRight w:val="0"/>
          <w:marTop w:val="15"/>
          <w:marBottom w:val="0"/>
          <w:divBdr>
            <w:top w:val="none" w:sz="0" w:space="0" w:color="auto"/>
            <w:left w:val="none" w:sz="0" w:space="0" w:color="auto"/>
            <w:bottom w:val="none" w:sz="0" w:space="0" w:color="auto"/>
            <w:right w:val="none" w:sz="0" w:space="0" w:color="auto"/>
          </w:divBdr>
        </w:div>
        <w:div w:id="559295011">
          <w:marLeft w:val="0"/>
          <w:marRight w:val="0"/>
          <w:marTop w:val="0"/>
          <w:marBottom w:val="0"/>
          <w:divBdr>
            <w:top w:val="none" w:sz="0" w:space="0" w:color="auto"/>
            <w:left w:val="none" w:sz="0" w:space="0" w:color="auto"/>
            <w:bottom w:val="none" w:sz="0" w:space="0" w:color="auto"/>
            <w:right w:val="none" w:sz="0" w:space="0" w:color="auto"/>
          </w:divBdr>
        </w:div>
        <w:div w:id="853567582">
          <w:marLeft w:val="60"/>
          <w:marRight w:val="0"/>
          <w:marTop w:val="15"/>
          <w:marBottom w:val="0"/>
          <w:divBdr>
            <w:top w:val="none" w:sz="0" w:space="0" w:color="auto"/>
            <w:left w:val="none" w:sz="0" w:space="0" w:color="auto"/>
            <w:bottom w:val="none" w:sz="0" w:space="0" w:color="auto"/>
            <w:right w:val="none" w:sz="0" w:space="0" w:color="auto"/>
          </w:divBdr>
        </w:div>
        <w:div w:id="936062008">
          <w:marLeft w:val="0"/>
          <w:marRight w:val="0"/>
          <w:marTop w:val="0"/>
          <w:marBottom w:val="0"/>
          <w:divBdr>
            <w:top w:val="none" w:sz="0" w:space="0" w:color="auto"/>
            <w:left w:val="none" w:sz="0" w:space="0" w:color="auto"/>
            <w:bottom w:val="none" w:sz="0" w:space="0" w:color="auto"/>
            <w:right w:val="none" w:sz="0" w:space="0" w:color="auto"/>
          </w:divBdr>
        </w:div>
        <w:div w:id="1058935797">
          <w:marLeft w:val="0"/>
          <w:marRight w:val="0"/>
          <w:marTop w:val="0"/>
          <w:marBottom w:val="0"/>
          <w:divBdr>
            <w:top w:val="none" w:sz="0" w:space="0" w:color="auto"/>
            <w:left w:val="none" w:sz="0" w:space="0" w:color="auto"/>
            <w:bottom w:val="none" w:sz="0" w:space="0" w:color="auto"/>
            <w:right w:val="none" w:sz="0" w:space="0" w:color="auto"/>
          </w:divBdr>
        </w:div>
        <w:div w:id="1366637742">
          <w:marLeft w:val="0"/>
          <w:marRight w:val="0"/>
          <w:marTop w:val="0"/>
          <w:marBottom w:val="0"/>
          <w:divBdr>
            <w:top w:val="none" w:sz="0" w:space="0" w:color="auto"/>
            <w:left w:val="none" w:sz="0" w:space="0" w:color="auto"/>
            <w:bottom w:val="none" w:sz="0" w:space="0" w:color="auto"/>
            <w:right w:val="none" w:sz="0" w:space="0" w:color="auto"/>
          </w:divBdr>
        </w:div>
        <w:div w:id="1407386836">
          <w:marLeft w:val="60"/>
          <w:marRight w:val="0"/>
          <w:marTop w:val="15"/>
          <w:marBottom w:val="0"/>
          <w:divBdr>
            <w:top w:val="none" w:sz="0" w:space="0" w:color="auto"/>
            <w:left w:val="none" w:sz="0" w:space="0" w:color="auto"/>
            <w:bottom w:val="none" w:sz="0" w:space="0" w:color="auto"/>
            <w:right w:val="none" w:sz="0" w:space="0" w:color="auto"/>
          </w:divBdr>
        </w:div>
        <w:div w:id="1428581295">
          <w:marLeft w:val="0"/>
          <w:marRight w:val="0"/>
          <w:marTop w:val="0"/>
          <w:marBottom w:val="0"/>
          <w:divBdr>
            <w:top w:val="none" w:sz="0" w:space="0" w:color="auto"/>
            <w:left w:val="none" w:sz="0" w:space="0" w:color="auto"/>
            <w:bottom w:val="none" w:sz="0" w:space="0" w:color="auto"/>
            <w:right w:val="none" w:sz="0" w:space="0" w:color="auto"/>
          </w:divBdr>
        </w:div>
        <w:div w:id="2004623513">
          <w:marLeft w:val="60"/>
          <w:marRight w:val="0"/>
          <w:marTop w:val="15"/>
          <w:marBottom w:val="0"/>
          <w:divBdr>
            <w:top w:val="none" w:sz="0" w:space="0" w:color="auto"/>
            <w:left w:val="none" w:sz="0" w:space="0" w:color="auto"/>
            <w:bottom w:val="none" w:sz="0" w:space="0" w:color="auto"/>
            <w:right w:val="none" w:sz="0" w:space="0" w:color="auto"/>
          </w:divBdr>
        </w:div>
      </w:divsChild>
    </w:div>
    <w:div w:id="14693593">
      <w:bodyDiv w:val="1"/>
      <w:marLeft w:val="0"/>
      <w:marRight w:val="0"/>
      <w:marTop w:val="0"/>
      <w:marBottom w:val="0"/>
      <w:divBdr>
        <w:top w:val="none" w:sz="0" w:space="0" w:color="auto"/>
        <w:left w:val="none" w:sz="0" w:space="0" w:color="auto"/>
        <w:bottom w:val="none" w:sz="0" w:space="0" w:color="auto"/>
        <w:right w:val="none" w:sz="0" w:space="0" w:color="auto"/>
      </w:divBdr>
    </w:div>
    <w:div w:id="23483793">
      <w:bodyDiv w:val="1"/>
      <w:marLeft w:val="0"/>
      <w:marRight w:val="0"/>
      <w:marTop w:val="0"/>
      <w:marBottom w:val="0"/>
      <w:divBdr>
        <w:top w:val="none" w:sz="0" w:space="0" w:color="auto"/>
        <w:left w:val="none" w:sz="0" w:space="0" w:color="auto"/>
        <w:bottom w:val="none" w:sz="0" w:space="0" w:color="auto"/>
        <w:right w:val="none" w:sz="0" w:space="0" w:color="auto"/>
      </w:divBdr>
    </w:div>
    <w:div w:id="50540379">
      <w:bodyDiv w:val="1"/>
      <w:marLeft w:val="0"/>
      <w:marRight w:val="0"/>
      <w:marTop w:val="0"/>
      <w:marBottom w:val="0"/>
      <w:divBdr>
        <w:top w:val="none" w:sz="0" w:space="0" w:color="auto"/>
        <w:left w:val="none" w:sz="0" w:space="0" w:color="auto"/>
        <w:bottom w:val="none" w:sz="0" w:space="0" w:color="auto"/>
        <w:right w:val="none" w:sz="0" w:space="0" w:color="auto"/>
      </w:divBdr>
      <w:divsChild>
        <w:div w:id="1082684470">
          <w:marLeft w:val="0"/>
          <w:marRight w:val="0"/>
          <w:marTop w:val="0"/>
          <w:marBottom w:val="0"/>
          <w:divBdr>
            <w:top w:val="none" w:sz="0" w:space="0" w:color="auto"/>
            <w:left w:val="none" w:sz="0" w:space="0" w:color="auto"/>
            <w:bottom w:val="none" w:sz="0" w:space="0" w:color="auto"/>
            <w:right w:val="none" w:sz="0" w:space="0" w:color="auto"/>
          </w:divBdr>
        </w:div>
        <w:div w:id="1747680688">
          <w:marLeft w:val="0"/>
          <w:marRight w:val="0"/>
          <w:marTop w:val="0"/>
          <w:marBottom w:val="0"/>
          <w:divBdr>
            <w:top w:val="none" w:sz="0" w:space="0" w:color="auto"/>
            <w:left w:val="none" w:sz="0" w:space="0" w:color="auto"/>
            <w:bottom w:val="none" w:sz="0" w:space="0" w:color="auto"/>
            <w:right w:val="none" w:sz="0" w:space="0" w:color="auto"/>
          </w:divBdr>
        </w:div>
      </w:divsChild>
    </w:div>
    <w:div w:id="76630825">
      <w:bodyDiv w:val="1"/>
      <w:marLeft w:val="0"/>
      <w:marRight w:val="0"/>
      <w:marTop w:val="0"/>
      <w:marBottom w:val="0"/>
      <w:divBdr>
        <w:top w:val="none" w:sz="0" w:space="0" w:color="auto"/>
        <w:left w:val="none" w:sz="0" w:space="0" w:color="auto"/>
        <w:bottom w:val="none" w:sz="0" w:space="0" w:color="auto"/>
        <w:right w:val="none" w:sz="0" w:space="0" w:color="auto"/>
      </w:divBdr>
    </w:div>
    <w:div w:id="78601016">
      <w:bodyDiv w:val="1"/>
      <w:marLeft w:val="0"/>
      <w:marRight w:val="0"/>
      <w:marTop w:val="0"/>
      <w:marBottom w:val="0"/>
      <w:divBdr>
        <w:top w:val="none" w:sz="0" w:space="0" w:color="auto"/>
        <w:left w:val="none" w:sz="0" w:space="0" w:color="auto"/>
        <w:bottom w:val="none" w:sz="0" w:space="0" w:color="auto"/>
        <w:right w:val="none" w:sz="0" w:space="0" w:color="auto"/>
      </w:divBdr>
    </w:div>
    <w:div w:id="79789669">
      <w:bodyDiv w:val="1"/>
      <w:marLeft w:val="0"/>
      <w:marRight w:val="0"/>
      <w:marTop w:val="0"/>
      <w:marBottom w:val="0"/>
      <w:divBdr>
        <w:top w:val="none" w:sz="0" w:space="0" w:color="auto"/>
        <w:left w:val="none" w:sz="0" w:space="0" w:color="auto"/>
        <w:bottom w:val="none" w:sz="0" w:space="0" w:color="auto"/>
        <w:right w:val="none" w:sz="0" w:space="0" w:color="auto"/>
      </w:divBdr>
    </w:div>
    <w:div w:id="84150210">
      <w:bodyDiv w:val="1"/>
      <w:marLeft w:val="0"/>
      <w:marRight w:val="0"/>
      <w:marTop w:val="0"/>
      <w:marBottom w:val="0"/>
      <w:divBdr>
        <w:top w:val="none" w:sz="0" w:space="0" w:color="auto"/>
        <w:left w:val="none" w:sz="0" w:space="0" w:color="auto"/>
        <w:bottom w:val="none" w:sz="0" w:space="0" w:color="auto"/>
        <w:right w:val="none" w:sz="0" w:space="0" w:color="auto"/>
      </w:divBdr>
      <w:divsChild>
        <w:div w:id="949630989">
          <w:marLeft w:val="0"/>
          <w:marRight w:val="0"/>
          <w:marTop w:val="240"/>
          <w:marBottom w:val="240"/>
          <w:divBdr>
            <w:top w:val="none" w:sz="0" w:space="0" w:color="auto"/>
            <w:left w:val="none" w:sz="0" w:space="0" w:color="auto"/>
            <w:bottom w:val="none" w:sz="0" w:space="0" w:color="auto"/>
            <w:right w:val="none" w:sz="0" w:space="0" w:color="auto"/>
          </w:divBdr>
        </w:div>
        <w:div w:id="1824853126">
          <w:marLeft w:val="0"/>
          <w:marRight w:val="0"/>
          <w:marTop w:val="240"/>
          <w:marBottom w:val="240"/>
          <w:divBdr>
            <w:top w:val="none" w:sz="0" w:space="0" w:color="auto"/>
            <w:left w:val="none" w:sz="0" w:space="0" w:color="auto"/>
            <w:bottom w:val="none" w:sz="0" w:space="0" w:color="auto"/>
            <w:right w:val="none" w:sz="0" w:space="0" w:color="auto"/>
          </w:divBdr>
        </w:div>
      </w:divsChild>
    </w:div>
    <w:div w:id="84151184">
      <w:bodyDiv w:val="1"/>
      <w:marLeft w:val="0"/>
      <w:marRight w:val="0"/>
      <w:marTop w:val="0"/>
      <w:marBottom w:val="0"/>
      <w:divBdr>
        <w:top w:val="none" w:sz="0" w:space="0" w:color="auto"/>
        <w:left w:val="none" w:sz="0" w:space="0" w:color="auto"/>
        <w:bottom w:val="none" w:sz="0" w:space="0" w:color="auto"/>
        <w:right w:val="none" w:sz="0" w:space="0" w:color="auto"/>
      </w:divBdr>
      <w:divsChild>
        <w:div w:id="149758905">
          <w:marLeft w:val="0"/>
          <w:marRight w:val="0"/>
          <w:marTop w:val="0"/>
          <w:marBottom w:val="0"/>
          <w:divBdr>
            <w:top w:val="single" w:sz="6" w:space="0" w:color="EBEBEB"/>
            <w:left w:val="none" w:sz="0" w:space="0" w:color="auto"/>
            <w:bottom w:val="none" w:sz="0" w:space="0" w:color="auto"/>
            <w:right w:val="none" w:sz="0" w:space="0" w:color="auto"/>
          </w:divBdr>
          <w:divsChild>
            <w:div w:id="1494417628">
              <w:marLeft w:val="0"/>
              <w:marRight w:val="0"/>
              <w:marTop w:val="0"/>
              <w:marBottom w:val="0"/>
              <w:divBdr>
                <w:top w:val="none" w:sz="0" w:space="0" w:color="auto"/>
                <w:left w:val="none" w:sz="0" w:space="0" w:color="auto"/>
                <w:bottom w:val="none" w:sz="0" w:space="0" w:color="auto"/>
                <w:right w:val="none" w:sz="0" w:space="0" w:color="auto"/>
              </w:divBdr>
              <w:divsChild>
                <w:div w:id="1901597750">
                  <w:marLeft w:val="0"/>
                  <w:marRight w:val="0"/>
                  <w:marTop w:val="0"/>
                  <w:marBottom w:val="0"/>
                  <w:divBdr>
                    <w:top w:val="none" w:sz="0" w:space="0" w:color="auto"/>
                    <w:left w:val="none" w:sz="0" w:space="0" w:color="auto"/>
                    <w:bottom w:val="none" w:sz="0" w:space="0" w:color="auto"/>
                    <w:right w:val="none" w:sz="0" w:space="0" w:color="auto"/>
                  </w:divBdr>
                  <w:divsChild>
                    <w:div w:id="2048604777">
                      <w:marLeft w:val="0"/>
                      <w:marRight w:val="0"/>
                      <w:marTop w:val="0"/>
                      <w:marBottom w:val="0"/>
                      <w:divBdr>
                        <w:top w:val="none" w:sz="0" w:space="0" w:color="auto"/>
                        <w:left w:val="none" w:sz="0" w:space="0" w:color="auto"/>
                        <w:bottom w:val="none" w:sz="0" w:space="0" w:color="auto"/>
                        <w:right w:val="none" w:sz="0" w:space="0" w:color="auto"/>
                      </w:divBdr>
                      <w:divsChild>
                        <w:div w:id="608898933">
                          <w:marLeft w:val="0"/>
                          <w:marRight w:val="0"/>
                          <w:marTop w:val="180"/>
                          <w:marBottom w:val="0"/>
                          <w:divBdr>
                            <w:top w:val="none" w:sz="0" w:space="0" w:color="auto"/>
                            <w:left w:val="none" w:sz="0" w:space="0" w:color="auto"/>
                            <w:bottom w:val="none" w:sz="0" w:space="0" w:color="auto"/>
                            <w:right w:val="none" w:sz="0" w:space="0" w:color="auto"/>
                          </w:divBdr>
                          <w:divsChild>
                            <w:div w:id="12708946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578397305">
          <w:marLeft w:val="0"/>
          <w:marRight w:val="0"/>
          <w:marTop w:val="0"/>
          <w:marBottom w:val="0"/>
          <w:divBdr>
            <w:top w:val="none" w:sz="0" w:space="0" w:color="auto"/>
            <w:left w:val="none" w:sz="0" w:space="0" w:color="auto"/>
            <w:bottom w:val="none" w:sz="0" w:space="0" w:color="auto"/>
            <w:right w:val="none" w:sz="0" w:space="0" w:color="auto"/>
          </w:divBdr>
          <w:divsChild>
            <w:div w:id="916284792">
              <w:marLeft w:val="0"/>
              <w:marRight w:val="0"/>
              <w:marTop w:val="0"/>
              <w:marBottom w:val="0"/>
              <w:divBdr>
                <w:top w:val="none" w:sz="0" w:space="0" w:color="auto"/>
                <w:left w:val="none" w:sz="0" w:space="0" w:color="auto"/>
                <w:bottom w:val="none" w:sz="0" w:space="0" w:color="auto"/>
                <w:right w:val="none" w:sz="0" w:space="0" w:color="auto"/>
              </w:divBdr>
              <w:divsChild>
                <w:div w:id="567881269">
                  <w:marLeft w:val="0"/>
                  <w:marRight w:val="0"/>
                  <w:marTop w:val="0"/>
                  <w:marBottom w:val="0"/>
                  <w:divBdr>
                    <w:top w:val="none" w:sz="0" w:space="0" w:color="auto"/>
                    <w:left w:val="none" w:sz="0" w:space="0" w:color="auto"/>
                    <w:bottom w:val="none" w:sz="0" w:space="0" w:color="auto"/>
                    <w:right w:val="none" w:sz="0" w:space="0" w:color="auto"/>
                  </w:divBdr>
                  <w:divsChild>
                    <w:div w:id="1870029755">
                      <w:marLeft w:val="0"/>
                      <w:marRight w:val="0"/>
                      <w:marTop w:val="0"/>
                      <w:marBottom w:val="0"/>
                      <w:divBdr>
                        <w:top w:val="none" w:sz="0" w:space="0" w:color="auto"/>
                        <w:left w:val="none" w:sz="0" w:space="0" w:color="auto"/>
                        <w:bottom w:val="none" w:sz="0" w:space="0" w:color="auto"/>
                        <w:right w:val="none" w:sz="0" w:space="0" w:color="auto"/>
                      </w:divBdr>
                      <w:divsChild>
                        <w:div w:id="1326012762">
                          <w:marLeft w:val="0"/>
                          <w:marRight w:val="0"/>
                          <w:marTop w:val="0"/>
                          <w:marBottom w:val="0"/>
                          <w:divBdr>
                            <w:top w:val="none" w:sz="0" w:space="0" w:color="auto"/>
                            <w:left w:val="none" w:sz="0" w:space="0" w:color="auto"/>
                            <w:bottom w:val="none" w:sz="0" w:space="0" w:color="auto"/>
                            <w:right w:val="none" w:sz="0" w:space="0" w:color="auto"/>
                          </w:divBdr>
                        </w:div>
                        <w:div w:id="21356386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5665744">
      <w:bodyDiv w:val="1"/>
      <w:marLeft w:val="0"/>
      <w:marRight w:val="0"/>
      <w:marTop w:val="0"/>
      <w:marBottom w:val="0"/>
      <w:divBdr>
        <w:top w:val="none" w:sz="0" w:space="0" w:color="auto"/>
        <w:left w:val="none" w:sz="0" w:space="0" w:color="auto"/>
        <w:bottom w:val="none" w:sz="0" w:space="0" w:color="auto"/>
        <w:right w:val="none" w:sz="0" w:space="0" w:color="auto"/>
      </w:divBdr>
    </w:div>
    <w:div w:id="112335739">
      <w:bodyDiv w:val="1"/>
      <w:marLeft w:val="0"/>
      <w:marRight w:val="0"/>
      <w:marTop w:val="0"/>
      <w:marBottom w:val="0"/>
      <w:divBdr>
        <w:top w:val="none" w:sz="0" w:space="0" w:color="auto"/>
        <w:left w:val="none" w:sz="0" w:space="0" w:color="auto"/>
        <w:bottom w:val="none" w:sz="0" w:space="0" w:color="auto"/>
        <w:right w:val="none" w:sz="0" w:space="0" w:color="auto"/>
      </w:divBdr>
    </w:div>
    <w:div w:id="125894838">
      <w:bodyDiv w:val="1"/>
      <w:marLeft w:val="0"/>
      <w:marRight w:val="0"/>
      <w:marTop w:val="0"/>
      <w:marBottom w:val="0"/>
      <w:divBdr>
        <w:top w:val="none" w:sz="0" w:space="0" w:color="auto"/>
        <w:left w:val="none" w:sz="0" w:space="0" w:color="auto"/>
        <w:bottom w:val="none" w:sz="0" w:space="0" w:color="auto"/>
        <w:right w:val="none" w:sz="0" w:space="0" w:color="auto"/>
      </w:divBdr>
    </w:div>
    <w:div w:id="132915328">
      <w:bodyDiv w:val="1"/>
      <w:marLeft w:val="0"/>
      <w:marRight w:val="0"/>
      <w:marTop w:val="0"/>
      <w:marBottom w:val="0"/>
      <w:divBdr>
        <w:top w:val="none" w:sz="0" w:space="0" w:color="auto"/>
        <w:left w:val="none" w:sz="0" w:space="0" w:color="auto"/>
        <w:bottom w:val="none" w:sz="0" w:space="0" w:color="auto"/>
        <w:right w:val="none" w:sz="0" w:space="0" w:color="auto"/>
      </w:divBdr>
    </w:div>
    <w:div w:id="139006783">
      <w:bodyDiv w:val="1"/>
      <w:marLeft w:val="0"/>
      <w:marRight w:val="0"/>
      <w:marTop w:val="0"/>
      <w:marBottom w:val="0"/>
      <w:divBdr>
        <w:top w:val="none" w:sz="0" w:space="0" w:color="auto"/>
        <w:left w:val="none" w:sz="0" w:space="0" w:color="auto"/>
        <w:bottom w:val="none" w:sz="0" w:space="0" w:color="auto"/>
        <w:right w:val="none" w:sz="0" w:space="0" w:color="auto"/>
      </w:divBdr>
    </w:div>
    <w:div w:id="146753825">
      <w:bodyDiv w:val="1"/>
      <w:marLeft w:val="0"/>
      <w:marRight w:val="0"/>
      <w:marTop w:val="0"/>
      <w:marBottom w:val="0"/>
      <w:divBdr>
        <w:top w:val="none" w:sz="0" w:space="0" w:color="auto"/>
        <w:left w:val="none" w:sz="0" w:space="0" w:color="auto"/>
        <w:bottom w:val="none" w:sz="0" w:space="0" w:color="auto"/>
        <w:right w:val="none" w:sz="0" w:space="0" w:color="auto"/>
      </w:divBdr>
    </w:div>
    <w:div w:id="147718690">
      <w:bodyDiv w:val="1"/>
      <w:marLeft w:val="0"/>
      <w:marRight w:val="0"/>
      <w:marTop w:val="0"/>
      <w:marBottom w:val="0"/>
      <w:divBdr>
        <w:top w:val="none" w:sz="0" w:space="0" w:color="auto"/>
        <w:left w:val="none" w:sz="0" w:space="0" w:color="auto"/>
        <w:bottom w:val="none" w:sz="0" w:space="0" w:color="auto"/>
        <w:right w:val="none" w:sz="0" w:space="0" w:color="auto"/>
      </w:divBdr>
    </w:div>
    <w:div w:id="151651720">
      <w:bodyDiv w:val="1"/>
      <w:marLeft w:val="0"/>
      <w:marRight w:val="0"/>
      <w:marTop w:val="0"/>
      <w:marBottom w:val="0"/>
      <w:divBdr>
        <w:top w:val="none" w:sz="0" w:space="0" w:color="auto"/>
        <w:left w:val="none" w:sz="0" w:space="0" w:color="auto"/>
        <w:bottom w:val="none" w:sz="0" w:space="0" w:color="auto"/>
        <w:right w:val="none" w:sz="0" w:space="0" w:color="auto"/>
      </w:divBdr>
    </w:div>
    <w:div w:id="156312550">
      <w:bodyDiv w:val="1"/>
      <w:marLeft w:val="0"/>
      <w:marRight w:val="0"/>
      <w:marTop w:val="0"/>
      <w:marBottom w:val="0"/>
      <w:divBdr>
        <w:top w:val="none" w:sz="0" w:space="0" w:color="auto"/>
        <w:left w:val="none" w:sz="0" w:space="0" w:color="auto"/>
        <w:bottom w:val="none" w:sz="0" w:space="0" w:color="auto"/>
        <w:right w:val="none" w:sz="0" w:space="0" w:color="auto"/>
      </w:divBdr>
    </w:div>
    <w:div w:id="157162401">
      <w:bodyDiv w:val="1"/>
      <w:marLeft w:val="0"/>
      <w:marRight w:val="0"/>
      <w:marTop w:val="0"/>
      <w:marBottom w:val="0"/>
      <w:divBdr>
        <w:top w:val="none" w:sz="0" w:space="0" w:color="auto"/>
        <w:left w:val="none" w:sz="0" w:space="0" w:color="auto"/>
        <w:bottom w:val="none" w:sz="0" w:space="0" w:color="auto"/>
        <w:right w:val="none" w:sz="0" w:space="0" w:color="auto"/>
      </w:divBdr>
    </w:div>
    <w:div w:id="159469987">
      <w:bodyDiv w:val="1"/>
      <w:marLeft w:val="0"/>
      <w:marRight w:val="0"/>
      <w:marTop w:val="0"/>
      <w:marBottom w:val="0"/>
      <w:divBdr>
        <w:top w:val="none" w:sz="0" w:space="0" w:color="auto"/>
        <w:left w:val="none" w:sz="0" w:space="0" w:color="auto"/>
        <w:bottom w:val="none" w:sz="0" w:space="0" w:color="auto"/>
        <w:right w:val="none" w:sz="0" w:space="0" w:color="auto"/>
      </w:divBdr>
    </w:div>
    <w:div w:id="163323673">
      <w:bodyDiv w:val="1"/>
      <w:marLeft w:val="0"/>
      <w:marRight w:val="0"/>
      <w:marTop w:val="0"/>
      <w:marBottom w:val="0"/>
      <w:divBdr>
        <w:top w:val="none" w:sz="0" w:space="0" w:color="auto"/>
        <w:left w:val="none" w:sz="0" w:space="0" w:color="auto"/>
        <w:bottom w:val="none" w:sz="0" w:space="0" w:color="auto"/>
        <w:right w:val="none" w:sz="0" w:space="0" w:color="auto"/>
      </w:divBdr>
    </w:div>
    <w:div w:id="169489261">
      <w:bodyDiv w:val="1"/>
      <w:marLeft w:val="0"/>
      <w:marRight w:val="0"/>
      <w:marTop w:val="0"/>
      <w:marBottom w:val="0"/>
      <w:divBdr>
        <w:top w:val="none" w:sz="0" w:space="0" w:color="auto"/>
        <w:left w:val="none" w:sz="0" w:space="0" w:color="auto"/>
        <w:bottom w:val="none" w:sz="0" w:space="0" w:color="auto"/>
        <w:right w:val="none" w:sz="0" w:space="0" w:color="auto"/>
      </w:divBdr>
    </w:div>
    <w:div w:id="179781785">
      <w:bodyDiv w:val="1"/>
      <w:marLeft w:val="0"/>
      <w:marRight w:val="0"/>
      <w:marTop w:val="0"/>
      <w:marBottom w:val="0"/>
      <w:divBdr>
        <w:top w:val="none" w:sz="0" w:space="0" w:color="auto"/>
        <w:left w:val="none" w:sz="0" w:space="0" w:color="auto"/>
        <w:bottom w:val="none" w:sz="0" w:space="0" w:color="auto"/>
        <w:right w:val="none" w:sz="0" w:space="0" w:color="auto"/>
      </w:divBdr>
      <w:divsChild>
        <w:div w:id="521895537">
          <w:marLeft w:val="0"/>
          <w:marRight w:val="0"/>
          <w:marTop w:val="240"/>
          <w:marBottom w:val="240"/>
          <w:divBdr>
            <w:top w:val="none" w:sz="0" w:space="0" w:color="auto"/>
            <w:left w:val="none" w:sz="0" w:space="0" w:color="auto"/>
            <w:bottom w:val="none" w:sz="0" w:space="0" w:color="auto"/>
            <w:right w:val="none" w:sz="0" w:space="0" w:color="auto"/>
          </w:divBdr>
        </w:div>
        <w:div w:id="1365592286">
          <w:marLeft w:val="0"/>
          <w:marRight w:val="0"/>
          <w:marTop w:val="240"/>
          <w:marBottom w:val="240"/>
          <w:divBdr>
            <w:top w:val="none" w:sz="0" w:space="0" w:color="auto"/>
            <w:left w:val="none" w:sz="0" w:space="0" w:color="auto"/>
            <w:bottom w:val="none" w:sz="0" w:space="0" w:color="auto"/>
            <w:right w:val="none" w:sz="0" w:space="0" w:color="auto"/>
          </w:divBdr>
        </w:div>
      </w:divsChild>
    </w:div>
    <w:div w:id="195119444">
      <w:bodyDiv w:val="1"/>
      <w:marLeft w:val="0"/>
      <w:marRight w:val="0"/>
      <w:marTop w:val="0"/>
      <w:marBottom w:val="0"/>
      <w:divBdr>
        <w:top w:val="none" w:sz="0" w:space="0" w:color="auto"/>
        <w:left w:val="none" w:sz="0" w:space="0" w:color="auto"/>
        <w:bottom w:val="none" w:sz="0" w:space="0" w:color="auto"/>
        <w:right w:val="none" w:sz="0" w:space="0" w:color="auto"/>
      </w:divBdr>
      <w:divsChild>
        <w:div w:id="1020935232">
          <w:marLeft w:val="0"/>
          <w:marRight w:val="0"/>
          <w:marTop w:val="0"/>
          <w:marBottom w:val="0"/>
          <w:divBdr>
            <w:top w:val="none" w:sz="0" w:space="0" w:color="auto"/>
            <w:left w:val="none" w:sz="0" w:space="0" w:color="auto"/>
            <w:bottom w:val="none" w:sz="0" w:space="0" w:color="auto"/>
            <w:right w:val="none" w:sz="0" w:space="0" w:color="auto"/>
          </w:divBdr>
          <w:divsChild>
            <w:div w:id="541793423">
              <w:marLeft w:val="0"/>
              <w:marRight w:val="0"/>
              <w:marTop w:val="0"/>
              <w:marBottom w:val="0"/>
              <w:divBdr>
                <w:top w:val="none" w:sz="0" w:space="0" w:color="auto"/>
                <w:left w:val="none" w:sz="0" w:space="0" w:color="auto"/>
                <w:bottom w:val="none" w:sz="0" w:space="0" w:color="auto"/>
                <w:right w:val="none" w:sz="0" w:space="0" w:color="auto"/>
              </w:divBdr>
              <w:divsChild>
                <w:div w:id="1423840655">
                  <w:marLeft w:val="150"/>
                  <w:marRight w:val="150"/>
                  <w:marTop w:val="30"/>
                  <w:marBottom w:val="150"/>
                  <w:divBdr>
                    <w:top w:val="none" w:sz="0" w:space="0" w:color="auto"/>
                    <w:left w:val="none" w:sz="0" w:space="0" w:color="auto"/>
                    <w:bottom w:val="none" w:sz="0" w:space="0" w:color="auto"/>
                    <w:right w:val="none" w:sz="0" w:space="0" w:color="auto"/>
                  </w:divBdr>
                  <w:divsChild>
                    <w:div w:id="1074547362">
                      <w:marLeft w:val="750"/>
                      <w:marRight w:val="0"/>
                      <w:marTop w:val="0"/>
                      <w:marBottom w:val="0"/>
                      <w:divBdr>
                        <w:top w:val="none" w:sz="0" w:space="0" w:color="auto"/>
                        <w:left w:val="none" w:sz="0" w:space="0" w:color="auto"/>
                        <w:bottom w:val="none" w:sz="0" w:space="0" w:color="auto"/>
                        <w:right w:val="none" w:sz="0" w:space="0" w:color="auto"/>
                      </w:divBdr>
                      <w:divsChild>
                        <w:div w:id="351687067">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049649306">
          <w:marLeft w:val="0"/>
          <w:marRight w:val="0"/>
          <w:marTop w:val="0"/>
          <w:marBottom w:val="0"/>
          <w:divBdr>
            <w:top w:val="none" w:sz="0" w:space="0" w:color="auto"/>
            <w:left w:val="none" w:sz="0" w:space="0" w:color="auto"/>
            <w:bottom w:val="none" w:sz="0" w:space="0" w:color="auto"/>
            <w:right w:val="none" w:sz="0" w:space="0" w:color="auto"/>
          </w:divBdr>
          <w:divsChild>
            <w:div w:id="302321019">
              <w:marLeft w:val="0"/>
              <w:marRight w:val="0"/>
              <w:marTop w:val="0"/>
              <w:marBottom w:val="0"/>
              <w:divBdr>
                <w:top w:val="none" w:sz="0" w:space="0" w:color="auto"/>
                <w:left w:val="none" w:sz="0" w:space="0" w:color="auto"/>
                <w:bottom w:val="none" w:sz="0" w:space="0" w:color="auto"/>
                <w:right w:val="none" w:sz="0" w:space="0" w:color="auto"/>
              </w:divBdr>
              <w:divsChild>
                <w:div w:id="1684697914">
                  <w:marLeft w:val="150"/>
                  <w:marRight w:val="150"/>
                  <w:marTop w:val="30"/>
                  <w:marBottom w:val="30"/>
                  <w:divBdr>
                    <w:top w:val="none" w:sz="0" w:space="0" w:color="auto"/>
                    <w:left w:val="none" w:sz="0" w:space="0" w:color="auto"/>
                    <w:bottom w:val="none" w:sz="0" w:space="0" w:color="auto"/>
                    <w:right w:val="none" w:sz="0" w:space="0" w:color="auto"/>
                  </w:divBdr>
                  <w:divsChild>
                    <w:div w:id="497117501">
                      <w:marLeft w:val="750"/>
                      <w:marRight w:val="0"/>
                      <w:marTop w:val="0"/>
                      <w:marBottom w:val="0"/>
                      <w:divBdr>
                        <w:top w:val="none" w:sz="0" w:space="0" w:color="auto"/>
                        <w:left w:val="none" w:sz="0" w:space="0" w:color="auto"/>
                        <w:bottom w:val="none" w:sz="0" w:space="0" w:color="auto"/>
                        <w:right w:val="none" w:sz="0" w:space="0" w:color="auto"/>
                      </w:divBdr>
                      <w:divsChild>
                        <w:div w:id="152455504">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03909496">
      <w:bodyDiv w:val="1"/>
      <w:marLeft w:val="0"/>
      <w:marRight w:val="0"/>
      <w:marTop w:val="0"/>
      <w:marBottom w:val="0"/>
      <w:divBdr>
        <w:top w:val="none" w:sz="0" w:space="0" w:color="auto"/>
        <w:left w:val="none" w:sz="0" w:space="0" w:color="auto"/>
        <w:bottom w:val="none" w:sz="0" w:space="0" w:color="auto"/>
        <w:right w:val="none" w:sz="0" w:space="0" w:color="auto"/>
      </w:divBdr>
    </w:div>
    <w:div w:id="204756552">
      <w:bodyDiv w:val="1"/>
      <w:marLeft w:val="0"/>
      <w:marRight w:val="0"/>
      <w:marTop w:val="0"/>
      <w:marBottom w:val="0"/>
      <w:divBdr>
        <w:top w:val="none" w:sz="0" w:space="0" w:color="auto"/>
        <w:left w:val="none" w:sz="0" w:space="0" w:color="auto"/>
        <w:bottom w:val="none" w:sz="0" w:space="0" w:color="auto"/>
        <w:right w:val="none" w:sz="0" w:space="0" w:color="auto"/>
      </w:divBdr>
    </w:div>
    <w:div w:id="214195424">
      <w:bodyDiv w:val="1"/>
      <w:marLeft w:val="0"/>
      <w:marRight w:val="0"/>
      <w:marTop w:val="0"/>
      <w:marBottom w:val="0"/>
      <w:divBdr>
        <w:top w:val="none" w:sz="0" w:space="0" w:color="auto"/>
        <w:left w:val="none" w:sz="0" w:space="0" w:color="auto"/>
        <w:bottom w:val="none" w:sz="0" w:space="0" w:color="auto"/>
        <w:right w:val="none" w:sz="0" w:space="0" w:color="auto"/>
      </w:divBdr>
    </w:div>
    <w:div w:id="217520884">
      <w:bodyDiv w:val="1"/>
      <w:marLeft w:val="0"/>
      <w:marRight w:val="0"/>
      <w:marTop w:val="0"/>
      <w:marBottom w:val="0"/>
      <w:divBdr>
        <w:top w:val="none" w:sz="0" w:space="0" w:color="auto"/>
        <w:left w:val="none" w:sz="0" w:space="0" w:color="auto"/>
        <w:bottom w:val="none" w:sz="0" w:space="0" w:color="auto"/>
        <w:right w:val="none" w:sz="0" w:space="0" w:color="auto"/>
      </w:divBdr>
    </w:div>
    <w:div w:id="235626716">
      <w:bodyDiv w:val="1"/>
      <w:marLeft w:val="0"/>
      <w:marRight w:val="0"/>
      <w:marTop w:val="0"/>
      <w:marBottom w:val="0"/>
      <w:divBdr>
        <w:top w:val="none" w:sz="0" w:space="0" w:color="auto"/>
        <w:left w:val="none" w:sz="0" w:space="0" w:color="auto"/>
        <w:bottom w:val="none" w:sz="0" w:space="0" w:color="auto"/>
        <w:right w:val="none" w:sz="0" w:space="0" w:color="auto"/>
      </w:divBdr>
    </w:div>
    <w:div w:id="245115022">
      <w:bodyDiv w:val="1"/>
      <w:marLeft w:val="0"/>
      <w:marRight w:val="0"/>
      <w:marTop w:val="0"/>
      <w:marBottom w:val="0"/>
      <w:divBdr>
        <w:top w:val="none" w:sz="0" w:space="0" w:color="auto"/>
        <w:left w:val="none" w:sz="0" w:space="0" w:color="auto"/>
        <w:bottom w:val="none" w:sz="0" w:space="0" w:color="auto"/>
        <w:right w:val="none" w:sz="0" w:space="0" w:color="auto"/>
      </w:divBdr>
    </w:div>
    <w:div w:id="248120453">
      <w:bodyDiv w:val="1"/>
      <w:marLeft w:val="0"/>
      <w:marRight w:val="0"/>
      <w:marTop w:val="0"/>
      <w:marBottom w:val="0"/>
      <w:divBdr>
        <w:top w:val="none" w:sz="0" w:space="0" w:color="auto"/>
        <w:left w:val="none" w:sz="0" w:space="0" w:color="auto"/>
        <w:bottom w:val="none" w:sz="0" w:space="0" w:color="auto"/>
        <w:right w:val="none" w:sz="0" w:space="0" w:color="auto"/>
      </w:divBdr>
    </w:div>
    <w:div w:id="249045772">
      <w:bodyDiv w:val="1"/>
      <w:marLeft w:val="0"/>
      <w:marRight w:val="0"/>
      <w:marTop w:val="0"/>
      <w:marBottom w:val="0"/>
      <w:divBdr>
        <w:top w:val="none" w:sz="0" w:space="0" w:color="auto"/>
        <w:left w:val="none" w:sz="0" w:space="0" w:color="auto"/>
        <w:bottom w:val="none" w:sz="0" w:space="0" w:color="auto"/>
        <w:right w:val="none" w:sz="0" w:space="0" w:color="auto"/>
      </w:divBdr>
    </w:div>
    <w:div w:id="255134851">
      <w:bodyDiv w:val="1"/>
      <w:marLeft w:val="0"/>
      <w:marRight w:val="0"/>
      <w:marTop w:val="0"/>
      <w:marBottom w:val="0"/>
      <w:divBdr>
        <w:top w:val="none" w:sz="0" w:space="0" w:color="auto"/>
        <w:left w:val="none" w:sz="0" w:space="0" w:color="auto"/>
        <w:bottom w:val="none" w:sz="0" w:space="0" w:color="auto"/>
        <w:right w:val="none" w:sz="0" w:space="0" w:color="auto"/>
      </w:divBdr>
    </w:div>
    <w:div w:id="268856667">
      <w:bodyDiv w:val="1"/>
      <w:marLeft w:val="0"/>
      <w:marRight w:val="0"/>
      <w:marTop w:val="0"/>
      <w:marBottom w:val="0"/>
      <w:divBdr>
        <w:top w:val="none" w:sz="0" w:space="0" w:color="auto"/>
        <w:left w:val="none" w:sz="0" w:space="0" w:color="auto"/>
        <w:bottom w:val="none" w:sz="0" w:space="0" w:color="auto"/>
        <w:right w:val="none" w:sz="0" w:space="0" w:color="auto"/>
      </w:divBdr>
    </w:div>
    <w:div w:id="275411051">
      <w:bodyDiv w:val="1"/>
      <w:marLeft w:val="0"/>
      <w:marRight w:val="0"/>
      <w:marTop w:val="0"/>
      <w:marBottom w:val="0"/>
      <w:divBdr>
        <w:top w:val="none" w:sz="0" w:space="0" w:color="auto"/>
        <w:left w:val="none" w:sz="0" w:space="0" w:color="auto"/>
        <w:bottom w:val="none" w:sz="0" w:space="0" w:color="auto"/>
        <w:right w:val="none" w:sz="0" w:space="0" w:color="auto"/>
      </w:divBdr>
    </w:div>
    <w:div w:id="275990278">
      <w:bodyDiv w:val="1"/>
      <w:marLeft w:val="0"/>
      <w:marRight w:val="0"/>
      <w:marTop w:val="0"/>
      <w:marBottom w:val="0"/>
      <w:divBdr>
        <w:top w:val="none" w:sz="0" w:space="0" w:color="auto"/>
        <w:left w:val="none" w:sz="0" w:space="0" w:color="auto"/>
        <w:bottom w:val="none" w:sz="0" w:space="0" w:color="auto"/>
        <w:right w:val="none" w:sz="0" w:space="0" w:color="auto"/>
      </w:divBdr>
    </w:div>
    <w:div w:id="282687159">
      <w:bodyDiv w:val="1"/>
      <w:marLeft w:val="0"/>
      <w:marRight w:val="0"/>
      <w:marTop w:val="0"/>
      <w:marBottom w:val="0"/>
      <w:divBdr>
        <w:top w:val="none" w:sz="0" w:space="0" w:color="auto"/>
        <w:left w:val="none" w:sz="0" w:space="0" w:color="auto"/>
        <w:bottom w:val="none" w:sz="0" w:space="0" w:color="auto"/>
        <w:right w:val="none" w:sz="0" w:space="0" w:color="auto"/>
      </w:divBdr>
    </w:div>
    <w:div w:id="294527199">
      <w:bodyDiv w:val="1"/>
      <w:marLeft w:val="0"/>
      <w:marRight w:val="0"/>
      <w:marTop w:val="0"/>
      <w:marBottom w:val="0"/>
      <w:divBdr>
        <w:top w:val="none" w:sz="0" w:space="0" w:color="auto"/>
        <w:left w:val="none" w:sz="0" w:space="0" w:color="auto"/>
        <w:bottom w:val="none" w:sz="0" w:space="0" w:color="auto"/>
        <w:right w:val="none" w:sz="0" w:space="0" w:color="auto"/>
      </w:divBdr>
    </w:div>
    <w:div w:id="318925878">
      <w:bodyDiv w:val="1"/>
      <w:marLeft w:val="0"/>
      <w:marRight w:val="0"/>
      <w:marTop w:val="0"/>
      <w:marBottom w:val="0"/>
      <w:divBdr>
        <w:top w:val="none" w:sz="0" w:space="0" w:color="auto"/>
        <w:left w:val="none" w:sz="0" w:space="0" w:color="auto"/>
        <w:bottom w:val="none" w:sz="0" w:space="0" w:color="auto"/>
        <w:right w:val="none" w:sz="0" w:space="0" w:color="auto"/>
      </w:divBdr>
    </w:div>
    <w:div w:id="335694617">
      <w:bodyDiv w:val="1"/>
      <w:marLeft w:val="0"/>
      <w:marRight w:val="0"/>
      <w:marTop w:val="0"/>
      <w:marBottom w:val="0"/>
      <w:divBdr>
        <w:top w:val="none" w:sz="0" w:space="0" w:color="auto"/>
        <w:left w:val="none" w:sz="0" w:space="0" w:color="auto"/>
        <w:bottom w:val="none" w:sz="0" w:space="0" w:color="auto"/>
        <w:right w:val="none" w:sz="0" w:space="0" w:color="auto"/>
      </w:divBdr>
    </w:div>
    <w:div w:id="341015197">
      <w:bodyDiv w:val="1"/>
      <w:marLeft w:val="0"/>
      <w:marRight w:val="0"/>
      <w:marTop w:val="0"/>
      <w:marBottom w:val="0"/>
      <w:divBdr>
        <w:top w:val="none" w:sz="0" w:space="0" w:color="auto"/>
        <w:left w:val="none" w:sz="0" w:space="0" w:color="auto"/>
        <w:bottom w:val="none" w:sz="0" w:space="0" w:color="auto"/>
        <w:right w:val="none" w:sz="0" w:space="0" w:color="auto"/>
      </w:divBdr>
    </w:div>
    <w:div w:id="360977886">
      <w:bodyDiv w:val="1"/>
      <w:marLeft w:val="0"/>
      <w:marRight w:val="0"/>
      <w:marTop w:val="0"/>
      <w:marBottom w:val="0"/>
      <w:divBdr>
        <w:top w:val="none" w:sz="0" w:space="0" w:color="auto"/>
        <w:left w:val="none" w:sz="0" w:space="0" w:color="auto"/>
        <w:bottom w:val="none" w:sz="0" w:space="0" w:color="auto"/>
        <w:right w:val="none" w:sz="0" w:space="0" w:color="auto"/>
      </w:divBdr>
      <w:divsChild>
        <w:div w:id="1817141722">
          <w:marLeft w:val="150"/>
          <w:marRight w:val="150"/>
          <w:marTop w:val="150"/>
          <w:marBottom w:val="150"/>
          <w:divBdr>
            <w:top w:val="none" w:sz="0" w:space="0" w:color="auto"/>
            <w:left w:val="none" w:sz="0" w:space="0" w:color="auto"/>
            <w:bottom w:val="none" w:sz="0" w:space="0" w:color="auto"/>
            <w:right w:val="none" w:sz="0" w:space="0" w:color="auto"/>
          </w:divBdr>
        </w:div>
      </w:divsChild>
    </w:div>
    <w:div w:id="361519296">
      <w:bodyDiv w:val="1"/>
      <w:marLeft w:val="0"/>
      <w:marRight w:val="0"/>
      <w:marTop w:val="0"/>
      <w:marBottom w:val="0"/>
      <w:divBdr>
        <w:top w:val="none" w:sz="0" w:space="0" w:color="auto"/>
        <w:left w:val="none" w:sz="0" w:space="0" w:color="auto"/>
        <w:bottom w:val="none" w:sz="0" w:space="0" w:color="auto"/>
        <w:right w:val="none" w:sz="0" w:space="0" w:color="auto"/>
      </w:divBdr>
    </w:div>
    <w:div w:id="380982098">
      <w:bodyDiv w:val="1"/>
      <w:marLeft w:val="0"/>
      <w:marRight w:val="0"/>
      <w:marTop w:val="0"/>
      <w:marBottom w:val="0"/>
      <w:divBdr>
        <w:top w:val="none" w:sz="0" w:space="0" w:color="auto"/>
        <w:left w:val="none" w:sz="0" w:space="0" w:color="auto"/>
        <w:bottom w:val="none" w:sz="0" w:space="0" w:color="auto"/>
        <w:right w:val="none" w:sz="0" w:space="0" w:color="auto"/>
      </w:divBdr>
      <w:divsChild>
        <w:div w:id="1272783812">
          <w:marLeft w:val="0"/>
          <w:marRight w:val="0"/>
          <w:marTop w:val="0"/>
          <w:marBottom w:val="120"/>
          <w:divBdr>
            <w:top w:val="none" w:sz="0" w:space="0" w:color="auto"/>
            <w:left w:val="none" w:sz="0" w:space="0" w:color="auto"/>
            <w:bottom w:val="none" w:sz="0" w:space="0" w:color="auto"/>
            <w:right w:val="none" w:sz="0" w:space="0" w:color="auto"/>
          </w:divBdr>
        </w:div>
      </w:divsChild>
    </w:div>
    <w:div w:id="394355483">
      <w:bodyDiv w:val="1"/>
      <w:marLeft w:val="0"/>
      <w:marRight w:val="0"/>
      <w:marTop w:val="0"/>
      <w:marBottom w:val="0"/>
      <w:divBdr>
        <w:top w:val="none" w:sz="0" w:space="0" w:color="auto"/>
        <w:left w:val="none" w:sz="0" w:space="0" w:color="auto"/>
        <w:bottom w:val="none" w:sz="0" w:space="0" w:color="auto"/>
        <w:right w:val="none" w:sz="0" w:space="0" w:color="auto"/>
      </w:divBdr>
    </w:div>
    <w:div w:id="408696683">
      <w:bodyDiv w:val="1"/>
      <w:marLeft w:val="0"/>
      <w:marRight w:val="0"/>
      <w:marTop w:val="0"/>
      <w:marBottom w:val="0"/>
      <w:divBdr>
        <w:top w:val="none" w:sz="0" w:space="0" w:color="auto"/>
        <w:left w:val="none" w:sz="0" w:space="0" w:color="auto"/>
        <w:bottom w:val="none" w:sz="0" w:space="0" w:color="auto"/>
        <w:right w:val="none" w:sz="0" w:space="0" w:color="auto"/>
      </w:divBdr>
      <w:divsChild>
        <w:div w:id="1183667343">
          <w:marLeft w:val="0"/>
          <w:marRight w:val="0"/>
          <w:marTop w:val="0"/>
          <w:marBottom w:val="0"/>
          <w:divBdr>
            <w:top w:val="none" w:sz="0" w:space="0" w:color="auto"/>
            <w:left w:val="none" w:sz="0" w:space="0" w:color="auto"/>
            <w:bottom w:val="none" w:sz="0" w:space="0" w:color="auto"/>
            <w:right w:val="none" w:sz="0" w:space="0" w:color="auto"/>
          </w:divBdr>
        </w:div>
      </w:divsChild>
    </w:div>
    <w:div w:id="410155180">
      <w:bodyDiv w:val="1"/>
      <w:marLeft w:val="0"/>
      <w:marRight w:val="0"/>
      <w:marTop w:val="0"/>
      <w:marBottom w:val="0"/>
      <w:divBdr>
        <w:top w:val="none" w:sz="0" w:space="0" w:color="auto"/>
        <w:left w:val="none" w:sz="0" w:space="0" w:color="auto"/>
        <w:bottom w:val="none" w:sz="0" w:space="0" w:color="auto"/>
        <w:right w:val="none" w:sz="0" w:space="0" w:color="auto"/>
      </w:divBdr>
    </w:div>
    <w:div w:id="412967830">
      <w:bodyDiv w:val="1"/>
      <w:marLeft w:val="0"/>
      <w:marRight w:val="0"/>
      <w:marTop w:val="0"/>
      <w:marBottom w:val="0"/>
      <w:divBdr>
        <w:top w:val="none" w:sz="0" w:space="0" w:color="auto"/>
        <w:left w:val="none" w:sz="0" w:space="0" w:color="auto"/>
        <w:bottom w:val="none" w:sz="0" w:space="0" w:color="auto"/>
        <w:right w:val="none" w:sz="0" w:space="0" w:color="auto"/>
      </w:divBdr>
    </w:div>
    <w:div w:id="427849037">
      <w:bodyDiv w:val="1"/>
      <w:marLeft w:val="0"/>
      <w:marRight w:val="0"/>
      <w:marTop w:val="0"/>
      <w:marBottom w:val="0"/>
      <w:divBdr>
        <w:top w:val="none" w:sz="0" w:space="0" w:color="auto"/>
        <w:left w:val="none" w:sz="0" w:space="0" w:color="auto"/>
        <w:bottom w:val="none" w:sz="0" w:space="0" w:color="auto"/>
        <w:right w:val="none" w:sz="0" w:space="0" w:color="auto"/>
      </w:divBdr>
    </w:div>
    <w:div w:id="438333153">
      <w:bodyDiv w:val="1"/>
      <w:marLeft w:val="0"/>
      <w:marRight w:val="0"/>
      <w:marTop w:val="0"/>
      <w:marBottom w:val="0"/>
      <w:divBdr>
        <w:top w:val="none" w:sz="0" w:space="0" w:color="auto"/>
        <w:left w:val="none" w:sz="0" w:space="0" w:color="auto"/>
        <w:bottom w:val="none" w:sz="0" w:space="0" w:color="auto"/>
        <w:right w:val="none" w:sz="0" w:space="0" w:color="auto"/>
      </w:divBdr>
    </w:div>
    <w:div w:id="453446921">
      <w:bodyDiv w:val="1"/>
      <w:marLeft w:val="0"/>
      <w:marRight w:val="0"/>
      <w:marTop w:val="0"/>
      <w:marBottom w:val="0"/>
      <w:divBdr>
        <w:top w:val="none" w:sz="0" w:space="0" w:color="auto"/>
        <w:left w:val="none" w:sz="0" w:space="0" w:color="auto"/>
        <w:bottom w:val="none" w:sz="0" w:space="0" w:color="auto"/>
        <w:right w:val="none" w:sz="0" w:space="0" w:color="auto"/>
      </w:divBdr>
    </w:div>
    <w:div w:id="463157180">
      <w:bodyDiv w:val="1"/>
      <w:marLeft w:val="0"/>
      <w:marRight w:val="0"/>
      <w:marTop w:val="0"/>
      <w:marBottom w:val="0"/>
      <w:divBdr>
        <w:top w:val="none" w:sz="0" w:space="0" w:color="auto"/>
        <w:left w:val="none" w:sz="0" w:space="0" w:color="auto"/>
        <w:bottom w:val="none" w:sz="0" w:space="0" w:color="auto"/>
        <w:right w:val="none" w:sz="0" w:space="0" w:color="auto"/>
      </w:divBdr>
    </w:div>
    <w:div w:id="464390063">
      <w:bodyDiv w:val="1"/>
      <w:marLeft w:val="0"/>
      <w:marRight w:val="0"/>
      <w:marTop w:val="0"/>
      <w:marBottom w:val="0"/>
      <w:divBdr>
        <w:top w:val="none" w:sz="0" w:space="0" w:color="auto"/>
        <w:left w:val="none" w:sz="0" w:space="0" w:color="auto"/>
        <w:bottom w:val="none" w:sz="0" w:space="0" w:color="auto"/>
        <w:right w:val="none" w:sz="0" w:space="0" w:color="auto"/>
      </w:divBdr>
      <w:divsChild>
        <w:div w:id="567153012">
          <w:marLeft w:val="0"/>
          <w:marRight w:val="0"/>
          <w:marTop w:val="0"/>
          <w:marBottom w:val="0"/>
          <w:divBdr>
            <w:top w:val="none" w:sz="0" w:space="0" w:color="auto"/>
            <w:left w:val="none" w:sz="0" w:space="0" w:color="auto"/>
            <w:bottom w:val="none" w:sz="0" w:space="0" w:color="auto"/>
            <w:right w:val="none" w:sz="0" w:space="0" w:color="auto"/>
          </w:divBdr>
          <w:divsChild>
            <w:div w:id="1224295877">
              <w:marLeft w:val="60"/>
              <w:marRight w:val="0"/>
              <w:marTop w:val="0"/>
              <w:marBottom w:val="0"/>
              <w:divBdr>
                <w:top w:val="none" w:sz="0" w:space="0" w:color="auto"/>
                <w:left w:val="none" w:sz="0" w:space="0" w:color="auto"/>
                <w:bottom w:val="none" w:sz="0" w:space="0" w:color="auto"/>
                <w:right w:val="none" w:sz="0" w:space="0" w:color="auto"/>
              </w:divBdr>
              <w:divsChild>
                <w:div w:id="1393583790">
                  <w:marLeft w:val="0"/>
                  <w:marRight w:val="0"/>
                  <w:marTop w:val="0"/>
                  <w:marBottom w:val="0"/>
                  <w:divBdr>
                    <w:top w:val="none" w:sz="0" w:space="0" w:color="auto"/>
                    <w:left w:val="none" w:sz="0" w:space="0" w:color="auto"/>
                    <w:bottom w:val="none" w:sz="0" w:space="0" w:color="auto"/>
                    <w:right w:val="none" w:sz="0" w:space="0" w:color="auto"/>
                  </w:divBdr>
                  <w:divsChild>
                    <w:div w:id="1531451933">
                      <w:marLeft w:val="0"/>
                      <w:marRight w:val="0"/>
                      <w:marTop w:val="0"/>
                      <w:marBottom w:val="120"/>
                      <w:divBdr>
                        <w:top w:val="single" w:sz="6" w:space="0" w:color="F5F5F5"/>
                        <w:left w:val="single" w:sz="6" w:space="0" w:color="F5F5F5"/>
                        <w:bottom w:val="single" w:sz="6" w:space="0" w:color="F5F5F5"/>
                        <w:right w:val="single" w:sz="6" w:space="0" w:color="F5F5F5"/>
                      </w:divBdr>
                      <w:divsChild>
                        <w:div w:id="499781852">
                          <w:marLeft w:val="0"/>
                          <w:marRight w:val="0"/>
                          <w:marTop w:val="0"/>
                          <w:marBottom w:val="0"/>
                          <w:divBdr>
                            <w:top w:val="none" w:sz="0" w:space="0" w:color="auto"/>
                            <w:left w:val="none" w:sz="0" w:space="0" w:color="auto"/>
                            <w:bottom w:val="none" w:sz="0" w:space="0" w:color="auto"/>
                            <w:right w:val="none" w:sz="0" w:space="0" w:color="auto"/>
                          </w:divBdr>
                          <w:divsChild>
                            <w:div w:id="14190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489803">
          <w:marLeft w:val="0"/>
          <w:marRight w:val="0"/>
          <w:marTop w:val="0"/>
          <w:marBottom w:val="0"/>
          <w:divBdr>
            <w:top w:val="none" w:sz="0" w:space="0" w:color="auto"/>
            <w:left w:val="none" w:sz="0" w:space="0" w:color="auto"/>
            <w:bottom w:val="none" w:sz="0" w:space="0" w:color="auto"/>
            <w:right w:val="none" w:sz="0" w:space="0" w:color="auto"/>
          </w:divBdr>
          <w:divsChild>
            <w:div w:id="1054502494">
              <w:marLeft w:val="0"/>
              <w:marRight w:val="60"/>
              <w:marTop w:val="0"/>
              <w:marBottom w:val="0"/>
              <w:divBdr>
                <w:top w:val="none" w:sz="0" w:space="0" w:color="auto"/>
                <w:left w:val="none" w:sz="0" w:space="0" w:color="auto"/>
                <w:bottom w:val="none" w:sz="0" w:space="0" w:color="auto"/>
                <w:right w:val="none" w:sz="0" w:space="0" w:color="auto"/>
              </w:divBdr>
              <w:divsChild>
                <w:div w:id="569660864">
                  <w:marLeft w:val="0"/>
                  <w:marRight w:val="0"/>
                  <w:marTop w:val="0"/>
                  <w:marBottom w:val="120"/>
                  <w:divBdr>
                    <w:top w:val="single" w:sz="6" w:space="0" w:color="C0C0C0"/>
                    <w:left w:val="single" w:sz="6" w:space="0" w:color="D9D9D9"/>
                    <w:bottom w:val="single" w:sz="6" w:space="0" w:color="D9D9D9"/>
                    <w:right w:val="single" w:sz="6" w:space="0" w:color="D9D9D9"/>
                  </w:divBdr>
                  <w:divsChild>
                    <w:div w:id="36010779">
                      <w:marLeft w:val="0"/>
                      <w:marRight w:val="0"/>
                      <w:marTop w:val="0"/>
                      <w:marBottom w:val="0"/>
                      <w:divBdr>
                        <w:top w:val="none" w:sz="0" w:space="0" w:color="auto"/>
                        <w:left w:val="none" w:sz="0" w:space="0" w:color="auto"/>
                        <w:bottom w:val="none" w:sz="0" w:space="0" w:color="auto"/>
                        <w:right w:val="none" w:sz="0" w:space="0" w:color="auto"/>
                      </w:divBdr>
                    </w:div>
                    <w:div w:id="16281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123631">
      <w:bodyDiv w:val="1"/>
      <w:marLeft w:val="0"/>
      <w:marRight w:val="0"/>
      <w:marTop w:val="0"/>
      <w:marBottom w:val="0"/>
      <w:divBdr>
        <w:top w:val="none" w:sz="0" w:space="0" w:color="auto"/>
        <w:left w:val="none" w:sz="0" w:space="0" w:color="auto"/>
        <w:bottom w:val="none" w:sz="0" w:space="0" w:color="auto"/>
        <w:right w:val="none" w:sz="0" w:space="0" w:color="auto"/>
      </w:divBdr>
    </w:div>
    <w:div w:id="491409885">
      <w:bodyDiv w:val="1"/>
      <w:marLeft w:val="0"/>
      <w:marRight w:val="0"/>
      <w:marTop w:val="0"/>
      <w:marBottom w:val="0"/>
      <w:divBdr>
        <w:top w:val="none" w:sz="0" w:space="0" w:color="auto"/>
        <w:left w:val="none" w:sz="0" w:space="0" w:color="auto"/>
        <w:bottom w:val="none" w:sz="0" w:space="0" w:color="auto"/>
        <w:right w:val="none" w:sz="0" w:space="0" w:color="auto"/>
      </w:divBdr>
    </w:div>
    <w:div w:id="491722393">
      <w:bodyDiv w:val="1"/>
      <w:marLeft w:val="0"/>
      <w:marRight w:val="0"/>
      <w:marTop w:val="0"/>
      <w:marBottom w:val="0"/>
      <w:divBdr>
        <w:top w:val="none" w:sz="0" w:space="0" w:color="auto"/>
        <w:left w:val="none" w:sz="0" w:space="0" w:color="auto"/>
        <w:bottom w:val="none" w:sz="0" w:space="0" w:color="auto"/>
        <w:right w:val="none" w:sz="0" w:space="0" w:color="auto"/>
      </w:divBdr>
    </w:div>
    <w:div w:id="492453596">
      <w:bodyDiv w:val="1"/>
      <w:marLeft w:val="0"/>
      <w:marRight w:val="0"/>
      <w:marTop w:val="0"/>
      <w:marBottom w:val="0"/>
      <w:divBdr>
        <w:top w:val="none" w:sz="0" w:space="0" w:color="auto"/>
        <w:left w:val="none" w:sz="0" w:space="0" w:color="auto"/>
        <w:bottom w:val="none" w:sz="0" w:space="0" w:color="auto"/>
        <w:right w:val="none" w:sz="0" w:space="0" w:color="auto"/>
      </w:divBdr>
    </w:div>
    <w:div w:id="503204928">
      <w:bodyDiv w:val="1"/>
      <w:marLeft w:val="0"/>
      <w:marRight w:val="0"/>
      <w:marTop w:val="0"/>
      <w:marBottom w:val="0"/>
      <w:divBdr>
        <w:top w:val="none" w:sz="0" w:space="0" w:color="auto"/>
        <w:left w:val="none" w:sz="0" w:space="0" w:color="auto"/>
        <w:bottom w:val="none" w:sz="0" w:space="0" w:color="auto"/>
        <w:right w:val="none" w:sz="0" w:space="0" w:color="auto"/>
      </w:divBdr>
    </w:div>
    <w:div w:id="510217909">
      <w:bodyDiv w:val="1"/>
      <w:marLeft w:val="0"/>
      <w:marRight w:val="0"/>
      <w:marTop w:val="0"/>
      <w:marBottom w:val="0"/>
      <w:divBdr>
        <w:top w:val="none" w:sz="0" w:space="0" w:color="auto"/>
        <w:left w:val="none" w:sz="0" w:space="0" w:color="auto"/>
        <w:bottom w:val="none" w:sz="0" w:space="0" w:color="auto"/>
        <w:right w:val="none" w:sz="0" w:space="0" w:color="auto"/>
      </w:divBdr>
    </w:div>
    <w:div w:id="518544941">
      <w:bodyDiv w:val="1"/>
      <w:marLeft w:val="0"/>
      <w:marRight w:val="0"/>
      <w:marTop w:val="0"/>
      <w:marBottom w:val="0"/>
      <w:divBdr>
        <w:top w:val="none" w:sz="0" w:space="0" w:color="auto"/>
        <w:left w:val="none" w:sz="0" w:space="0" w:color="auto"/>
        <w:bottom w:val="none" w:sz="0" w:space="0" w:color="auto"/>
        <w:right w:val="none" w:sz="0" w:space="0" w:color="auto"/>
      </w:divBdr>
    </w:div>
    <w:div w:id="523709962">
      <w:bodyDiv w:val="1"/>
      <w:marLeft w:val="0"/>
      <w:marRight w:val="0"/>
      <w:marTop w:val="0"/>
      <w:marBottom w:val="0"/>
      <w:divBdr>
        <w:top w:val="none" w:sz="0" w:space="0" w:color="auto"/>
        <w:left w:val="none" w:sz="0" w:space="0" w:color="auto"/>
        <w:bottom w:val="none" w:sz="0" w:space="0" w:color="auto"/>
        <w:right w:val="none" w:sz="0" w:space="0" w:color="auto"/>
      </w:divBdr>
    </w:div>
    <w:div w:id="533346896">
      <w:bodyDiv w:val="1"/>
      <w:marLeft w:val="0"/>
      <w:marRight w:val="0"/>
      <w:marTop w:val="0"/>
      <w:marBottom w:val="0"/>
      <w:divBdr>
        <w:top w:val="none" w:sz="0" w:space="0" w:color="auto"/>
        <w:left w:val="none" w:sz="0" w:space="0" w:color="auto"/>
        <w:bottom w:val="none" w:sz="0" w:space="0" w:color="auto"/>
        <w:right w:val="none" w:sz="0" w:space="0" w:color="auto"/>
      </w:divBdr>
    </w:div>
    <w:div w:id="536545189">
      <w:bodyDiv w:val="1"/>
      <w:marLeft w:val="0"/>
      <w:marRight w:val="0"/>
      <w:marTop w:val="0"/>
      <w:marBottom w:val="0"/>
      <w:divBdr>
        <w:top w:val="none" w:sz="0" w:space="0" w:color="auto"/>
        <w:left w:val="none" w:sz="0" w:space="0" w:color="auto"/>
        <w:bottom w:val="none" w:sz="0" w:space="0" w:color="auto"/>
        <w:right w:val="none" w:sz="0" w:space="0" w:color="auto"/>
      </w:divBdr>
    </w:div>
    <w:div w:id="538858213">
      <w:bodyDiv w:val="1"/>
      <w:marLeft w:val="0"/>
      <w:marRight w:val="0"/>
      <w:marTop w:val="0"/>
      <w:marBottom w:val="0"/>
      <w:divBdr>
        <w:top w:val="none" w:sz="0" w:space="0" w:color="auto"/>
        <w:left w:val="none" w:sz="0" w:space="0" w:color="auto"/>
        <w:bottom w:val="none" w:sz="0" w:space="0" w:color="auto"/>
        <w:right w:val="none" w:sz="0" w:space="0" w:color="auto"/>
      </w:divBdr>
    </w:div>
    <w:div w:id="548106112">
      <w:bodyDiv w:val="1"/>
      <w:marLeft w:val="0"/>
      <w:marRight w:val="0"/>
      <w:marTop w:val="0"/>
      <w:marBottom w:val="0"/>
      <w:divBdr>
        <w:top w:val="none" w:sz="0" w:space="0" w:color="auto"/>
        <w:left w:val="none" w:sz="0" w:space="0" w:color="auto"/>
        <w:bottom w:val="none" w:sz="0" w:space="0" w:color="auto"/>
        <w:right w:val="none" w:sz="0" w:space="0" w:color="auto"/>
      </w:divBdr>
    </w:div>
    <w:div w:id="562377765">
      <w:bodyDiv w:val="1"/>
      <w:marLeft w:val="0"/>
      <w:marRight w:val="0"/>
      <w:marTop w:val="0"/>
      <w:marBottom w:val="0"/>
      <w:divBdr>
        <w:top w:val="none" w:sz="0" w:space="0" w:color="auto"/>
        <w:left w:val="none" w:sz="0" w:space="0" w:color="auto"/>
        <w:bottom w:val="none" w:sz="0" w:space="0" w:color="auto"/>
        <w:right w:val="none" w:sz="0" w:space="0" w:color="auto"/>
      </w:divBdr>
    </w:div>
    <w:div w:id="572204732">
      <w:bodyDiv w:val="1"/>
      <w:marLeft w:val="0"/>
      <w:marRight w:val="0"/>
      <w:marTop w:val="0"/>
      <w:marBottom w:val="0"/>
      <w:divBdr>
        <w:top w:val="none" w:sz="0" w:space="0" w:color="auto"/>
        <w:left w:val="none" w:sz="0" w:space="0" w:color="auto"/>
        <w:bottom w:val="none" w:sz="0" w:space="0" w:color="auto"/>
        <w:right w:val="none" w:sz="0" w:space="0" w:color="auto"/>
      </w:divBdr>
      <w:divsChild>
        <w:div w:id="190916558">
          <w:marLeft w:val="0"/>
          <w:marRight w:val="0"/>
          <w:marTop w:val="0"/>
          <w:marBottom w:val="0"/>
          <w:divBdr>
            <w:top w:val="none" w:sz="0" w:space="0" w:color="auto"/>
            <w:left w:val="none" w:sz="0" w:space="0" w:color="auto"/>
            <w:bottom w:val="none" w:sz="0" w:space="0" w:color="auto"/>
            <w:right w:val="none" w:sz="0" w:space="0" w:color="auto"/>
          </w:divBdr>
        </w:div>
        <w:div w:id="778137278">
          <w:marLeft w:val="0"/>
          <w:marRight w:val="0"/>
          <w:marTop w:val="0"/>
          <w:marBottom w:val="0"/>
          <w:divBdr>
            <w:top w:val="none" w:sz="0" w:space="0" w:color="auto"/>
            <w:left w:val="none" w:sz="0" w:space="0" w:color="auto"/>
            <w:bottom w:val="none" w:sz="0" w:space="0" w:color="auto"/>
            <w:right w:val="none" w:sz="0" w:space="0" w:color="auto"/>
          </w:divBdr>
        </w:div>
      </w:divsChild>
    </w:div>
    <w:div w:id="578639563">
      <w:bodyDiv w:val="1"/>
      <w:marLeft w:val="0"/>
      <w:marRight w:val="0"/>
      <w:marTop w:val="0"/>
      <w:marBottom w:val="0"/>
      <w:divBdr>
        <w:top w:val="none" w:sz="0" w:space="0" w:color="auto"/>
        <w:left w:val="none" w:sz="0" w:space="0" w:color="auto"/>
        <w:bottom w:val="none" w:sz="0" w:space="0" w:color="auto"/>
        <w:right w:val="none" w:sz="0" w:space="0" w:color="auto"/>
      </w:divBdr>
    </w:div>
    <w:div w:id="593515096">
      <w:bodyDiv w:val="1"/>
      <w:marLeft w:val="0"/>
      <w:marRight w:val="0"/>
      <w:marTop w:val="0"/>
      <w:marBottom w:val="0"/>
      <w:divBdr>
        <w:top w:val="none" w:sz="0" w:space="0" w:color="auto"/>
        <w:left w:val="none" w:sz="0" w:space="0" w:color="auto"/>
        <w:bottom w:val="none" w:sz="0" w:space="0" w:color="auto"/>
        <w:right w:val="none" w:sz="0" w:space="0" w:color="auto"/>
      </w:divBdr>
    </w:div>
    <w:div w:id="627399003">
      <w:bodyDiv w:val="1"/>
      <w:marLeft w:val="0"/>
      <w:marRight w:val="0"/>
      <w:marTop w:val="0"/>
      <w:marBottom w:val="0"/>
      <w:divBdr>
        <w:top w:val="none" w:sz="0" w:space="0" w:color="auto"/>
        <w:left w:val="none" w:sz="0" w:space="0" w:color="auto"/>
        <w:bottom w:val="none" w:sz="0" w:space="0" w:color="auto"/>
        <w:right w:val="none" w:sz="0" w:space="0" w:color="auto"/>
      </w:divBdr>
    </w:div>
    <w:div w:id="627661349">
      <w:bodyDiv w:val="1"/>
      <w:marLeft w:val="0"/>
      <w:marRight w:val="0"/>
      <w:marTop w:val="0"/>
      <w:marBottom w:val="0"/>
      <w:divBdr>
        <w:top w:val="none" w:sz="0" w:space="0" w:color="auto"/>
        <w:left w:val="none" w:sz="0" w:space="0" w:color="auto"/>
        <w:bottom w:val="none" w:sz="0" w:space="0" w:color="auto"/>
        <w:right w:val="none" w:sz="0" w:space="0" w:color="auto"/>
      </w:divBdr>
    </w:div>
    <w:div w:id="629097761">
      <w:bodyDiv w:val="1"/>
      <w:marLeft w:val="0"/>
      <w:marRight w:val="0"/>
      <w:marTop w:val="0"/>
      <w:marBottom w:val="0"/>
      <w:divBdr>
        <w:top w:val="none" w:sz="0" w:space="0" w:color="auto"/>
        <w:left w:val="none" w:sz="0" w:space="0" w:color="auto"/>
        <w:bottom w:val="none" w:sz="0" w:space="0" w:color="auto"/>
        <w:right w:val="none" w:sz="0" w:space="0" w:color="auto"/>
      </w:divBdr>
    </w:div>
    <w:div w:id="647704462">
      <w:bodyDiv w:val="1"/>
      <w:marLeft w:val="0"/>
      <w:marRight w:val="0"/>
      <w:marTop w:val="0"/>
      <w:marBottom w:val="0"/>
      <w:divBdr>
        <w:top w:val="none" w:sz="0" w:space="0" w:color="auto"/>
        <w:left w:val="none" w:sz="0" w:space="0" w:color="auto"/>
        <w:bottom w:val="none" w:sz="0" w:space="0" w:color="auto"/>
        <w:right w:val="none" w:sz="0" w:space="0" w:color="auto"/>
      </w:divBdr>
    </w:div>
    <w:div w:id="651719091">
      <w:bodyDiv w:val="1"/>
      <w:marLeft w:val="0"/>
      <w:marRight w:val="0"/>
      <w:marTop w:val="0"/>
      <w:marBottom w:val="0"/>
      <w:divBdr>
        <w:top w:val="none" w:sz="0" w:space="0" w:color="auto"/>
        <w:left w:val="none" w:sz="0" w:space="0" w:color="auto"/>
        <w:bottom w:val="none" w:sz="0" w:space="0" w:color="auto"/>
        <w:right w:val="none" w:sz="0" w:space="0" w:color="auto"/>
      </w:divBdr>
    </w:div>
    <w:div w:id="654721201">
      <w:bodyDiv w:val="1"/>
      <w:marLeft w:val="0"/>
      <w:marRight w:val="0"/>
      <w:marTop w:val="0"/>
      <w:marBottom w:val="0"/>
      <w:divBdr>
        <w:top w:val="none" w:sz="0" w:space="0" w:color="auto"/>
        <w:left w:val="none" w:sz="0" w:space="0" w:color="auto"/>
        <w:bottom w:val="none" w:sz="0" w:space="0" w:color="auto"/>
        <w:right w:val="none" w:sz="0" w:space="0" w:color="auto"/>
      </w:divBdr>
    </w:div>
    <w:div w:id="654846007">
      <w:bodyDiv w:val="1"/>
      <w:marLeft w:val="0"/>
      <w:marRight w:val="0"/>
      <w:marTop w:val="0"/>
      <w:marBottom w:val="0"/>
      <w:divBdr>
        <w:top w:val="none" w:sz="0" w:space="0" w:color="auto"/>
        <w:left w:val="none" w:sz="0" w:space="0" w:color="auto"/>
        <w:bottom w:val="none" w:sz="0" w:space="0" w:color="auto"/>
        <w:right w:val="none" w:sz="0" w:space="0" w:color="auto"/>
      </w:divBdr>
    </w:div>
    <w:div w:id="676229087">
      <w:bodyDiv w:val="1"/>
      <w:marLeft w:val="0"/>
      <w:marRight w:val="0"/>
      <w:marTop w:val="0"/>
      <w:marBottom w:val="0"/>
      <w:divBdr>
        <w:top w:val="none" w:sz="0" w:space="0" w:color="auto"/>
        <w:left w:val="none" w:sz="0" w:space="0" w:color="auto"/>
        <w:bottom w:val="none" w:sz="0" w:space="0" w:color="auto"/>
        <w:right w:val="none" w:sz="0" w:space="0" w:color="auto"/>
      </w:divBdr>
    </w:div>
    <w:div w:id="684743832">
      <w:bodyDiv w:val="1"/>
      <w:marLeft w:val="0"/>
      <w:marRight w:val="0"/>
      <w:marTop w:val="0"/>
      <w:marBottom w:val="0"/>
      <w:divBdr>
        <w:top w:val="none" w:sz="0" w:space="0" w:color="auto"/>
        <w:left w:val="none" w:sz="0" w:space="0" w:color="auto"/>
        <w:bottom w:val="none" w:sz="0" w:space="0" w:color="auto"/>
        <w:right w:val="none" w:sz="0" w:space="0" w:color="auto"/>
      </w:divBdr>
      <w:divsChild>
        <w:div w:id="1219440261">
          <w:marLeft w:val="0"/>
          <w:marRight w:val="0"/>
          <w:marTop w:val="0"/>
          <w:marBottom w:val="0"/>
          <w:divBdr>
            <w:top w:val="single" w:sz="6" w:space="0" w:color="EBEBEB"/>
            <w:left w:val="none" w:sz="0" w:space="0" w:color="auto"/>
            <w:bottom w:val="none" w:sz="0" w:space="0" w:color="auto"/>
            <w:right w:val="none" w:sz="0" w:space="0" w:color="auto"/>
          </w:divBdr>
          <w:divsChild>
            <w:div w:id="445386731">
              <w:marLeft w:val="0"/>
              <w:marRight w:val="0"/>
              <w:marTop w:val="0"/>
              <w:marBottom w:val="0"/>
              <w:divBdr>
                <w:top w:val="none" w:sz="0" w:space="0" w:color="auto"/>
                <w:left w:val="none" w:sz="0" w:space="0" w:color="auto"/>
                <w:bottom w:val="none" w:sz="0" w:space="0" w:color="auto"/>
                <w:right w:val="none" w:sz="0" w:space="0" w:color="auto"/>
              </w:divBdr>
              <w:divsChild>
                <w:div w:id="168376121">
                  <w:marLeft w:val="0"/>
                  <w:marRight w:val="0"/>
                  <w:marTop w:val="0"/>
                  <w:marBottom w:val="0"/>
                  <w:divBdr>
                    <w:top w:val="none" w:sz="0" w:space="0" w:color="auto"/>
                    <w:left w:val="none" w:sz="0" w:space="0" w:color="auto"/>
                    <w:bottom w:val="none" w:sz="0" w:space="0" w:color="auto"/>
                    <w:right w:val="none" w:sz="0" w:space="0" w:color="auto"/>
                  </w:divBdr>
                  <w:divsChild>
                    <w:div w:id="1402756276">
                      <w:marLeft w:val="0"/>
                      <w:marRight w:val="0"/>
                      <w:marTop w:val="0"/>
                      <w:marBottom w:val="0"/>
                      <w:divBdr>
                        <w:top w:val="none" w:sz="0" w:space="0" w:color="auto"/>
                        <w:left w:val="none" w:sz="0" w:space="0" w:color="auto"/>
                        <w:bottom w:val="none" w:sz="0" w:space="0" w:color="auto"/>
                        <w:right w:val="none" w:sz="0" w:space="0" w:color="auto"/>
                      </w:divBdr>
                      <w:divsChild>
                        <w:div w:id="1396776047">
                          <w:marLeft w:val="0"/>
                          <w:marRight w:val="0"/>
                          <w:marTop w:val="180"/>
                          <w:marBottom w:val="0"/>
                          <w:divBdr>
                            <w:top w:val="none" w:sz="0" w:space="0" w:color="auto"/>
                            <w:left w:val="none" w:sz="0" w:space="0" w:color="auto"/>
                            <w:bottom w:val="none" w:sz="0" w:space="0" w:color="auto"/>
                            <w:right w:val="none" w:sz="0" w:space="0" w:color="auto"/>
                          </w:divBdr>
                          <w:divsChild>
                            <w:div w:id="184708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690061772">
          <w:marLeft w:val="0"/>
          <w:marRight w:val="0"/>
          <w:marTop w:val="0"/>
          <w:marBottom w:val="0"/>
          <w:divBdr>
            <w:top w:val="none" w:sz="0" w:space="0" w:color="auto"/>
            <w:left w:val="none" w:sz="0" w:space="0" w:color="auto"/>
            <w:bottom w:val="none" w:sz="0" w:space="0" w:color="auto"/>
            <w:right w:val="none" w:sz="0" w:space="0" w:color="auto"/>
          </w:divBdr>
          <w:divsChild>
            <w:div w:id="79185921">
              <w:marLeft w:val="0"/>
              <w:marRight w:val="0"/>
              <w:marTop w:val="0"/>
              <w:marBottom w:val="0"/>
              <w:divBdr>
                <w:top w:val="none" w:sz="0" w:space="0" w:color="auto"/>
                <w:left w:val="none" w:sz="0" w:space="0" w:color="auto"/>
                <w:bottom w:val="none" w:sz="0" w:space="0" w:color="auto"/>
                <w:right w:val="none" w:sz="0" w:space="0" w:color="auto"/>
              </w:divBdr>
              <w:divsChild>
                <w:div w:id="877745675">
                  <w:marLeft w:val="0"/>
                  <w:marRight w:val="0"/>
                  <w:marTop w:val="0"/>
                  <w:marBottom w:val="0"/>
                  <w:divBdr>
                    <w:top w:val="none" w:sz="0" w:space="0" w:color="auto"/>
                    <w:left w:val="none" w:sz="0" w:space="0" w:color="auto"/>
                    <w:bottom w:val="none" w:sz="0" w:space="0" w:color="auto"/>
                    <w:right w:val="none" w:sz="0" w:space="0" w:color="auto"/>
                  </w:divBdr>
                  <w:divsChild>
                    <w:div w:id="1022629394">
                      <w:marLeft w:val="0"/>
                      <w:marRight w:val="0"/>
                      <w:marTop w:val="0"/>
                      <w:marBottom w:val="0"/>
                      <w:divBdr>
                        <w:top w:val="none" w:sz="0" w:space="0" w:color="auto"/>
                        <w:left w:val="none" w:sz="0" w:space="0" w:color="auto"/>
                        <w:bottom w:val="none" w:sz="0" w:space="0" w:color="auto"/>
                        <w:right w:val="none" w:sz="0" w:space="0" w:color="auto"/>
                      </w:divBdr>
                      <w:divsChild>
                        <w:div w:id="899093984">
                          <w:marLeft w:val="0"/>
                          <w:marRight w:val="0"/>
                          <w:marTop w:val="60"/>
                          <w:marBottom w:val="60"/>
                          <w:divBdr>
                            <w:top w:val="none" w:sz="0" w:space="0" w:color="auto"/>
                            <w:left w:val="none" w:sz="0" w:space="0" w:color="auto"/>
                            <w:bottom w:val="none" w:sz="0" w:space="0" w:color="auto"/>
                            <w:right w:val="none" w:sz="0" w:space="0" w:color="auto"/>
                          </w:divBdr>
                        </w:div>
                        <w:div w:id="10350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44127">
      <w:bodyDiv w:val="1"/>
      <w:marLeft w:val="0"/>
      <w:marRight w:val="0"/>
      <w:marTop w:val="0"/>
      <w:marBottom w:val="0"/>
      <w:divBdr>
        <w:top w:val="none" w:sz="0" w:space="0" w:color="auto"/>
        <w:left w:val="none" w:sz="0" w:space="0" w:color="auto"/>
        <w:bottom w:val="none" w:sz="0" w:space="0" w:color="auto"/>
        <w:right w:val="none" w:sz="0" w:space="0" w:color="auto"/>
      </w:divBdr>
    </w:div>
    <w:div w:id="723677333">
      <w:bodyDiv w:val="1"/>
      <w:marLeft w:val="0"/>
      <w:marRight w:val="0"/>
      <w:marTop w:val="0"/>
      <w:marBottom w:val="0"/>
      <w:divBdr>
        <w:top w:val="none" w:sz="0" w:space="0" w:color="auto"/>
        <w:left w:val="none" w:sz="0" w:space="0" w:color="auto"/>
        <w:bottom w:val="none" w:sz="0" w:space="0" w:color="auto"/>
        <w:right w:val="none" w:sz="0" w:space="0" w:color="auto"/>
      </w:divBdr>
    </w:div>
    <w:div w:id="744764005">
      <w:bodyDiv w:val="1"/>
      <w:marLeft w:val="0"/>
      <w:marRight w:val="0"/>
      <w:marTop w:val="0"/>
      <w:marBottom w:val="0"/>
      <w:divBdr>
        <w:top w:val="none" w:sz="0" w:space="0" w:color="auto"/>
        <w:left w:val="none" w:sz="0" w:space="0" w:color="auto"/>
        <w:bottom w:val="none" w:sz="0" w:space="0" w:color="auto"/>
        <w:right w:val="none" w:sz="0" w:space="0" w:color="auto"/>
      </w:divBdr>
    </w:div>
    <w:div w:id="749429035">
      <w:bodyDiv w:val="1"/>
      <w:marLeft w:val="0"/>
      <w:marRight w:val="0"/>
      <w:marTop w:val="0"/>
      <w:marBottom w:val="0"/>
      <w:divBdr>
        <w:top w:val="none" w:sz="0" w:space="0" w:color="auto"/>
        <w:left w:val="none" w:sz="0" w:space="0" w:color="auto"/>
        <w:bottom w:val="none" w:sz="0" w:space="0" w:color="auto"/>
        <w:right w:val="none" w:sz="0" w:space="0" w:color="auto"/>
      </w:divBdr>
    </w:div>
    <w:div w:id="750473317">
      <w:bodyDiv w:val="1"/>
      <w:marLeft w:val="0"/>
      <w:marRight w:val="0"/>
      <w:marTop w:val="0"/>
      <w:marBottom w:val="0"/>
      <w:divBdr>
        <w:top w:val="none" w:sz="0" w:space="0" w:color="auto"/>
        <w:left w:val="none" w:sz="0" w:space="0" w:color="auto"/>
        <w:bottom w:val="none" w:sz="0" w:space="0" w:color="auto"/>
        <w:right w:val="none" w:sz="0" w:space="0" w:color="auto"/>
      </w:divBdr>
      <w:divsChild>
        <w:div w:id="879821033">
          <w:marLeft w:val="0"/>
          <w:marRight w:val="0"/>
          <w:marTop w:val="0"/>
          <w:marBottom w:val="0"/>
          <w:divBdr>
            <w:top w:val="none" w:sz="0" w:space="0" w:color="auto"/>
            <w:left w:val="none" w:sz="0" w:space="0" w:color="auto"/>
            <w:bottom w:val="none" w:sz="0" w:space="0" w:color="auto"/>
            <w:right w:val="none" w:sz="0" w:space="0" w:color="auto"/>
          </w:divBdr>
          <w:divsChild>
            <w:div w:id="468596601">
              <w:marLeft w:val="0"/>
              <w:marRight w:val="60"/>
              <w:marTop w:val="0"/>
              <w:marBottom w:val="0"/>
              <w:divBdr>
                <w:top w:val="none" w:sz="0" w:space="0" w:color="auto"/>
                <w:left w:val="none" w:sz="0" w:space="0" w:color="auto"/>
                <w:bottom w:val="none" w:sz="0" w:space="0" w:color="auto"/>
                <w:right w:val="none" w:sz="0" w:space="0" w:color="auto"/>
              </w:divBdr>
              <w:divsChild>
                <w:div w:id="1624772863">
                  <w:marLeft w:val="0"/>
                  <w:marRight w:val="0"/>
                  <w:marTop w:val="0"/>
                  <w:marBottom w:val="120"/>
                  <w:divBdr>
                    <w:top w:val="single" w:sz="6" w:space="0" w:color="A0A0A0"/>
                    <w:left w:val="single" w:sz="6" w:space="0" w:color="B9B9B9"/>
                    <w:bottom w:val="single" w:sz="6" w:space="0" w:color="B9B9B9"/>
                    <w:right w:val="single" w:sz="6" w:space="0" w:color="B9B9B9"/>
                  </w:divBdr>
                  <w:divsChild>
                    <w:div w:id="131142343">
                      <w:marLeft w:val="0"/>
                      <w:marRight w:val="0"/>
                      <w:marTop w:val="0"/>
                      <w:marBottom w:val="0"/>
                      <w:divBdr>
                        <w:top w:val="none" w:sz="0" w:space="0" w:color="auto"/>
                        <w:left w:val="none" w:sz="0" w:space="0" w:color="auto"/>
                        <w:bottom w:val="none" w:sz="0" w:space="0" w:color="auto"/>
                        <w:right w:val="none" w:sz="0" w:space="0" w:color="auto"/>
                      </w:divBdr>
                    </w:div>
                    <w:div w:id="13117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161272">
          <w:marLeft w:val="0"/>
          <w:marRight w:val="0"/>
          <w:marTop w:val="0"/>
          <w:marBottom w:val="0"/>
          <w:divBdr>
            <w:top w:val="none" w:sz="0" w:space="0" w:color="auto"/>
            <w:left w:val="none" w:sz="0" w:space="0" w:color="auto"/>
            <w:bottom w:val="none" w:sz="0" w:space="0" w:color="auto"/>
            <w:right w:val="none" w:sz="0" w:space="0" w:color="auto"/>
          </w:divBdr>
          <w:divsChild>
            <w:div w:id="849098527">
              <w:marLeft w:val="60"/>
              <w:marRight w:val="0"/>
              <w:marTop w:val="0"/>
              <w:marBottom w:val="0"/>
              <w:divBdr>
                <w:top w:val="none" w:sz="0" w:space="0" w:color="auto"/>
                <w:left w:val="none" w:sz="0" w:space="0" w:color="auto"/>
                <w:bottom w:val="none" w:sz="0" w:space="0" w:color="auto"/>
                <w:right w:val="none" w:sz="0" w:space="0" w:color="auto"/>
              </w:divBdr>
              <w:divsChild>
                <w:div w:id="1980110083">
                  <w:marLeft w:val="0"/>
                  <w:marRight w:val="0"/>
                  <w:marTop w:val="0"/>
                  <w:marBottom w:val="0"/>
                  <w:divBdr>
                    <w:top w:val="none" w:sz="0" w:space="0" w:color="auto"/>
                    <w:left w:val="none" w:sz="0" w:space="0" w:color="auto"/>
                    <w:bottom w:val="none" w:sz="0" w:space="0" w:color="auto"/>
                    <w:right w:val="none" w:sz="0" w:space="0" w:color="auto"/>
                  </w:divBdr>
                  <w:divsChild>
                    <w:div w:id="1426539434">
                      <w:marLeft w:val="0"/>
                      <w:marRight w:val="0"/>
                      <w:marTop w:val="0"/>
                      <w:marBottom w:val="120"/>
                      <w:divBdr>
                        <w:top w:val="single" w:sz="6" w:space="0" w:color="F5F5F5"/>
                        <w:left w:val="single" w:sz="6" w:space="0" w:color="F5F5F5"/>
                        <w:bottom w:val="single" w:sz="6" w:space="0" w:color="F5F5F5"/>
                        <w:right w:val="single" w:sz="6" w:space="0" w:color="F5F5F5"/>
                      </w:divBdr>
                      <w:divsChild>
                        <w:div w:id="1652367187">
                          <w:marLeft w:val="0"/>
                          <w:marRight w:val="0"/>
                          <w:marTop w:val="0"/>
                          <w:marBottom w:val="0"/>
                          <w:divBdr>
                            <w:top w:val="none" w:sz="0" w:space="0" w:color="auto"/>
                            <w:left w:val="none" w:sz="0" w:space="0" w:color="auto"/>
                            <w:bottom w:val="none" w:sz="0" w:space="0" w:color="auto"/>
                            <w:right w:val="none" w:sz="0" w:space="0" w:color="auto"/>
                          </w:divBdr>
                          <w:divsChild>
                            <w:div w:id="1664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622408">
      <w:bodyDiv w:val="1"/>
      <w:marLeft w:val="0"/>
      <w:marRight w:val="0"/>
      <w:marTop w:val="0"/>
      <w:marBottom w:val="0"/>
      <w:divBdr>
        <w:top w:val="none" w:sz="0" w:space="0" w:color="auto"/>
        <w:left w:val="none" w:sz="0" w:space="0" w:color="auto"/>
        <w:bottom w:val="none" w:sz="0" w:space="0" w:color="auto"/>
        <w:right w:val="none" w:sz="0" w:space="0" w:color="auto"/>
      </w:divBdr>
      <w:divsChild>
        <w:div w:id="128982814">
          <w:marLeft w:val="0"/>
          <w:marRight w:val="0"/>
          <w:marTop w:val="0"/>
          <w:marBottom w:val="0"/>
          <w:divBdr>
            <w:top w:val="none" w:sz="0" w:space="0" w:color="auto"/>
            <w:left w:val="none" w:sz="0" w:space="0" w:color="auto"/>
            <w:bottom w:val="none" w:sz="0" w:space="0" w:color="auto"/>
            <w:right w:val="none" w:sz="0" w:space="0" w:color="auto"/>
          </w:divBdr>
        </w:div>
        <w:div w:id="660473531">
          <w:marLeft w:val="0"/>
          <w:marRight w:val="0"/>
          <w:marTop w:val="0"/>
          <w:marBottom w:val="0"/>
          <w:divBdr>
            <w:top w:val="none" w:sz="0" w:space="0" w:color="auto"/>
            <w:left w:val="none" w:sz="0" w:space="0" w:color="auto"/>
            <w:bottom w:val="dotted" w:sz="6" w:space="0" w:color="4B4E50"/>
            <w:right w:val="none" w:sz="0" w:space="0" w:color="auto"/>
          </w:divBdr>
          <w:divsChild>
            <w:div w:id="1084061583">
              <w:marLeft w:val="0"/>
              <w:marRight w:val="0"/>
              <w:marTop w:val="0"/>
              <w:marBottom w:val="0"/>
              <w:divBdr>
                <w:top w:val="none" w:sz="0" w:space="0" w:color="auto"/>
                <w:left w:val="none" w:sz="0" w:space="0" w:color="auto"/>
                <w:bottom w:val="none" w:sz="0" w:space="0" w:color="auto"/>
                <w:right w:val="none" w:sz="0" w:space="0" w:color="auto"/>
              </w:divBdr>
            </w:div>
            <w:div w:id="1199009773">
              <w:marLeft w:val="0"/>
              <w:marRight w:val="0"/>
              <w:marTop w:val="0"/>
              <w:marBottom w:val="0"/>
              <w:divBdr>
                <w:top w:val="none" w:sz="0" w:space="0" w:color="auto"/>
                <w:left w:val="none" w:sz="0" w:space="0" w:color="auto"/>
                <w:bottom w:val="none" w:sz="0" w:space="0" w:color="auto"/>
                <w:right w:val="none" w:sz="0" w:space="0" w:color="auto"/>
              </w:divBdr>
              <w:divsChild>
                <w:div w:id="1553810959">
                  <w:marLeft w:val="0"/>
                  <w:marRight w:val="0"/>
                  <w:marTop w:val="0"/>
                  <w:marBottom w:val="0"/>
                  <w:divBdr>
                    <w:top w:val="none" w:sz="0" w:space="0" w:color="auto"/>
                    <w:left w:val="none" w:sz="0" w:space="0" w:color="auto"/>
                    <w:bottom w:val="none" w:sz="0" w:space="0" w:color="auto"/>
                    <w:right w:val="none" w:sz="0" w:space="0" w:color="auto"/>
                  </w:divBdr>
                </w:div>
              </w:divsChild>
            </w:div>
            <w:div w:id="1238128120">
              <w:marLeft w:val="0"/>
              <w:marRight w:val="0"/>
              <w:marTop w:val="0"/>
              <w:marBottom w:val="0"/>
              <w:divBdr>
                <w:top w:val="none" w:sz="0" w:space="0" w:color="auto"/>
                <w:left w:val="none" w:sz="0" w:space="0" w:color="auto"/>
                <w:bottom w:val="none" w:sz="0" w:space="0" w:color="auto"/>
                <w:right w:val="none" w:sz="0" w:space="0" w:color="auto"/>
              </w:divBdr>
              <w:divsChild>
                <w:div w:id="2554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5442">
          <w:marLeft w:val="0"/>
          <w:marRight w:val="0"/>
          <w:marTop w:val="0"/>
          <w:marBottom w:val="75"/>
          <w:divBdr>
            <w:top w:val="none" w:sz="0" w:space="0" w:color="auto"/>
            <w:left w:val="none" w:sz="0" w:space="0" w:color="auto"/>
            <w:bottom w:val="none" w:sz="0" w:space="0" w:color="auto"/>
            <w:right w:val="none" w:sz="0" w:space="0" w:color="auto"/>
          </w:divBdr>
        </w:div>
      </w:divsChild>
    </w:div>
    <w:div w:id="809782422">
      <w:bodyDiv w:val="1"/>
      <w:marLeft w:val="0"/>
      <w:marRight w:val="0"/>
      <w:marTop w:val="0"/>
      <w:marBottom w:val="0"/>
      <w:divBdr>
        <w:top w:val="none" w:sz="0" w:space="0" w:color="auto"/>
        <w:left w:val="none" w:sz="0" w:space="0" w:color="auto"/>
        <w:bottom w:val="none" w:sz="0" w:space="0" w:color="auto"/>
        <w:right w:val="none" w:sz="0" w:space="0" w:color="auto"/>
      </w:divBdr>
    </w:div>
    <w:div w:id="823476178">
      <w:bodyDiv w:val="1"/>
      <w:marLeft w:val="0"/>
      <w:marRight w:val="0"/>
      <w:marTop w:val="0"/>
      <w:marBottom w:val="0"/>
      <w:divBdr>
        <w:top w:val="none" w:sz="0" w:space="0" w:color="auto"/>
        <w:left w:val="none" w:sz="0" w:space="0" w:color="auto"/>
        <w:bottom w:val="none" w:sz="0" w:space="0" w:color="auto"/>
        <w:right w:val="none" w:sz="0" w:space="0" w:color="auto"/>
      </w:divBdr>
    </w:div>
    <w:div w:id="825828410">
      <w:bodyDiv w:val="1"/>
      <w:marLeft w:val="0"/>
      <w:marRight w:val="0"/>
      <w:marTop w:val="0"/>
      <w:marBottom w:val="0"/>
      <w:divBdr>
        <w:top w:val="none" w:sz="0" w:space="0" w:color="auto"/>
        <w:left w:val="none" w:sz="0" w:space="0" w:color="auto"/>
        <w:bottom w:val="none" w:sz="0" w:space="0" w:color="auto"/>
        <w:right w:val="none" w:sz="0" w:space="0" w:color="auto"/>
      </w:divBdr>
      <w:divsChild>
        <w:div w:id="880557300">
          <w:marLeft w:val="0"/>
          <w:marRight w:val="0"/>
          <w:marTop w:val="0"/>
          <w:marBottom w:val="0"/>
          <w:divBdr>
            <w:top w:val="none" w:sz="0" w:space="0" w:color="auto"/>
            <w:left w:val="none" w:sz="0" w:space="0" w:color="auto"/>
            <w:bottom w:val="none" w:sz="0" w:space="0" w:color="auto"/>
            <w:right w:val="none" w:sz="0" w:space="0" w:color="auto"/>
          </w:divBdr>
          <w:divsChild>
            <w:div w:id="1478910954">
              <w:marLeft w:val="0"/>
              <w:marRight w:val="0"/>
              <w:marTop w:val="0"/>
              <w:marBottom w:val="0"/>
              <w:divBdr>
                <w:top w:val="none" w:sz="0" w:space="0" w:color="auto"/>
                <w:left w:val="none" w:sz="0" w:space="0" w:color="auto"/>
                <w:bottom w:val="none" w:sz="0" w:space="0" w:color="auto"/>
                <w:right w:val="none" w:sz="0" w:space="0" w:color="auto"/>
              </w:divBdr>
              <w:divsChild>
                <w:div w:id="1355304994">
                  <w:marLeft w:val="0"/>
                  <w:marRight w:val="0"/>
                  <w:marTop w:val="0"/>
                  <w:marBottom w:val="0"/>
                  <w:divBdr>
                    <w:top w:val="none" w:sz="0" w:space="0" w:color="auto"/>
                    <w:left w:val="none" w:sz="0" w:space="0" w:color="auto"/>
                    <w:bottom w:val="none" w:sz="0" w:space="0" w:color="auto"/>
                    <w:right w:val="none" w:sz="0" w:space="0" w:color="auto"/>
                  </w:divBdr>
                  <w:divsChild>
                    <w:div w:id="410735083">
                      <w:marLeft w:val="0"/>
                      <w:marRight w:val="0"/>
                      <w:marTop w:val="0"/>
                      <w:marBottom w:val="225"/>
                      <w:divBdr>
                        <w:top w:val="none" w:sz="0" w:space="0" w:color="auto"/>
                        <w:left w:val="none" w:sz="0" w:space="0" w:color="auto"/>
                        <w:bottom w:val="none" w:sz="0" w:space="0" w:color="auto"/>
                        <w:right w:val="none" w:sz="0" w:space="0" w:color="auto"/>
                      </w:divBdr>
                    </w:div>
                    <w:div w:id="1842158464">
                      <w:marLeft w:val="0"/>
                      <w:marRight w:val="0"/>
                      <w:marTop w:val="0"/>
                      <w:marBottom w:val="225"/>
                      <w:divBdr>
                        <w:top w:val="none" w:sz="0" w:space="0" w:color="auto"/>
                        <w:left w:val="none" w:sz="0" w:space="0" w:color="auto"/>
                        <w:bottom w:val="none" w:sz="0" w:space="0" w:color="auto"/>
                        <w:right w:val="none" w:sz="0" w:space="0" w:color="auto"/>
                      </w:divBdr>
                    </w:div>
                  </w:divsChild>
                </w:div>
                <w:div w:id="1537543182">
                  <w:marLeft w:val="0"/>
                  <w:marRight w:val="0"/>
                  <w:marTop w:val="0"/>
                  <w:marBottom w:val="150"/>
                  <w:divBdr>
                    <w:top w:val="none" w:sz="0" w:space="0" w:color="auto"/>
                    <w:left w:val="none" w:sz="0" w:space="0" w:color="auto"/>
                    <w:bottom w:val="none" w:sz="0" w:space="0" w:color="auto"/>
                    <w:right w:val="none" w:sz="0" w:space="0" w:color="auto"/>
                  </w:divBdr>
                  <w:divsChild>
                    <w:div w:id="1247953770">
                      <w:marLeft w:val="0"/>
                      <w:marRight w:val="0"/>
                      <w:marTop w:val="0"/>
                      <w:marBottom w:val="0"/>
                      <w:divBdr>
                        <w:top w:val="none" w:sz="0" w:space="0" w:color="auto"/>
                        <w:left w:val="none" w:sz="0" w:space="0" w:color="auto"/>
                        <w:bottom w:val="none" w:sz="0" w:space="0" w:color="auto"/>
                        <w:right w:val="none" w:sz="0" w:space="0" w:color="auto"/>
                      </w:divBdr>
                      <w:divsChild>
                        <w:div w:id="12976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82641">
          <w:marLeft w:val="0"/>
          <w:marRight w:val="0"/>
          <w:marTop w:val="0"/>
          <w:marBottom w:val="0"/>
          <w:divBdr>
            <w:top w:val="none" w:sz="0" w:space="0" w:color="auto"/>
            <w:left w:val="none" w:sz="0" w:space="0" w:color="auto"/>
            <w:bottom w:val="none" w:sz="0" w:space="0" w:color="auto"/>
            <w:right w:val="none" w:sz="0" w:space="0" w:color="auto"/>
          </w:divBdr>
          <w:divsChild>
            <w:div w:id="30956248">
              <w:marLeft w:val="0"/>
              <w:marRight w:val="0"/>
              <w:marTop w:val="150"/>
              <w:marBottom w:val="0"/>
              <w:divBdr>
                <w:top w:val="none" w:sz="0" w:space="0" w:color="auto"/>
                <w:left w:val="none" w:sz="0" w:space="0" w:color="auto"/>
                <w:bottom w:val="none" w:sz="0" w:space="0" w:color="auto"/>
                <w:right w:val="none" w:sz="0" w:space="0" w:color="auto"/>
              </w:divBdr>
              <w:divsChild>
                <w:div w:id="1042679388">
                  <w:marLeft w:val="0"/>
                  <w:marRight w:val="0"/>
                  <w:marTop w:val="0"/>
                  <w:marBottom w:val="150"/>
                  <w:divBdr>
                    <w:top w:val="single" w:sz="6" w:space="23" w:color="272727"/>
                    <w:left w:val="single" w:sz="6" w:space="0" w:color="272727"/>
                    <w:bottom w:val="single" w:sz="6" w:space="23" w:color="272727"/>
                    <w:right w:val="single" w:sz="6" w:space="15" w:color="272727"/>
                  </w:divBdr>
                  <w:divsChild>
                    <w:div w:id="267663993">
                      <w:marLeft w:val="0"/>
                      <w:marRight w:val="0"/>
                      <w:marTop w:val="0"/>
                      <w:marBottom w:val="0"/>
                      <w:divBdr>
                        <w:top w:val="none" w:sz="0" w:space="0" w:color="auto"/>
                        <w:left w:val="none" w:sz="0" w:space="0" w:color="auto"/>
                        <w:bottom w:val="none" w:sz="0" w:space="0" w:color="auto"/>
                        <w:right w:val="none" w:sz="0" w:space="0" w:color="auto"/>
                      </w:divBdr>
                    </w:div>
                    <w:div w:id="1038315825">
                      <w:marLeft w:val="0"/>
                      <w:marRight w:val="0"/>
                      <w:marTop w:val="0"/>
                      <w:marBottom w:val="0"/>
                      <w:divBdr>
                        <w:top w:val="none" w:sz="0" w:space="0" w:color="auto"/>
                        <w:left w:val="none" w:sz="0" w:space="0" w:color="auto"/>
                        <w:bottom w:val="none" w:sz="0" w:space="0" w:color="auto"/>
                        <w:right w:val="none" w:sz="0" w:space="0" w:color="auto"/>
                      </w:divBdr>
                    </w:div>
                    <w:div w:id="19177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582808">
          <w:marLeft w:val="0"/>
          <w:marRight w:val="0"/>
          <w:marTop w:val="0"/>
          <w:marBottom w:val="0"/>
          <w:divBdr>
            <w:top w:val="none" w:sz="0" w:space="0" w:color="auto"/>
            <w:left w:val="none" w:sz="0" w:space="0" w:color="auto"/>
            <w:bottom w:val="none" w:sz="0" w:space="0" w:color="auto"/>
            <w:right w:val="none" w:sz="0" w:space="0" w:color="auto"/>
          </w:divBdr>
          <w:divsChild>
            <w:div w:id="2034991036">
              <w:marLeft w:val="0"/>
              <w:marRight w:val="0"/>
              <w:marTop w:val="0"/>
              <w:marBottom w:val="0"/>
              <w:divBdr>
                <w:top w:val="none" w:sz="0" w:space="0" w:color="auto"/>
                <w:left w:val="none" w:sz="0" w:space="0" w:color="auto"/>
                <w:bottom w:val="none" w:sz="0" w:space="0" w:color="auto"/>
                <w:right w:val="none" w:sz="0" w:space="0" w:color="auto"/>
              </w:divBdr>
              <w:divsChild>
                <w:div w:id="1219442835">
                  <w:marLeft w:val="0"/>
                  <w:marRight w:val="0"/>
                  <w:marTop w:val="0"/>
                  <w:marBottom w:val="375"/>
                  <w:divBdr>
                    <w:top w:val="none" w:sz="0" w:space="0" w:color="auto"/>
                    <w:left w:val="none" w:sz="0" w:space="0" w:color="auto"/>
                    <w:bottom w:val="none" w:sz="0" w:space="0" w:color="auto"/>
                    <w:right w:val="none" w:sz="0" w:space="0" w:color="auto"/>
                  </w:divBdr>
                  <w:divsChild>
                    <w:div w:id="27729468">
                      <w:marLeft w:val="0"/>
                      <w:marRight w:val="0"/>
                      <w:marTop w:val="0"/>
                      <w:marBottom w:val="0"/>
                      <w:divBdr>
                        <w:top w:val="none" w:sz="0" w:space="0" w:color="auto"/>
                        <w:left w:val="none" w:sz="0" w:space="0" w:color="auto"/>
                        <w:bottom w:val="none" w:sz="0" w:space="0" w:color="auto"/>
                        <w:right w:val="none" w:sz="0" w:space="0" w:color="auto"/>
                      </w:divBdr>
                    </w:div>
                    <w:div w:id="311174912">
                      <w:marLeft w:val="0"/>
                      <w:marRight w:val="0"/>
                      <w:marTop w:val="0"/>
                      <w:marBottom w:val="0"/>
                      <w:divBdr>
                        <w:top w:val="none" w:sz="0" w:space="0" w:color="auto"/>
                        <w:left w:val="none" w:sz="0" w:space="0" w:color="auto"/>
                        <w:bottom w:val="none" w:sz="0" w:space="0" w:color="auto"/>
                        <w:right w:val="none" w:sz="0" w:space="0" w:color="auto"/>
                      </w:divBdr>
                    </w:div>
                    <w:div w:id="1313565103">
                      <w:marLeft w:val="0"/>
                      <w:marRight w:val="0"/>
                      <w:marTop w:val="0"/>
                      <w:marBottom w:val="0"/>
                      <w:divBdr>
                        <w:top w:val="none" w:sz="0" w:space="0" w:color="auto"/>
                        <w:left w:val="none" w:sz="0" w:space="0" w:color="auto"/>
                        <w:bottom w:val="none" w:sz="0" w:space="0" w:color="auto"/>
                        <w:right w:val="none" w:sz="0" w:space="0" w:color="auto"/>
                      </w:divBdr>
                    </w:div>
                    <w:div w:id="1712850359">
                      <w:marLeft w:val="0"/>
                      <w:marRight w:val="0"/>
                      <w:marTop w:val="0"/>
                      <w:marBottom w:val="0"/>
                      <w:divBdr>
                        <w:top w:val="none" w:sz="0" w:space="0" w:color="auto"/>
                        <w:left w:val="none" w:sz="0" w:space="0" w:color="auto"/>
                        <w:bottom w:val="none" w:sz="0" w:space="0" w:color="auto"/>
                        <w:right w:val="none" w:sz="0" w:space="0" w:color="auto"/>
                      </w:divBdr>
                    </w:div>
                  </w:divsChild>
                </w:div>
                <w:div w:id="1837958915">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829709794">
      <w:bodyDiv w:val="1"/>
      <w:marLeft w:val="0"/>
      <w:marRight w:val="0"/>
      <w:marTop w:val="0"/>
      <w:marBottom w:val="0"/>
      <w:divBdr>
        <w:top w:val="none" w:sz="0" w:space="0" w:color="auto"/>
        <w:left w:val="none" w:sz="0" w:space="0" w:color="auto"/>
        <w:bottom w:val="none" w:sz="0" w:space="0" w:color="auto"/>
        <w:right w:val="none" w:sz="0" w:space="0" w:color="auto"/>
      </w:divBdr>
    </w:div>
    <w:div w:id="838736776">
      <w:bodyDiv w:val="1"/>
      <w:marLeft w:val="0"/>
      <w:marRight w:val="0"/>
      <w:marTop w:val="0"/>
      <w:marBottom w:val="0"/>
      <w:divBdr>
        <w:top w:val="none" w:sz="0" w:space="0" w:color="auto"/>
        <w:left w:val="none" w:sz="0" w:space="0" w:color="auto"/>
        <w:bottom w:val="none" w:sz="0" w:space="0" w:color="auto"/>
        <w:right w:val="none" w:sz="0" w:space="0" w:color="auto"/>
      </w:divBdr>
      <w:divsChild>
        <w:div w:id="347410074">
          <w:marLeft w:val="0"/>
          <w:marRight w:val="0"/>
          <w:marTop w:val="0"/>
          <w:marBottom w:val="0"/>
          <w:divBdr>
            <w:top w:val="none" w:sz="0" w:space="0" w:color="auto"/>
            <w:left w:val="none" w:sz="0" w:space="0" w:color="auto"/>
            <w:bottom w:val="none" w:sz="0" w:space="0" w:color="auto"/>
            <w:right w:val="none" w:sz="0" w:space="0" w:color="auto"/>
          </w:divBdr>
        </w:div>
        <w:div w:id="955451680">
          <w:marLeft w:val="0"/>
          <w:marRight w:val="0"/>
          <w:marTop w:val="0"/>
          <w:marBottom w:val="0"/>
          <w:divBdr>
            <w:top w:val="none" w:sz="0" w:space="0" w:color="auto"/>
            <w:left w:val="none" w:sz="0" w:space="0" w:color="auto"/>
            <w:bottom w:val="none" w:sz="0" w:space="0" w:color="auto"/>
            <w:right w:val="none" w:sz="0" w:space="0" w:color="auto"/>
          </w:divBdr>
        </w:div>
      </w:divsChild>
    </w:div>
    <w:div w:id="845049933">
      <w:bodyDiv w:val="1"/>
      <w:marLeft w:val="0"/>
      <w:marRight w:val="0"/>
      <w:marTop w:val="0"/>
      <w:marBottom w:val="0"/>
      <w:divBdr>
        <w:top w:val="none" w:sz="0" w:space="0" w:color="auto"/>
        <w:left w:val="none" w:sz="0" w:space="0" w:color="auto"/>
        <w:bottom w:val="none" w:sz="0" w:space="0" w:color="auto"/>
        <w:right w:val="none" w:sz="0" w:space="0" w:color="auto"/>
      </w:divBdr>
    </w:div>
    <w:div w:id="849759003">
      <w:bodyDiv w:val="1"/>
      <w:marLeft w:val="0"/>
      <w:marRight w:val="0"/>
      <w:marTop w:val="0"/>
      <w:marBottom w:val="0"/>
      <w:divBdr>
        <w:top w:val="none" w:sz="0" w:space="0" w:color="auto"/>
        <w:left w:val="none" w:sz="0" w:space="0" w:color="auto"/>
        <w:bottom w:val="none" w:sz="0" w:space="0" w:color="auto"/>
        <w:right w:val="none" w:sz="0" w:space="0" w:color="auto"/>
      </w:divBdr>
    </w:div>
    <w:div w:id="850223110">
      <w:bodyDiv w:val="1"/>
      <w:marLeft w:val="0"/>
      <w:marRight w:val="0"/>
      <w:marTop w:val="0"/>
      <w:marBottom w:val="0"/>
      <w:divBdr>
        <w:top w:val="none" w:sz="0" w:space="0" w:color="auto"/>
        <w:left w:val="none" w:sz="0" w:space="0" w:color="auto"/>
        <w:bottom w:val="none" w:sz="0" w:space="0" w:color="auto"/>
        <w:right w:val="none" w:sz="0" w:space="0" w:color="auto"/>
      </w:divBdr>
    </w:div>
    <w:div w:id="850608369">
      <w:bodyDiv w:val="1"/>
      <w:marLeft w:val="0"/>
      <w:marRight w:val="0"/>
      <w:marTop w:val="0"/>
      <w:marBottom w:val="0"/>
      <w:divBdr>
        <w:top w:val="none" w:sz="0" w:space="0" w:color="auto"/>
        <w:left w:val="none" w:sz="0" w:space="0" w:color="auto"/>
        <w:bottom w:val="none" w:sz="0" w:space="0" w:color="auto"/>
        <w:right w:val="none" w:sz="0" w:space="0" w:color="auto"/>
      </w:divBdr>
    </w:div>
    <w:div w:id="863910187">
      <w:bodyDiv w:val="1"/>
      <w:marLeft w:val="0"/>
      <w:marRight w:val="0"/>
      <w:marTop w:val="0"/>
      <w:marBottom w:val="0"/>
      <w:divBdr>
        <w:top w:val="none" w:sz="0" w:space="0" w:color="auto"/>
        <w:left w:val="none" w:sz="0" w:space="0" w:color="auto"/>
        <w:bottom w:val="none" w:sz="0" w:space="0" w:color="auto"/>
        <w:right w:val="none" w:sz="0" w:space="0" w:color="auto"/>
      </w:divBdr>
    </w:div>
    <w:div w:id="879170670">
      <w:bodyDiv w:val="1"/>
      <w:marLeft w:val="0"/>
      <w:marRight w:val="0"/>
      <w:marTop w:val="0"/>
      <w:marBottom w:val="0"/>
      <w:divBdr>
        <w:top w:val="none" w:sz="0" w:space="0" w:color="auto"/>
        <w:left w:val="none" w:sz="0" w:space="0" w:color="auto"/>
        <w:bottom w:val="none" w:sz="0" w:space="0" w:color="auto"/>
        <w:right w:val="none" w:sz="0" w:space="0" w:color="auto"/>
      </w:divBdr>
    </w:div>
    <w:div w:id="880747197">
      <w:bodyDiv w:val="1"/>
      <w:marLeft w:val="0"/>
      <w:marRight w:val="0"/>
      <w:marTop w:val="0"/>
      <w:marBottom w:val="0"/>
      <w:divBdr>
        <w:top w:val="none" w:sz="0" w:space="0" w:color="auto"/>
        <w:left w:val="none" w:sz="0" w:space="0" w:color="auto"/>
        <w:bottom w:val="none" w:sz="0" w:space="0" w:color="auto"/>
        <w:right w:val="none" w:sz="0" w:space="0" w:color="auto"/>
      </w:divBdr>
    </w:div>
    <w:div w:id="881138120">
      <w:bodyDiv w:val="1"/>
      <w:marLeft w:val="0"/>
      <w:marRight w:val="0"/>
      <w:marTop w:val="0"/>
      <w:marBottom w:val="0"/>
      <w:divBdr>
        <w:top w:val="none" w:sz="0" w:space="0" w:color="auto"/>
        <w:left w:val="none" w:sz="0" w:space="0" w:color="auto"/>
        <w:bottom w:val="none" w:sz="0" w:space="0" w:color="auto"/>
        <w:right w:val="none" w:sz="0" w:space="0" w:color="auto"/>
      </w:divBdr>
      <w:divsChild>
        <w:div w:id="149952922">
          <w:marLeft w:val="0"/>
          <w:marRight w:val="-210"/>
          <w:marTop w:val="0"/>
          <w:marBottom w:val="0"/>
          <w:divBdr>
            <w:top w:val="none" w:sz="0" w:space="0" w:color="auto"/>
            <w:left w:val="none" w:sz="0" w:space="0" w:color="auto"/>
            <w:bottom w:val="none" w:sz="0" w:space="0" w:color="auto"/>
            <w:right w:val="none" w:sz="0" w:space="0" w:color="auto"/>
          </w:divBdr>
        </w:div>
        <w:div w:id="836186021">
          <w:marLeft w:val="0"/>
          <w:marRight w:val="-210"/>
          <w:marTop w:val="0"/>
          <w:marBottom w:val="0"/>
          <w:divBdr>
            <w:top w:val="none" w:sz="0" w:space="0" w:color="auto"/>
            <w:left w:val="none" w:sz="0" w:space="0" w:color="auto"/>
            <w:bottom w:val="none" w:sz="0" w:space="0" w:color="auto"/>
            <w:right w:val="none" w:sz="0" w:space="0" w:color="auto"/>
          </w:divBdr>
        </w:div>
        <w:div w:id="860513038">
          <w:marLeft w:val="0"/>
          <w:marRight w:val="-210"/>
          <w:marTop w:val="0"/>
          <w:marBottom w:val="0"/>
          <w:divBdr>
            <w:top w:val="none" w:sz="0" w:space="0" w:color="auto"/>
            <w:left w:val="none" w:sz="0" w:space="0" w:color="auto"/>
            <w:bottom w:val="none" w:sz="0" w:space="0" w:color="auto"/>
            <w:right w:val="none" w:sz="0" w:space="0" w:color="auto"/>
          </w:divBdr>
        </w:div>
        <w:div w:id="1801998706">
          <w:marLeft w:val="0"/>
          <w:marRight w:val="-210"/>
          <w:marTop w:val="0"/>
          <w:marBottom w:val="0"/>
          <w:divBdr>
            <w:top w:val="none" w:sz="0" w:space="0" w:color="auto"/>
            <w:left w:val="none" w:sz="0" w:space="0" w:color="auto"/>
            <w:bottom w:val="none" w:sz="0" w:space="0" w:color="auto"/>
            <w:right w:val="none" w:sz="0" w:space="0" w:color="auto"/>
          </w:divBdr>
        </w:div>
        <w:div w:id="1894651808">
          <w:marLeft w:val="0"/>
          <w:marRight w:val="-210"/>
          <w:marTop w:val="0"/>
          <w:marBottom w:val="0"/>
          <w:divBdr>
            <w:top w:val="none" w:sz="0" w:space="0" w:color="auto"/>
            <w:left w:val="none" w:sz="0" w:space="0" w:color="auto"/>
            <w:bottom w:val="none" w:sz="0" w:space="0" w:color="auto"/>
            <w:right w:val="none" w:sz="0" w:space="0" w:color="auto"/>
          </w:divBdr>
        </w:div>
      </w:divsChild>
    </w:div>
    <w:div w:id="881791474">
      <w:bodyDiv w:val="1"/>
      <w:marLeft w:val="0"/>
      <w:marRight w:val="0"/>
      <w:marTop w:val="0"/>
      <w:marBottom w:val="0"/>
      <w:divBdr>
        <w:top w:val="none" w:sz="0" w:space="0" w:color="auto"/>
        <w:left w:val="none" w:sz="0" w:space="0" w:color="auto"/>
        <w:bottom w:val="none" w:sz="0" w:space="0" w:color="auto"/>
        <w:right w:val="none" w:sz="0" w:space="0" w:color="auto"/>
      </w:divBdr>
      <w:divsChild>
        <w:div w:id="266543598">
          <w:marLeft w:val="0"/>
          <w:marRight w:val="0"/>
          <w:marTop w:val="0"/>
          <w:marBottom w:val="0"/>
          <w:divBdr>
            <w:top w:val="none" w:sz="0" w:space="0" w:color="auto"/>
            <w:left w:val="none" w:sz="0" w:space="0" w:color="auto"/>
            <w:bottom w:val="none" w:sz="0" w:space="0" w:color="auto"/>
            <w:right w:val="none" w:sz="0" w:space="0" w:color="auto"/>
          </w:divBdr>
          <w:divsChild>
            <w:div w:id="303237451">
              <w:marLeft w:val="0"/>
              <w:marRight w:val="0"/>
              <w:marTop w:val="0"/>
              <w:marBottom w:val="0"/>
              <w:divBdr>
                <w:top w:val="none" w:sz="0" w:space="0" w:color="auto"/>
                <w:left w:val="none" w:sz="0" w:space="0" w:color="auto"/>
                <w:bottom w:val="none" w:sz="0" w:space="0" w:color="auto"/>
                <w:right w:val="none" w:sz="0" w:space="0" w:color="auto"/>
              </w:divBdr>
            </w:div>
          </w:divsChild>
        </w:div>
        <w:div w:id="1405448017">
          <w:marLeft w:val="0"/>
          <w:marRight w:val="150"/>
          <w:marTop w:val="0"/>
          <w:marBottom w:val="0"/>
          <w:divBdr>
            <w:top w:val="none" w:sz="0" w:space="0" w:color="auto"/>
            <w:left w:val="none" w:sz="0" w:space="0" w:color="auto"/>
            <w:bottom w:val="none" w:sz="0" w:space="0" w:color="auto"/>
            <w:right w:val="none" w:sz="0" w:space="0" w:color="auto"/>
          </w:divBdr>
        </w:div>
      </w:divsChild>
    </w:div>
    <w:div w:id="894657552">
      <w:bodyDiv w:val="1"/>
      <w:marLeft w:val="0"/>
      <w:marRight w:val="0"/>
      <w:marTop w:val="0"/>
      <w:marBottom w:val="0"/>
      <w:divBdr>
        <w:top w:val="none" w:sz="0" w:space="0" w:color="auto"/>
        <w:left w:val="none" w:sz="0" w:space="0" w:color="auto"/>
        <w:bottom w:val="none" w:sz="0" w:space="0" w:color="auto"/>
        <w:right w:val="none" w:sz="0" w:space="0" w:color="auto"/>
      </w:divBdr>
    </w:div>
    <w:div w:id="897546216">
      <w:bodyDiv w:val="1"/>
      <w:marLeft w:val="0"/>
      <w:marRight w:val="0"/>
      <w:marTop w:val="0"/>
      <w:marBottom w:val="0"/>
      <w:divBdr>
        <w:top w:val="none" w:sz="0" w:space="0" w:color="auto"/>
        <w:left w:val="none" w:sz="0" w:space="0" w:color="auto"/>
        <w:bottom w:val="none" w:sz="0" w:space="0" w:color="auto"/>
        <w:right w:val="none" w:sz="0" w:space="0" w:color="auto"/>
      </w:divBdr>
    </w:div>
    <w:div w:id="910430330">
      <w:bodyDiv w:val="1"/>
      <w:marLeft w:val="0"/>
      <w:marRight w:val="0"/>
      <w:marTop w:val="0"/>
      <w:marBottom w:val="0"/>
      <w:divBdr>
        <w:top w:val="none" w:sz="0" w:space="0" w:color="auto"/>
        <w:left w:val="none" w:sz="0" w:space="0" w:color="auto"/>
        <w:bottom w:val="none" w:sz="0" w:space="0" w:color="auto"/>
        <w:right w:val="none" w:sz="0" w:space="0" w:color="auto"/>
      </w:divBdr>
    </w:div>
    <w:div w:id="911431679">
      <w:bodyDiv w:val="1"/>
      <w:marLeft w:val="0"/>
      <w:marRight w:val="0"/>
      <w:marTop w:val="0"/>
      <w:marBottom w:val="0"/>
      <w:divBdr>
        <w:top w:val="none" w:sz="0" w:space="0" w:color="auto"/>
        <w:left w:val="none" w:sz="0" w:space="0" w:color="auto"/>
        <w:bottom w:val="none" w:sz="0" w:space="0" w:color="auto"/>
        <w:right w:val="none" w:sz="0" w:space="0" w:color="auto"/>
      </w:divBdr>
      <w:divsChild>
        <w:div w:id="1873037010">
          <w:marLeft w:val="0"/>
          <w:marRight w:val="0"/>
          <w:marTop w:val="0"/>
          <w:marBottom w:val="0"/>
          <w:divBdr>
            <w:top w:val="none" w:sz="0" w:space="0" w:color="auto"/>
            <w:left w:val="none" w:sz="0" w:space="0" w:color="auto"/>
            <w:bottom w:val="none" w:sz="0" w:space="0" w:color="auto"/>
            <w:right w:val="none" w:sz="0" w:space="0" w:color="auto"/>
          </w:divBdr>
        </w:div>
      </w:divsChild>
    </w:div>
    <w:div w:id="928855194">
      <w:bodyDiv w:val="1"/>
      <w:marLeft w:val="0"/>
      <w:marRight w:val="0"/>
      <w:marTop w:val="0"/>
      <w:marBottom w:val="0"/>
      <w:divBdr>
        <w:top w:val="none" w:sz="0" w:space="0" w:color="auto"/>
        <w:left w:val="none" w:sz="0" w:space="0" w:color="auto"/>
        <w:bottom w:val="none" w:sz="0" w:space="0" w:color="auto"/>
        <w:right w:val="none" w:sz="0" w:space="0" w:color="auto"/>
      </w:divBdr>
    </w:div>
    <w:div w:id="929196182">
      <w:bodyDiv w:val="1"/>
      <w:marLeft w:val="0"/>
      <w:marRight w:val="0"/>
      <w:marTop w:val="0"/>
      <w:marBottom w:val="0"/>
      <w:divBdr>
        <w:top w:val="none" w:sz="0" w:space="0" w:color="auto"/>
        <w:left w:val="none" w:sz="0" w:space="0" w:color="auto"/>
        <w:bottom w:val="none" w:sz="0" w:space="0" w:color="auto"/>
        <w:right w:val="none" w:sz="0" w:space="0" w:color="auto"/>
      </w:divBdr>
    </w:div>
    <w:div w:id="931426529">
      <w:bodyDiv w:val="1"/>
      <w:marLeft w:val="0"/>
      <w:marRight w:val="0"/>
      <w:marTop w:val="0"/>
      <w:marBottom w:val="0"/>
      <w:divBdr>
        <w:top w:val="none" w:sz="0" w:space="0" w:color="auto"/>
        <w:left w:val="none" w:sz="0" w:space="0" w:color="auto"/>
        <w:bottom w:val="none" w:sz="0" w:space="0" w:color="auto"/>
        <w:right w:val="none" w:sz="0" w:space="0" w:color="auto"/>
      </w:divBdr>
      <w:divsChild>
        <w:div w:id="1695108680">
          <w:marLeft w:val="750"/>
          <w:marRight w:val="0"/>
          <w:marTop w:val="0"/>
          <w:marBottom w:val="0"/>
          <w:divBdr>
            <w:top w:val="none" w:sz="0" w:space="0" w:color="auto"/>
            <w:left w:val="none" w:sz="0" w:space="0" w:color="auto"/>
            <w:bottom w:val="none" w:sz="0" w:space="0" w:color="auto"/>
            <w:right w:val="none" w:sz="0" w:space="0" w:color="auto"/>
          </w:divBdr>
          <w:divsChild>
            <w:div w:id="179004115">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 w:id="941843949">
      <w:bodyDiv w:val="1"/>
      <w:marLeft w:val="0"/>
      <w:marRight w:val="0"/>
      <w:marTop w:val="0"/>
      <w:marBottom w:val="0"/>
      <w:divBdr>
        <w:top w:val="none" w:sz="0" w:space="0" w:color="auto"/>
        <w:left w:val="none" w:sz="0" w:space="0" w:color="auto"/>
        <w:bottom w:val="none" w:sz="0" w:space="0" w:color="auto"/>
        <w:right w:val="none" w:sz="0" w:space="0" w:color="auto"/>
      </w:divBdr>
    </w:div>
    <w:div w:id="942149503">
      <w:bodyDiv w:val="1"/>
      <w:marLeft w:val="0"/>
      <w:marRight w:val="0"/>
      <w:marTop w:val="0"/>
      <w:marBottom w:val="0"/>
      <w:divBdr>
        <w:top w:val="none" w:sz="0" w:space="0" w:color="auto"/>
        <w:left w:val="none" w:sz="0" w:space="0" w:color="auto"/>
        <w:bottom w:val="none" w:sz="0" w:space="0" w:color="auto"/>
        <w:right w:val="none" w:sz="0" w:space="0" w:color="auto"/>
      </w:divBdr>
    </w:div>
    <w:div w:id="956714517">
      <w:bodyDiv w:val="1"/>
      <w:marLeft w:val="0"/>
      <w:marRight w:val="0"/>
      <w:marTop w:val="0"/>
      <w:marBottom w:val="0"/>
      <w:divBdr>
        <w:top w:val="none" w:sz="0" w:space="0" w:color="auto"/>
        <w:left w:val="none" w:sz="0" w:space="0" w:color="auto"/>
        <w:bottom w:val="none" w:sz="0" w:space="0" w:color="auto"/>
        <w:right w:val="none" w:sz="0" w:space="0" w:color="auto"/>
      </w:divBdr>
    </w:div>
    <w:div w:id="965693384">
      <w:bodyDiv w:val="1"/>
      <w:marLeft w:val="0"/>
      <w:marRight w:val="0"/>
      <w:marTop w:val="0"/>
      <w:marBottom w:val="0"/>
      <w:divBdr>
        <w:top w:val="none" w:sz="0" w:space="0" w:color="auto"/>
        <w:left w:val="none" w:sz="0" w:space="0" w:color="auto"/>
        <w:bottom w:val="none" w:sz="0" w:space="0" w:color="auto"/>
        <w:right w:val="none" w:sz="0" w:space="0" w:color="auto"/>
      </w:divBdr>
    </w:div>
    <w:div w:id="975254897">
      <w:bodyDiv w:val="1"/>
      <w:marLeft w:val="0"/>
      <w:marRight w:val="0"/>
      <w:marTop w:val="0"/>
      <w:marBottom w:val="0"/>
      <w:divBdr>
        <w:top w:val="none" w:sz="0" w:space="0" w:color="auto"/>
        <w:left w:val="none" w:sz="0" w:space="0" w:color="auto"/>
        <w:bottom w:val="none" w:sz="0" w:space="0" w:color="auto"/>
        <w:right w:val="none" w:sz="0" w:space="0" w:color="auto"/>
      </w:divBdr>
    </w:div>
    <w:div w:id="976570505">
      <w:bodyDiv w:val="1"/>
      <w:marLeft w:val="0"/>
      <w:marRight w:val="0"/>
      <w:marTop w:val="0"/>
      <w:marBottom w:val="0"/>
      <w:divBdr>
        <w:top w:val="none" w:sz="0" w:space="0" w:color="auto"/>
        <w:left w:val="none" w:sz="0" w:space="0" w:color="auto"/>
        <w:bottom w:val="none" w:sz="0" w:space="0" w:color="auto"/>
        <w:right w:val="none" w:sz="0" w:space="0" w:color="auto"/>
      </w:divBdr>
    </w:div>
    <w:div w:id="1010989287">
      <w:bodyDiv w:val="1"/>
      <w:marLeft w:val="0"/>
      <w:marRight w:val="0"/>
      <w:marTop w:val="0"/>
      <w:marBottom w:val="0"/>
      <w:divBdr>
        <w:top w:val="none" w:sz="0" w:space="0" w:color="auto"/>
        <w:left w:val="none" w:sz="0" w:space="0" w:color="auto"/>
        <w:bottom w:val="none" w:sz="0" w:space="0" w:color="auto"/>
        <w:right w:val="none" w:sz="0" w:space="0" w:color="auto"/>
      </w:divBdr>
    </w:div>
    <w:div w:id="1013611355">
      <w:bodyDiv w:val="1"/>
      <w:marLeft w:val="0"/>
      <w:marRight w:val="0"/>
      <w:marTop w:val="0"/>
      <w:marBottom w:val="0"/>
      <w:divBdr>
        <w:top w:val="none" w:sz="0" w:space="0" w:color="auto"/>
        <w:left w:val="none" w:sz="0" w:space="0" w:color="auto"/>
        <w:bottom w:val="none" w:sz="0" w:space="0" w:color="auto"/>
        <w:right w:val="none" w:sz="0" w:space="0" w:color="auto"/>
      </w:divBdr>
    </w:div>
    <w:div w:id="1026904385">
      <w:bodyDiv w:val="1"/>
      <w:marLeft w:val="0"/>
      <w:marRight w:val="0"/>
      <w:marTop w:val="0"/>
      <w:marBottom w:val="0"/>
      <w:divBdr>
        <w:top w:val="none" w:sz="0" w:space="0" w:color="auto"/>
        <w:left w:val="none" w:sz="0" w:space="0" w:color="auto"/>
        <w:bottom w:val="none" w:sz="0" w:space="0" w:color="auto"/>
        <w:right w:val="none" w:sz="0" w:space="0" w:color="auto"/>
      </w:divBdr>
    </w:div>
    <w:div w:id="1044868402">
      <w:bodyDiv w:val="1"/>
      <w:marLeft w:val="0"/>
      <w:marRight w:val="0"/>
      <w:marTop w:val="0"/>
      <w:marBottom w:val="0"/>
      <w:divBdr>
        <w:top w:val="none" w:sz="0" w:space="0" w:color="auto"/>
        <w:left w:val="none" w:sz="0" w:space="0" w:color="auto"/>
        <w:bottom w:val="none" w:sz="0" w:space="0" w:color="auto"/>
        <w:right w:val="none" w:sz="0" w:space="0" w:color="auto"/>
      </w:divBdr>
    </w:div>
    <w:div w:id="1047802489">
      <w:bodyDiv w:val="1"/>
      <w:marLeft w:val="0"/>
      <w:marRight w:val="0"/>
      <w:marTop w:val="0"/>
      <w:marBottom w:val="0"/>
      <w:divBdr>
        <w:top w:val="none" w:sz="0" w:space="0" w:color="auto"/>
        <w:left w:val="none" w:sz="0" w:space="0" w:color="auto"/>
        <w:bottom w:val="none" w:sz="0" w:space="0" w:color="auto"/>
        <w:right w:val="none" w:sz="0" w:space="0" w:color="auto"/>
      </w:divBdr>
    </w:div>
    <w:div w:id="1059397305">
      <w:bodyDiv w:val="1"/>
      <w:marLeft w:val="0"/>
      <w:marRight w:val="0"/>
      <w:marTop w:val="0"/>
      <w:marBottom w:val="0"/>
      <w:divBdr>
        <w:top w:val="none" w:sz="0" w:space="0" w:color="auto"/>
        <w:left w:val="none" w:sz="0" w:space="0" w:color="auto"/>
        <w:bottom w:val="none" w:sz="0" w:space="0" w:color="auto"/>
        <w:right w:val="none" w:sz="0" w:space="0" w:color="auto"/>
      </w:divBdr>
    </w:div>
    <w:div w:id="1068766753">
      <w:bodyDiv w:val="1"/>
      <w:marLeft w:val="0"/>
      <w:marRight w:val="0"/>
      <w:marTop w:val="0"/>
      <w:marBottom w:val="0"/>
      <w:divBdr>
        <w:top w:val="none" w:sz="0" w:space="0" w:color="auto"/>
        <w:left w:val="none" w:sz="0" w:space="0" w:color="auto"/>
        <w:bottom w:val="none" w:sz="0" w:space="0" w:color="auto"/>
        <w:right w:val="none" w:sz="0" w:space="0" w:color="auto"/>
      </w:divBdr>
    </w:div>
    <w:div w:id="1071806460">
      <w:bodyDiv w:val="1"/>
      <w:marLeft w:val="0"/>
      <w:marRight w:val="0"/>
      <w:marTop w:val="0"/>
      <w:marBottom w:val="0"/>
      <w:divBdr>
        <w:top w:val="none" w:sz="0" w:space="0" w:color="auto"/>
        <w:left w:val="none" w:sz="0" w:space="0" w:color="auto"/>
        <w:bottom w:val="none" w:sz="0" w:space="0" w:color="auto"/>
        <w:right w:val="none" w:sz="0" w:space="0" w:color="auto"/>
      </w:divBdr>
      <w:divsChild>
        <w:div w:id="345907461">
          <w:marLeft w:val="0"/>
          <w:marRight w:val="0"/>
          <w:marTop w:val="0"/>
          <w:marBottom w:val="0"/>
          <w:divBdr>
            <w:top w:val="none" w:sz="0" w:space="0" w:color="auto"/>
            <w:left w:val="none" w:sz="0" w:space="0" w:color="auto"/>
            <w:bottom w:val="none" w:sz="0" w:space="0" w:color="auto"/>
            <w:right w:val="none" w:sz="0" w:space="0" w:color="auto"/>
          </w:divBdr>
        </w:div>
        <w:div w:id="696849557">
          <w:marLeft w:val="0"/>
          <w:marRight w:val="0"/>
          <w:marTop w:val="0"/>
          <w:marBottom w:val="0"/>
          <w:divBdr>
            <w:top w:val="none" w:sz="0" w:space="0" w:color="auto"/>
            <w:left w:val="none" w:sz="0" w:space="0" w:color="auto"/>
            <w:bottom w:val="none" w:sz="0" w:space="0" w:color="auto"/>
            <w:right w:val="none" w:sz="0" w:space="0" w:color="auto"/>
          </w:divBdr>
        </w:div>
      </w:divsChild>
    </w:div>
    <w:div w:id="1094286175">
      <w:bodyDiv w:val="1"/>
      <w:marLeft w:val="0"/>
      <w:marRight w:val="0"/>
      <w:marTop w:val="0"/>
      <w:marBottom w:val="0"/>
      <w:divBdr>
        <w:top w:val="none" w:sz="0" w:space="0" w:color="auto"/>
        <w:left w:val="none" w:sz="0" w:space="0" w:color="auto"/>
        <w:bottom w:val="none" w:sz="0" w:space="0" w:color="auto"/>
        <w:right w:val="none" w:sz="0" w:space="0" w:color="auto"/>
      </w:divBdr>
      <w:divsChild>
        <w:div w:id="305017703">
          <w:marLeft w:val="0"/>
          <w:marRight w:val="-210"/>
          <w:marTop w:val="0"/>
          <w:marBottom w:val="0"/>
          <w:divBdr>
            <w:top w:val="none" w:sz="0" w:space="0" w:color="auto"/>
            <w:left w:val="none" w:sz="0" w:space="0" w:color="auto"/>
            <w:bottom w:val="none" w:sz="0" w:space="0" w:color="auto"/>
            <w:right w:val="none" w:sz="0" w:space="0" w:color="auto"/>
          </w:divBdr>
        </w:div>
        <w:div w:id="495730410">
          <w:marLeft w:val="0"/>
          <w:marRight w:val="-210"/>
          <w:marTop w:val="0"/>
          <w:marBottom w:val="0"/>
          <w:divBdr>
            <w:top w:val="none" w:sz="0" w:space="0" w:color="auto"/>
            <w:left w:val="none" w:sz="0" w:space="0" w:color="auto"/>
            <w:bottom w:val="none" w:sz="0" w:space="0" w:color="auto"/>
            <w:right w:val="none" w:sz="0" w:space="0" w:color="auto"/>
          </w:divBdr>
        </w:div>
        <w:div w:id="580722391">
          <w:marLeft w:val="0"/>
          <w:marRight w:val="-210"/>
          <w:marTop w:val="0"/>
          <w:marBottom w:val="0"/>
          <w:divBdr>
            <w:top w:val="none" w:sz="0" w:space="0" w:color="auto"/>
            <w:left w:val="none" w:sz="0" w:space="0" w:color="auto"/>
            <w:bottom w:val="none" w:sz="0" w:space="0" w:color="auto"/>
            <w:right w:val="none" w:sz="0" w:space="0" w:color="auto"/>
          </w:divBdr>
        </w:div>
        <w:div w:id="627973824">
          <w:marLeft w:val="0"/>
          <w:marRight w:val="-210"/>
          <w:marTop w:val="0"/>
          <w:marBottom w:val="0"/>
          <w:divBdr>
            <w:top w:val="none" w:sz="0" w:space="0" w:color="auto"/>
            <w:left w:val="none" w:sz="0" w:space="0" w:color="auto"/>
            <w:bottom w:val="none" w:sz="0" w:space="0" w:color="auto"/>
            <w:right w:val="none" w:sz="0" w:space="0" w:color="auto"/>
          </w:divBdr>
        </w:div>
        <w:div w:id="644358640">
          <w:marLeft w:val="0"/>
          <w:marRight w:val="-210"/>
          <w:marTop w:val="0"/>
          <w:marBottom w:val="0"/>
          <w:divBdr>
            <w:top w:val="none" w:sz="0" w:space="0" w:color="auto"/>
            <w:left w:val="none" w:sz="0" w:space="0" w:color="auto"/>
            <w:bottom w:val="none" w:sz="0" w:space="0" w:color="auto"/>
            <w:right w:val="none" w:sz="0" w:space="0" w:color="auto"/>
          </w:divBdr>
        </w:div>
        <w:div w:id="859314085">
          <w:marLeft w:val="0"/>
          <w:marRight w:val="-210"/>
          <w:marTop w:val="0"/>
          <w:marBottom w:val="0"/>
          <w:divBdr>
            <w:top w:val="none" w:sz="0" w:space="0" w:color="auto"/>
            <w:left w:val="none" w:sz="0" w:space="0" w:color="auto"/>
            <w:bottom w:val="none" w:sz="0" w:space="0" w:color="auto"/>
            <w:right w:val="none" w:sz="0" w:space="0" w:color="auto"/>
          </w:divBdr>
        </w:div>
        <w:div w:id="1063917806">
          <w:marLeft w:val="0"/>
          <w:marRight w:val="-210"/>
          <w:marTop w:val="0"/>
          <w:marBottom w:val="0"/>
          <w:divBdr>
            <w:top w:val="none" w:sz="0" w:space="0" w:color="auto"/>
            <w:left w:val="none" w:sz="0" w:space="0" w:color="auto"/>
            <w:bottom w:val="none" w:sz="0" w:space="0" w:color="auto"/>
            <w:right w:val="none" w:sz="0" w:space="0" w:color="auto"/>
          </w:divBdr>
        </w:div>
        <w:div w:id="1496874991">
          <w:marLeft w:val="0"/>
          <w:marRight w:val="-210"/>
          <w:marTop w:val="0"/>
          <w:marBottom w:val="0"/>
          <w:divBdr>
            <w:top w:val="none" w:sz="0" w:space="0" w:color="auto"/>
            <w:left w:val="none" w:sz="0" w:space="0" w:color="auto"/>
            <w:bottom w:val="none" w:sz="0" w:space="0" w:color="auto"/>
            <w:right w:val="none" w:sz="0" w:space="0" w:color="auto"/>
          </w:divBdr>
        </w:div>
        <w:div w:id="1524435200">
          <w:marLeft w:val="0"/>
          <w:marRight w:val="-210"/>
          <w:marTop w:val="0"/>
          <w:marBottom w:val="0"/>
          <w:divBdr>
            <w:top w:val="none" w:sz="0" w:space="0" w:color="auto"/>
            <w:left w:val="none" w:sz="0" w:space="0" w:color="auto"/>
            <w:bottom w:val="none" w:sz="0" w:space="0" w:color="auto"/>
            <w:right w:val="none" w:sz="0" w:space="0" w:color="auto"/>
          </w:divBdr>
        </w:div>
        <w:div w:id="1610357857">
          <w:marLeft w:val="0"/>
          <w:marRight w:val="-210"/>
          <w:marTop w:val="0"/>
          <w:marBottom w:val="0"/>
          <w:divBdr>
            <w:top w:val="none" w:sz="0" w:space="0" w:color="auto"/>
            <w:left w:val="none" w:sz="0" w:space="0" w:color="auto"/>
            <w:bottom w:val="none" w:sz="0" w:space="0" w:color="auto"/>
            <w:right w:val="none" w:sz="0" w:space="0" w:color="auto"/>
          </w:divBdr>
        </w:div>
        <w:div w:id="1704404355">
          <w:marLeft w:val="0"/>
          <w:marRight w:val="-210"/>
          <w:marTop w:val="0"/>
          <w:marBottom w:val="0"/>
          <w:divBdr>
            <w:top w:val="none" w:sz="0" w:space="0" w:color="auto"/>
            <w:left w:val="none" w:sz="0" w:space="0" w:color="auto"/>
            <w:bottom w:val="none" w:sz="0" w:space="0" w:color="auto"/>
            <w:right w:val="none" w:sz="0" w:space="0" w:color="auto"/>
          </w:divBdr>
        </w:div>
        <w:div w:id="1933589608">
          <w:marLeft w:val="0"/>
          <w:marRight w:val="-210"/>
          <w:marTop w:val="0"/>
          <w:marBottom w:val="0"/>
          <w:divBdr>
            <w:top w:val="none" w:sz="0" w:space="0" w:color="auto"/>
            <w:left w:val="none" w:sz="0" w:space="0" w:color="auto"/>
            <w:bottom w:val="none" w:sz="0" w:space="0" w:color="auto"/>
            <w:right w:val="none" w:sz="0" w:space="0" w:color="auto"/>
          </w:divBdr>
        </w:div>
        <w:div w:id="1968661026">
          <w:marLeft w:val="0"/>
          <w:marRight w:val="-210"/>
          <w:marTop w:val="0"/>
          <w:marBottom w:val="0"/>
          <w:divBdr>
            <w:top w:val="none" w:sz="0" w:space="0" w:color="auto"/>
            <w:left w:val="none" w:sz="0" w:space="0" w:color="auto"/>
            <w:bottom w:val="none" w:sz="0" w:space="0" w:color="auto"/>
            <w:right w:val="none" w:sz="0" w:space="0" w:color="auto"/>
          </w:divBdr>
        </w:div>
      </w:divsChild>
    </w:div>
    <w:div w:id="1115712425">
      <w:bodyDiv w:val="1"/>
      <w:marLeft w:val="0"/>
      <w:marRight w:val="0"/>
      <w:marTop w:val="0"/>
      <w:marBottom w:val="0"/>
      <w:divBdr>
        <w:top w:val="none" w:sz="0" w:space="0" w:color="auto"/>
        <w:left w:val="none" w:sz="0" w:space="0" w:color="auto"/>
        <w:bottom w:val="none" w:sz="0" w:space="0" w:color="auto"/>
        <w:right w:val="none" w:sz="0" w:space="0" w:color="auto"/>
      </w:divBdr>
    </w:div>
    <w:div w:id="1126002949">
      <w:bodyDiv w:val="1"/>
      <w:marLeft w:val="0"/>
      <w:marRight w:val="0"/>
      <w:marTop w:val="0"/>
      <w:marBottom w:val="0"/>
      <w:divBdr>
        <w:top w:val="none" w:sz="0" w:space="0" w:color="auto"/>
        <w:left w:val="none" w:sz="0" w:space="0" w:color="auto"/>
        <w:bottom w:val="none" w:sz="0" w:space="0" w:color="auto"/>
        <w:right w:val="none" w:sz="0" w:space="0" w:color="auto"/>
      </w:divBdr>
    </w:div>
    <w:div w:id="1164130803">
      <w:bodyDiv w:val="1"/>
      <w:marLeft w:val="0"/>
      <w:marRight w:val="0"/>
      <w:marTop w:val="0"/>
      <w:marBottom w:val="0"/>
      <w:divBdr>
        <w:top w:val="none" w:sz="0" w:space="0" w:color="auto"/>
        <w:left w:val="none" w:sz="0" w:space="0" w:color="auto"/>
        <w:bottom w:val="none" w:sz="0" w:space="0" w:color="auto"/>
        <w:right w:val="none" w:sz="0" w:space="0" w:color="auto"/>
      </w:divBdr>
    </w:div>
    <w:div w:id="1174028628">
      <w:bodyDiv w:val="1"/>
      <w:marLeft w:val="0"/>
      <w:marRight w:val="0"/>
      <w:marTop w:val="0"/>
      <w:marBottom w:val="0"/>
      <w:divBdr>
        <w:top w:val="none" w:sz="0" w:space="0" w:color="auto"/>
        <w:left w:val="none" w:sz="0" w:space="0" w:color="auto"/>
        <w:bottom w:val="none" w:sz="0" w:space="0" w:color="auto"/>
        <w:right w:val="none" w:sz="0" w:space="0" w:color="auto"/>
      </w:divBdr>
    </w:div>
    <w:div w:id="1204948351">
      <w:bodyDiv w:val="1"/>
      <w:marLeft w:val="0"/>
      <w:marRight w:val="0"/>
      <w:marTop w:val="0"/>
      <w:marBottom w:val="0"/>
      <w:divBdr>
        <w:top w:val="none" w:sz="0" w:space="0" w:color="auto"/>
        <w:left w:val="none" w:sz="0" w:space="0" w:color="auto"/>
        <w:bottom w:val="none" w:sz="0" w:space="0" w:color="auto"/>
        <w:right w:val="none" w:sz="0" w:space="0" w:color="auto"/>
      </w:divBdr>
    </w:div>
    <w:div w:id="1208684988">
      <w:bodyDiv w:val="1"/>
      <w:marLeft w:val="0"/>
      <w:marRight w:val="0"/>
      <w:marTop w:val="0"/>
      <w:marBottom w:val="0"/>
      <w:divBdr>
        <w:top w:val="none" w:sz="0" w:space="0" w:color="auto"/>
        <w:left w:val="none" w:sz="0" w:space="0" w:color="auto"/>
        <w:bottom w:val="none" w:sz="0" w:space="0" w:color="auto"/>
        <w:right w:val="none" w:sz="0" w:space="0" w:color="auto"/>
      </w:divBdr>
    </w:div>
    <w:div w:id="1221598145">
      <w:bodyDiv w:val="1"/>
      <w:marLeft w:val="0"/>
      <w:marRight w:val="0"/>
      <w:marTop w:val="0"/>
      <w:marBottom w:val="0"/>
      <w:divBdr>
        <w:top w:val="none" w:sz="0" w:space="0" w:color="auto"/>
        <w:left w:val="none" w:sz="0" w:space="0" w:color="auto"/>
        <w:bottom w:val="none" w:sz="0" w:space="0" w:color="auto"/>
        <w:right w:val="none" w:sz="0" w:space="0" w:color="auto"/>
      </w:divBdr>
    </w:div>
    <w:div w:id="1238321461">
      <w:bodyDiv w:val="1"/>
      <w:marLeft w:val="0"/>
      <w:marRight w:val="0"/>
      <w:marTop w:val="0"/>
      <w:marBottom w:val="0"/>
      <w:divBdr>
        <w:top w:val="none" w:sz="0" w:space="0" w:color="auto"/>
        <w:left w:val="none" w:sz="0" w:space="0" w:color="auto"/>
        <w:bottom w:val="none" w:sz="0" w:space="0" w:color="auto"/>
        <w:right w:val="none" w:sz="0" w:space="0" w:color="auto"/>
      </w:divBdr>
    </w:div>
    <w:div w:id="1244799747">
      <w:bodyDiv w:val="1"/>
      <w:marLeft w:val="0"/>
      <w:marRight w:val="0"/>
      <w:marTop w:val="0"/>
      <w:marBottom w:val="0"/>
      <w:divBdr>
        <w:top w:val="none" w:sz="0" w:space="0" w:color="auto"/>
        <w:left w:val="none" w:sz="0" w:space="0" w:color="auto"/>
        <w:bottom w:val="none" w:sz="0" w:space="0" w:color="auto"/>
        <w:right w:val="none" w:sz="0" w:space="0" w:color="auto"/>
      </w:divBdr>
    </w:div>
    <w:div w:id="1260915033">
      <w:bodyDiv w:val="1"/>
      <w:marLeft w:val="0"/>
      <w:marRight w:val="0"/>
      <w:marTop w:val="0"/>
      <w:marBottom w:val="0"/>
      <w:divBdr>
        <w:top w:val="none" w:sz="0" w:space="0" w:color="auto"/>
        <w:left w:val="none" w:sz="0" w:space="0" w:color="auto"/>
        <w:bottom w:val="none" w:sz="0" w:space="0" w:color="auto"/>
        <w:right w:val="none" w:sz="0" w:space="0" w:color="auto"/>
      </w:divBdr>
      <w:divsChild>
        <w:div w:id="594632839">
          <w:marLeft w:val="0"/>
          <w:marRight w:val="0"/>
          <w:marTop w:val="0"/>
          <w:marBottom w:val="0"/>
          <w:divBdr>
            <w:top w:val="none" w:sz="0" w:space="0" w:color="auto"/>
            <w:left w:val="none" w:sz="0" w:space="0" w:color="auto"/>
            <w:bottom w:val="none" w:sz="0" w:space="0" w:color="auto"/>
            <w:right w:val="none" w:sz="0" w:space="0" w:color="auto"/>
          </w:divBdr>
        </w:div>
        <w:div w:id="792334486">
          <w:marLeft w:val="0"/>
          <w:marRight w:val="0"/>
          <w:marTop w:val="0"/>
          <w:marBottom w:val="0"/>
          <w:divBdr>
            <w:top w:val="none" w:sz="0" w:space="0" w:color="auto"/>
            <w:left w:val="none" w:sz="0" w:space="0" w:color="auto"/>
            <w:bottom w:val="none" w:sz="0" w:space="0" w:color="auto"/>
            <w:right w:val="none" w:sz="0" w:space="0" w:color="auto"/>
          </w:divBdr>
        </w:div>
      </w:divsChild>
    </w:div>
    <w:div w:id="1267470292">
      <w:bodyDiv w:val="1"/>
      <w:marLeft w:val="0"/>
      <w:marRight w:val="0"/>
      <w:marTop w:val="0"/>
      <w:marBottom w:val="0"/>
      <w:divBdr>
        <w:top w:val="none" w:sz="0" w:space="0" w:color="auto"/>
        <w:left w:val="none" w:sz="0" w:space="0" w:color="auto"/>
        <w:bottom w:val="none" w:sz="0" w:space="0" w:color="auto"/>
        <w:right w:val="none" w:sz="0" w:space="0" w:color="auto"/>
      </w:divBdr>
    </w:div>
    <w:div w:id="1268464538">
      <w:bodyDiv w:val="1"/>
      <w:marLeft w:val="0"/>
      <w:marRight w:val="0"/>
      <w:marTop w:val="0"/>
      <w:marBottom w:val="0"/>
      <w:divBdr>
        <w:top w:val="none" w:sz="0" w:space="0" w:color="auto"/>
        <w:left w:val="none" w:sz="0" w:space="0" w:color="auto"/>
        <w:bottom w:val="none" w:sz="0" w:space="0" w:color="auto"/>
        <w:right w:val="none" w:sz="0" w:space="0" w:color="auto"/>
      </w:divBdr>
    </w:div>
    <w:div w:id="1272855950">
      <w:bodyDiv w:val="1"/>
      <w:marLeft w:val="0"/>
      <w:marRight w:val="0"/>
      <w:marTop w:val="0"/>
      <w:marBottom w:val="0"/>
      <w:divBdr>
        <w:top w:val="none" w:sz="0" w:space="0" w:color="auto"/>
        <w:left w:val="none" w:sz="0" w:space="0" w:color="auto"/>
        <w:bottom w:val="none" w:sz="0" w:space="0" w:color="auto"/>
        <w:right w:val="none" w:sz="0" w:space="0" w:color="auto"/>
      </w:divBdr>
    </w:div>
    <w:div w:id="1285694429">
      <w:bodyDiv w:val="1"/>
      <w:marLeft w:val="0"/>
      <w:marRight w:val="0"/>
      <w:marTop w:val="0"/>
      <w:marBottom w:val="0"/>
      <w:divBdr>
        <w:top w:val="none" w:sz="0" w:space="0" w:color="auto"/>
        <w:left w:val="none" w:sz="0" w:space="0" w:color="auto"/>
        <w:bottom w:val="none" w:sz="0" w:space="0" w:color="auto"/>
        <w:right w:val="none" w:sz="0" w:space="0" w:color="auto"/>
      </w:divBdr>
      <w:divsChild>
        <w:div w:id="67047406">
          <w:marLeft w:val="0"/>
          <w:marRight w:val="0"/>
          <w:marTop w:val="0"/>
          <w:marBottom w:val="0"/>
          <w:divBdr>
            <w:top w:val="none" w:sz="0" w:space="0" w:color="auto"/>
            <w:left w:val="none" w:sz="0" w:space="0" w:color="auto"/>
            <w:bottom w:val="none" w:sz="0" w:space="0" w:color="auto"/>
            <w:right w:val="none" w:sz="0" w:space="0" w:color="auto"/>
          </w:divBdr>
        </w:div>
        <w:div w:id="680090138">
          <w:marLeft w:val="0"/>
          <w:marRight w:val="0"/>
          <w:marTop w:val="0"/>
          <w:marBottom w:val="0"/>
          <w:divBdr>
            <w:top w:val="none" w:sz="0" w:space="0" w:color="auto"/>
            <w:left w:val="none" w:sz="0" w:space="0" w:color="auto"/>
            <w:bottom w:val="none" w:sz="0" w:space="0" w:color="auto"/>
            <w:right w:val="none" w:sz="0" w:space="0" w:color="auto"/>
          </w:divBdr>
        </w:div>
      </w:divsChild>
    </w:div>
    <w:div w:id="1285961165">
      <w:bodyDiv w:val="1"/>
      <w:marLeft w:val="0"/>
      <w:marRight w:val="0"/>
      <w:marTop w:val="0"/>
      <w:marBottom w:val="0"/>
      <w:divBdr>
        <w:top w:val="none" w:sz="0" w:space="0" w:color="auto"/>
        <w:left w:val="none" w:sz="0" w:space="0" w:color="auto"/>
        <w:bottom w:val="none" w:sz="0" w:space="0" w:color="auto"/>
        <w:right w:val="none" w:sz="0" w:space="0" w:color="auto"/>
      </w:divBdr>
    </w:div>
    <w:div w:id="1291741809">
      <w:bodyDiv w:val="1"/>
      <w:marLeft w:val="0"/>
      <w:marRight w:val="0"/>
      <w:marTop w:val="0"/>
      <w:marBottom w:val="0"/>
      <w:divBdr>
        <w:top w:val="none" w:sz="0" w:space="0" w:color="auto"/>
        <w:left w:val="none" w:sz="0" w:space="0" w:color="auto"/>
        <w:bottom w:val="none" w:sz="0" w:space="0" w:color="auto"/>
        <w:right w:val="none" w:sz="0" w:space="0" w:color="auto"/>
      </w:divBdr>
    </w:div>
    <w:div w:id="1298295904">
      <w:bodyDiv w:val="1"/>
      <w:marLeft w:val="0"/>
      <w:marRight w:val="0"/>
      <w:marTop w:val="0"/>
      <w:marBottom w:val="0"/>
      <w:divBdr>
        <w:top w:val="none" w:sz="0" w:space="0" w:color="auto"/>
        <w:left w:val="none" w:sz="0" w:space="0" w:color="auto"/>
        <w:bottom w:val="none" w:sz="0" w:space="0" w:color="auto"/>
        <w:right w:val="none" w:sz="0" w:space="0" w:color="auto"/>
      </w:divBdr>
    </w:div>
    <w:div w:id="1306155420">
      <w:bodyDiv w:val="1"/>
      <w:marLeft w:val="0"/>
      <w:marRight w:val="0"/>
      <w:marTop w:val="0"/>
      <w:marBottom w:val="0"/>
      <w:divBdr>
        <w:top w:val="none" w:sz="0" w:space="0" w:color="auto"/>
        <w:left w:val="none" w:sz="0" w:space="0" w:color="auto"/>
        <w:bottom w:val="none" w:sz="0" w:space="0" w:color="auto"/>
        <w:right w:val="none" w:sz="0" w:space="0" w:color="auto"/>
      </w:divBdr>
    </w:div>
    <w:div w:id="1310288562">
      <w:bodyDiv w:val="1"/>
      <w:marLeft w:val="0"/>
      <w:marRight w:val="0"/>
      <w:marTop w:val="0"/>
      <w:marBottom w:val="0"/>
      <w:divBdr>
        <w:top w:val="none" w:sz="0" w:space="0" w:color="auto"/>
        <w:left w:val="none" w:sz="0" w:space="0" w:color="auto"/>
        <w:bottom w:val="none" w:sz="0" w:space="0" w:color="auto"/>
        <w:right w:val="none" w:sz="0" w:space="0" w:color="auto"/>
      </w:divBdr>
    </w:div>
    <w:div w:id="1313558146">
      <w:bodyDiv w:val="1"/>
      <w:marLeft w:val="0"/>
      <w:marRight w:val="0"/>
      <w:marTop w:val="0"/>
      <w:marBottom w:val="0"/>
      <w:divBdr>
        <w:top w:val="none" w:sz="0" w:space="0" w:color="auto"/>
        <w:left w:val="none" w:sz="0" w:space="0" w:color="auto"/>
        <w:bottom w:val="none" w:sz="0" w:space="0" w:color="auto"/>
        <w:right w:val="none" w:sz="0" w:space="0" w:color="auto"/>
      </w:divBdr>
    </w:div>
    <w:div w:id="1335575429">
      <w:bodyDiv w:val="1"/>
      <w:marLeft w:val="0"/>
      <w:marRight w:val="0"/>
      <w:marTop w:val="0"/>
      <w:marBottom w:val="0"/>
      <w:divBdr>
        <w:top w:val="none" w:sz="0" w:space="0" w:color="auto"/>
        <w:left w:val="none" w:sz="0" w:space="0" w:color="auto"/>
        <w:bottom w:val="none" w:sz="0" w:space="0" w:color="auto"/>
        <w:right w:val="none" w:sz="0" w:space="0" w:color="auto"/>
      </w:divBdr>
      <w:divsChild>
        <w:div w:id="439031334">
          <w:marLeft w:val="0"/>
          <w:marRight w:val="0"/>
          <w:marTop w:val="0"/>
          <w:marBottom w:val="0"/>
          <w:divBdr>
            <w:top w:val="none" w:sz="0" w:space="0" w:color="auto"/>
            <w:left w:val="none" w:sz="0" w:space="0" w:color="auto"/>
            <w:bottom w:val="none" w:sz="0" w:space="0" w:color="auto"/>
            <w:right w:val="none" w:sz="0" w:space="0" w:color="auto"/>
          </w:divBdr>
        </w:div>
        <w:div w:id="1397899576">
          <w:marLeft w:val="0"/>
          <w:marRight w:val="0"/>
          <w:marTop w:val="0"/>
          <w:marBottom w:val="0"/>
          <w:divBdr>
            <w:top w:val="none" w:sz="0" w:space="0" w:color="auto"/>
            <w:left w:val="none" w:sz="0" w:space="0" w:color="auto"/>
            <w:bottom w:val="none" w:sz="0" w:space="0" w:color="auto"/>
            <w:right w:val="none" w:sz="0" w:space="0" w:color="auto"/>
          </w:divBdr>
        </w:div>
      </w:divsChild>
    </w:div>
    <w:div w:id="1336422212">
      <w:bodyDiv w:val="1"/>
      <w:marLeft w:val="0"/>
      <w:marRight w:val="0"/>
      <w:marTop w:val="0"/>
      <w:marBottom w:val="0"/>
      <w:divBdr>
        <w:top w:val="none" w:sz="0" w:space="0" w:color="auto"/>
        <w:left w:val="none" w:sz="0" w:space="0" w:color="auto"/>
        <w:bottom w:val="none" w:sz="0" w:space="0" w:color="auto"/>
        <w:right w:val="none" w:sz="0" w:space="0" w:color="auto"/>
      </w:divBdr>
    </w:div>
    <w:div w:id="1350257472">
      <w:bodyDiv w:val="1"/>
      <w:marLeft w:val="0"/>
      <w:marRight w:val="0"/>
      <w:marTop w:val="0"/>
      <w:marBottom w:val="0"/>
      <w:divBdr>
        <w:top w:val="none" w:sz="0" w:space="0" w:color="auto"/>
        <w:left w:val="none" w:sz="0" w:space="0" w:color="auto"/>
        <w:bottom w:val="none" w:sz="0" w:space="0" w:color="auto"/>
        <w:right w:val="none" w:sz="0" w:space="0" w:color="auto"/>
      </w:divBdr>
    </w:div>
    <w:div w:id="1356730557">
      <w:bodyDiv w:val="1"/>
      <w:marLeft w:val="0"/>
      <w:marRight w:val="0"/>
      <w:marTop w:val="0"/>
      <w:marBottom w:val="0"/>
      <w:divBdr>
        <w:top w:val="none" w:sz="0" w:space="0" w:color="auto"/>
        <w:left w:val="none" w:sz="0" w:space="0" w:color="auto"/>
        <w:bottom w:val="none" w:sz="0" w:space="0" w:color="auto"/>
        <w:right w:val="none" w:sz="0" w:space="0" w:color="auto"/>
      </w:divBdr>
    </w:div>
    <w:div w:id="1361861779">
      <w:bodyDiv w:val="1"/>
      <w:marLeft w:val="0"/>
      <w:marRight w:val="0"/>
      <w:marTop w:val="0"/>
      <w:marBottom w:val="0"/>
      <w:divBdr>
        <w:top w:val="none" w:sz="0" w:space="0" w:color="auto"/>
        <w:left w:val="none" w:sz="0" w:space="0" w:color="auto"/>
        <w:bottom w:val="none" w:sz="0" w:space="0" w:color="auto"/>
        <w:right w:val="none" w:sz="0" w:space="0" w:color="auto"/>
      </w:divBdr>
    </w:div>
    <w:div w:id="1380593861">
      <w:bodyDiv w:val="1"/>
      <w:marLeft w:val="0"/>
      <w:marRight w:val="0"/>
      <w:marTop w:val="0"/>
      <w:marBottom w:val="0"/>
      <w:divBdr>
        <w:top w:val="none" w:sz="0" w:space="0" w:color="auto"/>
        <w:left w:val="none" w:sz="0" w:space="0" w:color="auto"/>
        <w:bottom w:val="none" w:sz="0" w:space="0" w:color="auto"/>
        <w:right w:val="none" w:sz="0" w:space="0" w:color="auto"/>
      </w:divBdr>
    </w:div>
    <w:div w:id="1382441985">
      <w:bodyDiv w:val="1"/>
      <w:marLeft w:val="0"/>
      <w:marRight w:val="0"/>
      <w:marTop w:val="0"/>
      <w:marBottom w:val="0"/>
      <w:divBdr>
        <w:top w:val="none" w:sz="0" w:space="0" w:color="auto"/>
        <w:left w:val="none" w:sz="0" w:space="0" w:color="auto"/>
        <w:bottom w:val="none" w:sz="0" w:space="0" w:color="auto"/>
        <w:right w:val="none" w:sz="0" w:space="0" w:color="auto"/>
      </w:divBdr>
    </w:div>
    <w:div w:id="1383288119">
      <w:bodyDiv w:val="1"/>
      <w:marLeft w:val="0"/>
      <w:marRight w:val="0"/>
      <w:marTop w:val="0"/>
      <w:marBottom w:val="0"/>
      <w:divBdr>
        <w:top w:val="none" w:sz="0" w:space="0" w:color="auto"/>
        <w:left w:val="none" w:sz="0" w:space="0" w:color="auto"/>
        <w:bottom w:val="none" w:sz="0" w:space="0" w:color="auto"/>
        <w:right w:val="none" w:sz="0" w:space="0" w:color="auto"/>
      </w:divBdr>
    </w:div>
    <w:div w:id="1388915602">
      <w:bodyDiv w:val="1"/>
      <w:marLeft w:val="0"/>
      <w:marRight w:val="0"/>
      <w:marTop w:val="0"/>
      <w:marBottom w:val="0"/>
      <w:divBdr>
        <w:top w:val="none" w:sz="0" w:space="0" w:color="auto"/>
        <w:left w:val="none" w:sz="0" w:space="0" w:color="auto"/>
        <w:bottom w:val="none" w:sz="0" w:space="0" w:color="auto"/>
        <w:right w:val="none" w:sz="0" w:space="0" w:color="auto"/>
      </w:divBdr>
    </w:div>
    <w:div w:id="1409424417">
      <w:bodyDiv w:val="1"/>
      <w:marLeft w:val="0"/>
      <w:marRight w:val="0"/>
      <w:marTop w:val="0"/>
      <w:marBottom w:val="0"/>
      <w:divBdr>
        <w:top w:val="none" w:sz="0" w:space="0" w:color="auto"/>
        <w:left w:val="none" w:sz="0" w:space="0" w:color="auto"/>
        <w:bottom w:val="none" w:sz="0" w:space="0" w:color="auto"/>
        <w:right w:val="none" w:sz="0" w:space="0" w:color="auto"/>
      </w:divBdr>
    </w:div>
    <w:div w:id="1410344862">
      <w:bodyDiv w:val="1"/>
      <w:marLeft w:val="0"/>
      <w:marRight w:val="0"/>
      <w:marTop w:val="0"/>
      <w:marBottom w:val="0"/>
      <w:divBdr>
        <w:top w:val="none" w:sz="0" w:space="0" w:color="auto"/>
        <w:left w:val="none" w:sz="0" w:space="0" w:color="auto"/>
        <w:bottom w:val="none" w:sz="0" w:space="0" w:color="auto"/>
        <w:right w:val="none" w:sz="0" w:space="0" w:color="auto"/>
      </w:divBdr>
    </w:div>
    <w:div w:id="1410541510">
      <w:bodyDiv w:val="1"/>
      <w:marLeft w:val="0"/>
      <w:marRight w:val="0"/>
      <w:marTop w:val="0"/>
      <w:marBottom w:val="0"/>
      <w:divBdr>
        <w:top w:val="none" w:sz="0" w:space="0" w:color="auto"/>
        <w:left w:val="none" w:sz="0" w:space="0" w:color="auto"/>
        <w:bottom w:val="none" w:sz="0" w:space="0" w:color="auto"/>
        <w:right w:val="none" w:sz="0" w:space="0" w:color="auto"/>
      </w:divBdr>
    </w:div>
    <w:div w:id="1423575217">
      <w:bodyDiv w:val="1"/>
      <w:marLeft w:val="0"/>
      <w:marRight w:val="0"/>
      <w:marTop w:val="0"/>
      <w:marBottom w:val="0"/>
      <w:divBdr>
        <w:top w:val="none" w:sz="0" w:space="0" w:color="auto"/>
        <w:left w:val="none" w:sz="0" w:space="0" w:color="auto"/>
        <w:bottom w:val="none" w:sz="0" w:space="0" w:color="auto"/>
        <w:right w:val="none" w:sz="0" w:space="0" w:color="auto"/>
      </w:divBdr>
    </w:div>
    <w:div w:id="1431075179">
      <w:bodyDiv w:val="1"/>
      <w:marLeft w:val="0"/>
      <w:marRight w:val="0"/>
      <w:marTop w:val="0"/>
      <w:marBottom w:val="0"/>
      <w:divBdr>
        <w:top w:val="none" w:sz="0" w:space="0" w:color="auto"/>
        <w:left w:val="none" w:sz="0" w:space="0" w:color="auto"/>
        <w:bottom w:val="none" w:sz="0" w:space="0" w:color="auto"/>
        <w:right w:val="none" w:sz="0" w:space="0" w:color="auto"/>
      </w:divBdr>
    </w:div>
    <w:div w:id="1447312030">
      <w:bodyDiv w:val="1"/>
      <w:marLeft w:val="0"/>
      <w:marRight w:val="0"/>
      <w:marTop w:val="0"/>
      <w:marBottom w:val="0"/>
      <w:divBdr>
        <w:top w:val="none" w:sz="0" w:space="0" w:color="auto"/>
        <w:left w:val="none" w:sz="0" w:space="0" w:color="auto"/>
        <w:bottom w:val="none" w:sz="0" w:space="0" w:color="auto"/>
        <w:right w:val="none" w:sz="0" w:space="0" w:color="auto"/>
      </w:divBdr>
    </w:div>
    <w:div w:id="1472408723">
      <w:bodyDiv w:val="1"/>
      <w:marLeft w:val="0"/>
      <w:marRight w:val="0"/>
      <w:marTop w:val="0"/>
      <w:marBottom w:val="0"/>
      <w:divBdr>
        <w:top w:val="none" w:sz="0" w:space="0" w:color="auto"/>
        <w:left w:val="none" w:sz="0" w:space="0" w:color="auto"/>
        <w:bottom w:val="none" w:sz="0" w:space="0" w:color="auto"/>
        <w:right w:val="none" w:sz="0" w:space="0" w:color="auto"/>
      </w:divBdr>
    </w:div>
    <w:div w:id="1475442531">
      <w:bodyDiv w:val="1"/>
      <w:marLeft w:val="0"/>
      <w:marRight w:val="0"/>
      <w:marTop w:val="0"/>
      <w:marBottom w:val="0"/>
      <w:divBdr>
        <w:top w:val="none" w:sz="0" w:space="0" w:color="auto"/>
        <w:left w:val="none" w:sz="0" w:space="0" w:color="auto"/>
        <w:bottom w:val="none" w:sz="0" w:space="0" w:color="auto"/>
        <w:right w:val="none" w:sz="0" w:space="0" w:color="auto"/>
      </w:divBdr>
    </w:div>
    <w:div w:id="1483962362">
      <w:bodyDiv w:val="1"/>
      <w:marLeft w:val="0"/>
      <w:marRight w:val="0"/>
      <w:marTop w:val="0"/>
      <w:marBottom w:val="0"/>
      <w:divBdr>
        <w:top w:val="none" w:sz="0" w:space="0" w:color="auto"/>
        <w:left w:val="none" w:sz="0" w:space="0" w:color="auto"/>
        <w:bottom w:val="none" w:sz="0" w:space="0" w:color="auto"/>
        <w:right w:val="none" w:sz="0" w:space="0" w:color="auto"/>
      </w:divBdr>
    </w:div>
    <w:div w:id="1484734385">
      <w:bodyDiv w:val="1"/>
      <w:marLeft w:val="0"/>
      <w:marRight w:val="0"/>
      <w:marTop w:val="0"/>
      <w:marBottom w:val="0"/>
      <w:divBdr>
        <w:top w:val="none" w:sz="0" w:space="0" w:color="auto"/>
        <w:left w:val="none" w:sz="0" w:space="0" w:color="auto"/>
        <w:bottom w:val="none" w:sz="0" w:space="0" w:color="auto"/>
        <w:right w:val="none" w:sz="0" w:space="0" w:color="auto"/>
      </w:divBdr>
    </w:div>
    <w:div w:id="1487017427">
      <w:bodyDiv w:val="1"/>
      <w:marLeft w:val="0"/>
      <w:marRight w:val="0"/>
      <w:marTop w:val="0"/>
      <w:marBottom w:val="0"/>
      <w:divBdr>
        <w:top w:val="none" w:sz="0" w:space="0" w:color="auto"/>
        <w:left w:val="none" w:sz="0" w:space="0" w:color="auto"/>
        <w:bottom w:val="none" w:sz="0" w:space="0" w:color="auto"/>
        <w:right w:val="none" w:sz="0" w:space="0" w:color="auto"/>
      </w:divBdr>
    </w:div>
    <w:div w:id="1497112867">
      <w:bodyDiv w:val="1"/>
      <w:marLeft w:val="0"/>
      <w:marRight w:val="0"/>
      <w:marTop w:val="0"/>
      <w:marBottom w:val="0"/>
      <w:divBdr>
        <w:top w:val="none" w:sz="0" w:space="0" w:color="auto"/>
        <w:left w:val="none" w:sz="0" w:space="0" w:color="auto"/>
        <w:bottom w:val="none" w:sz="0" w:space="0" w:color="auto"/>
        <w:right w:val="none" w:sz="0" w:space="0" w:color="auto"/>
      </w:divBdr>
    </w:div>
    <w:div w:id="1553887431">
      <w:bodyDiv w:val="1"/>
      <w:marLeft w:val="0"/>
      <w:marRight w:val="0"/>
      <w:marTop w:val="0"/>
      <w:marBottom w:val="0"/>
      <w:divBdr>
        <w:top w:val="none" w:sz="0" w:space="0" w:color="auto"/>
        <w:left w:val="none" w:sz="0" w:space="0" w:color="auto"/>
        <w:bottom w:val="none" w:sz="0" w:space="0" w:color="auto"/>
        <w:right w:val="none" w:sz="0" w:space="0" w:color="auto"/>
      </w:divBdr>
    </w:div>
    <w:div w:id="1568149510">
      <w:bodyDiv w:val="1"/>
      <w:marLeft w:val="0"/>
      <w:marRight w:val="0"/>
      <w:marTop w:val="0"/>
      <w:marBottom w:val="0"/>
      <w:divBdr>
        <w:top w:val="none" w:sz="0" w:space="0" w:color="auto"/>
        <w:left w:val="none" w:sz="0" w:space="0" w:color="auto"/>
        <w:bottom w:val="none" w:sz="0" w:space="0" w:color="auto"/>
        <w:right w:val="none" w:sz="0" w:space="0" w:color="auto"/>
      </w:divBdr>
    </w:div>
    <w:div w:id="1574705096">
      <w:bodyDiv w:val="1"/>
      <w:marLeft w:val="0"/>
      <w:marRight w:val="0"/>
      <w:marTop w:val="0"/>
      <w:marBottom w:val="0"/>
      <w:divBdr>
        <w:top w:val="none" w:sz="0" w:space="0" w:color="auto"/>
        <w:left w:val="none" w:sz="0" w:space="0" w:color="auto"/>
        <w:bottom w:val="none" w:sz="0" w:space="0" w:color="auto"/>
        <w:right w:val="none" w:sz="0" w:space="0" w:color="auto"/>
      </w:divBdr>
    </w:div>
    <w:div w:id="1578906022">
      <w:bodyDiv w:val="1"/>
      <w:marLeft w:val="0"/>
      <w:marRight w:val="0"/>
      <w:marTop w:val="0"/>
      <w:marBottom w:val="0"/>
      <w:divBdr>
        <w:top w:val="none" w:sz="0" w:space="0" w:color="auto"/>
        <w:left w:val="none" w:sz="0" w:space="0" w:color="auto"/>
        <w:bottom w:val="none" w:sz="0" w:space="0" w:color="auto"/>
        <w:right w:val="none" w:sz="0" w:space="0" w:color="auto"/>
      </w:divBdr>
    </w:div>
    <w:div w:id="1581521395">
      <w:bodyDiv w:val="1"/>
      <w:marLeft w:val="0"/>
      <w:marRight w:val="0"/>
      <w:marTop w:val="0"/>
      <w:marBottom w:val="0"/>
      <w:divBdr>
        <w:top w:val="none" w:sz="0" w:space="0" w:color="auto"/>
        <w:left w:val="none" w:sz="0" w:space="0" w:color="auto"/>
        <w:bottom w:val="none" w:sz="0" w:space="0" w:color="auto"/>
        <w:right w:val="none" w:sz="0" w:space="0" w:color="auto"/>
      </w:divBdr>
    </w:div>
    <w:div w:id="1585995359">
      <w:bodyDiv w:val="1"/>
      <w:marLeft w:val="0"/>
      <w:marRight w:val="0"/>
      <w:marTop w:val="0"/>
      <w:marBottom w:val="0"/>
      <w:divBdr>
        <w:top w:val="none" w:sz="0" w:space="0" w:color="auto"/>
        <w:left w:val="none" w:sz="0" w:space="0" w:color="auto"/>
        <w:bottom w:val="none" w:sz="0" w:space="0" w:color="auto"/>
        <w:right w:val="none" w:sz="0" w:space="0" w:color="auto"/>
      </w:divBdr>
      <w:divsChild>
        <w:div w:id="1136067153">
          <w:marLeft w:val="0"/>
          <w:marRight w:val="0"/>
          <w:marTop w:val="0"/>
          <w:marBottom w:val="0"/>
          <w:divBdr>
            <w:top w:val="none" w:sz="0" w:space="0" w:color="auto"/>
            <w:left w:val="none" w:sz="0" w:space="0" w:color="auto"/>
            <w:bottom w:val="none" w:sz="0" w:space="0" w:color="auto"/>
            <w:right w:val="none" w:sz="0" w:space="0" w:color="auto"/>
          </w:divBdr>
          <w:divsChild>
            <w:div w:id="1520318530">
              <w:marLeft w:val="0"/>
              <w:marRight w:val="0"/>
              <w:marTop w:val="0"/>
              <w:marBottom w:val="0"/>
              <w:divBdr>
                <w:top w:val="none" w:sz="0" w:space="0" w:color="auto"/>
                <w:left w:val="none" w:sz="0" w:space="0" w:color="auto"/>
                <w:bottom w:val="none" w:sz="0" w:space="0" w:color="auto"/>
                <w:right w:val="none" w:sz="0" w:space="0" w:color="auto"/>
              </w:divBdr>
            </w:div>
          </w:divsChild>
        </w:div>
        <w:div w:id="1886407451">
          <w:marLeft w:val="0"/>
          <w:marRight w:val="0"/>
          <w:marTop w:val="0"/>
          <w:marBottom w:val="0"/>
          <w:divBdr>
            <w:top w:val="none" w:sz="0" w:space="0" w:color="auto"/>
            <w:left w:val="none" w:sz="0" w:space="0" w:color="auto"/>
            <w:bottom w:val="none" w:sz="0" w:space="0" w:color="auto"/>
            <w:right w:val="none" w:sz="0" w:space="0" w:color="auto"/>
          </w:divBdr>
          <w:divsChild>
            <w:div w:id="5191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57867">
      <w:bodyDiv w:val="1"/>
      <w:marLeft w:val="0"/>
      <w:marRight w:val="0"/>
      <w:marTop w:val="0"/>
      <w:marBottom w:val="0"/>
      <w:divBdr>
        <w:top w:val="none" w:sz="0" w:space="0" w:color="auto"/>
        <w:left w:val="none" w:sz="0" w:space="0" w:color="auto"/>
        <w:bottom w:val="none" w:sz="0" w:space="0" w:color="auto"/>
        <w:right w:val="none" w:sz="0" w:space="0" w:color="auto"/>
      </w:divBdr>
    </w:div>
    <w:div w:id="1600331852">
      <w:bodyDiv w:val="1"/>
      <w:marLeft w:val="0"/>
      <w:marRight w:val="0"/>
      <w:marTop w:val="0"/>
      <w:marBottom w:val="0"/>
      <w:divBdr>
        <w:top w:val="none" w:sz="0" w:space="0" w:color="auto"/>
        <w:left w:val="none" w:sz="0" w:space="0" w:color="auto"/>
        <w:bottom w:val="none" w:sz="0" w:space="0" w:color="auto"/>
        <w:right w:val="none" w:sz="0" w:space="0" w:color="auto"/>
      </w:divBdr>
    </w:div>
    <w:div w:id="1610549915">
      <w:bodyDiv w:val="1"/>
      <w:marLeft w:val="0"/>
      <w:marRight w:val="0"/>
      <w:marTop w:val="0"/>
      <w:marBottom w:val="0"/>
      <w:divBdr>
        <w:top w:val="none" w:sz="0" w:space="0" w:color="auto"/>
        <w:left w:val="none" w:sz="0" w:space="0" w:color="auto"/>
        <w:bottom w:val="none" w:sz="0" w:space="0" w:color="auto"/>
        <w:right w:val="none" w:sz="0" w:space="0" w:color="auto"/>
      </w:divBdr>
    </w:div>
    <w:div w:id="1616135680">
      <w:bodyDiv w:val="1"/>
      <w:marLeft w:val="0"/>
      <w:marRight w:val="0"/>
      <w:marTop w:val="0"/>
      <w:marBottom w:val="0"/>
      <w:divBdr>
        <w:top w:val="none" w:sz="0" w:space="0" w:color="auto"/>
        <w:left w:val="none" w:sz="0" w:space="0" w:color="auto"/>
        <w:bottom w:val="none" w:sz="0" w:space="0" w:color="auto"/>
        <w:right w:val="none" w:sz="0" w:space="0" w:color="auto"/>
      </w:divBdr>
    </w:div>
    <w:div w:id="1616910694">
      <w:bodyDiv w:val="1"/>
      <w:marLeft w:val="0"/>
      <w:marRight w:val="0"/>
      <w:marTop w:val="0"/>
      <w:marBottom w:val="0"/>
      <w:divBdr>
        <w:top w:val="none" w:sz="0" w:space="0" w:color="auto"/>
        <w:left w:val="none" w:sz="0" w:space="0" w:color="auto"/>
        <w:bottom w:val="none" w:sz="0" w:space="0" w:color="auto"/>
        <w:right w:val="none" w:sz="0" w:space="0" w:color="auto"/>
      </w:divBdr>
    </w:div>
    <w:div w:id="1621301179">
      <w:bodyDiv w:val="1"/>
      <w:marLeft w:val="0"/>
      <w:marRight w:val="0"/>
      <w:marTop w:val="0"/>
      <w:marBottom w:val="0"/>
      <w:divBdr>
        <w:top w:val="none" w:sz="0" w:space="0" w:color="auto"/>
        <w:left w:val="none" w:sz="0" w:space="0" w:color="auto"/>
        <w:bottom w:val="none" w:sz="0" w:space="0" w:color="auto"/>
        <w:right w:val="none" w:sz="0" w:space="0" w:color="auto"/>
      </w:divBdr>
    </w:div>
    <w:div w:id="1622616644">
      <w:bodyDiv w:val="1"/>
      <w:marLeft w:val="0"/>
      <w:marRight w:val="0"/>
      <w:marTop w:val="0"/>
      <w:marBottom w:val="0"/>
      <w:divBdr>
        <w:top w:val="none" w:sz="0" w:space="0" w:color="auto"/>
        <w:left w:val="none" w:sz="0" w:space="0" w:color="auto"/>
        <w:bottom w:val="none" w:sz="0" w:space="0" w:color="auto"/>
        <w:right w:val="none" w:sz="0" w:space="0" w:color="auto"/>
      </w:divBdr>
    </w:div>
    <w:div w:id="1629897100">
      <w:bodyDiv w:val="1"/>
      <w:marLeft w:val="0"/>
      <w:marRight w:val="0"/>
      <w:marTop w:val="0"/>
      <w:marBottom w:val="0"/>
      <w:divBdr>
        <w:top w:val="none" w:sz="0" w:space="0" w:color="auto"/>
        <w:left w:val="none" w:sz="0" w:space="0" w:color="auto"/>
        <w:bottom w:val="none" w:sz="0" w:space="0" w:color="auto"/>
        <w:right w:val="none" w:sz="0" w:space="0" w:color="auto"/>
      </w:divBdr>
    </w:div>
    <w:div w:id="1652439806">
      <w:bodyDiv w:val="1"/>
      <w:marLeft w:val="0"/>
      <w:marRight w:val="0"/>
      <w:marTop w:val="0"/>
      <w:marBottom w:val="0"/>
      <w:divBdr>
        <w:top w:val="none" w:sz="0" w:space="0" w:color="auto"/>
        <w:left w:val="none" w:sz="0" w:space="0" w:color="auto"/>
        <w:bottom w:val="none" w:sz="0" w:space="0" w:color="auto"/>
        <w:right w:val="none" w:sz="0" w:space="0" w:color="auto"/>
      </w:divBdr>
    </w:div>
    <w:div w:id="1663850889">
      <w:bodyDiv w:val="1"/>
      <w:marLeft w:val="0"/>
      <w:marRight w:val="0"/>
      <w:marTop w:val="0"/>
      <w:marBottom w:val="0"/>
      <w:divBdr>
        <w:top w:val="none" w:sz="0" w:space="0" w:color="auto"/>
        <w:left w:val="none" w:sz="0" w:space="0" w:color="auto"/>
        <w:bottom w:val="none" w:sz="0" w:space="0" w:color="auto"/>
        <w:right w:val="none" w:sz="0" w:space="0" w:color="auto"/>
      </w:divBdr>
    </w:div>
    <w:div w:id="1668094516">
      <w:bodyDiv w:val="1"/>
      <w:marLeft w:val="0"/>
      <w:marRight w:val="0"/>
      <w:marTop w:val="0"/>
      <w:marBottom w:val="0"/>
      <w:divBdr>
        <w:top w:val="none" w:sz="0" w:space="0" w:color="auto"/>
        <w:left w:val="none" w:sz="0" w:space="0" w:color="auto"/>
        <w:bottom w:val="none" w:sz="0" w:space="0" w:color="auto"/>
        <w:right w:val="none" w:sz="0" w:space="0" w:color="auto"/>
      </w:divBdr>
    </w:div>
    <w:div w:id="1672295747">
      <w:bodyDiv w:val="1"/>
      <w:marLeft w:val="0"/>
      <w:marRight w:val="0"/>
      <w:marTop w:val="0"/>
      <w:marBottom w:val="0"/>
      <w:divBdr>
        <w:top w:val="none" w:sz="0" w:space="0" w:color="auto"/>
        <w:left w:val="none" w:sz="0" w:space="0" w:color="auto"/>
        <w:bottom w:val="none" w:sz="0" w:space="0" w:color="auto"/>
        <w:right w:val="none" w:sz="0" w:space="0" w:color="auto"/>
      </w:divBdr>
    </w:div>
    <w:div w:id="1682930257">
      <w:bodyDiv w:val="1"/>
      <w:marLeft w:val="0"/>
      <w:marRight w:val="0"/>
      <w:marTop w:val="0"/>
      <w:marBottom w:val="0"/>
      <w:divBdr>
        <w:top w:val="none" w:sz="0" w:space="0" w:color="auto"/>
        <w:left w:val="none" w:sz="0" w:space="0" w:color="auto"/>
        <w:bottom w:val="none" w:sz="0" w:space="0" w:color="auto"/>
        <w:right w:val="none" w:sz="0" w:space="0" w:color="auto"/>
      </w:divBdr>
    </w:div>
    <w:div w:id="1688824158">
      <w:bodyDiv w:val="1"/>
      <w:marLeft w:val="0"/>
      <w:marRight w:val="0"/>
      <w:marTop w:val="0"/>
      <w:marBottom w:val="0"/>
      <w:divBdr>
        <w:top w:val="none" w:sz="0" w:space="0" w:color="auto"/>
        <w:left w:val="none" w:sz="0" w:space="0" w:color="auto"/>
        <w:bottom w:val="none" w:sz="0" w:space="0" w:color="auto"/>
        <w:right w:val="none" w:sz="0" w:space="0" w:color="auto"/>
      </w:divBdr>
      <w:divsChild>
        <w:div w:id="161744385">
          <w:marLeft w:val="150"/>
          <w:marRight w:val="150"/>
          <w:marTop w:val="150"/>
          <w:marBottom w:val="150"/>
          <w:divBdr>
            <w:top w:val="none" w:sz="0" w:space="0" w:color="auto"/>
            <w:left w:val="none" w:sz="0" w:space="0" w:color="auto"/>
            <w:bottom w:val="none" w:sz="0" w:space="0" w:color="auto"/>
            <w:right w:val="none" w:sz="0" w:space="0" w:color="auto"/>
          </w:divBdr>
        </w:div>
      </w:divsChild>
    </w:div>
    <w:div w:id="1700354714">
      <w:bodyDiv w:val="1"/>
      <w:marLeft w:val="0"/>
      <w:marRight w:val="0"/>
      <w:marTop w:val="0"/>
      <w:marBottom w:val="0"/>
      <w:divBdr>
        <w:top w:val="none" w:sz="0" w:space="0" w:color="auto"/>
        <w:left w:val="none" w:sz="0" w:space="0" w:color="auto"/>
        <w:bottom w:val="none" w:sz="0" w:space="0" w:color="auto"/>
        <w:right w:val="none" w:sz="0" w:space="0" w:color="auto"/>
      </w:divBdr>
    </w:div>
    <w:div w:id="1701397005">
      <w:bodyDiv w:val="1"/>
      <w:marLeft w:val="0"/>
      <w:marRight w:val="0"/>
      <w:marTop w:val="0"/>
      <w:marBottom w:val="0"/>
      <w:divBdr>
        <w:top w:val="none" w:sz="0" w:space="0" w:color="auto"/>
        <w:left w:val="none" w:sz="0" w:space="0" w:color="auto"/>
        <w:bottom w:val="none" w:sz="0" w:space="0" w:color="auto"/>
        <w:right w:val="none" w:sz="0" w:space="0" w:color="auto"/>
      </w:divBdr>
    </w:div>
    <w:div w:id="1722905510">
      <w:bodyDiv w:val="1"/>
      <w:marLeft w:val="0"/>
      <w:marRight w:val="0"/>
      <w:marTop w:val="0"/>
      <w:marBottom w:val="0"/>
      <w:divBdr>
        <w:top w:val="none" w:sz="0" w:space="0" w:color="auto"/>
        <w:left w:val="none" w:sz="0" w:space="0" w:color="auto"/>
        <w:bottom w:val="none" w:sz="0" w:space="0" w:color="auto"/>
        <w:right w:val="none" w:sz="0" w:space="0" w:color="auto"/>
      </w:divBdr>
    </w:div>
    <w:div w:id="1754551058">
      <w:bodyDiv w:val="1"/>
      <w:marLeft w:val="0"/>
      <w:marRight w:val="0"/>
      <w:marTop w:val="0"/>
      <w:marBottom w:val="0"/>
      <w:divBdr>
        <w:top w:val="none" w:sz="0" w:space="0" w:color="auto"/>
        <w:left w:val="none" w:sz="0" w:space="0" w:color="auto"/>
        <w:bottom w:val="none" w:sz="0" w:space="0" w:color="auto"/>
        <w:right w:val="none" w:sz="0" w:space="0" w:color="auto"/>
      </w:divBdr>
    </w:div>
    <w:div w:id="1766265010">
      <w:bodyDiv w:val="1"/>
      <w:marLeft w:val="0"/>
      <w:marRight w:val="0"/>
      <w:marTop w:val="0"/>
      <w:marBottom w:val="0"/>
      <w:divBdr>
        <w:top w:val="none" w:sz="0" w:space="0" w:color="auto"/>
        <w:left w:val="none" w:sz="0" w:space="0" w:color="auto"/>
        <w:bottom w:val="none" w:sz="0" w:space="0" w:color="auto"/>
        <w:right w:val="none" w:sz="0" w:space="0" w:color="auto"/>
      </w:divBdr>
    </w:div>
    <w:div w:id="1776053235">
      <w:bodyDiv w:val="1"/>
      <w:marLeft w:val="0"/>
      <w:marRight w:val="0"/>
      <w:marTop w:val="0"/>
      <w:marBottom w:val="0"/>
      <w:divBdr>
        <w:top w:val="none" w:sz="0" w:space="0" w:color="auto"/>
        <w:left w:val="none" w:sz="0" w:space="0" w:color="auto"/>
        <w:bottom w:val="none" w:sz="0" w:space="0" w:color="auto"/>
        <w:right w:val="none" w:sz="0" w:space="0" w:color="auto"/>
      </w:divBdr>
      <w:divsChild>
        <w:div w:id="210503680">
          <w:marLeft w:val="0"/>
          <w:marRight w:val="0"/>
          <w:marTop w:val="0"/>
          <w:marBottom w:val="0"/>
          <w:divBdr>
            <w:top w:val="none" w:sz="0" w:space="0" w:color="auto"/>
            <w:left w:val="none" w:sz="0" w:space="0" w:color="auto"/>
            <w:bottom w:val="none" w:sz="0" w:space="0" w:color="auto"/>
            <w:right w:val="none" w:sz="0" w:space="0" w:color="auto"/>
          </w:divBdr>
          <w:divsChild>
            <w:div w:id="267280304">
              <w:marLeft w:val="0"/>
              <w:marRight w:val="0"/>
              <w:marTop w:val="0"/>
              <w:marBottom w:val="0"/>
              <w:divBdr>
                <w:top w:val="none" w:sz="0" w:space="0" w:color="auto"/>
                <w:left w:val="none" w:sz="0" w:space="0" w:color="auto"/>
                <w:bottom w:val="none" w:sz="0" w:space="0" w:color="auto"/>
                <w:right w:val="none" w:sz="0" w:space="0" w:color="auto"/>
              </w:divBdr>
              <w:divsChild>
                <w:div w:id="1976983410">
                  <w:marLeft w:val="0"/>
                  <w:marRight w:val="0"/>
                  <w:marTop w:val="0"/>
                  <w:marBottom w:val="0"/>
                  <w:divBdr>
                    <w:top w:val="none" w:sz="0" w:space="0" w:color="auto"/>
                    <w:left w:val="none" w:sz="0" w:space="0" w:color="auto"/>
                    <w:bottom w:val="none" w:sz="0" w:space="0" w:color="auto"/>
                    <w:right w:val="none" w:sz="0" w:space="0" w:color="auto"/>
                  </w:divBdr>
                </w:div>
                <w:div w:id="2034719304">
                  <w:marLeft w:val="0"/>
                  <w:marRight w:val="0"/>
                  <w:marTop w:val="0"/>
                  <w:marBottom w:val="0"/>
                  <w:divBdr>
                    <w:top w:val="none" w:sz="0" w:space="0" w:color="auto"/>
                    <w:left w:val="none" w:sz="0" w:space="0" w:color="auto"/>
                    <w:bottom w:val="none" w:sz="0" w:space="0" w:color="auto"/>
                    <w:right w:val="none" w:sz="0" w:space="0" w:color="auto"/>
                  </w:divBdr>
                  <w:divsChild>
                    <w:div w:id="113287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65420">
          <w:marLeft w:val="0"/>
          <w:marRight w:val="0"/>
          <w:marTop w:val="100"/>
          <w:marBottom w:val="100"/>
          <w:divBdr>
            <w:top w:val="none" w:sz="0" w:space="0" w:color="auto"/>
            <w:left w:val="none" w:sz="0" w:space="0" w:color="auto"/>
            <w:bottom w:val="none" w:sz="0" w:space="0" w:color="auto"/>
            <w:right w:val="none" w:sz="0" w:space="0" w:color="auto"/>
          </w:divBdr>
          <w:divsChild>
            <w:div w:id="315768700">
              <w:marLeft w:val="0"/>
              <w:marRight w:val="0"/>
              <w:marTop w:val="0"/>
              <w:marBottom w:val="0"/>
              <w:divBdr>
                <w:top w:val="none" w:sz="0" w:space="0" w:color="auto"/>
                <w:left w:val="none" w:sz="0" w:space="0" w:color="auto"/>
                <w:bottom w:val="none" w:sz="0" w:space="0" w:color="auto"/>
                <w:right w:val="none" w:sz="0" w:space="0" w:color="auto"/>
              </w:divBdr>
              <w:divsChild>
                <w:div w:id="270284317">
                  <w:marLeft w:val="-225"/>
                  <w:marRight w:val="-225"/>
                  <w:marTop w:val="0"/>
                  <w:marBottom w:val="0"/>
                  <w:divBdr>
                    <w:top w:val="none" w:sz="0" w:space="0" w:color="auto"/>
                    <w:left w:val="none" w:sz="0" w:space="0" w:color="auto"/>
                    <w:bottom w:val="none" w:sz="0" w:space="0" w:color="auto"/>
                    <w:right w:val="none" w:sz="0" w:space="0" w:color="auto"/>
                  </w:divBdr>
                  <w:divsChild>
                    <w:div w:id="191967289">
                      <w:marLeft w:val="0"/>
                      <w:marRight w:val="0"/>
                      <w:marTop w:val="0"/>
                      <w:marBottom w:val="0"/>
                      <w:divBdr>
                        <w:top w:val="none" w:sz="0" w:space="0" w:color="auto"/>
                        <w:left w:val="none" w:sz="0" w:space="0" w:color="auto"/>
                        <w:bottom w:val="none" w:sz="0" w:space="0" w:color="auto"/>
                        <w:right w:val="none" w:sz="0" w:space="0" w:color="auto"/>
                      </w:divBdr>
                    </w:div>
                    <w:div w:id="19312318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787894602">
      <w:bodyDiv w:val="1"/>
      <w:marLeft w:val="0"/>
      <w:marRight w:val="0"/>
      <w:marTop w:val="0"/>
      <w:marBottom w:val="0"/>
      <w:divBdr>
        <w:top w:val="none" w:sz="0" w:space="0" w:color="auto"/>
        <w:left w:val="none" w:sz="0" w:space="0" w:color="auto"/>
        <w:bottom w:val="none" w:sz="0" w:space="0" w:color="auto"/>
        <w:right w:val="none" w:sz="0" w:space="0" w:color="auto"/>
      </w:divBdr>
    </w:div>
    <w:div w:id="1788116071">
      <w:bodyDiv w:val="1"/>
      <w:marLeft w:val="0"/>
      <w:marRight w:val="0"/>
      <w:marTop w:val="0"/>
      <w:marBottom w:val="0"/>
      <w:divBdr>
        <w:top w:val="none" w:sz="0" w:space="0" w:color="auto"/>
        <w:left w:val="none" w:sz="0" w:space="0" w:color="auto"/>
        <w:bottom w:val="none" w:sz="0" w:space="0" w:color="auto"/>
        <w:right w:val="none" w:sz="0" w:space="0" w:color="auto"/>
      </w:divBdr>
    </w:div>
    <w:div w:id="1805731904">
      <w:bodyDiv w:val="1"/>
      <w:marLeft w:val="0"/>
      <w:marRight w:val="0"/>
      <w:marTop w:val="0"/>
      <w:marBottom w:val="0"/>
      <w:divBdr>
        <w:top w:val="none" w:sz="0" w:space="0" w:color="auto"/>
        <w:left w:val="none" w:sz="0" w:space="0" w:color="auto"/>
        <w:bottom w:val="none" w:sz="0" w:space="0" w:color="auto"/>
        <w:right w:val="none" w:sz="0" w:space="0" w:color="auto"/>
      </w:divBdr>
    </w:div>
    <w:div w:id="1807964386">
      <w:bodyDiv w:val="1"/>
      <w:marLeft w:val="0"/>
      <w:marRight w:val="0"/>
      <w:marTop w:val="0"/>
      <w:marBottom w:val="0"/>
      <w:divBdr>
        <w:top w:val="none" w:sz="0" w:space="0" w:color="auto"/>
        <w:left w:val="none" w:sz="0" w:space="0" w:color="auto"/>
        <w:bottom w:val="none" w:sz="0" w:space="0" w:color="auto"/>
        <w:right w:val="none" w:sz="0" w:space="0" w:color="auto"/>
      </w:divBdr>
    </w:div>
    <w:div w:id="1824927062">
      <w:bodyDiv w:val="1"/>
      <w:marLeft w:val="0"/>
      <w:marRight w:val="0"/>
      <w:marTop w:val="0"/>
      <w:marBottom w:val="0"/>
      <w:divBdr>
        <w:top w:val="none" w:sz="0" w:space="0" w:color="auto"/>
        <w:left w:val="none" w:sz="0" w:space="0" w:color="auto"/>
        <w:bottom w:val="none" w:sz="0" w:space="0" w:color="auto"/>
        <w:right w:val="none" w:sz="0" w:space="0" w:color="auto"/>
      </w:divBdr>
    </w:div>
    <w:div w:id="1841654742">
      <w:bodyDiv w:val="1"/>
      <w:marLeft w:val="0"/>
      <w:marRight w:val="0"/>
      <w:marTop w:val="0"/>
      <w:marBottom w:val="0"/>
      <w:divBdr>
        <w:top w:val="none" w:sz="0" w:space="0" w:color="auto"/>
        <w:left w:val="none" w:sz="0" w:space="0" w:color="auto"/>
        <w:bottom w:val="none" w:sz="0" w:space="0" w:color="auto"/>
        <w:right w:val="none" w:sz="0" w:space="0" w:color="auto"/>
      </w:divBdr>
    </w:div>
    <w:div w:id="1847941168">
      <w:bodyDiv w:val="1"/>
      <w:marLeft w:val="0"/>
      <w:marRight w:val="0"/>
      <w:marTop w:val="0"/>
      <w:marBottom w:val="0"/>
      <w:divBdr>
        <w:top w:val="none" w:sz="0" w:space="0" w:color="auto"/>
        <w:left w:val="none" w:sz="0" w:space="0" w:color="auto"/>
        <w:bottom w:val="none" w:sz="0" w:space="0" w:color="auto"/>
        <w:right w:val="none" w:sz="0" w:space="0" w:color="auto"/>
      </w:divBdr>
    </w:div>
    <w:div w:id="1866139836">
      <w:bodyDiv w:val="1"/>
      <w:marLeft w:val="0"/>
      <w:marRight w:val="0"/>
      <w:marTop w:val="0"/>
      <w:marBottom w:val="0"/>
      <w:divBdr>
        <w:top w:val="none" w:sz="0" w:space="0" w:color="auto"/>
        <w:left w:val="none" w:sz="0" w:space="0" w:color="auto"/>
        <w:bottom w:val="none" w:sz="0" w:space="0" w:color="auto"/>
        <w:right w:val="none" w:sz="0" w:space="0" w:color="auto"/>
      </w:divBdr>
    </w:div>
    <w:div w:id="1869876880">
      <w:bodyDiv w:val="1"/>
      <w:marLeft w:val="0"/>
      <w:marRight w:val="0"/>
      <w:marTop w:val="0"/>
      <w:marBottom w:val="0"/>
      <w:divBdr>
        <w:top w:val="none" w:sz="0" w:space="0" w:color="auto"/>
        <w:left w:val="none" w:sz="0" w:space="0" w:color="auto"/>
        <w:bottom w:val="none" w:sz="0" w:space="0" w:color="auto"/>
        <w:right w:val="none" w:sz="0" w:space="0" w:color="auto"/>
      </w:divBdr>
    </w:div>
    <w:div w:id="1907259729">
      <w:bodyDiv w:val="1"/>
      <w:marLeft w:val="0"/>
      <w:marRight w:val="0"/>
      <w:marTop w:val="0"/>
      <w:marBottom w:val="0"/>
      <w:divBdr>
        <w:top w:val="none" w:sz="0" w:space="0" w:color="auto"/>
        <w:left w:val="none" w:sz="0" w:space="0" w:color="auto"/>
        <w:bottom w:val="none" w:sz="0" w:space="0" w:color="auto"/>
        <w:right w:val="none" w:sz="0" w:space="0" w:color="auto"/>
      </w:divBdr>
    </w:div>
    <w:div w:id="1915815879">
      <w:bodyDiv w:val="1"/>
      <w:marLeft w:val="0"/>
      <w:marRight w:val="0"/>
      <w:marTop w:val="0"/>
      <w:marBottom w:val="0"/>
      <w:divBdr>
        <w:top w:val="none" w:sz="0" w:space="0" w:color="auto"/>
        <w:left w:val="none" w:sz="0" w:space="0" w:color="auto"/>
        <w:bottom w:val="none" w:sz="0" w:space="0" w:color="auto"/>
        <w:right w:val="none" w:sz="0" w:space="0" w:color="auto"/>
      </w:divBdr>
    </w:div>
    <w:div w:id="1933119900">
      <w:bodyDiv w:val="1"/>
      <w:marLeft w:val="0"/>
      <w:marRight w:val="0"/>
      <w:marTop w:val="0"/>
      <w:marBottom w:val="0"/>
      <w:divBdr>
        <w:top w:val="none" w:sz="0" w:space="0" w:color="auto"/>
        <w:left w:val="none" w:sz="0" w:space="0" w:color="auto"/>
        <w:bottom w:val="none" w:sz="0" w:space="0" w:color="auto"/>
        <w:right w:val="none" w:sz="0" w:space="0" w:color="auto"/>
      </w:divBdr>
      <w:divsChild>
        <w:div w:id="1493175089">
          <w:marLeft w:val="0"/>
          <w:marRight w:val="0"/>
          <w:marTop w:val="0"/>
          <w:marBottom w:val="195"/>
          <w:divBdr>
            <w:top w:val="none" w:sz="0" w:space="0" w:color="auto"/>
            <w:left w:val="none" w:sz="0" w:space="0" w:color="auto"/>
            <w:bottom w:val="none" w:sz="0" w:space="0" w:color="auto"/>
            <w:right w:val="none" w:sz="0" w:space="0" w:color="auto"/>
          </w:divBdr>
        </w:div>
      </w:divsChild>
    </w:div>
    <w:div w:id="1937401969">
      <w:bodyDiv w:val="1"/>
      <w:marLeft w:val="0"/>
      <w:marRight w:val="0"/>
      <w:marTop w:val="0"/>
      <w:marBottom w:val="0"/>
      <w:divBdr>
        <w:top w:val="none" w:sz="0" w:space="0" w:color="auto"/>
        <w:left w:val="none" w:sz="0" w:space="0" w:color="auto"/>
        <w:bottom w:val="none" w:sz="0" w:space="0" w:color="auto"/>
        <w:right w:val="none" w:sz="0" w:space="0" w:color="auto"/>
      </w:divBdr>
    </w:div>
    <w:div w:id="1947811842">
      <w:bodyDiv w:val="1"/>
      <w:marLeft w:val="0"/>
      <w:marRight w:val="0"/>
      <w:marTop w:val="0"/>
      <w:marBottom w:val="0"/>
      <w:divBdr>
        <w:top w:val="none" w:sz="0" w:space="0" w:color="auto"/>
        <w:left w:val="none" w:sz="0" w:space="0" w:color="auto"/>
        <w:bottom w:val="none" w:sz="0" w:space="0" w:color="auto"/>
        <w:right w:val="none" w:sz="0" w:space="0" w:color="auto"/>
      </w:divBdr>
    </w:div>
    <w:div w:id="1961305552">
      <w:bodyDiv w:val="1"/>
      <w:marLeft w:val="0"/>
      <w:marRight w:val="0"/>
      <w:marTop w:val="0"/>
      <w:marBottom w:val="0"/>
      <w:divBdr>
        <w:top w:val="none" w:sz="0" w:space="0" w:color="auto"/>
        <w:left w:val="none" w:sz="0" w:space="0" w:color="auto"/>
        <w:bottom w:val="none" w:sz="0" w:space="0" w:color="auto"/>
        <w:right w:val="none" w:sz="0" w:space="0" w:color="auto"/>
      </w:divBdr>
    </w:div>
    <w:div w:id="1976451555">
      <w:bodyDiv w:val="1"/>
      <w:marLeft w:val="0"/>
      <w:marRight w:val="0"/>
      <w:marTop w:val="0"/>
      <w:marBottom w:val="0"/>
      <w:divBdr>
        <w:top w:val="none" w:sz="0" w:space="0" w:color="auto"/>
        <w:left w:val="none" w:sz="0" w:space="0" w:color="auto"/>
        <w:bottom w:val="none" w:sz="0" w:space="0" w:color="auto"/>
        <w:right w:val="none" w:sz="0" w:space="0" w:color="auto"/>
      </w:divBdr>
    </w:div>
    <w:div w:id="1979384323">
      <w:bodyDiv w:val="1"/>
      <w:marLeft w:val="0"/>
      <w:marRight w:val="0"/>
      <w:marTop w:val="0"/>
      <w:marBottom w:val="0"/>
      <w:divBdr>
        <w:top w:val="none" w:sz="0" w:space="0" w:color="auto"/>
        <w:left w:val="none" w:sz="0" w:space="0" w:color="auto"/>
        <w:bottom w:val="none" w:sz="0" w:space="0" w:color="auto"/>
        <w:right w:val="none" w:sz="0" w:space="0" w:color="auto"/>
      </w:divBdr>
      <w:divsChild>
        <w:div w:id="887381086">
          <w:marLeft w:val="0"/>
          <w:marRight w:val="0"/>
          <w:marTop w:val="0"/>
          <w:marBottom w:val="0"/>
          <w:divBdr>
            <w:top w:val="none" w:sz="0" w:space="0" w:color="auto"/>
            <w:left w:val="none" w:sz="0" w:space="0" w:color="auto"/>
            <w:bottom w:val="none" w:sz="0" w:space="0" w:color="auto"/>
            <w:right w:val="none" w:sz="0" w:space="0" w:color="auto"/>
          </w:divBdr>
          <w:divsChild>
            <w:div w:id="51927117">
              <w:marLeft w:val="0"/>
              <w:marRight w:val="0"/>
              <w:marTop w:val="0"/>
              <w:marBottom w:val="0"/>
              <w:divBdr>
                <w:top w:val="none" w:sz="0" w:space="0" w:color="auto"/>
                <w:left w:val="none" w:sz="0" w:space="0" w:color="auto"/>
                <w:bottom w:val="none" w:sz="0" w:space="0" w:color="auto"/>
                <w:right w:val="none" w:sz="0" w:space="0" w:color="auto"/>
              </w:divBdr>
            </w:div>
          </w:divsChild>
        </w:div>
        <w:div w:id="1168323267">
          <w:marLeft w:val="0"/>
          <w:marRight w:val="0"/>
          <w:marTop w:val="0"/>
          <w:marBottom w:val="0"/>
          <w:divBdr>
            <w:top w:val="none" w:sz="0" w:space="0" w:color="auto"/>
            <w:left w:val="none" w:sz="0" w:space="0" w:color="auto"/>
            <w:bottom w:val="none" w:sz="0" w:space="0" w:color="auto"/>
            <w:right w:val="none" w:sz="0" w:space="0" w:color="auto"/>
          </w:divBdr>
          <w:divsChild>
            <w:div w:id="7150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1527">
      <w:bodyDiv w:val="1"/>
      <w:marLeft w:val="0"/>
      <w:marRight w:val="0"/>
      <w:marTop w:val="0"/>
      <w:marBottom w:val="0"/>
      <w:divBdr>
        <w:top w:val="none" w:sz="0" w:space="0" w:color="auto"/>
        <w:left w:val="none" w:sz="0" w:space="0" w:color="auto"/>
        <w:bottom w:val="none" w:sz="0" w:space="0" w:color="auto"/>
        <w:right w:val="none" w:sz="0" w:space="0" w:color="auto"/>
      </w:divBdr>
      <w:divsChild>
        <w:div w:id="1254322101">
          <w:marLeft w:val="0"/>
          <w:marRight w:val="0"/>
          <w:marTop w:val="0"/>
          <w:marBottom w:val="168"/>
          <w:divBdr>
            <w:top w:val="none" w:sz="0" w:space="0" w:color="auto"/>
            <w:left w:val="none" w:sz="0" w:space="0" w:color="auto"/>
            <w:bottom w:val="none" w:sz="0" w:space="0" w:color="auto"/>
            <w:right w:val="none" w:sz="0" w:space="0" w:color="auto"/>
          </w:divBdr>
          <w:divsChild>
            <w:div w:id="159582100">
              <w:marLeft w:val="0"/>
              <w:marRight w:val="0"/>
              <w:marTop w:val="0"/>
              <w:marBottom w:val="0"/>
              <w:divBdr>
                <w:top w:val="none" w:sz="0" w:space="0" w:color="auto"/>
                <w:left w:val="none" w:sz="0" w:space="0" w:color="auto"/>
                <w:bottom w:val="none" w:sz="0" w:space="0" w:color="auto"/>
                <w:right w:val="none" w:sz="0" w:space="0" w:color="auto"/>
              </w:divBdr>
              <w:divsChild>
                <w:div w:id="132717077">
                  <w:marLeft w:val="0"/>
                  <w:marRight w:val="0"/>
                  <w:marTop w:val="96"/>
                  <w:marBottom w:val="60"/>
                  <w:divBdr>
                    <w:top w:val="none" w:sz="0" w:space="0" w:color="auto"/>
                    <w:left w:val="none" w:sz="0" w:space="0" w:color="auto"/>
                    <w:bottom w:val="none" w:sz="0" w:space="0" w:color="auto"/>
                    <w:right w:val="none" w:sz="0" w:space="0" w:color="auto"/>
                  </w:divBdr>
                  <w:divsChild>
                    <w:div w:id="1226529712">
                      <w:marLeft w:val="0"/>
                      <w:marRight w:val="0"/>
                      <w:marTop w:val="0"/>
                      <w:marBottom w:val="0"/>
                      <w:divBdr>
                        <w:top w:val="none" w:sz="0" w:space="0" w:color="auto"/>
                        <w:left w:val="none" w:sz="0" w:space="0" w:color="auto"/>
                        <w:bottom w:val="none" w:sz="0" w:space="0" w:color="auto"/>
                        <w:right w:val="none" w:sz="0" w:space="0" w:color="auto"/>
                      </w:divBdr>
                      <w:divsChild>
                        <w:div w:id="286855171">
                          <w:marLeft w:val="0"/>
                          <w:marRight w:val="0"/>
                          <w:marTop w:val="0"/>
                          <w:marBottom w:val="0"/>
                          <w:divBdr>
                            <w:top w:val="none" w:sz="0" w:space="0" w:color="auto"/>
                            <w:left w:val="none" w:sz="0" w:space="0" w:color="auto"/>
                            <w:bottom w:val="none" w:sz="0" w:space="0" w:color="auto"/>
                            <w:right w:val="none" w:sz="0" w:space="0" w:color="auto"/>
                          </w:divBdr>
                        </w:div>
                        <w:div w:id="18852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35528">
                  <w:marLeft w:val="0"/>
                  <w:marRight w:val="0"/>
                  <w:marTop w:val="96"/>
                  <w:marBottom w:val="60"/>
                  <w:divBdr>
                    <w:top w:val="none" w:sz="0" w:space="0" w:color="auto"/>
                    <w:left w:val="none" w:sz="0" w:space="0" w:color="auto"/>
                    <w:bottom w:val="none" w:sz="0" w:space="0" w:color="auto"/>
                    <w:right w:val="none" w:sz="0" w:space="0" w:color="auto"/>
                  </w:divBdr>
                  <w:divsChild>
                    <w:div w:id="761297809">
                      <w:marLeft w:val="0"/>
                      <w:marRight w:val="0"/>
                      <w:marTop w:val="0"/>
                      <w:marBottom w:val="0"/>
                      <w:divBdr>
                        <w:top w:val="none" w:sz="0" w:space="0" w:color="auto"/>
                        <w:left w:val="none" w:sz="0" w:space="0" w:color="auto"/>
                        <w:bottom w:val="none" w:sz="0" w:space="0" w:color="auto"/>
                        <w:right w:val="none" w:sz="0" w:space="0" w:color="auto"/>
                      </w:divBdr>
                      <w:divsChild>
                        <w:div w:id="985859449">
                          <w:marLeft w:val="0"/>
                          <w:marRight w:val="0"/>
                          <w:marTop w:val="0"/>
                          <w:marBottom w:val="0"/>
                          <w:divBdr>
                            <w:top w:val="none" w:sz="0" w:space="0" w:color="auto"/>
                            <w:left w:val="none" w:sz="0" w:space="0" w:color="auto"/>
                            <w:bottom w:val="none" w:sz="0" w:space="0" w:color="auto"/>
                            <w:right w:val="none" w:sz="0" w:space="0" w:color="auto"/>
                          </w:divBdr>
                        </w:div>
                        <w:div w:id="19702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27915">
                  <w:marLeft w:val="0"/>
                  <w:marRight w:val="0"/>
                  <w:marTop w:val="96"/>
                  <w:marBottom w:val="60"/>
                  <w:divBdr>
                    <w:top w:val="none" w:sz="0" w:space="0" w:color="auto"/>
                    <w:left w:val="none" w:sz="0" w:space="0" w:color="auto"/>
                    <w:bottom w:val="none" w:sz="0" w:space="0" w:color="auto"/>
                    <w:right w:val="none" w:sz="0" w:space="0" w:color="auto"/>
                  </w:divBdr>
                  <w:divsChild>
                    <w:div w:id="1174418737">
                      <w:marLeft w:val="0"/>
                      <w:marRight w:val="0"/>
                      <w:marTop w:val="0"/>
                      <w:marBottom w:val="0"/>
                      <w:divBdr>
                        <w:top w:val="none" w:sz="0" w:space="0" w:color="auto"/>
                        <w:left w:val="none" w:sz="0" w:space="0" w:color="auto"/>
                        <w:bottom w:val="none" w:sz="0" w:space="0" w:color="auto"/>
                        <w:right w:val="none" w:sz="0" w:space="0" w:color="auto"/>
                      </w:divBdr>
                      <w:divsChild>
                        <w:div w:id="288703460">
                          <w:marLeft w:val="0"/>
                          <w:marRight w:val="0"/>
                          <w:marTop w:val="0"/>
                          <w:marBottom w:val="0"/>
                          <w:divBdr>
                            <w:top w:val="none" w:sz="0" w:space="0" w:color="auto"/>
                            <w:left w:val="none" w:sz="0" w:space="0" w:color="auto"/>
                            <w:bottom w:val="none" w:sz="0" w:space="0" w:color="auto"/>
                            <w:right w:val="none" w:sz="0" w:space="0" w:color="auto"/>
                          </w:divBdr>
                        </w:div>
                        <w:div w:id="547883386">
                          <w:marLeft w:val="0"/>
                          <w:marRight w:val="0"/>
                          <w:marTop w:val="0"/>
                          <w:marBottom w:val="0"/>
                          <w:divBdr>
                            <w:top w:val="none" w:sz="0" w:space="0" w:color="auto"/>
                            <w:left w:val="none" w:sz="0" w:space="0" w:color="auto"/>
                            <w:bottom w:val="none" w:sz="0" w:space="0" w:color="auto"/>
                            <w:right w:val="none" w:sz="0" w:space="0" w:color="auto"/>
                          </w:divBdr>
                        </w:div>
                        <w:div w:id="1177043174">
                          <w:marLeft w:val="0"/>
                          <w:marRight w:val="0"/>
                          <w:marTop w:val="0"/>
                          <w:marBottom w:val="0"/>
                          <w:divBdr>
                            <w:top w:val="none" w:sz="0" w:space="0" w:color="auto"/>
                            <w:left w:val="none" w:sz="0" w:space="0" w:color="auto"/>
                            <w:bottom w:val="none" w:sz="0" w:space="0" w:color="auto"/>
                            <w:right w:val="none" w:sz="0" w:space="0" w:color="auto"/>
                          </w:divBdr>
                          <w:divsChild>
                            <w:div w:id="1936355014">
                              <w:marLeft w:val="0"/>
                              <w:marRight w:val="0"/>
                              <w:marTop w:val="0"/>
                              <w:marBottom w:val="0"/>
                              <w:divBdr>
                                <w:top w:val="none" w:sz="0" w:space="0" w:color="auto"/>
                                <w:left w:val="none" w:sz="0" w:space="0" w:color="auto"/>
                                <w:bottom w:val="none" w:sz="0" w:space="0" w:color="auto"/>
                                <w:right w:val="none" w:sz="0" w:space="0" w:color="auto"/>
                              </w:divBdr>
                            </w:div>
                            <w:div w:id="2127894369">
                              <w:marLeft w:val="0"/>
                              <w:marRight w:val="0"/>
                              <w:marTop w:val="0"/>
                              <w:marBottom w:val="0"/>
                              <w:divBdr>
                                <w:top w:val="none" w:sz="0" w:space="0" w:color="auto"/>
                                <w:left w:val="none" w:sz="0" w:space="0" w:color="auto"/>
                                <w:bottom w:val="none" w:sz="0" w:space="0" w:color="auto"/>
                                <w:right w:val="none" w:sz="0" w:space="0" w:color="auto"/>
                              </w:divBdr>
                            </w:div>
                          </w:divsChild>
                        </w:div>
                        <w:div w:id="2052727310">
                          <w:marLeft w:val="0"/>
                          <w:marRight w:val="0"/>
                          <w:marTop w:val="0"/>
                          <w:marBottom w:val="0"/>
                          <w:divBdr>
                            <w:top w:val="none" w:sz="0" w:space="0" w:color="auto"/>
                            <w:left w:val="none" w:sz="0" w:space="0" w:color="auto"/>
                            <w:bottom w:val="none" w:sz="0" w:space="0" w:color="auto"/>
                            <w:right w:val="none" w:sz="0" w:space="0" w:color="auto"/>
                          </w:divBdr>
                          <w:divsChild>
                            <w:div w:id="724255193">
                              <w:marLeft w:val="0"/>
                              <w:marRight w:val="0"/>
                              <w:marTop w:val="0"/>
                              <w:marBottom w:val="0"/>
                              <w:divBdr>
                                <w:top w:val="none" w:sz="0" w:space="0" w:color="auto"/>
                                <w:left w:val="none" w:sz="0" w:space="0" w:color="auto"/>
                                <w:bottom w:val="none" w:sz="0" w:space="0" w:color="auto"/>
                                <w:right w:val="none" w:sz="0" w:space="0" w:color="auto"/>
                              </w:divBdr>
                            </w:div>
                            <w:div w:id="73343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82436">
                  <w:marLeft w:val="0"/>
                  <w:marRight w:val="0"/>
                  <w:marTop w:val="96"/>
                  <w:marBottom w:val="60"/>
                  <w:divBdr>
                    <w:top w:val="none" w:sz="0" w:space="0" w:color="auto"/>
                    <w:left w:val="none" w:sz="0" w:space="0" w:color="auto"/>
                    <w:bottom w:val="none" w:sz="0" w:space="0" w:color="auto"/>
                    <w:right w:val="none" w:sz="0" w:space="0" w:color="auto"/>
                  </w:divBdr>
                  <w:divsChild>
                    <w:div w:id="209149199">
                      <w:marLeft w:val="0"/>
                      <w:marRight w:val="0"/>
                      <w:marTop w:val="0"/>
                      <w:marBottom w:val="0"/>
                      <w:divBdr>
                        <w:top w:val="none" w:sz="0" w:space="0" w:color="auto"/>
                        <w:left w:val="none" w:sz="0" w:space="0" w:color="auto"/>
                        <w:bottom w:val="none" w:sz="0" w:space="0" w:color="auto"/>
                        <w:right w:val="none" w:sz="0" w:space="0" w:color="auto"/>
                      </w:divBdr>
                      <w:divsChild>
                        <w:div w:id="845444257">
                          <w:marLeft w:val="0"/>
                          <w:marRight w:val="0"/>
                          <w:marTop w:val="0"/>
                          <w:marBottom w:val="0"/>
                          <w:divBdr>
                            <w:top w:val="none" w:sz="0" w:space="0" w:color="auto"/>
                            <w:left w:val="none" w:sz="0" w:space="0" w:color="auto"/>
                            <w:bottom w:val="none" w:sz="0" w:space="0" w:color="auto"/>
                            <w:right w:val="none" w:sz="0" w:space="0" w:color="auto"/>
                          </w:divBdr>
                        </w:div>
                        <w:div w:id="16825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2494">
                  <w:marLeft w:val="0"/>
                  <w:marRight w:val="0"/>
                  <w:marTop w:val="96"/>
                  <w:marBottom w:val="60"/>
                  <w:divBdr>
                    <w:top w:val="none" w:sz="0" w:space="0" w:color="auto"/>
                    <w:left w:val="none" w:sz="0" w:space="0" w:color="auto"/>
                    <w:bottom w:val="none" w:sz="0" w:space="0" w:color="auto"/>
                    <w:right w:val="none" w:sz="0" w:space="0" w:color="auto"/>
                  </w:divBdr>
                  <w:divsChild>
                    <w:div w:id="368143826">
                      <w:marLeft w:val="0"/>
                      <w:marRight w:val="0"/>
                      <w:marTop w:val="0"/>
                      <w:marBottom w:val="0"/>
                      <w:divBdr>
                        <w:top w:val="none" w:sz="0" w:space="0" w:color="auto"/>
                        <w:left w:val="none" w:sz="0" w:space="0" w:color="auto"/>
                        <w:bottom w:val="none" w:sz="0" w:space="0" w:color="auto"/>
                        <w:right w:val="none" w:sz="0" w:space="0" w:color="auto"/>
                      </w:divBdr>
                      <w:divsChild>
                        <w:div w:id="835725862">
                          <w:marLeft w:val="0"/>
                          <w:marRight w:val="0"/>
                          <w:marTop w:val="0"/>
                          <w:marBottom w:val="0"/>
                          <w:divBdr>
                            <w:top w:val="none" w:sz="0" w:space="0" w:color="auto"/>
                            <w:left w:val="none" w:sz="0" w:space="0" w:color="auto"/>
                            <w:bottom w:val="none" w:sz="0" w:space="0" w:color="auto"/>
                            <w:right w:val="none" w:sz="0" w:space="0" w:color="auto"/>
                          </w:divBdr>
                        </w:div>
                        <w:div w:id="182088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6212">
                  <w:marLeft w:val="0"/>
                  <w:marRight w:val="0"/>
                  <w:marTop w:val="96"/>
                  <w:marBottom w:val="60"/>
                  <w:divBdr>
                    <w:top w:val="none" w:sz="0" w:space="0" w:color="auto"/>
                    <w:left w:val="none" w:sz="0" w:space="0" w:color="auto"/>
                    <w:bottom w:val="none" w:sz="0" w:space="0" w:color="auto"/>
                    <w:right w:val="none" w:sz="0" w:space="0" w:color="auto"/>
                  </w:divBdr>
                  <w:divsChild>
                    <w:div w:id="2146115434">
                      <w:marLeft w:val="0"/>
                      <w:marRight w:val="0"/>
                      <w:marTop w:val="0"/>
                      <w:marBottom w:val="0"/>
                      <w:divBdr>
                        <w:top w:val="none" w:sz="0" w:space="0" w:color="auto"/>
                        <w:left w:val="none" w:sz="0" w:space="0" w:color="auto"/>
                        <w:bottom w:val="none" w:sz="0" w:space="0" w:color="auto"/>
                        <w:right w:val="none" w:sz="0" w:space="0" w:color="auto"/>
                      </w:divBdr>
                      <w:divsChild>
                        <w:div w:id="261651184">
                          <w:marLeft w:val="0"/>
                          <w:marRight w:val="0"/>
                          <w:marTop w:val="0"/>
                          <w:marBottom w:val="0"/>
                          <w:divBdr>
                            <w:top w:val="none" w:sz="0" w:space="0" w:color="auto"/>
                            <w:left w:val="none" w:sz="0" w:space="0" w:color="auto"/>
                            <w:bottom w:val="none" w:sz="0" w:space="0" w:color="auto"/>
                            <w:right w:val="none" w:sz="0" w:space="0" w:color="auto"/>
                          </w:divBdr>
                        </w:div>
                        <w:div w:id="19131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36793">
                  <w:marLeft w:val="0"/>
                  <w:marRight w:val="0"/>
                  <w:marTop w:val="96"/>
                  <w:marBottom w:val="60"/>
                  <w:divBdr>
                    <w:top w:val="none" w:sz="0" w:space="0" w:color="auto"/>
                    <w:left w:val="none" w:sz="0" w:space="0" w:color="auto"/>
                    <w:bottom w:val="none" w:sz="0" w:space="0" w:color="auto"/>
                    <w:right w:val="none" w:sz="0" w:space="0" w:color="auto"/>
                  </w:divBdr>
                  <w:divsChild>
                    <w:div w:id="2063169459">
                      <w:marLeft w:val="0"/>
                      <w:marRight w:val="0"/>
                      <w:marTop w:val="0"/>
                      <w:marBottom w:val="0"/>
                      <w:divBdr>
                        <w:top w:val="none" w:sz="0" w:space="0" w:color="auto"/>
                        <w:left w:val="none" w:sz="0" w:space="0" w:color="auto"/>
                        <w:bottom w:val="none" w:sz="0" w:space="0" w:color="auto"/>
                        <w:right w:val="none" w:sz="0" w:space="0" w:color="auto"/>
                      </w:divBdr>
                      <w:divsChild>
                        <w:div w:id="311715253">
                          <w:marLeft w:val="0"/>
                          <w:marRight w:val="0"/>
                          <w:marTop w:val="0"/>
                          <w:marBottom w:val="0"/>
                          <w:divBdr>
                            <w:top w:val="none" w:sz="0" w:space="0" w:color="auto"/>
                            <w:left w:val="none" w:sz="0" w:space="0" w:color="auto"/>
                            <w:bottom w:val="none" w:sz="0" w:space="0" w:color="auto"/>
                            <w:right w:val="none" w:sz="0" w:space="0" w:color="auto"/>
                          </w:divBdr>
                        </w:div>
                        <w:div w:id="12821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4256">
                  <w:marLeft w:val="0"/>
                  <w:marRight w:val="0"/>
                  <w:marTop w:val="96"/>
                  <w:marBottom w:val="60"/>
                  <w:divBdr>
                    <w:top w:val="none" w:sz="0" w:space="0" w:color="auto"/>
                    <w:left w:val="none" w:sz="0" w:space="0" w:color="auto"/>
                    <w:bottom w:val="none" w:sz="0" w:space="0" w:color="auto"/>
                    <w:right w:val="none" w:sz="0" w:space="0" w:color="auto"/>
                  </w:divBdr>
                  <w:divsChild>
                    <w:div w:id="2070691939">
                      <w:marLeft w:val="0"/>
                      <w:marRight w:val="0"/>
                      <w:marTop w:val="0"/>
                      <w:marBottom w:val="0"/>
                      <w:divBdr>
                        <w:top w:val="none" w:sz="0" w:space="0" w:color="auto"/>
                        <w:left w:val="none" w:sz="0" w:space="0" w:color="auto"/>
                        <w:bottom w:val="none" w:sz="0" w:space="0" w:color="auto"/>
                        <w:right w:val="none" w:sz="0" w:space="0" w:color="auto"/>
                      </w:divBdr>
                      <w:divsChild>
                        <w:div w:id="129328131">
                          <w:marLeft w:val="0"/>
                          <w:marRight w:val="0"/>
                          <w:marTop w:val="0"/>
                          <w:marBottom w:val="0"/>
                          <w:divBdr>
                            <w:top w:val="none" w:sz="0" w:space="0" w:color="auto"/>
                            <w:left w:val="none" w:sz="0" w:space="0" w:color="auto"/>
                            <w:bottom w:val="none" w:sz="0" w:space="0" w:color="auto"/>
                            <w:right w:val="none" w:sz="0" w:space="0" w:color="auto"/>
                          </w:divBdr>
                        </w:div>
                        <w:div w:id="476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08">
                  <w:marLeft w:val="0"/>
                  <w:marRight w:val="0"/>
                  <w:marTop w:val="96"/>
                  <w:marBottom w:val="60"/>
                  <w:divBdr>
                    <w:top w:val="none" w:sz="0" w:space="0" w:color="auto"/>
                    <w:left w:val="none" w:sz="0" w:space="0" w:color="auto"/>
                    <w:bottom w:val="none" w:sz="0" w:space="0" w:color="auto"/>
                    <w:right w:val="none" w:sz="0" w:space="0" w:color="auto"/>
                  </w:divBdr>
                  <w:divsChild>
                    <w:div w:id="382750326">
                      <w:marLeft w:val="0"/>
                      <w:marRight w:val="0"/>
                      <w:marTop w:val="0"/>
                      <w:marBottom w:val="0"/>
                      <w:divBdr>
                        <w:top w:val="none" w:sz="0" w:space="0" w:color="auto"/>
                        <w:left w:val="none" w:sz="0" w:space="0" w:color="auto"/>
                        <w:bottom w:val="none" w:sz="0" w:space="0" w:color="auto"/>
                        <w:right w:val="none" w:sz="0" w:space="0" w:color="auto"/>
                      </w:divBdr>
                      <w:divsChild>
                        <w:div w:id="193811239">
                          <w:marLeft w:val="0"/>
                          <w:marRight w:val="0"/>
                          <w:marTop w:val="0"/>
                          <w:marBottom w:val="0"/>
                          <w:divBdr>
                            <w:top w:val="none" w:sz="0" w:space="0" w:color="auto"/>
                            <w:left w:val="none" w:sz="0" w:space="0" w:color="auto"/>
                            <w:bottom w:val="none" w:sz="0" w:space="0" w:color="auto"/>
                            <w:right w:val="none" w:sz="0" w:space="0" w:color="auto"/>
                          </w:divBdr>
                        </w:div>
                        <w:div w:id="5659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6680">
                  <w:marLeft w:val="0"/>
                  <w:marRight w:val="0"/>
                  <w:marTop w:val="96"/>
                  <w:marBottom w:val="60"/>
                  <w:divBdr>
                    <w:top w:val="none" w:sz="0" w:space="0" w:color="auto"/>
                    <w:left w:val="none" w:sz="0" w:space="0" w:color="auto"/>
                    <w:bottom w:val="none" w:sz="0" w:space="0" w:color="auto"/>
                    <w:right w:val="none" w:sz="0" w:space="0" w:color="auto"/>
                  </w:divBdr>
                  <w:divsChild>
                    <w:div w:id="778644257">
                      <w:marLeft w:val="0"/>
                      <w:marRight w:val="0"/>
                      <w:marTop w:val="0"/>
                      <w:marBottom w:val="0"/>
                      <w:divBdr>
                        <w:top w:val="none" w:sz="0" w:space="0" w:color="auto"/>
                        <w:left w:val="none" w:sz="0" w:space="0" w:color="auto"/>
                        <w:bottom w:val="none" w:sz="0" w:space="0" w:color="auto"/>
                        <w:right w:val="none" w:sz="0" w:space="0" w:color="auto"/>
                      </w:divBdr>
                      <w:divsChild>
                        <w:div w:id="435101383">
                          <w:marLeft w:val="0"/>
                          <w:marRight w:val="0"/>
                          <w:marTop w:val="0"/>
                          <w:marBottom w:val="0"/>
                          <w:divBdr>
                            <w:top w:val="none" w:sz="0" w:space="0" w:color="auto"/>
                            <w:left w:val="none" w:sz="0" w:space="0" w:color="auto"/>
                            <w:bottom w:val="none" w:sz="0" w:space="0" w:color="auto"/>
                            <w:right w:val="none" w:sz="0" w:space="0" w:color="auto"/>
                          </w:divBdr>
                        </w:div>
                        <w:div w:id="13047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6394">
                  <w:marLeft w:val="0"/>
                  <w:marRight w:val="0"/>
                  <w:marTop w:val="96"/>
                  <w:marBottom w:val="60"/>
                  <w:divBdr>
                    <w:top w:val="none" w:sz="0" w:space="0" w:color="auto"/>
                    <w:left w:val="none" w:sz="0" w:space="0" w:color="auto"/>
                    <w:bottom w:val="none" w:sz="0" w:space="0" w:color="auto"/>
                    <w:right w:val="none" w:sz="0" w:space="0" w:color="auto"/>
                  </w:divBdr>
                  <w:divsChild>
                    <w:div w:id="185798678">
                      <w:marLeft w:val="0"/>
                      <w:marRight w:val="0"/>
                      <w:marTop w:val="0"/>
                      <w:marBottom w:val="0"/>
                      <w:divBdr>
                        <w:top w:val="none" w:sz="0" w:space="0" w:color="auto"/>
                        <w:left w:val="none" w:sz="0" w:space="0" w:color="auto"/>
                        <w:bottom w:val="none" w:sz="0" w:space="0" w:color="auto"/>
                        <w:right w:val="none" w:sz="0" w:space="0" w:color="auto"/>
                      </w:divBdr>
                      <w:divsChild>
                        <w:div w:id="304897885">
                          <w:marLeft w:val="0"/>
                          <w:marRight w:val="0"/>
                          <w:marTop w:val="0"/>
                          <w:marBottom w:val="0"/>
                          <w:divBdr>
                            <w:top w:val="none" w:sz="0" w:space="0" w:color="auto"/>
                            <w:left w:val="none" w:sz="0" w:space="0" w:color="auto"/>
                            <w:bottom w:val="none" w:sz="0" w:space="0" w:color="auto"/>
                            <w:right w:val="none" w:sz="0" w:space="0" w:color="auto"/>
                          </w:divBdr>
                        </w:div>
                        <w:div w:id="5216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6466">
                  <w:marLeft w:val="0"/>
                  <w:marRight w:val="0"/>
                  <w:marTop w:val="96"/>
                  <w:marBottom w:val="60"/>
                  <w:divBdr>
                    <w:top w:val="none" w:sz="0" w:space="0" w:color="auto"/>
                    <w:left w:val="none" w:sz="0" w:space="0" w:color="auto"/>
                    <w:bottom w:val="none" w:sz="0" w:space="0" w:color="auto"/>
                    <w:right w:val="none" w:sz="0" w:space="0" w:color="auto"/>
                  </w:divBdr>
                  <w:divsChild>
                    <w:div w:id="159199183">
                      <w:marLeft w:val="0"/>
                      <w:marRight w:val="0"/>
                      <w:marTop w:val="0"/>
                      <w:marBottom w:val="0"/>
                      <w:divBdr>
                        <w:top w:val="none" w:sz="0" w:space="0" w:color="auto"/>
                        <w:left w:val="none" w:sz="0" w:space="0" w:color="auto"/>
                        <w:bottom w:val="none" w:sz="0" w:space="0" w:color="auto"/>
                        <w:right w:val="none" w:sz="0" w:space="0" w:color="auto"/>
                      </w:divBdr>
                      <w:divsChild>
                        <w:div w:id="289942271">
                          <w:marLeft w:val="0"/>
                          <w:marRight w:val="0"/>
                          <w:marTop w:val="0"/>
                          <w:marBottom w:val="0"/>
                          <w:divBdr>
                            <w:top w:val="none" w:sz="0" w:space="0" w:color="auto"/>
                            <w:left w:val="none" w:sz="0" w:space="0" w:color="auto"/>
                            <w:bottom w:val="none" w:sz="0" w:space="0" w:color="auto"/>
                            <w:right w:val="none" w:sz="0" w:space="0" w:color="auto"/>
                          </w:divBdr>
                        </w:div>
                        <w:div w:id="10169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252">
                  <w:marLeft w:val="0"/>
                  <w:marRight w:val="0"/>
                  <w:marTop w:val="96"/>
                  <w:marBottom w:val="60"/>
                  <w:divBdr>
                    <w:top w:val="none" w:sz="0" w:space="0" w:color="auto"/>
                    <w:left w:val="none" w:sz="0" w:space="0" w:color="auto"/>
                    <w:bottom w:val="none" w:sz="0" w:space="0" w:color="auto"/>
                    <w:right w:val="none" w:sz="0" w:space="0" w:color="auto"/>
                  </w:divBdr>
                  <w:divsChild>
                    <w:div w:id="2108697658">
                      <w:marLeft w:val="0"/>
                      <w:marRight w:val="0"/>
                      <w:marTop w:val="0"/>
                      <w:marBottom w:val="0"/>
                      <w:divBdr>
                        <w:top w:val="none" w:sz="0" w:space="0" w:color="auto"/>
                        <w:left w:val="none" w:sz="0" w:space="0" w:color="auto"/>
                        <w:bottom w:val="none" w:sz="0" w:space="0" w:color="auto"/>
                        <w:right w:val="none" w:sz="0" w:space="0" w:color="auto"/>
                      </w:divBdr>
                      <w:divsChild>
                        <w:div w:id="314991219">
                          <w:marLeft w:val="0"/>
                          <w:marRight w:val="0"/>
                          <w:marTop w:val="0"/>
                          <w:marBottom w:val="0"/>
                          <w:divBdr>
                            <w:top w:val="none" w:sz="0" w:space="0" w:color="auto"/>
                            <w:left w:val="none" w:sz="0" w:space="0" w:color="auto"/>
                            <w:bottom w:val="none" w:sz="0" w:space="0" w:color="auto"/>
                            <w:right w:val="none" w:sz="0" w:space="0" w:color="auto"/>
                          </w:divBdr>
                        </w:div>
                        <w:div w:id="11378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0325">
                  <w:marLeft w:val="0"/>
                  <w:marRight w:val="0"/>
                  <w:marTop w:val="96"/>
                  <w:marBottom w:val="60"/>
                  <w:divBdr>
                    <w:top w:val="none" w:sz="0" w:space="0" w:color="auto"/>
                    <w:left w:val="none" w:sz="0" w:space="0" w:color="auto"/>
                    <w:bottom w:val="none" w:sz="0" w:space="0" w:color="auto"/>
                    <w:right w:val="none" w:sz="0" w:space="0" w:color="auto"/>
                  </w:divBdr>
                  <w:divsChild>
                    <w:div w:id="1166940076">
                      <w:marLeft w:val="0"/>
                      <w:marRight w:val="0"/>
                      <w:marTop w:val="0"/>
                      <w:marBottom w:val="0"/>
                      <w:divBdr>
                        <w:top w:val="none" w:sz="0" w:space="0" w:color="auto"/>
                        <w:left w:val="none" w:sz="0" w:space="0" w:color="auto"/>
                        <w:bottom w:val="none" w:sz="0" w:space="0" w:color="auto"/>
                        <w:right w:val="none" w:sz="0" w:space="0" w:color="auto"/>
                      </w:divBdr>
                      <w:divsChild>
                        <w:div w:id="242760242">
                          <w:marLeft w:val="0"/>
                          <w:marRight w:val="0"/>
                          <w:marTop w:val="0"/>
                          <w:marBottom w:val="0"/>
                          <w:divBdr>
                            <w:top w:val="none" w:sz="0" w:space="0" w:color="auto"/>
                            <w:left w:val="none" w:sz="0" w:space="0" w:color="auto"/>
                            <w:bottom w:val="none" w:sz="0" w:space="0" w:color="auto"/>
                            <w:right w:val="none" w:sz="0" w:space="0" w:color="auto"/>
                          </w:divBdr>
                        </w:div>
                        <w:div w:id="5716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4778">
                  <w:marLeft w:val="0"/>
                  <w:marRight w:val="0"/>
                  <w:marTop w:val="96"/>
                  <w:marBottom w:val="60"/>
                  <w:divBdr>
                    <w:top w:val="none" w:sz="0" w:space="0" w:color="auto"/>
                    <w:left w:val="none" w:sz="0" w:space="0" w:color="auto"/>
                    <w:bottom w:val="none" w:sz="0" w:space="0" w:color="auto"/>
                    <w:right w:val="none" w:sz="0" w:space="0" w:color="auto"/>
                  </w:divBdr>
                  <w:divsChild>
                    <w:div w:id="1803184153">
                      <w:marLeft w:val="0"/>
                      <w:marRight w:val="0"/>
                      <w:marTop w:val="0"/>
                      <w:marBottom w:val="0"/>
                      <w:divBdr>
                        <w:top w:val="none" w:sz="0" w:space="0" w:color="auto"/>
                        <w:left w:val="none" w:sz="0" w:space="0" w:color="auto"/>
                        <w:bottom w:val="none" w:sz="0" w:space="0" w:color="auto"/>
                        <w:right w:val="none" w:sz="0" w:space="0" w:color="auto"/>
                      </w:divBdr>
                      <w:divsChild>
                        <w:div w:id="72900714">
                          <w:marLeft w:val="0"/>
                          <w:marRight w:val="0"/>
                          <w:marTop w:val="0"/>
                          <w:marBottom w:val="0"/>
                          <w:divBdr>
                            <w:top w:val="none" w:sz="0" w:space="0" w:color="auto"/>
                            <w:left w:val="none" w:sz="0" w:space="0" w:color="auto"/>
                            <w:bottom w:val="none" w:sz="0" w:space="0" w:color="auto"/>
                            <w:right w:val="none" w:sz="0" w:space="0" w:color="auto"/>
                          </w:divBdr>
                        </w:div>
                        <w:div w:id="15003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4080">
                  <w:marLeft w:val="0"/>
                  <w:marRight w:val="0"/>
                  <w:marTop w:val="96"/>
                  <w:marBottom w:val="60"/>
                  <w:divBdr>
                    <w:top w:val="none" w:sz="0" w:space="0" w:color="auto"/>
                    <w:left w:val="none" w:sz="0" w:space="0" w:color="auto"/>
                    <w:bottom w:val="none" w:sz="0" w:space="0" w:color="auto"/>
                    <w:right w:val="none" w:sz="0" w:space="0" w:color="auto"/>
                  </w:divBdr>
                  <w:divsChild>
                    <w:div w:id="1152523234">
                      <w:marLeft w:val="0"/>
                      <w:marRight w:val="0"/>
                      <w:marTop w:val="0"/>
                      <w:marBottom w:val="0"/>
                      <w:divBdr>
                        <w:top w:val="none" w:sz="0" w:space="0" w:color="auto"/>
                        <w:left w:val="none" w:sz="0" w:space="0" w:color="auto"/>
                        <w:bottom w:val="none" w:sz="0" w:space="0" w:color="auto"/>
                        <w:right w:val="none" w:sz="0" w:space="0" w:color="auto"/>
                      </w:divBdr>
                      <w:divsChild>
                        <w:div w:id="873467226">
                          <w:marLeft w:val="0"/>
                          <w:marRight w:val="0"/>
                          <w:marTop w:val="0"/>
                          <w:marBottom w:val="0"/>
                          <w:divBdr>
                            <w:top w:val="none" w:sz="0" w:space="0" w:color="auto"/>
                            <w:left w:val="none" w:sz="0" w:space="0" w:color="auto"/>
                            <w:bottom w:val="none" w:sz="0" w:space="0" w:color="auto"/>
                            <w:right w:val="none" w:sz="0" w:space="0" w:color="auto"/>
                          </w:divBdr>
                        </w:div>
                        <w:div w:id="164882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5447">
                  <w:marLeft w:val="0"/>
                  <w:marRight w:val="0"/>
                  <w:marTop w:val="96"/>
                  <w:marBottom w:val="60"/>
                  <w:divBdr>
                    <w:top w:val="none" w:sz="0" w:space="0" w:color="auto"/>
                    <w:left w:val="none" w:sz="0" w:space="0" w:color="auto"/>
                    <w:bottom w:val="none" w:sz="0" w:space="0" w:color="auto"/>
                    <w:right w:val="none" w:sz="0" w:space="0" w:color="auto"/>
                  </w:divBdr>
                  <w:divsChild>
                    <w:div w:id="2080638111">
                      <w:marLeft w:val="0"/>
                      <w:marRight w:val="0"/>
                      <w:marTop w:val="0"/>
                      <w:marBottom w:val="0"/>
                      <w:divBdr>
                        <w:top w:val="none" w:sz="0" w:space="0" w:color="auto"/>
                        <w:left w:val="none" w:sz="0" w:space="0" w:color="auto"/>
                        <w:bottom w:val="none" w:sz="0" w:space="0" w:color="auto"/>
                        <w:right w:val="none" w:sz="0" w:space="0" w:color="auto"/>
                      </w:divBdr>
                      <w:divsChild>
                        <w:div w:id="307436275">
                          <w:marLeft w:val="0"/>
                          <w:marRight w:val="0"/>
                          <w:marTop w:val="0"/>
                          <w:marBottom w:val="0"/>
                          <w:divBdr>
                            <w:top w:val="none" w:sz="0" w:space="0" w:color="auto"/>
                            <w:left w:val="none" w:sz="0" w:space="0" w:color="auto"/>
                            <w:bottom w:val="none" w:sz="0" w:space="0" w:color="auto"/>
                            <w:right w:val="none" w:sz="0" w:space="0" w:color="auto"/>
                          </w:divBdr>
                        </w:div>
                        <w:div w:id="15254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2215">
                  <w:marLeft w:val="0"/>
                  <w:marRight w:val="0"/>
                  <w:marTop w:val="96"/>
                  <w:marBottom w:val="60"/>
                  <w:divBdr>
                    <w:top w:val="none" w:sz="0" w:space="0" w:color="auto"/>
                    <w:left w:val="none" w:sz="0" w:space="0" w:color="auto"/>
                    <w:bottom w:val="none" w:sz="0" w:space="0" w:color="auto"/>
                    <w:right w:val="none" w:sz="0" w:space="0" w:color="auto"/>
                  </w:divBdr>
                  <w:divsChild>
                    <w:div w:id="971448758">
                      <w:marLeft w:val="0"/>
                      <w:marRight w:val="0"/>
                      <w:marTop w:val="0"/>
                      <w:marBottom w:val="0"/>
                      <w:divBdr>
                        <w:top w:val="none" w:sz="0" w:space="0" w:color="auto"/>
                        <w:left w:val="none" w:sz="0" w:space="0" w:color="auto"/>
                        <w:bottom w:val="none" w:sz="0" w:space="0" w:color="auto"/>
                        <w:right w:val="none" w:sz="0" w:space="0" w:color="auto"/>
                      </w:divBdr>
                      <w:divsChild>
                        <w:div w:id="746193942">
                          <w:marLeft w:val="0"/>
                          <w:marRight w:val="0"/>
                          <w:marTop w:val="0"/>
                          <w:marBottom w:val="0"/>
                          <w:divBdr>
                            <w:top w:val="none" w:sz="0" w:space="0" w:color="auto"/>
                            <w:left w:val="none" w:sz="0" w:space="0" w:color="auto"/>
                            <w:bottom w:val="none" w:sz="0" w:space="0" w:color="auto"/>
                            <w:right w:val="none" w:sz="0" w:space="0" w:color="auto"/>
                          </w:divBdr>
                        </w:div>
                        <w:div w:id="8300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6913">
                  <w:marLeft w:val="0"/>
                  <w:marRight w:val="0"/>
                  <w:marTop w:val="96"/>
                  <w:marBottom w:val="60"/>
                  <w:divBdr>
                    <w:top w:val="none" w:sz="0" w:space="0" w:color="auto"/>
                    <w:left w:val="none" w:sz="0" w:space="0" w:color="auto"/>
                    <w:bottom w:val="none" w:sz="0" w:space="0" w:color="auto"/>
                    <w:right w:val="none" w:sz="0" w:space="0" w:color="auto"/>
                  </w:divBdr>
                  <w:divsChild>
                    <w:div w:id="1888099105">
                      <w:marLeft w:val="0"/>
                      <w:marRight w:val="0"/>
                      <w:marTop w:val="0"/>
                      <w:marBottom w:val="0"/>
                      <w:divBdr>
                        <w:top w:val="none" w:sz="0" w:space="0" w:color="auto"/>
                        <w:left w:val="none" w:sz="0" w:space="0" w:color="auto"/>
                        <w:bottom w:val="none" w:sz="0" w:space="0" w:color="auto"/>
                        <w:right w:val="none" w:sz="0" w:space="0" w:color="auto"/>
                      </w:divBdr>
                      <w:divsChild>
                        <w:div w:id="1908566313">
                          <w:marLeft w:val="0"/>
                          <w:marRight w:val="0"/>
                          <w:marTop w:val="0"/>
                          <w:marBottom w:val="0"/>
                          <w:divBdr>
                            <w:top w:val="none" w:sz="0" w:space="0" w:color="auto"/>
                            <w:left w:val="none" w:sz="0" w:space="0" w:color="auto"/>
                            <w:bottom w:val="none" w:sz="0" w:space="0" w:color="auto"/>
                            <w:right w:val="none" w:sz="0" w:space="0" w:color="auto"/>
                          </w:divBdr>
                        </w:div>
                        <w:div w:id="207678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6276">
                  <w:marLeft w:val="0"/>
                  <w:marRight w:val="0"/>
                  <w:marTop w:val="96"/>
                  <w:marBottom w:val="60"/>
                  <w:divBdr>
                    <w:top w:val="none" w:sz="0" w:space="0" w:color="auto"/>
                    <w:left w:val="none" w:sz="0" w:space="0" w:color="auto"/>
                    <w:bottom w:val="none" w:sz="0" w:space="0" w:color="auto"/>
                    <w:right w:val="none" w:sz="0" w:space="0" w:color="auto"/>
                  </w:divBdr>
                  <w:divsChild>
                    <w:div w:id="910432126">
                      <w:marLeft w:val="0"/>
                      <w:marRight w:val="0"/>
                      <w:marTop w:val="0"/>
                      <w:marBottom w:val="0"/>
                      <w:divBdr>
                        <w:top w:val="none" w:sz="0" w:space="0" w:color="auto"/>
                        <w:left w:val="none" w:sz="0" w:space="0" w:color="auto"/>
                        <w:bottom w:val="none" w:sz="0" w:space="0" w:color="auto"/>
                        <w:right w:val="none" w:sz="0" w:space="0" w:color="auto"/>
                      </w:divBdr>
                      <w:divsChild>
                        <w:div w:id="228729196">
                          <w:marLeft w:val="0"/>
                          <w:marRight w:val="0"/>
                          <w:marTop w:val="0"/>
                          <w:marBottom w:val="0"/>
                          <w:divBdr>
                            <w:top w:val="none" w:sz="0" w:space="0" w:color="auto"/>
                            <w:left w:val="none" w:sz="0" w:space="0" w:color="auto"/>
                            <w:bottom w:val="none" w:sz="0" w:space="0" w:color="auto"/>
                            <w:right w:val="none" w:sz="0" w:space="0" w:color="auto"/>
                          </w:divBdr>
                        </w:div>
                        <w:div w:id="2321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3935">
                  <w:marLeft w:val="0"/>
                  <w:marRight w:val="0"/>
                  <w:marTop w:val="96"/>
                  <w:marBottom w:val="60"/>
                  <w:divBdr>
                    <w:top w:val="none" w:sz="0" w:space="0" w:color="auto"/>
                    <w:left w:val="none" w:sz="0" w:space="0" w:color="auto"/>
                    <w:bottom w:val="none" w:sz="0" w:space="0" w:color="auto"/>
                    <w:right w:val="none" w:sz="0" w:space="0" w:color="auto"/>
                  </w:divBdr>
                  <w:divsChild>
                    <w:div w:id="1862279863">
                      <w:marLeft w:val="0"/>
                      <w:marRight w:val="0"/>
                      <w:marTop w:val="0"/>
                      <w:marBottom w:val="0"/>
                      <w:divBdr>
                        <w:top w:val="none" w:sz="0" w:space="0" w:color="auto"/>
                        <w:left w:val="none" w:sz="0" w:space="0" w:color="auto"/>
                        <w:bottom w:val="none" w:sz="0" w:space="0" w:color="auto"/>
                        <w:right w:val="none" w:sz="0" w:space="0" w:color="auto"/>
                      </w:divBdr>
                      <w:divsChild>
                        <w:div w:id="159660182">
                          <w:marLeft w:val="0"/>
                          <w:marRight w:val="0"/>
                          <w:marTop w:val="0"/>
                          <w:marBottom w:val="0"/>
                          <w:divBdr>
                            <w:top w:val="none" w:sz="0" w:space="0" w:color="auto"/>
                            <w:left w:val="none" w:sz="0" w:space="0" w:color="auto"/>
                            <w:bottom w:val="none" w:sz="0" w:space="0" w:color="auto"/>
                            <w:right w:val="none" w:sz="0" w:space="0" w:color="auto"/>
                          </w:divBdr>
                        </w:div>
                        <w:div w:id="20337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3150">
                  <w:marLeft w:val="0"/>
                  <w:marRight w:val="0"/>
                  <w:marTop w:val="96"/>
                  <w:marBottom w:val="60"/>
                  <w:divBdr>
                    <w:top w:val="none" w:sz="0" w:space="0" w:color="auto"/>
                    <w:left w:val="none" w:sz="0" w:space="0" w:color="auto"/>
                    <w:bottom w:val="none" w:sz="0" w:space="0" w:color="auto"/>
                    <w:right w:val="none" w:sz="0" w:space="0" w:color="auto"/>
                  </w:divBdr>
                  <w:divsChild>
                    <w:div w:id="1721590536">
                      <w:marLeft w:val="0"/>
                      <w:marRight w:val="0"/>
                      <w:marTop w:val="0"/>
                      <w:marBottom w:val="0"/>
                      <w:divBdr>
                        <w:top w:val="none" w:sz="0" w:space="0" w:color="auto"/>
                        <w:left w:val="none" w:sz="0" w:space="0" w:color="auto"/>
                        <w:bottom w:val="none" w:sz="0" w:space="0" w:color="auto"/>
                        <w:right w:val="none" w:sz="0" w:space="0" w:color="auto"/>
                      </w:divBdr>
                      <w:divsChild>
                        <w:div w:id="884296208">
                          <w:marLeft w:val="0"/>
                          <w:marRight w:val="0"/>
                          <w:marTop w:val="0"/>
                          <w:marBottom w:val="0"/>
                          <w:divBdr>
                            <w:top w:val="none" w:sz="0" w:space="0" w:color="auto"/>
                            <w:left w:val="none" w:sz="0" w:space="0" w:color="auto"/>
                            <w:bottom w:val="none" w:sz="0" w:space="0" w:color="auto"/>
                            <w:right w:val="none" w:sz="0" w:space="0" w:color="auto"/>
                          </w:divBdr>
                        </w:div>
                        <w:div w:id="10081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05813">
                  <w:marLeft w:val="0"/>
                  <w:marRight w:val="0"/>
                  <w:marTop w:val="96"/>
                  <w:marBottom w:val="60"/>
                  <w:divBdr>
                    <w:top w:val="none" w:sz="0" w:space="0" w:color="auto"/>
                    <w:left w:val="none" w:sz="0" w:space="0" w:color="auto"/>
                    <w:bottom w:val="none" w:sz="0" w:space="0" w:color="auto"/>
                    <w:right w:val="none" w:sz="0" w:space="0" w:color="auto"/>
                  </w:divBdr>
                  <w:divsChild>
                    <w:div w:id="880437628">
                      <w:marLeft w:val="0"/>
                      <w:marRight w:val="0"/>
                      <w:marTop w:val="0"/>
                      <w:marBottom w:val="0"/>
                      <w:divBdr>
                        <w:top w:val="none" w:sz="0" w:space="0" w:color="auto"/>
                        <w:left w:val="none" w:sz="0" w:space="0" w:color="auto"/>
                        <w:bottom w:val="none" w:sz="0" w:space="0" w:color="auto"/>
                        <w:right w:val="none" w:sz="0" w:space="0" w:color="auto"/>
                      </w:divBdr>
                      <w:divsChild>
                        <w:div w:id="65811723">
                          <w:marLeft w:val="0"/>
                          <w:marRight w:val="0"/>
                          <w:marTop w:val="0"/>
                          <w:marBottom w:val="0"/>
                          <w:divBdr>
                            <w:top w:val="none" w:sz="0" w:space="0" w:color="auto"/>
                            <w:left w:val="none" w:sz="0" w:space="0" w:color="auto"/>
                            <w:bottom w:val="none" w:sz="0" w:space="0" w:color="auto"/>
                            <w:right w:val="none" w:sz="0" w:space="0" w:color="auto"/>
                          </w:divBdr>
                        </w:div>
                        <w:div w:id="21055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23800">
                  <w:marLeft w:val="0"/>
                  <w:marRight w:val="0"/>
                  <w:marTop w:val="96"/>
                  <w:marBottom w:val="60"/>
                  <w:divBdr>
                    <w:top w:val="none" w:sz="0" w:space="0" w:color="auto"/>
                    <w:left w:val="none" w:sz="0" w:space="0" w:color="auto"/>
                    <w:bottom w:val="none" w:sz="0" w:space="0" w:color="auto"/>
                    <w:right w:val="none" w:sz="0" w:space="0" w:color="auto"/>
                  </w:divBdr>
                  <w:divsChild>
                    <w:div w:id="112798182">
                      <w:marLeft w:val="0"/>
                      <w:marRight w:val="0"/>
                      <w:marTop w:val="0"/>
                      <w:marBottom w:val="0"/>
                      <w:divBdr>
                        <w:top w:val="none" w:sz="0" w:space="0" w:color="auto"/>
                        <w:left w:val="none" w:sz="0" w:space="0" w:color="auto"/>
                        <w:bottom w:val="none" w:sz="0" w:space="0" w:color="auto"/>
                        <w:right w:val="none" w:sz="0" w:space="0" w:color="auto"/>
                      </w:divBdr>
                      <w:divsChild>
                        <w:div w:id="304893778">
                          <w:marLeft w:val="0"/>
                          <w:marRight w:val="0"/>
                          <w:marTop w:val="0"/>
                          <w:marBottom w:val="0"/>
                          <w:divBdr>
                            <w:top w:val="none" w:sz="0" w:space="0" w:color="auto"/>
                            <w:left w:val="none" w:sz="0" w:space="0" w:color="auto"/>
                            <w:bottom w:val="none" w:sz="0" w:space="0" w:color="auto"/>
                            <w:right w:val="none" w:sz="0" w:space="0" w:color="auto"/>
                          </w:divBdr>
                        </w:div>
                        <w:div w:id="6782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23563">
                  <w:marLeft w:val="0"/>
                  <w:marRight w:val="0"/>
                  <w:marTop w:val="96"/>
                  <w:marBottom w:val="60"/>
                  <w:divBdr>
                    <w:top w:val="none" w:sz="0" w:space="0" w:color="auto"/>
                    <w:left w:val="none" w:sz="0" w:space="0" w:color="auto"/>
                    <w:bottom w:val="none" w:sz="0" w:space="0" w:color="auto"/>
                    <w:right w:val="none" w:sz="0" w:space="0" w:color="auto"/>
                  </w:divBdr>
                  <w:divsChild>
                    <w:div w:id="1450054643">
                      <w:marLeft w:val="0"/>
                      <w:marRight w:val="0"/>
                      <w:marTop w:val="0"/>
                      <w:marBottom w:val="0"/>
                      <w:divBdr>
                        <w:top w:val="none" w:sz="0" w:space="0" w:color="auto"/>
                        <w:left w:val="none" w:sz="0" w:space="0" w:color="auto"/>
                        <w:bottom w:val="none" w:sz="0" w:space="0" w:color="auto"/>
                        <w:right w:val="none" w:sz="0" w:space="0" w:color="auto"/>
                      </w:divBdr>
                      <w:divsChild>
                        <w:div w:id="37316821">
                          <w:marLeft w:val="0"/>
                          <w:marRight w:val="0"/>
                          <w:marTop w:val="0"/>
                          <w:marBottom w:val="0"/>
                          <w:divBdr>
                            <w:top w:val="none" w:sz="0" w:space="0" w:color="auto"/>
                            <w:left w:val="none" w:sz="0" w:space="0" w:color="auto"/>
                            <w:bottom w:val="none" w:sz="0" w:space="0" w:color="auto"/>
                            <w:right w:val="none" w:sz="0" w:space="0" w:color="auto"/>
                          </w:divBdr>
                        </w:div>
                        <w:div w:id="9596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5817">
                  <w:marLeft w:val="0"/>
                  <w:marRight w:val="0"/>
                  <w:marTop w:val="96"/>
                  <w:marBottom w:val="60"/>
                  <w:divBdr>
                    <w:top w:val="none" w:sz="0" w:space="0" w:color="auto"/>
                    <w:left w:val="none" w:sz="0" w:space="0" w:color="auto"/>
                    <w:bottom w:val="none" w:sz="0" w:space="0" w:color="auto"/>
                    <w:right w:val="none" w:sz="0" w:space="0" w:color="auto"/>
                  </w:divBdr>
                  <w:divsChild>
                    <w:div w:id="814420142">
                      <w:marLeft w:val="0"/>
                      <w:marRight w:val="0"/>
                      <w:marTop w:val="0"/>
                      <w:marBottom w:val="0"/>
                      <w:divBdr>
                        <w:top w:val="none" w:sz="0" w:space="0" w:color="auto"/>
                        <w:left w:val="none" w:sz="0" w:space="0" w:color="auto"/>
                        <w:bottom w:val="none" w:sz="0" w:space="0" w:color="auto"/>
                        <w:right w:val="none" w:sz="0" w:space="0" w:color="auto"/>
                      </w:divBdr>
                      <w:divsChild>
                        <w:div w:id="183179507">
                          <w:marLeft w:val="0"/>
                          <w:marRight w:val="0"/>
                          <w:marTop w:val="0"/>
                          <w:marBottom w:val="0"/>
                          <w:divBdr>
                            <w:top w:val="none" w:sz="0" w:space="0" w:color="auto"/>
                            <w:left w:val="none" w:sz="0" w:space="0" w:color="auto"/>
                            <w:bottom w:val="none" w:sz="0" w:space="0" w:color="auto"/>
                            <w:right w:val="none" w:sz="0" w:space="0" w:color="auto"/>
                          </w:divBdr>
                        </w:div>
                        <w:div w:id="16644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22904">
                  <w:marLeft w:val="0"/>
                  <w:marRight w:val="0"/>
                  <w:marTop w:val="96"/>
                  <w:marBottom w:val="60"/>
                  <w:divBdr>
                    <w:top w:val="none" w:sz="0" w:space="0" w:color="auto"/>
                    <w:left w:val="none" w:sz="0" w:space="0" w:color="auto"/>
                    <w:bottom w:val="none" w:sz="0" w:space="0" w:color="auto"/>
                    <w:right w:val="none" w:sz="0" w:space="0" w:color="auto"/>
                  </w:divBdr>
                  <w:divsChild>
                    <w:div w:id="1027491297">
                      <w:marLeft w:val="0"/>
                      <w:marRight w:val="0"/>
                      <w:marTop w:val="0"/>
                      <w:marBottom w:val="0"/>
                      <w:divBdr>
                        <w:top w:val="none" w:sz="0" w:space="0" w:color="auto"/>
                        <w:left w:val="none" w:sz="0" w:space="0" w:color="auto"/>
                        <w:bottom w:val="none" w:sz="0" w:space="0" w:color="auto"/>
                        <w:right w:val="none" w:sz="0" w:space="0" w:color="auto"/>
                      </w:divBdr>
                      <w:divsChild>
                        <w:div w:id="1460149563">
                          <w:marLeft w:val="0"/>
                          <w:marRight w:val="0"/>
                          <w:marTop w:val="0"/>
                          <w:marBottom w:val="0"/>
                          <w:divBdr>
                            <w:top w:val="none" w:sz="0" w:space="0" w:color="auto"/>
                            <w:left w:val="none" w:sz="0" w:space="0" w:color="auto"/>
                            <w:bottom w:val="none" w:sz="0" w:space="0" w:color="auto"/>
                            <w:right w:val="none" w:sz="0" w:space="0" w:color="auto"/>
                          </w:divBdr>
                        </w:div>
                        <w:div w:id="16894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5748">
                  <w:marLeft w:val="0"/>
                  <w:marRight w:val="0"/>
                  <w:marTop w:val="96"/>
                  <w:marBottom w:val="60"/>
                  <w:divBdr>
                    <w:top w:val="none" w:sz="0" w:space="0" w:color="auto"/>
                    <w:left w:val="none" w:sz="0" w:space="0" w:color="auto"/>
                    <w:bottom w:val="none" w:sz="0" w:space="0" w:color="auto"/>
                    <w:right w:val="none" w:sz="0" w:space="0" w:color="auto"/>
                  </w:divBdr>
                  <w:divsChild>
                    <w:div w:id="2114743734">
                      <w:marLeft w:val="0"/>
                      <w:marRight w:val="0"/>
                      <w:marTop w:val="0"/>
                      <w:marBottom w:val="0"/>
                      <w:divBdr>
                        <w:top w:val="none" w:sz="0" w:space="0" w:color="auto"/>
                        <w:left w:val="none" w:sz="0" w:space="0" w:color="auto"/>
                        <w:bottom w:val="none" w:sz="0" w:space="0" w:color="auto"/>
                        <w:right w:val="none" w:sz="0" w:space="0" w:color="auto"/>
                      </w:divBdr>
                      <w:divsChild>
                        <w:div w:id="10035164">
                          <w:marLeft w:val="0"/>
                          <w:marRight w:val="0"/>
                          <w:marTop w:val="0"/>
                          <w:marBottom w:val="0"/>
                          <w:divBdr>
                            <w:top w:val="none" w:sz="0" w:space="0" w:color="auto"/>
                            <w:left w:val="none" w:sz="0" w:space="0" w:color="auto"/>
                            <w:bottom w:val="none" w:sz="0" w:space="0" w:color="auto"/>
                            <w:right w:val="none" w:sz="0" w:space="0" w:color="auto"/>
                          </w:divBdr>
                        </w:div>
                        <w:div w:id="12932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3148">
              <w:marLeft w:val="0"/>
              <w:marRight w:val="0"/>
              <w:marTop w:val="96"/>
              <w:marBottom w:val="60"/>
              <w:divBdr>
                <w:top w:val="none" w:sz="0" w:space="0" w:color="auto"/>
                <w:left w:val="none" w:sz="0" w:space="0" w:color="auto"/>
                <w:bottom w:val="none" w:sz="0" w:space="0" w:color="auto"/>
                <w:right w:val="none" w:sz="0" w:space="0" w:color="auto"/>
              </w:divBdr>
              <w:divsChild>
                <w:div w:id="347024462">
                  <w:marLeft w:val="0"/>
                  <w:marRight w:val="0"/>
                  <w:marTop w:val="0"/>
                  <w:marBottom w:val="0"/>
                  <w:divBdr>
                    <w:top w:val="none" w:sz="0" w:space="0" w:color="auto"/>
                    <w:left w:val="none" w:sz="0" w:space="0" w:color="auto"/>
                    <w:bottom w:val="none" w:sz="0" w:space="0" w:color="auto"/>
                    <w:right w:val="none" w:sz="0" w:space="0" w:color="auto"/>
                  </w:divBdr>
                  <w:divsChild>
                    <w:div w:id="330447613">
                      <w:marLeft w:val="0"/>
                      <w:marRight w:val="0"/>
                      <w:marTop w:val="0"/>
                      <w:marBottom w:val="0"/>
                      <w:divBdr>
                        <w:top w:val="none" w:sz="0" w:space="0" w:color="auto"/>
                        <w:left w:val="none" w:sz="0" w:space="0" w:color="auto"/>
                        <w:bottom w:val="none" w:sz="0" w:space="0" w:color="auto"/>
                        <w:right w:val="none" w:sz="0" w:space="0" w:color="auto"/>
                      </w:divBdr>
                    </w:div>
                    <w:div w:id="10409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3559">
              <w:marLeft w:val="0"/>
              <w:marRight w:val="0"/>
              <w:marTop w:val="96"/>
              <w:marBottom w:val="60"/>
              <w:divBdr>
                <w:top w:val="none" w:sz="0" w:space="0" w:color="auto"/>
                <w:left w:val="none" w:sz="0" w:space="0" w:color="auto"/>
                <w:bottom w:val="none" w:sz="0" w:space="0" w:color="auto"/>
                <w:right w:val="none" w:sz="0" w:space="0" w:color="auto"/>
              </w:divBdr>
              <w:divsChild>
                <w:div w:id="621496981">
                  <w:marLeft w:val="0"/>
                  <w:marRight w:val="0"/>
                  <w:marTop w:val="0"/>
                  <w:marBottom w:val="0"/>
                  <w:divBdr>
                    <w:top w:val="none" w:sz="0" w:space="0" w:color="auto"/>
                    <w:left w:val="none" w:sz="0" w:space="0" w:color="auto"/>
                    <w:bottom w:val="none" w:sz="0" w:space="0" w:color="auto"/>
                    <w:right w:val="none" w:sz="0" w:space="0" w:color="auto"/>
                  </w:divBdr>
                  <w:divsChild>
                    <w:div w:id="1663123455">
                      <w:marLeft w:val="0"/>
                      <w:marRight w:val="0"/>
                      <w:marTop w:val="0"/>
                      <w:marBottom w:val="0"/>
                      <w:divBdr>
                        <w:top w:val="none" w:sz="0" w:space="0" w:color="auto"/>
                        <w:left w:val="none" w:sz="0" w:space="0" w:color="auto"/>
                        <w:bottom w:val="none" w:sz="0" w:space="0" w:color="auto"/>
                        <w:right w:val="none" w:sz="0" w:space="0" w:color="auto"/>
                      </w:divBdr>
                    </w:div>
                    <w:div w:id="20073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2342">
              <w:marLeft w:val="0"/>
              <w:marRight w:val="0"/>
              <w:marTop w:val="96"/>
              <w:marBottom w:val="60"/>
              <w:divBdr>
                <w:top w:val="none" w:sz="0" w:space="0" w:color="auto"/>
                <w:left w:val="none" w:sz="0" w:space="0" w:color="auto"/>
                <w:bottom w:val="none" w:sz="0" w:space="0" w:color="auto"/>
                <w:right w:val="none" w:sz="0" w:space="0" w:color="auto"/>
              </w:divBdr>
              <w:divsChild>
                <w:div w:id="570894081">
                  <w:marLeft w:val="0"/>
                  <w:marRight w:val="0"/>
                  <w:marTop w:val="0"/>
                  <w:marBottom w:val="0"/>
                  <w:divBdr>
                    <w:top w:val="none" w:sz="0" w:space="0" w:color="auto"/>
                    <w:left w:val="none" w:sz="0" w:space="0" w:color="auto"/>
                    <w:bottom w:val="none" w:sz="0" w:space="0" w:color="auto"/>
                    <w:right w:val="none" w:sz="0" w:space="0" w:color="auto"/>
                  </w:divBdr>
                  <w:divsChild>
                    <w:div w:id="88084777">
                      <w:marLeft w:val="0"/>
                      <w:marRight w:val="0"/>
                      <w:marTop w:val="0"/>
                      <w:marBottom w:val="0"/>
                      <w:divBdr>
                        <w:top w:val="none" w:sz="0" w:space="0" w:color="auto"/>
                        <w:left w:val="none" w:sz="0" w:space="0" w:color="auto"/>
                        <w:bottom w:val="none" w:sz="0" w:space="0" w:color="auto"/>
                        <w:right w:val="none" w:sz="0" w:space="0" w:color="auto"/>
                      </w:divBdr>
                    </w:div>
                    <w:div w:id="1748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217062">
      <w:bodyDiv w:val="1"/>
      <w:marLeft w:val="0"/>
      <w:marRight w:val="0"/>
      <w:marTop w:val="0"/>
      <w:marBottom w:val="0"/>
      <w:divBdr>
        <w:top w:val="none" w:sz="0" w:space="0" w:color="auto"/>
        <w:left w:val="none" w:sz="0" w:space="0" w:color="auto"/>
        <w:bottom w:val="none" w:sz="0" w:space="0" w:color="auto"/>
        <w:right w:val="none" w:sz="0" w:space="0" w:color="auto"/>
      </w:divBdr>
    </w:div>
    <w:div w:id="2003921405">
      <w:bodyDiv w:val="1"/>
      <w:marLeft w:val="0"/>
      <w:marRight w:val="0"/>
      <w:marTop w:val="0"/>
      <w:marBottom w:val="0"/>
      <w:divBdr>
        <w:top w:val="none" w:sz="0" w:space="0" w:color="auto"/>
        <w:left w:val="none" w:sz="0" w:space="0" w:color="auto"/>
        <w:bottom w:val="none" w:sz="0" w:space="0" w:color="auto"/>
        <w:right w:val="none" w:sz="0" w:space="0" w:color="auto"/>
      </w:divBdr>
    </w:div>
    <w:div w:id="2008705431">
      <w:bodyDiv w:val="1"/>
      <w:marLeft w:val="0"/>
      <w:marRight w:val="0"/>
      <w:marTop w:val="0"/>
      <w:marBottom w:val="0"/>
      <w:divBdr>
        <w:top w:val="none" w:sz="0" w:space="0" w:color="auto"/>
        <w:left w:val="none" w:sz="0" w:space="0" w:color="auto"/>
        <w:bottom w:val="none" w:sz="0" w:space="0" w:color="auto"/>
        <w:right w:val="none" w:sz="0" w:space="0" w:color="auto"/>
      </w:divBdr>
    </w:div>
    <w:div w:id="2018462926">
      <w:bodyDiv w:val="1"/>
      <w:marLeft w:val="0"/>
      <w:marRight w:val="0"/>
      <w:marTop w:val="0"/>
      <w:marBottom w:val="0"/>
      <w:divBdr>
        <w:top w:val="none" w:sz="0" w:space="0" w:color="auto"/>
        <w:left w:val="none" w:sz="0" w:space="0" w:color="auto"/>
        <w:bottom w:val="none" w:sz="0" w:space="0" w:color="auto"/>
        <w:right w:val="none" w:sz="0" w:space="0" w:color="auto"/>
      </w:divBdr>
    </w:div>
    <w:div w:id="2023117726">
      <w:bodyDiv w:val="1"/>
      <w:marLeft w:val="0"/>
      <w:marRight w:val="0"/>
      <w:marTop w:val="0"/>
      <w:marBottom w:val="0"/>
      <w:divBdr>
        <w:top w:val="none" w:sz="0" w:space="0" w:color="auto"/>
        <w:left w:val="none" w:sz="0" w:space="0" w:color="auto"/>
        <w:bottom w:val="none" w:sz="0" w:space="0" w:color="auto"/>
        <w:right w:val="none" w:sz="0" w:space="0" w:color="auto"/>
      </w:divBdr>
    </w:div>
    <w:div w:id="2023821601">
      <w:bodyDiv w:val="1"/>
      <w:marLeft w:val="0"/>
      <w:marRight w:val="0"/>
      <w:marTop w:val="0"/>
      <w:marBottom w:val="0"/>
      <w:divBdr>
        <w:top w:val="none" w:sz="0" w:space="0" w:color="auto"/>
        <w:left w:val="none" w:sz="0" w:space="0" w:color="auto"/>
        <w:bottom w:val="none" w:sz="0" w:space="0" w:color="auto"/>
        <w:right w:val="none" w:sz="0" w:space="0" w:color="auto"/>
      </w:divBdr>
    </w:div>
    <w:div w:id="2024866298">
      <w:bodyDiv w:val="1"/>
      <w:marLeft w:val="0"/>
      <w:marRight w:val="0"/>
      <w:marTop w:val="0"/>
      <w:marBottom w:val="0"/>
      <w:divBdr>
        <w:top w:val="none" w:sz="0" w:space="0" w:color="auto"/>
        <w:left w:val="none" w:sz="0" w:space="0" w:color="auto"/>
        <w:bottom w:val="none" w:sz="0" w:space="0" w:color="auto"/>
        <w:right w:val="none" w:sz="0" w:space="0" w:color="auto"/>
      </w:divBdr>
      <w:divsChild>
        <w:div w:id="933974436">
          <w:marLeft w:val="0"/>
          <w:marRight w:val="0"/>
          <w:marTop w:val="0"/>
          <w:marBottom w:val="0"/>
          <w:divBdr>
            <w:top w:val="none" w:sz="0" w:space="0" w:color="auto"/>
            <w:left w:val="none" w:sz="0" w:space="0" w:color="auto"/>
            <w:bottom w:val="none" w:sz="0" w:space="0" w:color="auto"/>
            <w:right w:val="none" w:sz="0" w:space="0" w:color="auto"/>
          </w:divBdr>
        </w:div>
        <w:div w:id="1067071927">
          <w:marLeft w:val="0"/>
          <w:marRight w:val="0"/>
          <w:marTop w:val="0"/>
          <w:marBottom w:val="0"/>
          <w:divBdr>
            <w:top w:val="none" w:sz="0" w:space="0" w:color="auto"/>
            <w:left w:val="none" w:sz="0" w:space="0" w:color="auto"/>
            <w:bottom w:val="dotted" w:sz="6" w:space="0" w:color="4B4E50"/>
            <w:right w:val="none" w:sz="0" w:space="0" w:color="auto"/>
          </w:divBdr>
          <w:divsChild>
            <w:div w:id="62996322">
              <w:marLeft w:val="0"/>
              <w:marRight w:val="0"/>
              <w:marTop w:val="0"/>
              <w:marBottom w:val="0"/>
              <w:divBdr>
                <w:top w:val="none" w:sz="0" w:space="0" w:color="auto"/>
                <w:left w:val="none" w:sz="0" w:space="0" w:color="auto"/>
                <w:bottom w:val="none" w:sz="0" w:space="0" w:color="auto"/>
                <w:right w:val="none" w:sz="0" w:space="0" w:color="auto"/>
              </w:divBdr>
              <w:divsChild>
                <w:div w:id="1505510892">
                  <w:marLeft w:val="0"/>
                  <w:marRight w:val="0"/>
                  <w:marTop w:val="0"/>
                  <w:marBottom w:val="0"/>
                  <w:divBdr>
                    <w:top w:val="none" w:sz="0" w:space="0" w:color="auto"/>
                    <w:left w:val="none" w:sz="0" w:space="0" w:color="auto"/>
                    <w:bottom w:val="none" w:sz="0" w:space="0" w:color="auto"/>
                    <w:right w:val="none" w:sz="0" w:space="0" w:color="auto"/>
                  </w:divBdr>
                </w:div>
              </w:divsChild>
            </w:div>
            <w:div w:id="419643735">
              <w:marLeft w:val="0"/>
              <w:marRight w:val="0"/>
              <w:marTop w:val="0"/>
              <w:marBottom w:val="0"/>
              <w:divBdr>
                <w:top w:val="none" w:sz="0" w:space="0" w:color="auto"/>
                <w:left w:val="none" w:sz="0" w:space="0" w:color="auto"/>
                <w:bottom w:val="none" w:sz="0" w:space="0" w:color="auto"/>
                <w:right w:val="none" w:sz="0" w:space="0" w:color="auto"/>
              </w:divBdr>
              <w:divsChild>
                <w:div w:id="1042703945">
                  <w:marLeft w:val="0"/>
                  <w:marRight w:val="0"/>
                  <w:marTop w:val="0"/>
                  <w:marBottom w:val="0"/>
                  <w:divBdr>
                    <w:top w:val="none" w:sz="0" w:space="0" w:color="auto"/>
                    <w:left w:val="none" w:sz="0" w:space="0" w:color="auto"/>
                    <w:bottom w:val="none" w:sz="0" w:space="0" w:color="auto"/>
                    <w:right w:val="none" w:sz="0" w:space="0" w:color="auto"/>
                  </w:divBdr>
                </w:div>
              </w:divsChild>
            </w:div>
            <w:div w:id="840658607">
              <w:marLeft w:val="0"/>
              <w:marRight w:val="0"/>
              <w:marTop w:val="0"/>
              <w:marBottom w:val="0"/>
              <w:divBdr>
                <w:top w:val="none" w:sz="0" w:space="0" w:color="auto"/>
                <w:left w:val="none" w:sz="0" w:space="0" w:color="auto"/>
                <w:bottom w:val="none" w:sz="0" w:space="0" w:color="auto"/>
                <w:right w:val="none" w:sz="0" w:space="0" w:color="auto"/>
              </w:divBdr>
            </w:div>
          </w:divsChild>
        </w:div>
        <w:div w:id="1224291678">
          <w:marLeft w:val="0"/>
          <w:marRight w:val="0"/>
          <w:marTop w:val="0"/>
          <w:marBottom w:val="75"/>
          <w:divBdr>
            <w:top w:val="none" w:sz="0" w:space="0" w:color="auto"/>
            <w:left w:val="none" w:sz="0" w:space="0" w:color="auto"/>
            <w:bottom w:val="none" w:sz="0" w:space="0" w:color="auto"/>
            <w:right w:val="none" w:sz="0" w:space="0" w:color="auto"/>
          </w:divBdr>
        </w:div>
      </w:divsChild>
    </w:div>
    <w:div w:id="2034723810">
      <w:bodyDiv w:val="1"/>
      <w:marLeft w:val="0"/>
      <w:marRight w:val="0"/>
      <w:marTop w:val="0"/>
      <w:marBottom w:val="0"/>
      <w:divBdr>
        <w:top w:val="none" w:sz="0" w:space="0" w:color="auto"/>
        <w:left w:val="none" w:sz="0" w:space="0" w:color="auto"/>
        <w:bottom w:val="none" w:sz="0" w:space="0" w:color="auto"/>
        <w:right w:val="none" w:sz="0" w:space="0" w:color="auto"/>
      </w:divBdr>
    </w:div>
    <w:div w:id="2037923903">
      <w:bodyDiv w:val="1"/>
      <w:marLeft w:val="0"/>
      <w:marRight w:val="0"/>
      <w:marTop w:val="0"/>
      <w:marBottom w:val="0"/>
      <w:divBdr>
        <w:top w:val="none" w:sz="0" w:space="0" w:color="auto"/>
        <w:left w:val="none" w:sz="0" w:space="0" w:color="auto"/>
        <w:bottom w:val="none" w:sz="0" w:space="0" w:color="auto"/>
        <w:right w:val="none" w:sz="0" w:space="0" w:color="auto"/>
      </w:divBdr>
    </w:div>
    <w:div w:id="2040158515">
      <w:bodyDiv w:val="1"/>
      <w:marLeft w:val="0"/>
      <w:marRight w:val="0"/>
      <w:marTop w:val="0"/>
      <w:marBottom w:val="0"/>
      <w:divBdr>
        <w:top w:val="none" w:sz="0" w:space="0" w:color="auto"/>
        <w:left w:val="none" w:sz="0" w:space="0" w:color="auto"/>
        <w:bottom w:val="none" w:sz="0" w:space="0" w:color="auto"/>
        <w:right w:val="none" w:sz="0" w:space="0" w:color="auto"/>
      </w:divBdr>
    </w:div>
    <w:div w:id="2043551985">
      <w:bodyDiv w:val="1"/>
      <w:marLeft w:val="0"/>
      <w:marRight w:val="0"/>
      <w:marTop w:val="0"/>
      <w:marBottom w:val="0"/>
      <w:divBdr>
        <w:top w:val="none" w:sz="0" w:space="0" w:color="auto"/>
        <w:left w:val="none" w:sz="0" w:space="0" w:color="auto"/>
        <w:bottom w:val="none" w:sz="0" w:space="0" w:color="auto"/>
        <w:right w:val="none" w:sz="0" w:space="0" w:color="auto"/>
      </w:divBdr>
      <w:divsChild>
        <w:div w:id="978193965">
          <w:marLeft w:val="0"/>
          <w:marRight w:val="0"/>
          <w:marTop w:val="0"/>
          <w:marBottom w:val="0"/>
          <w:divBdr>
            <w:top w:val="none" w:sz="0" w:space="0" w:color="auto"/>
            <w:left w:val="none" w:sz="0" w:space="0" w:color="auto"/>
            <w:bottom w:val="none" w:sz="0" w:space="0" w:color="auto"/>
            <w:right w:val="none" w:sz="0" w:space="0" w:color="auto"/>
          </w:divBdr>
          <w:divsChild>
            <w:div w:id="1785146566">
              <w:marLeft w:val="0"/>
              <w:marRight w:val="0"/>
              <w:marTop w:val="0"/>
              <w:marBottom w:val="0"/>
              <w:divBdr>
                <w:top w:val="none" w:sz="0" w:space="0" w:color="auto"/>
                <w:left w:val="none" w:sz="0" w:space="0" w:color="auto"/>
                <w:bottom w:val="none" w:sz="0" w:space="0" w:color="auto"/>
                <w:right w:val="none" w:sz="0" w:space="0" w:color="auto"/>
              </w:divBdr>
              <w:divsChild>
                <w:div w:id="959070702">
                  <w:marLeft w:val="0"/>
                  <w:marRight w:val="0"/>
                  <w:marTop w:val="0"/>
                  <w:marBottom w:val="0"/>
                  <w:divBdr>
                    <w:top w:val="none" w:sz="0" w:space="0" w:color="auto"/>
                    <w:left w:val="none" w:sz="0" w:space="0" w:color="auto"/>
                    <w:bottom w:val="none" w:sz="0" w:space="0" w:color="auto"/>
                    <w:right w:val="none" w:sz="0" w:space="0" w:color="auto"/>
                  </w:divBdr>
                  <w:divsChild>
                    <w:div w:id="1025210841">
                      <w:marLeft w:val="0"/>
                      <w:marRight w:val="0"/>
                      <w:marTop w:val="0"/>
                      <w:marBottom w:val="0"/>
                      <w:divBdr>
                        <w:top w:val="none" w:sz="0" w:space="0" w:color="auto"/>
                        <w:left w:val="none" w:sz="0" w:space="0" w:color="auto"/>
                        <w:bottom w:val="none" w:sz="0" w:space="0" w:color="auto"/>
                        <w:right w:val="none" w:sz="0" w:space="0" w:color="auto"/>
                      </w:divBdr>
                      <w:divsChild>
                        <w:div w:id="1528328842">
                          <w:marLeft w:val="150"/>
                          <w:marRight w:val="150"/>
                          <w:marTop w:val="30"/>
                          <w:marBottom w:val="150"/>
                          <w:divBdr>
                            <w:top w:val="none" w:sz="0" w:space="0" w:color="auto"/>
                            <w:left w:val="none" w:sz="0" w:space="0" w:color="auto"/>
                            <w:bottom w:val="none" w:sz="0" w:space="0" w:color="auto"/>
                            <w:right w:val="none" w:sz="0" w:space="0" w:color="auto"/>
                          </w:divBdr>
                          <w:divsChild>
                            <w:div w:id="869336837">
                              <w:marLeft w:val="750"/>
                              <w:marRight w:val="0"/>
                              <w:marTop w:val="0"/>
                              <w:marBottom w:val="0"/>
                              <w:divBdr>
                                <w:top w:val="none" w:sz="0" w:space="0" w:color="auto"/>
                                <w:left w:val="none" w:sz="0" w:space="0" w:color="auto"/>
                                <w:bottom w:val="none" w:sz="0" w:space="0" w:color="auto"/>
                                <w:right w:val="none" w:sz="0" w:space="0" w:color="auto"/>
                              </w:divBdr>
                              <w:divsChild>
                                <w:div w:id="2091735992">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190726240">
                  <w:marLeft w:val="0"/>
                  <w:marRight w:val="0"/>
                  <w:marTop w:val="0"/>
                  <w:marBottom w:val="0"/>
                  <w:divBdr>
                    <w:top w:val="none" w:sz="0" w:space="0" w:color="auto"/>
                    <w:left w:val="none" w:sz="0" w:space="0" w:color="auto"/>
                    <w:bottom w:val="none" w:sz="0" w:space="0" w:color="auto"/>
                    <w:right w:val="none" w:sz="0" w:space="0" w:color="auto"/>
                  </w:divBdr>
                  <w:divsChild>
                    <w:div w:id="1412314931">
                      <w:marLeft w:val="0"/>
                      <w:marRight w:val="0"/>
                      <w:marTop w:val="0"/>
                      <w:marBottom w:val="0"/>
                      <w:divBdr>
                        <w:top w:val="none" w:sz="0" w:space="0" w:color="auto"/>
                        <w:left w:val="none" w:sz="0" w:space="0" w:color="auto"/>
                        <w:bottom w:val="none" w:sz="0" w:space="0" w:color="auto"/>
                        <w:right w:val="none" w:sz="0" w:space="0" w:color="auto"/>
                      </w:divBdr>
                      <w:divsChild>
                        <w:div w:id="875968745">
                          <w:marLeft w:val="150"/>
                          <w:marRight w:val="150"/>
                          <w:marTop w:val="30"/>
                          <w:marBottom w:val="30"/>
                          <w:divBdr>
                            <w:top w:val="none" w:sz="0" w:space="0" w:color="auto"/>
                            <w:left w:val="none" w:sz="0" w:space="0" w:color="auto"/>
                            <w:bottom w:val="none" w:sz="0" w:space="0" w:color="auto"/>
                            <w:right w:val="none" w:sz="0" w:space="0" w:color="auto"/>
                          </w:divBdr>
                          <w:divsChild>
                            <w:div w:id="2005011725">
                              <w:marLeft w:val="750"/>
                              <w:marRight w:val="0"/>
                              <w:marTop w:val="0"/>
                              <w:marBottom w:val="0"/>
                              <w:divBdr>
                                <w:top w:val="none" w:sz="0" w:space="0" w:color="auto"/>
                                <w:left w:val="none" w:sz="0" w:space="0" w:color="auto"/>
                                <w:bottom w:val="none" w:sz="0" w:space="0" w:color="auto"/>
                                <w:right w:val="none" w:sz="0" w:space="0" w:color="auto"/>
                              </w:divBdr>
                              <w:divsChild>
                                <w:div w:id="952907833">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790428">
      <w:bodyDiv w:val="1"/>
      <w:marLeft w:val="0"/>
      <w:marRight w:val="0"/>
      <w:marTop w:val="0"/>
      <w:marBottom w:val="0"/>
      <w:divBdr>
        <w:top w:val="none" w:sz="0" w:space="0" w:color="auto"/>
        <w:left w:val="none" w:sz="0" w:space="0" w:color="auto"/>
        <w:bottom w:val="none" w:sz="0" w:space="0" w:color="auto"/>
        <w:right w:val="none" w:sz="0" w:space="0" w:color="auto"/>
      </w:divBdr>
    </w:div>
    <w:div w:id="2045323711">
      <w:bodyDiv w:val="1"/>
      <w:marLeft w:val="0"/>
      <w:marRight w:val="0"/>
      <w:marTop w:val="0"/>
      <w:marBottom w:val="0"/>
      <w:divBdr>
        <w:top w:val="none" w:sz="0" w:space="0" w:color="auto"/>
        <w:left w:val="none" w:sz="0" w:space="0" w:color="auto"/>
        <w:bottom w:val="none" w:sz="0" w:space="0" w:color="auto"/>
        <w:right w:val="none" w:sz="0" w:space="0" w:color="auto"/>
      </w:divBdr>
    </w:div>
    <w:div w:id="2054041191">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87070387">
      <w:bodyDiv w:val="1"/>
      <w:marLeft w:val="0"/>
      <w:marRight w:val="0"/>
      <w:marTop w:val="0"/>
      <w:marBottom w:val="0"/>
      <w:divBdr>
        <w:top w:val="none" w:sz="0" w:space="0" w:color="auto"/>
        <w:left w:val="none" w:sz="0" w:space="0" w:color="auto"/>
        <w:bottom w:val="none" w:sz="0" w:space="0" w:color="auto"/>
        <w:right w:val="none" w:sz="0" w:space="0" w:color="auto"/>
      </w:divBdr>
    </w:div>
    <w:div w:id="2089226142">
      <w:bodyDiv w:val="1"/>
      <w:marLeft w:val="0"/>
      <w:marRight w:val="0"/>
      <w:marTop w:val="0"/>
      <w:marBottom w:val="0"/>
      <w:divBdr>
        <w:top w:val="none" w:sz="0" w:space="0" w:color="auto"/>
        <w:left w:val="none" w:sz="0" w:space="0" w:color="auto"/>
        <w:bottom w:val="none" w:sz="0" w:space="0" w:color="auto"/>
        <w:right w:val="none" w:sz="0" w:space="0" w:color="auto"/>
      </w:divBdr>
    </w:div>
    <w:div w:id="2101636687">
      <w:bodyDiv w:val="1"/>
      <w:marLeft w:val="0"/>
      <w:marRight w:val="0"/>
      <w:marTop w:val="0"/>
      <w:marBottom w:val="0"/>
      <w:divBdr>
        <w:top w:val="none" w:sz="0" w:space="0" w:color="auto"/>
        <w:left w:val="none" w:sz="0" w:space="0" w:color="auto"/>
        <w:bottom w:val="none" w:sz="0" w:space="0" w:color="auto"/>
        <w:right w:val="none" w:sz="0" w:space="0" w:color="auto"/>
      </w:divBdr>
      <w:divsChild>
        <w:div w:id="889420774">
          <w:marLeft w:val="75"/>
          <w:marRight w:val="0"/>
          <w:marTop w:val="0"/>
          <w:marBottom w:val="180"/>
          <w:divBdr>
            <w:top w:val="none" w:sz="0" w:space="0" w:color="auto"/>
            <w:left w:val="none" w:sz="0" w:space="0" w:color="auto"/>
            <w:bottom w:val="none" w:sz="0" w:space="0" w:color="auto"/>
            <w:right w:val="none" w:sz="0" w:space="0" w:color="auto"/>
          </w:divBdr>
        </w:div>
        <w:div w:id="1463890207">
          <w:marLeft w:val="0"/>
          <w:marRight w:val="0"/>
          <w:marTop w:val="0"/>
          <w:marBottom w:val="0"/>
          <w:divBdr>
            <w:top w:val="none" w:sz="0" w:space="0" w:color="auto"/>
            <w:left w:val="none" w:sz="0" w:space="0" w:color="auto"/>
            <w:bottom w:val="none" w:sz="0" w:space="0" w:color="auto"/>
            <w:right w:val="none" w:sz="0" w:space="0" w:color="auto"/>
          </w:divBdr>
          <w:divsChild>
            <w:div w:id="134848697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03212091">
      <w:bodyDiv w:val="1"/>
      <w:marLeft w:val="0"/>
      <w:marRight w:val="0"/>
      <w:marTop w:val="0"/>
      <w:marBottom w:val="0"/>
      <w:divBdr>
        <w:top w:val="none" w:sz="0" w:space="0" w:color="auto"/>
        <w:left w:val="none" w:sz="0" w:space="0" w:color="auto"/>
        <w:bottom w:val="none" w:sz="0" w:space="0" w:color="auto"/>
        <w:right w:val="none" w:sz="0" w:space="0" w:color="auto"/>
      </w:divBdr>
    </w:div>
    <w:div w:id="2119985792">
      <w:bodyDiv w:val="1"/>
      <w:marLeft w:val="0"/>
      <w:marRight w:val="0"/>
      <w:marTop w:val="0"/>
      <w:marBottom w:val="0"/>
      <w:divBdr>
        <w:top w:val="none" w:sz="0" w:space="0" w:color="auto"/>
        <w:left w:val="none" w:sz="0" w:space="0" w:color="auto"/>
        <w:bottom w:val="none" w:sz="0" w:space="0" w:color="auto"/>
        <w:right w:val="none" w:sz="0" w:space="0" w:color="auto"/>
      </w:divBdr>
      <w:divsChild>
        <w:div w:id="170336599">
          <w:blockQuote w:val="1"/>
          <w:marLeft w:val="0"/>
          <w:marRight w:val="720"/>
          <w:marTop w:val="0"/>
          <w:marBottom w:val="0"/>
          <w:divBdr>
            <w:top w:val="none" w:sz="0" w:space="0" w:color="auto"/>
            <w:left w:val="none" w:sz="0" w:space="0" w:color="auto"/>
            <w:bottom w:val="none" w:sz="0" w:space="0" w:color="auto"/>
            <w:right w:val="none" w:sz="0" w:space="0" w:color="auto"/>
          </w:divBdr>
        </w:div>
        <w:div w:id="413287747">
          <w:blockQuote w:val="1"/>
          <w:marLeft w:val="0"/>
          <w:marRight w:val="720"/>
          <w:marTop w:val="0"/>
          <w:marBottom w:val="0"/>
          <w:divBdr>
            <w:top w:val="none" w:sz="0" w:space="0" w:color="auto"/>
            <w:left w:val="none" w:sz="0" w:space="0" w:color="auto"/>
            <w:bottom w:val="none" w:sz="0" w:space="0" w:color="auto"/>
            <w:right w:val="none" w:sz="0" w:space="0" w:color="auto"/>
          </w:divBdr>
        </w:div>
        <w:div w:id="726688945">
          <w:blockQuote w:val="1"/>
          <w:marLeft w:val="0"/>
          <w:marRight w:val="72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aaretz.co.il/gallery/music/.premium.highlight-MAGAZINE-1.8400394" TargetMode="External"/><Relationship Id="rId18" Type="http://schemas.openxmlformats.org/officeDocument/2006/relationships/hyperlink" Target="https://www.britishmuseum.org/collection/object/W_K-3375" TargetMode="External"/><Relationship Id="rId26" Type="http://schemas.openxmlformats.org/officeDocument/2006/relationships/hyperlink" Target="http://www.uncommoncaribbean.com/tag/safari/" TargetMode="External"/><Relationship Id="rId39" Type="http://schemas.openxmlformats.org/officeDocument/2006/relationships/hyperlink" Target="http://babynames.baby-land.co.il/unisex-names/?_sft_name_category=nature&amp;_sft_name_gender=unisex&amp;_sft_name_letter=%d7%90" TargetMode="External"/><Relationship Id="rId21" Type="http://schemas.openxmlformats.org/officeDocument/2006/relationships/hyperlink" Target="https://www.nationalgallery.org.uk/paintings/peter-paul-rubens-samson-and-delilah" TargetMode="External"/><Relationship Id="rId34" Type="http://schemas.openxmlformats.org/officeDocument/2006/relationships/hyperlink" Target="http://www.last.fm/music/Otis+Redding/+similar" TargetMode="External"/><Relationship Id="rId42" Type="http://schemas.openxmlformats.org/officeDocument/2006/relationships/hyperlink" Target="http://www.shemli.co.il/hebnames/categories.seam?pageID=39&amp;catID=2" TargetMode="External"/><Relationship Id="rId47" Type="http://schemas.openxmlformats.org/officeDocument/2006/relationships/hyperlink" Target="http://he.wikipedia.org/wiki/%D7%A8%D7%95%D7%97_%D7%A6%D7%94%22%D7%9C" TargetMode="External"/><Relationship Id="rId50" Type="http://schemas.microsoft.com/office/2011/relationships/commentsExtended" Target="commentsExtended.xml"/><Relationship Id="rId55" Type="http://schemas.openxmlformats.org/officeDocument/2006/relationships/hyperlink" Target="http://www.haaretz.co.il/literature/study/1.869097" TargetMode="External"/><Relationship Id="rId63" Type="http://schemas.openxmlformats.org/officeDocument/2006/relationships/hyperlink" Target="http://www.buzzfeed.com/adamdavis/the-definitive-ranking-of-dog-breeds" TargetMode="External"/><Relationship Id="rId68" Type="http://schemas.openxmlformats.org/officeDocument/2006/relationships/hyperlink" Target="http://www.yehida.co.il/index.php?option=com_content&amp;view=article&amp;id=44&amp;Itemid=26" TargetMode="Externa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wikipedia.org/wiki/Sunlight_Peak_(Wyoming)" TargetMode="External"/><Relationship Id="rId29" Type="http://schemas.openxmlformats.org/officeDocument/2006/relationships/hyperlink" Target="http://www.catholic.org/prayers/prayer.php?p=3356" TargetMode="External"/><Relationship Id="rId11" Type="http://schemas.openxmlformats.org/officeDocument/2006/relationships/hyperlink" Target="https://nameberry.com/babyname/Sophia" TargetMode="External"/><Relationship Id="rId24" Type="http://schemas.openxmlformats.org/officeDocument/2006/relationships/hyperlink" Target="http://f.asp4.si.edu/onthewater/collection/2007.0178.03.html" TargetMode="External"/><Relationship Id="rId32" Type="http://schemas.openxmlformats.org/officeDocument/2006/relationships/hyperlink" Target="https://www.haaretz.co.il/blogs/shirleygal/BLOG-1.6572000" TargetMode="External"/><Relationship Id="rId37" Type="http://schemas.openxmlformats.org/officeDocument/2006/relationships/hyperlink" Target="https://www.achgadol.org/he/%d7%a4%d7%a2%d7%99%d7%9c%d7%95%d7%99%d7%95%d7%aa/" TargetMode="External"/><Relationship Id="rId40" Type="http://schemas.openxmlformats.org/officeDocument/2006/relationships/hyperlink" Target="https://www.baby-names.co.il/category/%D7%A9%D7%9D-%D7%9C%D7%A4%D7%99-%D7%A7%D7%98%D7%92%D7%95%D7%A8%D7%99%D7%94/%D7%99%D7%95%D7%A6%D7%90%D7%99%D7%9D-%D7%9C%D7%98%D7%91%D7%A2/" TargetMode="External"/><Relationship Id="rId45" Type="http://schemas.openxmlformats.org/officeDocument/2006/relationships/hyperlink" Target="https://www.haaretz.co.il/gallery/music/.premium.highlight-MAGAZINE-1.8400394" TargetMode="External"/><Relationship Id="rId53" Type="http://schemas.openxmlformats.org/officeDocument/2006/relationships/hyperlink" Target="https://he.wikipedia.org/wiki/%D7%93%D7%9C%D7%A7%D7%AA_%D7%9C%D7%91%D7%9C%D7%91" TargetMode="External"/><Relationship Id="rId58" Type="http://schemas.openxmlformats.org/officeDocument/2006/relationships/hyperlink" Target="https://www.zentralratderjuden.de/aktuelle-meldung/artikel/news/antisemitismus-in-deutschland/" TargetMode="External"/><Relationship Id="rId66" Type="http://schemas.openxmlformats.org/officeDocument/2006/relationships/hyperlink" Target="http://he.wikipedia.org/wiki/%D7%97%D7%98%D7%99%D7%91%D7%AA_%D7%94%D7%A6%D7%A0%D7%97%D7%A0%D7%99%D7%9D" TargetMode="External"/><Relationship Id="rId7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geowyo.com/sunlight-basin.html" TargetMode="External"/><Relationship Id="rId23" Type="http://schemas.openxmlformats.org/officeDocument/2006/relationships/hyperlink" Target="http://9gag.com/gag/aAPQGeL" TargetMode="External"/><Relationship Id="rId28" Type="http://schemas.openxmlformats.org/officeDocument/2006/relationships/hyperlink" Target="http://en.wikipedia.org/wiki/Divemaster" TargetMode="External"/><Relationship Id="rId36" Type="http://schemas.openxmlformats.org/officeDocument/2006/relationships/hyperlink" Target="https://www.sparknotes.com/nofear/shakespeare/hamlet/page_144/" TargetMode="External"/><Relationship Id="rId49" Type="http://schemas.openxmlformats.org/officeDocument/2006/relationships/comments" Target="comments.xml"/><Relationship Id="rId57" Type="http://schemas.openxmlformats.org/officeDocument/2006/relationships/hyperlink" Target="http://www.israelnationalnews.com/Articles/Article.aspx/17409" TargetMode="External"/><Relationship Id="rId61" Type="http://schemas.openxmlformats.org/officeDocument/2006/relationships/hyperlink" Target="https://www.fishingjobs.com/sites/default/files/downloads/Alaska%20Fishing%20Jobs%20Handbook%202014.pdf" TargetMode="External"/><Relationship Id="rId10" Type="http://schemas.openxmlformats.org/officeDocument/2006/relationships/hyperlink" Target="https://nameberry.com/babyname/Sophia" TargetMode="External"/><Relationship Id="rId19" Type="http://schemas.openxmlformats.org/officeDocument/2006/relationships/hyperlink" Target="https://www.distance.to/St-Petersburg/London" TargetMode="External"/><Relationship Id="rId31" Type="http://schemas.openxmlformats.org/officeDocument/2006/relationships/hyperlink" Target="https://www.theguardian.com/science/alexs-adventures-in-numberland/2018/mar/20/abel-prize-2018-robert-langlands-wins-for-unified-theory-of-maths?CMP=Share_AndroidApp_Pushbullet" TargetMode="External"/><Relationship Id="rId44" Type="http://schemas.openxmlformats.org/officeDocument/2006/relationships/hyperlink" Target="https://www.google.com/search?q=isabel+leonard&amp;sxsrf=ALeKk0262jVOf7qgh6plyBossxDcoOgKHw:1594789993266&amp;source=lnms&amp;tbm=isch&amp;sa=X&amp;ved=2ahUKEwjczqjYv87qAhUFDOwKHV-vA84Q_AUoAXoECHEQAw&amp;biw=1536&amp;bih=731" TargetMode="External"/><Relationship Id="rId52" Type="http://schemas.openxmlformats.org/officeDocument/2006/relationships/hyperlink" Target="http://www.wikirefua.org.il/index.php/%D7%90%D7%A0%D7%98%D7%95%D7%9E%D7%99%D7%94_%D7%A9%D7%9C_%D7%94%D7%9B%D7%91%D7%93_-_Liver_anatomy" TargetMode="External"/><Relationship Id="rId60" Type="http://schemas.openxmlformats.org/officeDocument/2006/relationships/hyperlink" Target="http://www.mythencyclopedia.com/Mi-Ni/Mithras.html" TargetMode="External"/><Relationship Id="rId65" Type="http://schemas.openxmlformats.org/officeDocument/2006/relationships/hyperlink" Target="http://www.aka.idf.il/giyus/general"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doption.com/forums/thread/262864/russian-nicknames/" TargetMode="External"/><Relationship Id="rId14" Type="http://schemas.openxmlformats.org/officeDocument/2006/relationships/hyperlink" Target="https://context.reverso.net/translation/german-english/ein+St%C3%BCck+Dreck" TargetMode="External"/><Relationship Id="rId22" Type="http://schemas.openxmlformats.org/officeDocument/2006/relationships/hyperlink" Target="https://en.wikipedia.org/wiki/Spotted_dick" TargetMode="External"/><Relationship Id="rId27" Type="http://schemas.openxmlformats.org/officeDocument/2006/relationships/hyperlink" Target="http://www.uncommoncaribbean.com/tag/secluded/" TargetMode="External"/><Relationship Id="rId30" Type="http://schemas.openxmlformats.org/officeDocument/2006/relationships/hyperlink" Target="http://www.haaretz.co.il/gallery/music/1.3424335" TargetMode="External"/><Relationship Id="rId35" Type="http://schemas.openxmlformats.org/officeDocument/2006/relationships/hyperlink" Target="https://www.haaretz.co.il/literature/prose/.premium-REVIEW-1.7665340" TargetMode="External"/><Relationship Id="rId43" Type="http://schemas.openxmlformats.org/officeDocument/2006/relationships/hyperlink" Target="https://www.theatlantic.com/entertainment/archive/2018/05/thoroughly-modern-meghan/560801/" TargetMode="External"/><Relationship Id="rId48" Type="http://schemas.openxmlformats.org/officeDocument/2006/relationships/hyperlink" Target="https://www.theguardian.com/music/2017/apr/01/uk-music-festivals-upmarket-summer-beery-singalongs-bikinis" TargetMode="External"/><Relationship Id="rId56" Type="http://schemas.openxmlformats.org/officeDocument/2006/relationships/hyperlink" Target="https://www.youtube.com/watch?v=MB5IX-np5fE&amp;t" TargetMode="External"/><Relationship Id="rId64" Type="http://schemas.openxmlformats.org/officeDocument/2006/relationships/hyperlink" Target="http://he.wikipedia.org/wiki/%D7%A7%D7%95%D7%A8%D7%A1_%D7%9E%22%D7%9B%D7%99%D7%9D" TargetMode="External"/><Relationship Id="rId69" Type="http://schemas.openxmlformats.org/officeDocument/2006/relationships/hyperlink" Target="http://dover.idf.il/IDF/News_Channels/bamahana/09/47/4714.htm" TargetMode="External"/><Relationship Id="rId8" Type="http://schemas.openxmlformats.org/officeDocument/2006/relationships/hyperlink" Target="https://en.wikipedia.org/wiki/Eastern_Slavic_naming_customs" TargetMode="External"/><Relationship Id="rId51" Type="http://schemas.microsoft.com/office/2016/09/relationships/commentsIds" Target="commentsIds.xml"/><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bestnicknametees.com/girls-names/letter-s-girls/sophia/" TargetMode="External"/><Relationship Id="rId17" Type="http://schemas.openxmlformats.org/officeDocument/2006/relationships/hyperlink" Target="https://www.haaretz.co.il/magazine/.premium.HIGHLIGHT-MAGAZINE-1.9360044" TargetMode="External"/><Relationship Id="rId25" Type="http://schemas.openxmlformats.org/officeDocument/2006/relationships/hyperlink" Target="http://www.universities-colleges.org.il/%D7%AA%D7%95%D7%9B%D7%A0%D7%99%D7%AA-%D7%9C%D7%99%D7%9E%D7%95%D7%93%D7%99%D7%9D-%D7%9C%D7%99%D7%9E%D7%95%D7%93%D7%99-%D7%A4%D7%99%D7%96%D7%99%D7%95%D7%98%D7%A8%D7%A4%D7%99%D7%94/" TargetMode="External"/><Relationship Id="rId33" Type="http://schemas.openxmlformats.org/officeDocument/2006/relationships/hyperlink" Target="http://www.shovrimshtika.org/testimonies/videos" TargetMode="External"/><Relationship Id="rId38" Type="http://schemas.openxmlformats.org/officeDocument/2006/relationships/hyperlink" Target="http://babynames.baby-land.co.il/girl-names/?_sft_name_category=nature&amp;_sft_name_gender=girl&amp;_sft_name_letter=%d7%90" TargetMode="External"/><Relationship Id="rId46" Type="http://schemas.openxmlformats.org/officeDocument/2006/relationships/hyperlink" Target="http://patremoirpress.com/blog/?p=1037" TargetMode="External"/><Relationship Id="rId59" Type="http://schemas.openxmlformats.org/officeDocument/2006/relationships/hyperlink" Target="https://he.wikipedia.org/wiki/%D7%90%D7%95%D7%AA%D7%99%D7%95%D7%AA_%D7%94%D7%A9%D7%99%D7%9E%D7%95%D7%A9" TargetMode="External"/><Relationship Id="rId67" Type="http://schemas.openxmlformats.org/officeDocument/2006/relationships/hyperlink" Target="http://www.paratroops.org.il/%D7%93%D7%A3-1646-%D7%97%D7%98%D7%99%D7%91%D7%94-35.aspx" TargetMode="External"/><Relationship Id="rId20" Type="http://schemas.openxmlformats.org/officeDocument/2006/relationships/hyperlink" Target="https://en.wikipedia.org/wiki/C%C3%A8ilidh" TargetMode="External"/><Relationship Id="rId41" Type="http://schemas.openxmlformats.org/officeDocument/2006/relationships/hyperlink" Target="https://kidipedia.co.il/%D7%A9%D7%9E%D7%95%D7%AA-%D7%9C%D7%99%D7%9C%D7%93%D7%99%D7%9D/%D7%A9%D7%9E%D7%95%D7%AA-%D7%9C%D7%91%D7%A0%D7%95%D7%AA/" TargetMode="External"/><Relationship Id="rId54" Type="http://schemas.openxmlformats.org/officeDocument/2006/relationships/hyperlink" Target="https://www.theatlantic.com/entertainment/archive/2017/10/writing-advice-from-a-newly-minted-nobel-winner/542136/" TargetMode="External"/><Relationship Id="rId62" Type="http://schemas.openxmlformats.org/officeDocument/2006/relationships/hyperlink" Target="http://www.thekitchn.com/this-is-one-way-to-catch-salmon-in-alaska-193566" TargetMode="External"/><Relationship Id="rId70" Type="http://schemas.openxmlformats.org/officeDocument/2006/relationships/hyperlink" Target="http://www.iaf.org.il/511-18967-he/IAF.aspx"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A00F71-C293-406F-8885-D5FB4E9F7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243326</TotalTime>
  <Pages>326</Pages>
  <Words>103482</Words>
  <Characters>589850</Characters>
  <Application>Microsoft Office Word</Application>
  <DocSecurity>0</DocSecurity>
  <Lines>4915</Lines>
  <Paragraphs>1383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691949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Carmit</dc:creator>
  <cp:keywords/>
  <dc:description/>
  <cp:lastModifiedBy>Carmit</cp:lastModifiedBy>
  <cp:revision>518</cp:revision>
  <cp:lastPrinted>2017-11-19T07:47:00Z</cp:lastPrinted>
  <dcterms:created xsi:type="dcterms:W3CDTF">2018-03-30T11:59:00Z</dcterms:created>
  <dcterms:modified xsi:type="dcterms:W3CDTF">2023-11-19T10:53:00Z</dcterms:modified>
</cp:coreProperties>
</file>